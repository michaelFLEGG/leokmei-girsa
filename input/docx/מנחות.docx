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63EC" w:rsidRDefault="00DA63EC" w:rsidP="00DA63EC">
      <w:pPr>
        <w:pStyle w:val="afff6"/>
        <w:framePr w:wrap="around"/>
        <w:rPr>
          <w:del w:id="103799" w:author="Claude" w:date="2026-10-11T09:07:48Z"/>
          <w:rtl/>
        </w:rPr>
      </w:pPr>
      <w:del w:id="103798" w:author="Claude" w:date="2026-10-11T09:07:48Z">
        <w:r w:rsidRPr="00C63571">
          <w:rPr>
            <w:rFonts w:hint="cs"/>
            <w:rtl/>
          </w:rPr>
          <w:lastRenderedPageBreak/>
          <w:delText xml:space="preserve">פרק ראשון</w:delText>
        </w:r>
      </w:del>
    </w:p>
    <w:p w:rsidR="00DA63EC" w:rsidRDefault="00DA63EC" w:rsidP="00DA63EC">
      <w:pPr>
        <w:pStyle w:val="afff5"/>
        <w:framePr w:wrap="around"/>
        <w:rPr>
          <w:b/>
          <w:bCs/>
          <w:rtl/>
        </w:rPr>
      </w:pPr>
      <w:r>
        <w:rPr>
          <w:rFonts w:hint="cs"/>
          <w:rtl/>
        </w:rPr>
        <w:t>מנחות</w:t>
      </w:r>
    </w:p>
    <w:p w:rsidR="00DA63EC" w:rsidRDefault="00DA63EC" w:rsidP="00DA63EC">
      <w:pPr>
        <w:pStyle w:val="afff8"/>
        <w:framePr w:wrap="around"/>
        <w:jc w:val="right"/>
        <w:rPr>
          <w:sz w:val="10"/>
          <w:szCs w:val="16"/>
          <w:rtl/>
        </w:rPr>
      </w:pPr>
      <w:r w:rsidRPr="00B86088">
        <w:rPr>
          <w:rFonts w:hint="cs"/>
          <w:b/>
          <w:bCs/>
          <w:sz w:val="10"/>
          <w:szCs w:val="16"/>
          <w:rtl/>
        </w:rPr>
        <w:t>ב.</w:t>
      </w:r>
    </w:p>
    <w:p w:rsidR="00DA63EC" w:rsidRDefault="00DA63EC" w:rsidP="00DA63EC">
      <w:pPr>
        <w:pStyle w:val="afff8"/>
        <w:framePr w:wrap="around"/>
        <w:jc w:val="right"/>
        <w:rPr>
          <w:sz w:val="10"/>
          <w:szCs w:val="16"/>
          <w:rtl/>
        </w:rPr>
      </w:pPr>
      <w:r>
        <w:rPr>
          <w:rFonts w:hint="cs"/>
          <w:sz w:val="10"/>
          <w:szCs w:val="16"/>
          <w:rtl/>
        </w:rPr>
        <w:t>- יג.</w:t>
      </w:r>
    </w:p>
    <w:p w:rsidR="004D68F4" w:rsidRDefault="004D68F4">
      <w:pPr>
        <w:bidi w:val="0"/>
        <w:spacing w:after="160" w:line="259" w:lineRule="auto"/>
        <w:ind w:left="0" w:firstLine="0"/>
        <w:jc w:val="left"/>
        <w:rPr>
          <w:rFonts w:ascii="BA חניכי הישיבות" w:hAnsi="BA חניכי הישיבות" w:cs="BA חניכי הישיבות"/>
          <w:bCs/>
          <w:color w:val="A6A6A6" w:themeColor="background1" w:themeShade="A6"/>
          <w:sz w:val="24"/>
        </w:rPr>
      </w:pPr>
      <w:r>
        <w:rPr>
          <w:rtl/>
        </w:rPr>
        <w:br w:type="page"/>
      </w:r>
    </w:p>
    <w:p w:rsidR="00DA63EC" w:rsidRDefault="00DA63EC" w:rsidP="00DA63EC">
      <w:pPr>
        <w:pStyle w:val="afff7"/>
        <w:framePr w:wrap="around"/>
        <w:rPr>
          <w:del w:id="103801" w:author="Claude" w:date="2026-10-11T09:07:48Z"/>
          <w:b/>
          <w:bCs/>
          <w:rtl/>
        </w:rPr>
      </w:pPr>
      <w:del w:id="103800" w:author="Claude" w:date="2026-10-11T09:07:48Z">
        <w:r>
          <w:rPr>
            <w:rFonts w:hint="cs"/>
            <w:rtl/>
          </w:rPr>
          <w:lastRenderedPageBreak/>
          <w:delText xml:space="preserve">כל המנחות</w:delText>
        </w:r>
      </w:del>
    </w:p>
    <w:p w:rsidR="00DA63EC" w:rsidRDefault="00DA63EC" w:rsidP="00DA63EC">
      <w:pPr>
        <w:pStyle w:val="afff8"/>
        <w:framePr w:wrap="around"/>
        <w:rPr>
          <w:rtl/>
        </w:rPr>
      </w:pPr>
      <w:r w:rsidRPr="00B86088">
        <w:rPr>
          <w:rFonts w:hint="cs"/>
          <w:b/>
          <w:bCs/>
          <w:rtl/>
        </w:rPr>
        <w:t>ב.</w:t>
      </w:r>
      <w:r>
        <w:rPr>
          <w:rFonts w:hint="cs"/>
          <w:rtl/>
        </w:rPr>
        <w:t>- יג.</w:t>
      </w:r>
    </w:p>
    <w:p>
      <w:pPr>
        <w:pStyle w:val="PetichatPerek"/>
        <w:rPr>
          <w:ins w:id="103797" w:author="Claude" w:date="2026-10-11T09:07:48Z"/>
        </w:rPr>
      </w:pPr>
      <w:ins w:id="103796" w:author="Claude" w:date="2026-10-11T09:07:48Z">
        <w:r>
          <w:rPr>
            <w:rFonts w:hint="cs"/>
            <w:rtl/>
          </w:rPr>
          <w:t xml:space="preserve">פרק ראשון</w:t>
        </w:r>
        <w:r>
          <w:rPr>
            <w:rFonts w:hint="cs"/>
            <w:rtl/>
          </w:rPr>
          <w:t xml:space="preserve"> - </w:t>
        </w:r>
        <w:r>
          <w:rPr>
            <w:rFonts w:hint="cs"/>
            <w:rtl/>
          </w:rPr>
          <w:t xml:space="preserve">כל המנחות</w:t>
        </w:r>
      </w:ins>
    </w:p>
    <w:p w:rsidR="00DA63EC" w:rsidRPr="000A334C" w:rsidRDefault="00DA63EC" w:rsidP="003B6D22">
      <w:pPr>
        <w:pStyle w:val="afff9"/>
        <w:spacing w:before="120"/>
        <w:rPr>
          <w:rtl/>
        </w:rPr>
        <w:pPrChange w:id="90001" w:author="קלוד" w:date="2026-10-11T12:09:42Z">
          <w:pPr>
            <w:pStyle w:val="afff9"/>
          </w:pPr>
        </w:pPrChange>
      </w:pPr>
      <w:r w:rsidRPr="000A334C">
        <w:rPr>
          <w:rtl/>
        </w:rPr>
        <w:t>מתני'.</w:t>
      </w:r>
    </w:p>
    <w:p w:rsidR="00DA63EC" w:rsidRPr="000A334C" w:rsidRDefault="00DA63EC" w:rsidP="003B6D22">
      <w:pPr>
        <w:pStyle w:val="afff9"/>
        <w:rPr>
          <w:rtl/>
        </w:rPr>
      </w:pPr>
      <w:r w:rsidRPr="000A334C">
        <w:rPr>
          <w:rtl/>
        </w:rPr>
        <w:t xml:space="preserve">כל המנחות שנקמצו שלא לשמן כשירות, </w:t>
      </w:r>
    </w:p>
    <w:p w:rsidR="00DA63EC" w:rsidRPr="000A334C" w:rsidRDefault="00DA63EC" w:rsidP="003B6D22">
      <w:pPr>
        <w:pStyle w:val="afff9"/>
        <w:rPr>
          <w:rtl/>
        </w:rPr>
      </w:pPr>
      <w:r w:rsidRPr="000A334C">
        <w:rPr>
          <w:rtl/>
        </w:rPr>
        <w:t>אלא שלא עלו לבעלים לשם חובה, חוץ ממנחת חוטא ומנחת קנאות.</w:t>
      </w:r>
    </w:p>
    <w:p w:rsidR="00DA63EC" w:rsidRPr="000A334C" w:rsidRDefault="00DA63EC" w:rsidP="003B6D22">
      <w:pPr>
        <w:pStyle w:val="afff9"/>
        <w:rPr>
          <w:rtl/>
        </w:rPr>
      </w:pPr>
      <w:r w:rsidRPr="000A334C">
        <w:rPr>
          <w:rtl/>
        </w:rPr>
        <w:t xml:space="preserve">מנחת חוטא ומנחת קנאות שקמצן שלא לשמן, </w:t>
      </w:r>
    </w:p>
    <w:p w:rsidR="00DA63EC" w:rsidRPr="00E105BC" w:rsidRDefault="00DA63EC" w:rsidP="003B6D22">
      <w:pPr>
        <w:pStyle w:val="afff9"/>
        <w:rPr>
          <w:spacing w:val="-2"/>
          <w:rtl/>
        </w:rPr>
      </w:pPr>
      <w:r w:rsidRPr="00E105BC">
        <w:rPr>
          <w:spacing w:val="-2"/>
          <w:rtl/>
        </w:rPr>
        <w:t>נתן בכלי והלך והקטיר שלא לשמן, או לשמן ושלא לשמן, או שלא לשמן ולשמן - פסולות.</w:t>
      </w:r>
    </w:p>
    <w:p w:rsidR="00DA63EC" w:rsidRPr="000A334C" w:rsidRDefault="00DA63EC" w:rsidP="003B6D22">
      <w:pPr>
        <w:pStyle w:val="afff9"/>
        <w:rPr>
          <w:rtl/>
        </w:rPr>
      </w:pPr>
      <w:r w:rsidRPr="000A334C">
        <w:rPr>
          <w:rtl/>
        </w:rPr>
        <w:t xml:space="preserve">כיצד לשמן ושלא לשמן? לשם מנחת חוטא ולשם מנחת נדבה, </w:t>
      </w:r>
    </w:p>
    <w:p w:rsidR="00DA63EC" w:rsidRPr="000A334C" w:rsidRDefault="00DA63EC" w:rsidP="003B6D22">
      <w:pPr>
        <w:pStyle w:val="afff9"/>
        <w:rPr>
          <w:rtl/>
        </w:rPr>
      </w:pPr>
      <w:r w:rsidRPr="000A334C">
        <w:rPr>
          <w:rtl/>
        </w:rPr>
        <w:t>שלא לשמן ולשמן? לשם מנחת נדבה ולשם מנחת חוטא.</w:t>
      </w:r>
    </w:p>
    <w:p w:rsidR="00DA63EC" w:rsidRDefault="00DA63EC" w:rsidP="00DA63EC">
      <w:pPr>
        <w:pStyle w:val="affffd"/>
        <w:rPr>
          <w:rtl/>
        </w:rPr>
      </w:pPr>
      <w:r>
        <w:rPr>
          <w:rtl/>
        </w:rPr>
        <w:t>׹</w:t>
      </w:r>
    </w:p>
    <w:p>
      <w:pPr>
        <w:pStyle w:val="afffff8"/>
        <w:rPr>
          <w:ins w:id="90847" w:author="קלוד" w:date="2026-10-11T12:32:08Z"/>
        </w:rPr>
      </w:pPr>
      <w:ins w:id="90848" w:author="קלוד" w:date="2026-10-11T12:32:08Z">
        <w:r>
          <w:rPr>
            <w:color w:val="7B3F00"/>
          </w:rPr>
          <w:t xml:space="preserve">קמיצה שלא לשמה - כשרה, ואסור לשנות לכתחילה</w:t>
        </w:r>
      </w:ins>
    </w:p>
    <w:p w:rsidR="00DA63EC" w:rsidRDefault="00DA63EC" w:rsidP="00DA63EC">
      <w:pPr>
        <w:tabs>
          <w:tab w:val="center" w:pos="2835"/>
        </w:tabs>
        <w:rPr>
          <w:rtl/>
        </w:rPr>
      </w:pPr>
      <w:r>
        <w:rPr>
          <w:rFonts w:hint="cs"/>
          <w:rtl/>
        </w:rPr>
        <w:t>ו</w:t>
      </w:r>
      <w:r>
        <w:rPr>
          <w:rtl/>
        </w:rPr>
        <w:t xml:space="preserve">קמ"ל</w:t>
      </w:r>
      <w:r>
        <w:rPr>
          <w:rtl/>
        </w:rPr>
        <w:t xml:space="preserve"> </w:t>
      </w:r>
      <w:r>
        <w:rPr>
          <w:rFonts w:hint="cs"/>
          <w:rtl/>
        </w:rPr>
        <w:t>ד</w:t>
      </w:r>
      <w:r>
        <w:rPr>
          <w:rtl/>
        </w:rPr>
        <w:t xml:space="preserve">לבעלים </w:t>
      </w:r>
      <w:r>
        <w:rPr>
          <w:rtl/>
        </w:rPr>
        <w:t xml:space="preserve">לא</w:t>
      </w:r>
      <w:r>
        <w:rPr>
          <w:rtl/>
        </w:rPr>
        <w:t xml:space="preserve"> עלו לשום חובה, הא מנחה גופה כשרה ואסור לשנויי</w:t>
      </w:r>
      <w:ins w:id="94043" w:author="מנוע מכני" w:date="2026-10-11T12:04:40Z">
        <w:r>
          <w:rPr>
            <w:rtl/>
          </w:rPr>
          <w:t xml:space="preserve">,</w:t>
        </w:r>
      </w:ins>
      <w:del w:id="94044" w:author="מנוע מכני" w:date="2026-10-11T12:04:40Z">
        <w:r>
          <w:rPr>
            <w:rtl/>
          </w:rPr>
          <w:delText xml:space="preserve">;</w:delText>
        </w:r>
      </w:del>
      <w:r>
        <w:rPr>
          <w:rtl/>
        </w:rPr>
        <w:t xml:space="preserve"> </w:t>
      </w:r>
    </w:p>
    <w:p w:rsidR="00DA63EC" w:rsidRDefault="00DA63EC" w:rsidP="00DA63EC">
      <w:pPr>
        <w:pStyle w:val="affffb"/>
        <w:rPr>
          <w:rtl/>
        </w:rPr>
      </w:pPr>
      <w:r>
        <w:rPr>
          <w:rtl/>
        </w:rPr>
        <w:t xml:space="preserve">- </w:t>
      </w:r>
      <w:r>
        <w:rPr>
          <w:rStyle w:val="2fb"/>
          <w:rtl/>
        </w:rPr>
        <w:t xml:space="preserve">כדרבא</w:t>
      </w:r>
      <w:r>
        <w:rPr>
          <w:rFonts w:hint="cs"/>
          <w:rtl/>
        </w:rPr>
        <w:t xml:space="preserve"> ד</w:t>
      </w:r>
      <w:r>
        <w:rPr>
          <w:rtl/>
        </w:rPr>
        <w:t>עולה ששחטה שלא לשמה - אסור לזרוק דמה שלא לשמה.</w:t>
      </w:r>
    </w:p>
    <w:p w:rsidR="00DA63EC" w:rsidRDefault="00DA63EC" w:rsidP="00DA63EC">
      <w:pPr>
        <w:tabs>
          <w:tab w:val="center" w:pos="2835"/>
        </w:tabs>
        <w:rPr>
          <w:b/>
          <w:bCs/>
          <w:rtl/>
        </w:rPr>
      </w:pPr>
      <w:r w:rsidRPr="003E6863">
        <w:rPr>
          <w:rFonts w:hint="cs"/>
          <w:b/>
          <w:bCs/>
          <w:rtl/>
        </w:rPr>
        <w:t>אב</w:t>
      </w:r>
      <w:r w:rsidRPr="003E6863">
        <w:rPr>
          <w:b/>
          <w:bCs/>
          <w:rtl/>
        </w:rPr>
        <w:t>"</w:t>
      </w:r>
      <w:r w:rsidRPr="003E6863">
        <w:rPr>
          <w:rFonts w:hint="cs"/>
          <w:b/>
          <w:bCs/>
          <w:rtl/>
        </w:rPr>
        <w:t>א</w:t>
      </w:r>
      <w:r>
        <w:rPr>
          <w:rtl/>
        </w:rPr>
        <w:t xml:space="preserve"> סברא, </w:t>
      </w:r>
      <w:r>
        <w:rPr>
          <w:rFonts w:hint="cs"/>
          <w:rtl/>
        </w:rPr>
        <w:t xml:space="preserve">דמשום ששינה בה מעט ישנה בה </w:t>
      </w:r>
      <w:r>
        <w:rPr>
          <w:rFonts w:hint="cs"/>
          <w:rtl/>
        </w:rPr>
        <w:t xml:space="preserve">לא</w:t>
      </w:r>
      <w:r>
        <w:rPr>
          <w:rFonts w:hint="cs"/>
          <w:rtl/>
        </w:rPr>
        <w:t xml:space="preserve"> ישנה בה עוד </w:t>
      </w:r>
    </w:p>
    <w:p>
      <w:pPr>
        <w:pStyle w:val="38"/>
        <w:rPr>
          <w:ins w:id="97807" w:author="מנוע מכני" w:date="2026-10-11T12:04:40Z"/>
        </w:rPr>
      </w:pPr>
      <w:r w:rsidRPr="003E6863">
        <w:t>ואב</w:t>
      </w:r>
      <w:r w:rsidRPr="003E6863">
        <w:t>"</w:t>
      </w:r>
      <w:r w:rsidRPr="003E6863">
        <w:t>א</w:t>
      </w:r>
    </w:p>
    <w:p w:rsidR="00DA63EC" w:rsidRDefault="00DA63EC" w:rsidP="00DA63EC">
      <w:pPr>
        <w:tabs>
          <w:tab w:val="center" w:pos="2835"/>
        </w:tabs>
        <w:rPr>
          <w:rtl/>
        </w:rPr>
      </w:pPr>
      <w:del w:id="97808" w:author="מנוע מכני" w:date="2026-10-11T12:04:40Z">
        <w:r>
          <w:rPr>
            <w:rtl/>
          </w:rPr>
          <w:delText xml:space="preserve"> </w:delText>
        </w:r>
      </w:del>
      <w:r>
        <w:rPr>
          <w:rtl/>
        </w:rPr>
        <w:t xml:space="preserve">קרא,</w:t>
      </w:r>
      <w:r w:rsidRPr="00464129">
        <w:rPr>
          <w:rStyle w:val="afffff0"/>
          <w:rtl/>
        </w:rPr>
        <w:t xml:space="preserve"> </w:t>
      </w:r>
      <w:r w:rsidRPr="00464129">
        <w:rPr>
          <w:rStyle w:val="afffff0"/>
          <w:rFonts w:hint="cs"/>
          <w:rtl/>
        </w:rPr>
        <w:t>'</w:t>
      </w:r>
      <w:ins w:id="90315" w:author="Claude - סמנטי" w:date="2026-10-11T12:27:00Z">
        <w:r>
          <w:rPr>
            <w:rStyle w:val="afffff0"/>
            <w:rtl/>
          </w:rPr>
          <w:t xml:space="preserve">מוֹצָא שְׂפָתֶיךָ תִּשְׁמוֹר וְעָשִׂיתָ כַּאֲשֶׁר נָדַרְתָּ לַיְיָ</w:t>
        </w:r>
      </w:ins>
      <w:del w:id="90316" w:author="Claude - סמנטי" w:date="2026-10-11T12:27:00Z">
        <w:r w:rsidRPr="00464129">
          <w:rPr>
            <w:rStyle w:val="afffff0"/>
            <w:rtl/>
          </w:rPr>
          <w:delText xml:space="preserve">מוצא שפתיך תשמור ועשית כאשר נדרת ליי</w:delText>
        </w:r>
      </w:del>
      <w:r w:rsidRPr="00464129">
        <w:rPr>
          <w:rStyle w:val="afffff0"/>
          <w:rtl/>
        </w:rPr>
        <w:t xml:space="preserve">' </w:t>
      </w:r>
      <w:r>
        <w:rPr>
          <w:rtl/>
        </w:rPr>
        <w:t xml:space="preserve">אלהיך </w:t>
      </w:r>
      <w:r w:rsidRPr="008F2BA6">
        <w:rPr>
          <w:b/>
          <w:bCs/>
          <w:rtl/>
        </w:rPr>
        <w:t>נדבה</w:t>
      </w:r>
      <w:r w:rsidRPr="008F2BA6">
        <w:rPr>
          <w:rFonts w:hint="cs"/>
          <w:b/>
          <w:bCs/>
          <w:rtl/>
        </w:rPr>
        <w:t>'</w:t>
      </w:r>
      <w:r>
        <w:rPr>
          <w:rtl/>
        </w:rPr>
        <w:t xml:space="preserve">, </w:t>
      </w:r>
    </w:p>
    <w:p w:rsidR="00DA63EC" w:rsidRDefault="00DA63EC" w:rsidP="00DA63EC">
      <w:pPr>
        <w:tabs>
          <w:tab w:val="left" w:pos="340"/>
          <w:tab w:val="center" w:pos="2835"/>
        </w:tabs>
        <w:rPr>
          <w:rtl/>
        </w:rPr>
      </w:pPr>
      <w:r>
        <w:rPr>
          <w:rtl/>
        </w:rPr>
        <w:tab/>
      </w:r>
      <w:r>
        <w:rPr>
          <w:rtl/>
        </w:rPr>
        <w:tab/>
        <w:t xml:space="preserve">קרי </w:t>
      </w:r>
      <w:ins w:id="92289" w:author="מנוע מכני" w:date="2026-10-11T12:04:40Z">
        <w:r>
          <w:rPr>
            <w:rtl/>
          </w:rPr>
          <w:t xml:space="preserve">לו</w:t>
        </w:r>
      </w:ins>
      <w:del w:id="92290" w:author="מנוע מכני" w:date="2026-10-11T12:04:40Z">
        <w:r>
          <w:rPr>
            <w:rtl/>
          </w:rPr>
          <w:tab/>
          <w:delText xml:space="preserve">ליה</w:delText>
        </w:r>
      </w:del>
      <w:r>
        <w:rPr>
          <w:rtl/>
        </w:rPr>
        <w:tab/>
        <w:t xml:space="preserve"> נדר וקרי </w:t>
      </w:r>
      <w:ins w:id="92291" w:author="מנוע מכני" w:date="2026-10-11T12:04:40Z">
        <w:r>
          <w:rPr>
            <w:rtl/>
          </w:rPr>
          <w:t xml:space="preserve">לו</w:t>
        </w:r>
      </w:ins>
      <w:del w:id="92292" w:author="מנוע מכני" w:date="2026-10-11T12:04:40Z">
        <w:r>
          <w:rPr>
            <w:rtl/>
          </w:rPr>
          <w:tab/>
          <w:delText xml:space="preserve">ליה</w:delText>
        </w:r>
      </w:del>
      <w:r>
        <w:rPr>
          <w:rtl/>
        </w:rPr>
        <w:tab/>
        <w:t xml:space="preserve"> נדבה, אם כמה שנדרת עשית יהא נדר, ואם </w:t>
      </w:r>
      <w:ins w:id="90589" w:author="מנוע מכני" w:date="2026-10-11T12:04:40Z">
        <w:r>
          <w:rPr>
            <w:rtl/>
          </w:rPr>
          <w:t xml:space="preserve">לא</w:t>
        </w:r>
      </w:ins>
      <w:del w:id="90590" w:author="מנוע מכני" w:date="2026-10-11T12:04:40Z">
        <w:r>
          <w:rPr>
            <w:rtl/>
          </w:rPr>
          <w:tab/>
          <w:delText xml:space="preserve">לאו</w:delText>
        </w:r>
      </w:del>
      <w:r>
        <w:rPr>
          <w:rtl/>
        </w:rPr>
        <w:tab/>
        <w:t xml:space="preserve"> יהא נדבה, </w:t>
      </w:r>
    </w:p>
    <w:p w:rsidR="00DA63EC" w:rsidRDefault="00DA63EC" w:rsidP="00DA63EC">
      <w:pPr>
        <w:pStyle w:val="afff3"/>
        <w:framePr w:wrap="around"/>
        <w:rPr>
          <w:rtl/>
        </w:rPr>
      </w:pPr>
      <w:r>
        <w:rPr>
          <w:rFonts w:hint="cs"/>
          <w:rtl/>
        </w:rPr>
        <w:t>ב:</w:t>
      </w:r>
    </w:p>
    <w:p w:rsidR="00DA63EC" w:rsidRDefault="00DA63EC" w:rsidP="00DA63EC">
      <w:pPr>
        <w:tabs>
          <w:tab w:val="left" w:pos="340"/>
          <w:tab w:val="center" w:pos="2835"/>
        </w:tabs>
        <w:rPr>
          <w:rtl/>
        </w:rPr>
      </w:pPr>
    </w:p>
    <w:p w:rsidR="00DA63EC" w:rsidRDefault="00DA63EC" w:rsidP="00DA63EC">
      <w:pPr>
        <w:tabs>
          <w:tab w:val="left" w:pos="340"/>
          <w:tab w:val="center" w:pos="2835"/>
        </w:tabs>
        <w:rPr>
          <w:rtl/>
        </w:rPr>
      </w:pPr>
      <w:r w:rsidRPr="004B1BCF">
        <w:rPr>
          <w:b/>
          <w:bCs/>
          <w:u w:val="single"/>
          <w:rtl/>
        </w:rPr>
        <w:t xml:space="preserve">ונדבה </w:t>
      </w:r>
      <w:r w:rsidRPr="004B1BCF">
        <w:rPr>
          <w:rFonts w:hint="cs"/>
          <w:b/>
          <w:bCs/>
          <w:u w:val="single"/>
          <w:rtl/>
        </w:rPr>
        <w:t>שרי לשנות בה</w:t>
      </w:r>
      <w:r>
        <w:rPr>
          <w:rFonts w:hint="cs"/>
          <w:rtl/>
        </w:rPr>
        <w:t xml:space="preserve"> ודלא </w:t>
      </w:r>
      <w:r>
        <w:rPr>
          <w:rStyle w:val="2fb"/>
          <w:rFonts w:hint="cs"/>
          <w:rtl/>
        </w:rPr>
        <w:t xml:space="preserve">כר</w:t>
      </w:r>
      <w:r>
        <w:rPr>
          <w:rStyle w:val="2fb"/>
          <w:rtl/>
        </w:rPr>
        <w:t>"</w:t>
      </w:r>
      <w:r>
        <w:rPr>
          <w:rStyle w:val="2fb"/>
          <w:rFonts w:hint="cs"/>
          <w:rtl/>
        </w:rPr>
        <w:t xml:space="preserve">ש</w:t>
      </w:r>
      <w:r>
        <w:rPr>
          <w:rFonts w:hint="cs"/>
          <w:rtl/>
        </w:rPr>
        <w:t xml:space="preserve"> ד</w:t>
      </w:r>
      <w:r>
        <w:rPr>
          <w:rtl/>
        </w:rPr>
        <w:t xml:space="preserve">אומר: כל המנחות </w:t>
      </w:r>
      <w:r>
        <w:rPr>
          <w:rFonts w:hint="cs"/>
          <w:rtl/>
        </w:rPr>
        <w:t>[ואפי' מנחת חוטא]</w:t>
      </w:r>
    </w:p>
    <w:p w:rsidR="00DA63EC" w:rsidRDefault="00DA63EC" w:rsidP="00DA63EC">
      <w:pPr>
        <w:tabs>
          <w:tab w:val="left" w:pos="340"/>
          <w:tab w:val="center" w:pos="2835"/>
        </w:tabs>
        <w:rPr>
          <w:rtl/>
        </w:rPr>
      </w:pPr>
      <w:r>
        <w:rPr>
          <w:rtl/>
        </w:rPr>
        <w:tab/>
        <w:t xml:space="preserve">שנקמצו שלא לשמן - כשירות ועלו לבעלים לשם חובה, שאין המנחות דומות לזבחים, </w:t>
      </w:r>
    </w:p>
    <w:p w:rsidR="00DA63EC" w:rsidRPr="00E105BC" w:rsidRDefault="00DA63EC" w:rsidP="00DA63EC">
      <w:pPr>
        <w:tabs>
          <w:tab w:val="left" w:pos="340"/>
          <w:tab w:val="center" w:pos="2835"/>
        </w:tabs>
        <w:rPr>
          <w:spacing w:val="-4"/>
          <w:rtl/>
        </w:rPr>
      </w:pPr>
      <w:r w:rsidRPr="00E105BC">
        <w:rPr>
          <w:spacing w:val="-4"/>
          <w:rtl/>
        </w:rPr>
        <w:tab/>
        <w:t xml:space="preserve">שהקומץ מחבת לשום מרחשת - מעשיה מוכיחין </w:t>
      </w:r>
      <w:ins w:id="92293" w:author="מנוע מכני" w:date="2026-10-11T12:04:40Z">
        <w:r>
          <w:rPr>
            <w:spacing w:val="-4"/>
            <w:rtl/>
          </w:rPr>
          <w:t xml:space="preserve">עליו</w:t>
        </w:r>
      </w:ins>
      <w:del w:id="92294" w:author="מנוע מכני" w:date="2026-10-11T12:04:40Z">
        <w:r w:rsidRPr="00E105BC">
          <w:rPr>
            <w:spacing w:val="-4"/>
            <w:rtl/>
          </w:rPr>
          <w:tab/>
          <w:delText xml:space="preserve">עליה</w:delText>
        </w:r>
      </w:del>
      <w:r w:rsidRPr="00E105BC">
        <w:rPr>
          <w:spacing w:val="-4"/>
          <w:rtl/>
        </w:rPr>
        <w:tab/>
        <w:t xml:space="preserve"> לשום מחבת, </w:t>
      </w:r>
      <w:r w:rsidRPr="00E105BC">
        <w:rPr>
          <w:rFonts w:hint="cs"/>
          <w:spacing w:val="-4"/>
          <w:rtl/>
        </w:rPr>
        <w:t>[נמוכה ומעשיה קשין]</w:t>
      </w:r>
    </w:p>
    <w:p w:rsidR="00DA63EC" w:rsidRDefault="00DA63EC" w:rsidP="00DA63EC">
      <w:pPr>
        <w:tabs>
          <w:tab w:val="left" w:pos="340"/>
          <w:tab w:val="center" w:pos="2835"/>
        </w:tabs>
        <w:rPr>
          <w:rtl/>
        </w:rPr>
      </w:pPr>
      <w:r>
        <w:rPr>
          <w:rtl/>
        </w:rPr>
        <w:tab/>
        <w:t xml:space="preserve">חריבה לשום בלולה - מעשיה מוכיחין </w:t>
      </w:r>
      <w:ins w:id="92295" w:author="מנוע מכני" w:date="2026-10-11T12:04:40Z">
        <w:r>
          <w:rPr>
            <w:rtl/>
          </w:rPr>
          <w:t xml:space="preserve">עליו</w:t>
        </w:r>
      </w:ins>
      <w:del w:id="92296" w:author="מנוע מכני" w:date="2026-10-11T12:04:40Z">
        <w:r>
          <w:rPr>
            <w:rtl/>
          </w:rPr>
          <w:tab/>
          <w:delText xml:space="preserve">עליה</w:delText>
        </w:r>
      </w:del>
      <w:r>
        <w:rPr>
          <w:rtl/>
        </w:rPr>
        <w:tab/>
        <w:t xml:space="preserve"> לשום חריבה, </w:t>
      </w:r>
    </w:p>
    <w:p w:rsidR="00DA63EC" w:rsidRDefault="00DA63EC" w:rsidP="00DA63EC">
      <w:pPr>
        <w:tabs>
          <w:tab w:val="left" w:pos="340"/>
          <w:tab w:val="center" w:pos="2835"/>
        </w:tabs>
        <w:rPr>
          <w:rtl/>
        </w:rPr>
      </w:pPr>
      <w:r>
        <w:rPr>
          <w:rtl/>
        </w:rPr>
        <w:tab/>
        <w:t xml:space="preserve">אבל בזבחים אינו כן, שחיטה אחת לכולן, וזריקה אחת לכולן, וקבלה אחת לכולן</w:t>
      </w:r>
      <w:ins w:id="94045" w:author="מנוע מכני" w:date="2026-10-11T12:04:40Z">
        <w:r>
          <w:rPr>
            <w:rtl/>
          </w:rPr>
          <w:t xml:space="preserve">,</w:t>
        </w:r>
      </w:ins>
      <w:del w:id="94046" w:author="מנוע מכני" w:date="2026-10-11T12:04:40Z">
        <w:r>
          <w:rPr>
            <w:rtl/>
          </w:rPr>
          <w:tab/>
          <w:delText xml:space="preserve">;</w:delText>
        </w:r>
      </w:del>
      <w:r>
        <w:rPr>
          <w:rtl/>
        </w:rPr>
        <w:tab/>
        <w:t xml:space="preserve"> </w:t>
      </w:r>
    </w:p>
    <w:p w:rsidR="00DA63EC" w:rsidRDefault="00DA63EC" w:rsidP="00DA63EC">
      <w:pPr>
        <w:tabs>
          <w:tab w:val="left" w:pos="340"/>
          <w:tab w:val="center" w:pos="2835"/>
        </w:tabs>
        <w:rPr>
          <w:rtl/>
        </w:rPr>
      </w:pPr>
      <w:r>
        <w:rPr>
          <w:rtl/>
        </w:rPr>
        <w:tab/>
      </w:r>
      <w:r w:rsidRPr="002954BE">
        <w:rPr>
          <w:b/>
          <w:bCs/>
          <w:u w:val="single"/>
          <w:rtl/>
        </w:rPr>
        <w:t xml:space="preserve">הניחא </w:t>
      </w:r>
      <w:r w:rsidRPr="002954BE">
        <w:rPr>
          <w:rStyle w:val="2fb"/>
          <w:b/>
          <w:bCs/>
          <w:u w:val="single"/>
          <w:rtl/>
        </w:rPr>
        <w:t xml:space="preserve">לרב אשי</w:t>
      </w:r>
      <w:r>
        <w:rPr>
          <w:rtl/>
        </w:rPr>
        <w:t xml:space="preserve">, דכאן בקומץ מחבת לשום מרחשת, כאן בקומץ מנחת מחבת לשום מנחת מרחשת, מתניתין - מנחה לשום מנחה היא, </w:t>
      </w:r>
    </w:p>
    <w:p>
      <w:pPr>
        <w:pStyle w:val="38"/>
        <w:rPr>
          <w:ins w:id="97809" w:author="מנוע מכני" w:date="2026-10-11T12:04:40Z"/>
        </w:rPr>
      </w:pPr>
      <w:r>
        <w:t xml:space="preserve">אלא</w:t>
      </w:r>
    </w:p>
    <w:p w:rsidR="00DA63EC" w:rsidRDefault="00DA63EC" w:rsidP="00DA63EC">
      <w:pPr>
        <w:tabs>
          <w:tab w:val="left" w:pos="340"/>
          <w:tab w:val="center" w:pos="2835"/>
        </w:tabs>
        <w:rPr>
          <w:rtl/>
        </w:rPr>
      </w:pPr>
      <w:del w:id="97810" w:author="מנוע מכני" w:date="2026-10-11T12:04:40Z">
        <w:r>
          <w:rPr>
            <w:rtl/>
          </w:rPr>
          <w:delText xml:space="preserve"> </w:delText>
        </w:r>
      </w:del>
      <w:r>
        <w:rPr>
          <w:rStyle w:val="2fb"/>
          <w:rtl/>
        </w:rPr>
        <w:t xml:space="preserve">לרבה</w:t>
      </w:r>
      <w:r>
        <w:rPr>
          <w:rtl/>
        </w:rPr>
        <w:t xml:space="preserve"> </w:t>
      </w:r>
      <w:r>
        <w:rPr>
          <w:rStyle w:val="2fb"/>
          <w:rtl/>
        </w:rPr>
        <w:t xml:space="preserve">ורבא</w:t>
      </w:r>
      <w:r>
        <w:rPr>
          <w:rtl/>
        </w:rPr>
        <w:t xml:space="preserve"> </w:t>
      </w:r>
      <w:r>
        <w:rPr>
          <w:rFonts w:hint="cs"/>
          <w:rtl/>
        </w:rPr>
        <w:t xml:space="preserve">אין לחלק בין שינוי קודש לשינוי בעלים </w:t>
      </w:r>
      <w:ins w:id="90591" w:author="מנוע מכני" w:date="2026-10-11T12:04:40Z">
        <w:r>
          <w:rPr>
            <w:rFonts w:hint="cs"/>
            <w:rtl/>
          </w:rPr>
          <w:t xml:space="preserve">שהרי</w:t>
        </w:r>
      </w:ins>
      <w:del w:id="90592" w:author="מנוע מכני" w:date="2026-10-11T12:04:40Z">
        <w:r>
          <w:rPr>
            <w:rFonts w:hint="cs"/>
            <w:rtl/>
          </w:rPr>
          <w:delText xml:space="preserve">דהא</w:delText>
        </w:r>
      </w:del>
      <w:r>
        <w:rPr>
          <w:rFonts w:hint="cs"/>
          <w:rtl/>
        </w:rPr>
        <w:t xml:space="preserve"> </w:t>
      </w:r>
      <w:r>
        <w:rPr>
          <w:rtl/>
        </w:rPr>
        <w:t>מתניתין שינוי קודש הוא</w:t>
      </w:r>
      <w:r>
        <w:rPr>
          <w:rFonts w:hint="cs"/>
          <w:rtl/>
        </w:rPr>
        <w:t xml:space="preserve"> ד</w:t>
      </w:r>
      <w:r>
        <w:rPr>
          <w:rtl/>
        </w:rPr>
        <w:t>לשום מנחת נדבה!</w:t>
      </w:r>
    </w:p>
    <w:p w:rsidR="00DA63EC" w:rsidRPr="00E105BC" w:rsidRDefault="00DA63EC" w:rsidP="00DA63EC">
      <w:pPr>
        <w:tabs>
          <w:tab w:val="center" w:pos="2835"/>
        </w:tabs>
        <w:rPr>
          <w:spacing w:val="-6"/>
          <w:rtl/>
        </w:rPr>
      </w:pPr>
      <w:r w:rsidRPr="00E105BC">
        <w:rPr>
          <w:rFonts w:hint="cs"/>
          <w:spacing w:val="-6"/>
          <w:rtl/>
        </w:rPr>
        <w:t xml:space="preserve">ואין לחלק בקומץ מנחה לשום מנחה או לשום זבח </w:t>
      </w:r>
      <w:ins w:id="90593" w:author="מנוע מכני" w:date="2026-10-11T12:04:40Z">
        <w:r>
          <w:rPr>
            <w:rFonts w:hint="cs"/>
            <w:spacing w:val="-6"/>
            <w:rtl/>
          </w:rPr>
          <w:t xml:space="preserve">שהרי</w:t>
        </w:r>
      </w:ins>
      <w:del w:id="90594" w:author="מנוע מכני" w:date="2026-10-11T12:04:40Z">
        <w:r w:rsidRPr="00E105BC">
          <w:rPr>
            <w:rFonts w:hint="cs"/>
            <w:spacing w:val="-6"/>
            <w:rtl/>
          </w:rPr>
          <w:delText xml:space="preserve">דהא</w:delText>
        </w:r>
      </w:del>
      <w:r w:rsidRPr="00E105BC">
        <w:rPr>
          <w:rFonts w:hint="cs"/>
          <w:spacing w:val="-6"/>
          <w:rtl/>
        </w:rPr>
        <w:t xml:space="preserve"> </w:t>
      </w:r>
      <w:ins w:id="96899" w:author="מנוע מכני" w:date="2026-10-11T12:04:40Z">
        <w:r>
          <w:rPr>
            <w:rFonts w:hint="cs"/>
            <w:spacing w:val="-6"/>
            <w:rtl/>
          </w:rPr>
          <w:t xml:space="preserve">שונה</w:t>
        </w:r>
      </w:ins>
      <w:del w:id="96900" w:author="מנוע מכני" w:date="2026-10-11T12:04:40Z">
        <w:r w:rsidRPr="00E105BC">
          <w:rPr>
            <w:rFonts w:hint="cs"/>
            <w:spacing w:val="-6"/>
            <w:rtl/>
          </w:rPr>
          <w:delText xml:space="preserve">מתני</w:delText>
        </w:r>
      </w:del>
      <w:r w:rsidRPr="00E105BC">
        <w:rPr>
          <w:rFonts w:hint="cs"/>
          <w:spacing w:val="-6"/>
          <w:rtl/>
        </w:rPr>
        <w:t xml:space="preserve"> לשום מנחה דלשם מנחת נדבה [וחוטא] </w:t>
      </w:r>
    </w:p>
    <w:p>
      <w:pPr>
        <w:pStyle w:val="38"/>
        <w:rPr>
          <w:ins w:id="97811" w:author="מנוע מכני" w:date="2026-10-11T12:04:40Z"/>
        </w:rPr>
      </w:pPr>
      <w:r w:rsidRPr="002954BE">
        <w:t xml:space="preserve">אלא</w:t>
      </w:r>
    </w:p>
    <w:p w:rsidR="00DA63EC" w:rsidRDefault="00DA63EC" w:rsidP="00DA63EC">
      <w:pPr>
        <w:tabs>
          <w:tab w:val="center" w:pos="2835"/>
        </w:tabs>
        <w:rPr>
          <w:b/>
          <w:bCs/>
          <w:u w:val="single"/>
          <w:rtl/>
        </w:rPr>
      </w:pPr>
      <w:del w:id="97812" w:author="מנוע מכני" w:date="2026-10-11T12:04:40Z">
        <w:r w:rsidRPr="002954BE">
          <w:rPr>
            <w:b/>
            <w:bCs/>
            <w:u w:val="single"/>
            <w:rtl/>
          </w:rPr>
          <w:delText xml:space="preserve"> </w:delText>
        </w:r>
      </w:del>
      <w:r w:rsidRPr="002954BE">
        <w:rPr>
          <w:rStyle w:val="2fb"/>
          <w:b/>
          <w:bCs/>
          <w:u w:val="single"/>
          <w:rtl/>
        </w:rPr>
        <w:t xml:space="preserve">לרבה</w:t>
      </w:r>
      <w:r w:rsidRPr="002954BE">
        <w:rPr>
          <w:b/>
          <w:bCs/>
          <w:u w:val="single"/>
          <w:rtl/>
        </w:rPr>
        <w:t xml:space="preserve"> </w:t>
      </w:r>
      <w:r w:rsidRPr="002954BE">
        <w:rPr>
          <w:rStyle w:val="2fb"/>
          <w:b/>
          <w:bCs/>
          <w:u w:val="single"/>
          <w:rtl/>
        </w:rPr>
        <w:t xml:space="preserve">ורבא</w:t>
      </w:r>
      <w:r w:rsidRPr="002954BE">
        <w:rPr>
          <w:b/>
          <w:bCs/>
          <w:u w:val="single"/>
          <w:rtl/>
        </w:rPr>
        <w:t xml:space="preserve"> מחוורתא מתני' דלא </w:t>
      </w:r>
      <w:r w:rsidRPr="002954BE">
        <w:rPr>
          <w:rStyle w:val="2fb"/>
          <w:b/>
          <w:bCs/>
          <w:u w:val="single"/>
          <w:rtl/>
        </w:rPr>
        <w:t xml:space="preserve">כר"ש</w:t>
      </w:r>
      <w:r w:rsidRPr="002954BE">
        <w:rPr>
          <w:b/>
          <w:bCs/>
          <w:u w:val="single"/>
          <w:rtl/>
        </w:rPr>
        <w:t xml:space="preserve">.</w:t>
      </w:r>
    </w:p>
    <w:p w:rsidR="00DA63EC" w:rsidRDefault="00DA63EC" w:rsidP="00DA63EC">
      <w:pPr>
        <w:tabs>
          <w:tab w:val="center" w:pos="2835"/>
        </w:tabs>
        <w:rPr>
          <w:rtl/>
        </w:rPr>
      </w:pPr>
    </w:p>
    <w:p>
      <w:pPr>
        <w:pStyle w:val="afffff8"/>
        <w:rPr>
          <w:ins w:id="90845" w:author="קלוד" w:date="2026-10-11T12:32:08Z"/>
        </w:rPr>
      </w:pPr>
      <w:ins w:id="90846" w:author="קלוד" w:date="2026-10-11T12:32:08Z">
        <w:r>
          <w:rPr>
            <w:color w:val="7B3F00"/>
          </w:rPr>
          <w:t xml:space="preserve">סתירה בר"ש - מנחת חוטא כחטאת, ומנחת נדבה כאשם</w:t>
        </w:r>
      </w:ins>
    </w:p>
    <w:p>
      <w:pPr>
        <w:pStyle w:val="38"/>
        <w:rPr>
          <w:ins w:id="97813" w:author="מנוע מכני" w:date="2026-10-11T12:04:40Z"/>
        </w:rPr>
      </w:pPr>
      <w:r>
        <w:t xml:space="preserve">ורמי דר"ש אדר"ש, </w:t>
      </w:r>
      <w:r>
        <w:t>דאר</w:t>
      </w:r>
      <w:r>
        <w:t>"</w:t>
      </w:r>
      <w:r>
        <w:t>ש</w:t>
      </w:r>
      <w:r>
        <w:t xml:space="preserve">:</w:t>
      </w:r>
    </w:p>
    <w:p w:rsidR="00DA63EC" w:rsidRDefault="00DA63EC" w:rsidP="00DA63EC">
      <w:pPr>
        <w:tabs>
          <w:tab w:val="center" w:pos="2835"/>
        </w:tabs>
        <w:rPr>
          <w:rtl/>
        </w:rPr>
      </w:pPr>
      <w:del w:id="97814" w:author="מנוע מכני" w:date="2026-10-11T12:04:40Z">
        <w:r>
          <w:rPr>
            <w:rtl/>
          </w:rPr>
          <w:delText xml:space="preserve"> </w:delText>
        </w:r>
      </w:del>
      <w:r>
        <w:rPr>
          <w:rtl/>
        </w:rPr>
        <w:t xml:space="preserve">קדש קדשים היא כחטאת וכאשם - יש מהן כחטאת ויש מהן כאשם, מנחת חוטא הרי היא כחטאת, לפיכך קמצה שלא לשמה - פסולה כחטאת, </w:t>
      </w:r>
    </w:p>
    <w:p w:rsidR="00DA63EC" w:rsidRDefault="00DA63EC" w:rsidP="00DA63EC">
      <w:pPr>
        <w:tabs>
          <w:tab w:val="center" w:pos="2835"/>
        </w:tabs>
        <w:rPr>
          <w:rtl/>
        </w:rPr>
      </w:pPr>
      <w:r>
        <w:rPr>
          <w:rtl/>
        </w:rPr>
        <w:tab/>
        <w:t xml:space="preserve">מנחת נדבה הרי היא כאשם, לפיכך קמצה שלא לשמה</w:t>
      </w:r>
      <w:ins w:id="94047" w:author="מנוע מכני" w:date="2026-10-11T12:04:40Z">
        <w:r>
          <w:rPr>
            <w:rtl/>
          </w:rPr>
          <w:t xml:space="preserve"> </w:t>
        </w:r>
      </w:ins>
      <w:del w:id="94048" w:author="מנוע מכני" w:date="2026-10-11T12:04:40Z">
        <w:r>
          <w:rPr>
            <w:rtl/>
          </w:rPr>
          <w:tab/>
          <w:delText xml:space="preserve">  </w:delText>
        </w:r>
      </w:del>
      <w:r>
        <w:rPr>
          <w:rtl/>
        </w:rPr>
        <w:tab/>
        <w:t xml:space="preserve">כשירה, </w:t>
      </w:r>
    </w:p>
    <w:p w:rsidR="00DA63EC" w:rsidRDefault="00DA63EC" w:rsidP="00DA63EC">
      <w:pPr>
        <w:tabs>
          <w:tab w:val="center" w:pos="2835"/>
        </w:tabs>
        <w:rPr>
          <w:rtl/>
        </w:rPr>
      </w:pPr>
      <w:r>
        <w:rPr>
          <w:rtl/>
        </w:rPr>
        <w:tab/>
        <w:t xml:space="preserve">וכאשם, </w:t>
      </w:r>
      <w:r>
        <w:rPr>
          <w:rFonts w:hint="cs"/>
          <w:rtl/>
        </w:rPr>
        <w:t>ד</w:t>
      </w:r>
      <w:r>
        <w:rPr>
          <w:rtl/>
        </w:rPr>
        <w:t>כשר ואינו מרצה, אף מנחת נדבה כשירה ואינה מרצה!</w:t>
      </w:r>
    </w:p>
    <w:p>
      <w:pPr>
        <w:pStyle w:val="38"/>
        <w:rPr>
          <w:ins w:id="97815" w:author="מנוע מכני" w:date="2026-10-11T12:04:40Z"/>
        </w:rPr>
      </w:pPr>
      <w:r>
        <w:t xml:space="preserve">- רבה, </w:t>
      </w:r>
      <w:ins w:id="90023" w:author="מנוע מכני" w:date="2026-10-11T12:04:40Z">
        <w:r>
          <w:t xml:space="preserve">ל"ק</w:t>
        </w:r>
      </w:ins>
      <w:del w:id="90024" w:author="מנוע מכני" w:date="2026-10-11T12:04:40Z">
        <w:r>
          <w:delText xml:space="preserve">ל</w:delText>
        </w:r>
        <w:r>
          <w:delText xml:space="preserve">"</w:delText>
        </w:r>
        <w:r>
          <w:delText xml:space="preserve">'ק</w:delText>
        </w:r>
      </w:del>
      <w:r>
        <w:t xml:space="preserve">:</w:t>
      </w:r>
    </w:p>
    <w:p w:rsidR="00DA63EC" w:rsidRDefault="00DA63EC" w:rsidP="00DA63EC">
      <w:pPr>
        <w:pStyle w:val="affffb"/>
        <w:rPr>
          <w:rtl/>
        </w:rPr>
      </w:pPr>
      <w:del w:id="97816" w:author="מנוע מכני" w:date="2026-10-11T12:04:40Z">
        <w:r>
          <w:rPr>
            <w:rtl/>
          </w:rPr>
          <w:delText xml:space="preserve"> </w:delText>
        </w:r>
      </w:del>
      <w:r>
        <w:rPr>
          <w:rtl/>
        </w:rPr>
        <w:t xml:space="preserve">כאן בשינוי קודש, כאן בשינוי בעלים.</w:t>
      </w:r>
    </w:p>
    <w:p>
      <w:pPr>
        <w:pStyle w:val="38"/>
        <w:rPr>
          <w:ins w:id="97817" w:author="מנוע מכני" w:date="2026-10-11T12:04:40Z"/>
        </w:rPr>
      </w:pPr>
      <w:r>
        <w:t>א</w:t>
      </w:r>
      <w:r>
        <w:t>"</w:t>
      </w:r>
      <w:r>
        <w:t>ל</w:t>
      </w:r>
      <w:r>
        <w:t xml:space="preserve"> אביי:</w:t>
      </w:r>
    </w:p>
    <w:p w:rsidR="00DA63EC" w:rsidRDefault="00DA63EC" w:rsidP="00DA63EC">
      <w:pPr>
        <w:tabs>
          <w:tab w:val="center" w:pos="2835"/>
        </w:tabs>
        <w:rPr>
          <w:rtl/>
        </w:rPr>
      </w:pPr>
      <w:del w:id="97818" w:author="מנוע מכני" w:date="2026-10-11T12:04:40Z">
        <w:r>
          <w:rPr>
            <w:rtl/>
          </w:rPr>
          <w:delText xml:space="preserve"> </w:delText>
        </w:r>
      </w:del>
      <w:r>
        <w:rPr>
          <w:rtl/>
        </w:rPr>
        <w:t xml:space="preserve">מכדי מחשבה דפסל </w:t>
      </w:r>
      <w:ins w:id="92297" w:author="מנוע מכני" w:date="2026-10-11T12:04:40Z">
        <w:r>
          <w:rPr>
            <w:rtl/>
          </w:rPr>
          <w:t xml:space="preserve">התורה</w:t>
        </w:r>
      </w:ins>
      <w:del w:id="92298" w:author="מנוע מכני" w:date="2026-10-11T12:04:40Z">
        <w:r>
          <w:rPr>
            <w:rtl/>
          </w:rPr>
          <w:delText xml:space="preserve">רחמנא</w:delText>
        </w:r>
      </w:del>
      <w:r>
        <w:rPr>
          <w:rtl/>
        </w:rPr>
        <w:t xml:space="preserve"> הק</w:t>
      </w:r>
      <w:r>
        <w:rPr>
          <w:rFonts w:hint="cs"/>
          <w:rtl/>
        </w:rPr>
        <w:t>ש הוא</w:t>
      </w:r>
      <w:r>
        <w:rPr>
          <w:rtl/>
        </w:rPr>
        <w:t xml:space="preserve">, מה לי שינוי קודש </w:t>
      </w:r>
      <w:r>
        <w:rPr>
          <w:rtl/>
        </w:rPr>
        <w:t xml:space="preserve">מ"ל</w:t>
      </w:r>
      <w:r>
        <w:rPr>
          <w:rtl/>
        </w:rPr>
        <w:t xml:space="preserve"> שינוי בעלים!</w:t>
      </w:r>
    </w:p>
    <w:p>
      <w:pPr>
        <w:pStyle w:val="38"/>
        <w:rPr>
          <w:ins w:id="97819" w:author="מנוע מכני" w:date="2026-10-11T12:04:40Z"/>
        </w:rPr>
      </w:pPr>
      <w:r>
        <w:t xml:space="preserve">א"ל</w:t>
      </w:r>
      <w:r>
        <w:t xml:space="preserve">:</w:t>
      </w:r>
    </w:p>
    <w:p w:rsidR="00DA63EC" w:rsidRDefault="00DA63EC" w:rsidP="00DA63EC">
      <w:pPr>
        <w:tabs>
          <w:tab w:val="center" w:pos="2835"/>
        </w:tabs>
        <w:rPr>
          <w:rtl/>
        </w:rPr>
      </w:pPr>
      <w:del w:id="97820" w:author="מנוע מכני" w:date="2026-10-11T12:04:40Z">
        <w:r>
          <w:rPr>
            <w:rtl/>
          </w:rPr>
          <w:delText xml:space="preserve"> </w:delText>
        </w:r>
      </w:del>
      <w:r>
        <w:rPr>
          <w:rtl/>
        </w:rPr>
        <w:t xml:space="preserve">מעשיה מוכיחין </w:t>
      </w:r>
      <w:r>
        <w:rPr>
          <w:rStyle w:val="2fb"/>
          <w:rtl/>
        </w:rPr>
        <w:t xml:space="preserve">דקאר"ש</w:t>
      </w:r>
      <w:r>
        <w:rPr>
          <w:rtl/>
        </w:rPr>
        <w:t xml:space="preserve">, סברא היא, ד</w:t>
      </w:r>
      <w:r>
        <w:rPr>
          <w:rFonts w:hint="cs"/>
          <w:rtl/>
        </w:rPr>
        <w:t>דר</w:t>
      </w:r>
      <w:r>
        <w:rPr>
          <w:rtl/>
        </w:rPr>
        <w:t xml:space="preserve">יש טעמא דקרא, מחשבה דלא מינכרא פסל </w:t>
      </w:r>
      <w:ins w:id="92299" w:author="מנוע מכני" w:date="2026-10-11T12:04:40Z">
        <w:r>
          <w:rPr>
            <w:rtl/>
          </w:rPr>
          <w:t xml:space="preserve">התורה</w:t>
        </w:r>
      </w:ins>
      <w:del w:id="92300" w:author="מנוע מכני" w:date="2026-10-11T12:04:40Z">
        <w:r>
          <w:rPr>
            <w:rtl/>
          </w:rPr>
          <w:delText xml:space="preserve">רחמנא</w:delText>
        </w:r>
      </w:del>
      <w:r>
        <w:rPr>
          <w:rtl/>
        </w:rPr>
        <w:t xml:space="preserve">, מחשבה דמינכרא </w:t>
      </w:r>
      <w:r>
        <w:rPr>
          <w:rtl/>
        </w:rPr>
        <w:t xml:space="preserve">לא</w:t>
      </w:r>
      <w:r>
        <w:rPr>
          <w:rtl/>
        </w:rPr>
        <w:t xml:space="preserve"> פסל </w:t>
      </w:r>
      <w:ins w:id="92301" w:author="מנוע מכני" w:date="2026-10-11T12:04:40Z">
        <w:r>
          <w:rPr>
            <w:rtl/>
          </w:rPr>
          <w:t xml:space="preserve">התורה</w:t>
        </w:r>
      </w:ins>
      <w:del w:id="92302" w:author="מנוע מכני" w:date="2026-10-11T12:04:40Z">
        <w:r>
          <w:rPr>
            <w:rtl/>
          </w:rPr>
          <w:delText xml:space="preserve">רחמנא</w:delText>
        </w:r>
      </w:del>
      <w:r>
        <w:rPr>
          <w:rtl/>
        </w:rPr>
        <w:t xml:space="preserve">.</w:t>
      </w:r>
    </w:p>
    <w:p>
      <w:pPr>
        <w:pStyle w:val="afffff8"/>
        <w:rPr>
          <w:ins w:id="90843" w:author="קלוד" w:date="2026-10-11T12:32:08Z"/>
        </w:rPr>
      </w:pPr>
      <w:ins w:id="90844" w:author="קלוד" w:date="2026-10-11T12:32:08Z">
        <w:r>
          <w:rPr>
            <w:color w:val="7B3F00"/>
          </w:rPr>
          <w:t xml:space="preserve">'מעשיה מוכיחין' - עולת העוף וחטאת העוף שהתחלפו</w:t>
        </w:r>
      </w:ins>
    </w:p>
    <w:p w:rsidR="00DA63EC" w:rsidRDefault="00DA63EC" w:rsidP="00DA63EC">
      <w:pPr>
        <w:tabs>
          <w:tab w:val="center" w:pos="2835"/>
        </w:tabs>
        <w:rPr>
          <w:rtl/>
        </w:rPr>
      </w:pPr>
      <w:r>
        <w:rPr>
          <w:rtl/>
        </w:rPr>
        <w:t>(סי' עולה עולה מלק ומיצה חטאת העוף קדשי קדשים קדשים קלים)</w:t>
      </w:r>
    </w:p>
    <w:p>
      <w:pPr>
        <w:pStyle w:val="38"/>
        <w:rPr>
          <w:ins w:id="97821" w:author="מנוע מכני" w:date="2026-10-11T12:04:40Z"/>
        </w:rPr>
      </w:pPr>
      <w:r>
        <w:t xml:space="preserve">והך</w:t>
      </w:r>
    </w:p>
    <w:p w:rsidR="00DA63EC" w:rsidRDefault="00DA63EC" w:rsidP="00DA63EC">
      <w:pPr>
        <w:tabs>
          <w:tab w:val="center" w:pos="2835"/>
        </w:tabs>
        <w:rPr>
          <w:rtl/>
        </w:rPr>
      </w:pPr>
      <w:del w:id="97822" w:author="מנוע מכני" w:date="2026-10-11T12:04:40Z">
        <w:r>
          <w:rPr>
            <w:rFonts w:hint="cs"/>
            <w:rtl/>
          </w:rPr>
          <w:delText xml:space="preserve"> </w:delText>
        </w:r>
      </w:del>
      <w:r>
        <w:rPr>
          <w:rFonts w:hint="cs"/>
          <w:rtl/>
        </w:rPr>
        <w:t xml:space="preserve">דעולת העוף </w:t>
      </w:r>
      <w:r>
        <w:rPr>
          <w:rtl/>
        </w:rPr>
        <w:t xml:space="preserve">שמלקה </w:t>
      </w:r>
      <w:r w:rsidRPr="007576DF">
        <w:rPr>
          <w:b/>
          <w:bCs/>
          <w:rtl/>
        </w:rPr>
        <w:t>למעלה</w:t>
      </w:r>
      <w:r>
        <w:rPr>
          <w:rtl/>
        </w:rPr>
        <w:t xml:space="preserve"> משום חטאת העוף תרצה, מעשיה מוכיחין </w:t>
      </w:r>
      <w:ins w:id="92303" w:author="מנוע מכני" w:date="2026-10-11T12:04:40Z">
        <w:r>
          <w:rPr>
            <w:rtl/>
          </w:rPr>
          <w:t xml:space="preserve">עליו</w:t>
        </w:r>
      </w:ins>
      <w:del w:id="92304" w:author="מנוע מכני" w:date="2026-10-11T12:04:40Z">
        <w:r>
          <w:rPr>
            <w:rtl/>
          </w:rPr>
          <w:delText xml:space="preserve">עליה</w:delText>
        </w:r>
      </w:del>
      <w:r>
        <w:rPr>
          <w:rtl/>
        </w:rPr>
        <w:t xml:space="preserve"> </w:t>
      </w:r>
      <w:r w:rsidRPr="007576DF">
        <w:rPr>
          <w:b/>
          <w:bCs/>
          <w:rtl/>
        </w:rPr>
        <w:t>דעולת</w:t>
      </w:r>
      <w:r>
        <w:rPr>
          <w:rtl/>
        </w:rPr>
        <w:t xml:space="preserve"> העוף היא, </w:t>
      </w:r>
      <w:r>
        <w:rPr>
          <w:rFonts w:hint="cs"/>
          <w:rtl/>
        </w:rPr>
        <w:t xml:space="preserve">דגם בחטאת </w:t>
      </w:r>
      <w:ins w:id="97175" w:author="מנוע מכני" w:date="2026-10-11T12:04:40Z">
        <w:r>
          <w:rPr>
            <w:rFonts w:hint="cs"/>
            <w:rtl/>
          </w:rPr>
          <w:t xml:space="preserve">ישנו</w:t>
        </w:r>
      </w:ins>
      <w:del w:id="97176" w:author="מנוע מכני" w:date="2026-10-11T12:04:40Z">
        <w:r>
          <w:rPr>
            <w:rFonts w:hint="cs"/>
            <w:rtl/>
          </w:rPr>
          <w:delText xml:space="preserve">איתא</w:delText>
        </w:r>
      </w:del>
      <w:r>
        <w:rPr>
          <w:rFonts w:hint="cs"/>
          <w:rtl/>
        </w:rPr>
        <w:t xml:space="preserve"> למעלה כד</w:t>
      </w:r>
      <w:r>
        <w:rPr>
          <w:rtl/>
        </w:rPr>
        <w:t>מר: מליקה בכל מקום במזבח כשרה.</w:t>
      </w:r>
    </w:p>
    <w:p>
      <w:pPr>
        <w:pStyle w:val="38"/>
        <w:rPr>
          <w:ins w:id="97823" w:author="מנוע מכני" w:date="2026-10-11T12:04:40Z"/>
        </w:rPr>
      </w:pPr>
      <w:r w:rsidRPr="00336727">
        <w:t xml:space="preserve">והך</w:t>
      </w:r>
    </w:p>
    <w:p w:rsidR="00DA63EC" w:rsidRDefault="00DA63EC" w:rsidP="00DA63EC">
      <w:pPr>
        <w:rPr>
          <w:rtl/>
        </w:rPr>
      </w:pPr>
      <w:del w:id="97824" w:author="מנוע מכני" w:date="2026-10-11T12:04:40Z">
        <w:r w:rsidRPr="00336727">
          <w:rPr>
            <w:rFonts w:hint="cs"/>
            <w:rtl/>
          </w:rPr>
          <w:delText xml:space="preserve"> </w:delText>
        </w:r>
      </w:del>
      <w:r w:rsidRPr="00336727">
        <w:rPr>
          <w:rFonts w:hint="cs"/>
          <w:rtl/>
        </w:rPr>
        <w:t xml:space="preserve">ד</w:t>
      </w:r>
      <w:r w:rsidRPr="00336727">
        <w:rPr>
          <w:rtl/>
        </w:rPr>
        <w:t xml:space="preserve">עולת העוף שמיצה דמה למעלה לשם חטאת העוף תרצה, מעשיה מוכיחין </w:t>
      </w:r>
      <w:ins w:id="92305" w:author="מנוע מכני" w:date="2026-10-11T12:04:40Z">
        <w:r>
          <w:rPr>
            <w:rtl/>
          </w:rPr>
          <w:t xml:space="preserve">עליו</w:t>
        </w:r>
      </w:ins>
      <w:del w:id="92306" w:author="מנוע מכני" w:date="2026-10-11T12:04:40Z">
        <w:r w:rsidRPr="00336727">
          <w:rPr>
            <w:rtl/>
          </w:rPr>
          <w:delText xml:space="preserve">עליה</w:delText>
        </w:r>
      </w:del>
      <w:r w:rsidRPr="00336727">
        <w:rPr>
          <w:rtl/>
        </w:rPr>
        <w:t xml:space="preserve"> דעולת העוף היא,</w:t>
      </w:r>
    </w:p>
    <w:p w:rsidR="00DA63EC" w:rsidRDefault="00DA63EC" w:rsidP="00DA63EC">
      <w:pPr>
        <w:pStyle w:val="afff3"/>
        <w:framePr w:wrap="around"/>
        <w:rPr>
          <w:rtl/>
        </w:rPr>
      </w:pPr>
      <w:r>
        <w:rPr>
          <w:rFonts w:hint="cs"/>
          <w:rtl/>
        </w:rPr>
        <w:t>ג.</w:t>
      </w:r>
      <w:r>
        <w:rPr>
          <w:rtl/>
        </w:rPr>
        <w:t xml:space="preserve"> </w:t>
      </w:r>
    </w:p>
    <w:p w:rsidR="00DA63EC" w:rsidRDefault="00DA63EC" w:rsidP="00DA63EC">
      <w:pPr>
        <w:pStyle w:val="affffb"/>
        <w:rPr>
          <w:rtl/>
        </w:rPr>
      </w:pPr>
      <w:r>
        <w:rPr>
          <w:rtl/>
        </w:rPr>
        <w:t xml:space="preserve">- </w:t>
      </w:r>
      <w:ins w:id="92307" w:author="מנוע מכני" w:date="2026-10-11T12:04:40Z">
        <w:r>
          <w:rPr>
            <w:rFonts w:hint="cs"/>
            <w:rtl/>
          </w:rPr>
          <w:t xml:space="preserve">דשמא</w:t>
        </w:r>
      </w:ins>
      <w:del w:id="92308" w:author="מנוע מכני" w:date="2026-10-11T12:04:40Z">
        <w:r>
          <w:rPr>
            <w:rFonts w:hint="cs"/>
            <w:rtl/>
          </w:rPr>
          <w:delText xml:space="preserve">דדלמא</w:delText>
        </w:r>
      </w:del>
      <w:r>
        <w:rPr>
          <w:rFonts w:hint="cs"/>
          <w:rtl/>
        </w:rPr>
        <w:t xml:space="preserve"> מיצוי דאחר הזאה הוא כדמר</w:t>
      </w:r>
      <w:r>
        <w:rPr>
          <w:rtl/>
        </w:rPr>
        <w:t xml:space="preserve"> מיצה דמה בכל מקום במזבח - כשירה.</w:t>
      </w:r>
    </w:p>
    <w:p>
      <w:pPr>
        <w:pStyle w:val="38"/>
        <w:rPr>
          <w:ins w:id="97825" w:author="מנוע מכני" w:date="2026-10-11T12:04:40Z"/>
        </w:rPr>
      </w:pPr>
      <w:r>
        <w:t xml:space="preserve">והך</w:t>
      </w:r>
    </w:p>
    <w:p w:rsidR="00DA63EC" w:rsidRDefault="00DA63EC" w:rsidP="00DA63EC">
      <w:pPr>
        <w:tabs>
          <w:tab w:val="center" w:pos="2835"/>
        </w:tabs>
        <w:rPr>
          <w:rtl/>
        </w:rPr>
      </w:pPr>
      <w:del w:id="97826" w:author="מנוע מכני" w:date="2026-10-11T12:04:40Z">
        <w:r>
          <w:rPr>
            <w:rFonts w:hint="cs"/>
            <w:rtl/>
          </w:rPr>
          <w:delText xml:space="preserve"> </w:delText>
        </w:r>
      </w:del>
      <w:r w:rsidRPr="00C04214">
        <w:rPr>
          <w:rFonts w:hint="cs"/>
          <w:b/>
          <w:bCs/>
          <w:rtl/>
        </w:rPr>
        <w:t>ד</w:t>
      </w:r>
      <w:r w:rsidRPr="00C04214">
        <w:rPr>
          <w:b/>
          <w:bCs/>
          <w:rtl/>
        </w:rPr>
        <w:t>חטאת</w:t>
      </w:r>
      <w:r>
        <w:rPr>
          <w:rtl/>
        </w:rPr>
        <w:t xml:space="preserve"> </w:t>
      </w:r>
      <w:r w:rsidRPr="00C04214">
        <w:rPr>
          <w:b/>
          <w:bCs/>
          <w:rtl/>
        </w:rPr>
        <w:t>העוף</w:t>
      </w:r>
      <w:r>
        <w:rPr>
          <w:rtl/>
        </w:rPr>
        <w:t xml:space="preserve"> שהזה דמה למטה לשם עולת העוף תרצה, דמעשיה מוכיחין </w:t>
      </w:r>
      <w:ins w:id="92309" w:author="מנוע מכני" w:date="2026-10-11T12:04:40Z">
        <w:r>
          <w:rPr>
            <w:rtl/>
          </w:rPr>
          <w:t xml:space="preserve">עליו</w:t>
        </w:r>
      </w:ins>
      <w:del w:id="92310" w:author="מנוע מכני" w:date="2026-10-11T12:04:40Z">
        <w:r>
          <w:rPr>
            <w:rtl/>
          </w:rPr>
          <w:delText xml:space="preserve">עליה</w:delText>
        </w:r>
      </w:del>
      <w:r>
        <w:rPr>
          <w:rtl/>
        </w:rPr>
        <w:t xml:space="preserve"> </w:t>
      </w:r>
      <w:r w:rsidRPr="00C04214">
        <w:rPr>
          <w:b/>
          <w:bCs/>
          <w:rtl/>
        </w:rPr>
        <w:t xml:space="preserve">דחטאת </w:t>
      </w:r>
      <w:r w:rsidRPr="00E105BC">
        <w:rPr>
          <w:b/>
          <w:bCs/>
          <w:spacing w:val="-4"/>
          <w:rtl/>
        </w:rPr>
        <w:t>עוף</w:t>
      </w:r>
      <w:r w:rsidRPr="00E105BC">
        <w:rPr>
          <w:spacing w:val="-4"/>
          <w:rtl/>
        </w:rPr>
        <w:t xml:space="preserve"> היא, </w:t>
      </w:r>
      <w:r w:rsidRPr="00E105BC">
        <w:rPr>
          <w:rFonts w:hint="cs"/>
          <w:spacing w:val="-4"/>
          <w:rtl/>
        </w:rPr>
        <w:t xml:space="preserve">אפי' דלמעלה ומיצוי </w:t>
      </w:r>
      <w:ins w:id="96813" w:author="מנוע מכני" w:date="2026-10-11T12:04:40Z">
        <w:r>
          <w:rPr>
            <w:rFonts w:hint="cs"/>
            <w:spacing w:val="-4"/>
            <w:rtl/>
          </w:rPr>
          <w:t xml:space="preserve">עשה</w:t>
        </w:r>
      </w:ins>
      <w:del w:id="96814" w:author="מנוע מכני" w:date="2026-10-11T12:04:40Z">
        <w:r w:rsidRPr="00E105BC">
          <w:rPr>
            <w:rFonts w:hint="cs"/>
            <w:spacing w:val="-4"/>
            <w:rtl/>
          </w:rPr>
          <w:delText xml:space="preserve">עביד</w:delText>
        </w:r>
      </w:del>
      <w:r w:rsidRPr="00E105BC">
        <w:rPr>
          <w:rFonts w:hint="cs"/>
          <w:spacing w:val="-4"/>
          <w:rtl/>
        </w:rPr>
        <w:t xml:space="preserve"> לפי </w:t>
      </w:r>
      <w:r w:rsidRPr="00E105BC">
        <w:rPr>
          <w:spacing w:val="-4"/>
          <w:rtl/>
        </w:rPr>
        <w:t xml:space="preserve">שאין המנחות דומות </w:t>
      </w:r>
      <w:r w:rsidRPr="00E105BC">
        <w:rPr>
          <w:b/>
          <w:bCs/>
          <w:spacing w:val="-4"/>
          <w:rtl/>
        </w:rPr>
        <w:t>לזבחים</w:t>
      </w:r>
      <w:r w:rsidRPr="00E105BC">
        <w:rPr>
          <w:spacing w:val="-4"/>
          <w:rtl/>
        </w:rPr>
        <w:t xml:space="preserve"> </w:t>
      </w:r>
      <w:r w:rsidRPr="00E105BC">
        <w:rPr>
          <w:spacing w:val="-4"/>
          <w:rtl/>
        </w:rPr>
        <w:t xml:space="preserve">אמר</w:t>
      </w:r>
      <w:r w:rsidRPr="00E105BC">
        <w:rPr>
          <w:spacing w:val="-4"/>
          <w:rtl/>
        </w:rPr>
        <w:t xml:space="preserve">, ולא לעופות.</w:t>
      </w:r>
    </w:p>
    <w:p w:rsidR="00DA63EC" w:rsidRDefault="00DA63EC" w:rsidP="00DA63EC">
      <w:pPr>
        <w:pStyle w:val="affffd"/>
        <w:rPr>
          <w:rtl/>
        </w:rPr>
      </w:pPr>
      <w:r>
        <w:rPr>
          <w:rtl/>
        </w:rPr>
        <w:t>׹</w:t>
      </w:r>
    </w:p>
    <w:p>
      <w:pPr>
        <w:pStyle w:val="38"/>
        <w:rPr>
          <w:ins w:id="97828" w:author="מנוע מכני" w:date="2026-10-11T12:04:40Z"/>
        </w:rPr>
      </w:pPr>
      <w:del w:id="97827" w:author="מנוע מכני" w:date="2026-10-11T12:04:40Z">
        <w:r>
          <w:lastRenderedPageBreak/>
          <w:delText xml:space="preserve">•</w:delText>
        </w:r>
      </w:del>
      <w:r>
        <w:lastRenderedPageBreak/>
        <w:t xml:space="preserve"> </w:t>
      </w:r>
      <w:r>
        <w:t xml:space="preserve">והך</w:t>
      </w:r>
    </w:p>
    <w:p w:rsidR="00DA63EC" w:rsidRDefault="00DA63EC" w:rsidP="00DA63EC">
      <w:pPr>
        <w:tabs>
          <w:tab w:val="center" w:pos="2835"/>
        </w:tabs>
        <w:rPr>
          <w:rtl/>
        </w:rPr>
      </w:pPr>
      <w:del w:id="97829" w:author="מנוע מכני" w:date="2026-10-11T12:04:40Z">
        <w:r>
          <w:rPr>
            <w:rFonts w:hint="cs"/>
            <w:rtl/>
          </w:rPr>
          <w:delText xml:space="preserve"> </w:delText>
        </w:r>
      </w:del>
      <w:r>
        <w:rPr>
          <w:rFonts w:hint="cs"/>
          <w:rtl/>
        </w:rPr>
        <w:t xml:space="preserve">ד</w:t>
      </w:r>
      <w:r>
        <w:rPr>
          <w:rtl/>
        </w:rPr>
        <w:t xml:space="preserve">קדשי קדשים ששחטן בצפון לשם קדשים קלים לירצו, </w:t>
      </w:r>
      <w:r>
        <w:rPr>
          <w:rFonts w:hint="cs"/>
          <w:rtl/>
        </w:rPr>
        <w:t>אין להוכיח ד</w:t>
      </w:r>
      <w:r>
        <w:rPr>
          <w:rtl/>
        </w:rPr>
        <w:t xml:space="preserve">קדשים </w:t>
      </w:r>
      <w:ins w:id="92311" w:author="מנוע מכני" w:date="2026-10-11T12:04:40Z">
        <w:r>
          <w:rPr>
            <w:rtl/>
          </w:rPr>
          <w:t xml:space="preserve">הם</w:t>
        </w:r>
      </w:ins>
      <w:del w:id="92312" w:author="מנוע מכני" w:date="2026-10-11T12:04:40Z">
        <w:r>
          <w:rPr>
            <w:rtl/>
          </w:rPr>
          <w:delText xml:space="preserve">נינהו</w:delText>
        </w:r>
      </w:del>
      <w:r>
        <w:rPr>
          <w:rtl/>
        </w:rPr>
        <w:t xml:space="preserve">, </w:t>
      </w:r>
      <w:r>
        <w:rPr>
          <w:rFonts w:hint="cs"/>
          <w:rtl/>
        </w:rPr>
        <w:t xml:space="preserve">מהך דבצפון </w:t>
      </w:r>
      <w:ins w:id="90595" w:author="מנוע מכני" w:date="2026-10-11T12:04:40Z">
        <w:r>
          <w:rPr>
            <w:rFonts w:hint="cs"/>
            <w:rtl/>
          </w:rPr>
          <w:t xml:space="preserve">שהרי</w:t>
        </w:r>
      </w:ins>
      <w:del w:id="90596" w:author="מנוע מכני" w:date="2026-10-11T12:04:40Z">
        <w:r>
          <w:rPr>
            <w:rFonts w:hint="cs"/>
            <w:rtl/>
          </w:rPr>
          <w:delText xml:space="preserve">דהא</w:delText>
        </w:r>
      </w:del>
      <w:r>
        <w:rPr>
          <w:rFonts w:hint="cs"/>
          <w:rtl/>
        </w:rPr>
        <w:t xml:space="preserve"> קדשים קלים אפשר </w:t>
      </w:r>
      <w:r>
        <w:rPr>
          <w:rFonts w:hint="cs"/>
          <w:b/>
          <w:bCs/>
          <w:rtl/>
        </w:rPr>
        <w:t>גם בצפון ו</w:t>
      </w:r>
      <w:r w:rsidRPr="00722EEE">
        <w:rPr>
          <w:rFonts w:hint="cs"/>
          <w:b/>
          <w:bCs/>
          <w:rtl/>
        </w:rPr>
        <w:t>אפי'</w:t>
      </w:r>
      <w:r>
        <w:rPr>
          <w:rFonts w:hint="cs"/>
          <w:rtl/>
        </w:rPr>
        <w:t xml:space="preserve"> בדרום,</w:t>
      </w:r>
      <w:ins w:id="94049" w:author="מנוע מכני" w:date="2026-10-11T12:04:40Z">
        <w:r>
          <w:rPr>
            <w:rFonts w:hint="cs"/>
            <w:rtl/>
          </w:rPr>
          <w:t xml:space="preserve"> </w:t>
        </w:r>
      </w:ins>
      <w:del w:id="94050" w:author="מנוע מכני" w:date="2026-10-11T12:04:40Z">
        <w:r>
          <w:rPr>
            <w:rFonts w:hint="cs"/>
            <w:rtl/>
          </w:rPr>
          <w:delText xml:space="preserve">  </w:delText>
        </w:r>
      </w:del>
      <w:r>
        <w:rPr>
          <w:rFonts w:hint="cs"/>
          <w:rtl/>
        </w:rPr>
        <w:t xml:space="preserve">דתנן</w:t>
      </w:r>
      <w:r>
        <w:rPr>
          <w:rFonts w:hint="cs"/>
          <w:rtl/>
        </w:rPr>
        <w:t xml:space="preserve"> </w:t>
      </w:r>
      <w:r>
        <w:rPr>
          <w:rtl/>
        </w:rPr>
        <w:t>שחיטתן בכל מקום בעזרה.</w:t>
      </w:r>
    </w:p>
    <w:p>
      <w:pPr>
        <w:pStyle w:val="38"/>
        <w:rPr>
          <w:ins w:id="97831" w:author="מנוע מכני" w:date="2026-10-11T12:04:40Z"/>
        </w:rPr>
      </w:pPr>
      <w:del w:id="97830" w:author="מנוע מכני" w:date="2026-10-11T12:04:40Z">
        <w:r>
          <w:delText xml:space="preserve">•</w:delText>
        </w:r>
      </w:del>
      <w:r>
        <w:t xml:space="preserve"> </w:t>
      </w:r>
      <w:r>
        <w:t xml:space="preserve">והך</w:t>
      </w:r>
    </w:p>
    <w:p w:rsidR="00DA63EC" w:rsidRDefault="00DA63EC" w:rsidP="00DA63EC">
      <w:pPr>
        <w:tabs>
          <w:tab w:val="center" w:pos="2835"/>
        </w:tabs>
        <w:rPr>
          <w:rtl/>
        </w:rPr>
      </w:pPr>
      <w:del w:id="97832" w:author="מנוע מכני" w:date="2026-10-11T12:04:40Z">
        <w:r>
          <w:rPr>
            <w:rFonts w:hint="cs"/>
            <w:rtl/>
          </w:rPr>
          <w:delText xml:space="preserve"> </w:delText>
        </w:r>
      </w:del>
      <w:r>
        <w:rPr>
          <w:rFonts w:hint="cs"/>
          <w:rtl/>
        </w:rPr>
        <w:t xml:space="preserve">ד</w:t>
      </w:r>
      <w:r>
        <w:rPr>
          <w:rtl/>
        </w:rPr>
        <w:t xml:space="preserve">קדשים קלים ששחטן בדרום לשם קדשי קדשים לירצו, </w:t>
      </w:r>
      <w:r>
        <w:rPr>
          <w:rFonts w:hint="cs"/>
          <w:rtl/>
        </w:rPr>
        <w:t>אין להוכיח ד</w:t>
      </w:r>
      <w:r>
        <w:rPr>
          <w:rtl/>
        </w:rPr>
        <w:t xml:space="preserve">קלים </w:t>
      </w:r>
      <w:ins w:id="92313" w:author="מנוע מכני" w:date="2026-10-11T12:04:40Z">
        <w:r>
          <w:rPr>
            <w:rtl/>
          </w:rPr>
          <w:t xml:space="preserve">הם</w:t>
        </w:r>
      </w:ins>
      <w:del w:id="92314" w:author="מנוע מכני" w:date="2026-10-11T12:04:40Z">
        <w:r>
          <w:rPr>
            <w:rtl/>
          </w:rPr>
          <w:delText xml:space="preserve">נינהו</w:delText>
        </w:r>
      </w:del>
      <w:r>
        <w:rPr>
          <w:rtl/>
        </w:rPr>
        <w:t xml:space="preserve">, </w:t>
      </w:r>
      <w:ins w:id="90597" w:author="מנוע מכני" w:date="2026-10-11T12:04:40Z">
        <w:r>
          <w:rPr>
            <w:rFonts w:hint="cs"/>
            <w:rtl/>
          </w:rPr>
          <w:t xml:space="preserve">דאמרו</w:t>
        </w:r>
      </w:ins>
      <w:del w:id="90598" w:author="מנוע מכני" w:date="2026-10-11T12:04:40Z">
        <w:r>
          <w:rPr>
            <w:rFonts w:hint="cs"/>
            <w:rtl/>
          </w:rPr>
          <w:delText xml:space="preserve">דאמרי</w:delText>
        </w:r>
      </w:del>
      <w:r>
        <w:rPr>
          <w:rFonts w:hint="cs"/>
          <w:rtl/>
        </w:rPr>
        <w:t xml:space="preserve"> </w:t>
      </w:r>
      <w:r>
        <w:rPr>
          <w:rtl/>
        </w:rPr>
        <w:t xml:space="preserve">קדשי קדשים </w:t>
      </w:r>
      <w:ins w:id="92315" w:author="מנוע מכני" w:date="2026-10-11T12:04:40Z">
        <w:r>
          <w:rPr>
            <w:rtl/>
          </w:rPr>
          <w:t xml:space="preserve">הם</w:t>
        </w:r>
      </w:ins>
      <w:del w:id="92316" w:author="מנוע מכני" w:date="2026-10-11T12:04:40Z">
        <w:r>
          <w:rPr>
            <w:rtl/>
          </w:rPr>
          <w:delText xml:space="preserve">נינהו</w:delText>
        </w:r>
      </w:del>
      <w:r>
        <w:rPr>
          <w:rtl/>
        </w:rPr>
        <w:t xml:space="preserve">, ומיעבר הוא דעבר ושחט </w:t>
      </w:r>
      <w:ins w:id="95647" w:author="מנוע מכני" w:date="2026-10-11T12:04:40Z">
        <w:r>
          <w:rPr>
            <w:rtl/>
          </w:rPr>
          <w:t xml:space="preserve">להם</w:t>
        </w:r>
      </w:ins>
      <w:del w:id="95648" w:author="מנוע מכני" w:date="2026-10-11T12:04:40Z">
        <w:r>
          <w:rPr>
            <w:rtl/>
          </w:rPr>
          <w:delText xml:space="preserve">להו</w:delText>
        </w:r>
      </w:del>
      <w:r>
        <w:rPr>
          <w:rtl/>
        </w:rPr>
        <w:t xml:space="preserve"> בדרום.</w:t>
      </w:r>
    </w:p>
    <w:p>
      <w:pPr>
        <w:pStyle w:val="38"/>
        <w:rPr>
          <w:ins w:id="97834" w:author="מנוע מכני" w:date="2026-10-11T12:04:40Z"/>
        </w:rPr>
      </w:pPr>
      <w:del w:id="97833" w:author="מנוע מכני" w:date="2026-10-11T12:04:40Z">
        <w:r>
          <w:delText xml:space="preserve">•</w:delText>
        </w:r>
      </w:del>
      <w:r>
        <w:t xml:space="preserve"> </w:t>
      </w:r>
      <w:r>
        <w:t xml:space="preserve">והך</w:t>
      </w:r>
    </w:p>
    <w:p w:rsidR="00DA63EC" w:rsidRDefault="00DA63EC" w:rsidP="00DA63EC">
      <w:pPr>
        <w:tabs>
          <w:tab w:val="center" w:pos="2835"/>
        </w:tabs>
        <w:rPr>
          <w:rtl/>
        </w:rPr>
      </w:pPr>
      <w:del w:id="97835" w:author="מנוע מכני" w:date="2026-10-11T12:04:40Z">
        <w:r>
          <w:rPr>
            <w:rFonts w:hint="cs"/>
            <w:rtl/>
          </w:rPr>
          <w:delText xml:space="preserve"> </w:delText>
        </w:r>
      </w:del>
      <w:r>
        <w:rPr>
          <w:rFonts w:hint="cs"/>
          <w:rtl/>
        </w:rPr>
        <w:t xml:space="preserve">ד</w:t>
      </w:r>
      <w:r>
        <w:rPr>
          <w:rtl/>
        </w:rPr>
        <w:t xml:space="preserve">מחבת לשם מרחשת </w:t>
      </w:r>
      <w:ins w:id="90599" w:author="מנוע מכני" w:date="2026-10-11T12:04:40Z">
        <w:r>
          <w:rPr>
            <w:rtl/>
          </w:rPr>
          <w:t xml:space="preserve">גם</w:t>
        </w:r>
      </w:ins>
      <w:del w:id="90600" w:author="מנוע מכני" w:date="2026-10-11T12:04:40Z">
        <w:r>
          <w:rPr>
            <w:rtl/>
          </w:rPr>
          <w:delText xml:space="preserve">נמי</w:delText>
        </w:r>
      </w:del>
      <w:r>
        <w:rPr>
          <w:rtl/>
        </w:rPr>
        <w:t xml:space="preserve">, </w:t>
      </w:r>
      <w:ins w:id="92317" w:author="מנוע מכני" w:date="2026-10-11T12:04:40Z">
        <w:r>
          <w:rPr>
            <w:rtl/>
          </w:rPr>
          <w:t xml:space="preserve">זה</w:t>
        </w:r>
      </w:ins>
      <w:del w:id="92318" w:author="מנוע מכני" w:date="2026-10-11T12:04:40Z">
        <w:r>
          <w:rPr>
            <w:rtl/>
          </w:rPr>
          <w:delText xml:space="preserve">האי</w:delText>
        </w:r>
      </w:del>
      <w:r>
        <w:rPr>
          <w:rtl/>
        </w:rPr>
        <w:t xml:space="preserve"> דקמיץ למרחשת</w:t>
      </w:r>
      <w:r>
        <w:rPr>
          <w:rFonts w:hint="cs"/>
          <w:rtl/>
        </w:rPr>
        <w:t xml:space="preserve"> ד</w:t>
      </w:r>
      <w:r>
        <w:rPr>
          <w:rtl/>
        </w:rPr>
        <w:t>במרחשת נדר</w:t>
      </w:r>
      <w:r>
        <w:rPr>
          <w:rFonts w:hint="cs"/>
          <w:rtl/>
        </w:rPr>
        <w:t xml:space="preserve"> </w:t>
      </w:r>
      <w:ins w:id="97177" w:author="מנוע מכני" w:date="2026-10-11T12:04:40Z">
        <w:r>
          <w:rPr>
            <w:rFonts w:hint="cs"/>
            <w:rtl/>
          </w:rPr>
          <w:t xml:space="preserve">ומביא</w:t>
        </w:r>
      </w:ins>
      <w:del w:id="97178" w:author="מנוע מכני" w:date="2026-10-11T12:04:40Z">
        <w:r>
          <w:rPr>
            <w:rFonts w:hint="cs"/>
            <w:rtl/>
          </w:rPr>
          <w:delText xml:space="preserve">ומייתי</w:delText>
        </w:r>
      </w:del>
      <w:r>
        <w:rPr>
          <w:rFonts w:hint="cs"/>
          <w:rtl/>
        </w:rPr>
        <w:t xml:space="preserve"> במחבת דמרחשת היא והוא זה שעבר במה שהביא במחבת </w:t>
      </w:r>
    </w:p>
    <w:p w:rsidR="00DA63EC" w:rsidRDefault="00DA63EC" w:rsidP="00DA63EC">
      <w:pPr>
        <w:pStyle w:val="affffb"/>
        <w:rPr>
          <w:rtl/>
        </w:rPr>
      </w:pPr>
      <w:r>
        <w:rPr>
          <w:rtl/>
        </w:rPr>
        <w:t xml:space="preserve">- </w:t>
      </w:r>
      <w:ins w:id="90601" w:author="מנוע מכני" w:date="2026-10-11T12:04:40Z">
        <w:r>
          <w:rPr>
            <w:rtl/>
          </w:rPr>
          <w:t xml:space="preserve">שם</w:t>
        </w:r>
      </w:ins>
      <w:del w:id="90602" w:author="מנוע מכני" w:date="2026-10-11T12:04:40Z">
        <w:r>
          <w:rPr>
            <w:rtl/>
          </w:rPr>
          <w:delText xml:space="preserve">התם</w:delText>
        </w:r>
      </w:del>
      <w:r>
        <w:rPr>
          <w:rtl/>
        </w:rPr>
        <w:t xml:space="preserve"> </w:t>
      </w:r>
      <w:r>
        <w:rPr>
          <w:rFonts w:hint="cs"/>
          <w:rtl/>
        </w:rPr>
        <w:t xml:space="preserve">גם </w:t>
      </w:r>
      <w:ins w:id="95993" w:author="מנוע מכני" w:date="2026-10-11T12:04:40Z">
        <w:r>
          <w:rPr>
            <w:rFonts w:hint="cs"/>
            <w:rtl/>
          </w:rPr>
          <w:t xml:space="preserve">אם </w:t>
        </w:r>
      </w:ins>
      <w:del w:id="95994" w:author="מנוע מכני" w:date="2026-10-11T12:04:40Z">
        <w:r>
          <w:rPr>
            <w:rFonts w:hint="cs"/>
            <w:rtl/>
          </w:rPr>
          <w:delText xml:space="preserve">אי </w:delText>
        </w:r>
      </w:del>
      <w:r>
        <w:rPr>
          <w:rFonts w:hint="cs"/>
          <w:rtl/>
        </w:rPr>
        <w:t xml:space="preserve">במרחשת נדר ומביא במחבת </w:t>
      </w:r>
      <w:r>
        <w:rPr>
          <w:rtl/>
        </w:rPr>
        <w:t>–</w:t>
      </w:r>
      <w:r w:rsidRPr="00F77336">
        <w:rPr>
          <w:rFonts w:hint="cs"/>
          <w:rtl/>
        </w:rPr>
        <w:t>מחבת</w:t>
      </w:r>
      <w:r>
        <w:rPr>
          <w:rFonts w:hint="cs"/>
          <w:rtl/>
        </w:rPr>
        <w:t xml:space="preserve"> הויא </w:t>
      </w:r>
      <w:r>
        <w:rPr>
          <w:rtl/>
        </w:rPr>
        <w:t xml:space="preserve">כדתנן: האומר הרי עלי במחבת והביא במרחשת, במרחשת והביא במחבת - מה שהביא הביא </w:t>
      </w:r>
      <w:r w:rsidRPr="000006BD">
        <w:rPr>
          <w:rtl/>
        </w:rPr>
        <w:t xml:space="preserve">וידי נדרו </w:t>
      </w:r>
      <w:r w:rsidRPr="000006BD">
        <w:rPr>
          <w:rtl/>
        </w:rPr>
        <w:t xml:space="preserve">לא</w:t>
      </w:r>
      <w:r w:rsidRPr="000006BD">
        <w:rPr>
          <w:rtl/>
        </w:rPr>
        <w:t xml:space="preserve"> יצא</w:t>
      </w:r>
      <w:r>
        <w:rPr>
          <w:rtl/>
        </w:rPr>
        <w:t>.</w:t>
      </w:r>
    </w:p>
    <w:p w:rsidR="00DA63EC" w:rsidRDefault="00DA63EC" w:rsidP="00DA63EC">
      <w:pPr>
        <w:tabs>
          <w:tab w:val="center" w:pos="2835"/>
        </w:tabs>
        <w:rPr>
          <w:rtl/>
        </w:rPr>
      </w:pPr>
      <w:r>
        <w:rPr>
          <w:rtl/>
        </w:rPr>
        <w:t xml:space="preserve">• </w:t>
      </w:r>
      <w:r>
        <w:rPr>
          <w:rFonts w:hint="cs"/>
          <w:rtl/>
        </w:rPr>
        <w:t>ולרבנן יקשה דאפשר ד</w:t>
      </w:r>
      <w:r>
        <w:rPr>
          <w:rtl/>
        </w:rPr>
        <w:t xml:space="preserve">אמר זו להביא במחבת והביא במרחשת, </w:t>
      </w:r>
      <w:r>
        <w:rPr>
          <w:rFonts w:hint="cs"/>
          <w:rtl/>
        </w:rPr>
        <w:t>ותנן ד</w:t>
      </w:r>
      <w:r>
        <w:rPr>
          <w:rtl/>
        </w:rPr>
        <w:t>פסולה!</w:t>
      </w:r>
    </w:p>
    <w:p>
      <w:pPr>
        <w:pStyle w:val="38"/>
        <w:rPr>
          <w:ins w:id="97837" w:author="מנוע מכני" w:date="2026-10-11T12:04:40Z"/>
        </w:rPr>
      </w:pPr>
      <w:del w:id="97836" w:author="מנוע מכני" w:date="2026-10-11T12:04:40Z">
        <w:r w:rsidRPr="00336727">
          <w:delText xml:space="preserve">•</w:delText>
        </w:r>
      </w:del>
      <w:r w:rsidRPr="00336727">
        <w:t xml:space="preserve"> </w:t>
      </w:r>
      <w:r w:rsidRPr="00336727">
        <w:t>ולר</w:t>
      </w:r>
      <w:r w:rsidRPr="00336727">
        <w:t>"</w:t>
      </w:r>
      <w:r w:rsidRPr="00336727">
        <w:t xml:space="preserve">ש </w:t>
      </w:r>
      <w:r w:rsidRPr="00336727">
        <w:t xml:space="preserve">כיון דאר"ש:</w:t>
      </w:r>
    </w:p>
    <w:p w:rsidR="00DA63EC" w:rsidRDefault="00DA63EC" w:rsidP="00DA63EC">
      <w:pPr>
        <w:rPr>
          <w:rtl/>
        </w:rPr>
      </w:pPr>
      <w:del w:id="97838" w:author="מנוע מכני" w:date="2026-10-11T12:04:40Z">
        <w:r w:rsidRPr="00336727">
          <w:rPr>
            <w:rtl/>
          </w:rPr>
          <w:delText xml:space="preserve"> </w:delText>
        </w:r>
      </w:del>
      <w:r w:rsidRPr="00336727">
        <w:rPr>
          <w:rtl/>
        </w:rPr>
        <w:t xml:space="preserve">אף ידי נדרו יצא, </w:t>
      </w:r>
      <w:ins w:id="95619" w:author="מנוע מכני" w:date="2026-10-11T12:04:40Z">
        <w:r>
          <w:rPr>
            <w:rtl/>
          </w:rPr>
          <w:t xml:space="preserve">ומשמע ש</w:t>
        </w:r>
      </w:ins>
      <w:del w:id="95620" w:author="מנוע מכני" w:date="2026-10-11T12:04:40Z">
        <w:r w:rsidRPr="00336727">
          <w:rPr>
            <w:rtl/>
          </w:rPr>
          <w:delText xml:space="preserve">אלמא </w:delText>
        </w:r>
      </w:del>
      <w:r w:rsidRPr="00336727">
        <w:rPr>
          <w:rtl/>
        </w:rPr>
        <w:t xml:space="preserve">קביעות</w:t>
      </w:r>
      <w:r w:rsidRPr="00336727">
        <w:rPr>
          <w:rFonts w:hint="cs"/>
          <w:rtl/>
        </w:rPr>
        <w:t xml:space="preserve"> כלי</w:t>
      </w:r>
      <w:r w:rsidRPr="00336727">
        <w:rPr>
          <w:rtl/>
        </w:rPr>
        <w:t xml:space="preserve"> </w:t>
      </w:r>
      <w:r w:rsidRPr="00336727">
        <w:rPr>
          <w:rtl/>
        </w:rPr>
        <w:t xml:space="preserve">לא</w:t>
      </w:r>
      <w:r w:rsidRPr="00336727">
        <w:rPr>
          <w:rtl/>
        </w:rPr>
        <w:t xml:space="preserve"> כלום הוא, ול"</w:t>
      </w:r>
      <w:r w:rsidRPr="00336727">
        <w:rPr>
          <w:rFonts w:hint="cs"/>
          <w:rtl/>
        </w:rPr>
        <w:t>ש</w:t>
      </w:r>
      <w:r w:rsidRPr="00336727">
        <w:rPr>
          <w:rtl/>
        </w:rPr>
        <w:t xml:space="preserve"> </w:t>
      </w:r>
      <w:r w:rsidRPr="00336727">
        <w:rPr>
          <w:rtl/>
        </w:rPr>
        <w:t xml:space="preserve">אמר</w:t>
      </w:r>
      <w:r w:rsidRPr="00336727">
        <w:rPr>
          <w:rtl/>
        </w:rPr>
        <w:t xml:space="preserve"> זו ול"</w:t>
      </w:r>
      <w:r w:rsidRPr="00336727">
        <w:rPr>
          <w:rFonts w:hint="cs"/>
          <w:rtl/>
        </w:rPr>
        <w:t>ש</w:t>
      </w:r>
      <w:r w:rsidRPr="00336727">
        <w:rPr>
          <w:rtl/>
        </w:rPr>
        <w:t xml:space="preserve"> </w:t>
      </w:r>
      <w:r w:rsidRPr="00336727">
        <w:rPr>
          <w:rtl/>
        </w:rPr>
        <w:t xml:space="preserve">אמר</w:t>
      </w:r>
      <w:r w:rsidRPr="00336727">
        <w:rPr>
          <w:rtl/>
        </w:rPr>
        <w:t xml:space="preserve"> עלי.</w:t>
      </w:r>
    </w:p>
    <w:p>
      <w:pPr>
        <w:pStyle w:val="38"/>
        <w:rPr>
          <w:ins w:id="97840" w:author="מנוע מכני" w:date="2026-10-11T12:04:40Z"/>
        </w:rPr>
      </w:pPr>
      <w:del w:id="97839" w:author="מנוע מכני" w:date="2026-10-11T12:04:40Z">
        <w:r>
          <w:delText xml:space="preserve">•</w:delText>
        </w:r>
      </w:del>
      <w:r>
        <w:t xml:space="preserve"> </w:t>
      </w:r>
      <w:r>
        <w:t xml:space="preserve">ואין לומר</w:t>
      </w:r>
    </w:p>
    <w:p w:rsidR="00DA63EC" w:rsidRDefault="00DA63EC" w:rsidP="00DA63EC">
      <w:pPr>
        <w:tabs>
          <w:tab w:val="center" w:pos="2835"/>
        </w:tabs>
        <w:rPr>
          <w:rtl/>
        </w:rPr>
      </w:pPr>
      <w:del w:id="97841" w:author="מנוע מכני" w:date="2026-10-11T12:04:40Z">
        <w:r>
          <w:rPr>
            <w:rFonts w:hint="cs"/>
            <w:rtl/>
          </w:rPr>
          <w:delText xml:space="preserve"> </w:delText>
        </w:r>
      </w:del>
      <w:r>
        <w:rPr>
          <w:rFonts w:hint="cs"/>
          <w:rtl/>
        </w:rPr>
        <w:t xml:space="preserve">דב</w:t>
      </w:r>
      <w:r>
        <w:rPr>
          <w:rtl/>
        </w:rPr>
        <w:t xml:space="preserve">עולה ששחט לשם חטאת תרצה, </w:t>
      </w:r>
      <w:ins w:id="92319" w:author="מנוע מכני" w:date="2026-10-11T12:04:40Z">
        <w:r>
          <w:rPr>
            <w:rtl/>
          </w:rPr>
          <w:t xml:space="preserve">דזה</w:t>
        </w:r>
      </w:ins>
      <w:del w:id="92320" w:author="מנוע מכני" w:date="2026-10-11T12:04:40Z">
        <w:r>
          <w:rPr>
            <w:rtl/>
          </w:rPr>
          <w:delText xml:space="preserve">דהאי</w:delText>
        </w:r>
      </w:del>
      <w:r>
        <w:rPr>
          <w:rtl/>
        </w:rPr>
        <w:t xml:space="preserve"> זכר </w:t>
      </w:r>
      <w:ins w:id="92321" w:author="מנוע מכני" w:date="2026-10-11T12:04:40Z">
        <w:r>
          <w:rPr>
            <w:rtl/>
          </w:rPr>
          <w:t xml:space="preserve">וזה</w:t>
        </w:r>
      </w:ins>
      <w:del w:id="92322" w:author="מנוע מכני" w:date="2026-10-11T12:04:40Z">
        <w:r>
          <w:rPr>
            <w:rtl/>
          </w:rPr>
          <w:delText xml:space="preserve">והאי</w:delText>
        </w:r>
      </w:del>
      <w:r>
        <w:rPr>
          <w:rtl/>
        </w:rPr>
        <w:t xml:space="preserve"> נקבה!</w:t>
      </w:r>
      <w:r>
        <w:rPr>
          <w:rFonts w:hint="cs"/>
          <w:rtl/>
        </w:rPr>
        <w:t xml:space="preserve">- </w:t>
      </w:r>
      <w:r>
        <w:rPr>
          <w:rtl/>
        </w:rPr>
        <w:t xml:space="preserve">כיון </w:t>
      </w:r>
      <w:ins w:id="90603" w:author="מנוע מכני" w:date="2026-10-11T12:04:40Z">
        <w:r>
          <w:rPr>
            <w:rtl/>
          </w:rPr>
          <w:t xml:space="preserve">דיש</w:t>
        </w:r>
      </w:ins>
      <w:del w:id="90604" w:author="מנוע מכני" w:date="2026-10-11T12:04:40Z">
        <w:r>
          <w:rPr>
            <w:rtl/>
          </w:rPr>
          <w:delText xml:space="preserve">דאיכא</w:delText>
        </w:r>
      </w:del>
      <w:r>
        <w:rPr>
          <w:rtl/>
        </w:rPr>
        <w:t xml:space="preserve"> שעיר נשיא דזכר הוא, </w:t>
      </w:r>
      <w:r>
        <w:rPr>
          <w:rtl/>
        </w:rPr>
        <w:t xml:space="preserve">לא</w:t>
      </w:r>
      <w:r>
        <w:rPr>
          <w:rtl/>
        </w:rPr>
        <w:t xml:space="preserve"> ידיע.</w:t>
      </w:r>
    </w:p>
    <w:p w:rsidR="00DA63EC" w:rsidRDefault="00DA63EC" w:rsidP="00DA63EC">
      <w:pPr>
        <w:tabs>
          <w:tab w:val="center" w:pos="2835"/>
        </w:tabs>
        <w:rPr>
          <w:rtl/>
        </w:rPr>
      </w:pPr>
      <w:r>
        <w:rPr>
          <w:rFonts w:hint="cs"/>
          <w:rtl/>
        </w:rPr>
        <w:t>או בכה</w:t>
      </w:r>
      <w:r>
        <w:rPr>
          <w:rtl/>
        </w:rPr>
        <w:t>"</w:t>
      </w:r>
      <w:r>
        <w:rPr>
          <w:rFonts w:hint="cs"/>
          <w:rtl/>
        </w:rPr>
        <w:t>ג ד</w:t>
      </w:r>
      <w:r>
        <w:rPr>
          <w:rtl/>
        </w:rPr>
        <w:t xml:space="preserve">אמר לשם חטאת יחיד </w:t>
      </w:r>
      <w:r>
        <w:rPr>
          <w:rFonts w:hint="cs"/>
          <w:rtl/>
        </w:rPr>
        <w:t xml:space="preserve">או </w:t>
      </w:r>
      <w:r>
        <w:rPr>
          <w:rtl/>
        </w:rPr>
        <w:t xml:space="preserve">חטאת יחיד ששחטה </w:t>
      </w:r>
      <w:r>
        <w:rPr>
          <w:rFonts w:hint="cs"/>
          <w:rtl/>
        </w:rPr>
        <w:t xml:space="preserve">לשם עולה </w:t>
      </w:r>
    </w:p>
    <w:p>
      <w:pPr>
        <w:pStyle w:val="38"/>
        <w:rPr>
          <w:ins w:id="102401" w:author="מנוע מכני" w:date="2026-10-11T12:04:40Z"/>
        </w:rPr>
      </w:pPr>
      <w:r>
        <w:t>ל</w:t>
      </w:r>
      <w:r>
        <w:t xml:space="preserve">א</w:t>
      </w:r>
      <w:r>
        <w:t xml:space="preserve"> אמרי' </w:t>
      </w:r>
      <w:r>
        <w:t xml:space="preserve">תרצה,</w:t>
      </w:r>
    </w:p>
    <w:p w:rsidR="00DA63EC" w:rsidRDefault="00DA63EC" w:rsidP="00DA63EC">
      <w:pPr>
        <w:tabs>
          <w:tab w:val="center" w:pos="2835"/>
        </w:tabs>
        <w:rPr>
          <w:rtl/>
        </w:rPr>
      </w:pPr>
      <w:del w:id="102402" w:author="מנוע מכני" w:date="2026-10-11T12:04:40Z">
        <w:r>
          <w:rPr>
            <w:rtl/>
          </w:rPr>
          <w:delText xml:space="preserve"> </w:delText>
        </w:r>
      </w:del>
      <w:r>
        <w:rPr>
          <w:rtl/>
        </w:rPr>
        <w:t xml:space="preserve">דחטאת נקבה ועולה זכר!</w:t>
      </w:r>
      <w:ins w:id="94051" w:author="מנוע מכני" w:date="2026-10-11T12:04:40Z">
        <w:r>
          <w:rPr>
            <w:rFonts w:hint="cs"/>
            <w:rtl/>
          </w:rPr>
          <w:t xml:space="preserve"> </w:t>
        </w:r>
      </w:ins>
      <w:del w:id="94052" w:author="מנוע מכני" w:date="2026-10-11T12:04:40Z">
        <w:r>
          <w:rPr>
            <w:rFonts w:hint="cs"/>
            <w:rtl/>
          </w:rPr>
          <w:delText xml:space="preserve">  </w:delText>
        </w:r>
      </w:del>
      <w:r>
        <w:rPr>
          <w:rFonts w:hint="cs"/>
          <w:rtl/>
        </w:rPr>
        <w:t xml:space="preserve">ד</w:t>
      </w:r>
      <w:r>
        <w:rPr>
          <w:rtl/>
        </w:rPr>
        <w:t>מיכסיא באליה.</w:t>
      </w:r>
    </w:p>
    <w:p w:rsidR="00DA63EC" w:rsidRDefault="00DA63EC" w:rsidP="00DA63EC">
      <w:pPr>
        <w:tabs>
          <w:tab w:val="center" w:pos="2835"/>
        </w:tabs>
        <w:rPr>
          <w:rtl/>
        </w:rPr>
      </w:pPr>
      <w:r>
        <w:rPr>
          <w:rFonts w:hint="cs"/>
          <w:rtl/>
        </w:rPr>
        <w:t>דא</w:t>
      </w:r>
      <w:r>
        <w:rPr>
          <w:rtl/>
        </w:rPr>
        <w:t>"</w:t>
      </w:r>
      <w:r>
        <w:rPr>
          <w:rFonts w:hint="cs"/>
          <w:rtl/>
        </w:rPr>
        <w:t xml:space="preserve">ה </w:t>
      </w:r>
      <w:ins w:id="92323" w:author="מנוע מכני" w:date="2026-10-11T12:04:40Z">
        <w:r>
          <w:rPr>
            <w:rFonts w:hint="cs"/>
            <w:rtl/>
          </w:rPr>
          <w:t xml:space="preserve">מה</w:t>
        </w:r>
      </w:ins>
      <w:del w:id="92324" w:author="מנוע מכני" w:date="2026-10-11T12:04:40Z">
        <w:r>
          <w:rPr>
            <w:rFonts w:hint="cs"/>
            <w:rtl/>
          </w:rPr>
          <w:delText xml:space="preserve">מאי</w:delText>
        </w:r>
      </w:del>
      <w:r>
        <w:rPr>
          <w:rFonts w:hint="cs"/>
          <w:rtl/>
        </w:rPr>
        <w:t xml:space="preserve"> </w:t>
      </w:r>
      <w:ins w:id="90607" w:author="מנוע מכני" w:date="2026-10-11T12:04:40Z">
        <w:r>
          <w:rPr>
            <w:rFonts w:hint="cs"/>
            <w:rtl/>
          </w:rPr>
          <w:t xml:space="preserve">יש</w:t>
        </w:r>
      </w:ins>
      <w:del w:id="90608" w:author="מנוע מכני" w:date="2026-10-11T12:04:40Z">
        <w:r>
          <w:rPr>
            <w:rFonts w:hint="cs"/>
            <w:rtl/>
          </w:rPr>
          <w:delText xml:space="preserve">איכא</w:delText>
        </w:r>
      </w:del>
      <w:r>
        <w:rPr>
          <w:rFonts w:hint="cs"/>
          <w:rtl/>
        </w:rPr>
        <w:t xml:space="preserve"> </w:t>
      </w:r>
      <w:ins w:id="97179" w:author="מנוע מכני" w:date="2026-10-11T12:04:40Z">
        <w:r>
          <w:rPr>
            <w:rFonts w:hint="cs"/>
            <w:rtl/>
          </w:rPr>
          <w:t xml:space="preserve">לומר</w:t>
        </w:r>
      </w:ins>
      <w:del w:id="97180" w:author="מנוע מכני" w:date="2026-10-11T12:04:40Z">
        <w:r>
          <w:rPr>
            <w:rFonts w:hint="cs"/>
            <w:rtl/>
          </w:rPr>
          <w:delText xml:space="preserve">למימר</w:delText>
        </w:r>
      </w:del>
      <w:r>
        <w:rPr>
          <w:rFonts w:hint="cs"/>
          <w:rtl/>
        </w:rPr>
        <w:t xml:space="preserve"> </w:t>
      </w:r>
      <w:ins w:id="90605" w:author="מנוע מכני" w:date="2026-10-11T12:04:40Z">
        <w:r>
          <w:rPr>
            <w:rFonts w:hint="cs"/>
            <w:rtl/>
          </w:rPr>
          <w:t xml:space="preserve">מקום</w:t>
        </w:r>
      </w:ins>
      <w:del w:id="90606" w:author="מנוע מכני" w:date="2026-10-11T12:04:40Z">
        <w:r>
          <w:rPr>
            <w:rFonts w:hint="cs"/>
            <w:rtl/>
          </w:rPr>
          <w:delText xml:space="preserve">היכא</w:delText>
        </w:r>
      </w:del>
      <w:r>
        <w:rPr>
          <w:rFonts w:hint="cs"/>
          <w:rtl/>
        </w:rPr>
        <w:t xml:space="preserve"> דמביא שעירה </w:t>
      </w:r>
    </w:p>
    <w:p>
      <w:pPr>
        <w:pStyle w:val="38"/>
        <w:rPr>
          <w:ins w:id="97842" w:author="מנוע מכני" w:date="2026-10-11T12:04:40Z"/>
        </w:rPr>
      </w:pPr>
      <w:r>
        <w:t xml:space="preserve">- </w:t>
      </w:r>
      <w:r w:rsidRPr="00D5692B">
        <w:t xml:space="preserve">אלא</w:t>
      </w:r>
    </w:p>
    <w:p w:rsidR="00DA63EC" w:rsidRDefault="00DA63EC" w:rsidP="00DA63EC">
      <w:pPr>
        <w:pStyle w:val="affffb"/>
        <w:rPr>
          <w:rtl/>
        </w:rPr>
      </w:pPr>
      <w:del w:id="97843" w:author="מנוע מכני" w:date="2026-10-11T12:04:40Z">
        <w:r w:rsidRPr="00D5692B">
          <w:rPr>
            <w:rFonts w:hint="cs"/>
            <w:rtl/>
          </w:rPr>
          <w:delText xml:space="preserve"> </w:delText>
        </w:r>
      </w:del>
      <w:r w:rsidRPr="00D5692B">
        <w:rPr>
          <w:rtl/>
        </w:rPr>
        <w:t xml:space="preserve">בין זכרים לנקבות </w:t>
      </w:r>
      <w:ins w:id="90609" w:author="מנוע מכני" w:date="2026-10-11T12:04:40Z">
        <w:r>
          <w:rPr>
            <w:rtl/>
          </w:rPr>
          <w:t xml:space="preserve">לא</w:t>
        </w:r>
      </w:ins>
      <w:del w:id="90610" w:author="מנוע מכני" w:date="2026-10-11T12:04:40Z">
        <w:r w:rsidRPr="00D5692B">
          <w:rPr>
            <w:rtl/>
          </w:rPr>
          <w:delText xml:space="preserve">לאו</w:delText>
        </w:r>
      </w:del>
      <w:r w:rsidRPr="00D5692B">
        <w:rPr>
          <w:rtl/>
        </w:rPr>
        <w:t xml:space="preserve"> </w:t>
      </w:r>
      <w:ins w:id="90001" w:author="Claude - סמנטי" w:date="2026-10-11T12:27:00Z">
        <w:r>
          <w:rPr>
            <w:rtl/>
          </w:rPr>
          <w:t xml:space="preserve">לדעתם</w:t>
        </w:r>
      </w:ins>
      <w:del w:id="90002" w:author="Claude - סמנטי" w:date="2026-10-11T12:27:00Z">
        <w:r w:rsidRPr="00D5692B">
          <w:rPr>
            <w:rtl/>
          </w:rPr>
          <w:delText xml:space="preserve">אדעתייהו</w:delText>
        </w:r>
      </w:del>
      <w:r w:rsidRPr="00D5692B">
        <w:rPr>
          <w:rtl/>
        </w:rPr>
        <w:t xml:space="preserve"> </w:t>
      </w:r>
      <w:ins w:id="97181" w:author="מנוע מכני" w:date="2026-10-11T12:04:40Z">
        <w:r>
          <w:rPr>
            <w:rtl/>
          </w:rPr>
          <w:t xml:space="preserve">דאנשים</w:t>
        </w:r>
      </w:ins>
      <w:del w:id="97182" w:author="מנוע מכני" w:date="2026-10-11T12:04:40Z">
        <w:r w:rsidRPr="00D5692B">
          <w:rPr>
            <w:rtl/>
          </w:rPr>
          <w:delText xml:space="preserve">דאינשי</w:delText>
        </w:r>
      </w:del>
      <w:r w:rsidRPr="00D5692B">
        <w:rPr>
          <w:rtl/>
        </w:rPr>
        <w:t xml:space="preserve">.</w:t>
      </w:r>
    </w:p>
    <w:p w:rsidR="00DA63EC" w:rsidRDefault="00DA63EC" w:rsidP="00DA63EC">
      <w:pPr>
        <w:tabs>
          <w:tab w:val="center" w:pos="2835"/>
        </w:tabs>
        <w:rPr>
          <w:rtl/>
        </w:rPr>
      </w:pPr>
    </w:p>
    <w:p>
      <w:pPr>
        <w:pStyle w:val="38"/>
        <w:rPr>
          <w:ins w:id="97845" w:author="מנוע מכני" w:date="2026-10-11T12:04:40Z"/>
        </w:rPr>
      </w:pPr>
      <w:del w:id="97844" w:author="מנוע מכני" w:date="2026-10-11T12:04:40Z">
        <w:r>
          <w:delText xml:space="preserve">•</w:delText>
        </w:r>
      </w:del>
      <w:r>
        <w:t xml:space="preserve"> </w:t>
      </w:r>
      <w:r>
        <w:t xml:space="preserve">והך</w:t>
      </w:r>
    </w:p>
    <w:p w:rsidR="00DA63EC" w:rsidRDefault="00DA63EC" w:rsidP="00DA63EC">
      <w:pPr>
        <w:tabs>
          <w:tab w:val="center" w:pos="2835"/>
        </w:tabs>
        <w:rPr>
          <w:rtl/>
        </w:rPr>
      </w:pPr>
      <w:del w:id="97846" w:author="מנוע מכני" w:date="2026-10-11T12:04:40Z">
        <w:r>
          <w:rPr>
            <w:rFonts w:hint="cs"/>
            <w:rtl/>
          </w:rPr>
          <w:delText xml:space="preserve"> </w:delText>
        </w:r>
      </w:del>
      <w:r>
        <w:rPr>
          <w:rFonts w:hint="cs"/>
          <w:rtl/>
        </w:rPr>
        <w:t xml:space="preserve">ד</w:t>
      </w:r>
      <w:r>
        <w:rPr>
          <w:rtl/>
        </w:rPr>
        <w:t xml:space="preserve">פסח ששחטו לשם אשם לירצי, </w:t>
      </w:r>
      <w:ins w:id="92325" w:author="מנוע מכני" w:date="2026-10-11T12:04:40Z">
        <w:r>
          <w:rPr>
            <w:rtl/>
          </w:rPr>
          <w:t xml:space="preserve">דזה</w:t>
        </w:r>
      </w:ins>
      <w:del w:id="92326" w:author="מנוע מכני" w:date="2026-10-11T12:04:40Z">
        <w:r>
          <w:rPr>
            <w:rtl/>
          </w:rPr>
          <w:delText xml:space="preserve">דהאי</w:delText>
        </w:r>
      </w:del>
      <w:r>
        <w:rPr>
          <w:rtl/>
        </w:rPr>
        <w:t xml:space="preserve"> בן שנה </w:t>
      </w:r>
      <w:ins w:id="92327" w:author="מנוע מכני" w:date="2026-10-11T12:04:40Z">
        <w:r>
          <w:rPr>
            <w:rtl/>
          </w:rPr>
          <w:t xml:space="preserve">וזה</w:t>
        </w:r>
      </w:ins>
      <w:del w:id="92328" w:author="מנוע מכני" w:date="2026-10-11T12:04:40Z">
        <w:r>
          <w:rPr>
            <w:rtl/>
          </w:rPr>
          <w:delText xml:space="preserve">והאי</w:delText>
        </w:r>
      </w:del>
      <w:r>
        <w:rPr>
          <w:rtl/>
        </w:rPr>
        <w:t xml:space="preserve"> בן שתים!</w:t>
      </w:r>
    </w:p>
    <w:p w:rsidR="00DA63EC" w:rsidRDefault="00DA63EC" w:rsidP="00DA63EC">
      <w:pPr>
        <w:pStyle w:val="affffb"/>
        <w:rPr>
          <w:rtl/>
        </w:rPr>
      </w:pPr>
      <w:r>
        <w:rPr>
          <w:rtl/>
        </w:rPr>
        <w:t xml:space="preserve">- בין בן שנה לבין בן שתי שנים </w:t>
      </w:r>
      <w:ins w:id="90611" w:author="מנוע מכני" w:date="2026-10-11T12:04:40Z">
        <w:r>
          <w:rPr>
            <w:rtl/>
          </w:rPr>
          <w:t xml:space="preserve">לא</w:t>
        </w:r>
      </w:ins>
      <w:del w:id="90612" w:author="מנוע מכני" w:date="2026-10-11T12:04:40Z">
        <w:r>
          <w:rPr>
            <w:rtl/>
          </w:rPr>
          <w:delText xml:space="preserve">לאו</w:delText>
        </w:r>
      </w:del>
      <w:r>
        <w:rPr>
          <w:rtl/>
        </w:rPr>
        <w:t xml:space="preserve"> </w:t>
      </w:r>
      <w:ins w:id="90003" w:author="Claude - סמנטי" w:date="2026-10-11T12:27:00Z">
        <w:r>
          <w:rPr>
            <w:rtl/>
          </w:rPr>
          <w:t xml:space="preserve">לדעתם</w:t>
        </w:r>
      </w:ins>
      <w:del w:id="90004" w:author="Claude - סמנטי" w:date="2026-10-11T12:27:00Z">
        <w:r>
          <w:rPr>
            <w:rtl/>
          </w:rPr>
          <w:delText xml:space="preserve">אדעתייהו</w:delText>
        </w:r>
      </w:del>
      <w:r>
        <w:rPr>
          <w:rtl/>
        </w:rPr>
        <w:t xml:space="preserve"> </w:t>
      </w:r>
      <w:ins w:id="97183" w:author="מנוע מכני" w:date="2026-10-11T12:04:40Z">
        <w:r>
          <w:rPr>
            <w:rtl/>
          </w:rPr>
          <w:t xml:space="preserve">דאנשים</w:t>
        </w:r>
      </w:ins>
      <w:del w:id="97184" w:author="מנוע מכני" w:date="2026-10-11T12:04:40Z">
        <w:r>
          <w:rPr>
            <w:rtl/>
          </w:rPr>
          <w:delText xml:space="preserve">דאינשי</w:delText>
        </w:r>
      </w:del>
      <w:r>
        <w:rPr>
          <w:rtl/>
        </w:rPr>
        <w:t xml:space="preserve">, </w:t>
      </w:r>
      <w:r>
        <w:rPr>
          <w:rFonts w:hint="cs"/>
          <w:rtl/>
        </w:rPr>
        <w:t xml:space="preserve">דיש שנראים כך ויש שנראים כך </w:t>
      </w:r>
    </w:p>
    <w:p w:rsidR="00DA63EC" w:rsidRDefault="00DA63EC" w:rsidP="00DA63EC">
      <w:pPr>
        <w:tabs>
          <w:tab w:val="center" w:pos="2835"/>
        </w:tabs>
        <w:rPr>
          <w:rtl/>
        </w:rPr>
      </w:pPr>
      <w:r>
        <w:rPr>
          <w:rtl/>
        </w:rPr>
        <w:t xml:space="preserve">• שעיר ששחטו לשום אשם לירצי, </w:t>
      </w:r>
      <w:ins w:id="92329" w:author="מנוע מכני" w:date="2026-10-11T12:04:40Z">
        <w:r>
          <w:rPr>
            <w:rtl/>
          </w:rPr>
          <w:t xml:space="preserve">דזה</w:t>
        </w:r>
      </w:ins>
      <w:del w:id="92330" w:author="מנוע מכני" w:date="2026-10-11T12:04:40Z">
        <w:r>
          <w:rPr>
            <w:rtl/>
          </w:rPr>
          <w:delText xml:space="preserve">דהאי</w:delText>
        </w:r>
      </w:del>
      <w:r>
        <w:rPr>
          <w:rtl/>
        </w:rPr>
        <w:t xml:space="preserve"> צמר </w:t>
      </w:r>
      <w:ins w:id="92331" w:author="מנוע מכני" w:date="2026-10-11T12:04:40Z">
        <w:r>
          <w:rPr>
            <w:rtl/>
          </w:rPr>
          <w:t xml:space="preserve">וזה</w:t>
        </w:r>
      </w:ins>
      <w:del w:id="92332" w:author="מנוע מכני" w:date="2026-10-11T12:04:40Z">
        <w:r>
          <w:rPr>
            <w:rtl/>
          </w:rPr>
          <w:delText xml:space="preserve">והאי</w:delText>
        </w:r>
      </w:del>
      <w:r>
        <w:rPr>
          <w:rtl/>
        </w:rPr>
        <w:t xml:space="preserve"> שיער!</w:t>
      </w:r>
    </w:p>
    <w:p w:rsidR="00DA63EC" w:rsidRDefault="00DA63EC" w:rsidP="00DA63EC">
      <w:pPr>
        <w:pStyle w:val="affffb"/>
        <w:rPr>
          <w:rtl/>
        </w:rPr>
      </w:pPr>
      <w:r>
        <w:rPr>
          <w:rtl/>
        </w:rPr>
        <w:t xml:space="preserve">- </w:t>
      </w:r>
      <w:ins w:id="90613" w:author="מנוע מכני" w:date="2026-10-11T12:04:40Z">
        <w:r>
          <w:rPr>
            <w:rFonts w:hint="cs"/>
            <w:rtl/>
          </w:rPr>
          <w:t xml:space="preserve">דאמרו</w:t>
        </w:r>
      </w:ins>
      <w:del w:id="90614" w:author="מנוע מכני" w:date="2026-10-11T12:04:40Z">
        <w:r>
          <w:rPr>
            <w:rFonts w:hint="cs"/>
            <w:rtl/>
          </w:rPr>
          <w:delText xml:space="preserve">ד</w:delText>
        </w:r>
        <w:r>
          <w:rPr>
            <w:rtl/>
          </w:rPr>
          <w:delText xml:space="preserve">אמרי</w:delText>
        </w:r>
      </w:del>
      <w:r>
        <w:rPr>
          <w:rtl/>
        </w:rPr>
        <w:t xml:space="preserve">: דיכרא אוכמא הוא.</w:t>
      </w:r>
    </w:p>
    <w:p w:rsidR="00DA63EC" w:rsidRDefault="00DA63EC" w:rsidP="00DA63EC">
      <w:pPr>
        <w:tabs>
          <w:tab w:val="center" w:pos="2835"/>
        </w:tabs>
        <w:rPr>
          <w:rtl/>
        </w:rPr>
      </w:pPr>
      <w:r>
        <w:rPr>
          <w:rtl/>
        </w:rPr>
        <w:t>• עגל ופר ששחטן לשום פסח ואשם לירצו,</w:t>
      </w:r>
      <w:r>
        <w:rPr>
          <w:rFonts w:hint="cs"/>
          <w:rtl/>
        </w:rPr>
        <w:t>- אה</w:t>
      </w:r>
      <w:r>
        <w:rPr>
          <w:rtl/>
        </w:rPr>
        <w:t>"</w:t>
      </w:r>
      <w:r>
        <w:rPr>
          <w:rFonts w:hint="cs"/>
          <w:rtl/>
        </w:rPr>
        <w:t>נ וזבחים היינו רוב זבחים</w:t>
      </w:r>
    </w:p>
    <w:p w:rsidR="00DA63EC" w:rsidRDefault="00DA63EC" w:rsidP="00DA63EC">
      <w:pPr>
        <w:pStyle w:val="afff3"/>
        <w:framePr w:wrap="around"/>
        <w:rPr>
          <w:rtl/>
        </w:rPr>
      </w:pPr>
      <w:r>
        <w:rPr>
          <w:rFonts w:hint="cs"/>
          <w:rtl/>
        </w:rPr>
        <w:t>ג:</w:t>
      </w:r>
    </w:p>
    <w:p w:rsidR="00DA63EC" w:rsidRDefault="00DA63EC" w:rsidP="00DA63EC">
      <w:pPr>
        <w:tabs>
          <w:tab w:val="center" w:pos="2835"/>
        </w:tabs>
        <w:rPr>
          <w:rtl/>
        </w:rPr>
      </w:pPr>
      <w:r>
        <w:rPr>
          <w:rFonts w:hint="cs"/>
          <w:rtl/>
        </w:rPr>
        <w:t>אה</w:t>
      </w:r>
      <w:r>
        <w:rPr>
          <w:rtl/>
        </w:rPr>
        <w:t>"</w:t>
      </w:r>
      <w:r>
        <w:rPr>
          <w:rFonts w:hint="cs"/>
          <w:rtl/>
        </w:rPr>
        <w:t>נ ו</w:t>
      </w:r>
      <w:r>
        <w:rPr>
          <w:rtl/>
        </w:rPr>
        <w:t>זבחים</w:t>
      </w:r>
      <w:r>
        <w:rPr>
          <w:rFonts w:hint="cs"/>
          <w:rtl/>
        </w:rPr>
        <w:t xml:space="preserve"> היינו</w:t>
      </w:r>
      <w:r>
        <w:rPr>
          <w:rtl/>
        </w:rPr>
        <w:t xml:space="preserve"> רוב זבחים.</w:t>
      </w:r>
    </w:p>
    <w:p>
      <w:pPr>
        <w:pStyle w:val="afffff8"/>
        <w:rPr>
          <w:ins w:id="90841" w:author="קלוד" w:date="2026-10-11T12:32:08Z"/>
        </w:rPr>
      </w:pPr>
      <w:ins w:id="90842" w:author="קלוד" w:date="2026-10-11T12:32:08Z">
        <w:r>
          <w:rPr>
            <w:color w:val="7B3F00"/>
          </w:rPr>
          <w:t xml:space="preserve">תירוץ רבא - 'וזאת תורת המנחה' תורה אחת לכל המנחות</w:t>
        </w:r>
      </w:ins>
    </w:p>
    <w:p>
      <w:pPr>
        <w:pStyle w:val="38"/>
        <w:rPr>
          <w:ins w:id="97848" w:author="מנוע מכני" w:date="2026-10-11T12:04:40Z"/>
        </w:rPr>
      </w:pPr>
      <w:del w:id="97847" w:author="מנוע מכני" w:date="2026-10-11T12:04:40Z">
        <w:r>
          <w:delText xml:space="preserve">•</w:delText>
        </w:r>
      </w:del>
      <w:r>
        <w:t xml:space="preserve"> רבא</w:t>
      </w:r>
      <w:r>
        <w:t>:</w:t>
      </w:r>
    </w:p>
    <w:p w:rsidR="00DA63EC" w:rsidRDefault="00DA63EC" w:rsidP="00DA63EC">
      <w:pPr>
        <w:tabs>
          <w:tab w:val="center" w:pos="2835"/>
        </w:tabs>
        <w:rPr>
          <w:rtl/>
        </w:rPr>
      </w:pPr>
      <w:del w:id="97849" w:author="מנוע מכני" w:date="2026-10-11T12:04:40Z">
        <w:r>
          <w:rPr>
            <w:rtl/>
          </w:rPr>
          <w:delText xml:space="preserve"> </w:delText>
        </w:r>
      </w:del>
      <w:r>
        <w:rPr>
          <w:rtl/>
        </w:rPr>
        <w:t xml:space="preserve">ל"ק</w:t>
      </w:r>
      <w:r>
        <w:rPr>
          <w:rtl/>
        </w:rPr>
        <w:t xml:space="preserve">: כאן בקומץ מנחה לשום מנחה,</w:t>
      </w:r>
      <w:r w:rsidRPr="003017EE">
        <w:rPr>
          <w:rStyle w:val="afffff0"/>
          <w:rFonts w:hint="cs"/>
          <w:rtl/>
        </w:rPr>
        <w:t>'</w:t>
      </w:r>
      <w:ins w:id="90317" w:author="Claude - סמנטי" w:date="2026-10-11T12:27:00Z">
        <w:r>
          <w:rPr>
            <w:rStyle w:val="afffff0"/>
            <w:rtl/>
          </w:rPr>
          <w:t xml:space="preserve">וְזֹאת תּוֹרַת הַמִּנְחָה</w:t>
        </w:r>
      </w:ins>
      <w:del w:id="90318" w:author="Claude - סמנטי" w:date="2026-10-11T12:27:00Z">
        <w:r w:rsidRPr="003017EE">
          <w:rPr>
            <w:rStyle w:val="afffff0"/>
            <w:rtl/>
          </w:rPr>
          <w:delText xml:space="preserve">וזאת תורת המנחה</w:delText>
        </w:r>
      </w:del>
      <w:r w:rsidRPr="003017EE">
        <w:rPr>
          <w:rStyle w:val="afffff0"/>
          <w:rFonts w:hint="cs"/>
          <w:rtl/>
        </w:rPr>
        <w:t>'</w:t>
      </w:r>
      <w:r w:rsidRPr="003017EE">
        <w:rPr>
          <w:rStyle w:val="afffff0"/>
          <w:rtl/>
        </w:rPr>
        <w:t>,</w:t>
      </w:r>
      <w:r>
        <w:rPr>
          <w:rtl/>
        </w:rPr>
        <w:t xml:space="preserve"> תורה אחת לכל המנחות, </w:t>
      </w:r>
    </w:p>
    <w:p w:rsidR="00DA63EC" w:rsidRDefault="00DA63EC" w:rsidP="00DA63EC">
      <w:pPr>
        <w:tabs>
          <w:tab w:val="left" w:pos="340"/>
        </w:tabs>
        <w:rPr>
          <w:rtl/>
        </w:rPr>
      </w:pPr>
      <w:r>
        <w:rPr>
          <w:rtl/>
        </w:rPr>
        <w:tab/>
      </w:r>
      <w:del w:id="90069" w:author="מנוע מכני" w:date="2026-10-11T12:04:40Z">
        <w:r>
          <w:rPr>
            <w:rFonts w:hint="cs"/>
            <w:rtl/>
          </w:rPr>
          <w:delText xml:space="preserve">      </w:delText>
        </w:r>
        <w:r>
          <w:rPr>
            <w:rFonts w:hint="cs"/>
            <w:rtl/>
          </w:rPr>
          <w:delText xml:space="preserve"> </w:delText>
        </w:r>
      </w:del>
      <w:r>
        <w:rPr>
          <w:rtl/>
        </w:rPr>
        <w:tab/>
      </w:r>
      <w:r>
        <w:rPr>
          <w:rFonts w:hint="cs"/>
          <w:rtl/>
        </w:rPr>
        <w:t xml:space="preserve">כאן </w:t>
      </w:r>
      <w:r>
        <w:rPr>
          <w:rtl/>
        </w:rPr>
        <w:t>מנחה לשום זבח</w:t>
      </w:r>
      <w:r w:rsidRPr="00464129">
        <w:rPr>
          <w:rStyle w:val="afffff0"/>
          <w:rtl/>
        </w:rPr>
        <w:t xml:space="preserve"> </w:t>
      </w:r>
      <w:r w:rsidRPr="00464129">
        <w:rPr>
          <w:rStyle w:val="afffff0"/>
          <w:rFonts w:hint="cs"/>
          <w:rtl/>
        </w:rPr>
        <w:t>'</w:t>
      </w:r>
      <w:ins w:id="90319" w:author="Claude - סמנטי" w:date="2026-10-11T12:27:00Z">
        <w:r>
          <w:rPr>
            <w:rStyle w:val="afffff0"/>
            <w:rtl/>
          </w:rPr>
          <w:t xml:space="preserve">וְזֹאת תּוֹרַת הַמִּנְחָה</w:t>
        </w:r>
      </w:ins>
      <w:del w:id="90320" w:author="Claude - סמנטי" w:date="2026-10-11T12:27:00Z">
        <w:r w:rsidRPr="00464129">
          <w:rPr>
            <w:rStyle w:val="afffff0"/>
            <w:rtl/>
          </w:rPr>
          <w:delText xml:space="preserve">וזאת תורת המנחה</w:delText>
        </w:r>
      </w:del>
      <w:r w:rsidRPr="00464129">
        <w:rPr>
          <w:rStyle w:val="afffff0"/>
          <w:rFonts w:hint="cs"/>
          <w:rtl/>
        </w:rPr>
        <w:t>'</w:t>
      </w:r>
      <w:r w:rsidRPr="00464129">
        <w:rPr>
          <w:rStyle w:val="afffff0"/>
          <w:rtl/>
        </w:rPr>
        <w:t xml:space="preserve"> </w:t>
      </w:r>
      <w:r>
        <w:rPr>
          <w:rtl/>
        </w:rPr>
        <w:t xml:space="preserve">וזבח </w:t>
      </w:r>
      <w:r>
        <w:rPr>
          <w:rtl/>
        </w:rPr>
        <w:t xml:space="preserve">לא</w:t>
      </w:r>
      <w:r>
        <w:rPr>
          <w:rtl/>
        </w:rPr>
        <w:t xml:space="preserve"> כתיב.</w:t>
      </w:r>
    </w:p>
    <w:p>
      <w:pPr>
        <w:pStyle w:val="38"/>
        <w:rPr>
          <w:ins w:id="97850" w:author="מנוע מכני" w:date="2026-10-11T12:04:40Z"/>
        </w:rPr>
      </w:pPr>
      <w:r>
        <w:t>וה</w:t>
      </w:r>
      <w:r>
        <w:t>ך</w:t>
      </w:r>
    </w:p>
    <w:p w:rsidR="00DA63EC" w:rsidRDefault="00DA63EC" w:rsidP="00DA63EC">
      <w:pPr>
        <w:tabs>
          <w:tab w:val="center" w:pos="2835"/>
        </w:tabs>
        <w:rPr>
          <w:rtl/>
        </w:rPr>
      </w:pPr>
      <w:del w:id="97851" w:author="מנוע מכני" w:date="2026-10-11T12:04:40Z">
        <w:r>
          <w:rPr>
            <w:rtl/>
          </w:rPr>
          <w:delText xml:space="preserve"> </w:delText>
        </w:r>
      </w:del>
      <w:r>
        <w:rPr>
          <w:rFonts w:hint="cs"/>
          <w:rtl/>
        </w:rPr>
        <w:t>ד</w:t>
      </w:r>
      <w:r>
        <w:rPr>
          <w:rtl/>
        </w:rPr>
        <w:t xml:space="preserve">מפני שמעשיה מוכיחין </w:t>
      </w:r>
      <w:ins w:id="92333" w:author="מנוע מכני" w:date="2026-10-11T12:04:40Z">
        <w:r>
          <w:rPr>
            <w:rtl/>
          </w:rPr>
          <w:t xml:space="preserve">עליו</w:t>
        </w:r>
      </w:ins>
      <w:del w:id="92334" w:author="מנוע מכני" w:date="2026-10-11T12:04:40Z">
        <w:r>
          <w:rPr>
            <w:rtl/>
          </w:rPr>
          <w:delText xml:space="preserve">עליה</w:delText>
        </w:r>
      </w:del>
      <w:r>
        <w:rPr>
          <w:rFonts w:hint="cs"/>
          <w:rtl/>
        </w:rPr>
        <w:t xml:space="preserve"> </w:t>
      </w:r>
      <w:r>
        <w:rPr>
          <w:rFonts w:hint="cs"/>
          <w:rtl/>
        </w:rPr>
        <w:t xml:space="preserve">ה</w:t>
      </w:r>
      <w:r>
        <w:rPr>
          <w:rtl/>
        </w:rPr>
        <w:t>"</w:t>
      </w:r>
      <w:r>
        <w:rPr>
          <w:rFonts w:hint="cs"/>
          <w:rtl/>
        </w:rPr>
        <w:t>ק</w:t>
      </w:r>
      <w:r>
        <w:rPr>
          <w:rtl/>
        </w:rPr>
        <w:t xml:space="preserve">: </w:t>
      </w:r>
      <w:ins w:id="93995" w:author="מנוע מכני" w:date="2026-10-11T12:04:40Z">
        <w:r>
          <w:rPr>
            <w:rFonts w:hint="cs"/>
            <w:rtl/>
          </w:rPr>
          <w:t xml:space="preserve">אף</w:t>
        </w:r>
      </w:ins>
      <w:del w:id="93996" w:author="מנוע מכני" w:date="2026-10-11T12:04:40Z">
        <w:r>
          <w:rPr>
            <w:rFonts w:hint="cs"/>
            <w:rtl/>
          </w:rPr>
          <w:delText xml:space="preserve">אע</w:delText>
        </w:r>
        <w:r>
          <w:rPr>
            <w:rtl/>
          </w:rPr>
          <w:delText xml:space="preserve">"</w:delText>
        </w:r>
        <w:r>
          <w:rPr>
            <w:rFonts w:hint="cs"/>
            <w:rtl/>
          </w:rPr>
          <w:delText xml:space="preserve">ג</w:delText>
        </w:r>
      </w:del>
      <w:r>
        <w:rPr>
          <w:rtl/>
        </w:rPr>
        <w:t xml:space="preserve"> דמחשבה דלא מינכרא היא ותיפסל,</w:t>
      </w:r>
      <w:r w:rsidRPr="00464129">
        <w:rPr>
          <w:rStyle w:val="afffff0"/>
          <w:rtl/>
        </w:rPr>
        <w:t xml:space="preserve"> </w:t>
      </w:r>
      <w:r w:rsidRPr="00464129">
        <w:rPr>
          <w:rStyle w:val="afffff0"/>
          <w:rFonts w:hint="cs"/>
          <w:rtl/>
        </w:rPr>
        <w:t>'</w:t>
      </w:r>
      <w:ins w:id="90321" w:author="Claude - סמנטי" w:date="2026-10-11T12:27:00Z">
        <w:r>
          <w:rPr>
            <w:rStyle w:val="afffff0"/>
            <w:rtl/>
          </w:rPr>
          <w:t xml:space="preserve">וְזֹאת תּוֹרַת הַמִּנְחָה</w:t>
        </w:r>
      </w:ins>
      <w:del w:id="90322" w:author="Claude - סמנטי" w:date="2026-10-11T12:27:00Z">
        <w:r w:rsidRPr="00464129">
          <w:rPr>
            <w:rStyle w:val="afffff0"/>
            <w:rtl/>
          </w:rPr>
          <w:delText xml:space="preserve">וזאת תורת המנחה</w:delText>
        </w:r>
      </w:del>
      <w:r w:rsidRPr="00464129">
        <w:rPr>
          <w:rStyle w:val="afffff0"/>
          <w:rFonts w:hint="cs"/>
          <w:rtl/>
        </w:rPr>
        <w:t>'</w:t>
      </w:r>
      <w:r w:rsidRPr="00464129">
        <w:rPr>
          <w:rStyle w:val="afffff0"/>
          <w:rtl/>
        </w:rPr>
        <w:t xml:space="preserve"> </w:t>
      </w:r>
      <w:r>
        <w:rPr>
          <w:rtl/>
        </w:rPr>
        <w:t>- תורה אחת לכל המנחות,</w:t>
      </w:r>
    </w:p>
    <w:p w:rsidR="00DA63EC" w:rsidRDefault="00DA63EC" w:rsidP="00DA63EC">
      <w:pPr>
        <w:tabs>
          <w:tab w:val="center" w:pos="2835"/>
        </w:tabs>
        <w:rPr>
          <w:rtl/>
        </w:rPr>
      </w:pPr>
      <w:r>
        <w:rPr>
          <w:rtl/>
        </w:rPr>
        <w:tab/>
      </w:r>
      <w:r>
        <w:rPr>
          <w:rFonts w:hint="cs"/>
          <w:rtl/>
        </w:rPr>
        <w:t>א</w:t>
      </w:r>
      <w:r>
        <w:rPr>
          <w:rtl/>
        </w:rPr>
        <w:t>בל בזבחים אינו כן</w:t>
      </w:r>
      <w:r>
        <w:rPr>
          <w:rFonts w:hint="cs"/>
          <w:rtl/>
        </w:rPr>
        <w:t xml:space="preserve"> דאע</w:t>
      </w:r>
      <w:r>
        <w:rPr>
          <w:rtl/>
        </w:rPr>
        <w:t>"</w:t>
      </w:r>
      <w:r>
        <w:rPr>
          <w:rFonts w:hint="cs"/>
          <w:rtl/>
        </w:rPr>
        <w:t>ג</w:t>
      </w:r>
      <w:r>
        <w:rPr>
          <w:rtl/>
        </w:rPr>
        <w:t xml:space="preserve"> דשחיטה אחת לכולן,</w:t>
      </w:r>
      <w:r w:rsidRPr="00464129">
        <w:rPr>
          <w:rStyle w:val="afffff0"/>
          <w:rtl/>
        </w:rPr>
        <w:t xml:space="preserve"> </w:t>
      </w:r>
      <w:r w:rsidRPr="00464129">
        <w:rPr>
          <w:rStyle w:val="afffff0"/>
          <w:rFonts w:hint="cs"/>
          <w:rtl/>
        </w:rPr>
        <w:t>'</w:t>
      </w:r>
      <w:ins w:id="90323" w:author="Claude - סמנטי" w:date="2026-10-11T12:27:00Z">
        <w:r>
          <w:rPr>
            <w:rStyle w:val="afffff0"/>
            <w:rtl/>
          </w:rPr>
          <w:t xml:space="preserve">וְזֹאת תּוֹרַת הַמִּנְחָה</w:t>
        </w:r>
      </w:ins>
      <w:del w:id="90324" w:author="Claude - סמנטי" w:date="2026-10-11T12:27:00Z">
        <w:r w:rsidRPr="00464129">
          <w:rPr>
            <w:rStyle w:val="afffff0"/>
            <w:rtl/>
          </w:rPr>
          <w:delText xml:space="preserve">וזאת תורת המנחה</w:delText>
        </w:r>
      </w:del>
      <w:r w:rsidRPr="00464129">
        <w:rPr>
          <w:rStyle w:val="afffff0"/>
          <w:rFonts w:hint="cs"/>
          <w:rtl/>
        </w:rPr>
        <w:t>'</w:t>
      </w:r>
      <w:r w:rsidRPr="00464129">
        <w:rPr>
          <w:rStyle w:val="afffff0"/>
          <w:rtl/>
        </w:rPr>
        <w:t xml:space="preserve"> </w:t>
      </w:r>
      <w:r>
        <w:rPr>
          <w:rtl/>
        </w:rPr>
        <w:t xml:space="preserve">וזבח </w:t>
      </w:r>
      <w:r>
        <w:rPr>
          <w:rtl/>
        </w:rPr>
        <w:t xml:space="preserve">לא</w:t>
      </w:r>
      <w:r>
        <w:rPr>
          <w:rtl/>
        </w:rPr>
        <w:t xml:space="preserve"> כתיב.</w:t>
      </w:r>
    </w:p>
    <w:p>
      <w:pPr>
        <w:pStyle w:val="38"/>
        <w:rPr>
          <w:ins w:id="97852" w:author="מנוע מכני" w:date="2026-10-11T12:04:40Z"/>
        </w:rPr>
      </w:pPr>
      <w:r>
        <w:t xml:space="preserve">והך</w:t>
      </w:r>
    </w:p>
    <w:p w:rsidR="00DA63EC" w:rsidRDefault="00DA63EC" w:rsidP="00DA63EC">
      <w:pPr>
        <w:tabs>
          <w:tab w:val="center" w:pos="2835"/>
        </w:tabs>
        <w:rPr>
          <w:rtl/>
        </w:rPr>
      </w:pPr>
      <w:del w:id="97853" w:author="מנוע מכני" w:date="2026-10-11T12:04:40Z">
        <w:r>
          <w:rPr>
            <w:rFonts w:hint="cs"/>
            <w:rtl/>
          </w:rPr>
          <w:delText xml:space="preserve"> </w:delText>
        </w:r>
      </w:del>
      <w:r>
        <w:rPr>
          <w:rFonts w:hint="cs"/>
          <w:rtl/>
        </w:rPr>
        <w:t xml:space="preserve">ד</w:t>
      </w:r>
      <w:r>
        <w:rPr>
          <w:rtl/>
        </w:rPr>
        <w:t xml:space="preserve">חטאת חלב ששחטה לשם חטאת דם, לשום חטאת </w:t>
      </w:r>
      <w:ins w:id="97091" w:author="מנוע מכני" w:date="2026-10-11T12:04:40Z">
        <w:r>
          <w:rPr>
            <w:rtl/>
          </w:rPr>
          <w:t xml:space="preserve">נכרי</w:t>
        </w:r>
      </w:ins>
      <w:del w:id="97092" w:author="מנוע מכני" w:date="2026-10-11T12:04:40Z">
        <w:r>
          <w:rPr>
            <w:rtl/>
          </w:rPr>
          <w:delText xml:space="preserve">ע</w:delText>
        </w:r>
        <w:r>
          <w:rPr>
            <w:rFonts w:hint="cs"/>
            <w:rtl/>
          </w:rPr>
          <w:delText xml:space="preserve">כו</w:delText>
        </w:r>
        <w:r>
          <w:rPr>
            <w:rtl/>
          </w:rPr>
          <w:delText xml:space="preserve">"</w:delText>
        </w:r>
        <w:r>
          <w:rPr>
            <w:rFonts w:hint="cs"/>
            <w:rtl/>
          </w:rPr>
          <w:delText xml:space="preserve">ם</w:delText>
        </w:r>
      </w:del>
      <w:r>
        <w:rPr>
          <w:rtl/>
        </w:rPr>
        <w:t xml:space="preserve">, לשום חטאת נזיר, לשום חטאת מצורע, תהא כשירה ותרצה, </w:t>
      </w:r>
      <w:r w:rsidRPr="0046594B">
        <w:rPr>
          <w:rStyle w:val="afffff0"/>
          <w:rtl/>
        </w:rPr>
        <w:t>ד</w:t>
      </w:r>
      <w:r w:rsidRPr="0046594B">
        <w:rPr>
          <w:rStyle w:val="afffff0"/>
          <w:rFonts w:hint="cs"/>
          <w:rtl/>
        </w:rPr>
        <w:t>'</w:t>
      </w:r>
      <w:ins w:id="90325" w:author="Claude - סמנטי" w:date="2026-10-11T12:27:00Z">
        <w:r>
          <w:rPr>
            <w:rStyle w:val="afffff0"/>
            <w:rtl/>
          </w:rPr>
          <w:t xml:space="preserve">וְזֹאת תּוֹרַת הַחַטָּאת</w:t>
        </w:r>
      </w:ins>
      <w:del w:id="90326" w:author="Claude - סמנטי" w:date="2026-10-11T12:27:00Z">
        <w:r w:rsidRPr="0046594B">
          <w:rPr>
            <w:rStyle w:val="afffff0"/>
            <w:rtl/>
          </w:rPr>
          <w:delText xml:space="preserve">וזאת תורת החטאת</w:delText>
        </w:r>
      </w:del>
      <w:r w:rsidRPr="0046594B">
        <w:rPr>
          <w:rStyle w:val="afffff0"/>
          <w:rFonts w:hint="cs"/>
          <w:rtl/>
        </w:rPr>
        <w:t>'</w:t>
      </w:r>
      <w:r w:rsidRPr="0046594B">
        <w:rPr>
          <w:rStyle w:val="afffff0"/>
          <w:rtl/>
        </w:rPr>
        <w:t>,</w:t>
      </w:r>
      <w:r>
        <w:rPr>
          <w:rtl/>
        </w:rPr>
        <w:t xml:space="preserve"> תורה אחת לכל חטאות!</w:t>
      </w:r>
    </w:p>
    <w:p>
      <w:pPr>
        <w:pStyle w:val="38"/>
        <w:rPr>
          <w:ins w:id="97854" w:author="מנוע מכני" w:date="2026-10-11T12:04:40Z"/>
        </w:rPr>
      </w:pPr>
      <w:r>
        <w:t xml:space="preserve">לר"ש </w:t>
      </w:r>
      <w:r>
        <w:t xml:space="preserve">ה"נ</w:t>
      </w:r>
      <w:r>
        <w:t xml:space="preserve">, לרבנן הא </w:t>
      </w:r>
      <w:r>
        <w:t xml:space="preserve">אמר</w:t>
      </w:r>
      <w:r>
        <w:t xml:space="preserve"> רבא:</w:t>
      </w:r>
    </w:p>
    <w:p w:rsidR="00DA63EC" w:rsidRDefault="00DA63EC" w:rsidP="00DA63EC">
      <w:pPr>
        <w:tabs>
          <w:tab w:val="center" w:pos="2835"/>
        </w:tabs>
        <w:rPr>
          <w:rtl/>
        </w:rPr>
      </w:pPr>
      <w:del w:id="97855" w:author="מנוע מכני" w:date="2026-10-11T12:04:40Z">
        <w:r>
          <w:rPr>
            <w:rtl/>
          </w:rPr>
          <w:delText xml:space="preserve"> </w:delText>
        </w:r>
      </w:del>
      <w:r>
        <w:rPr>
          <w:rtl/>
        </w:rPr>
        <w:t xml:space="preserve">חטאת חלב ששחטה לשם חטאת דם, לשום חטאת </w:t>
      </w:r>
      <w:ins w:id="97093" w:author="מנוע מכני" w:date="2026-10-11T12:04:40Z">
        <w:r>
          <w:rPr>
            <w:rtl/>
          </w:rPr>
          <w:t xml:space="preserve">נכרי</w:t>
        </w:r>
      </w:ins>
      <w:del w:id="97094" w:author="מנוע מכני" w:date="2026-10-11T12:04:40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 כשירה, לשם חטאת נזיר, [לשם חטאת] מצורע - פסולה, </w:t>
      </w:r>
      <w:ins w:id="92337" w:author="מנוע מכני" w:date="2026-10-11T12:04:40Z">
        <w:r>
          <w:rPr>
            <w:rtl/>
          </w:rPr>
          <w:t xml:space="preserve">דאלו</w:t>
        </w:r>
      </w:ins>
      <w:del w:id="92338" w:author="מנוע מכני" w:date="2026-10-11T12:04:40Z">
        <w:r>
          <w:rPr>
            <w:rtl/>
          </w:rPr>
          <w:delText xml:space="preserve">דהני</w:delText>
        </w:r>
      </w:del>
      <w:r>
        <w:rPr>
          <w:rtl/>
        </w:rPr>
        <w:t xml:space="preserve"> עולות </w:t>
      </w:r>
      <w:ins w:id="90005" w:author="Claude - סמנטי" w:date="2026-10-11T12:27:00Z">
        <w:r>
          <w:rPr>
            <w:rtl/>
          </w:rPr>
          <w:t xml:space="preserve">עמהם</w:t>
        </w:r>
      </w:ins>
      <w:del w:id="90006" w:author="Claude - סמנטי" w:date="2026-10-11T12:27:00Z">
        <w:r>
          <w:rPr>
            <w:rtl/>
          </w:rPr>
          <w:delText xml:space="preserve">בהדייהו</w:delText>
        </w:r>
      </w:del>
      <w:r>
        <w:rPr>
          <w:rtl/>
        </w:rPr>
        <w:t xml:space="preserve"> </w:t>
      </w:r>
      <w:ins w:id="92335" w:author="מנוע מכני" w:date="2026-10-11T12:04:40Z">
        <w:r>
          <w:rPr>
            <w:rtl/>
          </w:rPr>
          <w:t xml:space="preserve">הם</w:t>
        </w:r>
      </w:ins>
      <w:del w:id="92336" w:author="מנוע מכני" w:date="2026-10-11T12:04:40Z">
        <w:r>
          <w:rPr>
            <w:rtl/>
          </w:rPr>
          <w:delText xml:space="preserve">נינהו</w:delText>
        </w:r>
      </w:del>
      <w:r>
        <w:rPr>
          <w:rtl/>
        </w:rPr>
        <w:t xml:space="preserve">.</w:t>
      </w:r>
    </w:p>
    <w:p w:rsidR="00DA63EC" w:rsidRDefault="00DA63EC" w:rsidP="00DA63EC">
      <w:pPr>
        <w:tabs>
          <w:tab w:val="center" w:pos="2835"/>
        </w:tabs>
        <w:rPr>
          <w:rtl/>
        </w:rPr>
      </w:pPr>
      <w:r>
        <w:rPr>
          <w:rStyle w:val="2fb"/>
          <w:rtl/>
        </w:rPr>
        <w:t>ר</w:t>
      </w:r>
      <w:r>
        <w:rPr>
          <w:rStyle w:val="2fb"/>
          <w:rFonts w:hint="cs"/>
          <w:rtl/>
        </w:rPr>
        <w:t>אבד</w:t>
      </w:r>
      <w:r>
        <w:rPr>
          <w:rStyle w:val="2fb"/>
          <w:rtl/>
        </w:rPr>
        <w:t>"</w:t>
      </w:r>
      <w:r>
        <w:rPr>
          <w:rStyle w:val="2fb"/>
          <w:rFonts w:hint="cs"/>
          <w:rtl/>
        </w:rPr>
        <w:t xml:space="preserve">ר</w:t>
      </w:r>
      <w:r>
        <w:rPr>
          <w:rFonts w:hint="cs"/>
          <w:rtl/>
        </w:rPr>
        <w:t xml:space="preserve"> </w:t>
      </w:r>
      <w:ins w:id="96901" w:author="מנוע מכני" w:date="2026-10-11T12:04:40Z">
        <w:r>
          <w:rPr>
            <w:rtl/>
          </w:rPr>
          <w:t xml:space="preserve">שונה</w:t>
        </w:r>
      </w:ins>
      <w:del w:id="96902" w:author="מנוע מכני" w:date="2026-10-11T12:04:40Z">
        <w:r>
          <w:rPr>
            <w:rtl/>
          </w:rPr>
          <w:delText xml:space="preserve">מתני</w:delText>
        </w:r>
      </w:del>
      <w:r>
        <w:rPr>
          <w:rtl/>
        </w:rPr>
        <w:t xml:space="preserve"> </w:t>
      </w:r>
      <w:ins w:id="90615" w:author="מנוע מכני" w:date="2026-10-11T12:04:40Z">
        <w:r>
          <w:rPr>
            <w:rtl/>
          </w:rPr>
          <w:t xml:space="preserve">לכולם</w:t>
        </w:r>
      </w:ins>
      <w:del w:id="90616" w:author="מנוע מכני" w:date="2026-10-11T12:04:40Z">
        <w:r>
          <w:rPr>
            <w:rtl/>
          </w:rPr>
          <w:delText xml:space="preserve">לכולהו</w:delText>
        </w:r>
      </w:del>
      <w:r>
        <w:rPr>
          <w:rtl/>
        </w:rPr>
        <w:t xml:space="preserve"> </w:t>
      </w:r>
      <w:ins w:id="96815" w:author="מנוע מכני" w:date="2026-10-11T12:04:40Z">
        <w:r>
          <w:rPr>
            <w:rtl/>
          </w:rPr>
          <w:t xml:space="preserve">לפסול</w:t>
        </w:r>
      </w:ins>
      <w:del w:id="96816" w:author="מנוע מכני" w:date="2026-10-11T12:04:40Z">
        <w:r>
          <w:rPr>
            <w:rtl/>
          </w:rPr>
          <w:delText xml:space="preserve">לפסולא</w:delText>
        </w:r>
      </w:del>
      <w:r>
        <w:rPr>
          <w:rtl/>
        </w:rPr>
        <w:t xml:space="preserve">,</w:t>
      </w:r>
      <w:r w:rsidRPr="00464129">
        <w:rPr>
          <w:rStyle w:val="afffff0"/>
          <w:rtl/>
        </w:rPr>
        <w:t xml:space="preserve"> </w:t>
      </w:r>
      <w:r w:rsidRPr="00464129">
        <w:rPr>
          <w:rStyle w:val="afffff0"/>
          <w:rFonts w:hint="cs"/>
          <w:rtl/>
        </w:rPr>
        <w:t>'</w:t>
      </w:r>
      <w:ins w:id="90327" w:author="Claude - סמנטי" w:date="2026-10-11T12:27:00Z">
        <w:r>
          <w:rPr>
            <w:rStyle w:val="afffff0"/>
            <w:rtl/>
          </w:rPr>
          <w:t xml:space="preserve">וְשָׁחַט אוֹתָהּ לְחַטָּאת</w:t>
        </w:r>
      </w:ins>
      <w:del w:id="90328" w:author="Claude - סמנטי" w:date="2026-10-11T12:27:00Z">
        <w:r w:rsidRPr="00464129">
          <w:rPr>
            <w:rStyle w:val="afffff0"/>
            <w:rtl/>
          </w:rPr>
          <w:delText xml:space="preserve">ושחט אותה לחטאת</w:delText>
        </w:r>
      </w:del>
      <w:r w:rsidRPr="00464129">
        <w:rPr>
          <w:rStyle w:val="afffff0"/>
          <w:rFonts w:hint="cs"/>
          <w:rtl/>
        </w:rPr>
        <w:t>'</w:t>
      </w:r>
      <w:r w:rsidRPr="00464129">
        <w:rPr>
          <w:rStyle w:val="afffff0"/>
          <w:rtl/>
        </w:rPr>
        <w:t xml:space="preserve"> </w:t>
      </w:r>
      <w:r>
        <w:rPr>
          <w:rtl/>
        </w:rPr>
        <w:t>- לשם אותו חטאת.</w:t>
      </w:r>
    </w:p>
    <w:p>
      <w:pPr>
        <w:pStyle w:val="afffff8"/>
        <w:rPr>
          <w:ins w:id="90839" w:author="קלוד" w:date="2026-10-11T12:32:08Z"/>
        </w:rPr>
      </w:pPr>
      <w:ins w:id="90840" w:author="קלוד" w:date="2026-10-11T12:32:08Z">
        <w:r>
          <w:rPr>
            <w:color w:val="7B3F00"/>
          </w:rPr>
          <w:t xml:space="preserve">תירוץ רב אשי - קומץ מחבת לשום מרחשת, מחשבה בכלי</w:t>
        </w:r>
      </w:ins>
    </w:p>
    <w:p>
      <w:pPr>
        <w:pStyle w:val="38"/>
        <w:rPr>
          <w:ins w:id="97857" w:author="מנוע מכני" w:date="2026-10-11T12:04:40Z"/>
        </w:rPr>
      </w:pPr>
      <w:del w:id="97856" w:author="מנוע מכני" w:date="2026-10-11T12:04:40Z">
        <w:r>
          <w:delText xml:space="preserve">•</w:delText>
        </w:r>
      </w:del>
      <w:r>
        <w:t xml:space="preserve"> רב אשי </w:t>
      </w:r>
      <w:r>
        <w:t xml:space="preserve">אמר</w:t>
      </w:r>
      <w:r>
        <w:t xml:space="preserve">, </w:t>
      </w:r>
      <w:r>
        <w:t xml:space="preserve">ל"ק</w:t>
      </w:r>
      <w:r>
        <w:t xml:space="preserve">:</w:t>
      </w:r>
    </w:p>
    <w:p w:rsidR="00DA63EC" w:rsidRDefault="00DA63EC" w:rsidP="00DA63EC">
      <w:pPr>
        <w:tabs>
          <w:tab w:val="center" w:pos="2835"/>
        </w:tabs>
        <w:rPr>
          <w:rtl/>
        </w:rPr>
      </w:pPr>
      <w:del w:id="97858" w:author="מנוע מכני" w:date="2026-10-11T12:04:40Z">
        <w:r>
          <w:rPr>
            <w:rtl/>
          </w:rPr>
          <w:delText xml:space="preserve"> </w:delText>
        </w:r>
      </w:del>
      <w:r>
        <w:rPr>
          <w:rtl/>
        </w:rPr>
        <w:t xml:space="preserve">כאן בקומץ מחבת לשום מרחשת, </w:t>
      </w:r>
      <w:r>
        <w:rPr>
          <w:rFonts w:hint="cs"/>
          <w:rtl/>
        </w:rPr>
        <w:t>ד</w:t>
      </w:r>
      <w:r>
        <w:rPr>
          <w:rtl/>
        </w:rPr>
        <w:t>ב</w:t>
      </w:r>
      <w:r>
        <w:rPr>
          <w:rFonts w:hint="cs"/>
          <w:rtl/>
        </w:rPr>
        <w:t xml:space="preserve">כלי מחשב ולא פסלה </w:t>
      </w:r>
    </w:p>
    <w:p w:rsidR="00DA63EC" w:rsidRDefault="00DA63EC" w:rsidP="00DA63EC">
      <w:pPr>
        <w:rPr>
          <w:rtl/>
        </w:rPr>
      </w:pPr>
      <w:r>
        <w:rPr>
          <w:rtl/>
        </w:rPr>
        <w:tab/>
      </w:r>
      <w:r>
        <w:rPr>
          <w:rtl/>
        </w:rPr>
        <w:tab/>
      </w:r>
      <w:del w:id="90070" w:author="מנוע מכני" w:date="2026-10-11T12:04:40Z">
        <w:r>
          <w:rPr>
            <w:rFonts w:hint="cs"/>
            <w:rtl/>
          </w:rPr>
          <w:delText xml:space="preserve"> </w:delText>
        </w:r>
        <w:r>
          <w:rPr>
            <w:rFonts w:hint="cs"/>
            <w:rtl/>
          </w:rPr>
          <w:tab/>
          <w:delText xml:space="preserve">    </w:delText>
        </w:r>
      </w:del>
      <w:r>
        <w:rPr>
          <w:rFonts w:hint="cs"/>
          <w:rtl/>
        </w:rPr>
        <w:tab/>
        <w:t xml:space="preserve">וכאן </w:t>
      </w:r>
      <w:r>
        <w:rPr>
          <w:rtl/>
        </w:rPr>
        <w:t>מנחת מחבת לשום מנחת מרחשת - במנחה ד</w:t>
      </w:r>
      <w:r>
        <w:rPr>
          <w:rFonts w:hint="cs"/>
          <w:rtl/>
        </w:rPr>
        <w:t xml:space="preserve">מחשבה פוסלת </w:t>
      </w:r>
    </w:p>
    <w:p>
      <w:pPr>
        <w:pStyle w:val="38"/>
        <w:rPr>
          <w:ins w:id="97860" w:author="מנוע מכני" w:date="2026-10-11T12:04:40Z"/>
        </w:rPr>
      </w:pPr>
      <w:del w:id="97859" w:author="מנוע מכני" w:date="2026-10-11T12:04:40Z">
        <w:r>
          <w:delText xml:space="preserve">•</w:delText>
        </w:r>
      </w:del>
      <w:r>
        <w:t xml:space="preserve"> וה</w:t>
      </w:r>
      <w:r>
        <w:t>ך</w:t>
      </w:r>
    </w:p>
    <w:p w:rsidR="00DA63EC" w:rsidRDefault="00DA63EC" w:rsidP="00DA63EC">
      <w:pPr>
        <w:tabs>
          <w:tab w:val="center" w:pos="2835"/>
        </w:tabs>
        <w:rPr>
          <w:rtl/>
        </w:rPr>
      </w:pPr>
      <w:del w:id="97861" w:author="מנוע מכני" w:date="2026-10-11T12:04:40Z">
        <w:r>
          <w:rPr>
            <w:rtl/>
          </w:rPr>
          <w:delText xml:space="preserve"> </w:delText>
        </w:r>
      </w:del>
      <w:r>
        <w:rPr>
          <w:rFonts w:hint="cs"/>
          <w:rtl/>
        </w:rPr>
        <w:t>ד</w:t>
      </w:r>
      <w:r>
        <w:rPr>
          <w:rtl/>
        </w:rPr>
        <w:t xml:space="preserve">תנא מפני שמעשיה מוכיחין </w:t>
      </w:r>
      <w:ins w:id="92339" w:author="מנוע מכני" w:date="2026-10-11T12:04:40Z">
        <w:r>
          <w:rPr>
            <w:rtl/>
          </w:rPr>
          <w:t xml:space="preserve">עליו</w:t>
        </w:r>
      </w:ins>
      <w:del w:id="92340" w:author="מנוע מכני" w:date="2026-10-11T12:04:40Z">
        <w:r>
          <w:rPr>
            <w:rtl/>
          </w:rPr>
          <w:delText xml:space="preserve">עליה</w:delText>
        </w:r>
      </w:del>
      <w:r>
        <w:rPr>
          <w:rtl/>
        </w:rPr>
        <w:t xml:space="preserve"> </w:t>
      </w:r>
      <w:r>
        <w:rPr>
          <w:rFonts w:hint="cs"/>
          <w:rtl/>
        </w:rPr>
        <w:t>ה</w:t>
      </w:r>
      <w:r>
        <w:rPr>
          <w:rtl/>
        </w:rPr>
        <w:t>"</w:t>
      </w:r>
      <w:r>
        <w:rPr>
          <w:rFonts w:hint="cs"/>
          <w:rtl/>
        </w:rPr>
        <w:t xml:space="preserve">ק</w:t>
      </w:r>
      <w:ins w:id="95943" w:author="מנוע מכני" w:date="2026-10-11T12:04:40Z">
        <w:r>
          <w:rPr>
            <w:rFonts w:hint="cs"/>
            <w:rtl/>
          </w:rPr>
          <w:t xml:space="preserve">:</w:t>
        </w:r>
      </w:ins>
      <w:del w:id="95944" w:author="מנוע מכני" w:date="2026-10-11T12:04:40Z">
        <w:r>
          <w:rPr>
            <w:rFonts w:hint="cs"/>
            <w:rtl/>
          </w:rPr>
          <w:delText xml:space="preserve"> </w:delText>
        </w:r>
        <w:r>
          <w:rPr>
            <w:rtl/>
          </w:rPr>
          <w:delText xml:space="preserve">:</w:delText>
        </w:r>
      </w:del>
      <w:r>
        <w:rPr>
          <w:rtl/>
        </w:rPr>
        <w:t xml:space="preserve"> </w:t>
      </w:r>
      <w:ins w:id="93997" w:author="מנוע מכני" w:date="2026-10-11T12:04:40Z">
        <w:r>
          <w:rPr>
            <w:rtl/>
          </w:rPr>
          <w:t xml:space="preserve">אף</w:t>
        </w:r>
      </w:ins>
      <w:del w:id="93998" w:author="מנוע מכני" w:date="2026-10-11T12:04:40Z">
        <w:r>
          <w:rPr>
            <w:rtl/>
          </w:rPr>
          <w:delText xml:space="preserve">אע"ג</w:delText>
        </w:r>
      </w:del>
      <w:r>
        <w:rPr>
          <w:rtl/>
        </w:rPr>
        <w:t xml:space="preserve"> דמחשבה מינכר תיפסל, </w:t>
      </w:r>
    </w:p>
    <w:p>
      <w:pPr>
        <w:pStyle w:val="38"/>
        <w:rPr>
          <w:ins w:id="97862" w:author="מנוע מכני" w:date="2026-10-11T12:04:40Z"/>
        </w:rPr>
      </w:pPr>
      <w:r>
        <w:t xml:space="preserve">והך</w:t>
      </w:r>
    </w:p>
    <w:p w:rsidR="00DA63EC" w:rsidRDefault="00DA63EC" w:rsidP="00DA63EC">
      <w:pPr>
        <w:tabs>
          <w:tab w:val="center" w:pos="2835"/>
        </w:tabs>
        <w:rPr>
          <w:rtl/>
        </w:rPr>
      </w:pPr>
      <w:del w:id="97863" w:author="מנוע מכני" w:date="2026-10-11T12:04:40Z">
        <w:r>
          <w:rPr>
            <w:rFonts w:hint="cs"/>
            <w:rtl/>
          </w:rPr>
          <w:delText xml:space="preserve"> </w:delText>
        </w:r>
      </w:del>
      <w:r>
        <w:rPr>
          <w:rFonts w:hint="cs"/>
          <w:rtl/>
        </w:rPr>
        <w:t xml:space="preserve">ד</w:t>
      </w:r>
      <w:r>
        <w:rPr>
          <w:rtl/>
        </w:rPr>
        <w:t>אבל בזבחים אינו כן</w:t>
      </w:r>
      <w:r>
        <w:rPr>
          <w:rFonts w:hint="cs"/>
          <w:rtl/>
        </w:rPr>
        <w:t xml:space="preserve">-</w:t>
      </w:r>
      <w:ins w:id="94053" w:author="מנוע מכני" w:date="2026-10-11T12:04:40Z">
        <w:r>
          <w:rPr>
            <w:rFonts w:hint="cs"/>
            <w:rtl/>
          </w:rPr>
          <w:t xml:space="preserve"> </w:t>
        </w:r>
      </w:ins>
      <w:del w:id="94054" w:author="מנוע מכני" w:date="2026-10-11T12:04:40Z">
        <w:r>
          <w:rPr>
            <w:rFonts w:hint="cs"/>
            <w:rtl/>
          </w:rPr>
          <w:delText xml:space="preserve"> </w:delText>
        </w:r>
        <w:r>
          <w:rPr>
            <w:rtl/>
          </w:rPr>
          <w:delText xml:space="preserve"> </w:delText>
        </w:r>
      </w:del>
      <w:ins w:id="93999" w:author="מנוע מכני" w:date="2026-10-11T12:04:40Z">
        <w:r>
          <w:rPr>
            <w:rtl/>
          </w:rPr>
          <w:t xml:space="preserve">אף</w:t>
        </w:r>
      </w:ins>
      <w:del w:id="94000" w:author="מנוע מכני" w:date="2026-10-11T12:04:40Z">
        <w:r>
          <w:rPr>
            <w:rtl/>
          </w:rPr>
          <w:delText xml:space="preserve">אע"ג</w:delText>
        </w:r>
      </w:del>
      <w:r>
        <w:rPr>
          <w:rtl/>
        </w:rPr>
        <w:t xml:space="preserve"> דשחיטה אחת לכולן, זריקה אחת לכולן, קבלה אחת לכולן, בזביחה דפסלה </w:t>
      </w:r>
      <w:ins w:id="92341" w:author="מנוע מכני" w:date="2026-10-11T12:04:40Z">
        <w:r>
          <w:rPr>
            <w:rtl/>
          </w:rPr>
          <w:t xml:space="preserve">בו</w:t>
        </w:r>
      </w:ins>
      <w:del w:id="92342" w:author="מנוע מכני" w:date="2026-10-11T12:04:40Z">
        <w:r>
          <w:rPr>
            <w:rtl/>
          </w:rPr>
          <w:delText xml:space="preserve">ביה</w:delText>
        </w:r>
      </w:del>
      <w:r>
        <w:rPr>
          <w:rtl/>
        </w:rPr>
        <w:t xml:space="preserve"> מחשבה מחשב.</w:t>
      </w:r>
    </w:p>
    <w:p>
      <w:pPr>
        <w:pStyle w:val="38"/>
        <w:rPr>
          <w:ins w:id="97865" w:author="מנוע מכני" w:date="2026-10-11T12:04:40Z"/>
        </w:rPr>
      </w:pPr>
      <w:del w:id="97864" w:author="מנוע מכני" w:date="2026-10-11T12:04:40Z">
        <w:r>
          <w:delText xml:space="preserve">•</w:delText>
        </w:r>
      </w:del>
      <w:r>
        <w:t xml:space="preserve"> </w:t>
      </w:r>
      <w:r>
        <w:t xml:space="preserve">והך</w:t>
      </w:r>
    </w:p>
    <w:p w:rsidR="00DA63EC" w:rsidRDefault="00DA63EC" w:rsidP="00DA63EC">
      <w:pPr>
        <w:tabs>
          <w:tab w:val="center" w:pos="2835"/>
        </w:tabs>
        <w:rPr>
          <w:rtl/>
        </w:rPr>
      </w:pPr>
      <w:del w:id="97866" w:author="מנוע מכני" w:date="2026-10-11T12:04:40Z">
        <w:r>
          <w:rPr>
            <w:rFonts w:hint="cs"/>
            <w:rtl/>
          </w:rPr>
          <w:delText xml:space="preserve"> </w:delText>
        </w:r>
      </w:del>
      <w:r>
        <w:rPr>
          <w:rStyle w:val="2fb"/>
          <w:rFonts w:hint="cs"/>
          <w:rtl/>
        </w:rPr>
        <w:t xml:space="preserve">דאר</w:t>
      </w:r>
      <w:r>
        <w:rPr>
          <w:rStyle w:val="2fb"/>
          <w:rtl/>
        </w:rPr>
        <w:t>"</w:t>
      </w:r>
      <w:r>
        <w:rPr>
          <w:rStyle w:val="2fb"/>
          <w:rFonts w:hint="cs"/>
          <w:rtl/>
        </w:rPr>
        <w:t>ש</w:t>
      </w:r>
      <w:r>
        <w:rPr>
          <w:rtl/>
        </w:rPr>
        <w:t xml:space="preserve"> חרבה משום בלולה לשום בילה </w:t>
      </w:r>
      <w:ins w:id="92343" w:author="מנוע מכני" w:date="2026-10-11T12:04:40Z">
        <w:r>
          <w:rPr>
            <w:rtl/>
          </w:rPr>
          <w:t xml:space="preserve">סתם</w:t>
        </w:r>
      </w:ins>
      <w:del w:id="92344" w:author="מנוע מכני" w:date="2026-10-11T12:04:40Z">
        <w:r>
          <w:rPr>
            <w:rtl/>
          </w:rPr>
          <w:delText xml:space="preserve">בעלמא</w:delText>
        </w:r>
      </w:del>
      <w:r>
        <w:rPr>
          <w:rtl/>
        </w:rPr>
        <w:t xml:space="preserve">.</w:t>
      </w:r>
    </w:p>
    <w:p w:rsidR="00DA63EC" w:rsidRDefault="00DA63EC" w:rsidP="00DA63EC">
      <w:pPr>
        <w:tabs>
          <w:tab w:val="center" w:pos="2835"/>
        </w:tabs>
        <w:rPr>
          <w:rtl/>
        </w:rPr>
      </w:pPr>
      <w:r>
        <w:rPr>
          <w:rFonts w:hint="cs"/>
          <w:rtl/>
        </w:rPr>
        <w:t>משא</w:t>
      </w:r>
      <w:r>
        <w:rPr>
          <w:rtl/>
        </w:rPr>
        <w:t>"</w:t>
      </w:r>
      <w:r>
        <w:rPr>
          <w:rFonts w:hint="cs"/>
          <w:rtl/>
        </w:rPr>
        <w:t xml:space="preserve">כ</w:t>
      </w:r>
      <w:r>
        <w:rPr>
          <w:rFonts w:hint="cs"/>
          <w:rtl/>
        </w:rPr>
        <w:t xml:space="preserve"> גבי שלמים דזבח גופה נקרא שלמים </w:t>
      </w:r>
      <w:r w:rsidRPr="0046594B">
        <w:rPr>
          <w:rStyle w:val="afffff0"/>
          <w:rFonts w:hint="cs"/>
          <w:rtl/>
        </w:rPr>
        <w:t>ד'</w:t>
      </w:r>
      <w:r w:rsidRPr="0046594B">
        <w:rPr>
          <w:rStyle w:val="afffff0"/>
          <w:rtl/>
        </w:rPr>
        <w:t>המקריב את דם השלמים הזורק את דם השלמים</w:t>
      </w:r>
      <w:r w:rsidRPr="0046594B">
        <w:rPr>
          <w:rStyle w:val="afffff0"/>
          <w:rFonts w:hint="cs"/>
          <w:rtl/>
        </w:rPr>
        <w:t>'</w:t>
      </w:r>
      <w:r w:rsidRPr="0046594B">
        <w:rPr>
          <w:rStyle w:val="afffff0"/>
          <w:rtl/>
        </w:rPr>
        <w:t>,</w:t>
      </w:r>
      <w:r>
        <w:rPr>
          <w:rtl/>
        </w:rPr>
        <w:t xml:space="preserve"> </w:t>
      </w:r>
    </w:p>
    <w:p w:rsidR="00DA63EC" w:rsidRPr="00E105BC" w:rsidRDefault="00DA63EC" w:rsidP="00DA63EC">
      <w:pPr>
        <w:tabs>
          <w:tab w:val="center" w:pos="2835"/>
        </w:tabs>
        <w:rPr>
          <w:spacing w:val="-4"/>
          <w:rtl/>
        </w:rPr>
      </w:pPr>
      <w:ins w:id="90617" w:author="מנוע מכני" w:date="2026-10-11T12:04:40Z">
        <w:r>
          <w:rPr>
            <w:spacing w:val="-4"/>
            <w:rtl/>
          </w:rPr>
          <w:t xml:space="preserve">כאן</w:t>
        </w:r>
      </w:ins>
      <w:del w:id="90618" w:author="מנוע מכני" w:date="2026-10-11T12:04:40Z">
        <w:r w:rsidRPr="00E105BC">
          <w:rPr>
            <w:spacing w:val="-4"/>
            <w:rtl/>
          </w:rPr>
          <w:delText xml:space="preserve">הכא</w:delText>
        </w:r>
      </w:del>
      <w:r w:rsidRPr="00E105BC">
        <w:rPr>
          <w:spacing w:val="-4"/>
          <w:rtl/>
        </w:rPr>
        <w:t xml:space="preserve"> מנחה </w:t>
      </w:r>
      <w:r w:rsidRPr="00E105BC">
        <w:rPr>
          <w:rFonts w:hint="cs"/>
          <w:spacing w:val="-4"/>
          <w:rtl/>
        </w:rPr>
        <w:t xml:space="preserve">לא</w:t>
      </w:r>
      <w:r w:rsidRPr="00E105BC">
        <w:rPr>
          <w:rFonts w:hint="cs"/>
          <w:spacing w:val="-4"/>
          <w:rtl/>
        </w:rPr>
        <w:t xml:space="preserve"> נקראת </w:t>
      </w:r>
      <w:r w:rsidRPr="00E105BC">
        <w:rPr>
          <w:spacing w:val="-4"/>
          <w:rtl/>
        </w:rPr>
        <w:t>בלולה</w:t>
      </w:r>
      <w:r w:rsidRPr="00E105BC">
        <w:rPr>
          <w:rFonts w:hint="cs"/>
          <w:spacing w:val="-4"/>
          <w:rtl/>
        </w:rPr>
        <w:t xml:space="preserve"> ד</w:t>
      </w:r>
      <w:r w:rsidRPr="00E105BC">
        <w:rPr>
          <w:spacing w:val="-4"/>
          <w:rtl/>
        </w:rPr>
        <w:t xml:space="preserve">כל מנחה בלולה בשמן כתיב, בלולה בשמן איקרי, </w:t>
      </w:r>
      <w:r w:rsidRPr="00E105BC">
        <w:rPr>
          <w:rFonts w:hint="cs"/>
          <w:spacing w:val="-4"/>
          <w:rtl/>
        </w:rPr>
        <w:t xml:space="preserve">ולא </w:t>
      </w:r>
      <w:r w:rsidRPr="00E105BC">
        <w:rPr>
          <w:spacing w:val="-4"/>
          <w:rtl/>
        </w:rPr>
        <w:t>בלולה סת</w:t>
      </w:r>
      <w:r w:rsidRPr="00E105BC">
        <w:rPr>
          <w:rFonts w:hint="cs"/>
          <w:spacing w:val="-4"/>
          <w:rtl/>
        </w:rPr>
        <w:t>ם</w:t>
      </w:r>
      <w:r w:rsidRPr="00E105BC">
        <w:rPr>
          <w:spacing w:val="-4"/>
          <w:rtl/>
        </w:rPr>
        <w:t>.</w:t>
      </w:r>
    </w:p>
    <w:p w:rsidR="00DA63EC" w:rsidRDefault="00DA63EC" w:rsidP="00DA63EC">
      <w:pPr>
        <w:tabs>
          <w:tab w:val="center" w:pos="2835"/>
        </w:tabs>
        <w:rPr>
          <w:rtl/>
        </w:rPr>
      </w:pPr>
      <w:r>
        <w:rPr>
          <w:rtl/>
        </w:rPr>
        <w:t xml:space="preserve">• </w:t>
      </w:r>
      <w:ins w:id="90619" w:author="מנוע מכני" w:date="2026-10-11T12:04:40Z">
        <w:r>
          <w:rPr>
            <w:rtl/>
          </w:rPr>
          <w:t xml:space="preserve">כולם</w:t>
        </w:r>
      </w:ins>
      <w:del w:id="90620" w:author="מנוע מכני" w:date="2026-10-11T12:04:40Z">
        <w:r>
          <w:rPr>
            <w:rtl/>
          </w:rPr>
          <w:delText xml:space="preserve">כולהו</w:delText>
        </w:r>
      </w:del>
      <w:r>
        <w:rPr>
          <w:rtl/>
        </w:rPr>
        <w:t xml:space="preserve"> </w:t>
      </w:r>
      <w:r>
        <w:rPr>
          <w:rStyle w:val="2fb"/>
          <w:rtl/>
        </w:rPr>
        <w:t xml:space="preserve">כרבה</w:t>
      </w:r>
      <w:r>
        <w:rPr>
          <w:rtl/>
        </w:rPr>
        <w:t xml:space="preserve"> </w:t>
      </w:r>
      <w:r>
        <w:rPr>
          <w:rtl/>
        </w:rPr>
        <w:t xml:space="preserve">לא</w:t>
      </w:r>
      <w:r>
        <w:rPr>
          <w:rtl/>
        </w:rPr>
        <w:t xml:space="preserve"> </w:t>
      </w:r>
      <w:ins w:id="90621" w:author="מנוע מכני" w:date="2026-10-11T12:04:40Z">
        <w:r>
          <w:rPr>
            <w:rtl/>
          </w:rPr>
          <w:t xml:space="preserve">אמרו</w:t>
        </w:r>
      </w:ins>
      <w:del w:id="90622" w:author="מנוע מכני" w:date="2026-10-11T12:04:40Z">
        <w:r>
          <w:rPr>
            <w:rtl/>
          </w:rPr>
          <w:delText xml:space="preserve">אמרי</w:delText>
        </w:r>
      </w:del>
      <w:r>
        <w:rPr>
          <w:rtl/>
        </w:rPr>
        <w:t xml:space="preserve">, דאדרבה, מחשבה דמנכרא פסל </w:t>
      </w:r>
      <w:ins w:id="92345" w:author="מנוע מכני" w:date="2026-10-11T12:04:40Z">
        <w:r>
          <w:rPr>
            <w:rtl/>
          </w:rPr>
          <w:t xml:space="preserve">התורה</w:t>
        </w:r>
      </w:ins>
      <w:del w:id="92346" w:author="מנוע מכני" w:date="2026-10-11T12:04:40Z">
        <w:r>
          <w:rPr>
            <w:rtl/>
          </w:rPr>
          <w:delText xml:space="preserve">רחמנא</w:delText>
        </w:r>
      </w:del>
      <w:ins w:id="94055" w:author="מנוע מכני" w:date="2026-10-11T12:04:40Z">
        <w:r>
          <w:rPr>
            <w:rtl/>
          </w:rPr>
          <w:t xml:space="preserve">,</w:t>
        </w:r>
      </w:ins>
      <w:del w:id="9405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Style w:val="2fb"/>
          <w:rtl/>
        </w:rPr>
        <w:lastRenderedPageBreak/>
        <w:tab/>
        <w:t xml:space="preserve">כרבא</w:t>
      </w:r>
      <w:r>
        <w:rPr>
          <w:rtl/>
        </w:rPr>
        <w:lastRenderedPageBreak/>
        <w:tab/>
        <w:t xml:space="preserve"> </w:t>
      </w:r>
      <w:r>
        <w:rPr>
          <w:rtl/>
        </w:rPr>
        <w:lastRenderedPageBreak/>
        <w:tab/>
        <w:t xml:space="preserve">לא</w:t>
      </w:r>
      <w:r>
        <w:rPr>
          <w:rtl/>
        </w:rPr>
        <w:lastRenderedPageBreak/>
        <w:tab/>
        <w:t xml:space="preserve"> </w:t>
      </w:r>
      <w:ins w:id="90623" w:author="מנוע מכני" w:date="2026-10-11T12:04:40Z">
        <w:r>
          <w:rPr>
            <w:rtl/>
          </w:rPr>
          <w:t xml:space="preserve">אמרו</w:t>
        </w:r>
      </w:ins>
      <w:del w:id="90624" w:author="מנוע מכני" w:date="2026-10-11T12:04:40Z">
        <w:r>
          <w:rPr>
            <w:rtl/>
          </w:rPr>
          <w:lastRenderedPageBreak/>
          <w:tab/>
          <w:delText xml:space="preserve">אמרי</w:delText>
        </w:r>
      </w:del>
      <w:r>
        <w:rPr>
          <w:rtl/>
        </w:rPr>
        <w:lastRenderedPageBreak/>
        <w:tab/>
        <w:t xml:space="preserve">,</w:t>
      </w:r>
      <w:r w:rsidRPr="00464129">
        <w:rPr>
          <w:rStyle w:val="afffff0"/>
          <w:rtl/>
        </w:rPr>
        <w:t xml:space="preserve"> </w:t>
      </w:r>
      <w:r w:rsidRPr="00464129">
        <w:rPr>
          <w:rStyle w:val="afffff0"/>
          <w:rFonts w:hint="cs"/>
          <w:rtl/>
        </w:rPr>
        <w:t>'</w:t>
      </w:r>
      <w:ins w:id="90329" w:author="Claude - סמנטי" w:date="2026-10-11T12:27:00Z">
        <w:r>
          <w:rPr>
            <w:rStyle w:val="afffff0"/>
            <w:rtl/>
          </w:rPr>
          <w:t xml:space="preserve">וְזֹאת תּוֹרַת</w:t>
        </w:r>
      </w:ins>
      <w:del w:id="90330" w:author="Claude - סמנטי" w:date="2026-10-11T12:27:00Z">
        <w:r w:rsidRPr="00464129">
          <w:rPr>
            <w:rStyle w:val="afffff0"/>
            <w:rtl/>
          </w:rPr>
          <w:delText xml:space="preserve">וזאת תורת</w:delText>
        </w:r>
      </w:del>
      <w:r w:rsidRPr="00464129">
        <w:rPr>
          <w:rStyle w:val="afffff0"/>
          <w:rFonts w:hint="cs"/>
          <w:rtl/>
        </w:rPr>
        <w:t>'</w:t>
      </w:r>
      <w:r w:rsidRPr="00464129">
        <w:rPr>
          <w:rStyle w:val="afffff0"/>
          <w:rtl/>
        </w:rPr>
        <w:t xml:space="preserve"> </w:t>
      </w:r>
      <w:r>
        <w:rPr>
          <w:rtl/>
        </w:rPr>
        <w:t xml:space="preserve">לא</w:t>
      </w:r>
      <w:r>
        <w:rPr>
          <w:rtl/>
        </w:rPr>
        <w:t xml:space="preserve"> משמע </w:t>
      </w:r>
      <w:ins w:id="95649" w:author="מנוע מכני" w:date="2026-10-11T12:04:40Z">
        <w:r>
          <w:rPr>
            <w:rtl/>
          </w:rPr>
          <w:t xml:space="preserve">להם</w:t>
        </w:r>
      </w:ins>
      <w:del w:id="95650" w:author="מנוע מכני" w:date="2026-10-11T12:04:40Z">
        <w:r>
          <w:rPr>
            <w:rtl/>
          </w:rPr>
          <w:delText xml:space="preserve">להו</w:delText>
        </w:r>
      </w:del>
      <w:ins w:id="94057" w:author="מנוע מכני" w:date="2026-10-11T12:04:40Z">
        <w:r>
          <w:rPr>
            <w:rtl/>
          </w:rPr>
          <w:t xml:space="preserve">,</w:t>
        </w:r>
      </w:ins>
      <w:del w:id="9405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Style w:val="2fb"/>
          <w:rtl/>
        </w:rPr>
        <w:tab/>
        <w:t xml:space="preserve">כרב אשי</w:t>
      </w:r>
      <w:r>
        <w:rPr>
          <w:rtl/>
        </w:rPr>
        <w:tab/>
        <w:t xml:space="preserve"> </w:t>
      </w:r>
      <w:r>
        <w:rPr>
          <w:rtl/>
        </w:rPr>
        <w:tab/>
        <w:t xml:space="preserve">לא</w:t>
      </w:r>
      <w:r>
        <w:rPr>
          <w:rtl/>
        </w:rPr>
        <w:tab/>
        <w:t xml:space="preserve"> </w:t>
      </w:r>
      <w:ins w:id="90625" w:author="מנוע מכני" w:date="2026-10-11T12:04:40Z">
        <w:r>
          <w:rPr>
            <w:rtl/>
          </w:rPr>
          <w:t xml:space="preserve">אמרו</w:t>
        </w:r>
      </w:ins>
      <w:del w:id="90626" w:author="מנוע מכני" w:date="2026-10-11T12:04:40Z">
        <w:r>
          <w:rPr>
            <w:rtl/>
          </w:rPr>
          <w:tab/>
          <w:delText xml:space="preserve">אמרי</w:delText>
        </w:r>
      </w:del>
      <w:r>
        <w:rPr>
          <w:rtl/>
        </w:rPr>
        <w:tab/>
        <w:t xml:space="preserve">, משום קושיא </w:t>
      </w:r>
      <w:r>
        <w:rPr>
          <w:rStyle w:val="2fb"/>
          <w:rtl/>
        </w:rPr>
        <w:tab/>
        <w:t xml:space="preserve">דרב אחא</w:t>
      </w:r>
      <w:r>
        <w:rPr>
          <w:rtl/>
        </w:rPr>
        <w:tab/>
        <w:t xml:space="preserve"> בריה </w:t>
      </w:r>
      <w:r>
        <w:rPr>
          <w:rStyle w:val="2fb"/>
          <w:rtl/>
        </w:rPr>
        <w:tab/>
        <w:t xml:space="preserve">דרבא</w:t>
      </w:r>
      <w:r>
        <w:rPr>
          <w:rtl/>
        </w:rPr>
        <w:tab/>
        <w:t xml:space="preserve">.</w:t>
      </w:r>
    </w:p>
    <w:p>
      <w:pPr>
        <w:pStyle w:val="afffff8"/>
        <w:rPr>
          <w:ins w:id="90837" w:author="קלוד" w:date="2026-10-11T12:32:08Z"/>
        </w:rPr>
      </w:pPr>
      <w:ins w:id="90838" w:author="קלוד" w:date="2026-10-11T12:32:08Z">
        <w:r>
          <w:rPr>
            <w:color w:val="7B3F00"/>
          </w:rPr>
          <w:t xml:space="preserve">האם מנחה שנקמצה לשום זבח נפסלת?</w:t>
        </w:r>
      </w:ins>
    </w:p>
    <w:p w:rsidR="00DA63EC" w:rsidRDefault="00DA63EC" w:rsidP="00DA63EC">
      <w:pPr>
        <w:tabs>
          <w:tab w:val="center" w:pos="2835"/>
        </w:tabs>
        <w:rPr>
          <w:rtl/>
        </w:rPr>
      </w:pPr>
      <w:ins w:id="90627" w:author="מנוע מכני" w:date="2026-10-11T12:04:40Z">
        <w:r>
          <w:rPr>
            <w:rtl/>
          </w:rPr>
          <w:t xml:space="preserve">דבר</w:t>
        </w:r>
      </w:ins>
      <w:del w:id="90628" w:author="מנוע מכני" w:date="2026-10-11T12:04:40Z">
        <w:r>
          <w:rPr>
            <w:rtl/>
          </w:rPr>
          <w:delText xml:space="preserve">מילתא</w:delText>
        </w:r>
      </w:del>
      <w:r>
        <w:rPr>
          <w:rtl/>
        </w:rPr>
        <w:t xml:space="preserve"> דפשיטא </w:t>
      </w:r>
      <w:r>
        <w:rPr>
          <w:rStyle w:val="2fb"/>
          <w:rtl/>
        </w:rPr>
        <w:t xml:space="preserve">לרבה</w:t>
      </w:r>
      <w:r>
        <w:rPr>
          <w:rtl/>
        </w:rPr>
        <w:t xml:space="preserve"> </w:t>
      </w:r>
      <w:ins w:id="92349" w:author="מנוע מכני" w:date="2026-10-11T12:04:40Z">
        <w:r>
          <w:rPr>
            <w:rtl/>
          </w:rPr>
          <w:t xml:space="preserve">לזה</w:t>
        </w:r>
      </w:ins>
      <w:del w:id="92350" w:author="מנוע מכני" w:date="2026-10-11T12:04:40Z">
        <w:r>
          <w:rPr>
            <w:rtl/>
          </w:rPr>
          <w:delText xml:space="preserve">להאי</w:delText>
        </w:r>
      </w:del>
      <w:r>
        <w:rPr>
          <w:rtl/>
        </w:rPr>
        <w:t xml:space="preserve"> גיסא </w:t>
      </w:r>
      <w:r>
        <w:rPr>
          <w:rStyle w:val="2fb"/>
          <w:rtl/>
        </w:rPr>
        <w:t xml:space="preserve">ולרבא</w:t>
      </w:r>
      <w:r>
        <w:rPr>
          <w:rtl/>
        </w:rPr>
        <w:t xml:space="preserve"> </w:t>
      </w:r>
      <w:ins w:id="92351" w:author="מנוע מכני" w:date="2026-10-11T12:04:40Z">
        <w:r>
          <w:rPr>
            <w:rtl/>
          </w:rPr>
          <w:t xml:space="preserve">לזה</w:t>
        </w:r>
      </w:ins>
      <w:del w:id="92352" w:author="מנוע מכני" w:date="2026-10-11T12:04:40Z">
        <w:r>
          <w:rPr>
            <w:rtl/>
          </w:rPr>
          <w:delText xml:space="preserve">להאי</w:delText>
        </w:r>
      </w:del>
      <w:r>
        <w:rPr>
          <w:rtl/>
        </w:rPr>
        <w:t xml:space="preserve"> גיסא </w:t>
      </w:r>
      <w:ins w:id="97185" w:author="מנוע מכני" w:date="2026-10-11T12:04:40Z">
        <w:r>
          <w:rPr>
            <w:rtl/>
          </w:rPr>
          <w:t xml:space="preserve">צריכה</w:t>
        </w:r>
      </w:ins>
      <w:del w:id="97186" w:author="מנוע מכני" w:date="2026-10-11T12:04:40Z">
        <w:r>
          <w:rPr>
            <w:rtl/>
          </w:rPr>
          <w:delText xml:space="preserve">מיבעיא</w:delText>
        </w:r>
      </w:del>
      <w:r>
        <w:rPr>
          <w:rtl/>
        </w:rPr>
        <w:t xml:space="preserve"> </w:t>
      </w:r>
      <w:ins w:id="92347" w:author="מנוע מכני" w:date="2026-10-11T12:04:40Z">
        <w:r>
          <w:rPr>
            <w:rtl/>
          </w:rPr>
          <w:t xml:space="preserve">לו</w:t>
        </w:r>
      </w:ins>
      <w:del w:id="92348" w:author="מנוע מכני" w:date="2026-10-11T12:04:40Z">
        <w:r>
          <w:rPr>
            <w:rtl/>
          </w:rPr>
          <w:delText xml:space="preserve">ליה</w:delText>
        </w:r>
      </w:del>
      <w:r>
        <w:rPr>
          <w:rtl/>
        </w:rPr>
        <w:t xml:space="preserve"> </w:t>
      </w:r>
      <w:r>
        <w:rPr>
          <w:rStyle w:val="2fb"/>
          <w:rtl/>
        </w:rPr>
        <w:t xml:space="preserve">לרב הושעיא</w:t>
      </w:r>
      <w:ins w:id="94059" w:author="מנוע מכני" w:date="2026-10-11T12:04:40Z">
        <w:r>
          <w:rPr>
            <w:rtl/>
          </w:rPr>
          <w:t xml:space="preserve">,</w:t>
        </w:r>
      </w:ins>
      <w:del w:id="94060"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ד.</w:t>
      </w:r>
    </w:p>
    <w:p>
      <w:pPr>
        <w:pStyle w:val="38"/>
        <w:rPr>
          <w:ins w:id="97867" w:author="מנוע מכני" w:date="2026-10-11T12:04:40Z"/>
        </w:rPr>
      </w:pPr>
      <w:r w:rsidRPr="00E105BC">
        <w:t>דבעי רב הושעיא</w:t>
      </w:r>
      <w:r w:rsidRPr="00E105BC">
        <w:t xml:space="preserve"> [מר</w:t>
      </w:r>
      <w:r w:rsidRPr="00E105BC">
        <w:t>"</w:t>
      </w:r>
      <w:r w:rsidRPr="00E105BC">
        <w:t>ה מר</w:t>
      </w:r>
      <w:r w:rsidRPr="00E105BC">
        <w:t>"</w:t>
      </w:r>
      <w:r w:rsidRPr="00E105BC">
        <w:t>א]</w:t>
      </w:r>
      <w:r w:rsidRPr="00E105BC">
        <w:t xml:space="preserve">:</w:t>
      </w:r>
    </w:p>
    <w:p w:rsidR="00DA63EC" w:rsidRPr="00E105BC" w:rsidRDefault="00DA63EC" w:rsidP="00DA63EC">
      <w:pPr>
        <w:tabs>
          <w:tab w:val="center" w:pos="2835"/>
        </w:tabs>
        <w:rPr>
          <w:spacing w:val="-4"/>
          <w:rtl/>
        </w:rPr>
      </w:pPr>
      <w:del w:id="97868" w:author="מנוע מכני" w:date="2026-10-11T12:04:40Z">
        <w:r w:rsidRPr="00E105BC">
          <w:rPr>
            <w:spacing w:val="-4"/>
            <w:rtl/>
          </w:rPr>
          <w:delText xml:space="preserve"> </w:delText>
        </w:r>
      </w:del>
      <w:r w:rsidRPr="00E105BC">
        <w:rPr>
          <w:spacing w:val="-4"/>
          <w:rtl/>
        </w:rPr>
        <w:t xml:space="preserve">מנחה לשום זבח </w:t>
      </w:r>
      <w:ins w:id="95995" w:author="מנוע מכני" w:date="2026-10-11T12:04:40Z">
        <w:r>
          <w:rPr>
            <w:rFonts w:hint="cs"/>
            <w:spacing w:val="-4"/>
            <w:rtl/>
          </w:rPr>
          <w:t xml:space="preserve">אם </w:t>
        </w:r>
      </w:ins>
      <w:del w:id="95996" w:author="מנוע מכני" w:date="2026-10-11T12:04:40Z">
        <w:r w:rsidRPr="00E105BC">
          <w:rPr>
            <w:rFonts w:hint="cs"/>
            <w:spacing w:val="-4"/>
            <w:rtl/>
          </w:rPr>
          <w:delText xml:space="preserve">אי </w:delText>
        </w:r>
      </w:del>
      <w:r w:rsidRPr="00E105BC">
        <w:rPr>
          <w:spacing w:val="-4"/>
          <w:rtl/>
        </w:rPr>
        <w:t xml:space="preserve">משום מחשבה דמינכרא </w:t>
      </w:r>
      <w:r w:rsidRPr="00E105BC">
        <w:rPr>
          <w:spacing w:val="-4"/>
          <w:rtl/>
        </w:rPr>
        <w:t xml:space="preserve">לא</w:t>
      </w:r>
      <w:r w:rsidRPr="00E105BC">
        <w:rPr>
          <w:spacing w:val="-4"/>
          <w:rtl/>
        </w:rPr>
        <w:t xml:space="preserve"> פסלה, וה</w:t>
      </w:r>
      <w:r w:rsidRPr="00E105BC">
        <w:rPr>
          <w:rFonts w:hint="cs"/>
          <w:spacing w:val="-4"/>
          <w:rtl/>
        </w:rPr>
        <w:t xml:space="preserve">ך ניכרת </w:t>
      </w:r>
    </w:p>
    <w:p w:rsidR="00DA63EC" w:rsidRDefault="00DA63EC" w:rsidP="00DA63EC">
      <w:pPr>
        <w:rPr>
          <w:rtl/>
        </w:rPr>
      </w:pPr>
      <w:r w:rsidRPr="00336727">
        <w:rPr>
          <w:rtl/>
        </w:rPr>
        <w:tab/>
      </w:r>
      <w:r w:rsidRPr="00EC3A9D">
        <w:rPr>
          <w:rFonts w:hint="cs"/>
          <w:b/>
          <w:bCs/>
          <w:rtl/>
        </w:rPr>
        <w:t>או</w:t>
      </w:r>
      <w:r w:rsidRPr="00EC3A9D">
        <w:rPr>
          <w:b/>
          <w:bCs/>
          <w:rtl/>
        </w:rPr>
        <w:t>"</w:t>
      </w:r>
      <w:r w:rsidRPr="00EC3A9D">
        <w:rPr>
          <w:rFonts w:hint="cs"/>
          <w:b/>
          <w:bCs/>
          <w:rtl/>
        </w:rPr>
        <w:t>ד</w:t>
      </w:r>
      <w:r w:rsidRPr="00336727">
        <w:rPr>
          <w:rtl/>
        </w:rPr>
        <w:t xml:space="preserve"> טעמא </w:t>
      </w:r>
      <w:r w:rsidRPr="00336727">
        <w:rPr>
          <w:rStyle w:val="2fb"/>
          <w:rtl/>
        </w:rPr>
        <w:t xml:space="preserve">דר"ש</w:t>
      </w:r>
      <w:r w:rsidRPr="00336727">
        <w:rPr>
          <w:rtl/>
        </w:rPr>
        <w:t xml:space="preserve"> </w:t>
      </w:r>
      <w:r w:rsidRPr="00336727">
        <w:rPr>
          <w:rFonts w:hint="cs"/>
          <w:rtl/>
        </w:rPr>
        <w:t>מ'</w:t>
      </w:r>
      <w:ins w:id="90331" w:author="Claude - סמנטי" w:date="2026-10-11T12:27:00Z">
        <w:r>
          <w:rPr>
            <w:rStyle w:val="afffff0"/>
            <w:rtl/>
          </w:rPr>
          <w:t xml:space="preserve">וְזֹאת תּוֹרַת הַמִּנְחָה</w:t>
        </w:r>
      </w:ins>
      <w:del w:id="90332" w:author="Claude - סמנטי" w:date="2026-10-11T12:27:00Z">
        <w:r w:rsidRPr="00336727">
          <w:rPr>
            <w:rtl/>
          </w:rPr>
          <w:delText xml:space="preserve">וזאת תורת המנחה</w:delText>
        </w:r>
      </w:del>
      <w:r w:rsidRPr="00336727">
        <w:rPr>
          <w:rFonts w:hint="cs"/>
          <w:rtl/>
        </w:rPr>
        <w:t>'</w:t>
      </w:r>
      <w:r w:rsidRPr="00336727">
        <w:rPr>
          <w:rtl/>
        </w:rPr>
        <w:t xml:space="preserve"> וזבח </w:t>
      </w:r>
      <w:r w:rsidRPr="00336727">
        <w:rPr>
          <w:rtl/>
        </w:rPr>
        <w:t xml:space="preserve">לא</w:t>
      </w:r>
      <w:r w:rsidRPr="00336727">
        <w:rPr>
          <w:rtl/>
        </w:rPr>
        <w:t xml:space="preserve"> כתיב? </w:t>
      </w:r>
      <w:r w:rsidRPr="00336727">
        <w:rPr>
          <w:rFonts w:hint="cs"/>
          <w:rtl/>
        </w:rPr>
        <w:t>א</w:t>
      </w:r>
      <w:r>
        <w:rPr>
          <w:rtl/>
        </w:rPr>
        <w:t>"</w:t>
      </w:r>
      <w:r w:rsidRPr="00336727">
        <w:rPr>
          <w:rFonts w:hint="cs"/>
          <w:rtl/>
        </w:rPr>
        <w:t>ל</w:t>
      </w:r>
      <w:r w:rsidRPr="00336727">
        <w:rPr>
          <w:rtl/>
        </w:rPr>
        <w:t xml:space="preserve">: כלום הגענו לסוף דעתו של </w:t>
      </w:r>
      <w:r w:rsidRPr="00336727">
        <w:rPr>
          <w:rStyle w:val="2fb"/>
          <w:rtl/>
        </w:rPr>
        <w:t xml:space="preserve">ר"ש</w:t>
      </w:r>
      <w:r w:rsidRPr="00336727">
        <w:rPr>
          <w:rtl/>
        </w:rPr>
        <w:t xml:space="preserve">? </w:t>
      </w:r>
    </w:p>
    <w:p w:rsidR="00DA63EC" w:rsidRDefault="00DA63EC" w:rsidP="00DA63EC">
      <w:pPr>
        <w:tabs>
          <w:tab w:val="center" w:pos="2835"/>
        </w:tabs>
        <w:rPr>
          <w:rtl/>
        </w:rPr>
      </w:pPr>
      <w:r>
        <w:rPr>
          <w:rStyle w:val="2fb"/>
          <w:rtl/>
        </w:rPr>
        <w:tab/>
        <w:t xml:space="preserve">כרבה</w:t>
      </w:r>
      <w:r>
        <w:rPr>
          <w:rtl/>
        </w:rPr>
        <w:tab/>
        <w:t xml:space="preserve"> </w:t>
      </w:r>
      <w:r>
        <w:rPr>
          <w:rtl/>
        </w:rPr>
        <w:tab/>
        <w:t xml:space="preserve">לא</w:t>
      </w:r>
      <w:r>
        <w:rPr>
          <w:rtl/>
        </w:rPr>
        <w:tab/>
        <w:t xml:space="preserve"> משני משום קושיא </w:t>
      </w:r>
      <w:r>
        <w:rPr>
          <w:rStyle w:val="2fb"/>
          <w:rtl/>
        </w:rPr>
        <w:tab/>
        <w:t xml:space="preserve">דאביי</w:t>
      </w:r>
      <w:ins w:id="94061" w:author="מנוע מכני" w:date="2026-10-11T12:04:40Z">
        <w:r>
          <w:rPr>
            <w:rtl/>
          </w:rPr>
          <w:t xml:space="preserve">,</w:t>
        </w:r>
      </w:ins>
      <w:del w:id="94062"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r>
        <w:rPr>
          <w:rStyle w:val="2fb"/>
          <w:rtl/>
        </w:rPr>
        <w:tab/>
        <w:t xml:space="preserve">כרבא</w:t>
      </w:r>
      <w:r>
        <w:rPr>
          <w:rtl/>
        </w:rPr>
        <w:tab/>
        <w:t xml:space="preserve"> </w:t>
      </w:r>
      <w:r>
        <w:rPr>
          <w:rtl/>
        </w:rPr>
        <w:tab/>
        <w:t xml:space="preserve">לא</w:t>
      </w:r>
      <w:r>
        <w:rPr>
          <w:rtl/>
        </w:rPr>
        <w:tab/>
        <w:t xml:space="preserve"> משני </w:t>
      </w:r>
      <w:ins w:id="92353" w:author="מנוע מכני" w:date="2026-10-11T12:04:40Z">
        <w:r>
          <w:rPr>
            <w:rtl/>
          </w:rPr>
          <w:t xml:space="preserve">לו</w:t>
        </w:r>
      </w:ins>
      <w:del w:id="92354" w:author="מנוע מכני" w:date="2026-10-11T12:04:40Z">
        <w:r>
          <w:rPr>
            <w:rtl/>
          </w:rPr>
          <w:tab/>
          <w:delText xml:space="preserve">ליה</w:delText>
        </w:r>
      </w:del>
      <w:r>
        <w:rPr>
          <w:rtl/>
        </w:rPr>
        <w:tab/>
        <w:t xml:space="preserve">, משום קושיא </w:t>
      </w:r>
      <w:r>
        <w:rPr>
          <w:rFonts w:hint="cs"/>
          <w:rtl/>
        </w:rPr>
        <w:t>ד'</w:t>
      </w:r>
      <w:ins w:id="90333" w:author="Claude - סמנטי" w:date="2026-10-11T12:27:00Z">
        <w:r>
          <w:rPr>
            <w:rStyle w:val="afffff0"/>
            <w:rtl/>
          </w:rPr>
          <w:t xml:space="preserve">וְזֹאת תּוֹרַת הַחַטָּאת</w:t>
        </w:r>
      </w:ins>
      <w:del w:id="90334" w:author="Claude - סמנטי" w:date="2026-10-11T12:27:00Z">
        <w:r>
          <w:rPr>
            <w:rtl/>
          </w:rPr>
          <w:delText xml:space="preserve">וזאת תורת החטאת</w:delText>
        </w:r>
      </w:del>
      <w:r>
        <w:rPr>
          <w:rFonts w:hint="cs"/>
          <w:rtl/>
        </w:rPr>
        <w:t>'</w:t>
      </w:r>
      <w:ins w:id="94063" w:author="מנוע מכני" w:date="2026-10-11T12:04:40Z">
        <w:r>
          <w:rPr>
            <w:rtl/>
          </w:rPr>
          <w:t xml:space="preserve">,</w:t>
        </w:r>
      </w:ins>
      <w:del w:id="9406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Style w:val="2fb"/>
          <w:rtl/>
        </w:rPr>
        <w:tab/>
        <w:t xml:space="preserve">כרב אשי</w:t>
      </w:r>
      <w:r>
        <w:rPr>
          <w:rtl/>
        </w:rPr>
        <w:tab/>
        <w:t xml:space="preserve"> </w:t>
      </w:r>
      <w:r>
        <w:rPr>
          <w:rtl/>
        </w:rPr>
        <w:tab/>
        <w:t xml:space="preserve">לא</w:t>
      </w:r>
      <w:r>
        <w:rPr>
          <w:rtl/>
        </w:rPr>
        <w:tab/>
        <w:t xml:space="preserve"> משני </w:t>
      </w:r>
      <w:ins w:id="92355" w:author="מנוע מכני" w:date="2026-10-11T12:04:40Z">
        <w:r>
          <w:rPr>
            <w:rtl/>
          </w:rPr>
          <w:t xml:space="preserve">לו</w:t>
        </w:r>
      </w:ins>
      <w:del w:id="92356" w:author="מנוע מכני" w:date="2026-10-11T12:04:40Z">
        <w:r>
          <w:rPr>
            <w:rtl/>
          </w:rPr>
          <w:tab/>
          <w:delText xml:space="preserve">ליה</w:delText>
        </w:r>
      </w:del>
      <w:r>
        <w:rPr>
          <w:rtl/>
        </w:rPr>
        <w:tab/>
        <w:t xml:space="preserve">, משום קושיא </w:t>
      </w:r>
      <w:r>
        <w:rPr>
          <w:rStyle w:val="2fb"/>
          <w:rtl/>
        </w:rPr>
        <w:tab/>
        <w:t xml:space="preserve">דרב אחא</w:t>
      </w:r>
      <w:r>
        <w:rPr>
          <w:rtl/>
        </w:rPr>
        <w:tab/>
        <w:t xml:space="preserve"> בריה </w:t>
      </w:r>
      <w:r>
        <w:rPr>
          <w:rStyle w:val="2fb"/>
          <w:rtl/>
        </w:rPr>
        <w:tab/>
        <w:t xml:space="preserve">דרבא</w:t>
      </w:r>
      <w:r>
        <w:rPr>
          <w:rtl/>
        </w:rPr>
        <w:tab/>
        <w:t xml:space="preserve">.</w:t>
      </w:r>
    </w:p>
    <w:p w:rsidR="00DA63EC" w:rsidRDefault="00DA63EC" w:rsidP="00DA63EC">
      <w:pPr>
        <w:pStyle w:val="affffd"/>
        <w:rPr>
          <w:rtl/>
        </w:rPr>
      </w:pPr>
      <w:r>
        <w:rPr>
          <w:rtl/>
        </w:rPr>
        <w:t>׹</w:t>
      </w:r>
    </w:p>
    <w:p>
      <w:pPr>
        <w:pStyle w:val="afffff8"/>
        <w:rPr>
          <w:ins w:id="90835" w:author="קלוד" w:date="2026-10-11T12:32:08Z"/>
        </w:rPr>
      </w:pPr>
      <w:ins w:id="90836" w:author="קלוד" w:date="2026-10-11T12:32:08Z">
        <w:r>
          <w:rPr>
            <w:color w:val="7B3F00"/>
          </w:rPr>
          <w:t xml:space="preserve">מנחת חוטא וקנאות - 'חטאת היא' ופסולות שלא לשמן</w:t>
        </w:r>
      </w:ins>
    </w:p>
    <w:p w:rsidR="00DA63EC" w:rsidRDefault="00DA63EC" w:rsidP="00DA63EC">
      <w:pPr>
        <w:tabs>
          <w:tab w:val="center" w:pos="2835"/>
        </w:tabs>
        <w:rPr>
          <w:rtl/>
        </w:rPr>
      </w:pPr>
      <w:r w:rsidRPr="00EB17A9">
        <w:rPr>
          <w:rStyle w:val="affff2"/>
          <w:rtl/>
        </w:rPr>
        <w:t>חוץ ממנחת חוטא ומנחת קנאות</w:t>
      </w:r>
      <w:r>
        <w:rPr>
          <w:rtl/>
        </w:rPr>
        <w:t>.</w:t>
      </w:r>
    </w:p>
    <w:p w:rsidR="00DA63EC" w:rsidRDefault="00DA63EC" w:rsidP="00DA63EC">
      <w:pPr>
        <w:tabs>
          <w:tab w:val="center" w:pos="2835"/>
        </w:tabs>
        <w:rPr>
          <w:rtl/>
        </w:rPr>
      </w:pPr>
      <w:r>
        <w:rPr>
          <w:rtl/>
        </w:rPr>
        <w:t xml:space="preserve">מנחת חוטא - חטאת קרייה </w:t>
      </w:r>
      <w:ins w:id="92357" w:author="מנוע מכני" w:date="2026-10-11T12:04:40Z">
        <w:r>
          <w:rPr>
            <w:rtl/>
          </w:rPr>
          <w:t xml:space="preserve">התורה</w:t>
        </w:r>
      </w:ins>
      <w:del w:id="92358" w:author="מנוע מכני" w:date="2026-10-11T12:04:40Z">
        <w:r>
          <w:rPr>
            <w:rtl/>
          </w:rPr>
          <w:delText xml:space="preserve">רחמנא</w:delText>
        </w:r>
      </w:del>
      <w:r>
        <w:rPr>
          <w:rtl/>
        </w:rPr>
        <w:t xml:space="preserve">,</w:t>
      </w:r>
      <w:r w:rsidRPr="00464129">
        <w:rPr>
          <w:rStyle w:val="afffff0"/>
          <w:rtl/>
        </w:rPr>
        <w:t xml:space="preserve"> </w:t>
      </w:r>
      <w:r w:rsidRPr="00464129">
        <w:rPr>
          <w:rStyle w:val="afffff0"/>
          <w:rFonts w:hint="cs"/>
          <w:rtl/>
        </w:rPr>
        <w:t>'</w:t>
      </w:r>
      <w:r w:rsidRPr="00464129">
        <w:rPr>
          <w:rStyle w:val="afffff0"/>
          <w:rtl/>
        </w:rPr>
        <w:t xml:space="preserve">לא ישים </w:t>
      </w:r>
      <w:ins w:id="92359" w:author="מנוע מכני" w:date="2026-10-11T12:04:40Z">
        <w:r>
          <w:rPr>
            <w:rStyle w:val="afffff0"/>
            <w:rtl/>
          </w:rPr>
          <w:t xml:space="preserve">עליו</w:t>
        </w:r>
      </w:ins>
      <w:del w:id="92360" w:author="מנוע מכני" w:date="2026-10-11T12:04:40Z">
        <w:r w:rsidRPr="00464129">
          <w:rPr>
            <w:rStyle w:val="afffff0"/>
            <w:rtl/>
          </w:rPr>
          <w:delText xml:space="preserve">עליה</w:delText>
        </w:r>
      </w:del>
      <w:r w:rsidRPr="00464129">
        <w:rPr>
          <w:rStyle w:val="afffff0"/>
          <w:rtl/>
        </w:rPr>
        <w:t xml:space="preserve"> שמן ולא יתן </w:t>
      </w:r>
      <w:ins w:id="92361" w:author="מנוע מכני" w:date="2026-10-11T12:04:40Z">
        <w:r>
          <w:rPr>
            <w:rStyle w:val="afffff0"/>
            <w:rtl/>
          </w:rPr>
          <w:t xml:space="preserve">עליו</w:t>
        </w:r>
      </w:ins>
      <w:del w:id="92362" w:author="מנוע מכני" w:date="2026-10-11T12:04:40Z">
        <w:r w:rsidRPr="00464129">
          <w:rPr>
            <w:rStyle w:val="afffff0"/>
            <w:rtl/>
          </w:rPr>
          <w:delText xml:space="preserve">עליה</w:delText>
        </w:r>
      </w:del>
      <w:r w:rsidRPr="00464129">
        <w:rPr>
          <w:rStyle w:val="afffff0"/>
          <w:rtl/>
        </w:rPr>
        <w:t xml:space="preserve"> לבונה כי חטאת היא וגו</w:t>
      </w:r>
      <w:r w:rsidRPr="00464129">
        <w:rPr>
          <w:rStyle w:val="afffff0"/>
          <w:rtl/>
        </w:rPr>
        <w:t xml:space="preserve">',</w:t>
      </w:r>
      <w:r>
        <w:rPr>
          <w:rtl/>
        </w:rPr>
        <w:t xml:space="preserve"> </w:t>
      </w:r>
    </w:p>
    <w:p>
      <w:pPr>
        <w:pStyle w:val="38"/>
        <w:rPr>
          <w:ins w:id="97869" w:author="מנוע מכני" w:date="2026-10-11T12:04:40Z"/>
        </w:rPr>
      </w:pPr>
      <w:del w:id="90071" w:author="מנוע מכני" w:date="2026-10-11T12:04:40Z">
        <w:r>
          <w:delText xml:space="preserve"> </w:delText>
        </w:r>
      </w:del>
      <w:r>
        <w:t xml:space="preserve">'מנחת קנאות</w:t>
      </w:r>
      <w:r>
        <w:t>' דתני דר</w:t>
      </w:r>
      <w:r>
        <w:t>"</w:t>
      </w:r>
      <w:r>
        <w:t>נ</w:t>
      </w:r>
      <w:r>
        <w:t xml:space="preserve">:</w:t>
      </w:r>
    </w:p>
    <w:p w:rsidR="00DA63EC" w:rsidRDefault="00DA63EC" w:rsidP="00DA63EC">
      <w:pPr>
        <w:tabs>
          <w:tab w:val="center" w:pos="2835"/>
        </w:tabs>
        <w:rPr>
          <w:rtl/>
        </w:rPr>
      </w:pPr>
      <w:del w:id="97870" w:author="מנוע מכני" w:date="2026-10-11T12:04:40Z">
        <w:r>
          <w:rPr>
            <w:rtl/>
          </w:rPr>
          <w:delText xml:space="preserve"> </w:delText>
        </w:r>
      </w:del>
      <w:r>
        <w:rPr>
          <w:rtl/>
        </w:rPr>
        <w:t xml:space="preserve">מנחת קנאות מותרה נדבה, </w:t>
      </w:r>
      <w:r w:rsidRPr="0046594B">
        <w:rPr>
          <w:rStyle w:val="afffff0"/>
          <w:rFonts w:hint="cs"/>
          <w:rtl/>
        </w:rPr>
        <w:t>ד'</w:t>
      </w:r>
      <w:ins w:id="90337" w:author="Claude - סמנטי" w:date="2026-10-11T12:27:00Z">
        <w:r>
          <w:rPr>
            <w:rStyle w:val="afffff0"/>
            <w:rtl/>
          </w:rPr>
          <w:t xml:space="preserve">מַזְכֶּרֶת עָוֹן</w:t>
        </w:r>
      </w:ins>
      <w:del w:id="90338" w:author="Claude - סמנטי" w:date="2026-10-11T12:27:00Z">
        <w:r w:rsidRPr="0046594B">
          <w:rPr>
            <w:rStyle w:val="afffff0"/>
            <w:rtl/>
          </w:rPr>
          <w:delText xml:space="preserve">מזכרת עון</w:delText>
        </w:r>
      </w:del>
      <w:r w:rsidRPr="0046594B">
        <w:rPr>
          <w:rStyle w:val="afffff0"/>
          <w:rFonts w:hint="cs"/>
          <w:rtl/>
        </w:rPr>
        <w:t>'</w:t>
      </w:r>
      <w:r w:rsidRPr="0046594B">
        <w:rPr>
          <w:rStyle w:val="afffff0"/>
          <w:rtl/>
        </w:rPr>
        <w:t xml:space="preserve"> </w:t>
      </w:r>
      <w:r>
        <w:rPr>
          <w:rtl/>
        </w:rPr>
        <w:t>כתיב בה, ובחטאת כתיב:</w:t>
      </w:r>
      <w:r w:rsidRPr="00464129">
        <w:rPr>
          <w:rStyle w:val="afffff0"/>
          <w:rtl/>
        </w:rPr>
        <w:t xml:space="preserve"> </w:t>
      </w:r>
      <w:r w:rsidRPr="00464129">
        <w:rPr>
          <w:rStyle w:val="afffff0"/>
          <w:rFonts w:hint="cs"/>
          <w:rtl/>
        </w:rPr>
        <w:t>'</w:t>
      </w:r>
      <w:ins w:id="90335" w:author="Claude - סמנטי" w:date="2026-10-11T12:27:00Z">
        <w:r>
          <w:rPr>
            <w:rStyle w:val="afffff0"/>
            <w:rtl/>
          </w:rPr>
          <w:t xml:space="preserve">וְאוֹתָהּ נָתַן לָכֶם לָשֵׂאת אֶת עֲוֹן הָעֵדָה</w:t>
        </w:r>
      </w:ins>
      <w:del w:id="90336" w:author="Claude - סמנטי" w:date="2026-10-11T12:27:00Z">
        <w:r w:rsidRPr="00464129">
          <w:rPr>
            <w:rStyle w:val="afffff0"/>
            <w:rtl/>
          </w:rPr>
          <w:delText xml:space="preserve">ואותה נתן לכם לשאת את עון העדה</w:delText>
        </w:r>
      </w:del>
      <w:r w:rsidRPr="00464129">
        <w:rPr>
          <w:rStyle w:val="afffff0"/>
          <w:rFonts w:hint="cs"/>
          <w:rtl/>
        </w:rPr>
        <w:t>'</w:t>
      </w:r>
      <w:r w:rsidRPr="00464129">
        <w:rPr>
          <w:rStyle w:val="afffff0"/>
          <w:rtl/>
        </w:rPr>
        <w:t>,</w:t>
      </w:r>
      <w:r>
        <w:rPr>
          <w:rtl/>
        </w:rPr>
        <w:t xml:space="preserve"> מה חטאת מותרה נדבה, אף מנחת קנאות</w:t>
      </w:r>
      <w:r>
        <w:rPr>
          <w:rFonts w:hint="cs"/>
          <w:rtl/>
        </w:rPr>
        <w:t>,</w:t>
      </w:r>
      <w:r>
        <w:rPr>
          <w:rtl/>
        </w:rPr>
        <w:t xml:space="preserve"> וכחטאת, </w:t>
      </w:r>
      <w:r>
        <w:rPr>
          <w:rFonts w:hint="cs"/>
          <w:rtl/>
        </w:rPr>
        <w:t>ד</w:t>
      </w:r>
      <w:r>
        <w:rPr>
          <w:rtl/>
        </w:rPr>
        <w:t>פסולה שלא לשמה, אף מנחת קנאות פסולה שלא לשמה.</w:t>
      </w:r>
    </w:p>
    <w:p>
      <w:pPr>
        <w:pStyle w:val="38"/>
        <w:rPr>
          <w:ins w:id="97871" w:author="מנוע מכני" w:date="2026-10-11T12:04:40Z"/>
        </w:rPr>
      </w:pPr>
      <w:r>
        <w:t xml:space="preserve">והך</w:t>
      </w:r>
    </w:p>
    <w:p w:rsidR="00DA63EC" w:rsidRDefault="00DA63EC" w:rsidP="00DA63EC">
      <w:pPr>
        <w:tabs>
          <w:tab w:val="center" w:pos="2835"/>
        </w:tabs>
        <w:rPr>
          <w:rtl/>
        </w:rPr>
      </w:pPr>
      <w:del w:id="97872" w:author="מנוע מכני" w:date="2026-10-11T12:04:40Z">
        <w:r>
          <w:rPr>
            <w:rFonts w:hint="cs"/>
            <w:rtl/>
          </w:rPr>
          <w:delText xml:space="preserve"> </w:delText>
        </w:r>
      </w:del>
      <w:r>
        <w:rPr>
          <w:rFonts w:hint="cs"/>
          <w:rtl/>
        </w:rPr>
        <w:t xml:space="preserve">ד</w:t>
      </w:r>
      <w:r>
        <w:rPr>
          <w:rtl/>
        </w:rPr>
        <w:t>אשם יהא פסול שלא לשמו, דגמר עון עון מחטאת!</w:t>
      </w:r>
      <w:r>
        <w:rPr>
          <w:rFonts w:hint="cs"/>
          <w:rtl/>
        </w:rPr>
        <w:t xml:space="preserve"> </w:t>
      </w:r>
      <w:r>
        <w:rPr>
          <w:rtl/>
        </w:rPr>
        <w:t>דנין עון מעון ואין דנין עונו מעון.</w:t>
      </w:r>
    </w:p>
    <w:p>
      <w:pPr>
        <w:pStyle w:val="38"/>
        <w:rPr>
          <w:ins w:id="97873" w:author="מנוע מכני" w:date="2026-10-11T12:04:40Z"/>
        </w:rPr>
      </w:pPr>
      <w:r>
        <w:t>ונפק</w:t>
      </w:r>
      <w:r>
        <w:t>"</w:t>
      </w:r>
      <w:r>
        <w:t xml:space="preserve">מ</w:t>
      </w:r>
      <w:r>
        <w:t xml:space="preserve">- כדתדר</w:t>
      </w:r>
      <w:r>
        <w:t>"</w:t>
      </w:r>
      <w:r>
        <w:t>י:</w:t>
      </w:r>
    </w:p>
    <w:p w:rsidR="00DA63EC" w:rsidRDefault="00DA63EC" w:rsidP="00DA63EC">
      <w:pPr>
        <w:tabs>
          <w:tab w:val="center" w:pos="2835"/>
        </w:tabs>
        <w:rPr>
          <w:rtl/>
        </w:rPr>
      </w:pPr>
      <w:del w:id="97874" w:author="מנוע מכני" w:date="2026-10-11T12:04:40Z">
        <w:r w:rsidRPr="00464129">
          <w:rPr>
            <w:rStyle w:val="afffff0"/>
            <w:rtl/>
          </w:rPr>
          <w:delText xml:space="preserve"> </w:delText>
        </w:r>
      </w:del>
      <w:r w:rsidRPr="00464129">
        <w:rPr>
          <w:rStyle w:val="afffff0"/>
          <w:rFonts w:hint="cs"/>
          <w:rtl/>
        </w:rPr>
        <w:t>'</w:t>
      </w:r>
      <w:r w:rsidRPr="00464129">
        <w:rPr>
          <w:rStyle w:val="afffff0"/>
          <w:rtl/>
        </w:rPr>
        <w:t>ושב הכהן ובא הכהן</w:t>
      </w:r>
      <w:r w:rsidRPr="00464129">
        <w:rPr>
          <w:rStyle w:val="afffff0"/>
          <w:rFonts w:hint="cs"/>
          <w:rtl/>
        </w:rPr>
        <w:t>'</w:t>
      </w:r>
      <w:r w:rsidRPr="00464129">
        <w:rPr>
          <w:rStyle w:val="afffff0"/>
          <w:rtl/>
        </w:rPr>
        <w:t>,</w:t>
      </w:r>
      <w:r>
        <w:rPr>
          <w:rtl/>
        </w:rPr>
        <w:t xml:space="preserve"> זו היא שיבה, זו היא ביאה!</w:t>
      </w:r>
    </w:p>
    <w:p>
      <w:pPr>
        <w:pStyle w:val="38"/>
        <w:rPr>
          <w:ins w:id="102403" w:author="מנוע מכני" w:date="2026-10-11T12:04:40Z"/>
        </w:rPr>
      </w:pPr>
      <w:r>
        <w:t xml:space="preserve">ועוד,</w:t>
      </w:r>
    </w:p>
    <w:p w:rsidR="00DA63EC" w:rsidRDefault="00DA63EC" w:rsidP="00DA63EC">
      <w:pPr>
        <w:tabs>
          <w:tab w:val="center" w:pos="2835"/>
        </w:tabs>
        <w:rPr>
          <w:rtl/>
        </w:rPr>
      </w:pPr>
      <w:del w:id="102404" w:author="מנוע מכני" w:date="2026-10-11T12:04:40Z">
        <w:r>
          <w:rPr>
            <w:rtl/>
          </w:rPr>
          <w:delText xml:space="preserve"> </w:delText>
        </w:r>
      </w:del>
      <w:r>
        <w:rPr>
          <w:rtl/>
        </w:rPr>
        <w:t xml:space="preserve">ליגמר</w:t>
      </w:r>
      <w:r w:rsidRPr="00464129">
        <w:rPr>
          <w:rStyle w:val="afffff0"/>
          <w:rtl/>
        </w:rPr>
        <w:t xml:space="preserve"> </w:t>
      </w:r>
      <w:r w:rsidRPr="00464129">
        <w:rPr>
          <w:rStyle w:val="afffff0"/>
          <w:rFonts w:hint="cs"/>
          <w:rtl/>
        </w:rPr>
        <w:t>'</w:t>
      </w:r>
      <w:ins w:id="90341" w:author="Claude - סמנטי" w:date="2026-10-11T12:27:00Z">
        <w:r>
          <w:rPr>
            <w:rStyle w:val="afffff0"/>
            <w:rtl/>
          </w:rPr>
          <w:t xml:space="preserve">עֲוֹנוֹ עֲוֹנוֹ</w:t>
        </w:r>
      </w:ins>
      <w:del w:id="90342" w:author="Claude - סמנטי" w:date="2026-10-11T12:27:00Z">
        <w:r w:rsidRPr="00464129">
          <w:rPr>
            <w:rStyle w:val="afffff0"/>
            <w:rtl/>
          </w:rPr>
          <w:delText xml:space="preserve">עונו עונו</w:delText>
        </w:r>
      </w:del>
      <w:r w:rsidRPr="00464129">
        <w:rPr>
          <w:rStyle w:val="afffff0"/>
          <w:rFonts w:hint="cs"/>
          <w:rtl/>
        </w:rPr>
        <w:t>'</w:t>
      </w:r>
      <w:r w:rsidRPr="00464129">
        <w:rPr>
          <w:rStyle w:val="afffff0"/>
          <w:rtl/>
        </w:rPr>
        <w:t xml:space="preserve"> </w:t>
      </w:r>
      <w:r>
        <w:rPr>
          <w:rtl/>
        </w:rPr>
        <w:t>מעון דשמיעת הקול, ד</w:t>
      </w:r>
      <w:r>
        <w:rPr>
          <w:rFonts w:hint="cs"/>
          <w:rtl/>
        </w:rPr>
        <w:t>'</w:t>
      </w:r>
      <w:ins w:id="90339" w:author="Claude - סמנטי" w:date="2026-10-11T12:27:00Z">
        <w:r>
          <w:rPr>
            <w:rStyle w:val="afffff0"/>
            <w:rtl/>
          </w:rPr>
          <w:t xml:space="preserve">אִם לֹא יַגִּיד וְנָשָׂא עֲוֹנוֹ</w:t>
        </w:r>
      </w:ins>
      <w:del w:id="90340" w:author="Claude - סמנטי" w:date="2026-10-11T12:27:00Z">
        <w:r>
          <w:rPr>
            <w:rtl/>
          </w:rPr>
          <w:delText xml:space="preserve">אם </w:delText>
        </w:r>
        <w:r>
          <w:rPr>
            <w:rtl/>
          </w:rPr>
          <w:delText xml:space="preserve">לא</w:delText>
        </w:r>
        <w:r>
          <w:rPr>
            <w:rtl/>
          </w:rPr>
          <w:delText xml:space="preserve"> יגיד ונשא עונו</w:delText>
        </w:r>
      </w:del>
      <w:r>
        <w:rPr>
          <w:rFonts w:hint="cs"/>
          <w:rtl/>
        </w:rPr>
        <w:t>'</w:t>
      </w:r>
      <w:r>
        <w:rPr>
          <w:rtl/>
        </w:rPr>
        <w:t>!</w:t>
      </w:r>
    </w:p>
    <w:p>
      <w:pPr>
        <w:pStyle w:val="38"/>
        <w:rPr>
          <w:ins w:id="97876" w:author="מנוע מכני" w:date="2026-10-11T12:04:40Z"/>
        </w:rPr>
      </w:pPr>
      <w:del w:id="97875" w:author="מנוע מכני" w:date="2026-10-11T12:04:40Z">
        <w:r>
          <w:delText xml:space="preserve">•</w:delText>
        </w:r>
      </w:del>
      <w:r>
        <w:t xml:space="preserve"> אלא</w:t>
      </w:r>
    </w:p>
    <w:p w:rsidR="00DA63EC" w:rsidRDefault="00DA63EC" w:rsidP="00DA63EC">
      <w:pPr>
        <w:tabs>
          <w:tab w:val="center" w:pos="2835"/>
        </w:tabs>
        <w:rPr>
          <w:rtl/>
        </w:rPr>
      </w:pPr>
      <w:del w:id="97877" w:author="מנוע מכני" w:date="2026-10-11T12:04:40Z">
        <w:r>
          <w:rPr>
            <w:rtl/>
          </w:rPr>
          <w:delText xml:space="preserve"> </w:delText>
        </w:r>
      </w:del>
      <w:r>
        <w:rPr>
          <w:rtl/>
        </w:rPr>
        <w:t xml:space="preserve">גמרי גזירה שוה - למותר נדבה הוא דגמרי</w:t>
      </w:r>
      <w:ins w:id="94065" w:author="מנוע מכני" w:date="2026-10-11T12:04:40Z">
        <w:r>
          <w:rPr>
            <w:rtl/>
          </w:rPr>
          <w:t xml:space="preserve">,</w:t>
        </w:r>
      </w:ins>
      <w:del w:id="94066" w:author="מנוע מכני" w:date="2026-10-11T12:04:40Z">
        <w:r>
          <w:rPr>
            <w:rtl/>
          </w:rPr>
          <w:delText xml:space="preserve">;</w:delText>
        </w:r>
      </w:del>
      <w:r>
        <w:rPr>
          <w:rtl/>
        </w:rPr>
        <w:t xml:space="preserve"> </w:t>
      </w:r>
    </w:p>
    <w:p w:rsidR="00DA63EC" w:rsidRDefault="00DA63EC" w:rsidP="00DA63EC">
      <w:pPr>
        <w:rPr>
          <w:rtl/>
        </w:rPr>
      </w:pPr>
      <w:r w:rsidRPr="00336727">
        <w:rPr>
          <w:rtl/>
        </w:rPr>
        <w:t>וכ"</w:t>
      </w:r>
      <w:r w:rsidRPr="00336727">
        <w:rPr>
          <w:rFonts w:hint="cs"/>
          <w:rtl/>
        </w:rPr>
        <w:t>ת</w:t>
      </w:r>
      <w:r w:rsidRPr="00336727">
        <w:rPr>
          <w:rtl/>
        </w:rPr>
        <w:t>: אין גז"</w:t>
      </w:r>
      <w:r w:rsidRPr="00336727">
        <w:rPr>
          <w:rFonts w:hint="cs"/>
          <w:rtl/>
        </w:rPr>
        <w:t xml:space="preserve">ש </w:t>
      </w:r>
      <w:r w:rsidRPr="00336727">
        <w:rPr>
          <w:rtl/>
        </w:rPr>
        <w:t xml:space="preserve">למחצה, גלי </w:t>
      </w:r>
      <w:ins w:id="92363" w:author="מנוע מכני" w:date="2026-10-11T12:04:40Z">
        <w:r>
          <w:rPr>
            <w:rtl/>
          </w:rPr>
          <w:t xml:space="preserve">התורה</w:t>
        </w:r>
      </w:ins>
      <w:del w:id="92364" w:author="מנוע מכני" w:date="2026-10-11T12:04:40Z">
        <w:r w:rsidRPr="00336727">
          <w:rPr>
            <w:rtl/>
          </w:rPr>
          <w:delText xml:space="preserve">רחמנא</w:delText>
        </w:r>
      </w:del>
      <w:r w:rsidRPr="00336727">
        <w:rPr>
          <w:rtl/>
        </w:rPr>
        <w:t xml:space="preserve"> גבי חטאת ושחט אותה לחטאת, אותה לשמה כשירה, שלא לשמה פסולה, </w:t>
      </w:r>
    </w:p>
    <w:p w:rsidR="00DA63EC" w:rsidRDefault="00DA63EC" w:rsidP="00DA63EC">
      <w:pPr>
        <w:tabs>
          <w:tab w:val="center" w:pos="2835"/>
        </w:tabs>
        <w:rPr>
          <w:rtl/>
        </w:rPr>
      </w:pPr>
      <w:r>
        <w:rPr>
          <w:rtl/>
        </w:rPr>
        <w:t>אבל כל קדשים - בין לשמן בין שלא לשמן כשרים.</w:t>
      </w:r>
    </w:p>
    <w:p>
      <w:pPr>
        <w:pStyle w:val="38"/>
        <w:rPr>
          <w:ins w:id="97878" w:author="מנוע מכני" w:date="2026-10-11T12:04:40Z"/>
        </w:rPr>
      </w:pPr>
      <w:r>
        <w:t xml:space="preserve">והך</w:t>
      </w:r>
    </w:p>
    <w:p w:rsidR="00DA63EC" w:rsidRDefault="00DA63EC" w:rsidP="00DA63EC">
      <w:pPr>
        <w:tabs>
          <w:tab w:val="center" w:pos="2835"/>
        </w:tabs>
        <w:rPr>
          <w:rtl/>
        </w:rPr>
      </w:pPr>
      <w:del w:id="97879" w:author="מנוע מכני" w:date="2026-10-11T12:04:40Z">
        <w:r>
          <w:rPr>
            <w:rFonts w:hint="cs"/>
            <w:rtl/>
          </w:rPr>
          <w:delText xml:space="preserve"> </w:delText>
        </w:r>
      </w:del>
      <w:r>
        <w:rPr>
          <w:rFonts w:hint="cs"/>
          <w:rtl/>
        </w:rPr>
        <w:t xml:space="preserve">ד</w:t>
      </w:r>
      <w:r>
        <w:rPr>
          <w:rtl/>
        </w:rPr>
        <w:t>מנחת חוטא ומנחת קנאות דפסולין</w:t>
      </w:r>
      <w:r>
        <w:rPr>
          <w:rFonts w:hint="cs"/>
          <w:rtl/>
        </w:rPr>
        <w:t>,</w:t>
      </w:r>
      <w:r>
        <w:rPr>
          <w:rtl/>
        </w:rPr>
        <w:t xml:space="preserve"> שלא לשמן </w:t>
      </w:r>
      <w:r>
        <w:rPr>
          <w:rFonts w:hint="cs"/>
          <w:rtl/>
        </w:rPr>
        <w:t>מ'היא כחטאת ד</w:t>
      </w:r>
      <w:r>
        <w:rPr>
          <w:rtl/>
        </w:rPr>
        <w:t xml:space="preserve">כתיב </w:t>
      </w:r>
      <w:ins w:id="92365" w:author="מנוע מכני" w:date="2026-10-11T12:04:40Z">
        <w:r>
          <w:rPr>
            <w:rtl/>
          </w:rPr>
          <w:t xml:space="preserve">בהם</w:t>
        </w:r>
      </w:ins>
      <w:del w:id="92366" w:author="מנוע מכני" w:date="2026-10-11T12:04:40Z">
        <w:r>
          <w:rPr>
            <w:rtl/>
          </w:rPr>
          <w:delText xml:space="preserve">בהו</w:delText>
        </w:r>
      </w:del>
      <w:r>
        <w:rPr>
          <w:rtl/>
        </w:rPr>
        <w:t xml:space="preserve"> היא.</w:t>
      </w:r>
    </w:p>
    <w:p>
      <w:pPr>
        <w:pStyle w:val="38"/>
        <w:rPr>
          <w:ins w:id="97880" w:author="מנוע מכני" w:date="2026-10-11T12:04:40Z"/>
        </w:rPr>
      </w:pPr>
      <w:r>
        <w:t xml:space="preserve">והך</w:t>
      </w:r>
    </w:p>
    <w:p w:rsidR="00DA63EC" w:rsidRDefault="00DA63EC" w:rsidP="00DA63EC">
      <w:pPr>
        <w:tabs>
          <w:tab w:val="center" w:pos="2835"/>
        </w:tabs>
        <w:rPr>
          <w:rtl/>
        </w:rPr>
      </w:pPr>
      <w:del w:id="97881" w:author="מנוע מכני" w:date="2026-10-11T12:04:40Z">
        <w:r>
          <w:rPr>
            <w:rFonts w:hint="cs"/>
            <w:rtl/>
          </w:rPr>
          <w:delText xml:space="preserve"> </w:delText>
        </w:r>
      </w:del>
      <w:r>
        <w:rPr>
          <w:rFonts w:hint="cs"/>
          <w:rtl/>
        </w:rPr>
        <w:t xml:space="preserve">הוא</w:t>
      </w:r>
      <w:r w:rsidRPr="00464129">
        <w:rPr>
          <w:rStyle w:val="afffff0"/>
          <w:rFonts w:hint="cs"/>
          <w:rtl/>
        </w:rPr>
        <w:t xml:space="preserve"> 'ד</w:t>
      </w:r>
      <w:r w:rsidRPr="00464129">
        <w:rPr>
          <w:rStyle w:val="afffff0"/>
          <w:rtl/>
        </w:rPr>
        <w:t>אשם</w:t>
      </w:r>
      <w:r w:rsidRPr="00464129">
        <w:rPr>
          <w:rStyle w:val="afffff0"/>
          <w:rFonts w:hint="cs"/>
          <w:rtl/>
        </w:rPr>
        <w:t>'</w:t>
      </w:r>
      <w:r w:rsidRPr="00464129">
        <w:rPr>
          <w:rStyle w:val="afffff0"/>
          <w:rtl/>
        </w:rPr>
        <w:t xml:space="preserve"> </w:t>
      </w:r>
      <w:r>
        <w:rPr>
          <w:rtl/>
        </w:rPr>
        <w:t xml:space="preserve">לאחר הקטרת אימורין דכתיב, כדתניא: אבל אשם </w:t>
      </w:r>
      <w:r>
        <w:rPr>
          <w:rtl/>
        </w:rPr>
        <w:t xml:space="preserve">לא</w:t>
      </w:r>
      <w:r>
        <w:rPr>
          <w:rtl/>
        </w:rPr>
        <w:t xml:space="preserve"> נאמר בו הוא אלא לאחר הקטרת אימורין, הוא עצמו שלא הוקטרו אימוריו - כשר.</w:t>
      </w:r>
    </w:p>
    <w:p>
      <w:pPr>
        <w:pStyle w:val="38"/>
        <w:rPr>
          <w:ins w:id="97882" w:author="מנוע מכני" w:date="2026-10-11T12:04:40Z"/>
        </w:rPr>
      </w:pPr>
      <w:r w:rsidRPr="00336727">
        <w:t>ו</w:t>
      </w:r>
      <w:r w:rsidRPr="00336727">
        <w:t>'</w:t>
      </w:r>
      <w:r w:rsidRPr="00336727">
        <w:t>הוא</w:t>
      </w:r>
      <w:r w:rsidRPr="00336727">
        <w:t>'</w:t>
      </w:r>
      <w:r w:rsidRPr="00336727">
        <w:t xml:space="preserve"> </w:t>
      </w:r>
      <w:r w:rsidRPr="00336727">
        <w:t>לכדר</w:t>
      </w:r>
      <w:r w:rsidRPr="00336727">
        <w:t>"</w:t>
      </w:r>
      <w:r w:rsidRPr="00336727">
        <w:t>ה מרב</w:t>
      </w:r>
      <w:r w:rsidRPr="00336727">
        <w:t xml:space="preserve">:</w:t>
      </w:r>
    </w:p>
    <w:p w:rsidR="00DA63EC" w:rsidRDefault="00DA63EC" w:rsidP="00DA63EC">
      <w:pPr>
        <w:rPr>
          <w:rtl/>
        </w:rPr>
      </w:pPr>
      <w:del w:id="97883" w:author="מנוע מכני" w:date="2026-10-11T12:04:40Z">
        <w:r w:rsidRPr="00336727">
          <w:rPr>
            <w:rtl/>
          </w:rPr>
          <w:delText xml:space="preserve"> </w:delText>
        </w:r>
      </w:del>
      <w:r w:rsidRPr="00336727">
        <w:rPr>
          <w:rtl/>
        </w:rPr>
        <w:t xml:space="preserve">אשם שניתק לרעייה ושחטו סתם כשר לשום עולה, </w:t>
      </w:r>
      <w:r w:rsidRPr="00336727">
        <w:rPr>
          <w:rtl/>
        </w:rPr>
        <w:t xml:space="preserve">לא</w:t>
      </w:r>
      <w:r w:rsidRPr="00336727">
        <w:rPr>
          <w:rtl/>
        </w:rPr>
        <w:t xml:space="preserve"> ניתק </w:t>
      </w:r>
      <w:r w:rsidRPr="00336727">
        <w:rPr>
          <w:rtl/>
        </w:rPr>
        <w:t xml:space="preserve">לא</w:t>
      </w:r>
      <w:r w:rsidRPr="00336727">
        <w:rPr>
          <w:rtl/>
        </w:rPr>
        <w:t xml:space="preserve">,</w:t>
      </w:r>
      <w:r w:rsidRPr="00464129">
        <w:rPr>
          <w:rStyle w:val="afffff0"/>
          <w:rtl/>
        </w:rPr>
        <w:t xml:space="preserve"> </w:t>
      </w:r>
      <w:r w:rsidRPr="00464129">
        <w:rPr>
          <w:rStyle w:val="afffff0"/>
          <w:rFonts w:hint="cs"/>
          <w:rtl/>
        </w:rPr>
        <w:t>'</w:t>
      </w:r>
      <w:r w:rsidRPr="00464129">
        <w:rPr>
          <w:rStyle w:val="afffff0"/>
          <w:rtl/>
        </w:rPr>
        <w:t>הוא</w:t>
      </w:r>
      <w:r w:rsidRPr="00464129">
        <w:rPr>
          <w:rStyle w:val="afffff0"/>
          <w:rFonts w:hint="cs"/>
          <w:rtl/>
        </w:rPr>
        <w:t>'</w:t>
      </w:r>
      <w:r w:rsidRPr="00464129">
        <w:rPr>
          <w:rStyle w:val="afffff0"/>
          <w:rtl/>
        </w:rPr>
        <w:t xml:space="preserve"> </w:t>
      </w:r>
      <w:r w:rsidRPr="00336727">
        <w:rPr>
          <w:rtl/>
        </w:rPr>
        <w:t>בהוייתו יהא.</w:t>
      </w:r>
    </w:p>
    <w:p w:rsidR="00DA63EC" w:rsidRDefault="00DA63EC" w:rsidP="00DA63EC">
      <w:pPr>
        <w:pStyle w:val="afff3"/>
        <w:framePr w:wrap="around"/>
        <w:rPr>
          <w:rtl/>
        </w:rPr>
      </w:pPr>
      <w:r>
        <w:rPr>
          <w:rFonts w:hint="cs"/>
          <w:rtl/>
        </w:rPr>
        <w:t>ד:</w:t>
      </w:r>
    </w:p>
    <w:p>
      <w:pPr>
        <w:pStyle w:val="afffff8"/>
        <w:rPr>
          <w:ins w:id="90833" w:author="קלוד" w:date="2026-10-11T12:32:08Z"/>
        </w:rPr>
      </w:pPr>
      <w:ins w:id="90834" w:author="קלוד" w:date="2026-10-11T12:32:08Z">
        <w:r>
          <w:rPr>
            <w:color w:val="7B3F00"/>
          </w:rPr>
          <w:t xml:space="preserve">מנחת העומר ואשם נזיר ומצורע - פסולים שלא לשמן, לרב</w:t>
        </w:r>
      </w:ins>
    </w:p>
    <w:p>
      <w:pPr>
        <w:pStyle w:val="38"/>
        <w:rPr>
          <w:ins w:id="97885" w:author="מנוע מכני" w:date="2026-10-11T12:04:40Z"/>
        </w:rPr>
      </w:pPr>
      <w:del w:id="97884" w:author="מנוע מכני" w:date="2026-10-11T12:04:40Z">
        <w:r>
          <w:delText xml:space="preserve">•</w:delText>
        </w:r>
      </w:del>
      <w:r>
        <w:t xml:space="preserve"> רב:</w:t>
      </w:r>
    </w:p>
    <w:p w:rsidR="00DA63EC" w:rsidRDefault="00DA63EC" w:rsidP="00DA63EC">
      <w:pPr>
        <w:tabs>
          <w:tab w:val="center" w:pos="2835"/>
        </w:tabs>
        <w:rPr>
          <w:rtl/>
        </w:rPr>
      </w:pPr>
      <w:del w:id="97886" w:author="מנוע מכני" w:date="2026-10-11T12:04:40Z">
        <w:r>
          <w:rPr>
            <w:rtl/>
          </w:rPr>
          <w:delText xml:space="preserve"> </w:delText>
        </w:r>
      </w:del>
      <w:r>
        <w:rPr>
          <w:rtl/>
        </w:rPr>
        <w:t xml:space="preserve">מנחת העומר שקמצה שלא לשמה פסולה, הואיל ובאת להתיר ולא התירה, </w:t>
      </w:r>
    </w:p>
    <w:p w:rsidR="00DA63EC" w:rsidRDefault="00DA63EC" w:rsidP="00DA63EC">
      <w:pPr>
        <w:rPr>
          <w:rtl/>
        </w:rPr>
      </w:pPr>
      <w:r w:rsidRPr="00336727">
        <w:rPr>
          <w:rtl/>
        </w:rPr>
        <w:t>וכן אתה אומר באשם נזיר ואשם מצורע ששחטן שלא לשמן פסולין, הואיל ובאו להכשיר ולא הכשירו.</w:t>
      </w:r>
    </w:p>
    <w:p>
      <w:pPr>
        <w:pStyle w:val="38"/>
        <w:rPr>
          <w:ins w:id="97887" w:author="מנוע מכני" w:date="2026-10-11T12:04:40Z"/>
        </w:rPr>
      </w:pPr>
      <w:r>
        <w:t xml:space="preserve">תנן</w:t>
      </w:r>
      <w:r>
        <w:t xml:space="preserve">:</w:t>
      </w:r>
    </w:p>
    <w:p w:rsidR="00DA63EC" w:rsidRDefault="00DA63EC" w:rsidP="00DA63EC">
      <w:pPr>
        <w:tabs>
          <w:tab w:val="center" w:pos="2835"/>
        </w:tabs>
        <w:rPr>
          <w:rtl/>
        </w:rPr>
      </w:pPr>
      <w:del w:id="97888" w:author="מנוע מכני" w:date="2026-10-11T12:04:40Z">
        <w:r>
          <w:rPr>
            <w:rtl/>
          </w:rPr>
          <w:delText xml:space="preserve"> </w:delText>
        </w:r>
      </w:del>
      <w:r>
        <w:rPr>
          <w:rtl/>
        </w:rPr>
        <w:t xml:space="preserve">כל המנחות שנקמצו שלא לשמן כשירות, אלא שלא עלו לבעלים לשום חובה, חוץ ממנחת חוטא ומנחת קנאות</w:t>
      </w:r>
      <w:ins w:id="94067" w:author="מנוע מכני" w:date="2026-10-11T12:04:40Z">
        <w:r>
          <w:rPr>
            <w:rtl/>
          </w:rPr>
          <w:t xml:space="preserve">,</w:t>
        </w:r>
      </w:ins>
      <w:del w:id="94068" w:author="מנוע מכני" w:date="2026-10-11T12:04:40Z">
        <w:r>
          <w:rPr>
            <w:rtl/>
          </w:rPr>
          <w:delText xml:space="preserve">;</w:delText>
        </w:r>
      </w:del>
      <w:r>
        <w:rPr>
          <w:rtl/>
        </w:rPr>
        <w:t xml:space="preserve"> ואם </w:t>
      </w:r>
      <w:ins w:id="97187" w:author="מנוע מכני" w:date="2026-10-11T12:04:40Z">
        <w:r>
          <w:rPr>
            <w:rtl/>
          </w:rPr>
          <w:t xml:space="preserve">ישנו</w:t>
        </w:r>
      </w:ins>
      <w:del w:id="97188" w:author="מנוע מכני" w:date="2026-10-11T12:04:40Z">
        <w:r>
          <w:rPr>
            <w:rtl/>
          </w:rPr>
          <w:delText xml:space="preserve">איתא</w:delText>
        </w:r>
      </w:del>
      <w:r>
        <w:rPr>
          <w:rtl/>
        </w:rPr>
        <w:t xml:space="preserve">, </w:t>
      </w:r>
      <w:ins w:id="96903" w:author="מנוע מכני" w:date="2026-10-11T12:04:40Z">
        <w:r>
          <w:rPr>
            <w:rtl/>
          </w:rPr>
          <w:t xml:space="preserve">ישנה</w:t>
        </w:r>
      </w:ins>
      <w:del w:id="96904" w:author="מנוע מכני" w:date="2026-10-11T12:04:40Z">
        <w:r>
          <w:rPr>
            <w:rtl/>
          </w:rPr>
          <w:delText xml:space="preserve">ליתני</w:delText>
        </w:r>
      </w:del>
      <w:r>
        <w:rPr>
          <w:rtl/>
        </w:rPr>
        <w:t xml:space="preserve"> </w:t>
      </w:r>
      <w:ins w:id="90629" w:author="מנוע מכני" w:date="2026-10-11T12:04:40Z">
        <w:r>
          <w:rPr>
            <w:rtl/>
          </w:rPr>
          <w:t xml:space="preserve">גם</w:t>
        </w:r>
      </w:ins>
      <w:del w:id="90630" w:author="מנוע מכני" w:date="2026-10-11T12:04:40Z">
        <w:r>
          <w:rPr>
            <w:rtl/>
          </w:rPr>
          <w:delText xml:space="preserve">נמי</w:delText>
        </w:r>
      </w:del>
      <w:r>
        <w:rPr>
          <w:rtl/>
        </w:rPr>
        <w:t xml:space="preserve"> חוץ ממנחת העומר!</w:t>
      </w:r>
    </w:p>
    <w:p w:rsidR="00DA63EC" w:rsidRDefault="00DA63EC" w:rsidP="00DA63EC">
      <w:pPr>
        <w:tabs>
          <w:tab w:val="center" w:pos="2835"/>
        </w:tabs>
        <w:rPr>
          <w:rtl/>
        </w:rPr>
      </w:pPr>
      <w:r>
        <w:rPr>
          <w:rFonts w:hint="cs"/>
          <w:rtl/>
        </w:rPr>
        <w:t>כי קתני</w:t>
      </w:r>
      <w:r>
        <w:rPr>
          <w:rtl/>
        </w:rPr>
        <w:t xml:space="preserve"> באה יחיד, באה צבור </w:t>
      </w:r>
      <w:r>
        <w:rPr>
          <w:rtl/>
        </w:rPr>
        <w:t xml:space="preserve">לא</w:t>
      </w:r>
      <w:r>
        <w:rPr>
          <w:rtl/>
        </w:rPr>
        <w:t xml:space="preserve"> קתני</w:t>
      </w:r>
      <w:ins w:id="94069" w:author="מנוע מכני" w:date="2026-10-11T12:04:40Z">
        <w:r>
          <w:rPr>
            <w:rtl/>
          </w:rPr>
          <w:t xml:space="preserve">,</w:t>
        </w:r>
      </w:ins>
      <w:del w:id="94070" w:author="מנוע מכני" w:date="2026-10-11T12:04:40Z">
        <w:r>
          <w:rPr>
            <w:rtl/>
          </w:rPr>
          <w:delText xml:space="preserve">;</w:delText>
        </w:r>
      </w:del>
      <w:r>
        <w:rPr>
          <w:rtl/>
        </w:rPr>
        <w:t xml:space="preserve"> כי תני - באה בגלל עצמה, באה בגלל זבח </w:t>
      </w:r>
      <w:r>
        <w:rPr>
          <w:rtl/>
        </w:rPr>
        <w:t xml:space="preserve">לא</w:t>
      </w:r>
      <w:r>
        <w:rPr>
          <w:rtl/>
        </w:rPr>
        <w:t xml:space="preserve"> קתני</w:t>
      </w:r>
      <w:ins w:id="94071" w:author="מנוע מכני" w:date="2026-10-11T12:04:40Z">
        <w:r>
          <w:rPr>
            <w:rtl/>
          </w:rPr>
          <w:t xml:space="preserve">,</w:t>
        </w:r>
      </w:ins>
      <w:del w:id="94072" w:author="מנוע מכני" w:date="2026-10-11T12:04:40Z">
        <w:r>
          <w:rPr>
            <w:rtl/>
          </w:rPr>
          <w:delText xml:space="preserve">;</w:delText>
        </w:r>
      </w:del>
    </w:p>
    <w:p w:rsidR="00DA63EC" w:rsidRDefault="00DA63EC" w:rsidP="00DA63EC">
      <w:pPr>
        <w:tabs>
          <w:tab w:val="center" w:pos="2835"/>
        </w:tabs>
        <w:rPr>
          <w:rtl/>
        </w:rPr>
      </w:pPr>
      <w:del w:id="90072" w:author="מנוע מכני" w:date="2026-10-11T12:04:40Z">
        <w:r>
          <w:rPr>
            <w:rtl/>
          </w:rPr>
          <w:delText xml:space="preserve"> </w:delText>
        </w:r>
      </w:del>
      <w:r>
        <w:rPr>
          <w:rtl/>
        </w:rPr>
        <w:t xml:space="preserve">כי קתני - הנך שאין קבוע להן זמן, הא דקבוע לה זמן </w:t>
      </w:r>
      <w:r>
        <w:rPr>
          <w:rtl/>
        </w:rPr>
        <w:t xml:space="preserve">לא</w:t>
      </w:r>
      <w:r>
        <w:rPr>
          <w:rtl/>
        </w:rPr>
        <w:t xml:space="preserve"> קתני.</w:t>
      </w:r>
    </w:p>
    <w:p>
      <w:pPr>
        <w:pStyle w:val="38"/>
        <w:rPr>
          <w:ins w:id="97889" w:author="מנוע מכני" w:date="2026-10-11T12:04:40Z"/>
        </w:rPr>
      </w:pPr>
      <w:r w:rsidRPr="0004694A">
        <w:t>א</w:t>
      </w:r>
      <w:r w:rsidRPr="0004694A">
        <w:t xml:space="preserve">מר</w:t>
      </w:r>
      <w:r w:rsidRPr="0004694A">
        <w:t xml:space="preserve"> מר:</w:t>
      </w:r>
    </w:p>
    <w:p w:rsidR="00DA63EC" w:rsidRDefault="00DA63EC" w:rsidP="00DA63EC">
      <w:pPr>
        <w:rPr>
          <w:b/>
          <w:bCs/>
          <w:rtl/>
        </w:rPr>
      </w:pPr>
      <w:del w:id="97890" w:author="מנוע מכני" w:date="2026-10-11T12:04:40Z">
        <w:r w:rsidRPr="0004694A">
          <w:rPr>
            <w:b/>
            <w:bCs/>
            <w:rtl/>
          </w:rPr>
          <w:delText xml:space="preserve"> </w:delText>
        </w:r>
      </w:del>
      <w:r w:rsidRPr="0004694A">
        <w:rPr>
          <w:b/>
          <w:bCs/>
          <w:rtl/>
        </w:rPr>
        <w:t xml:space="preserve">וכן אתה אומר באשם נזיר ואשם מצורע ששחטן שלא לשמן פסולין, הואיל ובאו להכשיר ולא הכשירו</w:t>
      </w:r>
    </w:p>
    <w:p>
      <w:pPr>
        <w:pStyle w:val="38"/>
        <w:rPr>
          <w:ins w:id="97891" w:author="מנוע מכני" w:date="2026-10-11T12:04:40Z"/>
        </w:rPr>
      </w:pPr>
      <w:r>
        <w:t xml:space="preserve">תנן</w:t>
      </w:r>
      <w:r>
        <w:t xml:space="preserve">:</w:t>
      </w:r>
    </w:p>
    <w:p w:rsidR="00DA63EC" w:rsidRDefault="00DA63EC" w:rsidP="00DA63EC">
      <w:pPr>
        <w:tabs>
          <w:tab w:val="center" w:pos="2835"/>
        </w:tabs>
        <w:rPr>
          <w:rtl/>
        </w:rPr>
      </w:pPr>
      <w:del w:id="97892" w:author="מנוע מכני" w:date="2026-10-11T12:04:40Z">
        <w:r>
          <w:rPr>
            <w:rtl/>
          </w:rPr>
          <w:delText xml:space="preserve"> </w:delText>
        </w:r>
      </w:del>
      <w:r>
        <w:rPr>
          <w:rtl/>
        </w:rPr>
        <w:t xml:space="preserve">כל הזבחים ששחטן שלא לשמן כשרין, אלא שלא עלו לבעלים לשום חובה, חוץ מפסח </w:t>
      </w:r>
      <w:r w:rsidRPr="00E105BC">
        <w:rPr>
          <w:spacing w:val="-2"/>
          <w:rtl/>
        </w:rPr>
        <w:t xml:space="preserve">וחטאת</w:t>
      </w:r>
      <w:ins w:id="94073" w:author="מנוע מכני" w:date="2026-10-11T12:04:40Z">
        <w:r>
          <w:rPr>
            <w:spacing w:val="-2"/>
            <w:rtl/>
          </w:rPr>
          <w:t xml:space="preserve">,</w:t>
        </w:r>
      </w:ins>
      <w:del w:id="94074" w:author="מנוע מכני" w:date="2026-10-11T12:04:40Z">
        <w:r w:rsidRPr="00E105BC">
          <w:rPr>
            <w:spacing w:val="-2"/>
            <w:rtl/>
          </w:rPr>
          <w:delText xml:space="preserve">;</w:delText>
        </w:r>
      </w:del>
      <w:r w:rsidRPr="00E105BC">
        <w:rPr>
          <w:spacing w:val="-2"/>
          <w:rtl/>
        </w:rPr>
        <w:t xml:space="preserve"> ואם </w:t>
      </w:r>
      <w:ins w:id="97189" w:author="מנוע מכני" w:date="2026-10-11T12:04:40Z">
        <w:r>
          <w:rPr>
            <w:spacing w:val="-2"/>
            <w:rtl/>
          </w:rPr>
          <w:t xml:space="preserve">ישנו</w:t>
        </w:r>
      </w:ins>
      <w:del w:id="97190" w:author="מנוע מכני" w:date="2026-10-11T12:04:40Z">
        <w:r w:rsidRPr="00E105BC">
          <w:rPr>
            <w:spacing w:val="-2"/>
            <w:rtl/>
          </w:rPr>
          <w:delText xml:space="preserve">איתא</w:delText>
        </w:r>
      </w:del>
      <w:r w:rsidRPr="00E105BC">
        <w:rPr>
          <w:spacing w:val="-2"/>
          <w:rtl/>
        </w:rPr>
        <w:t xml:space="preserve">, </w:t>
      </w:r>
      <w:ins w:id="96905" w:author="מנוע מכני" w:date="2026-10-11T12:04:40Z">
        <w:r>
          <w:rPr>
            <w:spacing w:val="-2"/>
            <w:rtl/>
          </w:rPr>
          <w:t xml:space="preserve">ישנה</w:t>
        </w:r>
      </w:ins>
      <w:del w:id="96906" w:author="מנוע מכני" w:date="2026-10-11T12:04:40Z">
        <w:r w:rsidRPr="00E105BC">
          <w:rPr>
            <w:spacing w:val="-2"/>
            <w:rtl/>
          </w:rPr>
          <w:delText xml:space="preserve">ליתני</w:delText>
        </w:r>
      </w:del>
      <w:r w:rsidRPr="00E105BC">
        <w:rPr>
          <w:spacing w:val="-2"/>
          <w:rtl/>
        </w:rPr>
        <w:t xml:space="preserve"> </w:t>
      </w:r>
      <w:ins w:id="90631" w:author="מנוע מכני" w:date="2026-10-11T12:04:40Z">
        <w:r>
          <w:rPr>
            <w:spacing w:val="-2"/>
            <w:rtl/>
          </w:rPr>
          <w:t xml:space="preserve">גם</w:t>
        </w:r>
      </w:ins>
      <w:del w:id="90632" w:author="מנוע מכני" w:date="2026-10-11T12:04:40Z">
        <w:r w:rsidRPr="00E105BC">
          <w:rPr>
            <w:spacing w:val="-2"/>
            <w:rtl/>
          </w:rPr>
          <w:delText xml:space="preserve">נמי</w:delText>
        </w:r>
      </w:del>
      <w:r w:rsidRPr="00E105BC">
        <w:rPr>
          <w:spacing w:val="-2"/>
          <w:rtl/>
        </w:rPr>
        <w:t xml:space="preserve"> חוץ מאשם נזיר ואשם מצורע דבאו להכשיר ולא הכשירו!</w:t>
      </w:r>
    </w:p>
    <w:p w:rsidR="00DA63EC" w:rsidRDefault="00DA63EC" w:rsidP="00DA63EC">
      <w:pPr>
        <w:pStyle w:val="affffb"/>
        <w:rPr>
          <w:rtl/>
        </w:rPr>
      </w:pPr>
      <w:r>
        <w:rPr>
          <w:rtl/>
        </w:rPr>
        <w:t xml:space="preserve">- כיון </w:t>
      </w:r>
      <w:ins w:id="90633" w:author="מנוע מכני" w:date="2026-10-11T12:04:40Z">
        <w:r>
          <w:rPr>
            <w:rtl/>
          </w:rPr>
          <w:t xml:space="preserve">דיש</w:t>
        </w:r>
      </w:ins>
      <w:del w:id="90634" w:author="מנוע מכני" w:date="2026-10-11T12:04:40Z">
        <w:r>
          <w:rPr>
            <w:rtl/>
          </w:rPr>
          <w:delText xml:space="preserve">דאיכא</w:delText>
        </w:r>
      </w:del>
      <w:r>
        <w:rPr>
          <w:rtl/>
        </w:rPr>
        <w:t xml:space="preserve"> אשם גזילות ואשם מעילות דלכפרה </w:t>
      </w:r>
      <w:ins w:id="97191" w:author="מנוע מכני" w:date="2026-10-11T12:04:40Z">
        <w:r>
          <w:rPr>
            <w:rtl/>
          </w:rPr>
          <w:t xml:space="preserve">באו</w:t>
        </w:r>
      </w:ins>
      <w:del w:id="97192" w:author="מנוע מכני" w:date="2026-10-11T12:04:40Z">
        <w:r>
          <w:rPr>
            <w:rtl/>
          </w:rPr>
          <w:delText xml:space="preserve">אתו</w:delText>
        </w:r>
      </w:del>
      <w:r>
        <w:rPr>
          <w:rtl/>
        </w:rPr>
        <w:t xml:space="preserve">, </w:t>
      </w:r>
      <w:r>
        <w:rPr>
          <w:rtl/>
        </w:rPr>
        <w:t xml:space="preserve">לא</w:t>
      </w:r>
      <w:r>
        <w:rPr>
          <w:rtl/>
        </w:rPr>
        <w:t xml:space="preserve"> פסיקא </w:t>
      </w:r>
      <w:ins w:id="92367" w:author="מנוע מכני" w:date="2026-10-11T12:04:40Z">
        <w:r>
          <w:rPr>
            <w:rtl/>
          </w:rPr>
          <w:t xml:space="preserve">לו</w:t>
        </w:r>
      </w:ins>
      <w:del w:id="92368" w:author="מנוע מכני" w:date="2026-10-11T12:04:40Z">
        <w:r>
          <w:rPr>
            <w:rtl/>
          </w:rPr>
          <w:delText xml:space="preserve">ליה</w:delText>
        </w:r>
      </w:del>
      <w:r>
        <w:rPr>
          <w:rtl/>
        </w:rPr>
        <w:t xml:space="preserve">.</w:t>
      </w:r>
    </w:p>
    <w:p>
      <w:pPr>
        <w:pStyle w:val="38"/>
        <w:rPr>
          <w:ins w:id="97893" w:author="מנוע מכני" w:date="2026-10-11T12:04:40Z"/>
        </w:rPr>
      </w:pPr>
      <w:r>
        <w:t xml:space="preserve">ושאני</w:t>
      </w:r>
    </w:p>
    <w:p w:rsidR="00DA63EC" w:rsidRDefault="00DA63EC" w:rsidP="00DA63EC">
      <w:pPr>
        <w:tabs>
          <w:tab w:val="center" w:pos="2835"/>
        </w:tabs>
        <w:rPr>
          <w:rtl/>
        </w:rPr>
      </w:pPr>
      <w:del w:id="97894" w:author="מנוע מכני" w:date="2026-10-11T12:04:40Z">
        <w:r>
          <w:rPr>
            <w:rFonts w:hint="cs"/>
            <w:rtl/>
          </w:rPr>
          <w:delText xml:space="preserve"> </w:delText>
        </w:r>
      </w:del>
      <w:r>
        <w:rPr>
          <w:rtl/>
        </w:rPr>
        <w:t xml:space="preserve">נזיר ואשם מצורע דבאו להכשיר ולא הכשירו, </w:t>
      </w:r>
      <w:r>
        <w:rPr>
          <w:rFonts w:hint="cs"/>
          <w:rtl/>
        </w:rPr>
        <w:t xml:space="preserve">[</w:t>
      </w:r>
      <w:r>
        <w:rPr>
          <w:rFonts w:hint="cs"/>
          <w:rtl/>
        </w:rPr>
        <w:t xml:space="preserve">משא</w:t>
      </w:r>
      <w:r>
        <w:rPr>
          <w:rtl/>
        </w:rPr>
        <w:t>"</w:t>
      </w:r>
      <w:r>
        <w:rPr>
          <w:rFonts w:hint="cs"/>
          <w:rtl/>
        </w:rPr>
        <w:t xml:space="preserve">כ</w:t>
      </w:r>
      <w:r>
        <w:rPr>
          <w:rFonts w:hint="cs"/>
          <w:rtl/>
        </w:rPr>
        <w:t xml:space="preserve"> הך דב</w:t>
      </w:r>
      <w:r>
        <w:rPr>
          <w:rtl/>
        </w:rPr>
        <w:t>או לכפרה ולא כפרו</w:t>
      </w:r>
      <w:r>
        <w:rPr>
          <w:rFonts w:hint="cs"/>
          <w:rtl/>
        </w:rPr>
        <w:t>]</w:t>
      </w:r>
    </w:p>
    <w:p w:rsidR="00DA63EC" w:rsidRDefault="00DA63EC" w:rsidP="00DA63EC">
      <w:pPr>
        <w:pStyle w:val="affffb"/>
        <w:rPr>
          <w:rtl/>
        </w:rPr>
      </w:pPr>
      <w:r>
        <w:rPr>
          <w:rtl/>
        </w:rPr>
        <w:t xml:space="preserve">- </w:t>
      </w:r>
      <w:r>
        <w:rPr>
          <w:rStyle w:val="2fb"/>
          <w:rFonts w:hint="cs"/>
          <w:rtl/>
        </w:rPr>
        <w:t>כד</w:t>
      </w:r>
      <w:r>
        <w:rPr>
          <w:rStyle w:val="2fb"/>
          <w:rtl/>
        </w:rPr>
        <w:t>א</w:t>
      </w:r>
      <w:r>
        <w:rPr>
          <w:rStyle w:val="2fb"/>
          <w:rFonts w:hint="cs"/>
          <w:rtl/>
        </w:rPr>
        <w:t>רי</w:t>
      </w:r>
      <w:r>
        <w:rPr>
          <w:rStyle w:val="2fb"/>
          <w:rtl/>
        </w:rPr>
        <w:t>"</w:t>
      </w:r>
      <w:r>
        <w:rPr>
          <w:rStyle w:val="2fb"/>
          <w:rFonts w:hint="cs"/>
          <w:rtl/>
        </w:rPr>
        <w:t xml:space="preserve">ר</w:t>
      </w:r>
      <w:r>
        <w:rPr>
          <w:rFonts w:hint="cs"/>
          <w:rtl/>
        </w:rPr>
        <w:t xml:space="preserve">:</w:t>
      </w:r>
      <w:r>
        <w:rPr>
          <w:rtl/>
        </w:rPr>
        <w:t xml:space="preserve"> </w:t>
      </w:r>
      <w:r>
        <w:rPr>
          <w:rFonts w:hint="cs"/>
          <w:rtl/>
        </w:rPr>
        <w:t>ד</w:t>
      </w:r>
      <w:r>
        <w:rPr>
          <w:rtl/>
        </w:rPr>
        <w:t xml:space="preserve">מצינו שחלק הכתוב בין מכפרים ובין מכשירין, מכפרין </w:t>
      </w:r>
      <w:ins w:id="92375" w:author="מנוע מכני" w:date="2026-10-11T12:04:40Z">
        <w:r>
          <w:rPr>
            <w:rtl/>
          </w:rPr>
          <w:t xml:space="preserve">יש</w:t>
        </w:r>
      </w:ins>
      <w:del w:id="92376" w:author="מנוע מכני" w:date="2026-10-11T12:04:40Z">
        <w:r>
          <w:rPr>
            <w:rtl/>
          </w:rPr>
          <w:delText xml:space="preserve">אית</w:delText>
        </w:r>
      </w:del>
      <w:r>
        <w:rPr>
          <w:rtl/>
        </w:rPr>
        <w:t xml:space="preserve"> </w:t>
      </w:r>
      <w:ins w:id="92369" w:author="מנוע מכני" w:date="2026-10-11T12:04:40Z">
        <w:r>
          <w:rPr>
            <w:rtl/>
          </w:rPr>
          <w:t xml:space="preserve">בהם</w:t>
        </w:r>
      </w:ins>
      <w:del w:id="92370" w:author="מנוע מכני" w:date="2026-10-11T12:04:40Z">
        <w:r>
          <w:rPr>
            <w:rtl/>
          </w:rPr>
          <w:delText xml:space="preserve">בהו</w:delText>
        </w:r>
      </w:del>
      <w:r>
        <w:rPr>
          <w:rtl/>
        </w:rPr>
        <w:t xml:space="preserve"> </w:t>
      </w:r>
      <w:ins w:id="97193" w:author="מנוע מכני" w:date="2026-10-11T12:04:40Z">
        <w:r>
          <w:rPr>
            <w:rtl/>
          </w:rPr>
          <w:t xml:space="preserve">דבאו</w:t>
        </w:r>
      </w:ins>
      <w:del w:id="97194" w:author="מנוע מכני" w:date="2026-10-11T12:04:40Z">
        <w:r>
          <w:rPr>
            <w:rtl/>
          </w:rPr>
          <w:delText xml:space="preserve">דאתו</w:delText>
        </w:r>
      </w:del>
      <w:r>
        <w:rPr>
          <w:rtl/>
        </w:rPr>
        <w:t xml:space="preserve"> לאחר מיתה, מכשירין </w:t>
      </w:r>
      <w:ins w:id="92373" w:author="מנוע מכני" w:date="2026-10-11T12:04:40Z">
        <w:r>
          <w:rPr>
            <w:rtl/>
          </w:rPr>
          <w:t xml:space="preserve">אין</w:t>
        </w:r>
      </w:ins>
      <w:del w:id="92374" w:author="מנוע מכני" w:date="2026-10-11T12:04:40Z">
        <w:r>
          <w:rPr>
            <w:rtl/>
          </w:rPr>
          <w:delText xml:space="preserve">לית</w:delText>
        </w:r>
      </w:del>
      <w:r>
        <w:rPr>
          <w:rtl/>
        </w:rPr>
        <w:t xml:space="preserve"> </w:t>
      </w:r>
      <w:ins w:id="92371" w:author="מנוע מכני" w:date="2026-10-11T12:04:40Z">
        <w:r>
          <w:rPr>
            <w:rtl/>
          </w:rPr>
          <w:t xml:space="preserve">בהם</w:t>
        </w:r>
      </w:ins>
      <w:del w:id="92372" w:author="מנוע מכני" w:date="2026-10-11T12:04:40Z">
        <w:r>
          <w:rPr>
            <w:rtl/>
          </w:rPr>
          <w:delText xml:space="preserve">בהו</w:delText>
        </w:r>
      </w:del>
      <w:r>
        <w:rPr>
          <w:rtl/>
        </w:rPr>
        <w:t xml:space="preserve"> </w:t>
      </w:r>
      <w:ins w:id="97195" w:author="מנוע מכני" w:date="2026-10-11T12:04:40Z">
        <w:r>
          <w:rPr>
            <w:rtl/>
          </w:rPr>
          <w:t xml:space="preserve">דבאו</w:t>
        </w:r>
      </w:ins>
      <w:del w:id="97196" w:author="מנוע מכני" w:date="2026-10-11T12:04:40Z">
        <w:r>
          <w:rPr>
            <w:rtl/>
          </w:rPr>
          <w:delText xml:space="preserve">דאתו</w:delText>
        </w:r>
      </w:del>
      <w:r>
        <w:rPr>
          <w:rtl/>
        </w:rPr>
        <w:t xml:space="preserve"> לאחר מיתה, </w:t>
      </w:r>
    </w:p>
    <w:p>
      <w:pPr>
        <w:pStyle w:val="38"/>
        <w:rPr>
          <w:ins w:id="97895" w:author="מנוע מכני" w:date="2026-10-11T12:04:40Z"/>
        </w:rPr>
      </w:pPr>
      <w:r w:rsidRPr="00E105BC">
        <w:t xml:space="preserve">דתנן</w:t>
      </w:r>
      <w:r w:rsidRPr="00E105BC">
        <w:t xml:space="preserve">:</w:t>
      </w:r>
    </w:p>
    <w:p w:rsidR="00DA63EC" w:rsidRPr="00E105BC" w:rsidRDefault="00DA63EC" w:rsidP="00DA63EC">
      <w:pPr>
        <w:tabs>
          <w:tab w:val="center" w:pos="2835"/>
        </w:tabs>
        <w:rPr>
          <w:spacing w:val="-6"/>
          <w:rtl/>
        </w:rPr>
      </w:pPr>
      <w:del w:id="97896" w:author="מנוע מכני" w:date="2026-10-11T12:04:40Z">
        <w:r w:rsidRPr="00E105BC">
          <w:rPr>
            <w:spacing w:val="-6"/>
            <w:rtl/>
          </w:rPr>
          <w:delText xml:space="preserve"> </w:delText>
        </w:r>
      </w:del>
      <w:r w:rsidRPr="00E105BC">
        <w:rPr>
          <w:spacing w:val="-6"/>
          <w:rtl/>
        </w:rPr>
        <w:t xml:space="preserve">האשה שהביאה חטאתה ומתה - יביאו יורשין עולתה, עולתה ומתה - </w:t>
      </w:r>
      <w:r w:rsidRPr="00E105BC">
        <w:rPr>
          <w:spacing w:val="-6"/>
          <w:rtl/>
        </w:rPr>
        <w:t xml:space="preserve">לא</w:t>
      </w:r>
      <w:r w:rsidRPr="00E105BC">
        <w:rPr>
          <w:spacing w:val="-6"/>
          <w:rtl/>
        </w:rPr>
        <w:t xml:space="preserve"> יביאו יורשין חטאתה.</w:t>
      </w:r>
    </w:p>
    <w:p>
      <w:pPr>
        <w:pStyle w:val="38"/>
        <w:rPr>
          <w:ins w:id="97898" w:author="מנוע מכני" w:date="2026-10-11T12:04:40Z"/>
        </w:rPr>
      </w:pPr>
      <w:del w:id="97897" w:author="מנוע מכני" w:date="2026-10-11T12:04:40Z">
        <w:r>
          <w:delText xml:space="preserve">•</w:delText>
        </w:r>
      </w:del>
      <w:r>
        <w:t xml:space="preserve"> מתקיף </w:t>
      </w:r>
      <w:r>
        <w:t>ריבדרשב</w:t>
      </w:r>
      <w:r>
        <w:t>"</w:t>
      </w:r>
      <w:r>
        <w:t>פ</w:t>
      </w:r>
      <w:r>
        <w:t xml:space="preserve">:</w:t>
      </w:r>
    </w:p>
    <w:p w:rsidR="00DA63EC" w:rsidRDefault="00DA63EC" w:rsidP="00DA63EC">
      <w:pPr>
        <w:tabs>
          <w:tab w:val="center" w:pos="2835"/>
        </w:tabs>
        <w:rPr>
          <w:rtl/>
        </w:rPr>
      </w:pPr>
      <w:del w:id="97899" w:author="מנוע מכני" w:date="2026-10-11T12:04:40Z">
        <w:r>
          <w:rPr>
            <w:rtl/>
          </w:rPr>
          <w:delText xml:space="preserve"> </w:delText>
        </w:r>
      </w:del>
      <w:r>
        <w:rPr>
          <w:rtl/>
        </w:rPr>
        <w:t xml:space="preserve">מכשירין </w:t>
      </w:r>
      <w:ins w:id="90635" w:author="מנוע מכני" w:date="2026-10-11T12:04:40Z">
        <w:r>
          <w:rPr>
            <w:rtl/>
          </w:rPr>
          <w:t xml:space="preserve">גם</w:t>
        </w:r>
      </w:ins>
      <w:del w:id="90636" w:author="מנוע מכני" w:date="2026-10-11T12:04:40Z">
        <w:r>
          <w:rPr>
            <w:rtl/>
          </w:rPr>
          <w:delText xml:space="preserve">נמי</w:delText>
        </w:r>
      </w:del>
      <w:r>
        <w:rPr>
          <w:rtl/>
        </w:rPr>
        <w:t xml:space="preserve"> </w:t>
      </w:r>
      <w:r>
        <w:rPr>
          <w:rFonts w:hint="cs"/>
          <w:rtl/>
        </w:rPr>
        <w:t xml:space="preserve">יש </w:t>
      </w:r>
      <w:ins w:id="97197" w:author="מנוע מכני" w:date="2026-10-11T12:04:40Z">
        <w:r>
          <w:rPr>
            <w:rFonts w:hint="cs"/>
            <w:rtl/>
          </w:rPr>
          <w:t xml:space="preserve">דבאו</w:t>
        </w:r>
      </w:ins>
      <w:del w:id="97198" w:author="מנוע מכני" w:date="2026-10-11T12:04:40Z">
        <w:r>
          <w:rPr>
            <w:rFonts w:hint="cs"/>
            <w:rtl/>
          </w:rPr>
          <w:delText xml:space="preserve">ד</w:delText>
        </w:r>
        <w:r>
          <w:rPr>
            <w:rtl/>
          </w:rPr>
          <w:delText xml:space="preserve">אתו</w:delText>
        </w:r>
      </w:del>
      <w:r>
        <w:rPr>
          <w:rtl/>
        </w:rPr>
        <w:t xml:space="preserve"> לאחר מיתה? </w:t>
      </w:r>
    </w:p>
    <w:p>
      <w:pPr>
        <w:pStyle w:val="38"/>
        <w:rPr>
          <w:ins w:id="97900" w:author="מנוע מכני" w:date="2026-10-11T12:04:40Z"/>
        </w:rPr>
      </w:pPr>
      <w:r w:rsidRPr="00E105BC">
        <w:lastRenderedPageBreak/>
        <w:tab/>
      </w:r>
      <w:r w:rsidRPr="00E105BC">
        <w:t>ד</w:t>
      </w:r>
      <w:r w:rsidRPr="00E105BC">
        <w:t xml:space="preserve">תנן</w:t>
      </w:r>
      <w:r w:rsidRPr="00E105BC">
        <w:t xml:space="preserve">:</w:t>
      </w:r>
    </w:p>
    <w:p w:rsidR="00DA63EC" w:rsidRPr="00E105BC" w:rsidRDefault="00DA63EC" w:rsidP="00DA63EC">
      <w:pPr>
        <w:tabs>
          <w:tab w:val="center" w:pos="2835"/>
        </w:tabs>
        <w:rPr>
          <w:spacing w:val="-2"/>
          <w:rtl/>
        </w:rPr>
      </w:pPr>
      <w:del w:id="97901" w:author="מנוע מכני" w:date="2026-10-11T12:04:40Z">
        <w:r w:rsidRPr="00E105BC">
          <w:rPr>
            <w:spacing w:val="-2"/>
            <w:rtl/>
          </w:rPr>
          <w:delText xml:space="preserve"> </w:delText>
        </w:r>
      </w:del>
      <w:r w:rsidRPr="00E105BC">
        <w:rPr>
          <w:spacing w:val="-2"/>
          <w:rtl/>
        </w:rPr>
        <w:t xml:space="preserve">המפריש מעות לנזירותו - </w:t>
      </w:r>
      <w:r w:rsidRPr="00E105BC">
        <w:rPr>
          <w:spacing w:val="-2"/>
          <w:rtl/>
        </w:rPr>
        <w:t xml:space="preserve">לא</w:t>
      </w:r>
      <w:r w:rsidRPr="00E105BC">
        <w:rPr>
          <w:spacing w:val="-2"/>
          <w:rtl/>
        </w:rPr>
        <w:t xml:space="preserve"> נהנין ולא מועלין, מפני שראויין לבא כולן שלמים, </w:t>
      </w:r>
    </w:p>
    <w:p w:rsidR="00DA63EC" w:rsidRDefault="00DA63EC" w:rsidP="00DA63EC">
      <w:pPr>
        <w:tabs>
          <w:tab w:val="center" w:pos="2835"/>
        </w:tabs>
        <w:rPr>
          <w:rtl/>
        </w:rPr>
      </w:pPr>
      <w:r>
        <w:rPr>
          <w:rtl/>
        </w:rPr>
        <w:tab/>
        <w:t xml:space="preserve">מת והיו לו מעות סתומין - יפלו לנדבה, מפורשין, </w:t>
      </w:r>
    </w:p>
    <w:p w:rsidR="00DA63EC" w:rsidRDefault="00DA63EC" w:rsidP="00DA63EC">
      <w:pPr>
        <w:tabs>
          <w:tab w:val="center" w:pos="2835"/>
        </w:tabs>
        <w:rPr>
          <w:rtl/>
        </w:rPr>
      </w:pPr>
      <w:r>
        <w:rPr>
          <w:rtl/>
        </w:rPr>
        <w:tab/>
        <w:t xml:space="preserve">דמי חטאת - יוליך לים המלח </w:t>
      </w:r>
      <w:r>
        <w:rPr>
          <w:rtl/>
        </w:rPr>
        <w:tab/>
        <w:t xml:space="preserve">לא</w:t>
      </w:r>
      <w:r>
        <w:rPr>
          <w:rtl/>
        </w:rPr>
        <w:tab/>
        <w:t xml:space="preserve"> נהנין ולא מועלין, </w:t>
      </w:r>
    </w:p>
    <w:p w:rsidR="00DA63EC" w:rsidRDefault="00DA63EC" w:rsidP="00DA63EC">
      <w:pPr>
        <w:tabs>
          <w:tab w:val="center" w:pos="2835"/>
        </w:tabs>
        <w:rPr>
          <w:rtl/>
        </w:rPr>
      </w:pPr>
      <w:r>
        <w:rPr>
          <w:rtl/>
        </w:rPr>
        <w:tab/>
        <w:t xml:space="preserve">דמי עולה - יביא בהן עולה ומועלין בהן, </w:t>
      </w:r>
    </w:p>
    <w:p w:rsidR="00DA63EC" w:rsidRDefault="00DA63EC" w:rsidP="00DA63EC">
      <w:pPr>
        <w:tabs>
          <w:tab w:val="center" w:pos="2835"/>
        </w:tabs>
        <w:rPr>
          <w:rtl/>
        </w:rPr>
      </w:pPr>
      <w:r>
        <w:rPr>
          <w:rtl/>
        </w:rPr>
        <w:tab/>
        <w:t xml:space="preserve">דמי שלמים - יביא בהן שלמים ונאכלין ליום אחד ואין טעונין לחם</w:t>
      </w:r>
      <w:ins w:id="94075" w:author="מנוע מכני" w:date="2026-10-11T12:04:40Z">
        <w:r>
          <w:rPr>
            <w:rtl/>
          </w:rPr>
          <w:t xml:space="preserve">,</w:t>
        </w:r>
      </w:ins>
      <w:del w:id="94076"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r>
        <w:rPr>
          <w:rtl/>
        </w:rPr>
        <w:t xml:space="preserve">והא </w:t>
      </w:r>
      <w:r>
        <w:rPr>
          <w:rFonts w:hint="cs"/>
          <w:rtl/>
        </w:rPr>
        <w:t>ד</w:t>
      </w:r>
      <w:r>
        <w:rPr>
          <w:rtl/>
        </w:rPr>
        <w:t xml:space="preserve">עולה ושלמים דנזיר דמכשירים </w:t>
      </w:r>
      <w:ins w:id="92377" w:author="מנוע מכני" w:date="2026-10-11T12:04:40Z">
        <w:r>
          <w:rPr>
            <w:rtl/>
          </w:rPr>
          <w:t xml:space="preserve">הם</w:t>
        </w:r>
      </w:ins>
      <w:del w:id="92378" w:author="מנוע מכני" w:date="2026-10-11T12:04:40Z">
        <w:r>
          <w:rPr>
            <w:rtl/>
          </w:rPr>
          <w:delText xml:space="preserve">נינהו</w:delText>
        </w:r>
      </w:del>
      <w:r>
        <w:rPr>
          <w:rtl/>
        </w:rPr>
        <w:t xml:space="preserve">, ו</w:t>
      </w:r>
      <w:r>
        <w:rPr>
          <w:rFonts w:hint="cs"/>
          <w:rtl/>
        </w:rPr>
        <w:t>באים</w:t>
      </w:r>
      <w:r>
        <w:rPr>
          <w:rtl/>
        </w:rPr>
        <w:t xml:space="preserve"> לאחר מיתה!</w:t>
      </w:r>
    </w:p>
    <w:p>
      <w:pPr>
        <w:pStyle w:val="38"/>
        <w:rPr>
          <w:ins w:id="97902" w:author="מנוע מכני" w:date="2026-10-11T12:04:40Z"/>
        </w:rPr>
      </w:pPr>
      <w:r w:rsidRPr="00E105BC">
        <w:t xml:space="preserve">- </w:t>
      </w:r>
      <w:r w:rsidRPr="00E105BC">
        <w:t>אר</w:t>
      </w:r>
      <w:r w:rsidRPr="00E105BC">
        <w:t>"</w:t>
      </w:r>
      <w:r w:rsidRPr="00E105BC">
        <w:t xml:space="preserve">פ </w:t>
      </w:r>
      <w:r w:rsidRPr="00E105BC">
        <w:t xml:space="preserve">ה</w:t>
      </w:r>
      <w:r w:rsidRPr="00E105BC">
        <w:t>"</w:t>
      </w:r>
      <w:r w:rsidRPr="00E105BC">
        <w:t xml:space="preserve">ק</w:t>
      </w:r>
      <w:r w:rsidRPr="00E105BC">
        <w:t xml:space="preserve"> רי</w:t>
      </w:r>
      <w:r w:rsidRPr="00E105BC">
        <w:t>"</w:t>
      </w:r>
      <w:r w:rsidRPr="00E105BC">
        <w:t>ר</w:t>
      </w:r>
      <w:r w:rsidRPr="00E105BC">
        <w:t xml:space="preserve">:</w:t>
      </w:r>
    </w:p>
    <w:p w:rsidR="00DA63EC" w:rsidRPr="00E105BC" w:rsidRDefault="00DA63EC" w:rsidP="00DA63EC">
      <w:pPr>
        <w:pStyle w:val="affffb"/>
        <w:rPr>
          <w:spacing w:val="-2"/>
        </w:rPr>
      </w:pPr>
      <w:del w:id="97903" w:author="מנוע מכני" w:date="2026-10-11T12:04:40Z">
        <w:r w:rsidRPr="00E105BC">
          <w:rPr>
            <w:spacing w:val="-2"/>
            <w:rtl/>
          </w:rPr>
          <w:delText xml:space="preserve"> </w:delText>
        </w:r>
      </w:del>
      <w:r w:rsidRPr="00E105BC">
        <w:rPr>
          <w:spacing w:val="-2"/>
          <w:rtl/>
        </w:rPr>
        <w:t xml:space="preserve">לא</w:t>
      </w:r>
      <w:r w:rsidRPr="00E105BC">
        <w:rPr>
          <w:spacing w:val="-2"/>
          <w:rtl/>
        </w:rPr>
        <w:t xml:space="preserve"> מצינו הכשר קבוע דבא לאחר מיתה, ודנזיר הכשר שאינו קבוע הוא, </w:t>
      </w:r>
    </w:p>
    <w:p w:rsidR="00DA63EC" w:rsidRDefault="00DA63EC" w:rsidP="00DA63EC">
      <w:pPr>
        <w:pStyle w:val="afff3"/>
        <w:framePr w:wrap="around"/>
        <w:rPr>
          <w:rtl/>
        </w:rPr>
      </w:pPr>
      <w:r>
        <w:rPr>
          <w:rFonts w:hint="cs"/>
          <w:rtl/>
        </w:rPr>
        <w:t>ה.</w:t>
      </w:r>
    </w:p>
    <w:p w:rsidR="00DA63EC" w:rsidRDefault="00DA63EC" w:rsidP="00DA63EC">
      <w:pPr>
        <w:ind w:left="357" w:firstLine="0"/>
        <w:rPr>
          <w:rtl/>
        </w:rPr>
      </w:pPr>
      <w:r>
        <w:rPr>
          <w:rtl/>
        </w:rPr>
        <w:t>דכדמר: גילח על א' משלשתן - יצא.</w:t>
      </w:r>
    </w:p>
    <w:p w:rsidR="00DA63EC" w:rsidRDefault="00DA63EC" w:rsidP="00DA63EC">
      <w:pPr>
        <w:tabs>
          <w:tab w:val="center" w:pos="2835"/>
        </w:tabs>
        <w:rPr>
          <w:rtl/>
        </w:rPr>
      </w:pPr>
    </w:p>
    <w:p>
      <w:pPr>
        <w:pStyle w:val="38"/>
        <w:rPr>
          <w:ins w:id="97905" w:author="מנוע מכני" w:date="2026-10-11T12:04:40Z"/>
        </w:rPr>
      </w:pPr>
      <w:del w:id="97904" w:author="מנוע מכני" w:date="2026-10-11T12:04:40Z">
        <w:r>
          <w:delText xml:space="preserve">•</w:delText>
        </w:r>
      </w:del>
      <w:r>
        <w:t xml:space="preserve"> מיתיבי:</w:t>
      </w:r>
    </w:p>
    <w:p w:rsidR="00DA63EC" w:rsidRDefault="00DA63EC" w:rsidP="00DA63EC">
      <w:pPr>
        <w:tabs>
          <w:tab w:val="center" w:pos="2835"/>
        </w:tabs>
        <w:ind w:left="0" w:firstLine="0"/>
        <w:rPr>
          <w:rtl/>
        </w:rPr>
      </w:pPr>
      <w:del w:id="97906" w:author="מנוע מכני" w:date="2026-10-11T12:04:40Z">
        <w:r>
          <w:rPr>
            <w:rtl/>
          </w:rPr>
          <w:delText xml:space="preserve"> </w:delText>
        </w:r>
      </w:del>
      <w:r>
        <w:rPr>
          <w:rtl/>
        </w:rPr>
        <w:t xml:space="preserve">אשם מצורע שנשחט שלא לשמו, או שלא ניתן מדמו </w:t>
      </w:r>
      <w:r>
        <w:rPr>
          <w:rtl/>
        </w:rPr>
        <w:t xml:space="preserve">ע"ג</w:t>
      </w:r>
      <w:r>
        <w:rPr>
          <w:rtl/>
        </w:rPr>
        <w:t xml:space="preserve"> בהונות - </w:t>
      </w:r>
      <w:r>
        <w:rPr>
          <w:rtl/>
        </w:rPr>
        <w:t xml:space="preserve">ה"ז</w:t>
      </w:r>
      <w:r>
        <w:rPr>
          <w:rtl/>
        </w:rPr>
        <w:t xml:space="preserve"> עולה לגבי מזבח, וטעון נסכים, וצריך אשם אחר להכשירו!</w:t>
      </w:r>
    </w:p>
    <w:p w:rsidR="00DA63EC" w:rsidRDefault="00DA63EC" w:rsidP="00DA63EC">
      <w:pPr>
        <w:tabs>
          <w:tab w:val="center" w:pos="2835"/>
        </w:tabs>
        <w:rPr>
          <w:b/>
          <w:bCs/>
          <w:rtl/>
        </w:rPr>
      </w:pPr>
      <w:r w:rsidRPr="00A954A9">
        <w:rPr>
          <w:b/>
          <w:bCs/>
          <w:rtl/>
        </w:rPr>
        <w:t xml:space="preserve">תיובתא </w:t>
      </w:r>
      <w:r w:rsidRPr="00A954A9">
        <w:rPr>
          <w:rStyle w:val="2fb"/>
          <w:b/>
          <w:bCs/>
          <w:rtl/>
        </w:rPr>
        <w:t xml:space="preserve">דרב</w:t>
      </w:r>
      <w:r w:rsidRPr="00A954A9">
        <w:rPr>
          <w:b/>
          <w:bCs/>
          <w:rtl/>
        </w:rPr>
        <w:t xml:space="preserve">.</w:t>
      </w:r>
    </w:p>
    <w:p>
      <w:pPr>
        <w:pStyle w:val="afffff8"/>
        <w:rPr>
          <w:ins w:id="90831" w:author="קלוד" w:date="2026-10-11T12:32:08Z"/>
        </w:rPr>
      </w:pPr>
      <w:ins w:id="90832" w:author="קלוד" w:date="2026-10-11T12:32:08Z">
        <w:r>
          <w:rPr>
            <w:color w:val="7B3F00"/>
          </w:rPr>
          <w:t xml:space="preserve">מנחת העומר שנקמצה שלא לשמה - לר"ל כשרה ושיריה אסורים</w:t>
        </w:r>
      </w:ins>
    </w:p>
    <w:p>
      <w:pPr>
        <w:pStyle w:val="38"/>
        <w:rPr>
          <w:ins w:id="97907" w:author="מנוע מכני" w:date="2026-10-11T12:04:40Z"/>
        </w:rPr>
      </w:pPr>
      <w:r>
        <w:t>ו</w:t>
      </w:r>
      <w:r>
        <w:t>ל</w:t>
      </w:r>
      <w:r>
        <w:t xml:space="preserve">רשב"ל:</w:t>
      </w:r>
    </w:p>
    <w:p w:rsidR="00DA63EC" w:rsidRDefault="00DA63EC" w:rsidP="00DA63EC">
      <w:pPr>
        <w:tabs>
          <w:tab w:val="center" w:pos="2835"/>
        </w:tabs>
        <w:rPr>
          <w:rtl/>
        </w:rPr>
      </w:pPr>
      <w:del w:id="97908" w:author="מנוע מכני" w:date="2026-10-11T12:04:40Z">
        <w:r>
          <w:rPr>
            <w:rtl/>
          </w:rPr>
          <w:delText xml:space="preserve"> </w:delText>
        </w:r>
      </w:del>
      <w:r>
        <w:rPr>
          <w:rtl/>
        </w:rPr>
        <w:t xml:space="preserve">מנחת העומר שקמצה שלא לשמה כשירה, ושיריה אין נאכלין עד שתביא מנחת העומר אחרת ותתירנה.</w:t>
      </w:r>
    </w:p>
    <w:p w:rsidR="00DA63EC" w:rsidRDefault="00DA63EC" w:rsidP="00DA63EC">
      <w:pPr>
        <w:tabs>
          <w:tab w:val="center" w:pos="2835"/>
        </w:tabs>
        <w:rPr>
          <w:rtl/>
        </w:rPr>
      </w:pPr>
      <w:r>
        <w:rPr>
          <w:rFonts w:hint="cs"/>
          <w:rtl/>
        </w:rPr>
        <w:t>וקרבה</w:t>
      </w:r>
      <w:r w:rsidRPr="00464129">
        <w:rPr>
          <w:rStyle w:val="afffff0"/>
          <w:rtl/>
        </w:rPr>
        <w:t xml:space="preserve"> </w:t>
      </w:r>
      <w:r w:rsidRPr="00464129">
        <w:rPr>
          <w:rStyle w:val="afffff0"/>
          <w:rFonts w:hint="cs"/>
          <w:rtl/>
        </w:rPr>
        <w:t>'</w:t>
      </w:r>
      <w:ins w:id="90343" w:author="Claude - סמנטי" w:date="2026-10-11T12:27:00Z">
        <w:r>
          <w:rPr>
            <w:rStyle w:val="afffff0"/>
            <w:rtl/>
          </w:rPr>
          <w:t xml:space="preserve">מִמַּשְׁקֵה יִשְׂרָאֵל</w:t>
        </w:r>
      </w:ins>
      <w:del w:id="90344" w:author="Claude - סמנטי" w:date="2026-10-11T12:27:00Z">
        <w:r w:rsidRPr="00464129">
          <w:rPr>
            <w:rStyle w:val="afffff0"/>
            <w:rtl/>
          </w:rPr>
          <w:delText xml:space="preserve">ממשקה ישראל</w:delText>
        </w:r>
      </w:del>
      <w:r w:rsidRPr="00464129">
        <w:rPr>
          <w:rStyle w:val="afffff0"/>
          <w:rFonts w:hint="cs"/>
          <w:rtl/>
        </w:rPr>
        <w:t>'</w:t>
      </w:r>
      <w:r w:rsidRPr="00464129">
        <w:rPr>
          <w:rStyle w:val="afffff0"/>
          <w:rtl/>
        </w:rPr>
        <w:t xml:space="preserve"> </w:t>
      </w:r>
      <w:r>
        <w:rPr>
          <w:rtl/>
        </w:rPr>
        <w:t>- מן המותר לישראל!</w:t>
      </w:r>
    </w:p>
    <w:p>
      <w:pPr>
        <w:pStyle w:val="38"/>
        <w:rPr>
          <w:ins w:id="97910" w:author="מנוע מכני" w:date="2026-10-11T12:04:40Z"/>
        </w:rPr>
      </w:pPr>
      <w:del w:id="97909" w:author="מנוע מכני" w:date="2026-10-11T12:04:40Z">
        <w:r>
          <w:delText xml:space="preserve">•</w:delText>
        </w:r>
      </w:del>
      <w:r>
        <w:t xml:space="preserve"> א</w:t>
      </w:r>
      <w:r>
        <w:t>ראב</w:t>
      </w:r>
      <w:r>
        <w:t>"</w:t>
      </w:r>
      <w:r>
        <w:t xml:space="preserve">א </w:t>
      </w:r>
      <w:ins w:id="96505" w:author="מנוע מכני" w:date="2026-10-11T12:04:40Z">
        <w:r>
          <w:t xml:space="preserve">דסבר</w:t>
        </w:r>
      </w:ins>
      <w:del w:id="96506" w:author="מנוע מכני" w:date="2026-10-11T12:04:40Z">
        <w:r>
          <w:delText xml:space="preserve">דס</w:delText>
        </w:r>
        <w:r>
          <w:delText xml:space="preserve">"</w:delText>
        </w:r>
        <w:r>
          <w:delText xml:space="preserve">ל</w:delText>
        </w:r>
      </w:del>
      <w:r>
        <w:t xml:space="preserve"> לר</w:t>
      </w:r>
      <w:r>
        <w:t>"</w:t>
      </w:r>
      <w:r>
        <w:t>ל</w:t>
      </w:r>
      <w:r>
        <w:t xml:space="preserve">:</w:t>
      </w:r>
    </w:p>
    <w:p w:rsidR="00DA63EC" w:rsidRDefault="00DA63EC" w:rsidP="00DA63EC">
      <w:pPr>
        <w:tabs>
          <w:tab w:val="center" w:pos="2835"/>
        </w:tabs>
        <w:rPr>
          <w:rtl/>
        </w:rPr>
      </w:pPr>
      <w:del w:id="97911" w:author="מנוע מכני" w:date="2026-10-11T12:04:40Z">
        <w:r>
          <w:rPr>
            <w:rtl/>
          </w:rPr>
          <w:delText xml:space="preserve"> </w:delText>
        </w:r>
      </w:del>
      <w:r>
        <w:rPr>
          <w:rtl/>
        </w:rPr>
        <w:t xml:space="preserve">אין מחוסר זמן לבו ביום.</w:t>
      </w:r>
    </w:p>
    <w:p>
      <w:pPr>
        <w:pStyle w:val="38"/>
        <w:rPr>
          <w:ins w:id="97912" w:author="מנוע מכני" w:date="2026-10-11T12:04:40Z"/>
        </w:rPr>
      </w:pPr>
      <w:r>
        <w:t>מתיב ר</w:t>
      </w:r>
      <w:r>
        <w:t>אבדר</w:t>
      </w:r>
      <w:r>
        <w:t>"</w:t>
      </w:r>
      <w:r>
        <w:t>י</w:t>
      </w:r>
      <w:r>
        <w:t xml:space="preserve">:</w:t>
      </w:r>
    </w:p>
    <w:p w:rsidR="00DA63EC" w:rsidRDefault="00DA63EC" w:rsidP="00DA63EC">
      <w:pPr>
        <w:tabs>
          <w:tab w:val="center" w:pos="2835"/>
        </w:tabs>
        <w:rPr>
          <w:rtl/>
        </w:rPr>
      </w:pPr>
      <w:del w:id="97913" w:author="מנוע מכני" w:date="2026-10-11T12:04:40Z">
        <w:r>
          <w:rPr>
            <w:rtl/>
          </w:rPr>
          <w:delText xml:space="preserve"> </w:delText>
        </w:r>
      </w:del>
      <w:r>
        <w:rPr>
          <w:rtl/>
        </w:rPr>
        <w:t xml:space="preserve">יש בעופות שאין במנחות, יש במנחות שאין בעופות</w:t>
      </w:r>
      <w:ins w:id="94077" w:author="מנוע מכני" w:date="2026-10-11T12:04:40Z">
        <w:r>
          <w:rPr>
            <w:rtl/>
          </w:rPr>
          <w:t xml:space="preserve">,</w:t>
        </w:r>
      </w:ins>
      <w:del w:id="94078" w:author="מנוע מכני" w:date="2026-10-11T12:04:40Z">
        <w:r>
          <w:rPr>
            <w:rtl/>
          </w:rPr>
          <w:delText xml:space="preserve">;</w:delText>
        </w:r>
      </w:del>
      <w:r>
        <w:rPr>
          <w:rtl/>
        </w:rPr>
        <w:t xml:space="preserve"> </w:t>
      </w:r>
    </w:p>
    <w:p w:rsidR="00DA63EC" w:rsidRDefault="00DA63EC" w:rsidP="00DA63EC">
      <w:pPr>
        <w:rPr>
          <w:rtl/>
        </w:rPr>
      </w:pPr>
      <w:r w:rsidRPr="00336727">
        <w:rPr>
          <w:rtl/>
        </w:rPr>
        <w:t>יש בעופות, שהעופות באין בנדבת שנים</w:t>
      </w:r>
      <w:r w:rsidRPr="00336727">
        <w:rPr>
          <w:rFonts w:hint="cs"/>
          <w:rtl/>
        </w:rPr>
        <w:t xml:space="preserve"> </w:t>
      </w:r>
      <w:r w:rsidRPr="00336727">
        <w:rPr>
          <w:rtl/>
        </w:rPr>
        <w:t xml:space="preserve">ומחוסרי כפרה, והותרו מכלל איסורן בקודש, </w:t>
      </w:r>
      <w:r w:rsidRPr="00336727">
        <w:rPr>
          <w:rtl/>
        </w:rPr>
        <w:t xml:space="preserve">משא"כ</w:t>
      </w:r>
      <w:r w:rsidRPr="00336727">
        <w:rPr>
          <w:rtl/>
        </w:rPr>
        <w:t xml:space="preserve"> במנחות</w:t>
      </w:r>
      <w:ins w:id="94079" w:author="מנוע מכני" w:date="2026-10-11T12:04:40Z">
        <w:r>
          <w:rPr>
            <w:rtl/>
          </w:rPr>
          <w:t xml:space="preserve">,</w:t>
        </w:r>
      </w:ins>
      <w:del w:id="94080"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tl/>
        </w:rPr>
      </w:pPr>
      <w:r>
        <w:rPr>
          <w:rtl/>
        </w:rPr>
        <w:t xml:space="preserve">ויש במנחות, שהמנחות טעונות כלי ותנופה והגשה, וישנן בציבור כביחיד, </w:t>
      </w:r>
      <w:r>
        <w:rPr>
          <w:rtl/>
        </w:rPr>
        <w:t xml:space="preserve">מ</w:t>
      </w:r>
      <w:r>
        <w:rPr>
          <w:rFonts w:hint="cs"/>
          <w:rtl/>
        </w:rPr>
        <w:t>שא</w:t>
      </w:r>
      <w:r>
        <w:rPr>
          <w:rtl/>
        </w:rPr>
        <w:t>"</w:t>
      </w:r>
      <w:r>
        <w:rPr>
          <w:rFonts w:hint="cs"/>
          <w:rtl/>
        </w:rPr>
        <w:t xml:space="preserve">כ</w:t>
      </w:r>
      <w:r>
        <w:rPr>
          <w:rFonts w:hint="cs"/>
          <w:rtl/>
        </w:rPr>
        <w:t xml:space="preserve"> </w:t>
      </w:r>
      <w:r>
        <w:rPr>
          <w:rtl/>
        </w:rPr>
        <w:t xml:space="preserve">בעופות</w:t>
      </w:r>
      <w:ins w:id="94081" w:author="מנוע מכני" w:date="2026-10-11T12:04:40Z">
        <w:r>
          <w:rPr>
            <w:rtl/>
          </w:rPr>
          <w:t xml:space="preserve">,</w:t>
        </w:r>
      </w:ins>
      <w:del w:id="9408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ואם </w:t>
      </w:r>
      <w:ins w:id="97199" w:author="מנוע מכני" w:date="2026-10-11T12:04:40Z">
        <w:r>
          <w:rPr>
            <w:rtl/>
          </w:rPr>
          <w:t xml:space="preserve">ישנו</w:t>
        </w:r>
      </w:ins>
      <w:del w:id="97200" w:author="מנוע מכני" w:date="2026-10-11T12:04:40Z">
        <w:r>
          <w:rPr>
            <w:rtl/>
          </w:rPr>
          <w:delText xml:space="preserve">איתא</w:delText>
        </w:r>
      </w:del>
      <w:r>
        <w:rPr>
          <w:rtl/>
        </w:rPr>
        <w:t xml:space="preserve">, במנחות </w:t>
      </w:r>
      <w:ins w:id="90637" w:author="מנוע מכני" w:date="2026-10-11T12:04:40Z">
        <w:r>
          <w:rPr>
            <w:rtl/>
          </w:rPr>
          <w:t xml:space="preserve">גם</w:t>
        </w:r>
      </w:ins>
      <w:del w:id="90638" w:author="מנוע מכני" w:date="2026-10-11T12:04:40Z">
        <w:r>
          <w:rPr>
            <w:rtl/>
          </w:rPr>
          <w:delText xml:space="preserve">נמי</w:delText>
        </w:r>
      </w:del>
      <w:r>
        <w:rPr>
          <w:rtl/>
        </w:rPr>
        <w:t xml:space="preserve"> משכח"</w:t>
      </w:r>
      <w:r>
        <w:rPr>
          <w:rFonts w:hint="cs"/>
          <w:rtl/>
        </w:rPr>
        <w:t xml:space="preserve">ל </w:t>
      </w:r>
      <w:ins w:id="90007" w:author="Claude - סמנטי" w:date="2026-10-11T12:27:00Z">
        <w:r>
          <w:rPr>
            <w:rtl/>
          </w:rPr>
          <w:t xml:space="preserve">שהותרו</w:t>
        </w:r>
      </w:ins>
      <w:del w:id="90008" w:author="Claude - סמנטי" w:date="2026-10-11T12:27:00Z">
        <w:r>
          <w:rPr>
            <w:rtl/>
          </w:rPr>
          <w:delText xml:space="preserve">דהותרו</w:delText>
        </w:r>
      </w:del>
      <w:r>
        <w:rPr>
          <w:rtl/>
        </w:rPr>
        <w:t xml:space="preserve"> מכלל איסורן בקודש, ו</w:t>
      </w:r>
      <w:r>
        <w:rPr>
          <w:rFonts w:hint="cs"/>
          <w:rtl/>
        </w:rPr>
        <w:t xml:space="preserve">היינו </w:t>
      </w:r>
      <w:r>
        <w:rPr>
          <w:rtl/>
        </w:rPr>
        <w:t>מנחת העומר!</w:t>
      </w:r>
    </w:p>
    <w:p w:rsidR="00DA63EC" w:rsidRDefault="00DA63EC" w:rsidP="00DA63EC">
      <w:pPr>
        <w:tabs>
          <w:tab w:val="center" w:pos="2835"/>
        </w:tabs>
        <w:rPr>
          <w:rtl/>
        </w:rPr>
      </w:pPr>
      <w:r>
        <w:rPr>
          <w:rtl/>
        </w:rPr>
        <w:t xml:space="preserve">כיון דאין מחוסר זמן לבו ביום, </w:t>
      </w:r>
      <w:ins w:id="90639" w:author="מנוע מכני" w:date="2026-10-11T12:04:40Z">
        <w:r>
          <w:rPr>
            <w:rtl/>
          </w:rPr>
          <w:t xml:space="preserve">לא</w:t>
        </w:r>
      </w:ins>
      <w:del w:id="90640" w:author="מנוע מכני" w:date="2026-10-11T12:04:40Z">
        <w:r>
          <w:rPr>
            <w:rtl/>
          </w:rPr>
          <w:delText xml:space="preserve">לאו</w:delText>
        </w:r>
      </w:del>
      <w:r>
        <w:rPr>
          <w:rtl/>
        </w:rPr>
        <w:t xml:space="preserve"> איסורא הוא.</w:t>
      </w:r>
    </w:p>
    <w:p w:rsidR="00DA63EC" w:rsidRDefault="00DA63EC" w:rsidP="00DA63EC">
      <w:pPr>
        <w:tabs>
          <w:tab w:val="center" w:pos="2835"/>
        </w:tabs>
        <w:rPr>
          <w:rtl/>
        </w:rPr>
      </w:pPr>
    </w:p>
    <w:p>
      <w:pPr>
        <w:pStyle w:val="38"/>
        <w:rPr>
          <w:ins w:id="97915" w:author="מנוע מכני" w:date="2026-10-11T12:04:40Z"/>
        </w:rPr>
      </w:pPr>
      <w:del w:id="97914" w:author="מנוע מכני" w:date="2026-10-11T12:04:40Z">
        <w:r>
          <w:delText xml:space="preserve">•</w:delText>
        </w:r>
      </w:del>
      <w:r>
        <w:t xml:space="preserve"> מתיב ר"</w:t>
      </w:r>
      <w:r>
        <w:t>ש</w:t>
      </w:r>
      <w:r>
        <w:t xml:space="preserve">:</w:t>
      </w:r>
    </w:p>
    <w:p w:rsidR="00DA63EC" w:rsidRDefault="00DA63EC" w:rsidP="00DA63EC">
      <w:pPr>
        <w:tabs>
          <w:tab w:val="center" w:pos="2835"/>
        </w:tabs>
        <w:rPr>
          <w:rtl/>
        </w:rPr>
      </w:pPr>
      <w:del w:id="97916" w:author="מנוע מכני" w:date="2026-10-11T12:04:40Z">
        <w:r>
          <w:rPr>
            <w:rtl/>
          </w:rPr>
          <w:delText xml:space="preserve"> </w:delText>
        </w:r>
      </w:del>
      <w:r>
        <w:rPr>
          <w:rtl/>
        </w:rPr>
        <w:t xml:space="preserve">הקדים מתן שמן למתן דם - ימלאנו שמן ויחזור ויתן שמן אחר מתן דם, מתן בהונות למתן שבע - ימלאנו שמן ויחזור ויתן מתן בהונות אחר מתן ז'</w:t>
      </w:r>
      <w:ins w:id="94083" w:author="מנוע מכני" w:date="2026-10-11T12:04:40Z">
        <w:r>
          <w:rPr>
            <w:rtl/>
          </w:rPr>
          <w:t xml:space="preserve">,</w:t>
        </w:r>
      </w:ins>
      <w:del w:id="94084"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5997" w:author="מנוע מכני" w:date="2026-10-11T12:04:40Z">
        <w:r>
          <w:rPr>
            <w:rtl/>
          </w:rPr>
          <w:t xml:space="preserve">ואם </w:t>
        </w:r>
      </w:ins>
      <w:del w:id="95998" w:author="מנוע מכני" w:date="2026-10-11T12:04:40Z">
        <w:r>
          <w:rPr>
            <w:rtl/>
          </w:rPr>
          <w:tab/>
          <w:delText xml:space="preserve">ואי </w:delText>
        </w:r>
      </w:del>
      <w:r>
        <w:rPr>
          <w:rtl/>
        </w:rPr>
        <w:tab/>
        <w:t xml:space="preserve">אמרת אין מחוסר זמן לבו ביום, </w:t>
      </w:r>
      <w:ins w:id="92379" w:author="מנוע מכני" w:date="2026-10-11T12:04:40Z">
        <w:r>
          <w:rPr>
            <w:rtl/>
          </w:rPr>
          <w:t xml:space="preserve">למה</w:t>
        </w:r>
      </w:ins>
      <w:del w:id="92380" w:author="מנוע מכני" w:date="2026-10-11T12:04:40Z">
        <w:r>
          <w:rPr>
            <w:rtl/>
          </w:rPr>
          <w:tab/>
          <w:delText xml:space="preserve">אמאי</w:delText>
        </w:r>
      </w:del>
      <w:r>
        <w:rPr>
          <w:rtl/>
        </w:rPr>
        <w:tab/>
        <w:t xml:space="preserve"> יחזור ויתן? </w:t>
      </w:r>
      <w:ins w:id="92381" w:author="מנוע מכני" w:date="2026-10-11T12:04:40Z">
        <w:r>
          <w:rPr>
            <w:rtl/>
          </w:rPr>
          <w:t xml:space="preserve">מה</w:t>
        </w:r>
      </w:ins>
      <w:del w:id="92382" w:author="מנוע מכני" w:date="2026-10-11T12:04:40Z">
        <w:r>
          <w:rPr>
            <w:rtl/>
          </w:rPr>
          <w:tab/>
          <w:delText xml:space="preserve">מאי</w:delText>
        </w:r>
      </w:del>
      <w:r>
        <w:rPr>
          <w:rtl/>
        </w:rPr>
        <w:tab/>
        <w:t xml:space="preserve"> דעבד עבד!</w:t>
      </w:r>
    </w:p>
    <w:p>
      <w:pPr>
        <w:pStyle w:val="38"/>
        <w:rPr>
          <w:ins w:id="97918" w:author="מנוע מכני" w:date="2026-10-11T12:04:40Z"/>
        </w:rPr>
      </w:pPr>
      <w:del w:id="97917" w:author="מנוע מכני" w:date="2026-10-11T12:04:40Z">
        <w:r w:rsidRPr="00E105BC">
          <w:delText xml:space="preserve">•</w:delText>
        </w:r>
      </w:del>
      <w:r w:rsidRPr="00E105BC">
        <w:t xml:space="preserve"> </w:t>
      </w:r>
      <w:r w:rsidRPr="00E105BC">
        <w:t>אר</w:t>
      </w:r>
      <w:r w:rsidRPr="00E105BC">
        <w:t>"</w:t>
      </w:r>
      <w:r w:rsidRPr="00E105BC">
        <w:t>פ</w:t>
      </w:r>
      <w:r w:rsidRPr="00E105BC">
        <w:t xml:space="preserve">:</w:t>
      </w:r>
    </w:p>
    <w:p w:rsidR="00DA63EC" w:rsidRPr="00E105BC" w:rsidRDefault="00DA63EC" w:rsidP="00DA63EC">
      <w:pPr>
        <w:tabs>
          <w:tab w:val="center" w:pos="2835"/>
        </w:tabs>
        <w:rPr>
          <w:spacing w:val="-4"/>
          <w:rtl/>
        </w:rPr>
      </w:pPr>
      <w:del w:id="97919" w:author="מנוע מכני" w:date="2026-10-11T12:04:40Z">
        <w:r w:rsidRPr="00E105BC">
          <w:rPr>
            <w:spacing w:val="-4"/>
            <w:rtl/>
          </w:rPr>
          <w:delText xml:space="preserve"> </w:delText>
        </w:r>
      </w:del>
      <w:r w:rsidRPr="00E105BC">
        <w:rPr>
          <w:spacing w:val="-4"/>
          <w:rtl/>
        </w:rPr>
        <w:t xml:space="preserve">שאני הלכות מצורע, דכתיבא </w:t>
      </w:r>
      <w:ins w:id="92383" w:author="מנוע מכני" w:date="2026-10-11T12:04:40Z">
        <w:r>
          <w:rPr>
            <w:spacing w:val="-4"/>
            <w:rtl/>
          </w:rPr>
          <w:t xml:space="preserve">בהם</w:t>
        </w:r>
      </w:ins>
      <w:del w:id="92384" w:author="מנוע מכני" w:date="2026-10-11T12:04:40Z">
        <w:r w:rsidRPr="00E105BC">
          <w:rPr>
            <w:spacing w:val="-4"/>
            <w:rtl/>
          </w:rPr>
          <w:delText xml:space="preserve">בהו</w:delText>
        </w:r>
      </w:del>
      <w:r w:rsidRPr="00E105BC">
        <w:rPr>
          <w:spacing w:val="-4"/>
          <w:rtl/>
        </w:rPr>
        <w:t xml:space="preserve"> הוייה, </w:t>
      </w:r>
      <w:r w:rsidRPr="00E105BC">
        <w:rPr>
          <w:rStyle w:val="afffff0"/>
          <w:spacing w:val="-4"/>
          <w:rtl/>
        </w:rPr>
        <w:t>ד</w:t>
      </w:r>
      <w:r w:rsidRPr="00E105BC">
        <w:rPr>
          <w:rStyle w:val="afffff0"/>
          <w:rFonts w:hint="cs"/>
          <w:spacing w:val="-4"/>
          <w:rtl/>
        </w:rPr>
        <w:t>'</w:t>
      </w:r>
      <w:ins w:id="90345" w:author="Claude - סמנטי" w:date="2026-10-11T12:27:00Z">
        <w:r>
          <w:rPr>
            <w:rStyle w:val="afffff0"/>
            <w:spacing w:val="-4"/>
            <w:rtl/>
          </w:rPr>
          <w:t xml:space="preserve">זֹאת תִּהְיֶה תּוֹרַת הַמְּצוֹרָע</w:t>
        </w:r>
      </w:ins>
      <w:del w:id="90346" w:author="Claude - סמנטי" w:date="2026-10-11T12:27:00Z">
        <w:r w:rsidRPr="00E105BC">
          <w:rPr>
            <w:rStyle w:val="afffff0"/>
            <w:spacing w:val="-4"/>
            <w:rtl/>
          </w:rPr>
          <w:delText xml:space="preserve">זאת תהיה תורת המצורע</w:delText>
        </w:r>
      </w:del>
      <w:r w:rsidRPr="00E105BC">
        <w:rPr>
          <w:rStyle w:val="afffff0"/>
          <w:rFonts w:hint="cs"/>
          <w:spacing w:val="-4"/>
          <w:rtl/>
        </w:rPr>
        <w:t>'</w:t>
      </w:r>
      <w:r w:rsidRPr="00E105BC">
        <w:rPr>
          <w:rStyle w:val="afffff0"/>
          <w:spacing w:val="-4"/>
          <w:rtl/>
        </w:rPr>
        <w:t>,</w:t>
      </w:r>
      <w:r w:rsidRPr="00E105BC">
        <w:rPr>
          <w:spacing w:val="-4"/>
          <w:rtl/>
        </w:rPr>
        <w:t xml:space="preserve"> תהיה - בהוייתה תהא.</w:t>
      </w:r>
    </w:p>
    <w:p>
      <w:pPr>
        <w:pStyle w:val="38"/>
        <w:rPr>
          <w:ins w:id="97921" w:author="מנוע מכני" w:date="2026-10-11T12:04:40Z"/>
        </w:rPr>
      </w:pPr>
      <w:del w:id="97920" w:author="מנוע מכני" w:date="2026-10-11T12:04:40Z">
        <w:r w:rsidRPr="00336727">
          <w:delText xml:space="preserve">•</w:delText>
        </w:r>
      </w:del>
      <w:r w:rsidRPr="00336727">
        <w:t xml:space="preserve"> מתיב </w:t>
      </w:r>
      <w:ins w:id="90293" w:author="מנוע מכני" w:date="2026-10-11T12:04:40Z">
        <w:r>
          <w:t xml:space="preserve">ר"פ</w:t>
        </w:r>
      </w:ins>
      <w:del w:id="90294" w:author="מנוע מכני" w:date="2026-10-11T12:04:40Z">
        <w:r w:rsidRPr="00336727">
          <w:delText xml:space="preserve">רב פפא</w:delText>
        </w:r>
      </w:del>
      <w:r w:rsidRPr="00336727">
        <w:t xml:space="preserve">:</w:t>
      </w:r>
    </w:p>
    <w:p w:rsidR="00DA63EC" w:rsidRDefault="00DA63EC" w:rsidP="00DA63EC">
      <w:pPr>
        <w:rPr>
          <w:rtl/>
        </w:rPr>
      </w:pPr>
      <w:del w:id="97922" w:author="מנוע מכני" w:date="2026-10-11T12:04:40Z">
        <w:r w:rsidRPr="00336727">
          <w:rPr>
            <w:rtl/>
          </w:rPr>
          <w:delText xml:space="preserve"> </w:delText>
        </w:r>
      </w:del>
      <w:r w:rsidRPr="00336727">
        <w:rPr>
          <w:rtl/>
        </w:rPr>
        <w:t xml:space="preserve">הקדים חטאתו לאשמו, </w:t>
      </w:r>
      <w:r w:rsidRPr="00336727">
        <w:rPr>
          <w:rtl/>
        </w:rPr>
        <w:t xml:space="preserve">לא</w:t>
      </w:r>
      <w:r w:rsidRPr="00336727">
        <w:rPr>
          <w:rtl/>
        </w:rPr>
        <w:t xml:space="preserve"> יהיה אחר ממרס בדמה, אלא תעובר צורתה ותצא לבית השריפה!</w:t>
      </w:r>
    </w:p>
    <w:p w:rsidR="00DA63EC" w:rsidRDefault="00DA63EC" w:rsidP="00DA63EC">
      <w:pPr>
        <w:tabs>
          <w:tab w:val="center" w:pos="2835"/>
        </w:tabs>
        <w:rPr>
          <w:rtl/>
        </w:rPr>
      </w:pPr>
      <w:r>
        <w:rPr>
          <w:rFonts w:hint="cs"/>
          <w:rtl/>
        </w:rPr>
        <w:t xml:space="preserve">ואפי' </w:t>
      </w:r>
      <w:r>
        <w:rPr>
          <w:rStyle w:val="2fb"/>
          <w:rFonts w:hint="cs"/>
          <w:rtl/>
        </w:rPr>
        <w:t xml:space="preserve">דר</w:t>
      </w:r>
      <w:r>
        <w:rPr>
          <w:rStyle w:val="2fb"/>
          <w:rtl/>
        </w:rPr>
        <w:t>"</w:t>
      </w:r>
      <w:r>
        <w:rPr>
          <w:rStyle w:val="2fb"/>
          <w:rFonts w:hint="cs"/>
          <w:rtl/>
        </w:rPr>
        <w:t xml:space="preserve">פ</w:t>
      </w:r>
      <w:r>
        <w:rPr>
          <w:rFonts w:hint="cs"/>
          <w:rtl/>
        </w:rPr>
        <w:t xml:space="preserve"> </w:t>
      </w:r>
      <w:r>
        <w:rPr>
          <w:rFonts w:hint="cs"/>
          <w:rtl/>
        </w:rPr>
        <w:t xml:space="preserve">אמר</w:t>
      </w:r>
      <w:r>
        <w:rPr>
          <w:rFonts w:hint="cs"/>
          <w:rtl/>
        </w:rPr>
        <w:t xml:space="preserve"> דשאני הלכות מצורע דכתיב בה</w:t>
      </w:r>
      <w:r w:rsidRPr="00464129">
        <w:rPr>
          <w:rStyle w:val="afffff0"/>
          <w:rFonts w:hint="cs"/>
          <w:rtl/>
        </w:rPr>
        <w:t xml:space="preserve"> 'הוויה' </w:t>
      </w:r>
      <w:r>
        <w:rPr>
          <w:rFonts w:hint="cs"/>
          <w:rtl/>
        </w:rPr>
        <w:t xml:space="preserve">הוקשה לו דשחיטה </w:t>
      </w:r>
      <w:ins w:id="90641" w:author="מנוע מכני" w:date="2026-10-11T12:04:40Z">
        <w:r>
          <w:rPr>
            <w:rFonts w:hint="cs"/>
            <w:rtl/>
          </w:rPr>
          <w:t xml:space="preserve">לא</w:t>
        </w:r>
      </w:ins>
      <w:del w:id="90642" w:author="מנוע מכני" w:date="2026-10-11T12:04:40Z">
        <w:r>
          <w:rPr>
            <w:rFonts w:hint="cs"/>
            <w:rtl/>
          </w:rPr>
          <w:delText xml:space="preserve">לאו</w:delText>
        </w:r>
      </w:del>
      <w:r>
        <w:rPr>
          <w:rFonts w:hint="cs"/>
          <w:rtl/>
        </w:rPr>
        <w:t xml:space="preserve"> עבודה היא </w:t>
      </w:r>
    </w:p>
    <w:p w:rsidR="00DA63EC" w:rsidRDefault="00DA63EC" w:rsidP="00DA63EC">
      <w:pPr>
        <w:tabs>
          <w:tab w:val="center" w:pos="2835"/>
        </w:tabs>
        <w:rPr>
          <w:rtl/>
        </w:rPr>
      </w:pPr>
      <w:ins w:id="95999" w:author="מנוע מכני" w:date="2026-10-11T12:04:40Z">
        <w:r>
          <w:rPr>
            <w:rtl/>
          </w:rPr>
          <w:t xml:space="preserve">ואם </w:t>
        </w:r>
      </w:ins>
      <w:del w:id="96000" w:author="מנוע מכני" w:date="2026-10-11T12:04:40Z">
        <w:r>
          <w:rPr>
            <w:rtl/>
          </w:rPr>
          <w:delText xml:space="preserve">ואי </w:delText>
        </w:r>
      </w:del>
      <w:r>
        <w:rPr>
          <w:rtl/>
        </w:rPr>
        <w:t xml:space="preserve">אין מחוסר זמן לבו ביום, יהא אחר ממרס בדמה, ולקריב אשם </w:t>
      </w:r>
      <w:ins w:id="90643" w:author="מנוע מכני" w:date="2026-10-11T12:04:40Z">
        <w:r>
          <w:rPr>
            <w:rtl/>
          </w:rPr>
          <w:t xml:space="preserve">ואח"כ</w:t>
        </w:r>
      </w:ins>
      <w:del w:id="90644" w:author="מנוע מכני" w:date="2026-10-11T12:04:40Z">
        <w:r>
          <w:rPr>
            <w:rtl/>
          </w:rPr>
          <w:delText xml:space="preserve">והדר</w:delText>
        </w:r>
      </w:del>
      <w:r>
        <w:rPr>
          <w:rtl/>
        </w:rPr>
        <w:t xml:space="preserve"> ליקרב חטאת!</w:t>
      </w:r>
    </w:p>
    <w:p>
      <w:pPr>
        <w:pStyle w:val="38"/>
        <w:rPr>
          <w:ins w:id="97923" w:author="מנוע מכני" w:date="2026-10-11T12:04:40Z"/>
        </w:rPr>
      </w:pPr>
      <w:r w:rsidRPr="00E105BC">
        <w:t>- אלא א</w:t>
      </w:r>
      <w:r w:rsidRPr="00E105BC">
        <w:t>ר</w:t>
      </w:r>
      <w:r w:rsidRPr="00E105BC">
        <w:t>"</w:t>
      </w:r>
      <w:r w:rsidRPr="00E105BC">
        <w:t>פ</w:t>
      </w:r>
      <w:r w:rsidRPr="00E105BC">
        <w:t xml:space="preserve">:</w:t>
      </w:r>
    </w:p>
    <w:p w:rsidR="00DA63EC" w:rsidRPr="00E105BC" w:rsidRDefault="00DA63EC" w:rsidP="00DA63EC">
      <w:pPr>
        <w:pStyle w:val="affffb"/>
        <w:rPr>
          <w:spacing w:val="-6"/>
          <w:rtl/>
        </w:rPr>
      </w:pPr>
      <w:del w:id="97924" w:author="מנוע מכני" w:date="2026-10-11T12:04:40Z">
        <w:r w:rsidRPr="00E105BC">
          <w:rPr>
            <w:spacing w:val="-6"/>
            <w:rtl/>
          </w:rPr>
          <w:delText xml:space="preserve"> </w:delText>
        </w:r>
      </w:del>
      <w:r w:rsidRPr="00E105BC">
        <w:rPr>
          <w:spacing w:val="-6"/>
          <w:rtl/>
        </w:rPr>
        <w:t xml:space="preserve">היינו טעמא </w:t>
      </w:r>
      <w:r w:rsidRPr="00E105BC">
        <w:rPr>
          <w:rStyle w:val="2fb"/>
          <w:spacing w:val="-6"/>
          <w:rtl/>
        </w:rPr>
        <w:t xml:space="preserve">דר"ל</w:t>
      </w:r>
      <w:r w:rsidRPr="00E105BC">
        <w:rPr>
          <w:rFonts w:hint="cs"/>
          <w:spacing w:val="-6"/>
          <w:rtl/>
        </w:rPr>
        <w:t xml:space="preserve"> </w:t>
      </w:r>
      <w:r w:rsidRPr="00E105BC">
        <w:rPr>
          <w:rStyle w:val="2fb"/>
          <w:rFonts w:hint="cs"/>
          <w:spacing w:val="-6"/>
          <w:rtl/>
        </w:rPr>
        <w:t xml:space="preserve">ורי</w:t>
      </w:r>
      <w:r w:rsidRPr="00E105BC">
        <w:rPr>
          <w:rStyle w:val="2fb"/>
          <w:spacing w:val="-6"/>
          <w:rtl/>
        </w:rPr>
        <w:t>"</w:t>
      </w:r>
      <w:r w:rsidRPr="00E105BC">
        <w:rPr>
          <w:rStyle w:val="2fb"/>
          <w:rFonts w:hint="cs"/>
          <w:spacing w:val="-6"/>
          <w:rtl/>
        </w:rPr>
        <w:t xml:space="preserve">ו</w:t>
      </w:r>
      <w:r w:rsidRPr="00E105BC">
        <w:rPr>
          <w:rFonts w:hint="cs"/>
          <w:spacing w:val="-6"/>
          <w:rtl/>
        </w:rPr>
        <w:t xml:space="preserve"> </w:t>
      </w:r>
      <w:ins w:id="90645" w:author="מנוע מכני" w:date="2026-10-11T12:04:40Z">
        <w:r>
          <w:rPr>
            <w:rFonts w:hint="cs"/>
            <w:spacing w:val="-6"/>
            <w:rtl/>
          </w:rPr>
          <w:t xml:space="preserve">דאמרו</w:t>
        </w:r>
      </w:ins>
      <w:del w:id="90646" w:author="מנוע מכני" w:date="2026-10-11T12:04:40Z">
        <w:r w:rsidRPr="00E105BC">
          <w:rPr>
            <w:rFonts w:hint="cs"/>
            <w:spacing w:val="-6"/>
            <w:rtl/>
          </w:rPr>
          <w:delText xml:space="preserve">דאמרי</w:delText>
        </w:r>
      </w:del>
      <w:r w:rsidRPr="00E105BC">
        <w:rPr>
          <w:rFonts w:hint="cs"/>
          <w:spacing w:val="-6"/>
          <w:rtl/>
        </w:rPr>
        <w:t xml:space="preserve"> דאפי' </w:t>
      </w:r>
      <w:r w:rsidRPr="00E105BC">
        <w:rPr>
          <w:spacing w:val="-6"/>
          <w:rtl/>
        </w:rPr>
        <w:t>בזמן שבית המקדש קיים, האיר מזרח מתיר.</w:t>
      </w:r>
    </w:p>
    <w:p w:rsidR="00DA63EC" w:rsidRDefault="00DA63EC" w:rsidP="00DA63EC">
      <w:pPr>
        <w:pStyle w:val="afff3"/>
        <w:framePr w:wrap="around"/>
        <w:rPr>
          <w:rtl/>
        </w:rPr>
      </w:pPr>
      <w:r>
        <w:rPr>
          <w:rFonts w:hint="cs"/>
          <w:rtl/>
        </w:rPr>
        <w:t>ה:</w:t>
      </w:r>
    </w:p>
    <w:p>
      <w:pPr>
        <w:pStyle w:val="38"/>
        <w:rPr>
          <w:ins w:id="97925" w:author="מנוע מכני" w:date="2026-10-11T12:04:40Z"/>
        </w:rPr>
      </w:pPr>
      <w:r w:rsidRPr="00336727">
        <w:t>והא דר"</w:t>
      </w:r>
      <w:r w:rsidRPr="00336727">
        <w:t xml:space="preserve">ל:</w:t>
      </w:r>
    </w:p>
    <w:p w:rsidR="00DA63EC" w:rsidRDefault="00DA63EC" w:rsidP="00DA63EC">
      <w:pPr>
        <w:rPr>
          <w:rtl/>
        </w:rPr>
      </w:pPr>
      <w:del w:id="97926" w:author="מנוע מכני" w:date="2026-10-11T12:04:40Z">
        <w:r w:rsidRPr="00336727">
          <w:rPr>
            <w:rFonts w:hint="cs"/>
            <w:rtl/>
          </w:rPr>
          <w:delText xml:space="preserve"> </w:delText>
        </w:r>
      </w:del>
      <w:r w:rsidRPr="00336727">
        <w:rPr>
          <w:rFonts w:hint="cs"/>
          <w:rtl/>
        </w:rPr>
        <w:t xml:space="preserve">מכללא איתמר ד</w:t>
      </w:r>
      <w:r w:rsidRPr="00336727">
        <w:rPr>
          <w:rtl/>
        </w:rPr>
        <w:t xml:space="preserve">דתנן: אין מביאין מנחת בכורים ומנחת בהמה קודם לעומר ואם הביא - פסול, </w:t>
      </w:r>
    </w:p>
    <w:p w:rsidR="00DA63EC" w:rsidRDefault="00DA63EC" w:rsidP="00DA63EC">
      <w:pPr>
        <w:tabs>
          <w:tab w:val="center" w:pos="2835"/>
        </w:tabs>
        <w:rPr>
          <w:rtl/>
        </w:rPr>
      </w:pPr>
      <w:r>
        <w:rPr>
          <w:rtl/>
        </w:rPr>
        <w:tab/>
        <w:t xml:space="preserve">קודם לשתי הלחם </w:t>
      </w:r>
      <w:r>
        <w:rPr>
          <w:rtl/>
        </w:rPr>
        <w:tab/>
        <w:t xml:space="preserve">לא</w:t>
      </w:r>
      <w:r>
        <w:rPr>
          <w:rtl/>
        </w:rPr>
        <w:tab/>
        <w:t xml:space="preserve"> יביא</w:t>
      </w:r>
      <w:ins w:id="94087" w:author="מנוע מכני" w:date="2026-10-11T12:04:40Z">
        <w:r>
          <w:rPr>
            <w:rtl/>
          </w:rPr>
          <w:t xml:space="preserve"> </w:t>
        </w:r>
      </w:ins>
      <w:del w:id="94088" w:author="מנוע מכני" w:date="2026-10-11T12:04:40Z">
        <w:r>
          <w:rPr>
            <w:rtl/>
          </w:rPr>
          <w:tab/>
          <w:delText xml:space="preserve">  </w:delText>
        </w:r>
      </w:del>
      <w:r>
        <w:rPr>
          <w:rtl/>
        </w:rPr>
        <w:tab/>
        <w:t xml:space="preserve">ואם הביא - כשר</w:t>
      </w:r>
      <w:ins w:id="94085" w:author="מנוע מכני" w:date="2026-10-11T12:04:40Z">
        <w:r>
          <w:rPr>
            <w:rtl/>
          </w:rPr>
          <w:t xml:space="preserve">,</w:t>
        </w:r>
      </w:ins>
      <w:del w:id="94086" w:author="מנוע מכני" w:date="2026-10-11T12:04:40Z">
        <w:r>
          <w:rPr>
            <w:rtl/>
          </w:rPr>
          <w:tab/>
          <w:delText xml:space="preserve">;</w:delText>
        </w:r>
      </w:del>
      <w:r>
        <w:rPr>
          <w:rtl/>
        </w:rPr>
        <w:tab/>
        <w:t xml:space="preserve"> </w:t>
      </w:r>
      <w:r>
        <w:rPr>
          <w:rStyle w:val="2fb"/>
          <w:rtl/>
        </w:rPr>
        <w:tab/>
        <w:t xml:space="preserve">וא</w:t>
      </w:r>
      <w:r>
        <w:rPr>
          <w:rStyle w:val="2fb"/>
          <w:rFonts w:hint="cs"/>
          <w:rtl/>
        </w:rPr>
        <w:t>רי</w:t>
      </w:r>
      <w:r>
        <w:rPr>
          <w:rStyle w:val="2fb"/>
          <w:rtl/>
        </w:rPr>
        <w:t>"</w:t>
      </w:r>
      <w:r>
        <w:rPr>
          <w:rStyle w:val="2fb"/>
          <w:rFonts w:hint="cs"/>
          <w:rtl/>
        </w:rPr>
        <w:t xml:space="preserve">צ</w:t>
      </w:r>
      <w:r>
        <w:rPr>
          <w:rFonts w:hint="cs"/>
          <w:rtl/>
        </w:rPr>
        <w:t xml:space="preserve"> </w:t>
      </w:r>
      <w:r>
        <w:rPr>
          <w:rStyle w:val="2fb"/>
          <w:rFonts w:hint="cs"/>
          <w:rtl/>
        </w:rPr>
        <w:t xml:space="preserve">אר</w:t>
      </w:r>
      <w:r>
        <w:rPr>
          <w:rStyle w:val="2fb"/>
          <w:rtl/>
        </w:rPr>
        <w:t>"</w:t>
      </w:r>
      <w:r>
        <w:rPr>
          <w:rStyle w:val="2fb"/>
          <w:rFonts w:hint="cs"/>
          <w:rtl/>
        </w:rPr>
        <w:t>ל</w:t>
      </w:r>
      <w:r>
        <w:rPr>
          <w:rtl/>
        </w:rPr>
        <w:t xml:space="preserve">: </w:t>
      </w:r>
      <w:ins w:id="96783" w:author="מנוע מכני" w:date="2026-10-11T12:04:40Z">
        <w:r>
          <w:rPr>
            <w:rtl/>
          </w:rPr>
          <w:t xml:space="preserve">דווקא </w:t>
        </w:r>
      </w:ins>
      <w:del w:id="96784" w:author="מנוע מכני" w:date="2026-10-11T12:04:40Z">
        <w:r>
          <w:rPr>
            <w:rtl/>
          </w:rPr>
          <w:delText xml:space="preserve">לא שנו אלא </w:delText>
        </w:r>
      </w:del>
      <w:r>
        <w:rPr>
          <w:rtl/>
        </w:rPr>
        <w:t xml:space="preserve">בארבעה </w:t>
      </w:r>
      <w:r w:rsidRPr="00E105BC">
        <w:rPr>
          <w:spacing w:val="-2"/>
          <w:rtl/>
        </w:rPr>
        <w:t xml:space="preserve">עשר ובחמשה עשר, אבל בששה עשר אם הביא כשר, </w:t>
      </w:r>
      <w:ins w:id="95621" w:author="מנוע מכני" w:date="2026-10-11T12:04:40Z">
        <w:r>
          <w:rPr>
            <w:spacing w:val="-2"/>
            <w:rtl/>
          </w:rPr>
          <w:t xml:space="preserve">ומשמע ש</w:t>
        </w:r>
      </w:ins>
      <w:del w:id="95622" w:author="מנוע מכני" w:date="2026-10-11T12:04:40Z">
        <w:r w:rsidRPr="00E105BC">
          <w:rPr>
            <w:spacing w:val="-2"/>
            <w:rtl/>
          </w:rPr>
          <w:delText xml:space="preserve">אלמא </w:delText>
        </w:r>
      </w:del>
      <w:ins w:id="90647" w:author="מנוע מכני" w:date="2026-10-11T12:04:40Z">
        <w:r>
          <w:rPr>
            <w:spacing w:val="-2"/>
            <w:rtl/>
          </w:rPr>
          <w:t xml:space="preserve">סבר</w:t>
        </w:r>
      </w:ins>
      <w:del w:id="90648" w:author="מנוע מכני" w:date="2026-10-11T12:04:40Z">
        <w:r w:rsidRPr="00E105BC">
          <w:rPr>
            <w:spacing w:val="-2"/>
            <w:rtl/>
          </w:rPr>
          <w:delText xml:space="preserve">קסבר</w:delText>
        </w:r>
      </w:del>
      <w:r w:rsidRPr="00E105BC">
        <w:rPr>
          <w:spacing w:val="-2"/>
          <w:rtl/>
        </w:rPr>
        <w:t xml:space="preserve">: האיר המזרח מתיר.</w:t>
      </w:r>
    </w:p>
    <w:p>
      <w:pPr>
        <w:pStyle w:val="afffff8"/>
        <w:rPr>
          <w:ins w:id="90829" w:author="קלוד" w:date="2026-10-11T12:32:08Z"/>
        </w:rPr>
      </w:pPr>
      <w:ins w:id="90830" w:author="קלוד" w:date="2026-10-11T12:32:08Z">
        <w:r>
          <w:rPr>
            <w:color w:val="7B3F00"/>
          </w:rPr>
          <w:t xml:space="preserve">מנחת העומר שנקמצה שלא לשמה - לרבא שיריה נאכלין</w:t>
        </w:r>
      </w:ins>
    </w:p>
    <w:p>
      <w:pPr>
        <w:pStyle w:val="38"/>
        <w:rPr>
          <w:ins w:id="97927" w:author="מנוע מכני" w:date="2026-10-11T12:04:40Z"/>
        </w:rPr>
      </w:pPr>
      <w:r>
        <w:t>ו</w:t>
      </w:r>
      <w:r>
        <w:t>ל</w:t>
      </w:r>
      <w:r>
        <w:t xml:space="preserve">רבא:</w:t>
      </w:r>
    </w:p>
    <w:p w:rsidR="00DA63EC" w:rsidRDefault="00DA63EC" w:rsidP="00DA63EC">
      <w:pPr>
        <w:tabs>
          <w:tab w:val="center" w:pos="2835"/>
        </w:tabs>
        <w:rPr>
          <w:rtl/>
        </w:rPr>
      </w:pPr>
      <w:del w:id="97928" w:author="מנוע מכני" w:date="2026-10-11T12:04:40Z">
        <w:r>
          <w:rPr>
            <w:rtl/>
          </w:rPr>
          <w:delText xml:space="preserve"> </w:delText>
        </w:r>
      </w:del>
      <w:r>
        <w:rPr>
          <w:rtl/>
        </w:rPr>
        <w:t xml:space="preserve">מנחת העומר שקמצה שלא לשמה כשירה, ושיריה נאכלין, וא</w:t>
      </w:r>
      <w:r>
        <w:rPr>
          <w:rFonts w:hint="cs"/>
          <w:rtl/>
        </w:rPr>
        <w:t>"צ</w:t>
      </w:r>
      <w:r>
        <w:rPr>
          <w:rtl/>
        </w:rPr>
        <w:t xml:space="preserve"> מנחת העומר אחרת להתירה, שאין מחשבה מועלת אלא</w:t>
      </w:r>
      <w:r>
        <w:rPr>
          <w:rFonts w:hint="cs"/>
          <w:rtl/>
        </w:rPr>
        <w:t>-</w:t>
      </w:r>
    </w:p>
    <w:p w:rsidR="00DA63EC" w:rsidRDefault="00DA63EC" w:rsidP="00DA63EC">
      <w:pPr>
        <w:tabs>
          <w:tab w:val="center" w:pos="2835"/>
        </w:tabs>
        <w:rPr>
          <w:rtl/>
        </w:rPr>
      </w:pPr>
      <w:del w:id="90073" w:author="מנוע מכני" w:date="2026-10-11T12:04:40Z">
        <w:r>
          <w:rPr>
            <w:rtl/>
          </w:rPr>
          <w:tab/>
          <w:delText xml:space="preserve"> </w:delText>
        </w:r>
      </w:del>
      <w:r>
        <w:rPr>
          <w:rtl/>
        </w:rPr>
        <w:tab/>
        <w:t xml:space="preserve">במי שראוי לעבודה - לאפוקי כהן בעל מום, </w:t>
      </w:r>
    </w:p>
    <w:p w:rsidR="00DA63EC" w:rsidRDefault="00DA63EC" w:rsidP="00DA63EC">
      <w:pPr>
        <w:tabs>
          <w:tab w:val="center" w:pos="2835"/>
        </w:tabs>
        <w:rPr>
          <w:rtl/>
        </w:rPr>
      </w:pPr>
      <w:r>
        <w:rPr>
          <w:rtl/>
        </w:rPr>
        <w:tab/>
        <w:t xml:space="preserve">ובדבר הראוי לעבודה - לאפוקי מנחת העומר דלא חזיא דחדוש הוא, </w:t>
      </w:r>
    </w:p>
    <w:p w:rsidR="00DA63EC" w:rsidRDefault="00DA63EC" w:rsidP="00DA63EC">
      <w:pPr>
        <w:tabs>
          <w:tab w:val="center" w:pos="2835"/>
        </w:tabs>
        <w:rPr>
          <w:rtl/>
        </w:rPr>
      </w:pPr>
      <w:r>
        <w:rPr>
          <w:rtl/>
        </w:rPr>
        <w:tab/>
        <w:t>ובמקום הראוי לעבודה - לאפוקי נפגם המזבח.</w:t>
      </w:r>
    </w:p>
    <w:p w:rsidR="00DA63EC" w:rsidRDefault="00DA63EC" w:rsidP="00DA63EC">
      <w:pPr>
        <w:pStyle w:val="affffd"/>
        <w:rPr>
          <w:rtl/>
        </w:rPr>
      </w:pPr>
      <w:r>
        <w:rPr>
          <w:rtl/>
        </w:rPr>
        <w:t>׹</w:t>
      </w:r>
    </w:p>
    <w:p>
      <w:pPr>
        <w:pStyle w:val="afffff8"/>
        <w:rPr>
          <w:ins w:id="90827" w:author="קלוד" w:date="2026-10-11T12:32:08Z"/>
        </w:rPr>
      </w:pPr>
      <w:ins w:id="90828" w:author="קלוד" w:date="2026-10-11T12:32:08Z">
        <w:r>
          <w:rPr>
            <w:color w:val="7B3F00"/>
          </w:rPr>
          <w:t xml:space="preserve">טריפה פסולה למזבח - 'מן הבקר למטה' וקל וחומר</w:t>
        </w:r>
      </w:ins>
    </w:p>
    <w:p>
      <w:pPr>
        <w:pStyle w:val="38"/>
        <w:rPr>
          <w:ins w:id="97929" w:author="מנוע מכני" w:date="2026-10-11T12:04:40Z"/>
        </w:rPr>
      </w:pPr>
      <w:r w:rsidRPr="004A7C9A">
        <w:t>ת"ר</w:t>
      </w:r>
      <w:r>
        <w:t xml:space="preserve">:</w:t>
      </w:r>
    </w:p>
    <w:p w:rsidR="00DA63EC" w:rsidRDefault="00DA63EC" w:rsidP="00DA63EC">
      <w:pPr>
        <w:tabs>
          <w:tab w:val="center" w:pos="2835"/>
        </w:tabs>
        <w:rPr>
          <w:rtl/>
        </w:rPr>
      </w:pPr>
      <w:del w:id="97930" w:author="מנוע מכני" w:date="2026-10-11T12:04:40Z">
        <w:r>
          <w:rPr>
            <w:rtl/>
          </w:rPr>
          <w:delText xml:space="preserve"> </w:delText>
        </w:r>
      </w:del>
      <w:r>
        <w:rPr>
          <w:rtl/>
        </w:rPr>
        <w:t xml:space="preserve">כשהוא אומר</w:t>
      </w:r>
      <w:r w:rsidRPr="00464129">
        <w:rPr>
          <w:rStyle w:val="afffff0"/>
          <w:rtl/>
        </w:rPr>
        <w:t xml:space="preserve"> </w:t>
      </w:r>
      <w:r w:rsidRPr="00464129">
        <w:rPr>
          <w:rStyle w:val="afffff0"/>
          <w:rFonts w:hint="cs"/>
          <w:rtl/>
        </w:rPr>
        <w:t>'</w:t>
      </w:r>
      <w:r w:rsidRPr="00464129">
        <w:rPr>
          <w:rStyle w:val="afffff0"/>
          <w:rtl/>
        </w:rPr>
        <w:t>מן הבקר למטה</w:t>
      </w:r>
      <w:r w:rsidRPr="00464129">
        <w:rPr>
          <w:rStyle w:val="afffff0"/>
          <w:rFonts w:hint="cs"/>
          <w:rtl/>
        </w:rPr>
        <w:t>'-</w:t>
      </w:r>
      <w:r>
        <w:rPr>
          <w:rtl/>
        </w:rPr>
        <w:t>להוציא את הטרפה.</w:t>
      </w:r>
    </w:p>
    <w:p>
      <w:pPr>
        <w:pStyle w:val="38"/>
        <w:rPr>
          <w:ins w:id="97931" w:author="מנוע מכני" w:date="2026-10-11T12:04:40Z"/>
        </w:rPr>
      </w:pPr>
      <w:r w:rsidRPr="00336727">
        <w:lastRenderedPageBreak/>
        <w:t xml:space="preserve">ויקשה</w:t>
      </w:r>
    </w:p>
    <w:p w:rsidR="00DA63EC" w:rsidRDefault="00DA63EC" w:rsidP="00DA63EC">
      <w:pPr>
        <w:rPr>
          <w:rtl/>
        </w:rPr>
      </w:pPr>
      <w:del w:id="97932" w:author="מנוע מכני" w:date="2026-10-11T12:04:40Z">
        <w:r w:rsidRPr="00336727">
          <w:rPr>
            <w:rFonts w:hint="cs"/>
            <w:rtl/>
          </w:rPr>
          <w:lastRenderedPageBreak/>
          <w:delText xml:space="preserve"> </w:delText>
        </w:r>
      </w:del>
      <w:r w:rsidRPr="00336727">
        <w:rPr>
          <w:rFonts w:hint="cs"/>
          <w:rtl/>
        </w:rPr>
        <w:lastRenderedPageBreak/>
        <w:t xml:space="preserve">דק</w:t>
      </w:r>
      <w:r w:rsidRPr="00336727">
        <w:rPr>
          <w:rtl/>
        </w:rPr>
        <w:t>"</w:t>
      </w:r>
      <w:r w:rsidRPr="00336727">
        <w:rPr>
          <w:rFonts w:hint="cs"/>
          <w:rtl/>
        </w:rPr>
        <w:t xml:space="preserve">ו הוא מבעל מום </w:t>
      </w:r>
      <w:r w:rsidRPr="00336727">
        <w:rPr>
          <w:rtl/>
        </w:rPr>
        <w:t xml:space="preserve">שמותרת להדיוט - אסורה לגבוה, </w:t>
      </w:r>
      <w:r w:rsidRPr="00336727">
        <w:rPr>
          <w:rFonts w:hint="cs"/>
          <w:rtl/>
        </w:rPr>
        <w:t>ל</w:t>
      </w:r>
      <w:r w:rsidRPr="00336727">
        <w:rPr>
          <w:rtl/>
        </w:rPr>
        <w:t xml:space="preserve">טריפה שאסורה להדיוט </w:t>
      </w:r>
      <w:r w:rsidRPr="00336727">
        <w:rPr>
          <w:rFonts w:hint="cs"/>
          <w:rtl/>
        </w:rPr>
        <w:t xml:space="preserve">שתאסר לגבוה </w:t>
      </w:r>
    </w:p>
    <w:p w:rsidR="00DA63EC" w:rsidRDefault="00DA63EC" w:rsidP="00DA63EC">
      <w:pPr>
        <w:tabs>
          <w:tab w:val="center" w:pos="2835"/>
        </w:tabs>
        <w:rPr>
          <w:rtl/>
        </w:rPr>
      </w:pPr>
      <w:r>
        <w:rPr>
          <w:rFonts w:hint="cs"/>
          <w:rtl/>
        </w:rPr>
        <w:t xml:space="preserve">ואין לפרוך מחלב ודם דאסורין להדיוט ומותרין לגבוה </w:t>
      </w:r>
      <w:r>
        <w:rPr>
          <w:rtl/>
        </w:rPr>
        <w:t>–</w:t>
      </w:r>
      <w:r>
        <w:rPr>
          <w:rFonts w:hint="cs"/>
          <w:rtl/>
        </w:rPr>
        <w:t xml:space="preserve"> שכן באין מכלל היתר </w:t>
      </w:r>
    </w:p>
    <w:p w:rsidR="00DA63EC" w:rsidRDefault="00DA63EC" w:rsidP="00DA63EC">
      <w:pPr>
        <w:tabs>
          <w:tab w:val="center" w:pos="2835"/>
        </w:tabs>
        <w:rPr>
          <w:rtl/>
        </w:rPr>
      </w:pPr>
      <w:r>
        <w:rPr>
          <w:rFonts w:hint="cs"/>
          <w:rtl/>
        </w:rPr>
        <w:t xml:space="preserve">ואין לפרוך ממליקה שכולה איסור </w:t>
      </w:r>
      <w:r>
        <w:rPr>
          <w:rtl/>
        </w:rPr>
        <w:t>ואסורה להדיוט ומותרת לגבוה.</w:t>
      </w:r>
      <w:r>
        <w:rPr>
          <w:rFonts w:hint="cs"/>
          <w:rtl/>
        </w:rPr>
        <w:t xml:space="preserve"> שכן קדושתה אוסרתה </w:t>
      </w:r>
    </w:p>
    <w:p w:rsidR="00DA63EC" w:rsidRDefault="00DA63EC" w:rsidP="00DA63EC">
      <w:pPr>
        <w:tabs>
          <w:tab w:val="center" w:pos="2835"/>
        </w:tabs>
        <w:rPr>
          <w:rtl/>
        </w:rPr>
      </w:pPr>
      <w:r>
        <w:rPr>
          <w:rFonts w:hint="cs"/>
          <w:rtl/>
        </w:rPr>
        <w:t xml:space="preserve">ואם תשיב שמנחת העומר תוכיח שאסור להדיוט ומתר לגבוה </w:t>
      </w:r>
      <w:r>
        <w:rPr>
          <w:rtl/>
        </w:rPr>
        <w:t>–</w:t>
      </w:r>
      <w:r>
        <w:rPr>
          <w:rFonts w:hint="cs"/>
          <w:rtl/>
        </w:rPr>
        <w:t xml:space="preserve"> מתרת חדש </w:t>
      </w:r>
    </w:p>
    <w:p w:rsidR="00DA63EC" w:rsidRDefault="00DA63EC" w:rsidP="00DA63EC">
      <w:pPr>
        <w:tabs>
          <w:tab w:val="center" w:pos="2835"/>
        </w:tabs>
        <w:rPr>
          <w:rtl/>
        </w:rPr>
      </w:pPr>
      <w:r>
        <w:rPr>
          <w:rFonts w:hint="cs"/>
          <w:rtl/>
        </w:rPr>
        <w:t xml:space="preserve">ואם בשביעית </w:t>
      </w:r>
      <w:r>
        <w:rPr>
          <w:rtl/>
        </w:rPr>
        <w:t>מתרת ספיחין בשביעית!</w:t>
      </w:r>
      <w:r>
        <w:rPr>
          <w:rFonts w:hint="cs"/>
          <w:rtl/>
        </w:rPr>
        <w:t xml:space="preserve"> </w:t>
      </w:r>
      <w:ins w:id="96001" w:author="מנוע מכני" w:date="2026-10-11T12:04:40Z">
        <w:r>
          <w:rPr>
            <w:rFonts w:hint="cs"/>
            <w:rtl/>
          </w:rPr>
          <w:t xml:space="preserve">ואם </w:t>
        </w:r>
      </w:ins>
      <w:del w:id="96002" w:author="מנוע מכני" w:date="2026-10-11T12:04:40Z">
        <w:r>
          <w:rPr>
            <w:rFonts w:hint="cs"/>
            <w:rtl/>
          </w:rPr>
          <w:delText xml:space="preserve">ואי </w:delText>
        </w:r>
      </w:del>
      <w:r>
        <w:rPr>
          <w:rStyle w:val="2fb"/>
          <w:rFonts w:hint="cs"/>
          <w:rtl/>
        </w:rPr>
        <w:t xml:space="preserve">כר</w:t>
      </w:r>
      <w:r>
        <w:rPr>
          <w:rStyle w:val="2fb"/>
          <w:rtl/>
        </w:rPr>
        <w:t>"</w:t>
      </w:r>
      <w:r>
        <w:rPr>
          <w:rStyle w:val="2fb"/>
          <w:rFonts w:hint="cs"/>
          <w:rtl/>
        </w:rPr>
        <w:t xml:space="preserve">ע</w:t>
      </w:r>
      <w:r>
        <w:rPr>
          <w:rFonts w:hint="cs"/>
          <w:rtl/>
        </w:rPr>
        <w:t xml:space="preserve"> ד</w:t>
      </w:r>
      <w:r>
        <w:rPr>
          <w:rtl/>
        </w:rPr>
        <w:t>ספיחין אסורים בשביעית.</w:t>
      </w:r>
    </w:p>
    <w:p w:rsidR="00DA63EC" w:rsidRDefault="00DA63EC" w:rsidP="00DA63EC">
      <w:pPr>
        <w:pStyle w:val="affffb"/>
        <w:rPr>
          <w:rtl/>
        </w:rPr>
      </w:pPr>
      <w:r>
        <w:rPr>
          <w:rtl/>
        </w:rPr>
        <w:t xml:space="preserve">- </w:t>
      </w:r>
      <w:r>
        <w:rPr>
          <w:rFonts w:hint="cs"/>
          <w:rtl/>
        </w:rPr>
        <w:t>ת</w:t>
      </w:r>
      <w:r>
        <w:rPr>
          <w:rtl/>
        </w:rPr>
        <w:t>"</w:t>
      </w:r>
      <w:r>
        <w:rPr>
          <w:rFonts w:hint="cs"/>
          <w:rtl/>
        </w:rPr>
        <w:t>ל</w:t>
      </w:r>
      <w:r w:rsidRPr="00464129">
        <w:rPr>
          <w:rStyle w:val="afffff0"/>
          <w:rFonts w:hint="cs"/>
          <w:rtl/>
        </w:rPr>
        <w:t xml:space="preserve"> '</w:t>
      </w:r>
      <w:r w:rsidRPr="00464129">
        <w:rPr>
          <w:rStyle w:val="afffff0"/>
          <w:rFonts w:hint="cs"/>
          <w:rtl/>
        </w:rPr>
        <w:t xml:space="preserve">מן הבקר למטה</w:t>
      </w:r>
      <w:r w:rsidRPr="00464129">
        <w:rPr>
          <w:rStyle w:val="afffff0"/>
          <w:rFonts w:hint="cs"/>
          <w:rtl/>
        </w:rPr>
        <w:t xml:space="preserve">' </w:t>
      </w:r>
      <w:r>
        <w:rPr>
          <w:rFonts w:hint="cs"/>
          <w:rtl/>
        </w:rPr>
        <w:t xml:space="preserve">להוציא הטריפה </w:t>
      </w:r>
    </w:p>
    <w:p w:rsidR="00DA63EC" w:rsidRDefault="00DA63EC" w:rsidP="00DA63EC">
      <w:pPr>
        <w:tabs>
          <w:tab w:val="center" w:pos="2835"/>
        </w:tabs>
        <w:rPr>
          <w:rtl/>
        </w:rPr>
      </w:pPr>
    </w:p>
    <w:p>
      <w:pPr>
        <w:pStyle w:val="38"/>
        <w:rPr>
          <w:ins w:id="97933" w:author="מנוע מכני" w:date="2026-10-11T12:04:40Z"/>
        </w:rPr>
      </w:pPr>
      <w:r w:rsidRPr="00684B10">
        <w:t>ב.</w:t>
      </w:r>
      <w:r>
        <w:t xml:space="preserve"> </w:t>
      </w:r>
      <w:r>
        <w:t xml:space="preserve">א</w:t>
      </w:r>
      <w:r>
        <w:t>"</w:t>
      </w:r>
      <w:r>
        <w:t xml:space="preserve">ל</w:t>
      </w:r>
      <w:r>
        <w:t xml:space="preserve"> ראבד</w:t>
      </w:r>
      <w:r>
        <w:t>"</w:t>
      </w:r>
      <w:r>
        <w:t>ר לר</w:t>
      </w:r>
      <w:r>
        <w:t>"</w:t>
      </w:r>
      <w:r>
        <w:t>א:</w:t>
      </w:r>
    </w:p>
    <w:p w:rsidR="00DA63EC" w:rsidRDefault="00DA63EC" w:rsidP="00DA63EC">
      <w:pPr>
        <w:tabs>
          <w:tab w:val="center" w:pos="2835"/>
        </w:tabs>
        <w:rPr>
          <w:rtl/>
        </w:rPr>
      </w:pPr>
      <w:del w:id="97934" w:author="מנוע מכני" w:date="2026-10-11T12:04:40Z">
        <w:r>
          <w:rPr>
            <w:rtl/>
          </w:rPr>
          <w:delText xml:space="preserve"> </w:delText>
        </w:r>
      </w:del>
      <w:r>
        <w:rPr>
          <w:rStyle w:val="2fb"/>
          <w:rtl/>
        </w:rPr>
        <w:t xml:space="preserve">לר"</w:t>
      </w:r>
      <w:r>
        <w:rPr>
          <w:rStyle w:val="2fb"/>
          <w:rFonts w:hint="cs"/>
          <w:rtl/>
        </w:rPr>
        <w:t xml:space="preserve">ע</w:t>
      </w:r>
      <w:r>
        <w:rPr>
          <w:rFonts w:hint="cs"/>
          <w:rtl/>
        </w:rPr>
        <w:t xml:space="preserve"> </w:t>
      </w:r>
      <w:ins w:id="90649" w:author="מנוע מכני" w:date="2026-10-11T12:04:40Z">
        <w:r>
          <w:rPr>
            <w:rtl/>
          </w:rPr>
          <w:t xml:space="preserve">גם</w:t>
        </w:r>
      </w:ins>
      <w:del w:id="90650" w:author="מנוע מכני" w:date="2026-10-11T12:04:40Z">
        <w:r>
          <w:rPr>
            <w:rtl/>
          </w:rPr>
          <w:delText xml:space="preserve">נמי</w:delText>
        </w:r>
      </w:del>
      <w:r>
        <w:rPr>
          <w:rtl/>
        </w:rPr>
        <w:t xml:space="preserve"> לפרוך: מה למנחת העומר שמתרת חדש בחו"</w:t>
      </w:r>
      <w:r>
        <w:rPr>
          <w:rFonts w:hint="cs"/>
          <w:rtl/>
        </w:rPr>
        <w:t>ל</w:t>
      </w:r>
    </w:p>
    <w:p>
      <w:pPr>
        <w:pStyle w:val="38"/>
        <w:rPr>
          <w:ins w:id="97935" w:author="מנוע מכני" w:date="2026-10-11T12:04:40Z"/>
        </w:rPr>
      </w:pPr>
      <w:ins w:id="90295" w:author="מנוע מכני" w:date="2026-10-11T12:04:40Z">
        <w:r>
          <w:t xml:space="preserve">ואפי'</w:t>
        </w:r>
      </w:ins>
      <w:del w:id="90296" w:author="מנוע מכני" w:date="2026-10-11T12:04:40Z">
        <w:r>
          <w:delText xml:space="preserve">ואפילו</w:delText>
        </w:r>
      </w:del>
      <w:r>
        <w:t xml:space="preserve"> </w:t>
      </w:r>
      <w:r>
        <w:t xml:space="preserve">למ"ד</w:t>
      </w:r>
      <w:r>
        <w:t xml:space="preserve">:</w:t>
      </w:r>
    </w:p>
    <w:p w:rsidR="00DA63EC" w:rsidRDefault="00DA63EC" w:rsidP="00DA63EC">
      <w:pPr>
        <w:tabs>
          <w:tab w:val="center" w:pos="2835"/>
        </w:tabs>
        <w:rPr>
          <w:rtl/>
        </w:rPr>
      </w:pPr>
      <w:del w:id="97936" w:author="מנוע מכני" w:date="2026-10-11T12:04:40Z">
        <w:r>
          <w:rPr>
            <w:rtl/>
          </w:rPr>
          <w:delText xml:space="preserve"> </w:delText>
        </w:r>
      </w:del>
      <w:r>
        <w:rPr>
          <w:rtl/>
        </w:rPr>
        <w:t xml:space="preserve">חדש בחו"ל </w:t>
      </w:r>
      <w:ins w:id="90651" w:author="מנוע מכני" w:date="2026-10-11T12:04:40Z">
        <w:r>
          <w:rPr>
            <w:rtl/>
          </w:rPr>
          <w:t xml:space="preserve">לא</w:t>
        </w:r>
      </w:ins>
      <w:del w:id="90652" w:author="מנוע מכני" w:date="2026-10-11T12:04:40Z">
        <w:r>
          <w:rPr>
            <w:rtl/>
          </w:rPr>
          <w:delText xml:space="preserve">לאו</w:delText>
        </w:r>
      </w:del>
      <w:r>
        <w:rPr>
          <w:rtl/>
        </w:rPr>
        <w:t xml:space="preserve"> דאורייתא, שכן באה להתיר </w:t>
      </w:r>
      <w:ins w:id="90653" w:author="מנוע מכני" w:date="2026-10-11T12:04:40Z">
        <w:r>
          <w:rPr>
            <w:rtl/>
          </w:rPr>
          <w:t xml:space="preserve">לא</w:t>
        </w:r>
      </w:ins>
      <w:del w:id="90654" w:author="מנוע מכני" w:date="2026-10-11T12:04:40Z">
        <w:r>
          <w:rPr>
            <w:rtl/>
          </w:rPr>
          <w:delText xml:space="preserve">לאו</w:delText>
        </w:r>
      </w:del>
      <w:r>
        <w:rPr>
          <w:rtl/>
        </w:rPr>
        <w:t xml:space="preserve"> שבתוכה!</w:t>
      </w:r>
    </w:p>
    <w:p>
      <w:pPr>
        <w:pStyle w:val="38"/>
        <w:rPr>
          <w:ins w:id="97937" w:author="מנוע מכני" w:date="2026-10-11T12:04:40Z"/>
        </w:rPr>
      </w:pPr>
      <w:r>
        <w:t xml:space="preserve">א"ל</w:t>
      </w:r>
      <w:r>
        <w:t xml:space="preserve"> רב אחא מדיפתי לרבינא:</w:t>
      </w:r>
    </w:p>
    <w:p w:rsidR="00DA63EC" w:rsidRDefault="00DA63EC" w:rsidP="00DA63EC">
      <w:pPr>
        <w:tabs>
          <w:tab w:val="center" w:pos="2835"/>
        </w:tabs>
        <w:rPr>
          <w:rtl/>
        </w:rPr>
      </w:pPr>
      <w:del w:id="97938" w:author="מנוע מכני" w:date="2026-10-11T12:04:40Z">
        <w:r>
          <w:rPr>
            <w:rtl/>
          </w:rPr>
          <w:delText xml:space="preserve"> </w:delText>
        </w:r>
      </w:del>
      <w:r>
        <w:rPr>
          <w:rtl/>
        </w:rPr>
        <w:t xml:space="preserve">א"ה, טריפה </w:t>
      </w:r>
      <w:ins w:id="90655" w:author="מנוע מכני" w:date="2026-10-11T12:04:40Z">
        <w:r>
          <w:rPr>
            <w:rtl/>
          </w:rPr>
          <w:t xml:space="preserve">גם</w:t>
        </w:r>
      </w:ins>
      <w:del w:id="90656" w:author="מנוע מכני" w:date="2026-10-11T12:04:40Z">
        <w:r>
          <w:rPr>
            <w:rtl/>
          </w:rPr>
          <w:delText xml:space="preserve">נמי</w:delText>
        </w:r>
      </w:del>
      <w:r>
        <w:rPr>
          <w:rtl/>
        </w:rPr>
        <w:t xml:space="preserve"> תקריב ותתיר </w:t>
      </w:r>
      <w:ins w:id="90657" w:author="מנוע מכני" w:date="2026-10-11T12:04:40Z">
        <w:r>
          <w:rPr>
            <w:rtl/>
          </w:rPr>
          <w:t xml:space="preserve">לא</w:t>
        </w:r>
      </w:ins>
      <w:del w:id="90658" w:author="מנוע מכני" w:date="2026-10-11T12:04:40Z">
        <w:r>
          <w:rPr>
            <w:rtl/>
          </w:rPr>
          <w:delText xml:space="preserve">לאו</w:delText>
        </w:r>
      </w:del>
      <w:r>
        <w:rPr>
          <w:rtl/>
        </w:rPr>
        <w:t xml:space="preserve"> שבתוכה!</w:t>
      </w:r>
    </w:p>
    <w:p>
      <w:pPr>
        <w:pStyle w:val="38"/>
        <w:rPr>
          <w:ins w:id="97939" w:author="מנוע מכני" w:date="2026-10-11T12:04:40Z"/>
        </w:rPr>
      </w:pPr>
      <w:r>
        <w:t xml:space="preserve">- אלא </w:t>
      </w:r>
      <w:ins w:id="97201" w:author="מנוע מכני" w:date="2026-10-11T12:04:40Z">
        <w:r>
          <w:t xml:space="preserve">מקשה</w:t>
        </w:r>
      </w:ins>
      <w:del w:id="97202" w:author="מנוע מכני" w:date="2026-10-11T12:04:40Z">
        <w:r>
          <w:delText xml:space="preserve">פריך</w:delText>
        </w:r>
      </w:del>
      <w:r>
        <w:t xml:space="preserve"> </w:t>
      </w:r>
      <w:ins w:id="92385" w:author="מנוע מכני" w:date="2026-10-11T12:04:40Z">
        <w:r>
          <w:t xml:space="preserve">כך</w:t>
        </w:r>
      </w:ins>
      <w:del w:id="92386" w:author="מנוע מכני" w:date="2026-10-11T12:04:40Z">
        <w:r>
          <w:delText xml:space="preserve">הכי</w:delText>
        </w:r>
      </w:del>
      <w:r>
        <w:t xml:space="preserve">:</w:t>
      </w:r>
    </w:p>
    <w:p w:rsidR="00DA63EC" w:rsidRDefault="00DA63EC" w:rsidP="00DA63EC">
      <w:pPr>
        <w:pStyle w:val="affffb"/>
        <w:rPr>
          <w:rtl/>
        </w:rPr>
      </w:pPr>
      <w:del w:id="97940" w:author="מנוע מכני" w:date="2026-10-11T12:04:40Z">
        <w:r>
          <w:rPr>
            <w:rtl/>
          </w:rPr>
          <w:delText xml:space="preserve"> </w:delText>
        </w:r>
      </w:del>
      <w:r>
        <w:rPr>
          <w:rtl/>
        </w:rPr>
        <w:t xml:space="preserve">מה למנחת העומר שכן מצותה בכך.</w:t>
      </w:r>
    </w:p>
    <w:p w:rsidR="00DA63EC" w:rsidRDefault="00DA63EC" w:rsidP="00DA63EC">
      <w:pPr>
        <w:tabs>
          <w:tab w:val="center" w:pos="2835"/>
        </w:tabs>
        <w:rPr>
          <w:rtl/>
        </w:rPr>
      </w:pPr>
    </w:p>
    <w:p>
      <w:pPr>
        <w:pStyle w:val="38"/>
        <w:rPr>
          <w:ins w:id="97941" w:author="מנוע מכני" w:date="2026-10-11T12:04:40Z"/>
        </w:rPr>
      </w:pPr>
      <w:r w:rsidRPr="00684B10">
        <w:t>ג.</w:t>
      </w:r>
      <w:r>
        <w:t xml:space="preserve"> ר</w:t>
      </w:r>
      <w:r>
        <w:t>"</w:t>
      </w:r>
      <w:r>
        <w:t>ל</w:t>
      </w:r>
      <w:r>
        <w:t xml:space="preserve">:</w:t>
      </w:r>
    </w:p>
    <w:p w:rsidR="00DA63EC" w:rsidRDefault="00DA63EC" w:rsidP="00DA63EC">
      <w:pPr>
        <w:tabs>
          <w:tab w:val="center" w:pos="2835"/>
        </w:tabs>
        <w:rPr>
          <w:rtl/>
        </w:rPr>
      </w:pPr>
      <w:del w:id="97942" w:author="מנוע מכני" w:date="2026-10-11T12:04:40Z">
        <w:r>
          <w:rPr>
            <w:rtl/>
          </w:rPr>
          <w:delText xml:space="preserve"> </w:delText>
        </w:r>
      </w:del>
      <w:ins w:id="90659" w:author="מנוע מכני" w:date="2026-10-11T12:04:40Z">
        <w:r>
          <w:rPr>
            <w:rFonts w:hint="cs"/>
            <w:rtl/>
          </w:rPr>
          <w:t xml:space="preserve">דיש</w:t>
        </w:r>
      </w:ins>
      <w:del w:id="90660" w:author="מנוע מכני" w:date="2026-10-11T12:04:40Z">
        <w:r>
          <w:rPr>
            <w:rFonts w:hint="cs"/>
            <w:rtl/>
          </w:rPr>
          <w:delText xml:space="preserve">דאיכא</w:delText>
        </w:r>
      </w:del>
      <w:r>
        <w:rPr>
          <w:rFonts w:hint="cs"/>
          <w:rtl/>
        </w:rPr>
        <w:t xml:space="preserve"> </w:t>
      </w:r>
      <w:ins w:id="97203" w:author="מנוע מכני" w:date="2026-10-11T12:04:40Z">
        <w:r>
          <w:rPr>
            <w:rFonts w:hint="cs"/>
            <w:rtl/>
          </w:rPr>
          <w:t xml:space="preserve">לומר</w:t>
        </w:r>
      </w:ins>
      <w:del w:id="97204" w:author="מנוע מכני" w:date="2026-10-11T12:04:40Z">
        <w:r>
          <w:rPr>
            <w:rFonts w:hint="cs"/>
            <w:rtl/>
          </w:rPr>
          <w:delText xml:space="preserve">למימר</w:delText>
        </w:r>
      </w:del>
      <w:r>
        <w:rPr>
          <w:rFonts w:hint="cs"/>
          <w:rtl/>
        </w:rPr>
        <w:t xml:space="preserve"> ד</w:t>
      </w:r>
      <w:r>
        <w:rPr>
          <w:rtl/>
        </w:rPr>
        <w:t>מפטם הקטרת יוכיח, שאסור להדיוט ומותר לגבוה.</w:t>
      </w:r>
    </w:p>
    <w:p>
      <w:pPr>
        <w:pStyle w:val="38"/>
        <w:rPr>
          <w:ins w:id="97943" w:author="מנוע מכני" w:date="2026-10-11T12:04:40Z"/>
        </w:rPr>
      </w:pPr>
      <w:r w:rsidRPr="00E105BC">
        <w:t>וא</w:t>
      </w:r>
      <w:r w:rsidRPr="00E105BC">
        <w:t>"</w:t>
      </w:r>
      <w:r w:rsidRPr="00E105BC">
        <w:t xml:space="preserve">א</w:t>
      </w:r>
    </w:p>
    <w:p w:rsidR="00DA63EC" w:rsidRPr="00E105BC" w:rsidRDefault="00DA63EC" w:rsidP="00DA63EC">
      <w:pPr>
        <w:tabs>
          <w:tab w:val="center" w:pos="2835"/>
        </w:tabs>
        <w:rPr>
          <w:spacing w:val="-4"/>
          <w:rtl/>
        </w:rPr>
      </w:pPr>
      <w:del w:id="97944" w:author="מנוע מכני" w:date="2026-10-11T12:04:40Z">
        <w:r w:rsidRPr="00E105BC">
          <w:rPr>
            <w:rFonts w:hint="cs"/>
            <w:spacing w:val="-4"/>
            <w:rtl/>
          </w:rPr>
          <w:delText xml:space="preserve"> </w:delText>
        </w:r>
      </w:del>
      <w:r w:rsidRPr="00E105BC">
        <w:rPr>
          <w:rFonts w:hint="cs"/>
          <w:spacing w:val="-4"/>
          <w:rtl/>
        </w:rPr>
        <w:t xml:space="preserve">דפ</w:t>
      </w:r>
      <w:r w:rsidRPr="00E105BC">
        <w:rPr>
          <w:spacing w:val="-4"/>
          <w:rtl/>
        </w:rPr>
        <w:t>טום הקטרת יוכיח, שאסור להדיוט ומותר לגבוה.</w:t>
      </w:r>
      <w:r w:rsidRPr="00E105BC">
        <w:rPr>
          <w:rFonts w:hint="cs"/>
          <w:spacing w:val="-4"/>
          <w:rtl/>
        </w:rPr>
        <w:t>- דמה</w:t>
      </w:r>
      <w:r w:rsidRPr="00E105BC">
        <w:rPr>
          <w:spacing w:val="-4"/>
          <w:rtl/>
        </w:rPr>
        <w:t xml:space="preserve"> לפטום הקטרת שכן מצותו בכך!</w:t>
      </w:r>
    </w:p>
    <w:p w:rsidR="00DA63EC" w:rsidRDefault="00DA63EC" w:rsidP="00DA63EC">
      <w:pPr>
        <w:tabs>
          <w:tab w:val="center" w:pos="2835"/>
        </w:tabs>
        <w:rPr>
          <w:rtl/>
        </w:rPr>
      </w:pPr>
      <w:r w:rsidRPr="00684B10">
        <w:rPr>
          <w:rFonts w:hint="cs"/>
          <w:b/>
          <w:bCs/>
          <w:rtl/>
        </w:rPr>
        <w:t>ד.</w:t>
      </w:r>
      <w:r>
        <w:rPr>
          <w:rFonts w:hint="cs"/>
          <w:rtl/>
        </w:rPr>
        <w:t xml:space="preserve"> </w:t>
      </w:r>
      <w:r>
        <w:rPr>
          <w:rtl/>
        </w:rPr>
        <w:t>מ</w:t>
      </w:r>
      <w:r>
        <w:rPr>
          <w:rFonts w:hint="cs"/>
          <w:rtl/>
        </w:rPr>
        <w:t>בד</w:t>
      </w:r>
      <w:r>
        <w:rPr>
          <w:rtl/>
        </w:rPr>
        <w:t>"</w:t>
      </w:r>
      <w:r>
        <w:rPr>
          <w:rFonts w:hint="cs"/>
          <w:rtl/>
        </w:rPr>
        <w:t>ר</w:t>
      </w:r>
      <w:r>
        <w:rPr>
          <w:rtl/>
        </w:rPr>
        <w:t xml:space="preserve">: </w:t>
      </w:r>
      <w:r>
        <w:rPr>
          <w:rFonts w:hint="cs"/>
          <w:rtl/>
        </w:rPr>
        <w:t>ד</w:t>
      </w:r>
      <w:r>
        <w:rPr>
          <w:rtl/>
        </w:rPr>
        <w:t>שבת תוכיח, שאסורה להדיוט ומותרת לגבוה.</w:t>
      </w:r>
    </w:p>
    <w:p w:rsidR="00DA63EC" w:rsidRDefault="00DA63EC" w:rsidP="00DA63EC">
      <w:pPr>
        <w:tabs>
          <w:tab w:val="center" w:pos="2835"/>
        </w:tabs>
        <w:rPr>
          <w:rtl/>
        </w:rPr>
      </w:pPr>
      <w:r>
        <w:rPr>
          <w:rFonts w:hint="cs"/>
          <w:rtl/>
        </w:rPr>
        <w:t>וא</w:t>
      </w:r>
      <w:r>
        <w:rPr>
          <w:rtl/>
        </w:rPr>
        <w:t>"</w:t>
      </w:r>
      <w:r>
        <w:rPr>
          <w:rFonts w:hint="cs"/>
          <w:rtl/>
        </w:rPr>
        <w:t xml:space="preserve">ת דשבת הותרה מכללה אצל הדיוט במילה </w:t>
      </w:r>
      <w:r>
        <w:rPr>
          <w:rtl/>
        </w:rPr>
        <w:t>–</w:t>
      </w:r>
      <w:r>
        <w:rPr>
          <w:rFonts w:hint="cs"/>
          <w:rtl/>
        </w:rPr>
        <w:t xml:space="preserve"> מצווה היא </w:t>
      </w:r>
    </w:p>
    <w:p>
      <w:pPr>
        <w:pStyle w:val="38"/>
        <w:rPr>
          <w:ins w:id="102405" w:author="מנוע מכני" w:date="2026-10-11T12:04:40Z"/>
        </w:rPr>
      </w:pPr>
      <w:r>
        <w:t xml:space="preserve">אלא,</w:t>
      </w:r>
    </w:p>
    <w:p w:rsidR="00DA63EC" w:rsidRDefault="00DA63EC" w:rsidP="00DA63EC">
      <w:pPr>
        <w:tabs>
          <w:tab w:val="center" w:pos="2835"/>
        </w:tabs>
        <w:rPr>
          <w:rtl/>
        </w:rPr>
      </w:pPr>
      <w:del w:id="102406" w:author="מנוע מכני" w:date="2026-10-11T12:04:40Z">
        <w:r>
          <w:rPr>
            <w:rtl/>
          </w:rPr>
          <w:delText xml:space="preserve"> </w:delText>
        </w:r>
      </w:del>
      <w:r>
        <w:rPr>
          <w:rtl/>
        </w:rPr>
        <w:t xml:space="preserve">מה לשבת שכן מצותה בכך!</w:t>
      </w:r>
    </w:p>
    <w:p w:rsidR="00DA63EC" w:rsidRDefault="00DA63EC" w:rsidP="00DA63EC">
      <w:pPr>
        <w:tabs>
          <w:tab w:val="center" w:pos="2835"/>
        </w:tabs>
        <w:rPr>
          <w:rtl/>
        </w:rPr>
      </w:pPr>
      <w:r w:rsidRPr="00684B10">
        <w:rPr>
          <w:rFonts w:hint="cs"/>
          <w:b/>
          <w:bCs/>
          <w:rtl/>
        </w:rPr>
        <w:t>ה.</w:t>
      </w:r>
      <w:r>
        <w:rPr>
          <w:rFonts w:hint="cs"/>
          <w:rtl/>
        </w:rPr>
        <w:t xml:space="preserve"> </w:t>
      </w:r>
      <w:r>
        <w:rPr>
          <w:rStyle w:val="2fb"/>
          <w:rFonts w:hint="cs"/>
          <w:rtl/>
        </w:rPr>
        <w:t xml:space="preserve">ראב</w:t>
      </w:r>
      <w:r>
        <w:rPr>
          <w:rStyle w:val="2fb"/>
          <w:rtl/>
        </w:rPr>
        <w:t>"</w:t>
      </w:r>
      <w:r>
        <w:rPr>
          <w:rStyle w:val="2fb"/>
          <w:rFonts w:hint="cs"/>
          <w:rtl/>
        </w:rPr>
        <w:t>א</w:t>
      </w:r>
      <w:r>
        <w:rPr>
          <w:rtl/>
        </w:rPr>
        <w:t xml:space="preserve"> כלאים תוכיח, שאסורין להדיוט ומותרין לגבוה.</w:t>
      </w:r>
    </w:p>
    <w:p w:rsidR="00DA63EC" w:rsidRDefault="00DA63EC" w:rsidP="00DA63EC">
      <w:pPr>
        <w:tabs>
          <w:tab w:val="center" w:pos="2835"/>
        </w:tabs>
        <w:rPr>
          <w:rtl/>
        </w:rPr>
      </w:pPr>
      <w:ins w:id="96003" w:author="מנוע מכני" w:date="2026-10-11T12:04:40Z">
        <w:r>
          <w:rPr>
            <w:rFonts w:hint="cs"/>
            <w:rtl/>
          </w:rPr>
          <w:t xml:space="preserve">ואם </w:t>
        </w:r>
      </w:ins>
      <w:del w:id="96004" w:author="מנוע מכני" w:date="2026-10-11T12:04:40Z">
        <w:r>
          <w:rPr>
            <w:rFonts w:hint="cs"/>
            <w:rtl/>
          </w:rPr>
          <w:delText xml:space="preserve">ואי </w:delText>
        </w:r>
      </w:del>
      <w:ins w:id="96907" w:author="מנוע מכני" w:date="2026-10-11T12:04:40Z">
        <w:r>
          <w:rPr>
            <w:rFonts w:hint="cs"/>
            <w:rtl/>
          </w:rPr>
          <w:t xml:space="preserve">תאמר</w:t>
        </w:r>
      </w:ins>
      <w:del w:id="96908" w:author="מנוע מכני" w:date="2026-10-11T12:04:40Z">
        <w:r>
          <w:rPr>
            <w:rFonts w:hint="cs"/>
            <w:rtl/>
          </w:rPr>
          <w:delText xml:space="preserve">תימא</w:delText>
        </w:r>
      </w:del>
      <w:r>
        <w:rPr>
          <w:rFonts w:hint="cs"/>
          <w:rtl/>
        </w:rPr>
        <w:t xml:space="preserve"> </w:t>
      </w:r>
      <w:r>
        <w:rPr>
          <w:rtl/>
        </w:rPr>
        <w:t>מה לכלאים שכן הותרו מכללן אצל הדיוט בציצית!</w:t>
      </w:r>
      <w:r>
        <w:rPr>
          <w:rFonts w:hint="cs"/>
          <w:rtl/>
        </w:rPr>
        <w:t xml:space="preserve">- ציצית מצווה היא </w:t>
      </w:r>
    </w:p>
    <w:p>
      <w:pPr>
        <w:pStyle w:val="38"/>
        <w:rPr>
          <w:ins w:id="97945" w:author="מנוע מכני" w:date="2026-10-11T12:04:40Z"/>
        </w:rPr>
      </w:pPr>
      <w:r>
        <w:t xml:space="preserve">אלא</w:t>
      </w:r>
    </w:p>
    <w:p w:rsidR="00DA63EC" w:rsidRDefault="00DA63EC" w:rsidP="00DA63EC">
      <w:pPr>
        <w:tabs>
          <w:tab w:val="center" w:pos="2835"/>
        </w:tabs>
        <w:rPr>
          <w:rtl/>
        </w:rPr>
      </w:pPr>
      <w:del w:id="97946" w:author="מנוע מכני" w:date="2026-10-11T12:04:40Z">
        <w:r>
          <w:rPr>
            <w:rFonts w:hint="cs"/>
            <w:rtl/>
          </w:rPr>
          <w:delText xml:space="preserve"> </w:delText>
        </w:r>
      </w:del>
      <w:r>
        <w:rPr>
          <w:rFonts w:hint="cs"/>
          <w:rtl/>
        </w:rPr>
        <w:t xml:space="preserve">מה לכלאיים שמצוותו בכך </w:t>
      </w:r>
    </w:p>
    <w:p w:rsidR="00DA63EC" w:rsidRDefault="00DA63EC" w:rsidP="00DA63EC">
      <w:pPr>
        <w:pStyle w:val="afff3"/>
        <w:framePr w:wrap="around"/>
        <w:rPr>
          <w:rtl/>
        </w:rPr>
      </w:pPr>
      <w:r>
        <w:rPr>
          <w:rFonts w:hint="cs"/>
          <w:rtl/>
        </w:rPr>
        <w:t>ו.</w:t>
      </w:r>
    </w:p>
    <w:p>
      <w:pPr>
        <w:pStyle w:val="38"/>
        <w:rPr>
          <w:ins w:id="97947" w:author="מנוע מכני" w:date="2026-10-11T12:04:40Z"/>
        </w:rPr>
      </w:pPr>
      <w:r w:rsidRPr="00E105BC">
        <w:t>ו.</w:t>
      </w:r>
      <w:r w:rsidRPr="00E105BC">
        <w:t xml:space="preserve"> רשבדר</w:t>
      </w:r>
      <w:r w:rsidRPr="00E105BC">
        <w:t>"</w:t>
      </w:r>
      <w:r w:rsidRPr="00E105BC">
        <w:t>א</w:t>
      </w:r>
      <w:r w:rsidRPr="00E105BC">
        <w:t xml:space="preserve">:</w:t>
      </w:r>
    </w:p>
    <w:p w:rsidR="00DA63EC" w:rsidRPr="00E105BC" w:rsidRDefault="00DA63EC" w:rsidP="00DA63EC">
      <w:pPr>
        <w:tabs>
          <w:tab w:val="center" w:pos="2835"/>
        </w:tabs>
        <w:rPr>
          <w:spacing w:val="-2"/>
          <w:rtl/>
        </w:rPr>
      </w:pPr>
      <w:del w:id="97948" w:author="מנוע מכני" w:date="2026-10-11T12:04:40Z">
        <w:r w:rsidRPr="00E105BC">
          <w:rPr>
            <w:spacing w:val="-2"/>
            <w:rtl/>
          </w:rPr>
          <w:delText xml:space="preserve"> </w:delText>
        </w:r>
      </w:del>
      <w:ins w:id="90661" w:author="מנוע מכני" w:date="2026-10-11T12:04:40Z">
        <w:r>
          <w:rPr>
            <w:rFonts w:hint="cs"/>
            <w:spacing w:val="-2"/>
            <w:rtl/>
          </w:rPr>
          <w:t xml:space="preserve">דיש</w:t>
        </w:r>
      </w:ins>
      <w:del w:id="90662" w:author="מנוע מכני" w:date="2026-10-11T12:04:40Z">
        <w:r w:rsidRPr="00E105BC">
          <w:rPr>
            <w:rFonts w:hint="cs"/>
            <w:spacing w:val="-2"/>
            <w:rtl/>
          </w:rPr>
          <w:delText xml:space="preserve">דאיכא</w:delText>
        </w:r>
      </w:del>
      <w:r w:rsidRPr="00E105BC">
        <w:rPr>
          <w:rFonts w:hint="cs"/>
          <w:spacing w:val="-2"/>
          <w:rtl/>
        </w:rPr>
        <w:t xml:space="preserve"> </w:t>
      </w:r>
      <w:ins w:id="97205" w:author="מנוע מכני" w:date="2026-10-11T12:04:40Z">
        <w:r>
          <w:rPr>
            <w:rFonts w:hint="cs"/>
            <w:spacing w:val="-2"/>
            <w:rtl/>
          </w:rPr>
          <w:t xml:space="preserve">לומר</w:t>
        </w:r>
      </w:ins>
      <w:del w:id="97206" w:author="מנוע מכני" w:date="2026-10-11T12:04:40Z">
        <w:r w:rsidRPr="00E105BC">
          <w:rPr>
            <w:rFonts w:hint="cs"/>
            <w:spacing w:val="-2"/>
            <w:rtl/>
          </w:rPr>
          <w:delText xml:space="preserve">למימר</w:delText>
        </w:r>
      </w:del>
      <w:r w:rsidRPr="00E105BC">
        <w:rPr>
          <w:rFonts w:hint="cs"/>
          <w:spacing w:val="-2"/>
          <w:rtl/>
        </w:rPr>
        <w:t xml:space="preserve"> </w:t>
      </w:r>
      <w:ins w:id="90009" w:author="Claude - סמנטי" w:date="2026-10-11T12:27:00Z">
        <w:r>
          <w:rPr>
            <w:rFonts w:hint="cs"/>
            <w:spacing w:val="-2"/>
            <w:rtl/>
          </w:rPr>
          <w:t xml:space="preserve">שיחזור</w:t>
        </w:r>
      </w:ins>
      <w:del w:id="90010" w:author="Claude - סמנטי" w:date="2026-10-11T12:27:00Z">
        <w:r w:rsidRPr="00E105BC">
          <w:rPr>
            <w:rFonts w:hint="cs"/>
            <w:spacing w:val="-2"/>
            <w:rtl/>
          </w:rPr>
          <w:delText xml:space="preserve">ד</w:delText>
        </w:r>
        <w:r w:rsidRPr="00E105BC">
          <w:rPr>
            <w:spacing w:val="-2"/>
            <w:rtl/>
          </w:rPr>
          <w:delText xml:space="preserve">ליהדר</w:delText>
        </w:r>
      </w:del>
      <w:r w:rsidRPr="00E105BC">
        <w:rPr>
          <w:spacing w:val="-2"/>
          <w:rtl/>
        </w:rPr>
        <w:t xml:space="preserve"> דינא ותיתי במה הצד: מה </w:t>
      </w:r>
      <w:r w:rsidRPr="00E105BC">
        <w:rPr>
          <w:rFonts w:hint="cs"/>
          <w:spacing w:val="-2"/>
          <w:rtl/>
        </w:rPr>
        <w:t>מ</w:t>
      </w:r>
      <w:r w:rsidRPr="00E105BC">
        <w:rPr>
          <w:spacing w:val="-2"/>
          <w:rtl/>
        </w:rPr>
        <w:t>מליקה שכן קדושתה אוסרתה!</w:t>
      </w:r>
    </w:p>
    <w:p w:rsidR="00DA63EC" w:rsidRDefault="00DA63EC" w:rsidP="00DA63EC">
      <w:pPr>
        <w:tabs>
          <w:tab w:val="center" w:pos="2835"/>
        </w:tabs>
        <w:rPr>
          <w:rtl/>
        </w:rPr>
      </w:pPr>
      <w:r>
        <w:rPr>
          <w:rFonts w:hint="cs"/>
          <w:rtl/>
        </w:rPr>
        <w:t xml:space="preserve">וחלב ודם </w:t>
      </w:r>
      <w:r>
        <w:rPr>
          <w:rFonts w:hint="cs"/>
          <w:rtl/>
        </w:rPr>
        <w:t xml:space="preserve">לא</w:t>
      </w:r>
      <w:r>
        <w:rPr>
          <w:rFonts w:hint="cs"/>
          <w:rtl/>
        </w:rPr>
        <w:t xml:space="preserve"> יוכיחו לבד שכן באים בכלל היתר אלא ממליקה וחלב ודם ב</w:t>
      </w:r>
      <w:r>
        <w:rPr>
          <w:rtl/>
        </w:rPr>
        <w:t xml:space="preserve">צד שוה שאסורין </w:t>
      </w:r>
      <w:r w:rsidRPr="00E105BC">
        <w:rPr>
          <w:spacing w:val="-6"/>
          <w:rtl/>
        </w:rPr>
        <w:t>להדיוט ומותרין לגבוה, אף אני אביא טרפה - אף על פי שאסורה להדיוט תהא מותרת לגבוה.</w:t>
      </w:r>
    </w:p>
    <w:p w:rsidR="00DA63EC" w:rsidRDefault="00DA63EC" w:rsidP="00DA63EC">
      <w:pPr>
        <w:tabs>
          <w:tab w:val="center" w:pos="2835"/>
        </w:tabs>
        <w:rPr>
          <w:b/>
          <w:bCs/>
          <w:rtl/>
        </w:rPr>
      </w:pPr>
      <w:r>
        <w:rPr>
          <w:rFonts w:hint="cs"/>
          <w:rtl/>
        </w:rPr>
        <w:t>ופרכי' ד</w:t>
      </w:r>
      <w:r>
        <w:rPr>
          <w:rtl/>
        </w:rPr>
        <w:t>מה להצד השוה שבהן שכן מצותה בכך!</w:t>
      </w:r>
    </w:p>
    <w:p>
      <w:pPr>
        <w:pStyle w:val="38"/>
        <w:rPr>
          <w:ins w:id="97949" w:author="מנוע מכני" w:date="2026-10-11T12:04:40Z"/>
        </w:rPr>
      </w:pPr>
      <w:r w:rsidRPr="00B86088">
        <w:t>ז.</w:t>
      </w:r>
      <w:r w:rsidRPr="00336727">
        <w:t xml:space="preserve"> </w:t>
      </w:r>
      <w:r w:rsidRPr="00336727">
        <w:t>רב אשי</w:t>
      </w:r>
      <w:r w:rsidRPr="00336727">
        <w:t xml:space="preserve">:</w:t>
      </w:r>
    </w:p>
    <w:p w:rsidR="00DA63EC" w:rsidRDefault="00DA63EC" w:rsidP="00DA63EC">
      <w:pPr>
        <w:rPr>
          <w:rtl/>
        </w:rPr>
      </w:pPr>
      <w:del w:id="97950" w:author="מנוע מכני" w:date="2026-10-11T12:04:40Z">
        <w:r w:rsidRPr="00336727">
          <w:rPr>
            <w:rFonts w:hint="cs"/>
            <w:rtl/>
          </w:rPr>
          <w:delText xml:space="preserve"> </w:delText>
        </w:r>
      </w:del>
      <w:ins w:id="90663" w:author="מנוע מכני" w:date="2026-10-11T12:04:40Z">
        <w:r>
          <w:rPr>
            <w:rtl/>
          </w:rPr>
          <w:t xml:space="preserve">דיש</w:t>
        </w:r>
      </w:ins>
      <w:del w:id="90664" w:author="מנוע מכני" w:date="2026-10-11T12:04:40Z">
        <w:r w:rsidRPr="00336727">
          <w:rPr>
            <w:rtl/>
          </w:rPr>
          <w:delText xml:space="preserve">דאיכא</w:delText>
        </w:r>
      </w:del>
      <w:r w:rsidRPr="00336727">
        <w:rPr>
          <w:rtl/>
        </w:rPr>
        <w:t xml:space="preserve"> </w:t>
      </w:r>
      <w:ins w:id="97209" w:author="מנוע מכני" w:date="2026-10-11T12:04:40Z">
        <w:r>
          <w:rPr>
            <w:rtl/>
          </w:rPr>
          <w:t xml:space="preserve">לומר</w:t>
        </w:r>
      </w:ins>
      <w:del w:id="97210" w:author="מנוע מכני" w:date="2026-10-11T12:04:40Z">
        <w:r w:rsidRPr="00336727">
          <w:rPr>
            <w:rtl/>
          </w:rPr>
          <w:delText xml:space="preserve">למימר</w:delText>
        </w:r>
      </w:del>
      <w:r w:rsidRPr="00336727">
        <w:rPr>
          <w:rtl/>
        </w:rPr>
        <w:t xml:space="preserve">: </w:t>
      </w:r>
      <w:ins w:id="97207" w:author="מנוע מכני" w:date="2026-10-11T12:04:40Z">
        <w:r>
          <w:rPr>
            <w:rtl/>
          </w:rPr>
          <w:t xml:space="preserve">מתחילה</w:t>
        </w:r>
      </w:ins>
      <w:del w:id="97208" w:author="מנוע מכני" w:date="2026-10-11T12:04:40Z">
        <w:r w:rsidRPr="00336727">
          <w:rPr>
            <w:rtl/>
          </w:rPr>
          <w:delText xml:space="preserve">מעיקרא</w:delText>
        </w:r>
      </w:del>
      <w:r w:rsidRPr="00336727">
        <w:rPr>
          <w:rtl/>
        </w:rPr>
        <w:t xml:space="preserve"> דדינא פרכא,</w:t>
      </w:r>
      <w:r w:rsidRPr="00336727">
        <w:rPr>
          <w:rFonts w:hint="cs"/>
          <w:rtl/>
        </w:rPr>
        <w:t xml:space="preserve"> </w:t>
      </w:r>
      <w:ins w:id="96005" w:author="מנוע מכני" w:date="2026-10-11T12:04:40Z">
        <w:r>
          <w:rPr>
            <w:rFonts w:hint="cs"/>
            <w:rtl/>
          </w:rPr>
          <w:t xml:space="preserve">דאם </w:t>
        </w:r>
      </w:ins>
      <w:del w:id="96006" w:author="מנוע מכני" w:date="2026-10-11T12:04:40Z">
        <w:r w:rsidRPr="00336727">
          <w:rPr>
            <w:rFonts w:hint="cs"/>
            <w:rtl/>
          </w:rPr>
          <w:delText xml:space="preserve">דאי </w:delText>
        </w:r>
      </w:del>
      <w:r w:rsidRPr="00336727">
        <w:rPr>
          <w:rFonts w:hint="cs"/>
          <w:rtl/>
        </w:rPr>
        <w:t xml:space="preserve">מיתית מבעל מום </w:t>
      </w:r>
      <w:r w:rsidRPr="00336727">
        <w:rPr>
          <w:rtl/>
        </w:rPr>
        <w:t>–</w:t>
      </w:r>
      <w:r w:rsidRPr="00336727">
        <w:rPr>
          <w:rFonts w:hint="cs"/>
          <w:rtl/>
        </w:rPr>
        <w:t xml:space="preserve"> שכן עשה בו מקריבין כקריבין </w:t>
      </w:r>
    </w:p>
    <w:p>
      <w:pPr>
        <w:pStyle w:val="38"/>
        <w:rPr>
          <w:ins w:id="97951" w:author="מנוע מכני" w:date="2026-10-11T12:04:40Z"/>
        </w:rPr>
      </w:pPr>
      <w:del w:id="102600" w:author="מנוע מכני" w:date="2026-10-11T12:04:40Z">
        <w:r w:rsidRPr="00E105BC">
          <w:delText xml:space="preserve">א</w:delText>
        </w:r>
        <w:r w:rsidRPr="00E105BC">
          <w:delText xml:space="preserve">"</w:delText>
        </w:r>
        <w:r w:rsidRPr="00E105BC">
          <w:delText xml:space="preserve">ל </w:delText>
        </w:r>
      </w:del>
      <w:r w:rsidRPr="00E105BC">
        <w:t xml:space="preserve">רא</w:t>
      </w:r>
      <w:r w:rsidRPr="00E105BC">
        <w:t>"</w:t>
      </w:r>
      <w:r w:rsidRPr="00E105BC">
        <w:t>ס לר</w:t>
      </w:r>
      <w:r w:rsidRPr="00E105BC">
        <w:t>"</w:t>
      </w:r>
      <w:r w:rsidRPr="00E105BC">
        <w:t>א</w:t>
      </w:r>
      <w:r w:rsidRPr="00E105BC">
        <w:t xml:space="preserve">:</w:t>
      </w:r>
    </w:p>
    <w:p w:rsidR="00DA63EC" w:rsidRPr="00E105BC" w:rsidRDefault="00DA63EC" w:rsidP="00DA63EC">
      <w:pPr>
        <w:tabs>
          <w:tab w:val="center" w:pos="2835"/>
        </w:tabs>
        <w:rPr>
          <w:spacing w:val="-4"/>
          <w:rtl/>
        </w:rPr>
      </w:pPr>
      <w:del w:id="97952" w:author="מנוע מכני" w:date="2026-10-11T12:04:40Z">
        <w:r w:rsidRPr="00E105BC">
          <w:rPr>
            <w:spacing w:val="-4"/>
            <w:rtl/>
          </w:rPr>
          <w:delText xml:space="preserve"> </w:delText>
        </w:r>
      </w:del>
      <w:r w:rsidRPr="00E105BC">
        <w:rPr>
          <w:spacing w:val="-4"/>
          <w:rtl/>
        </w:rPr>
        <w:t xml:space="preserve">יוצא דופן יוכיח, שלא עשה בו מקריבין כקריבין, ומותר להדיוט ואסור לגבוה!</w:t>
      </w:r>
    </w:p>
    <w:p w:rsidR="00DA63EC" w:rsidRDefault="00DA63EC" w:rsidP="00DA63EC">
      <w:pPr>
        <w:tabs>
          <w:tab w:val="center" w:pos="2835"/>
        </w:tabs>
        <w:rPr>
          <w:rtl/>
        </w:rPr>
      </w:pPr>
      <w:r>
        <w:rPr>
          <w:rFonts w:hint="cs"/>
          <w:rtl/>
        </w:rPr>
        <w:t>במה הצד מיוצא דופן ובעל מום בצד</w:t>
      </w:r>
      <w:r>
        <w:rPr>
          <w:rtl/>
        </w:rPr>
        <w:t xml:space="preserve"> שוה שמותרין להדיוט ואסורים לגבוה, וכ"ש טרפה שאסורה להדיוט תהא אסורה לגבוה!</w:t>
      </w:r>
    </w:p>
    <w:p w:rsidR="00DA63EC" w:rsidRDefault="00DA63EC" w:rsidP="00DA63EC">
      <w:pPr>
        <w:tabs>
          <w:tab w:val="center" w:pos="2835"/>
        </w:tabs>
        <w:rPr>
          <w:b/>
          <w:bCs/>
          <w:rtl/>
        </w:rPr>
      </w:pPr>
      <w:r>
        <w:rPr>
          <w:rFonts w:hint="cs"/>
          <w:rtl/>
        </w:rPr>
        <w:t xml:space="preserve">ופרכי' </w:t>
      </w:r>
      <w:r>
        <w:rPr>
          <w:rtl/>
        </w:rPr>
        <w:t xml:space="preserve">מה להצד השוה שבהן שכן </w:t>
      </w:r>
      <w:r>
        <w:rPr>
          <w:rtl/>
        </w:rPr>
        <w:t xml:space="preserve">לא</w:t>
      </w:r>
      <w:r>
        <w:rPr>
          <w:rtl/>
        </w:rPr>
        <w:t xml:space="preserve"> הותרו מכללן, תאמר בטריפה שהותרה מכללה!</w:t>
      </w:r>
    </w:p>
    <w:p>
      <w:pPr>
        <w:pStyle w:val="38"/>
        <w:rPr>
          <w:ins w:id="97953" w:author="מנוע מכני" w:date="2026-10-11T12:04:40Z"/>
        </w:rPr>
      </w:pPr>
      <w:r w:rsidRPr="00B86088">
        <w:t>ח.</w:t>
      </w:r>
      <w:r>
        <w:t xml:space="preserve"> </w:t>
      </w:r>
      <w:r>
        <w:t xml:space="preserve">א"ל</w:t>
      </w:r>
      <w:r>
        <w:t xml:space="preserve"> ראבד"ר לר"א:</w:t>
      </w:r>
    </w:p>
    <w:p w:rsidR="00DA63EC" w:rsidRDefault="00DA63EC" w:rsidP="00DA63EC">
      <w:pPr>
        <w:tabs>
          <w:tab w:val="center" w:pos="2835"/>
        </w:tabs>
        <w:rPr>
          <w:rtl/>
        </w:rPr>
      </w:pPr>
      <w:del w:id="97954" w:author="מנוע מכני" w:date="2026-10-11T12:04:40Z">
        <w:r>
          <w:rPr>
            <w:rtl/>
          </w:rPr>
          <w:delText xml:space="preserve"> </w:delText>
        </w:r>
      </w:del>
      <w:r>
        <w:rPr>
          <w:rtl/>
        </w:rPr>
        <w:t xml:space="preserve">טרפה שהותרה מכללה</w:t>
      </w:r>
      <w:r>
        <w:rPr>
          <w:rFonts w:hint="cs"/>
          <w:rtl/>
        </w:rPr>
        <w:t xml:space="preserve"> </w:t>
      </w:r>
      <w:ins w:id="96007" w:author="מנוע מכני" w:date="2026-10-11T12:04:40Z">
        <w:r>
          <w:rPr>
            <w:rFonts w:hint="cs"/>
            <w:rtl/>
          </w:rPr>
          <w:t xml:space="preserve">אם </w:t>
        </w:r>
      </w:ins>
      <w:del w:id="96008" w:author="מנוע מכני" w:date="2026-10-11T12:04:40Z">
        <w:r>
          <w:rPr>
            <w:rFonts w:hint="cs"/>
            <w:rtl/>
          </w:rPr>
          <w:delText xml:space="preserve">אי </w:delText>
        </w:r>
      </w:del>
      <w:r>
        <w:rPr>
          <w:rFonts w:hint="cs"/>
          <w:rtl/>
        </w:rPr>
        <w:t xml:space="preserve">מ</w:t>
      </w:r>
      <w:r>
        <w:rPr>
          <w:rtl/>
        </w:rPr>
        <w:t xml:space="preserve">ליקה דעולת העוף לגבוה, בעל מום </w:t>
      </w:r>
      <w:ins w:id="90665" w:author="מנוע מכני" w:date="2026-10-11T12:04:40Z">
        <w:r>
          <w:rPr>
            <w:rtl/>
          </w:rPr>
          <w:t xml:space="preserve">גם</w:t>
        </w:r>
      </w:ins>
      <w:del w:id="90666" w:author="מנוע מכני" w:date="2026-10-11T12:04:40Z">
        <w:r>
          <w:rPr>
            <w:rtl/>
          </w:rPr>
          <w:delText xml:space="preserve">נמי</w:delText>
        </w:r>
      </w:del>
      <w:r>
        <w:rPr>
          <w:rtl/>
        </w:rPr>
        <w:t xml:space="preserve"> בעופות אשתרי, תמות וזכרות בבהמה ואין תמות וזכרות בעופות!</w:t>
      </w:r>
    </w:p>
    <w:p>
      <w:pPr>
        <w:pStyle w:val="38"/>
        <w:rPr>
          <w:ins w:id="97955" w:author="מנוע מכני" w:date="2026-10-11T12:04:40Z"/>
        </w:rPr>
      </w:pPr>
      <w:r>
        <w:t xml:space="preserve">אלא</w:t>
      </w:r>
    </w:p>
    <w:p w:rsidR="00DA63EC" w:rsidRDefault="00DA63EC" w:rsidP="00DA63EC">
      <w:pPr>
        <w:tabs>
          <w:tab w:val="center" w:pos="2835"/>
        </w:tabs>
        <w:rPr>
          <w:rtl/>
        </w:rPr>
      </w:pPr>
      <w:del w:id="97956" w:author="מנוע מכני" w:date="2026-10-11T12:04:40Z">
        <w:r>
          <w:rPr>
            <w:rtl/>
          </w:rPr>
          <w:delText xml:space="preserve"> </w:delText>
        </w:r>
      </w:del>
      <w:r>
        <w:rPr>
          <w:rtl/>
        </w:rPr>
        <w:t xml:space="preserve">מליקה דחטאת העוף לכהנים, כהנים משולחן גבוה זכו!</w:t>
      </w:r>
    </w:p>
    <w:p w:rsidR="00DA63EC" w:rsidRDefault="00DA63EC" w:rsidP="00DA63EC">
      <w:pPr>
        <w:rPr>
          <w:rtl/>
        </w:rPr>
      </w:pPr>
      <w:r w:rsidRPr="00336727">
        <w:rPr>
          <w:rtl/>
        </w:rPr>
        <w:t xml:space="preserve">ואלא </w:t>
      </w:r>
      <w:ins w:id="97213" w:author="מנוע מכני" w:date="2026-10-11T12:04:40Z">
        <w:r>
          <w:rPr>
            <w:rtl/>
          </w:rPr>
          <w:t xml:space="preserve">מקשה</w:t>
        </w:r>
      </w:ins>
      <w:del w:id="97214" w:author="מנוע מכני" w:date="2026-10-11T12:04:40Z">
        <w:r w:rsidRPr="00336727">
          <w:rPr>
            <w:rtl/>
          </w:rPr>
          <w:delText xml:space="preserve">פריך</w:delText>
        </w:r>
      </w:del>
      <w:r w:rsidRPr="00336727">
        <w:rPr>
          <w:rtl/>
        </w:rPr>
        <w:t xml:space="preserve"> מה להצד השוה שבהן שכן מומן ניכר, תאמר בטריפה שכן אין מומה ניכר, מש"ה </w:t>
      </w:r>
      <w:ins w:id="97211" w:author="מנוע מכני" w:date="2026-10-11T12:04:40Z">
        <w:r>
          <w:rPr>
            <w:rtl/>
          </w:rPr>
          <w:t xml:space="preserve">הוצרך</w:t>
        </w:r>
      </w:ins>
      <w:del w:id="97212" w:author="מנוע מכני" w:date="2026-10-11T12:04:40Z">
        <w:r w:rsidRPr="00336727">
          <w:rPr>
            <w:rtl/>
          </w:rPr>
          <w:delText xml:space="preserve">איצטריך</w:delText>
        </w:r>
      </w:del>
      <w:r w:rsidRPr="00336727">
        <w:rPr>
          <w:rtl/>
        </w:rPr>
        <w:t xml:space="preserve"> קרא.</w:t>
      </w:r>
    </w:p>
    <w:p w:rsidR="00DA63EC" w:rsidRDefault="00DA63EC" w:rsidP="00DA63EC">
      <w:pPr>
        <w:tabs>
          <w:tab w:val="center" w:pos="2835"/>
        </w:tabs>
        <w:rPr>
          <w:rtl/>
        </w:rPr>
      </w:pPr>
    </w:p>
    <w:p>
      <w:pPr>
        <w:pStyle w:val="38"/>
        <w:rPr>
          <w:ins w:id="97957" w:author="מנוע מכני" w:date="2026-10-11T12:04:40Z"/>
        </w:rPr>
      </w:pPr>
      <w:r>
        <w:t xml:space="preserve">וצריכי</w:t>
      </w:r>
    </w:p>
    <w:p w:rsidR="00DA63EC" w:rsidRDefault="00DA63EC" w:rsidP="00DA63EC">
      <w:pPr>
        <w:tabs>
          <w:tab w:val="center" w:pos="2835"/>
        </w:tabs>
        <w:rPr>
          <w:rtl/>
        </w:rPr>
      </w:pPr>
      <w:del w:id="97958" w:author="מנוע מכני" w:date="2026-10-11T12:04:40Z">
        <w:r>
          <w:rPr>
            <w:rFonts w:hint="cs"/>
            <w:rtl/>
          </w:rPr>
          <w:delText xml:space="preserve"> </w:delText>
        </w:r>
      </w:del>
      <w:r>
        <w:rPr>
          <w:rFonts w:hint="cs"/>
          <w:rtl/>
        </w:rPr>
        <w:t xml:space="preserve">גם למיעוט </w:t>
      </w:r>
      <w:r w:rsidRPr="0046594B">
        <w:rPr>
          <w:rStyle w:val="afffff0"/>
          <w:rFonts w:hint="cs"/>
          <w:rtl/>
        </w:rPr>
        <w:t xml:space="preserve">ד'</w:t>
      </w:r>
      <w:ins w:id="90011" w:author="Claude - סמנטי" w:date="2026-10-11T12:27:00Z">
        <w:r>
          <w:rPr>
            <w:rStyle w:val="afffff0"/>
            <w:rFonts w:hint="cs"/>
            <w:rtl/>
          </w:rPr>
          <w:t xml:space="preserve">מִמַּשְׁקֵה יִשְׂרָאֵל</w:t>
        </w:r>
      </w:ins>
      <w:del w:id="90012" w:author="Claude - סמנטי" w:date="2026-10-11T12:27:00Z">
        <w:r w:rsidRPr="0046594B">
          <w:rPr>
            <w:rStyle w:val="afffff0"/>
            <w:rFonts w:hint="cs"/>
            <w:rtl/>
          </w:rPr>
          <w:delText xml:space="preserve">ממשקה ישראל</w:delText>
        </w:r>
      </w:del>
      <w:r w:rsidRPr="0046594B">
        <w:rPr>
          <w:rStyle w:val="afffff0"/>
          <w:rFonts w:hint="cs"/>
          <w:rtl/>
        </w:rPr>
        <w:t xml:space="preserve">' </w:t>
      </w:r>
      <w:r>
        <w:rPr>
          <w:rtl/>
        </w:rPr>
        <w:t>–</w:t>
      </w:r>
      <w:r>
        <w:rPr>
          <w:rFonts w:hint="cs"/>
          <w:rtl/>
        </w:rPr>
        <w:t xml:space="preserve"> [ולא טריפה] מן המותר לישראל נפקא </w:t>
      </w:r>
    </w:p>
    <w:p w:rsidR="00DA63EC" w:rsidRDefault="00DA63EC" w:rsidP="00DA63EC">
      <w:pPr>
        <w:tabs>
          <w:tab w:val="center" w:pos="2835"/>
        </w:tabs>
        <w:rPr>
          <w:rtl/>
        </w:rPr>
      </w:pPr>
      <w:r>
        <w:rPr>
          <w:rtl/>
        </w:rPr>
        <w:tab/>
        <w:t>מ</w:t>
      </w:r>
      <w:r>
        <w:rPr>
          <w:rFonts w:hint="cs"/>
          <w:rtl/>
        </w:rPr>
        <w:t>גם ל'</w:t>
      </w:r>
      <w:r>
        <w:rPr>
          <w:rStyle w:val="afffff0"/>
          <w:rtl/>
          <w:rPrChange w:id="9001" w:author="מנוע פסוקים" w:date="2026-10-11T09:32:13Z">
            <w:rPr>
              <w:rtl/>
            </w:rPr>
          </w:rPrChange>
        </w:rPr>
        <w:t xml:space="preserve">כל אשר יעבור תחת השבט</w:t>
      </w:r>
      <w:r>
        <w:rPr>
          <w:rFonts w:hint="cs"/>
          <w:rtl/>
        </w:rPr>
        <w:t>'-</w:t>
      </w:r>
      <w:r>
        <w:rPr>
          <w:rtl/>
        </w:rPr>
        <w:t xml:space="preserve"> פרט לטריפה שאינה עוברת!</w:t>
      </w:r>
    </w:p>
    <w:p w:rsidR="00DA63EC" w:rsidRPr="00E105BC" w:rsidRDefault="00DA63EC" w:rsidP="00DA63EC">
      <w:pPr>
        <w:tabs>
          <w:tab w:val="center" w:pos="2835"/>
        </w:tabs>
        <w:rPr>
          <w:spacing w:val="-2"/>
          <w:rtl/>
        </w:rPr>
      </w:pPr>
      <w:r w:rsidRPr="00E105BC">
        <w:rPr>
          <w:rStyle w:val="afffff0"/>
          <w:rFonts w:hint="cs"/>
          <w:spacing w:val="-2"/>
          <w:rtl/>
        </w:rPr>
        <w:t>'</w:t>
      </w:r>
      <w:ins w:id="90347" w:author="Claude - סמנטי" w:date="2026-10-11T12:27:00Z">
        <w:r>
          <w:rPr>
            <w:rStyle w:val="afffff0"/>
            <w:spacing w:val="-2"/>
            <w:rtl/>
          </w:rPr>
          <w:t xml:space="preserve">מִמַּשְׁקֵה יִשְׂרָאֵל</w:t>
        </w:r>
      </w:ins>
      <w:del w:id="90348" w:author="Claude - סמנטי" w:date="2026-10-11T12:27:00Z">
        <w:r w:rsidRPr="00E105BC">
          <w:rPr>
            <w:rStyle w:val="afffff0"/>
            <w:spacing w:val="-2"/>
            <w:rtl/>
          </w:rPr>
          <w:delText xml:space="preserve">ממשקה ישראל</w:delText>
        </w:r>
      </w:del>
      <w:r w:rsidRPr="00E105BC">
        <w:rPr>
          <w:rStyle w:val="afffff0"/>
          <w:rFonts w:hint="cs"/>
          <w:spacing w:val="-2"/>
          <w:rtl/>
        </w:rPr>
        <w:t>'</w:t>
      </w:r>
      <w:r w:rsidRPr="00E105BC">
        <w:rPr>
          <w:rStyle w:val="afffff0"/>
          <w:spacing w:val="-2"/>
          <w:rtl/>
        </w:rPr>
        <w:t>,</w:t>
      </w:r>
      <w:r w:rsidRPr="00E105BC">
        <w:rPr>
          <w:spacing w:val="-2"/>
          <w:rtl/>
        </w:rPr>
        <w:t xml:space="preserve"> </w:t>
      </w:r>
      <w:r w:rsidRPr="00E105BC">
        <w:rPr>
          <w:rFonts w:hint="cs"/>
          <w:spacing w:val="-2"/>
          <w:rtl/>
        </w:rPr>
        <w:t xml:space="preserve">דאפי' </w:t>
      </w:r>
      <w:ins w:id="90667" w:author="מנוע מכני" w:date="2026-10-11T12:04:40Z">
        <w:r>
          <w:rPr>
            <w:rFonts w:hint="cs"/>
            <w:spacing w:val="-2"/>
            <w:rtl/>
          </w:rPr>
          <w:t xml:space="preserve">מקום</w:t>
        </w:r>
      </w:ins>
      <w:del w:id="90668" w:author="מנוע מכני" w:date="2026-10-11T12:04:40Z">
        <w:r w:rsidRPr="00E105BC">
          <w:rPr>
            <w:rFonts w:hint="cs"/>
            <w:spacing w:val="-2"/>
            <w:rtl/>
          </w:rPr>
          <w:delText xml:space="preserve">היכא</w:delText>
        </w:r>
      </w:del>
      <w:r w:rsidRPr="00E105BC">
        <w:rPr>
          <w:rFonts w:hint="cs"/>
          <w:spacing w:val="-2"/>
          <w:rtl/>
        </w:rPr>
        <w:t xml:space="preserve"> ד</w:t>
      </w:r>
      <w:r w:rsidRPr="00E105BC">
        <w:rPr>
          <w:spacing w:val="-2"/>
          <w:rtl/>
        </w:rPr>
        <w:t xml:space="preserve">היתה לה שעת הכושר אימא תתכשר, כתב </w:t>
      </w:r>
      <w:ins w:id="92387" w:author="מנוע מכני" w:date="2026-10-11T12:04:40Z">
        <w:r>
          <w:rPr>
            <w:spacing w:val="-2"/>
            <w:rtl/>
          </w:rPr>
          <w:t xml:space="preserve">התורה</w:t>
        </w:r>
      </w:ins>
      <w:del w:id="92388" w:author="מנוע מכני" w:date="2026-10-11T12:04:40Z">
        <w:r w:rsidRPr="00E105BC">
          <w:rPr>
            <w:spacing w:val="-2"/>
            <w:rtl/>
          </w:rPr>
          <w:delText xml:space="preserve">רחמנא</w:delText>
        </w:r>
      </w:del>
      <w:r w:rsidRPr="00E105BC">
        <w:rPr>
          <w:spacing w:val="-2"/>
          <w:rtl/>
        </w:rPr>
        <w:t xml:space="preserve"> כל אשר יעבור</w:t>
      </w:r>
      <w:ins w:id="94089" w:author="מנוע מכני" w:date="2026-10-11T12:04:40Z">
        <w:r>
          <w:rPr>
            <w:spacing w:val="-2"/>
            <w:rtl/>
          </w:rPr>
          <w:t xml:space="preserve">,</w:t>
        </w:r>
      </w:ins>
      <w:del w:id="94090" w:author="מנוע מכני" w:date="2026-10-11T12:04:40Z">
        <w:r w:rsidRPr="00E105BC">
          <w:rPr>
            <w:spacing w:val="-2"/>
            <w:rtl/>
          </w:rPr>
          <w:delText xml:space="preserve">;</w:delText>
        </w:r>
      </w:del>
      <w:r w:rsidRPr="00E105BC">
        <w:rPr>
          <w:spacing w:val="-2"/>
          <w:rtl/>
        </w:rPr>
        <w:t xml:space="preserve"> </w:t>
      </w:r>
    </w:p>
    <w:p w:rsidR="00DA63EC" w:rsidRPr="00E105BC" w:rsidRDefault="00DA63EC" w:rsidP="00DA63EC">
      <w:pPr>
        <w:tabs>
          <w:tab w:val="center" w:pos="2835"/>
        </w:tabs>
        <w:rPr>
          <w:spacing w:val="-2"/>
          <w:rtl/>
        </w:rPr>
      </w:pPr>
      <w:ins w:id="96009" w:author="מנוע מכני" w:date="2026-10-11T12:04:40Z">
        <w:r>
          <w:rPr>
            <w:spacing w:val="-2"/>
            <w:rtl/>
          </w:rPr>
          <w:t xml:space="preserve">ואם </w:t>
        </w:r>
      </w:ins>
      <w:del w:id="96010" w:author="מנוע מכני" w:date="2026-10-11T12:04:40Z">
        <w:r w:rsidRPr="00E105BC">
          <w:rPr>
            <w:spacing w:val="-2"/>
            <w:rtl/>
          </w:rPr>
          <w:delText xml:space="preserve">ואי</w:delText>
        </w:r>
        <w:r w:rsidRPr="00E105BC">
          <w:rPr>
            <w:rStyle w:val="afffff0"/>
            <w:spacing w:val="-2"/>
            <w:rtl/>
          </w:rPr>
          <w:delText xml:space="preserve"> </w:delText>
        </w:r>
      </w:del>
      <w:r w:rsidRPr="00E105BC">
        <w:rPr>
          <w:rStyle w:val="afffff0"/>
          <w:rFonts w:hint="cs"/>
          <w:spacing w:val="-2"/>
          <w:rtl/>
        </w:rPr>
        <w:t>'</w:t>
      </w:r>
      <w:r w:rsidRPr="00E105BC">
        <w:rPr>
          <w:rStyle w:val="afffff0"/>
          <w:spacing w:val="-2"/>
          <w:rtl/>
        </w:rPr>
        <w:t>כל אשר יעבור</w:t>
      </w:r>
      <w:r w:rsidRPr="00E105BC">
        <w:rPr>
          <w:rStyle w:val="afffff0"/>
          <w:rFonts w:hint="cs"/>
          <w:spacing w:val="-2"/>
          <w:rtl/>
        </w:rPr>
        <w:t>'</w:t>
      </w:r>
      <w:r w:rsidRPr="00E105BC">
        <w:rPr>
          <w:rStyle w:val="afffff0"/>
          <w:spacing w:val="-2"/>
          <w:rtl/>
        </w:rPr>
        <w:t>,</w:t>
      </w:r>
      <w:r w:rsidRPr="00E105BC">
        <w:rPr>
          <w:spacing w:val="-2"/>
          <w:rtl/>
        </w:rPr>
        <w:t xml:space="preserve"> </w:t>
      </w:r>
      <w:r w:rsidRPr="00E105BC">
        <w:rPr>
          <w:rFonts w:hint="cs"/>
          <w:spacing w:val="-2"/>
          <w:rtl/>
        </w:rPr>
        <w:t>אפי' ב</w:t>
      </w:r>
      <w:r w:rsidRPr="00E105BC">
        <w:rPr>
          <w:spacing w:val="-2"/>
          <w:rtl/>
        </w:rPr>
        <w:t xml:space="preserve">הקדישה ולבסוף נטרפה, ד</w:t>
      </w:r>
      <w:ins w:id="97169" w:author="מנוע מכני" w:date="2026-10-11T12:04:40Z">
        <w:r>
          <w:rPr>
            <w:spacing w:val="-2"/>
            <w:rtl/>
          </w:rPr>
          <w:t xml:space="preserve">בזמן ש</w:t>
        </w:r>
      </w:ins>
      <w:del w:id="97170" w:author="מנוע מכני" w:date="2026-10-11T12:04:40Z">
        <w:r w:rsidRPr="00E105BC">
          <w:rPr>
            <w:spacing w:val="-2"/>
            <w:rtl/>
          </w:rPr>
          <w:delText xml:space="preserve">בעידנא ד</w:delText>
        </w:r>
      </w:del>
      <w:r w:rsidRPr="00E105BC">
        <w:rPr>
          <w:spacing w:val="-2"/>
          <w:rtl/>
        </w:rPr>
        <w:t xml:space="preserve">אקדשה חזיא אימא תתכשר</w:t>
      </w:r>
      <w:r w:rsidRPr="00E105BC">
        <w:rPr>
          <w:rFonts w:hint="cs"/>
          <w:spacing w:val="-2"/>
          <w:rtl/>
        </w:rPr>
        <w:t xml:space="preserve"> </w:t>
      </w:r>
      <w:r w:rsidRPr="00E105BC">
        <w:rPr>
          <w:rFonts w:hint="cs"/>
          <w:spacing w:val="-2"/>
          <w:rtl/>
        </w:rPr>
        <w:t xml:space="preserve">קמ</w:t>
      </w:r>
      <w:r w:rsidRPr="00E105BC">
        <w:rPr>
          <w:spacing w:val="-2"/>
          <w:rtl/>
        </w:rPr>
        <w:t>"</w:t>
      </w:r>
      <w:r w:rsidRPr="00E105BC">
        <w:rPr>
          <w:rFonts w:hint="cs"/>
          <w:spacing w:val="-2"/>
          <w:rtl/>
        </w:rPr>
        <w:t xml:space="preserve">ל</w:t>
      </w:r>
      <w:r w:rsidRPr="00E105BC">
        <w:rPr>
          <w:rFonts w:hint="cs"/>
          <w:spacing w:val="-2"/>
          <w:rtl/>
        </w:rPr>
        <w:t xml:space="preserve"> </w:t>
      </w:r>
    </w:p>
    <w:p w:rsidR="00DA63EC" w:rsidRDefault="00DA63EC" w:rsidP="00DA63EC">
      <w:pPr>
        <w:pStyle w:val="affffd"/>
        <w:rPr>
          <w:rtl/>
        </w:rPr>
      </w:pPr>
      <w:r>
        <w:rPr>
          <w:rtl/>
        </w:rPr>
        <w:t>׹</w:t>
      </w:r>
    </w:p>
    <w:p>
      <w:pPr>
        <w:pStyle w:val="MishnaBatzad"/>
        <w:rPr>
          <w:ins w:id="20318" w:author="קלוד" w:date="2026-10-11T09:07:26Z"/>
        </w:rPr>
      </w:pPr>
      <w:ins w:id="20317" w:author="קלוד" w:date="2026-10-11T09:07:26Z">
        <w:r>
          <w:t xml:space="preserve">משנה ב</w:t>
        </w:r>
      </w:ins>
    </w:p>
    <w:p w:rsidR="00DA63EC" w:rsidRPr="000A334C" w:rsidRDefault="00DA63EC" w:rsidP="003B6D22">
      <w:pPr>
        <w:pStyle w:val="afff9"/>
        <w:rPr>
          <w:del w:id="20128" w:author="קלוד" w:date="2026-10-11T09:07:26Z"/>
          <w:rtl/>
        </w:rPr>
      </w:pPr>
      <w:del w:id="20127" w:author="קלוד" w:date="2026-10-11T09:07:26Z">
        <w:r w:rsidRPr="000A334C">
          <w:rPr>
            <w:rtl/>
          </w:rPr>
          <w:delText xml:space="preserve">מתני'.</w:delText>
        </w:r>
      </w:del>
    </w:p>
    <w:p w:rsidR="00DA63EC" w:rsidRPr="000A334C" w:rsidRDefault="00DA63EC" w:rsidP="003B6D22">
      <w:pPr>
        <w:pStyle w:val="afff9"/>
        <w:spacing w:before="120"/>
        <w:rPr>
          <w:rtl/>
        </w:rPr>
        <w:pPrChange w:id="90002" w:author="קלוד" w:date="2026-10-11T12:09:42Z">
          <w:pPr>
            <w:pStyle w:val="afff9"/>
          </w:pPr>
        </w:pPrChange>
      </w:pPr>
      <w:r w:rsidRPr="000A334C">
        <w:rPr>
          <w:rtl/>
        </w:rPr>
        <w:t xml:space="preserve">אחד מנחת חוטא ואחד כל המנחות שקמצן </w:t>
      </w:r>
    </w:p>
    <w:p w:rsidR="00DA63EC" w:rsidRPr="000A334C" w:rsidRDefault="00DA63EC" w:rsidP="003B6D22">
      <w:pPr>
        <w:pStyle w:val="afff9"/>
        <w:rPr>
          <w:rtl/>
        </w:rPr>
      </w:pPr>
      <w:r w:rsidRPr="000A334C">
        <w:rPr>
          <w:rtl/>
        </w:rPr>
        <w:lastRenderedPageBreak/>
        <w:t>זר, אונן, טבול יום, מחוסר בגדים, מחוסר כיפורים, שלא רחץ ידיו ורגליו, ערל, טמא, יושב, עומד על גבי כלים על גבי בהמה ע"ג רגלי חבירו - פסול.</w:t>
      </w:r>
    </w:p>
    <w:p w:rsidR="00DA63EC" w:rsidRPr="000A334C" w:rsidRDefault="00DA63EC" w:rsidP="003B6D22">
      <w:pPr>
        <w:pStyle w:val="afff9"/>
        <w:rPr>
          <w:rtl/>
        </w:rPr>
      </w:pPr>
      <w:r w:rsidRPr="000A334C">
        <w:rPr>
          <w:rtl/>
        </w:rPr>
        <w:t>קמץ בשמאל - פסול, בן בתירא אומר: יחזיר ויחזור ויקמוץ בימין.</w:t>
      </w:r>
    </w:p>
    <w:p w:rsidR="00DA63EC" w:rsidRPr="000A334C" w:rsidRDefault="00DA63EC" w:rsidP="003B6D22">
      <w:pPr>
        <w:pStyle w:val="afff9"/>
        <w:rPr>
          <w:rtl/>
        </w:rPr>
      </w:pPr>
      <w:r w:rsidRPr="000A334C">
        <w:rPr>
          <w:rtl/>
        </w:rPr>
        <w:t xml:space="preserve">קמץ ועלה בידו צרור או גרגר מלח או קורט של לבונה - פסול, </w:t>
      </w:r>
    </w:p>
    <w:p w:rsidR="00DA63EC" w:rsidRPr="000A334C" w:rsidRDefault="00DA63EC" w:rsidP="003B6D22">
      <w:pPr>
        <w:pStyle w:val="afff9"/>
        <w:rPr>
          <w:rtl/>
        </w:rPr>
      </w:pPr>
      <w:r w:rsidRPr="000A334C">
        <w:rPr>
          <w:rtl/>
        </w:rPr>
        <w:t>מפני שאמרו: הקומץ היתר והחסר - פסול.</w:t>
      </w:r>
    </w:p>
    <w:p w:rsidR="00DA63EC" w:rsidRPr="000A334C" w:rsidRDefault="00DA63EC" w:rsidP="003B6D22">
      <w:pPr>
        <w:pStyle w:val="afff9"/>
        <w:rPr>
          <w:rtl/>
        </w:rPr>
      </w:pPr>
      <w:r w:rsidRPr="000A334C">
        <w:rPr>
          <w:rtl/>
        </w:rPr>
        <w:t>ואיזהו היתר? שקמצו מבורץ, וחסר? שקמצו בראשי אצבעותיו.</w:t>
      </w:r>
    </w:p>
    <w:p w:rsidR="00DA63EC" w:rsidRDefault="00DA63EC" w:rsidP="00DA63EC">
      <w:pPr>
        <w:pStyle w:val="affffd"/>
        <w:rPr>
          <w:rtl/>
        </w:rPr>
      </w:pPr>
      <w:r>
        <w:rPr>
          <w:rtl/>
        </w:rPr>
        <w:t>׹</w:t>
      </w:r>
    </w:p>
    <w:p>
      <w:pPr>
        <w:pStyle w:val="afffff8"/>
        <w:rPr>
          <w:ins w:id="90825" w:author="קלוד" w:date="2026-10-11T12:32:08Z"/>
        </w:rPr>
      </w:pPr>
      <w:ins w:id="90826" w:author="קלוד" w:date="2026-10-11T12:32:08Z">
        <w:r>
          <w:rPr>
            <w:color w:val="7B3F00"/>
          </w:rPr>
          <w:t xml:space="preserve">אחד מנחת חוטא ואחד כל המנחות - הוצרך לר"ש</w:t>
        </w:r>
      </w:ins>
    </w:p>
    <w:p w:rsidR="00DA63EC" w:rsidRDefault="00DA63EC" w:rsidP="00DA63EC">
      <w:pPr>
        <w:tabs>
          <w:tab w:val="center" w:pos="2835"/>
        </w:tabs>
        <w:rPr>
          <w:rtl/>
        </w:rPr>
      </w:pPr>
      <w:r>
        <w:rPr>
          <w:rtl/>
        </w:rPr>
        <w:t>אחד מנחת חוטא ואחד כל המנחות</w:t>
      </w:r>
      <w:r>
        <w:rPr>
          <w:rFonts w:hint="cs"/>
          <w:rtl/>
        </w:rPr>
        <w:t xml:space="preserve"> </w:t>
      </w:r>
    </w:p>
    <w:p w:rsidR="00DA63EC" w:rsidRDefault="00DA63EC" w:rsidP="00DA63EC">
      <w:pPr>
        <w:tabs>
          <w:tab w:val="center" w:pos="2835"/>
        </w:tabs>
        <w:rPr>
          <w:rtl/>
        </w:rPr>
      </w:pPr>
      <w:ins w:id="97215" w:author="מנוע מכני" w:date="2026-10-11T12:04:40Z">
        <w:r>
          <w:rPr>
            <w:rFonts w:hint="cs"/>
            <w:rtl/>
          </w:rPr>
          <w:t xml:space="preserve">הוצרך</w:t>
        </w:r>
      </w:ins>
      <w:del w:id="97216" w:author="מנוע מכני" w:date="2026-10-11T12:04:40Z">
        <w:r>
          <w:rPr>
            <w:rFonts w:hint="cs"/>
            <w:rtl/>
          </w:rPr>
          <w:delText xml:space="preserve">איצטריך</w:delText>
        </w:r>
      </w:del>
      <w:r>
        <w:rPr>
          <w:rFonts w:hint="cs"/>
          <w:rtl/>
        </w:rPr>
        <w:t xml:space="preserve"> </w:t>
      </w:r>
      <w:r>
        <w:rPr>
          <w:rStyle w:val="2fb"/>
          <w:rFonts w:hint="cs"/>
          <w:rtl/>
        </w:rPr>
        <w:t xml:space="preserve">לכדר</w:t>
      </w:r>
      <w:r>
        <w:rPr>
          <w:rStyle w:val="2fb"/>
          <w:rtl/>
        </w:rPr>
        <w:t>"</w:t>
      </w:r>
      <w:r>
        <w:rPr>
          <w:rStyle w:val="2fb"/>
          <w:rFonts w:hint="cs"/>
          <w:rtl/>
        </w:rPr>
        <w:t xml:space="preserve">ש</w:t>
      </w:r>
      <w:r>
        <w:rPr>
          <w:rFonts w:hint="cs"/>
          <w:rtl/>
        </w:rPr>
        <w:t xml:space="preserve"> דאמר שלא יהא קרבנו מהודר כי קמצי פסולים תוכשר </w:t>
      </w:r>
      <w:r>
        <w:rPr>
          <w:rFonts w:hint="cs"/>
          <w:rtl/>
        </w:rPr>
        <w:t xml:space="preserve">קמ</w:t>
      </w:r>
      <w:r>
        <w:rPr>
          <w:rtl/>
        </w:rPr>
        <w:t>"</w:t>
      </w:r>
      <w:r>
        <w:rPr>
          <w:rFonts w:hint="cs"/>
          <w:rtl/>
        </w:rPr>
        <w:t xml:space="preserve">ל</w:t>
      </w:r>
      <w:r>
        <w:rPr>
          <w:rFonts w:hint="cs"/>
          <w:rtl/>
        </w:rPr>
        <w:t xml:space="preserve"> דלא </w:t>
      </w:r>
    </w:p>
    <w:p>
      <w:pPr>
        <w:pStyle w:val="38"/>
        <w:rPr>
          <w:ins w:id="97959" w:author="מנוע מכני" w:date="2026-10-11T12:04:40Z"/>
        </w:rPr>
      </w:pPr>
      <w:r>
        <w:t>ד</w:t>
      </w:r>
      <w:r>
        <w:t>א</w:t>
      </w:r>
      <w:r>
        <w:t>ר</w:t>
      </w:r>
      <w:r>
        <w:t>"</w:t>
      </w:r>
      <w:r>
        <w:t>ש</w:t>
      </w:r>
      <w:r>
        <w:t xml:space="preserve">:</w:t>
      </w:r>
    </w:p>
    <w:p w:rsidR="00DA63EC" w:rsidRDefault="00DA63EC" w:rsidP="00DA63EC">
      <w:pPr>
        <w:tabs>
          <w:tab w:val="center" w:pos="2835"/>
        </w:tabs>
        <w:rPr>
          <w:rtl/>
        </w:rPr>
      </w:pPr>
      <w:del w:id="97960" w:author="מנוע מכני" w:date="2026-10-11T12:04:40Z">
        <w:r>
          <w:rPr>
            <w:rtl/>
          </w:rPr>
          <w:delText xml:space="preserve"> </w:delText>
        </w:r>
      </w:del>
      <w:r>
        <w:rPr>
          <w:rtl/>
        </w:rPr>
        <w:t xml:space="preserve">בדין הוא שתהא מנחת חוטא טעונה שמן ולבונה, שלא יהא חוטא נשכר, ומפני מה אינה טעונה? שלא יהא קרבנו מהודר</w:t>
      </w:r>
      <w:ins w:id="94091" w:author="מנוע מכני" w:date="2026-10-11T12:04:40Z">
        <w:r>
          <w:rPr>
            <w:rtl/>
          </w:rPr>
          <w:t xml:space="preserve">,</w:t>
        </w:r>
      </w:ins>
      <w:del w:id="94092"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ו:</w:t>
      </w:r>
    </w:p>
    <w:p w:rsidR="00DA63EC" w:rsidRDefault="00DA63EC" w:rsidP="00DA63EC">
      <w:pPr>
        <w:rPr>
          <w:rtl/>
        </w:rPr>
      </w:pPr>
      <w:r w:rsidRPr="00336727">
        <w:rPr>
          <w:rtl/>
        </w:rPr>
        <w:t xml:space="preserve">ובדין הוא שתהא חטאת חלב טעונה נסכים, שלא יהא חוטא נשכר, ואינה טעונה? שלא יהא קרבנו מהודר</w:t>
      </w:r>
      <w:ins w:id="94093" w:author="מנוע מכני" w:date="2026-10-11T12:04:40Z">
        <w:r>
          <w:rPr>
            <w:rtl/>
          </w:rPr>
          <w:t xml:space="preserve">,</w:t>
        </w:r>
      </w:ins>
      <w:del w:id="94094" w:author="מנוע מכני" w:date="2026-10-11T12:04:40Z">
        <w:r w:rsidRPr="00336727">
          <w:rPr>
            <w:rtl/>
          </w:rPr>
          <w:delText xml:space="preserve">;</w:delText>
        </w:r>
      </w:del>
      <w:r w:rsidRPr="00336727">
        <w:rPr>
          <w:rtl/>
        </w:rPr>
        <w:t xml:space="preserve"> </w:t>
      </w:r>
    </w:p>
    <w:p>
      <w:pPr>
        <w:pStyle w:val="38"/>
        <w:rPr>
          <w:ins w:id="97961" w:author="מנוע מכני" w:date="2026-10-11T12:04:40Z"/>
        </w:rPr>
      </w:pPr>
      <w:r>
        <w:t xml:space="preserve">סד"א</w:t>
      </w:r>
      <w:r>
        <w:t xml:space="preserve">, הואיל ואר"ש:</w:t>
      </w:r>
    </w:p>
    <w:p w:rsidR="00DA63EC" w:rsidRDefault="00DA63EC" w:rsidP="00DA63EC">
      <w:pPr>
        <w:tabs>
          <w:tab w:val="center" w:pos="2835"/>
        </w:tabs>
        <w:rPr>
          <w:rtl/>
        </w:rPr>
      </w:pPr>
      <w:del w:id="97962" w:author="מנוע מכני" w:date="2026-10-11T12:04:40Z">
        <w:r>
          <w:rPr>
            <w:rtl/>
          </w:rPr>
          <w:delText xml:space="preserve"> </w:delText>
        </w:r>
      </w:del>
      <w:r>
        <w:rPr>
          <w:rtl/>
        </w:rPr>
        <w:t xml:space="preserve">שלא יהא קרבנו מהודר, כי קמצי לה פסולין </w:t>
      </w:r>
      <w:ins w:id="90669" w:author="מנוע מכני" w:date="2026-10-11T12:04:40Z">
        <w:r>
          <w:rPr>
            <w:rtl/>
          </w:rPr>
          <w:t xml:space="preserve">גם</w:t>
        </w:r>
      </w:ins>
      <w:del w:id="90670" w:author="מנוע מכני" w:date="2026-10-11T12:04:40Z">
        <w:r>
          <w:rPr>
            <w:rtl/>
          </w:rPr>
          <w:delText xml:space="preserve">נמי</w:delText>
        </w:r>
      </w:del>
      <w:r>
        <w:rPr>
          <w:rtl/>
        </w:rPr>
        <w:t xml:space="preserve"> תתכשר, </w:t>
      </w:r>
      <w:r>
        <w:rPr>
          <w:rtl/>
        </w:rPr>
        <w:t xml:space="preserve">קמ"ל</w:t>
      </w:r>
      <w:r>
        <w:rPr>
          <w:rtl/>
        </w:rPr>
        <w:t xml:space="preserve">.</w:t>
      </w:r>
    </w:p>
    <w:p w:rsidR="00DA63EC" w:rsidRDefault="00DA63EC" w:rsidP="00DA63EC">
      <w:pPr>
        <w:rPr>
          <w:rtl/>
        </w:rPr>
      </w:pPr>
      <w:ins w:id="90673" w:author="מנוע מכני" w:date="2026-10-11T12:04:40Z">
        <w:r>
          <w:rPr>
            <w:rFonts w:hint="cs"/>
            <w:rtl/>
          </w:rPr>
          <w:t xml:space="preserve">ושם</w:t>
        </w:r>
      </w:ins>
      <w:del w:id="90674" w:author="מנוע מכני" w:date="2026-10-11T12:04:40Z">
        <w:r w:rsidRPr="00336727">
          <w:rPr>
            <w:rFonts w:hint="cs"/>
            <w:rtl/>
          </w:rPr>
          <w:delText xml:space="preserve">והתם</w:delText>
        </w:r>
      </w:del>
      <w:r w:rsidRPr="00336727">
        <w:rPr>
          <w:rFonts w:hint="cs"/>
          <w:rtl/>
        </w:rPr>
        <w:t xml:space="preserve"> </w:t>
      </w:r>
      <w:r w:rsidRPr="00336727">
        <w:rPr>
          <w:rFonts w:hint="cs"/>
          <w:rtl/>
        </w:rPr>
        <w:t xml:space="preserve">לא</w:t>
      </w:r>
      <w:r w:rsidRPr="00336727">
        <w:rPr>
          <w:rFonts w:hint="cs"/>
          <w:rtl/>
        </w:rPr>
        <w:t xml:space="preserve"> תני כיון דתנא כל ולא קתני חוץ </w:t>
      </w:r>
      <w:ins w:id="90671" w:author="מנוע מכני" w:date="2026-10-11T12:04:40Z">
        <w:r>
          <w:rPr>
            <w:rFonts w:hint="cs"/>
            <w:rtl/>
          </w:rPr>
          <w:t xml:space="preserve">כולם</w:t>
        </w:r>
      </w:ins>
      <w:del w:id="90672" w:author="מנוע מכני" w:date="2026-10-11T12:04:40Z">
        <w:r w:rsidRPr="00336727">
          <w:rPr>
            <w:rFonts w:hint="cs"/>
            <w:rtl/>
          </w:rPr>
          <w:delText xml:space="preserve">כולהו</w:delText>
        </w:r>
      </w:del>
      <w:r w:rsidRPr="00336727">
        <w:rPr>
          <w:rFonts w:hint="cs"/>
          <w:rtl/>
        </w:rPr>
        <w:t xml:space="preserve"> משמע </w:t>
      </w:r>
      <w:ins w:id="97217" w:author="מנוע מכני" w:date="2026-10-11T12:04:40Z">
        <w:r>
          <w:rPr>
            <w:rFonts w:hint="cs"/>
            <w:rtl/>
          </w:rPr>
          <w:t xml:space="preserve">והוצרך</w:t>
        </w:r>
      </w:ins>
      <w:del w:id="97218" w:author="מנוע מכני" w:date="2026-10-11T12:04:40Z">
        <w:r w:rsidRPr="00336727">
          <w:rPr>
            <w:rFonts w:hint="cs"/>
            <w:rtl/>
          </w:rPr>
          <w:delText xml:space="preserve">ואיצטריך</w:delText>
        </w:r>
      </w:del>
      <w:r w:rsidRPr="00336727">
        <w:rPr>
          <w:rFonts w:hint="cs"/>
          <w:rtl/>
        </w:rPr>
        <w:t xml:space="preserve"> דלא לימא דגם סיפא </w:t>
      </w:r>
      <w:r w:rsidRPr="00336727">
        <w:rPr>
          <w:rFonts w:hint="cs"/>
          <w:rtl/>
        </w:rPr>
        <w:t xml:space="preserve">לא</w:t>
      </w:r>
      <w:r w:rsidRPr="00336727">
        <w:rPr>
          <w:rFonts w:hint="cs"/>
          <w:rtl/>
        </w:rPr>
        <w:t xml:space="preserve"> </w:t>
      </w:r>
      <w:r w:rsidRPr="00336727">
        <w:rPr>
          <w:rStyle w:val="2fb"/>
          <w:rFonts w:hint="cs"/>
          <w:rtl/>
        </w:rPr>
        <w:t xml:space="preserve">כר</w:t>
      </w:r>
      <w:r w:rsidRPr="00336727">
        <w:rPr>
          <w:rStyle w:val="2fb"/>
          <w:rtl/>
        </w:rPr>
        <w:t>"</w:t>
      </w:r>
      <w:r w:rsidRPr="00336727">
        <w:rPr>
          <w:rStyle w:val="2fb"/>
          <w:rFonts w:hint="cs"/>
          <w:rtl/>
        </w:rPr>
        <w:t xml:space="preserve">ש</w:t>
      </w:r>
      <w:r w:rsidRPr="00336727">
        <w:rPr>
          <w:rFonts w:hint="cs"/>
          <w:rtl/>
        </w:rPr>
        <w:t xml:space="preserve"> </w:t>
      </w:r>
      <w:r w:rsidRPr="00336727">
        <w:rPr>
          <w:rFonts w:hint="cs"/>
          <w:rtl/>
        </w:rPr>
        <w:t xml:space="preserve">קמ</w:t>
      </w:r>
      <w:r w:rsidRPr="00336727">
        <w:rPr>
          <w:rtl/>
        </w:rPr>
        <w:t>"</w:t>
      </w:r>
      <w:r w:rsidRPr="00336727">
        <w:rPr>
          <w:rFonts w:hint="cs"/>
          <w:rtl/>
        </w:rPr>
        <w:t xml:space="preserve">ל</w:t>
      </w:r>
      <w:r w:rsidRPr="00336727">
        <w:rPr>
          <w:rFonts w:hint="cs"/>
          <w:rtl/>
        </w:rPr>
        <w:t xml:space="preserve"> </w:t>
      </w:r>
    </w:p>
    <w:p>
      <w:pPr>
        <w:pStyle w:val="afffff8"/>
        <w:rPr>
          <w:ins w:id="90823" w:author="קלוד" w:date="2026-10-11T12:32:08Z"/>
        </w:rPr>
      </w:pPr>
      <w:ins w:id="90824" w:author="קלוד" w:date="2026-10-11T12:32:08Z">
        <w:r>
          <w:rPr>
            <w:color w:val="7B3F00"/>
          </w:rPr>
          <w:t xml:space="preserve">קמץ בשמאל - יחזיר, ובן בתירא בשאר הפסולין</w:t>
        </w:r>
      </w:ins>
    </w:p>
    <w:p>
      <w:pPr>
        <w:pStyle w:val="38"/>
        <w:rPr>
          <w:ins w:id="97964" w:author="מנוע מכני" w:date="2026-10-11T12:04:40Z"/>
        </w:rPr>
      </w:pPr>
      <w:del w:id="97963" w:author="מנוע מכני" w:date="2026-10-11T12:04:40Z">
        <w:r>
          <w:delText xml:space="preserve">•</w:delText>
        </w:r>
      </w:del>
      <w:r>
        <w:t xml:space="preserve"> רב:</w:t>
      </w:r>
    </w:p>
    <w:p w:rsidR="00DA63EC" w:rsidRDefault="00DA63EC" w:rsidP="00DA63EC">
      <w:pPr>
        <w:tabs>
          <w:tab w:val="center" w:pos="2835"/>
        </w:tabs>
        <w:rPr>
          <w:rtl/>
        </w:rPr>
      </w:pPr>
      <w:del w:id="97965" w:author="מנוע מכני" w:date="2026-10-11T12:04:40Z">
        <w:r>
          <w:rPr>
            <w:rtl/>
          </w:rPr>
          <w:delText xml:space="preserve"> </w:delText>
        </w:r>
      </w:del>
      <w:r>
        <w:rPr>
          <w:rtl/>
        </w:rPr>
        <w:t xml:space="preserve">זר שקמץ - יחזיר.</w:t>
      </w:r>
    </w:p>
    <w:p w:rsidR="00DA63EC" w:rsidRDefault="00DA63EC" w:rsidP="00DA63EC">
      <w:pPr>
        <w:tabs>
          <w:tab w:val="center" w:pos="2835"/>
        </w:tabs>
        <w:rPr>
          <w:rtl/>
        </w:rPr>
      </w:pPr>
      <w:r>
        <w:rPr>
          <w:rtl/>
        </w:rPr>
        <w:t>ו</w:t>
      </w:r>
      <w:r>
        <w:rPr>
          <w:rFonts w:hint="cs"/>
          <w:rtl/>
        </w:rPr>
        <w:t xml:space="preserve">פסל היינו עד שיחזיר </w:t>
      </w:r>
      <w:ins w:id="90677" w:author="מנוע מכני" w:date="2026-10-11T12:04:40Z">
        <w:r>
          <w:rPr>
            <w:rFonts w:hint="cs"/>
            <w:rtl/>
          </w:rPr>
          <w:t xml:space="preserve">ולא</w:t>
        </w:r>
      </w:ins>
      <w:del w:id="90678" w:author="מנוע מכני" w:date="2026-10-11T12:04:40Z">
        <w:r>
          <w:rPr>
            <w:rFonts w:hint="cs"/>
            <w:rtl/>
          </w:rPr>
          <w:delText xml:space="preserve">ולאו</w:delText>
        </w:r>
      </w:del>
      <w:r>
        <w:rPr>
          <w:rFonts w:hint="cs"/>
          <w:rtl/>
        </w:rPr>
        <w:t xml:space="preserve"> בן בתירא הוא </w:t>
      </w:r>
      <w:ins w:id="96011" w:author="מנוע מכני" w:date="2026-10-11T12:04:40Z">
        <w:r>
          <w:rPr>
            <w:rFonts w:hint="cs"/>
            <w:rtl/>
          </w:rPr>
          <w:t xml:space="preserve">דאם </w:t>
        </w:r>
      </w:ins>
      <w:del w:id="96012" w:author="מנוע מכני" w:date="2026-10-11T12:04:40Z">
        <w:r>
          <w:rPr>
            <w:rFonts w:hint="cs"/>
            <w:rtl/>
          </w:rPr>
          <w:delText xml:space="preserve">דאי </w:delText>
        </w:r>
      </w:del>
      <w:r>
        <w:rPr>
          <w:rFonts w:hint="cs"/>
          <w:rtl/>
        </w:rPr>
        <w:t xml:space="preserve">יש לקומץ בעינו רבנן </w:t>
      </w:r>
      <w:r>
        <w:rPr>
          <w:rFonts w:hint="cs"/>
          <w:rtl/>
        </w:rPr>
        <w:t xml:space="preserve">לא</w:t>
      </w:r>
      <w:r>
        <w:rPr>
          <w:rFonts w:hint="cs"/>
          <w:rtl/>
        </w:rPr>
        <w:t xml:space="preserve"> </w:t>
      </w:r>
      <w:ins w:id="90675" w:author="מנוע מכני" w:date="2026-10-11T12:04:40Z">
        <w:r>
          <w:rPr>
            <w:rFonts w:hint="cs"/>
            <w:rtl/>
          </w:rPr>
          <w:t xml:space="preserve">חלקו</w:t>
        </w:r>
      </w:ins>
      <w:del w:id="90676" w:author="מנוע מכני" w:date="2026-10-11T12:04:40Z">
        <w:r>
          <w:rPr>
            <w:rFonts w:hint="cs"/>
            <w:rtl/>
          </w:rPr>
          <w:delText xml:space="preserve">פליגי</w:delText>
        </w:r>
      </w:del>
      <w:r>
        <w:rPr>
          <w:rFonts w:hint="cs"/>
          <w:rtl/>
        </w:rPr>
        <w:t xml:space="preserve"> עליו </w:t>
      </w:r>
    </w:p>
    <w:p>
      <w:pPr>
        <w:pStyle w:val="38"/>
        <w:rPr>
          <w:ins w:id="97966" w:author="מנוע מכני" w:date="2026-10-11T12:04:40Z"/>
        </w:rPr>
      </w:pPr>
      <w:ins w:id="90679" w:author="מנוע מכני" w:date="2026-10-11T12:04:40Z">
        <w:r>
          <w:t xml:space="preserve">וחלקו</w:t>
        </w:r>
      </w:ins>
    </w:p>
    <w:p w:rsidR="00DA63EC" w:rsidRDefault="00DA63EC" w:rsidP="00DA63EC">
      <w:pPr>
        <w:tabs>
          <w:tab w:val="center" w:pos="2835"/>
        </w:tabs>
        <w:rPr>
          <w:rtl/>
        </w:rPr>
      </w:pPr>
      <w:del w:id="90680" w:author="מנוע מכני" w:date="2026-10-11T12:04:40Z">
        <w:r w:rsidRPr="00B531AC">
          <w:rPr>
            <w:rFonts w:hint="cs"/>
            <w:b/>
            <w:bCs/>
            <w:rtl/>
          </w:rPr>
          <w:delText xml:space="preserve">ופליגי</w:delText>
        </w:r>
      </w:del>
      <w:del w:id="97967" w:author="מנוע מכני" w:date="2026-10-11T12:04:40Z">
        <w:r w:rsidRPr="00B531AC">
          <w:rPr>
            <w:rFonts w:hint="cs"/>
            <w:b/>
            <w:bCs/>
            <w:rtl/>
          </w:rPr>
          <w:delText xml:space="preserve"> </w:delText>
        </w:r>
      </w:del>
      <w:r w:rsidRPr="00B531AC">
        <w:rPr>
          <w:rFonts w:hint="cs"/>
          <w:b/>
          <w:bCs/>
          <w:rtl/>
        </w:rPr>
        <w:t xml:space="preserve">בחסר קומץ</w:t>
      </w:r>
      <w:r>
        <w:rPr>
          <w:rFonts w:hint="cs"/>
          <w:rtl/>
        </w:rPr>
        <w:t xml:space="preserve"> </w:t>
      </w:r>
      <w:ins w:id="96013" w:author="מנוע מכני" w:date="2026-10-11T12:04:40Z">
        <w:r>
          <w:rPr>
            <w:rFonts w:hint="cs"/>
            <w:rtl/>
          </w:rPr>
          <w:t xml:space="preserve">אם </w:t>
        </w:r>
      </w:ins>
      <w:del w:id="96014" w:author="מנוע מכני" w:date="2026-10-11T12:04:40Z">
        <w:r>
          <w:rPr>
            <w:rFonts w:hint="cs"/>
            <w:rtl/>
          </w:rPr>
          <w:delText xml:space="preserve">אי </w:delText>
        </w:r>
      </w:del>
      <w:r>
        <w:rPr>
          <w:rtl/>
        </w:rPr>
        <w:t xml:space="preserve">לא</w:t>
      </w:r>
      <w:r>
        <w:rPr>
          <w:rtl/>
        </w:rPr>
        <w:t xml:space="preserve"> יביא מתוך ביתו וימלאנו, </w:t>
      </w:r>
      <w:r>
        <w:rPr>
          <w:rFonts w:hint="cs"/>
          <w:rtl/>
        </w:rPr>
        <w:t>דל</w:t>
      </w:r>
      <w:r>
        <w:rPr>
          <w:rtl/>
        </w:rPr>
        <w:t>בן בתירא: יביא מתוך ביתו וימלאנו.</w:t>
      </w:r>
    </w:p>
    <w:p>
      <w:pPr>
        <w:pStyle w:val="38"/>
        <w:rPr>
          <w:ins w:id="97968" w:author="מנוע מכני" w:date="2026-10-11T12:04:40Z"/>
        </w:rPr>
      </w:pPr>
      <w:r w:rsidRPr="00336727">
        <w:t xml:space="preserve">והך:</w:t>
      </w:r>
    </w:p>
    <w:p w:rsidR="00DA63EC" w:rsidRDefault="00DA63EC" w:rsidP="00DA63EC">
      <w:pPr>
        <w:rPr>
          <w:rtl/>
        </w:rPr>
      </w:pPr>
      <w:del w:id="97969" w:author="מנוע מכני" w:date="2026-10-11T12:04:40Z">
        <w:r w:rsidRPr="00336727">
          <w:rPr>
            <w:rFonts w:hint="cs"/>
            <w:rtl/>
          </w:rPr>
          <w:delText xml:space="preserve"> </w:delText>
        </w:r>
      </w:del>
      <w:r w:rsidRPr="00336727">
        <w:rPr>
          <w:rFonts w:hint="cs"/>
          <w:rtl/>
        </w:rPr>
        <w:t xml:space="preserve">ד</w:t>
      </w:r>
      <w:r w:rsidRPr="00336727">
        <w:rPr>
          <w:rtl/>
        </w:rPr>
        <w:t>יחזיר ויחזור ויקמוץ בימין, בן בתירא: יחזיר ויביא מתוך ביתו וימלאנו</w:t>
      </w:r>
      <w:r w:rsidRPr="00336727">
        <w:rPr>
          <w:rFonts w:hint="cs"/>
          <w:rtl/>
        </w:rPr>
        <w:t>,</w:t>
      </w:r>
      <w:r w:rsidRPr="00336727">
        <w:rPr>
          <w:rtl/>
        </w:rPr>
        <w:t xml:space="preserve"> ויחזור ויקמוץ בימין </w:t>
      </w:r>
      <w:ins w:id="97219" w:author="מנוע מכני" w:date="2026-10-11T12:04:40Z">
        <w:r>
          <w:rPr>
            <w:rtl/>
          </w:rPr>
          <w:t xml:space="preserve">צריך</w:t>
        </w:r>
      </w:ins>
      <w:del w:id="97220" w:author="מנוע מכני" w:date="2026-10-11T12:04:40Z">
        <w:r w:rsidRPr="00336727">
          <w:rPr>
            <w:rtl/>
          </w:rPr>
          <w:delText xml:space="preserve">מיבעי</w:delText>
        </w:r>
      </w:del>
      <w:r w:rsidRPr="00336727">
        <w:rPr>
          <w:rtl/>
        </w:rPr>
        <w:t xml:space="preserve"> </w:t>
      </w:r>
      <w:ins w:id="92389" w:author="מנוע מכני" w:date="2026-10-11T12:04:40Z">
        <w:r>
          <w:rPr>
            <w:rtl/>
          </w:rPr>
          <w:t xml:space="preserve">לו</w:t>
        </w:r>
      </w:ins>
      <w:del w:id="92390" w:author="מנוע מכני" w:date="2026-10-11T12:04:40Z">
        <w:r w:rsidRPr="00336727">
          <w:rPr>
            <w:rtl/>
          </w:rPr>
          <w:delText xml:space="preserve">ליה</w:delText>
        </w:r>
      </w:del>
      <w:r w:rsidRPr="00336727">
        <w:rPr>
          <w:rtl/>
        </w:rPr>
        <w:t xml:space="preserve">!</w:t>
      </w:r>
    </w:p>
    <w:p w:rsidR="00DA63EC" w:rsidRDefault="00DA63EC" w:rsidP="00DA63EC">
      <w:pPr>
        <w:pStyle w:val="affffb"/>
        <w:rPr>
          <w:rtl/>
        </w:rPr>
      </w:pPr>
      <w:r>
        <w:rPr>
          <w:rtl/>
        </w:rPr>
        <w:t xml:space="preserve">- </w:t>
      </w:r>
      <w:r>
        <w:rPr>
          <w:rStyle w:val="2fb"/>
          <w:rFonts w:hint="cs"/>
          <w:rtl/>
        </w:rPr>
        <w:t xml:space="preserve">רב</w:t>
      </w:r>
      <w:r>
        <w:rPr>
          <w:rFonts w:hint="cs"/>
          <w:rtl/>
        </w:rPr>
        <w:t xml:space="preserve"> מיירי לבן בתירא </w:t>
      </w:r>
      <w:r>
        <w:rPr>
          <w:rFonts w:hint="cs"/>
          <w:rtl/>
        </w:rPr>
        <w:t xml:space="preserve">וקמ</w:t>
      </w:r>
      <w:r>
        <w:rPr>
          <w:rtl/>
        </w:rPr>
        <w:t>"</w:t>
      </w:r>
      <w:r>
        <w:rPr>
          <w:rFonts w:hint="cs"/>
          <w:rtl/>
        </w:rPr>
        <w:t xml:space="preserve">ל</w:t>
      </w:r>
      <w:r>
        <w:rPr>
          <w:rFonts w:hint="cs"/>
          <w:rtl/>
        </w:rPr>
        <w:t xml:space="preserve"> דבן בתירא </w:t>
      </w:r>
      <w:r>
        <w:rPr>
          <w:rFonts w:hint="cs"/>
          <w:rtl/>
        </w:rPr>
        <w:t xml:space="preserve">לא</w:t>
      </w:r>
      <w:r>
        <w:rPr>
          <w:rFonts w:hint="cs"/>
          <w:rtl/>
        </w:rPr>
        <w:t xml:space="preserve"> מכשיר גם בשאר פסולים [ולא רק בשמאל] </w:t>
      </w:r>
    </w:p>
    <w:p>
      <w:pPr>
        <w:pStyle w:val="38"/>
        <w:rPr>
          <w:ins w:id="97970" w:author="מנוע מכני" w:date="2026-10-11T12:04:40Z"/>
        </w:rPr>
      </w:pPr>
      <w:r>
        <w:t xml:space="preserve">ושאני</w:t>
      </w:r>
    </w:p>
    <w:p w:rsidR="00DA63EC" w:rsidRDefault="00DA63EC" w:rsidP="00DA63EC">
      <w:pPr>
        <w:tabs>
          <w:tab w:val="center" w:pos="2835"/>
        </w:tabs>
        <w:rPr>
          <w:rtl/>
        </w:rPr>
      </w:pPr>
      <w:del w:id="97971" w:author="מנוע מכני" w:date="2026-10-11T12:04:40Z">
        <w:r>
          <w:rPr>
            <w:rFonts w:hint="cs"/>
            <w:rtl/>
          </w:rPr>
          <w:delText xml:space="preserve"> </w:delText>
        </w:r>
      </w:del>
      <w:r>
        <w:rPr>
          <w:rFonts w:hint="cs"/>
          <w:rtl/>
        </w:rPr>
        <w:t xml:space="preserve">שמאל </w:t>
      </w:r>
      <w:r>
        <w:rPr>
          <w:rtl/>
        </w:rPr>
        <w:t>דאשכח</w:t>
      </w:r>
      <w:r>
        <w:rPr>
          <w:rFonts w:hint="cs"/>
          <w:rtl/>
        </w:rPr>
        <w:t>נא הכשר ביוה</w:t>
      </w:r>
      <w:r>
        <w:rPr>
          <w:rtl/>
        </w:rPr>
        <w:t>"</w:t>
      </w:r>
      <w:r>
        <w:rPr>
          <w:rFonts w:hint="cs"/>
          <w:rtl/>
        </w:rPr>
        <w:t xml:space="preserve">כ </w:t>
      </w:r>
      <w:r>
        <w:rPr>
          <w:rtl/>
        </w:rPr>
        <w:t xml:space="preserve">זר </w:t>
      </w:r>
      <w:ins w:id="90681" w:author="מנוע מכני" w:date="2026-10-11T12:04:40Z">
        <w:r>
          <w:rPr>
            <w:rtl/>
          </w:rPr>
          <w:t xml:space="preserve">גם</w:t>
        </w:r>
      </w:ins>
      <w:del w:id="90682" w:author="מנוע מכני" w:date="2026-10-11T12:04:40Z">
        <w:r>
          <w:rPr>
            <w:rtl/>
          </w:rPr>
          <w:delText xml:space="preserve">נמי</w:delText>
        </w:r>
      </w:del>
      <w:r>
        <w:rPr>
          <w:rtl/>
        </w:rPr>
        <w:t xml:space="preserve"> אשכחן </w:t>
      </w:r>
      <w:r>
        <w:rPr>
          <w:rFonts w:hint="cs"/>
          <w:rtl/>
        </w:rPr>
        <w:t>ה</w:t>
      </w:r>
      <w:r>
        <w:rPr>
          <w:rtl/>
        </w:rPr>
        <w:t>כשירא בשחיטה</w:t>
      </w:r>
      <w:r>
        <w:rPr>
          <w:rFonts w:hint="cs"/>
          <w:rtl/>
        </w:rPr>
        <w:t xml:space="preserve"> </w:t>
      </w:r>
      <w:ins w:id="90683" w:author="מנוע מכני" w:date="2026-10-11T12:04:40Z">
        <w:r>
          <w:rPr>
            <w:rFonts w:hint="cs"/>
            <w:rtl/>
          </w:rPr>
          <w:t xml:space="preserve">דלא</w:t>
        </w:r>
      </w:ins>
      <w:del w:id="90684" w:author="מנוע מכני" w:date="2026-10-11T12:04:40Z">
        <w:r>
          <w:rPr>
            <w:rFonts w:hint="cs"/>
            <w:rtl/>
          </w:rPr>
          <w:delText xml:space="preserve">דלאו</w:delText>
        </w:r>
      </w:del>
      <w:r>
        <w:rPr>
          <w:rFonts w:hint="cs"/>
          <w:rtl/>
        </w:rPr>
        <w:t xml:space="preserve"> עבודה היא </w:t>
      </w:r>
    </w:p>
    <w:p w:rsidR="00DA63EC" w:rsidRDefault="00DA63EC" w:rsidP="00DA63EC">
      <w:pPr>
        <w:tabs>
          <w:tab w:val="center" w:pos="2835"/>
        </w:tabs>
        <w:rPr>
          <w:rtl/>
        </w:rPr>
      </w:pPr>
    </w:p>
    <w:p>
      <w:pPr>
        <w:pStyle w:val="38"/>
        <w:rPr>
          <w:ins w:id="97972" w:author="מנוע מכני" w:date="2026-10-11T12:04:40Z"/>
        </w:rPr>
      </w:pPr>
      <w:r>
        <w:t>והך דר</w:t>
      </w:r>
      <w:r>
        <w:t>"</w:t>
      </w:r>
      <w:r>
        <w:t>ז מ</w:t>
      </w:r>
      <w:r>
        <w:t xml:space="preserve">רב:</w:t>
      </w:r>
    </w:p>
    <w:p w:rsidR="00DA63EC" w:rsidRDefault="00DA63EC" w:rsidP="00DA63EC">
      <w:pPr>
        <w:tabs>
          <w:tab w:val="center" w:pos="2835"/>
        </w:tabs>
        <w:rPr>
          <w:rtl/>
        </w:rPr>
      </w:pPr>
      <w:del w:id="97973" w:author="מנוע מכני" w:date="2026-10-11T12:04:40Z">
        <w:r>
          <w:rPr>
            <w:rtl/>
          </w:rPr>
          <w:delText xml:space="preserve"> </w:delText>
        </w:r>
      </w:del>
      <w:r>
        <w:rPr>
          <w:rtl/>
        </w:rPr>
        <w:t xml:space="preserve">שחיטת פרה בזר - פסולה, ואמר </w:t>
      </w:r>
      <w:r>
        <w:rPr>
          <w:rStyle w:val="2fb"/>
          <w:rtl/>
        </w:rPr>
        <w:t xml:space="preserve">רב</w:t>
      </w:r>
      <w:r>
        <w:rPr>
          <w:rtl/>
        </w:rPr>
        <w:t xml:space="preserve"> עלה:</w:t>
      </w:r>
      <w:r w:rsidRPr="00464129">
        <w:rPr>
          <w:rStyle w:val="afffff0"/>
          <w:rtl/>
        </w:rPr>
        <w:t xml:space="preserve"> </w:t>
      </w:r>
      <w:r w:rsidRPr="00464129">
        <w:rPr>
          <w:rStyle w:val="afffff0"/>
          <w:rFonts w:hint="cs"/>
          <w:rtl/>
        </w:rPr>
        <w:t>'</w:t>
      </w:r>
      <w:r w:rsidRPr="00464129">
        <w:rPr>
          <w:rStyle w:val="afffff0"/>
          <w:rtl/>
        </w:rPr>
        <w:t>אלעזר וחוקה</w:t>
      </w:r>
      <w:r w:rsidRPr="00464129">
        <w:rPr>
          <w:rStyle w:val="afffff0"/>
          <w:rFonts w:hint="cs"/>
          <w:rtl/>
        </w:rPr>
        <w:t>'</w:t>
      </w:r>
      <w:r w:rsidRPr="00464129">
        <w:rPr>
          <w:rStyle w:val="afffff0"/>
          <w:rtl/>
        </w:rPr>
        <w:t xml:space="preserve"> </w:t>
      </w:r>
      <w:r>
        <w:rPr>
          <w:rtl/>
        </w:rPr>
        <w:t>כתיב בה!</w:t>
      </w:r>
    </w:p>
    <w:p w:rsidR="00DA63EC" w:rsidRDefault="00DA63EC" w:rsidP="00DA63EC">
      <w:pPr>
        <w:pStyle w:val="affffb"/>
        <w:rPr>
          <w:rtl/>
        </w:rPr>
      </w:pPr>
      <w:r>
        <w:rPr>
          <w:rtl/>
        </w:rPr>
        <w:t>- שאני פרה, דקדשי בדק הבית היא.</w:t>
      </w:r>
    </w:p>
    <w:p w:rsidR="00DA63EC" w:rsidRDefault="00DA63EC" w:rsidP="00DA63EC">
      <w:pPr>
        <w:tabs>
          <w:tab w:val="center" w:pos="2835"/>
        </w:tabs>
        <w:rPr>
          <w:rtl/>
        </w:rPr>
      </w:pPr>
      <w:r>
        <w:rPr>
          <w:rFonts w:hint="cs"/>
          <w:rtl/>
        </w:rPr>
        <w:t>וכ</w:t>
      </w:r>
      <w:r>
        <w:rPr>
          <w:rtl/>
        </w:rPr>
        <w:t>"</w:t>
      </w:r>
      <w:r>
        <w:rPr>
          <w:rFonts w:hint="cs"/>
          <w:rtl/>
        </w:rPr>
        <w:t xml:space="preserve">ש הוא מקדשי בדק הבית דבעו כהונה לקדשי מזבח </w:t>
      </w:r>
    </w:p>
    <w:p>
      <w:pPr>
        <w:pStyle w:val="38"/>
        <w:rPr>
          <w:ins w:id="97974" w:author="מנוע מכני" w:date="2026-10-11T12:04:40Z"/>
        </w:rPr>
      </w:pPr>
      <w:r>
        <w:t>ארשבדר</w:t>
      </w:r>
      <w:r>
        <w:t>"</w:t>
      </w:r>
      <w:r>
        <w:t>א</w:t>
      </w:r>
      <w:r>
        <w:t xml:space="preserve">:</w:t>
      </w:r>
    </w:p>
    <w:p w:rsidR="00DA63EC" w:rsidRDefault="00DA63EC" w:rsidP="00DA63EC">
      <w:pPr>
        <w:tabs>
          <w:tab w:val="center" w:pos="2835"/>
        </w:tabs>
        <w:rPr>
          <w:rtl/>
        </w:rPr>
      </w:pPr>
      <w:del w:id="97975" w:author="מנוע מכני" w:date="2026-10-11T12:04:40Z">
        <w:r>
          <w:rPr>
            <w:rtl/>
          </w:rPr>
          <w:delText xml:space="preserve"> </w:delText>
        </w:r>
      </w:del>
      <w:ins w:id="92393" w:author="מנוע מכני" w:date="2026-10-11T12:04:40Z">
        <w:r>
          <w:rPr>
            <w:rtl/>
          </w:rPr>
          <w:t xml:space="preserve">כלום</w:t>
        </w:r>
      </w:ins>
      <w:del w:id="92394" w:author="מנוע מכני" w:date="2026-10-11T12:04:40Z">
        <w:r>
          <w:rPr>
            <w:rtl/>
          </w:rPr>
          <w:delText xml:space="preserve">מידי</w:delText>
        </w:r>
      </w:del>
      <w:r>
        <w:rPr>
          <w:rtl/>
        </w:rPr>
        <w:t xml:space="preserve"> </w:t>
      </w:r>
      <w:ins w:id="96643" w:author="מנוע מכני" w:date="2026-10-11T12:04:40Z">
        <w:r>
          <w:rPr>
            <w:rtl/>
          </w:rPr>
          <w:t xml:space="preserve">דהיה</w:t>
        </w:r>
      </w:ins>
      <w:del w:id="96644" w:author="מנוע מכני" w:date="2026-10-11T12:04:40Z">
        <w:r>
          <w:rPr>
            <w:rtl/>
          </w:rPr>
          <w:delText xml:space="preserve">דהוה</w:delText>
        </w:r>
      </w:del>
      <w:r>
        <w:rPr>
          <w:rtl/>
        </w:rPr>
        <w:t xml:space="preserve"> אמראות נגעים, </w:t>
      </w:r>
      <w:ins w:id="90685" w:author="מנוע מכני" w:date="2026-10-11T12:04:40Z">
        <w:r>
          <w:rPr>
            <w:rtl/>
          </w:rPr>
          <w:t xml:space="preserve">דלא</w:t>
        </w:r>
      </w:ins>
      <w:del w:id="90686" w:author="מנוע מכני" w:date="2026-10-11T12:04:40Z">
        <w:r>
          <w:rPr>
            <w:rtl/>
          </w:rPr>
          <w:delText xml:space="preserve">דלאו</w:delText>
        </w:r>
      </w:del>
      <w:r>
        <w:rPr>
          <w:rtl/>
        </w:rPr>
        <w:t xml:space="preserve"> עבודה </w:t>
      </w:r>
      <w:ins w:id="92391" w:author="מנוע מכני" w:date="2026-10-11T12:04:40Z">
        <w:r>
          <w:rPr>
            <w:rtl/>
          </w:rPr>
          <w:t xml:space="preserve">הם</w:t>
        </w:r>
      </w:ins>
      <w:del w:id="92392" w:author="מנוע מכני" w:date="2026-10-11T12:04:40Z">
        <w:r>
          <w:rPr>
            <w:rtl/>
          </w:rPr>
          <w:delText xml:space="preserve">נינהו</w:delText>
        </w:r>
      </w:del>
      <w:r>
        <w:rPr>
          <w:rtl/>
        </w:rPr>
        <w:t xml:space="preserve"> ובעי כהונה.</w:t>
      </w:r>
    </w:p>
    <w:p>
      <w:pPr>
        <w:pStyle w:val="38"/>
        <w:rPr>
          <w:ins w:id="97976" w:author="מנוע מכני" w:date="2026-10-11T12:04:40Z"/>
        </w:rPr>
      </w:pPr>
      <w:r>
        <w:t>ו</w:t>
      </w:r>
      <w:r>
        <w:t>א</w:t>
      </w:r>
      <w:r>
        <w:t>"</w:t>
      </w:r>
      <w:r>
        <w:t xml:space="preserve">א</w:t>
      </w:r>
    </w:p>
    <w:p w:rsidR="00DA63EC" w:rsidRDefault="00DA63EC" w:rsidP="00DA63EC">
      <w:pPr>
        <w:tabs>
          <w:tab w:val="center" w:pos="2835"/>
        </w:tabs>
        <w:rPr>
          <w:rtl/>
        </w:rPr>
      </w:pPr>
      <w:del w:id="97977" w:author="מנוע מכני" w:date="2026-10-11T12:04:40Z">
        <w:r>
          <w:rPr>
            <w:rFonts w:hint="cs"/>
            <w:rtl/>
          </w:rPr>
          <w:delText xml:space="preserve"> </w:delText>
        </w:r>
      </w:del>
      <w:r>
        <w:rPr>
          <w:rFonts w:hint="cs"/>
          <w:rtl/>
        </w:rPr>
        <w:t xml:space="preserve">ללמוד מבמה </w:t>
      </w:r>
      <w:r>
        <w:rPr>
          <w:rFonts w:hint="cs"/>
          <w:rtl/>
        </w:rPr>
        <w:t xml:space="preserve">ד</w:t>
      </w:r>
      <w:r>
        <w:rPr>
          <w:rtl/>
        </w:rPr>
        <w:t xml:space="preserve">תניא</w:t>
      </w:r>
      <w:r>
        <w:rPr>
          <w:rtl/>
        </w:rPr>
        <w:t xml:space="preserve">: מנין ליוצא שאם עלה </w:t>
      </w:r>
      <w:r>
        <w:rPr>
          <w:rtl/>
        </w:rPr>
        <w:t xml:space="preserve">לא</w:t>
      </w:r>
      <w:r>
        <w:rPr>
          <w:rtl/>
        </w:rPr>
        <w:t xml:space="preserve"> ירד? שהרי יוצא כשר בבמה!</w:t>
      </w:r>
    </w:p>
    <w:p w:rsidR="00DA63EC" w:rsidRDefault="00DA63EC" w:rsidP="00DA63EC">
      <w:pPr>
        <w:tabs>
          <w:tab w:val="center" w:pos="2835"/>
        </w:tabs>
        <w:rPr>
          <w:rtl/>
        </w:rPr>
      </w:pPr>
      <w:r>
        <w:rPr>
          <w:rtl/>
        </w:rPr>
        <w:t xml:space="preserve">תנא אזאת תורת העולה סמיך </w:t>
      </w:r>
      <w:ins w:id="92395" w:author="מנוע מכני" w:date="2026-10-11T12:04:40Z">
        <w:r>
          <w:rPr>
            <w:rtl/>
          </w:rPr>
          <w:t xml:space="preserve">לו</w:t>
        </w:r>
      </w:ins>
      <w:del w:id="92396" w:author="מנוע מכני" w:date="2026-10-11T12:04:40Z">
        <w:r>
          <w:rPr>
            <w:rtl/>
          </w:rPr>
          <w:delText xml:space="preserve">ליה</w:delText>
        </w:r>
      </w:del>
      <w:r>
        <w:rPr>
          <w:rtl/>
        </w:rPr>
        <w:t xml:space="preserve">.</w:t>
      </w:r>
    </w:p>
    <w:p w:rsidR="00DA63EC" w:rsidRDefault="00DA63EC" w:rsidP="00DA63EC">
      <w:pPr>
        <w:tabs>
          <w:tab w:val="center" w:pos="2835"/>
        </w:tabs>
        <w:rPr>
          <w:rtl/>
        </w:rPr>
      </w:pPr>
    </w:p>
    <w:p>
      <w:pPr>
        <w:pStyle w:val="38"/>
        <w:rPr>
          <w:ins w:id="97978" w:author="מנוע מכני" w:date="2026-10-11T12:04:40Z"/>
        </w:rPr>
      </w:pPr>
      <w:r>
        <w:t xml:space="preserve">אלא</w:t>
      </w:r>
    </w:p>
    <w:p w:rsidR="00DA63EC" w:rsidRDefault="00DA63EC" w:rsidP="00DA63EC">
      <w:pPr>
        <w:tabs>
          <w:tab w:val="center" w:pos="2835"/>
        </w:tabs>
        <w:rPr>
          <w:rtl/>
        </w:rPr>
      </w:pPr>
      <w:del w:id="97979" w:author="מנוע מכני" w:date="2026-10-11T12:04:40Z">
        <w:r>
          <w:rPr>
            <w:rtl/>
          </w:rPr>
          <w:delText xml:space="preserve"> </w:delText>
        </w:r>
      </w:del>
      <w:r>
        <w:rPr>
          <w:rtl/>
        </w:rPr>
        <w:t xml:space="preserve">טעמא </w:t>
      </w:r>
      <w:ins w:id="90013" w:author="Claude - סמנטי" w:date="2026-10-11T12:27:00Z">
        <w:r>
          <w:rPr>
            <w:rtl/>
          </w:rPr>
          <w:t xml:space="preserve">ששמענו</w:t>
        </w:r>
      </w:ins>
      <w:del w:id="90014" w:author="Claude - סמנטי" w:date="2026-10-11T12:27:00Z">
        <w:r>
          <w:rPr>
            <w:rtl/>
          </w:rPr>
          <w:delText xml:space="preserve">דאשמעינן</w:delText>
        </w:r>
      </w:del>
      <w:r>
        <w:rPr>
          <w:rtl/>
        </w:rPr>
        <w:t xml:space="preserve"> </w:t>
      </w:r>
      <w:r>
        <w:rPr>
          <w:rStyle w:val="2fb"/>
          <w:rtl/>
        </w:rPr>
        <w:t xml:space="preserve">רב</w:t>
      </w:r>
      <w:r>
        <w:rPr>
          <w:rtl/>
        </w:rPr>
        <w:t xml:space="preserve">, הא </w:t>
      </w:r>
      <w:ins w:id="90687" w:author="מנוע מכני" w:date="2026-10-11T12:04:40Z">
        <w:r>
          <w:rPr>
            <w:rtl/>
          </w:rPr>
          <w:t xml:space="preserve">לא</w:t>
        </w:r>
      </w:ins>
      <w:del w:id="90688" w:author="מנוע מכני" w:date="2026-10-11T12:04:40Z">
        <w:r>
          <w:rPr>
            <w:rtl/>
          </w:rPr>
          <w:delText xml:space="preserve">לאו</w:delText>
        </w:r>
      </w:del>
      <w:r>
        <w:rPr>
          <w:rtl/>
        </w:rPr>
        <w:t xml:space="preserve"> </w:t>
      </w:r>
      <w:ins w:id="92397" w:author="מנוע מכני" w:date="2026-10-11T12:04:40Z">
        <w:r>
          <w:rPr>
            <w:rtl/>
          </w:rPr>
          <w:t xml:space="preserve">כך</w:t>
        </w:r>
      </w:ins>
      <w:del w:id="92398" w:author="מנוע מכני" w:date="2026-10-11T12:04:40Z">
        <w:r>
          <w:rPr>
            <w:rtl/>
          </w:rPr>
          <w:delText xml:space="preserve">הכי</w:delText>
        </w:r>
      </w:del>
      <w:r>
        <w:rPr>
          <w:rtl/>
        </w:rPr>
        <w:t xml:space="preserve">, </w:t>
      </w:r>
      <w:r>
        <w:rPr>
          <w:rtl/>
        </w:rPr>
        <w:t xml:space="preserve">הו"</w:t>
      </w:r>
      <w:r>
        <w:rPr>
          <w:rFonts w:hint="cs"/>
          <w:rtl/>
        </w:rPr>
        <w:t>א</w:t>
      </w:r>
      <w:r>
        <w:rPr>
          <w:rtl/>
        </w:rPr>
        <w:t>: בשאר פסולין פסל בן בתירא,</w:t>
      </w:r>
    </w:p>
    <w:p>
      <w:pPr>
        <w:pStyle w:val="38"/>
        <w:rPr>
          <w:ins w:id="97980" w:author="מנוע מכני" w:date="2026-10-11T12:04:40Z"/>
        </w:rPr>
      </w:pPr>
      <w:del w:id="90074" w:author="מנוע מכני" w:date="2026-10-11T12:04:40Z">
        <w:r>
          <w:tab/>
          <w:delText xml:space="preserve"> </w:delText>
        </w:r>
      </w:del>
      <w:r>
        <w:tab/>
        <w:t xml:space="preserve">והתניא, ר</w:t>
      </w:r>
      <w:r>
        <w:t>יב</w:t>
      </w:r>
      <w:r>
        <w:t>"</w:t>
      </w:r>
      <w:r>
        <w:t>י וראבר</w:t>
      </w:r>
      <w:r>
        <w:t>"</w:t>
      </w:r>
      <w:r>
        <w:t>ש</w:t>
      </w:r>
      <w:r>
        <w:t xml:space="preserve">:</w:t>
      </w:r>
    </w:p>
    <w:p w:rsidR="00DA63EC" w:rsidRDefault="00DA63EC" w:rsidP="00DA63EC">
      <w:pPr>
        <w:tabs>
          <w:tab w:val="center" w:pos="2835"/>
        </w:tabs>
        <w:rPr>
          <w:rtl/>
        </w:rPr>
      </w:pPr>
      <w:del w:id="97981" w:author="מנוע מכני" w:date="2026-10-11T12:04:40Z">
        <w:r>
          <w:rPr>
            <w:rtl/>
          </w:rPr>
          <w:delText xml:space="preserve"> </w:delText>
        </w:r>
      </w:del>
      <w:r>
        <w:rPr>
          <w:rtl/>
        </w:rPr>
        <w:t xml:space="preserve">מכשיר היה בן בתירא בכל הפסולין כולן!</w:t>
      </w:r>
    </w:p>
    <w:p>
      <w:pPr>
        <w:pStyle w:val="38"/>
        <w:rPr>
          <w:ins w:id="97982" w:author="מנוע מכני" w:date="2026-10-11T12:04:40Z"/>
        </w:rPr>
      </w:pPr>
      <w:r>
        <w:t>ו</w:t>
      </w:r>
      <w:r>
        <w:t xml:space="preserve">הך</w:t>
      </w:r>
    </w:p>
    <w:p w:rsidR="00DA63EC" w:rsidRDefault="00DA63EC" w:rsidP="00DA63EC">
      <w:pPr>
        <w:tabs>
          <w:tab w:val="center" w:pos="2835"/>
        </w:tabs>
        <w:rPr>
          <w:rtl/>
        </w:rPr>
      </w:pPr>
      <w:del w:id="97983" w:author="מנוע מכני" w:date="2026-10-11T12:04:40Z">
        <w:r>
          <w:rPr>
            <w:rFonts w:hint="cs"/>
            <w:rtl/>
          </w:rPr>
          <w:delText xml:space="preserve"> </w:delText>
        </w:r>
      </w:del>
      <w:r w:rsidRPr="0046594B">
        <w:rPr>
          <w:rStyle w:val="afffff0"/>
          <w:rFonts w:hint="cs"/>
          <w:rtl/>
        </w:rPr>
        <w:t>ד'</w:t>
      </w:r>
      <w:ins w:id="90349" w:author="Claude - סמנטי" w:date="2026-10-11T12:27:00Z">
        <w:r>
          <w:rPr>
            <w:rStyle w:val="afffff0"/>
            <w:rtl/>
          </w:rPr>
          <w:t xml:space="preserve">וְקָמַץ מִשָּׁם</w:t>
        </w:r>
      </w:ins>
      <w:del w:id="90350" w:author="Claude - סמנטי" w:date="2026-10-11T12:27:00Z">
        <w:r w:rsidRPr="0046594B">
          <w:rPr>
            <w:rStyle w:val="afffff0"/>
            <w:rtl/>
          </w:rPr>
          <w:delText xml:space="preserve">וקמץ משם</w:delText>
        </w:r>
      </w:del>
      <w:r w:rsidRPr="0046594B">
        <w:rPr>
          <w:rStyle w:val="afffff0"/>
          <w:rFonts w:hint="cs"/>
          <w:rtl/>
        </w:rPr>
        <w:t>'</w:t>
      </w:r>
      <w:r w:rsidRPr="0046594B">
        <w:rPr>
          <w:rStyle w:val="afffff0"/>
          <w:rtl/>
        </w:rPr>
        <w:t xml:space="preserve"> </w:t>
      </w:r>
      <w:r>
        <w:rPr>
          <w:rtl/>
        </w:rPr>
        <w:t xml:space="preserve">- ממקום שרגלי הזר עומדות</w:t>
      </w:r>
      <w:ins w:id="94095" w:author="מנוע מכני" w:date="2026-10-11T12:04:40Z">
        <w:r>
          <w:rPr>
            <w:rtl/>
          </w:rPr>
          <w:t xml:space="preserve">,</w:t>
        </w:r>
      </w:ins>
      <w:del w:id="9409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בן בתירא: מנין שאם קמץ בשמאל שיחזיר ויחזור ויקמוץ בימין? </w:t>
      </w:r>
      <w:r>
        <w:rPr>
          <w:rtl/>
        </w:rPr>
        <w:t xml:space="preserve">ת"ל</w:t>
      </w:r>
      <w:r>
        <w:rPr>
          <w:rtl/>
        </w:rPr>
        <w:t xml:space="preserve">:</w:t>
      </w:r>
      <w:r w:rsidRPr="00464129">
        <w:rPr>
          <w:rStyle w:val="afffff0"/>
          <w:rtl/>
        </w:rPr>
        <w:t xml:space="preserve"> </w:t>
      </w:r>
      <w:r w:rsidRPr="00464129">
        <w:rPr>
          <w:rStyle w:val="afffff0"/>
          <w:rFonts w:hint="cs"/>
          <w:rtl/>
        </w:rPr>
        <w:t>'</w:t>
      </w:r>
      <w:ins w:id="90351" w:author="Claude - סמנטי" w:date="2026-10-11T12:27:00Z">
        <w:r>
          <w:rPr>
            <w:rStyle w:val="afffff0"/>
            <w:rtl/>
          </w:rPr>
          <w:t xml:space="preserve">וְקָמַץ מִשָּׁם</w:t>
        </w:r>
      </w:ins>
      <w:del w:id="90352" w:author="Claude - סמנטי" w:date="2026-10-11T12:27:00Z">
        <w:r w:rsidRPr="00464129">
          <w:rPr>
            <w:rStyle w:val="afffff0"/>
            <w:rtl/>
          </w:rPr>
          <w:delText xml:space="preserve">וקמץ משם</w:delText>
        </w:r>
      </w:del>
      <w:r w:rsidRPr="00464129">
        <w:rPr>
          <w:rStyle w:val="afffff0"/>
          <w:rFonts w:hint="cs"/>
          <w:rtl/>
        </w:rPr>
        <w:t>'</w:t>
      </w:r>
      <w:r w:rsidRPr="00464129">
        <w:rPr>
          <w:rStyle w:val="afffff0"/>
          <w:rtl/>
        </w:rPr>
        <w:t>,</w:t>
      </w:r>
      <w:r>
        <w:rPr>
          <w:rtl/>
        </w:rPr>
        <w:t xml:space="preserve"> ממקום שקמץ כבר</w:t>
      </w:r>
      <w:ins w:id="94097" w:author="מנוע מכני" w:date="2026-10-11T12:04:40Z">
        <w:r>
          <w:rPr>
            <w:rtl/>
          </w:rPr>
          <w:t xml:space="preserve">,</w:t>
        </w:r>
      </w:ins>
      <w:del w:id="94098" w:author="מנוע מכני" w:date="2026-10-11T12:04:40Z">
        <w:r>
          <w:rPr>
            <w:rtl/>
          </w:rPr>
          <w:delText xml:space="preserve">;</w:delText>
        </w:r>
      </w:del>
      <w:r>
        <w:rPr>
          <w:rtl/>
        </w:rPr>
        <w:t xml:space="preserve"> וכיון דקרא סתמא כתיב בה, מה לי שמאל ומה לי שאר הפסולין!</w:t>
      </w:r>
    </w:p>
    <w:p>
      <w:pPr>
        <w:pStyle w:val="38"/>
        <w:rPr>
          <w:ins w:id="97984" w:author="מנוע מכני" w:date="2026-10-11T12:04:40Z"/>
        </w:rPr>
      </w:pPr>
      <w:r>
        <w:t xml:space="preserve">אלא רב:</w:t>
      </w:r>
    </w:p>
    <w:p w:rsidR="00DA63EC" w:rsidRDefault="00DA63EC" w:rsidP="00DA63EC">
      <w:pPr>
        <w:tabs>
          <w:tab w:val="center" w:pos="2835"/>
        </w:tabs>
        <w:rPr>
          <w:rtl/>
        </w:rPr>
      </w:pPr>
      <w:del w:id="97985" w:author="מנוע מכני" w:date="2026-10-11T12:04:40Z">
        <w:r>
          <w:rPr>
            <w:rtl/>
          </w:rPr>
          <w:delText xml:space="preserve"> </w:delText>
        </w:r>
      </w:del>
      <w:r>
        <w:rPr>
          <w:rtl/>
        </w:rPr>
        <w:t xml:space="preserve">קמץ </w:t>
      </w:r>
      <w:ins w:id="90299" w:author="מנוע מכני" w:date="2026-10-11T12:04:40Z">
        <w:r>
          <w:rPr>
            <w:rtl/>
          </w:rPr>
          <w:t xml:space="preserve">ואפי'</w:t>
        </w:r>
      </w:ins>
      <w:del w:id="90300" w:author="מנוע מכני" w:date="2026-10-11T12:04:40Z">
        <w:r>
          <w:rPr>
            <w:rtl/>
          </w:rPr>
          <w:delText xml:space="preserve">ואפילו</w:delText>
        </w:r>
      </w:del>
      <w:r>
        <w:rPr>
          <w:rtl/>
        </w:rPr>
        <w:t xml:space="preserve"> קידש</w:t>
      </w:r>
      <w:ins w:id="94099" w:author="מנוע מכני" w:date="2026-10-11T12:04:40Z">
        <w:r>
          <w:rPr>
            <w:rtl/>
          </w:rPr>
          <w:t xml:space="preserve">,</w:t>
        </w:r>
      </w:ins>
      <w:del w:id="94100" w:author="מנוע מכני" w:date="2026-10-11T12:04:40Z">
        <w:r>
          <w:rPr>
            <w:rtl/>
          </w:rPr>
          <w:delText xml:space="preserve">;</w:delText>
        </w:r>
      </w:del>
      <w:r>
        <w:rPr>
          <w:rtl/>
        </w:rPr>
        <w:t xml:space="preserve"> ולאפוקי </w:t>
      </w:r>
      <w:ins w:id="92399" w:author="מנוע מכני" w:date="2026-10-11T12:04:40Z">
        <w:r>
          <w:rPr>
            <w:rtl/>
          </w:rPr>
          <w:t xml:space="preserve">מאלו</w:t>
        </w:r>
      </w:ins>
      <w:del w:id="92400" w:author="מנוע מכני" w:date="2026-10-11T12:04:40Z">
        <w:r>
          <w:rPr>
            <w:rtl/>
          </w:rPr>
          <w:delText xml:space="preserve">מהני</w:delText>
        </w:r>
      </w:del>
      <w:r>
        <w:rPr>
          <w:rtl/>
        </w:rPr>
        <w:t xml:space="preserve"> תנאי, </w:t>
      </w:r>
      <w:r>
        <w:rPr>
          <w:rtl/>
        </w:rPr>
        <w:t xml:space="preserve">דתניא</w:t>
      </w:r>
      <w:ins w:id="94101" w:author="מנוע מכני" w:date="2026-10-11T12:04:40Z">
        <w:r>
          <w:rPr>
            <w:rFonts w:hint="cs"/>
            <w:rtl/>
          </w:rPr>
          <w:t xml:space="preserve"> </w:t>
        </w:r>
      </w:ins>
      <w:del w:id="94102" w:author="מנוע מכני" w:date="2026-10-11T12:04:40Z">
        <w:r>
          <w:rPr>
            <w:rFonts w:hint="cs"/>
            <w:rtl/>
          </w:rPr>
          <w:delText xml:space="preserve"> </w:delText>
        </w:r>
        <w:r>
          <w:rPr>
            <w:rtl/>
          </w:rPr>
          <w:delText xml:space="preserve"> </w:delText>
        </w:r>
      </w:del>
      <w:r>
        <w:rPr>
          <w:rStyle w:val="2fb"/>
          <w:rtl/>
        </w:rPr>
        <w:t xml:space="preserve">רבי יוסי</w:t>
      </w:r>
      <w:r>
        <w:rPr>
          <w:rtl/>
        </w:rPr>
        <w:t xml:space="preserve"> בן יוסי בן יאסיין </w:t>
      </w:r>
      <w:ins w:id="90297" w:author="מנוע מכני" w:date="2026-10-11T12:04:40Z">
        <w:r>
          <w:rPr>
            <w:rStyle w:val="2fb"/>
            <w:rtl/>
          </w:rPr>
          <w:t xml:space="preserve">ור"י</w:t>
        </w:r>
      </w:ins>
      <w:del w:id="90298" w:author="מנוע מכני" w:date="2026-10-11T12:04:40Z">
        <w:r>
          <w:rPr>
            <w:rtl/>
          </w:rPr>
          <w:delText xml:space="preserve">ורבי יהודה</w:delText>
        </w:r>
      </w:del>
      <w:r>
        <w:rPr>
          <w:rtl/>
        </w:rPr>
        <w:t xml:space="preserve"> הנחתום אמרו: </w:t>
      </w:r>
      <w:r>
        <w:rPr>
          <w:rtl/>
        </w:rPr>
        <w:t xml:space="preserve">בד"א</w:t>
      </w:r>
      <w:r>
        <w:rPr>
          <w:rtl/>
        </w:rPr>
        <w:t xml:space="preserve"> - שקמץ ולא קידש, אבל קידש - פסל.</w:t>
      </w:r>
    </w:p>
    <w:p>
      <w:pPr>
        <w:pStyle w:val="38"/>
        <w:rPr>
          <w:ins w:id="97986" w:author="מנוע מכני" w:date="2026-10-11T12:04:40Z"/>
        </w:rPr>
      </w:pPr>
      <w:r>
        <w:t>וא"</w:t>
      </w:r>
      <w:r>
        <w:t>ד</w:t>
      </w:r>
      <w:r>
        <w:t xml:space="preserve">:</w:t>
      </w:r>
    </w:p>
    <w:p w:rsidR="00DA63EC" w:rsidRDefault="00DA63EC" w:rsidP="00DA63EC">
      <w:pPr>
        <w:tabs>
          <w:tab w:val="center" w:pos="2835"/>
        </w:tabs>
        <w:rPr>
          <w:rtl/>
        </w:rPr>
      </w:pPr>
      <w:del w:id="97987" w:author="מנוע מכני" w:date="2026-10-11T12:04:40Z">
        <w:r>
          <w:rPr>
            <w:rtl/>
          </w:rPr>
          <w:delText xml:space="preserve"> </w:delText>
        </w:r>
      </w:del>
      <w:r>
        <w:rPr>
          <w:rtl/>
        </w:rPr>
        <w:t xml:space="preserve">קמץ אין, קידש </w:t>
      </w:r>
      <w:r>
        <w:rPr>
          <w:rtl/>
        </w:rPr>
        <w:t xml:space="preserve">לא</w:t>
      </w:r>
      <w:r>
        <w:rPr>
          <w:rtl/>
        </w:rPr>
        <w:t xml:space="preserve">, </w:t>
      </w:r>
      <w:ins w:id="92401" w:author="מנוע מכני" w:date="2026-10-11T12:04:40Z">
        <w:r>
          <w:rPr>
            <w:rtl/>
          </w:rPr>
          <w:t xml:space="preserve">כאלו</w:t>
        </w:r>
      </w:ins>
      <w:del w:id="92402" w:author="מנוע מכני" w:date="2026-10-11T12:04:40Z">
        <w:r>
          <w:rPr>
            <w:rtl/>
          </w:rPr>
          <w:delText xml:space="preserve">כהני</w:delText>
        </w:r>
      </w:del>
      <w:r>
        <w:rPr>
          <w:rtl/>
        </w:rPr>
        <w:t xml:space="preserve"> תנאי, ולאפוקי מתנא </w:t>
      </w:r>
      <w:ins w:id="95779" w:author="מנוע מכני" w:date="2026-10-11T12:04:40Z">
        <w:r>
          <w:rPr>
            <w:rtl/>
          </w:rPr>
          <w:t xml:space="preserve">ראשון</w:t>
        </w:r>
      </w:ins>
      <w:del w:id="95780" w:author="מנוע מכני" w:date="2026-10-11T12:04:40Z">
        <w:r>
          <w:rPr>
            <w:rtl/>
          </w:rPr>
          <w:delText xml:space="preserve">קמא</w:delText>
        </w:r>
      </w:del>
      <w:r>
        <w:rPr>
          <w:rtl/>
        </w:rPr>
        <w:t xml:space="preserve">.</w:t>
      </w:r>
    </w:p>
    <w:p>
      <w:pPr>
        <w:pStyle w:val="38"/>
        <w:rPr>
          <w:ins w:id="97988" w:author="מנוע מכני" w:date="2026-10-11T12:04:40Z"/>
        </w:rPr>
      </w:pPr>
      <w:r w:rsidRPr="00E105BC">
        <w:t>מתקיף ר"</w:t>
      </w:r>
      <w:r w:rsidRPr="00E105BC">
        <w:t>נ</w:t>
      </w:r>
      <w:r w:rsidRPr="00E105BC">
        <w:t xml:space="preserve">:</w:t>
      </w:r>
    </w:p>
    <w:p w:rsidR="00DA63EC" w:rsidRPr="00E105BC" w:rsidRDefault="00DA63EC" w:rsidP="00DA63EC">
      <w:pPr>
        <w:tabs>
          <w:tab w:val="center" w:pos="2835"/>
        </w:tabs>
        <w:rPr>
          <w:spacing w:val="-2"/>
          <w:rtl/>
        </w:rPr>
      </w:pPr>
      <w:del w:id="97989" w:author="מנוע מכני" w:date="2026-10-11T12:04:40Z">
        <w:r w:rsidRPr="00E105BC">
          <w:rPr>
            <w:spacing w:val="-2"/>
            <w:rtl/>
          </w:rPr>
          <w:delText xml:space="preserve"> </w:delText>
        </w:r>
      </w:del>
      <w:ins w:id="92405" w:author="מנוע מכני" w:date="2026-10-11T12:04:40Z">
        <w:r>
          <w:rPr>
            <w:spacing w:val="-2"/>
            <w:rtl/>
          </w:rPr>
          <w:t xml:space="preserve">מה</w:t>
        </w:r>
      </w:ins>
      <w:del w:id="92406" w:author="מנוע מכני" w:date="2026-10-11T12:04:40Z">
        <w:r w:rsidRPr="00E105BC">
          <w:rPr>
            <w:spacing w:val="-2"/>
            <w:rtl/>
          </w:rPr>
          <w:delText xml:space="preserve">מאי</w:delText>
        </w:r>
      </w:del>
      <w:r w:rsidRPr="00E105BC">
        <w:rPr>
          <w:spacing w:val="-2"/>
          <w:rtl/>
        </w:rPr>
        <w:t xml:space="preserve"> סברי </w:t>
      </w:r>
      <w:ins w:id="92407" w:author="מנוע מכני" w:date="2026-10-11T12:04:40Z">
        <w:r>
          <w:rPr>
            <w:spacing w:val="-2"/>
            <w:rtl/>
          </w:rPr>
          <w:t xml:space="preserve">אלו</w:t>
        </w:r>
      </w:ins>
      <w:del w:id="92408" w:author="מנוע מכני" w:date="2026-10-11T12:04:40Z">
        <w:r w:rsidRPr="00E105BC">
          <w:rPr>
            <w:spacing w:val="-2"/>
            <w:rtl/>
          </w:rPr>
          <w:delText xml:space="preserve">הני</w:delText>
        </w:r>
      </w:del>
      <w:r w:rsidRPr="00E105BC">
        <w:rPr>
          <w:spacing w:val="-2"/>
          <w:rtl/>
        </w:rPr>
        <w:t xml:space="preserve"> תנאי? </w:t>
      </w:r>
      <w:ins w:id="96015" w:author="מנוע מכני" w:date="2026-10-11T12:04:40Z">
        <w:r>
          <w:rPr>
            <w:spacing w:val="-2"/>
            <w:rtl/>
          </w:rPr>
          <w:t xml:space="preserve">אם </w:t>
        </w:r>
      </w:ins>
      <w:del w:id="96016" w:author="מנוע מכני" w:date="2026-10-11T12:04:40Z">
        <w:r w:rsidRPr="00E105BC">
          <w:rPr>
            <w:spacing w:val="-2"/>
            <w:rtl/>
          </w:rPr>
          <w:delText xml:space="preserve">אי </w:delText>
        </w:r>
      </w:del>
      <w:r w:rsidRPr="00E105BC">
        <w:rPr>
          <w:spacing w:val="-2"/>
          <w:rtl/>
        </w:rPr>
        <w:t xml:space="preserve">קמיצת פסולין עבודה היא, </w:t>
      </w:r>
      <w:ins w:id="94001" w:author="מנוע מכני" w:date="2026-10-11T12:04:40Z">
        <w:r>
          <w:rPr>
            <w:spacing w:val="-2"/>
            <w:rtl/>
          </w:rPr>
          <w:t xml:space="preserve">אף</w:t>
        </w:r>
      </w:ins>
      <w:del w:id="94002" w:author="מנוע מכני" w:date="2026-10-11T12:04:40Z">
        <w:r w:rsidRPr="00E105BC">
          <w:rPr>
            <w:spacing w:val="-2"/>
            <w:rtl/>
          </w:rPr>
          <w:delText xml:space="preserve">אע"ג</w:delText>
        </w:r>
      </w:del>
      <w:r w:rsidRPr="00E105BC">
        <w:rPr>
          <w:spacing w:val="-2"/>
          <w:rtl/>
        </w:rPr>
        <w:t xml:space="preserve"> דלא </w:t>
      </w:r>
      <w:ins w:id="96817" w:author="מנוע מכני" w:date="2026-10-11T12:04:40Z">
        <w:r>
          <w:rPr>
            <w:spacing w:val="-2"/>
            <w:rtl/>
          </w:rPr>
          <w:t xml:space="preserve">עשה</w:t>
        </w:r>
      </w:ins>
      <w:del w:id="96818" w:author="מנוע מכני" w:date="2026-10-11T12:04:40Z">
        <w:r w:rsidRPr="00E105BC">
          <w:rPr>
            <w:spacing w:val="-2"/>
            <w:rtl/>
          </w:rPr>
          <w:delText xml:space="preserve">עביד</w:delText>
        </w:r>
      </w:del>
      <w:r w:rsidRPr="00E105BC">
        <w:rPr>
          <w:spacing w:val="-2"/>
          <w:rtl/>
        </w:rPr>
        <w:t xml:space="preserve"> </w:t>
      </w:r>
      <w:ins w:id="92403" w:author="מנוע מכני" w:date="2026-10-11T12:04:40Z">
        <w:r>
          <w:rPr>
            <w:spacing w:val="-2"/>
            <w:rtl/>
          </w:rPr>
          <w:t xml:space="preserve">לו</w:t>
        </w:r>
      </w:ins>
      <w:del w:id="92404" w:author="מנוע מכני" w:date="2026-10-11T12:04:40Z">
        <w:r w:rsidRPr="00E105BC">
          <w:rPr>
            <w:spacing w:val="-2"/>
            <w:rtl/>
          </w:rPr>
          <w:delText xml:space="preserve">ליה</w:delText>
        </w:r>
      </w:del>
      <w:r w:rsidRPr="00E105BC">
        <w:rPr>
          <w:spacing w:val="-2"/>
          <w:rtl/>
        </w:rPr>
        <w:t xml:space="preserve"> מתן כלי!</w:t>
      </w:r>
    </w:p>
    <w:p w:rsidR="00DA63EC" w:rsidRDefault="00DA63EC" w:rsidP="00DA63EC">
      <w:pPr>
        <w:tabs>
          <w:tab w:val="center" w:pos="2835"/>
        </w:tabs>
        <w:rPr>
          <w:rtl/>
        </w:rPr>
      </w:pPr>
      <w:ins w:id="96017" w:author="מנוע מכני" w:date="2026-10-11T12:04:40Z">
        <w:r>
          <w:rPr>
            <w:rtl/>
          </w:rPr>
          <w:t xml:space="preserve">אם </w:t>
        </w:r>
      </w:ins>
      <w:del w:id="96018" w:author="מנוע מכני" w:date="2026-10-11T12:04:40Z">
        <w:r>
          <w:rPr>
            <w:rtl/>
          </w:rPr>
          <w:delText xml:space="preserve">אי </w:delText>
        </w:r>
      </w:del>
      <w:r>
        <w:rPr>
          <w:rtl/>
        </w:rPr>
        <w:t xml:space="preserve">קמיצת פסולין </w:t>
      </w:r>
      <w:ins w:id="90689" w:author="מנוע מכני" w:date="2026-10-11T12:04:40Z">
        <w:r>
          <w:rPr>
            <w:rtl/>
          </w:rPr>
          <w:t xml:space="preserve">לא</w:t>
        </w:r>
      </w:ins>
      <w:del w:id="90690" w:author="מנוע מכני" w:date="2026-10-11T12:04:40Z">
        <w:r>
          <w:rPr>
            <w:rtl/>
          </w:rPr>
          <w:delText xml:space="preserve">לאו</w:delText>
        </w:r>
      </w:del>
      <w:r>
        <w:rPr>
          <w:rtl/>
        </w:rPr>
        <w:t xml:space="preserve"> עבודה היא, כי עבד לה מתן כלי </w:t>
      </w:r>
      <w:ins w:id="92409" w:author="מנוע מכני" w:date="2026-10-11T12:04:40Z">
        <w:r>
          <w:rPr>
            <w:rtl/>
          </w:rPr>
          <w:t xml:space="preserve">מה</w:t>
        </w:r>
      </w:ins>
      <w:del w:id="92410" w:author="מנוע מכני" w:date="2026-10-11T12:04:40Z">
        <w:r>
          <w:rPr>
            <w:rtl/>
          </w:rPr>
          <w:delText xml:space="preserve">מאי</w:delText>
        </w:r>
      </w:del>
      <w:r>
        <w:rPr>
          <w:rtl/>
        </w:rPr>
        <w:t xml:space="preserve"> </w:t>
      </w:r>
      <w:ins w:id="96645" w:author="מנוע מכני" w:date="2026-10-11T12:04:40Z">
        <w:r>
          <w:rPr>
            <w:rtl/>
          </w:rPr>
          <w:t xml:space="preserve">היה</w:t>
        </w:r>
      </w:ins>
      <w:del w:id="96646" w:author="מנוע מכני" w:date="2026-10-11T12:04:40Z">
        <w:r>
          <w:rPr>
            <w:rtl/>
          </w:rPr>
          <w:delText xml:space="preserve">הוה</w:delText>
        </w:r>
      </w:del>
      <w:r>
        <w:rPr>
          <w:rtl/>
        </w:rPr>
        <w:t xml:space="preserve">? </w:t>
      </w:r>
    </w:p>
    <w:p>
      <w:pPr>
        <w:pStyle w:val="38"/>
        <w:rPr>
          <w:ins w:id="97990" w:author="מנוע מכני" w:date="2026-10-11T12:04:40Z"/>
        </w:rPr>
      </w:pPr>
      <w:r>
        <w:t xml:space="preserve">הדר אר"נ:</w:t>
      </w:r>
    </w:p>
    <w:p w:rsidR="00DA63EC" w:rsidRDefault="00DA63EC" w:rsidP="00DA63EC">
      <w:pPr>
        <w:tabs>
          <w:tab w:val="center" w:pos="2835"/>
        </w:tabs>
        <w:rPr>
          <w:rtl/>
        </w:rPr>
      </w:pPr>
      <w:del w:id="97991" w:author="מנוע מכני" w:date="2026-10-11T12:04:40Z">
        <w:r>
          <w:rPr>
            <w:rtl/>
          </w:rPr>
          <w:delText xml:space="preserve"> </w:delText>
        </w:r>
      </w:del>
      <w:r>
        <w:rPr>
          <w:rtl/>
        </w:rPr>
        <w:t xml:space="preserve">לעולם עבודה היא, ולא גמרה עבודתה עד </w:t>
      </w:r>
      <w:ins w:id="96819" w:author="מנוע מכני" w:date="2026-10-11T12:04:40Z">
        <w:r>
          <w:rPr>
            <w:rtl/>
          </w:rPr>
          <w:t xml:space="preserve">דעשה</w:t>
        </w:r>
      </w:ins>
      <w:del w:id="96820" w:author="מנוע מכני" w:date="2026-10-11T12:04:40Z">
        <w:r>
          <w:rPr>
            <w:rtl/>
          </w:rPr>
          <w:delText xml:space="preserve">דעביד</w:delText>
        </w:r>
      </w:del>
      <w:r>
        <w:rPr>
          <w:rtl/>
        </w:rPr>
        <w:t xml:space="preserve"> לה מתן כלי.</w:t>
      </w:r>
    </w:p>
    <w:p w:rsidR="00DA63EC" w:rsidRDefault="00DA63EC" w:rsidP="00DA63EC">
      <w:pPr>
        <w:pStyle w:val="afff3"/>
        <w:framePr w:wrap="around"/>
        <w:rPr>
          <w:rtl/>
        </w:rPr>
      </w:pPr>
      <w:r>
        <w:rPr>
          <w:rFonts w:hint="cs"/>
          <w:rtl/>
        </w:rPr>
        <w:lastRenderedPageBreak/>
        <w:t>ז.</w:t>
      </w:r>
    </w:p>
    <w:p w:rsidR="00DA63EC" w:rsidRDefault="00DA63EC" w:rsidP="00DA63EC">
      <w:pPr>
        <w:tabs>
          <w:tab w:val="center" w:pos="2835"/>
        </w:tabs>
        <w:rPr>
          <w:rtl/>
        </w:rPr>
      </w:pPr>
      <w:r>
        <w:rPr>
          <w:rFonts w:hint="cs"/>
          <w:rtl/>
        </w:rPr>
        <w:t>א</w:t>
      </w:r>
      <w:r>
        <w:rPr>
          <w:rtl/>
        </w:rPr>
        <w:t>"</w:t>
      </w:r>
      <w:r>
        <w:rPr>
          <w:rFonts w:hint="cs"/>
          <w:rtl/>
        </w:rPr>
        <w:t>ה</w:t>
      </w:r>
      <w:r>
        <w:rPr>
          <w:rtl/>
        </w:rPr>
        <w:t xml:space="preserve"> </w:t>
      </w:r>
      <w:ins w:id="90301" w:author="מנוע מכני" w:date="2026-10-11T12:04:40Z">
        <w:r>
          <w:rPr>
            <w:rtl/>
          </w:rPr>
          <w:t xml:space="preserve">אפי'</w:t>
        </w:r>
      </w:ins>
      <w:del w:id="90302" w:author="מנוע מכני" w:date="2026-10-11T12:04:40Z">
        <w:r>
          <w:rPr>
            <w:rtl/>
          </w:rPr>
          <w:delText xml:space="preserve">אפילו</w:delText>
        </w:r>
      </w:del>
      <w:r>
        <w:rPr>
          <w:rtl/>
        </w:rPr>
        <w:t xml:space="preserve"> </w:t>
      </w:r>
      <w:r>
        <w:rPr>
          <w:rtl/>
        </w:rPr>
        <w:t xml:space="preserve">לא</w:t>
      </w:r>
      <w:r>
        <w:rPr>
          <w:rtl/>
        </w:rPr>
        <w:t xml:space="preserve"> קידש, וכי מהדר </w:t>
      </w:r>
      <w:ins w:id="92411" w:author="מנוע מכני" w:date="2026-10-11T12:04:40Z">
        <w:r>
          <w:rPr>
            <w:rtl/>
          </w:rPr>
          <w:t xml:space="preserve">לו</w:t>
        </w:r>
      </w:ins>
      <w:del w:id="92412" w:author="מנוע מכני" w:date="2026-10-11T12:04:40Z">
        <w:r>
          <w:rPr>
            <w:rtl/>
          </w:rPr>
          <w:delText xml:space="preserve">ליה</w:delText>
        </w:r>
      </w:del>
      <w:r>
        <w:rPr>
          <w:rtl/>
        </w:rPr>
        <w:t xml:space="preserve"> לקומץ לדוכתיה תקדוש ולפסול!</w:t>
      </w:r>
    </w:p>
    <w:p>
      <w:pPr>
        <w:pStyle w:val="38"/>
        <w:rPr>
          <w:ins w:id="97992" w:author="מנוע מכני" w:date="2026-10-11T12:04:40Z"/>
        </w:rPr>
      </w:pPr>
      <w:r>
        <w:t>א</w:t>
      </w:r>
      <w:r>
        <w:t>רי</w:t>
      </w:r>
      <w:r>
        <w:t>"</w:t>
      </w:r>
      <w:r>
        <w:t xml:space="preserve">ו </w:t>
      </w:r>
      <w:r>
        <w:t xml:space="preserve">זאת אומרת:</w:t>
      </w:r>
    </w:p>
    <w:p w:rsidR="00DA63EC" w:rsidRDefault="00DA63EC" w:rsidP="00DA63EC">
      <w:pPr>
        <w:tabs>
          <w:tab w:val="center" w:pos="2835"/>
        </w:tabs>
        <w:rPr>
          <w:rtl/>
        </w:rPr>
      </w:pPr>
      <w:del w:id="97993" w:author="מנוע מכני" w:date="2026-10-11T12:04:40Z">
        <w:r>
          <w:rPr>
            <w:rtl/>
          </w:rPr>
          <w:delText xml:space="preserve"> </w:delText>
        </w:r>
      </w:del>
      <w:r>
        <w:rPr>
          <w:rtl/>
        </w:rPr>
        <w:t xml:space="preserve">כלי שרת אין מקדשין אלא מדעת.</w:t>
      </w:r>
    </w:p>
    <w:p w:rsidR="00DA63EC" w:rsidRDefault="00DA63EC" w:rsidP="00DA63EC">
      <w:pPr>
        <w:rPr>
          <w:rtl/>
        </w:rPr>
      </w:pPr>
      <w:r w:rsidRPr="00336727">
        <w:rPr>
          <w:rtl/>
        </w:rPr>
        <w:t>הא מדעת מקדשין, וה</w:t>
      </w:r>
      <w:r w:rsidRPr="00336727">
        <w:rPr>
          <w:rFonts w:hint="cs"/>
          <w:rtl/>
        </w:rPr>
        <w:t xml:space="preserve">ך דבעי </w:t>
      </w:r>
      <w:r w:rsidRPr="00336727">
        <w:rPr>
          <w:rStyle w:val="2fb"/>
          <w:rFonts w:hint="cs"/>
          <w:rtl/>
        </w:rPr>
        <w:t xml:space="preserve">ר</w:t>
      </w:r>
      <w:r w:rsidRPr="00336727">
        <w:rPr>
          <w:rStyle w:val="2fb"/>
          <w:rtl/>
        </w:rPr>
        <w:t>"</w:t>
      </w:r>
      <w:r w:rsidRPr="00336727">
        <w:rPr>
          <w:rStyle w:val="2fb"/>
          <w:rFonts w:hint="cs"/>
          <w:rtl/>
        </w:rPr>
        <w:t xml:space="preserve">ל</w:t>
      </w:r>
      <w:r w:rsidRPr="00336727">
        <w:rPr>
          <w:rFonts w:hint="cs"/>
          <w:rtl/>
        </w:rPr>
        <w:t xml:space="preserve"> </w:t>
      </w:r>
      <w:r w:rsidRPr="00336727">
        <w:rPr>
          <w:rStyle w:val="2fb"/>
          <w:rFonts w:hint="cs"/>
          <w:rtl/>
        </w:rPr>
        <w:t xml:space="preserve">מרי</w:t>
      </w:r>
      <w:r w:rsidRPr="00336727">
        <w:rPr>
          <w:rStyle w:val="2fb"/>
          <w:rtl/>
        </w:rPr>
        <w:t>"</w:t>
      </w:r>
      <w:r w:rsidRPr="00336727">
        <w:rPr>
          <w:rStyle w:val="2fb"/>
          <w:rFonts w:hint="cs"/>
          <w:rtl/>
        </w:rPr>
        <w:t>ו</w:t>
      </w:r>
      <w:r w:rsidRPr="00336727">
        <w:rPr>
          <w:rtl/>
        </w:rPr>
        <w:t xml:space="preserve">: כלי שרת מהו שיקדשו פסולין לכתחילה ליקרב? </w:t>
      </w:r>
      <w:r w:rsidRPr="00336727">
        <w:rPr>
          <w:rtl/>
        </w:rPr>
        <w:t xml:space="preserve">וא"</w:t>
      </w:r>
      <w:r w:rsidRPr="00336727">
        <w:rPr>
          <w:rFonts w:hint="cs"/>
          <w:rtl/>
        </w:rPr>
        <w:t>ל</w:t>
      </w:r>
      <w:r w:rsidRPr="00336727">
        <w:rPr>
          <w:rtl/>
        </w:rPr>
        <w:t>: אין מקדשין!</w:t>
      </w:r>
    </w:p>
    <w:p>
      <w:pPr>
        <w:pStyle w:val="38"/>
        <w:rPr>
          <w:ins w:id="97994" w:author="מנוע מכני" w:date="2026-10-11T12:04:40Z"/>
        </w:rPr>
      </w:pPr>
      <w:r>
        <w:t xml:space="preserve">- </w:t>
      </w:r>
      <w:r>
        <w:t xml:space="preserve">א"ל</w:t>
      </w:r>
      <w:r>
        <w:t xml:space="preserve">:</w:t>
      </w:r>
    </w:p>
    <w:p w:rsidR="00DA63EC" w:rsidRDefault="00DA63EC" w:rsidP="00DA63EC">
      <w:pPr>
        <w:pStyle w:val="affffb"/>
        <w:rPr>
          <w:rtl/>
        </w:rPr>
      </w:pPr>
      <w:del w:id="97995" w:author="מנוע מכני" w:date="2026-10-11T12:04:40Z">
        <w:r>
          <w:rPr>
            <w:rtl/>
          </w:rPr>
          <w:delText xml:space="preserve"> </w:delText>
        </w:r>
      </w:del>
      <w:r>
        <w:rPr>
          <w:rtl/>
        </w:rPr>
        <w:t xml:space="preserve">אין מקדשין ליקרב, אבל מקדשין ליפסל.</w:t>
      </w:r>
    </w:p>
    <w:p w:rsidR="00DA63EC" w:rsidRDefault="00DA63EC" w:rsidP="00DA63EC">
      <w:pPr>
        <w:tabs>
          <w:tab w:val="center" w:pos="2835"/>
        </w:tabs>
        <w:rPr>
          <w:rtl/>
        </w:rPr>
      </w:pPr>
    </w:p>
    <w:p>
      <w:pPr>
        <w:pStyle w:val="38"/>
        <w:rPr>
          <w:ins w:id="97997" w:author="מנוע מכני" w:date="2026-10-11T12:04:40Z"/>
        </w:rPr>
      </w:pPr>
      <w:del w:id="97996" w:author="מנוע מכני" w:date="2026-10-11T12:04:40Z">
        <w:r>
          <w:delText xml:space="preserve">•</w:delText>
        </w:r>
      </w:del>
      <w:r>
        <w:t xml:space="preserve"> רב עמר</w:t>
      </w:r>
      <w:r>
        <w:t>ם</w:t>
      </w:r>
      <w:r>
        <w:t xml:space="preserve">:</w:t>
      </w:r>
    </w:p>
    <w:p w:rsidR="00DA63EC" w:rsidRDefault="00DA63EC" w:rsidP="00DA63EC">
      <w:pPr>
        <w:tabs>
          <w:tab w:val="center" w:pos="2835"/>
        </w:tabs>
        <w:rPr>
          <w:rtl/>
        </w:rPr>
      </w:pPr>
      <w:del w:id="97998" w:author="מנוע מכני" w:date="2026-10-11T12:04:40Z">
        <w:r>
          <w:rPr>
            <w:rtl/>
          </w:rPr>
          <w:delText xml:space="preserve"> </w:delText>
        </w:r>
      </w:del>
      <w:r>
        <w:rPr>
          <w:rtl/>
        </w:rPr>
        <w:t xml:space="preserve">כגון שהחזירו לביסא גדושה.</w:t>
      </w:r>
    </w:p>
    <w:p w:rsidR="00DA63EC" w:rsidRDefault="00DA63EC" w:rsidP="00DA63EC">
      <w:pPr>
        <w:tabs>
          <w:tab w:val="center" w:pos="2835"/>
        </w:tabs>
        <w:rPr>
          <w:rtl/>
        </w:rPr>
      </w:pPr>
      <w:r>
        <w:rPr>
          <w:rtl/>
        </w:rPr>
        <w:t>ומקמץ כגון שהחזירו לביסא טפופה.</w:t>
      </w:r>
      <w:r>
        <w:rPr>
          <w:rFonts w:hint="cs"/>
          <w:rtl/>
        </w:rPr>
        <w:t xml:space="preserve"> ומחזיר לתוך הכלי וכשמחזיר </w:t>
      </w:r>
      <w:r>
        <w:rPr>
          <w:rtl/>
        </w:rPr>
        <w:t xml:space="preserve">מנח אדפנא </w:t>
      </w:r>
      <w:ins w:id="95781" w:author="מנוע מכני" w:date="2026-10-11T12:04:40Z">
        <w:r>
          <w:rPr>
            <w:rtl/>
          </w:rPr>
          <w:t xml:space="preserve">דמנין</w:t>
        </w:r>
      </w:ins>
      <w:del w:id="95782" w:author="מנוע מכני" w:date="2026-10-11T12:04:40Z">
        <w:r>
          <w:rPr>
            <w:rtl/>
          </w:rPr>
          <w:delText xml:space="preserve">דמנא</w:delText>
        </w:r>
      </w:del>
      <w:r>
        <w:rPr>
          <w:rtl/>
        </w:rPr>
        <w:t xml:space="preserve">, ומניד ונפל ממילא, דנעשה כמי שהחזירו הקוף.</w:t>
      </w:r>
    </w:p>
    <w:p>
      <w:pPr>
        <w:pStyle w:val="afffff8"/>
        <w:rPr>
          <w:ins w:id="90821" w:author="קלוד" w:date="2026-10-11T12:32:08Z"/>
        </w:rPr>
      </w:pPr>
      <w:ins w:id="90822" w:author="קלוד" w:date="2026-10-11T12:32:08Z">
        <w:r>
          <w:rPr>
            <w:color w:val="7B3F00"/>
          </w:rPr>
          <w:t xml:space="preserve">קומצין ומקדשין מכלי שעל גבי קרקע - כשר</w:t>
        </w:r>
      </w:ins>
    </w:p>
    <w:p>
      <w:pPr>
        <w:pStyle w:val="38"/>
        <w:rPr>
          <w:ins w:id="98000" w:author="מנוע מכני" w:date="2026-10-11T12:04:40Z"/>
        </w:rPr>
      </w:pPr>
      <w:del w:id="97999" w:author="מנוע מכני" w:date="2026-10-11T12:04:40Z">
        <w:r>
          <w:delText xml:space="preserve">•</w:delText>
        </w:r>
      </w:del>
      <w:r>
        <w:t xml:space="preserve"> </w:t>
      </w:r>
      <w:del w:id="102601" w:author="מנוע מכני" w:date="2026-10-11T12:04:40Z">
        <w:r>
          <w:delText xml:space="preserve">א"ל </w:delText>
        </w:r>
      </w:del>
      <w:r>
        <w:t xml:space="preserve">ר</w:t>
      </w:r>
      <w:r>
        <w:t>י</w:t>
      </w:r>
      <w:r>
        <w:t>"</w:t>
      </w:r>
      <w:r>
        <w:t>ר לר</w:t>
      </w:r>
      <w:r>
        <w:t>"</w:t>
      </w:r>
      <w:r>
        <w:t>ז</w:t>
      </w:r>
      <w:r>
        <w:t xml:space="preserve">:</w:t>
      </w:r>
    </w:p>
    <w:p w:rsidR="00DA63EC" w:rsidRDefault="00DA63EC" w:rsidP="00DA63EC">
      <w:pPr>
        <w:tabs>
          <w:tab w:val="center" w:pos="2835"/>
        </w:tabs>
        <w:rPr>
          <w:rtl/>
        </w:rPr>
      </w:pPr>
      <w:del w:id="98001" w:author="מנוע מכני" w:date="2026-10-11T12:04:40Z">
        <w:r>
          <w:rPr>
            <w:rtl/>
          </w:rPr>
          <w:delText xml:space="preserve"> </w:delText>
        </w:r>
      </w:del>
      <w:r>
        <w:rPr>
          <w:rtl/>
        </w:rPr>
        <w:t xml:space="preserve">ולוקמה כגון שהחזירו לכלי המונח על גבי קרקע!</w:t>
      </w:r>
    </w:p>
    <w:p>
      <w:pPr>
        <w:pStyle w:val="38"/>
        <w:rPr>
          <w:ins w:id="98002" w:author="מנוע מכני" w:date="2026-10-11T12:04:40Z"/>
        </w:rPr>
      </w:pPr>
      <w:r>
        <w:t xml:space="preserve">אלא </w:t>
      </w:r>
      <w:r>
        <w:t xml:space="preserve">ש"מ</w:t>
      </w:r>
      <w:r>
        <w:t xml:space="preserve">:</w:t>
      </w:r>
    </w:p>
    <w:p w:rsidR="00DA63EC" w:rsidRDefault="00DA63EC" w:rsidP="00DA63EC">
      <w:pPr>
        <w:tabs>
          <w:tab w:val="center" w:pos="2835"/>
        </w:tabs>
        <w:rPr>
          <w:rtl/>
        </w:rPr>
      </w:pPr>
      <w:del w:id="98003" w:author="מנוע מכני" w:date="2026-10-11T12:04:40Z">
        <w:r>
          <w:rPr>
            <w:rtl/>
          </w:rPr>
          <w:delText xml:space="preserve"> </w:delText>
        </w:r>
      </w:del>
      <w:r>
        <w:rPr>
          <w:rtl/>
        </w:rPr>
        <w:t xml:space="preserve">קומצין מכלי שעל גבי קרקע!</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 נגעת בבעיא דאיבעיא </w:t>
      </w:r>
      <w:ins w:id="96909" w:author="מנוע מכני" w:date="2026-10-11T12:04:40Z">
        <w:r>
          <w:rPr>
            <w:rtl/>
          </w:rPr>
          <w:t xml:space="preserve">לנו</w:t>
        </w:r>
      </w:ins>
      <w:del w:id="96910" w:author="מנוע מכני" w:date="2026-10-11T12:04:40Z">
        <w:r>
          <w:rPr>
            <w:rtl/>
          </w:rPr>
          <w:delText xml:space="preserve">לן</w:delText>
        </w:r>
      </w:del>
      <w:r>
        <w:rPr>
          <w:rtl/>
        </w:rPr>
        <w:t xml:space="preserve">, </w:t>
      </w:r>
      <w:r>
        <w:rPr>
          <w:rStyle w:val="2fb"/>
          <w:rtl/>
        </w:rPr>
        <w:t xml:space="preserve">דרבי</w:t>
      </w:r>
      <w:r>
        <w:rPr>
          <w:rtl/>
        </w:rPr>
        <w:t xml:space="preserve"> אבימי תני מנחות בי </w:t>
      </w:r>
      <w:r>
        <w:rPr>
          <w:rStyle w:val="2fb"/>
          <w:rtl/>
        </w:rPr>
        <w:t xml:space="preserve">ר"</w:t>
      </w:r>
      <w:r>
        <w:rPr>
          <w:rStyle w:val="2fb"/>
          <w:rFonts w:hint="cs"/>
          <w:rtl/>
        </w:rPr>
        <w:t>ח</w:t>
      </w:r>
      <w:r>
        <w:rPr>
          <w:rtl/>
        </w:rPr>
        <w:t>.</w:t>
      </w:r>
    </w:p>
    <w:p w:rsidR="00DA63EC" w:rsidRDefault="00DA63EC" w:rsidP="00DA63EC">
      <w:pPr>
        <w:tabs>
          <w:tab w:val="center" w:pos="2835"/>
        </w:tabs>
        <w:rPr>
          <w:rtl/>
        </w:rPr>
      </w:pPr>
      <w:r>
        <w:rPr>
          <w:rtl/>
        </w:rPr>
        <w:t xml:space="preserve">ואבימי בי </w:t>
      </w:r>
      <w:r>
        <w:rPr>
          <w:rStyle w:val="2fb"/>
          <w:rtl/>
        </w:rPr>
        <w:t xml:space="preserve">רב חסדא</w:t>
      </w:r>
      <w:r>
        <w:rPr>
          <w:rtl/>
        </w:rPr>
        <w:t xml:space="preserve"> תני</w:t>
      </w:r>
    </w:p>
    <w:p>
      <w:pPr>
        <w:pStyle w:val="38"/>
        <w:rPr>
          <w:ins w:id="98004" w:author="מנוע מכני" w:date="2026-10-11T12:04:40Z"/>
        </w:rPr>
      </w:pPr>
      <w:r w:rsidRPr="00336727">
        <w:t xml:space="preserve">והך</w:t>
      </w:r>
    </w:p>
    <w:p w:rsidR="00DA63EC" w:rsidRDefault="00DA63EC" w:rsidP="00DA63EC">
      <w:pPr>
        <w:rPr>
          <w:rtl/>
        </w:rPr>
      </w:pPr>
      <w:del w:id="98005" w:author="מנוע מכני" w:date="2026-10-11T12:04:40Z">
        <w:r w:rsidRPr="00336727">
          <w:rPr>
            <w:rFonts w:hint="cs"/>
            <w:rtl/>
          </w:rPr>
          <w:delText xml:space="preserve"> </w:delText>
        </w:r>
      </w:del>
      <w:r w:rsidRPr="00336727">
        <w:rPr>
          <w:rStyle w:val="2fb"/>
          <w:rFonts w:hint="cs"/>
          <w:rtl/>
        </w:rPr>
        <w:t xml:space="preserve">דאר</w:t>
      </w:r>
      <w:r w:rsidRPr="00336727">
        <w:rPr>
          <w:rStyle w:val="2fb"/>
          <w:rtl/>
        </w:rPr>
        <w:t>"</w:t>
      </w:r>
      <w:r w:rsidRPr="00336727">
        <w:rPr>
          <w:rStyle w:val="2fb"/>
          <w:rFonts w:hint="cs"/>
          <w:rtl/>
        </w:rPr>
        <w:t>ח</w:t>
      </w:r>
      <w:r w:rsidRPr="00336727">
        <w:rPr>
          <w:rtl/>
        </w:rPr>
        <w:t xml:space="preserve">, קולפי טאבי בלעי מאבימי עלה </w:t>
      </w:r>
      <w:ins w:id="90691" w:author="מנוע מכני" w:date="2026-10-11T12:04:40Z">
        <w:r>
          <w:rPr>
            <w:rtl/>
          </w:rPr>
          <w:t xml:space="preserve">שהרי</w:t>
        </w:r>
      </w:ins>
      <w:del w:id="90692" w:author="מנוע מכני" w:date="2026-10-11T12:04:40Z">
        <w:r w:rsidRPr="00336727">
          <w:rPr>
            <w:rtl/>
          </w:rPr>
          <w:delText xml:space="preserve">דהא</w:delText>
        </w:r>
      </w:del>
      <w:r w:rsidRPr="00336727">
        <w:rPr>
          <w:rtl/>
        </w:rPr>
        <w:t xml:space="preserve"> שמעת': בא להכריז רצופין ל' יום, שני וחמישי -ס' יומי!</w:t>
      </w:r>
    </w:p>
    <w:p w:rsidR="00DA63EC" w:rsidRPr="00E105BC" w:rsidRDefault="00DA63EC" w:rsidP="00DA63EC">
      <w:pPr>
        <w:tabs>
          <w:tab w:val="center" w:pos="2835"/>
        </w:tabs>
        <w:rPr>
          <w:spacing w:val="-2"/>
          <w:rtl/>
        </w:rPr>
      </w:pPr>
      <w:r w:rsidRPr="00E105BC">
        <w:rPr>
          <w:spacing w:val="-2"/>
          <w:rtl/>
        </w:rPr>
        <w:t xml:space="preserve">אבימי </w:t>
      </w:r>
      <w:r w:rsidRPr="00E105BC">
        <w:rPr>
          <w:rFonts w:hint="cs"/>
          <w:spacing w:val="-2"/>
          <w:rtl/>
        </w:rPr>
        <w:t xml:space="preserve">שכח המסכת </w:t>
      </w:r>
      <w:r w:rsidRPr="00E105BC">
        <w:rPr>
          <w:spacing w:val="-2"/>
          <w:rtl/>
        </w:rPr>
        <w:t>ו</w:t>
      </w:r>
      <w:r w:rsidRPr="00E105BC">
        <w:rPr>
          <w:rFonts w:hint="cs"/>
          <w:spacing w:val="-2"/>
          <w:rtl/>
        </w:rPr>
        <w:t xml:space="preserve">בא לפני </w:t>
      </w:r>
      <w:r w:rsidRPr="00E105BC">
        <w:rPr>
          <w:rStyle w:val="2fb"/>
          <w:rFonts w:hint="cs"/>
          <w:spacing w:val="-2"/>
          <w:rtl/>
        </w:rPr>
        <w:t xml:space="preserve">ר</w:t>
      </w:r>
      <w:r w:rsidRPr="00E105BC">
        <w:rPr>
          <w:rStyle w:val="2fb"/>
          <w:spacing w:val="-2"/>
          <w:rtl/>
        </w:rPr>
        <w:t>"</w:t>
      </w:r>
      <w:r w:rsidRPr="00E105BC">
        <w:rPr>
          <w:rStyle w:val="2fb"/>
          <w:rFonts w:hint="cs"/>
          <w:spacing w:val="-2"/>
          <w:rtl/>
        </w:rPr>
        <w:t xml:space="preserve">ח</w:t>
      </w:r>
      <w:r w:rsidRPr="00E105BC">
        <w:rPr>
          <w:rFonts w:hint="cs"/>
          <w:spacing w:val="-2"/>
          <w:rtl/>
        </w:rPr>
        <w:t xml:space="preserve"> להזכירו ללמדו ולא רצה שיבוא אצלו שסבר שכך יועיל יותר </w:t>
      </w:r>
    </w:p>
    <w:p w:rsidR="00DA63EC" w:rsidRDefault="00DA63EC" w:rsidP="00DA63EC">
      <w:pPr>
        <w:tabs>
          <w:tab w:val="center" w:pos="2835"/>
        </w:tabs>
        <w:rPr>
          <w:rtl/>
        </w:rPr>
      </w:pPr>
    </w:p>
    <w:p>
      <w:pPr>
        <w:pStyle w:val="38"/>
        <w:rPr>
          <w:ins w:id="98007" w:author="מנוע מכני" w:date="2026-10-11T12:04:40Z"/>
        </w:rPr>
      </w:pPr>
      <w:del w:id="98006" w:author="מנוע מכני" w:date="2026-10-11T12:04:40Z">
        <w:r>
          <w:delText xml:space="preserve">•</w:delText>
        </w:r>
      </w:del>
      <w:r>
        <w:t xml:space="preserve"> פגע </w:t>
      </w:r>
      <w:ins w:id="92413" w:author="מנוע מכני" w:date="2026-10-11T12:04:40Z">
        <w:r>
          <w:t xml:space="preserve">בו</w:t>
        </w:r>
      </w:ins>
      <w:del w:id="92414" w:author="מנוע מכני" w:date="2026-10-11T12:04:40Z">
        <w:r>
          <w:delText xml:space="preserve">ביה</w:delText>
        </w:r>
      </w:del>
      <w:r>
        <w:t xml:space="preserve"> </w:t>
      </w:r>
      <w:ins w:id="90303" w:author="מנוע מכני" w:date="2026-10-11T12:04:40Z">
        <w:r>
          <w:t xml:space="preserve">ר"נ</w:t>
        </w:r>
      </w:ins>
      <w:del w:id="90304" w:author="מנוע מכני" w:date="2026-10-11T12:04:40Z">
        <w:r>
          <w:delText xml:space="preserve">רב נחמן</w:delText>
        </w:r>
      </w:del>
      <w:r>
        <w:t xml:space="preserve">, </w:t>
      </w:r>
      <w:r>
        <w:t xml:space="preserve">א"ל</w:t>
      </w:r>
      <w:r>
        <w:t xml:space="preserve">:</w:t>
      </w:r>
    </w:p>
    <w:p w:rsidR="00DA63EC" w:rsidRDefault="00DA63EC" w:rsidP="00DA63EC">
      <w:pPr>
        <w:tabs>
          <w:tab w:val="center" w:pos="2835"/>
        </w:tabs>
        <w:rPr>
          <w:rtl/>
        </w:rPr>
      </w:pPr>
      <w:del w:id="98008" w:author="מנוע מכני" w:date="2026-10-11T12:04:40Z">
        <w:r>
          <w:rPr>
            <w:rtl/>
          </w:rPr>
          <w:delText xml:space="preserve"> </w:delText>
        </w:r>
      </w:del>
      <w:r>
        <w:rPr>
          <w:rtl/>
        </w:rPr>
        <w:t xml:space="preserve">כיצד קומצין? </w:t>
      </w:r>
      <w:r>
        <w:rPr>
          <w:rtl/>
        </w:rPr>
        <w:t xml:space="preserve">א"ל</w:t>
      </w:r>
      <w:r>
        <w:rPr>
          <w:rtl/>
        </w:rPr>
        <w:t xml:space="preserve">: מכלי זה.</w:t>
      </w:r>
    </w:p>
    <w:p>
      <w:pPr>
        <w:pStyle w:val="38"/>
        <w:rPr>
          <w:ins w:id="98009" w:author="מנוע מכני" w:date="2026-10-11T12:04:40Z"/>
        </w:rPr>
      </w:pPr>
      <w:r>
        <w:t xml:space="preserve">א"ל</w:t>
      </w:r>
      <w:r>
        <w:t xml:space="preserve">:</w:t>
      </w:r>
    </w:p>
    <w:p w:rsidR="00DA63EC" w:rsidRDefault="00DA63EC" w:rsidP="00DA63EC">
      <w:pPr>
        <w:tabs>
          <w:tab w:val="center" w:pos="2835"/>
        </w:tabs>
        <w:rPr>
          <w:rtl/>
        </w:rPr>
      </w:pPr>
      <w:del w:id="98010" w:author="מנוע מכני" w:date="2026-10-11T12:04:40Z">
        <w:r>
          <w:rPr>
            <w:rtl/>
          </w:rPr>
          <w:delText xml:space="preserve"> </w:delText>
        </w:r>
      </w:del>
      <w:r>
        <w:rPr>
          <w:rtl/>
        </w:rPr>
        <w:t xml:space="preserve">וכי קומצין מכלי שעל גבי קרקע? </w:t>
      </w:r>
      <w:r>
        <w:rPr>
          <w:rtl/>
        </w:rPr>
        <w:t xml:space="preserve">א"ל</w:t>
      </w:r>
      <w:r>
        <w:rPr>
          <w:rtl/>
        </w:rPr>
        <w:t xml:space="preserve">: דמגבה </w:t>
      </w:r>
      <w:ins w:id="92415" w:author="מנוע מכני" w:date="2026-10-11T12:04:40Z">
        <w:r>
          <w:rPr>
            <w:rtl/>
          </w:rPr>
          <w:t xml:space="preserve">לו</w:t>
        </w:r>
      </w:ins>
      <w:del w:id="92416" w:author="מנוע מכני" w:date="2026-10-11T12:04:40Z">
        <w:r>
          <w:rPr>
            <w:rtl/>
          </w:rPr>
          <w:delText xml:space="preserve">ליה</w:delText>
        </w:r>
      </w:del>
      <w:r>
        <w:rPr>
          <w:rtl/>
        </w:rPr>
        <w:t xml:space="preserve"> כהן.</w:t>
      </w:r>
    </w:p>
    <w:p w:rsidR="00DA63EC" w:rsidRDefault="00DA63EC" w:rsidP="00DA63EC">
      <w:pPr>
        <w:tabs>
          <w:tab w:val="center" w:pos="2835"/>
        </w:tabs>
        <w:rPr>
          <w:rtl/>
        </w:rPr>
      </w:pPr>
      <w:r>
        <w:rPr>
          <w:rtl/>
        </w:rPr>
        <w:t xml:space="preserve">כיצד מקדשין את המנחות? </w:t>
      </w:r>
      <w:r>
        <w:rPr>
          <w:rtl/>
        </w:rPr>
        <w:t xml:space="preserve">א"ל</w:t>
      </w:r>
      <w:r>
        <w:rPr>
          <w:rtl/>
        </w:rPr>
        <w:t xml:space="preserve">: נותנה לכלי זה.</w:t>
      </w:r>
    </w:p>
    <w:p w:rsidR="00DA63EC" w:rsidRDefault="00DA63EC" w:rsidP="00DA63EC">
      <w:pPr>
        <w:tabs>
          <w:tab w:val="center" w:pos="2835"/>
        </w:tabs>
        <w:rPr>
          <w:rtl/>
        </w:rPr>
      </w:pPr>
      <w:r>
        <w:rPr>
          <w:rtl/>
        </w:rPr>
        <w:t xml:space="preserve">וכי מקדשין בכלי שעל גבי קרקע? </w:t>
      </w:r>
      <w:r>
        <w:rPr>
          <w:rtl/>
        </w:rPr>
        <w:t xml:space="preserve">א"ל</w:t>
      </w:r>
      <w:r>
        <w:rPr>
          <w:rtl/>
        </w:rPr>
        <w:t xml:space="preserve">: דמגבה </w:t>
      </w:r>
      <w:ins w:id="92417" w:author="מנוע מכני" w:date="2026-10-11T12:04:40Z">
        <w:r>
          <w:rPr>
            <w:rtl/>
          </w:rPr>
          <w:t xml:space="preserve">לו</w:t>
        </w:r>
      </w:ins>
      <w:del w:id="92418" w:author="מנוע מכני" w:date="2026-10-11T12:04:40Z">
        <w:r>
          <w:rPr>
            <w:rtl/>
          </w:rPr>
          <w:delText xml:space="preserve">ליה</w:delText>
        </w:r>
      </w:del>
      <w:r>
        <w:rPr>
          <w:rtl/>
        </w:rPr>
        <w:t xml:space="preserve"> כהן.</w:t>
      </w:r>
    </w:p>
    <w:p>
      <w:pPr>
        <w:pStyle w:val="38"/>
        <w:rPr>
          <w:ins w:id="98011" w:author="מנוע מכני" w:date="2026-10-11T12:04:40Z"/>
        </w:rPr>
      </w:pPr>
      <w:r>
        <w:t xml:space="preserve">א"ל</w:t>
      </w:r>
      <w:r>
        <w:t xml:space="preserve">:</w:t>
      </w:r>
    </w:p>
    <w:p w:rsidR="00DA63EC" w:rsidRDefault="00DA63EC" w:rsidP="00DA63EC">
      <w:pPr>
        <w:tabs>
          <w:tab w:val="center" w:pos="2835"/>
        </w:tabs>
        <w:rPr>
          <w:rtl/>
        </w:rPr>
      </w:pPr>
      <w:del w:id="98012" w:author="מנוע מכני" w:date="2026-10-11T12:04:40Z">
        <w:r>
          <w:rPr>
            <w:rtl/>
          </w:rPr>
          <w:delText xml:space="preserve"> </w:delText>
        </w:r>
      </w:del>
      <w:r>
        <w:rPr>
          <w:rtl/>
        </w:rPr>
        <w:t xml:space="preserve">א"כ</w:t>
      </w:r>
      <w:r>
        <w:rPr>
          <w:rtl/>
        </w:rPr>
        <w:t xml:space="preserve">, הוצרכתה ג' כהנים!</w:t>
      </w:r>
    </w:p>
    <w:p>
      <w:pPr>
        <w:pStyle w:val="38"/>
        <w:rPr>
          <w:ins w:id="98013" w:author="מנוע מכני" w:date="2026-10-11T12:04:40Z"/>
        </w:rPr>
      </w:pPr>
      <w:r>
        <w:t xml:space="preserve">א"ל</w:t>
      </w:r>
      <w:r>
        <w:t xml:space="preserve">:</w:t>
      </w:r>
    </w:p>
    <w:p w:rsidR="00DA63EC" w:rsidRDefault="00DA63EC" w:rsidP="00DA63EC">
      <w:pPr>
        <w:tabs>
          <w:tab w:val="center" w:pos="2835"/>
        </w:tabs>
        <w:rPr>
          <w:rtl/>
        </w:rPr>
      </w:pPr>
      <w:del w:id="98014" w:author="מנוע מכני" w:date="2026-10-11T12:04:40Z">
        <w:r>
          <w:rPr>
            <w:rtl/>
          </w:rPr>
          <w:delText xml:space="preserve"> </w:delText>
        </w:r>
      </w:del>
      <w:r>
        <w:rPr>
          <w:rtl/>
        </w:rPr>
        <w:t xml:space="preserve">ותהא צריכה י"ג כתמיד.</w:t>
      </w:r>
    </w:p>
    <w:p w:rsidR="00DA63EC" w:rsidRDefault="00DA63EC" w:rsidP="00DA63EC">
      <w:pPr>
        <w:tabs>
          <w:tab w:val="center" w:pos="2835"/>
        </w:tabs>
        <w:rPr>
          <w:rtl/>
        </w:rPr>
      </w:pPr>
      <w:r>
        <w:rPr>
          <w:rtl/>
        </w:rPr>
        <w:t xml:space="preserve">• </w:t>
      </w:r>
      <w:ins w:id="90015" w:author="Claude - סמנטי" w:date="2026-10-11T12:27:00Z">
        <w:r>
          <w:rPr>
            <w:rtl/>
          </w:rPr>
          <w:t xml:space="preserve">הקשה לו</w:t>
        </w:r>
      </w:ins>
      <w:del w:id="90016" w:author="Claude - סמנטי" w:date="2026-10-11T12:27:00Z">
        <w:r>
          <w:rPr>
            <w:rtl/>
          </w:rPr>
          <w:delText xml:space="preserve">איתביה</w:delText>
        </w:r>
      </w:del>
      <w:r>
        <w:rPr>
          <w:rtl/>
        </w:rPr>
        <w:t xml:space="preserve">, זה הכלל: כל הקומץ ונותן בכלי, המוליך והמקטיר לאכול דבר שדרכו לאכול וכו</w:t>
      </w:r>
      <w:r w:rsidR="005608A0">
        <w:rPr>
          <w:rtl/>
        </w:rPr>
        <w:t>'</w:t>
      </w:r>
      <w:r>
        <w:rPr>
          <w:rtl/>
        </w:rPr>
        <w:t xml:space="preserve">, ואילו מגביה </w:t>
      </w:r>
      <w:r>
        <w:rPr>
          <w:rtl/>
        </w:rPr>
        <w:t xml:space="preserve">לא</w:t>
      </w:r>
      <w:r>
        <w:rPr>
          <w:rtl/>
        </w:rPr>
        <w:t xml:space="preserve"> קתני!</w:t>
      </w:r>
    </w:p>
    <w:p w:rsidR="00DA63EC" w:rsidRDefault="00DA63EC" w:rsidP="00DA63EC">
      <w:pPr>
        <w:tabs>
          <w:tab w:val="center" w:pos="2835"/>
        </w:tabs>
        <w:rPr>
          <w:rtl/>
        </w:rPr>
      </w:pPr>
      <w:r>
        <w:rPr>
          <w:rtl/>
        </w:rPr>
        <w:t>תנא סדר עבודות נקיט ולא סדר כהנים.</w:t>
      </w:r>
    </w:p>
    <w:p w:rsidR="00DA63EC" w:rsidRDefault="00DA63EC" w:rsidP="00DA63EC">
      <w:pPr>
        <w:tabs>
          <w:tab w:val="center" w:pos="2835"/>
        </w:tabs>
        <w:rPr>
          <w:rtl/>
        </w:rPr>
      </w:pPr>
    </w:p>
    <w:p>
      <w:pPr>
        <w:pStyle w:val="38"/>
        <w:rPr>
          <w:ins w:id="98016" w:author="מנוע מכני" w:date="2026-10-11T12:04:40Z"/>
        </w:rPr>
      </w:pPr>
      <w:del w:id="98015" w:author="מנוע מכני" w:date="2026-10-11T12:04:40Z">
        <w:r w:rsidRPr="00AB425A">
          <w:delText xml:space="preserve">•</w:delText>
        </w:r>
      </w:del>
      <w:r w:rsidRPr="00AB425A">
        <w:t xml:space="preserve"> בעו </w:t>
      </w:r>
      <w:r w:rsidRPr="00AB425A">
        <w:t>מר</w:t>
      </w:r>
      <w:r w:rsidRPr="00AB425A">
        <w:t>"</w:t>
      </w:r>
      <w:r w:rsidRPr="00AB425A">
        <w:t>ש</w:t>
      </w:r>
      <w:r>
        <w:t>:</w:t>
      </w:r>
    </w:p>
    <w:p w:rsidR="00DA63EC" w:rsidRDefault="00DA63EC" w:rsidP="00DA63EC">
      <w:pPr>
        <w:tabs>
          <w:tab w:val="center" w:pos="2835"/>
        </w:tabs>
        <w:rPr>
          <w:rtl/>
        </w:rPr>
      </w:pPr>
      <w:del w:id="98017" w:author="מנוע מכני" w:date="2026-10-11T12:04:40Z">
        <w:r>
          <w:rPr>
            <w:rtl/>
          </w:rPr>
          <w:delText xml:space="preserve"> </w:delText>
        </w:r>
      </w:del>
      <w:r>
        <w:rPr>
          <w:rtl/>
        </w:rPr>
        <w:t xml:space="preserve">מהו לקמוץ מכלי שע"</w:t>
      </w:r>
      <w:r>
        <w:rPr>
          <w:rFonts w:hint="cs"/>
          <w:rtl/>
        </w:rPr>
        <w:t>ג</w:t>
      </w:r>
      <w:r>
        <w:rPr>
          <w:rtl/>
        </w:rPr>
        <w:t xml:space="preserve"> קרקע? </w:t>
      </w:r>
      <w:r>
        <w:rPr>
          <w:rtl/>
        </w:rPr>
        <w:t xml:space="preserve">א"</w:t>
      </w:r>
      <w:r>
        <w:rPr>
          <w:rFonts w:hint="cs"/>
          <w:rtl/>
        </w:rPr>
        <w:t>ל</w:t>
      </w:r>
      <w:r>
        <w:rPr>
          <w:rtl/>
        </w:rPr>
        <w:t xml:space="preserve">: </w:t>
      </w:r>
      <w:r>
        <w:rPr>
          <w:rFonts w:hint="cs"/>
          <w:rtl/>
        </w:rPr>
        <w:t xml:space="preserve">צא וראה מה עושים בפנים, </w:t>
      </w:r>
      <w:r>
        <w:rPr>
          <w:rtl/>
        </w:rPr>
        <w:t xml:space="preserve">ארבעה כהנים נכנסין, שנים בידם ב' סדרים ושנים בידם שני בזיכין, וארבעה מקדמין לפניהם, שנים ליטול שני סדרים וב' ליטול ב' בזיכין</w:t>
      </w:r>
      <w:ins w:id="94103" w:author="מנוע מכני" w:date="2026-10-11T12:04:40Z">
        <w:r>
          <w:rPr>
            <w:rtl/>
          </w:rPr>
          <w:t xml:space="preserve">,</w:t>
        </w:r>
      </w:ins>
      <w:del w:id="94104" w:author="מנוע מכני" w:date="2026-10-11T12:04:40Z">
        <w:r>
          <w:rPr>
            <w:rtl/>
          </w:rPr>
          <w:delText xml:space="preserve">;</w:delText>
        </w:r>
      </w:del>
      <w:r>
        <w:rPr>
          <w:rtl/>
        </w:rPr>
        <w:t xml:space="preserve"> ואילו מגביה את השולחן </w:t>
      </w:r>
      <w:r>
        <w:rPr>
          <w:rtl/>
        </w:rPr>
        <w:t xml:space="preserve">לא</w:t>
      </w:r>
      <w:r>
        <w:rPr>
          <w:rtl/>
        </w:rPr>
        <w:t xml:space="preserve"> קתני.</w:t>
      </w:r>
    </w:p>
    <w:p w:rsidR="00DA63EC" w:rsidRDefault="00DA63EC" w:rsidP="00DA63EC">
      <w:pPr>
        <w:pStyle w:val="afff3"/>
        <w:framePr w:wrap="around"/>
        <w:rPr>
          <w:rtl/>
        </w:rPr>
      </w:pPr>
      <w:r>
        <w:rPr>
          <w:rFonts w:hint="cs"/>
          <w:rtl/>
        </w:rPr>
        <w:t>ז:</w:t>
      </w:r>
    </w:p>
    <w:p>
      <w:pPr>
        <w:pStyle w:val="38"/>
        <w:rPr>
          <w:ins w:id="98018" w:author="מנוע מכני" w:date="2026-10-11T12:04:40Z"/>
        </w:rPr>
      </w:pPr>
      <w:ins w:id="90695" w:author="מנוע מכני" w:date="2026-10-11T12:04:40Z">
        <w:r>
          <w:t xml:space="preserve">לא</w:t>
        </w:r>
      </w:ins>
      <w:del w:id="90696" w:author="מנוע מכני" w:date="2026-10-11T12:04:40Z">
        <w:r>
          <w:delText xml:space="preserve">לאו</w:delText>
        </w:r>
      </w:del>
      <w:r>
        <w:t xml:space="preserve"> אמרת </w:t>
      </w:r>
      <w:ins w:id="90693" w:author="מנוע מכני" w:date="2026-10-11T12:04:40Z">
        <w:r>
          <w:t xml:space="preserve">שם</w:t>
        </w:r>
      </w:ins>
      <w:del w:id="90694" w:author="מנוע מכני" w:date="2026-10-11T12:04:40Z">
        <w:r>
          <w:delText xml:space="preserve">התם</w:delText>
        </w:r>
      </w:del>
      <w:r>
        <w:t xml:space="preserve">:</w:t>
      </w:r>
    </w:p>
    <w:p w:rsidR="00DA63EC" w:rsidRDefault="00DA63EC" w:rsidP="00DA63EC">
      <w:pPr>
        <w:tabs>
          <w:tab w:val="center" w:pos="2835"/>
        </w:tabs>
        <w:rPr>
          <w:rtl/>
        </w:rPr>
      </w:pPr>
      <w:del w:id="98019" w:author="מנוע מכני" w:date="2026-10-11T12:04:40Z">
        <w:r>
          <w:rPr>
            <w:rtl/>
          </w:rPr>
          <w:delText xml:space="preserve"> </w:delText>
        </w:r>
      </w:del>
      <w:r>
        <w:rPr>
          <w:rtl/>
        </w:rPr>
        <w:t xml:space="preserve">סדר עבודות נקט? </w:t>
      </w:r>
      <w:r>
        <w:rPr>
          <w:rtl/>
        </w:rPr>
        <w:t xml:space="preserve">ה"נ</w:t>
      </w:r>
      <w:r>
        <w:rPr>
          <w:rtl/>
        </w:rPr>
        <w:t xml:space="preserve"> סדר עבודות נקט.</w:t>
      </w:r>
    </w:p>
    <w:p w:rsidR="00DA63EC" w:rsidRDefault="00DA63EC" w:rsidP="00DA63EC">
      <w:pPr>
        <w:tabs>
          <w:tab w:val="center" w:pos="2835"/>
        </w:tabs>
        <w:rPr>
          <w:rtl/>
        </w:rPr>
      </w:pPr>
      <w:r>
        <w:rPr>
          <w:rtl/>
        </w:rPr>
        <w:t xml:space="preserve">מי דמי? </w:t>
      </w:r>
      <w:ins w:id="90697" w:author="מנוע מכני" w:date="2026-10-11T12:04:40Z">
        <w:r>
          <w:rPr>
            <w:rtl/>
          </w:rPr>
          <w:t xml:space="preserve">שם</w:t>
        </w:r>
      </w:ins>
      <w:del w:id="90698" w:author="מנוע מכני" w:date="2026-10-11T12:04:40Z">
        <w:r>
          <w:rPr>
            <w:rtl/>
          </w:rPr>
          <w:delText xml:space="preserve">התם</w:delText>
        </w:r>
      </w:del>
      <w:r>
        <w:rPr>
          <w:rtl/>
        </w:rPr>
        <w:t xml:space="preserve"> </w:t>
      </w:r>
      <w:r>
        <w:rPr>
          <w:rtl/>
        </w:rPr>
        <w:t xml:space="preserve">לא</w:t>
      </w:r>
      <w:r>
        <w:rPr>
          <w:rtl/>
        </w:rPr>
        <w:t xml:space="preserve"> נחית למניינא דכהנים, </w:t>
      </w:r>
      <w:ins w:id="90699" w:author="מנוע מכני" w:date="2026-10-11T12:04:40Z">
        <w:r>
          <w:rPr>
            <w:rtl/>
          </w:rPr>
          <w:t xml:space="preserve">כאן</w:t>
        </w:r>
      </w:ins>
      <w:del w:id="90700" w:author="מנוע מכני" w:date="2026-10-11T12:04:40Z">
        <w:r>
          <w:rPr>
            <w:rtl/>
          </w:rPr>
          <w:delText xml:space="preserve">הכא</w:delText>
        </w:r>
      </w:del>
      <w:r>
        <w:rPr>
          <w:rtl/>
        </w:rPr>
        <w:t xml:space="preserve"> נחית למניינא דכהנים!</w:t>
      </w:r>
    </w:p>
    <w:p w:rsidR="00DA63EC" w:rsidRDefault="00DA63EC" w:rsidP="00DA63EC">
      <w:pPr>
        <w:tabs>
          <w:tab w:val="center" w:pos="2835"/>
        </w:tabs>
        <w:rPr>
          <w:rtl/>
        </w:rPr>
      </w:pPr>
      <w:r>
        <w:rPr>
          <w:rtl/>
        </w:rPr>
        <w:t xml:space="preserve">אם </w:t>
      </w:r>
      <w:ins w:id="97221" w:author="מנוע מכני" w:date="2026-10-11T12:04:40Z">
        <w:r>
          <w:rPr>
            <w:rtl/>
          </w:rPr>
          <w:t xml:space="preserve">ישנו</w:t>
        </w:r>
      </w:ins>
      <w:del w:id="97222" w:author="מנוע מכני" w:date="2026-10-11T12:04:40Z">
        <w:r>
          <w:rPr>
            <w:rtl/>
          </w:rPr>
          <w:delText xml:space="preserve">איתא</w:delText>
        </w:r>
      </w:del>
      <w:r>
        <w:rPr>
          <w:rtl/>
        </w:rPr>
        <w:t xml:space="preserve">, </w:t>
      </w:r>
      <w:ins w:id="96911" w:author="מנוע מכני" w:date="2026-10-11T12:04:40Z">
        <w:r>
          <w:rPr>
            <w:rtl/>
          </w:rPr>
          <w:t xml:space="preserve">ישנה</w:t>
        </w:r>
      </w:ins>
      <w:del w:id="96912" w:author="מנוע מכני" w:date="2026-10-11T12:04:40Z">
        <w:r>
          <w:rPr>
            <w:rtl/>
          </w:rPr>
          <w:delText xml:space="preserve">ליתני</w:delText>
        </w:r>
      </w:del>
      <w:r>
        <w:rPr>
          <w:rtl/>
        </w:rPr>
        <w:t xml:space="preserve"> מגביה!</w:t>
      </w:r>
      <w:r>
        <w:rPr>
          <w:rFonts w:hint="cs"/>
          <w:rtl/>
        </w:rPr>
        <w:t xml:space="preserve"> </w:t>
      </w:r>
      <w:r>
        <w:rPr>
          <w:rtl/>
        </w:rPr>
        <w:t xml:space="preserve">אלא </w:t>
      </w:r>
      <w:r>
        <w:rPr>
          <w:rtl/>
        </w:rPr>
        <w:t xml:space="preserve">ש"מ</w:t>
      </w:r>
      <w:r>
        <w:rPr>
          <w:rtl/>
        </w:rPr>
        <w:t xml:space="preserve">: קומצין מכלי שעל גבי קרקע, </w:t>
      </w:r>
      <w:r>
        <w:rPr>
          <w:rtl/>
        </w:rPr>
        <w:t xml:space="preserve">ש"מ</w:t>
      </w:r>
      <w:r>
        <w:rPr>
          <w:rtl/>
        </w:rPr>
        <w:t xml:space="preserve">.</w:t>
      </w:r>
    </w:p>
    <w:p w:rsidR="00DA63EC" w:rsidRDefault="00DA63EC" w:rsidP="00DA63EC">
      <w:pPr>
        <w:tabs>
          <w:tab w:val="center" w:pos="2835"/>
        </w:tabs>
        <w:rPr>
          <w:rtl/>
        </w:rPr>
      </w:pPr>
    </w:p>
    <w:p>
      <w:pPr>
        <w:pStyle w:val="38"/>
        <w:rPr>
          <w:ins w:id="98021" w:author="מנוע מכני" w:date="2026-10-11T12:04:40Z"/>
        </w:rPr>
      </w:pPr>
      <w:del w:id="98020" w:author="מנוע מכני" w:date="2026-10-11T12:04:40Z">
        <w:r>
          <w:delText xml:space="preserve">•</w:delText>
        </w:r>
      </w:del>
      <w:r>
        <w:t xml:space="preserve"> רבא:</w:t>
      </w:r>
    </w:p>
    <w:p w:rsidR="00DA63EC" w:rsidRDefault="00DA63EC" w:rsidP="00DA63EC">
      <w:pPr>
        <w:tabs>
          <w:tab w:val="center" w:pos="2835"/>
        </w:tabs>
        <w:rPr>
          <w:rtl/>
        </w:rPr>
      </w:pPr>
      <w:del w:id="98022" w:author="מנוע מכני" w:date="2026-10-11T12:04:40Z">
        <w:r>
          <w:rPr>
            <w:rtl/>
          </w:rPr>
          <w:delText xml:space="preserve"> </w:delText>
        </w:r>
      </w:del>
      <w:r>
        <w:rPr>
          <w:rtl/>
        </w:rPr>
        <w:t xml:space="preserve">פשיטא לי, קומץ מכלי שע"</w:t>
      </w:r>
      <w:r>
        <w:rPr>
          <w:rFonts w:hint="cs"/>
          <w:rtl/>
        </w:rPr>
        <w:t>ג</w:t>
      </w:r>
      <w:r>
        <w:rPr>
          <w:rtl/>
        </w:rPr>
        <w:t xml:space="preserve"> קרקע - שכן מצינו בסילוק בזיכין, </w:t>
      </w:r>
    </w:p>
    <w:p w:rsidR="00DA63EC" w:rsidRDefault="00DA63EC" w:rsidP="00DA63EC">
      <w:pPr>
        <w:tabs>
          <w:tab w:val="center" w:pos="2835"/>
        </w:tabs>
        <w:rPr>
          <w:rtl/>
        </w:rPr>
      </w:pPr>
      <w:r>
        <w:rPr>
          <w:rtl/>
        </w:rPr>
        <w:tab/>
      </w:r>
      <w:r>
        <w:rPr>
          <w:rtl/>
        </w:rPr>
        <w:tab/>
        <w:t>מקדשין מנחה בכלי שע"</w:t>
      </w:r>
      <w:r>
        <w:rPr>
          <w:rFonts w:hint="cs"/>
          <w:rtl/>
        </w:rPr>
        <w:t>ג</w:t>
      </w:r>
      <w:r>
        <w:rPr>
          <w:rtl/>
        </w:rPr>
        <w:t xml:space="preserve"> קרקע - שכן מצינו בסידור בזיכין.</w:t>
      </w:r>
    </w:p>
    <w:p>
      <w:pPr>
        <w:pStyle w:val="afffff8"/>
        <w:rPr>
          <w:ins w:id="90819" w:author="קלוד" w:date="2026-10-11T12:32:08Z"/>
        </w:rPr>
      </w:pPr>
      <w:ins w:id="90820" w:author="קלוד" w:date="2026-10-11T12:32:08Z">
        <w:r>
          <w:rPr>
            <w:color w:val="7B3F00"/>
          </w:rPr>
          <w:t xml:space="preserve">האם קידוש הקומץ ממנחה למדים או מדם?</w:t>
        </w:r>
      </w:ins>
    </w:p>
    <w:p>
      <w:pPr>
        <w:pStyle w:val="38"/>
        <w:rPr>
          <w:ins w:id="98024" w:author="מנוע מכני" w:date="2026-10-11T12:04:40Z"/>
        </w:rPr>
      </w:pPr>
      <w:del w:id="98023" w:author="מנוע מכני" w:date="2026-10-11T12:04:40Z">
        <w:r w:rsidRPr="00E105BC">
          <w:delText xml:space="preserve">•</w:delText>
        </w:r>
      </w:del>
      <w:r w:rsidRPr="00E105BC">
        <w:t xml:space="preserve"> בעי רבא</w:t>
      </w:r>
      <w:r w:rsidRPr="00E105BC">
        <w:t xml:space="preserve">:</w:t>
      </w:r>
    </w:p>
    <w:p w:rsidR="00DA63EC" w:rsidRPr="00E105BC" w:rsidRDefault="00DA63EC" w:rsidP="00DA63EC">
      <w:pPr>
        <w:tabs>
          <w:tab w:val="center" w:pos="2835"/>
        </w:tabs>
        <w:rPr>
          <w:spacing w:val="-4"/>
          <w:rtl/>
        </w:rPr>
      </w:pPr>
      <w:del w:id="98025" w:author="מנוע מכני" w:date="2026-10-11T12:04:40Z">
        <w:r w:rsidRPr="00E105BC">
          <w:rPr>
            <w:spacing w:val="-4"/>
            <w:rtl/>
          </w:rPr>
          <w:delText xml:space="preserve"> </w:delText>
        </w:r>
      </w:del>
      <w:r w:rsidRPr="00E105BC">
        <w:rPr>
          <w:spacing w:val="-4"/>
          <w:rtl/>
        </w:rPr>
        <w:t xml:space="preserve">קידוש קומץ </w:t>
      </w:r>
      <w:ins w:id="92419" w:author="מנוע מכני" w:date="2026-10-11T12:04:40Z">
        <w:r>
          <w:rPr>
            <w:spacing w:val="-4"/>
            <w:rtl/>
          </w:rPr>
          <w:t xml:space="preserve">מה</w:t>
        </w:r>
      </w:ins>
      <w:del w:id="92420" w:author="מנוע מכני" w:date="2026-10-11T12:04:40Z">
        <w:r w:rsidRPr="00E105BC">
          <w:rPr>
            <w:spacing w:val="-4"/>
            <w:rtl/>
          </w:rPr>
          <w:delText xml:space="preserve">מאי</w:delText>
        </w:r>
      </w:del>
      <w:r w:rsidRPr="00E105BC">
        <w:rPr>
          <w:spacing w:val="-4"/>
          <w:rtl/>
        </w:rPr>
        <w:t xml:space="preserve">? ממנחה </w:t>
      </w:r>
      <w:ins w:id="97223" w:author="מנוע מכני" w:date="2026-10-11T12:04:40Z">
        <w:r>
          <w:rPr>
            <w:spacing w:val="-4"/>
            <w:rtl/>
          </w:rPr>
          <w:t xml:space="preserve">למדים</w:t>
        </w:r>
      </w:ins>
      <w:del w:id="97224" w:author="מנוע מכני" w:date="2026-10-11T12:04:40Z">
        <w:r w:rsidRPr="00E105BC">
          <w:rPr>
            <w:spacing w:val="-4"/>
            <w:rtl/>
          </w:rPr>
          <w:delText xml:space="preserve">ילפינן</w:delText>
        </w:r>
      </w:del>
      <w:r w:rsidRPr="00E105BC">
        <w:rPr>
          <w:spacing w:val="-4"/>
          <w:rtl/>
        </w:rPr>
        <w:t xml:space="preserve"> לה או מדם </w:t>
      </w:r>
      <w:ins w:id="97225" w:author="מנוע מכני" w:date="2026-10-11T12:04:40Z">
        <w:r>
          <w:rPr>
            <w:spacing w:val="-4"/>
            <w:rtl/>
          </w:rPr>
          <w:t xml:space="preserve">למדים</w:t>
        </w:r>
      </w:ins>
      <w:del w:id="97226" w:author="מנוע מכני" w:date="2026-10-11T12:04:40Z">
        <w:r w:rsidRPr="00E105BC">
          <w:rPr>
            <w:spacing w:val="-4"/>
            <w:rtl/>
          </w:rPr>
          <w:delText xml:space="preserve">ילפינן</w:delText>
        </w:r>
      </w:del>
      <w:r w:rsidRPr="00E105BC">
        <w:rPr>
          <w:spacing w:val="-4"/>
          <w:rtl/>
        </w:rPr>
        <w:t xml:space="preserve"> לה? הדר פשטה: מדם </w:t>
      </w:r>
      <w:ins w:id="97227" w:author="מנוע מכני" w:date="2026-10-11T12:04:40Z">
        <w:r>
          <w:rPr>
            <w:spacing w:val="-4"/>
            <w:rtl/>
          </w:rPr>
          <w:t xml:space="preserve">למדים</w:t>
        </w:r>
      </w:ins>
      <w:del w:id="97228" w:author="מנוע מכני" w:date="2026-10-11T12:04:40Z">
        <w:r w:rsidRPr="00E105BC">
          <w:rPr>
            <w:spacing w:val="-4"/>
            <w:rtl/>
          </w:rPr>
          <w:delText xml:space="preserve">ילפינן</w:delText>
        </w:r>
      </w:del>
      <w:r w:rsidRPr="00E105BC">
        <w:rPr>
          <w:spacing w:val="-4"/>
          <w:rtl/>
        </w:rPr>
        <w:t xml:space="preserve"> לה.</w:t>
      </w:r>
    </w:p>
    <w:p>
      <w:pPr>
        <w:pStyle w:val="38"/>
        <w:rPr>
          <w:ins w:id="98027" w:author="מנוע מכני" w:date="2026-10-11T12:04:40Z"/>
        </w:rPr>
      </w:pPr>
      <w:del w:id="98026" w:author="מנוע מכני" w:date="2026-10-11T12:04:40Z">
        <w:r>
          <w:delText xml:space="preserve">•</w:delText>
        </w:r>
      </w:del>
      <w:r>
        <w:t xml:space="preserve"> ו</w:t>
      </w:r>
      <w:r>
        <w:t xml:space="preserve">הך</w:t>
      </w:r>
    </w:p>
    <w:p w:rsidR="00DA63EC" w:rsidRDefault="00DA63EC" w:rsidP="00DA63EC">
      <w:pPr>
        <w:tabs>
          <w:tab w:val="center" w:pos="2835"/>
        </w:tabs>
        <w:rPr>
          <w:rtl/>
        </w:rPr>
      </w:pPr>
      <w:del w:id="98028" w:author="מנוע מכני" w:date="2026-10-11T12:04:40Z">
        <w:r>
          <w:rPr>
            <w:rFonts w:hint="cs"/>
            <w:rtl/>
          </w:rPr>
          <w:delText xml:space="preserve"> </w:delText>
        </w:r>
      </w:del>
      <w:r>
        <w:rPr>
          <w:rStyle w:val="2fb"/>
          <w:rFonts w:hint="cs"/>
          <w:rtl/>
        </w:rPr>
        <w:t xml:space="preserve">דרבא</w:t>
      </w:r>
      <w:r>
        <w:rPr>
          <w:rFonts w:hint="cs"/>
          <w:rtl/>
        </w:rPr>
        <w:t xml:space="preserve"> ד</w:t>
      </w:r>
      <w:r>
        <w:rPr>
          <w:rtl/>
        </w:rPr>
        <w:t>קומץ שחלקו בשני כלים</w:t>
      </w:r>
      <w:r>
        <w:rPr>
          <w:rFonts w:hint="cs"/>
          <w:rtl/>
        </w:rPr>
        <w:t xml:space="preserve"> </w:t>
      </w:r>
      <w:r>
        <w:rPr>
          <w:rStyle w:val="2fb"/>
          <w:rFonts w:hint="cs"/>
          <w:rtl/>
        </w:rPr>
        <w:t xml:space="preserve">לר</w:t>
      </w:r>
      <w:r>
        <w:rPr>
          <w:rStyle w:val="2fb"/>
          <w:rtl/>
        </w:rPr>
        <w:t>"</w:t>
      </w:r>
      <w:r>
        <w:rPr>
          <w:rStyle w:val="2fb"/>
          <w:rFonts w:hint="cs"/>
          <w:rtl/>
        </w:rPr>
        <w:t>נ</w:t>
      </w:r>
      <w:r>
        <w:rPr>
          <w:rtl/>
        </w:rPr>
        <w:t xml:space="preserve">: אינו קדוש, </w:t>
      </w:r>
      <w:r>
        <w:rPr>
          <w:rStyle w:val="2fb"/>
          <w:rtl/>
        </w:rPr>
        <w:t xml:space="preserve">ו</w:t>
      </w:r>
      <w:r>
        <w:rPr>
          <w:rStyle w:val="2fb"/>
          <w:rFonts w:hint="cs"/>
          <w:rtl/>
        </w:rPr>
        <w:t>ל</w:t>
      </w:r>
      <w:r>
        <w:rPr>
          <w:rStyle w:val="2fb"/>
          <w:rtl/>
        </w:rPr>
        <w:t xml:space="preserve">רבא</w:t>
      </w:r>
      <w:r>
        <w:rPr>
          <w:rtl/>
        </w:rPr>
        <w:t xml:space="preserve">: קדוש</w:t>
      </w:r>
      <w:ins w:id="94105" w:author="מנוע מכני" w:date="2026-10-11T12:04:40Z">
        <w:r>
          <w:rPr>
            <w:rtl/>
          </w:rPr>
          <w:t xml:space="preserve">,</w:t>
        </w:r>
      </w:ins>
      <w:del w:id="94106" w:author="מנוע מכני" w:date="2026-10-11T12:04:40Z">
        <w:r>
          <w:rPr>
            <w:rtl/>
          </w:rPr>
          <w:delText xml:space="preserve">;</w:delText>
        </w:r>
      </w:del>
      <w:ins w:id="94107" w:author="מנוע מכני" w:date="2026-10-11T12:04:40Z">
        <w:r>
          <w:rPr>
            <w:rtl/>
          </w:rPr>
          <w:t xml:space="preserve"> </w:t>
        </w:r>
      </w:ins>
      <w:del w:id="94108" w:author="מנוע מכני" w:date="2026-10-11T12:04:40Z">
        <w:r>
          <w:rPr>
            <w:rtl/>
          </w:rPr>
          <w:delText xml:space="preserve"> </w:delText>
        </w:r>
        <w:r>
          <w:rPr>
            <w:rFonts w:hint="cs"/>
            <w:rtl/>
          </w:rPr>
          <w:delText xml:space="preserve"> </w:delText>
        </w:r>
      </w:del>
      <w:r>
        <w:rPr>
          <w:rFonts w:hint="cs"/>
          <w:rtl/>
        </w:rPr>
        <w:t xml:space="preserve">חזר בו </w:t>
      </w:r>
      <w:ins w:id="92421" w:author="מנוע מכני" w:date="2026-10-11T12:04:40Z">
        <w:r>
          <w:rPr>
            <w:rFonts w:hint="cs"/>
            <w:rtl/>
          </w:rPr>
          <w:t xml:space="preserve">לכך</w:t>
        </w:r>
      </w:ins>
      <w:del w:id="92422" w:author="מנוע מכני" w:date="2026-10-11T12:04:40Z">
        <w:r>
          <w:rPr>
            <w:rFonts w:hint="cs"/>
            <w:rtl/>
          </w:rPr>
          <w:delText xml:space="preserve">להכי</w:delText>
        </w:r>
      </w:del>
      <w:r>
        <w:rPr>
          <w:rFonts w:hint="cs"/>
          <w:rtl/>
        </w:rPr>
        <w:t xml:space="preserve"> </w:t>
      </w:r>
      <w:r>
        <w:rPr>
          <w:rFonts w:hint="cs"/>
          <w:rtl/>
        </w:rPr>
        <w:t xml:space="preserve">לא</w:t>
      </w:r>
      <w:r>
        <w:rPr>
          <w:rFonts w:hint="cs"/>
          <w:rtl/>
        </w:rPr>
        <w:t xml:space="preserve"> ילפי' מדם.</w:t>
      </w:r>
    </w:p>
    <w:p w:rsidR="00DA63EC" w:rsidRDefault="00DA63EC" w:rsidP="00DA63EC">
      <w:pPr>
        <w:rPr>
          <w:rtl/>
        </w:rPr>
      </w:pPr>
      <w:r w:rsidRPr="00336727">
        <w:rPr>
          <w:rtl/>
        </w:rPr>
        <w:t xml:space="preserve">• ודם </w:t>
      </w:r>
      <w:r w:rsidRPr="00336727">
        <w:rPr>
          <w:rtl/>
        </w:rPr>
        <w:t xml:space="preserve">לא</w:t>
      </w:r>
      <w:r w:rsidRPr="00336727">
        <w:rPr>
          <w:rtl/>
        </w:rPr>
        <w:t xml:space="preserve"> קדוש לחצאין? </w:t>
      </w:r>
      <w:r w:rsidRPr="00336727">
        <w:rPr>
          <w:rStyle w:val="2fb"/>
          <w:rFonts w:hint="cs"/>
          <w:rtl/>
        </w:rPr>
        <w:t>כרתב</w:t>
      </w:r>
      <w:r w:rsidRPr="00336727">
        <w:rPr>
          <w:rStyle w:val="2fb"/>
          <w:rtl/>
        </w:rPr>
        <w:t>"</w:t>
      </w:r>
      <w:r w:rsidRPr="00336727">
        <w:rPr>
          <w:rStyle w:val="2fb"/>
          <w:rFonts w:hint="cs"/>
          <w:rtl/>
        </w:rPr>
        <w:t>ש</w:t>
      </w:r>
      <w:r w:rsidRPr="00336727">
        <w:rPr>
          <w:rtl/>
        </w:rPr>
        <w:t xml:space="preserve">: קידש פחות מכדי הזאה בכלי זה ופחות מכדי הזאה בכלי זה </w:t>
      </w:r>
      <w:r w:rsidRPr="00336727">
        <w:rPr>
          <w:rtl/>
        </w:rPr>
        <w:t xml:space="preserve">לא</w:t>
      </w:r>
      <w:r w:rsidRPr="00336727">
        <w:rPr>
          <w:rtl/>
        </w:rPr>
        <w:t xml:space="preserve"> קידש</w:t>
      </w:r>
    </w:p>
    <w:p w:rsidR="00DA63EC" w:rsidRDefault="00DA63EC" w:rsidP="00DA63EC">
      <w:pPr>
        <w:tabs>
          <w:tab w:val="center" w:pos="2835"/>
        </w:tabs>
        <w:rPr>
          <w:rtl/>
        </w:rPr>
      </w:pPr>
      <w:r>
        <w:rPr>
          <w:rtl/>
        </w:rPr>
        <w:t>ו</w:t>
      </w:r>
      <w:r w:rsidRPr="004A7C9A">
        <w:rPr>
          <w:b/>
          <w:bCs/>
          <w:rtl/>
        </w:rPr>
        <w:t>איבעיא להו</w:t>
      </w:r>
      <w:r>
        <w:rPr>
          <w:rtl/>
        </w:rPr>
        <w:t xml:space="preserve">: בדם </w:t>
      </w:r>
      <w:ins w:id="92423" w:author="מנוע מכני" w:date="2026-10-11T12:04:40Z">
        <w:r>
          <w:rPr>
            <w:rtl/>
          </w:rPr>
          <w:t xml:space="preserve">מה</w:t>
        </w:r>
      </w:ins>
      <w:del w:id="92424" w:author="מנוע מכני" w:date="2026-10-11T12:04:40Z">
        <w:r>
          <w:rPr>
            <w:rtl/>
          </w:rPr>
          <w:delText xml:space="preserve">מאי</w:delText>
        </w:r>
      </w:del>
      <w:r>
        <w:rPr>
          <w:rtl/>
        </w:rPr>
        <w:t xml:space="preserve">? הלכתא היא </w:t>
      </w:r>
      <w:ins w:id="90019" w:author="Claude - סמנטי" w:date="2026-10-11T12:27:00Z">
        <w:r>
          <w:rPr>
            <w:rtl/>
          </w:rPr>
          <w:t xml:space="preserve">ומהלכה</w:t>
        </w:r>
      </w:ins>
      <w:del w:id="90020" w:author="Claude - סמנטי" w:date="2026-10-11T12:27:00Z">
        <w:r>
          <w:rPr>
            <w:rtl/>
          </w:rPr>
          <w:delText xml:space="preserve">ומהלכתא</w:delText>
        </w:r>
      </w:del>
      <w:r>
        <w:rPr>
          <w:rtl/>
        </w:rPr>
        <w:t xml:space="preserve"> </w:t>
      </w:r>
      <w:r>
        <w:rPr>
          <w:rtl/>
        </w:rPr>
        <w:t xml:space="preserve">לא</w:t>
      </w:r>
      <w:r>
        <w:rPr>
          <w:rtl/>
        </w:rPr>
        <w:t xml:space="preserve"> </w:t>
      </w:r>
      <w:ins w:id="97229" w:author="מנוע מכני" w:date="2026-10-11T12:04:40Z">
        <w:r>
          <w:rPr>
            <w:rtl/>
          </w:rPr>
          <w:t xml:space="preserve">למדים</w:t>
        </w:r>
      </w:ins>
      <w:del w:id="97230" w:author="מנוע מכני" w:date="2026-10-11T12:04:40Z">
        <w:r>
          <w:rPr>
            <w:rtl/>
          </w:rPr>
          <w:delText xml:space="preserve">ילפינן</w:delText>
        </w:r>
      </w:del>
      <w:r>
        <w:rPr>
          <w:rtl/>
        </w:rPr>
        <w:t xml:space="preserve">, </w:t>
      </w:r>
      <w:r w:rsidRPr="00912C31">
        <w:rPr>
          <w:rtl/>
        </w:rPr>
        <w:t>או</w:t>
      </w:r>
      <w:r w:rsidRPr="00595EAE">
        <w:rPr>
          <w:b/>
          <w:bCs/>
          <w:rtl/>
        </w:rPr>
        <w:t>"ד</w:t>
      </w:r>
      <w:r>
        <w:rPr>
          <w:rtl/>
        </w:rPr>
        <w:t xml:space="preserve"> </w:t>
      </w:r>
      <w:ins w:id="90701" w:author="מנוע מכני" w:date="2026-10-11T12:04:40Z">
        <w:r>
          <w:rPr>
            <w:rtl/>
          </w:rPr>
          <w:t xml:space="preserve">שם</w:t>
        </w:r>
      </w:ins>
      <w:del w:id="90702" w:author="מנוע מכני" w:date="2026-10-11T12:04:40Z">
        <w:r>
          <w:rPr>
            <w:rtl/>
          </w:rPr>
          <w:delText xml:space="preserve">התם</w:delText>
        </w:r>
      </w:del>
      <w:r>
        <w:rPr>
          <w:rtl/>
        </w:rPr>
        <w:t xml:space="preserve"> </w:t>
      </w:r>
      <w:r w:rsidRPr="0046594B">
        <w:rPr>
          <w:rStyle w:val="afffff0"/>
          <w:rtl/>
        </w:rPr>
        <w:t>ד</w:t>
      </w:r>
      <w:r w:rsidRPr="0046594B">
        <w:rPr>
          <w:rStyle w:val="afffff0"/>
          <w:rFonts w:hint="cs"/>
          <w:rtl/>
        </w:rPr>
        <w:t>'</w:t>
      </w:r>
      <w:ins w:id="90017" w:author="Claude - סמנטי" w:date="2026-10-11T12:27:00Z">
        <w:r>
          <w:rPr>
            <w:rStyle w:val="afffff0"/>
            <w:rtl/>
          </w:rPr>
          <w:t xml:space="preserve">וְטָבַל בַּמַּיִם</w:t>
        </w:r>
      </w:ins>
      <w:del w:id="90018" w:author="Claude - סמנטי" w:date="2026-10-11T12:27:00Z">
        <w:r w:rsidRPr="0046594B">
          <w:rPr>
            <w:rStyle w:val="afffff0"/>
            <w:rtl/>
          </w:rPr>
          <w:delText xml:space="preserve">וטבל במים</w:delText>
        </w:r>
      </w:del>
      <w:r w:rsidRPr="0046594B">
        <w:rPr>
          <w:rStyle w:val="afffff0"/>
          <w:rFonts w:hint="cs"/>
          <w:rtl/>
        </w:rPr>
        <w:t>'</w:t>
      </w:r>
      <w:r w:rsidRPr="0046594B">
        <w:rPr>
          <w:rStyle w:val="afffff0"/>
          <w:rtl/>
        </w:rPr>
        <w:t>,</w:t>
      </w:r>
      <w:r>
        <w:rPr>
          <w:rtl/>
        </w:rPr>
        <w:t xml:space="preserve"> </w:t>
      </w:r>
      <w:r>
        <w:rPr>
          <w:rtl/>
        </w:rPr>
        <w:t xml:space="preserve">ה"</w:t>
      </w:r>
      <w:r>
        <w:rPr>
          <w:rFonts w:hint="cs"/>
          <w:rtl/>
        </w:rPr>
        <w:t>נ</w:t>
      </w:r>
      <w:r>
        <w:rPr>
          <w:rtl/>
        </w:rPr>
        <w:t xml:space="preserve">: וטבל בדם? ואיתמר, </w:t>
      </w:r>
      <w:r>
        <w:rPr>
          <w:rStyle w:val="2fb"/>
          <w:rtl/>
        </w:rPr>
        <w:t xml:space="preserve">א</w:t>
      </w:r>
      <w:r>
        <w:rPr>
          <w:rStyle w:val="2fb"/>
          <w:rFonts w:hint="cs"/>
          <w:rtl/>
        </w:rPr>
        <w:t>ר</w:t>
      </w:r>
      <w:r>
        <w:rPr>
          <w:rStyle w:val="2fb"/>
          <w:rtl/>
        </w:rPr>
        <w:t>"</w:t>
      </w:r>
      <w:r>
        <w:rPr>
          <w:rStyle w:val="2fb"/>
          <w:rFonts w:hint="cs"/>
          <w:rtl/>
        </w:rPr>
        <w:t xml:space="preserve">ז</w:t>
      </w:r>
      <w:r>
        <w:rPr>
          <w:rFonts w:hint="cs"/>
          <w:rtl/>
        </w:rPr>
        <w:t xml:space="preserve"> </w:t>
      </w:r>
      <w:r>
        <w:rPr>
          <w:rStyle w:val="2fb"/>
          <w:rFonts w:hint="cs"/>
          <w:rtl/>
        </w:rPr>
        <w:t xml:space="preserve">מר</w:t>
      </w:r>
      <w:r>
        <w:rPr>
          <w:rStyle w:val="2fb"/>
          <w:rtl/>
        </w:rPr>
        <w:t>"</w:t>
      </w:r>
      <w:r>
        <w:rPr>
          <w:rStyle w:val="2fb"/>
          <w:rFonts w:hint="cs"/>
          <w:rtl/>
        </w:rPr>
        <w:t>א</w:t>
      </w:r>
      <w:r>
        <w:rPr>
          <w:rtl/>
        </w:rPr>
        <w:t xml:space="preserve">: אף בדם </w:t>
      </w:r>
      <w:r>
        <w:rPr>
          <w:rtl/>
        </w:rPr>
        <w:t xml:space="preserve">לא</w:t>
      </w:r>
      <w:r>
        <w:rPr>
          <w:rtl/>
        </w:rPr>
        <w:t xml:space="preserve"> קידש.</w:t>
      </w:r>
    </w:p>
    <w:p w:rsidR="00DA63EC" w:rsidRDefault="00DA63EC" w:rsidP="00DA63EC">
      <w:pPr>
        <w:tabs>
          <w:tab w:val="center" w:pos="2835"/>
        </w:tabs>
        <w:rPr>
          <w:rtl/>
        </w:rPr>
      </w:pPr>
    </w:p>
    <w:p>
      <w:pPr>
        <w:pStyle w:val="afffff8"/>
        <w:rPr>
          <w:ins w:id="90817" w:author="קלוד" w:date="2026-10-11T12:32:08Z"/>
        </w:rPr>
      </w:pPr>
      <w:ins w:id="90818" w:author="קלוד" w:date="2026-10-11T12:32:08Z">
        <w:r>
          <w:rPr>
            <w:color w:val="7B3F00"/>
          </w:rPr>
          <w:t xml:space="preserve">טבילת האצבע בדם - 'וטבל' 'בדם' 'מן הדם'</w:t>
        </w:r>
      </w:ins>
    </w:p>
    <w:p>
      <w:pPr>
        <w:pStyle w:val="38"/>
        <w:rPr>
          <w:ins w:id="98030" w:author="מנוע מכני" w:date="2026-10-11T12:04:40Z"/>
        </w:rPr>
      </w:pPr>
      <w:del w:id="98029" w:author="מנוע מכני" w:date="2026-10-11T12:04:40Z">
        <w:r w:rsidRPr="00E105BC">
          <w:delText xml:space="preserve">•</w:delText>
        </w:r>
      </w:del>
      <w:r w:rsidRPr="00E105BC">
        <w:t xml:space="preserve"> רבא:</w:t>
      </w:r>
    </w:p>
    <w:p w:rsidR="00DA63EC" w:rsidRPr="00E105BC" w:rsidRDefault="00DA63EC" w:rsidP="00DA63EC">
      <w:pPr>
        <w:rPr>
          <w:spacing w:val="-6"/>
          <w:rtl/>
        </w:rPr>
      </w:pPr>
      <w:del w:id="98031" w:author="מנוע מכני" w:date="2026-10-11T12:04:40Z">
        <w:r w:rsidRPr="00E105BC">
          <w:rPr>
            <w:spacing w:val="-6"/>
            <w:rtl/>
          </w:rPr>
          <w:delText xml:space="preserve"> </w:delText>
        </w:r>
      </w:del>
      <w:r w:rsidRPr="00E105BC">
        <w:rPr>
          <w:rFonts w:hint="cs"/>
          <w:spacing w:val="-6"/>
          <w:rtl/>
        </w:rPr>
        <w:t>תנ</w:t>
      </w:r>
      <w:r w:rsidRPr="00E105BC">
        <w:rPr>
          <w:spacing w:val="-6"/>
          <w:rtl/>
        </w:rPr>
        <w:t>"</w:t>
      </w:r>
      <w:r w:rsidRPr="00E105BC">
        <w:rPr>
          <w:rFonts w:hint="cs"/>
          <w:spacing w:val="-6"/>
          <w:rtl/>
        </w:rPr>
        <w:t>ה</w:t>
      </w:r>
      <w:r w:rsidRPr="00E105BC">
        <w:rPr>
          <w:rStyle w:val="afffff0"/>
          <w:rFonts w:hint="cs"/>
          <w:spacing w:val="-6"/>
          <w:rtl/>
        </w:rPr>
        <w:t xml:space="preserve"> '</w:t>
      </w:r>
      <w:ins w:id="90355" w:author="Claude - סמנטי" w:date="2026-10-11T12:27:00Z">
        <w:r>
          <w:rPr>
            <w:rStyle w:val="afffff0"/>
            <w:spacing w:val="-6"/>
            <w:rtl/>
          </w:rPr>
          <w:t xml:space="preserve">וְטָבַל</w:t>
        </w:r>
      </w:ins>
      <w:del w:id="90356" w:author="Claude - סמנטי" w:date="2026-10-11T12:27:00Z">
        <w:r w:rsidRPr="00E105BC">
          <w:rPr>
            <w:rStyle w:val="afffff0"/>
            <w:spacing w:val="-6"/>
            <w:rtl/>
          </w:rPr>
          <w:delText xml:space="preserve">וטבל</w:delText>
        </w:r>
      </w:del>
      <w:r w:rsidRPr="00E105BC">
        <w:rPr>
          <w:rStyle w:val="afffff0"/>
          <w:rFonts w:hint="cs"/>
          <w:spacing w:val="-6"/>
          <w:rtl/>
        </w:rPr>
        <w:t>'</w:t>
      </w:r>
      <w:r w:rsidRPr="00E105BC">
        <w:rPr>
          <w:rStyle w:val="afffff0"/>
          <w:spacing w:val="-6"/>
          <w:rtl/>
        </w:rPr>
        <w:t xml:space="preserve"> </w:t>
      </w:r>
      <w:r w:rsidRPr="00E105BC">
        <w:rPr>
          <w:spacing w:val="-6"/>
          <w:rtl/>
        </w:rPr>
        <w:t>- ולא מספיג,</w:t>
      </w:r>
      <w:r w:rsidRPr="00E105BC">
        <w:rPr>
          <w:rStyle w:val="afffff0"/>
          <w:spacing w:val="-6"/>
          <w:rtl/>
        </w:rPr>
        <w:t xml:space="preserve"> </w:t>
      </w:r>
      <w:r w:rsidRPr="00E105BC">
        <w:rPr>
          <w:rStyle w:val="afffff0"/>
          <w:rFonts w:hint="cs"/>
          <w:spacing w:val="-6"/>
          <w:rtl/>
        </w:rPr>
        <w:t>'</w:t>
      </w:r>
      <w:ins w:id="90353" w:author="Claude - סמנטי" w:date="2026-10-11T12:27:00Z">
        <w:r>
          <w:rPr>
            <w:rStyle w:val="afffff0"/>
            <w:spacing w:val="-6"/>
            <w:rtl/>
          </w:rPr>
          <w:t xml:space="preserve">בַּדָּם</w:t>
        </w:r>
      </w:ins>
      <w:del w:id="90354" w:author="Claude - סמנטי" w:date="2026-10-11T12:27:00Z">
        <w:r w:rsidRPr="00E105BC">
          <w:rPr>
            <w:rStyle w:val="afffff0"/>
            <w:spacing w:val="-6"/>
            <w:rtl/>
          </w:rPr>
          <w:delText xml:space="preserve">בדם</w:delText>
        </w:r>
      </w:del>
      <w:r w:rsidRPr="00E105BC">
        <w:rPr>
          <w:rStyle w:val="afffff0"/>
          <w:rFonts w:hint="cs"/>
          <w:spacing w:val="-6"/>
          <w:rtl/>
        </w:rPr>
        <w:t>'</w:t>
      </w:r>
      <w:r w:rsidRPr="00E105BC">
        <w:rPr>
          <w:rStyle w:val="afffff0"/>
          <w:spacing w:val="-6"/>
          <w:rtl/>
        </w:rPr>
        <w:t xml:space="preserve"> </w:t>
      </w:r>
      <w:r w:rsidRPr="00E105BC">
        <w:rPr>
          <w:spacing w:val="-6"/>
          <w:rtl/>
        </w:rPr>
        <w:t>- שיהא בדם שיעור טבילה מעיקרו, מן הדם - מן הדם שבענין.</w:t>
      </w:r>
    </w:p>
    <w:p w:rsidR="00DA63EC" w:rsidRDefault="00DA63EC" w:rsidP="00DA63EC">
      <w:pPr>
        <w:tabs>
          <w:tab w:val="center" w:pos="2835"/>
        </w:tabs>
        <w:rPr>
          <w:rtl/>
        </w:rPr>
      </w:pPr>
      <w:ins w:id="97231" w:author="מנוע מכני" w:date="2026-10-11T12:04:40Z">
        <w:r>
          <w:rPr>
            <w:rtl/>
          </w:rPr>
          <w:t xml:space="preserve">והוצרך</w:t>
        </w:r>
      </w:ins>
      <w:del w:id="97232" w:author="מנוע מכני" w:date="2026-10-11T12:04:40Z">
        <w:r>
          <w:rPr>
            <w:rtl/>
          </w:rPr>
          <w:delText xml:space="preserve">ואיצטריך</w:delText>
        </w:r>
      </w:del>
      <w:r w:rsidRPr="00464129">
        <w:rPr>
          <w:rStyle w:val="afffff0"/>
          <w:rtl/>
        </w:rPr>
        <w:t xml:space="preserve"> </w:t>
      </w:r>
      <w:r w:rsidRPr="00464129">
        <w:rPr>
          <w:rStyle w:val="afffff0"/>
          <w:rFonts w:hint="cs"/>
          <w:rtl/>
        </w:rPr>
        <w:t>'</w:t>
      </w:r>
      <w:ins w:id="90361" w:author="Claude - סמנטי" w:date="2026-10-11T12:27:00Z">
        <w:r>
          <w:rPr>
            <w:rStyle w:val="afffff0"/>
            <w:rtl/>
          </w:rPr>
          <w:t xml:space="preserve">וְטָבַל</w:t>
        </w:r>
      </w:ins>
      <w:del w:id="90362" w:author="Claude - סמנטי" w:date="2026-10-11T12:27:00Z">
        <w:r w:rsidRPr="00464129">
          <w:rPr>
            <w:rStyle w:val="afffff0"/>
            <w:rtl/>
          </w:rPr>
          <w:delText xml:space="preserve">וטבל</w:delText>
        </w:r>
      </w:del>
      <w:r w:rsidRPr="00464129">
        <w:rPr>
          <w:rStyle w:val="afffff0"/>
          <w:rFonts w:hint="cs"/>
          <w:rtl/>
        </w:rPr>
        <w:t>'</w:t>
      </w:r>
      <w:r w:rsidRPr="00464129">
        <w:rPr>
          <w:rStyle w:val="afffff0"/>
          <w:rtl/>
        </w:rPr>
        <w:t xml:space="preserve"> </w:t>
      </w:r>
      <w:ins w:id="97233" w:author="מנוע מכני" w:date="2026-10-11T12:04:40Z">
        <w:r>
          <w:rPr>
            <w:rtl/>
          </w:rPr>
          <w:t xml:space="preserve">והוצרך</w:t>
        </w:r>
      </w:ins>
      <w:del w:id="97234" w:author="מנוע מכני" w:date="2026-10-11T12:04:40Z">
        <w:r>
          <w:rPr>
            <w:rtl/>
          </w:rPr>
          <w:delText xml:space="preserve">ואיצטריך</w:delText>
        </w:r>
      </w:del>
      <w:r w:rsidRPr="00464129">
        <w:rPr>
          <w:rStyle w:val="afffff0"/>
          <w:rtl/>
        </w:rPr>
        <w:t xml:space="preserve"> </w:t>
      </w:r>
      <w:r w:rsidRPr="00464129">
        <w:rPr>
          <w:rStyle w:val="afffff0"/>
          <w:rFonts w:hint="cs"/>
          <w:rtl/>
        </w:rPr>
        <w:t>'</w:t>
      </w:r>
      <w:ins w:id="90359" w:author="Claude - סמנטי" w:date="2026-10-11T12:27:00Z">
        <w:r>
          <w:rPr>
            <w:rStyle w:val="afffff0"/>
            <w:rtl/>
          </w:rPr>
          <w:t xml:space="preserve">בַּדָּם</w:t>
        </w:r>
      </w:ins>
      <w:del w:id="90360" w:author="Claude - סמנטי" w:date="2026-10-11T12:27:00Z">
        <w:r w:rsidRPr="00464129">
          <w:rPr>
            <w:rStyle w:val="afffff0"/>
            <w:rtl/>
          </w:rPr>
          <w:delText xml:space="preserve">בדם</w:delText>
        </w:r>
      </w:del>
      <w:r w:rsidRPr="00464129">
        <w:rPr>
          <w:rStyle w:val="afffff0"/>
          <w:rFonts w:hint="cs"/>
          <w:rtl/>
        </w:rPr>
        <w:t>'</w:t>
      </w:r>
      <w:r w:rsidRPr="00464129">
        <w:rPr>
          <w:rStyle w:val="afffff0"/>
          <w:rtl/>
        </w:rPr>
        <w:t>,</w:t>
      </w:r>
      <w:r>
        <w:rPr>
          <w:rtl/>
        </w:rPr>
        <w:t xml:space="preserve"> </w:t>
      </w:r>
      <w:ins w:id="96019" w:author="מנוע מכני" w:date="2026-10-11T12:04:40Z">
        <w:r>
          <w:rPr>
            <w:rtl/>
          </w:rPr>
          <w:t xml:space="preserve">דאם </w:t>
        </w:r>
      </w:ins>
      <w:del w:id="96020" w:author="מנוע מכני" w:date="2026-10-11T12:04:40Z">
        <w:r>
          <w:rPr>
            <w:rtl/>
          </w:rPr>
          <w:delText xml:space="preserve">דאי</w:delText>
        </w:r>
        <w:r w:rsidRPr="00464129">
          <w:rPr>
            <w:rStyle w:val="afffff0"/>
            <w:rtl/>
          </w:rPr>
          <w:delText xml:space="preserve"> </w:delText>
        </w:r>
      </w:del>
      <w:r w:rsidRPr="00464129">
        <w:rPr>
          <w:rStyle w:val="afffff0"/>
          <w:rFonts w:hint="cs"/>
          <w:rtl/>
        </w:rPr>
        <w:t>'</w:t>
      </w:r>
      <w:ins w:id="90357" w:author="Claude - סמנטי" w:date="2026-10-11T12:27:00Z">
        <w:r>
          <w:rPr>
            <w:rStyle w:val="afffff0"/>
            <w:rtl/>
          </w:rPr>
          <w:t xml:space="preserve">וְטָבַל</w:t>
        </w:r>
      </w:ins>
      <w:del w:id="90358" w:author="Claude - סמנטי" w:date="2026-10-11T12:27:00Z">
        <w:r w:rsidRPr="00464129">
          <w:rPr>
            <w:rStyle w:val="afffff0"/>
            <w:rtl/>
          </w:rPr>
          <w:delText xml:space="preserve">וטבל</w:delText>
        </w:r>
      </w:del>
      <w:r w:rsidRPr="00464129">
        <w:rPr>
          <w:rStyle w:val="afffff0"/>
          <w:rFonts w:hint="cs"/>
          <w:rtl/>
        </w:rPr>
        <w:t>'</w:t>
      </w:r>
      <w:r w:rsidRPr="00464129">
        <w:rPr>
          <w:rStyle w:val="afffff0"/>
          <w:rtl/>
        </w:rPr>
        <w:t>,</w:t>
      </w:r>
      <w:r>
        <w:rPr>
          <w:rtl/>
        </w:rPr>
        <w:t xml:space="preserve"> </w:t>
      </w:r>
      <w:r>
        <w:rPr>
          <w:rFonts w:hint="cs"/>
          <w:rtl/>
        </w:rPr>
        <w:t>הו</w:t>
      </w:r>
      <w:r>
        <w:rPr>
          <w:rtl/>
        </w:rPr>
        <w:t>"</w:t>
      </w:r>
      <w:r>
        <w:rPr>
          <w:rFonts w:hint="cs"/>
          <w:rtl/>
        </w:rPr>
        <w:t>א</w:t>
      </w:r>
      <w:r>
        <w:rPr>
          <w:rtl/>
        </w:rPr>
        <w:t xml:space="preserve"> </w:t>
      </w:r>
      <w:ins w:id="94003" w:author="מנוע מכני" w:date="2026-10-11T12:04:40Z">
        <w:r>
          <w:rPr>
            <w:rtl/>
          </w:rPr>
          <w:t xml:space="preserve">אף</w:t>
        </w:r>
      </w:ins>
      <w:del w:id="94004" w:author="מנוע מכני" w:date="2026-10-11T12:04:40Z">
        <w:r>
          <w:rPr>
            <w:rtl/>
          </w:rPr>
          <w:delText xml:space="preserve">אע"ג</w:delText>
        </w:r>
      </w:del>
      <w:r>
        <w:rPr>
          <w:rtl/>
        </w:rPr>
        <w:t xml:space="preserve"> דלא קיבל שיעור טבילות מעיקרו, </w:t>
      </w:r>
    </w:p>
    <w:p w:rsidR="00DA63EC" w:rsidRDefault="00DA63EC" w:rsidP="00DA63EC">
      <w:pPr>
        <w:tabs>
          <w:tab w:val="center" w:pos="2835"/>
        </w:tabs>
        <w:rPr>
          <w:rtl/>
        </w:rPr>
      </w:pPr>
      <w:r>
        <w:rPr>
          <w:rtl/>
        </w:rPr>
        <w:t xml:space="preserve">כתב </w:t>
      </w:r>
      <w:ins w:id="92425" w:author="מנוע מכני" w:date="2026-10-11T12:04:40Z">
        <w:r>
          <w:rPr>
            <w:rtl/>
          </w:rPr>
          <w:t xml:space="preserve">התורה</w:t>
        </w:r>
      </w:ins>
      <w:del w:id="92426" w:author="מנוע מכני" w:date="2026-10-11T12:04:40Z">
        <w:r>
          <w:rPr>
            <w:rtl/>
          </w:rPr>
          <w:delText xml:space="preserve">רחמנא</w:delText>
        </w:r>
      </w:del>
      <w:r w:rsidRPr="00464129">
        <w:rPr>
          <w:rStyle w:val="afffff0"/>
          <w:rtl/>
        </w:rPr>
        <w:t xml:space="preserve"> </w:t>
      </w:r>
      <w:r w:rsidRPr="00464129">
        <w:rPr>
          <w:rStyle w:val="afffff0"/>
          <w:rFonts w:hint="cs"/>
          <w:rtl/>
        </w:rPr>
        <w:t>'</w:t>
      </w:r>
      <w:ins w:id="90365" w:author="Claude - סמנטי" w:date="2026-10-11T12:27:00Z">
        <w:r>
          <w:rPr>
            <w:rStyle w:val="afffff0"/>
            <w:rtl/>
          </w:rPr>
          <w:t xml:space="preserve">בַּדָּם</w:t>
        </w:r>
      </w:ins>
      <w:del w:id="90366" w:author="Claude - סמנטי" w:date="2026-10-11T12:27:00Z">
        <w:r w:rsidRPr="00464129">
          <w:rPr>
            <w:rStyle w:val="afffff0"/>
            <w:rtl/>
          </w:rPr>
          <w:delText xml:space="preserve">בדם</w:delText>
        </w:r>
      </w:del>
      <w:r w:rsidRPr="00464129">
        <w:rPr>
          <w:rStyle w:val="afffff0"/>
          <w:rFonts w:hint="cs"/>
          <w:rtl/>
        </w:rPr>
        <w:t xml:space="preserve">'</w:t>
      </w:r>
      <w:ins w:id="94109" w:author="מנוע מכני" w:date="2026-10-11T12:04:40Z">
        <w:r>
          <w:rPr>
            <w:rStyle w:val="afffff0"/>
            <w:rFonts w:hint="cs"/>
            <w:rtl/>
          </w:rPr>
          <w:t xml:space="preserve"> </w:t>
        </w:r>
      </w:ins>
      <w:del w:id="94110" w:author="מנוע מכני" w:date="2026-10-11T12:04:40Z">
        <w:r w:rsidRPr="00464129">
          <w:rPr>
            <w:rStyle w:val="afffff0"/>
            <w:rFonts w:hint="cs"/>
            <w:rtl/>
          </w:rPr>
          <w:delText xml:space="preserve"> </w:delText>
        </w:r>
        <w:r>
          <w:rPr>
            <w:rtl/>
          </w:rPr>
          <w:delText xml:space="preserve"> </w:delText>
        </w:r>
      </w:del>
      <w:ins w:id="96021" w:author="מנוע מכני" w:date="2026-10-11T12:04:40Z">
        <w:r>
          <w:rPr>
            <w:rtl/>
          </w:rPr>
          <w:t xml:space="preserve">ואם </w:t>
        </w:r>
      </w:ins>
      <w:del w:id="96022" w:author="מנוע מכני" w:date="2026-10-11T12:04:40Z">
        <w:r>
          <w:rPr>
            <w:rtl/>
          </w:rPr>
          <w:delText xml:space="preserve">ואי </w:delText>
        </w:r>
      </w:del>
      <w:r>
        <w:rPr>
          <w:rtl/>
        </w:rPr>
        <w:t xml:space="preserve">כתב</w:t>
      </w:r>
      <w:r w:rsidRPr="00464129">
        <w:rPr>
          <w:rStyle w:val="afffff0"/>
          <w:rtl/>
        </w:rPr>
        <w:t xml:space="preserve"> </w:t>
      </w:r>
      <w:r w:rsidRPr="00464129">
        <w:rPr>
          <w:rStyle w:val="afffff0"/>
          <w:rFonts w:hint="cs"/>
          <w:rtl/>
        </w:rPr>
        <w:t>'</w:t>
      </w:r>
      <w:ins w:id="90363" w:author="Claude - סמנטי" w:date="2026-10-11T12:27:00Z">
        <w:r>
          <w:rPr>
            <w:rStyle w:val="afffff0"/>
            <w:rtl/>
          </w:rPr>
          <w:t xml:space="preserve">בַּדָּם</w:t>
        </w:r>
      </w:ins>
      <w:del w:id="90364" w:author="Claude - סמנטי" w:date="2026-10-11T12:27:00Z">
        <w:r w:rsidRPr="00464129">
          <w:rPr>
            <w:rStyle w:val="afffff0"/>
            <w:rtl/>
          </w:rPr>
          <w:delText xml:space="preserve">בדם</w:delText>
        </w:r>
      </w:del>
      <w:r w:rsidRPr="00464129">
        <w:rPr>
          <w:rStyle w:val="afffff0"/>
          <w:rFonts w:hint="cs"/>
          <w:rtl/>
        </w:rPr>
        <w:t>'</w:t>
      </w:r>
      <w:r w:rsidRPr="00464129">
        <w:rPr>
          <w:rStyle w:val="afffff0"/>
          <w:rtl/>
        </w:rPr>
        <w:t>,</w:t>
      </w:r>
      <w:r>
        <w:rPr>
          <w:rtl/>
        </w:rPr>
        <w:t xml:space="preserve"> </w:t>
      </w:r>
      <w:r>
        <w:rPr>
          <w:rtl/>
        </w:rPr>
        <w:t xml:space="preserve">הו"</w:t>
      </w:r>
      <w:r>
        <w:rPr>
          <w:rFonts w:hint="cs"/>
          <w:rtl/>
        </w:rPr>
        <w:t xml:space="preserve">א</w:t>
      </w:r>
      <w:r>
        <w:rPr>
          <w:rFonts w:hint="cs"/>
          <w:rtl/>
        </w:rPr>
        <w:t xml:space="preserve"> </w:t>
      </w:r>
      <w:ins w:id="90305" w:author="מנוע מכני" w:date="2026-10-11T12:04:40Z">
        <w:r>
          <w:rPr>
            <w:rtl/>
          </w:rPr>
          <w:t xml:space="preserve">אפי'</w:t>
        </w:r>
      </w:ins>
      <w:del w:id="90306" w:author="מנוע מכני" w:date="2026-10-11T12:04:40Z">
        <w:r>
          <w:rPr>
            <w:rtl/>
          </w:rPr>
          <w:delText xml:space="preserve">אפילו</w:delText>
        </w:r>
      </w:del>
      <w:r>
        <w:rPr>
          <w:rtl/>
        </w:rPr>
        <w:t xml:space="preserve"> מספיג, כתב </w:t>
      </w:r>
      <w:ins w:id="92427" w:author="מנוע מכני" w:date="2026-10-11T12:04:40Z">
        <w:r>
          <w:rPr>
            <w:rtl/>
          </w:rPr>
          <w:t xml:space="preserve">התורה</w:t>
        </w:r>
      </w:ins>
      <w:del w:id="92428" w:author="מנוע מכני" w:date="2026-10-11T12:04:40Z">
        <w:r>
          <w:rPr>
            <w:rtl/>
          </w:rPr>
          <w:delText xml:space="preserve">רחמנא</w:delText>
        </w:r>
      </w:del>
      <w:r>
        <w:rPr>
          <w:rtl/>
        </w:rPr>
        <w:t xml:space="preserve"> וטבל.</w:t>
      </w:r>
    </w:p>
    <w:p w:rsidR="00DA63EC" w:rsidRDefault="00DA63EC" w:rsidP="00DA63EC">
      <w:pPr>
        <w:tabs>
          <w:tab w:val="center" w:pos="2835"/>
        </w:tabs>
        <w:rPr>
          <w:rtl/>
        </w:rPr>
      </w:pPr>
      <w:r>
        <w:rPr>
          <w:rFonts w:hint="cs"/>
          <w:rtl/>
        </w:rPr>
        <w:tab/>
      </w:r>
      <w:del w:id="90075" w:author="מנוע מכני" w:date="2026-10-11T12:04:40Z">
        <w:r w:rsidRPr="00464129">
          <w:rPr>
            <w:rStyle w:val="afffff0"/>
            <w:rFonts w:hint="cs"/>
            <w:rtl/>
          </w:rPr>
          <w:delText xml:space="preserve"> </w:delText>
        </w:r>
      </w:del>
      <w:r w:rsidRPr="00464129">
        <w:rPr>
          <w:rStyle w:val="afffff0"/>
          <w:rFonts w:hint="cs"/>
          <w:rtl/>
        </w:rPr>
        <w:t xml:space="preserve">'</w:t>
      </w:r>
      <w:ins w:id="90367" w:author="Claude - סמנטי" w:date="2026-10-11T12:27:00Z">
        <w:r>
          <w:rPr>
            <w:rStyle w:val="afffff0"/>
            <w:rtl/>
          </w:rPr>
          <w:t xml:space="preserve">מִן הַדָּם</w:t>
        </w:r>
      </w:ins>
      <w:del w:id="90368" w:author="Claude - סמנטי" w:date="2026-10-11T12:27:00Z">
        <w:r w:rsidRPr="00464129">
          <w:rPr>
            <w:rStyle w:val="afffff0"/>
            <w:rtl/>
          </w:rPr>
          <w:delText xml:space="preserve">מן הדם</w:delText>
        </w:r>
      </w:del>
      <w:r w:rsidRPr="00464129">
        <w:rPr>
          <w:rStyle w:val="afffff0"/>
          <w:rFonts w:hint="cs"/>
          <w:rtl/>
        </w:rPr>
        <w:t>'</w:t>
      </w:r>
      <w:r w:rsidRPr="00464129">
        <w:rPr>
          <w:rStyle w:val="afffff0"/>
          <w:rtl/>
        </w:rPr>
        <w:t xml:space="preserve"> </w:t>
      </w:r>
      <w:r>
        <w:rPr>
          <w:rtl/>
        </w:rPr>
        <w:t xml:space="preserve">שבענין </w:t>
      </w:r>
      <w:ins w:id="96913" w:author="מנוע מכני" w:date="2026-10-11T12:04:40Z">
        <w:r>
          <w:rPr>
            <w:rtl/>
          </w:rPr>
          <w:t xml:space="preserve">למעט</w:t>
        </w:r>
      </w:ins>
      <w:del w:id="96914" w:author="מנוע מכני" w:date="2026-10-11T12:04:40Z">
        <w:r>
          <w:rPr>
            <w:rtl/>
          </w:rPr>
          <w:delText xml:space="preserve">למעוטי</w:delText>
        </w:r>
      </w:del>
      <w:r>
        <w:rPr>
          <w:rtl/>
        </w:rPr>
        <w:t xml:space="preserve"> </w:t>
      </w:r>
      <w:ins w:id="96915" w:author="מנוע מכני" w:date="2026-10-11T12:04:40Z">
        <w:r>
          <w:rPr>
            <w:rtl/>
          </w:rPr>
          <w:t xml:space="preserve">למעט</w:t>
        </w:r>
      </w:ins>
      <w:del w:id="96916" w:author="מנוע מכני" w:date="2026-10-11T12:04:40Z">
        <w:r>
          <w:rPr>
            <w:rtl/>
          </w:rPr>
          <w:delText xml:space="preserve">למעוטי</w:delText>
        </w:r>
      </w:del>
      <w:r>
        <w:rPr>
          <w:rtl/>
        </w:rPr>
        <w:t xml:space="preserve"> שירים שבאצבע.</w:t>
      </w:r>
    </w:p>
    <w:p>
      <w:pPr>
        <w:pStyle w:val="38"/>
        <w:rPr>
          <w:ins w:id="98032" w:author="מנוע מכני" w:date="2026-10-11T12:04:40Z"/>
        </w:rPr>
      </w:pPr>
      <w:r>
        <w:t xml:space="preserve">מסייע לר"א:</w:t>
      </w:r>
    </w:p>
    <w:p w:rsidR="00DA63EC" w:rsidRDefault="00DA63EC" w:rsidP="00DA63EC">
      <w:pPr>
        <w:tabs>
          <w:tab w:val="center" w:pos="2835"/>
        </w:tabs>
        <w:rPr>
          <w:rtl/>
        </w:rPr>
      </w:pPr>
      <w:del w:id="98033" w:author="מנוע מכני" w:date="2026-10-11T12:04:40Z">
        <w:r>
          <w:rPr>
            <w:rtl/>
          </w:rPr>
          <w:delText xml:space="preserve"> </w:delText>
        </w:r>
      </w:del>
      <w:r>
        <w:rPr>
          <w:rFonts w:hint="cs"/>
          <w:rtl/>
        </w:rPr>
        <w:t>ד</w:t>
      </w:r>
      <w:r>
        <w:rPr>
          <w:rtl/>
        </w:rPr>
        <w:t>שירים שבאצבע - פסולין.</w:t>
      </w:r>
    </w:p>
    <w:p>
      <w:pPr>
        <w:pStyle w:val="38"/>
        <w:rPr>
          <w:ins w:id="98035" w:author="מנוע מכני" w:date="2026-10-11T12:04:40Z"/>
        </w:rPr>
      </w:pPr>
      <w:del w:id="98034" w:author="מנוע מכני" w:date="2026-10-11T12:04:40Z">
        <w:r>
          <w:delText xml:space="preserve">•</w:delText>
        </w:r>
      </w:del>
      <w:r>
        <w:t xml:space="preserve"> </w:t>
      </w:r>
      <w:del w:id="102602" w:author="מנוע מכני" w:date="2026-10-11T12:04:40Z">
        <w:r>
          <w:delText xml:space="preserve">א"ל </w:delText>
        </w:r>
      </w:del>
      <w:r>
        <w:t xml:space="preserve">ר</w:t>
      </w:r>
      <w:r>
        <w:t>בר</w:t>
      </w:r>
      <w:r>
        <w:t>"</w:t>
      </w:r>
      <w:r>
        <w:t xml:space="preserve">א </w:t>
      </w:r>
      <w:r>
        <w:t xml:space="preserve">לרבא:</w:t>
      </w:r>
    </w:p>
    <w:p w:rsidR="00DA63EC" w:rsidRDefault="00DA63EC" w:rsidP="00DA63EC">
      <w:pPr>
        <w:tabs>
          <w:tab w:val="center" w:pos="2835"/>
        </w:tabs>
        <w:rPr>
          <w:rtl/>
        </w:rPr>
      </w:pPr>
      <w:del w:id="98036" w:author="מנוע מכני" w:date="2026-10-11T12:04:40Z">
        <w:r>
          <w:rPr>
            <w:rtl/>
          </w:rPr>
          <w:delText xml:space="preserve"> </w:delText>
        </w:r>
      </w:del>
      <w:ins w:id="90703" w:author="מנוע מכני" w:date="2026-10-11T12:04:40Z">
        <w:r>
          <w:rPr>
            <w:rtl/>
          </w:rPr>
          <w:t xml:space="preserve">אמרו</w:t>
        </w:r>
      </w:ins>
      <w:del w:id="90704" w:author="מנוע מכני" w:date="2026-10-11T12:04:40Z">
        <w:r>
          <w:rPr>
            <w:rtl/>
          </w:rPr>
          <w:delText xml:space="preserve">אמרי</w:delText>
        </w:r>
      </w:del>
      <w:r>
        <w:rPr>
          <w:rtl/>
        </w:rPr>
        <w:t xml:space="preserve"> תלמידך, </w:t>
      </w:r>
      <w:r>
        <w:rPr>
          <w:rStyle w:val="2fb"/>
          <w:rFonts w:hint="cs"/>
          <w:rtl/>
        </w:rPr>
        <w:t>מר</w:t>
      </w:r>
      <w:r>
        <w:rPr>
          <w:rStyle w:val="2fb"/>
          <w:rtl/>
        </w:rPr>
        <w:t>"</w:t>
      </w:r>
      <w:r>
        <w:rPr>
          <w:rStyle w:val="2fb"/>
          <w:rFonts w:hint="cs"/>
          <w:rtl/>
        </w:rPr>
        <w:t xml:space="preserve">ע</w:t>
      </w:r>
      <w:r>
        <w:rPr>
          <w:rFonts w:hint="cs"/>
          <w:rtl/>
        </w:rPr>
        <w:t xml:space="preserve"> </w:t>
      </w:r>
    </w:p>
    <w:p>
      <w:pPr>
        <w:pStyle w:val="38"/>
        <w:rPr>
          <w:ins w:id="98037" w:author="מנוע מכני" w:date="2026-10-11T12:04:40Z"/>
        </w:rPr>
      </w:pPr>
      <w:r w:rsidRPr="00E105BC">
        <w:tab/>
        <w:t xml:space="preserve">תניא</w:t>
      </w:r>
      <w:del w:id="103630" w:author="Claude" w:date="2026-10-11T09:07:48Z">
        <w:r>
          <w:delText xml:space="preserve">	</w:delText>
        </w:r>
      </w:del>
      <w:r>
        <w:t xml:space="preserve">:</w:t>
      </w:r>
    </w:p>
    <w:p w:rsidR="00DA63EC" w:rsidRPr="00E105BC" w:rsidRDefault="00DA63EC" w:rsidP="00DA63EC">
      <w:pPr>
        <w:tabs>
          <w:tab w:val="center" w:pos="2835"/>
        </w:tabs>
        <w:rPr>
          <w:spacing w:val="-4"/>
          <w:rtl/>
        </w:rPr>
      </w:pPr>
      <w:del w:id="98038" w:author="מנוע מכני" w:date="2026-10-11T12:04:40Z">
        <w:r w:rsidRPr="00E105BC">
          <w:rPr>
            <w:spacing w:val="-4"/>
            <w:rtl/>
          </w:rPr>
          <w:tab/>
          <w:delText xml:space="preserve"> </w:delText>
        </w:r>
      </w:del>
      <w:r w:rsidRPr="00E105BC">
        <w:rPr>
          <w:spacing w:val="-4"/>
          <w:rtl/>
        </w:rPr>
        <w:tab/>
        <w:t xml:space="preserve">היה מזה ונתזה הזאה מידו, אם עד שלא הזה טעון כיבוס, משהזה - אין טעון כיבוס</w:t>
      </w:r>
      <w:ins w:id="94111" w:author="מנוע מכני" w:date="2026-10-11T12:04:40Z">
        <w:r>
          <w:rPr>
            <w:spacing w:val="-4"/>
            <w:rtl/>
          </w:rPr>
          <w:t xml:space="preserve">,</w:t>
        </w:r>
      </w:ins>
      <w:del w:id="94112" w:author="מנוע מכני" w:date="2026-10-11T12:04:40Z">
        <w:r w:rsidRPr="00E105BC">
          <w:rPr>
            <w:spacing w:val="-4"/>
            <w:rtl/>
          </w:rPr>
          <w:tab/>
          <w:delText xml:space="preserve">;</w:delText>
        </w:r>
      </w:del>
      <w:r w:rsidRPr="00E105BC">
        <w:rPr>
          <w:spacing w:val="-4"/>
          <w:rtl/>
        </w:rPr>
        <w:tab/>
        <w:t xml:space="preserve"> </w:t>
      </w:r>
    </w:p>
    <w:p w:rsidR="00DA63EC" w:rsidRDefault="00DA63EC" w:rsidP="00DA63EC">
      <w:pPr>
        <w:tabs>
          <w:tab w:val="center" w:pos="2835"/>
        </w:tabs>
        <w:rPr>
          <w:rtl/>
        </w:rPr>
      </w:pPr>
      <w:ins w:id="92429" w:author="מנוע מכני" w:date="2026-10-11T12:04:40Z">
        <w:r>
          <w:rPr>
            <w:rtl/>
          </w:rPr>
          <w:t xml:space="preserve">מה</w:t>
        </w:r>
      </w:ins>
      <w:del w:id="92430" w:author="מנוע מכני" w:date="2026-10-11T12:04:40Z">
        <w:r>
          <w:rPr>
            <w:rtl/>
          </w:rPr>
          <w:tab/>
          <w:delText xml:space="preserve">מאי</w:delText>
        </w:r>
      </w:del>
      <w:r>
        <w:rPr>
          <w:rtl/>
        </w:rPr>
        <w:tab/>
        <w:t xml:space="preserve"> </w:t>
      </w:r>
      <w:ins w:id="90705" w:author="מנוע מכני" w:date="2026-10-11T12:04:40Z">
        <w:r>
          <w:rPr>
            <w:rtl/>
          </w:rPr>
          <w:t xml:space="preserve">לא</w:t>
        </w:r>
      </w:ins>
      <w:del w:id="90706" w:author="מנוע מכני" w:date="2026-10-11T12:04:40Z">
        <w:r>
          <w:rPr>
            <w:rtl/>
          </w:rPr>
          <w:tab/>
          <w:delText xml:space="preserve">לאו</w:delText>
        </w:r>
      </w:del>
      <w:r>
        <w:rPr>
          <w:rtl/>
        </w:rPr>
        <w:tab/>
        <w:t xml:space="preserve"> עד שלא גמר הזאתו ומשגמר הזאתו, </w:t>
      </w:r>
      <w:r>
        <w:rPr>
          <w:rtl/>
        </w:rPr>
        <w:tab/>
        <w:t xml:space="preserve">ש"מ</w:t>
      </w:r>
      <w:r>
        <w:rPr>
          <w:rtl/>
        </w:rPr>
        <w:tab/>
        <w:t xml:space="preserve"> דשירים שבאצבע - כשרים!</w:t>
      </w:r>
    </w:p>
    <w:p w:rsidR="00DA63EC" w:rsidRPr="00E105BC" w:rsidRDefault="00DA63EC" w:rsidP="00DA63EC">
      <w:pPr>
        <w:rPr>
          <w:spacing w:val="-6"/>
          <w:rtl/>
        </w:rPr>
      </w:pPr>
      <w:r w:rsidRPr="00E105BC">
        <w:rPr>
          <w:spacing w:val="-6"/>
          <w:rtl/>
        </w:rPr>
        <w:t xml:space="preserve">לא</w:t>
      </w:r>
      <w:r w:rsidRPr="00E105BC">
        <w:rPr>
          <w:spacing w:val="-6"/>
          <w:rtl/>
        </w:rPr>
        <w:t xml:space="preserve"> עד שלא יצתה מידו הזאה טעון כיבוס, ומשיצאה הזאה מידו ונתזה ממה שנשאר אין טעון כיבוס.</w:t>
      </w:r>
    </w:p>
    <w:p>
      <w:pPr>
        <w:pStyle w:val="38"/>
        <w:rPr>
          <w:ins w:id="98040" w:author="מנוע מכני" w:date="2026-10-11T12:04:40Z"/>
        </w:rPr>
      </w:pPr>
      <w:del w:id="98039" w:author="מנוע מכני" w:date="2026-10-11T12:04:40Z">
        <w:r w:rsidRPr="00E105BC">
          <w:delText xml:space="preserve">•</w:delText>
        </w:r>
      </w:del>
      <w:r w:rsidRPr="00E105BC">
        <w:t xml:space="preserve"> </w:t>
      </w:r>
      <w:r w:rsidRPr="00E105BC">
        <w:t xml:space="preserve">והך</w:t>
      </w:r>
    </w:p>
    <w:p w:rsidR="00DA63EC" w:rsidRPr="00E105BC" w:rsidRDefault="00DA63EC" w:rsidP="00DA63EC">
      <w:pPr>
        <w:tabs>
          <w:tab w:val="center" w:pos="2835"/>
        </w:tabs>
        <w:rPr>
          <w:spacing w:val="-2"/>
          <w:rtl/>
        </w:rPr>
      </w:pPr>
      <w:del w:id="98041" w:author="מנוע מכני" w:date="2026-10-11T12:04:40Z">
        <w:r w:rsidRPr="00E105BC">
          <w:rPr>
            <w:rFonts w:hint="cs"/>
            <w:spacing w:val="-2"/>
            <w:rtl/>
          </w:rPr>
          <w:delText xml:space="preserve"> </w:delText>
        </w:r>
      </w:del>
      <w:r w:rsidRPr="00E105BC">
        <w:rPr>
          <w:rFonts w:hint="cs"/>
          <w:spacing w:val="-2"/>
          <w:rtl/>
        </w:rPr>
        <w:t xml:space="preserve">ד</w:t>
      </w:r>
      <w:r w:rsidRPr="00E105BC">
        <w:rPr>
          <w:spacing w:val="-2"/>
          <w:rtl/>
        </w:rPr>
        <w:t xml:space="preserve">גמר מלהזות, מקנח ידו בגופה של פרה</w:t>
      </w:r>
      <w:ins w:id="94113" w:author="מנוע מכני" w:date="2026-10-11T12:04:40Z">
        <w:r>
          <w:rPr>
            <w:spacing w:val="-2"/>
            <w:rtl/>
          </w:rPr>
          <w:t xml:space="preserve">,</w:t>
        </w:r>
      </w:ins>
      <w:del w:id="94114" w:author="מנוע מכני" w:date="2026-10-11T12:04:40Z">
        <w:r w:rsidRPr="00E105BC">
          <w:rPr>
            <w:spacing w:val="-2"/>
            <w:rtl/>
          </w:rPr>
          <w:delText xml:space="preserve">;</w:delText>
        </w:r>
      </w:del>
      <w:ins w:id="94115" w:author="מנוע מכני" w:date="2026-10-11T12:04:40Z">
        <w:r>
          <w:rPr>
            <w:spacing w:val="-2"/>
            <w:rtl/>
          </w:rPr>
          <w:t xml:space="preserve"> </w:t>
        </w:r>
      </w:ins>
      <w:del w:id="94116" w:author="מנוע מכני" w:date="2026-10-11T12:04:40Z">
        <w:r w:rsidRPr="00E105BC">
          <w:rPr>
            <w:spacing w:val="-2"/>
            <w:rtl/>
          </w:rPr>
          <w:delText xml:space="preserve"> </w:delText>
        </w:r>
        <w:r w:rsidRPr="00E105BC">
          <w:rPr>
            <w:rFonts w:hint="cs"/>
            <w:spacing w:val="-2"/>
            <w:rtl/>
          </w:rPr>
          <w:delText xml:space="preserve"> </w:delText>
        </w:r>
      </w:del>
      <w:r w:rsidRPr="00E105BC">
        <w:rPr>
          <w:rFonts w:hint="cs"/>
          <w:spacing w:val="-2"/>
          <w:rtl/>
        </w:rPr>
        <w:t xml:space="preserve">יש לדייק </w:t>
      </w:r>
      <w:r w:rsidRPr="00E105BC">
        <w:rPr>
          <w:rFonts w:hint="cs"/>
          <w:spacing w:val="-2"/>
          <w:rtl/>
        </w:rPr>
        <w:t xml:space="preserve">לא</w:t>
      </w:r>
      <w:r w:rsidRPr="00E105BC">
        <w:rPr>
          <w:rFonts w:hint="cs"/>
          <w:spacing w:val="-2"/>
          <w:rtl/>
        </w:rPr>
        <w:t xml:space="preserve"> גמר מקנח בשפת מזרק</w:t>
      </w:r>
      <w:r w:rsidRPr="00E105BC">
        <w:rPr>
          <w:rStyle w:val="afffff0"/>
          <w:rFonts w:hint="cs"/>
          <w:spacing w:val="-2"/>
          <w:rtl/>
        </w:rPr>
        <w:t xml:space="preserve"> '</w:t>
      </w:r>
      <w:r w:rsidRPr="00E105BC">
        <w:rPr>
          <w:rStyle w:val="afffff0"/>
          <w:rFonts w:hint="cs"/>
          <w:spacing w:val="-2"/>
          <w:rtl/>
        </w:rPr>
        <w:t xml:space="preserve">כפורי זהב</w:t>
      </w:r>
      <w:r w:rsidRPr="00E105BC">
        <w:rPr>
          <w:rStyle w:val="afffff0"/>
          <w:rFonts w:hint="cs"/>
          <w:spacing w:val="-2"/>
          <w:rtl/>
        </w:rPr>
        <w:t xml:space="preserve">' </w:t>
      </w:r>
    </w:p>
    <w:p>
      <w:pPr>
        <w:pStyle w:val="38"/>
        <w:rPr>
          <w:ins w:id="98043" w:author="מנוע מכני" w:date="2026-10-11T12:04:40Z"/>
        </w:rPr>
      </w:pPr>
      <w:del w:id="98042" w:author="מנוע מכני" w:date="2026-10-11T12:04:40Z">
        <w:r w:rsidRPr="00E105BC">
          <w:delText xml:space="preserve">•</w:delText>
        </w:r>
      </w:del>
      <w:r w:rsidRPr="00E105BC">
        <w:t xml:space="preserve"> </w:t>
      </w:r>
      <w:r w:rsidRPr="00E105BC">
        <w:t>והך דר</w:t>
      </w:r>
      <w:r w:rsidRPr="00E105BC">
        <w:t>"</w:t>
      </w:r>
      <w:r w:rsidRPr="00E105BC">
        <w:t>א -</w:t>
      </w:r>
      <w:r w:rsidRPr="00E105BC">
        <w:t xml:space="preserve">חביתי </w:t>
      </w:r>
      <w:r w:rsidRPr="00E105BC">
        <w:t xml:space="preserve">כה"</w:t>
      </w:r>
      <w:r w:rsidRPr="00E105BC">
        <w:t xml:space="preserve">ג</w:t>
      </w:r>
      <w:r w:rsidRPr="00E105BC">
        <w:t xml:space="preserve"> לרי</w:t>
      </w:r>
      <w:r w:rsidRPr="00E105BC">
        <w:t>"</w:t>
      </w:r>
      <w:r w:rsidRPr="00E105BC">
        <w:t>ו</w:t>
      </w:r>
      <w:r w:rsidRPr="00E105BC">
        <w:t xml:space="preserve">:</w:t>
      </w:r>
    </w:p>
    <w:p w:rsidR="00DA63EC" w:rsidRPr="00E105BC" w:rsidRDefault="00DA63EC" w:rsidP="00DA63EC">
      <w:pPr>
        <w:tabs>
          <w:tab w:val="center" w:pos="2835"/>
        </w:tabs>
        <w:rPr>
          <w:spacing w:val="-8"/>
          <w:rtl/>
        </w:rPr>
      </w:pPr>
      <w:del w:id="98044" w:author="מנוע מכני" w:date="2026-10-11T12:04:40Z">
        <w:r w:rsidRPr="00E105BC">
          <w:rPr>
            <w:spacing w:val="-8"/>
            <w:rtl/>
          </w:rPr>
          <w:delText xml:space="preserve"> </w:delText>
        </w:r>
      </w:del>
      <w:r w:rsidRPr="00E105BC">
        <w:rPr>
          <w:spacing w:val="-8"/>
          <w:rtl/>
        </w:rPr>
        <w:t xml:space="preserve">אינה קדושה לחצאין, </w:t>
      </w:r>
      <w:r w:rsidRPr="00E105BC">
        <w:rPr>
          <w:rStyle w:val="2fb"/>
          <w:rFonts w:hint="cs"/>
          <w:spacing w:val="-8"/>
          <w:rtl/>
        </w:rPr>
        <w:t>ולר</w:t>
      </w:r>
      <w:r w:rsidRPr="00E105BC">
        <w:rPr>
          <w:rStyle w:val="2fb"/>
          <w:spacing w:val="-8"/>
          <w:rtl/>
        </w:rPr>
        <w:t>"</w:t>
      </w:r>
      <w:r w:rsidRPr="00E105BC">
        <w:rPr>
          <w:rStyle w:val="2fb"/>
          <w:rFonts w:hint="cs"/>
          <w:spacing w:val="-8"/>
          <w:rtl/>
        </w:rPr>
        <w:t>א</w:t>
      </w:r>
      <w:r w:rsidRPr="00E105BC">
        <w:rPr>
          <w:spacing w:val="-8"/>
          <w:rtl/>
        </w:rPr>
        <w:t xml:space="preserve">: מתוך שקרבה לחצאין קדושה לחצאין</w:t>
      </w:r>
      <w:ins w:id="94117" w:author="מנוע מכני" w:date="2026-10-11T12:04:40Z">
        <w:r>
          <w:rPr>
            <w:spacing w:val="-8"/>
            <w:rtl/>
          </w:rPr>
          <w:t xml:space="preserve">,</w:t>
        </w:r>
      </w:ins>
      <w:del w:id="94118" w:author="מנוע מכני" w:date="2026-10-11T12:04:40Z">
        <w:r w:rsidRPr="00E105BC">
          <w:rPr>
            <w:spacing w:val="-8"/>
            <w:rtl/>
          </w:rPr>
          <w:delText xml:space="preserve">;</w:delText>
        </w:r>
      </w:del>
      <w:r w:rsidRPr="00E105BC">
        <w:rPr>
          <w:spacing w:val="-8"/>
          <w:rtl/>
        </w:rPr>
        <w:t xml:space="preserve"> </w:t>
      </w:r>
    </w:p>
    <w:p w:rsidR="00DA63EC" w:rsidRDefault="00DA63EC" w:rsidP="00DA63EC">
      <w:pPr>
        <w:tabs>
          <w:tab w:val="center" w:pos="2835"/>
        </w:tabs>
        <w:rPr>
          <w:rtl/>
        </w:rPr>
      </w:pPr>
      <w:r>
        <w:rPr>
          <w:rStyle w:val="2fb"/>
          <w:rFonts w:hint="cs"/>
          <w:rtl/>
        </w:rPr>
        <w:t>ר</w:t>
      </w:r>
      <w:r>
        <w:rPr>
          <w:rStyle w:val="2fb"/>
          <w:rtl/>
        </w:rPr>
        <w:t>"</w:t>
      </w:r>
      <w:r>
        <w:rPr>
          <w:rStyle w:val="2fb"/>
          <w:rFonts w:hint="cs"/>
          <w:rtl/>
        </w:rPr>
        <w:t xml:space="preserve">א</w:t>
      </w:r>
      <w:r>
        <w:rPr>
          <w:rFonts w:hint="cs"/>
          <w:rtl/>
        </w:rPr>
        <w:t xml:space="preserve"> </w:t>
      </w:r>
      <w:r>
        <w:rPr>
          <w:rFonts w:hint="cs"/>
          <w:rtl/>
        </w:rPr>
        <w:t xml:space="preserve">לא</w:t>
      </w:r>
      <w:r>
        <w:rPr>
          <w:rFonts w:hint="cs"/>
          <w:rtl/>
        </w:rPr>
        <w:t xml:space="preserve"> יליף מדם דמנחה מדם </w:t>
      </w:r>
      <w:r>
        <w:rPr>
          <w:rFonts w:hint="cs"/>
          <w:rtl/>
        </w:rPr>
        <w:t xml:space="preserve">לא</w:t>
      </w:r>
      <w:r>
        <w:rPr>
          <w:rFonts w:hint="cs"/>
          <w:rtl/>
        </w:rPr>
        <w:t xml:space="preserve"> יליף </w:t>
      </w:r>
      <w:r>
        <w:rPr>
          <w:rFonts w:hint="cs"/>
          <w:rtl/>
        </w:rPr>
        <w:t xml:space="preserve">משא</w:t>
      </w:r>
      <w:r>
        <w:rPr>
          <w:rtl/>
        </w:rPr>
        <w:t>"</w:t>
      </w:r>
      <w:r>
        <w:rPr>
          <w:rFonts w:hint="cs"/>
          <w:rtl/>
        </w:rPr>
        <w:t xml:space="preserve">כ</w:t>
      </w:r>
      <w:r>
        <w:rPr>
          <w:rFonts w:hint="cs"/>
          <w:rtl/>
        </w:rPr>
        <w:t xml:space="preserve"> מנחה ממנחה [שקמצה בהיכל כשרה שכן מצינו בסילוק בזיכין </w:t>
      </w:r>
    </w:p>
    <w:p w:rsidR="00DA63EC" w:rsidRDefault="00DA63EC" w:rsidP="00DA63EC">
      <w:pPr>
        <w:pStyle w:val="afff3"/>
        <w:framePr w:wrap="around"/>
        <w:rPr>
          <w:rtl/>
        </w:rPr>
      </w:pPr>
      <w:r>
        <w:rPr>
          <w:rFonts w:hint="cs"/>
          <w:rtl/>
        </w:rPr>
        <w:t>ח.</w:t>
      </w:r>
    </w:p>
    <w:p>
      <w:pPr>
        <w:pStyle w:val="afffff8"/>
        <w:rPr>
          <w:ins w:id="90815" w:author="קלוד" w:date="2026-10-11T12:32:08Z"/>
        </w:rPr>
      </w:pPr>
      <w:ins w:id="90816" w:author="קלוד" w:date="2026-10-11T12:32:08Z">
        <w:r>
          <w:rPr>
            <w:color w:val="7B3F00"/>
          </w:rPr>
          <w:t xml:space="preserve">לחם שנפרס - האם מקטירין עליו את הבזיכין</w:t>
        </w:r>
      </w:ins>
    </w:p>
    <w:p>
      <w:pPr>
        <w:pStyle w:val="38"/>
        <w:rPr>
          <w:ins w:id="98046" w:author="מנוע מכני" w:date="2026-10-11T12:04:40Z"/>
        </w:rPr>
      </w:pPr>
      <w:del w:id="98045" w:author="מנוע מכני" w:date="2026-10-11T12:04:40Z">
        <w:r>
          <w:delText xml:space="preserve">•</w:delText>
        </w:r>
      </w:del>
      <w:r>
        <w:t xml:space="preserve"> וה</w:t>
      </w:r>
      <w:r>
        <w:t xml:space="preserve">ך</w:t>
      </w:r>
    </w:p>
    <w:p w:rsidR="00DA63EC" w:rsidRDefault="00DA63EC" w:rsidP="00DA63EC">
      <w:pPr>
        <w:tabs>
          <w:tab w:val="center" w:pos="2835"/>
        </w:tabs>
        <w:rPr>
          <w:rtl/>
        </w:rPr>
      </w:pPr>
      <w:del w:id="98047" w:author="מנוע מכני" w:date="2026-10-11T12:04:40Z">
        <w:r>
          <w:rPr>
            <w:rFonts w:hint="cs"/>
            <w:rtl/>
          </w:rPr>
          <w:delText xml:space="preserve"> </w:delText>
        </w:r>
      </w:del>
      <w:r>
        <w:rPr>
          <w:rFonts w:hint="cs"/>
          <w:rtl/>
        </w:rPr>
        <w:t xml:space="preserve">ד</w:t>
      </w:r>
      <w:r>
        <w:rPr>
          <w:rtl/>
        </w:rPr>
        <w:t>עד שלא פרקה נפרס לחמה - הלחם פסול ואין מקטיר עליו את הבזיכין,</w:t>
      </w:r>
    </w:p>
    <w:p w:rsidR="00DA63EC" w:rsidRDefault="00DA63EC" w:rsidP="00DA63EC">
      <w:pPr>
        <w:tabs>
          <w:tab w:val="center" w:pos="2835"/>
        </w:tabs>
        <w:rPr>
          <w:rtl/>
        </w:rPr>
      </w:pPr>
      <w:r>
        <w:rPr>
          <w:rtl/>
        </w:rPr>
        <w:tab/>
      </w:r>
      <w:del w:id="90076" w:author="מנוע מכני" w:date="2026-10-11T12:04:40Z">
        <w:r>
          <w:rPr>
            <w:rFonts w:hint="cs"/>
            <w:rtl/>
          </w:rPr>
          <w:delText xml:space="preserve">    </w:delText>
        </w:r>
        <w:r>
          <w:rPr>
            <w:rtl/>
          </w:rPr>
          <w:delText xml:space="preserve"> </w:delText>
        </w:r>
      </w:del>
      <w:r>
        <w:rPr>
          <w:rtl/>
        </w:rPr>
        <w:t xml:space="preserve">משפרקה נפרס לחמה - הלחם פסול ומקטיר עליו את הבזיכין</w:t>
      </w:r>
      <w:ins w:id="94119" w:author="מנוע מכני" w:date="2026-10-11T12:04:40Z">
        <w:r>
          <w:rPr>
            <w:rtl/>
          </w:rPr>
          <w:t xml:space="preserve">,</w:t>
        </w:r>
      </w:ins>
      <w:del w:id="94120" w:author="מנוע מכני" w:date="2026-10-11T12:04:40Z">
        <w:r>
          <w:rPr>
            <w:rtl/>
          </w:rPr>
          <w:delText xml:space="preserve">;</w:delText>
        </w:r>
      </w:del>
      <w:r>
        <w:rPr>
          <w:rtl/>
        </w:rPr>
        <w:t xml:space="preserve"> </w:t>
      </w:r>
    </w:p>
    <w:p>
      <w:pPr>
        <w:pStyle w:val="38"/>
        <w:rPr>
          <w:ins w:id="98048" w:author="מנוע מכני" w:date="2026-10-11T12:04:40Z"/>
        </w:rPr>
      </w:pPr>
      <w:r>
        <w:t>ואר</w:t>
      </w:r>
      <w:r>
        <w:t>"</w:t>
      </w:r>
      <w:r>
        <w:t>א</w:t>
      </w:r>
      <w:r>
        <w:t xml:space="preserve">:</w:t>
      </w:r>
    </w:p>
    <w:p w:rsidR="00DA63EC" w:rsidRDefault="00DA63EC" w:rsidP="00DA63EC">
      <w:pPr>
        <w:tabs>
          <w:tab w:val="center" w:pos="2835"/>
        </w:tabs>
        <w:rPr>
          <w:rtl/>
        </w:rPr>
      </w:pPr>
      <w:del w:id="98049" w:author="מנוע מכני" w:date="2026-10-11T12:04:40Z">
        <w:r>
          <w:rPr>
            <w:rtl/>
          </w:rPr>
          <w:delText xml:space="preserve"> </w:delText>
        </w:r>
      </w:del>
      <w:r>
        <w:rPr>
          <w:rtl/>
        </w:rPr>
        <w:t xml:space="preserve">לא</w:t>
      </w:r>
      <w:r>
        <w:rPr>
          <w:rtl/>
        </w:rPr>
        <w:t xml:space="preserve"> פרקה ממש, אלא כיון שהגיע זמנה לפרק, </w:t>
      </w:r>
      <w:ins w:id="94005" w:author="מנוע מכני" w:date="2026-10-11T12:04:40Z">
        <w:r>
          <w:rPr>
            <w:rFonts w:hint="cs"/>
            <w:rtl/>
          </w:rPr>
          <w:t xml:space="preserve">אף</w:t>
        </w:r>
      </w:ins>
      <w:del w:id="94006" w:author="מנוע מכני" w:date="2026-10-11T12:04:40Z">
        <w:r>
          <w:rPr>
            <w:rFonts w:hint="cs"/>
            <w:rtl/>
          </w:rPr>
          <w:delText xml:space="preserve">אע</w:delText>
        </w:r>
        <w:r>
          <w:rPr>
            <w:rtl/>
          </w:rPr>
          <w:delText xml:space="preserve">"</w:delText>
        </w:r>
        <w:r>
          <w:rPr>
            <w:rFonts w:hint="cs"/>
            <w:rtl/>
          </w:rPr>
          <w:delText xml:space="preserve">פ</w:delText>
        </w:r>
      </w:del>
      <w:r>
        <w:rPr>
          <w:rtl/>
        </w:rPr>
        <w:t xml:space="preserve"> שלא פרקה כמי שפרקה דמיא, </w:t>
      </w:r>
      <w:ins w:id="92431" w:author="מנוע מכני" w:date="2026-10-11T12:04:40Z">
        <w:r>
          <w:rPr>
            <w:rtl/>
          </w:rPr>
          <w:t xml:space="preserve">ולמה</w:t>
        </w:r>
      </w:ins>
      <w:del w:id="92432" w:author="מנוע מכני" w:date="2026-10-11T12:04:40Z">
        <w:r>
          <w:rPr>
            <w:rtl/>
          </w:rPr>
          <w:delText xml:space="preserve">ואמאי</w:delText>
        </w:r>
      </w:del>
      <w:r>
        <w:rPr>
          <w:rtl/>
        </w:rPr>
        <w:t xml:space="preserve">? תיהוי כמנחה שחסרה קודם קמיצה!</w:t>
      </w:r>
    </w:p>
    <w:p w:rsidR="00DA63EC" w:rsidRDefault="00DA63EC" w:rsidP="00DA63EC">
      <w:pPr>
        <w:pStyle w:val="affffb"/>
        <w:rPr>
          <w:rtl/>
        </w:rPr>
      </w:pPr>
      <w:r>
        <w:rPr>
          <w:rtl/>
        </w:rPr>
        <w:t xml:space="preserve">- הא </w:t>
      </w:r>
      <w:r>
        <w:rPr>
          <w:rtl/>
        </w:rPr>
        <w:t xml:space="preserve">ל"ק</w:t>
      </w:r>
      <w:r>
        <w:rPr>
          <w:rtl/>
        </w:rPr>
        <w:t xml:space="preserve">, מנחה </w:t>
      </w:r>
      <w:r>
        <w:rPr>
          <w:rtl/>
        </w:rPr>
        <w:t xml:space="preserve">לא</w:t>
      </w:r>
      <w:r>
        <w:rPr>
          <w:rtl/>
        </w:rPr>
        <w:t xml:space="preserve"> בריר ברירה קומץ </w:t>
      </w:r>
      <w:ins w:id="92433" w:author="מנוע מכני" w:date="2026-10-11T12:04:40Z">
        <w:r>
          <w:rPr>
            <w:rtl/>
          </w:rPr>
          <w:t xml:space="preserve">שלו</w:t>
        </w:r>
      </w:ins>
      <w:del w:id="92434" w:author="מנוע מכני" w:date="2026-10-11T12:04:40Z">
        <w:r>
          <w:rPr>
            <w:rtl/>
          </w:rPr>
          <w:delText xml:space="preserve">דידיה</w:delText>
        </w:r>
      </w:del>
      <w:r>
        <w:rPr>
          <w:rtl/>
        </w:rPr>
        <w:t xml:space="preserve">, והא בריר ברירה קומץ דידה, וכיון שהגיע זמנה לפרק כמאן דפרקה דמיא.</w:t>
      </w:r>
    </w:p>
    <w:p>
      <w:pPr>
        <w:pStyle w:val="38"/>
        <w:rPr>
          <w:ins w:id="98050" w:author="מנוע מכני" w:date="2026-10-11T12:04:40Z"/>
        </w:rPr>
      </w:pPr>
      <w:r>
        <w:t xml:space="preserve">אלא</w:t>
      </w:r>
    </w:p>
    <w:p w:rsidR="00DA63EC" w:rsidRDefault="00DA63EC" w:rsidP="00DA63EC">
      <w:pPr>
        <w:tabs>
          <w:tab w:val="center" w:pos="2835"/>
        </w:tabs>
        <w:rPr>
          <w:rtl/>
        </w:rPr>
      </w:pPr>
      <w:del w:id="98051" w:author="מנוע מכני" w:date="2026-10-11T12:04:40Z">
        <w:r>
          <w:rPr>
            <w:rtl/>
          </w:rPr>
          <w:delText xml:space="preserve"> </w:delText>
        </w:r>
      </w:del>
      <w:r>
        <w:rPr>
          <w:rtl/>
        </w:rPr>
        <w:t xml:space="preserve">מעתה, תיהוי כשירים שחסרו בין קמיצה להקטרה, דאין מקטירין קומץ עליהן!</w:t>
      </w:r>
    </w:p>
    <w:p>
      <w:pPr>
        <w:pStyle w:val="38"/>
        <w:rPr>
          <w:ins w:id="98052" w:author="מנוע מכני" w:date="2026-10-11T12:04:40Z"/>
        </w:rPr>
      </w:pPr>
      <w:ins w:id="90707" w:author="מנוע מכני" w:date="2026-10-11T12:04:40Z">
        <w:r>
          <w:t xml:space="preserve">לא</w:t>
        </w:r>
      </w:ins>
      <w:del w:id="90708" w:author="מנוע מכני" w:date="2026-10-11T12:04:40Z">
        <w:r>
          <w:delText xml:space="preserve">לאו</w:delText>
        </w:r>
      </w:del>
      <w:r>
        <w:t xml:space="preserve"> </w:t>
      </w:r>
      <w:ins w:id="90021" w:author="Claude - סמנטי" w:date="2026-10-11T12:27:00Z">
        <w:r>
          <w:t xml:space="preserve">מחלוקת</w:t>
        </w:r>
      </w:ins>
      <w:del w:id="90022" w:author="Claude - סמנטי" w:date="2026-10-11T12:27:00Z">
        <w:r>
          <w:delText xml:space="preserve">פלוגתא</w:delText>
        </w:r>
      </w:del>
      <w:r>
        <w:t xml:space="preserve"> </w:t>
      </w:r>
      <w:ins w:id="92435" w:author="מנוע מכני" w:date="2026-10-11T12:04:40Z">
        <w:r>
          <w:t xml:space="preserve">הם</w:t>
        </w:r>
      </w:ins>
      <w:del w:id="92436" w:author="מנוע מכני" w:date="2026-10-11T12:04:40Z">
        <w:r>
          <w:delText xml:space="preserve">נינהו</w:delText>
        </w:r>
      </w:del>
      <w:r>
        <w:t xml:space="preserve">? ר"</w:t>
      </w:r>
      <w:r>
        <w:t xml:space="preserve">א </w:t>
      </w:r>
      <w:r>
        <w:t xml:space="preserve">סבר כמ"ד:</w:t>
      </w:r>
    </w:p>
    <w:p w:rsidR="00DA63EC" w:rsidRDefault="00DA63EC" w:rsidP="00DA63EC">
      <w:pPr>
        <w:tabs>
          <w:tab w:val="center" w:pos="2835"/>
        </w:tabs>
        <w:rPr>
          <w:b/>
          <w:bCs/>
          <w:rtl/>
        </w:rPr>
      </w:pPr>
      <w:del w:id="98053" w:author="מנוע מכני" w:date="2026-10-11T12:04:40Z">
        <w:r>
          <w:rPr>
            <w:rtl/>
          </w:rPr>
          <w:delText xml:space="preserve"> </w:delText>
        </w:r>
      </w:del>
      <w:r>
        <w:rPr>
          <w:rtl/>
        </w:rPr>
        <w:t xml:space="preserve">שירים שחסרו בין קמיצה להקטרה, מקטיר קומץ עליהן.</w:t>
      </w:r>
    </w:p>
    <w:p>
      <w:pPr>
        <w:pStyle w:val="afffff8"/>
        <w:rPr>
          <w:ins w:id="90813" w:author="קלוד" w:date="2026-10-11T12:32:08Z"/>
        </w:rPr>
      </w:pPr>
      <w:ins w:id="90814" w:author="קלוד" w:date="2026-10-11T12:32:08Z">
        <w:r>
          <w:rPr>
            <w:color w:val="7B3F00"/>
          </w:rPr>
          <w:t xml:space="preserve">חביתי כהן גדול - האם קדושה לחצאין</w:t>
        </w:r>
      </w:ins>
    </w:p>
    <w:p>
      <w:pPr>
        <w:pStyle w:val="38"/>
        <w:rPr>
          <w:ins w:id="98055" w:author="מנוע מכני" w:date="2026-10-11T12:04:40Z"/>
        </w:rPr>
      </w:pPr>
      <w:del w:id="98054" w:author="מנוע מכני" w:date="2026-10-11T12:04:40Z">
        <w:r w:rsidRPr="00E105BC">
          <w:delText xml:space="preserve">•</w:delText>
        </w:r>
      </w:del>
      <w:r w:rsidRPr="00E105BC">
        <w:t xml:space="preserve"> גופא</w:t>
      </w:r>
      <w:r w:rsidRPr="00E105BC">
        <w:t xml:space="preserve">:</w:t>
      </w:r>
    </w:p>
    <w:p w:rsidR="00DA63EC" w:rsidRPr="00E105BC" w:rsidRDefault="00DA63EC" w:rsidP="00DA63EC">
      <w:pPr>
        <w:tabs>
          <w:tab w:val="center" w:pos="2835"/>
        </w:tabs>
        <w:rPr>
          <w:spacing w:val="-4"/>
          <w:rtl/>
        </w:rPr>
      </w:pPr>
      <w:del w:id="98056" w:author="מנוע מכני" w:date="2026-10-11T12:04:40Z">
        <w:r w:rsidRPr="00E105BC">
          <w:rPr>
            <w:spacing w:val="-4"/>
            <w:rtl/>
          </w:rPr>
          <w:delText xml:space="preserve"> </w:delText>
        </w:r>
      </w:del>
      <w:r w:rsidRPr="00E105BC">
        <w:rPr>
          <w:spacing w:val="-4"/>
          <w:rtl/>
        </w:rPr>
        <w:t xml:space="preserve">חביתי </w:t>
      </w:r>
      <w:r w:rsidRPr="00E105BC">
        <w:rPr>
          <w:spacing w:val="-4"/>
          <w:rtl/>
        </w:rPr>
        <w:t xml:space="preserve">כה"</w:t>
      </w:r>
      <w:r w:rsidRPr="00E105BC">
        <w:rPr>
          <w:rFonts w:hint="cs"/>
          <w:spacing w:val="-4"/>
          <w:rtl/>
        </w:rPr>
        <w:t xml:space="preserve">ג</w:t>
      </w:r>
      <w:r w:rsidRPr="00E105BC">
        <w:rPr>
          <w:rFonts w:hint="cs"/>
          <w:spacing w:val="-4"/>
          <w:rtl/>
        </w:rPr>
        <w:t xml:space="preserve"> </w:t>
      </w:r>
      <w:r w:rsidRPr="00E105BC">
        <w:rPr>
          <w:spacing w:val="-4"/>
          <w:rtl/>
        </w:rPr>
        <w:t xml:space="preserve">– </w:t>
      </w:r>
      <w:r w:rsidRPr="00E105BC">
        <w:rPr>
          <w:rStyle w:val="2fb"/>
          <w:rFonts w:hint="cs"/>
          <w:spacing w:val="-4"/>
          <w:rtl/>
        </w:rPr>
        <w:t>לרי</w:t>
      </w:r>
      <w:r w:rsidRPr="00E105BC">
        <w:rPr>
          <w:rStyle w:val="2fb"/>
          <w:spacing w:val="-4"/>
          <w:rtl/>
        </w:rPr>
        <w:t>"</w:t>
      </w:r>
      <w:r w:rsidRPr="00E105BC">
        <w:rPr>
          <w:rStyle w:val="2fb"/>
          <w:rFonts w:hint="cs"/>
          <w:spacing w:val="-4"/>
          <w:rtl/>
        </w:rPr>
        <w:t>ו</w:t>
      </w:r>
      <w:r w:rsidRPr="00E105BC">
        <w:rPr>
          <w:spacing w:val="-4"/>
          <w:rtl/>
        </w:rPr>
        <w:t xml:space="preserve">: אינה קדושה לחצאין, </w:t>
      </w:r>
      <w:r w:rsidRPr="00E105BC">
        <w:rPr>
          <w:rStyle w:val="2fb"/>
          <w:spacing w:val="-4"/>
          <w:rtl/>
        </w:rPr>
        <w:t xml:space="preserve">ור"</w:t>
      </w:r>
      <w:r w:rsidRPr="00E105BC">
        <w:rPr>
          <w:rStyle w:val="2fb"/>
          <w:rFonts w:hint="cs"/>
          <w:spacing w:val="-4"/>
          <w:rtl/>
        </w:rPr>
        <w:t>א</w:t>
      </w:r>
      <w:r w:rsidRPr="00E105BC">
        <w:rPr>
          <w:spacing w:val="-4"/>
          <w:rtl/>
        </w:rPr>
        <w:t>: מתוך שקרבה לחצאין קדושה לחצאין.</w:t>
      </w:r>
    </w:p>
    <w:p>
      <w:pPr>
        <w:pStyle w:val="38"/>
        <w:rPr>
          <w:ins w:id="98058" w:author="מנוע מכני" w:date="2026-10-11T12:04:40Z"/>
        </w:rPr>
      </w:pPr>
      <w:del w:id="98057" w:author="מנוע מכני" w:date="2026-10-11T12:04:40Z">
        <w:r>
          <w:delText xml:space="preserve">•</w:delText>
        </w:r>
      </w:del>
      <w:r>
        <w:t xml:space="preserve"> א"ר אחא:</w:t>
      </w:r>
    </w:p>
    <w:p w:rsidR="00DA63EC" w:rsidRDefault="00DA63EC" w:rsidP="00DA63EC">
      <w:pPr>
        <w:tabs>
          <w:tab w:val="center" w:pos="2835"/>
        </w:tabs>
        <w:rPr>
          <w:rtl/>
        </w:rPr>
      </w:pPr>
      <w:del w:id="98059" w:author="מנוע מכני" w:date="2026-10-11T12:04:40Z">
        <w:r>
          <w:rPr>
            <w:rtl/>
          </w:rPr>
          <w:delText xml:space="preserve"> </w:delText>
        </w:r>
      </w:del>
      <w:r>
        <w:rPr>
          <w:rtl/>
        </w:rPr>
        <w:t xml:space="preserve">מ"</w:t>
      </w:r>
      <w:r>
        <w:rPr>
          <w:rFonts w:hint="cs"/>
          <w:rtl/>
        </w:rPr>
        <w:t xml:space="preserve">ט</w:t>
      </w:r>
      <w:r>
        <w:rPr>
          <w:rFonts w:hint="cs"/>
          <w:rtl/>
        </w:rPr>
        <w:t xml:space="preserve"> </w:t>
      </w:r>
      <w:r>
        <w:rPr>
          <w:rStyle w:val="2fb"/>
          <w:rFonts w:hint="cs"/>
          <w:rtl/>
        </w:rPr>
        <w:t xml:space="preserve">דרי</w:t>
      </w:r>
      <w:r>
        <w:rPr>
          <w:rStyle w:val="2fb"/>
          <w:rtl/>
        </w:rPr>
        <w:t>"</w:t>
      </w:r>
      <w:r>
        <w:rPr>
          <w:rStyle w:val="2fb"/>
          <w:rFonts w:hint="cs"/>
          <w:rtl/>
        </w:rPr>
        <w:t>ו</w:t>
      </w:r>
      <w:r>
        <w:rPr>
          <w:rtl/>
        </w:rPr>
        <w:t>:</w:t>
      </w:r>
      <w:r w:rsidRPr="00464129">
        <w:rPr>
          <w:rStyle w:val="afffff0"/>
          <w:rtl/>
        </w:rPr>
        <w:t xml:space="preserve"> </w:t>
      </w:r>
      <w:r w:rsidRPr="00464129">
        <w:rPr>
          <w:rStyle w:val="afffff0"/>
          <w:rFonts w:hint="cs"/>
          <w:rtl/>
        </w:rPr>
        <w:t>'</w:t>
      </w:r>
      <w:r w:rsidRPr="00464129">
        <w:rPr>
          <w:rStyle w:val="afffff0"/>
          <w:rtl/>
        </w:rPr>
        <w:t>מנחה</w:t>
      </w:r>
      <w:r w:rsidRPr="00464129">
        <w:rPr>
          <w:rStyle w:val="afffff0"/>
          <w:rFonts w:hint="cs"/>
          <w:rtl/>
        </w:rPr>
        <w:t xml:space="preserve"> </w:t>
      </w:r>
      <w:r w:rsidRPr="00464129">
        <w:rPr>
          <w:rStyle w:val="afffff0"/>
          <w:rtl/>
        </w:rPr>
        <w:t>מחציתה</w:t>
      </w:r>
      <w:r w:rsidRPr="00464129">
        <w:rPr>
          <w:rStyle w:val="afffff0"/>
          <w:rFonts w:hint="cs"/>
          <w:rtl/>
        </w:rPr>
        <w:t>'</w:t>
      </w:r>
      <w:r w:rsidRPr="00464129">
        <w:rPr>
          <w:rStyle w:val="afffff0"/>
          <w:rtl/>
        </w:rPr>
        <w:t>,</w:t>
      </w:r>
      <w:r>
        <w:rPr>
          <w:rtl/>
        </w:rPr>
        <w:t xml:space="preserve"> הביא מנחה </w:t>
      </w:r>
      <w:r>
        <w:rPr>
          <w:rtl/>
        </w:rPr>
        <w:t xml:space="preserve">ואח"כ</w:t>
      </w:r>
      <w:r>
        <w:rPr>
          <w:rtl/>
        </w:rPr>
        <w:t xml:space="preserve"> חוציהו.</w:t>
      </w:r>
    </w:p>
    <w:p>
      <w:pPr>
        <w:pStyle w:val="38"/>
        <w:rPr>
          <w:ins w:id="98060" w:author="מנוע מכני" w:date="2026-10-11T12:04:40Z"/>
        </w:rPr>
      </w:pPr>
      <w:r>
        <w:t xml:space="preserve">מיתיבי:</w:t>
      </w:r>
    </w:p>
    <w:p w:rsidR="00DA63EC" w:rsidRDefault="00DA63EC" w:rsidP="00DA63EC">
      <w:pPr>
        <w:tabs>
          <w:tab w:val="center" w:pos="2835"/>
        </w:tabs>
        <w:rPr>
          <w:rtl/>
        </w:rPr>
      </w:pPr>
      <w:del w:id="98061" w:author="מנוע מכני" w:date="2026-10-11T12:04:40Z">
        <w:r>
          <w:rPr>
            <w:rtl/>
          </w:rPr>
          <w:delText xml:space="preserve"> </w:delText>
        </w:r>
      </w:del>
      <w:r>
        <w:rPr>
          <w:rtl/>
        </w:rPr>
        <w:t xml:space="preserve">חביתי </w:t>
      </w:r>
      <w:r>
        <w:rPr>
          <w:rtl/>
        </w:rPr>
        <w:t xml:space="preserve">כה"</w:t>
      </w:r>
      <w:r>
        <w:rPr>
          <w:rFonts w:hint="cs"/>
          <w:rtl/>
        </w:rPr>
        <w:t xml:space="preserve">ג</w:t>
      </w:r>
      <w:r>
        <w:rPr>
          <w:rFonts w:hint="cs"/>
          <w:rtl/>
        </w:rPr>
        <w:t xml:space="preserve"> </w:t>
      </w:r>
      <w:r>
        <w:rPr>
          <w:rtl/>
        </w:rPr>
        <w:t xml:space="preserve">לא</w:t>
      </w:r>
      <w:r>
        <w:rPr>
          <w:rtl/>
        </w:rPr>
        <w:t xml:space="preserve"> היו באות חצאין, אלא מביא עשרון שלם וחוצהו, </w:t>
      </w:r>
    </w:p>
    <w:p>
      <w:pPr>
        <w:pStyle w:val="38"/>
        <w:rPr>
          <w:ins w:id="98062" w:author="מנוע מכני" w:date="2026-10-11T12:04:40Z"/>
        </w:rPr>
      </w:pPr>
      <w:r>
        <w:t xml:space="preserve">ותניא:</w:t>
      </w:r>
    </w:p>
    <w:p w:rsidR="00DA63EC" w:rsidRDefault="00DA63EC" w:rsidP="00DA63EC">
      <w:pPr>
        <w:tabs>
          <w:tab w:val="center" w:pos="2835"/>
        </w:tabs>
        <w:rPr>
          <w:rtl/>
        </w:rPr>
      </w:pPr>
      <w:del w:id="98063" w:author="מנוע מכני" w:date="2026-10-11T12:04:40Z">
        <w:r>
          <w:rPr>
            <w:rtl/>
          </w:rPr>
          <w:delText xml:space="preserve"> </w:delText>
        </w:r>
      </w:del>
      <w:r>
        <w:rPr>
          <w:rtl/>
        </w:rPr>
        <w:t xml:space="preserve">אילו נאמר מנחה מחצית, הייתי אומר: מביא חצי עשרון מביתו שחרית ומקריב, חצי עשרון מביתו ערבית ומקריב, </w:t>
      </w:r>
      <w:r>
        <w:rPr>
          <w:rtl/>
        </w:rPr>
        <w:t xml:space="preserve">ת"ל</w:t>
      </w:r>
      <w:r>
        <w:rPr>
          <w:rtl/>
        </w:rPr>
        <w:t xml:space="preserve">:</w:t>
      </w:r>
      <w:r w:rsidRPr="00464129">
        <w:rPr>
          <w:rStyle w:val="afffff0"/>
          <w:rtl/>
        </w:rPr>
        <w:t xml:space="preserve"> </w:t>
      </w:r>
      <w:r w:rsidRPr="00464129">
        <w:rPr>
          <w:rStyle w:val="afffff0"/>
          <w:rFonts w:hint="cs"/>
          <w:rtl/>
        </w:rPr>
        <w:t>'</w:t>
      </w:r>
      <w:ins w:id="90369" w:author="Claude - סמנטי" w:date="2026-10-11T12:27:00Z">
        <w:r>
          <w:rPr>
            <w:rStyle w:val="afffff0"/>
            <w:rtl/>
          </w:rPr>
          <w:t xml:space="preserve">מַחֲצִיתָהּ בַּבֹּקֶר</w:t>
        </w:r>
      </w:ins>
      <w:del w:id="90370" w:author="Claude - סמנטי" w:date="2026-10-11T12:27:00Z">
        <w:r w:rsidRPr="00464129">
          <w:rPr>
            <w:rStyle w:val="afffff0"/>
            <w:rtl/>
          </w:rPr>
          <w:delText xml:space="preserve">מחציתה בבקר</w:delText>
        </w:r>
      </w:del>
      <w:r w:rsidRPr="00464129">
        <w:rPr>
          <w:rStyle w:val="afffff0"/>
          <w:rFonts w:hint="cs"/>
          <w:rtl/>
        </w:rPr>
        <w:t>'</w:t>
      </w:r>
      <w:r w:rsidRPr="00464129">
        <w:rPr>
          <w:rStyle w:val="afffff0"/>
          <w:rtl/>
        </w:rPr>
        <w:t>,</w:t>
      </w:r>
      <w:r>
        <w:rPr>
          <w:rtl/>
        </w:rPr>
        <w:t xml:space="preserve"> מחצה משלם הוא מביא!</w:t>
      </w:r>
      <w:r>
        <w:rPr>
          <w:rFonts w:hint="cs"/>
          <w:rtl/>
        </w:rPr>
        <w:t xml:space="preserve"> </w:t>
      </w:r>
      <w:r>
        <w:rPr>
          <w:rtl/>
        </w:rPr>
        <w:t>למצוה.</w:t>
      </w:r>
    </w:p>
    <w:p>
      <w:pPr>
        <w:pStyle w:val="38"/>
        <w:rPr>
          <w:ins w:id="98065" w:author="מנוע מכני" w:date="2026-10-11T12:04:40Z"/>
        </w:rPr>
      </w:pPr>
      <w:del w:id="98064" w:author="מנוע מכני" w:date="2026-10-11T12:04:40Z">
        <w:r>
          <w:delText xml:space="preserve">•</w:delText>
        </w:r>
      </w:del>
      <w:r>
        <w:t xml:space="preserve"> </w:t>
      </w:r>
      <w:r>
        <w:t xml:space="preserve">והך</w:t>
      </w:r>
    </w:p>
    <w:p w:rsidR="00DA63EC" w:rsidRDefault="00DA63EC" w:rsidP="00DA63EC">
      <w:pPr>
        <w:tabs>
          <w:tab w:val="center" w:pos="2835"/>
        </w:tabs>
        <w:rPr>
          <w:rtl/>
        </w:rPr>
      </w:pPr>
      <w:del w:id="98066" w:author="מנוע מכני" w:date="2026-10-11T12:04:40Z">
        <w:r>
          <w:rPr>
            <w:rFonts w:hint="cs"/>
            <w:rtl/>
          </w:rPr>
          <w:delText xml:space="preserve"> </w:delText>
        </w:r>
      </w:del>
      <w:r>
        <w:rPr>
          <w:rFonts w:hint="cs"/>
          <w:rtl/>
        </w:rPr>
        <w:t xml:space="preserve">דחוקה דכתיב בה צריכא להביאה שלם מביותו </w:t>
      </w:r>
    </w:p>
    <w:p>
      <w:pPr>
        <w:pStyle w:val="38"/>
        <w:rPr>
          <w:ins w:id="98067" w:author="מנוע מכני" w:date="2026-10-11T12:04:40Z"/>
        </w:rPr>
      </w:pPr>
      <w:r>
        <w:t xml:space="preserve">והך</w:t>
      </w:r>
    </w:p>
    <w:p w:rsidR="00DA63EC" w:rsidRDefault="00DA63EC" w:rsidP="00DA63EC">
      <w:pPr>
        <w:tabs>
          <w:tab w:val="center" w:pos="2835"/>
        </w:tabs>
        <w:rPr>
          <w:rtl/>
        </w:rPr>
      </w:pPr>
      <w:del w:id="98068" w:author="מנוע מכני" w:date="2026-10-11T12:04:40Z">
        <w:r>
          <w:rPr>
            <w:rFonts w:hint="cs"/>
            <w:rtl/>
          </w:rPr>
          <w:delText xml:space="preserve"> </w:delText>
        </w:r>
      </w:del>
      <w:r>
        <w:rPr>
          <w:rStyle w:val="2fb"/>
          <w:rFonts w:hint="cs"/>
          <w:rtl/>
        </w:rPr>
        <w:t xml:space="preserve">דארי</w:t>
      </w:r>
      <w:r>
        <w:rPr>
          <w:rStyle w:val="2fb"/>
          <w:rtl/>
        </w:rPr>
        <w:t>"</w:t>
      </w:r>
      <w:r>
        <w:rPr>
          <w:rStyle w:val="2fb"/>
          <w:rFonts w:hint="cs"/>
          <w:rtl/>
        </w:rPr>
        <w:t xml:space="preserve">ו</w:t>
      </w:r>
      <w:r>
        <w:rPr>
          <w:rFonts w:hint="cs"/>
          <w:rtl/>
        </w:rPr>
        <w:t xml:space="preserve"> ד</w:t>
      </w:r>
      <w:r>
        <w:rPr>
          <w:rtl/>
        </w:rPr>
        <w:t>הפריש חצי עשרון ודעתו להוסיף</w:t>
      </w:r>
      <w:r>
        <w:rPr>
          <w:rFonts w:hint="cs"/>
          <w:rtl/>
        </w:rPr>
        <w:t xml:space="preserve">-</w:t>
      </w:r>
      <w:ins w:id="94123" w:author="מנוע מכני" w:date="2026-10-11T12:04:40Z">
        <w:r>
          <w:rPr>
            <w:rFonts w:hint="cs"/>
            <w:rtl/>
          </w:rPr>
          <w:t xml:space="preserve"> </w:t>
        </w:r>
      </w:ins>
      <w:del w:id="94124" w:author="מנוע מכני" w:date="2026-10-11T12:04:40Z">
        <w:r>
          <w:rPr>
            <w:rFonts w:hint="cs"/>
            <w:rtl/>
          </w:rPr>
          <w:delText xml:space="preserve">  </w:delText>
        </w:r>
      </w:del>
      <w:r>
        <w:rPr>
          <w:rStyle w:val="2fb"/>
          <w:rFonts w:hint="cs"/>
          <w:rtl/>
        </w:rPr>
        <w:t xml:space="preserve">ל</w:t>
      </w:r>
      <w:r>
        <w:rPr>
          <w:rStyle w:val="2fb"/>
          <w:rtl/>
        </w:rPr>
        <w:t xml:space="preserve">רב</w:t>
      </w:r>
      <w:r>
        <w:rPr>
          <w:rtl/>
        </w:rPr>
        <w:t xml:space="preserve">: אינו קדוש, </w:t>
      </w:r>
      <w:r>
        <w:rPr>
          <w:rStyle w:val="2fb"/>
          <w:rtl/>
        </w:rPr>
        <w:t xml:space="preserve">ו</w:t>
      </w:r>
      <w:r>
        <w:rPr>
          <w:rStyle w:val="2fb"/>
          <w:rFonts w:hint="cs"/>
          <w:rtl/>
        </w:rPr>
        <w:t>ל</w:t>
      </w:r>
      <w:r>
        <w:rPr>
          <w:rStyle w:val="2fb"/>
          <w:rtl/>
        </w:rPr>
        <w:t>ר</w:t>
      </w:r>
      <w:r>
        <w:rPr>
          <w:rStyle w:val="2fb"/>
          <w:rFonts w:hint="cs"/>
          <w:rtl/>
        </w:rPr>
        <w:t>י</w:t>
      </w:r>
      <w:r>
        <w:rPr>
          <w:rStyle w:val="2fb"/>
          <w:rtl/>
        </w:rPr>
        <w:t>"</w:t>
      </w:r>
      <w:r>
        <w:rPr>
          <w:rStyle w:val="2fb"/>
          <w:rFonts w:hint="cs"/>
          <w:rtl/>
        </w:rPr>
        <w:t>ו</w:t>
      </w:r>
      <w:r>
        <w:rPr>
          <w:rtl/>
        </w:rPr>
        <w:t xml:space="preserve">: קדוש</w:t>
      </w:r>
      <w:ins w:id="94121" w:author="מנוע מכני" w:date="2026-10-11T12:04:40Z">
        <w:r>
          <w:rPr>
            <w:rtl/>
          </w:rPr>
          <w:t xml:space="preserve">,</w:t>
        </w:r>
      </w:ins>
      <w:del w:id="94122" w:author="מנוע מכני" w:date="2026-10-11T12:04:40Z">
        <w:r>
          <w:rPr>
            <w:rtl/>
          </w:rPr>
          <w:delText xml:space="preserve">;</w:delText>
        </w:r>
      </w:del>
      <w:r>
        <w:rPr>
          <w:rtl/>
        </w:rPr>
        <w:t xml:space="preserve"> </w:t>
      </w:r>
    </w:p>
    <w:p w:rsidR="00DA63EC" w:rsidRDefault="00DA63EC" w:rsidP="00DA63EC">
      <w:pPr>
        <w:rPr>
          <w:rtl/>
        </w:rPr>
      </w:pPr>
      <w:r w:rsidRPr="00336727">
        <w:rPr>
          <w:rFonts w:hint="cs"/>
          <w:rtl/>
        </w:rPr>
        <w:t xml:space="preserve">לא</w:t>
      </w:r>
      <w:r w:rsidRPr="00336727">
        <w:rPr>
          <w:rFonts w:hint="cs"/>
          <w:rtl/>
        </w:rPr>
        <w:t xml:space="preserve"> יליף מחביתין דשאני דעתו להוסיף דאז ראשון ראשו קדוש [ומלאים שלמים רק בשאין דעתו להוסיף </w:t>
      </w:r>
    </w:p>
    <w:p w:rsidR="00DA63EC" w:rsidRDefault="00DA63EC" w:rsidP="00DA63EC">
      <w:pPr>
        <w:tabs>
          <w:tab w:val="center" w:pos="2835"/>
        </w:tabs>
        <w:rPr>
          <w:rtl/>
        </w:rPr>
      </w:pPr>
      <w:r>
        <w:rPr>
          <w:rtl/>
        </w:rPr>
        <w:t xml:space="preserve">• </w:t>
      </w:r>
      <w:r>
        <w:rPr>
          <w:rStyle w:val="2fb"/>
          <w:rtl/>
        </w:rPr>
        <w:t xml:space="preserve">ו</w:t>
      </w:r>
      <w:r>
        <w:rPr>
          <w:rStyle w:val="2fb"/>
          <w:rFonts w:hint="cs"/>
          <w:rtl/>
        </w:rPr>
        <w:t>ל</w:t>
      </w:r>
      <w:r>
        <w:rPr>
          <w:rStyle w:val="2fb"/>
          <w:rtl/>
        </w:rPr>
        <w:t xml:space="preserve">רב</w:t>
      </w:r>
      <w:r>
        <w:rPr>
          <w:rtl/>
        </w:rPr>
        <w:t xml:space="preserve"> </w:t>
      </w:r>
      <w:ins w:id="96507" w:author="מנוע מכני" w:date="2026-10-11T12:04:40Z">
        <w:r>
          <w:rPr>
            <w:rFonts w:hint="cs"/>
            <w:rtl/>
          </w:rPr>
          <w:t xml:space="preserve">סבר</w:t>
        </w:r>
      </w:ins>
      <w:del w:id="96508" w:author="מנוע מכני" w:date="2026-10-11T12:04:40Z">
        <w:r>
          <w:rPr>
            <w:rFonts w:hint="cs"/>
            <w:rtl/>
          </w:rPr>
          <w:delText xml:space="preserve">ס</w:delText>
        </w:r>
        <w:r>
          <w:rPr>
            <w:rtl/>
          </w:rPr>
          <w:delText xml:space="preserve">"</w:delText>
        </w:r>
        <w:r>
          <w:rPr>
            <w:rFonts w:hint="cs"/>
            <w:rtl/>
          </w:rPr>
          <w:delText xml:space="preserve">ל</w:delText>
        </w:r>
      </w:del>
      <w:r>
        <w:rPr>
          <w:rFonts w:hint="cs"/>
          <w:rtl/>
        </w:rPr>
        <w:t xml:space="preserve"> </w:t>
      </w:r>
      <w:r>
        <w:rPr>
          <w:rStyle w:val="2fb"/>
          <w:rFonts w:hint="cs"/>
          <w:rtl/>
        </w:rPr>
        <w:t xml:space="preserve">כרי</w:t>
      </w:r>
      <w:r>
        <w:rPr>
          <w:rStyle w:val="2fb"/>
          <w:rtl/>
        </w:rPr>
        <w:t>"</w:t>
      </w:r>
      <w:r>
        <w:rPr>
          <w:rStyle w:val="2fb"/>
          <w:rFonts w:hint="cs"/>
          <w:rtl/>
        </w:rPr>
        <w:t xml:space="preserve">ו</w:t>
      </w:r>
      <w:r>
        <w:rPr>
          <w:rFonts w:hint="cs"/>
          <w:rtl/>
        </w:rPr>
        <w:t xml:space="preserve"> </w:t>
      </w:r>
    </w:p>
    <w:p w:rsidR="00DA63EC" w:rsidRDefault="00DA63EC" w:rsidP="00DA63EC">
      <w:pPr>
        <w:tabs>
          <w:tab w:val="center" w:pos="2835"/>
        </w:tabs>
        <w:rPr>
          <w:rtl/>
        </w:rPr>
      </w:pPr>
      <w:r>
        <w:rPr>
          <w:rFonts w:hint="cs"/>
          <w:rtl/>
        </w:rPr>
        <w:t>דא</w:t>
      </w:r>
      <w:r>
        <w:rPr>
          <w:rtl/>
        </w:rPr>
        <w:t>"</w:t>
      </w:r>
      <w:r>
        <w:rPr>
          <w:rFonts w:hint="cs"/>
          <w:rtl/>
        </w:rPr>
        <w:t xml:space="preserve">א </w:t>
      </w:r>
      <w:ins w:id="96509" w:author="מנוע מכני" w:date="2026-10-11T12:04:40Z">
        <w:r>
          <w:rPr>
            <w:rFonts w:hint="cs"/>
            <w:rtl/>
          </w:rPr>
          <w:t xml:space="preserve">דסבר</w:t>
        </w:r>
      </w:ins>
      <w:del w:id="96510" w:author="מנוע מכני" w:date="2026-10-11T12:04:40Z">
        <w:r>
          <w:rPr>
            <w:rFonts w:hint="cs"/>
            <w:rtl/>
          </w:rPr>
          <w:delText xml:space="preserve">דס</w:delText>
        </w:r>
        <w:r>
          <w:rPr>
            <w:rtl/>
          </w:rPr>
          <w:delText xml:space="preserve">"</w:delText>
        </w:r>
        <w:r>
          <w:rPr>
            <w:rFonts w:hint="cs"/>
            <w:rtl/>
          </w:rPr>
          <w:delText xml:space="preserve">ל</w:delText>
        </w:r>
      </w:del>
      <w:r>
        <w:rPr>
          <w:rFonts w:hint="cs"/>
          <w:rtl/>
        </w:rPr>
        <w:t xml:space="preserve"> </w:t>
      </w:r>
      <w:r>
        <w:rPr>
          <w:rStyle w:val="2fb"/>
          <w:rFonts w:hint="cs"/>
          <w:rtl/>
        </w:rPr>
        <w:t xml:space="preserve">כר</w:t>
      </w:r>
      <w:r>
        <w:rPr>
          <w:rStyle w:val="2fb"/>
          <w:rtl/>
        </w:rPr>
        <w:t>"</w:t>
      </w:r>
      <w:r>
        <w:rPr>
          <w:rStyle w:val="2fb"/>
          <w:rFonts w:hint="cs"/>
          <w:rtl/>
        </w:rPr>
        <w:t xml:space="preserve">א</w:t>
      </w:r>
      <w:r>
        <w:rPr>
          <w:rFonts w:hint="cs"/>
          <w:rtl/>
        </w:rPr>
        <w:t xml:space="preserve"> דא</w:t>
      </w:r>
      <w:r>
        <w:rPr>
          <w:rtl/>
        </w:rPr>
        <w:t>"</w:t>
      </w:r>
      <w:r>
        <w:rPr>
          <w:rFonts w:hint="cs"/>
          <w:rtl/>
        </w:rPr>
        <w:t xml:space="preserve">ה שילמד מחביתין ואין לומר דלא יליף, </w:t>
      </w:r>
      <w:ins w:id="90709" w:author="מנוע מכני" w:date="2026-10-11T12:04:40Z">
        <w:r>
          <w:rPr>
            <w:rFonts w:hint="cs"/>
            <w:rtl/>
          </w:rPr>
          <w:t xml:space="preserve">שהרי</w:t>
        </w:r>
      </w:ins>
      <w:del w:id="90710" w:author="מנוע מכני" w:date="2026-10-11T12:04:40Z">
        <w:r>
          <w:rPr>
            <w:rFonts w:hint="cs"/>
            <w:rtl/>
          </w:rPr>
          <w:delText xml:space="preserve">דהא</w:delText>
        </w:r>
      </w:del>
      <w:r>
        <w:rPr>
          <w:rFonts w:hint="cs"/>
          <w:rtl/>
        </w:rPr>
        <w:t xml:space="preserve"> </w:t>
      </w:r>
      <w:r>
        <w:rPr>
          <w:rStyle w:val="2fb"/>
          <w:rFonts w:hint="cs"/>
          <w:rtl/>
        </w:rPr>
        <w:t xml:space="preserve">רב</w:t>
      </w:r>
      <w:r>
        <w:rPr>
          <w:rFonts w:hint="cs"/>
          <w:rtl/>
        </w:rPr>
        <w:t xml:space="preserve"> </w:t>
      </w:r>
      <w:r>
        <w:rPr>
          <w:rFonts w:hint="cs"/>
          <w:rtl/>
        </w:rPr>
        <w:t xml:space="preserve">אמר</w:t>
      </w:r>
      <w:r>
        <w:rPr>
          <w:rFonts w:hint="cs"/>
          <w:rtl/>
        </w:rPr>
        <w:t xml:space="preserve"> מנחה קדושה בלא שמן שכן מצינו בלחם הפנים ובלא לבונה כבמנחת נסכים ובלא שמן ובלא לבונה כבמנחת חוטא </w:t>
      </w:r>
    </w:p>
    <w:p w:rsidR="00DA63EC" w:rsidRDefault="00DA63EC" w:rsidP="00DA63EC">
      <w:pPr>
        <w:tabs>
          <w:tab w:val="center" w:pos="2835"/>
        </w:tabs>
        <w:rPr>
          <w:rtl/>
        </w:rPr>
      </w:pPr>
    </w:p>
    <w:p>
      <w:pPr>
        <w:pStyle w:val="afffff8"/>
        <w:rPr>
          <w:ins w:id="90811" w:author="קלוד" w:date="2026-10-11T12:32:08Z"/>
        </w:rPr>
      </w:pPr>
      <w:ins w:id="90812" w:author="קלוד" w:date="2026-10-11T12:32:08Z">
        <w:r>
          <w:rPr>
            <w:color w:val="7B3F00"/>
          </w:rPr>
          <w:t xml:space="preserve">מנחה שנתקדשה בלא שמן ולבונה - לרב ולר"ח</w:t>
        </w:r>
      </w:ins>
    </w:p>
    <w:p>
      <w:pPr>
        <w:pStyle w:val="38"/>
        <w:rPr>
          <w:ins w:id="98070" w:author="מנוע מכני" w:date="2026-10-11T12:04:40Z"/>
        </w:rPr>
      </w:pPr>
      <w:del w:id="98069" w:author="מנוע מכני" w:date="2026-10-11T12:04:40Z">
        <w:r w:rsidRPr="00E105BC">
          <w:delText xml:space="preserve">•</w:delText>
        </w:r>
      </w:del>
      <w:r w:rsidRPr="00E105BC">
        <w:t xml:space="preserve"> </w:t>
      </w:r>
      <w:r w:rsidRPr="00E105BC">
        <w:t>גופא</w:t>
      </w:r>
      <w:r w:rsidRPr="00E105BC">
        <w:t xml:space="preserve"> רב:</w:t>
      </w:r>
    </w:p>
    <w:p w:rsidR="00DA63EC" w:rsidRPr="00E105BC" w:rsidRDefault="00DA63EC" w:rsidP="00DA63EC">
      <w:pPr>
        <w:tabs>
          <w:tab w:val="center" w:pos="2835"/>
        </w:tabs>
        <w:rPr>
          <w:spacing w:val="-6"/>
          <w:rtl/>
        </w:rPr>
      </w:pPr>
      <w:del w:id="98071" w:author="מנוע מכני" w:date="2026-10-11T12:04:40Z">
        <w:r w:rsidRPr="00E105BC">
          <w:rPr>
            <w:spacing w:val="-6"/>
            <w:rtl/>
          </w:rPr>
          <w:delText xml:space="preserve"> </w:delText>
        </w:r>
      </w:del>
      <w:r w:rsidRPr="00E105BC">
        <w:rPr>
          <w:spacing w:val="-6"/>
          <w:rtl/>
        </w:rPr>
        <w:t xml:space="preserve">מנחה קדושה בלא שמן שכן מצינו בלחם הפנים, בלא לבונה - שכן מצינו במנחת נסכים,</w:t>
      </w:r>
      <w:ins w:id="94125" w:author="מנוע מכני" w:date="2026-10-11T12:04:40Z">
        <w:ins w:id="94127" w:author="מנוע מכני" w:date="2026-10-11T12:04:40Z">
          <w:ins w:id="94129" w:author="מנוע מכני" w:date="2026-10-11T12:04:40Z">
            <w:r>
              <w:rPr>
                <w:spacing w:val="-6"/>
                <w:rtl/>
              </w:rPr>
              <w:t xml:space="preserve"> </w:t>
            </w:r>
          </w:ins>
          <w:del w:id="94130" w:author="מנוע מכני" w:date="2026-10-11T12:04:40Z">
            <w:r>
              <w:rPr>
                <w:spacing w:val="-6"/>
                <w:rtl/>
              </w:rPr>
              <w:delText xml:space="preserve"> </w:delText>
            </w:r>
            <w:r w:rsidRPr="00E105BC">
              <w:rPr>
                <w:rFonts w:hint="cs"/>
                <w:spacing w:val="-6"/>
                <w:rtl/>
              </w:rPr>
              <w:delText xml:space="preserve"> </w:delText>
            </w:r>
          </w:del>
        </w:ins>
        <w:del w:id="94128" w:author="מנוע מכני" w:date="2026-10-11T12:04:40Z">
          <w:r>
            <w:rPr>
              <w:spacing w:val="-6"/>
              <w:rtl/>
            </w:rPr>
            <w:delText xml:space="preserve"> </w:delText>
          </w:r>
          <w:r w:rsidRPr="00E105BC">
            <w:rPr>
              <w:rFonts w:hint="cs"/>
              <w:spacing w:val="-6"/>
              <w:rtl/>
            </w:rPr>
            <w:delText xml:space="preserve"> </w:delText>
          </w:r>
        </w:del>
      </w:ins>
      <w:del w:id="94126" w:author="מנוע מכני" w:date="2026-10-11T12:04:40Z">
        <w:r w:rsidRPr="00E105BC">
          <w:rPr>
            <w:spacing w:val="-6"/>
            <w:rtl/>
          </w:rPr>
          <w:delText xml:space="preserve"> </w:delText>
        </w:r>
        <w:r w:rsidRPr="00E105BC">
          <w:rPr>
            <w:rFonts w:hint="cs"/>
            <w:spacing w:val="-6"/>
            <w:rtl/>
          </w:rPr>
          <w:delText xml:space="preserve"> </w:delText>
        </w:r>
      </w:del>
    </w:p>
    <w:p w:rsidR="00DA63EC" w:rsidRDefault="00DA63EC" w:rsidP="00DA63EC">
      <w:pPr>
        <w:tabs>
          <w:tab w:val="center" w:pos="2835"/>
        </w:tabs>
        <w:rPr>
          <w:rtl/>
        </w:rPr>
      </w:pPr>
      <w:r>
        <w:rPr>
          <w:rtl/>
        </w:rPr>
        <w:tab/>
      </w:r>
      <w:del w:id="90077" w:author="מנוע מכני" w:date="2026-10-11T12:04:40Z">
        <w:r>
          <w:rPr>
            <w:rFonts w:hint="cs"/>
            <w:rtl/>
          </w:rPr>
          <w:delText xml:space="preserve">       </w:delText>
        </w:r>
      </w:del>
      <w:r>
        <w:rPr>
          <w:rtl/>
        </w:rPr>
        <w:t xml:space="preserve">בלא שמן ובלא לבונה - שכן מצינו במנחת חוטא, </w:t>
      </w:r>
    </w:p>
    <w:p w:rsidR="00DA63EC" w:rsidRDefault="00DA63EC" w:rsidP="00DA63EC">
      <w:pPr>
        <w:tabs>
          <w:tab w:val="center" w:pos="2835"/>
        </w:tabs>
        <w:rPr>
          <w:rtl/>
        </w:rPr>
      </w:pPr>
      <w:r>
        <w:rPr>
          <w:rtl/>
        </w:rPr>
        <w:tab/>
        <w:t xml:space="preserve">ושמן ולבונה קדשי </w:t>
      </w:r>
      <w:ins w:id="92437" w:author="מנוע מכני" w:date="2026-10-11T12:04:40Z">
        <w:r>
          <w:rPr>
            <w:rtl/>
          </w:rPr>
          <w:t xml:space="preserve">זה</w:t>
        </w:r>
      </w:ins>
      <w:del w:id="92438" w:author="מנוע מכני" w:date="2026-10-11T12:04:40Z">
        <w:r>
          <w:rPr>
            <w:rtl/>
          </w:rPr>
          <w:tab/>
          <w:delText xml:space="preserve">האי</w:delText>
        </w:r>
      </w:del>
      <w:r>
        <w:rPr>
          <w:rtl/>
        </w:rPr>
        <w:tab/>
        <w:t xml:space="preserve"> בלא </w:t>
      </w:r>
      <w:ins w:id="92439" w:author="מנוע מכני" w:date="2026-10-11T12:04:40Z">
        <w:r>
          <w:rPr>
            <w:rtl/>
          </w:rPr>
          <w:t xml:space="preserve">זה</w:t>
        </w:r>
      </w:ins>
      <w:del w:id="92440" w:author="מנוע מכני" w:date="2026-10-11T12:04:40Z">
        <w:r>
          <w:rPr>
            <w:rtl/>
          </w:rPr>
          <w:tab/>
          <w:delText xml:space="preserve">האי</w:delText>
        </w:r>
      </w:del>
      <w:r>
        <w:rPr>
          <w:rtl/>
        </w:rPr>
        <w:tab/>
        <w:t xml:space="preserve"> </w:t>
      </w:r>
      <w:ins w:id="92441" w:author="מנוע מכני" w:date="2026-10-11T12:04:40Z">
        <w:r>
          <w:rPr>
            <w:rtl/>
          </w:rPr>
          <w:t xml:space="preserve">וזה</w:t>
        </w:r>
      </w:ins>
      <w:del w:id="92442" w:author="מנוע מכני" w:date="2026-10-11T12:04:40Z">
        <w:r>
          <w:rPr>
            <w:rtl/>
          </w:rPr>
          <w:tab/>
          <w:delText xml:space="preserve">והאי</w:delText>
        </w:r>
      </w:del>
      <w:r>
        <w:rPr>
          <w:rtl/>
        </w:rPr>
        <w:tab/>
        <w:t xml:space="preserve"> בלא </w:t>
      </w:r>
      <w:ins w:id="92443" w:author="מנוע מכני" w:date="2026-10-11T12:04:40Z">
        <w:r>
          <w:rPr>
            <w:rtl/>
          </w:rPr>
          <w:t xml:space="preserve">זה</w:t>
        </w:r>
      </w:ins>
      <w:del w:id="92444" w:author="מנוע מכני" w:date="2026-10-11T12:04:40Z">
        <w:r>
          <w:rPr>
            <w:rtl/>
          </w:rPr>
          <w:tab/>
          <w:delText xml:space="preserve">האי</w:delText>
        </w:r>
      </w:del>
      <w:r>
        <w:rPr>
          <w:rtl/>
        </w:rPr>
        <w:tab/>
        <w:t xml:space="preserve">, </w:t>
      </w:r>
    </w:p>
    <w:p w:rsidR="00DA63EC" w:rsidRDefault="00DA63EC" w:rsidP="00DA63EC">
      <w:pPr>
        <w:tabs>
          <w:tab w:val="center" w:pos="2835"/>
        </w:tabs>
        <w:rPr>
          <w:rtl/>
        </w:rPr>
      </w:pPr>
      <w:r>
        <w:rPr>
          <w:rtl/>
        </w:rPr>
        <w:tab/>
      </w:r>
      <w:r w:rsidRPr="00E23777">
        <w:rPr>
          <w:b/>
          <w:bCs/>
          <w:rtl/>
        </w:rPr>
        <w:t>שמן</w:t>
      </w:r>
      <w:r>
        <w:rPr>
          <w:rtl/>
        </w:rPr>
        <w:t xml:space="preserve"> - שכן מצינו בלוג שמן של מצורע, </w:t>
      </w:r>
    </w:p>
    <w:p w:rsidR="00DA63EC" w:rsidRDefault="00DA63EC" w:rsidP="00DA63EC">
      <w:pPr>
        <w:tabs>
          <w:tab w:val="center" w:pos="2835"/>
        </w:tabs>
        <w:rPr>
          <w:rtl/>
        </w:rPr>
      </w:pPr>
      <w:r>
        <w:rPr>
          <w:rtl/>
        </w:rPr>
        <w:tab/>
      </w:r>
      <w:r w:rsidRPr="00E23777">
        <w:rPr>
          <w:b/>
          <w:bCs/>
          <w:rtl/>
        </w:rPr>
        <w:t>לבונה</w:t>
      </w:r>
      <w:r>
        <w:rPr>
          <w:rtl/>
        </w:rPr>
        <w:t xml:space="preserve"> - שכן מצינו בלבונה הבאה בבזיכין</w:t>
      </w:r>
      <w:ins w:id="94131" w:author="מנוע מכני" w:date="2026-10-11T12:04:40Z">
        <w:r>
          <w:rPr>
            <w:rtl/>
          </w:rPr>
          <w:t xml:space="preserve">,</w:t>
        </w:r>
      </w:ins>
      <w:del w:id="94132"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ח:</w:t>
      </w:r>
    </w:p>
    <w:p>
      <w:pPr>
        <w:pStyle w:val="38"/>
        <w:rPr>
          <w:ins w:id="98073" w:author="מנוע מכני" w:date="2026-10-11T12:04:40Z"/>
        </w:rPr>
      </w:pPr>
      <w:del w:id="98072" w:author="מנוע מכני" w:date="2026-10-11T12:04:40Z">
        <w:r>
          <w:delText xml:space="preserve">•</w:delText>
        </w:r>
      </w:del>
      <w:r>
        <w:t xml:space="preserve"> </w:t>
      </w:r>
      <w:r>
        <w:t>ור</w:t>
      </w:r>
      <w:r>
        <w:t>"</w:t>
      </w:r>
      <w:r>
        <w:t xml:space="preserve">ח</w:t>
      </w:r>
      <w:ins w:id="95945" w:author="מנוע מכני" w:date="2026-10-11T12:04:40Z">
        <w:r>
          <w:t xml:space="preserve">:</w:t>
        </w:r>
      </w:ins>
    </w:p>
    <w:p w:rsidR="00DA63EC" w:rsidRDefault="00DA63EC" w:rsidP="00DA63EC">
      <w:pPr>
        <w:tabs>
          <w:tab w:val="center" w:pos="2835"/>
        </w:tabs>
        <w:rPr>
          <w:rtl/>
        </w:rPr>
      </w:pPr>
      <w:del w:id="95946" w:author="מנוע מכני" w:date="2026-10-11T12:04:40Z">
        <w:r>
          <w:rPr>
            <w:rFonts w:hint="cs"/>
            <w:rtl/>
          </w:rPr>
          <w:delText xml:space="preserve"> :</w:delText>
        </w:r>
      </w:del>
      <w:del w:id="98074" w:author="מנוע מכני" w:date="2026-10-11T12:04:40Z">
        <w:r>
          <w:rPr>
            <w:rtl/>
          </w:rPr>
          <w:delText xml:space="preserve"> </w:delText>
        </w:r>
      </w:del>
      <w:r>
        <w:rPr>
          <w:rtl/>
        </w:rPr>
        <w:t xml:space="preserve">לא</w:t>
      </w:r>
      <w:r>
        <w:rPr>
          <w:rtl/>
        </w:rPr>
        <w:t xml:space="preserve"> זו קדושה בלא זו, ולא זו קדושה בלא זו.</w:t>
      </w:r>
    </w:p>
    <w:p w:rsidR="00DA63EC" w:rsidRDefault="00DA63EC" w:rsidP="00DA63EC">
      <w:pPr>
        <w:tabs>
          <w:tab w:val="center" w:pos="2835"/>
        </w:tabs>
        <w:rPr>
          <w:rtl/>
        </w:rPr>
      </w:pPr>
      <w:r>
        <w:rPr>
          <w:rtl/>
        </w:rPr>
        <w:tab/>
      </w:r>
      <w:r>
        <w:rPr>
          <w:rFonts w:hint="cs"/>
          <w:rtl/>
        </w:rPr>
        <w:t xml:space="preserve">ועשרון נמשח למנחת חוטא</w:t>
      </w:r>
      <w:ins w:id="94133" w:author="מנוע מכני" w:date="2026-10-11T12:04:40Z">
        <w:r>
          <w:rPr>
            <w:rFonts w:hint="cs"/>
            <w:rtl/>
          </w:rPr>
          <w:t xml:space="preserve"> </w:t>
        </w:r>
      </w:ins>
      <w:del w:id="94134" w:author="מנוע מכני" w:date="2026-10-11T12:04:40Z">
        <w:r>
          <w:rPr>
            <w:rFonts w:hint="cs"/>
            <w:rtl/>
          </w:rPr>
          <w:delText xml:space="preserve">  </w:delText>
        </w:r>
      </w:del>
      <w:r>
        <w:rPr>
          <w:rFonts w:hint="cs"/>
          <w:rtl/>
        </w:rPr>
        <w:t xml:space="preserve">ולוג ללוג של מצורע </w:t>
      </w:r>
    </w:p>
    <w:p>
      <w:pPr>
        <w:pStyle w:val="38"/>
        <w:rPr>
          <w:ins w:id="98075" w:author="מנוע מכני" w:date="2026-10-11T12:04:40Z"/>
        </w:rPr>
      </w:pPr>
      <w:r>
        <w:t xml:space="preserve">ואף שמואל סבר </w:t>
      </w:r>
      <w:r>
        <w:t xml:space="preserve">כרב</w:t>
      </w:r>
      <w:ins w:id="95947" w:author="מנוע מכני" w:date="2026-10-11T12:04:40Z">
        <w:r>
          <w:t xml:space="preserve">:</w:t>
        </w:r>
      </w:ins>
    </w:p>
    <w:p w:rsidR="00DA63EC" w:rsidRDefault="00DA63EC" w:rsidP="00DA63EC">
      <w:pPr>
        <w:tabs>
          <w:tab w:val="center" w:pos="2835"/>
        </w:tabs>
        <w:rPr>
          <w:rtl/>
        </w:rPr>
      </w:pPr>
      <w:del w:id="95948" w:author="מנוע מכני" w:date="2026-10-11T12:04:40Z">
        <w:r>
          <w:rPr>
            <w:rFonts w:hint="cs"/>
            <w:rtl/>
          </w:rPr>
          <w:delText xml:space="preserve"> :</w:delText>
        </w:r>
      </w:del>
      <w:del w:id="98076" w:author="מנוע מכני" w:date="2026-10-11T12:04:40Z">
        <w:r>
          <w:rPr>
            <w:rtl/>
          </w:rPr>
          <w:delText xml:space="preserve"> </w:delText>
        </w:r>
      </w:del>
      <w:r>
        <w:rPr>
          <w:rtl/>
        </w:rPr>
        <w:t xml:space="preserve">דתנן</w:t>
      </w:r>
      <w:r>
        <w:rPr>
          <w:rtl/>
        </w:rPr>
        <w:t xml:space="preserve">: כלי הלח מקדשין את הלח, ומדות היבש מקדשין את היבש, </w:t>
      </w:r>
    </w:p>
    <w:p w:rsidR="00DA63EC" w:rsidRDefault="00DA63EC" w:rsidP="00DA63EC">
      <w:pPr>
        <w:tabs>
          <w:tab w:val="center" w:pos="340"/>
          <w:tab w:val="center" w:pos="2835"/>
        </w:tabs>
        <w:rPr>
          <w:rtl/>
        </w:rPr>
      </w:pPr>
      <w:r>
        <w:rPr>
          <w:rtl/>
        </w:rPr>
        <w:lastRenderedPageBreak/>
        <w:tab/>
      </w:r>
      <w:r>
        <w:rPr>
          <w:rtl/>
        </w:rPr>
        <w:tab/>
      </w:r>
      <w:r>
        <w:rPr>
          <w:rtl/>
        </w:rPr>
        <w:tab/>
      </w:r>
      <w:del w:id="90078" w:author="מנוע מכני" w:date="2026-10-11T12:04:40Z">
        <w:r>
          <w:rPr>
            <w:rFonts w:hint="cs"/>
            <w:rtl/>
          </w:rPr>
          <w:delText xml:space="preserve">                      </w:delText>
        </w:r>
      </w:del>
      <w:r>
        <w:rPr>
          <w:rtl/>
        </w:rPr>
        <w:t xml:space="preserve">ואין כלי הלח מקדשין את היבש, ולא מדות היבש מקדשין את הלח</w:t>
      </w:r>
      <w:ins w:id="94135" w:author="מנוע מכני" w:date="2026-10-11T12:04:40Z">
        <w:r>
          <w:rPr>
            <w:rtl/>
          </w:rPr>
          <w:t xml:space="preserve">,</w:t>
        </w:r>
      </w:ins>
      <w:del w:id="94136" w:author="מנוע מכני" w:date="2026-10-11T12:04:40Z">
        <w:r>
          <w:rPr>
            <w:rtl/>
          </w:rPr>
          <w:delText xml:space="preserve">;</w:delText>
        </w:r>
      </w:del>
      <w:r>
        <w:rPr>
          <w:rtl/>
        </w:rPr>
        <w:t xml:space="preserve"> </w:t>
      </w:r>
    </w:p>
    <w:p>
      <w:pPr>
        <w:pStyle w:val="38"/>
        <w:rPr>
          <w:ins w:id="98077" w:author="מנוע מכני" w:date="2026-10-11T12:04:40Z"/>
        </w:rPr>
      </w:pPr>
      <w:r>
        <w:tab/>
        <w:t xml:space="preserve">ואמר שמואל:</w:t>
      </w:r>
    </w:p>
    <w:p w:rsidR="00DA63EC" w:rsidRDefault="00DA63EC" w:rsidP="00DA63EC">
      <w:pPr>
        <w:tabs>
          <w:tab w:val="center" w:pos="2835"/>
        </w:tabs>
        <w:rPr>
          <w:rtl/>
        </w:rPr>
      </w:pPr>
      <w:del w:id="98078" w:author="מנוע מכני" w:date="2026-10-11T12:04:40Z">
        <w:r>
          <w:rPr>
            <w:rtl/>
          </w:rPr>
          <w:tab/>
          <w:delText xml:space="preserve"> </w:delText>
        </w:r>
      </w:del>
      <w:r>
        <w:rPr>
          <w:rtl/>
        </w:rPr>
        <w:tab/>
        <w:t xml:space="preserve">ל"ש</w:t>
      </w:r>
      <w:r>
        <w:rPr>
          <w:rtl/>
        </w:rPr>
        <w:tab/>
        <w:t xml:space="preserve"> אלא מדות, אבל מזרקות</w:t>
      </w:r>
      <w:ins w:id="94137" w:author="מנוע מכני" w:date="2026-10-11T12:04:40Z">
        <w:r>
          <w:rPr>
            <w:rtl/>
          </w:rPr>
          <w:t xml:space="preserve"> </w:t>
        </w:r>
      </w:ins>
      <w:del w:id="94138" w:author="מנוע מכני" w:date="2026-10-11T12:04:40Z">
        <w:r>
          <w:rPr>
            <w:rtl/>
          </w:rPr>
          <w:tab/>
          <w:delText xml:space="preserve">  </w:delText>
        </w:r>
      </w:del>
      <w:r>
        <w:rPr>
          <w:rtl/>
        </w:rPr>
        <w:tab/>
        <w:t xml:space="preserve">מקדשות את היבש, </w:t>
      </w:r>
      <w:r w:rsidRPr="0046594B">
        <w:rPr>
          <w:rStyle w:val="afffff0"/>
          <w:rFonts w:hint="cs"/>
          <w:rtl/>
        </w:rPr>
        <w:t>ד'</w:t>
      </w:r>
      <w:ins w:id="90371" w:author="Claude - סמנטי" w:date="2026-10-11T12:27:00Z">
        <w:r>
          <w:rPr>
            <w:rStyle w:val="afffff0"/>
            <w:rtl/>
          </w:rPr>
          <w:t xml:space="preserve">שְׁנֵיהֶם מְלֵאִים סֹלֶת בְּלוּלָה בַשֶּׁמֶן לְמִנְחָה</w:t>
        </w:r>
      </w:ins>
      <w:del w:id="90372" w:author="Claude - סמנטי" w:date="2026-10-11T12:27:00Z">
        <w:r w:rsidRPr="0046594B">
          <w:rPr>
            <w:rStyle w:val="afffff0"/>
            <w:rtl/>
          </w:rPr>
          <w:delText xml:space="preserve">שניהם מלאים סלת בלולה בשמן למנחה</w:delText>
        </w:r>
      </w:del>
      <w:r w:rsidRPr="0046594B">
        <w:rPr>
          <w:rStyle w:val="afffff0"/>
          <w:rFonts w:hint="cs"/>
          <w:rtl/>
        </w:rPr>
        <w:t>'</w:t>
      </w:r>
      <w:r w:rsidRPr="0046594B">
        <w:rPr>
          <w:rStyle w:val="afffff0"/>
          <w:rtl/>
        </w:rPr>
        <w:t>.</w:t>
      </w:r>
    </w:p>
    <w:p w:rsidR="00DA63EC" w:rsidRDefault="00DA63EC" w:rsidP="00DA63EC">
      <w:pPr>
        <w:tabs>
          <w:tab w:val="center" w:pos="2835"/>
        </w:tabs>
        <w:rPr>
          <w:b/>
          <w:bCs/>
          <w:rtl/>
        </w:rPr>
      </w:pPr>
      <w:r>
        <w:rPr>
          <w:rFonts w:hint="cs"/>
          <w:rtl/>
        </w:rPr>
        <w:t xml:space="preserve">ואפי' דמנחה לחה היא אצטריך ליבש שבה </w:t>
      </w:r>
    </w:p>
    <w:p>
      <w:pPr>
        <w:pStyle w:val="38"/>
        <w:rPr>
          <w:ins w:id="98079" w:author="מנוע מכני" w:date="2026-10-11T12:04:40Z"/>
        </w:rPr>
      </w:pPr>
      <w:r w:rsidRPr="003E6863">
        <w:t>ו</w:t>
      </w:r>
      <w:r w:rsidRPr="003E6863">
        <w:t>אב"א</w:t>
      </w:r>
      <w:r>
        <w:t xml:space="preserve">:</w:t>
      </w:r>
    </w:p>
    <w:p w:rsidR="00DA63EC" w:rsidRDefault="00DA63EC" w:rsidP="00DA63EC">
      <w:pPr>
        <w:tabs>
          <w:tab w:val="center" w:pos="2835"/>
        </w:tabs>
        <w:rPr>
          <w:b/>
          <w:bCs/>
          <w:rtl/>
        </w:rPr>
      </w:pPr>
      <w:del w:id="98080" w:author="מנוע מכני" w:date="2026-10-11T12:04:40Z">
        <w:r>
          <w:rPr>
            <w:rtl/>
          </w:rPr>
          <w:delText xml:space="preserve"> </w:delText>
        </w:r>
      </w:del>
      <w:r>
        <w:rPr>
          <w:rtl/>
        </w:rPr>
        <w:t xml:space="preserve">מנחה לגבי דם כיבש דמיא.</w:t>
      </w:r>
    </w:p>
    <w:p>
      <w:pPr>
        <w:pStyle w:val="afffff8"/>
        <w:rPr>
          <w:ins w:id="90809" w:author="קלוד" w:date="2026-10-11T12:32:08Z"/>
        </w:rPr>
      </w:pPr>
      <w:ins w:id="90810" w:author="קלוד" w:date="2026-10-11T12:32:08Z">
        <w:r>
          <w:rPr>
            <w:color w:val="7B3F00"/>
          </w:rPr>
          <w:t xml:space="preserve">קמיצה בהיכל - כשרה, מסילוק בזיכין</w:t>
        </w:r>
      </w:ins>
    </w:p>
    <w:p>
      <w:pPr>
        <w:pStyle w:val="38"/>
        <w:rPr>
          <w:ins w:id="98082" w:author="מנוע מכני" w:date="2026-10-11T12:04:40Z"/>
        </w:rPr>
      </w:pPr>
      <w:del w:id="98081" w:author="מנוע מכני" w:date="2026-10-11T12:04:40Z">
        <w:r w:rsidRPr="003E6863">
          <w:delText xml:space="preserve">•</w:delText>
        </w:r>
      </w:del>
      <w:r w:rsidRPr="003E6863">
        <w:t xml:space="preserve"> גופא</w:t>
      </w:r>
      <w:r>
        <w:t xml:space="preserve">, א"ר אלעזר:</w:t>
      </w:r>
    </w:p>
    <w:p w:rsidR="00DA63EC" w:rsidRDefault="00DA63EC" w:rsidP="00DA63EC">
      <w:pPr>
        <w:tabs>
          <w:tab w:val="center" w:pos="2835"/>
        </w:tabs>
        <w:rPr>
          <w:rtl/>
        </w:rPr>
      </w:pPr>
      <w:del w:id="98083" w:author="מנוע מכני" w:date="2026-10-11T12:04:40Z">
        <w:r>
          <w:rPr>
            <w:rtl/>
          </w:rPr>
          <w:delText xml:space="preserve"> </w:delText>
        </w:r>
      </w:del>
      <w:r>
        <w:rPr>
          <w:rtl/>
        </w:rPr>
        <w:t xml:space="preserve">מנחה שקמצה בהיכל - כשרה, שכן מצינו בסילוק בזיכין.</w:t>
      </w:r>
    </w:p>
    <w:p>
      <w:pPr>
        <w:pStyle w:val="38"/>
        <w:rPr>
          <w:ins w:id="98085" w:author="מנוע מכני" w:date="2026-10-11T12:04:40Z"/>
        </w:rPr>
      </w:pPr>
      <w:del w:id="98084" w:author="מנוע מכני" w:date="2026-10-11T12:04:40Z">
        <w:r>
          <w:delText xml:space="preserve">•</w:delText>
        </w:r>
      </w:del>
      <w:r>
        <w:t xml:space="preserve"> מתיב ר</w:t>
      </w:r>
      <w:r>
        <w:t>י</w:t>
      </w:r>
      <w:r>
        <w:t>"</w:t>
      </w:r>
      <w:r>
        <w:t>ר</w:t>
      </w:r>
      <w:r>
        <w:t>:</w:t>
      </w:r>
    </w:p>
    <w:p w:rsidR="00DA63EC" w:rsidRDefault="00DA63EC" w:rsidP="00DA63EC">
      <w:pPr>
        <w:tabs>
          <w:tab w:val="center" w:pos="2835"/>
        </w:tabs>
        <w:rPr>
          <w:rtl/>
        </w:rPr>
      </w:pPr>
      <w:del w:id="98086" w:author="מנוע מכני" w:date="2026-10-11T12:04:40Z">
        <w:r w:rsidRPr="00464129">
          <w:rPr>
            <w:rStyle w:val="afffff0"/>
            <w:rtl/>
          </w:rPr>
          <w:delText xml:space="preserve"> </w:delText>
        </w:r>
      </w:del>
      <w:r w:rsidRPr="00464129">
        <w:rPr>
          <w:rStyle w:val="afffff0"/>
          <w:rFonts w:hint="cs"/>
          <w:rtl/>
        </w:rPr>
        <w:t>'</w:t>
      </w:r>
      <w:ins w:id="90373" w:author="Claude - סמנטי" w:date="2026-10-11T12:27:00Z">
        <w:r>
          <w:rPr>
            <w:rStyle w:val="afffff0"/>
            <w:rtl/>
          </w:rPr>
          <w:t xml:space="preserve">וְקָמַץ מִשָּׁם</w:t>
        </w:r>
      </w:ins>
      <w:del w:id="90374" w:author="Claude - סמנטי" w:date="2026-10-11T12:27:00Z">
        <w:r w:rsidRPr="00464129">
          <w:rPr>
            <w:rStyle w:val="afffff0"/>
            <w:rtl/>
          </w:rPr>
          <w:delText xml:space="preserve">וקמץ משם</w:delText>
        </w:r>
      </w:del>
      <w:r w:rsidRPr="00464129">
        <w:rPr>
          <w:rStyle w:val="afffff0"/>
          <w:rFonts w:hint="cs"/>
          <w:rtl/>
        </w:rPr>
        <w:t>'</w:t>
      </w:r>
      <w:r w:rsidRPr="00464129">
        <w:rPr>
          <w:rStyle w:val="afffff0"/>
          <w:rtl/>
        </w:rPr>
        <w:t xml:space="preserve"> </w:t>
      </w:r>
      <w:r>
        <w:rPr>
          <w:rtl/>
        </w:rPr>
        <w:t xml:space="preserve">- ממקום שרגלי הזר עומדות</w:t>
      </w:r>
      <w:ins w:id="94139" w:author="מנוע מכני" w:date="2026-10-11T12:04:40Z">
        <w:r>
          <w:rPr>
            <w:rtl/>
          </w:rPr>
          <w:t xml:space="preserve">,</w:t>
        </w:r>
      </w:ins>
      <w:del w:id="94140" w:author="מנוע מכני" w:date="2026-10-11T12:04:40Z">
        <w:r>
          <w:rPr>
            <w:rtl/>
          </w:rPr>
          <w:delText xml:space="preserve">;</w:delText>
        </w:r>
      </w:del>
      <w:r>
        <w:rPr>
          <w:rtl/>
        </w:rPr>
        <w:t xml:space="preserve"> </w:t>
      </w:r>
    </w:p>
    <w:p w:rsidR="00DA63EC" w:rsidRDefault="00DA63EC" w:rsidP="00DA63EC">
      <w:pPr>
        <w:rPr>
          <w:rtl/>
        </w:rPr>
      </w:pPr>
      <w:r w:rsidRPr="00336727">
        <w:rPr>
          <w:rtl/>
        </w:rPr>
        <w:tab/>
        <w:t xml:space="preserve">בן בתירא: מנין שאם קמץ בשמאל שיחזיר ויקמוץ בימין? </w:t>
      </w:r>
      <w:r w:rsidRPr="00336727">
        <w:rPr>
          <w:rtl/>
        </w:rPr>
        <w:tab/>
        <w:t xml:space="preserve">ת"ל</w:t>
      </w:r>
      <w:del w:id="103631" w:author="Claude" w:date="2026-10-11T09:07:48Z">
        <w:r>
          <w:rPr>
            <w:rtl/>
          </w:rPr>
          <w:delText xml:space="preserve">	</w:delText>
        </w:r>
      </w:del>
      <w:r>
        <w:rPr>
          <w:rtl/>
        </w:rPr>
        <w:t xml:space="preserve">: וקמץ משם, ממקום שקמץ כבר!</w:t>
      </w:r>
    </w:p>
    <w:p>
      <w:pPr>
        <w:pStyle w:val="38"/>
        <w:rPr>
          <w:ins w:id="98088" w:author="מנוע מכני" w:date="2026-10-11T12:04:40Z"/>
        </w:rPr>
      </w:pPr>
      <w:del w:id="98087" w:author="מנוע מכני" w:date="2026-10-11T12:04:40Z">
        <w:r>
          <w:delText xml:space="preserve">•</w:delText>
        </w:r>
      </w:del>
      <w:r>
        <w:t xml:space="preserve"> א"</w:t>
      </w:r>
      <w:r>
        <w:t>ד</w:t>
      </w:r>
      <w:r>
        <w:t xml:space="preserve">:</w:t>
      </w:r>
    </w:p>
    <w:p w:rsidR="00DA63EC" w:rsidRDefault="00DA63EC" w:rsidP="00DA63EC">
      <w:pPr>
        <w:tabs>
          <w:tab w:val="center" w:pos="2835"/>
        </w:tabs>
        <w:rPr>
          <w:rtl/>
        </w:rPr>
      </w:pPr>
      <w:del w:id="98089" w:author="מנוע מכני" w:date="2026-10-11T12:04:40Z">
        <w:r>
          <w:rPr>
            <w:rtl/>
          </w:rPr>
          <w:delText xml:space="preserve"> </w:delText>
        </w:r>
      </w:del>
      <w:r>
        <w:rPr>
          <w:rtl/>
        </w:rPr>
        <w:t xml:space="preserve">הוא </w:t>
      </w:r>
      <w:ins w:id="97235" w:author="מנוע מכני" w:date="2026-10-11T12:04:40Z">
        <w:r>
          <w:rPr>
            <w:rtl/>
          </w:rPr>
          <w:t xml:space="preserve">מקשה</w:t>
        </w:r>
      </w:ins>
      <w:del w:id="97236" w:author="מנוע מכני" w:date="2026-10-11T12:04:40Z">
        <w:r>
          <w:rPr>
            <w:rtl/>
          </w:rPr>
          <w:delText xml:space="preserve">מותיב</w:delText>
        </w:r>
      </w:del>
      <w:r>
        <w:rPr>
          <w:rtl/>
        </w:rPr>
        <w:t xml:space="preserve"> לה והוא מפרק לה</w:t>
      </w:r>
      <w:ins w:id="94141" w:author="מנוע מכני" w:date="2026-10-11T12:04:40Z">
        <w:r>
          <w:rPr>
            <w:rtl/>
          </w:rPr>
          <w:t xml:space="preserve">,</w:t>
        </w:r>
      </w:ins>
      <w:del w:id="94142" w:author="מנוע מכני" w:date="2026-10-11T12:04:40Z">
        <w:r>
          <w:rPr>
            <w:rtl/>
          </w:rPr>
          <w:delText xml:space="preserve">;</w:delText>
        </w:r>
      </w:del>
      <w:r>
        <w:rPr>
          <w:rtl/>
        </w:rPr>
        <w:t xml:space="preserve"> </w:t>
      </w:r>
    </w:p>
    <w:p>
      <w:pPr>
        <w:pStyle w:val="38"/>
        <w:rPr>
          <w:ins w:id="98091" w:author="מנוע מכני" w:date="2026-10-11T12:04:40Z"/>
        </w:rPr>
      </w:pPr>
      <w:del w:id="98090" w:author="מנוע מכני" w:date="2026-10-11T12:04:40Z">
        <w:r>
          <w:delText xml:space="preserve">•</w:delText>
        </w:r>
      </w:del>
      <w:r>
        <w:t xml:space="preserve"> </w:t>
      </w:r>
      <w:r>
        <w:t>א</w:t>
      </w:r>
      <w:r>
        <w:t>"</w:t>
      </w:r>
      <w:r>
        <w:t>ד</w:t>
      </w:r>
      <w:r>
        <w:t xml:space="preserve"> </w:t>
      </w:r>
      <w:r>
        <w:t xml:space="preserve">א"ל</w:t>
      </w:r>
      <w:r>
        <w:t xml:space="preserve"> ר</w:t>
      </w:r>
      <w:r>
        <w:t>י</w:t>
      </w:r>
      <w:r>
        <w:t>"</w:t>
      </w:r>
      <w:r>
        <w:t>ע לרירב</w:t>
      </w:r>
      <w:r>
        <w:t>"</w:t>
      </w:r>
      <w:r>
        <w:t>ת</w:t>
      </w:r>
      <w:r>
        <w:t xml:space="preserve">:</w:t>
      </w:r>
    </w:p>
    <w:p w:rsidR="00DA63EC" w:rsidRDefault="00DA63EC" w:rsidP="00DA63EC">
      <w:pPr>
        <w:tabs>
          <w:tab w:val="center" w:pos="2835"/>
        </w:tabs>
        <w:rPr>
          <w:rtl/>
        </w:rPr>
      </w:pPr>
      <w:del w:id="98092" w:author="מנוע מכני" w:date="2026-10-11T12:04:40Z">
        <w:r>
          <w:rPr>
            <w:rtl/>
          </w:rPr>
          <w:delText xml:space="preserve"> </w:delText>
        </w:r>
      </w:del>
      <w:r>
        <w:rPr>
          <w:rFonts w:hint="cs"/>
          <w:rtl/>
        </w:rPr>
        <w:t xml:space="preserve">צריכא </w:t>
      </w:r>
      <w:r>
        <w:rPr>
          <w:rtl/>
        </w:rPr>
        <w:t>להכשיר את כל עזרה כולה, שלא תאמר: הואיל ועולה קדשי קדשים ומנחה קדשי קדשים, מה עולה טעונה צפון, אף מנחה טעונה צפון.</w:t>
      </w:r>
    </w:p>
    <w:p w:rsidR="00DA63EC" w:rsidRDefault="00DA63EC" w:rsidP="00DA63EC">
      <w:pPr>
        <w:tabs>
          <w:tab w:val="center" w:pos="2835"/>
        </w:tabs>
        <w:rPr>
          <w:rtl/>
        </w:rPr>
      </w:pPr>
      <w:r>
        <w:rPr>
          <w:rFonts w:hint="cs"/>
          <w:rtl/>
        </w:rPr>
        <w:t>וקמ</w:t>
      </w:r>
      <w:r>
        <w:rPr>
          <w:rtl/>
        </w:rPr>
        <w:t>"</w:t>
      </w:r>
      <w:r>
        <w:rPr>
          <w:rFonts w:hint="cs"/>
          <w:rtl/>
        </w:rPr>
        <w:t xml:space="preserve">ל</w:t>
      </w:r>
      <w:r>
        <w:rPr>
          <w:rFonts w:hint="cs"/>
          <w:rtl/>
        </w:rPr>
        <w:t xml:space="preserve"> דלא לילף מ'</w:t>
      </w:r>
      <w:r>
        <w:rPr>
          <w:rStyle w:val="afffff0"/>
          <w:rFonts w:hint="cs"/>
          <w:rtl/>
        </w:rPr>
        <w:t xml:space="preserve">והקריבה וגו</w:t>
      </w:r>
      <w:r>
        <w:rPr>
          <w:rFonts w:hint="cs"/>
          <w:rtl/>
        </w:rPr>
        <w:t xml:space="preserve">' והגישה אל המזבח וקמץ' דבקרן דרומית מערבית </w:t>
      </w:r>
    </w:p>
    <w:p w:rsidR="00DA63EC" w:rsidRDefault="00DA63EC" w:rsidP="00DA63EC">
      <w:pPr>
        <w:rPr>
          <w:b/>
          <w:bCs/>
          <w:rtl/>
        </w:rPr>
      </w:pPr>
      <w:ins w:id="90713" w:author="מנוע מכני" w:date="2026-10-11T12:04:40Z">
        <w:r>
          <w:rPr>
            <w:rFonts w:hint="cs"/>
            <w:rtl/>
          </w:rPr>
          <w:t xml:space="preserve">ולא</w:t>
        </w:r>
      </w:ins>
      <w:del w:id="90714" w:author="מנוע מכני" w:date="2026-10-11T12:04:40Z">
        <w:r w:rsidRPr="00336727">
          <w:rPr>
            <w:rFonts w:hint="cs"/>
            <w:rtl/>
          </w:rPr>
          <w:delText xml:space="preserve">ולאו</w:delText>
        </w:r>
      </w:del>
      <w:r w:rsidRPr="00336727">
        <w:rPr>
          <w:rFonts w:hint="cs"/>
          <w:rtl/>
        </w:rPr>
        <w:t xml:space="preserve"> מעולה שכן כליל ולא מחטאת שמכפרת על חיי</w:t>
      </w:r>
      <w:r w:rsidRPr="00336727">
        <w:rPr>
          <w:rtl/>
        </w:rPr>
        <w:t>"</w:t>
      </w:r>
      <w:r w:rsidRPr="00336727">
        <w:rPr>
          <w:rFonts w:hint="cs"/>
          <w:rtl/>
        </w:rPr>
        <w:t xml:space="preserve">כ </w:t>
      </w:r>
      <w:ins w:id="90715" w:author="מנוע מכני" w:date="2026-10-11T12:04:40Z">
        <w:r>
          <w:rPr>
            <w:rFonts w:hint="cs"/>
            <w:rtl/>
          </w:rPr>
          <w:t xml:space="preserve">ולא</w:t>
        </w:r>
      </w:ins>
      <w:del w:id="90716" w:author="מנוע מכני" w:date="2026-10-11T12:04:40Z">
        <w:r w:rsidRPr="00336727">
          <w:rPr>
            <w:rFonts w:hint="cs"/>
            <w:rtl/>
          </w:rPr>
          <w:delText xml:space="preserve">ולאו</w:delText>
        </w:r>
      </w:del>
      <w:r w:rsidRPr="00336727">
        <w:rPr>
          <w:rFonts w:hint="cs"/>
          <w:rtl/>
        </w:rPr>
        <w:t xml:space="preserve"> מאשם שכן מיני דמים [</w:t>
      </w:r>
      <w:ins w:id="90711" w:author="מנוע מכני" w:date="2026-10-11T12:04:40Z">
        <w:r>
          <w:rPr>
            <w:rFonts w:hint="cs"/>
            <w:rtl/>
          </w:rPr>
          <w:t xml:space="preserve">וכולם</w:t>
        </w:r>
      </w:ins>
      <w:del w:id="90712" w:author="מנוע מכני" w:date="2026-10-11T12:04:40Z">
        <w:r w:rsidRPr="00336727">
          <w:rPr>
            <w:rFonts w:hint="cs"/>
            <w:rtl/>
          </w:rPr>
          <w:delText xml:space="preserve">וכולהו</w:delText>
        </w:r>
      </w:del>
      <w:r w:rsidRPr="00336727">
        <w:rPr>
          <w:rFonts w:hint="cs"/>
          <w:rtl/>
        </w:rPr>
        <w:t xml:space="preserve"> מיני דמים] </w:t>
      </w:r>
    </w:p>
    <w:p>
      <w:pPr>
        <w:pStyle w:val="38"/>
        <w:rPr>
          <w:ins w:id="98094" w:author="מנוע מכני" w:date="2026-10-11T12:04:40Z"/>
        </w:rPr>
      </w:pPr>
      <w:del w:id="98093" w:author="מנוע מכני" w:date="2026-10-11T12:04:40Z">
        <w:r w:rsidRPr="003E6863">
          <w:delText xml:space="preserve">•</w:delText>
        </w:r>
      </w:del>
      <w:r w:rsidRPr="003E6863">
        <w:t xml:space="preserve"> גופא</w:t>
      </w:r>
      <w:r w:rsidRPr="00336727">
        <w:t xml:space="preserve"> </w:t>
      </w:r>
      <w:r w:rsidRPr="00336727">
        <w:t>ארי</w:t>
      </w:r>
      <w:r w:rsidRPr="00336727">
        <w:t>"</w:t>
      </w:r>
      <w:r w:rsidRPr="00336727">
        <w:t>ו</w:t>
      </w:r>
      <w:r w:rsidRPr="00336727">
        <w:t xml:space="preserve">:</w:t>
      </w:r>
    </w:p>
    <w:p w:rsidR="00DA63EC" w:rsidRDefault="00DA63EC" w:rsidP="00DA63EC">
      <w:pPr>
        <w:rPr>
          <w:rtl/>
        </w:rPr>
      </w:pPr>
      <w:del w:id="98095" w:author="מנוע מכני" w:date="2026-10-11T12:04:40Z">
        <w:r w:rsidRPr="00336727">
          <w:rPr>
            <w:rtl/>
          </w:rPr>
          <w:delText xml:space="preserve"> </w:delText>
        </w:r>
      </w:del>
      <w:r w:rsidRPr="00336727">
        <w:rPr>
          <w:rtl/>
        </w:rPr>
        <w:t xml:space="preserve">שלמים ששחטן בהיכל כשרין, </w:t>
      </w:r>
      <w:ins w:id="96857" w:author="מנוע מכני" w:date="2026-10-11T12:04:40Z">
        <w:r>
          <w:rPr>
            <w:rtl/>
          </w:rPr>
          <w:t xml:space="preserve">ד'</w:t>
        </w:r>
      </w:ins>
      <w:del w:id="96858" w:author="מנוע מכני" w:date="2026-10-11T12:04:40Z">
        <w:r w:rsidRPr="00336727">
          <w:rPr>
            <w:rtl/>
          </w:rPr>
          <w:delText xml:space="preserve">שנא</w:delText>
        </w:r>
        <w:r w:rsidRPr="00336727">
          <w:rPr>
            <w:rFonts w:hint="cs"/>
            <w:rtl/>
          </w:rPr>
          <w:delText xml:space="preserve">'</w:delText>
        </w:r>
        <w:r w:rsidRPr="00336727">
          <w:rPr>
            <w:rtl/>
          </w:rPr>
          <w:delText xml:space="preserve">:</w:delText>
        </w:r>
        <w:r w:rsidRPr="00464129">
          <w:rPr>
            <w:rStyle w:val="afffff0"/>
            <w:rtl/>
          </w:rPr>
          <w:delText xml:space="preserve"> </w:delText>
        </w:r>
        <w:r w:rsidRPr="00464129">
          <w:rPr>
            <w:rStyle w:val="afffff0"/>
            <w:rFonts w:hint="cs"/>
            <w:rtl/>
          </w:rPr>
          <w:delText xml:space="preserve">'</w:delText>
        </w:r>
      </w:del>
      <w:ins w:id="90375" w:author="Claude - סמנטי" w:date="2026-10-11T12:27:00Z">
        <w:r>
          <w:rPr>
            <w:rStyle w:val="afffff0"/>
            <w:rtl/>
          </w:rPr>
          <w:t xml:space="preserve">וּשְׁחָטוֹ פֶּתַח אֹהֶל מוֹעֵד</w:t>
        </w:r>
      </w:ins>
      <w:del w:id="90376" w:author="Claude - סמנטי" w:date="2026-10-11T12:27:00Z">
        <w:r w:rsidRPr="00464129">
          <w:rPr>
            <w:rStyle w:val="afffff0"/>
            <w:rtl/>
          </w:rPr>
          <w:delText xml:space="preserve">ושחטו פתח אהל מועד</w:delText>
        </w:r>
      </w:del>
      <w:r w:rsidRPr="00464129">
        <w:rPr>
          <w:rStyle w:val="afffff0"/>
          <w:rFonts w:hint="cs"/>
          <w:rtl/>
        </w:rPr>
        <w:t>'</w:t>
      </w:r>
      <w:r w:rsidRPr="00464129">
        <w:rPr>
          <w:rStyle w:val="afffff0"/>
          <w:rtl/>
        </w:rPr>
        <w:t>,</w:t>
      </w:r>
      <w:r w:rsidRPr="00336727">
        <w:rPr>
          <w:rtl/>
        </w:rPr>
        <w:t xml:space="preserve"> ולא יהא טפל חמור מן העיקר.</w:t>
      </w:r>
    </w:p>
    <w:p w:rsidR="00DA63EC" w:rsidRDefault="00DA63EC" w:rsidP="00DA63EC">
      <w:pPr>
        <w:pStyle w:val="afff3"/>
        <w:framePr w:wrap="around"/>
        <w:rPr>
          <w:rtl/>
        </w:rPr>
      </w:pPr>
      <w:r>
        <w:rPr>
          <w:rFonts w:hint="cs"/>
          <w:rtl/>
        </w:rPr>
        <w:t>ט.</w:t>
      </w:r>
    </w:p>
    <w:p>
      <w:pPr>
        <w:pStyle w:val="38"/>
        <w:rPr>
          <w:ins w:id="98097" w:author="מנוע מכני" w:date="2026-10-11T12:04:40Z"/>
        </w:rPr>
      </w:pPr>
      <w:del w:id="98096" w:author="מנוע מכני" w:date="2026-10-11T12:04:40Z">
        <w:r>
          <w:delText xml:space="preserve">•</w:delText>
        </w:r>
      </w:del>
      <w:r>
        <w:t xml:space="preserve"> מיתיבי, ר</w:t>
      </w:r>
      <w:r>
        <w:t>יב</w:t>
      </w:r>
      <w:r>
        <w:t>"</w:t>
      </w:r>
      <w:r>
        <w:t>ב</w:t>
      </w:r>
      <w:r>
        <w:t xml:space="preserve">:</w:t>
      </w:r>
    </w:p>
    <w:p w:rsidR="00DA63EC" w:rsidRDefault="00DA63EC" w:rsidP="00DA63EC">
      <w:pPr>
        <w:tabs>
          <w:tab w:val="center" w:pos="2835"/>
        </w:tabs>
        <w:rPr>
          <w:rtl/>
        </w:rPr>
      </w:pPr>
      <w:del w:id="98098" w:author="מנוע מכני" w:date="2026-10-11T12:04:40Z">
        <w:r>
          <w:rPr>
            <w:rtl/>
          </w:rPr>
          <w:delText xml:space="preserve"> </w:delText>
        </w:r>
      </w:del>
      <w:r>
        <w:rPr>
          <w:rtl/>
        </w:rPr>
        <w:t xml:space="preserve">מנין שאם הקיפו </w:t>
      </w:r>
      <w:ins w:id="97095" w:author="מנוע מכני" w:date="2026-10-11T12:04:40Z">
        <w:r>
          <w:rPr>
            <w:rtl/>
          </w:rPr>
          <w:t xml:space="preserve">נכרי</w:t>
        </w:r>
      </w:ins>
      <w:del w:id="97096" w:author="מנוע מכני" w:date="2026-10-11T12:04:40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את העזרה, שהכהנים נכנסין להיכל ואוכלין בקדשי קדשים ושירי מנחות? </w:t>
      </w:r>
      <w:r>
        <w:rPr>
          <w:rtl/>
        </w:rPr>
        <w:t xml:space="preserve">ת"ל</w:t>
      </w:r>
      <w:r>
        <w:rPr>
          <w:rtl/>
        </w:rPr>
        <w:t xml:space="preserve">:</w:t>
      </w:r>
      <w:r w:rsidRPr="00464129">
        <w:rPr>
          <w:rStyle w:val="afffff0"/>
          <w:rtl/>
        </w:rPr>
        <w:t xml:space="preserve"> </w:t>
      </w:r>
      <w:r w:rsidRPr="00464129">
        <w:rPr>
          <w:rStyle w:val="afffff0"/>
          <w:rFonts w:hint="cs"/>
          <w:rtl/>
        </w:rPr>
        <w:t>'</w:t>
      </w:r>
      <w:ins w:id="90377" w:author="Claude - סמנטי" w:date="2026-10-11T12:27:00Z">
        <w:r>
          <w:rPr>
            <w:rStyle w:val="afffff0"/>
            <w:rtl/>
          </w:rPr>
          <w:t xml:space="preserve">בְּקֹדֶשׁ הַקֳּדָשִׁים תֹּאכְלֶנּוּ</w:t>
        </w:r>
      </w:ins>
      <w:del w:id="90378" w:author="Claude - סמנטי" w:date="2026-10-11T12:27:00Z">
        <w:r w:rsidRPr="00464129">
          <w:rPr>
            <w:rStyle w:val="afffff0"/>
            <w:rtl/>
          </w:rPr>
          <w:delText xml:space="preserve">בקדש הקדשים תאכלנו</w:delText>
        </w:r>
      </w:del>
      <w:r w:rsidRPr="00464129">
        <w:rPr>
          <w:rStyle w:val="afffff0"/>
          <w:rFonts w:hint="cs"/>
          <w:rtl/>
        </w:rPr>
        <w:t>'</w:t>
      </w:r>
      <w:r w:rsidRPr="00464129">
        <w:rPr>
          <w:rStyle w:val="afffff0"/>
          <w:rtl/>
        </w:rPr>
        <w:t>,</w:t>
      </w:r>
      <w:r>
        <w:rPr>
          <w:rFonts w:hint="cs"/>
          <w:rtl/>
        </w:rPr>
        <w:t>ד</w:t>
      </w:r>
      <w:r>
        <w:rPr>
          <w:rtl/>
        </w:rPr>
        <w:t xml:space="preserve">עבודה דאדם עובד במקום רבו, </w:t>
      </w:r>
      <w:ins w:id="90717" w:author="מנוע מכני" w:date="2026-10-11T12:04:40Z">
        <w:r>
          <w:rPr>
            <w:rtl/>
          </w:rPr>
          <w:t xml:space="preserve">אומרים</w:t>
        </w:r>
      </w:ins>
      <w:del w:id="90718" w:author="מנוע מכני" w:date="2026-10-11T12:04:40Z">
        <w:r>
          <w:rPr>
            <w:rtl/>
          </w:rPr>
          <w:delText xml:space="preserve">אמרינן</w:delText>
        </w:r>
      </w:del>
      <w:r>
        <w:rPr>
          <w:rtl/>
        </w:rPr>
        <w:t xml:space="preserve"> שלא יהא טפל חמור מן העיקר, </w:t>
      </w:r>
      <w:r>
        <w:rPr>
          <w:rFonts w:hint="cs"/>
          <w:rtl/>
        </w:rPr>
        <w:t>משא</w:t>
      </w:r>
      <w:r>
        <w:rPr>
          <w:rtl/>
        </w:rPr>
        <w:t>"</w:t>
      </w:r>
      <w:r>
        <w:rPr>
          <w:rFonts w:hint="cs"/>
          <w:rtl/>
        </w:rPr>
        <w:t xml:space="preserve">כ</w:t>
      </w:r>
      <w:r>
        <w:rPr>
          <w:rFonts w:hint="cs"/>
          <w:rtl/>
        </w:rPr>
        <w:t xml:space="preserve"> </w:t>
      </w:r>
      <w:r>
        <w:rPr>
          <w:rtl/>
        </w:rPr>
        <w:t xml:space="preserve">אכילה שאין אדם אוכל במקום רבו, טעמא דכתב קרא, הא </w:t>
      </w:r>
      <w:r>
        <w:rPr>
          <w:rtl/>
        </w:rPr>
        <w:t xml:space="preserve">לא</w:t>
      </w:r>
      <w:r>
        <w:rPr>
          <w:rtl/>
        </w:rPr>
        <w:t xml:space="preserve"> כתב קרא, </w:t>
      </w:r>
      <w:r>
        <w:rPr>
          <w:rtl/>
        </w:rPr>
        <w:t xml:space="preserve">לא</w:t>
      </w:r>
      <w:r>
        <w:rPr>
          <w:rtl/>
        </w:rPr>
        <w:t xml:space="preserve"> יהא טפל חמור מן העיקר </w:t>
      </w:r>
      <w:r>
        <w:rPr>
          <w:rtl/>
        </w:rPr>
        <w:t xml:space="preserve">לא</w:t>
      </w:r>
      <w:r>
        <w:rPr>
          <w:rtl/>
        </w:rPr>
        <w:t xml:space="preserve"> אמרי'.</w:t>
      </w:r>
    </w:p>
    <w:p w:rsidR="00DA63EC" w:rsidRDefault="00DA63EC" w:rsidP="00DA63EC">
      <w:pPr>
        <w:tabs>
          <w:tab w:val="left" w:pos="708"/>
          <w:tab w:val="center" w:pos="2835"/>
        </w:tabs>
        <w:rPr>
          <w:rtl/>
        </w:rPr>
      </w:pPr>
    </w:p>
    <w:p>
      <w:pPr>
        <w:pStyle w:val="afffff8"/>
        <w:rPr>
          <w:ins w:id="90807" w:author="קלוד" w:date="2026-10-11T12:32:08Z"/>
        </w:rPr>
      </w:pPr>
      <w:ins w:id="90808" w:author="קלוד" w:date="2026-10-11T12:32:08Z">
        <w:r>
          <w:rPr>
            <w:color w:val="7B3F00"/>
          </w:rPr>
          <w:t xml:space="preserve">בלילה חוץ לחומת העזרה - לרי"ו פסולה ולר"ל כשרה</w:t>
        </w:r>
      </w:ins>
    </w:p>
    <w:p>
      <w:pPr>
        <w:pStyle w:val="38"/>
        <w:rPr>
          <w:ins w:id="98100" w:author="מנוע מכני" w:date="2026-10-11T12:04:40Z"/>
        </w:rPr>
      </w:pPr>
      <w:del w:id="98099" w:author="מנוע מכני" w:date="2026-10-11T12:04:40Z">
        <w:r w:rsidRPr="00C231E3">
          <w:delText xml:space="preserve">•</w:delText>
        </w:r>
      </w:del>
      <w:r w:rsidRPr="00C231E3">
        <w:t xml:space="preserve"> איתמר:</w:t>
      </w:r>
    </w:p>
    <w:p w:rsidR="00DA63EC" w:rsidRDefault="00DA63EC" w:rsidP="00DA63EC">
      <w:pPr>
        <w:tabs>
          <w:tab w:val="left" w:pos="708"/>
          <w:tab w:val="center" w:pos="2835"/>
        </w:tabs>
        <w:rPr>
          <w:b/>
          <w:bCs/>
          <w:rtl/>
        </w:rPr>
      </w:pPr>
      <w:del w:id="98101" w:author="מנוע מכני" w:date="2026-10-11T12:04:40Z">
        <w:r w:rsidRPr="00C231E3">
          <w:rPr>
            <w:b/>
            <w:bCs/>
            <w:rtl/>
          </w:rPr>
          <w:delText xml:space="preserve"> </w:delText>
        </w:r>
      </w:del>
      <w:r w:rsidRPr="00C231E3">
        <w:rPr>
          <w:b/>
          <w:bCs/>
          <w:rtl/>
        </w:rPr>
        <w:t xml:space="preserve">בללה חוץ לחומת עזרה </w:t>
      </w:r>
      <w:r>
        <w:rPr>
          <w:b/>
          <w:bCs/>
          <w:rtl/>
        </w:rPr>
        <w:t>–</w:t>
      </w:r>
      <w:r w:rsidRPr="00C231E3">
        <w:rPr>
          <w:b/>
          <w:bCs/>
          <w:rtl/>
        </w:rPr>
        <w:t xml:space="preserve"> </w:t>
      </w:r>
      <w:r>
        <w:rPr>
          <w:rStyle w:val="2fb"/>
          <w:rFonts w:hint="cs"/>
          <w:b/>
          <w:bCs/>
          <w:rtl/>
        </w:rPr>
        <w:t>לרי</w:t>
      </w:r>
      <w:r>
        <w:rPr>
          <w:rStyle w:val="2fb"/>
          <w:b/>
          <w:bCs/>
          <w:rtl/>
        </w:rPr>
        <w:t>"</w:t>
      </w:r>
      <w:r>
        <w:rPr>
          <w:rStyle w:val="2fb"/>
          <w:rFonts w:hint="cs"/>
          <w:b/>
          <w:bCs/>
          <w:rtl/>
        </w:rPr>
        <w:t>ו</w:t>
      </w:r>
      <w:r w:rsidRPr="00C231E3">
        <w:rPr>
          <w:b/>
          <w:bCs/>
          <w:rtl/>
        </w:rPr>
        <w:t xml:space="preserve">: פסולה, </w:t>
      </w:r>
      <w:r>
        <w:rPr>
          <w:rStyle w:val="2fb"/>
          <w:rFonts w:hint="cs"/>
          <w:b/>
          <w:bCs/>
          <w:rtl/>
        </w:rPr>
        <w:t>ול</w:t>
      </w:r>
      <w:r w:rsidRPr="00C231E3">
        <w:rPr>
          <w:rStyle w:val="2fb"/>
          <w:b/>
          <w:bCs/>
          <w:rtl/>
        </w:rPr>
        <w:t xml:space="preserve">ר"ל</w:t>
      </w:r>
      <w:r w:rsidRPr="00C231E3">
        <w:rPr>
          <w:b/>
          <w:bCs/>
          <w:rtl/>
        </w:rPr>
        <w:t xml:space="preserve">: כשרה.</w:t>
      </w:r>
    </w:p>
    <w:p>
      <w:pPr>
        <w:pStyle w:val="38"/>
        <w:rPr>
          <w:ins w:id="98102" w:author="מנוע מכני" w:date="2026-10-11T12:04:40Z"/>
        </w:rPr>
      </w:pPr>
      <w:r w:rsidRPr="00336727">
        <w:t>ל</w:t>
      </w:r>
      <w:r w:rsidRPr="00336727">
        <w:t xml:space="preserve">ר"ל כשרה:</w:t>
      </w:r>
    </w:p>
    <w:p w:rsidR="00DA63EC" w:rsidRDefault="00DA63EC" w:rsidP="00DA63EC">
      <w:pPr>
        <w:rPr>
          <w:rtl/>
        </w:rPr>
      </w:pPr>
      <w:del w:id="98103" w:author="מנוע מכני" w:date="2026-10-11T12:04:40Z">
        <w:r w:rsidRPr="00336727">
          <w:rPr>
            <w:rtl/>
          </w:rPr>
          <w:delText xml:space="preserve"> </w:delText>
        </w:r>
      </w:del>
      <w:r w:rsidRPr="0046594B">
        <w:rPr>
          <w:rStyle w:val="afffff0"/>
          <w:rFonts w:hint="cs"/>
          <w:rtl/>
        </w:rPr>
        <w:t>ד'</w:t>
      </w:r>
      <w:r w:rsidRPr="0046594B">
        <w:rPr>
          <w:rStyle w:val="afffff0"/>
          <w:rtl/>
        </w:rPr>
        <w:t xml:space="preserve">ויצק </w:t>
      </w:r>
      <w:ins w:id="92445" w:author="מנוע מכני" w:date="2026-10-11T12:04:40Z">
        <w:r>
          <w:rPr>
            <w:rStyle w:val="afffff0"/>
            <w:rtl/>
          </w:rPr>
          <w:t xml:space="preserve">עליו</w:t>
        </w:r>
      </w:ins>
      <w:del w:id="92446" w:author="מנוע מכני" w:date="2026-10-11T12:04:40Z">
        <w:r w:rsidRPr="0046594B">
          <w:rPr>
            <w:rStyle w:val="afffff0"/>
            <w:rtl/>
          </w:rPr>
          <w:delText xml:space="preserve">עליה</w:delText>
        </w:r>
      </w:del>
      <w:r w:rsidRPr="0046594B">
        <w:rPr>
          <w:rStyle w:val="afffff0"/>
          <w:rtl/>
        </w:rPr>
        <w:t xml:space="preserve"> שמן ונתן </w:t>
      </w:r>
      <w:ins w:id="92447" w:author="מנוע מכני" w:date="2026-10-11T12:04:40Z">
        <w:r>
          <w:rPr>
            <w:rStyle w:val="afffff0"/>
            <w:rtl/>
          </w:rPr>
          <w:t xml:space="preserve">עליו</w:t>
        </w:r>
      </w:ins>
      <w:del w:id="92448" w:author="מנוע מכני" w:date="2026-10-11T12:04:40Z">
        <w:r w:rsidRPr="0046594B">
          <w:rPr>
            <w:rStyle w:val="afffff0"/>
            <w:rtl/>
          </w:rPr>
          <w:delText xml:space="preserve">עליה</w:delText>
        </w:r>
      </w:del>
      <w:r w:rsidRPr="0046594B">
        <w:rPr>
          <w:rStyle w:val="afffff0"/>
          <w:rtl/>
        </w:rPr>
        <w:t xml:space="preserve"> לבונה</w:t>
      </w:r>
      <w:r w:rsidRPr="0046594B">
        <w:rPr>
          <w:rStyle w:val="afffff0"/>
          <w:rFonts w:hint="cs"/>
          <w:rtl/>
        </w:rPr>
        <w:t>'</w:t>
      </w:r>
      <w:r w:rsidRPr="0046594B">
        <w:rPr>
          <w:rStyle w:val="afffff0"/>
          <w:rtl/>
        </w:rPr>
        <w:t>,</w:t>
      </w:r>
      <w:r w:rsidRPr="00336727">
        <w:rPr>
          <w:rtl/>
        </w:rPr>
        <w:t xml:space="preserve"> </w:t>
      </w:r>
      <w:ins w:id="90719" w:author="מנוע מכני" w:date="2026-10-11T12:04:40Z">
        <w:r>
          <w:rPr>
            <w:rtl/>
          </w:rPr>
          <w:t xml:space="preserve">ואח"כ</w:t>
        </w:r>
      </w:ins>
      <w:del w:id="90720" w:author="מנוע מכני" w:date="2026-10-11T12:04:40Z">
        <w:r w:rsidRPr="00336727">
          <w:rPr>
            <w:rtl/>
          </w:rPr>
          <w:delText xml:space="preserve">והדר</w:delText>
        </w:r>
      </w:del>
      <w:r>
        <w:rPr>
          <w:rtl/>
        </w:rPr>
        <w:t xml:space="preserve"> </w:t>
      </w:r>
      <w:r>
        <w:rPr>
          <w:rStyle w:val="afffff0"/>
          <w:rtl/>
          <w:rPrChange w:id="9002" w:author="מנוע פסוקים" w:date="2026-10-11T09:32:13Z">
            <w:rPr>
              <w:rtl/>
            </w:rPr>
          </w:rPrChange>
        </w:rPr>
        <w:t xml:space="preserve">והביאה אל בני אהרן הכהנים וקמץ</w:t>
      </w:r>
      <w:r>
        <w:rPr>
          <w:rtl/>
        </w:rPr>
        <w:t xml:space="preserve">, מקמיצה ואילך מצות כהונה, לימד על יציקה ובלילה שכשרין בזר, ומדכהונה </w:t>
      </w:r>
      <w:r w:rsidRPr="00336727">
        <w:rPr>
          <w:rtl/>
        </w:rPr>
        <w:t xml:space="preserve">לא</w:t>
      </w:r>
      <w:r w:rsidRPr="00336727">
        <w:rPr>
          <w:rtl/>
        </w:rPr>
        <w:t xml:space="preserve"> בעיא, פנים </w:t>
      </w:r>
      <w:ins w:id="90721" w:author="מנוע מכני" w:date="2026-10-11T12:04:40Z">
        <w:r>
          <w:rPr>
            <w:rtl/>
          </w:rPr>
          <w:t xml:space="preserve">גם</w:t>
        </w:r>
      </w:ins>
      <w:del w:id="90722" w:author="מנוע מכני" w:date="2026-10-11T12:04:40Z">
        <w:r w:rsidRPr="00336727">
          <w:rPr>
            <w:rtl/>
          </w:rPr>
          <w:delText xml:space="preserve">נמי</w:delText>
        </w:r>
      </w:del>
      <w:r w:rsidRPr="00336727">
        <w:rPr>
          <w:rtl/>
        </w:rPr>
        <w:t xml:space="preserve"> </w:t>
      </w:r>
      <w:r w:rsidRPr="00336727">
        <w:rPr>
          <w:rtl/>
        </w:rPr>
        <w:t xml:space="preserve">לא</w:t>
      </w:r>
      <w:r w:rsidRPr="00336727">
        <w:rPr>
          <w:rtl/>
        </w:rPr>
        <w:t xml:space="preserve"> בעיא</w:t>
      </w:r>
      <w:ins w:id="94143" w:author="מנוע מכני" w:date="2026-10-11T12:04:40Z">
        <w:r>
          <w:rPr>
            <w:rtl/>
          </w:rPr>
          <w:t xml:space="preserve">,</w:t>
        </w:r>
      </w:ins>
      <w:del w:id="94144"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tl/>
        </w:rPr>
      </w:pPr>
      <w:r>
        <w:rPr>
          <w:rtl/>
        </w:rPr>
        <w:t xml:space="preserve">• </w:t>
      </w:r>
      <w:r>
        <w:rPr>
          <w:rStyle w:val="2fb"/>
          <w:rFonts w:hint="cs"/>
          <w:rtl/>
        </w:rPr>
        <w:t>לרי</w:t>
      </w:r>
      <w:r>
        <w:rPr>
          <w:rStyle w:val="2fb"/>
          <w:rtl/>
        </w:rPr>
        <w:t>"</w:t>
      </w:r>
      <w:r>
        <w:rPr>
          <w:rStyle w:val="2fb"/>
          <w:rFonts w:hint="cs"/>
          <w:rtl/>
        </w:rPr>
        <w:t>ו</w:t>
      </w:r>
      <w:r>
        <w:rPr>
          <w:rtl/>
        </w:rPr>
        <w:t xml:space="preserve"> פסולה, כיון דעשייתה בכלי הוא, נהי דכהונה </w:t>
      </w:r>
      <w:r>
        <w:rPr>
          <w:rtl/>
        </w:rPr>
        <w:t xml:space="preserve">לא</w:t>
      </w:r>
      <w:r>
        <w:rPr>
          <w:rtl/>
        </w:rPr>
        <w:t xml:space="preserve"> בעיא, פנים מיהת בעיא.</w:t>
      </w:r>
    </w:p>
    <w:p>
      <w:pPr>
        <w:pStyle w:val="38"/>
        <w:rPr>
          <w:ins w:id="98105" w:author="מנוע מכני" w:date="2026-10-11T12:04:40Z"/>
        </w:rPr>
      </w:pPr>
      <w:del w:id="98104" w:author="מנוע מכני" w:date="2026-10-11T12:04:40Z">
        <w:r>
          <w:delText xml:space="preserve">•</w:delText>
        </w:r>
      </w:del>
      <w:r>
        <w:t xml:space="preserve"> ת"</w:t>
      </w:r>
      <w:r>
        <w:t xml:space="preserve">כ </w:t>
      </w:r>
      <w:r>
        <w:t>דר</w:t>
      </w:r>
      <w:r>
        <w:t>י</w:t>
      </w:r>
      <w:r>
        <w:t>"</w:t>
      </w:r>
      <w:r>
        <w:t>ו</w:t>
      </w:r>
      <w:r>
        <w:t xml:space="preserve">:</w:t>
      </w:r>
    </w:p>
    <w:p w:rsidR="00DA63EC" w:rsidRDefault="00DA63EC" w:rsidP="00DA63EC">
      <w:pPr>
        <w:tabs>
          <w:tab w:val="center" w:pos="2835"/>
        </w:tabs>
        <w:rPr>
          <w:rtl/>
        </w:rPr>
      </w:pPr>
      <w:del w:id="98106" w:author="מנוע מכני" w:date="2026-10-11T12:04:40Z">
        <w:r>
          <w:rPr>
            <w:rtl/>
          </w:rPr>
          <w:delText xml:space="preserve"> </w:delText>
        </w:r>
      </w:del>
      <w:r>
        <w:rPr>
          <w:rtl/>
        </w:rPr>
        <w:t xml:space="preserve">בללה זר - כשרה, חוץ לחומת העזרה - פסולה.</w:t>
      </w:r>
    </w:p>
    <w:p w:rsidR="00DA63EC" w:rsidRDefault="00DA63EC" w:rsidP="00DA63EC">
      <w:pPr>
        <w:pStyle w:val="affffd"/>
        <w:rPr>
          <w:rtl/>
        </w:rPr>
      </w:pPr>
      <w:r>
        <w:rPr>
          <w:rtl/>
        </w:rPr>
        <w:t>׹</w:t>
      </w:r>
    </w:p>
    <w:p>
      <w:pPr>
        <w:pStyle w:val="afffff8"/>
        <w:rPr>
          <w:ins w:id="90805" w:author="קלוד" w:date="2026-10-11T12:32:08Z"/>
        </w:rPr>
      </w:pPr>
      <w:ins w:id="90806" w:author="קלוד" w:date="2026-10-11T12:32:08Z">
        <w:r>
          <w:rPr>
            <w:color w:val="7B3F00"/>
          </w:rPr>
          <w:t xml:space="preserve">מנחה שחסרה קודם קמיצה - מביא מביתו וממלא</w:t>
        </w:r>
      </w:ins>
    </w:p>
    <w:p>
      <w:pPr>
        <w:pStyle w:val="38"/>
        <w:rPr>
          <w:ins w:id="98107" w:author="מנוע מכני" w:date="2026-10-11T12:04:40Z"/>
        </w:rPr>
      </w:pPr>
      <w:r w:rsidRPr="00C231E3">
        <w:t xml:space="preserve">איתמר:</w:t>
      </w:r>
    </w:p>
    <w:p w:rsidR="00DA63EC" w:rsidRDefault="00DA63EC" w:rsidP="00DA63EC">
      <w:pPr>
        <w:tabs>
          <w:tab w:val="center" w:pos="2835"/>
        </w:tabs>
        <w:rPr>
          <w:rtl/>
        </w:rPr>
      </w:pPr>
      <w:del w:id="98108" w:author="מנוע מכני" w:date="2026-10-11T12:04:40Z">
        <w:r w:rsidRPr="00C231E3">
          <w:rPr>
            <w:b/>
            <w:bCs/>
            <w:rtl/>
          </w:rPr>
          <w:delText xml:space="preserve"> </w:delText>
        </w:r>
      </w:del>
      <w:r w:rsidRPr="00C231E3">
        <w:rPr>
          <w:b/>
          <w:bCs/>
          <w:rtl/>
        </w:rPr>
        <w:t xml:space="preserve">מנחה שחסרה קודם קמיצה </w:t>
      </w:r>
    </w:p>
    <w:p>
      <w:pPr>
        <w:pStyle w:val="38"/>
        <w:rPr>
          <w:ins w:id="98109" w:author="מנוע מכני" w:date="2026-10-11T12:04:40Z"/>
        </w:rPr>
      </w:pPr>
      <w:r>
        <w:t>ר</w:t>
      </w:r>
      <w:r>
        <w:t>י</w:t>
      </w:r>
      <w:r>
        <w:t>"</w:t>
      </w:r>
      <w:r>
        <w:t xml:space="preserve">ו:</w:t>
      </w:r>
    </w:p>
    <w:p w:rsidR="00DA63EC" w:rsidRDefault="00DA63EC" w:rsidP="00DA63EC">
      <w:pPr>
        <w:tabs>
          <w:tab w:val="center" w:pos="2835"/>
        </w:tabs>
        <w:rPr>
          <w:rtl/>
        </w:rPr>
      </w:pPr>
      <w:del w:id="98110" w:author="מנוע מכני" w:date="2026-10-11T12:04:40Z">
        <w:r>
          <w:rPr>
            <w:rFonts w:hint="cs"/>
            <w:rtl/>
          </w:rPr>
          <w:delText xml:space="preserve"> </w:delText>
        </w:r>
      </w:del>
      <w:r>
        <w:rPr>
          <w:rtl/>
        </w:rPr>
        <w:t xml:space="preserve">מביא מתוך ביתו וימלאנה, קמיצה קבעה </w:t>
      </w:r>
      <w:ins w:id="92449" w:author="מנוע מכני" w:date="2026-10-11T12:04:40Z">
        <w:r>
          <w:rPr>
            <w:rtl/>
          </w:rPr>
          <w:t xml:space="preserve">לו</w:t>
        </w:r>
      </w:ins>
      <w:del w:id="92450" w:author="מנוע מכני" w:date="2026-10-11T12:04:40Z">
        <w:r>
          <w:rPr>
            <w:rtl/>
          </w:rPr>
          <w:delText xml:space="preserve">ליה</w:delText>
        </w:r>
      </w:del>
      <w:ins w:id="94145" w:author="מנוע מכני" w:date="2026-10-11T12:04:40Z">
        <w:r>
          <w:rPr>
            <w:rtl/>
          </w:rPr>
          <w:t xml:space="preserve">,</w:t>
        </w:r>
      </w:ins>
      <w:del w:id="94146" w:author="מנוע מכני" w:date="2026-10-11T12:04:40Z">
        <w:r>
          <w:rPr>
            <w:rtl/>
          </w:rPr>
          <w:delText xml:space="preserve">;</w:delText>
        </w:r>
      </w:del>
      <w:r>
        <w:rPr>
          <w:rtl/>
        </w:rPr>
        <w:t xml:space="preserve"> </w:t>
      </w:r>
    </w:p>
    <w:p>
      <w:pPr>
        <w:pStyle w:val="38"/>
        <w:rPr>
          <w:ins w:id="98111" w:author="מנוע מכני" w:date="2026-10-11T12:04:40Z"/>
        </w:rPr>
      </w:pPr>
      <w:r>
        <w:t>ר"ל:</w:t>
      </w:r>
    </w:p>
    <w:p w:rsidR="00DA63EC" w:rsidRDefault="00DA63EC" w:rsidP="00DA63EC">
      <w:pPr>
        <w:tabs>
          <w:tab w:val="center" w:pos="2835"/>
        </w:tabs>
        <w:rPr>
          <w:rtl/>
        </w:rPr>
      </w:pPr>
      <w:del w:id="98112" w:author="מנוע מכני" w:date="2026-10-11T12:04:40Z">
        <w:r>
          <w:rPr>
            <w:rtl/>
          </w:rPr>
          <w:delText xml:space="preserve"> </w:delText>
        </w:r>
      </w:del>
      <w:r>
        <w:rPr>
          <w:rtl/>
        </w:rPr>
        <w:t xml:space="preserve">לא</w:t>
      </w:r>
      <w:r>
        <w:rPr>
          <w:rtl/>
        </w:rPr>
        <w:t xml:space="preserve"> יביא מתוך ביתו וימלאנה, קדושת כלי קבעה </w:t>
      </w:r>
      <w:ins w:id="92451" w:author="מנוע מכני" w:date="2026-10-11T12:04:40Z">
        <w:r>
          <w:rPr>
            <w:rtl/>
          </w:rPr>
          <w:t xml:space="preserve">לו</w:t>
        </w:r>
      </w:ins>
      <w:del w:id="92452" w:author="מנוע מכני" w:date="2026-10-11T12:04:40Z">
        <w:r>
          <w:rPr>
            <w:rtl/>
          </w:rPr>
          <w:delText xml:space="preserve">ליה</w:delText>
        </w:r>
      </w:del>
      <w:r>
        <w:rPr>
          <w:rtl/>
        </w:rPr>
        <w:t xml:space="preserve">.</w:t>
      </w:r>
    </w:p>
    <w:p>
      <w:pPr>
        <w:pStyle w:val="38"/>
        <w:rPr>
          <w:ins w:id="98113" w:author="מנוע מכני" w:date="2026-10-11T12:04:40Z"/>
        </w:rPr>
      </w:pPr>
      <w:r>
        <w:t xml:space="preserve">איתיביה ר' יוחנן לרשב"ל:</w:t>
      </w:r>
    </w:p>
    <w:p w:rsidR="00DA63EC" w:rsidRDefault="00DA63EC" w:rsidP="00DA63EC">
      <w:pPr>
        <w:tabs>
          <w:tab w:val="center" w:pos="2835"/>
        </w:tabs>
        <w:rPr>
          <w:rtl/>
        </w:rPr>
      </w:pPr>
      <w:del w:id="98114" w:author="מנוע מכני" w:date="2026-10-11T12:04:40Z">
        <w:r>
          <w:rPr>
            <w:rtl/>
          </w:rPr>
          <w:delText xml:space="preserve"> </w:delText>
        </w:r>
      </w:del>
      <w:r>
        <w:rPr>
          <w:rtl/>
        </w:rPr>
        <w:t xml:space="preserve">חסר הלוג אם עד שלא יצק - ימלאנו!</w:t>
      </w:r>
    </w:p>
    <w:p w:rsidR="00DA63EC" w:rsidRDefault="00DA63EC" w:rsidP="00DA63EC">
      <w:pPr>
        <w:tabs>
          <w:tab w:val="center" w:pos="2835"/>
        </w:tabs>
        <w:rPr>
          <w:rtl/>
        </w:rPr>
      </w:pPr>
      <w:r w:rsidRPr="00C728C9">
        <w:rPr>
          <w:b/>
          <w:bCs/>
          <w:rtl/>
        </w:rPr>
        <w:t>תיובתא</w:t>
      </w:r>
      <w:r>
        <w:rPr>
          <w:rtl/>
        </w:rPr>
        <w:t>.</w:t>
      </w:r>
    </w:p>
    <w:p w:rsidR="00DA63EC" w:rsidRDefault="00DA63EC" w:rsidP="00DA63EC">
      <w:pPr>
        <w:tabs>
          <w:tab w:val="center" w:pos="2835"/>
        </w:tabs>
        <w:rPr>
          <w:rtl/>
        </w:rPr>
      </w:pPr>
    </w:p>
    <w:p>
      <w:pPr>
        <w:pStyle w:val="afffff8"/>
        <w:rPr>
          <w:ins w:id="90803" w:author="קלוד" w:date="2026-10-11T12:32:08Z"/>
        </w:rPr>
      </w:pPr>
      <w:ins w:id="90804" w:author="קלוד" w:date="2026-10-11T12:32:08Z">
        <w:r>
          <w:rPr>
            <w:color w:val="7B3F00"/>
          </w:rPr>
          <w:t xml:space="preserve">שירים שחסרו בין קמיצה להקטרה - האם מקטיר קומץ עליהן</w:t>
        </w:r>
      </w:ins>
    </w:p>
    <w:p>
      <w:pPr>
        <w:pStyle w:val="38"/>
        <w:rPr>
          <w:ins w:id="98116" w:author="מנוע מכני" w:date="2026-10-11T12:04:40Z"/>
        </w:rPr>
      </w:pPr>
      <w:del w:id="98115" w:author="מנוע מכני" w:date="2026-10-11T12:04:40Z">
        <w:r>
          <w:delText xml:space="preserve">•</w:delText>
        </w:r>
      </w:del>
      <w:r>
        <w:t xml:space="preserve"> </w:t>
      </w:r>
      <w:r w:rsidRPr="00884D20">
        <w:t xml:space="preserve">איתמר:</w:t>
      </w:r>
    </w:p>
    <w:p w:rsidR="00DA63EC" w:rsidRDefault="00DA63EC" w:rsidP="00DA63EC">
      <w:pPr>
        <w:tabs>
          <w:tab w:val="center" w:pos="2835"/>
        </w:tabs>
        <w:rPr>
          <w:rtl/>
        </w:rPr>
      </w:pPr>
      <w:del w:id="98117" w:author="מנוע מכני" w:date="2026-10-11T12:04:40Z">
        <w:r w:rsidRPr="00884D20">
          <w:rPr>
            <w:b/>
            <w:bCs/>
            <w:rtl/>
          </w:rPr>
          <w:delText xml:space="preserve"> </w:delText>
        </w:r>
      </w:del>
      <w:r w:rsidRPr="00884D20">
        <w:rPr>
          <w:b/>
          <w:bCs/>
          <w:rtl/>
        </w:rPr>
        <w:t xml:space="preserve">שירים שחסרו בין קמיצה להקטרה </w:t>
      </w:r>
    </w:p>
    <w:p>
      <w:pPr>
        <w:pStyle w:val="38"/>
        <w:rPr>
          <w:ins w:id="98118" w:author="מנוע מכני" w:date="2026-10-11T12:04:40Z"/>
        </w:rPr>
      </w:pPr>
      <w:r>
        <w:t>לרי</w:t>
      </w:r>
      <w:r>
        <w:t>"</w:t>
      </w:r>
      <w:r>
        <w:t>ו</w:t>
      </w:r>
      <w:r>
        <w:t xml:space="preserve">:</w:t>
      </w:r>
    </w:p>
    <w:p w:rsidR="00DA63EC" w:rsidRDefault="00DA63EC" w:rsidP="00DA63EC">
      <w:pPr>
        <w:tabs>
          <w:tab w:val="center" w:pos="2835"/>
        </w:tabs>
        <w:rPr>
          <w:rtl/>
        </w:rPr>
      </w:pPr>
      <w:del w:id="98119" w:author="מנוע מכני" w:date="2026-10-11T12:04:40Z">
        <w:r>
          <w:rPr>
            <w:rtl/>
          </w:rPr>
          <w:delText xml:space="preserve"> </w:delText>
        </w:r>
      </w:del>
      <w:r>
        <w:rPr>
          <w:rtl/>
        </w:rPr>
        <w:t xml:space="preserve">מקטיר קומץ עליהן, </w:t>
      </w:r>
      <w:r>
        <w:rPr>
          <w:rStyle w:val="2fb"/>
          <w:rtl/>
        </w:rPr>
        <w:t xml:space="preserve">ו</w:t>
      </w:r>
      <w:r>
        <w:rPr>
          <w:rStyle w:val="2fb"/>
          <w:rFonts w:hint="cs"/>
          <w:rtl/>
        </w:rPr>
        <w:t>לר</w:t>
      </w:r>
      <w:r>
        <w:rPr>
          <w:rStyle w:val="2fb"/>
          <w:rtl/>
        </w:rPr>
        <w:t>"</w:t>
      </w:r>
      <w:r>
        <w:rPr>
          <w:rStyle w:val="2fb"/>
          <w:rFonts w:hint="cs"/>
          <w:rtl/>
        </w:rPr>
        <w:t>ל</w:t>
      </w:r>
      <w:r>
        <w:rPr>
          <w:rtl/>
        </w:rPr>
        <w:t>: אין מקטיר קומץ עליהן.</w:t>
      </w:r>
    </w:p>
    <w:p w:rsidR="00DA63EC" w:rsidRDefault="00DA63EC" w:rsidP="00DA63EC">
      <w:pPr>
        <w:tabs>
          <w:tab w:val="center" w:pos="2835"/>
        </w:tabs>
        <w:rPr>
          <w:rtl/>
        </w:rPr>
      </w:pPr>
      <w:r>
        <w:rPr>
          <w:rtl/>
        </w:rPr>
        <w:t xml:space="preserve">אליבא </w:t>
      </w:r>
      <w:r>
        <w:rPr>
          <w:rStyle w:val="2fb"/>
          <w:rtl/>
        </w:rPr>
        <w:t xml:space="preserve">דר"</w:t>
      </w:r>
      <w:r>
        <w:rPr>
          <w:rStyle w:val="2fb"/>
          <w:rFonts w:hint="cs"/>
          <w:rtl/>
        </w:rPr>
        <w:t>א</w:t>
      </w:r>
      <w:r>
        <w:rPr>
          <w:rtl/>
        </w:rPr>
        <w:t xml:space="preserve"> כ"ע </w:t>
      </w:r>
      <w:r>
        <w:rPr>
          <w:rtl/>
        </w:rPr>
        <w:t xml:space="preserve">לא</w:t>
      </w:r>
      <w:r>
        <w:rPr>
          <w:rtl/>
        </w:rPr>
        <w:t xml:space="preserve"> </w:t>
      </w:r>
      <w:ins w:id="90723" w:author="מנוע מכני" w:date="2026-10-11T12:04:40Z">
        <w:r>
          <w:rPr>
            <w:rtl/>
          </w:rPr>
          <w:t xml:space="preserve">חלקו</w:t>
        </w:r>
      </w:ins>
      <w:del w:id="90724" w:author="מנוע מכני" w:date="2026-10-11T12:04:40Z">
        <w:r>
          <w:rPr>
            <w:rtl/>
          </w:rPr>
          <w:delText xml:space="preserve">פליגי</w:delText>
        </w:r>
      </w:del>
      <w:r>
        <w:rPr>
          <w:rtl/>
        </w:rPr>
        <w:t xml:space="preserve">, </w:t>
      </w:r>
      <w:ins w:id="90725" w:author="מנוע מכני" w:date="2026-10-11T12:04:40Z">
        <w:r>
          <w:rPr>
            <w:rFonts w:hint="cs"/>
            <w:b/>
            <w:bCs/>
            <w:rtl/>
          </w:rPr>
          <w:t xml:space="preserve">וחלקו</w:t>
        </w:r>
      </w:ins>
      <w:del w:id="90726" w:author="מנוע מכני" w:date="2026-10-11T12:04:40Z">
        <w:r w:rsidRPr="00AC163B">
          <w:rPr>
            <w:rFonts w:hint="cs"/>
            <w:b/>
            <w:bCs/>
            <w:rtl/>
          </w:rPr>
          <w:delText xml:space="preserve">ופליגי</w:delText>
        </w:r>
      </w:del>
      <w:r w:rsidRPr="00AC163B">
        <w:rPr>
          <w:rFonts w:hint="cs"/>
          <w:b/>
          <w:bCs/>
          <w:rtl/>
        </w:rPr>
        <w:t xml:space="preserve"> </w:t>
      </w:r>
      <w:r w:rsidRPr="00AC163B">
        <w:rPr>
          <w:b/>
          <w:bCs/>
          <w:rtl/>
        </w:rPr>
        <w:t>אליבא דר</w:t>
      </w:r>
      <w:r w:rsidRPr="00AC163B">
        <w:rPr>
          <w:rFonts w:hint="cs"/>
          <w:b/>
          <w:bCs/>
          <w:rtl/>
        </w:rPr>
        <w:t>י</w:t>
      </w:r>
      <w:r w:rsidRPr="00AC163B">
        <w:rPr>
          <w:b/>
          <w:bCs/>
          <w:rtl/>
        </w:rPr>
        <w:t>'</w:t>
      </w:r>
      <w:r w:rsidRPr="00AC163B">
        <w:rPr>
          <w:rFonts w:hint="cs"/>
          <w:b/>
          <w:bCs/>
          <w:rtl/>
        </w:rPr>
        <w:t>ה</w:t>
      </w:r>
      <w:r w:rsidRPr="00AC163B">
        <w:rPr>
          <w:b/>
          <w:bCs/>
          <w:rtl/>
        </w:rPr>
        <w:t xml:space="preserve"> </w:t>
      </w:r>
    </w:p>
    <w:p>
      <w:pPr>
        <w:pStyle w:val="38"/>
        <w:rPr>
          <w:ins w:id="98120" w:author="מנוע מכני" w:date="2026-10-11T12:04:40Z"/>
        </w:rPr>
      </w:pPr>
      <w:r>
        <w:t xml:space="preserve">דתנן</w:t>
      </w:r>
      <w:r>
        <w:t xml:space="preserve">:</w:t>
      </w:r>
    </w:p>
    <w:p w:rsidR="00DA63EC" w:rsidRDefault="00DA63EC" w:rsidP="00DA63EC">
      <w:pPr>
        <w:tabs>
          <w:tab w:val="center" w:pos="2835"/>
        </w:tabs>
        <w:rPr>
          <w:rtl/>
        </w:rPr>
      </w:pPr>
      <w:del w:id="98121" w:author="מנוע מכני" w:date="2026-10-11T12:04:40Z">
        <w:r>
          <w:rPr>
            <w:rtl/>
          </w:rPr>
          <w:delText xml:space="preserve"> </w:delText>
        </w:r>
      </w:del>
      <w:r>
        <w:rPr>
          <w:rtl/>
        </w:rPr>
        <w:t xml:space="preserve">נטמאו שיריה, נשרפו שיריה, אבדו שיריה, כמדת </w:t>
      </w:r>
      <w:r>
        <w:rPr>
          <w:rStyle w:val="2fb"/>
          <w:rtl/>
        </w:rPr>
        <w:t xml:space="preserve">ר' אליעזר</w:t>
      </w:r>
      <w:r>
        <w:rPr>
          <w:rtl/>
        </w:rPr>
        <w:t xml:space="preserve"> - כשרה, כמדת </w:t>
      </w:r>
      <w:r>
        <w:rPr>
          <w:rStyle w:val="2fb"/>
          <w:rtl/>
        </w:rPr>
        <w:t xml:space="preserve">רבי</w:t>
      </w:r>
      <w:r>
        <w:rPr>
          <w:rtl/>
        </w:rPr>
        <w:t xml:space="preserve"> יהושע - פסולה</w:t>
      </w:r>
      <w:ins w:id="94147" w:author="מנוע מכני" w:date="2026-10-11T12:04:40Z">
        <w:r>
          <w:rPr>
            <w:rtl/>
          </w:rPr>
          <w:t xml:space="preserve">,</w:t>
        </w:r>
      </w:ins>
      <w:del w:id="9414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מאן דפסל - </w:t>
      </w:r>
      <w:r>
        <w:rPr>
          <w:rStyle w:val="2fb"/>
          <w:rtl/>
        </w:rPr>
        <w:t xml:space="preserve">כר' יהושע</w:t>
      </w:r>
      <w:r>
        <w:rPr>
          <w:rtl/>
        </w:rPr>
        <w:t xml:space="preserve">, ומאן דמכשר </w:t>
      </w:r>
      <w:ins w:id="90727" w:author="מנוע מכני" w:date="2026-10-11T12:04:40Z">
        <w:r>
          <w:rPr>
            <w:rFonts w:hint="cs"/>
            <w:rtl/>
          </w:rPr>
          <w:t xml:space="preserve">דמקום</w:t>
        </w:r>
      </w:ins>
      <w:del w:id="90728" w:author="מנוע מכני" w:date="2026-10-11T12:04:40Z">
        <w:r>
          <w:rPr>
            <w:rFonts w:hint="cs"/>
            <w:rtl/>
          </w:rPr>
          <w:delText xml:space="preserve">דהיכא</w:delText>
        </w:r>
      </w:del>
      <w:r>
        <w:rPr>
          <w:rFonts w:hint="cs"/>
          <w:rtl/>
        </w:rPr>
        <w:t xml:space="preserve"> ד</w:t>
      </w:r>
      <w:r>
        <w:rPr>
          <w:rtl/>
        </w:rPr>
        <w:t xml:space="preserve">אישתייר אפי' </w:t>
      </w:r>
      <w:r>
        <w:rPr>
          <w:rStyle w:val="2fb"/>
          <w:rtl/>
        </w:rPr>
        <w:t xml:space="preserve">ר' יהושע</w:t>
      </w:r>
      <w:r>
        <w:rPr>
          <w:rtl/>
        </w:rPr>
        <w:t xml:space="preserve"> מודה </w:t>
      </w:r>
      <w:ins w:id="92453" w:author="מנוע מכני" w:date="2026-10-11T12:04:40Z">
        <w:r>
          <w:rPr>
            <w:rtl/>
          </w:rPr>
          <w:t xml:space="preserve">לו</w:t>
        </w:r>
      </w:ins>
      <w:del w:id="92454" w:author="מנוע מכני" w:date="2026-10-11T12:04:40Z">
        <w:r>
          <w:rPr>
            <w:rtl/>
          </w:rPr>
          <w:delText xml:space="preserve">ליה</w:delText>
        </w:r>
      </w:del>
      <w:r>
        <w:rPr>
          <w:rtl/>
        </w:rPr>
        <w:t xml:space="preserve">, </w:t>
      </w:r>
    </w:p>
    <w:p>
      <w:pPr>
        <w:pStyle w:val="38"/>
        <w:rPr>
          <w:ins w:id="98122" w:author="מנוע מכני" w:date="2026-10-11T12:04:40Z"/>
        </w:rPr>
      </w:pPr>
      <w:r>
        <w:t>דתניא</w:t>
      </w:r>
      <w:r>
        <w:t xml:space="preserve"> רי</w:t>
      </w:r>
      <w:r>
        <w:t>"</w:t>
      </w:r>
      <w:r>
        <w:t>ה</w:t>
      </w:r>
      <w:r>
        <w:t xml:space="preserve">:</w:t>
      </w:r>
    </w:p>
    <w:p w:rsidR="00DA63EC" w:rsidRDefault="00DA63EC" w:rsidP="00DA63EC">
      <w:pPr>
        <w:tabs>
          <w:tab w:val="center" w:pos="2835"/>
        </w:tabs>
        <w:rPr>
          <w:rtl/>
        </w:rPr>
      </w:pPr>
      <w:del w:id="98123" w:author="מנוע מכני" w:date="2026-10-11T12:04:40Z">
        <w:r>
          <w:rPr>
            <w:rtl/>
          </w:rPr>
          <w:delText xml:space="preserve"> </w:delText>
        </w:r>
      </w:del>
      <w:r>
        <w:rPr>
          <w:rtl/>
        </w:rPr>
        <w:t xml:space="preserve">כל הזבחים שבתורה שנשתייר מהם כזית בשר או כזית חלב - זורק הדם, כחצי זית בשר כחצי זית חלב - אינו זורק את הדם ובעולה, </w:t>
      </w:r>
    </w:p>
    <w:p w:rsidR="00DA63EC" w:rsidRDefault="00DA63EC" w:rsidP="00DA63EC">
      <w:pPr>
        <w:tabs>
          <w:tab w:val="center" w:pos="2835"/>
        </w:tabs>
        <w:rPr>
          <w:rtl/>
        </w:rPr>
      </w:pPr>
      <w:r>
        <w:rPr>
          <w:rtl/>
        </w:rPr>
        <w:lastRenderedPageBreak/>
        <w:t xml:space="preserve">אפי' כחצי זית בשר וכחצי זית חלב - זורק את הדם, מפני שבעולה כולה כליל, ובמנחה, אף על פי שכולה קיימת - </w:t>
      </w:r>
      <w:r>
        <w:rPr>
          <w:rtl/>
        </w:rPr>
        <w:lastRenderedPageBreak/>
        <w:t xml:space="preserve">לא</w:t>
      </w:r>
      <w:r>
        <w:rPr>
          <w:rtl/>
        </w:rPr>
        <w:lastRenderedPageBreak/>
        <w:t xml:space="preserve"> יזרוק.</w:t>
      </w:r>
    </w:p>
    <w:p w:rsidR="00DA63EC" w:rsidRDefault="00DA63EC" w:rsidP="00DA63EC">
      <w:pPr>
        <w:pStyle w:val="afff3"/>
        <w:framePr w:wrap="around"/>
        <w:rPr>
          <w:rtl/>
        </w:rPr>
      </w:pPr>
      <w:r>
        <w:rPr>
          <w:rFonts w:hint="cs"/>
          <w:rtl/>
        </w:rPr>
        <w:t>ט:</w:t>
      </w:r>
    </w:p>
    <w:p w:rsidR="00DA63EC" w:rsidRDefault="00DA63EC" w:rsidP="00DA63EC">
      <w:pPr>
        <w:tabs>
          <w:tab w:val="center" w:pos="2835"/>
        </w:tabs>
        <w:rPr>
          <w:rtl/>
        </w:rPr>
      </w:pPr>
      <w:r>
        <w:rPr>
          <w:rtl/>
        </w:rPr>
        <w:t>מנחה</w:t>
      </w:r>
      <w:r>
        <w:rPr>
          <w:rFonts w:hint="cs"/>
          <w:rtl/>
        </w:rPr>
        <w:t>:</w:t>
      </w:r>
      <w:ins w:id="94149" w:author="מנוע מכני" w:date="2026-10-11T12:04:40Z">
        <w:r>
          <w:rPr>
            <w:rtl/>
          </w:rPr>
          <w:t xml:space="preserve"> </w:t>
        </w:r>
      </w:ins>
      <w:del w:id="94150" w:author="מנוע מכני" w:date="2026-10-11T12:04:40Z">
        <w:r>
          <w:rPr>
            <w:rtl/>
          </w:rPr>
          <w:delText xml:space="preserve"> </w:delText>
        </w:r>
        <w:r>
          <w:rPr>
            <w:rFonts w:hint="cs"/>
            <w:rtl/>
          </w:rPr>
          <w:delText xml:space="preserve"> </w:delText>
        </w:r>
      </w:del>
      <w:r>
        <w:rPr>
          <w:rStyle w:val="2fb"/>
          <w:rFonts w:hint="cs"/>
          <w:rtl/>
        </w:rPr>
        <w:t xml:space="preserve">אר</w:t>
      </w:r>
      <w:r>
        <w:rPr>
          <w:rStyle w:val="2fb"/>
          <w:rtl/>
        </w:rPr>
        <w:t>"</w:t>
      </w:r>
      <w:r>
        <w:rPr>
          <w:rStyle w:val="2fb"/>
          <w:rFonts w:hint="cs"/>
          <w:rtl/>
        </w:rPr>
        <w:t xml:space="preserve">פ</w:t>
      </w:r>
      <w:r>
        <w:rPr>
          <w:rFonts w:hint="cs"/>
          <w:rtl/>
        </w:rPr>
        <w:t xml:space="preserve">:</w:t>
      </w:r>
      <w:r>
        <w:rPr>
          <w:rtl/>
        </w:rPr>
        <w:t xml:space="preserve"> מנחת נסכים, </w:t>
      </w:r>
      <w:r>
        <w:rPr>
          <w:rtl/>
        </w:rPr>
        <w:t xml:space="preserve">ס</w:t>
      </w:r>
      <w:r>
        <w:rPr>
          <w:rFonts w:hint="cs"/>
          <w:rtl/>
        </w:rPr>
        <w:t>ד</w:t>
      </w:r>
      <w:r>
        <w:rPr>
          <w:rtl/>
        </w:rPr>
        <w:t>"</w:t>
      </w:r>
      <w:r>
        <w:rPr>
          <w:rFonts w:hint="cs"/>
          <w:rtl/>
        </w:rPr>
        <w:t>א</w:t>
      </w:r>
      <w:r>
        <w:rPr>
          <w:rtl/>
        </w:rPr>
        <w:t xml:space="preserve">: הואיל ובהדי זבח </w:t>
      </w:r>
      <w:ins w:id="97237" w:author="מנוע מכני" w:date="2026-10-11T12:04:40Z">
        <w:r>
          <w:rPr>
            <w:rtl/>
          </w:rPr>
          <w:t xml:space="preserve">באה</w:t>
        </w:r>
      </w:ins>
      <w:del w:id="97238" w:author="מנוע מכני" w:date="2026-10-11T12:04:40Z">
        <w:r>
          <w:rPr>
            <w:rtl/>
          </w:rPr>
          <w:delText xml:space="preserve">אתיא</w:delText>
        </w:r>
      </w:del>
      <w:r>
        <w:rPr>
          <w:rtl/>
        </w:rPr>
        <w:t xml:space="preserve"> כי </w:t>
      </w:r>
      <w:ins w:id="96511" w:author="מנוע מכני" w:date="2026-10-11T12:04:40Z">
        <w:r>
          <w:rPr>
            <w:rtl/>
          </w:rPr>
          <w:t xml:space="preserve">גופו</w:t>
        </w:r>
      </w:ins>
      <w:del w:id="96512" w:author="מנוע מכני" w:date="2026-10-11T12:04:40Z">
        <w:r>
          <w:rPr>
            <w:rtl/>
          </w:rPr>
          <w:delText xml:space="preserve">גופיה</w:delText>
        </w:r>
      </w:del>
      <w:r>
        <w:rPr>
          <w:rtl/>
        </w:rPr>
        <w:t xml:space="preserve"> דזבח דמיא, </w:t>
      </w:r>
      <w:r>
        <w:rPr>
          <w:rtl/>
        </w:rPr>
        <w:t xml:space="preserve">קמ"ל</w:t>
      </w:r>
      <w:r>
        <w:rPr>
          <w:rtl/>
        </w:rPr>
        <w:t xml:space="preserve">.</w:t>
      </w:r>
    </w:p>
    <w:p w:rsidR="00DA63EC" w:rsidRDefault="00DA63EC" w:rsidP="00DA63EC">
      <w:pPr>
        <w:tabs>
          <w:tab w:val="center" w:pos="2835"/>
        </w:tabs>
        <w:rPr>
          <w:rtl/>
        </w:rPr>
      </w:pPr>
      <w:r>
        <w:rPr>
          <w:rtl/>
        </w:rPr>
        <w:t>ומאן דפסל</w:t>
      </w:r>
      <w:r>
        <w:rPr>
          <w:rFonts w:hint="cs"/>
          <w:rtl/>
        </w:rPr>
        <w:t xml:space="preserve">: </w:t>
      </w:r>
      <w:r w:rsidRPr="0046594B">
        <w:rPr>
          <w:rStyle w:val="afffff0"/>
          <w:rFonts w:hint="cs"/>
          <w:rtl/>
        </w:rPr>
        <w:t>ד'</w:t>
      </w:r>
      <w:ins w:id="90379" w:author="Claude - סמנטי" w:date="2026-10-11T12:27:00Z">
        <w:r>
          <w:rPr>
            <w:rStyle w:val="afffff0"/>
            <w:rtl/>
          </w:rPr>
          <w:t xml:space="preserve">וְהֵרִים הַכֹּהֵן מִן הַמִּנְחָה אֶת אַזְכָּרָתָהּ וְהִקְטִיר הַמִּזְבֵּחָה</w:t>
        </w:r>
      </w:ins>
      <w:del w:id="90380" w:author="Claude - סמנטי" w:date="2026-10-11T12:27:00Z">
        <w:r w:rsidRPr="0046594B">
          <w:rPr>
            <w:rStyle w:val="afffff0"/>
            <w:rtl/>
          </w:rPr>
          <w:delText xml:space="preserve">והרים הכהן מן המנחה את אזכרתה והקטיר המזבחה</w:delText>
        </w:r>
      </w:del>
      <w:r w:rsidRPr="0046594B">
        <w:rPr>
          <w:rStyle w:val="afffff0"/>
          <w:rFonts w:hint="cs"/>
          <w:rtl/>
        </w:rPr>
        <w:t>'</w:t>
      </w:r>
      <w:r w:rsidRPr="0046594B">
        <w:rPr>
          <w:rStyle w:val="afffff0"/>
          <w:rtl/>
        </w:rPr>
        <w:t>,</w:t>
      </w:r>
      <w:r>
        <w:rPr>
          <w:rtl/>
        </w:rPr>
        <w:t xml:space="preserve"> המנחה - עד </w:t>
      </w:r>
      <w:ins w:id="97239" w:author="מנוע מכני" w:date="2026-10-11T12:04:40Z">
        <w:r>
          <w:rPr>
            <w:rtl/>
          </w:rPr>
          <w:t xml:space="preserve">דישנו</w:t>
        </w:r>
      </w:ins>
      <w:del w:id="97240" w:author="מנוע מכני" w:date="2026-10-11T12:04:40Z">
        <w:r>
          <w:rPr>
            <w:rtl/>
          </w:rPr>
          <w:delText xml:space="preserve">דאיתא</w:delText>
        </w:r>
      </w:del>
      <w:r>
        <w:rPr>
          <w:rtl/>
        </w:rPr>
        <w:t xml:space="preserve"> לכולה מנחה </w:t>
      </w:r>
      <w:r>
        <w:rPr>
          <w:rtl/>
        </w:rPr>
        <w:t xml:space="preserve">לא</w:t>
      </w:r>
      <w:r>
        <w:rPr>
          <w:rtl/>
        </w:rPr>
        <w:t xml:space="preserve"> יקטיר.</w:t>
      </w:r>
    </w:p>
    <w:p>
      <w:pPr>
        <w:pStyle w:val="38"/>
        <w:rPr>
          <w:ins w:id="98124" w:author="מנוע מכני" w:date="2026-10-11T12:04:40Z"/>
        </w:rPr>
      </w:pPr>
      <w:r w:rsidRPr="00E105BC">
        <w:t>ואידך?</w:t>
      </w:r>
    </w:p>
    <w:p w:rsidR="00DA63EC" w:rsidRPr="00E105BC" w:rsidRDefault="00DA63EC" w:rsidP="00DA63EC">
      <w:pPr>
        <w:tabs>
          <w:tab w:val="center" w:pos="2835"/>
        </w:tabs>
        <w:rPr>
          <w:spacing w:val="-4"/>
          <w:rtl/>
        </w:rPr>
      </w:pPr>
      <w:del w:id="98125" w:author="מנוע מכני" w:date="2026-10-11T12:04:40Z">
        <w:r w:rsidRPr="00E105BC">
          <w:rPr>
            <w:rStyle w:val="afffff0"/>
            <w:spacing w:val="-4"/>
            <w:rtl/>
          </w:rPr>
          <w:delText xml:space="preserve"> </w:delText>
        </w:r>
      </w:del>
      <w:r w:rsidRPr="00E105BC">
        <w:rPr>
          <w:rStyle w:val="afffff0"/>
          <w:rFonts w:hint="cs"/>
          <w:spacing w:val="-4"/>
          <w:rtl/>
        </w:rPr>
        <w:t>'</w:t>
      </w:r>
      <w:ins w:id="90381" w:author="Claude - סמנטי" w:date="2026-10-11T12:27:00Z">
        <w:r>
          <w:rPr>
            <w:rStyle w:val="afffff0"/>
            <w:spacing w:val="-4"/>
            <w:rtl/>
          </w:rPr>
          <w:t xml:space="preserve">מִן הַמִּנְחָה</w:t>
        </w:r>
      </w:ins>
      <w:del w:id="90382" w:author="Claude - סמנטי" w:date="2026-10-11T12:27:00Z">
        <w:r w:rsidRPr="00E105BC">
          <w:rPr>
            <w:rStyle w:val="afffff0"/>
            <w:spacing w:val="-4"/>
            <w:rtl/>
          </w:rPr>
          <w:delText xml:space="preserve">מן המנחה</w:delText>
        </w:r>
      </w:del>
      <w:r w:rsidRPr="00E105BC">
        <w:rPr>
          <w:rStyle w:val="afffff0"/>
          <w:rFonts w:hint="cs"/>
          <w:spacing w:val="-4"/>
          <w:rtl/>
        </w:rPr>
        <w:t>'</w:t>
      </w:r>
      <w:r w:rsidRPr="00E105BC">
        <w:rPr>
          <w:rStyle w:val="afffff0"/>
          <w:spacing w:val="-4"/>
          <w:rtl/>
        </w:rPr>
        <w:t xml:space="preserve"> </w:t>
      </w:r>
      <w:r w:rsidRPr="00E105BC">
        <w:rPr>
          <w:spacing w:val="-4"/>
          <w:rtl/>
        </w:rPr>
        <w:t xml:space="preserve">- מנחה שהיתה כבר (שלימה בשעת קמיצה יקטיר </w:t>
      </w:r>
      <w:ins w:id="94007" w:author="מנוע מכני" w:date="2026-10-11T12:04:40Z">
        <w:r>
          <w:rPr>
            <w:spacing w:val="-4"/>
            <w:rtl/>
          </w:rPr>
          <w:t xml:space="preserve">אף</w:t>
        </w:r>
      </w:ins>
      <w:del w:id="94008" w:author="מנוע מכני" w:date="2026-10-11T12:04:40Z">
        <w:r w:rsidRPr="00E105BC">
          <w:rPr>
            <w:spacing w:val="-4"/>
            <w:rtl/>
          </w:rPr>
          <w:delText xml:space="preserve">אע"ג</w:delText>
        </w:r>
      </w:del>
      <w:r w:rsidRPr="00E105BC">
        <w:rPr>
          <w:spacing w:val="-4"/>
          <w:rtl/>
        </w:rPr>
        <w:t xml:space="preserve"> </w:t>
      </w:r>
      <w:ins w:id="92455" w:author="מנוע מכני" w:date="2026-10-11T12:04:40Z">
        <w:r>
          <w:rPr>
            <w:spacing w:val="-4"/>
            <w:rtl/>
          </w:rPr>
          <w:t xml:space="preserve">דעכשיו</w:t>
        </w:r>
      </w:ins>
      <w:del w:id="92456" w:author="מנוע מכני" w:date="2026-10-11T12:04:40Z">
        <w:r w:rsidRPr="00E105BC">
          <w:rPr>
            <w:spacing w:val="-4"/>
            <w:rtl/>
          </w:rPr>
          <w:delText xml:space="preserve">דהשתא</w:delText>
        </w:r>
      </w:del>
      <w:r w:rsidRPr="00E105BC">
        <w:rPr>
          <w:spacing w:val="-4"/>
          <w:rtl/>
        </w:rPr>
        <w:t xml:space="preserve"> אינה שלימה).</w:t>
      </w:r>
    </w:p>
    <w:p>
      <w:pPr>
        <w:pStyle w:val="38"/>
        <w:rPr>
          <w:ins w:id="98126" w:author="מנוע מכני" w:date="2026-10-11T12:04:40Z"/>
        </w:rPr>
      </w:pPr>
      <w:r>
        <w:t>איתיביה ר"</w:t>
      </w:r>
      <w:r>
        <w:t>י לר</w:t>
      </w:r>
      <w:r>
        <w:t>"</w:t>
      </w:r>
      <w:r>
        <w:t>ל</w:t>
      </w:r>
      <w:r>
        <w:t xml:space="preserve">:</w:t>
      </w:r>
    </w:p>
    <w:p w:rsidR="00DA63EC" w:rsidRDefault="00DA63EC" w:rsidP="00DA63EC">
      <w:pPr>
        <w:tabs>
          <w:tab w:val="center" w:pos="2835"/>
        </w:tabs>
        <w:rPr>
          <w:rtl/>
        </w:rPr>
      </w:pPr>
      <w:del w:id="98127" w:author="מנוע מכני" w:date="2026-10-11T12:04:40Z">
        <w:r>
          <w:rPr>
            <w:rtl/>
          </w:rPr>
          <w:delText xml:space="preserve"> </w:delText>
        </w:r>
      </w:del>
      <w:r>
        <w:rPr>
          <w:rtl/>
        </w:rPr>
        <w:t xml:space="preserve">עד שלא פרקה נפרס לחמה - הלחם פסול ואין מקטיר עליו את הבזיכין, ואם משפרקה נפרס לחמה - הלחם פסול ומקטיר עליו את הבזיכין</w:t>
      </w:r>
      <w:ins w:id="94151" w:author="מנוע מכני" w:date="2026-10-11T12:04:40Z">
        <w:r>
          <w:rPr>
            <w:rtl/>
          </w:rPr>
          <w:t xml:space="preserve">,</w:t>
        </w:r>
      </w:ins>
      <w:del w:id="94152" w:author="מנוע מכני" w:date="2026-10-11T12:04:40Z">
        <w:r>
          <w:rPr>
            <w:rtl/>
          </w:rPr>
          <w:delText xml:space="preserve">;</w:delText>
        </w:r>
      </w:del>
      <w:r>
        <w:rPr>
          <w:rtl/>
        </w:rPr>
        <w:t xml:space="preserve"> </w:t>
      </w:r>
    </w:p>
    <w:p>
      <w:pPr>
        <w:pStyle w:val="38"/>
        <w:rPr>
          <w:ins w:id="98128" w:author="מנוע מכני" w:date="2026-10-11T12:04:40Z"/>
        </w:rPr>
      </w:pPr>
      <w:r>
        <w:t>ואר</w:t>
      </w:r>
      <w:r>
        <w:t>"</w:t>
      </w:r>
      <w:r>
        <w:t>א</w:t>
      </w:r>
      <w:r>
        <w:t xml:space="preserve">:</w:t>
      </w:r>
    </w:p>
    <w:p w:rsidR="00DA63EC" w:rsidRDefault="00DA63EC" w:rsidP="00DA63EC">
      <w:pPr>
        <w:tabs>
          <w:tab w:val="center" w:pos="2835"/>
        </w:tabs>
        <w:rPr>
          <w:rtl/>
        </w:rPr>
      </w:pPr>
      <w:del w:id="98129" w:author="מנוע מכני" w:date="2026-10-11T12:04:40Z">
        <w:r>
          <w:rPr>
            <w:rtl/>
          </w:rPr>
          <w:delText xml:space="preserve"> </w:delText>
        </w:r>
      </w:del>
      <w:r>
        <w:rPr>
          <w:rtl/>
        </w:rPr>
        <w:t xml:space="preserve">לא</w:t>
      </w:r>
      <w:r>
        <w:rPr>
          <w:rtl/>
        </w:rPr>
        <w:t xml:space="preserve"> פרקה ממש, אלא כיון שהגיע זמנה לפרק ואף על פי שלא פירקה!</w:t>
      </w:r>
    </w:p>
    <w:p>
      <w:pPr>
        <w:pStyle w:val="38"/>
        <w:rPr>
          <w:ins w:id="98130" w:author="מנוע מכני" w:date="2026-10-11T12:04:40Z"/>
        </w:rPr>
      </w:pPr>
      <w:r>
        <w:t xml:space="preserve">א"ל</w:t>
      </w:r>
      <w:r>
        <w:t xml:space="preserve">:</w:t>
      </w:r>
    </w:p>
    <w:p w:rsidR="00DA63EC" w:rsidRDefault="00DA63EC" w:rsidP="00DA63EC">
      <w:pPr>
        <w:tabs>
          <w:tab w:val="center" w:pos="2835"/>
        </w:tabs>
        <w:rPr>
          <w:rtl/>
        </w:rPr>
      </w:pPr>
      <w:del w:id="98131" w:author="מנוע מכני" w:date="2026-10-11T12:04:40Z">
        <w:r>
          <w:rPr>
            <w:rtl/>
          </w:rPr>
          <w:delText xml:space="preserve"> </w:delText>
        </w:r>
      </w:del>
      <w:r>
        <w:rPr>
          <w:rtl/>
        </w:rPr>
        <w:t xml:space="preserve">הא מני? </w:t>
      </w:r>
      <w:ins w:id="90307" w:author="מנוע מכני" w:date="2026-10-11T12:04:40Z">
        <w:r>
          <w:rPr>
            <w:rStyle w:val="2fb"/>
            <w:rtl/>
          </w:rPr>
          <w:t xml:space="preserve">ר"א</w:t>
        </w:r>
      </w:ins>
      <w:del w:id="90308" w:author="מנוע מכני" w:date="2026-10-11T12:04:40Z">
        <w:r>
          <w:rPr>
            <w:rtl/>
          </w:rPr>
          <w:delText xml:space="preserve">רבי אליעזר</w:delText>
        </w:r>
      </w:del>
      <w:r>
        <w:rPr>
          <w:rtl/>
        </w:rPr>
        <w:t xml:space="preserve"> היא.</w:t>
      </w:r>
    </w:p>
    <w:p>
      <w:pPr>
        <w:pStyle w:val="38"/>
        <w:rPr>
          <w:ins w:id="98132" w:author="מנוע מכני" w:date="2026-10-11T12:04:40Z"/>
        </w:rPr>
      </w:pPr>
      <w:r>
        <w:t xml:space="preserve">א"ל</w:t>
      </w:r>
      <w:r>
        <w:t xml:space="preserve">:</w:t>
      </w:r>
    </w:p>
    <w:p w:rsidR="00DA63EC" w:rsidRDefault="00DA63EC" w:rsidP="00DA63EC">
      <w:pPr>
        <w:tabs>
          <w:tab w:val="center" w:pos="2835"/>
        </w:tabs>
        <w:rPr>
          <w:rtl/>
        </w:rPr>
      </w:pPr>
      <w:del w:id="98133" w:author="מנוע מכני" w:date="2026-10-11T12:04:40Z">
        <w:r>
          <w:rPr>
            <w:rtl/>
          </w:rPr>
          <w:delText xml:space="preserve"> </w:delText>
        </w:r>
      </w:del>
      <w:ins w:id="97241" w:author="מנוע מכני" w:date="2026-10-11T12:04:40Z">
        <w:r>
          <w:rPr>
            <w:rtl/>
          </w:rPr>
          <w:t xml:space="preserve">אני</w:t>
        </w:r>
      </w:ins>
      <w:del w:id="97242" w:author="מנוע מכני" w:date="2026-10-11T12:04:40Z">
        <w:r>
          <w:rPr>
            <w:rtl/>
          </w:rPr>
          <w:delText xml:space="preserve">אנא</w:delText>
        </w:r>
      </w:del>
      <w:r>
        <w:rPr>
          <w:rtl/>
        </w:rPr>
        <w:t xml:space="preserve"> אמינא לך משנה שלימה, ואמרת לי את </w:t>
      </w:r>
      <w:r>
        <w:rPr>
          <w:rStyle w:val="2fb"/>
          <w:rtl/>
        </w:rPr>
        <w:t xml:space="preserve">ר"</w:t>
      </w:r>
      <w:r>
        <w:rPr>
          <w:rStyle w:val="2fb"/>
          <w:rFonts w:hint="cs"/>
          <w:rtl/>
        </w:rPr>
        <w:t>א</w:t>
      </w:r>
      <w:r>
        <w:rPr>
          <w:rtl/>
        </w:rPr>
        <w:t xml:space="preserve">, </w:t>
      </w:r>
    </w:p>
    <w:p>
      <w:pPr>
        <w:pStyle w:val="38"/>
        <w:rPr>
          <w:ins w:id="98134" w:author="מנוע מכני" w:date="2026-10-11T12:04:40Z"/>
        </w:rPr>
      </w:pPr>
      <w:ins w:id="96023" w:author="מנוע מכני" w:date="2026-10-11T12:04:40Z">
        <w:r>
          <w:t xml:space="preserve">אם </w:t>
        </w:r>
      </w:ins>
      <w:del w:id="96024" w:author="מנוע מכני" w:date="2026-10-11T12:04:40Z">
        <w:r>
          <w:delText xml:space="preserve">אי </w:delText>
        </w:r>
      </w:del>
      <w:r>
        <w:t xml:space="preserve">ר"</w:t>
      </w:r>
      <w:r>
        <w:t>א</w:t>
      </w:r>
      <w:r>
        <w:t xml:space="preserve"> </w:t>
      </w:r>
      <w:ins w:id="92457" w:author="מנוע מכני" w:date="2026-10-11T12:04:40Z">
        <w:r>
          <w:t xml:space="preserve">מה</w:t>
        </w:r>
      </w:ins>
      <w:del w:id="92458" w:author="מנוע מכני" w:date="2026-10-11T12:04:40Z">
        <w:r>
          <w:delText xml:space="preserve">מאי</w:delText>
        </w:r>
      </w:del>
      <w:r>
        <w:t xml:space="preserve"> איריא נפרס?</w:t>
      </w:r>
    </w:p>
    <w:p w:rsidR="00DA63EC" w:rsidRDefault="00DA63EC" w:rsidP="00DA63EC">
      <w:pPr>
        <w:tabs>
          <w:tab w:val="center" w:pos="2835"/>
        </w:tabs>
        <w:rPr>
          <w:rtl/>
        </w:rPr>
      </w:pPr>
      <w:del w:id="98135" w:author="מנוע מכני" w:date="2026-10-11T12:04:40Z">
        <w:r>
          <w:rPr>
            <w:rtl/>
          </w:rPr>
          <w:delText xml:space="preserve"> </w:delText>
        </w:r>
      </w:del>
      <w:r>
        <w:rPr>
          <w:rtl/>
        </w:rPr>
        <w:t xml:space="preserve">אפי' שרוף ואבוד </w:t>
      </w:r>
      <w:ins w:id="90729" w:author="מנוע מכני" w:date="2026-10-11T12:04:40Z">
        <w:r>
          <w:rPr>
            <w:rtl/>
          </w:rPr>
          <w:t xml:space="preserve">גם</w:t>
        </w:r>
      </w:ins>
      <w:del w:id="90730" w:author="מנוע מכני" w:date="2026-10-11T12:04:40Z">
        <w:r>
          <w:rPr>
            <w:rtl/>
          </w:rPr>
          <w:delText xml:space="preserve">נמי</w:delText>
        </w:r>
      </w:del>
      <w:r>
        <w:rPr>
          <w:rtl/>
        </w:rPr>
        <w:t xml:space="preserve"> מכשר!</w:t>
      </w:r>
    </w:p>
    <w:p w:rsidR="00DA63EC" w:rsidRDefault="00DA63EC" w:rsidP="00DA63EC">
      <w:pPr>
        <w:tabs>
          <w:tab w:val="center" w:pos="2835"/>
        </w:tabs>
        <w:rPr>
          <w:rtl/>
        </w:rPr>
      </w:pPr>
      <w:r>
        <w:rPr>
          <w:rtl/>
        </w:rPr>
        <w:t>אישתיק.</w:t>
      </w:r>
      <w:r>
        <w:rPr>
          <w:rFonts w:hint="cs"/>
          <w:rtl/>
        </w:rPr>
        <w:t xml:space="preserve"> ולאאמר דשאני ציבור </w:t>
      </w:r>
      <w:r>
        <w:rPr>
          <w:rtl/>
        </w:rPr>
        <w:t>–</w:t>
      </w:r>
      <w:r>
        <w:rPr>
          <w:rFonts w:hint="cs"/>
          <w:rtl/>
        </w:rPr>
        <w:t xml:space="preserve"> הואיל ואישתרי </w:t>
      </w:r>
      <w:r>
        <w:rPr>
          <w:rtl/>
        </w:rPr>
        <w:t xml:space="preserve">טומאה </w:t>
      </w:r>
      <w:ins w:id="90023" w:author="Claude - סמנטי" w:date="2026-10-11T12:27:00Z">
        <w:r>
          <w:rPr>
            <w:rtl/>
          </w:rPr>
          <w:t xml:space="preserve">לגביהם</w:t>
        </w:r>
      </w:ins>
      <w:del w:id="90024" w:author="Claude - סמנטי" w:date="2026-10-11T12:27:00Z">
        <w:r>
          <w:rPr>
            <w:rtl/>
          </w:rPr>
          <w:delText xml:space="preserve">לגבייהו</w:delText>
        </w:r>
      </w:del>
      <w:r>
        <w:rPr>
          <w:rtl/>
        </w:rPr>
        <w:t xml:space="preserve">, אישתרי </w:t>
      </w:r>
      <w:ins w:id="90731" w:author="מנוע מכני" w:date="2026-10-11T12:04:40Z">
        <w:r>
          <w:rPr>
            <w:rtl/>
          </w:rPr>
          <w:t xml:space="preserve">גם</w:t>
        </w:r>
      </w:ins>
      <w:del w:id="90732" w:author="מנוע מכני" w:date="2026-10-11T12:04:40Z">
        <w:r>
          <w:rPr>
            <w:rtl/>
          </w:rPr>
          <w:delText xml:space="preserve">נמי</w:delText>
        </w:r>
      </w:del>
      <w:r>
        <w:rPr>
          <w:rtl/>
        </w:rPr>
        <w:t xml:space="preserve"> חסרות!</w:t>
      </w:r>
    </w:p>
    <w:p>
      <w:pPr>
        <w:pStyle w:val="38"/>
        <w:rPr>
          <w:ins w:id="98136" w:author="מנוע מכני" w:date="2026-10-11T12:04:40Z"/>
        </w:rPr>
      </w:pPr>
      <w:r>
        <w:t>א</w:t>
      </w:r>
      <w:r>
        <w:t>ראב</w:t>
      </w:r>
      <w:r>
        <w:t>"</w:t>
      </w:r>
      <w:r>
        <w:t xml:space="preserve">א:</w:t>
      </w:r>
    </w:p>
    <w:p w:rsidR="00DA63EC" w:rsidRDefault="00DA63EC" w:rsidP="00DA63EC">
      <w:pPr>
        <w:tabs>
          <w:tab w:val="center" w:pos="2835"/>
        </w:tabs>
        <w:rPr>
          <w:rtl/>
        </w:rPr>
      </w:pPr>
      <w:ins w:id="94153" w:author="מנוע מכני" w:date="2026-10-11T12:04:40Z">
        <w:del w:id="98137" w:author="מנוע מכני" w:date="2026-10-11T12:04:40Z">
          <w:r>
            <w:rPr>
              <w:rFonts w:hint="cs"/>
              <w:rtl/>
            </w:rPr>
            <w:delText xml:space="preserve"> </w:delText>
          </w:r>
        </w:del>
      </w:ins>
      <w:del w:id="94154" w:author="מנוע מכני" w:date="2026-10-11T12:04:40Z">
        <w:r>
          <w:rPr>
            <w:rFonts w:hint="cs"/>
            <w:rtl/>
          </w:rPr>
          <w:delText xml:space="preserve">  </w:delText>
        </w:r>
      </w:del>
      <w:r>
        <w:rPr>
          <w:rtl/>
        </w:rPr>
        <w:t>זאת אומרת: החסרון כבעל מום דמי, ואין בעל מום בצבור.</w:t>
      </w:r>
    </w:p>
    <w:p w:rsidR="00DA63EC" w:rsidRDefault="00DA63EC" w:rsidP="00DA63EC">
      <w:pPr>
        <w:tabs>
          <w:tab w:val="center" w:pos="2835"/>
        </w:tabs>
        <w:rPr>
          <w:rtl/>
        </w:rPr>
      </w:pPr>
      <w:ins w:id="96647" w:author="מנוע מכני" w:date="2026-10-11T12:04:40Z">
        <w:r>
          <w:rPr>
            <w:rtl/>
          </w:rPr>
          <w:t xml:space="preserve">ישב</w:t>
        </w:r>
      </w:ins>
      <w:del w:id="96648" w:author="מנוע מכני" w:date="2026-10-11T12:04:40Z">
        <w:r>
          <w:rPr>
            <w:rtl/>
          </w:rPr>
          <w:delText xml:space="preserve">יתיב</w:delText>
        </w:r>
      </w:del>
      <w:r>
        <w:rPr>
          <w:rtl/>
        </w:rPr>
        <w:t xml:space="preserve"> </w:t>
      </w:r>
      <w:r>
        <w:rPr>
          <w:rStyle w:val="2fb"/>
          <w:rtl/>
        </w:rPr>
        <w:t xml:space="preserve">ר"</w:t>
      </w:r>
      <w:r>
        <w:rPr>
          <w:rStyle w:val="2fb"/>
          <w:rFonts w:hint="cs"/>
          <w:rtl/>
        </w:rPr>
        <w:t xml:space="preserve">פ</w:t>
      </w:r>
      <w:r>
        <w:rPr>
          <w:rFonts w:hint="cs"/>
          <w:rtl/>
        </w:rPr>
        <w:t xml:space="preserve"> ו</w:t>
      </w:r>
      <w:r>
        <w:rPr>
          <w:rtl/>
        </w:rPr>
        <w:t xml:space="preserve">אמר להא </w:t>
      </w:r>
      <w:ins w:id="95783" w:author="מנוע מכני" w:date="2026-10-11T12:04:40Z">
        <w:r>
          <w:rPr>
            <w:rtl/>
          </w:rPr>
          <w:t xml:space="preserve">שמועה</w:t>
        </w:r>
      </w:ins>
      <w:del w:id="95784" w:author="מנוע מכני" w:date="2026-10-11T12:04:40Z">
        <w:r>
          <w:rPr>
            <w:rtl/>
          </w:rPr>
          <w:delText xml:space="preserve">שמעתא</w:delText>
        </w:r>
      </w:del>
      <w:r>
        <w:rPr>
          <w:rtl/>
        </w:rPr>
        <w:t xml:space="preserve">.</w:t>
      </w:r>
    </w:p>
    <w:p w:rsidR="00DA63EC" w:rsidRDefault="00DA63EC" w:rsidP="00DA63EC">
      <w:pPr>
        <w:tabs>
          <w:tab w:val="center" w:pos="2835"/>
        </w:tabs>
        <w:rPr>
          <w:rtl/>
        </w:rPr>
      </w:pPr>
      <w:del w:id="102593" w:author="מנוע מכני" w:date="2026-10-11T12:04:40Z">
        <w:r>
          <w:rPr>
            <w:rtl/>
          </w:rPr>
          <w:delText xml:space="preserve">א"ל </w:delText>
        </w:r>
      </w:del>
      <w:r>
        <w:rPr>
          <w:rStyle w:val="2fb"/>
          <w:rtl/>
        </w:rPr>
        <w:t xml:space="preserve">ר</w:t>
      </w:r>
      <w:r>
        <w:rPr>
          <w:rStyle w:val="2fb"/>
          <w:rFonts w:hint="cs"/>
          <w:rtl/>
        </w:rPr>
        <w:t>יב</w:t>
      </w:r>
      <w:r>
        <w:rPr>
          <w:rStyle w:val="2fb"/>
          <w:rtl/>
        </w:rPr>
        <w:t>"</w:t>
      </w:r>
      <w:r>
        <w:rPr>
          <w:rStyle w:val="2fb"/>
          <w:rFonts w:hint="cs"/>
          <w:rtl/>
        </w:rPr>
        <w:t xml:space="preserve">ש</w:t>
      </w:r>
      <w:r>
        <w:rPr>
          <w:rFonts w:hint="cs"/>
          <w:rtl/>
        </w:rPr>
        <w:t xml:space="preserve"> </w:t>
      </w:r>
      <w:r>
        <w:rPr>
          <w:rStyle w:val="2fb"/>
          <w:rFonts w:hint="cs"/>
          <w:rtl/>
        </w:rPr>
        <w:t xml:space="preserve">לר</w:t>
      </w:r>
      <w:r>
        <w:rPr>
          <w:rStyle w:val="2fb"/>
          <w:rtl/>
        </w:rPr>
        <w:t>"</w:t>
      </w:r>
      <w:r>
        <w:rPr>
          <w:rStyle w:val="2fb"/>
          <w:rFonts w:hint="cs"/>
          <w:rtl/>
        </w:rPr>
        <w:t xml:space="preserve">פ</w:t>
      </w:r>
      <w:r>
        <w:rPr>
          <w:rFonts w:hint="cs"/>
          <w:rtl/>
        </w:rPr>
        <w:t xml:space="preserve"> הא </w:t>
      </w:r>
      <w:r>
        <w:rPr>
          <w:rStyle w:val="2fb"/>
          <w:rFonts w:hint="cs"/>
          <w:rtl/>
        </w:rPr>
        <w:t xml:space="preserve">רי</w:t>
      </w:r>
      <w:r>
        <w:rPr>
          <w:rStyle w:val="2fb"/>
          <w:rtl/>
        </w:rPr>
        <w:t>"</w:t>
      </w:r>
      <w:r>
        <w:rPr>
          <w:rStyle w:val="2fb"/>
          <w:rFonts w:hint="cs"/>
          <w:rtl/>
        </w:rPr>
        <w:t xml:space="preserve">ו</w:t>
      </w:r>
      <w:r>
        <w:rPr>
          <w:rFonts w:hint="cs"/>
          <w:rtl/>
        </w:rPr>
        <w:t xml:space="preserve"> </w:t>
      </w:r>
      <w:r>
        <w:rPr>
          <w:rStyle w:val="2fb"/>
          <w:rFonts w:hint="cs"/>
          <w:rtl/>
        </w:rPr>
        <w:t xml:space="preserve">ור</w:t>
      </w:r>
      <w:r>
        <w:rPr>
          <w:rStyle w:val="2fb"/>
          <w:rtl/>
        </w:rPr>
        <w:t>"</w:t>
      </w:r>
      <w:r>
        <w:rPr>
          <w:rStyle w:val="2fb"/>
          <w:rFonts w:hint="cs"/>
          <w:rtl/>
        </w:rPr>
        <w:t xml:space="preserve">ל</w:t>
      </w:r>
      <w:r>
        <w:rPr>
          <w:rFonts w:hint="cs"/>
          <w:rtl/>
        </w:rPr>
        <w:t xml:space="preserve"> </w:t>
      </w:r>
      <w:ins w:id="90733" w:author="מנוע מכני" w:date="2026-10-11T12:04:40Z">
        <w:r>
          <w:rPr>
            <w:rFonts w:hint="cs"/>
            <w:rtl/>
          </w:rPr>
          <w:t xml:space="preserve">חלקו</w:t>
        </w:r>
      </w:ins>
      <w:del w:id="90734" w:author="מנוע מכני" w:date="2026-10-11T12:04:40Z">
        <w:r>
          <w:rPr>
            <w:rFonts w:hint="cs"/>
            <w:rtl/>
          </w:rPr>
          <w:delText xml:space="preserve">פליגי</w:delText>
        </w:r>
      </w:del>
      <w:r>
        <w:rPr>
          <w:rFonts w:hint="cs"/>
          <w:rtl/>
        </w:rPr>
        <w:t xml:space="preserve"> </w:t>
      </w:r>
      <w:r>
        <w:rPr>
          <w:rtl/>
        </w:rPr>
        <w:t>במנחת העומר דציבור.</w:t>
      </w:r>
    </w:p>
    <w:p>
      <w:pPr>
        <w:pStyle w:val="38"/>
        <w:rPr>
          <w:ins w:id="98139" w:author="מנוע מכני" w:date="2026-10-11T12:04:40Z"/>
        </w:rPr>
      </w:pPr>
      <w:del w:id="98138" w:author="מנוע מכני" w:date="2026-10-11T12:04:40Z">
        <w:r w:rsidRPr="00E105BC">
          <w:delText xml:space="preserve">•</w:delText>
        </w:r>
      </w:del>
      <w:r w:rsidRPr="00E105BC">
        <w:t xml:space="preserve"> רב מלכיו, תנא </w:t>
      </w:r>
      <w:ins w:id="92459" w:author="מנוע מכני" w:date="2026-10-11T12:04:40Z">
        <w:r>
          <w:t xml:space="preserve">אחת</w:t>
        </w:r>
      </w:ins>
      <w:del w:id="92460" w:author="מנוע מכני" w:date="2026-10-11T12:04:40Z">
        <w:r w:rsidRPr="00E105BC">
          <w:delText xml:space="preserve">חדא</w:delText>
        </w:r>
      </w:del>
      <w:r w:rsidRPr="00E105BC">
        <w:t xml:space="preserve">:</w:t>
      </w:r>
    </w:p>
    <w:p w:rsidR="00DA63EC" w:rsidRPr="00E105BC" w:rsidRDefault="00DA63EC" w:rsidP="00DA63EC">
      <w:pPr>
        <w:tabs>
          <w:tab w:val="center" w:pos="2835"/>
        </w:tabs>
        <w:rPr>
          <w:spacing w:val="-6"/>
          <w:rtl/>
        </w:rPr>
      </w:pPr>
      <w:del w:id="98140" w:author="מנוע מכני" w:date="2026-10-11T12:04:40Z">
        <w:r w:rsidRPr="00E105BC">
          <w:rPr>
            <w:spacing w:val="-6"/>
            <w:rtl/>
          </w:rPr>
          <w:delText xml:space="preserve"> </w:delText>
        </w:r>
      </w:del>
      <w:r w:rsidRPr="00E105BC">
        <w:rPr>
          <w:spacing w:val="-6"/>
          <w:rtl/>
        </w:rPr>
        <w:t xml:space="preserve">מסלתה - שאם חסרה כל שהוא פסולה, משמנה שאם חסרה כל שהוא פסול</w:t>
      </w:r>
      <w:ins w:id="94155" w:author="מנוע מכני" w:date="2026-10-11T12:04:40Z">
        <w:r>
          <w:rPr>
            <w:spacing w:val="-6"/>
            <w:rtl/>
          </w:rPr>
          <w:t xml:space="preserve">,</w:t>
        </w:r>
      </w:ins>
      <w:del w:id="94156" w:author="מנוע מכני" w:date="2026-10-11T12:04:40Z">
        <w:r w:rsidRPr="00E105BC">
          <w:rPr>
            <w:spacing w:val="-6"/>
            <w:rtl/>
          </w:rPr>
          <w:delText xml:space="preserve">;</w:delText>
        </w:r>
      </w:del>
      <w:r w:rsidRPr="00E105BC">
        <w:rPr>
          <w:spacing w:val="-6"/>
          <w:rtl/>
        </w:rPr>
        <w:t xml:space="preserve"> </w:t>
      </w:r>
    </w:p>
    <w:p>
      <w:pPr>
        <w:pStyle w:val="38"/>
        <w:rPr>
          <w:ins w:id="98141" w:author="מנוע מכני" w:date="2026-10-11T12:04:40Z"/>
        </w:rPr>
      </w:pPr>
      <w:r w:rsidRPr="00336727">
        <w:t>ותניא אידך:</w:t>
      </w:r>
    </w:p>
    <w:p w:rsidR="00DA63EC" w:rsidRDefault="00DA63EC" w:rsidP="00DA63EC">
      <w:pPr>
        <w:rPr>
          <w:rtl/>
        </w:rPr>
      </w:pPr>
      <w:del w:id="98142" w:author="מנוע מכני" w:date="2026-10-11T12:04:40Z">
        <w:r w:rsidRPr="00464129">
          <w:rPr>
            <w:rStyle w:val="afffff0"/>
            <w:rtl/>
          </w:rPr>
          <w:delText xml:space="preserve"> </w:delText>
        </w:r>
      </w:del>
      <w:r w:rsidRPr="00464129">
        <w:rPr>
          <w:rStyle w:val="afffff0"/>
          <w:rFonts w:hint="cs"/>
          <w:rtl/>
        </w:rPr>
        <w:t>'</w:t>
      </w:r>
      <w:ins w:id="90383" w:author="Claude - סמנטי" w:date="2026-10-11T12:27:00Z">
        <w:r>
          <w:rPr>
            <w:rStyle w:val="afffff0"/>
            <w:rtl/>
          </w:rPr>
          <w:t xml:space="preserve">וְהַנּוֹתֶרֶת מִן הַמִּנְחָה</w:t>
        </w:r>
      </w:ins>
      <w:del w:id="90384" w:author="Claude - סמנטי" w:date="2026-10-11T12:27:00Z">
        <w:r w:rsidRPr="00464129">
          <w:rPr>
            <w:rStyle w:val="afffff0"/>
            <w:rtl/>
          </w:rPr>
          <w:delText xml:space="preserve">והנותרת מן המנחה</w:delText>
        </w:r>
      </w:del>
      <w:r w:rsidRPr="00464129">
        <w:rPr>
          <w:rStyle w:val="afffff0"/>
          <w:rFonts w:hint="cs"/>
          <w:rtl/>
        </w:rPr>
        <w:t>'</w:t>
      </w:r>
      <w:r w:rsidRPr="00464129">
        <w:rPr>
          <w:rStyle w:val="afffff0"/>
          <w:rtl/>
        </w:rPr>
        <w:t xml:space="preserve"> </w:t>
      </w:r>
      <w:r w:rsidRPr="00336727">
        <w:rPr>
          <w:rtl/>
        </w:rPr>
        <w:t xml:space="preserve">פרט למנחה שחסרה היא ושחסר קומצה ושלא הקטיר מלבונתה כלום, </w:t>
      </w:r>
    </w:p>
    <w:p w:rsidR="00DA63EC" w:rsidRDefault="00DA63EC" w:rsidP="00DA63EC">
      <w:pPr>
        <w:tabs>
          <w:tab w:val="center" w:pos="2835"/>
        </w:tabs>
        <w:rPr>
          <w:rtl/>
        </w:rPr>
      </w:pPr>
      <w:ins w:id="92461" w:author="מנוע מכני" w:date="2026-10-11T12:04:40Z">
        <w:r>
          <w:rPr>
            <w:rtl/>
          </w:rPr>
          <w:t xml:space="preserve">שני</w:t>
        </w:r>
      </w:ins>
      <w:del w:id="92462" w:author="מנוע מכני" w:date="2026-10-11T12:04:40Z">
        <w:r>
          <w:rPr>
            <w:rtl/>
          </w:rPr>
          <w:delText xml:space="preserve">תרי</w:delText>
        </w:r>
      </w:del>
      <w:r>
        <w:rPr>
          <w:rtl/>
        </w:rPr>
        <w:t xml:space="preserve"> קראי בחסרות חד למנחה שחסרה קודם קמיצה, וחד לשירים שחסרו בין קמיצה להקטרה, </w:t>
      </w:r>
    </w:p>
    <w:p w:rsidR="00DA63EC" w:rsidRDefault="00DA63EC" w:rsidP="00DA63EC">
      <w:pPr>
        <w:tabs>
          <w:tab w:val="center" w:pos="2835"/>
        </w:tabs>
        <w:rPr>
          <w:b/>
          <w:bCs/>
          <w:rtl/>
        </w:rPr>
      </w:pPr>
      <w:r w:rsidRPr="00B12FBF">
        <w:rPr>
          <w:b/>
          <w:bCs/>
          <w:rtl/>
        </w:rPr>
        <w:t xml:space="preserve">ותיובתא </w:t>
      </w:r>
      <w:r w:rsidRPr="00B12FBF">
        <w:rPr>
          <w:rStyle w:val="2fb"/>
          <w:b/>
          <w:bCs/>
          <w:rtl/>
        </w:rPr>
        <w:t xml:space="preserve">דר' יוחנן</w:t>
      </w:r>
      <w:r w:rsidRPr="00B12FBF">
        <w:rPr>
          <w:b/>
          <w:bCs/>
          <w:rtl/>
        </w:rPr>
        <w:t xml:space="preserve"> </w:t>
      </w:r>
      <w:ins w:id="90025" w:author="Claude - סמנטי" w:date="2026-10-11T12:27:00Z">
        <w:r>
          <w:rPr>
            <w:b/>
            <w:bCs/>
            <w:rtl/>
          </w:rPr>
          <w:t xml:space="preserve">בשניהם</w:t>
        </w:r>
      </w:ins>
      <w:del w:id="90026" w:author="Claude - סמנטי" w:date="2026-10-11T12:27:00Z">
        <w:r w:rsidRPr="00B12FBF">
          <w:rPr>
            <w:b/>
            <w:bCs/>
            <w:rtl/>
          </w:rPr>
          <w:delText xml:space="preserve">בתרוייהו</w:delText>
        </w:r>
      </w:del>
      <w:r w:rsidRPr="00B12FBF">
        <w:rPr>
          <w:b/>
          <w:bCs/>
          <w:rtl/>
        </w:rPr>
        <w:t xml:space="preserve">!</w:t>
      </w:r>
    </w:p>
    <w:p>
      <w:pPr>
        <w:pStyle w:val="38"/>
        <w:rPr>
          <w:ins w:id="98143" w:author="מנוע מכני" w:date="2026-10-11T12:04:40Z"/>
        </w:rPr>
      </w:pPr>
      <w:r w:rsidRPr="00B12FBF">
        <w:t>ו</w:t>
      </w:r>
      <w:r>
        <w:t>דחי</w:t>
      </w:r>
      <w:r w:rsidR="005608A0">
        <w:t>'</w:t>
      </w:r>
    </w:p>
    <w:p w:rsidR="00DA63EC" w:rsidRDefault="00DA63EC" w:rsidP="00DA63EC">
      <w:pPr>
        <w:tabs>
          <w:tab w:val="center" w:pos="2835"/>
        </w:tabs>
        <w:rPr>
          <w:rtl/>
        </w:rPr>
      </w:pPr>
      <w:del w:id="98144" w:author="מנוע מכני" w:date="2026-10-11T12:04:40Z">
        <w:r>
          <w:rPr>
            <w:rFonts w:hint="cs"/>
            <w:rtl/>
          </w:rPr>
          <w:delText xml:space="preserve"> </w:delText>
        </w:r>
      </w:del>
      <w:r>
        <w:rPr>
          <w:rFonts w:hint="cs"/>
          <w:rtl/>
        </w:rPr>
        <w:t xml:space="preserve">ד</w:t>
      </w:r>
      <w:r>
        <w:rPr>
          <w:rtl/>
        </w:rPr>
        <w:t xml:space="preserve">חד למנחה שחסרה קודם קמיצה, </w:t>
      </w:r>
      <w:ins w:id="96025" w:author="מנוע מכני" w:date="2026-10-11T12:04:40Z">
        <w:r>
          <w:rPr>
            <w:rtl/>
          </w:rPr>
          <w:t xml:space="preserve">דאם </w:t>
        </w:r>
      </w:ins>
      <w:del w:id="96026" w:author="מנוע מכני" w:date="2026-10-11T12:04:40Z">
        <w:r>
          <w:rPr>
            <w:rtl/>
          </w:rPr>
          <w:delText xml:space="preserve">דאי </w:delText>
        </w:r>
      </w:del>
      <w:r>
        <w:rPr>
          <w:rtl/>
        </w:rPr>
        <w:t xml:space="preserve">מביא מביתו וימלאנה אין, </w:t>
      </w:r>
      <w:ins w:id="96027" w:author="מנוע מכני" w:date="2026-10-11T12:04:40Z">
        <w:r>
          <w:rPr>
            <w:rtl/>
          </w:rPr>
          <w:t xml:space="preserve">ואם </w:t>
        </w:r>
      </w:ins>
      <w:del w:id="96028" w:author="מנוע מכני" w:date="2026-10-11T12:04:40Z">
        <w:r>
          <w:rPr>
            <w:rtl/>
          </w:rPr>
          <w:delText xml:space="preserve">ואי </w:delText>
        </w:r>
      </w:del>
      <w:r>
        <w:rPr>
          <w:rtl/>
        </w:rPr>
        <w:t xml:space="preserve">לא</w:t>
      </w:r>
      <w:r>
        <w:rPr>
          <w:rtl/>
        </w:rPr>
        <w:t xml:space="preserve"> - </w:t>
      </w:r>
      <w:r>
        <w:rPr>
          <w:rtl/>
        </w:rPr>
        <w:t xml:space="preserve">לא</w:t>
      </w:r>
      <w:ins w:id="94157" w:author="מנוע מכני" w:date="2026-10-11T12:04:40Z">
        <w:r>
          <w:rPr>
            <w:rtl/>
          </w:rPr>
          <w:t xml:space="preserve">,</w:t>
        </w:r>
      </w:ins>
      <w:del w:id="94158" w:author="מנוע מכני" w:date="2026-10-11T12:04:40Z">
        <w:r>
          <w:rPr>
            <w:rtl/>
          </w:rPr>
          <w:delText xml:space="preserve">;</w:delText>
        </w:r>
      </w:del>
      <w:r>
        <w:rPr>
          <w:rtl/>
        </w:rPr>
        <w:t xml:space="preserve"> </w:t>
      </w:r>
    </w:p>
    <w:p w:rsidR="00DA63EC" w:rsidRPr="00E105BC" w:rsidRDefault="00DA63EC" w:rsidP="00DA63EC">
      <w:pPr>
        <w:tabs>
          <w:tab w:val="center" w:pos="2835"/>
        </w:tabs>
        <w:rPr>
          <w:spacing w:val="-6"/>
          <w:rtl/>
        </w:rPr>
      </w:pPr>
      <w:r w:rsidRPr="00E105BC">
        <w:rPr>
          <w:spacing w:val="-6"/>
          <w:rtl/>
        </w:rPr>
        <w:t xml:space="preserve">וחד לשירים שחסרו בין קמיצה להקטרה, דאע"ג דמקטיר קומץ עליהן, אותן שירים אסורים לאכילה</w:t>
      </w:r>
      <w:ins w:id="94159" w:author="מנוע מכני" w:date="2026-10-11T12:04:40Z">
        <w:r>
          <w:rPr>
            <w:spacing w:val="-6"/>
            <w:rtl/>
          </w:rPr>
          <w:t xml:space="preserve">,</w:t>
        </w:r>
      </w:ins>
      <w:del w:id="94160" w:author="מנוע מכני" w:date="2026-10-11T12:04:40Z">
        <w:r w:rsidRPr="00E105BC">
          <w:rPr>
            <w:spacing w:val="-6"/>
            <w:rtl/>
          </w:rPr>
          <w:delText xml:space="preserve">;</w:delText>
        </w:r>
      </w:del>
      <w:r w:rsidRPr="00E105BC">
        <w:rPr>
          <w:spacing w:val="-6"/>
          <w:rtl/>
        </w:rPr>
        <w:t xml:space="preserve"> </w:t>
      </w:r>
    </w:p>
    <w:p w:rsidR="00DA63EC" w:rsidRDefault="00DA63EC" w:rsidP="00DA63EC">
      <w:pPr>
        <w:tabs>
          <w:tab w:val="center" w:pos="2835"/>
        </w:tabs>
        <w:rPr>
          <w:rtl/>
        </w:rPr>
      </w:pPr>
      <w:r>
        <w:rPr>
          <w:rtl/>
        </w:rPr>
        <w:t xml:space="preserve">דאיבעי' </w:t>
      </w:r>
      <w:ins w:id="95651" w:author="מנוע מכני" w:date="2026-10-11T12:04:40Z">
        <w:r>
          <w:rPr>
            <w:rtl/>
          </w:rPr>
          <w:t xml:space="preserve">להם</w:t>
        </w:r>
      </w:ins>
      <w:del w:id="95652" w:author="מנוע מכני" w:date="2026-10-11T12:04:40Z">
        <w:r>
          <w:rPr>
            <w:rtl/>
          </w:rPr>
          <w:delText xml:space="preserve">להו</w:delText>
        </w:r>
      </w:del>
      <w:r>
        <w:rPr>
          <w:rtl/>
        </w:rPr>
        <w:t xml:space="preserve">: לדברי האומר שירים שחסרו בין קמיצה להקטרה מקטיר קומץ עליהן, אותן שירים מה הן באכילה? </w:t>
      </w:r>
    </w:p>
    <w:p w:rsidR="00DA63EC" w:rsidRDefault="00DA63EC" w:rsidP="00DA63EC">
      <w:pPr>
        <w:tabs>
          <w:tab w:val="center" w:pos="2835"/>
        </w:tabs>
        <w:rPr>
          <w:rtl/>
        </w:rPr>
      </w:pPr>
      <w:r w:rsidRPr="00B12FBF">
        <w:rPr>
          <w:rStyle w:val="2fb"/>
          <w:b/>
          <w:bCs/>
          <w:rtl/>
        </w:rPr>
        <w:t>זעירי</w:t>
      </w:r>
      <w:r w:rsidRPr="00464129">
        <w:rPr>
          <w:rStyle w:val="afffff0"/>
          <w:rFonts w:hint="cs"/>
          <w:rtl/>
        </w:rPr>
        <w:t xml:space="preserve"> '</w:t>
      </w:r>
      <w:ins w:id="90385" w:author="Claude - סמנטי" w:date="2026-10-11T12:27:00Z">
        <w:r>
          <w:rPr>
            <w:rStyle w:val="afffff0"/>
            <w:rtl/>
          </w:rPr>
          <w:t xml:space="preserve">וְהַנּוֹתֶרֶת</w:t>
        </w:r>
      </w:ins>
      <w:del w:id="90386" w:author="Claude - סמנטי" w:date="2026-10-11T12:27:00Z">
        <w:r w:rsidRPr="00464129">
          <w:rPr>
            <w:rStyle w:val="afffff0"/>
            <w:rtl/>
          </w:rPr>
          <w:delText xml:space="preserve">והנותרת</w:delText>
        </w:r>
      </w:del>
      <w:r w:rsidRPr="00464129">
        <w:rPr>
          <w:rStyle w:val="afffff0"/>
          <w:rFonts w:hint="cs"/>
          <w:rtl/>
        </w:rPr>
        <w:t>'</w:t>
      </w:r>
      <w:r w:rsidRPr="00464129">
        <w:rPr>
          <w:rStyle w:val="afffff0"/>
          <w:rtl/>
        </w:rPr>
        <w:t xml:space="preserve"> </w:t>
      </w:r>
      <w:r>
        <w:rPr>
          <w:rtl/>
        </w:rPr>
        <w:t xml:space="preserve">ולא הנותרת מן הנותרת</w:t>
      </w:r>
      <w:ins w:id="94161" w:author="מנוע מכני" w:date="2026-10-11T12:04:40Z">
        <w:r>
          <w:rPr>
            <w:rtl/>
          </w:rPr>
          <w:t xml:space="preserve">,</w:t>
        </w:r>
      </w:ins>
      <w:del w:id="94162" w:author="מנוע מכני" w:date="2026-10-11T12:04:40Z">
        <w:r>
          <w:rPr>
            <w:rtl/>
          </w:rPr>
          <w:delText xml:space="preserve">;</w:delText>
        </w:r>
      </w:del>
      <w:r>
        <w:rPr>
          <w:rtl/>
        </w:rPr>
        <w:t xml:space="preserve"> </w:t>
      </w:r>
      <w:r>
        <w:rPr>
          <w:rStyle w:val="2fb"/>
          <w:rtl/>
        </w:rPr>
        <w:t xml:space="preserve">ורבי ינאי</w:t>
      </w:r>
      <w:r>
        <w:rPr>
          <w:rtl/>
        </w:rPr>
        <w:t xml:space="preserve"> </w:t>
      </w:r>
      <w:r>
        <w:rPr>
          <w:rtl/>
        </w:rPr>
        <w:t xml:space="preserve">אמר</w:t>
      </w:r>
      <w:r>
        <w:rPr>
          <w:rtl/>
        </w:rPr>
        <w:t xml:space="preserve">:</w:t>
      </w:r>
      <w:r w:rsidRPr="00464129">
        <w:rPr>
          <w:rStyle w:val="afffff0"/>
          <w:rtl/>
        </w:rPr>
        <w:t xml:space="preserve"> </w:t>
      </w:r>
      <w:r w:rsidRPr="00464129">
        <w:rPr>
          <w:rStyle w:val="afffff0"/>
          <w:rFonts w:hint="cs"/>
          <w:rtl/>
        </w:rPr>
        <w:t>'</w:t>
      </w:r>
      <w:r w:rsidRPr="00464129">
        <w:rPr>
          <w:rStyle w:val="afffff0"/>
          <w:rtl/>
        </w:rPr>
        <w:t>מהמנחה</w:t>
      </w:r>
      <w:r w:rsidRPr="00464129">
        <w:rPr>
          <w:rStyle w:val="afffff0"/>
          <w:rFonts w:hint="cs"/>
          <w:rtl/>
        </w:rPr>
        <w:t>'-</w:t>
      </w:r>
      <w:r>
        <w:rPr>
          <w:rtl/>
        </w:rPr>
        <w:t xml:space="preserve"> מנחה שהיתה כבר.</w:t>
      </w:r>
    </w:p>
    <w:p w:rsidR="00DA63EC" w:rsidRDefault="00DA63EC" w:rsidP="00DA63EC">
      <w:pPr>
        <w:pStyle w:val="affffd"/>
        <w:rPr>
          <w:rtl/>
        </w:rPr>
      </w:pPr>
      <w:r>
        <w:rPr>
          <w:rtl/>
        </w:rPr>
        <w:t>׹</w:t>
      </w:r>
    </w:p>
    <w:p>
      <w:pPr>
        <w:pStyle w:val="afffff8"/>
        <w:rPr>
          <w:ins w:id="90801" w:author="קלוד" w:date="2026-10-11T12:32:08Z"/>
        </w:rPr>
      </w:pPr>
      <w:ins w:id="90802" w:author="קלוד" w:date="2026-10-11T12:32:08Z">
        <w:r>
          <w:rPr>
            <w:color w:val="7B3F00"/>
          </w:rPr>
          <w:t xml:space="preserve">קמץ בשמאל - פסול, ומקורות ימין ושמאלית</w:t>
        </w:r>
      </w:ins>
    </w:p>
    <w:p w:rsidR="00DA63EC" w:rsidRDefault="00DA63EC" w:rsidP="00DA63EC">
      <w:pPr>
        <w:tabs>
          <w:tab w:val="center" w:pos="2835"/>
        </w:tabs>
        <w:rPr>
          <w:b/>
          <w:bCs/>
          <w:rtl/>
        </w:rPr>
      </w:pPr>
      <w:r w:rsidRPr="00E12F09">
        <w:rPr>
          <w:b/>
          <w:bCs/>
          <w:rtl/>
        </w:rPr>
        <w:t>קמץ בשמאל [</w:t>
      </w:r>
      <w:r>
        <w:rPr>
          <w:b/>
          <w:bCs/>
          <w:rtl/>
        </w:rPr>
        <w:t>וכו</w:t>
      </w:r>
      <w:r w:rsidR="005608A0">
        <w:rPr>
          <w:b/>
          <w:bCs/>
          <w:rtl/>
        </w:rPr>
        <w:t>'</w:t>
      </w:r>
      <w:r w:rsidRPr="00E12F09">
        <w:rPr>
          <w:b/>
          <w:bCs/>
          <w:rtl/>
        </w:rPr>
        <w:t>].</w:t>
      </w:r>
    </w:p>
    <w:p>
      <w:pPr>
        <w:pStyle w:val="38"/>
        <w:rPr>
          <w:ins w:id="98145" w:author="מנוע מכני" w:date="2026-10-11T12:04:40Z"/>
        </w:rPr>
      </w:pPr>
      <w:r>
        <w:t>אר</w:t>
      </w:r>
      <w:r>
        <w:t>"</w:t>
      </w:r>
      <w:r>
        <w:t>ז:</w:t>
      </w:r>
    </w:p>
    <w:p w:rsidR="00DA63EC" w:rsidRDefault="00DA63EC" w:rsidP="00DA63EC">
      <w:pPr>
        <w:tabs>
          <w:tab w:val="center" w:pos="2835"/>
        </w:tabs>
        <w:rPr>
          <w:rtl/>
        </w:rPr>
      </w:pPr>
      <w:del w:id="98146" w:author="מנוע מכני" w:date="2026-10-11T12:04:40Z">
        <w:r>
          <w:rPr>
            <w:rtl/>
          </w:rPr>
          <w:delText xml:space="preserve"> </w:delText>
        </w:r>
      </w:del>
      <w:r w:rsidRPr="0046594B">
        <w:rPr>
          <w:rStyle w:val="afffff0"/>
          <w:rtl/>
        </w:rPr>
        <w:t>ד</w:t>
      </w:r>
      <w:r w:rsidRPr="0046594B">
        <w:rPr>
          <w:rStyle w:val="afffff0"/>
          <w:rFonts w:hint="cs"/>
          <w:rtl/>
        </w:rPr>
        <w:t>'</w:t>
      </w:r>
      <w:ins w:id="90387" w:author="Claude - סמנטי" w:date="2026-10-11T12:27:00Z">
        <w:r>
          <w:rPr>
            <w:rStyle w:val="afffff0"/>
            <w:rtl/>
          </w:rPr>
          <w:t xml:space="preserve">וַיַּקְרֵב אֶת הַמִּנְחָה וַיְמַלֵּא כַפּוֹ מִמֶּנָּה</w:t>
        </w:r>
      </w:ins>
      <w:del w:id="90388" w:author="Claude - סמנטי" w:date="2026-10-11T12:27:00Z">
        <w:r w:rsidRPr="0046594B">
          <w:rPr>
            <w:rStyle w:val="afffff0"/>
            <w:rtl/>
          </w:rPr>
          <w:delText xml:space="preserve">ויקרב את המנחה וימלא כפו ממנה</w:delText>
        </w:r>
      </w:del>
      <w:r w:rsidRPr="0046594B">
        <w:rPr>
          <w:rStyle w:val="afffff0"/>
          <w:rFonts w:hint="cs"/>
          <w:rtl/>
        </w:rPr>
        <w:t>'-</w:t>
      </w:r>
      <w:ins w:id="94163" w:author="מנוע מכני" w:date="2026-10-11T12:04:40Z">
        <w:r>
          <w:rPr>
            <w:rFonts w:hint="cs"/>
            <w:rtl/>
          </w:rPr>
          <w:t xml:space="preserve"> </w:t>
        </w:r>
      </w:ins>
      <w:del w:id="94164" w:author="מנוע מכני" w:date="2026-10-11T12:04:40Z">
        <w:r>
          <w:rPr>
            <w:rFonts w:hint="cs"/>
            <w:rtl/>
          </w:rPr>
          <w:delText xml:space="preserve">  </w:delText>
        </w:r>
      </w:del>
      <w:r>
        <w:rPr>
          <w:rFonts w:hint="cs"/>
          <w:rtl/>
        </w:rPr>
        <w:t xml:space="preserve">ימין </w:t>
      </w:r>
    </w:p>
    <w:p w:rsidR="00DA63EC" w:rsidRDefault="00DA63EC" w:rsidP="00DA63EC">
      <w:pPr>
        <w:tabs>
          <w:tab w:val="center" w:pos="2835"/>
        </w:tabs>
        <w:rPr>
          <w:rtl/>
        </w:rPr>
      </w:pPr>
      <w:r w:rsidRPr="0046594B">
        <w:rPr>
          <w:rStyle w:val="afffff0"/>
          <w:rFonts w:hint="cs"/>
          <w:rtl/>
        </w:rPr>
        <w:t>ד'</w:t>
      </w:r>
      <w:ins w:id="90389" w:author="Claude - סמנטי" w:date="2026-10-11T12:27:00Z">
        <w:r>
          <w:rPr>
            <w:rStyle w:val="afffff0"/>
            <w:rtl/>
          </w:rPr>
          <w:t xml:space="preserve">וְלָקַח הַכֹּהֵן מִלּוֹג הַשֶּׁמֶן וְיָצַק עַל כַּף הַכֹּהֵן הַשְּׂמָאלִית</w:t>
        </w:r>
      </w:ins>
      <w:del w:id="90390" w:author="Claude - סמנטי" w:date="2026-10-11T12:27:00Z">
        <w:r w:rsidRPr="0046594B">
          <w:rPr>
            <w:rStyle w:val="afffff0"/>
            <w:rtl/>
          </w:rPr>
          <w:delText xml:space="preserve">ולקח הכהן מלוג השמן ויצק על כף הכהן השמאלית</w:delText>
        </w:r>
      </w:del>
      <w:r w:rsidRPr="0046594B">
        <w:rPr>
          <w:rStyle w:val="afffff0"/>
          <w:rFonts w:hint="cs"/>
          <w:rtl/>
        </w:rPr>
        <w:t>'</w:t>
      </w:r>
      <w:r w:rsidRPr="0046594B">
        <w:rPr>
          <w:rStyle w:val="afffff0"/>
          <w:rtl/>
        </w:rPr>
        <w:t>,</w:t>
      </w:r>
      <w:r>
        <w:rPr>
          <w:rtl/>
        </w:rPr>
        <w:t xml:space="preserve"> כאן שמאלית, </w:t>
      </w:r>
    </w:p>
    <w:p w:rsidR="00DA63EC" w:rsidRDefault="00DA63EC" w:rsidP="00DA63EC">
      <w:pPr>
        <w:tabs>
          <w:tab w:val="center" w:pos="2835"/>
        </w:tabs>
        <w:rPr>
          <w:rtl/>
        </w:rPr>
      </w:pPr>
      <w:ins w:id="90735" w:author="מנוע מכני" w:date="2026-10-11T12:04:40Z">
        <w:r>
          <w:rPr>
            <w:rFonts w:hint="cs"/>
            <w:rtl/>
          </w:rPr>
          <w:t xml:space="preserve">ולא</w:t>
        </w:r>
      </w:ins>
      <w:del w:id="90736" w:author="מנוע מכני" w:date="2026-10-11T12:04:40Z">
        <w:r>
          <w:rPr>
            <w:rFonts w:hint="cs"/>
            <w:rtl/>
          </w:rPr>
          <w:delText xml:space="preserve">ולאו</w:delText>
        </w:r>
      </w:del>
      <w:r>
        <w:rPr>
          <w:rFonts w:hint="cs"/>
          <w:rtl/>
        </w:rPr>
        <w:t xml:space="preserve"> </w:t>
      </w:r>
      <w:ins w:id="96513" w:author="מנוע מכני" w:date="2026-10-11T12:04:40Z">
        <w:r>
          <w:rPr>
            <w:rFonts w:hint="cs"/>
            <w:rtl/>
          </w:rPr>
          <w:t xml:space="preserve">לגופו</w:t>
        </w:r>
      </w:ins>
      <w:del w:id="96514" w:author="מנוע מכני" w:date="2026-10-11T12:04:40Z">
        <w:r>
          <w:rPr>
            <w:rFonts w:hint="cs"/>
            <w:rtl/>
          </w:rPr>
          <w:delText xml:space="preserve">לגופיה</w:delText>
        </w:r>
      </w:del>
      <w:r>
        <w:rPr>
          <w:rFonts w:hint="cs"/>
          <w:rtl/>
        </w:rPr>
        <w:t xml:space="preserve"> </w:t>
      </w:r>
      <w:r w:rsidRPr="0046594B">
        <w:rPr>
          <w:rStyle w:val="afffff0"/>
          <w:rFonts w:hint="cs"/>
          <w:rtl/>
        </w:rPr>
        <w:t>ד'</w:t>
      </w:r>
      <w:ins w:id="90391" w:author="Claude - סמנטי" w:date="2026-10-11T12:27:00Z">
        <w:r>
          <w:rPr>
            <w:rStyle w:val="afffff0"/>
            <w:rtl/>
          </w:rPr>
          <w:t xml:space="preserve">שְׂמָאלִית</w:t>
        </w:r>
      </w:ins>
      <w:del w:id="90392" w:author="Claude - סמנטי" w:date="2026-10-11T12:27:00Z">
        <w:r w:rsidRPr="0046594B">
          <w:rPr>
            <w:rStyle w:val="afffff0"/>
            <w:rtl/>
          </w:rPr>
          <w:delText xml:space="preserve">שמאלית</w:delText>
        </w:r>
      </w:del>
      <w:r w:rsidRPr="0046594B">
        <w:rPr>
          <w:rStyle w:val="afffff0"/>
          <w:rFonts w:hint="cs"/>
          <w:rtl/>
        </w:rPr>
        <w:t>'</w:t>
      </w:r>
      <w:r w:rsidRPr="0046594B">
        <w:rPr>
          <w:rStyle w:val="afffff0"/>
          <w:rtl/>
        </w:rPr>
        <w:t xml:space="preserve"> </w:t>
      </w:r>
      <w:r>
        <w:rPr>
          <w:rtl/>
        </w:rPr>
        <w:t>אחרינא כתיב.</w:t>
      </w:r>
      <w:r>
        <w:rPr>
          <w:rFonts w:hint="cs"/>
          <w:rtl/>
        </w:rPr>
        <w:t xml:space="preserve"> וכאן שמאלית ולא מקום אחר שמאלית</w:t>
      </w:r>
      <w:ins w:id="94165" w:author="מנוע מכני" w:date="2026-10-11T12:04:40Z">
        <w:r>
          <w:rPr>
            <w:rFonts w:hint="cs"/>
            <w:rtl/>
          </w:rPr>
          <w:t xml:space="preserve"> </w:t>
        </w:r>
      </w:ins>
      <w:del w:id="94166" w:author="מנוע מכני" w:date="2026-10-11T12:04:40Z">
        <w:r>
          <w:rPr>
            <w:rFonts w:hint="cs"/>
            <w:rtl/>
          </w:rPr>
          <w:delText xml:space="preserve">  </w:delText>
        </w:r>
      </w:del>
    </w:p>
    <w:p w:rsidR="00DA63EC" w:rsidRDefault="00DA63EC" w:rsidP="00DA63EC">
      <w:pPr>
        <w:tabs>
          <w:tab w:val="center" w:pos="2835"/>
        </w:tabs>
        <w:rPr>
          <w:rtl/>
        </w:rPr>
      </w:pPr>
      <w:r>
        <w:rPr>
          <w:rFonts w:hint="cs"/>
          <w:rtl/>
        </w:rPr>
        <w:t>ו</w:t>
      </w:r>
      <w:r>
        <w:rPr>
          <w:rtl/>
        </w:rPr>
        <w:t xml:space="preserve">ארבעה שמאלית כתיבי, </w:t>
      </w:r>
      <w:ins w:id="92463" w:author="מנוע מכני" w:date="2026-10-11T12:04:40Z">
        <w:r>
          <w:rPr>
            <w:rtl/>
          </w:rPr>
          <w:t xml:space="preserve">שני</w:t>
        </w:r>
      </w:ins>
      <w:del w:id="92464" w:author="מנוע מכני" w:date="2026-10-11T12:04:40Z">
        <w:r>
          <w:rPr>
            <w:rtl/>
          </w:rPr>
          <w:delText xml:space="preserve">תרי</w:delText>
        </w:r>
      </w:del>
      <w:r>
        <w:rPr>
          <w:rtl/>
        </w:rPr>
        <w:t xml:space="preserve"> בעני </w:t>
      </w:r>
      <w:ins w:id="92465" w:author="מנוע מכני" w:date="2026-10-11T12:04:40Z">
        <w:r>
          <w:rPr>
            <w:rtl/>
          </w:rPr>
          <w:t xml:space="preserve">ושני</w:t>
        </w:r>
      </w:ins>
      <w:del w:id="92466" w:author="מנוע מכני" w:date="2026-10-11T12:04:40Z">
        <w:r>
          <w:rPr>
            <w:rtl/>
          </w:rPr>
          <w:delText xml:space="preserve">ותרי</w:delText>
        </w:r>
      </w:del>
      <w:r>
        <w:rPr>
          <w:rtl/>
        </w:rPr>
        <w:t xml:space="preserve"> בעשיר.</w:t>
      </w:r>
    </w:p>
    <w:p w:rsidR="00DA63EC" w:rsidRDefault="00DA63EC" w:rsidP="00DA63EC">
      <w:pPr>
        <w:tabs>
          <w:tab w:val="center" w:pos="2835"/>
        </w:tabs>
        <w:rPr>
          <w:rtl/>
        </w:rPr>
      </w:pPr>
    </w:p>
    <w:p w:rsidR="00DA63EC" w:rsidRDefault="00DA63EC" w:rsidP="00DA63EC">
      <w:pPr>
        <w:pStyle w:val="afff3"/>
        <w:framePr w:wrap="around"/>
        <w:rPr>
          <w:rtl/>
        </w:rPr>
      </w:pPr>
      <w:r>
        <w:rPr>
          <w:rFonts w:hint="cs"/>
          <w:rtl/>
        </w:rPr>
        <w:t>י.</w:t>
      </w:r>
    </w:p>
    <w:p>
      <w:pPr>
        <w:pStyle w:val="38"/>
        <w:rPr>
          <w:ins w:id="98147" w:author="מנוע מכני" w:date="2026-10-11T12:04:40Z"/>
        </w:rPr>
      </w:pPr>
      <w:del w:id="102603" w:author="מנוע מכני" w:date="2026-10-11T12:04:40Z">
        <w:r w:rsidRPr="00E105BC">
          <w:delText xml:space="preserve">א</w:delText>
        </w:r>
        <w:r w:rsidRPr="00E105BC">
          <w:delText xml:space="preserve">"</w:delText>
        </w:r>
        <w:r w:rsidRPr="00E105BC">
          <w:delText xml:space="preserve">ל </w:delText>
        </w:r>
      </w:del>
      <w:r w:rsidRPr="00E105BC">
        <w:t xml:space="preserve">רי</w:t>
      </w:r>
      <w:r w:rsidRPr="00E105BC">
        <w:t>"</w:t>
      </w:r>
      <w:r w:rsidRPr="00E105BC">
        <w:t>ר לר</w:t>
      </w:r>
      <w:r w:rsidRPr="00E105BC">
        <w:t>"</w:t>
      </w:r>
      <w:r w:rsidRPr="00E105BC">
        <w:t>ז</w:t>
      </w:r>
      <w:r w:rsidRPr="00E105BC">
        <w:t>:</w:t>
      </w:r>
    </w:p>
    <w:p w:rsidR="00DA63EC" w:rsidRPr="00E105BC" w:rsidRDefault="00DA63EC" w:rsidP="00DA63EC">
      <w:pPr>
        <w:tabs>
          <w:tab w:val="center" w:pos="2835"/>
        </w:tabs>
        <w:rPr>
          <w:spacing w:val="-2"/>
          <w:rtl/>
        </w:rPr>
      </w:pPr>
      <w:del w:id="98148" w:author="מנוע מכני" w:date="2026-10-11T12:04:40Z">
        <w:r w:rsidRPr="00E105BC">
          <w:rPr>
            <w:rStyle w:val="afffff0"/>
            <w:spacing w:val="-2"/>
            <w:rtl/>
          </w:rPr>
          <w:delText xml:space="preserve"> </w:delText>
        </w:r>
      </w:del>
      <w:r w:rsidRPr="00E105BC">
        <w:rPr>
          <w:rStyle w:val="afffff0"/>
          <w:rFonts w:hint="cs"/>
          <w:spacing w:val="-2"/>
          <w:rtl/>
        </w:rPr>
        <w:t>'</w:t>
      </w:r>
      <w:ins w:id="90393" w:author="Claude - סמנטי" w:date="2026-10-11T12:27:00Z">
        <w:r>
          <w:rPr>
            <w:rStyle w:val="afffff0"/>
            <w:spacing w:val="-2"/>
            <w:rtl/>
          </w:rPr>
          <w:t xml:space="preserve">עַל בֹּהֶן יָדוֹ הַיְמָנִית וְעַל בֹּהֶן רַגְלוֹ הַיְמָנִית</w:t>
        </w:r>
      </w:ins>
      <w:del w:id="90394" w:author="Claude - סמנטי" w:date="2026-10-11T12:27:00Z">
        <w:r w:rsidRPr="00E105BC">
          <w:rPr>
            <w:rStyle w:val="afffff0"/>
            <w:spacing w:val="-2"/>
            <w:rtl/>
          </w:rPr>
          <w:delText xml:space="preserve">על בהן ידו הימנית ועל בהן רגלו הימנית</w:delText>
        </w:r>
      </w:del>
      <w:r w:rsidRPr="00E105BC">
        <w:rPr>
          <w:rStyle w:val="afffff0"/>
          <w:rFonts w:hint="cs"/>
          <w:spacing w:val="-2"/>
          <w:rtl/>
        </w:rPr>
        <w:t>'</w:t>
      </w:r>
      <w:r w:rsidRPr="00E105BC">
        <w:rPr>
          <w:rStyle w:val="afffff0"/>
          <w:spacing w:val="-2"/>
          <w:rtl/>
        </w:rPr>
        <w:t xml:space="preserve"> </w:t>
      </w:r>
      <w:r w:rsidRPr="00E105BC">
        <w:rPr>
          <w:spacing w:val="-2"/>
          <w:rtl/>
        </w:rPr>
        <w:t>חד להכשיר צדדין, וחד לפסול צידי צדדין.</w:t>
      </w:r>
    </w:p>
    <w:p w:rsidR="00DA63EC" w:rsidRDefault="00DA63EC" w:rsidP="00DA63EC">
      <w:pPr>
        <w:tabs>
          <w:tab w:val="center" w:pos="2835"/>
        </w:tabs>
        <w:rPr>
          <w:rtl/>
        </w:rPr>
      </w:pPr>
      <w:r w:rsidRPr="003017EE">
        <w:rPr>
          <w:rStyle w:val="afffff0"/>
          <w:rFonts w:hint="cs"/>
          <w:rtl/>
        </w:rPr>
        <w:t>'</w:t>
      </w:r>
      <w:ins w:id="90395" w:author="Claude - סמנטי" w:date="2026-10-11T12:27:00Z">
        <w:r>
          <w:rPr>
            <w:rStyle w:val="afffff0"/>
            <w:rtl/>
          </w:rPr>
          <w:t xml:space="preserve">עַל דַּם הָאָשָׁם</w:t>
        </w:r>
      </w:ins>
      <w:del w:id="90396" w:author="Claude - סמנטי" w:date="2026-10-11T12:27:00Z">
        <w:r w:rsidRPr="003017EE">
          <w:rPr>
            <w:rStyle w:val="afffff0"/>
            <w:rtl/>
          </w:rPr>
          <w:delText xml:space="preserve">על דם האשם</w:delText>
        </w:r>
      </w:del>
      <w:r w:rsidRPr="003017EE">
        <w:rPr>
          <w:rStyle w:val="afffff0"/>
          <w:rFonts w:hint="cs"/>
          <w:rtl/>
        </w:rPr>
        <w:t>'</w:t>
      </w:r>
      <w:r w:rsidRPr="003017EE">
        <w:rPr>
          <w:rStyle w:val="afffff0"/>
          <w:rtl/>
        </w:rPr>
        <w:t>,</w:t>
      </w:r>
      <w:r>
        <w:rPr>
          <w:rtl/>
        </w:rPr>
        <w:t xml:space="preserve"> </w:t>
      </w:r>
      <w:r>
        <w:rPr>
          <w:rFonts w:hint="cs"/>
          <w:rtl/>
        </w:rPr>
        <w:t xml:space="preserve">אפי' </w:t>
      </w:r>
      <w:ins w:id="96515" w:author="מנוע מכני" w:date="2026-10-11T12:04:40Z">
        <w:r>
          <w:rPr>
            <w:rFonts w:hint="cs"/>
            <w:rtl/>
          </w:rPr>
          <w:t xml:space="preserve">דישנו</w:t>
        </w:r>
      </w:ins>
      <w:del w:id="96516" w:author="מנוע מכני" w:date="2026-10-11T12:04:40Z">
        <w:r>
          <w:rPr>
            <w:rFonts w:hint="cs"/>
            <w:rtl/>
          </w:rPr>
          <w:delText xml:space="preserve">דאיתיה</w:delText>
        </w:r>
      </w:del>
      <w:r>
        <w:rPr>
          <w:rFonts w:hint="cs"/>
          <w:rtl/>
        </w:rPr>
        <w:t xml:space="preserve"> דאפי' בנתקנח </w:t>
      </w:r>
    </w:p>
    <w:p w:rsidR="00DA63EC" w:rsidRDefault="00DA63EC" w:rsidP="00DA63EC">
      <w:pPr>
        <w:tabs>
          <w:tab w:val="center" w:pos="2835"/>
        </w:tabs>
        <w:rPr>
          <w:rtl/>
        </w:rPr>
      </w:pPr>
      <w:del w:id="90079" w:author="מנוע מכני" w:date="2026-10-11T12:04:40Z">
        <w:r>
          <w:rPr>
            <w:rtl/>
          </w:rPr>
          <w:delText xml:space="preserve"> </w:delText>
        </w:r>
      </w:del>
      <w:r>
        <w:rPr>
          <w:rtl/>
        </w:rPr>
        <w:t xml:space="preserve">'</w:t>
      </w:r>
      <w:ins w:id="90397" w:author="Claude - סמנטי" w:date="2026-10-11T12:27:00Z">
        <w:r>
          <w:rPr>
            <w:rStyle w:val="afffff0"/>
            <w:rFonts w:hint="cs"/>
            <w:rtl/>
          </w:rPr>
          <w:t xml:space="preserve">עַל מְקוֹם דַּם הָאָשָׁם</w:t>
        </w:r>
      </w:ins>
      <w:del w:id="90398" w:author="Claude - סמנטי" w:date="2026-10-11T12:27:00Z">
        <w:r>
          <w:rPr>
            <w:rFonts w:hint="cs"/>
            <w:rtl/>
          </w:rPr>
          <w:delText xml:space="preserve">על מקום דם האשם</w:delText>
        </w:r>
      </w:del>
      <w:r>
        <w:rPr>
          <w:rFonts w:hint="cs"/>
          <w:rtl/>
        </w:rPr>
        <w:t xml:space="preserve">' דאפי' בנתקנח </w:t>
      </w:r>
    </w:p>
    <w:p>
      <w:pPr>
        <w:pStyle w:val="38"/>
        <w:rPr>
          <w:ins w:id="98150" w:author="מנוע מכני" w:date="2026-10-11T12:04:40Z"/>
        </w:rPr>
      </w:pPr>
      <w:del w:id="98149" w:author="מנוע מכני" w:date="2026-10-11T12:04:40Z">
        <w:r>
          <w:delText xml:space="preserve">•</w:delText>
        </w:r>
      </w:del>
      <w:r>
        <w:t xml:space="preserve"> רבא:</w:t>
      </w:r>
    </w:p>
    <w:p w:rsidR="00DA63EC" w:rsidRDefault="00DA63EC" w:rsidP="00DA63EC">
      <w:pPr>
        <w:tabs>
          <w:tab w:val="center" w:pos="2835"/>
        </w:tabs>
        <w:rPr>
          <w:rtl/>
        </w:rPr>
      </w:pPr>
      <w:del w:id="98151" w:author="מנוע מכני" w:date="2026-10-11T12:04:40Z">
        <w:r>
          <w:rPr>
            <w:rtl/>
          </w:rPr>
          <w:delText xml:space="preserve"> </w:delText>
        </w:r>
      </w:del>
      <w:r>
        <w:rPr>
          <w:rtl/>
        </w:rPr>
        <w:t xml:space="preserve">עשיר ועני </w:t>
      </w:r>
      <w:r>
        <w:rPr>
          <w:rFonts w:hint="cs"/>
          <w:rtl/>
        </w:rPr>
        <w:t xml:space="preserve">-</w:t>
      </w:r>
      <w:ins w:id="94167" w:author="מנוע מכני" w:date="2026-10-11T12:04:40Z">
        <w:r>
          <w:rPr>
            <w:rFonts w:hint="cs"/>
            <w:rtl/>
          </w:rPr>
          <w:t xml:space="preserve"> </w:t>
        </w:r>
      </w:ins>
      <w:del w:id="94168" w:author="מנוע מכני" w:date="2026-10-11T12:04:40Z">
        <w:r>
          <w:rPr>
            <w:rFonts w:hint="cs"/>
            <w:rtl/>
          </w:rPr>
          <w:delText xml:space="preserve"> </w:delText>
        </w:r>
        <w:r>
          <w:rPr>
            <w:rtl/>
          </w:rPr>
          <w:delText xml:space="preserve"> </w:delText>
        </w:r>
      </w:del>
      <w:r>
        <w:rPr>
          <w:rStyle w:val="2fb"/>
          <w:rtl/>
        </w:rPr>
        <w:t xml:space="preserve">רבא</w:t>
      </w:r>
      <w:r>
        <w:rPr>
          <w:rtl/>
        </w:rPr>
        <w:t xml:space="preserve">: יד יד לקמיצה רגל רגל לחליצה, אוזן אוזן לרציעה.</w:t>
      </w:r>
    </w:p>
    <w:p>
      <w:pPr>
        <w:pStyle w:val="38"/>
        <w:rPr>
          <w:ins w:id="98152" w:author="מנוע מכני" w:date="2026-10-11T12:04:40Z"/>
        </w:rPr>
      </w:pPr>
      <w:r>
        <w:t xml:space="preserve">שמאלית דעשיר</w:t>
      </w:r>
      <w:del w:id="90001" w:author="קלוד" w:date="2026-10-11T13:26:07Z">
        <w:r>
          <w:delText xml:space="preserve">+</w:delText>
        </w:r>
      </w:del>
      <w:r>
        <w:t xml:space="preserve"> </w:t>
      </w:r>
      <w:r>
        <w:t>רשבדר</w:t>
      </w:r>
      <w:r>
        <w:t>"</w:t>
      </w:r>
      <w:r>
        <w:t>א</w:t>
      </w:r>
      <w:r>
        <w:t xml:space="preserve">:</w:t>
      </w:r>
    </w:p>
    <w:p w:rsidR="00DA63EC" w:rsidRDefault="00DA63EC" w:rsidP="00DA63EC">
      <w:pPr>
        <w:tabs>
          <w:tab w:val="center" w:pos="2835"/>
        </w:tabs>
        <w:rPr>
          <w:rtl/>
        </w:rPr>
      </w:pPr>
      <w:del w:id="98153" w:author="מנוע מכני" w:date="2026-10-11T12:04:40Z">
        <w:r>
          <w:rPr>
            <w:rtl/>
          </w:rPr>
          <w:delText xml:space="preserve"> </w:delText>
        </w:r>
      </w:del>
      <w:r>
        <w:rPr>
          <w:rtl/>
        </w:rPr>
        <w:t xml:space="preserve">ליפסול ימין דכהן במצורע, שלא תאמר: ומה במקום שלא נתרבתה שמאל נתרבתה ימין, במקום שנתרבתה שמאל אינו דין שנתרבתה ימין.</w:t>
      </w:r>
    </w:p>
    <w:p>
      <w:pPr>
        <w:pStyle w:val="38"/>
        <w:rPr>
          <w:ins w:id="98154" w:author="מנוע מכני" w:date="2026-10-11T12:04:40Z"/>
        </w:rPr>
      </w:pPr>
      <w:r>
        <w:t xml:space="preserve">ואידך</w:t>
      </w:r>
    </w:p>
    <w:p w:rsidR="00DA63EC" w:rsidRDefault="00DA63EC" w:rsidP="00DA63EC">
      <w:pPr>
        <w:tabs>
          <w:tab w:val="center" w:pos="2835"/>
        </w:tabs>
        <w:rPr>
          <w:rtl/>
        </w:rPr>
      </w:pPr>
      <w:del w:id="98155" w:author="מנוע מכני" w:date="2026-10-11T12:04:40Z">
        <w:r>
          <w:rPr>
            <w:rtl/>
          </w:rPr>
          <w:delText xml:space="preserve"> </w:delText>
        </w:r>
      </w:del>
      <w:r>
        <w:rPr>
          <w:rtl/>
        </w:rPr>
        <w:t xml:space="preserve">שמאלית ויד ורגל ימנית דעני </w:t>
      </w:r>
      <w:r>
        <w:rPr>
          <w:rStyle w:val="2fb"/>
          <w:rFonts w:hint="cs"/>
          <w:rtl/>
        </w:rPr>
        <w:t>לכדתר</w:t>
      </w:r>
      <w:r>
        <w:rPr>
          <w:rStyle w:val="2fb"/>
          <w:rtl/>
        </w:rPr>
        <w:t>"</w:t>
      </w:r>
      <w:r>
        <w:rPr>
          <w:rStyle w:val="2fb"/>
          <w:rFonts w:hint="cs"/>
          <w:rtl/>
        </w:rPr>
        <w:t xml:space="preserve">י</w:t>
      </w:r>
      <w:r>
        <w:rPr>
          <w:rFonts w:hint="cs"/>
          <w:rtl/>
        </w:rPr>
        <w:t xml:space="preserve">:</w:t>
      </w:r>
      <w:r>
        <w:rPr>
          <w:rtl/>
        </w:rPr>
        <w:t xml:space="preserve"> כל פרשה שנאמרה ונשנית, </w:t>
      </w:r>
      <w:r>
        <w:rPr>
          <w:rtl/>
        </w:rPr>
        <w:t xml:space="preserve">לא</w:t>
      </w:r>
      <w:r>
        <w:rPr>
          <w:rtl/>
        </w:rPr>
        <w:t xml:space="preserve"> נשנית אלא בשביל דבר שנתחדש בה.</w:t>
      </w:r>
    </w:p>
    <w:p>
      <w:pPr>
        <w:pStyle w:val="afffff8"/>
        <w:rPr>
          <w:ins w:id="90799" w:author="קלוד" w:date="2026-10-11T12:32:08Z"/>
        </w:rPr>
      </w:pPr>
      <w:ins w:id="90800" w:author="קלוד" w:date="2026-10-11T12:32:08Z">
        <w:r>
          <w:rPr>
            <w:color w:val="7B3F00"/>
          </w:rPr>
          <w:t xml:space="preserve">אצבע וכהונה - ימין דווקא, וקבלה וזריקה בשמאל</w:t>
        </w:r>
      </w:ins>
    </w:p>
    <w:p>
      <w:pPr>
        <w:pStyle w:val="38"/>
        <w:rPr>
          <w:ins w:id="98156" w:author="מנוע מכני" w:date="2026-10-11T12:04:40Z"/>
        </w:rPr>
      </w:pPr>
      <w:r>
        <w:t>רבב</w:t>
      </w:r>
      <w:r>
        <w:t>"</w:t>
      </w:r>
      <w:r>
        <w:t>ח מרשב</w:t>
      </w:r>
      <w:r>
        <w:t>"</w:t>
      </w:r>
      <w:r>
        <w:t>ל</w:t>
      </w:r>
      <w:r>
        <w:t xml:space="preserve">:</w:t>
      </w:r>
    </w:p>
    <w:p w:rsidR="00DA63EC" w:rsidRDefault="00DA63EC" w:rsidP="00DA63EC">
      <w:pPr>
        <w:tabs>
          <w:tab w:val="center" w:pos="2835"/>
        </w:tabs>
        <w:rPr>
          <w:rtl/>
        </w:rPr>
      </w:pPr>
      <w:del w:id="98157" w:author="מנוע מכני" w:date="2026-10-11T12:04:40Z">
        <w:r>
          <w:rPr>
            <w:rtl/>
          </w:rPr>
          <w:delText xml:space="preserve"> </w:delText>
        </w:r>
      </w:del>
      <w:r>
        <w:rPr>
          <w:rtl/>
        </w:rPr>
        <w:t xml:space="preserve">כל מקום שנאמרה אצבע וכהונה - אינה אלא ימין.</w:t>
      </w:r>
    </w:p>
    <w:p w:rsidR="00DA63EC" w:rsidRDefault="00DA63EC" w:rsidP="00DA63EC">
      <w:pPr>
        <w:tabs>
          <w:tab w:val="center" w:pos="2835"/>
        </w:tabs>
        <w:rPr>
          <w:rtl/>
        </w:rPr>
      </w:pPr>
      <w:r>
        <w:rPr>
          <w:rtl/>
        </w:rPr>
        <w:t xml:space="preserve">קס"ד אצבע וכהונה </w:t>
      </w:r>
      <w:ins w:id="90737" w:author="מנוע מכני" w:date="2026-10-11T12:04:40Z">
        <w:r>
          <w:rPr>
            <w:rtl/>
          </w:rPr>
          <w:t xml:space="preserve">צריך</w:t>
        </w:r>
      </w:ins>
      <w:del w:id="90738" w:author="מנוע מכני" w:date="2026-10-11T12:04:40Z">
        <w:r>
          <w:rPr>
            <w:rtl/>
          </w:rPr>
          <w:delText xml:space="preserve">בעינ</w:delText>
        </w:r>
        <w:r>
          <w:rPr>
            <w:rtl/>
          </w:rPr>
          <w:delText xml:space="preserve">ן</w:delText>
        </w:r>
      </w:del>
      <w:ins w:id="90035" w:author="מנוע מכני" w:date="2026-10-11T12:04:40Z">
        <w:r>
          <w:rPr>
            <w:rtl/>
          </w:rPr>
          <w:t xml:space="preserve">, ד</w:t>
        </w:r>
      </w:ins>
      <w:del w:id="90036" w:author="מנוע מכני" w:date="2026-10-11T12:04:40Z">
        <w:r>
          <w:rPr>
            <w:rtl/>
          </w:rPr>
          <w:delText xml:space="preserve">ן,</w:delText>
        </w:r>
        <w:r w:rsidRPr="0046594B">
          <w:rPr>
            <w:rStyle w:val="afffff0"/>
            <w:rFonts w:hint="cs"/>
            <w:rtl/>
          </w:rPr>
          <w:delText xml:space="preserve">ד</w:delText>
        </w:r>
      </w:del>
      <w:r w:rsidRPr="0046594B">
        <w:rPr>
          <w:rStyle w:val="afffff0"/>
          <w:rFonts w:hint="cs"/>
          <w:rtl/>
        </w:rPr>
        <w:t xml:space="preserve">'</w:t>
      </w:r>
      <w:ins w:id="90401" w:author="Claude - סמנטי" w:date="2026-10-11T12:27:00Z">
        <w:r>
          <w:rPr>
            <w:rStyle w:val="afffff0"/>
            <w:rtl/>
          </w:rPr>
          <w:t xml:space="preserve">וְלָקַח הַכֹּהֵן מִדַּם הַחַטָּאת בְּאֶצְבָּעוֹ</w:t>
        </w:r>
      </w:ins>
      <w:del w:id="90402" w:author="Claude - סמנטי" w:date="2026-10-11T12:27:00Z">
        <w:r w:rsidRPr="0046594B">
          <w:rPr>
            <w:rStyle w:val="afffff0"/>
            <w:rtl/>
          </w:rPr>
          <w:delText xml:space="preserve">ולקח הכהן מדם החטאת באצבעו</w:delText>
        </w:r>
      </w:del>
      <w:r w:rsidRPr="0046594B">
        <w:rPr>
          <w:rStyle w:val="afffff0"/>
          <w:rFonts w:hint="cs"/>
          <w:rtl/>
        </w:rPr>
        <w:t>'</w:t>
      </w:r>
      <w:r w:rsidRPr="0046594B">
        <w:rPr>
          <w:rStyle w:val="afffff0"/>
          <w:rtl/>
        </w:rPr>
        <w:t>,</w:t>
      </w:r>
      <w:r>
        <w:rPr>
          <w:rtl/>
        </w:rPr>
        <w:t xml:space="preserve"> וגמר ממצורע, ד</w:t>
      </w:r>
      <w:r>
        <w:rPr>
          <w:rFonts w:hint="cs"/>
          <w:rtl/>
        </w:rPr>
        <w:t>'</w:t>
      </w:r>
      <w:ins w:id="90399" w:author="Claude - סמנטי" w:date="2026-10-11T12:27:00Z">
        <w:r>
          <w:rPr>
            <w:rStyle w:val="afffff0"/>
            <w:rtl/>
          </w:rPr>
          <w:t xml:space="preserve">וְטָבַל הַכֹּהֵן אֶת אֶצְבָּעוֹ הַיְמָנִית</w:t>
        </w:r>
      </w:ins>
      <w:del w:id="90400" w:author="Claude - סמנטי" w:date="2026-10-11T12:27:00Z">
        <w:r>
          <w:rPr>
            <w:rtl/>
          </w:rPr>
          <w:delText xml:space="preserve">וטבל הכהן את אצבעו הימנית</w:delText>
        </w:r>
      </w:del>
      <w:r>
        <w:rPr>
          <w:rFonts w:hint="cs"/>
          <w:rtl/>
        </w:rPr>
        <w:t>'</w:t>
      </w:r>
      <w:ins w:id="94169" w:author="מנוע מכני" w:date="2026-10-11T12:04:40Z">
        <w:r>
          <w:rPr>
            <w:rtl/>
          </w:rPr>
          <w:t xml:space="preserve">,</w:t>
        </w:r>
      </w:ins>
      <w:del w:id="94170" w:author="מנוע מכני" w:date="2026-10-11T12:04:40Z">
        <w:r>
          <w:rPr>
            <w:rtl/>
          </w:rPr>
          <w:delText xml:space="preserve">;</w:delText>
        </w:r>
      </w:del>
      <w:r>
        <w:rPr>
          <w:rtl/>
        </w:rPr>
        <w:t xml:space="preserve"> הרי קמיצה דלא כתיבא בה אלא כהונה, ותנן: קמץ בשמאל פסול!</w:t>
      </w:r>
    </w:p>
    <w:p>
      <w:pPr>
        <w:pStyle w:val="38"/>
        <w:rPr>
          <w:ins w:id="98159" w:author="מנוע מכני" w:date="2026-10-11T12:04:40Z"/>
        </w:rPr>
      </w:pPr>
      <w:del w:id="98158" w:author="מנוע מכני" w:date="2026-10-11T12:04:40Z">
        <w:r>
          <w:lastRenderedPageBreak/>
          <w:delText xml:space="preserve">•</w:delText>
        </w:r>
      </w:del>
      <w:r>
        <w:lastRenderedPageBreak/>
        <w:t xml:space="preserve"> רבא:</w:t>
      </w:r>
    </w:p>
    <w:p w:rsidR="00DA63EC" w:rsidRDefault="00DA63EC" w:rsidP="00DA63EC">
      <w:pPr>
        <w:tabs>
          <w:tab w:val="center" w:pos="2835"/>
        </w:tabs>
        <w:rPr>
          <w:rtl/>
        </w:rPr>
      </w:pPr>
      <w:del w:id="98160" w:author="מנוע מכני" w:date="2026-10-11T12:04:40Z">
        <w:r>
          <w:rPr>
            <w:rtl/>
          </w:rPr>
          <w:lastRenderedPageBreak/>
          <w:delText xml:space="preserve"> </w:delText>
        </w:r>
      </w:del>
      <w:r>
        <w:rPr>
          <w:rtl/>
        </w:rPr>
        <w:lastRenderedPageBreak/>
        <w:t xml:space="preserve">או אצבע או כהונה.</w:t>
      </w:r>
    </w:p>
    <w:p>
      <w:pPr>
        <w:pStyle w:val="38"/>
        <w:rPr>
          <w:ins w:id="98161" w:author="מנוע מכני" w:date="2026-10-11T12:04:40Z"/>
        </w:rPr>
      </w:pPr>
      <w:r>
        <w:t>א</w:t>
      </w:r>
      <w:r>
        <w:t>"</w:t>
      </w:r>
      <w:r>
        <w:t>ל</w:t>
      </w:r>
      <w:r>
        <w:t xml:space="preserve"> אביי:</w:t>
      </w:r>
    </w:p>
    <w:p w:rsidR="00DA63EC" w:rsidRDefault="00DA63EC" w:rsidP="00DA63EC">
      <w:pPr>
        <w:tabs>
          <w:tab w:val="center" w:pos="2835"/>
        </w:tabs>
        <w:rPr>
          <w:rtl/>
        </w:rPr>
      </w:pPr>
      <w:del w:id="98162" w:author="מנוע מכני" w:date="2026-10-11T12:04:40Z">
        <w:r>
          <w:rPr>
            <w:rtl/>
          </w:rPr>
          <w:delText xml:space="preserve"> </w:delText>
        </w:r>
      </w:del>
      <w:r>
        <w:rPr>
          <w:rtl/>
        </w:rPr>
        <w:t xml:space="preserve">הרי הולכת אברים לכבש דכתיב </w:t>
      </w:r>
      <w:ins w:id="92467" w:author="מנוע מכני" w:date="2026-10-11T12:04:40Z">
        <w:r>
          <w:rPr>
            <w:rtl/>
          </w:rPr>
          <w:t xml:space="preserve">בהם</w:t>
        </w:r>
      </w:ins>
      <w:del w:id="92468" w:author="מנוע מכני" w:date="2026-10-11T12:04:40Z">
        <w:r>
          <w:rPr>
            <w:rtl/>
          </w:rPr>
          <w:delText xml:space="preserve">בהו</w:delText>
        </w:r>
      </w:del>
      <w:r>
        <w:rPr>
          <w:rtl/>
        </w:rPr>
        <w:t xml:space="preserve"> כהונה, </w:t>
      </w:r>
      <w:r w:rsidRPr="0046594B">
        <w:rPr>
          <w:rStyle w:val="afffff0"/>
          <w:rtl/>
        </w:rPr>
        <w:t>ד</w:t>
      </w:r>
      <w:r w:rsidRPr="0046594B">
        <w:rPr>
          <w:rStyle w:val="afffff0"/>
          <w:rFonts w:hint="cs"/>
          <w:rtl/>
        </w:rPr>
        <w:t>'</w:t>
      </w:r>
      <w:r w:rsidRPr="0046594B">
        <w:rPr>
          <w:rStyle w:val="afffff0"/>
          <w:rtl/>
        </w:rPr>
        <w:t>והקריב הכהן את הכל המזבחה</w:t>
      </w:r>
      <w:r w:rsidRPr="0046594B">
        <w:rPr>
          <w:rStyle w:val="afffff0"/>
          <w:rFonts w:hint="cs"/>
          <w:rtl/>
        </w:rPr>
        <w:t>'</w:t>
      </w:r>
      <w:r w:rsidRPr="0046594B">
        <w:rPr>
          <w:rStyle w:val="afffff0"/>
          <w:rtl/>
        </w:rPr>
        <w:t>,</w:t>
      </w:r>
      <w:r>
        <w:rPr>
          <w:rtl/>
        </w:rPr>
        <w:t xml:space="preserve"> </w:t>
      </w:r>
    </w:p>
    <w:p w:rsidR="00DA63EC" w:rsidRDefault="00DA63EC" w:rsidP="00DA63EC">
      <w:pPr>
        <w:tabs>
          <w:tab w:val="center" w:pos="2835"/>
        </w:tabs>
        <w:rPr>
          <w:rtl/>
        </w:rPr>
      </w:pPr>
    </w:p>
    <w:p>
      <w:pPr>
        <w:pStyle w:val="38"/>
        <w:rPr>
          <w:ins w:id="98163" w:author="מנוע מכני" w:date="2026-10-11T12:04:40Z"/>
        </w:rPr>
      </w:pPr>
      <w:r>
        <w:t xml:space="preserve">ואמר מר:</w:t>
      </w:r>
    </w:p>
    <w:p w:rsidR="00DA63EC" w:rsidRDefault="00DA63EC" w:rsidP="00DA63EC">
      <w:pPr>
        <w:tabs>
          <w:tab w:val="center" w:pos="2835"/>
        </w:tabs>
        <w:rPr>
          <w:rtl/>
        </w:rPr>
      </w:pPr>
      <w:del w:id="98164" w:author="מנוע מכני" w:date="2026-10-11T12:04:40Z">
        <w:r>
          <w:rPr>
            <w:rtl/>
          </w:rPr>
          <w:delText xml:space="preserve"> </w:delText>
        </w:r>
      </w:del>
      <w:r>
        <w:rPr>
          <w:rtl/>
        </w:rPr>
        <w:t xml:space="preserve">זו הולכת אברים לכבש, ותנן: הרגל של ימין בשמאל ובית עורה לחוץ!</w:t>
      </w:r>
    </w:p>
    <w:p w:rsidR="00DA63EC" w:rsidRDefault="00DA63EC" w:rsidP="00DA63EC">
      <w:pPr>
        <w:tabs>
          <w:tab w:val="center" w:pos="2835"/>
        </w:tabs>
        <w:rPr>
          <w:rtl/>
        </w:rPr>
      </w:pPr>
      <w:r>
        <w:rPr>
          <w:rtl/>
        </w:rPr>
        <w:t>כי אמרי' או אצבע או כהונה - בדבר המעכב כפרה.</w:t>
      </w:r>
    </w:p>
    <w:p w:rsidR="00DA63EC" w:rsidRPr="00E105BC" w:rsidRDefault="00DA63EC" w:rsidP="00DA63EC">
      <w:pPr>
        <w:rPr>
          <w:spacing w:val="-4"/>
          <w:rtl/>
        </w:rPr>
      </w:pPr>
      <w:r w:rsidRPr="00E105BC">
        <w:rPr>
          <w:spacing w:val="-4"/>
          <w:rtl/>
        </w:rPr>
        <w:t xml:space="preserve">והרי קבלה דבר המעכב כפרה הוא וכתב בה כהונה, </w:t>
      </w:r>
      <w:r w:rsidRPr="00E105BC">
        <w:rPr>
          <w:rStyle w:val="afffff0"/>
          <w:spacing w:val="-4"/>
          <w:rtl/>
        </w:rPr>
        <w:t>ד</w:t>
      </w:r>
      <w:r w:rsidRPr="00E105BC">
        <w:rPr>
          <w:rStyle w:val="afffff0"/>
          <w:rFonts w:hint="cs"/>
          <w:spacing w:val="-4"/>
          <w:rtl/>
        </w:rPr>
        <w:t>'</w:t>
      </w:r>
      <w:ins w:id="90403" w:author="Claude - סמנטי" w:date="2026-10-11T12:27:00Z">
        <w:r>
          <w:rPr>
            <w:rStyle w:val="afffff0"/>
            <w:spacing w:val="-4"/>
            <w:rtl/>
          </w:rPr>
          <w:t xml:space="preserve">וְהִקְרִיבוּ בְּנֵי אַהֲרֹן הַכֹּהֲנִים אֶת הַדָּם</w:t>
        </w:r>
      </w:ins>
      <w:del w:id="90404" w:author="Claude - סמנטי" w:date="2026-10-11T12:27:00Z">
        <w:r w:rsidRPr="00E105BC">
          <w:rPr>
            <w:rStyle w:val="afffff0"/>
            <w:spacing w:val="-4"/>
            <w:rtl/>
          </w:rPr>
          <w:delText xml:space="preserve">והקריבו בני אהרן הכהנים את הדם</w:delText>
        </w:r>
      </w:del>
      <w:r w:rsidRPr="00E105BC">
        <w:rPr>
          <w:rStyle w:val="afffff0"/>
          <w:rFonts w:hint="cs"/>
          <w:spacing w:val="-4"/>
          <w:rtl/>
        </w:rPr>
        <w:t>'</w:t>
      </w:r>
      <w:r w:rsidRPr="00E105BC">
        <w:rPr>
          <w:rStyle w:val="afffff0"/>
          <w:spacing w:val="-4"/>
          <w:rtl/>
        </w:rPr>
        <w:t xml:space="preserve"> </w:t>
      </w:r>
      <w:r w:rsidRPr="00E105BC">
        <w:rPr>
          <w:spacing w:val="-4"/>
          <w:rtl/>
        </w:rPr>
        <w:t xml:space="preserve">זו קבלת הדם, </w:t>
      </w:r>
    </w:p>
    <w:p>
      <w:pPr>
        <w:pStyle w:val="38"/>
        <w:rPr>
          <w:ins w:id="98165" w:author="מנוע מכני" w:date="2026-10-11T12:04:40Z"/>
        </w:rPr>
      </w:pPr>
      <w:r>
        <w:t xml:space="preserve">ותנן:</w:t>
      </w:r>
    </w:p>
    <w:p w:rsidR="00DA63EC" w:rsidRDefault="00DA63EC" w:rsidP="00DA63EC">
      <w:pPr>
        <w:tabs>
          <w:tab w:val="center" w:pos="2835"/>
        </w:tabs>
        <w:rPr>
          <w:rtl/>
        </w:rPr>
      </w:pPr>
      <w:del w:id="98166" w:author="מנוע מכני" w:date="2026-10-11T12:04:40Z">
        <w:r>
          <w:rPr>
            <w:rtl/>
          </w:rPr>
          <w:delText xml:space="preserve"> </w:delText>
        </w:r>
      </w:del>
      <w:r>
        <w:rPr>
          <w:rtl/>
        </w:rPr>
        <w:t xml:space="preserve">קבל בשמאל - פסל, </w:t>
      </w:r>
      <w:r>
        <w:rPr>
          <w:rStyle w:val="2fb"/>
          <w:rtl/>
        </w:rPr>
        <w:t xml:space="preserve">ור"ש</w:t>
      </w:r>
      <w:r>
        <w:rPr>
          <w:rtl/>
        </w:rPr>
        <w:t xml:space="preserve"> מכשיר!</w:t>
      </w:r>
    </w:p>
    <w:p w:rsidR="00DA63EC" w:rsidRDefault="00DA63EC" w:rsidP="00DA63EC">
      <w:pPr>
        <w:pStyle w:val="affffb"/>
        <w:rPr>
          <w:rtl/>
        </w:rPr>
      </w:pPr>
      <w:r>
        <w:rPr>
          <w:rtl/>
        </w:rPr>
        <w:t xml:space="preserve">- </w:t>
      </w:r>
      <w:r>
        <w:rPr>
          <w:rStyle w:val="2fb"/>
          <w:rtl/>
        </w:rPr>
        <w:t xml:space="preserve">לר"</w:t>
      </w:r>
      <w:r>
        <w:rPr>
          <w:rStyle w:val="2fb"/>
          <w:rFonts w:hint="cs"/>
          <w:rtl/>
        </w:rPr>
        <w:t xml:space="preserve">ש</w:t>
      </w:r>
      <w:r>
        <w:rPr>
          <w:rFonts w:hint="cs"/>
          <w:rtl/>
        </w:rPr>
        <w:t xml:space="preserve"> </w:t>
      </w:r>
      <w:r>
        <w:rPr>
          <w:rtl/>
        </w:rPr>
        <w:t>תרתי בעי.</w:t>
      </w:r>
    </w:p>
    <w:p>
      <w:pPr>
        <w:pStyle w:val="38"/>
        <w:rPr>
          <w:ins w:id="98167" w:author="מנוע מכני" w:date="2026-10-11T12:04:40Z"/>
        </w:rPr>
      </w:pPr>
      <w:r w:rsidRPr="00E105BC">
        <w:t>ו</w:t>
      </w:r>
      <w:r w:rsidRPr="00E105BC">
        <w:t>הך דר</w:t>
      </w:r>
      <w:r w:rsidRPr="00E105BC">
        <w:t>"</w:t>
      </w:r>
      <w:r w:rsidRPr="00E105BC">
        <w:t>ש:</w:t>
      </w:r>
    </w:p>
    <w:p w:rsidR="00DA63EC" w:rsidRPr="00E105BC" w:rsidRDefault="00DA63EC" w:rsidP="00DA63EC">
      <w:pPr>
        <w:tabs>
          <w:tab w:val="center" w:pos="2835"/>
        </w:tabs>
        <w:rPr>
          <w:spacing w:val="-2"/>
          <w:rtl/>
        </w:rPr>
      </w:pPr>
      <w:del w:id="98168" w:author="מנוע מכני" w:date="2026-10-11T12:04:40Z">
        <w:r w:rsidRPr="00E105BC">
          <w:rPr>
            <w:spacing w:val="-2"/>
            <w:rtl/>
          </w:rPr>
          <w:delText xml:space="preserve"> </w:delText>
        </w:r>
      </w:del>
      <w:r w:rsidRPr="00E105BC">
        <w:rPr>
          <w:spacing w:val="-2"/>
          <w:rtl/>
        </w:rPr>
        <w:t xml:space="preserve">כל מקום שנאמרה יד </w:t>
      </w:r>
      <w:r w:rsidRPr="00E105BC">
        <w:rPr>
          <w:rFonts w:hint="cs"/>
          <w:spacing w:val="-2"/>
          <w:rtl/>
        </w:rPr>
        <w:t>-</w:t>
      </w:r>
      <w:r w:rsidRPr="00E105BC">
        <w:rPr>
          <w:spacing w:val="-2"/>
          <w:rtl/>
        </w:rPr>
        <w:t xml:space="preserve"> ימין,</w:t>
      </w:r>
      <w:r w:rsidRPr="00E105BC">
        <w:rPr>
          <w:rStyle w:val="afffff0"/>
          <w:spacing w:val="-2"/>
          <w:rtl/>
        </w:rPr>
        <w:t xml:space="preserve"> </w:t>
      </w:r>
      <w:r w:rsidRPr="00E105BC">
        <w:rPr>
          <w:rStyle w:val="afffff0"/>
          <w:rFonts w:hint="cs"/>
          <w:spacing w:val="-2"/>
          <w:rtl/>
        </w:rPr>
        <w:t>'</w:t>
      </w:r>
      <w:r w:rsidRPr="00E105BC">
        <w:rPr>
          <w:rStyle w:val="afffff0"/>
          <w:spacing w:val="-2"/>
          <w:rtl/>
        </w:rPr>
        <w:t>אצבע</w:t>
      </w:r>
      <w:r w:rsidRPr="00E105BC">
        <w:rPr>
          <w:rStyle w:val="afffff0"/>
          <w:rFonts w:hint="cs"/>
          <w:spacing w:val="-2"/>
          <w:rtl/>
        </w:rPr>
        <w:t>'</w:t>
      </w:r>
      <w:r w:rsidRPr="00E105BC">
        <w:rPr>
          <w:rStyle w:val="afffff0"/>
          <w:spacing w:val="-2"/>
          <w:rtl/>
        </w:rPr>
        <w:t xml:space="preserve"> </w:t>
      </w:r>
      <w:r w:rsidRPr="00E105BC">
        <w:rPr>
          <w:spacing w:val="-2"/>
          <w:rtl/>
        </w:rPr>
        <w:t>ימין!</w:t>
      </w:r>
      <w:r w:rsidRPr="00E105BC">
        <w:rPr>
          <w:rFonts w:hint="cs"/>
          <w:spacing w:val="-2"/>
          <w:rtl/>
        </w:rPr>
        <w:t xml:space="preserve"> </w:t>
      </w:r>
      <w:r w:rsidRPr="00E105BC">
        <w:rPr>
          <w:spacing w:val="-2"/>
          <w:rtl/>
        </w:rPr>
        <w:t xml:space="preserve">אצבע </w:t>
      </w:r>
      <w:r w:rsidRPr="00E105BC">
        <w:rPr>
          <w:spacing w:val="-2"/>
          <w:rtl/>
        </w:rPr>
        <w:t xml:space="preserve">לא</w:t>
      </w:r>
      <w:r w:rsidRPr="00E105BC">
        <w:rPr>
          <w:spacing w:val="-2"/>
          <w:rtl/>
        </w:rPr>
        <w:t xml:space="preserve"> בעיא כהונה, כהונ' בעי' אצבע.</w:t>
      </w:r>
    </w:p>
    <w:p w:rsidR="00DA63EC" w:rsidRDefault="00DA63EC" w:rsidP="00DA63EC">
      <w:pPr>
        <w:tabs>
          <w:tab w:val="center" w:pos="2835"/>
        </w:tabs>
        <w:rPr>
          <w:rtl/>
        </w:rPr>
      </w:pPr>
      <w:del w:id="90080" w:author="מנוע מכני" w:date="2026-10-11T12:04:40Z">
        <w:r>
          <w:rPr>
            <w:rtl/>
          </w:rPr>
          <w:delText xml:space="preserve"> </w:delText>
        </w:r>
      </w:del>
      <w:r>
        <w:rPr>
          <w:rtl/>
        </w:rPr>
        <w:t xml:space="preserve">'</w:t>
      </w:r>
      <w:r>
        <w:rPr>
          <w:rFonts w:hint="cs"/>
          <w:rtl/>
        </w:rPr>
        <w:t xml:space="preserve">כהן' </w:t>
      </w:r>
      <w:r>
        <w:rPr>
          <w:rtl/>
        </w:rPr>
        <w:t>בכהונו.</w:t>
      </w:r>
    </w:p>
    <w:p w:rsidR="00DA63EC" w:rsidRDefault="00DA63EC" w:rsidP="00DA63EC">
      <w:pPr>
        <w:pStyle w:val="afff3"/>
        <w:framePr w:wrap="around"/>
        <w:rPr>
          <w:rtl/>
        </w:rPr>
      </w:pPr>
      <w:r>
        <w:rPr>
          <w:rFonts w:hint="cs"/>
          <w:rtl/>
        </w:rPr>
        <w:t>י:</w:t>
      </w:r>
    </w:p>
    <w:p w:rsidR="00DA63EC" w:rsidRDefault="00DA63EC" w:rsidP="00DA63EC">
      <w:pPr>
        <w:tabs>
          <w:tab w:val="center" w:pos="2835"/>
        </w:tabs>
        <w:rPr>
          <w:rtl/>
        </w:rPr>
      </w:pPr>
      <w:r>
        <w:rPr>
          <w:rtl/>
        </w:rPr>
        <w:t xml:space="preserve">זריקה דלא כתב </w:t>
      </w:r>
      <w:ins w:id="92469" w:author="מנוע מכני" w:date="2026-10-11T12:04:40Z">
        <w:r>
          <w:rPr>
            <w:rtl/>
          </w:rPr>
          <w:t xml:space="preserve">בו</w:t>
        </w:r>
      </w:ins>
      <w:del w:id="92470" w:author="מנוע מכני" w:date="2026-10-11T12:04:40Z">
        <w:r>
          <w:rPr>
            <w:rtl/>
          </w:rPr>
          <w:delText xml:space="preserve">ביה</w:delText>
        </w:r>
      </w:del>
      <w:r>
        <w:rPr>
          <w:rtl/>
        </w:rPr>
        <w:t xml:space="preserve"> אלא כהונה, ותנן: זרק בשמאל - פסול, ולא פליג </w:t>
      </w:r>
      <w:r>
        <w:rPr>
          <w:rStyle w:val="2fb"/>
          <w:rtl/>
        </w:rPr>
        <w:t xml:space="preserve">ר' שמעון</w:t>
      </w:r>
      <w:r>
        <w:rPr>
          <w:rtl/>
        </w:rPr>
        <w:t xml:space="preserve">!</w:t>
      </w:r>
    </w:p>
    <w:p>
      <w:pPr>
        <w:pStyle w:val="38"/>
        <w:rPr>
          <w:ins w:id="98169" w:author="מנוע מכני" w:date="2026-10-11T12:04:40Z"/>
        </w:rPr>
      </w:pPr>
      <w:r w:rsidRPr="00E105BC">
        <w:t xml:space="preserve">אביי:</w:t>
      </w:r>
    </w:p>
    <w:p w:rsidR="00DA63EC" w:rsidRPr="00E105BC" w:rsidRDefault="00DA63EC" w:rsidP="00DA63EC">
      <w:pPr>
        <w:tabs>
          <w:tab w:val="center" w:pos="2835"/>
        </w:tabs>
        <w:rPr>
          <w:spacing w:val="-4"/>
          <w:rtl/>
        </w:rPr>
      </w:pPr>
      <w:del w:id="98170" w:author="מנוע מכני" w:date="2026-10-11T12:04:40Z">
        <w:r w:rsidRPr="00E105BC">
          <w:rPr>
            <w:spacing w:val="-4"/>
            <w:rtl/>
          </w:rPr>
          <w:delText xml:space="preserve"> </w:delText>
        </w:r>
      </w:del>
      <w:r w:rsidRPr="00E105BC">
        <w:rPr>
          <w:spacing w:val="-4"/>
          <w:rtl/>
        </w:rPr>
        <w:t xml:space="preserve">פליג בברייתא, </w:t>
      </w:r>
      <w:r w:rsidRPr="00E105BC">
        <w:rPr>
          <w:spacing w:val="-4"/>
          <w:rtl/>
        </w:rPr>
        <w:t xml:space="preserve">דתניא</w:t>
      </w:r>
      <w:r w:rsidRPr="00E105BC">
        <w:rPr>
          <w:spacing w:val="-4"/>
          <w:rtl/>
        </w:rPr>
        <w:t xml:space="preserve">: קבל בשמאל - פסול, </w:t>
      </w:r>
      <w:r w:rsidRPr="00E105BC">
        <w:rPr>
          <w:rStyle w:val="2fb"/>
          <w:spacing w:val="-4"/>
          <w:rtl/>
        </w:rPr>
        <w:t xml:space="preserve">ור"ש</w:t>
      </w:r>
      <w:r w:rsidRPr="00E105BC">
        <w:rPr>
          <w:spacing w:val="-4"/>
          <w:rtl/>
        </w:rPr>
        <w:t xml:space="preserve"> מכשיר</w:t>
      </w:r>
      <w:ins w:id="94171" w:author="מנוע מכני" w:date="2026-10-11T12:04:40Z">
        <w:r>
          <w:rPr>
            <w:spacing w:val="-4"/>
            <w:rtl/>
          </w:rPr>
          <w:t xml:space="preserve">,</w:t>
        </w:r>
      </w:ins>
      <w:del w:id="94172" w:author="מנוע מכני" w:date="2026-10-11T12:04:40Z">
        <w:r w:rsidRPr="00E105BC">
          <w:rPr>
            <w:spacing w:val="-4"/>
            <w:rtl/>
          </w:rPr>
          <w:delText xml:space="preserve">;</w:delText>
        </w:r>
      </w:del>
      <w:r w:rsidRPr="00E105BC">
        <w:rPr>
          <w:spacing w:val="-4"/>
          <w:rtl/>
        </w:rPr>
        <w:t xml:space="preserve"> זרק בשמאל פסול, </w:t>
      </w:r>
      <w:r w:rsidRPr="00E105BC">
        <w:rPr>
          <w:rStyle w:val="2fb"/>
          <w:spacing w:val="-4"/>
          <w:rtl/>
        </w:rPr>
        <w:t xml:space="preserve">ור"</w:t>
      </w:r>
      <w:r w:rsidRPr="00E105BC">
        <w:rPr>
          <w:rStyle w:val="2fb"/>
          <w:rFonts w:hint="cs"/>
          <w:spacing w:val="-4"/>
          <w:rtl/>
        </w:rPr>
        <w:t xml:space="preserve">ש</w:t>
      </w:r>
      <w:r w:rsidRPr="00E105BC">
        <w:rPr>
          <w:rFonts w:hint="cs"/>
          <w:spacing w:val="-4"/>
          <w:rtl/>
        </w:rPr>
        <w:t xml:space="preserve"> </w:t>
      </w:r>
      <w:r w:rsidRPr="00E105BC">
        <w:rPr>
          <w:spacing w:val="-4"/>
          <w:rtl/>
        </w:rPr>
        <w:t>מכשיר.</w:t>
      </w:r>
    </w:p>
    <w:p>
      <w:pPr>
        <w:pStyle w:val="38"/>
        <w:rPr>
          <w:ins w:id="98171" w:author="מנוע מכני" w:date="2026-10-11T12:04:40Z"/>
        </w:rPr>
      </w:pPr>
      <w:r>
        <w:t>ו</w:t>
      </w:r>
      <w:r>
        <w:t xml:space="preserve">הך</w:t>
      </w:r>
    </w:p>
    <w:p w:rsidR="00DA63EC" w:rsidRDefault="00DA63EC" w:rsidP="00DA63EC">
      <w:pPr>
        <w:tabs>
          <w:tab w:val="center" w:pos="2835"/>
        </w:tabs>
        <w:rPr>
          <w:rtl/>
        </w:rPr>
      </w:pPr>
      <w:del w:id="98172" w:author="מנוע מכני" w:date="2026-10-11T12:04:40Z">
        <w:r>
          <w:rPr>
            <w:rFonts w:hint="cs"/>
            <w:rtl/>
          </w:rPr>
          <w:delText xml:space="preserve"> </w:delText>
        </w:r>
      </w:del>
      <w:r>
        <w:rPr>
          <w:rStyle w:val="2fb"/>
          <w:rFonts w:hint="cs"/>
          <w:rtl/>
        </w:rPr>
        <w:t xml:space="preserve">דרבא</w:t>
      </w:r>
      <w:r>
        <w:rPr>
          <w:rFonts w:hint="cs"/>
          <w:rtl/>
        </w:rPr>
        <w:t xml:space="preserve"> יד יד לקמיצה - </w:t>
      </w:r>
      <w:r>
        <w:rPr>
          <w:rtl/>
        </w:rPr>
        <w:t>חד לקומץ, וחד לקידוש קומץ.</w:t>
      </w:r>
    </w:p>
    <w:p w:rsidR="00DA63EC" w:rsidRDefault="00DA63EC" w:rsidP="00DA63EC">
      <w:pPr>
        <w:tabs>
          <w:tab w:val="center" w:pos="2835"/>
        </w:tabs>
        <w:rPr>
          <w:rtl/>
        </w:rPr>
      </w:pPr>
      <w:r>
        <w:rPr>
          <w:rStyle w:val="2fb"/>
          <w:rtl/>
        </w:rPr>
        <w:t>לר"</w:t>
      </w:r>
      <w:r>
        <w:rPr>
          <w:rStyle w:val="2fb"/>
          <w:rFonts w:hint="cs"/>
          <w:rtl/>
        </w:rPr>
        <w:t xml:space="preserve">ש</w:t>
      </w:r>
      <w:r>
        <w:rPr>
          <w:rFonts w:hint="cs"/>
          <w:rtl/>
        </w:rPr>
        <w:t xml:space="preserve"> </w:t>
      </w:r>
      <w:ins w:id="96029" w:author="מנוע מכני" w:date="2026-10-11T12:04:40Z">
        <w:r>
          <w:rPr>
            <w:rtl/>
          </w:rPr>
          <w:t xml:space="preserve">דלא צריך</w:t>
        </w:r>
      </w:ins>
      <w:del w:id="96030" w:author="מנוע מכני" w:date="2026-10-11T12:04:40Z">
        <w:r>
          <w:rPr>
            <w:rtl/>
          </w:rPr>
          <w:delText xml:space="preserve">דלא בעי</w:delText>
        </w:r>
      </w:del>
      <w:r>
        <w:rPr>
          <w:rtl/>
        </w:rPr>
        <w:t xml:space="preserve"> קידוש קומץ, </w:t>
      </w:r>
    </w:p>
    <w:p w:rsidR="00DA63EC" w:rsidRDefault="00DA63EC" w:rsidP="00DA63EC">
      <w:pPr>
        <w:tabs>
          <w:tab w:val="center" w:pos="2835"/>
        </w:tabs>
        <w:rPr>
          <w:rtl/>
        </w:rPr>
      </w:pPr>
      <w:r>
        <w:rPr>
          <w:rtl/>
        </w:rPr>
        <w:t>ולמ"</w:t>
      </w:r>
      <w:r>
        <w:rPr>
          <w:rFonts w:hint="cs"/>
          <w:rtl/>
        </w:rPr>
        <w:t xml:space="preserve">ד</w:t>
      </w:r>
      <w:r>
        <w:rPr>
          <w:rFonts w:hint="cs"/>
          <w:rtl/>
        </w:rPr>
        <w:t xml:space="preserve"> </w:t>
      </w:r>
      <w:r>
        <w:rPr>
          <w:rtl/>
        </w:rPr>
        <w:t xml:space="preserve">דבעי קידוש קומץ </w:t>
      </w:r>
      <w:r>
        <w:rPr>
          <w:rStyle w:val="2fb"/>
          <w:rtl/>
        </w:rPr>
        <w:t xml:space="preserve">לר"</w:t>
      </w:r>
      <w:r>
        <w:rPr>
          <w:rStyle w:val="2fb"/>
          <w:rFonts w:hint="cs"/>
          <w:rtl/>
        </w:rPr>
        <w:t>ש</w:t>
      </w:r>
      <w:r>
        <w:rPr>
          <w:rtl/>
        </w:rPr>
        <w:t xml:space="preserve"> ובשמאל אכשורי מכשר, יד יד </w:t>
      </w:r>
      <w:r>
        <w:rPr>
          <w:rStyle w:val="2fb"/>
          <w:rtl/>
        </w:rPr>
        <w:t xml:space="preserve">דרבא</w:t>
      </w:r>
      <w:r>
        <w:rPr>
          <w:rtl/>
        </w:rPr>
        <w:t xml:space="preserve"> למה לי? </w:t>
      </w:r>
      <w:ins w:id="96031" w:author="מנוע מכני" w:date="2026-10-11T12:04:40Z">
        <w:r>
          <w:rPr>
            <w:rtl/>
          </w:rPr>
          <w:t xml:space="preserve">אם </w:t>
        </w:r>
      </w:ins>
      <w:del w:id="96032" w:author="מנוע מכני" w:date="2026-10-11T12:04:40Z">
        <w:r>
          <w:rPr>
            <w:rtl/>
          </w:rPr>
          <w:delText xml:space="preserve">אי </w:delText>
        </w:r>
      </w:del>
      <w:r>
        <w:rPr>
          <w:rtl/>
        </w:rPr>
        <w:t xml:space="preserve">לקמיצה גופה אליבא </w:t>
      </w:r>
      <w:r>
        <w:rPr>
          <w:rStyle w:val="2fb"/>
          <w:rtl/>
        </w:rPr>
        <w:t xml:space="preserve">דר' שמעון</w:t>
      </w:r>
      <w:r>
        <w:rPr>
          <w:rtl/>
        </w:rPr>
        <w:t xml:space="preserve">, </w:t>
      </w:r>
      <w:r>
        <w:rPr>
          <w:rStyle w:val="2fb"/>
          <w:rtl/>
        </w:rPr>
        <w:t xml:space="preserve">מדר"</w:t>
      </w:r>
      <w:r>
        <w:rPr>
          <w:rStyle w:val="2fb"/>
          <w:rFonts w:hint="cs"/>
          <w:rtl/>
        </w:rPr>
        <w:t xml:space="preserve">י</w:t>
      </w:r>
      <w:r>
        <w:rPr>
          <w:rFonts w:hint="cs"/>
          <w:rtl/>
        </w:rPr>
        <w:t xml:space="preserve"> </w:t>
      </w:r>
      <w:r>
        <w:rPr>
          <w:rStyle w:val="2fb"/>
          <w:rFonts w:hint="cs"/>
          <w:rtl/>
        </w:rPr>
        <w:t xml:space="preserve">בדר</w:t>
      </w:r>
      <w:r>
        <w:rPr>
          <w:rStyle w:val="2fb"/>
          <w:rtl/>
        </w:rPr>
        <w:t>"</w:t>
      </w:r>
      <w:r>
        <w:rPr>
          <w:rStyle w:val="2fb"/>
          <w:rFonts w:hint="cs"/>
          <w:rtl/>
        </w:rPr>
        <w:t xml:space="preserve">ח</w:t>
      </w:r>
      <w:r>
        <w:rPr>
          <w:rFonts w:hint="cs"/>
          <w:rtl/>
        </w:rPr>
        <w:t xml:space="preserve"> נפקא דאמר טעמא </w:t>
      </w:r>
      <w:r>
        <w:rPr>
          <w:rStyle w:val="2fb"/>
          <w:rFonts w:hint="cs"/>
          <w:rtl/>
        </w:rPr>
        <w:t xml:space="preserve">דר</w:t>
      </w:r>
      <w:r>
        <w:rPr>
          <w:rStyle w:val="2fb"/>
          <w:rtl/>
        </w:rPr>
        <w:t>"</w:t>
      </w:r>
      <w:r>
        <w:rPr>
          <w:rStyle w:val="2fb"/>
          <w:rFonts w:hint="cs"/>
          <w:rtl/>
        </w:rPr>
        <w:t>ש</w:t>
      </w:r>
      <w:r>
        <w:rPr>
          <w:rtl/>
        </w:rPr>
        <w:t>:</w:t>
      </w:r>
      <w:r w:rsidRPr="00464129">
        <w:rPr>
          <w:rStyle w:val="afffff0"/>
          <w:rtl/>
        </w:rPr>
        <w:t xml:space="preserve"> </w:t>
      </w:r>
      <w:r w:rsidRPr="00464129">
        <w:rPr>
          <w:rStyle w:val="afffff0"/>
          <w:rFonts w:hint="cs"/>
          <w:rtl/>
        </w:rPr>
        <w:t>'</w:t>
      </w:r>
      <w:r w:rsidRPr="00464129">
        <w:rPr>
          <w:rStyle w:val="afffff0"/>
          <w:rtl/>
        </w:rPr>
        <w:t>קדש קדשים היא כחטאת וכאשם</w:t>
      </w:r>
      <w:r w:rsidRPr="00464129">
        <w:rPr>
          <w:rStyle w:val="afffff0"/>
          <w:rFonts w:hint="cs"/>
          <w:rtl/>
        </w:rPr>
        <w:t>'</w:t>
      </w:r>
      <w:r w:rsidRPr="00464129">
        <w:rPr>
          <w:rStyle w:val="afffff0"/>
          <w:rtl/>
        </w:rPr>
        <w:t>,</w:t>
      </w:r>
      <w:r>
        <w:rPr>
          <w:rtl/>
        </w:rPr>
        <w:t xml:space="preserve"> בא לעובדה ביד - עובדה בימין כחטאת, בא לעובדה בכלי - עובדה בשמאל כאשם!</w:t>
      </w:r>
    </w:p>
    <w:p w:rsidR="00DA63EC" w:rsidRDefault="00DA63EC" w:rsidP="00DA63EC">
      <w:pPr>
        <w:rPr>
          <w:rtl/>
        </w:rPr>
      </w:pPr>
      <w:r w:rsidRPr="00336727">
        <w:rPr>
          <w:rFonts w:hint="cs"/>
          <w:rtl/>
        </w:rPr>
        <w:t>ו</w:t>
      </w:r>
      <w:r w:rsidRPr="00336727">
        <w:rPr>
          <w:rtl/>
        </w:rPr>
        <w:t xml:space="preserve">נצרכא לקומץ דמנחת חוטא, </w:t>
      </w:r>
      <w:r w:rsidRPr="00336727">
        <w:rPr>
          <w:rtl/>
        </w:rPr>
        <w:t xml:space="preserve">ס</w:t>
      </w:r>
      <w:r w:rsidRPr="00336727">
        <w:rPr>
          <w:rFonts w:hint="cs"/>
          <w:rtl/>
        </w:rPr>
        <w:t>ד</w:t>
      </w:r>
      <w:r w:rsidRPr="00336727">
        <w:rPr>
          <w:rtl/>
        </w:rPr>
        <w:t>"</w:t>
      </w:r>
      <w:r w:rsidRPr="00336727">
        <w:rPr>
          <w:rFonts w:hint="cs"/>
          <w:rtl/>
        </w:rPr>
        <w:t>א</w:t>
      </w:r>
      <w:r w:rsidRPr="00336727">
        <w:rPr>
          <w:rtl/>
        </w:rPr>
        <w:t xml:space="preserve">: הואיל </w:t>
      </w:r>
      <w:r w:rsidRPr="00336727">
        <w:rPr>
          <w:rStyle w:val="2fb"/>
          <w:rtl/>
        </w:rPr>
        <w:t xml:space="preserve">וא</w:t>
      </w:r>
      <w:r w:rsidRPr="00336727">
        <w:rPr>
          <w:rStyle w:val="2fb"/>
          <w:rFonts w:hint="cs"/>
          <w:rtl/>
        </w:rPr>
        <w:t>ר</w:t>
      </w:r>
      <w:r w:rsidRPr="00336727">
        <w:rPr>
          <w:rStyle w:val="2fb"/>
          <w:rtl/>
        </w:rPr>
        <w:t>"</w:t>
      </w:r>
      <w:r w:rsidRPr="00336727">
        <w:rPr>
          <w:rStyle w:val="2fb"/>
          <w:rFonts w:hint="cs"/>
          <w:rtl/>
        </w:rPr>
        <w:t xml:space="preserve">ש</w:t>
      </w:r>
      <w:r w:rsidRPr="00336727">
        <w:rPr>
          <w:rFonts w:hint="cs"/>
          <w:rtl/>
        </w:rPr>
        <w:t xml:space="preserve"> </w:t>
      </w:r>
      <w:r w:rsidRPr="00336727">
        <w:rPr>
          <w:rtl/>
        </w:rPr>
        <w:t xml:space="preserve">שלא יהא קרבנו מהודר, כי קמיץ</w:t>
      </w:r>
      <w:ins w:id="94173" w:author="מנוע מכני" w:date="2026-10-11T12:04:40Z">
        <w:r>
          <w:rPr>
            <w:rtl/>
          </w:rPr>
          <w:t xml:space="preserve"> </w:t>
        </w:r>
      </w:ins>
      <w:del w:id="94174" w:author="מנוע מכני" w:date="2026-10-11T12:04:40Z">
        <w:r w:rsidRPr="00336727">
          <w:rPr>
            <w:rtl/>
          </w:rPr>
          <w:delText xml:space="preserve">  </w:delText>
        </w:r>
      </w:del>
      <w:r w:rsidRPr="00336727">
        <w:rPr>
          <w:rtl/>
        </w:rPr>
        <w:t xml:space="preserve">בשמאל תתכשר, </w:t>
      </w:r>
      <w:r w:rsidRPr="00336727">
        <w:rPr>
          <w:rFonts w:hint="cs"/>
          <w:rtl/>
        </w:rPr>
        <w:t>קמ</w:t>
      </w:r>
      <w:r w:rsidRPr="00336727">
        <w:rPr>
          <w:rtl/>
        </w:rPr>
        <w:t>"</w:t>
      </w:r>
      <w:r w:rsidRPr="00336727">
        <w:rPr>
          <w:rFonts w:hint="cs"/>
          <w:rtl/>
        </w:rPr>
        <w:t>ל</w:t>
      </w:r>
    </w:p>
    <w:p w:rsidR="00DA63EC" w:rsidRDefault="00DA63EC" w:rsidP="00DA63EC">
      <w:pPr>
        <w:pStyle w:val="affffd"/>
        <w:rPr>
          <w:del w:id="90002" w:author="מנוע עיצוב" w:date="2026-10-11T12:09:26Z"/>
          <w:rtl/>
        </w:rPr>
      </w:pPr>
      <w:del w:id="90001" w:author="מנוע עיצוב" w:date="2026-10-11T12:09:26Z">
        <w:r>
          <w:rPr>
            <w:rtl/>
          </w:rPr>
          <w:delText xml:space="preserve">׹</w:delText>
        </w:r>
      </w:del>
    </w:p>
    <w:p w:rsidR="00DA63EC" w:rsidRDefault="00DA63EC" w:rsidP="00DA63EC">
      <w:pPr>
        <w:pStyle w:val="afff3"/>
        <w:framePr w:wrap="around"/>
        <w:rPr>
          <w:rtl/>
        </w:rPr>
      </w:pPr>
      <w:r>
        <w:rPr>
          <w:rFonts w:hint="cs"/>
          <w:rtl/>
        </w:rPr>
        <w:t>יא.</w:t>
      </w:r>
    </w:p>
    <w:p w:rsidR="00DA63EC" w:rsidRPr="00C96183" w:rsidRDefault="00DA63EC" w:rsidP="00DA63EC">
      <w:pPr>
        <w:pStyle w:val="affff1"/>
        <w:ind w:end="0"/>
        <w:rPr>
          <w:rtl/>
        </w:rPr>
        <w:pPrChange w:id="20036" w:author="קלוד" w:date="2026-10-11T09:07:26Z">
          <w:pPr>
            <w:pStyle w:val="affff1"/>
            <w:rPr>
              <w:rtl/>
            </w:rPr>
          </w:pPr>
        </w:pPrChange>
      </w:pPr>
      <w:ins w:id="9801" w:author="מספור קטעי משנה" w:date="2026-10-11T09:35:12Z">
        <w:r>
          <w:rPr>
            <w:rStyle w:val="MisparKeta"/>
          </w:rPr>
          <w:t xml:space="preserve">א. </w:t>
        </w:r>
      </w:ins>
      <w:r w:rsidRPr="00C96183">
        <w:rPr>
          <w:rtl/>
        </w:rPr>
        <w:t>קמץ ועלה בידו צרור או גרגר מלח או קורט לבונה - פסול.</w:t>
      </w:r>
    </w:p>
    <w:p w:rsidR="00DA63EC" w:rsidRDefault="00DA63EC" w:rsidP="00DA63EC">
      <w:pPr>
        <w:tabs>
          <w:tab w:val="center" w:pos="2835"/>
        </w:tabs>
        <w:rPr>
          <w:rtl/>
        </w:rPr>
      </w:pPr>
      <w:r>
        <w:rPr>
          <w:rFonts w:hint="cs"/>
          <w:rtl/>
        </w:rPr>
        <w:t xml:space="preserve">צריכא </w:t>
      </w:r>
      <w:r w:rsidRPr="00BF6D6B">
        <w:rPr>
          <w:rFonts w:hint="cs"/>
          <w:b/>
          <w:bCs/>
          <w:rtl/>
        </w:rPr>
        <w:t>צרור</w:t>
      </w:r>
      <w:r>
        <w:rPr>
          <w:rFonts w:hint="cs"/>
          <w:rtl/>
        </w:rPr>
        <w:t xml:space="preserve"> דלאות בת הקרבה היא </w:t>
      </w:r>
    </w:p>
    <w:p w:rsidR="00DA63EC" w:rsidRDefault="00DA63EC" w:rsidP="00DA63EC">
      <w:pPr>
        <w:tabs>
          <w:tab w:val="center" w:pos="2835"/>
        </w:tabs>
        <w:rPr>
          <w:rtl/>
        </w:rPr>
      </w:pPr>
      <w:r>
        <w:rPr>
          <w:rtl/>
        </w:rPr>
        <w:tab/>
      </w:r>
      <w:r w:rsidRPr="00BF6D6B">
        <w:rPr>
          <w:rFonts w:hint="cs"/>
          <w:b/>
          <w:bCs/>
          <w:rtl/>
        </w:rPr>
        <w:t>מלח</w:t>
      </w:r>
      <w:r>
        <w:rPr>
          <w:rFonts w:hint="cs"/>
          <w:rtl/>
        </w:rPr>
        <w:t xml:space="preserve"> אפי' דבת הקרבה </w:t>
      </w:r>
    </w:p>
    <w:p w:rsidR="00DA63EC" w:rsidRDefault="00DA63EC" w:rsidP="00DA63EC">
      <w:pPr>
        <w:tabs>
          <w:tab w:val="center" w:pos="2835"/>
        </w:tabs>
        <w:rPr>
          <w:rtl/>
        </w:rPr>
      </w:pPr>
      <w:r>
        <w:rPr>
          <w:rtl/>
        </w:rPr>
        <w:tab/>
      </w:r>
      <w:r w:rsidRPr="00BF6D6B">
        <w:rPr>
          <w:rFonts w:hint="cs"/>
          <w:b/>
          <w:bCs/>
          <w:rtl/>
        </w:rPr>
        <w:t>לבונה</w:t>
      </w:r>
      <w:r>
        <w:rPr>
          <w:rFonts w:hint="cs"/>
          <w:rtl/>
        </w:rPr>
        <w:t xml:space="preserve"> אפי' דאיקבע בהדי מנחה </w:t>
      </w:r>
      <w:ins w:id="97243" w:author="מנוע מכני" w:date="2026-10-11T12:04:40Z">
        <w:r>
          <w:rPr>
            <w:rFonts w:hint="cs"/>
            <w:rtl/>
          </w:rPr>
          <w:t xml:space="preserve">מתחילה</w:t>
        </w:r>
      </w:ins>
      <w:del w:id="97244" w:author="מנוע מכני" w:date="2026-10-11T12:04:40Z">
        <w:r>
          <w:rPr>
            <w:rFonts w:hint="cs"/>
            <w:rtl/>
          </w:rPr>
          <w:delText xml:space="preserve">מעיקרא</w:delText>
        </w:r>
      </w:del>
      <w:r>
        <w:rPr>
          <w:rFonts w:hint="cs"/>
          <w:rtl/>
        </w:rPr>
        <w:t xml:space="preserve"> </w:t>
      </w:r>
    </w:p>
    <w:p w:rsidR="00DA63EC" w:rsidRDefault="00DA63EC" w:rsidP="00DA63EC">
      <w:pPr>
        <w:pStyle w:val="affffd"/>
        <w:rPr>
          <w:del w:id="90004" w:author="מנוע עיצוב" w:date="2026-10-11T12:09:26Z"/>
          <w:rtl/>
        </w:rPr>
      </w:pPr>
      <w:del w:id="90003" w:author="מנוע עיצוב" w:date="2026-10-11T12:09:26Z">
        <w:r>
          <w:rPr>
            <w:rtl/>
          </w:rPr>
          <w:delText xml:space="preserve">׹</w:delText>
        </w:r>
      </w:del>
    </w:p>
    <w:p w:rsidR="00DA63EC" w:rsidRDefault="00DA63EC" w:rsidP="00DA63EC">
      <w:pPr>
        <w:pStyle w:val="affff1"/>
        <w:ind w:end="0"/>
        <w:rPr>
          <w:rtl/>
        </w:rPr>
        <w:pPrChange w:id="20037" w:author="קלוד" w:date="2026-10-11T09:07:26Z">
          <w:pPr>
            <w:pStyle w:val="affff1"/>
            <w:rPr>
              <w:rtl/>
            </w:rPr>
          </w:pPr>
        </w:pPrChange>
      </w:pPr>
      <w:ins w:id="9802" w:author="מספור קטעי משנה" w:date="2026-10-11T09:35:12Z">
        <w:r>
          <w:rPr>
            <w:rStyle w:val="MisparKeta"/>
          </w:rPr>
          <w:t xml:space="preserve">א. </w:t>
        </w:r>
      </w:ins>
      <w:r>
        <w:rPr>
          <w:rtl/>
        </w:rPr>
        <w:t>מפני שאמרו: הקומץ החסר או היתר - פסול.</w:t>
      </w:r>
    </w:p>
    <w:p w:rsidR="00DA63EC" w:rsidRDefault="00DA63EC" w:rsidP="00DA63EC">
      <w:pPr>
        <w:tabs>
          <w:tab w:val="center" w:pos="2835"/>
        </w:tabs>
        <w:rPr>
          <w:rtl/>
        </w:rPr>
      </w:pPr>
      <w:ins w:id="90739" w:author="מנוע מכני" w:date="2026-10-11T12:04:40Z">
        <w:r>
          <w:rPr>
            <w:rFonts w:hint="cs"/>
            <w:rtl/>
          </w:rPr>
          <w:t xml:space="preserve">ולא</w:t>
        </w:r>
      </w:ins>
      <w:del w:id="90740" w:author="מנוע מכני" w:date="2026-10-11T12:04:40Z">
        <w:r>
          <w:rPr>
            <w:rFonts w:hint="cs"/>
            <w:rtl/>
          </w:rPr>
          <w:delText xml:space="preserve">ולאו</w:delText>
        </w:r>
      </w:del>
      <w:r>
        <w:rPr>
          <w:rFonts w:hint="cs"/>
          <w:rtl/>
        </w:rPr>
        <w:t xml:space="preserve"> משום חציצה </w:t>
      </w:r>
      <w:r>
        <w:rPr>
          <w:rtl/>
        </w:rPr>
        <w:t>–</w:t>
      </w:r>
      <w:r>
        <w:rPr>
          <w:rFonts w:hint="cs"/>
          <w:rtl/>
        </w:rPr>
        <w:t xml:space="preserve"> </w:t>
      </w:r>
      <w:r>
        <w:rPr>
          <w:rStyle w:val="2fb"/>
          <w:rFonts w:hint="cs"/>
          <w:rtl/>
        </w:rPr>
        <w:t xml:space="preserve">כדרי</w:t>
      </w:r>
      <w:r>
        <w:rPr>
          <w:rStyle w:val="2fb"/>
          <w:rtl/>
        </w:rPr>
        <w:t>"</w:t>
      </w:r>
      <w:r>
        <w:rPr>
          <w:rStyle w:val="2fb"/>
          <w:rFonts w:hint="cs"/>
          <w:rtl/>
        </w:rPr>
        <w:t xml:space="preserve">ר</w:t>
      </w:r>
      <w:r>
        <w:rPr>
          <w:rFonts w:hint="cs"/>
          <w:rtl/>
        </w:rPr>
        <w:t xml:space="preserve"> דמיירי מן הצד </w:t>
      </w:r>
    </w:p>
    <w:p>
      <w:pPr>
        <w:pStyle w:val="38"/>
        <w:rPr>
          <w:ins w:id="98173" w:author="מנוע מכני" w:date="2026-10-11T12:04:40Z"/>
        </w:rPr>
      </w:pPr>
      <w:r w:rsidRPr="00E105BC">
        <w:t xml:space="preserve">רבא לאביי:</w:t>
      </w:r>
    </w:p>
    <w:p w:rsidR="00DA63EC" w:rsidRPr="00E105BC" w:rsidRDefault="00DA63EC" w:rsidP="00DA63EC">
      <w:pPr>
        <w:tabs>
          <w:tab w:val="center" w:pos="2835"/>
        </w:tabs>
        <w:rPr>
          <w:spacing w:val="-6"/>
          <w:rtl/>
        </w:rPr>
      </w:pPr>
      <w:del w:id="98174" w:author="מנוע מכני" w:date="2026-10-11T12:04:40Z">
        <w:r w:rsidRPr="00E105BC">
          <w:rPr>
            <w:rFonts w:hint="cs"/>
            <w:spacing w:val="-6"/>
            <w:rtl/>
          </w:rPr>
          <w:delText xml:space="preserve"> </w:delText>
        </w:r>
      </w:del>
      <w:r w:rsidRPr="00E105BC">
        <w:rPr>
          <w:rFonts w:hint="cs"/>
          <w:spacing w:val="-6"/>
          <w:rtl/>
        </w:rPr>
        <w:t xml:space="preserve">קמיצה כדקמצי </w:t>
      </w:r>
      <w:ins w:id="97245" w:author="מנוע מכני" w:date="2026-10-11T12:04:40Z">
        <w:r>
          <w:rPr>
            <w:rFonts w:hint="cs"/>
            <w:spacing w:val="-6"/>
            <w:rtl/>
          </w:rPr>
          <w:t xml:space="preserve">אנשים</w:t>
        </w:r>
      </w:ins>
      <w:del w:id="97246" w:author="מנוע מכני" w:date="2026-10-11T12:04:40Z">
        <w:r w:rsidRPr="00E105BC">
          <w:rPr>
            <w:rFonts w:hint="cs"/>
            <w:spacing w:val="-6"/>
            <w:rtl/>
          </w:rPr>
          <w:delText xml:space="preserve">אינשי</w:delText>
        </w:r>
      </w:del>
      <w:ins w:id="94175" w:author="מנוע מכני" w:date="2026-10-11T12:04:40Z">
        <w:r>
          <w:rPr>
            <w:rFonts w:hint="cs"/>
            <w:spacing w:val="-6"/>
            <w:rtl/>
          </w:rPr>
          <w:t xml:space="preserve"> </w:t>
        </w:r>
      </w:ins>
      <w:del w:id="94176" w:author="מנוע מכני" w:date="2026-10-11T12:04:40Z">
        <w:r w:rsidRPr="00E105BC">
          <w:rPr>
            <w:rFonts w:hint="cs"/>
            <w:spacing w:val="-6"/>
            <w:rtl/>
          </w:rPr>
          <w:delText xml:space="preserve">  </w:delText>
        </w:r>
      </w:del>
      <w:r w:rsidRPr="00E105BC">
        <w:rPr>
          <w:rFonts w:hint="cs"/>
          <w:spacing w:val="-6"/>
          <w:rtl/>
        </w:rPr>
        <w:t xml:space="preserve">והך ד</w:t>
      </w:r>
      <w:r w:rsidRPr="00E105BC">
        <w:rPr>
          <w:spacing w:val="-6"/>
          <w:rtl/>
        </w:rPr>
        <w:t>זו זרת, זו קמיצה, זו אמה, זו אצבע, זו גודל</w:t>
      </w:r>
      <w:r w:rsidRPr="00E105BC">
        <w:rPr>
          <w:rFonts w:hint="cs"/>
          <w:spacing w:val="-6"/>
          <w:rtl/>
        </w:rPr>
        <w:t xml:space="preserve">- </w:t>
      </w:r>
      <w:r w:rsidRPr="00E105BC">
        <w:rPr>
          <w:spacing w:val="-6"/>
          <w:rtl/>
        </w:rPr>
        <w:t>אלא להשוות.</w:t>
      </w:r>
    </w:p>
    <w:p w:rsidR="00DA63EC" w:rsidRDefault="00DA63EC" w:rsidP="00DA63EC">
      <w:pPr>
        <w:tabs>
          <w:tab w:val="center" w:pos="2835"/>
        </w:tabs>
        <w:rPr>
          <w:rtl/>
        </w:rPr>
      </w:pPr>
    </w:p>
    <w:p>
      <w:pPr>
        <w:pStyle w:val="afffff8"/>
        <w:rPr>
          <w:ins w:id="90797" w:author="קלוד" w:date="2026-10-11T12:32:08Z"/>
        </w:rPr>
      </w:pPr>
      <w:ins w:id="90798" w:author="קלוד" w:date="2026-10-11T12:32:08Z">
        <w:r>
          <w:rPr>
            <w:color w:val="7B3F00"/>
          </w:rPr>
          <w:t xml:space="preserve">אופן הקמיצה - חופה שלש אצבעותיו על פס ידו</w:t>
        </w:r>
      </w:ins>
    </w:p>
    <w:p w:rsidR="00DA63EC" w:rsidRDefault="00DA63EC" w:rsidP="00DA63EC">
      <w:pPr>
        <w:tabs>
          <w:tab w:val="center" w:pos="2835"/>
        </w:tabs>
        <w:rPr>
          <w:rtl/>
        </w:rPr>
      </w:pPr>
      <w:r>
        <w:rPr>
          <w:rFonts w:hint="cs"/>
          <w:rtl/>
        </w:rPr>
        <w:t xml:space="preserve">רזב'ט </w:t>
      </w:r>
      <w:r>
        <w:rPr>
          <w:rStyle w:val="2fb"/>
          <w:rFonts w:hint="cs"/>
          <w:rtl/>
        </w:rPr>
        <w:t xml:space="preserve">מ</w:t>
      </w:r>
      <w:r>
        <w:rPr>
          <w:rStyle w:val="2fb"/>
          <w:rtl/>
        </w:rPr>
        <w:t xml:space="preserve">רב</w:t>
      </w:r>
      <w:r>
        <w:rPr>
          <w:rtl/>
        </w:rPr>
        <w:t xml:space="preserve">: חופה שלש אצבעותיו עד שמגיע על פס ידו וקומץ.</w:t>
      </w:r>
    </w:p>
    <w:p>
      <w:pPr>
        <w:pStyle w:val="38"/>
        <w:rPr>
          <w:ins w:id="98175" w:author="מנוע מכני" w:date="2026-10-11T12:04:40Z"/>
        </w:rPr>
      </w:pPr>
      <w:r>
        <w:t>ת</w:t>
      </w:r>
      <w:r>
        <w:t>נ</w:t>
      </w:r>
      <w:r>
        <w:t>"</w:t>
      </w:r>
      <w:r>
        <w:t>ה:</w:t>
      </w:r>
    </w:p>
    <w:p w:rsidR="00DA63EC" w:rsidRDefault="00DA63EC" w:rsidP="00DA63EC">
      <w:pPr>
        <w:tabs>
          <w:tab w:val="center" w:pos="2835"/>
        </w:tabs>
        <w:rPr>
          <w:rtl/>
        </w:rPr>
      </w:pPr>
      <w:del w:id="98176" w:author="מנוע מכני" w:date="2026-10-11T12:04:40Z">
        <w:r w:rsidRPr="00464129">
          <w:rPr>
            <w:rStyle w:val="afffff0"/>
            <w:rFonts w:hint="cs"/>
            <w:rtl/>
          </w:rPr>
          <w:delText xml:space="preserve"> </w:delText>
        </w:r>
      </w:del>
      <w:r w:rsidRPr="00464129">
        <w:rPr>
          <w:rStyle w:val="afffff0"/>
          <w:rFonts w:hint="cs"/>
          <w:rtl/>
        </w:rPr>
        <w:t xml:space="preserve">'</w:t>
      </w:r>
      <w:r w:rsidRPr="00464129">
        <w:rPr>
          <w:rStyle w:val="afffff0"/>
          <w:rtl/>
        </w:rPr>
        <w:t>מלא קומצו</w:t>
      </w:r>
      <w:r w:rsidRPr="00464129">
        <w:rPr>
          <w:rStyle w:val="afffff0"/>
          <w:rFonts w:hint="cs"/>
          <w:rtl/>
        </w:rPr>
        <w:t xml:space="preserve">' </w:t>
      </w:r>
      <w:r>
        <w:rPr>
          <w:rFonts w:hint="cs"/>
          <w:rtl/>
        </w:rPr>
        <w:t xml:space="preserve">ולא בראשי אצבעותיו בקומצו' ולא מבורץ </w:t>
      </w:r>
    </w:p>
    <w:p>
      <w:pPr>
        <w:pStyle w:val="38"/>
        <w:rPr>
          <w:ins w:id="98177" w:author="מנוע מכני" w:date="2026-10-11T12:04:40Z"/>
        </w:rPr>
      </w:pPr>
      <w:r>
        <w:tab/>
        <w:t xml:space="preserve">הא כיצד?</w:t>
      </w:r>
    </w:p>
    <w:p w:rsidR="00DA63EC" w:rsidRDefault="00DA63EC" w:rsidP="00DA63EC">
      <w:pPr>
        <w:tabs>
          <w:tab w:val="center" w:pos="2835"/>
        </w:tabs>
        <w:rPr>
          <w:rtl/>
        </w:rPr>
      </w:pPr>
      <w:del w:id="98178" w:author="מנוע מכני" w:date="2026-10-11T12:04:40Z">
        <w:r>
          <w:rPr>
            <w:rtl/>
          </w:rPr>
          <w:tab/>
          <w:delText xml:space="preserve"> </w:delText>
        </w:r>
      </w:del>
      <w:r>
        <w:rPr>
          <w:rtl/>
        </w:rPr>
        <w:tab/>
        <w:t xml:space="preserve">חופה שלש אצבעותיו על פס ידו וקומץ, </w:t>
      </w:r>
    </w:p>
    <w:p w:rsidR="00DA63EC" w:rsidRDefault="00DA63EC" w:rsidP="00DA63EC">
      <w:pPr>
        <w:tabs>
          <w:tab w:val="center" w:pos="2835"/>
        </w:tabs>
        <w:rPr>
          <w:rtl/>
        </w:rPr>
      </w:pPr>
      <w:r>
        <w:rPr>
          <w:rtl/>
        </w:rPr>
        <w:tab/>
        <w:t xml:space="preserve">במחבת ובמרחשת, מוחק בגודלו מלמעלה ובאצבעו קטנה מלמטה, וזו היא </w:t>
      </w:r>
      <w:r>
        <w:rPr>
          <w:rFonts w:hint="cs"/>
          <w:rtl/>
        </w:rPr>
        <w:t xml:space="preserve">אחת מעבודות </w:t>
      </w:r>
      <w:r>
        <w:rPr>
          <w:rtl/>
        </w:rPr>
        <w:t>קש</w:t>
      </w:r>
      <w:r>
        <w:rPr>
          <w:rFonts w:hint="cs"/>
          <w:rtl/>
        </w:rPr>
        <w:t xml:space="preserve">ות </w:t>
      </w:r>
      <w:r>
        <w:rPr>
          <w:rtl/>
        </w:rPr>
        <w:t>שבמקדש.</w:t>
      </w:r>
      <w:r>
        <w:rPr>
          <w:rFonts w:hint="cs"/>
          <w:rtl/>
        </w:rPr>
        <w:t>[חפינה ומליקה]</w:t>
      </w:r>
    </w:p>
    <w:p w:rsidR="00DA63EC" w:rsidRDefault="00DA63EC" w:rsidP="00DA63EC">
      <w:pPr>
        <w:tabs>
          <w:tab w:val="center" w:pos="2835"/>
        </w:tabs>
        <w:rPr>
          <w:rtl/>
        </w:rPr>
      </w:pPr>
    </w:p>
    <w:p>
      <w:pPr>
        <w:pStyle w:val="38"/>
        <w:rPr>
          <w:ins w:id="98180" w:author="מנוע מכני" w:date="2026-10-11T12:04:40Z"/>
        </w:rPr>
      </w:pPr>
      <w:del w:id="98179" w:author="מנוע מכני" w:date="2026-10-11T12:04:40Z">
        <w:r w:rsidRPr="00EC3A9D">
          <w:delText xml:space="preserve">•</w:delText>
        </w:r>
      </w:del>
      <w:r w:rsidRPr="00EC3A9D">
        <w:t xml:space="preserve"> א"ר פפא</w:t>
      </w:r>
      <w:r>
        <w:t xml:space="preserve">:</w:t>
      </w:r>
    </w:p>
    <w:p w:rsidR="00DA63EC" w:rsidRDefault="00DA63EC" w:rsidP="00DA63EC">
      <w:pPr>
        <w:tabs>
          <w:tab w:val="center" w:pos="2835"/>
        </w:tabs>
        <w:rPr>
          <w:rtl/>
        </w:rPr>
      </w:pPr>
      <w:del w:id="98181" w:author="מנוע מכני" w:date="2026-10-11T12:04:40Z">
        <w:r>
          <w:rPr>
            <w:rtl/>
          </w:rPr>
          <w:delText xml:space="preserve"> </w:delText>
        </w:r>
      </w:del>
      <w:r>
        <w:rPr>
          <w:rtl/>
        </w:rPr>
        <w:t xml:space="preserve">פשיטא לי, מלא קומצו כדקמצי </w:t>
      </w:r>
      <w:ins w:id="97247" w:author="מנוע מכני" w:date="2026-10-11T12:04:40Z">
        <w:r>
          <w:rPr>
            <w:rtl/>
          </w:rPr>
          <w:t xml:space="preserve">אנשים</w:t>
        </w:r>
      </w:ins>
      <w:del w:id="97248" w:author="מנוע מכני" w:date="2026-10-11T12:04:40Z">
        <w:r>
          <w:rPr>
            <w:rtl/>
          </w:rPr>
          <w:delText xml:space="preserve">אינשי</w:delText>
        </w:r>
      </w:del>
      <w:r>
        <w:rPr>
          <w:rtl/>
        </w:rPr>
        <w:t xml:space="preserve">.</w:t>
      </w:r>
    </w:p>
    <w:p>
      <w:pPr>
        <w:pStyle w:val="afffff8"/>
        <w:rPr>
          <w:ins w:id="90795" w:author="קלוד" w:date="2026-10-11T12:32:08Z"/>
        </w:rPr>
      </w:pPr>
      <w:ins w:id="90796" w:author="קלוד" w:date="2026-10-11T12:32:08Z">
        <w:r>
          <w:rPr>
            <w:color w:val="7B3F00"/>
          </w:rPr>
          <w:t xml:space="preserve">איבעיות בקמיצה - בראשי אצבעות והדבקה בדופן הכלי</w:t>
        </w:r>
      </w:ins>
    </w:p>
    <w:p>
      <w:pPr>
        <w:pStyle w:val="38"/>
        <w:rPr>
          <w:ins w:id="98183" w:author="מנוע מכני" w:date="2026-10-11T12:04:40Z"/>
        </w:rPr>
      </w:pPr>
      <w:del w:id="98182" w:author="מנוע מכני" w:date="2026-10-11T12:04:40Z">
        <w:r>
          <w:delText xml:space="preserve">•</w:delText>
        </w:r>
      </w:del>
      <w:r>
        <w:t xml:space="preserve"> </w:t>
      </w:r>
      <w:r w:rsidRPr="00EC3A9D">
        <w:t xml:space="preserve">בעי </w:t>
      </w:r>
      <w:ins w:id="90309" w:author="מנוע מכני" w:date="2026-10-11T12:04:40Z">
        <w:r>
          <w:t xml:space="preserve">ר"פ</w:t>
        </w:r>
      </w:ins>
      <w:del w:id="90310" w:author="מנוע מכני" w:date="2026-10-11T12:04:40Z">
        <w:r w:rsidRPr="00EC3A9D">
          <w:delText xml:space="preserve">רב פפא</w:delText>
        </w:r>
      </w:del>
      <w:r>
        <w:t xml:space="preserve">:</w:t>
      </w:r>
    </w:p>
    <w:p w:rsidR="00DA63EC" w:rsidRDefault="00DA63EC" w:rsidP="00DA63EC">
      <w:pPr>
        <w:tabs>
          <w:tab w:val="center" w:pos="2835"/>
        </w:tabs>
        <w:rPr>
          <w:rtl/>
        </w:rPr>
      </w:pPr>
      <w:del w:id="98184" w:author="מנוע מכני" w:date="2026-10-11T12:04:40Z">
        <w:r>
          <w:rPr>
            <w:rtl/>
          </w:rPr>
          <w:delText xml:space="preserve"> </w:delText>
        </w:r>
      </w:del>
      <w:r>
        <w:rPr>
          <w:rtl/>
        </w:rPr>
        <w:t xml:space="preserve">קמץ בראשי אצבעותיו, </w:t>
      </w:r>
      <w:ins w:id="92471" w:author="מנוע מכני" w:date="2026-10-11T12:04:40Z">
        <w:r>
          <w:rPr>
            <w:rtl/>
          </w:rPr>
          <w:t xml:space="preserve">מה</w:t>
        </w:r>
      </w:ins>
      <w:del w:id="92472" w:author="מנוע מכני" w:date="2026-10-11T12:04:40Z">
        <w:r>
          <w:rPr>
            <w:rtl/>
          </w:rPr>
          <w:delText xml:space="preserve">מאי</w:delText>
        </w:r>
      </w:del>
      <w:r>
        <w:rPr>
          <w:rtl/>
        </w:rPr>
        <w:t xml:space="preserve">? מן הצדדין, </w:t>
      </w:r>
      <w:ins w:id="92473" w:author="מנוע מכני" w:date="2026-10-11T12:04:40Z">
        <w:r>
          <w:rPr>
            <w:rtl/>
          </w:rPr>
          <w:t xml:space="preserve">מה</w:t>
        </w:r>
      </w:ins>
      <w:del w:id="92474" w:author="מנוע מכני" w:date="2026-10-11T12:04:40Z">
        <w:r>
          <w:rPr>
            <w:rtl/>
          </w:rPr>
          <w:delText xml:space="preserve">מאי</w:delText>
        </w:r>
      </w:del>
      <w:r>
        <w:rPr>
          <w:rtl/>
        </w:rPr>
        <w:t xml:space="preserve">? ממטה למעלה, </w:t>
      </w:r>
      <w:ins w:id="92475" w:author="מנוע מכני" w:date="2026-10-11T12:04:40Z">
        <w:r>
          <w:rPr>
            <w:rtl/>
          </w:rPr>
          <w:t xml:space="preserve">מה</w:t>
        </w:r>
      </w:ins>
      <w:del w:id="92476" w:author="מנוע מכני" w:date="2026-10-11T12:04:40Z">
        <w:r>
          <w:rPr>
            <w:rtl/>
          </w:rPr>
          <w:delText xml:space="preserve">מאי</w:delText>
        </w:r>
      </w:del>
      <w:r>
        <w:rPr>
          <w:rtl/>
        </w:rPr>
        <w:t xml:space="preserve">? </w:t>
      </w:r>
      <w:r w:rsidRPr="00EC3A9D">
        <w:rPr>
          <w:b/>
          <w:bCs/>
          <w:rtl/>
        </w:rPr>
        <w:t>תיקו</w:t>
      </w:r>
      <w:r>
        <w:rPr>
          <w:rtl/>
        </w:rPr>
        <w:t>.</w:t>
      </w:r>
    </w:p>
    <w:p>
      <w:pPr>
        <w:pStyle w:val="38"/>
        <w:rPr>
          <w:ins w:id="98186" w:author="מנוע מכני" w:date="2026-10-11T12:04:40Z"/>
        </w:rPr>
      </w:pPr>
      <w:del w:id="98185" w:author="מנוע מכני" w:date="2026-10-11T12:04:40Z">
        <w:r w:rsidRPr="00EC3A9D">
          <w:delText xml:space="preserve">•</w:delText>
        </w:r>
      </w:del>
      <w:r w:rsidRPr="00EC3A9D">
        <w:t xml:space="preserve"> </w:t>
      </w:r>
      <w:del w:id="102478" w:author="מנוע מכני" w:date="2026-10-11T12:04:40Z">
        <w:r w:rsidRPr="00EC3A9D">
          <w:delText xml:space="preserve">אמר </w:delText>
        </w:r>
      </w:del>
      <w:ins w:id="90311" w:author="מנוע מכני" w:date="2026-10-11T12:04:40Z">
        <w:r>
          <w:t xml:space="preserve">ר"פ</w:t>
        </w:r>
      </w:ins>
      <w:del w:id="90312" w:author="מנוע מכני" w:date="2026-10-11T12:04:40Z">
        <w:r w:rsidRPr="00EC3A9D">
          <w:delText xml:space="preserve">רב פפא</w:delText>
        </w:r>
      </w:del>
      <w:r>
        <w:t xml:space="preserve">:</w:t>
      </w:r>
    </w:p>
    <w:p w:rsidR="00DA63EC" w:rsidRDefault="00DA63EC" w:rsidP="00DA63EC">
      <w:pPr>
        <w:tabs>
          <w:tab w:val="center" w:pos="2835"/>
        </w:tabs>
        <w:rPr>
          <w:rtl/>
        </w:rPr>
      </w:pPr>
      <w:del w:id="98187" w:author="מנוע מכני" w:date="2026-10-11T12:04:40Z">
        <w:r>
          <w:rPr>
            <w:rtl/>
          </w:rPr>
          <w:delText xml:space="preserve"> </w:delText>
        </w:r>
      </w:del>
      <w:r>
        <w:rPr>
          <w:rtl/>
        </w:rPr>
        <w:t xml:space="preserve">פשיטא לי, מלא חפניו כדחפני </w:t>
      </w:r>
      <w:ins w:id="97249" w:author="מנוע מכני" w:date="2026-10-11T12:04:40Z">
        <w:r>
          <w:rPr>
            <w:rtl/>
          </w:rPr>
          <w:t xml:space="preserve">אנשים</w:t>
        </w:r>
      </w:ins>
      <w:del w:id="97250" w:author="מנוע מכני" w:date="2026-10-11T12:04:40Z">
        <w:r>
          <w:rPr>
            <w:rtl/>
          </w:rPr>
          <w:delText xml:space="preserve">אינשי</w:delText>
        </w:r>
      </w:del>
      <w:r>
        <w:rPr>
          <w:rtl/>
        </w:rPr>
        <w:t xml:space="preserve">.</w:t>
      </w:r>
    </w:p>
    <w:p>
      <w:pPr>
        <w:pStyle w:val="38"/>
        <w:rPr>
          <w:ins w:id="98189" w:author="מנוע מכני" w:date="2026-10-11T12:04:40Z"/>
        </w:rPr>
      </w:pPr>
      <w:del w:id="98188" w:author="מנוע מכני" w:date="2026-10-11T12:04:40Z">
        <w:r w:rsidRPr="00EC3A9D">
          <w:delText xml:space="preserve">•</w:delText>
        </w:r>
      </w:del>
      <w:r w:rsidRPr="00EC3A9D">
        <w:t xml:space="preserve"> בעי </w:t>
      </w:r>
      <w:ins w:id="90313" w:author="מנוע מכני" w:date="2026-10-11T12:04:40Z">
        <w:r>
          <w:t xml:space="preserve">ר"פ</w:t>
        </w:r>
      </w:ins>
      <w:del w:id="90314" w:author="מנוע מכני" w:date="2026-10-11T12:04:40Z">
        <w:r w:rsidRPr="00EC3A9D">
          <w:delText xml:space="preserve">רב פפא</w:delText>
        </w:r>
      </w:del>
      <w:r w:rsidRPr="00336727">
        <w:t xml:space="preserve">:</w:t>
      </w:r>
    </w:p>
    <w:p w:rsidR="00DA63EC" w:rsidRDefault="00DA63EC" w:rsidP="00DA63EC">
      <w:pPr>
        <w:rPr>
          <w:rtl/>
        </w:rPr>
      </w:pPr>
      <w:del w:id="98190" w:author="מנוע מכני" w:date="2026-10-11T12:04:40Z">
        <w:r w:rsidRPr="00336727">
          <w:rPr>
            <w:rtl/>
          </w:rPr>
          <w:delText xml:space="preserve"> </w:delText>
        </w:r>
      </w:del>
      <w:r w:rsidRPr="00336727">
        <w:rPr>
          <w:rtl/>
        </w:rPr>
        <w:t xml:space="preserve">חפן בראשי אצבעותיו, מהו? מן הצדדין, מהו? חפן בזו ובזו וקרבן זו אצל זו, מהו? </w:t>
      </w:r>
      <w:r w:rsidRPr="00EC3A9D">
        <w:rPr>
          <w:b/>
          <w:bCs/>
          <w:rtl/>
        </w:rPr>
        <w:t>תיקו</w:t>
      </w:r>
      <w:r w:rsidRPr="00336727">
        <w:rPr>
          <w:rtl/>
        </w:rPr>
        <w:t>.</w:t>
      </w:r>
    </w:p>
    <w:p>
      <w:pPr>
        <w:pStyle w:val="38"/>
        <w:rPr>
          <w:ins w:id="98192" w:author="מנוע מכני" w:date="2026-10-11T12:04:40Z"/>
        </w:rPr>
      </w:pPr>
      <w:del w:id="98191" w:author="מנוע מכני" w:date="2026-10-11T12:04:40Z">
        <w:r w:rsidRPr="00EC3A9D">
          <w:delText xml:space="preserve">•</w:delText>
        </w:r>
      </w:del>
      <w:r w:rsidRPr="00EC3A9D">
        <w:t xml:space="preserve"> בעי </w:t>
      </w:r>
      <w:ins w:id="90315" w:author="מנוע מכני" w:date="2026-10-11T12:04:40Z">
        <w:r>
          <w:t xml:space="preserve">ר"פ</w:t>
        </w:r>
      </w:ins>
      <w:del w:id="90316" w:author="מנוע מכני" w:date="2026-10-11T12:04:40Z">
        <w:r w:rsidRPr="00EC3A9D">
          <w:delText xml:space="preserve">רב פפא</w:delText>
        </w:r>
      </w:del>
      <w:r w:rsidRPr="00EC3A9D">
        <w:t xml:space="preserve">:</w:t>
      </w:r>
    </w:p>
    <w:p w:rsidR="00DA63EC" w:rsidRDefault="00DA63EC" w:rsidP="00DA63EC">
      <w:pPr>
        <w:rPr>
          <w:rtl/>
        </w:rPr>
      </w:pPr>
      <w:del w:id="98193" w:author="מנוע מכני" w:date="2026-10-11T12:04:40Z">
        <w:r w:rsidRPr="00336727">
          <w:rPr>
            <w:rtl/>
          </w:rPr>
          <w:delText xml:space="preserve"> </w:delText>
        </w:r>
      </w:del>
      <w:r w:rsidRPr="00336727">
        <w:rPr>
          <w:rFonts w:hint="cs"/>
          <w:rtl/>
        </w:rPr>
        <w:t xml:space="preserve">הדביק לקומץ בדופן הכלי </w:t>
      </w:r>
      <w:ins w:id="96033" w:author="מנוע מכני" w:date="2026-10-11T12:04:40Z">
        <w:r>
          <w:rPr>
            <w:rFonts w:hint="cs"/>
            <w:rtl/>
          </w:rPr>
          <w:t xml:space="preserve">אם </w:t>
        </w:r>
      </w:ins>
      <w:del w:id="96034" w:author="מנוע מכני" w:date="2026-10-11T12:04:40Z">
        <w:r w:rsidRPr="00336727">
          <w:rPr>
            <w:rFonts w:hint="cs"/>
            <w:rtl/>
          </w:rPr>
          <w:delText xml:space="preserve">א</w:delText>
        </w:r>
        <w:r w:rsidRPr="00336727">
          <w:rPr>
            <w:rtl/>
          </w:rPr>
          <w:delText xml:space="preserve">י </w:delText>
        </w:r>
      </w:del>
      <w:r w:rsidRPr="00336727">
        <w:rPr>
          <w:rtl/>
        </w:rPr>
        <w:t xml:space="preserve">תוך כלי </w:t>
      </w:r>
      <w:ins w:id="90741" w:author="מנוע מכני" w:date="2026-10-11T12:04:40Z">
        <w:r>
          <w:rPr>
            <w:rtl/>
          </w:rPr>
          <w:t xml:space="preserve">צריך</w:t>
        </w:r>
      </w:ins>
      <w:del w:id="90742" w:author="מנוע מכני" w:date="2026-10-11T12:04:40Z">
        <w:r w:rsidRPr="00336727">
          <w:rPr>
            <w:rtl/>
          </w:rPr>
          <w:delText xml:space="preserve">בעינן</w:delText>
        </w:r>
      </w:del>
      <w:r w:rsidRPr="00336727">
        <w:rPr>
          <w:rtl/>
        </w:rPr>
        <w:t xml:space="preserve"> והאיכא, </w:t>
      </w:r>
      <w:r w:rsidRPr="00EC3A9D">
        <w:rPr>
          <w:b/>
          <w:bCs/>
          <w:rtl/>
        </w:rPr>
        <w:t>או"ד</w:t>
      </w:r>
      <w:r w:rsidRPr="00336727">
        <w:rPr>
          <w:rtl/>
        </w:rPr>
        <w:t xml:space="preserve"> הנחה בתוכו </w:t>
      </w:r>
      <w:ins w:id="90743" w:author="מנוע מכני" w:date="2026-10-11T12:04:40Z">
        <w:r>
          <w:rPr>
            <w:rtl/>
          </w:rPr>
          <w:t xml:space="preserve">צריך</w:t>
        </w:r>
      </w:ins>
      <w:del w:id="90744" w:author="מנוע מכני" w:date="2026-10-11T12:04:40Z">
        <w:r w:rsidRPr="00336727">
          <w:rPr>
            <w:rtl/>
          </w:rPr>
          <w:delText xml:space="preserve">בעינן</w:delText>
        </w:r>
      </w:del>
      <w:r w:rsidRPr="00336727">
        <w:rPr>
          <w:rtl/>
        </w:rPr>
        <w:t xml:space="preserve"> </w:t>
      </w:r>
      <w:ins w:id="90745" w:author="מנוע מכני" w:date="2026-10-11T12:04:40Z">
        <w:r>
          <w:rPr>
            <w:rtl/>
          </w:rPr>
          <w:t xml:space="preserve">ואין</w:t>
        </w:r>
      </w:ins>
      <w:del w:id="90746" w:author="מנוע מכני" w:date="2026-10-11T12:04:40Z">
        <w:r w:rsidRPr="00336727">
          <w:rPr>
            <w:rtl/>
          </w:rPr>
          <w:delText xml:space="preserve">וליכא</w:delText>
        </w:r>
      </w:del>
      <w:r w:rsidRPr="00336727">
        <w:rPr>
          <w:rtl/>
        </w:rPr>
        <w:t xml:space="preserve">? </w:t>
      </w:r>
      <w:r w:rsidRPr="00EC3A9D">
        <w:rPr>
          <w:b/>
          <w:bCs/>
          <w:rtl/>
        </w:rPr>
        <w:t>תיקו</w:t>
      </w:r>
      <w:r w:rsidRPr="00336727">
        <w:rPr>
          <w:rtl/>
        </w:rPr>
        <w:t>.</w:t>
      </w:r>
    </w:p>
    <w:p>
      <w:pPr>
        <w:pStyle w:val="38"/>
        <w:rPr>
          <w:ins w:id="98195" w:author="מנוע מכני" w:date="2026-10-11T12:04:40Z"/>
        </w:rPr>
      </w:pPr>
      <w:del w:id="98194" w:author="מנוע מכני" w:date="2026-10-11T12:04:40Z">
        <w:r w:rsidRPr="00AB425A">
          <w:delText xml:space="preserve">•</w:delText>
        </w:r>
      </w:del>
      <w:r w:rsidRPr="00AB425A">
        <w:t xml:space="preserve"> בעי מר בר רב אשי</w:t>
      </w:r>
      <w:r>
        <w:t xml:space="preserve">:</w:t>
      </w:r>
    </w:p>
    <w:p w:rsidR="00DA63EC" w:rsidRDefault="00DA63EC" w:rsidP="00DA63EC">
      <w:pPr>
        <w:tabs>
          <w:tab w:val="center" w:pos="2835"/>
        </w:tabs>
        <w:rPr>
          <w:rtl/>
        </w:rPr>
      </w:pPr>
      <w:del w:id="98196" w:author="מנוע מכני" w:date="2026-10-11T12:04:40Z">
        <w:r>
          <w:rPr>
            <w:rtl/>
          </w:rPr>
          <w:delText xml:space="preserve"> </w:delText>
        </w:r>
      </w:del>
      <w:r>
        <w:rPr>
          <w:rtl/>
        </w:rPr>
        <w:t xml:space="preserve">הפכיה </w:t>
      </w:r>
      <w:ins w:id="95785" w:author="מנוע מכני" w:date="2026-10-11T12:04:40Z">
        <w:r>
          <w:rPr>
            <w:rtl/>
          </w:rPr>
          <w:t xml:space="preserve">למנין</w:t>
        </w:r>
      </w:ins>
      <w:del w:id="95786" w:author="מנוע מכני" w:date="2026-10-11T12:04:40Z">
        <w:r>
          <w:rPr>
            <w:rtl/>
          </w:rPr>
          <w:delText xml:space="preserve">למנא</w:delText>
        </w:r>
      </w:del>
      <w:r>
        <w:rPr>
          <w:rtl/>
        </w:rPr>
        <w:t xml:space="preserve"> ודבקיה לקומץ </w:t>
      </w:r>
      <w:ins w:id="90027" w:author="Claude - סמנטי" w:date="2026-10-11T12:27:00Z">
        <w:r>
          <w:rPr>
            <w:rtl/>
          </w:rPr>
          <w:t xml:space="preserve">בתחתית</w:t>
        </w:r>
      </w:ins>
      <w:del w:id="90028" w:author="Claude - סמנטי" w:date="2026-10-11T12:27:00Z">
        <w:r>
          <w:rPr>
            <w:rtl/>
          </w:rPr>
          <w:delText xml:space="preserve">בארעיתא</w:delText>
        </w:r>
      </w:del>
      <w:r>
        <w:rPr>
          <w:rtl/>
        </w:rPr>
        <w:t xml:space="preserve"> </w:t>
      </w:r>
      <w:ins w:id="95787" w:author="מנוע מכני" w:date="2026-10-11T12:04:40Z">
        <w:r>
          <w:rPr>
            <w:rtl/>
          </w:rPr>
          <w:t xml:space="preserve">דמנין</w:t>
        </w:r>
      </w:ins>
      <w:del w:id="95788" w:author="מנוע מכני" w:date="2026-10-11T12:04:40Z">
        <w:r>
          <w:rPr>
            <w:rtl/>
          </w:rPr>
          <w:delText xml:space="preserve">דמנא</w:delText>
        </w:r>
      </w:del>
      <w:r>
        <w:rPr>
          <w:rtl/>
        </w:rPr>
        <w:t xml:space="preserve">, </w:t>
      </w:r>
      <w:ins w:id="92477" w:author="מנוע מכני" w:date="2026-10-11T12:04:40Z">
        <w:r>
          <w:rPr>
            <w:rtl/>
          </w:rPr>
          <w:t xml:space="preserve">מה</w:t>
        </w:r>
      </w:ins>
      <w:del w:id="92478" w:author="מנוע מכני" w:date="2026-10-11T12:04:40Z">
        <w:r>
          <w:rPr>
            <w:rtl/>
          </w:rPr>
          <w:delText xml:space="preserve">מאי</w:delText>
        </w:r>
      </w:del>
      <w:r>
        <w:rPr>
          <w:rtl/>
        </w:rPr>
        <w:t xml:space="preserve">? </w:t>
      </w:r>
    </w:p>
    <w:p w:rsidR="00DA63EC" w:rsidRDefault="00DA63EC" w:rsidP="00DA63EC">
      <w:pPr>
        <w:tabs>
          <w:tab w:val="center" w:pos="2835"/>
        </w:tabs>
        <w:rPr>
          <w:rtl/>
        </w:rPr>
      </w:pPr>
      <w:r>
        <w:rPr>
          <w:rtl/>
        </w:rPr>
        <w:lastRenderedPageBreak/>
        <w:tab/>
      </w:r>
      <w:r>
        <w:rPr>
          <w:rtl/>
        </w:rPr>
        <w:tab/>
      </w:r>
      <w:del w:id="90081" w:author="מנוע מכני" w:date="2026-10-11T12:04:40Z">
        <w:r>
          <w:rPr>
            <w:rFonts w:hint="cs"/>
            <w:rtl/>
          </w:rPr>
          <w:delText xml:space="preserve">   </w:delText>
        </w:r>
      </w:del>
      <w:r>
        <w:rPr>
          <w:rtl/>
        </w:rPr>
        <w:t xml:space="preserve">הנחה בתוכו </w:t>
      </w:r>
      <w:ins w:id="90747" w:author="מנוע מכני" w:date="2026-10-11T12:04:40Z">
        <w:r>
          <w:rPr>
            <w:rtl/>
          </w:rPr>
          <w:t xml:space="preserve">צריך</w:t>
        </w:r>
      </w:ins>
      <w:del w:id="90748" w:author="מנוע מכני" w:date="2026-10-11T12:04:40Z">
        <w:r>
          <w:rPr>
            <w:rtl/>
          </w:rPr>
          <w:delText xml:space="preserve">בעינן</w:delText>
        </w:r>
      </w:del>
      <w:r>
        <w:rPr>
          <w:rtl/>
        </w:rPr>
        <w:t xml:space="preserve"> והאיכא, </w:t>
      </w:r>
      <w:r w:rsidRPr="00595EAE">
        <w:rPr>
          <w:b/>
          <w:bCs/>
          <w:rtl/>
        </w:rPr>
        <w:t>או"ד</w:t>
      </w:r>
      <w:r>
        <w:rPr>
          <w:rtl/>
        </w:rPr>
        <w:t xml:space="preserve"> כתיקנו </w:t>
      </w:r>
      <w:ins w:id="90749" w:author="מנוע מכני" w:date="2026-10-11T12:04:40Z">
        <w:r>
          <w:rPr>
            <w:rtl/>
          </w:rPr>
          <w:t xml:space="preserve">צריך</w:t>
        </w:r>
      </w:ins>
      <w:del w:id="90750" w:author="מנוע מכני" w:date="2026-10-11T12:04:40Z">
        <w:r>
          <w:rPr>
            <w:rtl/>
          </w:rPr>
          <w:delText xml:space="preserve">בעינן</w:delText>
        </w:r>
      </w:del>
      <w:r>
        <w:rPr>
          <w:rtl/>
        </w:rPr>
        <w:t xml:space="preserve"> </w:t>
      </w:r>
      <w:ins w:id="90751" w:author="מנוע מכני" w:date="2026-10-11T12:04:40Z">
        <w:r>
          <w:rPr>
            <w:rtl/>
          </w:rPr>
          <w:t xml:space="preserve">ואין</w:t>
        </w:r>
      </w:ins>
      <w:del w:id="90752" w:author="מנוע מכני" w:date="2026-10-11T12:04:40Z">
        <w:r>
          <w:rPr>
            <w:rtl/>
          </w:rPr>
          <w:delText xml:space="preserve">וליכא</w:delText>
        </w:r>
      </w:del>
      <w:r>
        <w:rPr>
          <w:rtl/>
        </w:rPr>
        <w:t xml:space="preserve">? </w:t>
      </w:r>
      <w:r w:rsidRPr="00BF6D6B">
        <w:rPr>
          <w:b/>
          <w:bCs/>
          <w:rtl/>
        </w:rPr>
        <w:t>תיקו</w:t>
      </w:r>
      <w:r>
        <w:rPr>
          <w:rtl/>
        </w:rPr>
        <w:t>.</w:t>
      </w:r>
    </w:p>
    <w:p w:rsidR="00DA63EC" w:rsidRDefault="00DA63EC" w:rsidP="00DA63EC">
      <w:pPr>
        <w:pStyle w:val="affffd"/>
        <w:rPr>
          <w:rtl/>
        </w:rPr>
      </w:pPr>
      <w:r>
        <w:rPr>
          <w:rtl/>
        </w:rPr>
        <w:t>׹</w:t>
      </w:r>
    </w:p>
    <w:p>
      <w:pPr>
        <w:pStyle w:val="MishnaBatzad"/>
        <w:rPr>
          <w:ins w:id="20320" w:author="קלוד" w:date="2026-10-11T09:07:26Z"/>
        </w:rPr>
      </w:pPr>
      <w:ins w:id="20319" w:author="קלוד" w:date="2026-10-11T09:07:26Z">
        <w:r>
          <w:t xml:space="preserve">משנה ב</w:t>
        </w:r>
      </w:ins>
    </w:p>
    <w:p w:rsidR="00DA63EC" w:rsidRPr="000A334C" w:rsidRDefault="00DA63EC" w:rsidP="003B6D22">
      <w:pPr>
        <w:pStyle w:val="afff9"/>
        <w:rPr>
          <w:del w:id="20130" w:author="קלוד" w:date="2026-10-11T09:07:26Z"/>
          <w:rtl/>
        </w:rPr>
      </w:pPr>
      <w:del w:id="20129" w:author="קלוד" w:date="2026-10-11T09:07:26Z">
        <w:r w:rsidRPr="000A334C">
          <w:rPr>
            <w:rtl/>
          </w:rPr>
          <w:delText xml:space="preserve">מתני'.</w:delText>
        </w:r>
      </w:del>
    </w:p>
    <w:p w:rsidR="00DA63EC" w:rsidRPr="000A334C" w:rsidRDefault="00DA63EC" w:rsidP="003B6D22">
      <w:pPr>
        <w:pStyle w:val="afff9"/>
        <w:spacing w:before="120"/>
        <w:rPr>
          <w:rtl/>
        </w:rPr>
        <w:pPrChange w:id="90003" w:author="קלוד" w:date="2026-10-11T12:09:42Z">
          <w:pPr>
            <w:pStyle w:val="afff9"/>
          </w:pPr>
        </w:pPrChange>
      </w:pPr>
      <w:r w:rsidRPr="000A334C">
        <w:rPr>
          <w:rtl/>
        </w:rPr>
        <w:t>כיצד הוא עושה? פושט את אצבעותיו על פס ידו.</w:t>
      </w:r>
    </w:p>
    <w:p w:rsidR="00DA63EC" w:rsidRPr="000A334C" w:rsidRDefault="00DA63EC" w:rsidP="003B6D22">
      <w:pPr>
        <w:pStyle w:val="afff9"/>
        <w:rPr>
          <w:rtl/>
        </w:rPr>
      </w:pPr>
      <w:r w:rsidRPr="000A334C">
        <w:rPr>
          <w:rtl/>
        </w:rPr>
        <w:t>ריבה שמנה, חסר שמנה, חיסר לבונתה - פסולה.</w:t>
      </w:r>
    </w:p>
    <w:p w:rsidR="00DA63EC" w:rsidRDefault="00DA63EC" w:rsidP="00DA63EC">
      <w:pPr>
        <w:pStyle w:val="affffd"/>
        <w:rPr>
          <w:rtl/>
        </w:rPr>
      </w:pPr>
      <w:r>
        <w:rPr>
          <w:rtl/>
        </w:rPr>
        <w:t>׹</w:t>
      </w:r>
    </w:p>
    <w:p>
      <w:pPr>
        <w:pStyle w:val="afffff8"/>
        <w:rPr>
          <w:ins w:id="90793" w:author="קלוד" w:date="2026-10-11T12:32:08Z"/>
        </w:rPr>
      </w:pPr>
      <w:ins w:id="90794" w:author="קלוד" w:date="2026-10-11T12:32:08Z">
        <w:r>
          <w:rPr>
            <w:color w:val="7B3F00"/>
          </w:rPr>
          <w:t xml:space="preserve">ריבה שמנה - כשהפריש לה שני לוגין</w:t>
        </w:r>
      </w:ins>
    </w:p>
    <w:p>
      <w:pPr>
        <w:pStyle w:val="38"/>
        <w:rPr>
          <w:ins w:id="98197" w:author="מנוע מכני" w:date="2026-10-11T12:04:40Z"/>
        </w:rPr>
      </w:pPr>
      <w:r>
        <w:t xml:space="preserve">ריבה שמנה? </w:t>
      </w:r>
      <w:r>
        <w:t>אר</w:t>
      </w:r>
      <w:r>
        <w:t>"</w:t>
      </w:r>
      <w:r>
        <w:t>א</w:t>
      </w:r>
      <w:r>
        <w:t xml:space="preserve">:</w:t>
      </w:r>
    </w:p>
    <w:p w:rsidR="00DA63EC" w:rsidRDefault="00DA63EC" w:rsidP="00DA63EC">
      <w:pPr>
        <w:tabs>
          <w:tab w:val="center" w:pos="2835"/>
        </w:tabs>
        <w:rPr>
          <w:rtl/>
        </w:rPr>
      </w:pPr>
      <w:del w:id="98198" w:author="מנוע מכני" w:date="2026-10-11T12:04:40Z">
        <w:r>
          <w:rPr>
            <w:rtl/>
          </w:rPr>
          <w:delText xml:space="preserve"> </w:delText>
        </w:r>
      </w:del>
      <w:r>
        <w:rPr>
          <w:rtl/>
        </w:rPr>
        <w:t xml:space="preserve">כגון שהפריש לה שני לוגין.</w:t>
      </w:r>
    </w:p>
    <w:p w:rsidR="00DA63EC" w:rsidRDefault="00DA63EC" w:rsidP="00DA63EC">
      <w:pPr>
        <w:tabs>
          <w:tab w:val="center" w:pos="2835"/>
        </w:tabs>
        <w:rPr>
          <w:rtl/>
        </w:rPr>
      </w:pPr>
      <w:r>
        <w:rPr>
          <w:rtl/>
        </w:rPr>
        <w:t>ולוקמה כגון דעריב בה שמן דחולין ושמן דחבירתה!</w:t>
      </w:r>
    </w:p>
    <w:p w:rsidR="00DA63EC" w:rsidRDefault="00DA63EC" w:rsidP="00DA63EC">
      <w:pPr>
        <w:tabs>
          <w:tab w:val="center" w:pos="2835"/>
        </w:tabs>
        <w:rPr>
          <w:rtl/>
        </w:rPr>
      </w:pPr>
      <w:r>
        <w:rPr>
          <w:rtl/>
        </w:rPr>
        <w:t xml:space="preserve">וכי </w:t>
      </w:r>
      <w:ins w:id="96917" w:author="מנוע מכני" w:date="2026-10-11T12:04:40Z">
        <w:r>
          <w:rPr>
            <w:rtl/>
          </w:rPr>
          <w:t xml:space="preserve">תאמר</w:t>
        </w:r>
      </w:ins>
      <w:del w:id="96918" w:author="מנוע מכני" w:date="2026-10-11T12:04:40Z">
        <w:r>
          <w:rPr>
            <w:rtl/>
          </w:rPr>
          <w:delText xml:space="preserve">תימא</w:delText>
        </w:r>
      </w:del>
      <w:r>
        <w:rPr>
          <w:rtl/>
        </w:rPr>
        <w:t xml:space="preserve">, שמן דחולין ושמן דחבירתה </w:t>
      </w:r>
      <w:r>
        <w:rPr>
          <w:rtl/>
        </w:rPr>
        <w:t xml:space="preserve">לא</w:t>
      </w:r>
      <w:r>
        <w:rPr>
          <w:rtl/>
        </w:rPr>
        <w:t xml:space="preserve"> פסל, </w:t>
      </w:r>
    </w:p>
    <w:p>
      <w:pPr>
        <w:pStyle w:val="38"/>
        <w:rPr>
          <w:ins w:id="98199" w:author="מנוע מכני" w:date="2026-10-11T12:04:40Z"/>
        </w:rPr>
      </w:pPr>
      <w:r>
        <w:t xml:space="preserve">מתקיף </w:t>
      </w:r>
      <w:r>
        <w:t>רזב</w:t>
      </w:r>
      <w:r>
        <w:t>"</w:t>
      </w:r>
      <w:r>
        <w:t>ט</w:t>
      </w:r>
      <w:r>
        <w:t xml:space="preserve">:</w:t>
      </w:r>
    </w:p>
    <w:p w:rsidR="00DA63EC" w:rsidRDefault="00DA63EC" w:rsidP="00DA63EC">
      <w:pPr>
        <w:tabs>
          <w:tab w:val="center" w:pos="2835"/>
        </w:tabs>
        <w:rPr>
          <w:rtl/>
        </w:rPr>
      </w:pPr>
      <w:del w:id="98200" w:author="מנוע מכני" w:date="2026-10-11T12:04:40Z">
        <w:r>
          <w:rPr>
            <w:rtl/>
          </w:rPr>
          <w:delText xml:space="preserve"> </w:delText>
        </w:r>
      </w:del>
      <w:r>
        <w:rPr>
          <w:rtl/>
        </w:rPr>
        <w:t xml:space="preserve">אלא מעתה, מנחת חוטא דפסל בה שמן </w:t>
      </w:r>
      <w:ins w:id="97251" w:author="מנוע מכני" w:date="2026-10-11T12:04:40Z">
        <w:r>
          <w:rPr>
            <w:rtl/>
          </w:rPr>
          <w:t xml:space="preserve">איך</w:t>
        </w:r>
      </w:ins>
      <w:del w:id="97252" w:author="מנוע מכני" w:date="2026-10-11T12:04:40Z">
        <w:r>
          <w:rPr>
            <w:rtl/>
          </w:rPr>
          <w:delText xml:space="preserve">היכי</w:delText>
        </w:r>
      </w:del>
      <w:r>
        <w:rPr>
          <w:rtl/>
        </w:rPr>
        <w:t xml:space="preserve"> משכח</w:t>
      </w:r>
      <w:r>
        <w:rPr>
          <w:rFonts w:hint="cs"/>
          <w:rtl/>
        </w:rPr>
        <w:t xml:space="preserve">"ל דידה אין לה ודחבירתה </w:t>
      </w:r>
      <w:r>
        <w:rPr>
          <w:rFonts w:hint="cs"/>
          <w:rtl/>
        </w:rPr>
        <w:t xml:space="preserve">לא</w:t>
      </w:r>
      <w:r>
        <w:rPr>
          <w:rFonts w:hint="cs"/>
          <w:rtl/>
        </w:rPr>
        <w:t xml:space="preserve"> פסל </w:t>
      </w:r>
    </w:p>
    <w:p w:rsidR="00DA63EC" w:rsidRDefault="00DA63EC" w:rsidP="00DA63EC">
      <w:pPr>
        <w:tabs>
          <w:tab w:val="center" w:pos="2835"/>
        </w:tabs>
        <w:rPr>
          <w:rtl/>
        </w:rPr>
      </w:pPr>
      <w:r>
        <w:rPr>
          <w:rStyle w:val="2fb"/>
          <w:rFonts w:hint="cs"/>
          <w:rtl/>
        </w:rPr>
        <w:t>ולר</w:t>
      </w:r>
      <w:r>
        <w:rPr>
          <w:rStyle w:val="2fb"/>
          <w:rtl/>
        </w:rPr>
        <w:t>"</w:t>
      </w:r>
      <w:r>
        <w:rPr>
          <w:rStyle w:val="2fb"/>
          <w:rFonts w:hint="cs"/>
          <w:rtl/>
        </w:rPr>
        <w:t>א</w:t>
      </w:r>
      <w:r>
        <w:rPr>
          <w:rtl/>
        </w:rPr>
        <w:t xml:space="preserve"> </w:t>
      </w:r>
      <w:r w:rsidRPr="00550A60">
        <w:rPr>
          <w:rFonts w:ascii="BA Franknatan Regular" w:hAnsi="BA Franknatan Regular"/>
          <w:b/>
          <w:bCs/>
          <w:rtl/>
        </w:rPr>
        <w:t xml:space="preserve">לא</w:t>
      </w:r>
      <w:r w:rsidRPr="00550A60">
        <w:rPr>
          <w:rFonts w:ascii="BA Franknatan Regular" w:hAnsi="BA Franknatan Regular"/>
          <w:b/>
          <w:bCs/>
          <w:rtl/>
        </w:rPr>
        <w:t xml:space="preserve"> </w:t>
      </w:r>
      <w:ins w:id="97253" w:author="מנוע מכני" w:date="2026-10-11T12:04:40Z">
        <w:r>
          <w:rPr>
            <w:rFonts w:ascii="BA Franknatan Regular" w:hAnsi="BA Franknatan Regular"/>
            <w:b/>
            <w:bCs/>
            <w:rtl/>
          </w:rPr>
          <w:t xml:space="preserve">צריכה</w:t>
        </w:r>
      </w:ins>
      <w:del w:id="97254" w:author="מנוע מכני" w:date="2026-10-11T12:04:40Z">
        <w:r w:rsidRPr="00550A60">
          <w:rPr>
            <w:rFonts w:ascii="BA Franknatan Regular" w:hAnsi="BA Franknatan Regular"/>
            <w:b/>
            <w:bCs/>
            <w:rtl/>
          </w:rPr>
          <w:delText xml:space="preserve">מיבעיא</w:delText>
        </w:r>
      </w:del>
      <w:r>
        <w:rPr>
          <w:rtl/>
        </w:rPr>
        <w:t xml:space="preserve"> דחולין ודחבירתה דפסיל, אבל הפריש </w:t>
      </w:r>
      <w:r>
        <w:rPr>
          <w:rFonts w:hint="cs"/>
          <w:rtl/>
        </w:rPr>
        <w:t>ש</w:t>
      </w:r>
      <w:r>
        <w:rPr>
          <w:rtl/>
        </w:rPr>
        <w:t xml:space="preserve">ני לוגין, הואיל </w:t>
      </w:r>
      <w:ins w:id="92479" w:author="מנוע מכני" w:date="2026-10-11T12:04:40Z">
        <w:r>
          <w:rPr>
            <w:rtl/>
          </w:rPr>
          <w:t xml:space="preserve">וזה</w:t>
        </w:r>
      </w:ins>
      <w:del w:id="92480" w:author="מנוע מכני" w:date="2026-10-11T12:04:40Z">
        <w:r>
          <w:rPr>
            <w:rtl/>
          </w:rPr>
          <w:delText xml:space="preserve">והאי</w:delText>
        </w:r>
      </w:del>
      <w:r>
        <w:rPr>
          <w:rtl/>
        </w:rPr>
        <w:t xml:space="preserve"> חזי לי' </w:t>
      </w:r>
      <w:ins w:id="92481" w:author="מנוע מכני" w:date="2026-10-11T12:04:40Z">
        <w:r>
          <w:rPr>
            <w:rtl/>
          </w:rPr>
          <w:t xml:space="preserve">וזה</w:t>
        </w:r>
      </w:ins>
      <w:del w:id="92482" w:author="מנוע מכני" w:date="2026-10-11T12:04:40Z">
        <w:r>
          <w:rPr>
            <w:rtl/>
          </w:rPr>
          <w:delText xml:space="preserve">והאי</w:delText>
        </w:r>
      </w:del>
      <w:r>
        <w:rPr>
          <w:rtl/>
        </w:rPr>
        <w:t xml:space="preserve"> חזי לי' - אימא </w:t>
      </w:r>
      <w:r>
        <w:rPr>
          <w:rtl/>
        </w:rPr>
        <w:t xml:space="preserve">לא</w:t>
      </w:r>
      <w:r>
        <w:rPr>
          <w:rtl/>
        </w:rPr>
        <w:t xml:space="preserve"> ליפסיל, </w:t>
      </w:r>
      <w:r>
        <w:rPr>
          <w:rtl/>
        </w:rPr>
        <w:t xml:space="preserve">קמ"ל</w:t>
      </w:r>
      <w:r>
        <w:rPr>
          <w:rtl/>
        </w:rPr>
        <w:t xml:space="preserve">.</w:t>
      </w:r>
    </w:p>
    <w:p>
      <w:pPr>
        <w:pStyle w:val="38"/>
        <w:rPr>
          <w:ins w:id="98201" w:author="מנוע מכני" w:date="2026-10-11T12:04:40Z"/>
        </w:rPr>
      </w:pPr>
      <w:r>
        <w:t>והך דר</w:t>
      </w:r>
      <w:r>
        <w:t>"</w:t>
      </w:r>
      <w:r>
        <w:t>א מ</w:t>
      </w:r>
      <w:r>
        <w:t xml:space="preserve">רבא:</w:t>
      </w:r>
    </w:p>
    <w:p w:rsidR="00DA63EC" w:rsidRDefault="00DA63EC" w:rsidP="00DA63EC">
      <w:pPr>
        <w:tabs>
          <w:tab w:val="center" w:pos="2835"/>
        </w:tabs>
        <w:rPr>
          <w:rtl/>
        </w:rPr>
      </w:pPr>
      <w:del w:id="98202" w:author="מנוע מכני" w:date="2026-10-11T12:04:40Z">
        <w:r>
          <w:rPr>
            <w:rtl/>
          </w:rPr>
          <w:delText xml:space="preserve"> </w:delText>
        </w:r>
      </w:del>
      <w:r>
        <w:rPr>
          <w:rtl/>
        </w:rPr>
        <w:t xml:space="preserve">מתני' קשיתיה, </w:t>
      </w:r>
      <w:r>
        <w:rPr>
          <w:rFonts w:hint="cs"/>
          <w:rtl/>
        </w:rPr>
        <w:t>וקמ</w:t>
      </w:r>
      <w:r>
        <w:rPr>
          <w:rtl/>
        </w:rPr>
        <w:t>"</w:t>
      </w:r>
      <w:r>
        <w:rPr>
          <w:rFonts w:hint="cs"/>
          <w:rtl/>
        </w:rPr>
        <w:t xml:space="preserve">ל</w:t>
      </w:r>
      <w:r>
        <w:rPr>
          <w:rFonts w:hint="cs"/>
          <w:rtl/>
        </w:rPr>
        <w:t xml:space="preserve"> דאע</w:t>
      </w:r>
      <w:r>
        <w:rPr>
          <w:rtl/>
        </w:rPr>
        <w:t>"</w:t>
      </w:r>
      <w:r>
        <w:rPr>
          <w:rFonts w:hint="cs"/>
          <w:rtl/>
        </w:rPr>
        <w:t xml:space="preserve">ג דהפריש לה שני לוגין </w:t>
      </w:r>
    </w:p>
    <w:p w:rsidR="00DA63EC" w:rsidRDefault="00DA63EC" w:rsidP="00DA63EC">
      <w:pPr>
        <w:tabs>
          <w:tab w:val="center" w:pos="2835"/>
        </w:tabs>
        <w:rPr>
          <w:rtl/>
        </w:rPr>
      </w:pPr>
    </w:p>
    <w:p w:rsidR="00DA63EC" w:rsidRDefault="00DA63EC" w:rsidP="00DA63EC">
      <w:pPr>
        <w:tabs>
          <w:tab w:val="center" w:pos="2835"/>
        </w:tabs>
        <w:rPr>
          <w:b/>
          <w:bCs/>
          <w:u w:val="single"/>
          <w:rtl/>
        </w:rPr>
      </w:pPr>
      <w:r w:rsidRPr="00165BC9">
        <w:rPr>
          <w:b/>
          <w:bCs/>
          <w:u w:val="single"/>
          <w:rtl/>
        </w:rPr>
        <w:t>חיסר לבונתה.</w:t>
      </w:r>
    </w:p>
    <w:p>
      <w:pPr>
        <w:pStyle w:val="afffff8"/>
        <w:rPr>
          <w:ins w:id="90791" w:author="קלוד" w:date="2026-10-11T12:32:08Z"/>
        </w:rPr>
      </w:pPr>
      <w:ins w:id="90792" w:author="קלוד" w:date="2026-10-11T12:32:08Z">
        <w:r>
          <w:rPr>
            <w:color w:val="7B3F00"/>
          </w:rPr>
          <w:t xml:space="preserve">חסרה לבונה - על קורט אחד או שני קרטין, לר"י ולר"ש</w:t>
        </w:r>
      </w:ins>
    </w:p>
    <w:p>
      <w:pPr>
        <w:pStyle w:val="38"/>
        <w:rPr>
          <w:ins w:id="98203" w:author="מנוע מכני" w:date="2026-10-11T12:04:40Z"/>
        </w:rPr>
      </w:pPr>
      <w:r w:rsidRPr="004A7C9A">
        <w:t>ת"ר</w:t>
      </w:r>
      <w:r>
        <w:t xml:space="preserve">:</w:t>
      </w:r>
    </w:p>
    <w:p w:rsidR="00DA63EC" w:rsidRDefault="00DA63EC" w:rsidP="00DA63EC">
      <w:pPr>
        <w:tabs>
          <w:tab w:val="center" w:pos="2835"/>
        </w:tabs>
        <w:rPr>
          <w:rtl/>
        </w:rPr>
      </w:pPr>
      <w:del w:id="98204" w:author="מנוע מכני" w:date="2026-10-11T12:04:40Z">
        <w:r>
          <w:rPr>
            <w:rtl/>
          </w:rPr>
          <w:delText xml:space="preserve"> </w:delText>
        </w:r>
      </w:del>
      <w:r>
        <w:rPr>
          <w:rtl/>
        </w:rPr>
        <w:t xml:space="preserve">חסרה ועמדה </w:t>
      </w:r>
      <w:r>
        <w:rPr>
          <w:rtl/>
        </w:rPr>
        <w:tab/>
      </w:r>
      <w:r>
        <w:rPr>
          <w:rStyle w:val="2fb"/>
          <w:rFonts w:hint="cs"/>
          <w:rtl/>
        </w:rPr>
        <w:t>לר</w:t>
      </w:r>
      <w:r>
        <w:rPr>
          <w:rStyle w:val="2fb"/>
          <w:rtl/>
        </w:rPr>
        <w:t>"</w:t>
      </w:r>
      <w:r>
        <w:rPr>
          <w:rStyle w:val="2fb"/>
          <w:rFonts w:hint="cs"/>
          <w:rtl/>
        </w:rPr>
        <w:t xml:space="preserve">י</w:t>
      </w:r>
      <w:r>
        <w:rPr>
          <w:rFonts w:hint="cs"/>
          <w:rtl/>
        </w:rPr>
        <w:t xml:space="preserve"> </w:t>
      </w:r>
      <w:r>
        <w:rPr>
          <w:rtl/>
        </w:rPr>
        <w:t xml:space="preserve">על קורט אחד - פסולה, על שני קרטין - כשרה, </w:t>
      </w:r>
    </w:p>
    <w:p>
      <w:pPr>
        <w:pStyle w:val="38"/>
        <w:rPr>
          <w:ins w:id="98205" w:author="מנוע מכני" w:date="2026-10-11T12:04:40Z"/>
        </w:rPr>
      </w:pPr>
      <w:r>
        <w:tab/>
      </w:r>
      <w:r>
        <w:tab/>
      </w:r>
      <w:r>
        <w:t>ולר</w:t>
      </w:r>
      <w:r>
        <w:t>"</w:t>
      </w:r>
      <w:r>
        <w:t>ש</w:t>
      </w:r>
      <w:r>
        <w:t xml:space="preserve">:</w:t>
      </w:r>
    </w:p>
    <w:p w:rsidR="00DA63EC" w:rsidRDefault="00DA63EC" w:rsidP="00DA63EC">
      <w:pPr>
        <w:tabs>
          <w:tab w:val="center" w:pos="2835"/>
        </w:tabs>
        <w:rPr>
          <w:rtl/>
        </w:rPr>
      </w:pPr>
      <w:del w:id="98206" w:author="מנוע מכני" w:date="2026-10-11T12:04:40Z">
        <w:r>
          <w:rPr>
            <w:rtl/>
          </w:rPr>
          <w:delText xml:space="preserve"> </w:delText>
        </w:r>
      </w:del>
      <w:r>
        <w:rPr>
          <w:rtl/>
        </w:rPr>
        <w:t xml:space="preserve">על קורט אחד - כשרה, פחות מכאן - פסולה.</w:t>
      </w:r>
    </w:p>
    <w:p w:rsidR="00DA63EC" w:rsidRDefault="00DA63EC" w:rsidP="00DA63EC">
      <w:pPr>
        <w:pStyle w:val="afff3"/>
        <w:framePr w:wrap="around"/>
        <w:rPr>
          <w:rtl/>
        </w:rPr>
      </w:pPr>
      <w:r>
        <w:rPr>
          <w:rFonts w:hint="cs"/>
          <w:rtl/>
        </w:rPr>
        <w:t>יא:</w:t>
      </w:r>
    </w:p>
    <w:p>
      <w:pPr>
        <w:pStyle w:val="38"/>
        <w:rPr>
          <w:ins w:id="98207" w:author="מנוע מכני" w:date="2026-10-11T12:04:40Z"/>
        </w:rPr>
      </w:pPr>
      <w:r>
        <w:t xml:space="preserve">והתניא, </w:t>
      </w:r>
      <w:r>
        <w:t>לר</w:t>
      </w:r>
      <w:r>
        <w:t>"</w:t>
      </w:r>
      <w:r>
        <w:t xml:space="preserve">ש:</w:t>
      </w:r>
    </w:p>
    <w:p w:rsidR="00DA63EC" w:rsidRDefault="00DA63EC" w:rsidP="00DA63EC">
      <w:pPr>
        <w:tabs>
          <w:tab w:val="center" w:pos="2835"/>
        </w:tabs>
        <w:rPr>
          <w:rtl/>
        </w:rPr>
      </w:pPr>
      <w:del w:id="98208" w:author="מנוע מכני" w:date="2026-10-11T12:04:40Z">
        <w:r>
          <w:rPr>
            <w:rFonts w:hint="cs"/>
            <w:rtl/>
          </w:rPr>
          <w:delText xml:space="preserve"> </w:delText>
        </w:r>
      </w:del>
      <w:r>
        <w:rPr>
          <w:rtl/>
        </w:rPr>
        <w:t>קומץ ולבונה שחסר כל שהוא - פסול!</w:t>
      </w:r>
    </w:p>
    <w:p>
      <w:pPr>
        <w:pStyle w:val="38"/>
        <w:rPr>
          <w:ins w:id="98209" w:author="מנוע מכני" w:date="2026-10-11T12:04:40Z"/>
        </w:rPr>
      </w:pPr>
      <w:r>
        <w:t xml:space="preserve">תני:</w:t>
      </w:r>
    </w:p>
    <w:p w:rsidR="00DA63EC" w:rsidRDefault="00DA63EC" w:rsidP="00DA63EC">
      <w:pPr>
        <w:tabs>
          <w:tab w:val="center" w:pos="2835"/>
        </w:tabs>
        <w:rPr>
          <w:b/>
          <w:bCs/>
          <w:rtl/>
        </w:rPr>
      </w:pPr>
      <w:del w:id="98210" w:author="מנוע מכני" w:date="2026-10-11T12:04:40Z">
        <w:r>
          <w:rPr>
            <w:rtl/>
          </w:rPr>
          <w:delText xml:space="preserve"> </w:delText>
        </w:r>
      </w:del>
      <w:r w:rsidRPr="00BF12F8">
        <w:rPr>
          <w:b/>
          <w:bCs/>
          <w:rtl/>
        </w:rPr>
        <w:t>קורט לבונה</w:t>
      </w:r>
      <w:r>
        <w:rPr>
          <w:rtl/>
        </w:rPr>
        <w:t xml:space="preserve"> שחסר כל שהוא - פסול.</w:t>
      </w:r>
    </w:p>
    <w:p>
      <w:pPr>
        <w:pStyle w:val="38"/>
        <w:rPr>
          <w:ins w:id="98211" w:author="מנוע מכני" w:date="2026-10-11T12:04:40Z"/>
        </w:rPr>
      </w:pPr>
      <w:r w:rsidRPr="00B86088">
        <w:t>ב.</w:t>
      </w:r>
      <w:r w:rsidRPr="00165BC9">
        <w:t xml:space="preserve"> </w:t>
      </w:r>
      <w:r w:rsidRPr="00E35321">
        <w:t>ואב"א</w:t>
      </w:r>
      <w:r w:rsidRPr="00165BC9">
        <w:t>:</w:t>
      </w:r>
    </w:p>
    <w:p w:rsidR="00DA63EC" w:rsidRDefault="00DA63EC" w:rsidP="00DA63EC">
      <w:pPr>
        <w:tabs>
          <w:tab w:val="center" w:pos="2835"/>
        </w:tabs>
        <w:rPr>
          <w:rtl/>
        </w:rPr>
      </w:pPr>
      <w:del w:id="98212" w:author="מנוע מכני" w:date="2026-10-11T12:04:40Z">
        <w:r>
          <w:rPr>
            <w:rtl/>
          </w:rPr>
          <w:delText xml:space="preserve"> </w:delText>
        </w:r>
      </w:del>
      <w:r>
        <w:rPr>
          <w:rtl/>
        </w:rPr>
        <w:t xml:space="preserve">כאן בלבונה הבאה עם המנחה, כאן בלבונה הבאה בפני עצמה.</w:t>
      </w:r>
    </w:p>
    <w:p>
      <w:pPr>
        <w:pStyle w:val="afffff8"/>
        <w:rPr>
          <w:ins w:id="90789" w:author="קלוד" w:date="2026-10-11T12:32:08Z"/>
        </w:rPr>
      </w:pPr>
      <w:ins w:id="90790" w:author="קלוד" w:date="2026-10-11T12:32:08Z">
        <w:r>
          <w:rPr>
            <w:color w:val="7B3F00"/>
          </w:rPr>
          <w:t xml:space="preserve">קומץ וקרטין בלבונה שחסרה - מחלוקת ר"מ ר"י ור"ש</w:t>
        </w:r>
      </w:ins>
    </w:p>
    <w:p>
      <w:pPr>
        <w:pStyle w:val="38"/>
        <w:rPr>
          <w:ins w:id="98214" w:author="מנוע מכני" w:date="2026-10-11T12:04:40Z"/>
        </w:rPr>
      </w:pPr>
      <w:del w:id="98213" w:author="מנוע מכני" w:date="2026-10-11T12:04:40Z">
        <w:r>
          <w:delText xml:space="preserve">•</w:delText>
        </w:r>
      </w:del>
      <w:r>
        <w:t xml:space="preserve"> א</w:t>
      </w:r>
      <w:r>
        <w:t>ריצב</w:t>
      </w:r>
      <w:r>
        <w:t>"</w:t>
      </w:r>
      <w:r>
        <w:t>י מרי</w:t>
      </w:r>
      <w:r>
        <w:t>"</w:t>
      </w:r>
      <w:r>
        <w:t>ו</w:t>
      </w:r>
      <w:r>
        <w:t xml:space="preserve">:</w:t>
      </w:r>
    </w:p>
    <w:p w:rsidR="00DA63EC" w:rsidRDefault="00DA63EC" w:rsidP="00DA63EC">
      <w:pPr>
        <w:tabs>
          <w:tab w:val="center" w:pos="2835"/>
        </w:tabs>
        <w:rPr>
          <w:rtl/>
        </w:rPr>
      </w:pPr>
      <w:del w:id="98215" w:author="מנוע מכני" w:date="2026-10-11T12:04:40Z">
        <w:r>
          <w:rPr>
            <w:rtl/>
          </w:rPr>
          <w:delText xml:space="preserve"> </w:delText>
        </w:r>
      </w:del>
      <w:r>
        <w:rPr>
          <w:rtl/>
        </w:rPr>
        <w:t xml:space="preserve">ג' מחלוקת בדבר, </w:t>
      </w:r>
      <w:r>
        <w:rPr>
          <w:rStyle w:val="2fb"/>
          <w:rtl/>
        </w:rPr>
        <w:t xml:space="preserve">ר"מ</w:t>
      </w:r>
      <w:r>
        <w:rPr>
          <w:rtl/>
        </w:rPr>
        <w:t xml:space="preserve"> סבר: קומץ בתחילה וקומץ בסוף, </w:t>
      </w:r>
    </w:p>
    <w:p>
      <w:pPr>
        <w:pStyle w:val="38"/>
        <w:rPr>
          <w:ins w:id="98216" w:author="מנוע מכני" w:date="2026-10-11T12:04:40Z"/>
        </w:rPr>
      </w:pPr>
      <w:r>
        <w:tab/>
      </w:r>
      <w:r>
        <w:tab/>
      </w:r>
      <w:del w:id="90082" w:author="מנוע מכני" w:date="2026-10-11T12:04:40Z">
        <w:r>
          <w:delText xml:space="preserve">       </w:delText>
        </w:r>
      </w:del>
      <w:ins w:id="90317" w:author="מנוע מכני" w:date="2026-10-11T12:04:40Z">
        <w:r>
          <w:t xml:space="preserve">ור"י</w:t>
        </w:r>
      </w:ins>
      <w:del w:id="90318" w:author="מנוע מכני" w:date="2026-10-11T12:04:40Z">
        <w:r>
          <w:delText xml:space="preserve">ורבי יהודה</w:delText>
        </w:r>
      </w:del>
      <w:r>
        <w:t xml:space="preserve"> סבר:</w:t>
      </w:r>
    </w:p>
    <w:p w:rsidR="00DA63EC" w:rsidRDefault="00DA63EC" w:rsidP="00DA63EC">
      <w:pPr>
        <w:tabs>
          <w:tab w:val="center" w:pos="2835"/>
        </w:tabs>
        <w:rPr>
          <w:rtl/>
        </w:rPr>
      </w:pPr>
      <w:del w:id="98217" w:author="מנוע מכני" w:date="2026-10-11T12:04:40Z">
        <w:r>
          <w:rPr>
            <w:rtl/>
          </w:rPr>
          <w:delText xml:space="preserve"> </w:delText>
        </w:r>
      </w:del>
      <w:r>
        <w:rPr>
          <w:rtl/>
        </w:rPr>
        <w:t xml:space="preserve">קומץ בתחילה ושני קרטין בסוף, </w:t>
      </w:r>
    </w:p>
    <w:p>
      <w:pPr>
        <w:pStyle w:val="38"/>
        <w:rPr>
          <w:ins w:id="98218" w:author="מנוע מכני" w:date="2026-10-11T12:04:40Z"/>
        </w:rPr>
      </w:pPr>
      <w:r>
        <w:tab/>
      </w:r>
      <w:r>
        <w:tab/>
      </w:r>
      <w:del w:id="90083" w:author="מנוע מכני" w:date="2026-10-11T12:04:40Z">
        <w:r>
          <w:delText xml:space="preserve">              </w:delText>
        </w:r>
      </w:del>
      <w:r>
        <w:t xml:space="preserve">ור"ש סבר:</w:t>
      </w:r>
    </w:p>
    <w:p w:rsidR="00DA63EC" w:rsidRDefault="00DA63EC" w:rsidP="00DA63EC">
      <w:pPr>
        <w:tabs>
          <w:tab w:val="center" w:pos="2835"/>
        </w:tabs>
        <w:rPr>
          <w:rtl/>
        </w:rPr>
      </w:pPr>
      <w:del w:id="98219" w:author="מנוע מכני" w:date="2026-10-11T12:04:40Z">
        <w:r>
          <w:rPr>
            <w:rtl/>
          </w:rPr>
          <w:delText xml:space="preserve"> </w:delText>
        </w:r>
      </w:del>
      <w:r>
        <w:rPr>
          <w:rtl/>
        </w:rPr>
        <w:t xml:space="preserve">קומץ בתחילה וקורט אחד בסוף</w:t>
      </w:r>
      <w:ins w:id="94177" w:author="מנוע מכני" w:date="2026-10-11T12:04:40Z">
        <w:r>
          <w:rPr>
            <w:rtl/>
          </w:rPr>
          <w:t xml:space="preserve">,</w:t>
        </w:r>
      </w:ins>
      <w:del w:id="9417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t>ושלשתן מקרא אחד דרשו:</w:t>
      </w:r>
      <w:r w:rsidRPr="00464129">
        <w:rPr>
          <w:rStyle w:val="afffff0"/>
          <w:rtl/>
        </w:rPr>
        <w:t xml:space="preserve"> </w:t>
      </w:r>
      <w:r w:rsidRPr="00464129">
        <w:rPr>
          <w:rStyle w:val="afffff0"/>
          <w:rFonts w:hint="cs"/>
          <w:rtl/>
        </w:rPr>
        <w:t>'</w:t>
      </w:r>
      <w:r w:rsidRPr="00464129">
        <w:rPr>
          <w:rStyle w:val="afffff0"/>
          <w:rtl/>
        </w:rPr>
        <w:t>ואת כל הלבונה אשר על המנחה</w:t>
      </w:r>
      <w:r w:rsidRPr="00464129">
        <w:rPr>
          <w:rStyle w:val="afffff0"/>
          <w:rFonts w:hint="cs"/>
          <w:rtl/>
        </w:rPr>
        <w:t>'</w:t>
      </w:r>
      <w:r w:rsidRPr="00464129">
        <w:rPr>
          <w:rStyle w:val="afffff0"/>
          <w:rtl/>
        </w:rPr>
        <w:t xml:space="preserve"> </w:t>
      </w:r>
    </w:p>
    <w:p>
      <w:pPr>
        <w:pStyle w:val="38"/>
        <w:rPr>
          <w:ins w:id="98220" w:author="מנוע מכני" w:date="2026-10-11T12:04:40Z"/>
        </w:rPr>
      </w:pPr>
      <w:r>
        <w:t>ל</w:t>
      </w:r>
      <w:r>
        <w:t>ר"</w:t>
      </w:r>
      <w:r>
        <w:t>מ</w:t>
      </w:r>
      <w:r>
        <w:t xml:space="preserve">:</w:t>
      </w:r>
    </w:p>
    <w:p w:rsidR="00DA63EC" w:rsidRDefault="00DA63EC" w:rsidP="00DA63EC">
      <w:pPr>
        <w:tabs>
          <w:tab w:val="center" w:pos="2835"/>
        </w:tabs>
        <w:ind w:firstLine="963"/>
        <w:rPr>
          <w:rtl/>
        </w:rPr>
      </w:pPr>
      <w:del w:id="98221" w:author="מנוע מכני" w:date="2026-10-11T12:04:40Z">
        <w:r>
          <w:rPr>
            <w:rtl/>
          </w:rPr>
          <w:delText xml:space="preserve"> </w:delText>
        </w:r>
      </w:del>
      <w:r>
        <w:rPr>
          <w:rtl/>
        </w:rPr>
        <w:t xml:space="preserve">עד </w:t>
      </w:r>
      <w:ins w:id="97257" w:author="מנוע מכני" w:date="2026-10-11T12:04:40Z">
        <w:r>
          <w:rPr>
            <w:rtl/>
          </w:rPr>
          <w:t xml:space="preserve">דישנו</w:t>
        </w:r>
      </w:ins>
      <w:del w:id="97258" w:author="מנוע מכני" w:date="2026-10-11T12:04:40Z">
        <w:r>
          <w:rPr>
            <w:rtl/>
          </w:rPr>
          <w:delText xml:space="preserve">דאיתא</w:delText>
        </w:r>
      </w:del>
      <w:r>
        <w:rPr>
          <w:rtl/>
        </w:rPr>
        <w:t xml:space="preserve"> ללבונה דאיקבעה בהדי מנחה </w:t>
      </w:r>
      <w:ins w:id="97255" w:author="מנוע מכני" w:date="2026-10-11T12:04:40Z">
        <w:r>
          <w:rPr>
            <w:rtl/>
          </w:rPr>
          <w:t xml:space="preserve">מתחילה</w:t>
        </w:r>
      </w:ins>
      <w:del w:id="97256" w:author="מנוע מכני" w:date="2026-10-11T12:04:40Z">
        <w:r>
          <w:rPr>
            <w:rtl/>
          </w:rPr>
          <w:delText xml:space="preserve">מעיקרא</w:delText>
        </w:r>
      </w:del>
      <w:r>
        <w:rPr>
          <w:rtl/>
        </w:rPr>
        <w:t xml:space="preserve">, </w:t>
      </w:r>
    </w:p>
    <w:p>
      <w:pPr>
        <w:pStyle w:val="38"/>
        <w:rPr>
          <w:ins w:id="98222" w:author="מנוע מכני" w:date="2026-10-11T12:04:40Z"/>
        </w:rPr>
      </w:pPr>
      <w:r w:rsidRPr="00E105BC">
        <w:t>ו</w:t>
      </w:r>
      <w:r w:rsidRPr="00E105BC">
        <w:t>לר</w:t>
      </w:r>
      <w:r w:rsidRPr="00E105BC">
        <w:t>"</w:t>
      </w:r>
      <w:r w:rsidRPr="00E105BC">
        <w:t>י</w:t>
      </w:r>
      <w:r w:rsidRPr="00E105BC">
        <w:t>:</w:t>
      </w:r>
    </w:p>
    <w:p w:rsidR="00DA63EC" w:rsidRPr="00E105BC" w:rsidRDefault="00DA63EC" w:rsidP="00DA63EC">
      <w:pPr>
        <w:tabs>
          <w:tab w:val="center" w:pos="2835"/>
        </w:tabs>
        <w:ind w:firstLine="963"/>
        <w:rPr>
          <w:spacing w:val="-4"/>
          <w:rtl/>
        </w:rPr>
      </w:pPr>
      <w:del w:id="98223" w:author="מנוע מכני" w:date="2026-10-11T12:04:40Z">
        <w:r w:rsidRPr="00E105BC">
          <w:rPr>
            <w:rStyle w:val="afffff0"/>
            <w:spacing w:val="-4"/>
            <w:rtl/>
          </w:rPr>
          <w:delText xml:space="preserve"> </w:delText>
        </w:r>
      </w:del>
      <w:r w:rsidRPr="00E105BC">
        <w:rPr>
          <w:rStyle w:val="afffff0"/>
          <w:rFonts w:hint="cs"/>
          <w:spacing w:val="-4"/>
          <w:rtl/>
        </w:rPr>
        <w:t>'</w:t>
      </w:r>
      <w:r w:rsidRPr="00E105BC">
        <w:rPr>
          <w:rStyle w:val="afffff0"/>
          <w:spacing w:val="-4"/>
          <w:rtl/>
        </w:rPr>
        <w:t>כל</w:t>
      </w:r>
      <w:r w:rsidRPr="00E105BC">
        <w:rPr>
          <w:rStyle w:val="afffff0"/>
          <w:rFonts w:hint="cs"/>
          <w:spacing w:val="-4"/>
          <w:rtl/>
        </w:rPr>
        <w:t>'</w:t>
      </w:r>
      <w:r w:rsidRPr="00E105BC">
        <w:rPr>
          <w:rStyle w:val="afffff0"/>
          <w:spacing w:val="-4"/>
          <w:rtl/>
        </w:rPr>
        <w:t xml:space="preserve"> </w:t>
      </w:r>
      <w:r w:rsidRPr="00E105BC">
        <w:rPr>
          <w:spacing w:val="-4"/>
          <w:rtl/>
        </w:rPr>
        <w:t>- ואפי' חד קורט,</w:t>
      </w:r>
      <w:r w:rsidRPr="00E105BC">
        <w:rPr>
          <w:rStyle w:val="afffff0"/>
          <w:spacing w:val="-4"/>
          <w:rtl/>
        </w:rPr>
        <w:t xml:space="preserve"> </w:t>
      </w:r>
      <w:r w:rsidRPr="00E105BC">
        <w:rPr>
          <w:rStyle w:val="afffff0"/>
          <w:rFonts w:hint="cs"/>
          <w:spacing w:val="-4"/>
          <w:rtl/>
        </w:rPr>
        <w:t>'</w:t>
      </w:r>
      <w:r w:rsidRPr="00E105BC">
        <w:rPr>
          <w:rStyle w:val="afffff0"/>
          <w:spacing w:val="-4"/>
          <w:rtl/>
        </w:rPr>
        <w:t>את</w:t>
      </w:r>
      <w:r w:rsidRPr="00E105BC">
        <w:rPr>
          <w:rStyle w:val="afffff0"/>
          <w:rFonts w:hint="cs"/>
          <w:spacing w:val="-4"/>
          <w:rtl/>
        </w:rPr>
        <w:t>'</w:t>
      </w:r>
      <w:r w:rsidRPr="00E105BC">
        <w:rPr>
          <w:rStyle w:val="afffff0"/>
          <w:spacing w:val="-4"/>
          <w:rtl/>
        </w:rPr>
        <w:t xml:space="preserve"> </w:t>
      </w:r>
      <w:r w:rsidRPr="00E105BC">
        <w:rPr>
          <w:spacing w:val="-4"/>
          <w:rtl/>
        </w:rPr>
        <w:t xml:space="preserve">- לרבות קורט אחר, </w:t>
      </w:r>
      <w:r w:rsidRPr="00E105BC">
        <w:rPr>
          <w:rStyle w:val="2fb"/>
          <w:spacing w:val="-4"/>
          <w:rtl/>
        </w:rPr>
        <w:t xml:space="preserve">ור"ש</w:t>
      </w:r>
      <w:r w:rsidRPr="00E105BC">
        <w:rPr>
          <w:spacing w:val="-4"/>
          <w:rtl/>
        </w:rPr>
        <w:t xml:space="preserve">: את </w:t>
      </w:r>
      <w:r w:rsidRPr="00E105BC">
        <w:rPr>
          <w:spacing w:val="-4"/>
          <w:rtl/>
        </w:rPr>
        <w:t xml:space="preserve">לא</w:t>
      </w:r>
      <w:r w:rsidRPr="00E105BC">
        <w:rPr>
          <w:spacing w:val="-4"/>
          <w:rtl/>
        </w:rPr>
        <w:t xml:space="preserve"> דריש.</w:t>
      </w:r>
    </w:p>
    <w:p>
      <w:pPr>
        <w:pStyle w:val="38"/>
        <w:rPr>
          <w:ins w:id="98225" w:author="מנוע מכני" w:date="2026-10-11T12:04:40Z"/>
        </w:rPr>
      </w:pPr>
      <w:del w:id="98224" w:author="מנוע מכני" w:date="2026-10-11T12:04:40Z">
        <w:r>
          <w:delText xml:space="preserve">•</w:delText>
        </w:r>
      </w:del>
      <w:r>
        <w:t xml:space="preserve"> וא</w:t>
      </w:r>
      <w:r>
        <w:t>ריצב</w:t>
      </w:r>
      <w:r>
        <w:t>"</w:t>
      </w:r>
      <w:r>
        <w:t>י מרי</w:t>
      </w:r>
      <w:r>
        <w:t>"</w:t>
      </w:r>
      <w:r>
        <w:t>ו</w:t>
      </w:r>
      <w:r>
        <w:t xml:space="preserve">:</w:t>
      </w:r>
    </w:p>
    <w:p w:rsidR="00DA63EC" w:rsidRDefault="00DA63EC" w:rsidP="00DA63EC">
      <w:pPr>
        <w:tabs>
          <w:tab w:val="center" w:pos="2835"/>
        </w:tabs>
        <w:rPr>
          <w:rtl/>
        </w:rPr>
      </w:pPr>
      <w:del w:id="98226" w:author="מנוע מכני" w:date="2026-10-11T12:04:40Z">
        <w:r>
          <w:rPr>
            <w:rtl/>
          </w:rPr>
          <w:delText xml:space="preserve"> </w:delText>
        </w:r>
      </w:del>
      <w:r>
        <w:rPr>
          <w:rtl/>
        </w:rPr>
        <w:t xml:space="preserve">מחלוקת בלבונה הבאה עם המנחה, </w:t>
      </w:r>
    </w:p>
    <w:p w:rsidR="00DA63EC" w:rsidRDefault="00DA63EC" w:rsidP="00DA63EC">
      <w:pPr>
        <w:tabs>
          <w:tab w:val="center" w:pos="2835"/>
        </w:tabs>
        <w:rPr>
          <w:rtl/>
        </w:rPr>
      </w:pPr>
      <w:r>
        <w:rPr>
          <w:rtl/>
        </w:rPr>
        <w:tab/>
      </w:r>
      <w:r>
        <w:rPr>
          <w:rtl/>
        </w:rPr>
        <w:tab/>
        <w:t xml:space="preserve">אבל בלבונה הבאה בפני עצמה - ד"ה קומץ בתחילה וקומץ בסוף, </w:t>
      </w:r>
    </w:p>
    <w:p w:rsidR="00DA63EC" w:rsidRDefault="00DA63EC" w:rsidP="00DA63EC">
      <w:pPr>
        <w:tabs>
          <w:tab w:val="center" w:pos="2835"/>
        </w:tabs>
        <w:rPr>
          <w:rtl/>
        </w:rPr>
      </w:pPr>
      <w:r>
        <w:rPr>
          <w:rtl/>
        </w:rPr>
        <w:tab/>
      </w:r>
      <w:ins w:id="92483" w:author="מנוע מכני" w:date="2026-10-11T12:04:40Z">
        <w:r>
          <w:rPr>
            <w:rtl/>
          </w:rPr>
          <w:t xml:space="preserve">לכך</w:t>
        </w:r>
      </w:ins>
      <w:del w:id="92484" w:author="מנוע מכני" w:date="2026-10-11T12:04:40Z">
        <w:r>
          <w:rPr>
            <w:rtl/>
          </w:rPr>
          <w:tab/>
          <w:delText xml:space="preserve">להכי</w:delText>
        </w:r>
      </w:del>
      <w:r>
        <w:rPr>
          <w:rtl/>
        </w:rPr>
        <w:tab/>
        <w:t xml:space="preserve"> </w:t>
      </w:r>
      <w:ins w:id="97259" w:author="מנוע מכני" w:date="2026-10-11T12:04:40Z">
        <w:r>
          <w:rPr>
            <w:rtl/>
          </w:rPr>
          <w:t xml:space="preserve">הוצרך</w:t>
        </w:r>
      </w:ins>
      <w:del w:id="97260" w:author="מנוע מכני" w:date="2026-10-11T12:04:40Z">
        <w:r>
          <w:rPr>
            <w:rtl/>
          </w:rPr>
          <w:tab/>
          <w:delText xml:space="preserve">איצטריך</w:delText>
        </w:r>
      </w:del>
      <w:r>
        <w:rPr>
          <w:rtl/>
        </w:rPr>
        <w:tab/>
        <w:t xml:space="preserve"> אשר על המנחה, דבהדי מנחה אין, בפני עצמה </w:t>
      </w:r>
      <w:r>
        <w:rPr>
          <w:rtl/>
        </w:rPr>
        <w:tab/>
        <w:t xml:space="preserve">לא</w:t>
      </w:r>
      <w:r>
        <w:rPr>
          <w:rtl/>
        </w:rPr>
        <w:tab/>
        <w:t xml:space="preserve">.</w:t>
      </w:r>
    </w:p>
    <w:p>
      <w:pPr>
        <w:pStyle w:val="38"/>
        <w:rPr>
          <w:ins w:id="98227" w:author="מנוע מכני" w:date="2026-10-11T12:04:40Z"/>
        </w:rPr>
      </w:pPr>
      <w:r>
        <w:t>וא</w:t>
      </w:r>
      <w:r>
        <w:t>ריב</w:t>
      </w:r>
      <w:r>
        <w:t>"</w:t>
      </w:r>
      <w:r>
        <w:t>י מרי</w:t>
      </w:r>
      <w:r>
        <w:t>"</w:t>
      </w:r>
      <w:r>
        <w:t>ו</w:t>
      </w:r>
      <w:r>
        <w:t xml:space="preserve">:</w:t>
      </w:r>
    </w:p>
    <w:p w:rsidR="00DA63EC" w:rsidRDefault="00DA63EC" w:rsidP="00DA63EC">
      <w:pPr>
        <w:tabs>
          <w:tab w:val="center" w:pos="2835"/>
        </w:tabs>
        <w:rPr>
          <w:rtl/>
        </w:rPr>
      </w:pPr>
      <w:del w:id="98228" w:author="מנוע מכני" w:date="2026-10-11T12:04:40Z">
        <w:r>
          <w:rPr>
            <w:rtl/>
          </w:rPr>
          <w:delText xml:space="preserve"> </w:delText>
        </w:r>
      </w:del>
      <w:r>
        <w:rPr>
          <w:rtl/>
        </w:rPr>
        <w:t xml:space="preserve">מחלוקת בלבונה הבאה עם המנחה, </w:t>
      </w:r>
    </w:p>
    <w:p w:rsidR="00DA63EC" w:rsidRPr="00E105BC" w:rsidRDefault="00DA63EC" w:rsidP="00DA63EC">
      <w:pPr>
        <w:tabs>
          <w:tab w:val="center" w:pos="2835"/>
        </w:tabs>
        <w:rPr>
          <w:spacing w:val="-2"/>
          <w:rtl/>
        </w:rPr>
      </w:pPr>
      <w:r w:rsidRPr="00E105BC">
        <w:rPr>
          <w:spacing w:val="-2"/>
          <w:rtl/>
        </w:rPr>
        <w:tab/>
      </w:r>
      <w:r w:rsidRPr="00E105BC">
        <w:rPr>
          <w:spacing w:val="-2"/>
          <w:rtl/>
        </w:rPr>
        <w:tab/>
      </w:r>
      <w:del w:id="90084" w:author="מנוע מכני" w:date="2026-10-11T12:04:40Z">
        <w:r w:rsidRPr="00E105BC">
          <w:rPr>
            <w:rFonts w:hint="cs"/>
            <w:spacing w:val="-2"/>
            <w:rtl/>
          </w:rPr>
          <w:delText xml:space="preserve">             </w:delText>
        </w:r>
      </w:del>
      <w:r w:rsidRPr="00E105BC">
        <w:rPr>
          <w:spacing w:val="-2"/>
          <w:rtl/>
        </w:rPr>
        <w:t>אבל בלבונה הבאה בבזיכין - דברי הכל שני קמצין בתחילה ושני קמצין בסוף.</w:t>
      </w:r>
    </w:p>
    <w:p w:rsidR="00DA63EC" w:rsidRDefault="00DA63EC" w:rsidP="00DA63EC">
      <w:pPr>
        <w:tabs>
          <w:tab w:val="center" w:pos="2835"/>
        </w:tabs>
        <w:rPr>
          <w:rtl/>
        </w:rPr>
      </w:pPr>
      <w:r>
        <w:rPr>
          <w:rtl/>
        </w:rPr>
        <w:tab/>
      </w:r>
      <w:del w:id="90085" w:author="מנוע מכני" w:date="2026-10-11T12:04:40Z">
        <w:r>
          <w:rPr>
            <w:rFonts w:hint="cs"/>
            <w:rtl/>
          </w:rPr>
          <w:delText xml:space="preserve">             </w:delText>
        </w:r>
      </w:del>
      <w:r>
        <w:rPr>
          <w:rFonts w:hint="cs"/>
          <w:rtl/>
        </w:rPr>
        <w:t xml:space="preserve">ס</w:t>
      </w:r>
      <w:r>
        <w:rPr>
          <w:rtl/>
        </w:rPr>
        <w:t>"</w:t>
      </w:r>
      <w:r>
        <w:rPr>
          <w:rFonts w:hint="cs"/>
          <w:rtl/>
        </w:rPr>
        <w:t>ד</w:t>
      </w:r>
      <w:r>
        <w:rPr>
          <w:rtl/>
        </w:rPr>
        <w:t xml:space="preserve">: כיון דבהדי לחם </w:t>
      </w:r>
      <w:ins w:id="97261" w:author="מנוע מכני" w:date="2026-10-11T12:04:40Z">
        <w:r>
          <w:rPr>
            <w:rtl/>
          </w:rPr>
          <w:t xml:space="preserve">באה</w:t>
        </w:r>
      </w:ins>
      <w:del w:id="97262" w:author="מנוע מכני" w:date="2026-10-11T12:04:40Z">
        <w:r>
          <w:rPr>
            <w:rtl/>
          </w:rPr>
          <w:delText xml:space="preserve">אתיא</w:delText>
        </w:r>
      </w:del>
      <w:r>
        <w:rPr>
          <w:rtl/>
        </w:rPr>
        <w:t xml:space="preserve">, כאשר על המנחה דמיא, </w:t>
      </w:r>
      <w:r>
        <w:rPr>
          <w:rtl/>
        </w:rPr>
        <w:t xml:space="preserve">קמ"ל</w:t>
      </w:r>
      <w:r>
        <w:rPr>
          <w:rtl/>
        </w:rPr>
        <w:t xml:space="preserve">.</w:t>
      </w:r>
    </w:p>
    <w:p>
      <w:pPr>
        <w:pStyle w:val="38"/>
        <w:rPr>
          <w:ins w:id="98229" w:author="מנוע מכני" w:date="2026-10-11T12:04:40Z"/>
        </w:rPr>
      </w:pPr>
      <w:ins w:id="90753" w:author="מנוע מכני" w:date="2026-10-11T12:04:40Z">
        <w:r>
          <w:t xml:space="preserve">חלקו</w:t>
        </w:r>
      </w:ins>
      <w:del w:id="90754" w:author="מנוע מכני" w:date="2026-10-11T12:04:40Z">
        <w:r>
          <w:delText xml:space="preserve">פליגי</w:delText>
        </w:r>
      </w:del>
      <w:r>
        <w:t xml:space="preserve"> בה ר"</w:t>
      </w:r>
      <w:r>
        <w:t>א ורי</w:t>
      </w:r>
      <w:r>
        <w:t>"</w:t>
      </w:r>
      <w:r>
        <w:t xml:space="preserve">צ </w:t>
      </w:r>
      <w:r>
        <w:t xml:space="preserve">חד</w:t>
      </w:r>
      <w:del w:id="102479" w:author="מנוע מכני" w:date="2026-10-11T12:04:40Z">
        <w:r>
          <w:delText xml:space="preserve"> אמר</w:delText>
        </w:r>
      </w:del>
      <w:r>
        <w:t xml:space="preserve">:</w:t>
      </w:r>
    </w:p>
    <w:p w:rsidR="00DA63EC" w:rsidRDefault="00DA63EC" w:rsidP="00DA63EC">
      <w:pPr>
        <w:tabs>
          <w:tab w:val="center" w:pos="2835"/>
        </w:tabs>
        <w:rPr>
          <w:rtl/>
        </w:rPr>
      </w:pPr>
      <w:del w:id="98230" w:author="מנוע מכני" w:date="2026-10-11T12:04:40Z">
        <w:r>
          <w:rPr>
            <w:rtl/>
          </w:rPr>
          <w:delText xml:space="preserve"> </w:delText>
        </w:r>
      </w:del>
      <w:r>
        <w:rPr>
          <w:rtl/>
        </w:rPr>
        <w:t xml:space="preserve">מחלוקת בלבונה הבאה עם המנחה, </w:t>
      </w:r>
    </w:p>
    <w:p w:rsidR="00DA63EC" w:rsidRDefault="00DA63EC" w:rsidP="00DA63EC">
      <w:pPr>
        <w:tabs>
          <w:tab w:val="center" w:pos="2835"/>
        </w:tabs>
        <w:rPr>
          <w:rtl/>
        </w:rPr>
      </w:pPr>
      <w:r>
        <w:rPr>
          <w:rtl/>
        </w:rPr>
        <w:tab/>
      </w:r>
      <w:r>
        <w:rPr>
          <w:rtl/>
        </w:rPr>
        <w:tab/>
        <w:t>אבל בלבונה הבאה בפנ"</w:t>
      </w:r>
      <w:r>
        <w:rPr>
          <w:rFonts w:hint="cs"/>
          <w:rtl/>
        </w:rPr>
        <w:t xml:space="preserve">ע</w:t>
      </w:r>
      <w:ins w:id="94181" w:author="מנוע מכני" w:date="2026-10-11T12:04:40Z">
        <w:r>
          <w:rPr>
            <w:rFonts w:hint="cs"/>
            <w:rtl/>
          </w:rPr>
          <w:t xml:space="preserve"> </w:t>
        </w:r>
      </w:ins>
      <w:del w:id="94182" w:author="מנוע מכני" w:date="2026-10-11T12:04:40Z">
        <w:r>
          <w:rPr>
            <w:rFonts w:hint="cs"/>
            <w:rtl/>
          </w:rPr>
          <w:delText xml:space="preserve">  </w:delText>
        </w:r>
      </w:del>
      <w:r>
        <w:rPr>
          <w:rFonts w:hint="cs"/>
          <w:rtl/>
        </w:rPr>
        <w:t xml:space="preserve">לכו</w:t>
      </w:r>
      <w:r>
        <w:rPr>
          <w:rtl/>
        </w:rPr>
        <w:t>"</w:t>
      </w:r>
      <w:r>
        <w:rPr>
          <w:rFonts w:hint="cs"/>
          <w:rtl/>
        </w:rPr>
        <w:t xml:space="preserve">ע</w:t>
      </w:r>
      <w:r>
        <w:rPr>
          <w:rFonts w:hint="cs"/>
          <w:rtl/>
        </w:rPr>
        <w:t xml:space="preserve"> </w:t>
      </w:r>
      <w:r>
        <w:rPr>
          <w:rtl/>
        </w:rPr>
        <w:t xml:space="preserve">קומץ בתחילה וקומץ בסוף</w:t>
      </w:r>
      <w:ins w:id="94179" w:author="מנוע מכני" w:date="2026-10-11T12:04:40Z">
        <w:r>
          <w:rPr>
            <w:rtl/>
          </w:rPr>
          <w:t xml:space="preserve">,</w:t>
        </w:r>
      </w:ins>
      <w:del w:id="94180" w:author="מנוע מכני" w:date="2026-10-11T12:04:40Z">
        <w:r>
          <w:rPr>
            <w:rtl/>
          </w:rPr>
          <w:delText xml:space="preserve">;</w:delText>
        </w:r>
      </w:del>
      <w:r>
        <w:rPr>
          <w:rtl/>
        </w:rPr>
        <w:t xml:space="preserve"> </w:t>
      </w:r>
    </w:p>
    <w:p w:rsidR="00DA63EC" w:rsidRDefault="00DA63EC" w:rsidP="00DA63EC">
      <w:pPr>
        <w:tabs>
          <w:tab w:val="center" w:pos="2835"/>
        </w:tabs>
        <w:ind w:firstLine="680"/>
        <w:rPr>
          <w:rtl/>
        </w:rPr>
      </w:pPr>
      <w:r>
        <w:rPr>
          <w:rtl/>
        </w:rPr>
        <w:t xml:space="preserve">וחד </w:t>
      </w:r>
      <w:r>
        <w:rPr>
          <w:rtl/>
        </w:rPr>
        <w:t xml:space="preserve">אמר</w:t>
      </w:r>
      <w:r>
        <w:rPr>
          <w:rtl/>
        </w:rPr>
        <w:t xml:space="preserve">: כמחלוקת בזו כך מחלוקת בזו.</w:t>
      </w:r>
    </w:p>
    <w:p w:rsidR="00DA63EC" w:rsidRDefault="00DA63EC" w:rsidP="00DA63EC">
      <w:pPr>
        <w:pStyle w:val="affffd"/>
        <w:rPr>
          <w:rtl/>
        </w:rPr>
      </w:pPr>
      <w:r>
        <w:rPr>
          <w:rtl/>
        </w:rPr>
        <w:t>׹</w:t>
      </w:r>
    </w:p>
    <w:p>
      <w:pPr>
        <w:pStyle w:val="afffff8"/>
        <w:rPr>
          <w:ins w:id="90787" w:author="קלוד" w:date="2026-10-11T12:32:08Z"/>
        </w:rPr>
      </w:pPr>
      <w:ins w:id="90788" w:author="קלוד" w:date="2026-10-11T12:32:08Z">
        <w:r>
          <w:rPr>
            <w:color w:val="7B3F00"/>
          </w:rPr>
          <w:t xml:space="preserve">יתר לבונה - כשרה, והפריש שני קמצין</w:t>
        </w:r>
      </w:ins>
    </w:p>
    <w:p w:rsidR="00DA63EC" w:rsidRDefault="00DA63EC" w:rsidP="00DA63EC">
      <w:pPr>
        <w:tabs>
          <w:tab w:val="center" w:pos="2835"/>
        </w:tabs>
        <w:rPr>
          <w:u w:val="single"/>
          <w:rtl/>
        </w:rPr>
      </w:pPr>
      <w:r w:rsidRPr="007C7664">
        <w:rPr>
          <w:u w:val="single"/>
          <w:rtl/>
        </w:rPr>
        <w:t>חיסר לבונתה - [פסולה].</w:t>
      </w:r>
    </w:p>
    <w:p w:rsidR="00DA63EC" w:rsidRDefault="00DA63EC" w:rsidP="00DA63EC">
      <w:pPr>
        <w:tabs>
          <w:tab w:val="center" w:pos="2835"/>
        </w:tabs>
        <w:rPr>
          <w:rtl/>
        </w:rPr>
      </w:pPr>
      <w:r>
        <w:rPr>
          <w:rtl/>
        </w:rPr>
        <w:t>הא יתיר - כשרה, וה</w:t>
      </w:r>
      <w:r>
        <w:rPr>
          <w:rFonts w:hint="cs"/>
          <w:rtl/>
        </w:rPr>
        <w:t xml:space="preserve">ך </w:t>
      </w:r>
      <w:r>
        <w:rPr>
          <w:rFonts w:hint="cs"/>
          <w:rtl/>
        </w:rPr>
        <w:t xml:space="preserve">דתניא</w:t>
      </w:r>
      <w:r>
        <w:rPr>
          <w:rFonts w:hint="cs"/>
          <w:rtl/>
        </w:rPr>
        <w:t xml:space="preserve"> יתיר פסולה </w:t>
      </w:r>
      <w:r>
        <w:rPr>
          <w:rtl/>
        </w:rPr>
        <w:t>–</w:t>
      </w:r>
      <w:r>
        <w:rPr>
          <w:rFonts w:hint="cs"/>
          <w:rtl/>
        </w:rPr>
        <w:t xml:space="preserve"> </w:t>
      </w:r>
      <w:r>
        <w:rPr>
          <w:rStyle w:val="2fb"/>
          <w:rFonts w:hint="cs"/>
          <w:rtl/>
        </w:rPr>
        <w:t xml:space="preserve">ארב</w:t>
      </w:r>
      <w:r>
        <w:rPr>
          <w:rStyle w:val="2fb"/>
          <w:rtl/>
        </w:rPr>
        <w:t>"</w:t>
      </w:r>
      <w:r>
        <w:rPr>
          <w:rStyle w:val="2fb"/>
          <w:rFonts w:hint="cs"/>
          <w:rtl/>
        </w:rPr>
        <w:t xml:space="preserve">ח</w:t>
      </w:r>
      <w:r>
        <w:rPr>
          <w:rFonts w:hint="cs"/>
          <w:rtl/>
        </w:rPr>
        <w:t xml:space="preserve">:</w:t>
      </w:r>
      <w:r>
        <w:t xml:space="preserve"> </w:t>
      </w:r>
      <w:r>
        <w:rPr>
          <w:rFonts w:hint="cs"/>
          <w:rtl/>
        </w:rPr>
        <w:t xml:space="preserve">כגון שהפריש לה שני קמצין </w:t>
      </w:r>
    </w:p>
    <w:p>
      <w:pPr>
        <w:pStyle w:val="38"/>
        <w:rPr>
          <w:ins w:id="98231" w:author="מנוע מכני" w:date="2026-10-11T12:04:40Z"/>
        </w:rPr>
      </w:pPr>
      <w:r w:rsidRPr="00E105BC">
        <w:t>וא</w:t>
      </w:r>
      <w:r w:rsidRPr="00E105BC">
        <w:t>רב</w:t>
      </w:r>
      <w:r w:rsidRPr="00E105BC">
        <w:t>"</w:t>
      </w:r>
      <w:r w:rsidRPr="00E105BC">
        <w:t>ח</w:t>
      </w:r>
      <w:r w:rsidRPr="00E105BC">
        <w:t xml:space="preserve">:</w:t>
      </w:r>
    </w:p>
    <w:p w:rsidR="00DA63EC" w:rsidRPr="00E105BC" w:rsidRDefault="00DA63EC" w:rsidP="00DA63EC">
      <w:pPr>
        <w:tabs>
          <w:tab w:val="center" w:pos="2835"/>
        </w:tabs>
        <w:rPr>
          <w:spacing w:val="-4"/>
          <w:rtl/>
        </w:rPr>
      </w:pPr>
      <w:del w:id="98232" w:author="מנוע מכני" w:date="2026-10-11T12:04:40Z">
        <w:r w:rsidRPr="00E105BC">
          <w:rPr>
            <w:spacing w:val="-4"/>
            <w:rtl/>
          </w:rPr>
          <w:delText xml:space="preserve"> </w:delText>
        </w:r>
      </w:del>
      <w:r w:rsidRPr="00E105BC">
        <w:rPr>
          <w:spacing w:val="-4"/>
          <w:rtl/>
        </w:rPr>
        <w:t xml:space="preserve">הפריש לה שני קמצין ואבד אחד מהן, קודם קמיצה - </w:t>
      </w:r>
      <w:r w:rsidRPr="00E105BC">
        <w:rPr>
          <w:spacing w:val="-4"/>
          <w:rtl/>
        </w:rPr>
        <w:t xml:space="preserve">לא</w:t>
      </w:r>
      <w:r w:rsidRPr="00E105BC">
        <w:rPr>
          <w:spacing w:val="-4"/>
          <w:rtl/>
        </w:rPr>
        <w:t xml:space="preserve"> הוקבעו, אחר קמיצה - הוקבעו.</w:t>
      </w:r>
    </w:p>
    <w:p w:rsidR="00DA63EC" w:rsidRDefault="00DA63EC" w:rsidP="00DA63EC">
      <w:pPr>
        <w:tabs>
          <w:tab w:val="center" w:pos="2835"/>
        </w:tabs>
        <w:rPr>
          <w:rtl/>
        </w:rPr>
      </w:pPr>
      <w:r>
        <w:rPr>
          <w:rtl/>
        </w:rPr>
        <w:t>וא</w:t>
      </w:r>
      <w:r>
        <w:rPr>
          <w:rFonts w:hint="cs"/>
          <w:rtl/>
        </w:rPr>
        <w:t>רב'ח</w:t>
      </w:r>
      <w:r>
        <w:rPr>
          <w:rtl/>
        </w:rPr>
        <w:t xml:space="preserve">: הפריש ארבעה קמצין לשני בזיכין ואבדו שנים מהן, </w:t>
      </w:r>
    </w:p>
    <w:p w:rsidR="00DA63EC" w:rsidRDefault="00DA63EC" w:rsidP="00DA63EC">
      <w:pPr>
        <w:tabs>
          <w:tab w:val="center" w:pos="2835"/>
        </w:tabs>
        <w:rPr>
          <w:rtl/>
        </w:rPr>
      </w:pPr>
      <w:r>
        <w:rPr>
          <w:rtl/>
        </w:rPr>
        <w:tab/>
        <w:t xml:space="preserve">קודם סילוק בזיכין - </w:t>
      </w:r>
      <w:r>
        <w:rPr>
          <w:rtl/>
        </w:rPr>
        <w:tab/>
        <w:t xml:space="preserve">לא</w:t>
      </w:r>
      <w:r>
        <w:rPr>
          <w:rtl/>
        </w:rPr>
        <w:tab/>
        <w:t xml:space="preserve"> הוקבעו, לאחר סילוק בזיכין - הוקבעו.</w:t>
      </w:r>
    </w:p>
    <w:p>
      <w:pPr>
        <w:pStyle w:val="38"/>
        <w:rPr>
          <w:ins w:id="98233" w:author="מנוע מכני" w:date="2026-10-11T12:04:40Z"/>
        </w:rPr>
      </w:pPr>
      <w:r w:rsidRPr="00E105BC">
        <w:t xml:space="preserve">ובעי' לתרוויהו </w:t>
      </w:r>
      <w:r w:rsidRPr="00E105BC">
        <w:t>דס</w:t>
      </w:r>
      <w:r w:rsidRPr="00E105BC">
        <w:t>"</w:t>
      </w:r>
      <w:r w:rsidRPr="00E105BC">
        <w:t>ד</w:t>
      </w:r>
      <w:r w:rsidRPr="00E105BC">
        <w:t xml:space="preserve">:</w:t>
      </w:r>
    </w:p>
    <w:p w:rsidR="00DA63EC" w:rsidRPr="00E105BC" w:rsidRDefault="00DA63EC" w:rsidP="00DA63EC">
      <w:pPr>
        <w:tabs>
          <w:tab w:val="center" w:pos="2835"/>
        </w:tabs>
        <w:rPr>
          <w:spacing w:val="-6"/>
          <w:rtl/>
        </w:rPr>
      </w:pPr>
      <w:del w:id="98234" w:author="מנוע מכני" w:date="2026-10-11T12:04:40Z">
        <w:r w:rsidRPr="00E105BC">
          <w:rPr>
            <w:spacing w:val="-6"/>
            <w:rtl/>
          </w:rPr>
          <w:delText xml:space="preserve"> </w:delText>
        </w:r>
      </w:del>
      <w:r w:rsidRPr="00E105BC">
        <w:rPr>
          <w:spacing w:val="-6"/>
          <w:rtl/>
        </w:rPr>
        <w:t xml:space="preserve">כיון דבריר קומץ דידה, כיון שהגיע זמנה לפורקה כמאן דפריקה דמיא, </w:t>
      </w:r>
      <w:r w:rsidRPr="00E105BC">
        <w:rPr>
          <w:spacing w:val="-6"/>
          <w:rtl/>
        </w:rPr>
        <w:t xml:space="preserve">קמ"ל</w:t>
      </w:r>
      <w:r w:rsidRPr="00E105BC">
        <w:rPr>
          <w:spacing w:val="-6"/>
          <w:rtl/>
        </w:rPr>
        <w:t xml:space="preserve">.</w:t>
      </w:r>
    </w:p>
    <w:p w:rsidR="00DA63EC" w:rsidRDefault="00DA63EC" w:rsidP="00DA63EC">
      <w:pPr>
        <w:pStyle w:val="affffd"/>
        <w:rPr>
          <w:rtl/>
        </w:rPr>
      </w:pPr>
      <w:r>
        <w:rPr>
          <w:rtl/>
        </w:rPr>
        <w:lastRenderedPageBreak/>
        <w:t>׹</w:t>
      </w:r>
    </w:p>
    <w:p>
      <w:pPr>
        <w:pStyle w:val="MishnaBatzad"/>
        <w:rPr>
          <w:ins w:id="20322" w:author="קלוד" w:date="2026-10-11T09:07:26Z"/>
        </w:rPr>
      </w:pPr>
      <w:ins w:id="20321" w:author="קלוד" w:date="2026-10-11T09:07:26Z">
        <w:r>
          <w:t xml:space="preserve">משנה ג</w:t>
        </w:r>
      </w:ins>
    </w:p>
    <w:p w:rsidR="00DA63EC" w:rsidRPr="000A334C" w:rsidRDefault="00DA63EC" w:rsidP="003B6D22">
      <w:pPr>
        <w:pStyle w:val="afff9"/>
        <w:rPr>
          <w:del w:id="20132" w:author="קלוד" w:date="2026-10-11T09:07:26Z"/>
          <w:rtl/>
        </w:rPr>
      </w:pPr>
      <w:del w:id="20131" w:author="קלוד" w:date="2026-10-11T09:07:26Z">
        <w:r w:rsidRPr="000A334C">
          <w:rPr>
            <w:rtl/>
          </w:rPr>
          <w:delText xml:space="preserve">מתני'.</w:delText>
        </w:r>
      </w:del>
    </w:p>
    <w:p w:rsidR="00DA63EC" w:rsidRPr="000A334C" w:rsidRDefault="00DA63EC" w:rsidP="003B6D22">
      <w:pPr>
        <w:pStyle w:val="afff9"/>
        <w:spacing w:before="120"/>
        <w:rPr>
          <w:rtl/>
        </w:rPr>
        <w:pPrChange w:id="90004" w:author="קלוד" w:date="2026-10-11T12:09:42Z">
          <w:pPr>
            <w:pStyle w:val="afff9"/>
          </w:pPr>
        </w:pPrChange>
      </w:pPr>
      <w:r w:rsidRPr="000A334C">
        <w:rPr>
          <w:rtl/>
        </w:rPr>
        <w:t xml:space="preserve">הקומץ את המנחה לאכול שיריה בחוץ או כזית משיריה בחוץ, </w:t>
      </w:r>
    </w:p>
    <w:p w:rsidR="00DA63EC" w:rsidRPr="000A334C" w:rsidRDefault="00DA63EC" w:rsidP="003B6D22">
      <w:pPr>
        <w:pStyle w:val="afff9"/>
        <w:rPr>
          <w:rtl/>
        </w:rPr>
      </w:pPr>
      <w:r w:rsidRPr="000A334C">
        <w:rPr>
          <w:rtl/>
        </w:rPr>
        <w:t xml:space="preserve">להקטיר קומצה בחוץ או כזית קומצה בחוץ, </w:t>
      </w:r>
    </w:p>
    <w:p w:rsidR="00DA63EC" w:rsidRPr="000A334C" w:rsidRDefault="00DA63EC" w:rsidP="003B6D22">
      <w:pPr>
        <w:pStyle w:val="afff9"/>
        <w:rPr>
          <w:rtl/>
        </w:rPr>
      </w:pPr>
      <w:r w:rsidRPr="000A334C">
        <w:rPr>
          <w:rtl/>
        </w:rPr>
        <w:t>או להקטיר לבונתה בחוץ - פסול ואין בו כרת.</w:t>
      </w:r>
    </w:p>
    <w:p w:rsidR="00DA63EC" w:rsidRPr="000A334C" w:rsidRDefault="00DA63EC" w:rsidP="003B6D22">
      <w:pPr>
        <w:pStyle w:val="afff9"/>
        <w:rPr>
          <w:rtl/>
        </w:rPr>
      </w:pPr>
      <w:r w:rsidRPr="000A334C">
        <w:rPr>
          <w:rtl/>
        </w:rPr>
        <w:t xml:space="preserve">לאכול שיריה למחר או כזית משיריה למחר, </w:t>
      </w:r>
    </w:p>
    <w:p w:rsidR="00DA63EC" w:rsidRPr="000A334C" w:rsidRDefault="00DA63EC" w:rsidP="003B6D22">
      <w:pPr>
        <w:pStyle w:val="afff9"/>
        <w:rPr>
          <w:rtl/>
        </w:rPr>
      </w:pPr>
      <w:r w:rsidRPr="000A334C">
        <w:rPr>
          <w:rtl/>
        </w:rPr>
        <w:t xml:space="preserve">להקטיר קומצה למחר או כזית מקומצה למחר, </w:t>
      </w:r>
    </w:p>
    <w:p w:rsidR="00DA63EC" w:rsidRPr="000A334C" w:rsidRDefault="00DA63EC" w:rsidP="003B6D22">
      <w:pPr>
        <w:pStyle w:val="afff9"/>
        <w:rPr>
          <w:rtl/>
        </w:rPr>
      </w:pPr>
      <w:r w:rsidRPr="000A334C">
        <w:rPr>
          <w:rtl/>
        </w:rPr>
        <w:t>או להקטיר לבונה למחר - פיגול וחייבין עליו כרת.</w:t>
      </w:r>
    </w:p>
    <w:p w:rsidR="00DA63EC" w:rsidRDefault="00DA63EC" w:rsidP="00DA63EC">
      <w:pPr>
        <w:pStyle w:val="afff3"/>
        <w:framePr w:wrap="around"/>
        <w:rPr>
          <w:rtl/>
        </w:rPr>
      </w:pPr>
      <w:r>
        <w:rPr>
          <w:rFonts w:hint="cs"/>
          <w:rtl/>
        </w:rPr>
        <w:t>יב.</w:t>
      </w:r>
    </w:p>
    <w:p>
      <w:pPr>
        <w:pStyle w:val="MishnaBatzad"/>
        <w:rPr>
          <w:ins w:id="20324" w:author="קלוד" w:date="2026-10-11T09:07:26Z"/>
        </w:rPr>
      </w:pPr>
      <w:ins w:id="20323" w:author="קלוד" w:date="2026-10-11T09:07:26Z">
        <w:r>
          <w:t xml:space="preserve">משנה ג</w:t>
        </w:r>
      </w:ins>
    </w:p>
    <w:p w:rsidR="00DA63EC" w:rsidRPr="000A334C" w:rsidRDefault="00DA63EC" w:rsidP="003B6D22">
      <w:pPr>
        <w:pStyle w:val="afff9"/>
        <w:rPr>
          <w:rtl/>
        </w:rPr>
      </w:pPr>
      <w:r w:rsidRPr="000A334C">
        <w:rPr>
          <w:rtl/>
        </w:rPr>
        <w:t xml:space="preserve">זה הכלל: כל הקומץ או נותן בכלי, המוליך, המקטיר, לאכול דבר שדרכו לאכול ולהקטיר דבר שדרכו להקטיר, חוץ למקומו - פסול ואין בו כרת, </w:t>
      </w:r>
    </w:p>
    <w:p w:rsidR="00DA63EC" w:rsidRPr="000A334C" w:rsidRDefault="00DA63EC" w:rsidP="003B6D22">
      <w:pPr>
        <w:pStyle w:val="afff9"/>
        <w:rPr>
          <w:rtl/>
        </w:rPr>
      </w:pPr>
      <w:r w:rsidRPr="000A334C">
        <w:rPr>
          <w:rtl/>
        </w:rPr>
        <w:t>חוץ לזמנו - פיגול וחייבין עליו כרת, ובלבד שיקריב המתיר כמצותו.</w:t>
      </w:r>
    </w:p>
    <w:p w:rsidR="00DA63EC" w:rsidRPr="000A334C" w:rsidRDefault="00DA63EC" w:rsidP="003B6D22">
      <w:pPr>
        <w:pStyle w:val="afff9"/>
        <w:rPr>
          <w:rtl/>
        </w:rPr>
      </w:pPr>
      <w:r w:rsidRPr="000A334C">
        <w:rPr>
          <w:rtl/>
        </w:rPr>
        <w:t xml:space="preserve">כיצד קרב המתיר כמצותו? קמץ בשתיקה נתן בכלי והוליך והקטיר חוץ לזמנו, או שקמץ חוץ לזמנו נתן בכלי והוליך והקטיר בשתיקה, </w:t>
      </w:r>
    </w:p>
    <w:p w:rsidR="00DA63EC" w:rsidRPr="000A334C" w:rsidRDefault="00DA63EC" w:rsidP="003B6D22">
      <w:pPr>
        <w:pStyle w:val="afff9"/>
        <w:rPr>
          <w:rtl/>
        </w:rPr>
      </w:pPr>
      <w:r w:rsidRPr="000A334C">
        <w:rPr>
          <w:rtl/>
        </w:rPr>
        <w:tab/>
        <w:t>או שקמץ ונתן בכלי והוליך והקטיר חוץ לזמנו זהו שקרב המתיר כמצותו.</w:t>
      </w:r>
    </w:p>
    <w:p w:rsidR="00DA63EC" w:rsidRPr="000A334C" w:rsidRDefault="00DA63EC" w:rsidP="003B6D22">
      <w:pPr>
        <w:pStyle w:val="afff9"/>
        <w:rPr>
          <w:rtl/>
        </w:rPr>
      </w:pPr>
      <w:r w:rsidRPr="000A334C">
        <w:rPr>
          <w:rtl/>
        </w:rPr>
        <w:t>כיצד לא קרב המתיר כמצותו? קמץ חוץ למקומו נתן בכלי והוליך והקטיר חוץ לזמנו, או שקמץ חוץ לזמנו נתן בכלי והוליך והקטיר חוץ למקומו, או שקמץ נתן בכלי והוליך והקטיר חוץ למקומו</w:t>
      </w:r>
      <w:r w:rsidRPr="000A334C">
        <w:rPr>
          <w:rFonts w:hint="cs"/>
          <w:rtl/>
        </w:rPr>
        <w:t xml:space="preserve"> </w:t>
      </w:r>
      <w:r w:rsidRPr="000A334C">
        <w:rPr>
          <w:rtl/>
        </w:rPr>
        <w:t>זהו שלא קרב המתיר כמצותו</w:t>
      </w:r>
    </w:p>
    <w:p w:rsidR="00DA63EC" w:rsidRPr="000A334C" w:rsidRDefault="00DA63EC" w:rsidP="003B6D22">
      <w:pPr>
        <w:pStyle w:val="afff9"/>
        <w:rPr>
          <w:rtl/>
        </w:rPr>
      </w:pPr>
      <w:r w:rsidRPr="000A334C">
        <w:rPr>
          <w:rtl/>
        </w:rPr>
        <w:t>מנחת חוטא ומנחת קנאות שקמצן שלא לשמן נתן בכלי והוליך והקטיר חוץ</w:t>
      </w:r>
      <w:r w:rsidRPr="000A334C">
        <w:rPr>
          <w:rFonts w:hint="cs"/>
          <w:rtl/>
        </w:rPr>
        <w:t>*</w:t>
      </w:r>
      <w:r w:rsidRPr="000A334C">
        <w:rPr>
          <w:rtl/>
        </w:rPr>
        <w:t xml:space="preserve"> לזמנו, או שקמץ חוץ לזמנו נתן בכלי והוליך והקטיר שלא לשמן, או שקמץ ונתן בכלי והוליך והקטיר שלא לשמן - זהו שלא קרב המתיר כמצותו.</w:t>
      </w:r>
    </w:p>
    <w:p w:rsidR="00DA63EC" w:rsidRPr="000A334C" w:rsidRDefault="00DA63EC" w:rsidP="003B6D22">
      <w:pPr>
        <w:pStyle w:val="afff9"/>
        <w:rPr>
          <w:rtl/>
        </w:rPr>
      </w:pPr>
      <w:r w:rsidRPr="000A334C">
        <w:rPr>
          <w:rtl/>
        </w:rPr>
        <w:t>לאכול כזית בחוץ כזית למחר, כזית למחר כזית בחוץ, כחצי זית בחוץ כחצי זית למחר, כחצי זית למחר כחצי זית בחוץ - פסול ואין בו כרת.</w:t>
      </w:r>
    </w:p>
    <w:p w:rsidR="00DA63EC" w:rsidRPr="000A334C" w:rsidRDefault="00DA63EC" w:rsidP="003B6D22">
      <w:pPr>
        <w:pStyle w:val="afff9"/>
        <w:rPr>
          <w:rtl/>
        </w:rPr>
      </w:pPr>
      <w:r w:rsidRPr="000A334C">
        <w:rPr>
          <w:rtl/>
        </w:rPr>
        <w:t>א"ר יהודה, זה הכלל: אם מחשבת הזמן קדמה למחשבת המקום - פיגול וחייבין עליו כרת, אם מחשבת המקום קדמה למחשבת הזמן - פסול ואין בו כרת; וחכמי' אומרים: זה וזה פסול ואין בו כרת.</w:t>
      </w:r>
    </w:p>
    <w:p w:rsidR="00DA63EC" w:rsidRDefault="00DA63EC" w:rsidP="00DA63EC">
      <w:pPr>
        <w:pStyle w:val="affffd"/>
        <w:rPr>
          <w:rtl/>
        </w:rPr>
      </w:pPr>
      <w:r>
        <w:rPr>
          <w:rtl/>
        </w:rPr>
        <w:t>׹</w:t>
      </w:r>
    </w:p>
    <w:p>
      <w:pPr>
        <w:pStyle w:val="afffff8"/>
        <w:rPr>
          <w:ins w:id="90785" w:author="קלוד" w:date="2026-10-11T12:32:08Z"/>
        </w:rPr>
      </w:pPr>
      <w:ins w:id="90786" w:author="קלוד" w:date="2026-10-11T12:32:08Z">
        <w:r>
          <w:rPr>
            <w:color w:val="7B3F00"/>
          </w:rPr>
          <w:t xml:space="preserve">שירים שחסרו - האם הקטרה מקבעתם בפיגול</w:t>
        </w:r>
      </w:ins>
    </w:p>
    <w:p>
      <w:pPr>
        <w:pStyle w:val="38"/>
        <w:rPr>
          <w:ins w:id="98235" w:author="מנוע מכני" w:date="2026-10-11T12:04:40Z"/>
        </w:rPr>
      </w:pPr>
      <w:r w:rsidRPr="004A7C9A">
        <w:t>איבעיא להו</w:t>
      </w:r>
      <w:r>
        <w:t xml:space="preserve">:</w:t>
      </w:r>
    </w:p>
    <w:p w:rsidR="00DA63EC" w:rsidRDefault="00DA63EC" w:rsidP="00DA63EC">
      <w:pPr>
        <w:tabs>
          <w:tab w:val="center" w:pos="2835"/>
        </w:tabs>
        <w:rPr>
          <w:rtl/>
        </w:rPr>
      </w:pPr>
      <w:del w:id="98236" w:author="מנוע מכני" w:date="2026-10-11T12:04:40Z">
        <w:r>
          <w:rPr>
            <w:rtl/>
          </w:rPr>
          <w:delText xml:space="preserve"> </w:delText>
        </w:r>
      </w:del>
      <w:r>
        <w:rPr>
          <w:rtl/>
        </w:rPr>
        <w:t xml:space="preserve">לדברי האומר שירים שחסרו בין קמיצה להקטרה מקטיר קומץ עליהן, </w:t>
      </w:r>
      <w:ins w:id="97263" w:author="מנוע מכני" w:date="2026-10-11T12:04:40Z">
        <w:r>
          <w:rPr>
            <w:rtl/>
          </w:rPr>
          <w:t xml:space="preserve">ועומדת</w:t>
        </w:r>
      </w:ins>
      <w:del w:id="97264" w:author="מנוע מכני" w:date="2026-10-11T12:04:40Z">
        <w:r>
          <w:rPr>
            <w:rtl/>
          </w:rPr>
          <w:delText xml:space="preserve">וקיימא</w:delText>
        </w:r>
      </w:del>
      <w:r>
        <w:rPr>
          <w:rtl/>
        </w:rPr>
        <w:t xml:space="preserve"> </w:t>
      </w:r>
      <w:ins w:id="96919" w:author="מנוע מכני" w:date="2026-10-11T12:04:40Z">
        <w:r>
          <w:rPr>
            <w:rtl/>
          </w:rPr>
          <w:t xml:space="preserve">לנו</w:t>
        </w:r>
      </w:ins>
      <w:del w:id="96920" w:author="מנוע מכני" w:date="2026-10-11T12:04:40Z">
        <w:r>
          <w:rPr>
            <w:rtl/>
          </w:rPr>
          <w:delText xml:space="preserve">לן</w:delText>
        </w:r>
      </w:del>
      <w:r>
        <w:rPr>
          <w:rtl/>
        </w:rPr>
        <w:t xml:space="preserve"> דאותן שירים אסורים באכילה, מהו דתיהני </w:t>
      </w:r>
      <w:ins w:id="95653" w:author="מנוע מכני" w:date="2026-10-11T12:04:40Z">
        <w:r>
          <w:rPr>
            <w:rtl/>
          </w:rPr>
          <w:t xml:space="preserve">להם</w:t>
        </w:r>
      </w:ins>
      <w:del w:id="95654" w:author="מנוע מכני" w:date="2026-10-11T12:04:40Z">
        <w:r>
          <w:rPr>
            <w:rtl/>
          </w:rPr>
          <w:delText xml:space="preserve">להו</w:delText>
        </w:r>
      </w:del>
      <w:r>
        <w:rPr>
          <w:rtl/>
        </w:rPr>
        <w:t xml:space="preserve"> הקטרה </w:t>
      </w:r>
      <w:ins w:id="90029" w:author="Claude - סמנטי" w:date="2026-10-11T12:27:00Z">
        <w:r>
          <w:rPr>
            <w:rtl/>
          </w:rPr>
          <w:t xml:space="preserve">לקובען</w:t>
        </w:r>
      </w:ins>
      <w:del w:id="90030" w:author="Claude - סמנטי" w:date="2026-10-11T12:27:00Z">
        <w:r>
          <w:rPr>
            <w:rtl/>
          </w:rPr>
          <w:delText xml:space="preserve">למיקבעינהו</w:delText>
        </w:r>
      </w:del>
      <w:r>
        <w:rPr>
          <w:rtl/>
        </w:rPr>
        <w:t xml:space="preserve"> בפיגול ולפקינהו </w:t>
      </w:r>
      <w:ins w:id="92485" w:author="מנוע מכני" w:date="2026-10-11T12:04:40Z">
        <w:r>
          <w:rPr>
            <w:rtl/>
          </w:rPr>
          <w:t xml:space="preserve">כלום</w:t>
        </w:r>
      </w:ins>
      <w:del w:id="92486" w:author="מנוע מכני" w:date="2026-10-11T12:04:40Z">
        <w:r>
          <w:rPr>
            <w:rtl/>
          </w:rPr>
          <w:delText xml:space="preserve">מידי</w:delText>
        </w:r>
      </w:del>
      <w:r>
        <w:rPr>
          <w:rtl/>
        </w:rPr>
        <w:t xml:space="preserve"> מעילה? </w:t>
      </w:r>
    </w:p>
    <w:p>
      <w:pPr>
        <w:pStyle w:val="38"/>
        <w:rPr>
          <w:ins w:id="98237" w:author="מנוע מכני" w:date="2026-10-11T12:04:40Z"/>
        </w:rPr>
      </w:pPr>
      <w:r w:rsidRPr="00E105BC">
        <w:t>אר</w:t>
      </w:r>
      <w:r w:rsidRPr="00E105BC">
        <w:t>"</w:t>
      </w:r>
      <w:r w:rsidRPr="00E105BC">
        <w:t xml:space="preserve">ה:</w:t>
      </w:r>
    </w:p>
    <w:p w:rsidR="00DA63EC" w:rsidRPr="00E105BC" w:rsidRDefault="00DA63EC" w:rsidP="00DA63EC">
      <w:pPr>
        <w:tabs>
          <w:tab w:val="center" w:pos="2835"/>
        </w:tabs>
        <w:rPr>
          <w:spacing w:val="-4"/>
          <w:rtl/>
        </w:rPr>
      </w:pPr>
      <w:ins w:id="94183" w:author="מנוע מכני" w:date="2026-10-11T12:04:40Z">
        <w:del w:id="98238" w:author="מנוע מכני" w:date="2026-10-11T12:04:40Z">
          <w:r>
            <w:rPr>
              <w:rFonts w:hint="cs"/>
              <w:spacing w:val="-4"/>
              <w:rtl/>
            </w:rPr>
            <w:delText xml:space="preserve"> </w:delText>
          </w:r>
        </w:del>
      </w:ins>
      <w:del w:id="94184" w:author="מנוע מכני" w:date="2026-10-11T12:04:40Z">
        <w:r w:rsidRPr="00E105BC">
          <w:rPr>
            <w:rFonts w:hint="cs"/>
            <w:spacing w:val="-4"/>
            <w:rtl/>
          </w:rPr>
          <w:delText xml:space="preserve"> </w:delText>
        </w:r>
        <w:r w:rsidRPr="00E105BC">
          <w:rPr>
            <w:spacing w:val="-4"/>
            <w:rtl/>
          </w:rPr>
          <w:delText xml:space="preserve"> </w:delText>
        </w:r>
      </w:del>
      <w:ins w:id="90319" w:author="מנוע מכני" w:date="2026-10-11T12:04:40Z">
        <w:r>
          <w:rPr>
            <w:spacing w:val="-4"/>
            <w:rtl/>
          </w:rPr>
          <w:t xml:space="preserve">אפי'</w:t>
        </w:r>
      </w:ins>
      <w:del w:id="90320" w:author="מנוע מכני" w:date="2026-10-11T12:04:40Z">
        <w:r w:rsidRPr="00E105BC">
          <w:rPr>
            <w:spacing w:val="-4"/>
            <w:rtl/>
          </w:rPr>
          <w:delText xml:space="preserve">אפילו</w:delText>
        </w:r>
      </w:del>
      <w:r w:rsidRPr="00E105BC">
        <w:rPr>
          <w:spacing w:val="-4"/>
          <w:rtl/>
        </w:rPr>
        <w:t xml:space="preserve"> </w:t>
      </w:r>
      <w:r w:rsidRPr="00E105BC">
        <w:rPr>
          <w:rStyle w:val="2fb"/>
          <w:spacing w:val="-4"/>
          <w:rtl/>
        </w:rPr>
        <w:t xml:space="preserve">לר"ע</w:t>
      </w:r>
      <w:r w:rsidRPr="00E105BC">
        <w:rPr>
          <w:spacing w:val="-4"/>
          <w:rtl/>
        </w:rPr>
        <w:t xml:space="preserve"> דזריקה מועלת ליוצא, </w:t>
      </w:r>
      <w:r w:rsidRPr="00E105BC">
        <w:rPr>
          <w:spacing w:val="-4"/>
          <w:rtl/>
        </w:rPr>
        <w:t xml:space="preserve">ה"מ</w:t>
      </w:r>
      <w:r w:rsidRPr="00E105BC">
        <w:rPr>
          <w:spacing w:val="-4"/>
          <w:rtl/>
        </w:rPr>
        <w:t xml:space="preserve"> יוצא </w:t>
      </w:r>
      <w:ins w:id="96517" w:author="מנוע מכני" w:date="2026-10-11T12:04:40Z">
        <w:r>
          <w:rPr>
            <w:spacing w:val="-4"/>
            <w:rtl/>
          </w:rPr>
          <w:t xml:space="preserve">דישנו</w:t>
        </w:r>
      </w:ins>
      <w:del w:id="96518" w:author="מנוע מכני" w:date="2026-10-11T12:04:40Z">
        <w:r w:rsidRPr="00E105BC">
          <w:rPr>
            <w:spacing w:val="-4"/>
            <w:rtl/>
          </w:rPr>
          <w:delText xml:space="preserve">דאיתיה</w:delText>
        </w:r>
      </w:del>
      <w:r w:rsidRPr="00E105BC">
        <w:rPr>
          <w:spacing w:val="-4"/>
          <w:rtl/>
        </w:rPr>
        <w:t xml:space="preserve"> בעיניה ופסול מחמת דבר אחר הוא,</w:t>
      </w:r>
    </w:p>
    <w:p w:rsidR="00DA63EC" w:rsidRDefault="00DA63EC" w:rsidP="00DA63EC">
      <w:pPr>
        <w:tabs>
          <w:tab w:val="center" w:pos="2835"/>
        </w:tabs>
        <w:rPr>
          <w:rtl/>
        </w:rPr>
      </w:pPr>
      <w:r>
        <w:rPr>
          <w:rtl/>
        </w:rPr>
        <w:tab/>
        <w:t xml:space="preserve">אבל חסרון </w:t>
      </w:r>
      <w:ins w:id="96821" w:author="מנוע מכני" w:date="2026-10-11T12:04:40Z">
        <w:r>
          <w:rPr>
            <w:rtl/>
          </w:rPr>
          <w:t xml:space="preserve">דפסול</w:t>
        </w:r>
      </w:ins>
      <w:del w:id="96822" w:author="מנוע מכני" w:date="2026-10-11T12:04:40Z">
        <w:r>
          <w:rPr>
            <w:rtl/>
          </w:rPr>
          <w:tab/>
          <w:delText xml:space="preserve">דפסולא</w:delText>
        </w:r>
      </w:del>
      <w:r>
        <w:rPr>
          <w:rtl/>
        </w:rPr>
        <w:tab/>
        <w:t xml:space="preserve"> </w:t>
      </w:r>
      <w:ins w:id="96519" w:author="מנוע מכני" w:date="2026-10-11T12:04:40Z">
        <w:r>
          <w:rPr>
            <w:rtl/>
          </w:rPr>
          <w:t xml:space="preserve">דגופו</w:t>
        </w:r>
      </w:ins>
      <w:del w:id="96520" w:author="מנוע מכני" w:date="2026-10-11T12:04:40Z">
        <w:r>
          <w:rPr>
            <w:rtl/>
          </w:rPr>
          <w:tab/>
          <w:delText xml:space="preserve">דגופיה</w:delText>
        </w:r>
      </w:del>
      <w:r>
        <w:rPr>
          <w:rtl/>
        </w:rPr>
        <w:tab/>
        <w:t xml:space="preserve"> הוא, </w:t>
      </w:r>
      <w:r>
        <w:rPr>
          <w:rtl/>
        </w:rPr>
        <w:tab/>
        <w:t xml:space="preserve">לא</w:t>
      </w:r>
      <w:r>
        <w:rPr>
          <w:rtl/>
        </w:rPr>
        <w:tab/>
        <w:t xml:space="preserve"> </w:t>
      </w:r>
      <w:ins w:id="92489" w:author="מנוע מכני" w:date="2026-10-11T12:04:40Z">
        <w:r>
          <w:rPr>
            <w:rtl/>
          </w:rPr>
          <w:t xml:space="preserve">מאלו</w:t>
        </w:r>
      </w:ins>
      <w:del w:id="92490" w:author="מנוע מכני" w:date="2026-10-11T12:04:40Z">
        <w:r>
          <w:rPr>
            <w:rtl/>
          </w:rPr>
          <w:tab/>
          <w:delText xml:space="preserve">מהני</w:delText>
        </w:r>
      </w:del>
      <w:r>
        <w:rPr>
          <w:rtl/>
        </w:rPr>
        <w:tab/>
        <w:t xml:space="preserve"> </w:t>
      </w:r>
      <w:ins w:id="92487" w:author="מנוע מכני" w:date="2026-10-11T12:04:40Z">
        <w:r>
          <w:rPr>
            <w:rtl/>
          </w:rPr>
          <w:t xml:space="preserve">לו</w:t>
        </w:r>
      </w:ins>
      <w:del w:id="92488" w:author="מנוע מכני" w:date="2026-10-11T12:04:40Z">
        <w:r>
          <w:rPr>
            <w:rtl/>
          </w:rPr>
          <w:tab/>
          <w:delText xml:space="preserve">ליה</w:delText>
        </w:r>
      </w:del>
      <w:r>
        <w:rPr>
          <w:rtl/>
        </w:rPr>
        <w:tab/>
        <w:t xml:space="preserve"> הקטרה.</w:t>
      </w:r>
    </w:p>
    <w:p>
      <w:pPr>
        <w:pStyle w:val="38"/>
        <w:rPr>
          <w:ins w:id="98239" w:author="מנוע מכני" w:date="2026-10-11T12:04:40Z"/>
        </w:rPr>
      </w:pPr>
      <w:r w:rsidRPr="0096670A">
        <w:t>א</w:t>
      </w:r>
      <w:r>
        <w:t>"</w:t>
      </w:r>
      <w:r w:rsidRPr="0096670A">
        <w:t>ל</w:t>
      </w:r>
      <w:r w:rsidRPr="0096670A">
        <w:t xml:space="preserve"> רבא</w:t>
      </w:r>
      <w:r>
        <w:t xml:space="preserve">:</w:t>
      </w:r>
    </w:p>
    <w:p w:rsidR="00DA63EC" w:rsidRDefault="00DA63EC" w:rsidP="00DA63EC">
      <w:pPr>
        <w:tabs>
          <w:tab w:val="center" w:pos="2835"/>
        </w:tabs>
        <w:rPr>
          <w:rtl/>
        </w:rPr>
      </w:pPr>
      <w:del w:id="98240" w:author="מנוע מכני" w:date="2026-10-11T12:04:40Z">
        <w:r>
          <w:rPr>
            <w:rtl/>
          </w:rPr>
          <w:delText xml:space="preserve"> </w:delText>
        </w:r>
      </w:del>
      <w:r>
        <w:rPr>
          <w:rStyle w:val="2fb"/>
          <w:rtl/>
        </w:rPr>
        <w:t xml:space="preserve">אדרבה</w:t>
      </w:r>
      <w:r>
        <w:rPr>
          <w:rtl/>
        </w:rPr>
        <w:t xml:space="preserve">, אפי' </w:t>
      </w:r>
      <w:r>
        <w:rPr>
          <w:rStyle w:val="2fb"/>
          <w:rtl/>
        </w:rPr>
        <w:t xml:space="preserve">לר"א</w:t>
      </w:r>
      <w:r>
        <w:rPr>
          <w:rtl/>
        </w:rPr>
        <w:t xml:space="preserve"> דאין זריקה מועלת ליוצא, </w:t>
      </w:r>
      <w:r>
        <w:rPr>
          <w:rtl/>
        </w:rPr>
        <w:t xml:space="preserve">ה"מ</w:t>
      </w:r>
      <w:r>
        <w:rPr>
          <w:rtl/>
        </w:rPr>
        <w:t xml:space="preserve"> יוצא </w:t>
      </w:r>
      <w:ins w:id="96521" w:author="מנוע מכני" w:date="2026-10-11T12:04:40Z">
        <w:r>
          <w:rPr>
            <w:rtl/>
          </w:rPr>
          <w:t xml:space="preserve">דאינו</w:t>
        </w:r>
      </w:ins>
      <w:del w:id="96522" w:author="מנוע מכני" w:date="2026-10-11T12:04:40Z">
        <w:r>
          <w:rPr>
            <w:rtl/>
          </w:rPr>
          <w:delText xml:space="preserve">דליתיה</w:delText>
        </w:r>
      </w:del>
      <w:r>
        <w:rPr>
          <w:rtl/>
        </w:rPr>
        <w:t xml:space="preserve"> בפנים, </w:t>
      </w:r>
    </w:p>
    <w:p w:rsidR="00DA63EC" w:rsidRDefault="00DA63EC" w:rsidP="00DA63EC">
      <w:pPr>
        <w:tabs>
          <w:tab w:val="center" w:pos="2835"/>
        </w:tabs>
        <w:rPr>
          <w:rtl/>
        </w:rPr>
      </w:pPr>
      <w:r>
        <w:rPr>
          <w:rtl/>
        </w:rPr>
        <w:tab/>
        <w:t xml:space="preserve">אבל חסרון </w:t>
      </w:r>
      <w:ins w:id="96523" w:author="מנוע מכני" w:date="2026-10-11T12:04:40Z">
        <w:r>
          <w:rPr>
            <w:rtl/>
          </w:rPr>
          <w:t xml:space="preserve">דישנו</w:t>
        </w:r>
      </w:ins>
      <w:del w:id="96524" w:author="מנוע מכני" w:date="2026-10-11T12:04:40Z">
        <w:r>
          <w:rPr>
            <w:rtl/>
          </w:rPr>
          <w:tab/>
          <w:delText xml:space="preserve">דאיתיה</w:delText>
        </w:r>
      </w:del>
      <w:r>
        <w:rPr>
          <w:rtl/>
        </w:rPr>
        <w:tab/>
        <w:t xml:space="preserve"> בפנים מהניא </w:t>
      </w:r>
      <w:ins w:id="92491" w:author="מנוע מכני" w:date="2026-10-11T12:04:40Z">
        <w:r>
          <w:rPr>
            <w:rtl/>
          </w:rPr>
          <w:t xml:space="preserve">לו</w:t>
        </w:r>
      </w:ins>
      <w:del w:id="92492" w:author="מנוע מכני" w:date="2026-10-11T12:04:40Z">
        <w:r>
          <w:rPr>
            <w:rtl/>
          </w:rPr>
          <w:tab/>
          <w:delText xml:space="preserve">ליה</w:delText>
        </w:r>
      </w:del>
      <w:r>
        <w:rPr>
          <w:rtl/>
        </w:rPr>
        <w:tab/>
        <w:t xml:space="preserve"> הקטרה.</w:t>
      </w:r>
    </w:p>
    <w:p>
      <w:pPr>
        <w:pStyle w:val="38"/>
        <w:rPr>
          <w:ins w:id="98241" w:author="מנוע מכני" w:date="2026-10-11T12:04:40Z"/>
        </w:rPr>
      </w:pPr>
      <w:r w:rsidRPr="0096670A">
        <w:t>רבא</w:t>
      </w:r>
      <w:r>
        <w:t xml:space="preserve">:</w:t>
      </w:r>
    </w:p>
    <w:p w:rsidR="00DA63EC" w:rsidRDefault="00DA63EC" w:rsidP="00DA63EC">
      <w:pPr>
        <w:tabs>
          <w:tab w:val="center" w:pos="2835"/>
        </w:tabs>
        <w:rPr>
          <w:rtl/>
        </w:rPr>
      </w:pPr>
      <w:del w:id="98242" w:author="מנוע מכני" w:date="2026-10-11T12:04:40Z">
        <w:r>
          <w:rPr>
            <w:rtl/>
          </w:rPr>
          <w:delText xml:space="preserve"> </w:delText>
        </w:r>
      </w:del>
      <w:r>
        <w:rPr>
          <w:rtl/>
        </w:rPr>
        <w:t xml:space="preserve">מדתנן: הקומץ את המנחה לאכול שיריה בחוץ או כזית משיריה בחוץ, </w:t>
      </w:r>
      <w:r>
        <w:rPr>
          <w:rStyle w:val="2fb"/>
          <w:rtl/>
        </w:rPr>
        <w:t xml:space="preserve">ות</w:t>
      </w:r>
      <w:r>
        <w:rPr>
          <w:rStyle w:val="2fb"/>
          <w:rFonts w:hint="cs"/>
          <w:rtl/>
        </w:rPr>
        <w:t>ר</w:t>
      </w:r>
      <w:r>
        <w:rPr>
          <w:rStyle w:val="2fb"/>
          <w:rtl/>
        </w:rPr>
        <w:t>"</w:t>
      </w:r>
      <w:r>
        <w:rPr>
          <w:rStyle w:val="2fb"/>
          <w:rFonts w:hint="cs"/>
          <w:rtl/>
        </w:rPr>
        <w:t>ח</w:t>
      </w:r>
      <w:r>
        <w:rPr>
          <w:rtl/>
        </w:rPr>
        <w:t xml:space="preserve"> הקומץ את המנחה ולא תני או כזית, </w:t>
      </w:r>
      <w:r>
        <w:rPr>
          <w:rFonts w:hint="cs"/>
          <w:rtl/>
        </w:rPr>
        <w:t xml:space="preserve">והיינו כגון </w:t>
      </w:r>
      <w:r>
        <w:rPr>
          <w:rtl/>
        </w:rPr>
        <w:t xml:space="preserve">שחסרו שירים וקמו אכזית, וכיון דבמתן כלי בהילוך ובהקטרה </w:t>
      </w:r>
      <w:r>
        <w:rPr>
          <w:rtl/>
        </w:rPr>
        <w:t xml:space="preserve">לא</w:t>
      </w:r>
      <w:r>
        <w:rPr>
          <w:rtl/>
        </w:rPr>
        <w:t xml:space="preserve"> </w:t>
      </w:r>
      <w:ins w:id="96921" w:author="מנוע מכני" w:date="2026-10-11T12:04:40Z">
        <w:r>
          <w:rPr>
            <w:rtl/>
          </w:rPr>
          <w:t xml:space="preserve">שונה</w:t>
        </w:r>
      </w:ins>
      <w:del w:id="96922" w:author="מנוע מכני" w:date="2026-10-11T12:04:40Z">
        <w:r>
          <w:rPr>
            <w:rtl/>
          </w:rPr>
          <w:delText xml:space="preserve">מתני</w:delText>
        </w:r>
      </w:del>
      <w:r>
        <w:rPr>
          <w:rtl/>
        </w:rPr>
        <w:t xml:space="preserve"> </w:t>
      </w:r>
      <w:ins w:id="92493" w:author="מנוע מכני" w:date="2026-10-11T12:04:40Z">
        <w:r>
          <w:rPr>
            <w:rtl/>
          </w:rPr>
          <w:t xml:space="preserve">לו</w:t>
        </w:r>
      </w:ins>
      <w:del w:id="92494" w:author="מנוע מכני" w:date="2026-10-11T12:04:40Z">
        <w:r>
          <w:rPr>
            <w:rtl/>
          </w:rPr>
          <w:delText xml:space="preserve">ליה</w:delText>
        </w:r>
      </w:del>
      <w:r>
        <w:rPr>
          <w:rtl/>
        </w:rPr>
        <w:t xml:space="preserve"> או כזית, אשירים בקמיצה </w:t>
      </w:r>
      <w:ins w:id="90755" w:author="מנוע מכני" w:date="2026-10-11T12:04:40Z">
        <w:r>
          <w:rPr>
            <w:rtl/>
          </w:rPr>
          <w:t xml:space="preserve">גם</w:t>
        </w:r>
      </w:ins>
      <w:del w:id="90756" w:author="מנוע מכני" w:date="2026-10-11T12:04:40Z">
        <w:r>
          <w:rPr>
            <w:rtl/>
          </w:rPr>
          <w:delText xml:space="preserve">נמי</w:delText>
        </w:r>
      </w:del>
      <w:r>
        <w:rPr>
          <w:rtl/>
        </w:rPr>
        <w:t xml:space="preserve"> לאכול שירים </w:t>
      </w:r>
      <w:r>
        <w:rPr>
          <w:rtl/>
        </w:rPr>
        <w:t xml:space="preserve">לא</w:t>
      </w:r>
      <w:r>
        <w:rPr>
          <w:rtl/>
        </w:rPr>
        <w:t xml:space="preserve"> תני או כזית, ותני סיפא: פיגול וחייבין עליו כרת, </w:t>
      </w:r>
      <w:ins w:id="95623" w:author="מנוע מכני" w:date="2026-10-11T12:04:40Z">
        <w:r>
          <w:rPr>
            <w:rtl/>
          </w:rPr>
          <w:t xml:space="preserve">ומשמע ש</w:t>
        </w:r>
      </w:ins>
      <w:del w:id="95624" w:author="מנוע מכני" w:date="2026-10-11T12:04:40Z">
        <w:r>
          <w:rPr>
            <w:rtl/>
          </w:rPr>
          <w:delText xml:space="preserve">אלמא </w:delText>
        </w:r>
      </w:del>
      <w:r>
        <w:rPr>
          <w:rtl/>
        </w:rPr>
        <w:t xml:space="preserve">מהניא </w:t>
      </w:r>
      <w:ins w:id="95655" w:author="מנוע מכני" w:date="2026-10-11T12:04:40Z">
        <w:r>
          <w:rPr>
            <w:rtl/>
          </w:rPr>
          <w:t xml:space="preserve">להם</w:t>
        </w:r>
      </w:ins>
      <w:del w:id="95656" w:author="מנוע מכני" w:date="2026-10-11T12:04:40Z">
        <w:r>
          <w:rPr>
            <w:rtl/>
          </w:rPr>
          <w:delText xml:space="preserve">להו</w:delText>
        </w:r>
      </w:del>
      <w:r>
        <w:rPr>
          <w:rtl/>
        </w:rPr>
        <w:t xml:space="preserve"> הקטרה.</w:t>
      </w:r>
    </w:p>
    <w:p w:rsidR="00DA63EC" w:rsidRDefault="00DA63EC" w:rsidP="00DA63EC">
      <w:pPr>
        <w:pStyle w:val="afff3"/>
        <w:framePr w:wrap="around"/>
        <w:rPr>
          <w:rtl/>
        </w:rPr>
      </w:pPr>
      <w:r>
        <w:rPr>
          <w:rFonts w:hint="cs"/>
          <w:rtl/>
        </w:rPr>
        <w:t>יב:</w:t>
      </w:r>
    </w:p>
    <w:p>
      <w:pPr>
        <w:pStyle w:val="38"/>
        <w:rPr>
          <w:ins w:id="98243" w:author="מנוע מכני" w:date="2026-10-11T12:04:40Z"/>
        </w:rPr>
      </w:pPr>
      <w:r w:rsidRPr="003E0370">
        <w:t xml:space="preserve">א"ל</w:t>
      </w:r>
      <w:r w:rsidRPr="003E0370">
        <w:t xml:space="preserve"> אביי:</w:t>
      </w:r>
    </w:p>
    <w:p w:rsidR="00DA63EC" w:rsidRDefault="00DA63EC" w:rsidP="00DA63EC">
      <w:pPr>
        <w:tabs>
          <w:tab w:val="center" w:pos="2835"/>
        </w:tabs>
        <w:rPr>
          <w:rtl/>
        </w:rPr>
      </w:pPr>
      <w:del w:id="98244" w:author="מנוע מכני" w:date="2026-10-11T12:04:40Z">
        <w:r>
          <w:rPr>
            <w:rtl/>
          </w:rPr>
          <w:delText xml:space="preserve"> </w:delText>
        </w:r>
      </w:del>
      <w:r>
        <w:rPr>
          <w:rtl/>
        </w:rPr>
        <w:t xml:space="preserve">לא</w:t>
      </w:r>
      <w:r>
        <w:rPr>
          <w:rtl/>
        </w:rPr>
        <w:t xml:space="preserve">, </w:t>
      </w:r>
      <w:ins w:id="90757" w:author="מנוע מכני" w:date="2026-10-11T12:04:40Z">
        <w:r>
          <w:rPr>
            <w:rFonts w:hint="cs"/>
            <w:rtl/>
          </w:rPr>
          <w:t xml:space="preserve">שהרי</w:t>
        </w:r>
      </w:ins>
      <w:del w:id="90758" w:author="מנוע מכני" w:date="2026-10-11T12:04:40Z">
        <w:r>
          <w:rPr>
            <w:rFonts w:hint="cs"/>
            <w:rtl/>
          </w:rPr>
          <w:delText xml:space="preserve">ד</w:delText>
        </w:r>
        <w:r>
          <w:rPr>
            <w:rtl/>
          </w:rPr>
          <w:delText xml:space="preserve">הא</w:delText>
        </w:r>
      </w:del>
      <w:r>
        <w:rPr>
          <w:rtl/>
        </w:rPr>
        <w:t xml:space="preserve"> </w:t>
      </w:r>
      <w:r>
        <w:rPr>
          <w:rStyle w:val="2fb"/>
          <w:rtl/>
        </w:rPr>
        <w:t xml:space="preserve">ר"א</w:t>
      </w:r>
      <w:r>
        <w:rPr>
          <w:rtl/>
        </w:rPr>
        <w:t xml:space="preserve"> היא, </w:t>
      </w:r>
      <w:r>
        <w:rPr>
          <w:rtl/>
        </w:rPr>
        <w:t xml:space="preserve">דתנן</w:t>
      </w:r>
      <w:r>
        <w:rPr>
          <w:rtl/>
        </w:rPr>
        <w:t xml:space="preserve">: הקומץ, והלבונה, והקטרת, ומנחת כהנים, ומנחת כהן משיח, ומנחת נסכים, שהקריב מאחת מהן כזית בחוץ - חייב, </w:t>
      </w:r>
      <w:ins w:id="90321" w:author="מנוע מכני" w:date="2026-10-11T12:04:40Z">
        <w:r>
          <w:rPr>
            <w:rStyle w:val="2fb"/>
            <w:u w:val="single"/>
            <w:rtl/>
          </w:rPr>
          <w:t xml:space="preserve">ור"א</w:t>
        </w:r>
      </w:ins>
      <w:del w:id="90322" w:author="מנוע מכני" w:date="2026-10-11T12:04:40Z">
        <w:r w:rsidRPr="0096670A">
          <w:rPr>
            <w:u w:val="single"/>
            <w:rtl/>
          </w:rPr>
          <w:delText xml:space="preserve">ורבי אלעזר</w:delText>
        </w:r>
      </w:del>
      <w:r w:rsidRPr="0096670A">
        <w:rPr>
          <w:u w:val="single"/>
          <w:rtl/>
        </w:rPr>
        <w:t xml:space="preserve"> פוטר </w:t>
      </w:r>
      <w:r>
        <w:rPr>
          <w:rtl/>
        </w:rPr>
        <w:t xml:space="preserve">עד שיקריב את כולו</w:t>
      </w:r>
      <w:ins w:id="94185" w:author="מנוע מכני" w:date="2026-10-11T12:04:40Z">
        <w:r>
          <w:rPr>
            <w:rtl/>
          </w:rPr>
          <w:t xml:space="preserve">,</w:t>
        </w:r>
      </w:ins>
      <w:del w:id="94186" w:author="מנוע מכני" w:date="2026-10-11T12:04:40Z">
        <w:r>
          <w:rPr>
            <w:rtl/>
          </w:rPr>
          <w:delText xml:space="preserve">;</w:delText>
        </w:r>
      </w:del>
      <w:r>
        <w:rPr>
          <w:rtl/>
        </w:rPr>
        <w:t xml:space="preserve"> </w:t>
      </w:r>
    </w:p>
    <w:p w:rsidR="00DA63EC" w:rsidRPr="00E105BC" w:rsidRDefault="00DA63EC" w:rsidP="00DA63EC">
      <w:pPr>
        <w:tabs>
          <w:tab w:val="center" w:pos="2835"/>
        </w:tabs>
        <w:rPr>
          <w:spacing w:val="-2"/>
          <w:rtl/>
        </w:rPr>
      </w:pPr>
      <w:r w:rsidRPr="00E105BC">
        <w:rPr>
          <w:spacing w:val="-2"/>
          <w:rtl/>
        </w:rPr>
        <w:t xml:space="preserve">כיון דבהקטרת קמיצה </w:t>
      </w:r>
      <w:r w:rsidRPr="00E105BC">
        <w:rPr>
          <w:spacing w:val="-2"/>
          <w:rtl/>
        </w:rPr>
        <w:t xml:space="preserve">לא</w:t>
      </w:r>
      <w:r w:rsidRPr="00E105BC">
        <w:rPr>
          <w:spacing w:val="-2"/>
          <w:rtl/>
        </w:rPr>
        <w:t xml:space="preserve"> </w:t>
      </w:r>
      <w:ins w:id="96923" w:author="מנוע מכני" w:date="2026-10-11T12:04:40Z">
        <w:r>
          <w:rPr>
            <w:spacing w:val="-2"/>
            <w:rtl/>
          </w:rPr>
          <w:t xml:space="preserve">שונה</w:t>
        </w:r>
      </w:ins>
      <w:del w:id="96924" w:author="מנוע מכני" w:date="2026-10-11T12:04:40Z">
        <w:r w:rsidRPr="00E105BC">
          <w:rPr>
            <w:spacing w:val="-2"/>
            <w:rtl/>
          </w:rPr>
          <w:delText xml:space="preserve">מתני</w:delText>
        </w:r>
      </w:del>
      <w:r w:rsidRPr="00E105BC">
        <w:rPr>
          <w:spacing w:val="-2"/>
          <w:rtl/>
        </w:rPr>
        <w:t xml:space="preserve"> </w:t>
      </w:r>
      <w:ins w:id="92495" w:author="מנוע מכני" w:date="2026-10-11T12:04:40Z">
        <w:r>
          <w:rPr>
            <w:spacing w:val="-2"/>
            <w:rtl/>
          </w:rPr>
          <w:t xml:space="preserve">לו</w:t>
        </w:r>
      </w:ins>
      <w:del w:id="92496" w:author="מנוע מכני" w:date="2026-10-11T12:04:40Z">
        <w:r w:rsidRPr="00E105BC">
          <w:rPr>
            <w:spacing w:val="-2"/>
            <w:rtl/>
          </w:rPr>
          <w:delText xml:space="preserve">ליה</w:delText>
        </w:r>
      </w:del>
      <w:r w:rsidRPr="00E105BC">
        <w:rPr>
          <w:spacing w:val="-2"/>
          <w:rtl/>
        </w:rPr>
        <w:t xml:space="preserve"> או כזית מקומצה בחוץ, בשירים </w:t>
      </w:r>
      <w:ins w:id="90759" w:author="מנוע מכני" w:date="2026-10-11T12:04:40Z">
        <w:r>
          <w:rPr>
            <w:spacing w:val="-2"/>
            <w:rtl/>
          </w:rPr>
          <w:t xml:space="preserve">גם</w:t>
        </w:r>
      </w:ins>
      <w:del w:id="90760" w:author="מנוע מכני" w:date="2026-10-11T12:04:40Z">
        <w:r w:rsidRPr="00E105BC">
          <w:rPr>
            <w:spacing w:val="-2"/>
            <w:rtl/>
          </w:rPr>
          <w:delText xml:space="preserve">נמי</w:delText>
        </w:r>
      </w:del>
      <w:r w:rsidRPr="00E105BC">
        <w:rPr>
          <w:spacing w:val="-2"/>
          <w:rtl/>
        </w:rPr>
        <w:t xml:space="preserve"> </w:t>
      </w:r>
      <w:r w:rsidRPr="00E105BC">
        <w:rPr>
          <w:spacing w:val="-2"/>
          <w:rtl/>
        </w:rPr>
        <w:t xml:space="preserve">לא</w:t>
      </w:r>
      <w:r w:rsidRPr="00E105BC">
        <w:rPr>
          <w:spacing w:val="-2"/>
          <w:rtl/>
        </w:rPr>
        <w:t xml:space="preserve"> </w:t>
      </w:r>
      <w:ins w:id="96925" w:author="מנוע מכני" w:date="2026-10-11T12:04:40Z">
        <w:r>
          <w:rPr>
            <w:spacing w:val="-2"/>
            <w:rtl/>
          </w:rPr>
          <w:t xml:space="preserve">שונה</w:t>
        </w:r>
      </w:ins>
      <w:del w:id="96926" w:author="מנוע מכני" w:date="2026-10-11T12:04:40Z">
        <w:r w:rsidRPr="00E105BC">
          <w:rPr>
            <w:spacing w:val="-2"/>
            <w:rtl/>
          </w:rPr>
          <w:delText xml:space="preserve">מתני</w:delText>
        </w:r>
      </w:del>
      <w:r w:rsidRPr="00E105BC">
        <w:rPr>
          <w:spacing w:val="-2"/>
          <w:rtl/>
        </w:rPr>
        <w:t xml:space="preserve"> </w:t>
      </w:r>
      <w:ins w:id="92497" w:author="מנוע מכני" w:date="2026-10-11T12:04:40Z">
        <w:r>
          <w:rPr>
            <w:spacing w:val="-2"/>
            <w:rtl/>
          </w:rPr>
          <w:t xml:space="preserve">לו</w:t>
        </w:r>
      </w:ins>
      <w:del w:id="92498" w:author="מנוע מכני" w:date="2026-10-11T12:04:40Z">
        <w:r w:rsidRPr="00E105BC">
          <w:rPr>
            <w:spacing w:val="-2"/>
            <w:rtl/>
          </w:rPr>
          <w:delText xml:space="preserve">ליה</w:delText>
        </w:r>
      </w:del>
      <w:r w:rsidRPr="00E105BC">
        <w:rPr>
          <w:spacing w:val="-2"/>
          <w:rtl/>
        </w:rPr>
        <w:t xml:space="preserve"> או כזית.</w:t>
      </w:r>
    </w:p>
    <w:p w:rsidR="00DA63EC" w:rsidRDefault="00DA63EC" w:rsidP="00DA63EC">
      <w:pPr>
        <w:tabs>
          <w:tab w:val="center" w:pos="2835"/>
        </w:tabs>
        <w:rPr>
          <w:rtl/>
        </w:rPr>
      </w:pPr>
      <w:r w:rsidRPr="0096670A">
        <w:rPr>
          <w:rFonts w:hint="cs"/>
          <w:u w:val="single"/>
          <w:rtl/>
        </w:rPr>
        <w:t>ו</w:t>
      </w:r>
      <w:r>
        <w:rPr>
          <w:rFonts w:hint="cs"/>
          <w:u w:val="single"/>
          <w:rtl/>
        </w:rPr>
        <w:t xml:space="preserve">השיב </w:t>
      </w:r>
      <w:ins w:id="96035" w:author="מנוע מכני" w:date="2026-10-11T12:04:40Z">
        <w:r>
          <w:rPr>
            <w:rFonts w:hint="cs"/>
            <w:rtl/>
          </w:rPr>
          <w:t xml:space="preserve">דאם </w:t>
        </w:r>
      </w:ins>
      <w:del w:id="96036" w:author="מנוע מכני" w:date="2026-10-11T12:04:40Z">
        <w:r>
          <w:rPr>
            <w:rFonts w:hint="cs"/>
            <w:rtl/>
          </w:rPr>
          <w:delText xml:space="preserve">דאי </w:delText>
        </w:r>
      </w:del>
      <w:r>
        <w:rPr>
          <w:rStyle w:val="2fb"/>
          <w:rtl/>
        </w:rPr>
        <w:t>ר"</w:t>
      </w:r>
      <w:r>
        <w:rPr>
          <w:rStyle w:val="2fb"/>
          <w:rFonts w:hint="cs"/>
          <w:rtl/>
        </w:rPr>
        <w:t>א</w:t>
      </w:r>
      <w:r>
        <w:rPr>
          <w:rtl/>
        </w:rPr>
        <w:t xml:space="preserve">, </w:t>
      </w:r>
      <w:ins w:id="92501" w:author="מנוע מכני" w:date="2026-10-11T12:04:40Z">
        <w:r>
          <w:rPr>
            <w:rtl/>
          </w:rPr>
          <w:t xml:space="preserve">זה</w:t>
        </w:r>
      </w:ins>
      <w:del w:id="92502" w:author="מנוע מכני" w:date="2026-10-11T12:04:40Z">
        <w:r>
          <w:rPr>
            <w:rtl/>
          </w:rPr>
          <w:delText xml:space="preserve">האי</w:delText>
        </w:r>
      </w:del>
      <w:r>
        <w:rPr>
          <w:rtl/>
        </w:rPr>
        <w:t xml:space="preserve"> להקטיר קומצה, להקטיר קומצה ולבונתה </w:t>
      </w:r>
      <w:ins w:id="97265" w:author="מנוע מכני" w:date="2026-10-11T12:04:40Z">
        <w:r>
          <w:rPr>
            <w:rtl/>
          </w:rPr>
          <w:t xml:space="preserve">צריך</w:t>
        </w:r>
      </w:ins>
      <w:del w:id="97266" w:author="מנוע מכני" w:date="2026-10-11T12:04:40Z">
        <w:r>
          <w:rPr>
            <w:rtl/>
          </w:rPr>
          <w:delText xml:space="preserve">מיבעי</w:delText>
        </w:r>
      </w:del>
      <w:r>
        <w:rPr>
          <w:rtl/>
        </w:rPr>
        <w:t xml:space="preserve"> </w:t>
      </w:r>
      <w:ins w:id="92499" w:author="מנוע מכני" w:date="2026-10-11T12:04:40Z">
        <w:r>
          <w:rPr>
            <w:rtl/>
          </w:rPr>
          <w:t xml:space="preserve">לו</w:t>
        </w:r>
      </w:ins>
      <w:del w:id="92500" w:author="מנוע מכני" w:date="2026-10-11T12:04:40Z">
        <w:r>
          <w:rPr>
            <w:rtl/>
          </w:rPr>
          <w:delText xml:space="preserve">ליה</w:delText>
        </w:r>
      </w:del>
      <w:r>
        <w:rPr>
          <w:rtl/>
        </w:rPr>
        <w:t xml:space="preserve">!</w:t>
      </w:r>
    </w:p>
    <w:p>
      <w:pPr>
        <w:pStyle w:val="38"/>
        <w:rPr>
          <w:ins w:id="98245" w:author="מנוע מכני" w:date="2026-10-11T12:04:40Z"/>
        </w:rPr>
      </w:pPr>
      <w:r w:rsidRPr="00E105BC">
        <w:lastRenderedPageBreak/>
        <w:t xml:space="preserve">דתנן</w:t>
      </w:r>
      <w:r w:rsidRPr="00E105BC">
        <w:lastRenderedPageBreak/>
        <w:t xml:space="preserve">:</w:t>
      </w:r>
    </w:p>
    <w:p w:rsidR="00DA63EC" w:rsidRPr="00E105BC" w:rsidRDefault="00DA63EC" w:rsidP="00DA63EC">
      <w:pPr>
        <w:tabs>
          <w:tab w:val="center" w:pos="2835"/>
        </w:tabs>
        <w:rPr>
          <w:spacing w:val="-6"/>
          <w:rtl/>
        </w:rPr>
      </w:pPr>
      <w:del w:id="98246" w:author="מנוע מכני" w:date="2026-10-11T12:04:40Z">
        <w:r w:rsidRPr="00E105BC">
          <w:rPr>
            <w:spacing w:val="-6"/>
            <w:rtl/>
          </w:rPr>
          <w:lastRenderedPageBreak/>
          <w:delText xml:space="preserve"> </w:delText>
        </w:r>
      </w:del>
      <w:r w:rsidRPr="00E105BC">
        <w:rPr>
          <w:spacing w:val="-6"/>
          <w:rtl/>
        </w:rPr>
        <w:lastRenderedPageBreak/>
        <w:t xml:space="preserve">הקומץ והלבונה שהקריב את אחד מהן בחוץ - חייב, </w:t>
      </w:r>
      <w:ins w:id="90323" w:author="מנוע מכני" w:date="2026-10-11T12:04:40Z">
        <w:r>
          <w:rPr>
            <w:rStyle w:val="2fb"/>
            <w:spacing w:val="-6"/>
            <w:rtl/>
          </w:rPr>
          <w:t xml:space="preserve">ור"א</w:t>
        </w:r>
      </w:ins>
      <w:del w:id="90324" w:author="מנוע מכני" w:date="2026-10-11T12:04:40Z">
        <w:r w:rsidRPr="00E105BC">
          <w:rPr>
            <w:spacing w:val="-6"/>
            <w:rtl/>
          </w:rPr>
          <w:lastRenderedPageBreak/>
          <w:delText xml:space="preserve">ורבי אלעזר</w:delText>
        </w:r>
      </w:del>
      <w:r w:rsidRPr="00E105BC">
        <w:rPr>
          <w:spacing w:val="-6"/>
          <w:rtl/>
        </w:rPr>
        <w:lastRenderedPageBreak/>
        <w:t xml:space="preserve"> פוטר עד שיקריב את שניהם!</w:t>
      </w:r>
    </w:p>
    <w:p w:rsidR="00DA63EC" w:rsidRDefault="00DA63EC" w:rsidP="00DA63EC">
      <w:pPr>
        <w:tabs>
          <w:tab w:val="center" w:pos="2835"/>
        </w:tabs>
        <w:rPr>
          <w:rtl/>
        </w:rPr>
      </w:pPr>
      <w:r>
        <w:rPr>
          <w:rFonts w:hint="cs"/>
          <w:rtl/>
        </w:rPr>
        <w:t>והשיב דנ</w:t>
      </w:r>
      <w:r>
        <w:rPr>
          <w:rtl/>
        </w:rPr>
        <w:t>צרכא לקומץ דמנחת חוטא.</w:t>
      </w:r>
      <w:r>
        <w:rPr>
          <w:rFonts w:hint="cs"/>
          <w:rtl/>
        </w:rPr>
        <w:t xml:space="preserve"> </w:t>
      </w:r>
      <w:r>
        <w:rPr>
          <w:rtl/>
        </w:rPr>
        <w:t xml:space="preserve">ואיכפל תנא </w:t>
      </w:r>
      <w:ins w:id="90031" w:author="Claude - סמנטי" w:date="2026-10-11T12:27:00Z">
        <w:r>
          <w:rPr>
            <w:rtl/>
          </w:rPr>
          <w:t xml:space="preserve">להשמיענו</w:t>
        </w:r>
      </w:ins>
      <w:del w:id="90032" w:author="Claude - סמנטי" w:date="2026-10-11T12:27:00Z">
        <w:r>
          <w:rPr>
            <w:rtl/>
          </w:rPr>
          <w:delText xml:space="preserve">לאשמועינן</w:delText>
        </w:r>
      </w:del>
      <w:r>
        <w:rPr>
          <w:rtl/>
        </w:rPr>
        <w:t xml:space="preserve"> קומץ דמנחת חוטא</w:t>
      </w:r>
      <w:r>
        <w:rPr>
          <w:rFonts w:hint="cs"/>
          <w:rtl/>
        </w:rPr>
        <w:t>!</w:t>
      </w:r>
    </w:p>
    <w:p w:rsidR="00DA63EC" w:rsidRDefault="00DA63EC" w:rsidP="00DA63EC">
      <w:pPr>
        <w:tabs>
          <w:tab w:val="center" w:pos="2835"/>
        </w:tabs>
        <w:rPr>
          <w:rtl/>
        </w:rPr>
      </w:pPr>
      <w:r w:rsidRPr="00F92E22">
        <w:rPr>
          <w:u w:val="single"/>
          <w:rtl/>
        </w:rPr>
        <w:t xml:space="preserve">וכן </w:t>
      </w:r>
      <w:ins w:id="96641" w:author="מנוע מכני" w:date="2026-10-11T12:04:40Z">
        <w:r>
          <w:rPr>
            <w:u w:val="single"/>
            <w:rtl/>
          </w:rPr>
          <w:t xml:space="preserve">כשבא</w:t>
        </w:r>
      </w:ins>
      <w:del w:id="96642" w:author="מנוע מכני" w:date="2026-10-11T12:04:40Z">
        <w:r w:rsidRPr="00F92E22">
          <w:rPr>
            <w:u w:val="single"/>
            <w:rtl/>
          </w:rPr>
          <w:delText xml:space="preserve">כי </w:delText>
        </w:r>
        <w:r>
          <w:rPr>
            <w:u w:val="single"/>
            <w:rtl/>
          </w:rPr>
          <w:delText xml:space="preserve">בא</w:delText>
        </w:r>
      </w:del>
      <w:ins w:id="92503" w:author="מנוע מכני" w:date="2026-10-11T12:04:40Z"/>
      <w:del w:id="92504" w:author="מנוע מכני" w:date="2026-10-11T12:04:40Z">
        <w:r w:rsidRPr="00F92E22">
          <w:rPr>
            <w:u w:val="single"/>
            <w:rtl/>
          </w:rPr>
          <w:delText xml:space="preserve">אתא</w:delText>
        </w:r>
      </w:del>
      <w:r w:rsidRPr="00F92E22">
        <w:rPr>
          <w:u w:val="single"/>
          <w:rtl/>
        </w:rPr>
        <w:t xml:space="preserve"> </w:t>
      </w:r>
      <w:r w:rsidRPr="00F92E22">
        <w:rPr>
          <w:rStyle w:val="2fb"/>
          <w:u w:val="single"/>
          <w:rtl/>
        </w:rPr>
        <w:t xml:space="preserve">ר</w:t>
      </w:r>
      <w:r>
        <w:rPr>
          <w:rStyle w:val="2fb"/>
          <w:u w:val="single"/>
          <w:rtl/>
        </w:rPr>
        <w:t>"</w:t>
      </w:r>
      <w:r w:rsidRPr="00F92E22">
        <w:rPr>
          <w:rStyle w:val="2fb"/>
          <w:rFonts w:hint="cs"/>
          <w:u w:val="single"/>
          <w:rtl/>
        </w:rPr>
        <w:t xml:space="preserve">ד</w:t>
      </w:r>
      <w:r w:rsidRPr="00F92E22">
        <w:rPr>
          <w:rFonts w:hint="cs"/>
          <w:u w:val="single"/>
          <w:rtl/>
        </w:rPr>
        <w:t xml:space="preserve"> </w:t>
      </w:r>
      <w:r w:rsidRPr="00F92E22">
        <w:rPr>
          <w:rStyle w:val="2fb"/>
          <w:rFonts w:hint="cs"/>
          <w:u w:val="single"/>
          <w:rtl/>
        </w:rPr>
        <w:t xml:space="preserve">מר</w:t>
      </w:r>
      <w:r>
        <w:rPr>
          <w:rStyle w:val="2fb"/>
          <w:u w:val="single"/>
          <w:rtl/>
        </w:rPr>
        <w:t>"</w:t>
      </w:r>
      <w:r w:rsidRPr="00F92E22">
        <w:rPr>
          <w:rStyle w:val="2fb"/>
          <w:rFonts w:hint="cs"/>
          <w:u w:val="single"/>
          <w:rtl/>
        </w:rPr>
        <w:t>א</w:t>
      </w:r>
      <w:r>
        <w:rPr>
          <w:rtl/>
        </w:rPr>
        <w:t xml:space="preserve"> קומץ דמנחת חוטא הוא, </w:t>
      </w:r>
      <w:ins w:id="90325" w:author="מנוע מכני" w:date="2026-10-11T12:04:40Z">
        <w:r>
          <w:rPr>
            <w:rStyle w:val="2fb"/>
            <w:rtl/>
          </w:rPr>
          <w:t xml:space="preserve">ור"א</w:t>
        </w:r>
      </w:ins>
      <w:del w:id="90326" w:author="מנוע מכני" w:date="2026-10-11T12:04:40Z">
        <w:r>
          <w:rPr>
            <w:rtl/>
          </w:rPr>
          <w:delText xml:space="preserve">ורבי אלעזר</w:delText>
        </w:r>
      </w:del>
      <w:r>
        <w:rPr>
          <w:rtl/>
        </w:rPr>
        <w:t xml:space="preserve"> היא.</w:t>
      </w:r>
    </w:p>
    <w:p>
      <w:pPr>
        <w:pStyle w:val="38"/>
        <w:rPr>
          <w:ins w:id="98248" w:author="מנוע מכני" w:date="2026-10-11T12:04:40Z"/>
        </w:rPr>
      </w:pPr>
      <w:del w:id="98247" w:author="מנוע מכני" w:date="2026-10-11T12:04:40Z">
        <w:r>
          <w:delText xml:space="preserve">•</w:delText>
        </w:r>
      </w:del>
      <w:r>
        <w:t xml:space="preserve"> הדר </w:t>
      </w:r>
      <w:r>
        <w:t xml:space="preserve">אמר</w:t>
      </w:r>
      <w:r>
        <w:t xml:space="preserve"> רבא:</w:t>
      </w:r>
    </w:p>
    <w:p w:rsidR="00DA63EC" w:rsidRDefault="00DA63EC" w:rsidP="00DA63EC">
      <w:pPr>
        <w:tabs>
          <w:tab w:val="center" w:pos="2835"/>
        </w:tabs>
        <w:rPr>
          <w:rtl/>
        </w:rPr>
      </w:pPr>
      <w:del w:id="98249" w:author="מנוע מכני" w:date="2026-10-11T12:04:40Z">
        <w:r>
          <w:rPr>
            <w:rtl/>
          </w:rPr>
          <w:delText xml:space="preserve"> </w:delText>
        </w:r>
      </w:del>
      <w:ins w:id="90767" w:author="מנוע מכני" w:date="2026-10-11T12:04:40Z">
        <w:r>
          <w:rPr>
            <w:rtl/>
          </w:rPr>
          <w:t xml:space="preserve">לא</w:t>
        </w:r>
      </w:ins>
      <w:del w:id="90768" w:author="מנוע מכני" w:date="2026-10-11T12:04:40Z">
        <w:r>
          <w:rPr>
            <w:rtl/>
          </w:rPr>
          <w:delText xml:space="preserve">לאו</w:delText>
        </w:r>
      </w:del>
      <w:r>
        <w:rPr>
          <w:rtl/>
        </w:rPr>
        <w:t xml:space="preserve"> </w:t>
      </w:r>
      <w:ins w:id="90761" w:author="מנוע מכני" w:date="2026-10-11T12:04:40Z">
        <w:r>
          <w:rPr>
            <w:rtl/>
          </w:rPr>
          <w:t xml:space="preserve">דבר</w:t>
        </w:r>
      </w:ins>
      <w:del w:id="90762" w:author="מנוע מכני" w:date="2026-10-11T12:04:40Z">
        <w:r>
          <w:rPr>
            <w:rtl/>
          </w:rPr>
          <w:delText xml:space="preserve">מילתא</w:delText>
        </w:r>
      </w:del>
      <w:r>
        <w:rPr>
          <w:rtl/>
        </w:rPr>
        <w:t xml:space="preserve"> היא </w:t>
      </w:r>
      <w:ins w:id="90763" w:author="מנוע מכני" w:date="2026-10-11T12:04:40Z">
        <w:r>
          <w:rPr>
            <w:rtl/>
          </w:rPr>
          <w:t xml:space="preserve">דאמרו</w:t>
        </w:r>
      </w:ins>
      <w:del w:id="90764" w:author="מנוע מכני" w:date="2026-10-11T12:04:40Z">
        <w:r>
          <w:rPr>
            <w:rtl/>
          </w:rPr>
          <w:delText xml:space="preserve">דאמרי</w:delText>
        </w:r>
      </w:del>
      <w:r>
        <w:rPr>
          <w:rtl/>
        </w:rPr>
        <w:t xml:space="preserve">, </w:t>
      </w:r>
      <w:r>
        <w:rPr>
          <w:rtl/>
        </w:rPr>
        <w:t xml:space="preserve">דתניא</w:t>
      </w:r>
      <w:r>
        <w:rPr>
          <w:rtl/>
        </w:rPr>
        <w:t xml:space="preserve">: קדש קדשים הוא, שאם נפרסה אחת מהן חלותיה - כולן פסולות, הא יצאת - </w:t>
      </w:r>
      <w:ins w:id="92505" w:author="מנוע מכני" w:date="2026-10-11T12:04:40Z">
        <w:r>
          <w:rPr>
            <w:rtl/>
          </w:rPr>
          <w:t xml:space="preserve">אלו</w:t>
        </w:r>
      </w:ins>
      <w:del w:id="92506" w:author="מנוע מכני" w:date="2026-10-11T12:04:40Z">
        <w:r>
          <w:rPr>
            <w:rtl/>
          </w:rPr>
          <w:delText xml:space="preserve">הני</w:delText>
        </w:r>
      </w:del>
      <w:r>
        <w:rPr>
          <w:rtl/>
        </w:rPr>
        <w:t xml:space="preserve"> </w:t>
      </w:r>
      <w:ins w:id="90765" w:author="מנוע מכני" w:date="2026-10-11T12:04:40Z">
        <w:r>
          <w:rPr>
            <w:rtl/>
          </w:rPr>
          <w:t xml:space="preserve">דיש</w:t>
        </w:r>
      </w:ins>
      <w:del w:id="90766" w:author="מנוע מכני" w:date="2026-10-11T12:04:40Z">
        <w:r>
          <w:rPr>
            <w:rtl/>
          </w:rPr>
          <w:delText xml:space="preserve">דאיכא</w:delText>
        </w:r>
      </w:del>
      <w:r>
        <w:rPr>
          <w:rtl/>
        </w:rPr>
        <w:t xml:space="preserve"> גוואי כשרות, </w:t>
      </w:r>
    </w:p>
    <w:p>
      <w:pPr>
        <w:pStyle w:val="38"/>
        <w:rPr>
          <w:ins w:id="98250" w:author="מנוע מכני" w:date="2026-10-11T12:04:40Z"/>
        </w:rPr>
      </w:pPr>
      <w:r>
        <w:t xml:space="preserve">והיינו</w:t>
      </w:r>
    </w:p>
    <w:p w:rsidR="00DA63EC" w:rsidRDefault="00DA63EC" w:rsidP="00DA63EC">
      <w:pPr>
        <w:tabs>
          <w:tab w:val="center" w:pos="2835"/>
        </w:tabs>
        <w:rPr>
          <w:rtl/>
        </w:rPr>
      </w:pPr>
      <w:del w:id="98251" w:author="מנוע מכני" w:date="2026-10-11T12:04:40Z">
        <w:r>
          <w:rPr>
            <w:rFonts w:hint="cs"/>
            <w:rtl/>
          </w:rPr>
          <w:delText xml:space="preserve"> </w:delText>
        </w:r>
      </w:del>
      <w:r>
        <w:rPr>
          <w:rFonts w:hint="cs"/>
          <w:rtl/>
        </w:rPr>
        <w:t xml:space="preserve">כמ</w:t>
      </w:r>
      <w:r>
        <w:rPr>
          <w:rtl/>
        </w:rPr>
        <w:t>"</w:t>
      </w:r>
      <w:r>
        <w:rPr>
          <w:rFonts w:hint="cs"/>
          <w:rtl/>
        </w:rPr>
        <w:t xml:space="preserve">ד: </w:t>
      </w:r>
      <w:r>
        <w:rPr>
          <w:rtl/>
        </w:rPr>
        <w:t>זריקה מועלת ליוצא</w:t>
      </w:r>
      <w:r>
        <w:rPr>
          <w:rFonts w:hint="cs"/>
          <w:rtl/>
        </w:rPr>
        <w:t xml:space="preserve">- </w:t>
      </w:r>
      <w:r>
        <w:rPr>
          <w:rStyle w:val="2fb"/>
          <w:rFonts w:hint="cs"/>
          <w:rtl/>
        </w:rPr>
        <w:t xml:space="preserve">ו</w:t>
      </w:r>
      <w:r>
        <w:rPr>
          <w:rStyle w:val="2fb"/>
          <w:rtl/>
        </w:rPr>
        <w:t xml:space="preserve">ר"ע</w:t>
      </w:r>
      <w:r>
        <w:rPr>
          <w:rtl/>
        </w:rPr>
        <w:t xml:space="preserve"> היא, </w:t>
      </w:r>
      <w:ins w:id="92507" w:author="מנוע מכני" w:date="2026-10-11T12:04:40Z">
        <w:r>
          <w:rPr>
            <w:rtl/>
          </w:rPr>
          <w:t xml:space="preserve">ואומר</w:t>
        </w:r>
      </w:ins>
      <w:del w:id="92508" w:author="מנוע מכני" w:date="2026-10-11T12:04:40Z">
        <w:r>
          <w:rPr>
            <w:rtl/>
          </w:rPr>
          <w:delText xml:space="preserve">וקאמר</w:delText>
        </w:r>
      </w:del>
      <w:r>
        <w:rPr>
          <w:rtl/>
        </w:rPr>
        <w:t xml:space="preserve">: נפרסה </w:t>
      </w:r>
      <w:r>
        <w:rPr>
          <w:rtl/>
        </w:rPr>
        <w:t xml:space="preserve">לא</w:t>
      </w:r>
      <w:r>
        <w:rPr>
          <w:rtl/>
        </w:rPr>
        <w:t xml:space="preserve">.</w:t>
      </w:r>
    </w:p>
    <w:p>
      <w:pPr>
        <w:pStyle w:val="38"/>
        <w:rPr>
          <w:ins w:id="98252" w:author="מנוע מכני" w:date="2026-10-11T12:04:40Z"/>
        </w:rPr>
      </w:pPr>
      <w:r w:rsidRPr="00E105BC">
        <w:t xml:space="preserve">א"ל</w:t>
      </w:r>
      <w:r w:rsidRPr="00E105BC">
        <w:t xml:space="preserve"> אביי:</w:t>
      </w:r>
    </w:p>
    <w:p w:rsidR="00DA63EC" w:rsidRPr="00E105BC" w:rsidRDefault="00DA63EC" w:rsidP="00DA63EC">
      <w:pPr>
        <w:tabs>
          <w:tab w:val="center" w:pos="2835"/>
        </w:tabs>
        <w:rPr>
          <w:spacing w:val="-2"/>
          <w:rtl/>
        </w:rPr>
      </w:pPr>
      <w:del w:id="98253" w:author="מנוע מכני" w:date="2026-10-11T12:04:40Z">
        <w:r w:rsidRPr="00E105BC">
          <w:rPr>
            <w:spacing w:val="-2"/>
            <w:rtl/>
          </w:rPr>
          <w:delText xml:space="preserve"> </w:delText>
        </w:r>
      </w:del>
      <w:r w:rsidRPr="00E105BC">
        <w:rPr>
          <w:spacing w:val="-2"/>
          <w:rtl/>
        </w:rPr>
        <w:t xml:space="preserve">מי קתני הא יצאת? </w:t>
      </w:r>
      <w:ins w:id="92509" w:author="מנוע מכני" w:date="2026-10-11T12:04:40Z">
        <w:r>
          <w:rPr>
            <w:spacing w:val="-2"/>
            <w:rtl/>
          </w:rPr>
          <w:t xml:space="preserve">שמא</w:t>
        </w:r>
      </w:ins>
      <w:del w:id="92510" w:author="מנוע מכני" w:date="2026-10-11T12:04:40Z">
        <w:r w:rsidRPr="00E105BC">
          <w:rPr>
            <w:spacing w:val="-2"/>
            <w:rtl/>
          </w:rPr>
          <w:delText xml:space="preserve">דלמא</w:delText>
        </w:r>
      </w:del>
      <w:r w:rsidRPr="00E105BC">
        <w:rPr>
          <w:spacing w:val="-2"/>
          <w:rtl/>
        </w:rPr>
        <w:t xml:space="preserve"> הא נטמאת הנך כשרות, </w:t>
      </w:r>
      <w:r w:rsidRPr="00E105BC">
        <w:rPr>
          <w:spacing w:val="-2"/>
          <w:rtl/>
        </w:rPr>
        <w:t xml:space="preserve">מ"ט</w:t>
      </w:r>
      <w:r w:rsidRPr="00E105BC">
        <w:rPr>
          <w:spacing w:val="-2"/>
          <w:rtl/>
        </w:rPr>
        <w:t xml:space="preserve">? דמרצה ציץ, אבל יצאת </w:t>
      </w:r>
      <w:r w:rsidRPr="00E105BC">
        <w:rPr>
          <w:spacing w:val="-2"/>
          <w:rtl/>
        </w:rPr>
        <w:t xml:space="preserve">לא</w:t>
      </w:r>
      <w:r w:rsidRPr="00E105BC">
        <w:rPr>
          <w:spacing w:val="-2"/>
          <w:rtl/>
        </w:rPr>
        <w:t xml:space="preserve">, </w:t>
      </w:r>
    </w:p>
    <w:p w:rsidR="00DA63EC" w:rsidRDefault="00DA63EC" w:rsidP="00DA63EC">
      <w:pPr>
        <w:tabs>
          <w:tab w:val="center" w:pos="2835"/>
        </w:tabs>
        <w:rPr>
          <w:rtl/>
        </w:rPr>
      </w:pPr>
      <w:r>
        <w:rPr>
          <w:rStyle w:val="2fb"/>
          <w:rFonts w:hint="cs"/>
          <w:rtl/>
        </w:rPr>
        <w:t>ור</w:t>
      </w:r>
      <w:r>
        <w:rPr>
          <w:rStyle w:val="2fb"/>
          <w:rtl/>
        </w:rPr>
        <w:t>"</w:t>
      </w:r>
      <w:r>
        <w:rPr>
          <w:rStyle w:val="2fb"/>
          <w:rFonts w:hint="cs"/>
          <w:rtl/>
        </w:rPr>
        <w:t xml:space="preserve">א</w:t>
      </w:r>
      <w:r>
        <w:rPr>
          <w:rFonts w:hint="cs"/>
          <w:rtl/>
        </w:rPr>
        <w:t xml:space="preserve"> </w:t>
      </w:r>
      <w:r>
        <w:rPr>
          <w:rtl/>
        </w:rPr>
        <w:t xml:space="preserve">היא, דאין זריקה מועלת ליוצא</w:t>
      </w:r>
      <w:ins w:id="94187" w:author="מנוע מכני" w:date="2026-10-11T12:04:40Z">
        <w:r>
          <w:rPr>
            <w:rtl/>
          </w:rPr>
          <w:t xml:space="preserve">,</w:t>
        </w:r>
      </w:ins>
      <w:del w:id="94188" w:author="מנוע מכני" w:date="2026-10-11T12:04:40Z">
        <w:r>
          <w:rPr>
            <w:rtl/>
          </w:rPr>
          <w:delText xml:space="preserve">;</w:delText>
        </w:r>
      </w:del>
      <w:r>
        <w:rPr>
          <w:rtl/>
        </w:rPr>
        <w:t xml:space="preserve"> ובדין הוא דאיבעי </w:t>
      </w:r>
      <w:ins w:id="97799" w:author="מנוע מכני" w:date="2026-10-11T12:04:40Z">
        <w:r>
          <w:rPr>
            <w:rtl/>
          </w:rPr>
          <w:t xml:space="preserve">לשנות</w:t>
        </w:r>
      </w:ins>
      <w:del w:id="97800" w:author="מנוע מכני" w:date="2026-10-11T12:04:40Z">
        <w:r>
          <w:rPr>
            <w:rtl/>
          </w:rPr>
          <w:delText xml:space="preserve">למיתני</w:delText>
        </w:r>
      </w:del>
      <w:r>
        <w:rPr>
          <w:rtl/>
        </w:rPr>
        <w:t xml:space="preserve"> </w:t>
      </w:r>
      <w:ins w:id="90769" w:author="מנוע מכני" w:date="2026-10-11T12:04:40Z">
        <w:r>
          <w:rPr>
            <w:rtl/>
          </w:rPr>
          <w:t xml:space="preserve">גם</w:t>
        </w:r>
      </w:ins>
      <w:del w:id="90770" w:author="מנוע מכני" w:date="2026-10-11T12:04:40Z">
        <w:r>
          <w:rPr>
            <w:rtl/>
          </w:rPr>
          <w:delText xml:space="preserve">נמי</w:delText>
        </w:r>
      </w:del>
      <w:r>
        <w:rPr>
          <w:rtl/>
        </w:rPr>
        <w:t xml:space="preserve"> יצאת, </w:t>
      </w:r>
      <w:ins w:id="92513" w:author="מנוע מכני" w:date="2026-10-11T12:04:40Z">
        <w:r>
          <w:rPr>
            <w:rtl/>
          </w:rPr>
          <w:t xml:space="preserve">וזה</w:t>
        </w:r>
      </w:ins>
      <w:del w:id="92514" w:author="מנוע מכני" w:date="2026-10-11T12:04:40Z">
        <w:r>
          <w:rPr>
            <w:rtl/>
          </w:rPr>
          <w:delText xml:space="preserve">והאי</w:delText>
        </w:r>
      </w:del>
      <w:r>
        <w:rPr>
          <w:rtl/>
        </w:rPr>
        <w:t xml:space="preserve"> דקתני נפרסה, הא </w:t>
      </w:r>
      <w:r>
        <w:rPr>
          <w:rtl/>
        </w:rPr>
        <w:t xml:space="preserve">קמ"ל</w:t>
      </w:r>
      <w:r>
        <w:rPr>
          <w:rtl/>
        </w:rPr>
        <w:t xml:space="preserve">, דאפי' נפרסה </w:t>
      </w:r>
      <w:ins w:id="96525" w:author="מנוע מכני" w:date="2026-10-11T12:04:40Z">
        <w:r>
          <w:rPr>
            <w:rtl/>
          </w:rPr>
          <w:t xml:space="preserve">דישנו</w:t>
        </w:r>
      </w:ins>
      <w:del w:id="96526" w:author="מנוע מכני" w:date="2026-10-11T12:04:40Z">
        <w:r>
          <w:rPr>
            <w:rtl/>
          </w:rPr>
          <w:delText xml:space="preserve">דאיתיה</w:delText>
        </w:r>
      </w:del>
      <w:r>
        <w:rPr>
          <w:rtl/>
        </w:rPr>
        <w:t xml:space="preserve"> בפנים </w:t>
      </w:r>
      <w:r>
        <w:rPr>
          <w:rtl/>
        </w:rPr>
        <w:t xml:space="preserve">לא</w:t>
      </w:r>
      <w:r>
        <w:rPr>
          <w:rtl/>
        </w:rPr>
        <w:t xml:space="preserve"> מהניא </w:t>
      </w:r>
      <w:ins w:id="92511" w:author="מנוע מכני" w:date="2026-10-11T12:04:40Z">
        <w:r>
          <w:rPr>
            <w:rtl/>
          </w:rPr>
          <w:t xml:space="preserve">לו</w:t>
        </w:r>
      </w:ins>
      <w:del w:id="92512" w:author="מנוע מכני" w:date="2026-10-11T12:04:40Z">
        <w:r>
          <w:rPr>
            <w:rtl/>
          </w:rPr>
          <w:delText xml:space="preserve">ליה</w:delText>
        </w:r>
      </w:del>
      <w:r>
        <w:rPr>
          <w:rtl/>
        </w:rPr>
        <w:t xml:space="preserve"> הקטרה, </w:t>
      </w:r>
    </w:p>
    <w:p>
      <w:pPr>
        <w:pStyle w:val="38"/>
        <w:rPr>
          <w:ins w:id="98254" w:author="מנוע מכני" w:date="2026-10-11T12:04:40Z"/>
        </w:rPr>
      </w:pPr>
      <w:r>
        <w:t xml:space="preserve">אבל לר"ע דאמר:</w:t>
      </w:r>
    </w:p>
    <w:p w:rsidR="00DA63EC" w:rsidRDefault="00DA63EC" w:rsidP="00DA63EC">
      <w:pPr>
        <w:tabs>
          <w:tab w:val="center" w:pos="2835"/>
        </w:tabs>
        <w:rPr>
          <w:rtl/>
        </w:rPr>
      </w:pPr>
      <w:del w:id="98255" w:author="מנוע מכני" w:date="2026-10-11T12:04:40Z">
        <w:r>
          <w:rPr>
            <w:rtl/>
          </w:rPr>
          <w:delText xml:space="preserve"> </w:delText>
        </w:r>
      </w:del>
      <w:r>
        <w:rPr>
          <w:rtl/>
        </w:rPr>
        <w:t xml:space="preserve">זריקה מועלת ליוצא, אפי' חסרון </w:t>
      </w:r>
      <w:ins w:id="90771" w:author="מנוע מכני" w:date="2026-10-11T12:04:40Z">
        <w:r>
          <w:rPr>
            <w:rtl/>
          </w:rPr>
          <w:t xml:space="preserve">גם</w:t>
        </w:r>
      </w:ins>
      <w:del w:id="90772" w:author="מנוע מכני" w:date="2026-10-11T12:04:40Z">
        <w:r>
          <w:rPr>
            <w:rtl/>
          </w:rPr>
          <w:delText xml:space="preserve">נמי</w:delText>
        </w:r>
      </w:del>
      <w:r>
        <w:rPr>
          <w:rtl/>
        </w:rPr>
        <w:t xml:space="preserve"> מהניא </w:t>
      </w:r>
      <w:ins w:id="92515" w:author="מנוע מכני" w:date="2026-10-11T12:04:40Z">
        <w:r>
          <w:rPr>
            <w:rtl/>
          </w:rPr>
          <w:t xml:space="preserve">לו</w:t>
        </w:r>
      </w:ins>
      <w:del w:id="92516" w:author="מנוע מכני" w:date="2026-10-11T12:04:40Z">
        <w:r>
          <w:rPr>
            <w:rtl/>
          </w:rPr>
          <w:delText xml:space="preserve">ליה</w:delText>
        </w:r>
      </w:del>
      <w:r>
        <w:rPr>
          <w:rtl/>
        </w:rPr>
        <w:t xml:space="preserve"> הקטרה.</w:t>
      </w:r>
    </w:p>
    <w:p w:rsidR="00DA63EC" w:rsidRDefault="00DA63EC" w:rsidP="00DA63EC">
      <w:pPr>
        <w:pStyle w:val="affffd"/>
        <w:rPr>
          <w:rtl/>
        </w:rPr>
      </w:pPr>
      <w:r>
        <w:rPr>
          <w:rtl/>
        </w:rPr>
        <w:t>׹</w:t>
      </w:r>
    </w:p>
    <w:p>
      <w:pPr>
        <w:pStyle w:val="MishnaBatzad"/>
        <w:rPr>
          <w:ins w:id="20326" w:author="קלוד" w:date="2026-10-11T09:07:26Z"/>
        </w:rPr>
      </w:pPr>
      <w:ins w:id="20325" w:author="קלוד" w:date="2026-10-11T09:07:26Z">
        <w:r>
          <w:t xml:space="preserve">משנה ד</w:t>
        </w:r>
      </w:ins>
    </w:p>
    <w:p w:rsidR="00DA63EC" w:rsidRPr="000A334C" w:rsidRDefault="00DA63EC" w:rsidP="003B6D22">
      <w:pPr>
        <w:pStyle w:val="afff9"/>
        <w:rPr>
          <w:del w:id="20134" w:author="קלוד" w:date="2026-10-11T09:07:26Z"/>
          <w:rtl/>
        </w:rPr>
      </w:pPr>
      <w:del w:id="20133" w:author="קלוד" w:date="2026-10-11T09:07:26Z">
        <w:r w:rsidRPr="000A334C">
          <w:rPr>
            <w:rtl/>
          </w:rPr>
          <w:delText xml:space="preserve">מתני'.</w:delText>
        </w:r>
      </w:del>
    </w:p>
    <w:p w:rsidR="00DA63EC" w:rsidRPr="000A334C" w:rsidRDefault="00DA63EC" w:rsidP="003B6D22">
      <w:pPr>
        <w:pStyle w:val="afff9"/>
        <w:spacing w:before="120"/>
        <w:rPr>
          <w:rtl/>
        </w:rPr>
        <w:pPrChange w:id="90005" w:author="קלוד" w:date="2026-10-11T12:09:42Z">
          <w:pPr>
            <w:pStyle w:val="afff9"/>
          </w:pPr>
        </w:pPrChange>
      </w:pPr>
      <w:r w:rsidRPr="000A334C">
        <w:rPr>
          <w:rtl/>
        </w:rPr>
        <w:t>לאכול כחצי זית ולהקטיר כחצי זית - כשר, שאין אכילה והקטרה מצטרפין.</w:t>
      </w:r>
    </w:p>
    <w:p w:rsidR="00DA63EC" w:rsidRDefault="00DA63EC" w:rsidP="00DA63EC">
      <w:pPr>
        <w:pStyle w:val="affffd"/>
        <w:rPr>
          <w:rtl/>
        </w:rPr>
      </w:pPr>
      <w:r>
        <w:rPr>
          <w:rtl/>
        </w:rPr>
        <w:t>׹</w:t>
      </w:r>
    </w:p>
    <w:p>
      <w:pPr>
        <w:pStyle w:val="afffff8"/>
        <w:rPr>
          <w:ins w:id="90783" w:author="קלוד" w:date="2026-10-11T12:32:08Z"/>
        </w:rPr>
      </w:pPr>
      <w:ins w:id="90784" w:author="קלוד" w:date="2026-10-11T12:32:08Z">
        <w:r>
          <w:rPr>
            <w:color w:val="7B3F00"/>
          </w:rPr>
          <w:t xml:space="preserve">אכילה והקטרה אין מצטרפין - ולאכול דבר שאין דרכו</w:t>
        </w:r>
      </w:ins>
    </w:p>
    <w:p w:rsidR="00DA63EC" w:rsidRDefault="00DA63EC" w:rsidP="00DA63EC">
      <w:pPr>
        <w:tabs>
          <w:tab w:val="center" w:pos="2835"/>
        </w:tabs>
        <w:rPr>
          <w:rtl/>
        </w:rPr>
      </w:pPr>
      <w:r>
        <w:rPr>
          <w:rtl/>
        </w:rPr>
        <w:t xml:space="preserve">טעמא דלאכול ולהקטיר, הא לאכול ולאכול דבר שאין דרכו לאכול - מצטרף, </w:t>
      </w:r>
    </w:p>
    <w:p>
      <w:pPr>
        <w:pStyle w:val="38"/>
        <w:rPr>
          <w:ins w:id="98256" w:author="מנוע מכני" w:date="2026-10-11T12:04:40Z"/>
        </w:rPr>
      </w:pPr>
      <w:r>
        <w:t>והך דרישא</w:t>
      </w:r>
      <w:r>
        <w:t xml:space="preserve">:</w:t>
      </w:r>
    </w:p>
    <w:p w:rsidR="00DA63EC" w:rsidRDefault="00DA63EC" w:rsidP="00DA63EC">
      <w:pPr>
        <w:tabs>
          <w:tab w:val="center" w:pos="2835"/>
        </w:tabs>
        <w:rPr>
          <w:rtl/>
        </w:rPr>
      </w:pPr>
      <w:del w:id="98257" w:author="מנוע מכני" w:date="2026-10-11T12:04:40Z">
        <w:r>
          <w:rPr>
            <w:rtl/>
          </w:rPr>
          <w:delText xml:space="preserve"> </w:delText>
        </w:r>
      </w:del>
      <w:r>
        <w:rPr>
          <w:rtl/>
        </w:rPr>
        <w:t xml:space="preserve">לאכול דבר שדרכו לאכול ולהקטיר דבר שדרכו להקטיר, דבר שדרכו לאכול אין, שאין דרכו לאכול </w:t>
      </w:r>
      <w:r>
        <w:rPr>
          <w:rtl/>
        </w:rPr>
        <w:t xml:space="preserve">לא</w:t>
      </w:r>
      <w:r>
        <w:rPr>
          <w:rtl/>
        </w:rPr>
        <w:t xml:space="preserve">!</w:t>
      </w:r>
    </w:p>
    <w:p>
      <w:pPr>
        <w:pStyle w:val="38"/>
        <w:rPr>
          <w:ins w:id="98259" w:author="מנוע מכני" w:date="2026-10-11T12:04:40Z"/>
        </w:rPr>
      </w:pPr>
      <w:del w:id="98258" w:author="מנוע מכני" w:date="2026-10-11T12:04:40Z">
        <w:r>
          <w:delText xml:space="preserve">•</w:delText>
        </w:r>
      </w:del>
      <w:r>
        <w:t xml:space="preserve"> </w:t>
      </w:r>
      <w:r>
        <w:t>וכרי</w:t>
      </w:r>
      <w:r>
        <w:t>"</w:t>
      </w:r>
      <w:r>
        <w:t>ר מ</w:t>
      </w:r>
      <w:r>
        <w:t xml:space="preserve">ר"א דאמר:</w:t>
      </w:r>
    </w:p>
    <w:p w:rsidR="00DA63EC" w:rsidRDefault="00DA63EC" w:rsidP="00DA63EC">
      <w:pPr>
        <w:tabs>
          <w:tab w:val="center" w:pos="2835"/>
        </w:tabs>
        <w:rPr>
          <w:rtl/>
        </w:rPr>
      </w:pPr>
      <w:del w:id="98260" w:author="מנוע מכני" w:date="2026-10-11T12:04:40Z">
        <w:r>
          <w:rPr>
            <w:rtl/>
          </w:rPr>
          <w:delText xml:space="preserve"> </w:delText>
        </w:r>
      </w:del>
      <w:r>
        <w:rPr>
          <w:rtl/>
        </w:rPr>
        <w:t xml:space="preserve">מחשבין מאכילת אדם לאכילת מזבח ומאכילת מזבח לאכילת אדם, </w:t>
      </w:r>
    </w:p>
    <w:p>
      <w:pPr>
        <w:pStyle w:val="38"/>
        <w:rPr>
          <w:ins w:id="98261" w:author="מנוע מכני" w:date="2026-10-11T12:04:40Z"/>
        </w:rPr>
      </w:pPr>
      <w:r w:rsidRPr="00336727">
        <w:t xml:space="preserve">דתנן</w:t>
      </w:r>
      <w:r w:rsidRPr="00336727">
        <w:t xml:space="preserve">:</w:t>
      </w:r>
    </w:p>
    <w:p w:rsidR="00DA63EC" w:rsidRDefault="00DA63EC" w:rsidP="00DA63EC">
      <w:pPr>
        <w:rPr>
          <w:rtl/>
        </w:rPr>
      </w:pPr>
      <w:del w:id="98262" w:author="מנוע מכני" w:date="2026-10-11T12:04:40Z">
        <w:r w:rsidRPr="00336727">
          <w:rPr>
            <w:rtl/>
          </w:rPr>
          <w:delText xml:space="preserve"> </w:delText>
        </w:r>
      </w:del>
      <w:r w:rsidRPr="00336727">
        <w:rPr>
          <w:rtl/>
        </w:rPr>
        <w:t xml:space="preserve">הקומץ את המנחה לאכול דבר שאין דרכו לאכול ולהקטיר דבר שאין דרכו להקטיר כשר, </w:t>
      </w:r>
      <w:r w:rsidRPr="00336727">
        <w:rPr>
          <w:rStyle w:val="2fb"/>
          <w:rtl/>
        </w:rPr>
        <w:t xml:space="preserve">ור"א</w:t>
      </w:r>
      <w:r w:rsidRPr="00336727">
        <w:rPr>
          <w:rtl/>
        </w:rPr>
        <w:t xml:space="preserve"> פוסל.</w:t>
      </w:r>
    </w:p>
    <w:p>
      <w:pPr>
        <w:pStyle w:val="38"/>
        <w:rPr>
          <w:ins w:id="98263" w:author="מנוע מכני" w:date="2026-10-11T12:04:40Z"/>
        </w:rPr>
      </w:pPr>
      <w:r>
        <w:t xml:space="preserve">אביי:</w:t>
      </w:r>
    </w:p>
    <w:p w:rsidR="00DA63EC" w:rsidRDefault="00DA63EC" w:rsidP="00DA63EC">
      <w:pPr>
        <w:tabs>
          <w:tab w:val="center" w:pos="2835"/>
        </w:tabs>
        <w:rPr>
          <w:rtl/>
        </w:rPr>
      </w:pPr>
      <w:del w:id="98264" w:author="מנוע מכני" w:date="2026-10-11T12:04:40Z">
        <w:r>
          <w:rPr>
            <w:rtl/>
          </w:rPr>
          <w:delText xml:space="preserve"> </w:delText>
        </w:r>
      </w:del>
      <w:r>
        <w:rPr>
          <w:rtl/>
        </w:rPr>
        <w:t xml:space="preserve">אפי' </w:t>
      </w:r>
      <w:ins w:id="96927" w:author="מנוע מכני" w:date="2026-10-11T12:04:40Z">
        <w:r>
          <w:rPr>
            <w:rtl/>
          </w:rPr>
          <w:t xml:space="preserve">תאמר</w:t>
        </w:r>
      </w:ins>
      <w:del w:id="96928" w:author="מנוע מכני" w:date="2026-10-11T12:04:40Z">
        <w:r>
          <w:rPr>
            <w:rtl/>
          </w:rPr>
          <w:delText xml:space="preserve">תימא</w:delText>
        </w:r>
      </w:del>
      <w:r>
        <w:rPr>
          <w:rtl/>
        </w:rPr>
        <w:t xml:space="preserve"> רבנן, </w:t>
      </w:r>
      <w:r>
        <w:rPr>
          <w:rtl/>
        </w:rPr>
        <w:tab/>
        <w:t xml:space="preserve">לא</w:t>
      </w:r>
      <w:r>
        <w:rPr>
          <w:rtl/>
        </w:rPr>
        <w:tab/>
        <w:t xml:space="preserve"> </w:t>
      </w:r>
      <w:ins w:id="96929" w:author="מנוע מכני" w:date="2026-10-11T12:04:40Z">
        <w:r>
          <w:rPr>
            <w:rtl/>
          </w:rPr>
          <w:t xml:space="preserve">תאמר</w:t>
        </w:r>
      </w:ins>
      <w:del w:id="96930" w:author="מנוע מכני" w:date="2026-10-11T12:04:40Z">
        <w:r>
          <w:rPr>
            <w:rtl/>
          </w:rPr>
          <w:tab/>
          <w:delText xml:space="preserve">תימא</w:delText>
        </w:r>
      </w:del>
      <w:del w:id="103632" w:author="Claude" w:date="2026-10-11T09:07:48Z">
        <w:r>
          <w:rPr>
            <w:rtl/>
          </w:rPr>
          <w:delText xml:space="preserve">	</w:delText>
        </w:r>
      </w:del>
      <w:r>
        <w:rPr>
          <w:rtl/>
        </w:rPr>
        <w:t xml:space="preserve">: הא לאכול ולאכול דבר שאין דרכו לאכול, </w:t>
      </w:r>
    </w:p>
    <w:p>
      <w:pPr>
        <w:pStyle w:val="38"/>
        <w:rPr>
          <w:ins w:id="98265" w:author="מנוע מכני" w:date="2026-10-11T12:04:40Z"/>
        </w:rPr>
      </w:pPr>
      <w:r>
        <w:tab/>
      </w:r>
      <w:r>
        <w:tab/>
        <w:t xml:space="preserve">אלא אימא:</w:t>
      </w:r>
    </w:p>
    <w:p w:rsidR="00DA63EC" w:rsidRDefault="00DA63EC" w:rsidP="00DA63EC">
      <w:pPr>
        <w:tabs>
          <w:tab w:val="center" w:pos="2835"/>
        </w:tabs>
        <w:rPr>
          <w:rtl/>
        </w:rPr>
      </w:pPr>
      <w:del w:id="98266" w:author="מנוע מכני" w:date="2026-10-11T12:04:40Z">
        <w:r>
          <w:rPr>
            <w:rtl/>
          </w:rPr>
          <w:tab/>
          <w:delText xml:space="preserve"> </w:delText>
        </w:r>
      </w:del>
      <w:r>
        <w:rPr>
          <w:rtl/>
        </w:rPr>
        <w:tab/>
        <w:t xml:space="preserve">הא לאכול ולאכול דבר שדרכו לאכול.</w:t>
      </w:r>
    </w:p>
    <w:p w:rsidR="00DA63EC" w:rsidRDefault="00DA63EC" w:rsidP="00DA63EC">
      <w:pPr>
        <w:tabs>
          <w:tab w:val="center" w:pos="2835"/>
        </w:tabs>
        <w:rPr>
          <w:rtl/>
        </w:rPr>
      </w:pPr>
      <w:r>
        <w:rPr>
          <w:rFonts w:hint="cs"/>
          <w:rtl/>
        </w:rPr>
        <w:t>ואפי' דכבר תני ד</w:t>
      </w:r>
      <w:r>
        <w:rPr>
          <w:rtl/>
        </w:rPr>
        <w:t xml:space="preserve">לאכול כזית בחוץ וכזית למחר, כזית למחר וכזית בחוץ, כחצי זית בחוץ וכחצי זית למחר, כחצי זית למחר וכחצי זית בחוץ - פסול ואין בו כרת, </w:t>
      </w:r>
    </w:p>
    <w:p w:rsidR="00DA63EC" w:rsidRDefault="00DA63EC" w:rsidP="00DA63EC">
      <w:pPr>
        <w:pStyle w:val="afff3"/>
        <w:framePr w:wrap="around"/>
        <w:rPr>
          <w:rtl/>
        </w:rPr>
      </w:pPr>
      <w:r>
        <w:rPr>
          <w:rFonts w:hint="cs"/>
          <w:rtl/>
        </w:rPr>
        <w:t xml:space="preserve">יג. </w:t>
      </w:r>
    </w:p>
    <w:p w:rsidR="00DA63EC" w:rsidRDefault="00DA63EC" w:rsidP="00DA63EC">
      <w:pPr>
        <w:tabs>
          <w:tab w:val="center" w:pos="2835"/>
        </w:tabs>
        <w:rPr>
          <w:rtl/>
        </w:rPr>
      </w:pPr>
      <w:ins w:id="90773" w:author="מנוע מכני" w:date="2026-10-11T12:04:40Z">
        <w:r>
          <w:rPr>
            <w:rFonts w:hint="cs"/>
            <w:rtl/>
          </w:rPr>
          <w:t xml:space="preserve">לא</w:t>
        </w:r>
      </w:ins>
      <w:del w:id="90774" w:author="מנוע מכני" w:date="2026-10-11T12:04:40Z">
        <w:r>
          <w:rPr>
            <w:rFonts w:hint="cs"/>
            <w:rtl/>
          </w:rPr>
          <w:delText xml:space="preserve">לאו</w:delText>
        </w:r>
      </w:del>
      <w:r>
        <w:rPr>
          <w:rFonts w:hint="cs"/>
          <w:rtl/>
        </w:rPr>
        <w:t xml:space="preserve"> לאשמעי' לאכול ולאכול </w:t>
      </w:r>
      <w:r>
        <w:rPr>
          <w:rtl/>
        </w:rPr>
        <w:t xml:space="preserve">דבר שאין דרכו לאכול דמצטרף </w:t>
      </w:r>
      <w:r>
        <w:rPr>
          <w:rFonts w:hint="cs"/>
          <w:rtl/>
        </w:rPr>
        <w:t>-ד</w:t>
      </w:r>
      <w:r>
        <w:rPr>
          <w:rtl/>
        </w:rPr>
        <w:t>מרישא שמעת מינה,</w:t>
      </w:r>
    </w:p>
    <w:p>
      <w:pPr>
        <w:pStyle w:val="38"/>
        <w:rPr>
          <w:ins w:id="98268" w:author="מנוע מכני" w:date="2026-10-11T12:04:40Z"/>
        </w:rPr>
      </w:pPr>
      <w:del w:id="98267" w:author="מנוע מכני" w:date="2026-10-11T12:04:40Z">
        <w:r>
          <w:delText xml:space="preserve">•</w:delText>
        </w:r>
      </w:del>
      <w:r>
        <w:t xml:space="preserve"> </w:t>
      </w:r>
      <w:r>
        <w:t xml:space="preserve">אלא</w:t>
      </w:r>
    </w:p>
    <w:p w:rsidR="00DA63EC" w:rsidRDefault="00DA63EC" w:rsidP="00DA63EC">
      <w:pPr>
        <w:tabs>
          <w:tab w:val="center" w:pos="2835"/>
        </w:tabs>
        <w:rPr>
          <w:rtl/>
        </w:rPr>
      </w:pPr>
      <w:del w:id="98269" w:author="מנוע מכני" w:date="2026-10-11T12:04:40Z">
        <w:r>
          <w:rPr>
            <w:rFonts w:hint="cs"/>
            <w:rtl/>
          </w:rPr>
          <w:delText xml:space="preserve"> </w:delText>
        </w:r>
      </w:del>
      <w:r>
        <w:rPr>
          <w:rFonts w:hint="cs"/>
          <w:rtl/>
        </w:rPr>
        <w:t xml:space="preserve">לאשמעי' </w:t>
      </w:r>
      <w:r>
        <w:rPr>
          <w:rtl/>
        </w:rPr>
        <w:t xml:space="preserve">לאכול ולהקטיר </w:t>
      </w:r>
      <w:r>
        <w:rPr>
          <w:rFonts w:hint="cs"/>
          <w:rtl/>
        </w:rPr>
        <w:t>דס</w:t>
      </w:r>
      <w:r>
        <w:rPr>
          <w:rtl/>
        </w:rPr>
        <w:t>"</w:t>
      </w:r>
      <w:r>
        <w:rPr>
          <w:rFonts w:hint="cs"/>
          <w:rtl/>
        </w:rPr>
        <w:t>ד</w:t>
      </w:r>
      <w:r>
        <w:rPr>
          <w:rtl/>
        </w:rPr>
        <w:t xml:space="preserve"> </w:t>
      </w:r>
      <w:ins w:id="90775" w:author="מנוע מכני" w:date="2026-10-11T12:04:40Z">
        <w:r>
          <w:rPr>
            <w:rtl/>
          </w:rPr>
          <w:t xml:space="preserve">שם</w:t>
        </w:r>
      </w:ins>
      <w:del w:id="90776" w:author="מנוע מכני" w:date="2026-10-11T12:04:40Z">
        <w:r>
          <w:rPr>
            <w:rtl/>
          </w:rPr>
          <w:delText xml:space="preserve">התם</w:delText>
        </w:r>
      </w:del>
      <w:r>
        <w:rPr>
          <w:rtl/>
        </w:rPr>
        <w:t xml:space="preserve"> </w:t>
      </w:r>
      <w:r>
        <w:rPr>
          <w:rtl/>
        </w:rPr>
        <w:t xml:space="preserve">לא</w:t>
      </w:r>
      <w:r>
        <w:rPr>
          <w:rtl/>
        </w:rPr>
        <w:t xml:space="preserve"> כי </w:t>
      </w:r>
      <w:ins w:id="97267" w:author="מנוע מכני" w:date="2026-10-11T12:04:40Z">
        <w:r>
          <w:rPr>
            <w:rtl/>
          </w:rPr>
          <w:t xml:space="preserve">דרכו</w:t>
        </w:r>
      </w:ins>
      <w:del w:id="97268" w:author="מנוע מכני" w:date="2026-10-11T12:04:40Z">
        <w:r>
          <w:rPr>
            <w:rtl/>
          </w:rPr>
          <w:delText xml:space="preserve">אורחיה</w:delText>
        </w:r>
      </w:del>
      <w:r>
        <w:rPr>
          <w:rtl/>
        </w:rPr>
        <w:t xml:space="preserve"> מחשב, </w:t>
      </w:r>
    </w:p>
    <w:p w:rsidR="00DA63EC" w:rsidRDefault="00DA63EC" w:rsidP="00DA63EC">
      <w:pPr>
        <w:tabs>
          <w:tab w:val="center" w:pos="2835"/>
        </w:tabs>
        <w:rPr>
          <w:rtl/>
        </w:rPr>
      </w:pPr>
      <w:r>
        <w:rPr>
          <w:rtl/>
        </w:rPr>
        <w:t xml:space="preserve">אבל </w:t>
      </w:r>
      <w:ins w:id="90777" w:author="מנוע מכני" w:date="2026-10-11T12:04:40Z">
        <w:r>
          <w:rPr>
            <w:rtl/>
          </w:rPr>
          <w:t xml:space="preserve">כאן</w:t>
        </w:r>
      </w:ins>
      <w:del w:id="90778" w:author="מנוע מכני" w:date="2026-10-11T12:04:40Z">
        <w:r>
          <w:rPr>
            <w:rtl/>
          </w:rPr>
          <w:delText xml:space="preserve">הכא</w:delText>
        </w:r>
      </w:del>
      <w:r>
        <w:rPr>
          <w:rtl/>
        </w:rPr>
        <w:t xml:space="preserve"> דבהאי </w:t>
      </w:r>
      <w:ins w:id="97269" w:author="מנוע מכני" w:date="2026-10-11T12:04:40Z">
        <w:r>
          <w:rPr>
            <w:rFonts w:hint="cs"/>
            <w:rtl/>
          </w:rPr>
          <w:t xml:space="preserve">דרכו</w:t>
        </w:r>
      </w:ins>
      <w:del w:id="97270" w:author="מנוע מכני" w:date="2026-10-11T12:04:40Z">
        <w:r>
          <w:rPr>
            <w:rFonts w:hint="cs"/>
            <w:rtl/>
          </w:rPr>
          <w:delText xml:space="preserve">א</w:delText>
        </w:r>
        <w:r>
          <w:rPr>
            <w:rtl/>
          </w:rPr>
          <w:delText xml:space="preserve">ורחיה</w:delText>
        </w:r>
      </w:del>
      <w:r>
        <w:rPr>
          <w:rtl/>
        </w:rPr>
        <w:t xml:space="preserve"> מחשב</w:t>
      </w:r>
      <w:r>
        <w:rPr>
          <w:rFonts w:hint="cs"/>
          <w:rtl/>
        </w:rPr>
        <w:t>,</w:t>
      </w:r>
      <w:r>
        <w:rPr>
          <w:rtl/>
        </w:rPr>
        <w:t xml:space="preserve"> ובהאי כי </w:t>
      </w:r>
      <w:ins w:id="97271" w:author="מנוע מכני" w:date="2026-10-11T12:04:40Z">
        <w:r>
          <w:rPr>
            <w:rtl/>
          </w:rPr>
          <w:t xml:space="preserve">דרכו</w:t>
        </w:r>
      </w:ins>
      <w:del w:id="97272" w:author="מנוע מכני" w:date="2026-10-11T12:04:40Z">
        <w:r>
          <w:rPr>
            <w:rtl/>
          </w:rPr>
          <w:delText xml:space="preserve">אורחיה</w:delText>
        </w:r>
      </w:del>
      <w:r>
        <w:rPr>
          <w:rtl/>
        </w:rPr>
        <w:t xml:space="preserve"> מחשב אימא לצטרף, </w:t>
      </w:r>
      <w:r w:rsidRPr="00CA7E82">
        <w:rPr>
          <w:b/>
          <w:bCs/>
          <w:rtl/>
        </w:rPr>
        <w:t>קמ</w:t>
      </w:r>
      <w:r>
        <w:rPr>
          <w:rtl/>
        </w:rPr>
        <w:t xml:space="preserve">"ל</w:t>
      </w:r>
      <w:r>
        <w:rPr>
          <w:rtl/>
        </w:rPr>
        <w:t xml:space="preserve">.</w:t>
      </w:r>
    </w:p>
    <w:p w:rsidR="00DA63EC" w:rsidRDefault="00DA63EC" w:rsidP="00DA63EC">
      <w:pPr>
        <w:pStyle w:val="Hadran"/>
        <w:rPr>
          <w:rtl/>
        </w:rPr>
        <w:pPrChange w:id="104874" w:author="Claude" w:date="2026-10-11T09:08:13Z">
          <w:pPr>
            <w:pStyle w:val="affff"/>
            <w:rPr>
              <w:rtl/>
            </w:rPr>
          </w:pPr>
        </w:pPrChange>
      </w:pPr>
      <w:r>
        <w:rPr>
          <w:rtl/>
        </w:rPr>
        <w:t>הדרן עלך כל המנחות.</w:t>
      </w:r>
    </w:p>
    <w:p w:rsidR="00DA63EC" w:rsidRDefault="00DA63EC" w:rsidP="00C75802">
      <w:pPr>
        <w:pStyle w:val="affffd"/>
        <w:rPr>
          <w:del w:id="90007" w:author="מנוע עיצוב" w:date="2026-10-11T12:09:26Z"/>
        </w:rPr>
      </w:pPr>
      <w:del w:id="90005" w:author="מנוע עיצוב" w:date="2026-10-11T12:09:26Z">
        <w:r>
          <w:rPr>
            <w:rtl/>
          </w:rPr>
          <w:delText xml:space="preserve">׹</w:delText>
        </w:r>
      </w:del>
      <w:del w:id="90006" w:author="מנוע עיצוב" w:date="2026-10-11T12:09:26Z">
        <w:r>
          <w:rPr>
            <w:rtl/>
          </w:rPr>
          <w:br w:type="page"/>
        </w:r>
      </w:del>
    </w:p>
    <w:p w:rsidR="00DA63EC" w:rsidRDefault="00DA63EC" w:rsidP="00DA63EC">
      <w:pPr>
        <w:pStyle w:val="afff6"/>
        <w:framePr w:wrap="around" w:hAnchor="page" w:x="1583" w:y="11620"/>
        <w:rPr>
          <w:del w:id="103805" w:author="Claude" w:date="2026-10-11T09:07:48Z"/>
          <w:rtl/>
        </w:rPr>
      </w:pPr>
      <w:del w:id="103804" w:author="Claude" w:date="2026-10-11T09:07:48Z">
        <w:r>
          <w:rPr>
            <w:rFonts w:hint="cs"/>
            <w:rtl/>
          </w:rPr>
          <w:lastRenderedPageBreak/>
          <w:delText xml:space="preserve">פרק שני</w:delText>
        </w:r>
      </w:del>
    </w:p>
    <w:p w:rsidR="00DA63EC" w:rsidRDefault="00DA63EC" w:rsidP="00DA63EC">
      <w:pPr>
        <w:pStyle w:val="afff7"/>
        <w:framePr w:wrap="around"/>
        <w:rPr>
          <w:del w:id="103807" w:author="Claude" w:date="2026-10-11T09:07:48Z"/>
          <w:rtl/>
        </w:rPr>
      </w:pPr>
      <w:del w:id="103806" w:author="Claude" w:date="2026-10-11T09:07:48Z">
        <w:r>
          <w:rPr>
            <w:rFonts w:hint="cs"/>
            <w:rtl/>
          </w:rPr>
          <w:delText xml:space="preserve">הקומץ את המנחה</w:delText>
        </w:r>
      </w:del>
    </w:p>
    <w:p w:rsidR="00DA63EC" w:rsidRDefault="00DA63EC" w:rsidP="00DA63EC">
      <w:pPr>
        <w:pStyle w:val="afff3"/>
        <w:framePr w:wrap="around"/>
        <w:rPr>
          <w:rtl/>
        </w:rPr>
      </w:pPr>
      <w:r>
        <w:rPr>
          <w:rFonts w:hint="cs"/>
          <w:rtl/>
        </w:rPr>
        <w:t>יג.</w:t>
      </w:r>
    </w:p>
    <w:p w:rsidR="00DA63EC" w:rsidRDefault="00DA63EC" w:rsidP="00DA63EC">
      <w:pPr>
        <w:pStyle w:val="afff8"/>
        <w:framePr w:wrap="around"/>
        <w:rPr>
          <w:rtl/>
        </w:rPr>
      </w:pPr>
      <w:r>
        <w:rPr>
          <w:rFonts w:hint="cs"/>
          <w:rtl/>
        </w:rPr>
        <w:t>יג.- יז.</w:t>
      </w:r>
    </w:p>
    <w:p>
      <w:pPr>
        <w:pStyle w:val="PetichatPerek"/>
        <w:rPr>
          <w:ins w:id="103803" w:author="Claude" w:date="2026-10-11T09:07:48Z"/>
        </w:rPr>
      </w:pPr>
      <w:ins w:id="103802" w:author="Claude" w:date="2026-10-11T09:07:48Z">
        <w:r>
          <w:rPr>
            <w:rFonts w:hint="cs"/>
            <w:rtl/>
          </w:rPr>
          <w:t xml:space="preserve">פרק שני</w:t>
        </w:r>
        <w:r>
          <w:rPr>
            <w:rFonts w:hint="cs"/>
            <w:rtl/>
          </w:rPr>
          <w:t xml:space="preserve"> - </w:t>
        </w:r>
        <w:r>
          <w:rPr>
            <w:rFonts w:hint="cs"/>
            <w:rtl/>
          </w:rPr>
          <w:t xml:space="preserve">הקומץ את המנחה</w:t>
        </w:r>
      </w:ins>
    </w:p>
    <w:p>
      <w:pPr>
        <w:pStyle w:val="MishnaBatzad"/>
        <w:rPr>
          <w:ins w:id="20328" w:author="קלוד" w:date="2026-10-11T09:07:26Z"/>
        </w:rPr>
      </w:pPr>
      <w:ins w:id="20327" w:author="קלוד" w:date="2026-10-11T09:07:26Z">
        <w:r>
          <w:t xml:space="preserve">משנה א</w:t>
        </w:r>
      </w:ins>
    </w:p>
    <w:p w:rsidR="00DA63EC" w:rsidRPr="000A334C" w:rsidRDefault="00DA63EC" w:rsidP="003B6D22">
      <w:pPr>
        <w:pStyle w:val="afff9"/>
        <w:rPr>
          <w:del w:id="20136" w:author="קלוד" w:date="2026-10-11T09:07:26Z"/>
          <w:rtl/>
        </w:rPr>
      </w:pPr>
      <w:del w:id="20135" w:author="קלוד" w:date="2026-10-11T09:07:26Z">
        <w:r w:rsidRPr="000A334C">
          <w:rPr>
            <w:rtl/>
          </w:rPr>
          <w:delText xml:space="preserve">מתני'.</w:delText>
        </w:r>
      </w:del>
    </w:p>
    <w:p w:rsidR="00DA63EC" w:rsidRPr="000A334C" w:rsidRDefault="00DA63EC" w:rsidP="003B6D22">
      <w:pPr>
        <w:pStyle w:val="afff9"/>
        <w:spacing w:before="120"/>
        <w:rPr>
          <w:rtl/>
        </w:rPr>
        <w:pPrChange w:id="90006" w:author="קלוד" w:date="2026-10-11T12:09:42Z">
          <w:pPr>
            <w:pStyle w:val="afff9"/>
          </w:pPr>
        </w:pPrChange>
      </w:pPr>
      <w:r w:rsidRPr="000A334C">
        <w:rPr>
          <w:rtl/>
        </w:rPr>
        <w:t xml:space="preserve">הקומץ את המנחה לאכול שיריה או להקטיר קומצה למחר, </w:t>
      </w:r>
    </w:p>
    <w:p w:rsidR="00DA63EC" w:rsidRPr="000A334C" w:rsidRDefault="00DA63EC" w:rsidP="003B6D22">
      <w:pPr>
        <w:pStyle w:val="afff9"/>
        <w:rPr>
          <w:rtl/>
        </w:rPr>
      </w:pPr>
      <w:r>
        <w:rPr>
          <w:rtl/>
        </w:rPr>
        <w:t xml:space="preserve">מודה </w:t>
      </w:r>
      <w:r>
        <w:rPr>
          <w:rStyle w:val="TanaimMishna"/>
          <w:rtl/>
          <w:rPrChange w:id="20001" w:author="קלוד" w:date="2026-10-11T09:07:26Z">
            <w:rPr>
              <w:rtl/>
            </w:rPr>
          </w:rPrChange>
        </w:rPr>
        <w:t xml:space="preserve">רבי יוסי</w:t>
      </w:r>
      <w:r>
        <w:rPr>
          <w:rtl/>
        </w:rPr>
        <w:t xml:space="preserve"> בזה שהוא פיגול וחייבין עליו כרת.</w:t>
      </w:r>
    </w:p>
    <w:p w:rsidR="00DA63EC" w:rsidRPr="000A334C" w:rsidRDefault="00DA63EC" w:rsidP="003B6D22">
      <w:pPr>
        <w:pStyle w:val="afff9"/>
        <w:rPr>
          <w:rtl/>
        </w:rPr>
      </w:pPr>
      <w:r>
        <w:rPr>
          <w:rtl/>
        </w:rPr>
        <w:t xml:space="preserve">להקטיר לבונתה למחר </w:t>
      </w:r>
      <w:r>
        <w:rPr>
          <w:rStyle w:val="TanaimMishna"/>
          <w:rtl/>
          <w:rPrChange w:id="20002" w:author="קלוד" w:date="2026-10-11T09:07:26Z">
            <w:rPr>
              <w:rtl/>
            </w:rPr>
          </w:rPrChange>
        </w:rPr>
        <w:t xml:space="preserve">רבי יוסי</w:t>
      </w:r>
      <w:r>
        <w:rPr>
          <w:rtl/>
        </w:rPr>
        <w:t xml:space="preserve"> אומר</w:t>
      </w:r>
      <w:r>
        <w:rPr>
          <w:rStyle w:val="TanaimMishna"/>
          <w:rtl/>
          <w:rPrChange w:id="103633" w:author="Claude" w:date="2026-10-11T09:07:48Z">
            <w:rPr>
              <w:rtl/>
            </w:rPr>
          </w:rPrChange>
        </w:rPr>
        <w:t xml:space="preserve">:</w:t>
      </w:r>
      <w:r>
        <w:rPr>
          <w:rtl/>
        </w:rPr>
        <w:t xml:space="preserve"> פסול ואין בו כרת, </w:t>
      </w:r>
    </w:p>
    <w:p w:rsidR="00DA63EC" w:rsidRPr="000A334C" w:rsidRDefault="00DA63EC" w:rsidP="00C75802">
      <w:pPr>
        <w:pStyle w:val="afff9"/>
        <w:rPr>
          <w:rtl/>
        </w:rPr>
      </w:pPr>
      <w:r w:rsidRPr="000A334C">
        <w:rPr>
          <w:rtl/>
        </w:rPr>
        <w:tab/>
      </w:r>
      <w:r w:rsidRPr="000A334C">
        <w:rPr>
          <w:rtl/>
        </w:rPr>
        <w:tab/>
      </w:r>
      <w:r w:rsidR="00C75802">
        <w:rPr>
          <w:rFonts w:hint="cs"/>
          <w:rtl/>
        </w:rPr>
        <w:t xml:space="preserve">    </w:t>
      </w:r>
      <w:r w:rsidRPr="000A334C">
        <w:rPr>
          <w:rtl/>
        </w:rPr>
        <w:tab/>
      </w:r>
      <w:r w:rsidR="00C75802">
        <w:rPr>
          <w:rFonts w:hint="cs"/>
          <w:rtl/>
        </w:rPr>
        <w:t xml:space="preserve">            </w:t>
      </w:r>
      <w:r w:rsidRPr="000A334C">
        <w:rPr>
          <w:rtl/>
        </w:rPr>
        <w:t>וחכ"א: פיגול וחייבין עליו כרת.</w:t>
      </w:r>
    </w:p>
    <w:p w:rsidR="00DA63EC" w:rsidRPr="000A334C" w:rsidRDefault="00DA63EC" w:rsidP="003B6D22">
      <w:pPr>
        <w:pStyle w:val="afff9"/>
        <w:rPr>
          <w:rtl/>
        </w:rPr>
      </w:pPr>
      <w:r w:rsidRPr="000A334C">
        <w:rPr>
          <w:rtl/>
        </w:rPr>
        <w:t xml:space="preserve">אמרו לו: מה שינה זה מן הזבח? </w:t>
      </w:r>
    </w:p>
    <w:p w:rsidR="00DA63EC" w:rsidRPr="000A334C" w:rsidRDefault="00DA63EC" w:rsidP="003B6D22">
      <w:pPr>
        <w:pStyle w:val="afff9"/>
        <w:rPr>
          <w:rtl/>
        </w:rPr>
      </w:pPr>
      <w:r w:rsidRPr="000A334C">
        <w:rPr>
          <w:rtl/>
        </w:rPr>
        <w:t>אמר להן: שהזבח דמו ובשרו ואימוריו אחד, ולבונה אינה מן המנחה.</w:t>
      </w:r>
    </w:p>
    <w:p w:rsidR="00DA63EC" w:rsidRDefault="00DA63EC" w:rsidP="00DA63EC">
      <w:pPr>
        <w:pStyle w:val="affffd"/>
        <w:rPr>
          <w:rtl/>
        </w:rPr>
      </w:pPr>
      <w:r>
        <w:rPr>
          <w:rtl/>
        </w:rPr>
        <w:t>׹</w:t>
      </w:r>
    </w:p>
    <w:p>
      <w:pPr>
        <w:pStyle w:val="afffff8"/>
        <w:rPr>
          <w:ins w:id="90781" w:author="קלוד" w:date="2026-10-11T12:32:08Z"/>
        </w:rPr>
      </w:pPr>
      <w:ins w:id="90782" w:author="קלוד" w:date="2026-10-11T12:32:08Z">
        <w:r>
          <w:rPr>
            <w:color w:val="7B3F00"/>
          </w:rPr>
          <w:t xml:space="preserve">מודה ר"י בקומץ - ולא משום 'אין מפגלין בחצי מתיר'</w:t>
        </w:r>
      </w:ins>
    </w:p>
    <w:p w:rsidR="00DA63EC" w:rsidRDefault="00DA63EC" w:rsidP="00DA63EC">
      <w:pPr>
        <w:tabs>
          <w:tab w:val="center" w:pos="2835"/>
        </w:tabs>
        <w:rPr>
          <w:rtl/>
        </w:rPr>
      </w:pPr>
      <w:r w:rsidRPr="00F057F8">
        <w:rPr>
          <w:rStyle w:val="affff2"/>
          <w:rFonts w:hint="cs"/>
          <w:rtl/>
        </w:rPr>
        <w:t xml:space="preserve">מודה </w:t>
      </w:r>
      <w:r w:rsidRPr="00F057F8">
        <w:rPr>
          <w:rStyle w:val="2fb"/>
          <w:rFonts w:hint="cs"/>
          <w:rtl/>
        </w:rPr>
        <w:t xml:space="preserve">רבי יוסי</w:t>
      </w:r>
      <w:r w:rsidRPr="00F057F8">
        <w:rPr>
          <w:rStyle w:val="affff2"/>
          <w:rFonts w:hint="cs"/>
          <w:rtl/>
        </w:rPr>
        <w:t xml:space="preserve"> בזו</w:t>
      </w:r>
      <w:r>
        <w:rPr>
          <w:rFonts w:hint="cs"/>
          <w:rtl/>
        </w:rPr>
        <w:t xml:space="preserve"> </w:t>
      </w:r>
    </w:p>
    <w:p w:rsidR="00DA63EC" w:rsidRDefault="00DA63EC" w:rsidP="00DA63EC">
      <w:pPr>
        <w:tabs>
          <w:tab w:val="center" w:pos="2835"/>
        </w:tabs>
        <w:rPr>
          <w:rtl/>
        </w:rPr>
      </w:pPr>
      <w:r>
        <w:rPr>
          <w:rFonts w:hint="cs"/>
          <w:rtl/>
        </w:rPr>
        <w:t xml:space="preserve">משום דבעי </w:t>
      </w:r>
      <w:ins w:id="90033" w:author="Claude - סמנטי" w:date="2026-10-11T12:27:00Z">
        <w:r>
          <w:rPr>
            <w:rtl/>
          </w:rPr>
          <w:t xml:space="preserve">לשנות</w:t>
        </w:r>
      </w:ins>
      <w:del w:id="90034" w:author="Claude - סמנטי" w:date="2026-10-11T12:27:00Z">
        <w:r>
          <w:rPr>
            <w:rtl/>
          </w:rPr>
          <w:delText xml:space="preserve">למיתנא</w:delText>
        </w:r>
      </w:del>
      <w:r>
        <w:rPr>
          <w:rtl/>
        </w:rPr>
        <w:t xml:space="preserve"> סיפא: להקטיר לבונתה למחר </w:t>
      </w:r>
      <w:r>
        <w:rPr>
          <w:rStyle w:val="2fb"/>
          <w:rFonts w:hint="cs"/>
          <w:rtl/>
        </w:rPr>
        <w:t>דלר' יוסי</w:t>
      </w:r>
      <w:r>
        <w:rPr>
          <w:rtl/>
        </w:rPr>
        <w:t xml:space="preserve"> פסול ואין בו כרת, </w:t>
      </w:r>
    </w:p>
    <w:p w:rsidR="00DA63EC" w:rsidRDefault="00DA63EC" w:rsidP="00DA63EC">
      <w:pPr>
        <w:tabs>
          <w:tab w:val="center" w:pos="2835"/>
        </w:tabs>
        <w:rPr>
          <w:rtl/>
        </w:rPr>
      </w:pPr>
      <w:r>
        <w:rPr>
          <w:rFonts w:hint="cs"/>
          <w:rtl/>
        </w:rPr>
        <w:t>ס</w:t>
      </w:r>
      <w:r>
        <w:rPr>
          <w:rtl/>
        </w:rPr>
        <w:t>"</w:t>
      </w:r>
      <w:r>
        <w:rPr>
          <w:rFonts w:hint="cs"/>
          <w:rtl/>
        </w:rPr>
        <w:t xml:space="preserve">ד</w:t>
      </w:r>
      <w:r>
        <w:rPr>
          <w:rFonts w:hint="cs"/>
          <w:rtl/>
        </w:rPr>
        <w:t xml:space="preserve"> </w:t>
      </w:r>
      <w:r>
        <w:rPr>
          <w:rtl/>
        </w:rPr>
        <w:t xml:space="preserve">טעמא </w:t>
      </w:r>
      <w:r>
        <w:rPr>
          <w:rStyle w:val="2fb"/>
          <w:rtl/>
        </w:rPr>
        <w:t xml:space="preserve">דר' יוסי</w:t>
      </w:r>
      <w:r>
        <w:rPr>
          <w:rtl/>
        </w:rPr>
        <w:t xml:space="preserve"> משום דסבר: אין מפגלין בחצי מתיר, ואפי' רישא </w:t>
      </w:r>
      <w:ins w:id="90779" w:author="מנוע מכני" w:date="2026-10-11T12:04:40Z">
        <w:r>
          <w:rPr>
            <w:rtl/>
          </w:rPr>
          <w:t xml:space="preserve">גם</w:t>
        </w:r>
      </w:ins>
      <w:del w:id="90780" w:author="מנוע מכני" w:date="2026-10-11T12:04:40Z">
        <w:r>
          <w:rPr>
            <w:rtl/>
          </w:rPr>
          <w:delText xml:space="preserve">נמי</w:delText>
        </w:r>
      </w:del>
      <w:r>
        <w:rPr>
          <w:rtl/>
        </w:rPr>
        <w:t xml:space="preserve">, </w:t>
      </w:r>
      <w:r w:rsidRPr="00F057F8">
        <w:rPr>
          <w:u w:val="single"/>
          <w:rtl/>
        </w:rPr>
        <w:t xml:space="preserve">קמ"ל</w:t>
      </w:r>
      <w:r w:rsidRPr="00F057F8">
        <w:rPr>
          <w:u w:val="single"/>
          <w:rtl/>
        </w:rPr>
        <w:t xml:space="preserve"> </w:t>
      </w:r>
      <w:ins w:id="96649" w:author="מנוע מכני" w:date="2026-10-11T12:04:40Z">
        <w:r>
          <w:rPr>
            <w:rtl/>
          </w:rPr>
          <w:t xml:space="preserve">דבזה</w:t>
        </w:r>
      </w:ins>
      <w:del w:id="96650" w:author="מנוע מכני" w:date="2026-10-11T12:04:40Z">
        <w:r>
          <w:rPr>
            <w:rtl/>
          </w:rPr>
          <w:delText xml:space="preserve">דבהא</w:delText>
        </w:r>
      </w:del>
      <w:r>
        <w:rPr>
          <w:rtl/>
        </w:rPr>
        <w:t xml:space="preserve"> מודה.</w:t>
      </w:r>
    </w:p>
    <w:p w:rsidR="00DA63EC" w:rsidRDefault="00DA63EC" w:rsidP="00DA63EC">
      <w:pPr>
        <w:pStyle w:val="afff3"/>
        <w:framePr w:wrap="around"/>
        <w:rPr>
          <w:rtl/>
        </w:rPr>
      </w:pPr>
      <w:r>
        <w:rPr>
          <w:rFonts w:hint="cs"/>
          <w:rtl/>
        </w:rPr>
        <w:t>יג:</w:t>
      </w:r>
    </w:p>
    <w:p w:rsidR="00DA63EC" w:rsidRDefault="00DA63EC" w:rsidP="00DA63EC">
      <w:pPr>
        <w:pStyle w:val="affffd"/>
        <w:rPr>
          <w:del w:id="90009" w:author="מנוע עיצוב" w:date="2026-10-11T12:09:26Z"/>
          <w:rtl/>
        </w:rPr>
      </w:pPr>
      <w:del w:id="90008" w:author="מנוע עיצוב" w:date="2026-10-11T12:09:26Z">
        <w:r>
          <w:rPr>
            <w:rtl/>
          </w:rPr>
          <w:delText xml:space="preserve">׹</w:delText>
        </w:r>
      </w:del>
    </w:p>
    <w:p w:rsidR="00DA63EC" w:rsidRDefault="00DA63EC" w:rsidP="00DA63EC">
      <w:pPr>
        <w:pStyle w:val="affff1"/>
        <w:ind w:end="0"/>
        <w:rPr>
          <w:rtl/>
        </w:rPr>
        <w:pPrChange w:id="20038" w:author="קלוד" w:date="2026-10-11T09:07:26Z">
          <w:pPr>
            <w:pStyle w:val="affff1"/>
            <w:rPr>
              <w:rtl/>
            </w:rPr>
          </w:pPr>
        </w:pPrChange>
      </w:pPr>
      <w:ins w:id="9803" w:author="מספור קטעי משנה" w:date="2026-10-11T09:35:12Z">
        <w:r>
          <w:rPr>
            <w:rStyle w:val="MisparKeta"/>
          </w:rPr>
          <w:t xml:space="preserve">א. </w:t>
        </w:r>
      </w:ins>
      <w:r>
        <w:rPr>
          <w:rtl/>
        </w:rPr>
        <w:t>להקטיר לבונתה למחר - רבי יוסי אומר: פסול ואין בו כרת.</w:t>
      </w:r>
    </w:p>
    <w:p>
      <w:pPr>
        <w:pStyle w:val="38"/>
        <w:rPr>
          <w:ins w:id="98270" w:author="מנוע מכני" w:date="2026-10-11T12:04:40Z"/>
        </w:rPr>
      </w:pPr>
      <w:r>
        <w:t>א</w:t>
      </w:r>
      <w:r>
        <w:t>ר"ל</w:t>
      </w:r>
      <w:r>
        <w:t>:</w:t>
      </w:r>
    </w:p>
    <w:p w:rsidR="00DA63EC" w:rsidRDefault="00DA63EC" w:rsidP="00DA63EC">
      <w:pPr>
        <w:tabs>
          <w:tab w:val="center" w:pos="2835"/>
        </w:tabs>
        <w:rPr>
          <w:rtl/>
        </w:rPr>
      </w:pPr>
      <w:del w:id="98271" w:author="מנוע מכני" w:date="2026-10-11T12:04:40Z">
        <w:r>
          <w:rPr>
            <w:rtl/>
          </w:rPr>
          <w:delText xml:space="preserve"> </w:delText>
        </w:r>
      </w:del>
      <w:r>
        <w:rPr>
          <w:rtl/>
        </w:rPr>
        <w:t xml:space="preserve">אומר היה </w:t>
      </w:r>
      <w:r>
        <w:rPr>
          <w:rStyle w:val="2fb"/>
          <w:rtl/>
        </w:rPr>
        <w:t xml:space="preserve">ר' יוסי</w:t>
      </w:r>
      <w:r>
        <w:rPr>
          <w:rtl/>
        </w:rPr>
        <w:t xml:space="preserve">: אין מתיר מפגל את המתיר, וכן אתה אומר בשני בזיכי לבונה של לחם הפנים, </w:t>
      </w:r>
    </w:p>
    <w:p w:rsidR="00DA63EC" w:rsidRDefault="00DA63EC" w:rsidP="00DA63EC">
      <w:pPr>
        <w:tabs>
          <w:tab w:val="center" w:pos="2835"/>
        </w:tabs>
        <w:rPr>
          <w:rtl/>
        </w:rPr>
      </w:pPr>
      <w:r>
        <w:rPr>
          <w:rtl/>
        </w:rPr>
        <w:t>וכן אתה אומר</w:t>
      </w:r>
      <w:r>
        <w:rPr>
          <w:rFonts w:hint="cs"/>
          <w:rtl/>
        </w:rPr>
        <w:t xml:space="preserve"> דלא לימא דוקא בלבונה </w:t>
      </w:r>
      <w:ins w:id="90781" w:author="מנוע מכני" w:date="2026-10-11T12:04:40Z">
        <w:r>
          <w:rPr>
            <w:rFonts w:hint="cs"/>
            <w:rtl/>
          </w:rPr>
          <w:t xml:space="preserve">דלא</w:t>
        </w:r>
      </w:ins>
      <w:del w:id="90782" w:author="מנוע מכני" w:date="2026-10-11T12:04:40Z">
        <w:r>
          <w:rPr>
            <w:rFonts w:hint="cs"/>
            <w:rtl/>
          </w:rPr>
          <w:delText xml:space="preserve">דלאו</w:delText>
        </w:r>
      </w:del>
      <w:r>
        <w:rPr>
          <w:rFonts w:hint="cs"/>
          <w:rtl/>
        </w:rPr>
        <w:t xml:space="preserve"> מין מנחה היא </w:t>
      </w:r>
      <w:r>
        <w:rPr>
          <w:rtl/>
        </w:rPr>
        <w:t xml:space="preserve">אבל בשני בזיכי לבונה דמינה דהדדי </w:t>
      </w:r>
      <w:ins w:id="92517" w:author="מנוע מכני" w:date="2026-10-11T12:04:40Z">
        <w:r>
          <w:rPr>
            <w:rtl/>
          </w:rPr>
          <w:t xml:space="preserve">הם</w:t>
        </w:r>
      </w:ins>
      <w:del w:id="92518" w:author="מנוע מכני" w:date="2026-10-11T12:04:40Z">
        <w:r>
          <w:rPr>
            <w:rtl/>
          </w:rPr>
          <w:delText xml:space="preserve">נינהו</w:delText>
        </w:r>
      </w:del>
      <w:r>
        <w:rPr>
          <w:rtl/>
        </w:rPr>
        <w:t xml:space="preserve"> - אימא מפגלי אהדדי, </w:t>
      </w:r>
      <w:r w:rsidRPr="00F057F8">
        <w:rPr>
          <w:u w:val="single"/>
          <w:rtl/>
        </w:rPr>
        <w:t xml:space="preserve">קמ"ל</w:t>
      </w:r>
      <w:r w:rsidRPr="00F057F8">
        <w:rPr>
          <w:u w:val="single"/>
          <w:rtl/>
        </w:rPr>
        <w:t xml:space="preserve">.</w:t>
      </w:r>
    </w:p>
    <w:p>
      <w:pPr>
        <w:pStyle w:val="38"/>
        <w:rPr>
          <w:ins w:id="98272" w:author="מנוע מכני" w:date="2026-10-11T12:04:40Z"/>
        </w:rPr>
      </w:pPr>
      <w:r>
        <w:t xml:space="preserve">והך</w:t>
      </w:r>
    </w:p>
    <w:p w:rsidR="00DA63EC" w:rsidRDefault="00DA63EC" w:rsidP="00DA63EC">
      <w:pPr>
        <w:tabs>
          <w:tab w:val="center" w:pos="2835"/>
        </w:tabs>
        <w:rPr>
          <w:rtl/>
        </w:rPr>
      </w:pPr>
      <w:del w:id="98273" w:author="מנוע מכני" w:date="2026-10-11T12:04:40Z">
        <w:r>
          <w:rPr>
            <w:rFonts w:hint="cs"/>
            <w:rtl/>
          </w:rPr>
          <w:delText xml:space="preserve"> </w:delText>
        </w:r>
      </w:del>
      <w:r>
        <w:rPr>
          <w:rFonts w:hint="cs"/>
          <w:rtl/>
        </w:rPr>
        <w:t xml:space="preserve">דסיפא דלבונה אינה מן המנחה היינו אינה בעיכוב מנחה, </w:t>
      </w:r>
      <w:ins w:id="90783" w:author="מנוע מכני" w:date="2026-10-11T12:04:40Z">
        <w:r>
          <w:rPr>
            <w:rtl/>
          </w:rPr>
          <w:t xml:space="preserve">דלא</w:t>
        </w:r>
      </w:ins>
      <w:del w:id="90784" w:author="מנוע מכני" w:date="2026-10-11T12:04:40Z">
        <w:r>
          <w:rPr>
            <w:rtl/>
          </w:rPr>
          <w:delText xml:space="preserve">דלאו</w:delText>
        </w:r>
      </w:del>
      <w:r>
        <w:rPr>
          <w:rtl/>
        </w:rPr>
        <w:t xml:space="preserve"> כי </w:t>
      </w:r>
      <w:ins w:id="97273" w:author="מנוע מכני" w:date="2026-10-11T12:04:40Z">
        <w:r>
          <w:rPr>
            <w:rtl/>
          </w:rPr>
          <w:t xml:space="preserve">איך</w:t>
        </w:r>
      </w:ins>
      <w:del w:id="97274" w:author="מנוע מכני" w:date="2026-10-11T12:04:40Z">
        <w:r>
          <w:rPr>
            <w:rtl/>
          </w:rPr>
          <w:delText xml:space="preserve">היכי</w:delText>
        </w:r>
      </w:del>
      <w:r>
        <w:rPr>
          <w:rtl/>
        </w:rPr>
        <w:t xml:space="preserve"> דמעכב </w:t>
      </w:r>
      <w:ins w:id="95657" w:author="מנוע מכני" w:date="2026-10-11T12:04:40Z">
        <w:r>
          <w:rPr>
            <w:rtl/>
          </w:rPr>
          <w:t xml:space="preserve">להם</w:t>
        </w:r>
      </w:ins>
      <w:del w:id="95658" w:author="מנוע מכני" w:date="2026-10-11T12:04:40Z">
        <w:r>
          <w:rPr>
            <w:rtl/>
          </w:rPr>
          <w:delText xml:space="preserve">להו</w:delText>
        </w:r>
      </w:del>
      <w:r>
        <w:rPr>
          <w:rtl/>
        </w:rPr>
        <w:t xml:space="preserve"> קומץ לשירים, דכמה </w:t>
      </w:r>
      <w:ins w:id="90785" w:author="מנוע מכני" w:date="2026-10-11T12:04:40Z">
        <w:r>
          <w:rPr>
            <w:rtl/>
          </w:rPr>
          <w:t xml:space="preserve">דלא</w:t>
        </w:r>
      </w:ins>
      <w:del w:id="90786" w:author="מנוע מכני" w:date="2026-10-11T12:04:40Z">
        <w:r>
          <w:rPr>
            <w:rtl/>
          </w:rPr>
          <w:delText xml:space="preserve">דלאו</w:delText>
        </w:r>
      </w:del>
      <w:r>
        <w:rPr>
          <w:rtl/>
        </w:rPr>
        <w:t xml:space="preserve"> מתקטר קומץ </w:t>
      </w:r>
      <w:r>
        <w:rPr>
          <w:rtl/>
        </w:rPr>
        <w:t xml:space="preserve">לא</w:t>
      </w:r>
      <w:r>
        <w:rPr>
          <w:rtl/>
        </w:rPr>
        <w:t xml:space="preserve"> מיתאכלי שירים </w:t>
      </w:r>
      <w:r>
        <w:rPr>
          <w:rtl/>
        </w:rPr>
        <w:t xml:space="preserve">ה"נ</w:t>
      </w:r>
      <w:r>
        <w:rPr>
          <w:rtl/>
        </w:rPr>
        <w:t xml:space="preserve"> מעכב לה ללבונה, אלא </w:t>
      </w:r>
      <w:ins w:id="96037" w:author="מנוע מכני" w:date="2026-10-11T12:04:40Z">
        <w:r>
          <w:rPr>
            <w:rtl/>
          </w:rPr>
          <w:t xml:space="preserve">אם </w:t>
        </w:r>
      </w:ins>
      <w:del w:id="96038" w:author="מנוע מכני" w:date="2026-10-11T12:04:40Z">
        <w:r>
          <w:rPr>
            <w:rtl/>
          </w:rPr>
          <w:delText xml:space="preserve">אי </w:delText>
        </w:r>
      </w:del>
      <w:r>
        <w:rPr>
          <w:rtl/>
        </w:rPr>
        <w:t xml:space="preserve">בעי </w:t>
      </w:r>
      <w:ins w:id="92519" w:author="מנוע מכני" w:date="2026-10-11T12:04:40Z">
        <w:r>
          <w:rPr>
            <w:rtl/>
          </w:rPr>
          <w:t xml:space="preserve">זה</w:t>
        </w:r>
      </w:ins>
      <w:del w:id="92520" w:author="מנוע מכני" w:date="2026-10-11T12:04:40Z">
        <w:r>
          <w:rPr>
            <w:rtl/>
          </w:rPr>
          <w:delText xml:space="preserve">האי</w:delText>
        </w:r>
      </w:del>
      <w:r>
        <w:rPr>
          <w:rtl/>
        </w:rPr>
        <w:t xml:space="preserve"> מקטר ברישא </w:t>
      </w:r>
      <w:ins w:id="96039" w:author="מנוע מכני" w:date="2026-10-11T12:04:40Z">
        <w:r>
          <w:rPr>
            <w:rtl/>
          </w:rPr>
          <w:t xml:space="preserve">ואם </w:t>
        </w:r>
      </w:ins>
      <w:del w:id="96040" w:author="מנוע מכני" w:date="2026-10-11T12:04:40Z">
        <w:r>
          <w:rPr>
            <w:rtl/>
          </w:rPr>
          <w:delText xml:space="preserve">ואי </w:delText>
        </w:r>
      </w:del>
      <w:r>
        <w:rPr>
          <w:rtl/>
        </w:rPr>
        <w:t xml:space="preserve">בעי </w:t>
      </w:r>
      <w:ins w:id="92521" w:author="מנוע מכני" w:date="2026-10-11T12:04:40Z">
        <w:r>
          <w:rPr>
            <w:rtl/>
          </w:rPr>
          <w:t xml:space="preserve">זה</w:t>
        </w:r>
      </w:ins>
      <w:del w:id="92522" w:author="מנוע מכני" w:date="2026-10-11T12:04:40Z">
        <w:r>
          <w:rPr>
            <w:rtl/>
          </w:rPr>
          <w:delText xml:space="preserve">האי</w:delText>
        </w:r>
      </w:del>
      <w:r>
        <w:rPr>
          <w:rtl/>
        </w:rPr>
        <w:t xml:space="preserve"> מקטר ברישא.</w:t>
      </w:r>
    </w:p>
    <w:p>
      <w:pPr>
        <w:pStyle w:val="38"/>
        <w:rPr>
          <w:ins w:id="98274" w:author="מנוע מכני" w:date="2026-10-11T12:04:40Z"/>
        </w:rPr>
      </w:pPr>
      <w:r>
        <w:t xml:space="preserve">ורבנן?</w:t>
      </w:r>
    </w:p>
    <w:p w:rsidR="00DA63EC" w:rsidRDefault="00DA63EC" w:rsidP="00DA63EC">
      <w:pPr>
        <w:tabs>
          <w:tab w:val="center" w:pos="2835"/>
        </w:tabs>
        <w:rPr>
          <w:rtl/>
        </w:rPr>
      </w:pPr>
      <w:del w:id="98275" w:author="מנוע מכני" w:date="2026-10-11T12:04:40Z">
        <w:r>
          <w:rPr>
            <w:rtl/>
          </w:rPr>
          <w:delText xml:space="preserve"> </w:delText>
        </w:r>
      </w:del>
      <w:r>
        <w:rPr>
          <w:rtl/>
        </w:rPr>
        <w:t xml:space="preserve">כי </w:t>
      </w:r>
      <w:ins w:id="90787" w:author="מנוע מכני" w:date="2026-10-11T12:04:40Z">
        <w:r>
          <w:rPr>
            <w:rtl/>
          </w:rPr>
          <w:t xml:space="preserve">אומרים</w:t>
        </w:r>
      </w:ins>
      <w:del w:id="90788" w:author="מנוע מכני" w:date="2026-10-11T12:04:40Z">
        <w:r>
          <w:rPr>
            <w:rtl/>
          </w:rPr>
          <w:delText xml:space="preserve">אמרינן</w:delText>
        </w:r>
      </w:del>
      <w:r>
        <w:rPr>
          <w:rtl/>
        </w:rPr>
        <w:t xml:space="preserve"> אין מתיר מפגל את המתיר, </w:t>
      </w:r>
      <w:r>
        <w:rPr>
          <w:rtl/>
        </w:rPr>
        <w:t xml:space="preserve">ה"מ</w:t>
      </w:r>
      <w:r>
        <w:rPr>
          <w:rtl/>
        </w:rPr>
        <w:t xml:space="preserve"> </w:t>
      </w:r>
      <w:ins w:id="90789" w:author="מנוע מכני" w:date="2026-10-11T12:04:40Z">
        <w:r>
          <w:rPr>
            <w:rtl/>
          </w:rPr>
          <w:t xml:space="preserve">מקום</w:t>
        </w:r>
      </w:ins>
      <w:del w:id="90790" w:author="מנוע מכני" w:date="2026-10-11T12:04:40Z">
        <w:r>
          <w:rPr>
            <w:rtl/>
          </w:rPr>
          <w:delText xml:space="preserve">היכא</w:delText>
        </w:r>
      </w:del>
      <w:r>
        <w:rPr>
          <w:rtl/>
        </w:rPr>
        <w:t xml:space="preserve"> דלא איקבעו בחד </w:t>
      </w:r>
      <w:ins w:id="95789" w:author="מנוע מכני" w:date="2026-10-11T12:04:40Z">
        <w:r>
          <w:rPr>
            <w:rtl/>
          </w:rPr>
          <w:t xml:space="preserve">מנין</w:t>
        </w:r>
      </w:ins>
      <w:del w:id="95790" w:author="מנוע מכני" w:date="2026-10-11T12:04:40Z">
        <w:r>
          <w:rPr>
            <w:rtl/>
          </w:rPr>
          <w:delText xml:space="preserve">מנא</w:delText>
        </w:r>
      </w:del>
      <w:r>
        <w:rPr>
          <w:rtl/>
        </w:rPr>
        <w:t xml:space="preserve">, אבל </w:t>
      </w:r>
      <w:ins w:id="90791" w:author="מנוע מכני" w:date="2026-10-11T12:04:40Z">
        <w:r>
          <w:rPr>
            <w:rtl/>
          </w:rPr>
          <w:t xml:space="preserve">מקום</w:t>
        </w:r>
      </w:ins>
      <w:del w:id="90792" w:author="מנוע מכני" w:date="2026-10-11T12:04:40Z">
        <w:r>
          <w:rPr>
            <w:rtl/>
          </w:rPr>
          <w:delText xml:space="preserve">היכא</w:delText>
        </w:r>
      </w:del>
      <w:r>
        <w:rPr>
          <w:rtl/>
        </w:rPr>
        <w:t xml:space="preserve"> דאיקבעו בחד </w:t>
      </w:r>
      <w:ins w:id="95791" w:author="מנוע מכני" w:date="2026-10-11T12:04:40Z">
        <w:r>
          <w:rPr>
            <w:rtl/>
          </w:rPr>
          <w:t xml:space="preserve">מנין</w:t>
        </w:r>
      </w:ins>
      <w:del w:id="95792" w:author="מנוע מכני" w:date="2026-10-11T12:04:40Z">
        <w:r>
          <w:rPr>
            <w:rtl/>
          </w:rPr>
          <w:delText xml:space="preserve">מנא</w:delText>
        </w:r>
      </w:del>
      <w:r>
        <w:rPr>
          <w:rtl/>
        </w:rPr>
        <w:t xml:space="preserve"> כחד דמי.</w:t>
      </w:r>
    </w:p>
    <w:p>
      <w:pPr>
        <w:pStyle w:val="afffff8"/>
        <w:rPr>
          <w:ins w:id="90779" w:author="קלוד" w:date="2026-10-11T12:32:08Z"/>
        </w:rPr>
      </w:pPr>
      <w:ins w:id="90780" w:author="קלוד" w:date="2026-10-11T12:32:08Z">
        <w:r>
          <w:rPr>
            <w:color w:val="7B3F00"/>
          </w:rPr>
          <w:t xml:space="preserve">ליקוט לבונה בזר - פסול, והולכה שלא ברגל</w:t>
        </w:r>
      </w:ins>
    </w:p>
    <w:p>
      <w:pPr>
        <w:pStyle w:val="38"/>
        <w:rPr>
          <w:ins w:id="98277" w:author="מנוע מכני" w:date="2026-10-11T12:04:40Z"/>
        </w:rPr>
      </w:pPr>
      <w:del w:id="98276" w:author="מנוע מכני" w:date="2026-10-11T12:04:40Z">
        <w:r>
          <w:delText xml:space="preserve">•</w:delText>
        </w:r>
      </w:del>
      <w:r>
        <w:t xml:space="preserve"> א"ר ינאי:</w:t>
      </w:r>
    </w:p>
    <w:p w:rsidR="00DA63EC" w:rsidRDefault="00DA63EC" w:rsidP="00DA63EC">
      <w:pPr>
        <w:tabs>
          <w:tab w:val="center" w:pos="2835"/>
        </w:tabs>
        <w:rPr>
          <w:rtl/>
        </w:rPr>
      </w:pPr>
      <w:del w:id="98278" w:author="מנוע מכני" w:date="2026-10-11T12:04:40Z">
        <w:r>
          <w:rPr>
            <w:rtl/>
          </w:rPr>
          <w:delText xml:space="preserve"> </w:delText>
        </w:r>
      </w:del>
      <w:r>
        <w:rPr>
          <w:rtl/>
        </w:rPr>
        <w:t xml:space="preserve">ליקוט לבונה בזר - פסול.</w:t>
      </w:r>
    </w:p>
    <w:p>
      <w:pPr>
        <w:pStyle w:val="38"/>
        <w:rPr>
          <w:ins w:id="98279" w:author="מנוע מכני" w:date="2026-10-11T12:04:40Z"/>
        </w:rPr>
      </w:pPr>
      <w:r w:rsidRPr="00E105BC">
        <w:t>וכר' ירמיה</w:t>
      </w:r>
      <w:r w:rsidRPr="00E105BC">
        <w:t xml:space="preserve">:</w:t>
      </w:r>
    </w:p>
    <w:p w:rsidR="00DA63EC" w:rsidRPr="00E105BC" w:rsidRDefault="00DA63EC" w:rsidP="00DA63EC">
      <w:pPr>
        <w:tabs>
          <w:tab w:val="center" w:pos="2835"/>
        </w:tabs>
        <w:rPr>
          <w:spacing w:val="-2"/>
          <w:rtl/>
        </w:rPr>
      </w:pPr>
      <w:del w:id="98280" w:author="מנוע מכני" w:date="2026-10-11T12:04:40Z">
        <w:r w:rsidRPr="00E105BC">
          <w:rPr>
            <w:spacing w:val="-2"/>
            <w:rtl/>
          </w:rPr>
          <w:delText xml:space="preserve"> </w:delText>
        </w:r>
      </w:del>
      <w:r w:rsidRPr="00E105BC">
        <w:rPr>
          <w:spacing w:val="-2"/>
          <w:rtl/>
        </w:rPr>
        <w:t xml:space="preserve">משום הולכה נגעו בה, </w:t>
      </w:r>
      <w:ins w:id="90793" w:author="מנוע מכני" w:date="2026-10-11T12:04:40Z">
        <w:r>
          <w:rPr>
            <w:spacing w:val="-2"/>
            <w:rtl/>
          </w:rPr>
          <w:t xml:space="preserve">סבר</w:t>
        </w:r>
      </w:ins>
      <w:del w:id="90794" w:author="מנוע מכני" w:date="2026-10-11T12:04:40Z">
        <w:r w:rsidRPr="00E105BC">
          <w:rPr>
            <w:spacing w:val="-2"/>
            <w:rtl/>
          </w:rPr>
          <w:delText xml:space="preserve">קסבר</w:delText>
        </w:r>
      </w:del>
      <w:r w:rsidRPr="00E105BC">
        <w:rPr>
          <w:spacing w:val="-2"/>
          <w:rtl/>
        </w:rPr>
        <w:t xml:space="preserve">: הולכה שלא ברגל שמה הולכה, והולכה בזר - פסולה.</w:t>
      </w:r>
    </w:p>
    <w:p>
      <w:pPr>
        <w:pStyle w:val="38"/>
        <w:rPr>
          <w:ins w:id="98282" w:author="מנוע מכני" w:date="2026-10-11T12:04:40Z"/>
        </w:rPr>
      </w:pPr>
      <w:del w:id="98281" w:author="מנוע מכני" w:date="2026-10-11T12:04:40Z">
        <w:r>
          <w:delText xml:space="preserve">•</w:delText>
        </w:r>
      </w:del>
      <w:r>
        <w:t xml:space="preserve"> א</w:t>
      </w:r>
      <w:r>
        <w:t>ר</w:t>
      </w:r>
      <w:r>
        <w:t>"</w:t>
      </w:r>
      <w:r>
        <w:t>מ</w:t>
      </w:r>
      <w:r>
        <w:t xml:space="preserve">:</w:t>
      </w:r>
    </w:p>
    <w:p w:rsidR="00DA63EC" w:rsidRDefault="00DA63EC" w:rsidP="00DA63EC">
      <w:pPr>
        <w:tabs>
          <w:tab w:val="center" w:pos="2835"/>
        </w:tabs>
        <w:rPr>
          <w:rtl/>
        </w:rPr>
      </w:pPr>
      <w:del w:id="98283" w:author="מנוע מכני" w:date="2026-10-11T12:04:40Z">
        <w:r>
          <w:rPr>
            <w:rtl/>
          </w:rPr>
          <w:delText xml:space="preserve"> </w:delText>
        </w:r>
      </w:del>
      <w:r>
        <w:rPr>
          <w:rtl/>
        </w:rPr>
        <w:t xml:space="preserve">אף אנן תנינא, זה הכלל: כל הקומץ ונותן בכלי והמוליך והמקטיר</w:t>
      </w:r>
      <w:ins w:id="94189" w:author="מנוע מכני" w:date="2026-10-11T12:04:40Z">
        <w:r>
          <w:rPr>
            <w:rtl/>
          </w:rPr>
          <w:t xml:space="preserve">,</w:t>
        </w:r>
      </w:ins>
      <w:del w:id="9419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קומץ היינו שוחט, מוליך </w:t>
      </w:r>
      <w:ins w:id="90795" w:author="מנוע מכני" w:date="2026-10-11T12:04:40Z">
        <w:r>
          <w:rPr>
            <w:rtl/>
          </w:rPr>
          <w:t xml:space="preserve">גם</w:t>
        </w:r>
      </w:ins>
      <w:del w:id="90796" w:author="מנוע מכני" w:date="2026-10-11T12:04:40Z">
        <w:r>
          <w:rPr>
            <w:rtl/>
          </w:rPr>
          <w:delText xml:space="preserve">נמי</w:delText>
        </w:r>
      </w:del>
      <w:r>
        <w:rPr>
          <w:rtl/>
        </w:rPr>
        <w:t xml:space="preserve"> היינו מוליך, מקטיר היינו זורק, </w:t>
      </w:r>
    </w:p>
    <w:p>
      <w:pPr>
        <w:pStyle w:val="38"/>
        <w:rPr>
          <w:ins w:id="98284" w:author="מנוע מכני" w:date="2026-10-11T12:04:40Z"/>
        </w:rPr>
      </w:pPr>
      <w:r>
        <w:t xml:space="preserve">אלא</w:t>
      </w:r>
    </w:p>
    <w:p w:rsidR="00C75802" w:rsidRDefault="00DA63EC" w:rsidP="00C75802">
      <w:pPr>
        <w:tabs>
          <w:tab w:val="center" w:pos="2835"/>
        </w:tabs>
        <w:rPr>
          <w:u w:val="single"/>
          <w:rtl/>
        </w:rPr>
      </w:pPr>
      <w:del w:id="98285" w:author="מנוע מכני" w:date="2026-10-11T12:04:40Z">
        <w:r>
          <w:rPr>
            <w:rtl/>
          </w:rPr>
          <w:delText xml:space="preserve"> </w:delText>
        </w:r>
      </w:del>
      <w:r>
        <w:rPr>
          <w:rtl/>
        </w:rPr>
        <w:t xml:space="preserve">נותן בכלי </w:t>
      </w:r>
      <w:ins w:id="92523" w:author="מנוע מכני" w:date="2026-10-11T12:04:40Z">
        <w:r>
          <w:rPr>
            <w:rtl/>
          </w:rPr>
          <w:t xml:space="preserve">מה</w:t>
        </w:r>
      </w:ins>
      <w:del w:id="92524" w:author="מנוע מכני" w:date="2026-10-11T12:04:40Z">
        <w:r>
          <w:rPr>
            <w:rtl/>
          </w:rPr>
          <w:delText xml:space="preserve">מאי</w:delText>
        </w:r>
      </w:del>
      <w:r>
        <w:rPr>
          <w:rFonts w:hint="cs"/>
          <w:rtl/>
        </w:rPr>
        <w:t xml:space="preserve"> </w:t>
      </w:r>
      <w:r>
        <w:rPr>
          <w:rtl/>
        </w:rPr>
        <w:t xml:space="preserve">משום דדמי לקבלה, </w:t>
      </w:r>
      <w:ins w:id="90797" w:author="מנוע מכני" w:date="2026-10-11T12:04:40Z">
        <w:r>
          <w:rPr>
            <w:rtl/>
          </w:rPr>
          <w:t xml:space="preserve">שם</w:t>
        </w:r>
      </w:ins>
      <w:del w:id="90798" w:author="מנוע מכני" w:date="2026-10-11T12:04:40Z">
        <w:r>
          <w:rPr>
            <w:rtl/>
          </w:rPr>
          <w:delText xml:space="preserve">התם</w:delText>
        </w:r>
      </w:del>
      <w:r>
        <w:rPr>
          <w:rtl/>
        </w:rPr>
        <w:t xml:space="preserve"> ממילא, </w:t>
      </w:r>
      <w:ins w:id="90799" w:author="מנוע מכני" w:date="2026-10-11T12:04:40Z">
        <w:r>
          <w:rPr>
            <w:rtl/>
          </w:rPr>
          <w:t xml:space="preserve">כאן</w:t>
        </w:r>
      </w:ins>
      <w:del w:id="90800" w:author="מנוע מכני" w:date="2026-10-11T12:04:40Z">
        <w:r>
          <w:rPr>
            <w:rtl/>
          </w:rPr>
          <w:delText xml:space="preserve">הכא</w:delText>
        </w:r>
      </w:del>
      <w:r>
        <w:rPr>
          <w:rtl/>
        </w:rPr>
        <w:t xml:space="preserve"> שקיל ורמי!</w:t>
      </w:r>
    </w:p>
    <w:p>
      <w:pPr>
        <w:pStyle w:val="38"/>
        <w:rPr>
          <w:ins w:id="98286" w:author="מנוע מכני" w:date="2026-10-11T12:04:40Z"/>
        </w:rPr>
      </w:pPr>
      <w:r w:rsidRPr="00C75802">
        <w:t xml:space="preserve">אלא</w:t>
      </w:r>
    </w:p>
    <w:p w:rsidR="00DA63EC" w:rsidRPr="00C75802" w:rsidRDefault="00DA63EC" w:rsidP="00C75802">
      <w:pPr>
        <w:tabs>
          <w:tab w:val="center" w:pos="2835"/>
        </w:tabs>
        <w:rPr>
          <w:spacing w:val="-4"/>
        </w:rPr>
      </w:pPr>
      <w:del w:id="98287" w:author="מנוע מכני" w:date="2026-10-11T12:04:40Z">
        <w:r w:rsidRPr="00C75802">
          <w:rPr>
            <w:spacing w:val="-4"/>
            <w:u w:val="single"/>
            <w:rtl/>
          </w:rPr>
          <w:delText xml:space="preserve"> </w:delText>
        </w:r>
      </w:del>
      <w:r w:rsidRPr="00C75802">
        <w:rPr>
          <w:spacing w:val="-4"/>
          <w:rtl/>
        </w:rPr>
        <w:t xml:space="preserve">משום דלא סגי </w:t>
      </w:r>
      <w:ins w:id="92525" w:author="מנוע מכני" w:date="2026-10-11T12:04:40Z">
        <w:r>
          <w:rPr>
            <w:spacing w:val="-4"/>
            <w:rtl/>
          </w:rPr>
          <w:t xml:space="preserve">לו</w:t>
        </w:r>
      </w:ins>
      <w:del w:id="92526" w:author="מנוע מכני" w:date="2026-10-11T12:04:40Z">
        <w:r w:rsidRPr="00C75802">
          <w:rPr>
            <w:spacing w:val="-4"/>
            <w:rtl/>
          </w:rPr>
          <w:delText xml:space="preserve">ליה</w:delText>
        </w:r>
      </w:del>
      <w:r w:rsidRPr="00C75802">
        <w:rPr>
          <w:spacing w:val="-4"/>
          <w:rtl/>
        </w:rPr>
        <w:t xml:space="preserve"> דלא עבד לה עבודה חשובה היא, על כרחיך משוי לה כקבלה, </w:t>
      </w:r>
      <w:r w:rsidRPr="00C75802">
        <w:rPr>
          <w:spacing w:val="-4"/>
          <w:rtl/>
        </w:rPr>
        <w:t xml:space="preserve">ה"נ</w:t>
      </w:r>
      <w:r w:rsidRPr="00C75802">
        <w:rPr>
          <w:spacing w:val="-4"/>
          <w:rtl/>
        </w:rPr>
        <w:t xml:space="preserve"> </w:t>
      </w:r>
      <w:ins w:id="90801" w:author="מנוע מכני" w:date="2026-10-11T12:04:40Z">
        <w:r>
          <w:rPr>
            <w:rFonts w:hint="cs"/>
            <w:spacing w:val="-4"/>
            <w:rtl/>
          </w:rPr>
          <w:t xml:space="preserve">כאן</w:t>
        </w:r>
      </w:ins>
      <w:del w:id="90802" w:author="מנוע מכני" w:date="2026-10-11T12:04:40Z">
        <w:r w:rsidRPr="00C75802">
          <w:rPr>
            <w:rFonts w:hint="cs"/>
            <w:spacing w:val="-4"/>
            <w:rtl/>
          </w:rPr>
          <w:delText xml:space="preserve">הכא</w:delText>
        </w:r>
      </w:del>
      <w:r w:rsidRPr="00C75802">
        <w:rPr>
          <w:rFonts w:hint="cs"/>
          <w:spacing w:val="-4"/>
          <w:rtl/>
        </w:rPr>
        <w:t xml:space="preserve"> </w:t>
      </w:r>
    </w:p>
    <w:p>
      <w:pPr>
        <w:pStyle w:val="38"/>
        <w:rPr>
          <w:ins w:id="98288" w:author="מנוע מכני" w:date="2026-10-11T12:04:40Z"/>
        </w:rPr>
      </w:pPr>
      <w:r>
        <w:t xml:space="preserve">- </w:t>
      </w:r>
      <w:r w:rsidRPr="00B86088">
        <w:t>ו</w:t>
      </w:r>
      <w:r>
        <w:t>דחי</w:t>
      </w:r>
      <w:r w:rsidR="005608A0">
        <w:t>'</w:t>
      </w:r>
    </w:p>
    <w:p w:rsidR="00DA63EC" w:rsidRDefault="00DA63EC" w:rsidP="00DA63EC">
      <w:pPr>
        <w:pStyle w:val="affffb"/>
      </w:pPr>
      <w:del w:id="98289" w:author="מנוע מכני" w:date="2026-10-11T12:04:40Z">
        <w:r>
          <w:rPr>
            <w:rFonts w:hint="cs"/>
            <w:rtl/>
          </w:rPr>
          <w:delText xml:space="preserve"> </w:delText>
        </w:r>
      </w:del>
      <w:r>
        <w:rPr>
          <w:rFonts w:hint="cs"/>
          <w:rtl/>
        </w:rPr>
        <w:t xml:space="preserve">ד</w:t>
      </w:r>
      <w:r>
        <w:rPr>
          <w:rtl/>
        </w:rPr>
        <w:t xml:space="preserve">לעולם דמי לקבלה, </w:t>
      </w:r>
      <w:r>
        <w:rPr>
          <w:rFonts w:hint="cs"/>
          <w:rtl/>
        </w:rPr>
        <w:t xml:space="preserve">וכיוון דתרוויהו קדושת כלי </w:t>
      </w:r>
      <w:r>
        <w:rPr>
          <w:rFonts w:hint="cs"/>
          <w:rtl/>
        </w:rPr>
        <w:t xml:space="preserve">מ</w:t>
      </w:r>
      <w:r>
        <w:rPr>
          <w:rtl/>
        </w:rPr>
        <w:t>"</w:t>
      </w:r>
      <w:r>
        <w:rPr>
          <w:rFonts w:hint="cs"/>
          <w:rtl/>
        </w:rPr>
        <w:t xml:space="preserve">ל</w:t>
      </w:r>
      <w:r>
        <w:rPr>
          <w:rFonts w:hint="cs"/>
          <w:rtl/>
        </w:rPr>
        <w:t xml:space="preserve"> ממילא ומ</w:t>
      </w:r>
      <w:r>
        <w:rPr>
          <w:rtl/>
        </w:rPr>
        <w:t>"</w:t>
      </w:r>
      <w:r>
        <w:rPr>
          <w:rFonts w:hint="cs"/>
          <w:rtl/>
        </w:rPr>
        <w:t xml:space="preserve">ל שקיל ורמי </w:t>
      </w:r>
    </w:p>
    <w:p w:rsidR="00DA63EC" w:rsidRDefault="00DA63EC" w:rsidP="00DA63EC">
      <w:pPr>
        <w:pStyle w:val="affffd"/>
        <w:rPr>
          <w:rtl/>
        </w:rPr>
      </w:pPr>
      <w:r>
        <w:rPr>
          <w:rtl/>
        </w:rPr>
        <w:t>׹</w:t>
      </w:r>
    </w:p>
    <w:p>
      <w:pPr>
        <w:pStyle w:val="MishnaBatzad"/>
        <w:rPr>
          <w:ins w:id="20330" w:author="קלוד" w:date="2026-10-11T09:07:26Z"/>
        </w:rPr>
      </w:pPr>
      <w:ins w:id="20329" w:author="קלוד" w:date="2026-10-11T09:07:26Z">
        <w:r>
          <w:t xml:space="preserve">משנה ב</w:t>
        </w:r>
      </w:ins>
    </w:p>
    <w:p w:rsidR="00DA63EC" w:rsidRPr="000A334C" w:rsidRDefault="00DA63EC" w:rsidP="003B6D22">
      <w:pPr>
        <w:pStyle w:val="afff9"/>
        <w:rPr>
          <w:del w:id="20138" w:author="קלוד" w:date="2026-10-11T09:07:26Z"/>
          <w:rtl/>
        </w:rPr>
      </w:pPr>
      <w:del w:id="20137" w:author="קלוד" w:date="2026-10-11T09:07:26Z">
        <w:r w:rsidRPr="000A334C">
          <w:rPr>
            <w:rtl/>
          </w:rPr>
          <w:delText xml:space="preserve">מתני'.</w:delText>
        </w:r>
      </w:del>
    </w:p>
    <w:p w:rsidR="00DA63EC" w:rsidRPr="000A334C" w:rsidRDefault="00DA63EC" w:rsidP="003B6D22">
      <w:pPr>
        <w:pStyle w:val="afff9"/>
        <w:spacing w:before="120"/>
        <w:rPr>
          <w:rtl/>
        </w:rPr>
        <w:pPrChange w:id="90007" w:author="קלוד" w:date="2026-10-11T12:09:42Z">
          <w:pPr>
            <w:pStyle w:val="afff9"/>
          </w:pPr>
        </w:pPrChange>
      </w:pPr>
      <w:r w:rsidRPr="000A334C">
        <w:rPr>
          <w:rtl/>
        </w:rPr>
        <w:t xml:space="preserve">שחט שני כבשים לאכול אחת מן החלות למחר, </w:t>
      </w:r>
    </w:p>
    <w:p w:rsidR="00DA63EC" w:rsidRPr="000A334C" w:rsidRDefault="00DA63EC" w:rsidP="003B6D22">
      <w:pPr>
        <w:pStyle w:val="afff9"/>
        <w:rPr>
          <w:rtl/>
        </w:rPr>
      </w:pPr>
      <w:r w:rsidRPr="000A334C">
        <w:rPr>
          <w:rtl/>
        </w:rPr>
        <w:t xml:space="preserve">הקטיר שני בזיכין לאכול אחד מן הסדרים למחר, </w:t>
      </w:r>
    </w:p>
    <w:p w:rsidR="00DA63EC" w:rsidRPr="000A334C" w:rsidRDefault="00DA63EC" w:rsidP="003B6D22">
      <w:pPr>
        <w:pStyle w:val="afff9"/>
        <w:rPr>
          <w:rtl/>
        </w:rPr>
      </w:pPr>
      <w:r>
        <w:rPr>
          <w:rStyle w:val="TanaimMishna"/>
          <w:rtl/>
          <w:rPrChange w:id="20003" w:author="קלוד" w:date="2026-10-11T09:07:26Z">
            <w:rPr>
              <w:rtl/>
            </w:rPr>
          </w:rPrChange>
        </w:rPr>
        <w:t xml:space="preserve">רבי יוסי</w:t>
      </w:r>
      <w:r>
        <w:rPr>
          <w:rtl/>
        </w:rPr>
        <w:t xml:space="preserve"> אומר</w:t>
      </w:r>
      <w:r>
        <w:rPr>
          <w:rStyle w:val="TanaimMishna"/>
          <w:rtl/>
          <w:rPrChange w:id="103634" w:author="Claude" w:date="2026-10-11T09:07:48Z">
            <w:rPr>
              <w:rtl/>
            </w:rPr>
          </w:rPrChange>
        </w:rPr>
        <w:t xml:space="preserve">:</w:t>
      </w:r>
      <w:r>
        <w:rPr>
          <w:rtl/>
        </w:rPr>
        <w:t xml:space="preserve"> אותו החלה ואותו הסדר שחישב עליו פיגול וחייבין עליו כרת, </w:t>
      </w:r>
      <w:r w:rsidRPr="000A334C">
        <w:rPr>
          <w:rtl/>
        </w:rPr>
        <w:tab/>
        <w:t>והשני פסול ואין בו כרת;</w:t>
      </w:r>
    </w:p>
    <w:p w:rsidR="00DA63EC" w:rsidRPr="000A334C" w:rsidRDefault="00DA63EC" w:rsidP="003B6D22">
      <w:pPr>
        <w:pStyle w:val="afff9"/>
        <w:rPr>
          <w:rtl/>
        </w:rPr>
      </w:pPr>
      <w:r>
        <w:rPr>
          <w:rtl/>
        </w:rPr>
        <w:t xml:space="preserve">ו</w:t>
      </w:r>
      <w:r>
        <w:rPr>
          <w:rStyle w:val="TanaimMishna"/>
          <w:rtl/>
          <w:rPrChange w:id="20004" w:author="קלוד" w:date="2026-10-11T09:07:26Z">
            <w:rPr>
              <w:rtl/>
            </w:rPr>
          </w:rPrChange>
        </w:rPr>
        <w:t xml:space="preserve">חכמים</w:t>
      </w:r>
      <w:r>
        <w:rPr>
          <w:rtl/>
        </w:rPr>
        <w:t xml:space="preserve"> אומרים</w:t>
      </w:r>
      <w:r>
        <w:rPr>
          <w:rStyle w:val="TanaimMishna"/>
          <w:rtl/>
          <w:rPrChange w:id="103635" w:author="Claude" w:date="2026-10-11T09:07:48Z">
            <w:rPr>
              <w:rtl/>
            </w:rPr>
          </w:rPrChange>
        </w:rPr>
        <w:t xml:space="preserve">:</w:t>
      </w:r>
      <w:r>
        <w:rPr>
          <w:rtl/>
        </w:rPr>
        <w:t xml:space="preserve"> זה וזה פיגול וחייבין עליו כרת.</w:t>
      </w:r>
    </w:p>
    <w:p w:rsidR="00DA63EC" w:rsidRDefault="00DA63EC" w:rsidP="00DA63EC">
      <w:pPr>
        <w:pStyle w:val="affffd"/>
        <w:rPr>
          <w:rtl/>
        </w:rPr>
      </w:pPr>
      <w:r>
        <w:rPr>
          <w:rtl/>
        </w:rPr>
        <w:t>׹</w:t>
      </w:r>
    </w:p>
    <w:p>
      <w:pPr>
        <w:pStyle w:val="afffff8"/>
        <w:rPr>
          <w:ins w:id="90777" w:author="קלוד" w:date="2026-10-11T12:32:08Z"/>
        </w:rPr>
      </w:pPr>
      <w:ins w:id="90778" w:author="קלוד" w:date="2026-10-11T12:32:08Z">
        <w:r>
          <w:rPr>
            <w:color w:val="7B3F00"/>
          </w:rPr>
          <w:t xml:space="preserve">פיגל באחד משני כבשים - לר"י לא נתפגל חבירו</w:t>
        </w:r>
      </w:ins>
    </w:p>
    <w:p>
      <w:pPr>
        <w:pStyle w:val="38"/>
        <w:rPr>
          <w:ins w:id="98290" w:author="מנוע מכני" w:date="2026-10-11T12:04:40Z"/>
        </w:rPr>
      </w:pPr>
      <w:r>
        <w:t>אר</w:t>
      </w:r>
      <w:r>
        <w:t>"</w:t>
      </w:r>
      <w:r>
        <w:t>ה:</w:t>
      </w:r>
    </w:p>
    <w:p w:rsidR="00DA63EC" w:rsidRDefault="00DA63EC" w:rsidP="00DA63EC">
      <w:pPr>
        <w:tabs>
          <w:tab w:val="center" w:pos="2835"/>
        </w:tabs>
        <w:rPr>
          <w:rtl/>
        </w:rPr>
      </w:pPr>
      <w:del w:id="98291" w:author="מנוע מכני" w:date="2026-10-11T12:04:40Z">
        <w:r>
          <w:rPr>
            <w:rtl/>
          </w:rPr>
          <w:delText xml:space="preserve"> </w:delText>
        </w:r>
      </w:del>
      <w:r>
        <w:rPr>
          <w:rtl/>
        </w:rPr>
        <w:t xml:space="preserve">אומר היה </w:t>
      </w:r>
      <w:r>
        <w:rPr>
          <w:rStyle w:val="2fb"/>
          <w:rtl/>
        </w:rPr>
        <w:t xml:space="preserve">רבי יוסי</w:t>
      </w:r>
      <w:r>
        <w:rPr>
          <w:rtl/>
        </w:rPr>
        <w:t xml:space="preserve">: פיגל בירך של ימין - </w:t>
      </w:r>
      <w:r>
        <w:rPr>
          <w:rtl/>
        </w:rPr>
        <w:t xml:space="preserve">לא</w:t>
      </w:r>
      <w:r>
        <w:rPr>
          <w:rtl/>
        </w:rPr>
        <w:t xml:space="preserve"> נתפגל הירך של שמאל</w:t>
      </w:r>
    </w:p>
    <w:p w:rsidR="00DA63EC" w:rsidRPr="00E105BC" w:rsidRDefault="00DA63EC" w:rsidP="00DA63EC">
      <w:pPr>
        <w:tabs>
          <w:tab w:val="center" w:pos="2835"/>
        </w:tabs>
        <w:rPr>
          <w:spacing w:val="-2"/>
          <w:rtl/>
        </w:rPr>
      </w:pPr>
      <w:r w:rsidRPr="00E105BC">
        <w:rPr>
          <w:b/>
          <w:bCs/>
          <w:spacing w:val="-2"/>
          <w:rtl/>
        </w:rPr>
        <w:t>אב"א סברא</w:t>
      </w:r>
      <w:r w:rsidRPr="00E105BC">
        <w:rPr>
          <w:spacing w:val="-2"/>
          <w:rtl/>
        </w:rPr>
        <w:t xml:space="preserve">, </w:t>
      </w:r>
      <w:r w:rsidRPr="00E105BC">
        <w:rPr>
          <w:spacing w:val="-2"/>
          <w:rtl/>
        </w:rPr>
        <w:t xml:space="preserve">לא</w:t>
      </w:r>
      <w:r w:rsidRPr="00E105BC">
        <w:rPr>
          <w:spacing w:val="-2"/>
          <w:rtl/>
        </w:rPr>
        <w:t xml:space="preserve"> עדיפא מחשבה ממעשה הטומאה, אילו איטמי חד אבר, מי איטמי </w:t>
      </w:r>
      <w:ins w:id="92527" w:author="מנוע מכני" w:date="2026-10-11T12:04:40Z">
        <w:r>
          <w:rPr>
            <w:spacing w:val="-2"/>
            <w:rtl/>
          </w:rPr>
          <w:t xml:space="preserve">לו</w:t>
        </w:r>
      </w:ins>
      <w:del w:id="92528" w:author="מנוע מכני" w:date="2026-10-11T12:04:40Z">
        <w:r w:rsidRPr="00E105BC">
          <w:rPr>
            <w:spacing w:val="-2"/>
            <w:rtl/>
          </w:rPr>
          <w:delText xml:space="preserve">ליה</w:delText>
        </w:r>
      </w:del>
      <w:r w:rsidRPr="00E105BC">
        <w:rPr>
          <w:spacing w:val="-2"/>
          <w:rtl/>
        </w:rPr>
        <w:t xml:space="preserve"> </w:t>
      </w:r>
      <w:ins w:id="96527" w:author="מנוע מכני" w:date="2026-10-11T12:04:40Z">
        <w:r>
          <w:rPr>
            <w:spacing w:val="-2"/>
            <w:rtl/>
          </w:rPr>
          <w:t xml:space="preserve">כולו</w:t>
        </w:r>
      </w:ins>
      <w:del w:id="96528" w:author="מנוע מכני" w:date="2026-10-11T12:04:40Z">
        <w:r w:rsidRPr="00E105BC">
          <w:rPr>
            <w:spacing w:val="-2"/>
            <w:rtl/>
          </w:rPr>
          <w:delText xml:space="preserve">כוליה</w:delText>
        </w:r>
      </w:del>
      <w:r w:rsidRPr="00E105BC">
        <w:rPr>
          <w:spacing w:val="-2"/>
          <w:rtl/>
        </w:rPr>
        <w:t xml:space="preserve">? </w:t>
      </w:r>
    </w:p>
    <w:p>
      <w:pPr>
        <w:pStyle w:val="38"/>
        <w:rPr>
          <w:ins w:id="98292" w:author="מנוע מכני" w:date="2026-10-11T12:04:40Z"/>
        </w:rPr>
      </w:pPr>
      <w:r w:rsidRPr="003A3BA7">
        <w:t xml:space="preserve">ואב"א</w:t>
      </w:r>
    </w:p>
    <w:p w:rsidR="00DA63EC" w:rsidRDefault="00DA63EC" w:rsidP="00C75802">
      <w:pPr>
        <w:tabs>
          <w:tab w:val="center" w:pos="2835"/>
        </w:tabs>
        <w:rPr>
          <w:rtl/>
        </w:rPr>
      </w:pPr>
      <w:del w:id="98293" w:author="מנוע מכני" w:date="2026-10-11T12:04:40Z">
        <w:r w:rsidRPr="003A3BA7">
          <w:rPr>
            <w:b/>
            <w:bCs/>
            <w:rtl/>
          </w:rPr>
          <w:delText xml:space="preserve"> </w:delText>
        </w:r>
      </w:del>
      <w:r w:rsidRPr="003A3BA7">
        <w:rPr>
          <w:b/>
          <w:bCs/>
          <w:rtl/>
        </w:rPr>
        <w:t xml:space="preserve">קרא,</w:t>
      </w:r>
      <w:r w:rsidRPr="00464129">
        <w:rPr>
          <w:rStyle w:val="afffff0"/>
          <w:rtl/>
        </w:rPr>
        <w:t xml:space="preserve"> </w:t>
      </w:r>
      <w:r w:rsidRPr="00464129">
        <w:rPr>
          <w:rStyle w:val="afffff0"/>
          <w:rFonts w:hint="cs"/>
          <w:rtl/>
        </w:rPr>
        <w:t>'</w:t>
      </w:r>
      <w:ins w:id="90405" w:author="Claude - סמנטי" w:date="2026-10-11T12:27:00Z">
        <w:r>
          <w:rPr>
            <w:rStyle w:val="afffff0"/>
            <w:rtl/>
          </w:rPr>
          <w:t xml:space="preserve">וְהַנֶּפֶשׁ הָאוֹכֶלֶת מִמֶּנּוּ עֲוֹנָהּ תִּשָּׂא</w:t>
        </w:r>
      </w:ins>
      <w:del w:id="90406" w:author="Claude - סמנטי" w:date="2026-10-11T12:27:00Z">
        <w:r w:rsidRPr="00464129">
          <w:rPr>
            <w:rStyle w:val="afffff0"/>
            <w:rtl/>
          </w:rPr>
          <w:delText xml:space="preserve">והנפש האוכלת ממנו עונה תשא</w:delText>
        </w:r>
      </w:del>
      <w:r w:rsidRPr="00464129">
        <w:rPr>
          <w:rStyle w:val="afffff0"/>
          <w:rFonts w:hint="cs"/>
          <w:rtl/>
        </w:rPr>
        <w:t>'</w:t>
      </w:r>
      <w:r w:rsidRPr="00464129">
        <w:rPr>
          <w:rStyle w:val="afffff0"/>
          <w:rtl/>
        </w:rPr>
        <w:t>,</w:t>
      </w:r>
      <w:r>
        <w:rPr>
          <w:rtl/>
        </w:rPr>
        <w:t xml:space="preserve"> - ולא מחבירו.</w:t>
      </w:r>
    </w:p>
    <w:p>
      <w:pPr>
        <w:pStyle w:val="38"/>
        <w:rPr>
          <w:ins w:id="98294" w:author="מנוע מכני" w:date="2026-10-11T12:04:40Z"/>
        </w:rPr>
      </w:pPr>
      <w:r w:rsidRPr="00E105BC">
        <w:t xml:space="preserve">והך</w:t>
      </w:r>
    </w:p>
    <w:p w:rsidR="00DA63EC" w:rsidRPr="00E105BC" w:rsidRDefault="00DA63EC" w:rsidP="00DA63EC">
      <w:pPr>
        <w:tabs>
          <w:tab w:val="center" w:pos="2835"/>
        </w:tabs>
        <w:rPr>
          <w:spacing w:val="-2"/>
          <w:rtl/>
        </w:rPr>
      </w:pPr>
      <w:del w:id="98295" w:author="מנוע מכני" w:date="2026-10-11T12:04:40Z">
        <w:r w:rsidRPr="00E105BC">
          <w:rPr>
            <w:rFonts w:hint="cs"/>
            <w:spacing w:val="-2"/>
            <w:rtl/>
          </w:rPr>
          <w:delText xml:space="preserve"> </w:delText>
        </w:r>
      </w:del>
      <w:r w:rsidRPr="00E105BC">
        <w:rPr>
          <w:rFonts w:hint="cs"/>
          <w:spacing w:val="-2"/>
          <w:rtl/>
        </w:rPr>
        <w:t xml:space="preserve">ד</w:t>
      </w:r>
      <w:r w:rsidRPr="00E105BC">
        <w:rPr>
          <w:spacing w:val="-2"/>
          <w:rtl/>
        </w:rPr>
        <w:t xml:space="preserve">לעולם אין בו כרת עד שיפגל בשתיהן בכזית, </w:t>
      </w:r>
      <w:r w:rsidRPr="00E105BC">
        <w:rPr>
          <w:rFonts w:hint="cs"/>
          <w:spacing w:val="-2"/>
          <w:rtl/>
        </w:rPr>
        <w:t xml:space="preserve">ומשמע באחת </w:t>
      </w:r>
      <w:r w:rsidRPr="00E105BC">
        <w:rPr>
          <w:rFonts w:hint="cs"/>
          <w:spacing w:val="-2"/>
          <w:rtl/>
        </w:rPr>
        <w:t xml:space="preserve">לא</w:t>
      </w:r>
      <w:r w:rsidRPr="00E105BC">
        <w:rPr>
          <w:rFonts w:hint="cs"/>
          <w:spacing w:val="-2"/>
          <w:rtl/>
        </w:rPr>
        <w:t xml:space="preserve"> </w:t>
      </w:r>
      <w:r w:rsidRPr="00E105BC">
        <w:rPr>
          <w:spacing w:val="-2"/>
          <w:rtl/>
        </w:rPr>
        <w:t>–</w:t>
      </w:r>
      <w:r w:rsidRPr="00E105BC">
        <w:rPr>
          <w:rFonts w:hint="cs"/>
          <w:spacing w:val="-2"/>
          <w:rtl/>
        </w:rPr>
        <w:t xml:space="preserve"> </w:t>
      </w:r>
      <w:r w:rsidRPr="00E105BC">
        <w:rPr>
          <w:rFonts w:hint="cs"/>
          <w:spacing w:val="-2"/>
          <w:rtl/>
        </w:rPr>
        <w:t xml:space="preserve">לא</w:t>
      </w:r>
      <w:r w:rsidRPr="00E105BC">
        <w:rPr>
          <w:rFonts w:hint="cs"/>
          <w:spacing w:val="-2"/>
          <w:rtl/>
        </w:rPr>
        <w:t xml:space="preserve"> כחכמים ולא כרי'וס</w:t>
      </w:r>
    </w:p>
    <w:p w:rsidR="00DA63EC" w:rsidRDefault="00DA63EC" w:rsidP="00DA63EC">
      <w:pPr>
        <w:pStyle w:val="afff3"/>
        <w:framePr w:wrap="around"/>
        <w:rPr>
          <w:rtl/>
        </w:rPr>
      </w:pPr>
      <w:r>
        <w:rPr>
          <w:rFonts w:hint="cs"/>
          <w:rtl/>
        </w:rPr>
        <w:lastRenderedPageBreak/>
        <w:t>יד.</w:t>
      </w:r>
    </w:p>
    <w:p>
      <w:pPr>
        <w:pStyle w:val="38"/>
        <w:rPr>
          <w:ins w:id="98296" w:author="מנוע מכני" w:date="2026-10-11T12:04:40Z"/>
        </w:rPr>
      </w:pPr>
      <w:r>
        <w:t xml:space="preserve">אלא </w:t>
      </w:r>
      <w:r w:rsidRPr="00E9345B">
        <w:t>כ</w:t>
      </w:r>
      <w:r w:rsidRPr="00E9345B">
        <w:t>רבי</w:t>
      </w:r>
      <w:r>
        <w:t xml:space="preserve"> היא, </w:t>
      </w:r>
      <w:r>
        <w:t xml:space="preserve">דתניא</w:t>
      </w:r>
      <w:r>
        <w:t xml:space="preserve">:</w:t>
      </w:r>
    </w:p>
    <w:p w:rsidR="00DA63EC" w:rsidRDefault="00DA63EC" w:rsidP="00DA63EC">
      <w:pPr>
        <w:tabs>
          <w:tab w:val="center" w:pos="2835"/>
        </w:tabs>
        <w:rPr>
          <w:rtl/>
        </w:rPr>
      </w:pPr>
      <w:del w:id="98297" w:author="מנוע מכני" w:date="2026-10-11T12:04:40Z">
        <w:r>
          <w:rPr>
            <w:rtl/>
          </w:rPr>
          <w:delText xml:space="preserve"> </w:delText>
        </w:r>
      </w:del>
      <w:r>
        <w:rPr>
          <w:rtl/>
        </w:rPr>
        <w:t xml:space="preserve">השוחט את הכבש לאכול חצי זית מחלה זו וכן חבירו לאכול חצי זית מחלה זו, </w:t>
      </w:r>
      <w:r>
        <w:rPr>
          <w:rStyle w:val="2fb"/>
          <w:rtl/>
        </w:rPr>
        <w:t xml:space="preserve">רבי</w:t>
      </w:r>
      <w:r>
        <w:rPr>
          <w:rtl/>
        </w:rPr>
        <w:t xml:space="preserve"> אומר: אומר אני שזה כשר</w:t>
      </w:r>
      <w:ins w:id="94191" w:author="מנוע מכני" w:date="2026-10-11T12:04:40Z">
        <w:r>
          <w:rPr>
            <w:rtl/>
          </w:rPr>
          <w:t xml:space="preserve">,</w:t>
        </w:r>
      </w:ins>
      <w:del w:id="94192" w:author="מנוע מכני" w:date="2026-10-11T12:04:40Z">
        <w:r>
          <w:rPr>
            <w:rtl/>
          </w:rPr>
          <w:delText xml:space="preserve">;</w:delText>
        </w:r>
      </w:del>
      <w:r>
        <w:rPr>
          <w:rtl/>
        </w:rPr>
        <w:t xml:space="preserve"> טעמא דאמר חצי חצי, אבל </w:t>
      </w:r>
      <w:r>
        <w:rPr>
          <w:rtl/>
        </w:rPr>
        <w:t xml:space="preserve">אמר</w:t>
      </w:r>
      <w:r>
        <w:rPr>
          <w:rtl/>
        </w:rPr>
        <w:t xml:space="preserve"> כזית משתיהן - מצטרף.</w:t>
      </w:r>
    </w:p>
    <w:p>
      <w:pPr>
        <w:pStyle w:val="38"/>
        <w:rPr>
          <w:ins w:id="98298" w:author="מנוע מכני" w:date="2026-10-11T12:04:40Z"/>
        </w:rPr>
      </w:pPr>
      <w:r>
        <w:t xml:space="preserve">ורבי אליבא דרבנן, </w:t>
      </w:r>
      <w:r>
        <w:t>ואימא</w:t>
      </w:r>
      <w:r>
        <w:t xml:space="preserve">:</w:t>
      </w:r>
    </w:p>
    <w:p w:rsidR="00DA63EC" w:rsidRDefault="00DA63EC" w:rsidP="00DA63EC">
      <w:pPr>
        <w:tabs>
          <w:tab w:val="center" w:pos="2835"/>
        </w:tabs>
        <w:rPr>
          <w:rtl/>
        </w:rPr>
      </w:pPr>
      <w:del w:id="98299" w:author="מנוע מכני" w:date="2026-10-11T12:04:40Z">
        <w:r>
          <w:rPr>
            <w:rtl/>
          </w:rPr>
          <w:delText xml:space="preserve"> </w:delText>
        </w:r>
      </w:del>
      <w:r>
        <w:rPr>
          <w:rtl/>
        </w:rPr>
        <w:t xml:space="preserve">עד שיפגל בשניהן, </w:t>
      </w:r>
      <w:ins w:id="90327" w:author="מנוע מכני" w:date="2026-10-11T12:04:40Z">
        <w:r>
          <w:rPr>
            <w:rtl/>
          </w:rPr>
          <w:t xml:space="preserve">ואפי'</w:t>
        </w:r>
      </w:ins>
      <w:del w:id="90328" w:author="מנוע מכני" w:date="2026-10-11T12:04:40Z">
        <w:r>
          <w:rPr>
            <w:rtl/>
          </w:rPr>
          <w:delText xml:space="preserve">ואפילו</w:delText>
        </w:r>
      </w:del>
      <w:r>
        <w:rPr>
          <w:rtl/>
        </w:rPr>
        <w:t xml:space="preserve"> באחת מהן, ולאפוקי </w:t>
      </w:r>
      <w:r>
        <w:rPr>
          <w:rStyle w:val="2fb"/>
          <w:rtl/>
        </w:rPr>
        <w:t xml:space="preserve">מדר"</w:t>
      </w:r>
      <w:r>
        <w:rPr>
          <w:rStyle w:val="2fb"/>
          <w:rFonts w:hint="cs"/>
          <w:rtl/>
        </w:rPr>
        <w:t>מ</w:t>
      </w:r>
      <w:r>
        <w:rPr>
          <w:rtl/>
        </w:rPr>
        <w:t xml:space="preserve"> </w:t>
      </w:r>
      <w:r>
        <w:rPr>
          <w:rFonts w:hint="cs"/>
          <w:rtl/>
        </w:rPr>
        <w:t>ד</w:t>
      </w:r>
      <w:r>
        <w:rPr>
          <w:rtl/>
        </w:rPr>
        <w:t xml:space="preserve">מפגלין בחצי מתיר, </w:t>
      </w:r>
      <w:r>
        <w:rPr>
          <w:rtl/>
        </w:rPr>
        <w:t xml:space="preserve">קמ"ל</w:t>
      </w:r>
      <w:r>
        <w:rPr>
          <w:rtl/>
        </w:rPr>
        <w:t xml:space="preserve"> דלא.</w:t>
      </w:r>
    </w:p>
    <w:p>
      <w:pPr>
        <w:pStyle w:val="38"/>
        <w:rPr>
          <w:ins w:id="98300" w:author="מנוע מכני" w:date="2026-10-11T12:04:40Z"/>
        </w:rPr>
      </w:pPr>
      <w:r w:rsidRPr="00E105BC">
        <w:t xml:space="preserve">והך</w:t>
      </w:r>
    </w:p>
    <w:p w:rsidR="00DA63EC" w:rsidRPr="00E105BC" w:rsidRDefault="00DA63EC" w:rsidP="00DA63EC">
      <w:pPr>
        <w:tabs>
          <w:tab w:val="center" w:pos="2835"/>
        </w:tabs>
        <w:rPr>
          <w:spacing w:val="-4"/>
          <w:rtl/>
        </w:rPr>
      </w:pPr>
      <w:del w:id="98301" w:author="מנוע מכני" w:date="2026-10-11T12:04:40Z">
        <w:r w:rsidRPr="00E105BC">
          <w:rPr>
            <w:rFonts w:hint="cs"/>
            <w:spacing w:val="-4"/>
            <w:rtl/>
          </w:rPr>
          <w:delText xml:space="preserve"> </w:delText>
        </w:r>
      </w:del>
      <w:r w:rsidRPr="00E105BC">
        <w:rPr>
          <w:spacing w:val="-4"/>
          <w:rtl/>
        </w:rPr>
        <w:t>לעולם</w:t>
      </w:r>
      <w:r w:rsidRPr="00E105BC">
        <w:rPr>
          <w:rFonts w:hint="cs"/>
          <w:spacing w:val="-4"/>
          <w:rtl/>
        </w:rPr>
        <w:t xml:space="preserve"> </w:t>
      </w:r>
      <w:ins w:id="96041" w:author="מנוע מכני" w:date="2026-10-11T12:04:40Z">
        <w:r>
          <w:rPr>
            <w:rFonts w:hint="cs"/>
            <w:spacing w:val="-4"/>
            <w:rtl/>
          </w:rPr>
          <w:t xml:space="preserve">אם </w:t>
        </w:r>
      </w:ins>
      <w:del w:id="96042" w:author="מנוע מכני" w:date="2026-10-11T12:04:40Z">
        <w:r w:rsidRPr="00E105BC">
          <w:rPr>
            <w:rFonts w:hint="cs"/>
            <w:spacing w:val="-4"/>
            <w:rtl/>
          </w:rPr>
          <w:delText xml:space="preserve">אי</w:delText>
        </w:r>
        <w:r w:rsidRPr="00E105BC">
          <w:rPr>
            <w:spacing w:val="-4"/>
            <w:rtl/>
          </w:rPr>
          <w:delText xml:space="preserve"> </w:delText>
        </w:r>
      </w:del>
      <w:r w:rsidRPr="00E105BC">
        <w:rPr>
          <w:spacing w:val="-4"/>
          <w:rtl/>
        </w:rPr>
        <w:t xml:space="preserve">בשתיהן ובשניהן </w:t>
      </w:r>
      <w:r w:rsidRPr="00E105BC">
        <w:rPr>
          <w:rStyle w:val="2fb"/>
          <w:spacing w:val="-4"/>
          <w:rtl/>
        </w:rPr>
        <w:t xml:space="preserve">ורבי יוסי</w:t>
      </w:r>
      <w:r w:rsidRPr="00E105BC">
        <w:rPr>
          <w:spacing w:val="-4"/>
          <w:rtl/>
        </w:rPr>
        <w:t xml:space="preserve"> היא, ולאפוקי </w:t>
      </w:r>
      <w:r w:rsidRPr="00E105BC">
        <w:rPr>
          <w:rStyle w:val="2fb"/>
          <w:spacing w:val="-4"/>
          <w:rtl/>
        </w:rPr>
        <w:t xml:space="preserve">מדר"מ</w:t>
      </w:r>
      <w:r w:rsidRPr="00E105BC">
        <w:rPr>
          <w:spacing w:val="-4"/>
          <w:rtl/>
        </w:rPr>
        <w:t xml:space="preserve"> ומדרבנן</w:t>
      </w:r>
      <w:r w:rsidRPr="00E105BC">
        <w:rPr>
          <w:rFonts w:hint="cs"/>
          <w:spacing w:val="-4"/>
          <w:rtl/>
        </w:rPr>
        <w:t xml:space="preserve"> א</w:t>
      </w:r>
      <w:r w:rsidRPr="00E105BC">
        <w:rPr>
          <w:spacing w:val="-4"/>
          <w:rtl/>
        </w:rPr>
        <w:t xml:space="preserve">תי, היינו דאמר לעולם, </w:t>
      </w:r>
    </w:p>
    <w:p>
      <w:pPr>
        <w:pStyle w:val="38"/>
        <w:rPr>
          <w:ins w:id="98302" w:author="מנוע מכני" w:date="2026-10-11T12:04:40Z"/>
        </w:rPr>
      </w:pPr>
      <w:r>
        <w:t xml:space="preserve">אלא</w:t>
      </w:r>
    </w:p>
    <w:p w:rsidR="00DA63EC" w:rsidRDefault="00DA63EC" w:rsidP="00DA63EC">
      <w:pPr>
        <w:tabs>
          <w:tab w:val="center" w:pos="2835"/>
        </w:tabs>
        <w:rPr>
          <w:b/>
          <w:bCs/>
          <w:rtl/>
        </w:rPr>
      </w:pPr>
      <w:del w:id="98303" w:author="מנוע מכני" w:date="2026-10-11T12:04:40Z">
        <w:r>
          <w:rPr>
            <w:rtl/>
          </w:rPr>
          <w:delText xml:space="preserve"> </w:delText>
        </w:r>
      </w:del>
      <w:ins w:id="96043" w:author="מנוע מכני" w:date="2026-10-11T12:04:40Z">
        <w:r>
          <w:rPr>
            <w:rtl/>
          </w:rPr>
          <w:t xml:space="preserve">אם </w:t>
        </w:r>
      </w:ins>
      <w:del w:id="96044" w:author="מנוע מכני" w:date="2026-10-11T12:04:40Z">
        <w:r>
          <w:rPr>
            <w:rtl/>
          </w:rPr>
          <w:delText xml:space="preserve">אי </w:delText>
        </w:r>
      </w:del>
      <w:r>
        <w:rPr>
          <w:rtl/>
        </w:rPr>
        <w:t xml:space="preserve">רבנן ולאפוקי </w:t>
      </w:r>
      <w:r>
        <w:rPr>
          <w:rStyle w:val="2fb"/>
          <w:rtl/>
        </w:rPr>
        <w:t xml:space="preserve">מדר"מ</w:t>
      </w:r>
      <w:r>
        <w:rPr>
          <w:rtl/>
        </w:rPr>
        <w:t xml:space="preserve">, </w:t>
      </w:r>
      <w:ins w:id="92529" w:author="מנוע מכני" w:date="2026-10-11T12:04:40Z">
        <w:r>
          <w:rPr>
            <w:rtl/>
          </w:rPr>
          <w:t xml:space="preserve">מה</w:t>
        </w:r>
      </w:ins>
      <w:del w:id="92530" w:author="מנוע מכני" w:date="2026-10-11T12:04:40Z">
        <w:r>
          <w:rPr>
            <w:rtl/>
          </w:rPr>
          <w:delText xml:space="preserve">מאי</w:delText>
        </w:r>
      </w:del>
      <w:r>
        <w:rPr>
          <w:rtl/>
        </w:rPr>
        <w:t xml:space="preserve"> לעולם? </w:t>
      </w:r>
    </w:p>
    <w:p w:rsidR="00DA63EC" w:rsidRDefault="00DA63EC" w:rsidP="00DA63EC">
      <w:pPr>
        <w:tabs>
          <w:tab w:val="center" w:pos="2835"/>
        </w:tabs>
        <w:rPr>
          <w:b/>
          <w:bCs/>
          <w:spacing w:val="-2"/>
          <w:rtl/>
        </w:rPr>
      </w:pPr>
      <w:r w:rsidRPr="00B86088">
        <w:rPr>
          <w:rFonts w:hint="cs"/>
          <w:b/>
          <w:bCs/>
          <w:spacing w:val="-2"/>
          <w:rtl/>
        </w:rPr>
        <w:t>ב.</w:t>
      </w:r>
      <w:r w:rsidRPr="002C222B">
        <w:rPr>
          <w:rFonts w:hint="cs"/>
          <w:spacing w:val="-2"/>
          <w:rtl/>
        </w:rPr>
        <w:t xml:space="preserve"> </w:t>
      </w:r>
      <w:r w:rsidRPr="002C222B">
        <w:rPr>
          <w:b/>
          <w:bCs/>
          <w:spacing w:val="-2"/>
          <w:rtl/>
        </w:rPr>
        <w:t>ועוד</w:t>
      </w:r>
      <w:r w:rsidRPr="002C222B">
        <w:rPr>
          <w:spacing w:val="-2"/>
          <w:rtl/>
        </w:rPr>
        <w:t xml:space="preserve"> הא </w:t>
      </w:r>
      <w:r w:rsidRPr="002C222B">
        <w:rPr>
          <w:rStyle w:val="2fb"/>
          <w:spacing w:val="-2"/>
          <w:rtl/>
        </w:rPr>
        <w:t xml:space="preserve">רבי</w:t>
      </w:r>
      <w:r w:rsidRPr="002C222B">
        <w:rPr>
          <w:spacing w:val="-2"/>
          <w:rtl/>
        </w:rPr>
        <w:t xml:space="preserve"> אומר משום </w:t>
      </w:r>
      <w:r w:rsidRPr="002C222B">
        <w:rPr>
          <w:rStyle w:val="2fb"/>
          <w:spacing w:val="-2"/>
          <w:rtl/>
        </w:rPr>
        <w:t xml:space="preserve">רבי יוסי</w:t>
      </w:r>
      <w:r w:rsidRPr="002C222B">
        <w:rPr>
          <w:spacing w:val="-2"/>
          <w:rtl/>
        </w:rPr>
        <w:t xml:space="preserve">: פיגל בדבר הנעשה בחוץ - פיגל, בדבר הנעשה בפנים - </w:t>
      </w:r>
      <w:r w:rsidRPr="002C222B">
        <w:rPr>
          <w:spacing w:val="-2"/>
          <w:rtl/>
        </w:rPr>
        <w:t xml:space="preserve">לא</w:t>
      </w:r>
      <w:r w:rsidRPr="002C222B">
        <w:rPr>
          <w:spacing w:val="-2"/>
          <w:rtl/>
        </w:rPr>
        <w:t xml:space="preserve"> פיגל, כיצד? </w:t>
      </w:r>
    </w:p>
    <w:p w:rsidR="00DA63EC" w:rsidRDefault="00DA63EC" w:rsidP="00DA63EC">
      <w:pPr>
        <w:tabs>
          <w:tab w:val="center" w:pos="2835"/>
        </w:tabs>
        <w:rPr>
          <w:rtl/>
        </w:rPr>
      </w:pPr>
      <w:r>
        <w:rPr>
          <w:b/>
          <w:bCs/>
          <w:rtl/>
        </w:rPr>
        <w:tab/>
      </w:r>
      <w:r w:rsidRPr="00205178">
        <w:rPr>
          <w:b/>
          <w:bCs/>
          <w:rtl/>
        </w:rPr>
        <w:t>היה עומד בחוץ,</w:t>
      </w:r>
      <w:r>
        <w:rPr>
          <w:rtl/>
        </w:rPr>
        <w:t xml:space="preserve"> ואמר הריני שוחט ע"מ להזות מדמו למחר </w:t>
      </w:r>
      <w:r>
        <w:rPr>
          <w:rtl/>
        </w:rPr>
        <w:t xml:space="preserve">לא</w:t>
      </w:r>
      <w:r>
        <w:rPr>
          <w:rtl/>
        </w:rPr>
        <w:t xml:space="preserve"> פיגל, שמחשבה בחוץ בדבר הנעשה בפנים</w:t>
      </w:r>
      <w:ins w:id="94193" w:author="מנוע מכני" w:date="2026-10-11T12:04:40Z">
        <w:r>
          <w:rPr>
            <w:rtl/>
          </w:rPr>
          <w:t xml:space="preserve">,</w:t>
        </w:r>
      </w:ins>
      <w:del w:id="94194" w:author="מנוע מכני" w:date="2026-10-11T12:04:40Z">
        <w:r>
          <w:rPr>
            <w:rtl/>
          </w:rPr>
          <w:delText xml:space="preserve">;</w:delText>
        </w:r>
      </w:del>
      <w:r>
        <w:rPr>
          <w:rtl/>
        </w:rPr>
        <w:t xml:space="preserve"> </w:t>
      </w:r>
    </w:p>
    <w:p w:rsidR="00DA63EC" w:rsidRDefault="00DA63EC" w:rsidP="00DA63EC">
      <w:pPr>
        <w:tabs>
          <w:tab w:val="center" w:pos="2835"/>
        </w:tabs>
        <w:rPr>
          <w:b/>
          <w:bCs/>
          <w:spacing w:val="2"/>
          <w:rtl/>
        </w:rPr>
      </w:pPr>
      <w:r w:rsidRPr="00205178">
        <w:rPr>
          <w:spacing w:val="2"/>
          <w:rtl/>
        </w:rPr>
        <w:tab/>
      </w:r>
      <w:r w:rsidRPr="00205178">
        <w:rPr>
          <w:b/>
          <w:bCs/>
          <w:spacing w:val="2"/>
          <w:rtl/>
        </w:rPr>
        <w:t>היה עומד בפנים,</w:t>
      </w:r>
      <w:r w:rsidRPr="00205178">
        <w:rPr>
          <w:spacing w:val="2"/>
          <w:rtl/>
        </w:rPr>
        <w:t xml:space="preserve"> ואמר הריני מזה ע"מ להקטיר אימורין למחר ולשפוך שיריים למחר </w:t>
      </w:r>
      <w:r w:rsidRPr="00205178">
        <w:rPr>
          <w:b/>
          <w:bCs/>
          <w:spacing w:val="2"/>
          <w:rtl/>
        </w:rPr>
        <w:t xml:space="preserve">לא</w:t>
      </w:r>
      <w:r w:rsidRPr="00205178">
        <w:rPr>
          <w:b/>
          <w:bCs/>
          <w:spacing w:val="2"/>
          <w:rtl/>
        </w:rPr>
        <w:t xml:space="preserve"> פיגל, </w:t>
      </w:r>
    </w:p>
    <w:p w:rsidR="00DA63EC" w:rsidRDefault="00DA63EC" w:rsidP="00DA63EC">
      <w:pPr>
        <w:tabs>
          <w:tab w:val="center" w:pos="2835"/>
        </w:tabs>
        <w:rPr>
          <w:rtl/>
        </w:rPr>
      </w:pPr>
      <w:r>
        <w:rPr>
          <w:b/>
          <w:bCs/>
          <w:rtl/>
        </w:rPr>
        <w:tab/>
      </w:r>
      <w:r>
        <w:rPr>
          <w:rtl/>
        </w:rPr>
        <w:t xml:space="preserve">שמחשבה בפנים בדבר הנעשה בחוץ</w:t>
      </w:r>
      <w:ins w:id="94195" w:author="מנוע מכני" w:date="2026-10-11T12:04:40Z">
        <w:r>
          <w:rPr>
            <w:rtl/>
          </w:rPr>
          <w:t xml:space="preserve">,</w:t>
        </w:r>
      </w:ins>
      <w:del w:id="9419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r w:rsidRPr="00205178">
        <w:rPr>
          <w:rtl/>
        </w:rPr>
        <w:t>היה עומד בחוץ,</w:t>
      </w:r>
      <w:r>
        <w:rPr>
          <w:rtl/>
        </w:rPr>
        <w:t xml:space="preserve"> ואמר הריני שוחט </w:t>
      </w:r>
      <w:r w:rsidRPr="00205178">
        <w:rPr>
          <w:b/>
          <w:bCs/>
          <w:rtl/>
        </w:rPr>
        <w:t>ע"מ לשפוך שיריים למחר</w:t>
      </w:r>
      <w:r>
        <w:rPr>
          <w:rtl/>
        </w:rPr>
        <w:t xml:space="preserve"> ולהקטיר אימורין למחר </w:t>
      </w:r>
      <w:r w:rsidRPr="00205178">
        <w:rPr>
          <w:b/>
          <w:bCs/>
          <w:rtl/>
        </w:rPr>
        <w:t>פיגל</w:t>
      </w:r>
      <w:r>
        <w:rPr>
          <w:rtl/>
        </w:rPr>
        <w:t xml:space="preserve">, שמחשבה בחוץ בדבר הנעשה בחוץ</w:t>
      </w:r>
      <w:ins w:id="94197" w:author="מנוע מכני" w:date="2026-10-11T12:04:40Z">
        <w:r>
          <w:rPr>
            <w:rtl/>
          </w:rPr>
          <w:t xml:space="preserve">,</w:t>
        </w:r>
      </w:ins>
      <w:del w:id="9419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לשפוך שיריים </w:t>
      </w:r>
      <w:ins w:id="90803" w:author="מנוע מכני" w:date="2026-10-11T12:04:40Z">
        <w:r>
          <w:rPr>
            <w:rFonts w:hint="cs"/>
            <w:rtl/>
          </w:rPr>
          <w:t xml:space="preserve">לא</w:t>
        </w:r>
      </w:ins>
      <w:del w:id="90804" w:author="מנוע מכני" w:date="2026-10-11T12:04:40Z">
        <w:r>
          <w:rPr>
            <w:rFonts w:hint="cs"/>
            <w:rtl/>
          </w:rPr>
          <w:delText xml:space="preserve">לאו</w:delText>
        </w:r>
      </w:del>
      <w:r>
        <w:rPr>
          <w:rFonts w:hint="cs"/>
          <w:rtl/>
        </w:rPr>
        <w:t xml:space="preserve"> לפגל דם - דאינו מפגל </w:t>
      </w:r>
      <w:r>
        <w:rPr>
          <w:rFonts w:hint="cs"/>
          <w:rtl/>
        </w:rPr>
        <w:t xml:space="preserve">דתנן</w:t>
      </w:r>
      <w:r>
        <w:rPr>
          <w:rFonts w:hint="cs"/>
          <w:rtl/>
        </w:rPr>
        <w:t xml:space="preserve"> </w:t>
      </w:r>
      <w:r>
        <w:rPr>
          <w:rtl/>
        </w:rPr>
        <w:t xml:space="preserve">אלו דברים שאין חייבין עליהן משום פיגול: הקומץ, והלבונה, והקטורת, ומנחת כהנים, ומנחת נסכים, ומנחת כהן משיח, </w:t>
      </w:r>
      <w:r w:rsidRPr="002C222B">
        <w:rPr>
          <w:b/>
          <w:bCs/>
          <w:rtl/>
        </w:rPr>
        <w:t>והדם</w:t>
      </w:r>
      <w:r>
        <w:rPr>
          <w:rtl/>
        </w:rPr>
        <w:t>!</w:t>
      </w:r>
    </w:p>
    <w:p>
      <w:pPr>
        <w:pStyle w:val="38"/>
        <w:rPr>
          <w:ins w:id="98304" w:author="מנוע מכני" w:date="2026-10-11T12:04:40Z"/>
        </w:rPr>
      </w:pPr>
      <w:r>
        <w:t xml:space="preserve">אלא</w:t>
      </w:r>
    </w:p>
    <w:p w:rsidR="00DA63EC" w:rsidRDefault="00DA63EC" w:rsidP="00DA63EC">
      <w:pPr>
        <w:tabs>
          <w:tab w:val="center" w:pos="2835"/>
        </w:tabs>
        <w:rPr>
          <w:rtl/>
        </w:rPr>
      </w:pPr>
      <w:del w:id="98305" w:author="מנוע מכני" w:date="2026-10-11T12:04:40Z">
        <w:r>
          <w:rPr>
            <w:rtl/>
          </w:rPr>
          <w:delText xml:space="preserve"> </w:delText>
        </w:r>
      </w:del>
      <w:r>
        <w:rPr>
          <w:rtl/>
        </w:rPr>
        <w:t xml:space="preserve">פשיטא ל</w:t>
      </w:r>
      <w:r>
        <w:rPr>
          <w:rFonts w:hint="cs"/>
          <w:rtl/>
        </w:rPr>
        <w:t xml:space="preserve">פגל בשר </w:t>
      </w:r>
      <w:r>
        <w:rPr>
          <w:rtl/>
        </w:rPr>
        <w:t xml:space="preserve">ומה </w:t>
      </w:r>
      <w:ins w:id="90805" w:author="מנוע מכני" w:date="2026-10-11T12:04:40Z">
        <w:r>
          <w:rPr>
            <w:rtl/>
          </w:rPr>
          <w:t xml:space="preserve">שם</w:t>
        </w:r>
      </w:ins>
      <w:del w:id="90806" w:author="מנוע מכני" w:date="2026-10-11T12:04:40Z">
        <w:r>
          <w:rPr>
            <w:rtl/>
          </w:rPr>
          <w:delText xml:space="preserve">התם</w:delText>
        </w:r>
      </w:del>
      <w:r>
        <w:rPr>
          <w:rtl/>
        </w:rPr>
        <w:t xml:space="preserve"> דלא חשיב </w:t>
      </w:r>
      <w:ins w:id="92531" w:author="מנוע מכני" w:date="2026-10-11T12:04:40Z">
        <w:r>
          <w:rPr>
            <w:rtl/>
          </w:rPr>
          <w:t xml:space="preserve">בו</w:t>
        </w:r>
      </w:ins>
      <w:del w:id="92532" w:author="מנוע מכני" w:date="2026-10-11T12:04:40Z">
        <w:r>
          <w:rPr>
            <w:rtl/>
          </w:rPr>
          <w:delText xml:space="preserve">ביה</w:delText>
        </w:r>
      </w:del>
      <w:r>
        <w:rPr>
          <w:rtl/>
        </w:rPr>
        <w:t xml:space="preserve"> בבשר </w:t>
      </w:r>
      <w:ins w:id="96529" w:author="מנוע מכני" w:date="2026-10-11T12:04:40Z">
        <w:r>
          <w:rPr>
            <w:rtl/>
          </w:rPr>
          <w:t xml:space="preserve">גופו</w:t>
        </w:r>
      </w:ins>
      <w:del w:id="96530" w:author="מנוע מכני" w:date="2026-10-11T12:04:40Z">
        <w:r>
          <w:rPr>
            <w:rtl/>
          </w:rPr>
          <w:delText xml:space="preserve">גופיה</w:delText>
        </w:r>
      </w:del>
      <w:r>
        <w:rPr>
          <w:rtl/>
        </w:rPr>
        <w:t xml:space="preserve">, א"ר יוסי:</w:t>
      </w:r>
      <w:r>
        <w:rPr>
          <w:rFonts w:hint="cs"/>
          <w:rtl/>
        </w:rPr>
        <w:t xml:space="preserve"> ד</w:t>
      </w:r>
      <w:r>
        <w:rPr>
          <w:rtl/>
        </w:rPr>
        <w:t xml:space="preserve">מפגל, </w:t>
      </w:r>
      <w:ins w:id="90807" w:author="מנוע מכני" w:date="2026-10-11T12:04:40Z">
        <w:r>
          <w:rPr>
            <w:rtl/>
          </w:rPr>
          <w:t xml:space="preserve">כאן</w:t>
        </w:r>
      </w:ins>
      <w:del w:id="90808" w:author="מנוע מכני" w:date="2026-10-11T12:04:40Z">
        <w:r>
          <w:rPr>
            <w:rtl/>
          </w:rPr>
          <w:delText xml:space="preserve">הכא</w:delText>
        </w:r>
      </w:del>
      <w:r>
        <w:rPr>
          <w:rtl/>
        </w:rPr>
        <w:t xml:space="preserve"> דחשיב בזבח </w:t>
      </w:r>
      <w:ins w:id="96531" w:author="מנוע מכני" w:date="2026-10-11T12:04:40Z">
        <w:r>
          <w:rPr>
            <w:rtl/>
          </w:rPr>
          <w:t xml:space="preserve">גופו</w:t>
        </w:r>
      </w:ins>
      <w:del w:id="96532" w:author="מנוע מכני" w:date="2026-10-11T12:04:40Z">
        <w:r>
          <w:rPr>
            <w:rtl/>
          </w:rPr>
          <w:delText xml:space="preserve">גופיה</w:delText>
        </w:r>
      </w:del>
      <w:r>
        <w:rPr>
          <w:rFonts w:hint="cs"/>
          <w:rtl/>
        </w:rPr>
        <w:t xml:space="preserve"> </w:t>
      </w:r>
      <w:r>
        <w:rPr>
          <w:rFonts w:hint="cs"/>
          <w:rtl/>
        </w:rPr>
        <w:t xml:space="preserve">כ</w:t>
      </w:r>
      <w:r>
        <w:rPr>
          <w:rtl/>
        </w:rPr>
        <w:t>"</w:t>
      </w:r>
      <w:r>
        <w:rPr>
          <w:rFonts w:hint="cs"/>
          <w:rtl/>
        </w:rPr>
        <w:t xml:space="preserve">ש</w:t>
      </w:r>
      <w:r>
        <w:rPr>
          <w:rFonts w:hint="cs"/>
          <w:rtl/>
        </w:rPr>
        <w:t xml:space="preserve"> </w:t>
      </w:r>
      <w:r>
        <w:rPr>
          <w:rtl/>
        </w:rPr>
        <w:t>דפיגל בירך ימין פיגל בירך שמאל!</w:t>
      </w:r>
    </w:p>
    <w:p>
      <w:pPr>
        <w:pStyle w:val="38"/>
        <w:rPr>
          <w:ins w:id="98306" w:author="מנוע מכני" w:date="2026-10-11T12:04:40Z"/>
        </w:rPr>
      </w:pPr>
      <w:r>
        <w:t xml:space="preserve">ג. </w:t>
      </w:r>
      <w:r w:rsidRPr="002C222B">
        <w:t>ועוד</w:t>
      </w:r>
      <w:r>
        <w:t xml:space="preserve"> האמר רבינא:</w:t>
      </w:r>
    </w:p>
    <w:p w:rsidR="00DA63EC" w:rsidRDefault="00DA63EC" w:rsidP="00DA63EC">
      <w:pPr>
        <w:tabs>
          <w:tab w:val="center" w:pos="2835"/>
        </w:tabs>
        <w:rPr>
          <w:rtl/>
        </w:rPr>
      </w:pPr>
      <w:del w:id="98307" w:author="מנוע מכני" w:date="2026-10-11T12:04:40Z">
        <w:r>
          <w:rPr>
            <w:rtl/>
          </w:rPr>
          <w:delText xml:space="preserve"> </w:delText>
        </w:r>
      </w:del>
      <w:r>
        <w:rPr>
          <w:rtl/>
        </w:rPr>
        <w:t xml:space="preserve">הקומץ את המנחה לאכול שיריה </w:t>
      </w:r>
      <w:r w:rsidRPr="002C222B">
        <w:rPr>
          <w:b/>
          <w:bCs/>
          <w:rtl/>
        </w:rPr>
        <w:t>או להקטיר קומצה למחר</w:t>
      </w:r>
      <w:r>
        <w:rPr>
          <w:rtl/>
        </w:rPr>
        <w:t xml:space="preserve">, מודה </w:t>
      </w:r>
      <w:r>
        <w:rPr>
          <w:rStyle w:val="2fb"/>
          <w:rtl/>
        </w:rPr>
        <w:t xml:space="preserve">רבי יוסי</w:t>
      </w:r>
      <w:r>
        <w:rPr>
          <w:rtl/>
        </w:rPr>
        <w:t xml:space="preserve"> בזו שפיגל וחייבין עליו כרת</w:t>
      </w:r>
      <w:ins w:id="94199" w:author="מנוע מכני" w:date="2026-10-11T12:04:40Z">
        <w:r>
          <w:rPr>
            <w:rtl/>
          </w:rPr>
          <w:t xml:space="preserve">,</w:t>
        </w:r>
      </w:ins>
      <w:del w:id="94200" w:author="מנוע מכני" w:date="2026-10-11T12:04:40Z">
        <w:r>
          <w:rPr>
            <w:rtl/>
          </w:rPr>
          <w:delText xml:space="preserve">;</w:delText>
        </w:r>
      </w:del>
      <w:r>
        <w:rPr>
          <w:rtl/>
        </w:rPr>
        <w:t xml:space="preserve"> </w:t>
      </w:r>
    </w:p>
    <w:p w:rsidR="00DA63EC" w:rsidRDefault="00DA63EC" w:rsidP="00DA63EC">
      <w:pPr>
        <w:rPr>
          <w:rtl/>
        </w:rPr>
      </w:pPr>
      <w:r w:rsidRPr="00336727">
        <w:rPr>
          <w:rtl/>
        </w:rPr>
        <w:tab/>
        <w:t xml:space="preserve">להקטיר קומצה </w:t>
      </w:r>
      <w:r w:rsidRPr="00336727">
        <w:rPr>
          <w:rFonts w:hint="cs"/>
          <w:rtl/>
        </w:rPr>
        <w:t>ולפגל וקומץ אינו מפגל ד'</w:t>
      </w:r>
      <w:r w:rsidRPr="00336727">
        <w:rPr>
          <w:rtl/>
        </w:rPr>
        <w:t>אלו דברים שאין חייבין עליהן משום פיגול: הקומץ כו'!</w:t>
      </w:r>
    </w:p>
    <w:p w:rsidR="00DA63EC" w:rsidRDefault="00DA63EC" w:rsidP="00DA63EC">
      <w:pPr>
        <w:pStyle w:val="afff3"/>
        <w:framePr w:wrap="around"/>
        <w:rPr>
          <w:rtl/>
        </w:rPr>
      </w:pPr>
      <w:r>
        <w:rPr>
          <w:rFonts w:hint="cs"/>
          <w:rtl/>
        </w:rPr>
        <w:t>יד:</w:t>
      </w:r>
    </w:p>
    <w:p>
      <w:pPr>
        <w:pStyle w:val="38"/>
        <w:rPr>
          <w:ins w:id="98308" w:author="מנוע מכני" w:date="2026-10-11T12:04:40Z"/>
        </w:rPr>
      </w:pPr>
      <w:r w:rsidRPr="002C222B">
        <w:t xml:space="preserve">אלא</w:t>
      </w:r>
    </w:p>
    <w:p w:rsidR="00DA63EC" w:rsidRDefault="00DA63EC" w:rsidP="00DA63EC">
      <w:pPr>
        <w:tabs>
          <w:tab w:val="center" w:pos="2835"/>
        </w:tabs>
        <w:rPr>
          <w:rtl/>
        </w:rPr>
      </w:pPr>
      <w:del w:id="98309" w:author="מנוע מכני" w:date="2026-10-11T12:04:40Z">
        <w:r w:rsidRPr="002C222B">
          <w:rPr>
            <w:b/>
            <w:bCs/>
            <w:rtl/>
          </w:rPr>
          <w:delText xml:space="preserve"> </w:delText>
        </w:r>
      </w:del>
      <w:r w:rsidRPr="002C222B">
        <w:rPr>
          <w:b/>
          <w:bCs/>
          <w:rtl/>
        </w:rPr>
        <w:t xml:space="preserve">פשיטא ל</w:t>
      </w:r>
      <w:r w:rsidRPr="002C222B">
        <w:rPr>
          <w:rFonts w:hint="cs"/>
          <w:b/>
          <w:bCs/>
          <w:rtl/>
        </w:rPr>
        <w:t>פגל שיריים</w:t>
      </w:r>
      <w:r w:rsidRPr="002C222B">
        <w:rPr>
          <w:rFonts w:hint="cs"/>
          <w:rtl/>
        </w:rPr>
        <w:t xml:space="preserve"> ד</w:t>
      </w:r>
      <w:r w:rsidRPr="002C222B">
        <w:rPr>
          <w:rtl/>
        </w:rPr>
        <w:t xml:space="preserve">מה </w:t>
      </w:r>
      <w:ins w:id="90809" w:author="מנוע מכני" w:date="2026-10-11T12:04:40Z">
        <w:r>
          <w:rPr>
            <w:rtl/>
          </w:rPr>
          <w:t xml:space="preserve">שם</w:t>
        </w:r>
      </w:ins>
      <w:del w:id="90810" w:author="מנוע מכני" w:date="2026-10-11T12:04:40Z">
        <w:r w:rsidRPr="002C222B">
          <w:rPr>
            <w:rtl/>
          </w:rPr>
          <w:delText xml:space="preserve">התם</w:delText>
        </w:r>
      </w:del>
      <w:r w:rsidRPr="002C222B">
        <w:rPr>
          <w:rtl/>
        </w:rPr>
        <w:t xml:space="preserve"> דלא חשיב </w:t>
      </w:r>
      <w:ins w:id="92533" w:author="מנוע מכני" w:date="2026-10-11T12:04:40Z">
        <w:r>
          <w:rPr>
            <w:rtl/>
          </w:rPr>
          <w:t xml:space="preserve">בהם</w:t>
        </w:r>
      </w:ins>
      <w:del w:id="92534" w:author="מנוע מכני" w:date="2026-10-11T12:04:40Z">
        <w:r w:rsidRPr="002C222B">
          <w:rPr>
            <w:rtl/>
          </w:rPr>
          <w:delText xml:space="preserve">בהו</w:delText>
        </w:r>
      </w:del>
      <w:r w:rsidRPr="002C222B">
        <w:rPr>
          <w:rtl/>
        </w:rPr>
        <w:t xml:space="preserve"> בשיריים </w:t>
      </w:r>
      <w:ins w:id="96533" w:author="מנוע מכני" w:date="2026-10-11T12:04:40Z">
        <w:r>
          <w:rPr>
            <w:rtl/>
          </w:rPr>
          <w:t xml:space="preserve">גופו</w:t>
        </w:r>
      </w:ins>
      <w:del w:id="96534" w:author="מנוע מכני" w:date="2026-10-11T12:04:40Z">
        <w:r w:rsidRPr="002C222B">
          <w:rPr>
            <w:rtl/>
          </w:rPr>
          <w:delText xml:space="preserve">גופיה</w:delText>
        </w:r>
      </w:del>
      <w:r w:rsidRPr="002C222B">
        <w:rPr>
          <w:rFonts w:hint="cs"/>
          <w:rtl/>
        </w:rPr>
        <w:t xml:space="preserve"> </w:t>
      </w:r>
      <w:r w:rsidRPr="002C222B">
        <w:rPr>
          <w:rtl/>
        </w:rPr>
        <w:t xml:space="preserve">מפגל, </w:t>
      </w:r>
      <w:r w:rsidRPr="002C222B">
        <w:rPr>
          <w:rFonts w:hint="cs"/>
          <w:rtl/>
        </w:rPr>
        <w:t>כ</w:t>
      </w:r>
      <w:r>
        <w:rPr>
          <w:rtl/>
        </w:rPr>
        <w:t>"</w:t>
      </w:r>
      <w:r w:rsidRPr="002C222B">
        <w:rPr>
          <w:rFonts w:hint="cs"/>
          <w:rtl/>
        </w:rPr>
        <w:t xml:space="preserve">ש</w:t>
      </w:r>
      <w:r w:rsidRPr="002C222B">
        <w:rPr>
          <w:rFonts w:hint="cs"/>
          <w:rtl/>
        </w:rPr>
        <w:t xml:space="preserve"> </w:t>
      </w:r>
      <w:ins w:id="90811" w:author="מנוע מכני" w:date="2026-10-11T12:04:40Z">
        <w:r>
          <w:rPr>
            <w:rtl/>
          </w:rPr>
          <w:t xml:space="preserve">כאן</w:t>
        </w:r>
      </w:ins>
      <w:del w:id="90812" w:author="מנוע מכני" w:date="2026-10-11T12:04:40Z">
        <w:r w:rsidRPr="002C222B">
          <w:rPr>
            <w:rtl/>
          </w:rPr>
          <w:delText xml:space="preserve">הכא</w:delText>
        </w:r>
      </w:del>
      <w:r w:rsidRPr="002C222B">
        <w:rPr>
          <w:rtl/>
        </w:rPr>
        <w:t xml:space="preserve"> דחשיב בזביחה גופה</w:t>
      </w:r>
    </w:p>
    <w:p w:rsidR="00DA63EC" w:rsidRDefault="00DA63EC" w:rsidP="00DA63EC">
      <w:pPr>
        <w:tabs>
          <w:tab w:val="center" w:pos="2835"/>
        </w:tabs>
        <w:rPr>
          <w:rtl/>
        </w:rPr>
      </w:pPr>
    </w:p>
    <w:p>
      <w:pPr>
        <w:pStyle w:val="afffff8"/>
        <w:rPr>
          <w:ins w:id="90775" w:author="קלוד" w:date="2026-10-11T12:32:08Z"/>
        </w:rPr>
      </w:pPr>
      <w:ins w:id="90776" w:author="קלוד" w:date="2026-10-11T12:32:08Z">
        <w:r>
          <w:rPr>
            <w:color w:val="7B3F00"/>
          </w:rPr>
          <w:t xml:space="preserve">טעם ר"י - 'גוף אחד' ו'שני גופין' בכבשים ובחלות</w:t>
        </w:r>
      </w:ins>
    </w:p>
    <w:p>
      <w:pPr>
        <w:pStyle w:val="38"/>
        <w:rPr>
          <w:ins w:id="98311" w:author="מנוע מכני" w:date="2026-10-11T12:04:40Z"/>
        </w:rPr>
      </w:pPr>
      <w:del w:id="98310" w:author="מנוע מכני" w:date="2026-10-11T12:04:40Z">
        <w:r>
          <w:delText xml:space="preserve">•</w:delText>
        </w:r>
      </w:del>
      <w:r>
        <w:t xml:space="preserve"> </w:t>
      </w:r>
      <w:r>
        <w:t>אלא ארי</w:t>
      </w:r>
      <w:r>
        <w:t>"</w:t>
      </w:r>
      <w:r>
        <w:t>ו</w:t>
      </w:r>
      <w:r w:rsidRPr="002C222B">
        <w:t>:</w:t>
      </w:r>
    </w:p>
    <w:p w:rsidR="00DA63EC" w:rsidRDefault="00DA63EC" w:rsidP="00DA63EC">
      <w:pPr>
        <w:tabs>
          <w:tab w:val="center" w:pos="2835"/>
        </w:tabs>
        <w:rPr>
          <w:rtl/>
        </w:rPr>
      </w:pPr>
      <w:del w:id="98312" w:author="מנוע מכני" w:date="2026-10-11T12:04:40Z">
        <w:r>
          <w:rPr>
            <w:rtl/>
          </w:rPr>
          <w:delText xml:space="preserve"> </w:delText>
        </w:r>
      </w:del>
      <w:r>
        <w:rPr>
          <w:rtl/>
        </w:rPr>
        <w:t xml:space="preserve">ה"ט </w:t>
      </w:r>
      <w:r>
        <w:rPr>
          <w:rStyle w:val="2fb"/>
          <w:rtl/>
        </w:rPr>
        <w:t xml:space="preserve">דרבי יוסי</w:t>
      </w:r>
      <w:r>
        <w:rPr>
          <w:rtl/>
        </w:rPr>
        <w:t xml:space="preserve">, הכתוב עשאן גוף אחד והכתוב עשאן שני גופין, גוף אחד דמעכבי אהדדי, שני גופין דאמר </w:t>
      </w:r>
      <w:ins w:id="92535" w:author="מנוע מכני" w:date="2026-10-11T12:04:40Z">
        <w:r>
          <w:rPr>
            <w:rtl/>
          </w:rPr>
          <w:t xml:space="preserve">התורה</w:t>
        </w:r>
      </w:ins>
      <w:del w:id="92536" w:author="מנוע מכני" w:date="2026-10-11T12:04:40Z">
        <w:r>
          <w:rPr>
            <w:rtl/>
          </w:rPr>
          <w:delText xml:space="preserve">רחמנא</w:delText>
        </w:r>
      </w:del>
      <w:r>
        <w:rPr>
          <w:rtl/>
        </w:rPr>
        <w:t xml:space="preserve"> הא לחודה עבידא והא לחודה עבידא, </w:t>
      </w:r>
      <w:r w:rsidRPr="00E105BC">
        <w:rPr>
          <w:spacing w:val="-4"/>
          <w:rtl/>
        </w:rPr>
        <w:t>ערבינהו - מתערבין, דהכתוב עשאן גוף אחד, פלגינהו - מיפלגי, דהכתוב עשאן שני גופין.</w:t>
      </w:r>
    </w:p>
    <w:p w:rsidR="00DA63EC" w:rsidRDefault="00DA63EC" w:rsidP="00DA63EC">
      <w:pPr>
        <w:tabs>
          <w:tab w:val="center" w:pos="2835"/>
        </w:tabs>
        <w:rPr>
          <w:rtl/>
        </w:rPr>
      </w:pPr>
    </w:p>
    <w:p>
      <w:pPr>
        <w:pStyle w:val="38"/>
        <w:rPr>
          <w:ins w:id="98314" w:author="מנוע מכני" w:date="2026-10-11T12:04:40Z"/>
        </w:rPr>
      </w:pPr>
      <w:del w:id="98313" w:author="מנוע מכני" w:date="2026-10-11T12:04:40Z">
        <w:r>
          <w:delText xml:space="preserve">•</w:delText>
        </w:r>
      </w:del>
      <w:r>
        <w:t xml:space="preserve"> </w:t>
      </w:r>
      <w:r w:rsidRPr="0067073A">
        <w:t xml:space="preserve">בעי </w:t>
      </w:r>
      <w:ins w:id="90329" w:author="מנוע מכני" w:date="2026-10-11T12:04:40Z">
        <w:r>
          <w:t xml:space="preserve">רי"ו</w:t>
        </w:r>
      </w:ins>
      <w:del w:id="90330" w:author="מנוע מכני" w:date="2026-10-11T12:04:40Z">
        <w:r w:rsidRPr="0067073A">
          <w:delText xml:space="preserve">רבי יוחנן</w:delText>
        </w:r>
      </w:del>
      <w:r>
        <w:t xml:space="preserve">:</w:t>
      </w:r>
    </w:p>
    <w:p w:rsidR="00DA63EC" w:rsidRDefault="00DA63EC" w:rsidP="00DA63EC">
      <w:pPr>
        <w:tabs>
          <w:tab w:val="center" w:pos="2835"/>
        </w:tabs>
        <w:rPr>
          <w:rtl/>
        </w:rPr>
      </w:pPr>
      <w:del w:id="98315" w:author="מנוע מכני" w:date="2026-10-11T12:04:40Z">
        <w:r>
          <w:rPr>
            <w:rtl/>
          </w:rPr>
          <w:delText xml:space="preserve"> </w:delText>
        </w:r>
      </w:del>
      <w:r>
        <w:rPr>
          <w:rtl/>
        </w:rPr>
        <w:t xml:space="preserve">פיגל בלחמי תודה, מהו? במנחת מאפה, מהו? </w:t>
      </w:r>
    </w:p>
    <w:p>
      <w:pPr>
        <w:pStyle w:val="38"/>
        <w:rPr>
          <w:ins w:id="98316" w:author="מנוע מכני" w:date="2026-10-11T12:04:40Z"/>
        </w:rPr>
      </w:pPr>
      <w:r>
        <w:t xml:space="preserve">תנא </w:t>
      </w:r>
      <w:ins w:id="92537" w:author="מנוע מכני" w:date="2026-10-11T12:04:40Z">
        <w:r>
          <w:t xml:space="preserve">לו</w:t>
        </w:r>
      </w:ins>
      <w:del w:id="92538" w:author="מנוע מכני" w:date="2026-10-11T12:04:40Z">
        <w:r>
          <w:delText xml:space="preserve">ליה</w:delText>
        </w:r>
      </w:del>
      <w:r>
        <w:t xml:space="preserve"> רב תחליפא ממערבא:</w:t>
      </w:r>
    </w:p>
    <w:p w:rsidR="00DA63EC" w:rsidRDefault="00DA63EC" w:rsidP="00DA63EC">
      <w:pPr>
        <w:tabs>
          <w:tab w:val="center" w:pos="2835"/>
        </w:tabs>
        <w:rPr>
          <w:rtl/>
        </w:rPr>
      </w:pPr>
      <w:del w:id="98317" w:author="מנוע מכני" w:date="2026-10-11T12:04:40Z">
        <w:r>
          <w:rPr>
            <w:rtl/>
          </w:rPr>
          <w:delText xml:space="preserve"> </w:delText>
        </w:r>
      </w:del>
      <w:r>
        <w:rPr>
          <w:rtl/>
        </w:rPr>
        <w:t xml:space="preserve">וכן אתה אומר בלחמי תודה, וכן אתה אומר במנחת מאפה.</w:t>
      </w:r>
    </w:p>
    <w:p w:rsidR="00DA63EC" w:rsidRDefault="00DA63EC" w:rsidP="00DA63EC">
      <w:pPr>
        <w:tabs>
          <w:tab w:val="center" w:pos="2835"/>
        </w:tabs>
        <w:rPr>
          <w:rtl/>
        </w:rPr>
      </w:pPr>
    </w:p>
    <w:p>
      <w:pPr>
        <w:pStyle w:val="afffff8"/>
        <w:rPr>
          <w:ins w:id="90773" w:author="קלוד" w:date="2026-10-11T12:32:08Z"/>
        </w:rPr>
      </w:pPr>
      <w:ins w:id="90774" w:author="קלוד" w:date="2026-10-11T12:32:08Z">
        <w:r>
          <w:rPr>
            <w:color w:val="7B3F00"/>
          </w:rPr>
          <w:t xml:space="preserve">חצי זית בשחיטה וחצי בזריקה - מצטרפין לפיגול</w:t>
        </w:r>
      </w:ins>
    </w:p>
    <w:p>
      <w:pPr>
        <w:pStyle w:val="38"/>
        <w:rPr>
          <w:ins w:id="98319" w:author="מנוע מכני" w:date="2026-10-11T12:04:40Z"/>
        </w:rPr>
      </w:pPr>
      <w:del w:id="98318"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98320" w:author="מנוע מכני" w:date="2026-10-11T12:04:40Z">
        <w:r>
          <w:rPr>
            <w:rtl/>
          </w:rPr>
          <w:delText xml:space="preserve"> </w:delText>
        </w:r>
      </w:del>
      <w:r>
        <w:rPr>
          <w:rtl/>
        </w:rPr>
        <w:t xml:space="preserve">בשעת שחיטה חישב לאכול חצי זית ובשעת זריקה חישב לאכול חצי זית </w:t>
      </w:r>
    </w:p>
    <w:p w:rsidR="00DA63EC" w:rsidRDefault="00DA63EC" w:rsidP="00DA63EC">
      <w:pPr>
        <w:tabs>
          <w:tab w:val="center" w:pos="2835"/>
        </w:tabs>
        <w:rPr>
          <w:rtl/>
        </w:rPr>
      </w:pPr>
      <w:r>
        <w:rPr>
          <w:rtl/>
        </w:rPr>
        <w:tab/>
        <w:t>- פיגול, מפני ששחיטה וזריקה מצטרפין.</w:t>
      </w:r>
    </w:p>
    <w:p>
      <w:pPr>
        <w:pStyle w:val="38"/>
        <w:rPr>
          <w:ins w:id="98321" w:author="מנוע מכני" w:date="2026-10-11T12:04:40Z"/>
        </w:rPr>
      </w:pPr>
      <w:r w:rsidRPr="009A62F6">
        <w:t>א</w:t>
      </w:r>
      <w:r>
        <w:t>"</w:t>
      </w:r>
      <w:r w:rsidRPr="009A62F6">
        <w:t>ד</w:t>
      </w:r>
      <w:r>
        <w:t xml:space="preserve">:</w:t>
      </w:r>
    </w:p>
    <w:p w:rsidR="00DA63EC" w:rsidRDefault="00DA63EC" w:rsidP="00DA63EC">
      <w:pPr>
        <w:tabs>
          <w:tab w:val="center" w:pos="2835"/>
        </w:tabs>
        <w:rPr>
          <w:rtl/>
        </w:rPr>
      </w:pPr>
      <w:del w:id="98322" w:author="מנוע מכני" w:date="2026-10-11T12:04:40Z">
        <w:r>
          <w:rPr>
            <w:rtl/>
          </w:rPr>
          <w:delText xml:space="preserve"> </w:delText>
        </w:r>
      </w:del>
      <w:r>
        <w:rPr>
          <w:rtl/>
        </w:rPr>
        <w:t xml:space="preserve">שחיטה וזריקה </w:t>
      </w:r>
      <w:ins w:id="90035" w:author="Claude - סמנטי" w:date="2026-10-11T12:27:00Z">
        <w:r>
          <w:rPr>
            <w:rtl/>
          </w:rPr>
          <w:t xml:space="preserve">ששניהם</w:t>
        </w:r>
      </w:ins>
      <w:del w:id="90036" w:author="Claude - סמנטי" w:date="2026-10-11T12:27:00Z">
        <w:r>
          <w:rPr>
            <w:rtl/>
          </w:rPr>
          <w:delText xml:space="preserve">דתרווייהו</w:delText>
        </w:r>
      </w:del>
      <w:r>
        <w:rPr>
          <w:rtl/>
        </w:rPr>
        <w:t xml:space="preserve"> מתירין - אין, קבלה והולכה - </w:t>
      </w:r>
      <w:r>
        <w:rPr>
          <w:rtl/>
        </w:rPr>
        <w:t xml:space="preserve">לא</w:t>
      </w:r>
      <w:ins w:id="94201" w:author="מנוע מכני" w:date="2026-10-11T12:04:40Z">
        <w:r>
          <w:rPr>
            <w:rtl/>
          </w:rPr>
          <w:t xml:space="preserve">,</w:t>
        </w:r>
      </w:ins>
      <w:del w:id="94202" w:author="מנוע מכני" w:date="2026-10-11T12:04:40Z">
        <w:r>
          <w:rPr>
            <w:rtl/>
          </w:rPr>
          <w:delText xml:space="preserve">;</w:delText>
        </w:r>
      </w:del>
      <w:r>
        <w:rPr>
          <w:rtl/>
        </w:rPr>
        <w:t xml:space="preserve"> </w:t>
      </w:r>
    </w:p>
    <w:p>
      <w:pPr>
        <w:pStyle w:val="38"/>
        <w:rPr>
          <w:ins w:id="98323" w:author="מנוע מכני" w:date="2026-10-11T12:04:40Z"/>
        </w:rPr>
      </w:pPr>
      <w:r w:rsidRPr="009A62F6">
        <w:t>וא</w:t>
      </w:r>
      <w:r>
        <w:t>"</w:t>
      </w:r>
      <w:r w:rsidRPr="009A62F6">
        <w:t>ד</w:t>
      </w:r>
      <w:r>
        <w:t xml:space="preserve">:</w:t>
      </w:r>
    </w:p>
    <w:p w:rsidR="00DA63EC" w:rsidRDefault="00DA63EC" w:rsidP="00DA63EC">
      <w:pPr>
        <w:tabs>
          <w:tab w:val="center" w:pos="2835"/>
        </w:tabs>
        <w:rPr>
          <w:rtl/>
        </w:rPr>
      </w:pPr>
      <w:del w:id="98324" w:author="מנוע מכני" w:date="2026-10-11T12:04:40Z">
        <w:r>
          <w:rPr>
            <w:rtl/>
          </w:rPr>
          <w:delText xml:space="preserve"> </w:delText>
        </w:r>
      </w:del>
      <w:r>
        <w:rPr>
          <w:rtl/>
        </w:rPr>
        <w:t xml:space="preserve">הנך דמרחקן, וכ"ש </w:t>
      </w:r>
      <w:ins w:id="92539" w:author="מנוע מכני" w:date="2026-10-11T12:04:40Z">
        <w:r>
          <w:rPr>
            <w:rtl/>
          </w:rPr>
          <w:t xml:space="preserve">אלו</w:t>
        </w:r>
      </w:ins>
      <w:del w:id="92540" w:author="מנוע מכני" w:date="2026-10-11T12:04:40Z">
        <w:r>
          <w:rPr>
            <w:rtl/>
          </w:rPr>
          <w:delText xml:space="preserve">הני</w:delText>
        </w:r>
      </w:del>
      <w:r>
        <w:rPr>
          <w:rtl/>
        </w:rPr>
        <w:t xml:space="preserve"> דמקרבן.</w:t>
      </w:r>
    </w:p>
    <w:p w:rsidR="00DA63EC" w:rsidRDefault="00DA63EC" w:rsidP="00DA63EC">
      <w:pPr>
        <w:tabs>
          <w:tab w:val="center" w:pos="2835"/>
        </w:tabs>
        <w:rPr>
          <w:rtl/>
        </w:rPr>
      </w:pPr>
    </w:p>
    <w:p w:rsidR="00DA63EC" w:rsidRDefault="00DA63EC" w:rsidP="00DA63EC">
      <w:pPr>
        <w:tabs>
          <w:tab w:val="center" w:pos="2835"/>
        </w:tabs>
        <w:rPr>
          <w:rtl/>
        </w:rPr>
      </w:pPr>
      <w:r>
        <w:rPr>
          <w:rtl/>
        </w:rPr>
        <w:t>איני? והא תני לוי, ארבע עבודות אין מצטרפות לפיגול: שחיטה וזריקה, קבלה והולכה!</w:t>
      </w:r>
    </w:p>
    <w:p>
      <w:pPr>
        <w:pStyle w:val="38"/>
        <w:rPr>
          <w:ins w:id="98325" w:author="מנוע מכני" w:date="2026-10-11T12:04:40Z"/>
        </w:rPr>
      </w:pPr>
      <w:r>
        <w:t xml:space="preserve">רבא, </w:t>
      </w:r>
      <w:r>
        <w:t xml:space="preserve">ל"ק</w:t>
      </w:r>
      <w:r>
        <w:t xml:space="preserve">:</w:t>
      </w:r>
    </w:p>
    <w:p w:rsidR="00DA63EC" w:rsidRDefault="00DA63EC" w:rsidP="00DA63EC">
      <w:pPr>
        <w:tabs>
          <w:tab w:val="center" w:pos="2835"/>
        </w:tabs>
        <w:rPr>
          <w:rtl/>
        </w:rPr>
      </w:pPr>
      <w:del w:id="98326" w:author="מנוע מכני" w:date="2026-10-11T12:04:40Z">
        <w:r>
          <w:rPr>
            <w:rtl/>
          </w:rPr>
          <w:delText xml:space="preserve"> </w:delText>
        </w:r>
      </w:del>
      <w:r>
        <w:rPr>
          <w:rtl/>
        </w:rPr>
        <w:t xml:space="preserve">הא </w:t>
      </w:r>
      <w:r>
        <w:rPr>
          <w:rStyle w:val="2fb"/>
          <w:rtl/>
        </w:rPr>
        <w:t xml:space="preserve">רבי</w:t>
      </w:r>
      <w:r>
        <w:rPr>
          <w:rtl/>
        </w:rPr>
        <w:t xml:space="preserve">, הא רבנן</w:t>
      </w:r>
      <w:ins w:id="94203" w:author="מנוע מכני" w:date="2026-10-11T12:04:40Z">
        <w:r>
          <w:rPr>
            <w:rtl/>
          </w:rPr>
          <w:t xml:space="preserve">,</w:t>
        </w:r>
      </w:ins>
      <w:del w:id="94204" w:author="מנוע מכני" w:date="2026-10-11T12:04:40Z">
        <w:r>
          <w:rPr>
            <w:rtl/>
          </w:rPr>
          <w:delText xml:space="preserve">;</w:delText>
        </w:r>
      </w:del>
      <w:r>
        <w:rPr>
          <w:rtl/>
        </w:rPr>
        <w:t xml:space="preserve"> </w:t>
      </w:r>
    </w:p>
    <w:p>
      <w:pPr>
        <w:pStyle w:val="38"/>
        <w:rPr>
          <w:ins w:id="98327" w:author="מנוע מכני" w:date="2026-10-11T12:04:40Z"/>
        </w:rPr>
      </w:pPr>
      <w:r w:rsidRPr="00E105BC">
        <w:t xml:space="preserve">דתניא</w:t>
      </w:r>
      <w:r w:rsidRPr="00E105BC">
        <w:t xml:space="preserve">:</w:t>
      </w:r>
    </w:p>
    <w:p w:rsidR="00DA63EC" w:rsidRPr="00E105BC" w:rsidRDefault="00DA63EC" w:rsidP="00DA63EC">
      <w:pPr>
        <w:tabs>
          <w:tab w:val="center" w:pos="2835"/>
        </w:tabs>
        <w:rPr>
          <w:spacing w:val="-4"/>
          <w:rtl/>
        </w:rPr>
      </w:pPr>
      <w:del w:id="98328" w:author="מנוע מכני" w:date="2026-10-11T12:04:40Z">
        <w:r w:rsidRPr="00E105BC">
          <w:rPr>
            <w:spacing w:val="-4"/>
            <w:rtl/>
          </w:rPr>
          <w:delText xml:space="preserve"> </w:delText>
        </w:r>
      </w:del>
      <w:r w:rsidRPr="00E105BC">
        <w:rPr>
          <w:spacing w:val="-4"/>
          <w:rtl/>
        </w:rPr>
        <w:t xml:space="preserve">השוחט את הכבש לאכול חצי זית מחלה זו וכן חבירו לאכול חצי זית מחלה זו, </w:t>
      </w:r>
      <w:r w:rsidRPr="00E105BC">
        <w:rPr>
          <w:rStyle w:val="2fb"/>
          <w:rFonts w:hint="cs"/>
          <w:spacing w:val="-4"/>
          <w:rtl/>
        </w:rPr>
        <w:t xml:space="preserve">לרבי</w:t>
      </w:r>
      <w:r w:rsidRPr="00E105BC">
        <w:rPr>
          <w:rFonts w:hint="cs"/>
          <w:spacing w:val="-4"/>
          <w:rtl/>
        </w:rPr>
        <w:t xml:space="preserve">: כשר</w:t>
      </w:r>
    </w:p>
    <w:p>
      <w:pPr>
        <w:pStyle w:val="38"/>
        <w:rPr>
          <w:ins w:id="98329" w:author="מנוע מכני" w:date="2026-10-11T12:04:40Z"/>
        </w:rPr>
      </w:pPr>
      <w:r w:rsidRPr="00E105BC">
        <w:t xml:space="preserve">א"ל</w:t>
      </w:r>
      <w:r w:rsidRPr="00E105BC">
        <w:t xml:space="preserve"> אביי:</w:t>
      </w:r>
    </w:p>
    <w:p w:rsidR="00DA63EC" w:rsidRPr="00E105BC" w:rsidRDefault="00DA63EC" w:rsidP="00DA63EC">
      <w:pPr>
        <w:tabs>
          <w:tab w:val="center" w:pos="2835"/>
        </w:tabs>
        <w:rPr>
          <w:spacing w:val="-2"/>
          <w:rtl/>
        </w:rPr>
      </w:pPr>
      <w:del w:id="98330" w:author="מנוע מכני" w:date="2026-10-11T12:04:40Z">
        <w:r w:rsidRPr="00E105BC">
          <w:rPr>
            <w:spacing w:val="-2"/>
            <w:rtl/>
          </w:rPr>
          <w:delText xml:space="preserve"> </w:delText>
        </w:r>
      </w:del>
      <w:ins w:id="97275" w:author="מנוע מכני" w:date="2026-10-11T12:04:40Z">
        <w:r>
          <w:rPr>
            <w:spacing w:val="-2"/>
            <w:rtl/>
          </w:rPr>
          <w:t xml:space="preserve">אמור</w:t>
        </w:r>
      </w:ins>
      <w:del w:id="97276" w:author="מנוע מכני" w:date="2026-10-11T12:04:40Z">
        <w:r w:rsidRPr="00E105BC">
          <w:rPr>
            <w:spacing w:val="-2"/>
            <w:rtl/>
          </w:rPr>
          <w:delText xml:space="preserve">אימר</w:delText>
        </w:r>
      </w:del>
      <w:r w:rsidRPr="00E105BC">
        <w:rPr>
          <w:spacing w:val="-2"/>
          <w:rtl/>
        </w:rPr>
        <w:t xml:space="preserve"> דשמעת </w:t>
      </w:r>
      <w:r w:rsidRPr="00E105BC">
        <w:rPr>
          <w:rStyle w:val="2fb"/>
          <w:spacing w:val="-2"/>
          <w:rtl/>
        </w:rPr>
        <w:t xml:space="preserve">לרבי</w:t>
      </w:r>
      <w:r w:rsidRPr="00E105BC">
        <w:rPr>
          <w:spacing w:val="-2"/>
          <w:rtl/>
        </w:rPr>
        <w:t xml:space="preserve"> - חצי מתיר וחצי אכילה, כולו מתיר וחצי אכילה מי שמעת </w:t>
      </w:r>
      <w:ins w:id="92541" w:author="מנוע מכני" w:date="2026-10-11T12:04:40Z">
        <w:r>
          <w:rPr>
            <w:spacing w:val="-2"/>
            <w:rtl/>
          </w:rPr>
          <w:t xml:space="preserve">לו</w:t>
        </w:r>
      </w:ins>
      <w:del w:id="92542" w:author="מנוע מכני" w:date="2026-10-11T12:04:40Z">
        <w:r w:rsidRPr="00E105BC">
          <w:rPr>
            <w:spacing w:val="-2"/>
            <w:rtl/>
          </w:rPr>
          <w:delText xml:space="preserve">ליה</w:delText>
        </w:r>
      </w:del>
      <w:r w:rsidRPr="00E105BC">
        <w:rPr>
          <w:spacing w:val="-2"/>
          <w:rtl/>
        </w:rPr>
        <w:t xml:space="preserve">? </w:t>
      </w:r>
    </w:p>
    <w:p>
      <w:pPr>
        <w:pStyle w:val="38"/>
        <w:rPr>
          <w:ins w:id="98331" w:author="מנוע מכני" w:date="2026-10-11T12:04:40Z"/>
        </w:rPr>
      </w:pPr>
      <w:del w:id="102604" w:author="מנוע מכני" w:date="2026-10-11T12:04:40Z">
        <w:r>
          <w:lastRenderedPageBreak/>
          <w:delText xml:space="preserve">א"ל </w:delText>
        </w:r>
      </w:del>
      <w:r>
        <w:lastRenderedPageBreak/>
        <w:t xml:space="preserve">ר</w:t>
      </w:r>
      <w:r>
        <w:t>בר</w:t>
      </w:r>
      <w:r>
        <w:t>"</w:t>
      </w:r>
      <w:r>
        <w:t xml:space="preserve">ח </w:t>
      </w:r>
      <w:r>
        <w:t xml:space="preserve">לאביי:</w:t>
      </w:r>
    </w:p>
    <w:p w:rsidR="00DA63EC" w:rsidRDefault="00DA63EC" w:rsidP="00DA63EC">
      <w:pPr>
        <w:tabs>
          <w:tab w:val="center" w:pos="2835"/>
        </w:tabs>
        <w:rPr>
          <w:rtl/>
        </w:rPr>
      </w:pPr>
      <w:del w:id="98332" w:author="מנוע מכני" w:date="2026-10-11T12:04:40Z">
        <w:r>
          <w:rPr>
            <w:rtl/>
          </w:rPr>
          <w:delText xml:space="preserve"> </w:delText>
        </w:r>
      </w:del>
      <w:ins w:id="96045" w:author="מנוע מכני" w:date="2026-10-11T12:04:40Z">
        <w:r>
          <w:rPr>
            <w:rtl/>
          </w:rPr>
          <w:t xml:space="preserve">ואם </w:t>
        </w:r>
      </w:ins>
      <w:del w:id="96046" w:author="מנוע מכני" w:date="2026-10-11T12:04:40Z">
        <w:r>
          <w:rPr>
            <w:rtl/>
          </w:rPr>
          <w:delText xml:space="preserve">ואי </w:delText>
        </w:r>
      </w:del>
      <w:ins w:id="92543" w:author="מנוע מכני" w:date="2026-10-11T12:04:40Z">
        <w:r>
          <w:rPr>
            <w:rtl/>
          </w:rPr>
          <w:t xml:space="preserve">יש</w:t>
        </w:r>
      </w:ins>
      <w:del w:id="92544" w:author="מנוע מכני" w:date="2026-10-11T12:04:40Z">
        <w:r>
          <w:rPr>
            <w:rtl/>
          </w:rPr>
          <w:delText xml:space="preserve">אית</w:delText>
        </w:r>
      </w:del>
      <w:r>
        <w:rPr>
          <w:rtl/>
        </w:rPr>
        <w:t xml:space="preserve"> </w:t>
      </w:r>
      <w:r>
        <w:rPr>
          <w:rStyle w:val="2fb"/>
          <w:rtl/>
        </w:rPr>
        <w:t xml:space="preserve">לרבי</w:t>
      </w:r>
      <w:r>
        <w:rPr>
          <w:rtl/>
        </w:rPr>
        <w:t xml:space="preserve"> כולו מתיר וחצי אכילה, לגזור חצי מתיר וחצי אכילה אטו כולו מתיר וחצי אכילה, </w:t>
      </w:r>
      <w:ins w:id="90813" w:author="מנוע מכני" w:date="2026-10-11T12:04:40Z">
        <w:r>
          <w:rPr>
            <w:rtl/>
          </w:rPr>
          <w:t xml:space="preserve">שהרי</w:t>
        </w:r>
      </w:ins>
      <w:del w:id="90814" w:author="מנוע מכני" w:date="2026-10-11T12:04:40Z">
        <w:r>
          <w:rPr>
            <w:rtl/>
          </w:rPr>
          <w:delText xml:space="preserve">דהא</w:delText>
        </w:r>
      </w:del>
      <w:r>
        <w:rPr>
          <w:rtl/>
        </w:rPr>
        <w:t xml:space="preserve"> </w:t>
      </w:r>
      <w:r>
        <w:rPr>
          <w:rStyle w:val="2fb"/>
          <w:rtl/>
        </w:rPr>
        <w:t xml:space="preserve">רבי יוסי</w:t>
      </w:r>
      <w:r>
        <w:rPr>
          <w:rtl/>
        </w:rPr>
        <w:t xml:space="preserve"> גזר ורבנן גזרי!</w:t>
      </w:r>
    </w:p>
    <w:p>
      <w:pPr>
        <w:pStyle w:val="38"/>
        <w:rPr>
          <w:ins w:id="98333" w:author="מנוע מכני" w:date="2026-10-11T12:04:40Z"/>
        </w:rPr>
      </w:pPr>
      <w:r>
        <w:t xml:space="preserve">ר' יוסי גזר, </w:t>
      </w:r>
      <w:r>
        <w:t xml:space="preserve">דתנן</w:t>
      </w:r>
      <w:r>
        <w:t xml:space="preserve">:</w:t>
      </w:r>
    </w:p>
    <w:p w:rsidR="00DA63EC" w:rsidRDefault="00DA63EC" w:rsidP="00DA63EC">
      <w:pPr>
        <w:tabs>
          <w:tab w:val="center" w:pos="2835"/>
        </w:tabs>
        <w:rPr>
          <w:rtl/>
        </w:rPr>
      </w:pPr>
      <w:del w:id="98334" w:author="מנוע מכני" w:date="2026-10-11T12:04:40Z">
        <w:r>
          <w:rPr>
            <w:rtl/>
          </w:rPr>
          <w:delText xml:space="preserve"> </w:delText>
        </w:r>
      </w:del>
      <w:r>
        <w:rPr>
          <w:rtl/>
        </w:rPr>
        <w:t xml:space="preserve">להקטיר לבונתה למחר - </w:t>
      </w:r>
      <w:r>
        <w:rPr>
          <w:rStyle w:val="2fb"/>
          <w:rtl/>
        </w:rPr>
        <w:t xml:space="preserve">רבי יוסי</w:t>
      </w:r>
      <w:r>
        <w:rPr>
          <w:rtl/>
        </w:rPr>
        <w:t xml:space="preserve"> אומר: פסול ואין בו כרת, </w:t>
      </w:r>
    </w:p>
    <w:p>
      <w:pPr>
        <w:pStyle w:val="38"/>
        <w:rPr>
          <w:ins w:id="98335" w:author="מנוע מכני" w:date="2026-10-11T12:04:40Z"/>
        </w:rPr>
      </w:pPr>
      <w:r>
        <w:t xml:space="preserve">וחכ"א:</w:t>
      </w:r>
    </w:p>
    <w:p w:rsidR="00DA63EC" w:rsidRDefault="00DA63EC" w:rsidP="00DA63EC">
      <w:pPr>
        <w:tabs>
          <w:tab w:val="center" w:pos="2835"/>
        </w:tabs>
        <w:rPr>
          <w:rtl/>
        </w:rPr>
      </w:pPr>
      <w:del w:id="98336" w:author="מנוע מכני" w:date="2026-10-11T12:04:40Z">
        <w:r>
          <w:rPr>
            <w:rtl/>
          </w:rPr>
          <w:delText xml:space="preserve"> </w:delText>
        </w:r>
      </w:del>
      <w:r>
        <w:rPr>
          <w:rtl/>
        </w:rPr>
        <w:t xml:space="preserve">פיגול וחייבין </w:t>
      </w:r>
      <w:ins w:id="92545" w:author="מנוע מכני" w:date="2026-10-11T12:04:40Z">
        <w:r>
          <w:rPr>
            <w:rtl/>
          </w:rPr>
          <w:t xml:space="preserve">עליו</w:t>
        </w:r>
      </w:ins>
      <w:del w:id="92546" w:author="מנוע מכני" w:date="2026-10-11T12:04:40Z">
        <w:r>
          <w:rPr>
            <w:rtl/>
          </w:rPr>
          <w:delText xml:space="preserve">עליה</w:delText>
        </w:r>
      </w:del>
      <w:r>
        <w:rPr>
          <w:rtl/>
        </w:rPr>
        <w:t xml:space="preserve"> כרת</w:t>
      </w:r>
      <w:ins w:id="94205" w:author="מנוע מכני" w:date="2026-10-11T12:04:40Z">
        <w:r>
          <w:rPr>
            <w:rtl/>
          </w:rPr>
          <w:t xml:space="preserve">,</w:t>
        </w:r>
      </w:ins>
      <w:del w:id="94206" w:author="מנוע מכני" w:date="2026-10-11T12:04:40Z">
        <w:r>
          <w:rPr>
            <w:rtl/>
          </w:rPr>
          <w:delText xml:space="preserve">;</w:delText>
        </w:r>
      </w:del>
      <w:r>
        <w:rPr>
          <w:rtl/>
        </w:rPr>
        <w:t xml:space="preserve"> </w:t>
      </w:r>
    </w:p>
    <w:p>
      <w:pPr>
        <w:pStyle w:val="38"/>
        <w:rPr>
          <w:ins w:id="98337" w:author="מנוע מכני" w:date="2026-10-11T12:04:40Z"/>
        </w:rPr>
      </w:pPr>
      <w:r>
        <w:t xml:space="preserve">ורבנן </w:t>
      </w:r>
      <w:ins w:id="90815" w:author="מנוע מכני" w:date="2026-10-11T12:04:40Z">
        <w:r>
          <w:t xml:space="preserve">גם</w:t>
        </w:r>
      </w:ins>
      <w:del w:id="90816" w:author="מנוע מכני" w:date="2026-10-11T12:04:40Z">
        <w:r>
          <w:delText xml:space="preserve">נמי</w:delText>
        </w:r>
      </w:del>
      <w:r>
        <w:t xml:space="preserve"> גזרי, </w:t>
      </w:r>
      <w:r>
        <w:t xml:space="preserve">דתנן</w:t>
      </w:r>
      <w:r>
        <w:t xml:space="preserve">:</w:t>
      </w:r>
    </w:p>
    <w:p w:rsidR="00DA63EC" w:rsidRDefault="00DA63EC" w:rsidP="00DA63EC">
      <w:pPr>
        <w:tabs>
          <w:tab w:val="center" w:pos="2835"/>
        </w:tabs>
        <w:rPr>
          <w:rtl/>
        </w:rPr>
      </w:pPr>
      <w:del w:id="98338" w:author="מנוע מכני" w:date="2026-10-11T12:04:40Z">
        <w:r>
          <w:rPr>
            <w:rtl/>
          </w:rPr>
          <w:delText xml:space="preserve"> </w:delText>
        </w:r>
      </w:del>
      <w:r>
        <w:rPr>
          <w:rtl/>
        </w:rPr>
        <w:t xml:space="preserve">פיגל בקומץ ולא בלבונה, בלבונה ולא בקומץ </w:t>
      </w:r>
    </w:p>
    <w:p>
      <w:pPr>
        <w:pStyle w:val="38"/>
        <w:rPr>
          <w:ins w:id="98339" w:author="מנוע מכני" w:date="2026-10-11T12:04:40Z"/>
        </w:rPr>
      </w:pPr>
      <w:r>
        <w:t xml:space="preserve">- ר"מ</w:t>
      </w:r>
      <w:del w:id="102480" w:author="מנוע מכני" w:date="2026-10-11T12:04:40Z">
        <w:r>
          <w:delText xml:space="preserve"> אומר</w:delText>
        </w:r>
      </w:del>
      <w:r>
        <w:t xml:space="preserve">:</w:t>
      </w:r>
    </w:p>
    <w:p w:rsidR="00DA63EC" w:rsidRDefault="00DA63EC" w:rsidP="00DA63EC">
      <w:pPr>
        <w:tabs>
          <w:tab w:val="center" w:pos="2835"/>
        </w:tabs>
        <w:rPr>
          <w:rtl/>
        </w:rPr>
      </w:pPr>
      <w:del w:id="98340" w:author="מנוע מכני" w:date="2026-10-11T12:04:40Z">
        <w:r>
          <w:rPr>
            <w:rtl/>
          </w:rPr>
          <w:delText xml:space="preserve"> </w:delText>
        </w:r>
      </w:del>
      <w:r>
        <w:rPr>
          <w:rtl/>
        </w:rPr>
        <w:t xml:space="preserve">פיגול וחייבין עליו כרת, וחכ"א: אין בו כרת עד שיפגל בכל המתיר!</w:t>
      </w:r>
    </w:p>
    <w:p>
      <w:pPr>
        <w:pStyle w:val="38"/>
        <w:rPr>
          <w:ins w:id="98341" w:author="מנוע מכני" w:date="2026-10-11T12:04:40Z"/>
        </w:rPr>
      </w:pPr>
      <w:r>
        <w:t xml:space="preserve">- </w:t>
      </w:r>
      <w:r>
        <w:t xml:space="preserve">א"ל</w:t>
      </w:r>
      <w:r>
        <w:t xml:space="preserve">:</w:t>
      </w:r>
    </w:p>
    <w:p w:rsidR="00DA63EC" w:rsidRDefault="00DA63EC" w:rsidP="00DA63EC">
      <w:pPr>
        <w:pStyle w:val="affffb"/>
      </w:pPr>
      <w:del w:id="98342" w:author="מנוע מכני" w:date="2026-10-11T12:04:40Z">
        <w:r>
          <w:rPr>
            <w:rtl/>
          </w:rPr>
          <w:delText xml:space="preserve"> </w:delText>
        </w:r>
      </w:del>
      <w:ins w:id="90817" w:author="מנוע מכני" w:date="2026-10-11T12:04:40Z">
        <w:r>
          <w:rPr>
            <w:rtl/>
          </w:rPr>
          <w:t xml:space="preserve">שם</w:t>
        </w:r>
      </w:ins>
      <w:del w:id="90818" w:author="מנוע מכני" w:date="2026-10-11T12:04:40Z">
        <w:r>
          <w:rPr>
            <w:rtl/>
          </w:rPr>
          <w:delText xml:space="preserve">התם</w:delText>
        </w:r>
      </w:del>
      <w:r>
        <w:rPr>
          <w:rtl/>
        </w:rPr>
        <w:t xml:space="preserve"> גזר </w:t>
      </w:r>
      <w:r>
        <w:rPr>
          <w:rStyle w:val="2fb"/>
          <w:rtl/>
        </w:rPr>
        <w:t xml:space="preserve">רבי יוסי</w:t>
      </w:r>
      <w:r>
        <w:rPr>
          <w:rtl/>
        </w:rPr>
        <w:t xml:space="preserve"> קומץ דלבונה אטו קומץ דמנחה, </w:t>
      </w:r>
    </w:p>
    <w:p w:rsidR="00DA63EC" w:rsidRDefault="00DA63EC" w:rsidP="00DA63EC">
      <w:pPr>
        <w:ind w:left="357" w:firstLine="0"/>
      </w:pPr>
      <w:r>
        <w:rPr>
          <w:rtl/>
        </w:rPr>
        <w:t xml:space="preserve">רבנן גזרי קומץ אטו קומץ דמנחת חוטא, ולבונה אטו לבונה הבאה בבזיכין, </w:t>
      </w:r>
    </w:p>
    <w:p w:rsidR="00DA63EC" w:rsidRDefault="00DA63EC" w:rsidP="00DA63EC">
      <w:pPr>
        <w:ind w:left="357" w:firstLine="0"/>
        <w:rPr>
          <w:rtl/>
        </w:rPr>
      </w:pPr>
      <w:r>
        <w:rPr>
          <w:rtl/>
        </w:rPr>
        <w:t xml:space="preserve">כבשים </w:t>
      </w:r>
      <w:ins w:id="90819" w:author="מנוע מכני" w:date="2026-10-11T12:04:40Z">
        <w:r>
          <w:rPr>
            <w:rtl/>
          </w:rPr>
          <w:t xml:space="preserve">גם</w:t>
        </w:r>
      </w:ins>
      <w:del w:id="90820" w:author="מנוע מכני" w:date="2026-10-11T12:04:40Z">
        <w:r>
          <w:rPr>
            <w:rtl/>
          </w:rPr>
          <w:delText xml:space="preserve">נמי</w:delText>
        </w:r>
      </w:del>
      <w:r>
        <w:rPr>
          <w:rtl/>
        </w:rPr>
        <w:t xml:space="preserve"> כבש אטו כבש חבירו, בזך אטו בזך חבירו, </w:t>
      </w:r>
    </w:p>
    <w:p>
      <w:pPr>
        <w:pStyle w:val="38"/>
        <w:rPr>
          <w:ins w:id="98343" w:author="מנוע מכני" w:date="2026-10-11T12:04:40Z"/>
        </w:rPr>
      </w:pPr>
      <w:r>
        <w:t xml:space="preserve">אלא</w:t>
      </w:r>
    </w:p>
    <w:p w:rsidR="00DA63EC" w:rsidRDefault="00DA63EC" w:rsidP="00DA63EC">
      <w:pPr>
        <w:ind w:left="357" w:firstLine="0"/>
        <w:rPr>
          <w:rtl/>
        </w:rPr>
      </w:pPr>
      <w:del w:id="98344" w:author="מנוע מכני" w:date="2026-10-11T12:04:40Z">
        <w:r>
          <w:rPr>
            <w:rtl/>
          </w:rPr>
          <w:delText xml:space="preserve"> </w:delText>
        </w:r>
      </w:del>
      <w:ins w:id="90823" w:author="מנוע מכני" w:date="2026-10-11T12:04:40Z">
        <w:r>
          <w:rPr>
            <w:rtl/>
          </w:rPr>
          <w:t xml:space="preserve">כאן</w:t>
        </w:r>
      </w:ins>
      <w:del w:id="90824" w:author="מנוע מכני" w:date="2026-10-11T12:04:40Z">
        <w:r>
          <w:rPr>
            <w:rtl/>
          </w:rPr>
          <w:delText xml:space="preserve">הכא</w:delText>
        </w:r>
      </w:del>
      <w:r>
        <w:rPr>
          <w:rtl/>
        </w:rPr>
        <w:t xml:space="preserve"> מי </w:t>
      </w:r>
      <w:ins w:id="90821" w:author="מנוע מכני" w:date="2026-10-11T12:04:40Z">
        <w:r>
          <w:rPr>
            <w:rtl/>
          </w:rPr>
          <w:t xml:space="preserve">יש</w:t>
        </w:r>
      </w:ins>
      <w:del w:id="90822" w:author="מנוע מכני" w:date="2026-10-11T12:04:40Z">
        <w:r>
          <w:rPr>
            <w:rtl/>
          </w:rPr>
          <w:delText xml:space="preserve">איכא</w:delText>
        </w:r>
      </w:del>
      <w:r>
        <w:rPr>
          <w:rtl/>
        </w:rPr>
        <w:t xml:space="preserve"> חצי מתיר וחצי אכילה </w:t>
      </w:r>
      <w:ins w:id="92547" w:author="מנוע מכני" w:date="2026-10-11T12:04:40Z">
        <w:r>
          <w:rPr>
            <w:rtl/>
          </w:rPr>
          <w:t xml:space="preserve">סתם</w:t>
        </w:r>
      </w:ins>
      <w:del w:id="92548" w:author="מנוע מכני" w:date="2026-10-11T12:04:40Z">
        <w:r>
          <w:rPr>
            <w:rtl/>
          </w:rPr>
          <w:delText xml:space="preserve">בעלמא</w:delText>
        </w:r>
      </w:del>
      <w:r>
        <w:rPr>
          <w:rtl/>
        </w:rPr>
        <w:t xml:space="preserve"> </w:t>
      </w:r>
      <w:ins w:id="90037" w:author="Claude - סמנטי" w:date="2026-10-11T12:27:00Z">
        <w:r>
          <w:rPr>
            <w:rtl/>
          </w:rPr>
          <w:t xml:space="preserve">שיעמוד</w:t>
        </w:r>
      </w:ins>
      <w:del w:id="90038" w:author="Claude - סמנטי" w:date="2026-10-11T12:27:00Z">
        <w:r>
          <w:rPr>
            <w:rtl/>
          </w:rPr>
          <w:delText xml:space="preserve">דליקום</w:delText>
        </w:r>
      </w:del>
      <w:r>
        <w:rPr>
          <w:rtl/>
        </w:rPr>
        <w:t xml:space="preserve"> וליגזר.</w:t>
      </w:r>
    </w:p>
    <w:p w:rsidR="00DA63EC" w:rsidRDefault="00DA63EC" w:rsidP="00DA63EC">
      <w:pPr>
        <w:tabs>
          <w:tab w:val="center" w:pos="2835"/>
        </w:tabs>
        <w:rPr>
          <w:rtl/>
        </w:rPr>
      </w:pPr>
      <w:r>
        <w:rPr>
          <w:rtl/>
        </w:rPr>
        <w:t xml:space="preserve">• </w:t>
      </w:r>
      <w:r w:rsidRPr="009F3592">
        <w:rPr>
          <w:b/>
          <w:bCs/>
          <w:rtl/>
        </w:rPr>
        <w:t>ה</w:t>
      </w:r>
      <w:r w:rsidRPr="009F3592">
        <w:rPr>
          <w:rFonts w:hint="cs"/>
          <w:b/>
          <w:bCs/>
          <w:rtl/>
        </w:rPr>
        <w:t>נ</w:t>
      </w:r>
      <w:r>
        <w:rPr>
          <w:b/>
          <w:bCs/>
          <w:rtl/>
        </w:rPr>
        <w:t>"</w:t>
      </w:r>
      <w:r w:rsidRPr="009F3592">
        <w:rPr>
          <w:rFonts w:hint="cs"/>
          <w:b/>
          <w:bCs/>
          <w:rtl/>
        </w:rPr>
        <w:t>מ</w:t>
      </w:r>
      <w:r w:rsidRPr="009F3592">
        <w:rPr>
          <w:b/>
          <w:bCs/>
          <w:rtl/>
        </w:rPr>
        <w:t xml:space="preserve"> דטעמא דרבנן מש"ה הוא, </w:t>
      </w:r>
      <w:r>
        <w:rPr>
          <w:rtl/>
        </w:rPr>
        <w:t xml:space="preserve">דסיפא: מודים חכמים </w:t>
      </w:r>
      <w:r>
        <w:rPr>
          <w:rStyle w:val="2fb"/>
          <w:rtl/>
        </w:rPr>
        <w:t xml:space="preserve">לר"מ</w:t>
      </w:r>
      <w:r>
        <w:rPr>
          <w:rtl/>
        </w:rPr>
        <w:t xml:space="preserve"> במנחת חוטא ומנחת קנאות, שאם פיגל בקומץ שפיגול וחייבין </w:t>
      </w:r>
      <w:ins w:id="92549" w:author="מנוע מכני" w:date="2026-10-11T12:04:40Z">
        <w:r>
          <w:rPr>
            <w:rtl/>
          </w:rPr>
          <w:t xml:space="preserve">עליו</w:t>
        </w:r>
      </w:ins>
      <w:del w:id="92550" w:author="מנוע מכני" w:date="2026-10-11T12:04:40Z">
        <w:r>
          <w:rPr>
            <w:rtl/>
          </w:rPr>
          <w:delText xml:space="preserve">עליה</w:delText>
        </w:r>
      </w:del>
      <w:r>
        <w:rPr>
          <w:rtl/>
        </w:rPr>
        <w:t xml:space="preserve"> כרת, שהקומץ הוא המתיר, </w:t>
      </w:r>
    </w:p>
    <w:p w:rsidR="00DA63EC" w:rsidRDefault="00DA63EC" w:rsidP="00DA63EC">
      <w:pPr>
        <w:tabs>
          <w:tab w:val="center" w:pos="2835"/>
        </w:tabs>
        <w:rPr>
          <w:rtl/>
        </w:rPr>
      </w:pPr>
      <w:r>
        <w:rPr>
          <w:rtl/>
        </w:rPr>
        <w:tab/>
      </w:r>
      <w:r w:rsidRPr="009F3592">
        <w:rPr>
          <w:rFonts w:hint="cs"/>
          <w:b/>
          <w:bCs/>
          <w:rtl/>
        </w:rPr>
        <w:t>ו</w:t>
      </w:r>
      <w:r w:rsidRPr="009F3592">
        <w:rPr>
          <w:b/>
          <w:bCs/>
          <w:rtl/>
        </w:rPr>
        <w:t xml:space="preserve">הא </w:t>
      </w:r>
      <w:r w:rsidRPr="009F3592">
        <w:rPr>
          <w:b/>
          <w:bCs/>
          <w:rtl/>
        </w:rPr>
        <w:t xml:space="preserve">קמ"ל</w:t>
      </w:r>
      <w:r w:rsidRPr="009F3592">
        <w:rPr>
          <w:b/>
          <w:bCs/>
          <w:rtl/>
        </w:rPr>
        <w:t xml:space="preserve">,</w:t>
      </w:r>
      <w:r>
        <w:rPr>
          <w:rtl/>
        </w:rPr>
        <w:t xml:space="preserve"> דטעמא דקומץ משום </w:t>
      </w:r>
      <w:ins w:id="90825" w:author="מנוע מכני" w:date="2026-10-11T12:04:40Z">
        <w:r>
          <w:rPr>
            <w:rtl/>
          </w:rPr>
          <w:t xml:space="preserve">דיש</w:t>
        </w:r>
      </w:ins>
      <w:del w:id="90826" w:author="מנוע מכני" w:date="2026-10-11T12:04:40Z">
        <w:r>
          <w:rPr>
            <w:rtl/>
          </w:rPr>
          <w:delText xml:space="preserve">דאיכא</w:delText>
        </w:r>
      </w:del>
      <w:r>
        <w:rPr>
          <w:rtl/>
        </w:rPr>
        <w:t xml:space="preserve"> קומץ דמנחת חוטא דדמי </w:t>
      </w:r>
      <w:ins w:id="92551" w:author="מנוע מכני" w:date="2026-10-11T12:04:40Z">
        <w:r>
          <w:rPr>
            <w:rtl/>
          </w:rPr>
          <w:t xml:space="preserve">לו</w:t>
        </w:r>
      </w:ins>
      <w:del w:id="92552" w:author="מנוע מכני" w:date="2026-10-11T12:04:40Z">
        <w:r>
          <w:rPr>
            <w:rtl/>
          </w:rPr>
          <w:delText xml:space="preserve">ליה</w:delText>
        </w:r>
      </w:del>
      <w:r>
        <w:rPr>
          <w:rtl/>
        </w:rPr>
        <w:t xml:space="preserve">.</w:t>
      </w:r>
    </w:p>
    <w:p w:rsidR="00DA63EC" w:rsidRDefault="00DA63EC" w:rsidP="00DA63EC">
      <w:pPr>
        <w:pStyle w:val="affffd"/>
        <w:rPr>
          <w:rtl/>
        </w:rPr>
      </w:pPr>
      <w:r>
        <w:rPr>
          <w:rtl/>
        </w:rPr>
        <w:t>׹</w:t>
      </w:r>
    </w:p>
    <w:p>
      <w:pPr>
        <w:pStyle w:val="MishnaBatzad"/>
        <w:rPr>
          <w:ins w:id="20332" w:author="קלוד" w:date="2026-10-11T09:07:26Z"/>
        </w:rPr>
      </w:pPr>
      <w:ins w:id="20331" w:author="קלוד" w:date="2026-10-11T09:07:26Z">
        <w:r>
          <w:t xml:space="preserve">משנה ב</w:t>
        </w:r>
      </w:ins>
    </w:p>
    <w:p w:rsidR="00DA63EC" w:rsidRPr="000A334C" w:rsidRDefault="00DA63EC" w:rsidP="003B6D22">
      <w:pPr>
        <w:pStyle w:val="afff9"/>
        <w:rPr>
          <w:del w:id="20140" w:author="קלוד" w:date="2026-10-11T09:07:26Z"/>
          <w:rtl/>
        </w:rPr>
      </w:pPr>
      <w:del w:id="20139" w:author="קלוד" w:date="2026-10-11T09:07:26Z">
        <w:r w:rsidRPr="000A334C">
          <w:rPr>
            <w:rtl/>
          </w:rPr>
          <w:delText xml:space="preserve">מתני'.</w:delText>
        </w:r>
      </w:del>
    </w:p>
    <w:p w:rsidR="00DA63EC" w:rsidRPr="000A334C" w:rsidRDefault="00DA63EC" w:rsidP="003B6D22">
      <w:pPr>
        <w:pStyle w:val="afff9"/>
        <w:spacing w:before="120"/>
        <w:rPr>
          <w:rtl/>
        </w:rPr>
        <w:pPrChange w:id="90008" w:author="קלוד" w:date="2026-10-11T12:09:42Z">
          <w:pPr>
            <w:pStyle w:val="afff9"/>
          </w:pPr>
        </w:pPrChange>
      </w:pPr>
      <w:r w:rsidRPr="000A334C">
        <w:rPr>
          <w:rtl/>
        </w:rPr>
        <w:t xml:space="preserve">נטמאת אחת מן החלות או אחד מן הסדרים </w:t>
      </w:r>
    </w:p>
    <w:p w:rsidR="00DA63EC" w:rsidRPr="000A334C" w:rsidRDefault="00DA63EC" w:rsidP="003B6D22">
      <w:pPr>
        <w:pStyle w:val="afff9"/>
        <w:rPr>
          <w:rtl/>
        </w:rPr>
      </w:pPr>
      <w:r>
        <w:rPr>
          <w:rStyle w:val="TanaimMishna"/>
          <w:rtl/>
          <w:rPrChange w:id="20005" w:author="קלוד" w:date="2026-10-11T09:07:26Z">
            <w:rPr>
              <w:rtl/>
            </w:rPr>
          </w:rPrChange>
        </w:rPr>
        <w:t xml:space="preserve">רבי יהודה</w:t>
      </w:r>
      <w:r>
        <w:rPr>
          <w:rtl/>
        </w:rPr>
        <w:t xml:space="preserve"> אומר</w:t>
      </w:r>
      <w:r>
        <w:rPr>
          <w:rStyle w:val="TanaimMishna"/>
          <w:rtl/>
          <w:rPrChange w:id="103636" w:author="Claude" w:date="2026-10-11T09:07:48Z">
            <w:rPr>
              <w:rtl/>
            </w:rPr>
          </w:rPrChange>
        </w:rPr>
        <w:t xml:space="preserve">:</w:t>
      </w:r>
      <w:r>
        <w:rPr>
          <w:rtl/>
        </w:rPr>
        <w:t xml:space="preserve"> שניהם יצאו לבית השריפה, שאין קרבן ציבור חלוק; </w:t>
      </w:r>
    </w:p>
    <w:p w:rsidR="00DA63EC" w:rsidRPr="000A334C" w:rsidRDefault="00DA63EC" w:rsidP="003B6D22">
      <w:pPr>
        <w:pStyle w:val="afff9"/>
        <w:rPr>
          <w:rtl/>
        </w:rPr>
      </w:pPr>
      <w:r>
        <w:rPr>
          <w:rtl/>
        </w:rPr>
        <w:t xml:space="preserve">ו</w:t>
      </w:r>
      <w:r>
        <w:rPr>
          <w:rStyle w:val="TanaimMishna"/>
          <w:rtl/>
          <w:rPrChange w:id="20006" w:author="קלוד" w:date="2026-10-11T09:07:26Z">
            <w:rPr>
              <w:rtl/>
            </w:rPr>
          </w:rPrChange>
        </w:rPr>
        <w:t xml:space="preserve">חכמים</w:t>
      </w:r>
      <w:r>
        <w:rPr>
          <w:rtl/>
        </w:rPr>
        <w:t xml:space="preserve"> אומרים</w:t>
      </w:r>
      <w:r>
        <w:rPr>
          <w:rStyle w:val="TanaimMishna"/>
          <w:rtl/>
          <w:rPrChange w:id="103637" w:author="Claude" w:date="2026-10-11T09:07:48Z">
            <w:rPr>
              <w:rtl/>
            </w:rPr>
          </w:rPrChange>
        </w:rPr>
        <w:t xml:space="preserve">:</w:t>
      </w:r>
      <w:r>
        <w:rPr>
          <w:rtl/>
        </w:rPr>
        <w:t xml:space="preserve"> הטמא בטומאתו, והטהור יאכל.</w:t>
      </w:r>
    </w:p>
    <w:p w:rsidR="00DA63EC" w:rsidRDefault="00DA63EC" w:rsidP="00DA63EC">
      <w:pPr>
        <w:pStyle w:val="affffd"/>
        <w:rPr>
          <w:rtl/>
        </w:rPr>
      </w:pPr>
      <w:r>
        <w:rPr>
          <w:rtl/>
        </w:rPr>
        <w:t>׹</w:t>
      </w:r>
    </w:p>
    <w:p>
      <w:pPr>
        <w:pStyle w:val="afffff8"/>
        <w:rPr>
          <w:ins w:id="90771" w:author="קלוד" w:date="2026-10-11T12:32:08Z"/>
        </w:rPr>
      </w:pPr>
      <w:ins w:id="90772" w:author="קלוד" w:date="2026-10-11T12:32:08Z">
        <w:r>
          <w:rPr>
            <w:color w:val="7B3F00"/>
          </w:rPr>
          <w:t xml:space="preserve">נטמאת אחת מן החלות - המחלוקת לפני זריקה בלבד</w:t>
        </w:r>
      </w:ins>
    </w:p>
    <w:p>
      <w:pPr>
        <w:pStyle w:val="38"/>
        <w:rPr>
          <w:ins w:id="98346" w:author="מנוע מכני" w:date="2026-10-11T12:04:40Z"/>
        </w:rPr>
      </w:pPr>
      <w:del w:id="98345" w:author="מנוע מכני" w:date="2026-10-11T12:04:40Z">
        <w:r>
          <w:delText xml:space="preserve">•</w:delText>
        </w:r>
      </w:del>
      <w:r>
        <w:t xml:space="preserve"> </w:t>
      </w:r>
      <w:r>
        <w:t>אר</w:t>
      </w:r>
      <w:r>
        <w:t>"</w:t>
      </w:r>
      <w:r>
        <w:t>א</w:t>
      </w:r>
      <w:r>
        <w:t xml:space="preserve">:</w:t>
      </w:r>
    </w:p>
    <w:p w:rsidR="00DA63EC" w:rsidRDefault="00DA63EC" w:rsidP="00DA63EC">
      <w:pPr>
        <w:tabs>
          <w:tab w:val="center" w:pos="2835"/>
        </w:tabs>
        <w:rPr>
          <w:rtl/>
        </w:rPr>
      </w:pPr>
      <w:del w:id="98347" w:author="מנוע מכני" w:date="2026-10-11T12:04:40Z">
        <w:r>
          <w:rPr>
            <w:rtl/>
          </w:rPr>
          <w:delText xml:space="preserve"> </w:delText>
        </w:r>
      </w:del>
      <w:r>
        <w:rPr>
          <w:rtl/>
        </w:rPr>
        <w:t xml:space="preserve">מחלוקת לפני זריקה, אבל לאחר זריקה - דברי הכל הטמא בטומאתו והטהור יאכל.</w:t>
      </w:r>
    </w:p>
    <w:p w:rsidR="00DA63EC" w:rsidRDefault="00DA63EC" w:rsidP="00DA63EC">
      <w:pPr>
        <w:pStyle w:val="afff3"/>
        <w:framePr w:wrap="around"/>
        <w:rPr>
          <w:rtl/>
        </w:rPr>
      </w:pPr>
      <w:r>
        <w:rPr>
          <w:rFonts w:hint="cs"/>
          <w:rtl/>
        </w:rPr>
        <w:t>טו.</w:t>
      </w:r>
    </w:p>
    <w:p>
      <w:pPr>
        <w:pStyle w:val="afffff8"/>
        <w:rPr>
          <w:ins w:id="90769" w:author="קלוד" w:date="2026-10-11T12:32:08Z"/>
        </w:rPr>
      </w:pPr>
      <w:ins w:id="90770" w:author="קלוד" w:date="2026-10-11T12:32:08Z">
        <w:r>
          <w:rPr>
            <w:color w:val="7B3F00"/>
          </w:rPr>
          <w:t xml:space="preserve">ציץ מרצה על אכילות - ומחלוקת בקרבן ציבור שנטמא</w:t>
        </w:r>
      </w:ins>
    </w:p>
    <w:p>
      <w:pPr>
        <w:pStyle w:val="38"/>
        <w:rPr>
          <w:ins w:id="98348" w:author="מנוע מכני" w:date="2026-10-11T12:04:40Z"/>
        </w:rPr>
      </w:pPr>
      <w:r>
        <w:t xml:space="preserve">ולפני זריקה </w:t>
      </w:r>
      <w:ins w:id="90827" w:author="מנוע מכני" w:date="2026-10-11T12:04:40Z">
        <w:r>
          <w:t xml:space="preserve">חלקו</w:t>
        </w:r>
      </w:ins>
      <w:del w:id="90828" w:author="מנוע מכני" w:date="2026-10-11T12:04:40Z">
        <w:r>
          <w:delText xml:space="preserve">פליגי</w:delText>
        </w:r>
      </w:del>
      <w:r>
        <w:t xml:space="preserve"> </w:t>
      </w:r>
      <w:r>
        <w:t>ד</w:t>
      </w:r>
      <w:r>
        <w:t>א</w:t>
      </w:r>
      <w:r>
        <w:t>ר</w:t>
      </w:r>
      <w:r>
        <w:t>"</w:t>
      </w:r>
      <w:r>
        <w:t>פ</w:t>
      </w:r>
      <w:r>
        <w:t xml:space="preserve">:</w:t>
      </w:r>
    </w:p>
    <w:p w:rsidR="00DA63EC" w:rsidRDefault="00DA63EC" w:rsidP="00DA63EC">
      <w:pPr>
        <w:tabs>
          <w:tab w:val="center" w:pos="2835"/>
        </w:tabs>
        <w:rPr>
          <w:rtl/>
        </w:rPr>
      </w:pPr>
      <w:del w:id="98349" w:author="מנוע מכני" w:date="2026-10-11T12:04:40Z">
        <w:r>
          <w:rPr>
            <w:rtl/>
          </w:rPr>
          <w:delText xml:space="preserve"> </w:delText>
        </w:r>
      </w:del>
      <w:r>
        <w:rPr>
          <w:rtl/>
        </w:rPr>
        <w:t xml:space="preserve">בציץ מרצה </w:t>
      </w:r>
      <w:r>
        <w:rPr>
          <w:rFonts w:hint="cs"/>
          <w:rtl/>
        </w:rPr>
        <w:t>ל</w:t>
      </w:r>
      <w:r>
        <w:rPr>
          <w:rtl/>
        </w:rPr>
        <w:t xml:space="preserve">רבנן: הציץ מרצה על אכילות, </w:t>
      </w:r>
    </w:p>
    <w:p>
      <w:pPr>
        <w:pStyle w:val="38"/>
        <w:rPr>
          <w:ins w:id="98350" w:author="מנוע מכני" w:date="2026-10-11T12:04:40Z"/>
        </w:rPr>
      </w:pPr>
      <w:r>
        <w:t>ולר</w:t>
      </w:r>
      <w:r>
        <w:t>"</w:t>
      </w:r>
      <w:r>
        <w:t>י:</w:t>
      </w:r>
    </w:p>
    <w:p w:rsidR="00DA63EC" w:rsidRDefault="00DA63EC" w:rsidP="00DA63EC">
      <w:pPr>
        <w:tabs>
          <w:tab w:val="center" w:pos="2835"/>
        </w:tabs>
        <w:ind w:firstLine="1814"/>
        <w:rPr>
          <w:rtl/>
        </w:rPr>
      </w:pPr>
      <w:del w:id="98351" w:author="מנוע מכני" w:date="2026-10-11T12:04:40Z">
        <w:r>
          <w:rPr>
            <w:rtl/>
          </w:rPr>
          <w:delText xml:space="preserve"> </w:delText>
        </w:r>
      </w:del>
      <w:r>
        <w:rPr>
          <w:rtl/>
        </w:rPr>
        <w:t xml:space="preserve">אין הציץ מרצה על אכילות.</w:t>
      </w:r>
    </w:p>
    <w:p>
      <w:pPr>
        <w:pStyle w:val="38"/>
        <w:rPr>
          <w:ins w:id="98353" w:author="מנוע מכני" w:date="2026-10-11T12:04:40Z"/>
        </w:rPr>
      </w:pPr>
      <w:del w:id="98352" w:author="מנוע מכני" w:date="2026-10-11T12:04:40Z">
        <w:r>
          <w:delText xml:space="preserve">•</w:delText>
        </w:r>
      </w:del>
      <w:r>
        <w:t xml:space="preserve"> </w:t>
      </w:r>
      <w:del w:id="102605" w:author="מנוע מכני" w:date="2026-10-11T12:04:40Z">
        <w:r>
          <w:delText xml:space="preserve">א"ל </w:delText>
        </w:r>
      </w:del>
      <w:r>
        <w:t xml:space="preserve">ר</w:t>
      </w:r>
      <w:r>
        <w:t>הבדר</w:t>
      </w:r>
      <w:r>
        <w:t>"</w:t>
      </w:r>
      <w:r>
        <w:t>נ לר</w:t>
      </w:r>
      <w:r>
        <w:t>"</w:t>
      </w:r>
      <w:r>
        <w:t xml:space="preserve">פ</w:t>
      </w:r>
      <w:ins w:id="95949" w:author="מנוע מכני" w:date="2026-10-11T12:04:40Z">
        <w:r>
          <w:t xml:space="preserve">:</w:t>
        </w:r>
      </w:ins>
    </w:p>
    <w:p w:rsidR="00DA63EC" w:rsidRDefault="00DA63EC" w:rsidP="00DA63EC">
      <w:pPr>
        <w:tabs>
          <w:tab w:val="center" w:pos="2835"/>
        </w:tabs>
        <w:rPr>
          <w:rtl/>
        </w:rPr>
      </w:pPr>
      <w:del w:id="95950" w:author="מנוע מכני" w:date="2026-10-11T12:04:40Z">
        <w:r>
          <w:rPr>
            <w:rFonts w:hint="cs"/>
            <w:rtl/>
          </w:rPr>
          <w:delText xml:space="preserve"> </w:delText>
        </w:r>
        <w:r>
          <w:rPr>
            <w:rtl/>
          </w:rPr>
          <w:delText xml:space="preserve">:</w:delText>
        </w:r>
      </w:del>
      <w:del w:id="98354" w:author="מנוע מכני" w:date="2026-10-11T12:04:40Z">
        <w:r>
          <w:rPr>
            <w:rtl/>
          </w:rPr>
          <w:delText xml:space="preserve"> </w:delText>
        </w:r>
      </w:del>
      <w:r>
        <w:rPr>
          <w:rtl/>
        </w:rPr>
        <w:t xml:space="preserve">והא עולין, דהציץ מרצה על העולין, </w:t>
      </w:r>
      <w:ins w:id="90829" w:author="מנוע מכני" w:date="2026-10-11T12:04:40Z">
        <w:r>
          <w:rPr>
            <w:rtl/>
          </w:rPr>
          <w:t xml:space="preserve">וחלקו</w:t>
        </w:r>
      </w:ins>
      <w:del w:id="90830" w:author="מנוע מכני" w:date="2026-10-11T12:04:40Z">
        <w:r>
          <w:rPr>
            <w:rtl/>
          </w:rPr>
          <w:delText xml:space="preserve">ופליגי</w:delText>
        </w:r>
      </w:del>
      <w:r>
        <w:rPr>
          <w:rtl/>
        </w:rPr>
        <w:t xml:space="preserve">!</w:t>
      </w:r>
    </w:p>
    <w:p>
      <w:pPr>
        <w:pStyle w:val="38"/>
        <w:rPr>
          <w:ins w:id="98355" w:author="מנוע מכני" w:date="2026-10-11T12:04:40Z"/>
        </w:rPr>
      </w:pPr>
      <w:r>
        <w:t xml:space="preserve">דתניא</w:t>
      </w:r>
      <w:r>
        <w:t xml:space="preserve">:</w:t>
      </w:r>
    </w:p>
    <w:p w:rsidR="00DA63EC" w:rsidRDefault="00DA63EC" w:rsidP="00DA63EC">
      <w:pPr>
        <w:tabs>
          <w:tab w:val="center" w:pos="2835"/>
        </w:tabs>
        <w:rPr>
          <w:rtl/>
        </w:rPr>
      </w:pPr>
      <w:del w:id="98356" w:author="מנוע מכני" w:date="2026-10-11T12:04:40Z">
        <w:r>
          <w:rPr>
            <w:rtl/>
          </w:rPr>
          <w:delText xml:space="preserve"> </w:delText>
        </w:r>
      </w:del>
      <w:r>
        <w:rPr>
          <w:rtl/>
        </w:rPr>
        <w:t xml:space="preserve">נטמא אחד מן הבזיכין – </w:t>
      </w:r>
      <w:r>
        <w:rPr>
          <w:rStyle w:val="2fb"/>
          <w:rFonts w:hint="cs"/>
          <w:rtl/>
        </w:rPr>
        <w:t>ר</w:t>
      </w:r>
      <w:r>
        <w:rPr>
          <w:rStyle w:val="2fb"/>
          <w:rtl/>
        </w:rPr>
        <w:t>"</w:t>
      </w:r>
      <w:r>
        <w:rPr>
          <w:rStyle w:val="2fb"/>
          <w:rFonts w:hint="cs"/>
          <w:rtl/>
        </w:rPr>
        <w:t>י</w:t>
      </w:r>
      <w:r>
        <w:rPr>
          <w:rtl/>
        </w:rPr>
        <w:t xml:space="preserve">: שניהם יעשו בטומאה, לפי שאין קרבן ציבור חלוק</w:t>
      </w:r>
      <w:ins w:id="94207" w:author="מנוע מכני" w:date="2026-10-11T12:04:40Z">
        <w:r>
          <w:rPr>
            <w:rtl/>
          </w:rPr>
          <w:t xml:space="preserve">,</w:t>
        </w:r>
      </w:ins>
      <w:del w:id="9420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r>
        <w:rPr>
          <w:rtl/>
        </w:rPr>
        <w:tab/>
        <w:t>וחכמים אומרים: הטמא בטומאתו והטהור בטהרתו!</w:t>
      </w:r>
    </w:p>
    <w:p>
      <w:pPr>
        <w:pStyle w:val="38"/>
        <w:rPr>
          <w:ins w:id="98357" w:author="מנוע מכני" w:date="2026-10-11T12:04:40Z"/>
        </w:rPr>
      </w:pPr>
      <w:del w:id="90086" w:author="מנוע מכני" w:date="2026-10-11T12:04:40Z">
        <w:r>
          <w:delText xml:space="preserve"> </w:delText>
        </w:r>
      </w:del>
      <w:r>
        <w:t xml:space="preserve">ועוד א</w:t>
      </w:r>
      <w:r>
        <w:t>ר</w:t>
      </w:r>
      <w:r>
        <w:t>"</w:t>
      </w:r>
      <w:r>
        <w:t>א</w:t>
      </w:r>
      <w:r>
        <w:t xml:space="preserve">:</w:t>
      </w:r>
    </w:p>
    <w:p w:rsidR="00DA63EC" w:rsidRDefault="00DA63EC" w:rsidP="00DA63EC">
      <w:pPr>
        <w:tabs>
          <w:tab w:val="center" w:pos="2835"/>
        </w:tabs>
        <w:rPr>
          <w:rtl/>
        </w:rPr>
      </w:pPr>
      <w:del w:id="98358" w:author="מנוע מכני" w:date="2026-10-11T12:04:40Z">
        <w:r>
          <w:rPr>
            <w:rtl/>
          </w:rPr>
          <w:delText xml:space="preserve"> </w:delText>
        </w:r>
      </w:del>
      <w:r>
        <w:rPr>
          <w:rtl/>
        </w:rPr>
        <w:t xml:space="preserve">ת"ש </w:t>
      </w:r>
      <w:r>
        <w:rPr>
          <w:rStyle w:val="2fb"/>
          <w:rtl/>
        </w:rPr>
        <w:t xml:space="preserve">ר"</w:t>
      </w:r>
      <w:r>
        <w:rPr>
          <w:rStyle w:val="2fb"/>
          <w:rFonts w:hint="cs"/>
          <w:rtl/>
        </w:rPr>
        <w:t>י</w:t>
      </w:r>
      <w:r>
        <w:rPr>
          <w:rtl/>
        </w:rPr>
        <w:t xml:space="preserve"> אומר: </w:t>
      </w:r>
      <w:ins w:id="90331" w:author="מנוע מכני" w:date="2026-10-11T12:04:40Z">
        <w:r>
          <w:rPr>
            <w:rtl/>
          </w:rPr>
          <w:t xml:space="preserve">אפי'</w:t>
        </w:r>
      </w:ins>
      <w:del w:id="90332" w:author="מנוע מכני" w:date="2026-10-11T12:04:40Z">
        <w:r>
          <w:rPr>
            <w:rtl/>
          </w:rPr>
          <w:delText xml:space="preserve">אפילו</w:delText>
        </w:r>
      </w:del>
      <w:r>
        <w:rPr>
          <w:rtl/>
        </w:rPr>
        <w:t xml:space="preserve"> שבט אחד טמא וכל השבטים טהורין - יעשו בטומאה, לפי שאין קרבנות ציבור חלוק, </w:t>
      </w:r>
      <w:ins w:id="90833" w:author="מנוע מכני" w:date="2026-10-11T12:04:40Z">
        <w:r>
          <w:rPr>
            <w:rtl/>
          </w:rPr>
          <w:t xml:space="preserve">וכאן</w:t>
        </w:r>
      </w:ins>
      <w:del w:id="90834" w:author="מנוע מכני" w:date="2026-10-11T12:04:40Z">
        <w:r>
          <w:rPr>
            <w:rtl/>
          </w:rPr>
          <w:delText xml:space="preserve">והכא</w:delText>
        </w:r>
      </w:del>
      <w:r>
        <w:rPr>
          <w:rtl/>
        </w:rPr>
        <w:t xml:space="preserve"> </w:t>
      </w:r>
      <w:ins w:id="92553" w:author="מנוע מכני" w:date="2026-10-11T12:04:40Z">
        <w:r>
          <w:rPr>
            <w:rtl/>
          </w:rPr>
          <w:t xml:space="preserve">מה</w:t>
        </w:r>
      </w:ins>
      <w:del w:id="92554" w:author="מנוע מכני" w:date="2026-10-11T12:04:40Z">
        <w:r>
          <w:rPr>
            <w:rtl/>
          </w:rPr>
          <w:delText xml:space="preserve">מאי</w:delText>
        </w:r>
      </w:del>
      <w:r>
        <w:rPr>
          <w:rtl/>
        </w:rPr>
        <w:t xml:space="preserve"> הציץ מרצה </w:t>
      </w:r>
      <w:ins w:id="90831" w:author="מנוע מכני" w:date="2026-10-11T12:04:40Z">
        <w:r>
          <w:rPr>
            <w:rtl/>
          </w:rPr>
          <w:t xml:space="preserve">יש</w:t>
        </w:r>
      </w:ins>
      <w:del w:id="90832" w:author="מנוע מכני" w:date="2026-10-11T12:04:40Z">
        <w:r>
          <w:rPr>
            <w:rtl/>
          </w:rPr>
          <w:delText xml:space="preserve">איכא</w:delText>
        </w:r>
      </w:del>
      <w:r>
        <w:rPr>
          <w:rtl/>
        </w:rPr>
        <w:t xml:space="preserve">? </w:t>
      </w:r>
    </w:p>
    <w:p>
      <w:pPr>
        <w:pStyle w:val="38"/>
        <w:rPr>
          <w:ins w:id="98359" w:author="מנוע מכני" w:date="2026-10-11T12:04:40Z"/>
        </w:rPr>
      </w:pPr>
      <w:r>
        <w:t xml:space="preserve">ועוד, האמר רבינא:</w:t>
      </w:r>
    </w:p>
    <w:p w:rsidR="00DA63EC" w:rsidRDefault="00DA63EC" w:rsidP="00DA63EC">
      <w:pPr>
        <w:tabs>
          <w:tab w:val="center" w:pos="2835"/>
        </w:tabs>
        <w:rPr>
          <w:rtl/>
        </w:rPr>
      </w:pPr>
      <w:ins w:id="94209" w:author="מנוע מכני" w:date="2026-10-11T12:04:40Z">
        <w:del w:id="98360" w:author="מנוע מכני" w:date="2026-10-11T12:04:40Z">
          <w:r>
            <w:rPr>
              <w:rtl/>
            </w:rPr>
            <w:delText xml:space="preserve"> </w:delText>
          </w:r>
        </w:del>
      </w:ins>
      <w:del w:id="94210" w:author="מנוע מכני" w:date="2026-10-11T12:04:40Z">
        <w:r>
          <w:rPr>
            <w:rtl/>
          </w:rPr>
          <w:delText xml:space="preserve"> </w:delText>
        </w:r>
        <w:r>
          <w:rPr>
            <w:rFonts w:hint="cs"/>
            <w:rtl/>
          </w:rPr>
          <w:delText xml:space="preserve"> </w:delText>
        </w:r>
      </w:del>
      <w:r>
        <w:rPr>
          <w:rtl/>
        </w:rPr>
        <w:t xml:space="preserve">ת"ש, נטמאת אחת מן החלות או אחת מן הסדרין </w:t>
      </w:r>
    </w:p>
    <w:p>
      <w:pPr>
        <w:pStyle w:val="38"/>
        <w:rPr>
          <w:ins w:id="98361" w:author="מנוע מכני" w:date="2026-10-11T12:04:40Z"/>
        </w:rPr>
      </w:pPr>
      <w:r>
        <w:tab/>
      </w:r>
      <w:r>
        <w:t>לר</w:t>
      </w:r>
      <w:r>
        <w:t>"</w:t>
      </w:r>
      <w:r>
        <w:t>י</w:t>
      </w:r>
      <w:r>
        <w:t xml:space="preserve">:</w:t>
      </w:r>
    </w:p>
    <w:p w:rsidR="00DA63EC" w:rsidRDefault="00DA63EC" w:rsidP="00DA63EC">
      <w:pPr>
        <w:tabs>
          <w:tab w:val="center" w:pos="2835"/>
        </w:tabs>
        <w:rPr>
          <w:rtl/>
        </w:rPr>
      </w:pPr>
      <w:del w:id="98362" w:author="מנוע מכני" w:date="2026-10-11T12:04:40Z">
        <w:r>
          <w:rPr>
            <w:rtl/>
          </w:rPr>
          <w:delText xml:space="preserve"> </w:delText>
        </w:r>
      </w:del>
      <w:r>
        <w:rPr>
          <w:rtl/>
        </w:rPr>
        <w:t xml:space="preserve">שניהם יצאו לבית השריפה, לפי שאין קרבן ציבור חלוק, </w:t>
      </w:r>
    </w:p>
    <w:p>
      <w:pPr>
        <w:pStyle w:val="38"/>
        <w:rPr>
          <w:ins w:id="98363" w:author="מנוע מכני" w:date="2026-10-11T12:04:40Z"/>
        </w:rPr>
      </w:pPr>
      <w:r w:rsidRPr="00336727">
        <w:tab/>
        <w:t>וחכ"</w:t>
      </w:r>
      <w:r w:rsidRPr="00336727">
        <w:t>א</w:t>
      </w:r>
      <w:r w:rsidRPr="00336727">
        <w:t xml:space="preserve">:</w:t>
      </w:r>
    </w:p>
    <w:p w:rsidR="00DA63EC" w:rsidRDefault="00DA63EC" w:rsidP="00DA63EC">
      <w:pPr>
        <w:rPr>
          <w:rtl/>
        </w:rPr>
      </w:pPr>
      <w:del w:id="98364" w:author="מנוע מכני" w:date="2026-10-11T12:04:40Z">
        <w:r w:rsidRPr="00336727">
          <w:rPr>
            <w:rtl/>
          </w:rPr>
          <w:delText xml:space="preserve"> </w:delText>
        </w:r>
      </w:del>
      <w:r w:rsidRPr="00336727">
        <w:rPr>
          <w:rtl/>
        </w:rPr>
        <w:t xml:space="preserve">הטמא בטומאתו והטהור יאכל</w:t>
      </w:r>
      <w:ins w:id="94211" w:author="מנוע מכני" w:date="2026-10-11T12:04:40Z">
        <w:r>
          <w:rPr>
            <w:rtl/>
          </w:rPr>
          <w:t xml:space="preserve">,</w:t>
        </w:r>
      </w:ins>
      <w:del w:id="94212" w:author="מנוע מכני" w:date="2026-10-11T12:04:40Z">
        <w:r w:rsidRPr="00336727">
          <w:rPr>
            <w:rtl/>
          </w:rPr>
          <w:delText xml:space="preserve">;</w:delText>
        </w:r>
      </w:del>
      <w:r w:rsidRPr="00336727">
        <w:rPr>
          <w:rtl/>
        </w:rPr>
        <w:t xml:space="preserve"> ואם </w:t>
      </w:r>
      <w:ins w:id="97279" w:author="מנוע מכני" w:date="2026-10-11T12:04:40Z">
        <w:r>
          <w:rPr>
            <w:rtl/>
          </w:rPr>
          <w:t xml:space="preserve">ישנו</w:t>
        </w:r>
      </w:ins>
      <w:del w:id="97280" w:author="מנוע מכני" w:date="2026-10-11T12:04:40Z">
        <w:r w:rsidRPr="00336727">
          <w:rPr>
            <w:rtl/>
          </w:rPr>
          <w:delText xml:space="preserve">איתא</w:delText>
        </w:r>
      </w:del>
      <w:r w:rsidRPr="00336727">
        <w:rPr>
          <w:rtl/>
        </w:rPr>
        <w:t xml:space="preserve">, לפי שאין הציץ מרצה על אכילות </w:t>
      </w:r>
      <w:ins w:id="97277" w:author="מנוע מכני" w:date="2026-10-11T12:04:40Z">
        <w:r>
          <w:rPr>
            <w:rtl/>
          </w:rPr>
          <w:t xml:space="preserve">צריך</w:t>
        </w:r>
      </w:ins>
      <w:del w:id="97278" w:author="מנוע מכני" w:date="2026-10-11T12:04:40Z">
        <w:r w:rsidRPr="00336727">
          <w:rPr>
            <w:rtl/>
          </w:rPr>
          <w:delText xml:space="preserve">מיבעי</w:delText>
        </w:r>
      </w:del>
      <w:r w:rsidRPr="00336727">
        <w:rPr>
          <w:rtl/>
        </w:rPr>
        <w:t xml:space="preserve"> </w:t>
      </w:r>
      <w:ins w:id="92555" w:author="מנוע מכני" w:date="2026-10-11T12:04:40Z">
        <w:r>
          <w:rPr>
            <w:rtl/>
          </w:rPr>
          <w:t xml:space="preserve">לו</w:t>
        </w:r>
      </w:ins>
      <w:del w:id="92556" w:author="מנוע מכני" w:date="2026-10-11T12:04:40Z">
        <w:r w:rsidRPr="00336727">
          <w:rPr>
            <w:rtl/>
          </w:rPr>
          <w:delText xml:space="preserve">ליה</w:delText>
        </w:r>
      </w:del>
      <w:r w:rsidRPr="00336727">
        <w:rPr>
          <w:rtl/>
        </w:rPr>
        <w:t xml:space="preserve">!</w:t>
      </w:r>
    </w:p>
    <w:p>
      <w:pPr>
        <w:pStyle w:val="38"/>
        <w:rPr>
          <w:ins w:id="98365" w:author="מנוע מכני" w:date="2026-10-11T12:04:40Z"/>
        </w:rPr>
      </w:pPr>
      <w:r w:rsidRPr="00A87548">
        <w:t>אלא א</w:t>
      </w:r>
      <w:r w:rsidRPr="00A87548">
        <w:t>רי</w:t>
      </w:r>
      <w:r>
        <w:t>"</w:t>
      </w:r>
      <w:r w:rsidRPr="00A87548">
        <w:t>ו</w:t>
      </w:r>
      <w:r>
        <w:t xml:space="preserve">:</w:t>
      </w:r>
    </w:p>
    <w:p w:rsidR="00DA63EC" w:rsidRDefault="00DA63EC" w:rsidP="00DA63EC">
      <w:pPr>
        <w:tabs>
          <w:tab w:val="center" w:pos="2835"/>
        </w:tabs>
        <w:rPr>
          <w:rtl/>
        </w:rPr>
      </w:pPr>
      <w:del w:id="98366" w:author="מנוע מכני" w:date="2026-10-11T12:04:40Z">
        <w:r>
          <w:rPr>
            <w:rtl/>
          </w:rPr>
          <w:delText xml:space="preserve"> </w:delText>
        </w:r>
      </w:del>
      <w:r>
        <w:rPr>
          <w:rtl/>
        </w:rPr>
        <w:t xml:space="preserve">למוד ערוך הוא בפיו של </w:t>
      </w:r>
      <w:r>
        <w:rPr>
          <w:rStyle w:val="2fb"/>
          <w:rtl/>
        </w:rPr>
        <w:t xml:space="preserve">ר"</w:t>
      </w:r>
      <w:r>
        <w:rPr>
          <w:rStyle w:val="2fb"/>
          <w:rFonts w:hint="cs"/>
          <w:rtl/>
        </w:rPr>
        <w:t>י</w:t>
      </w:r>
      <w:r>
        <w:rPr>
          <w:rtl/>
        </w:rPr>
        <w:t>, שאין קרבן ציבור חלוק.</w:t>
      </w:r>
    </w:p>
    <w:p w:rsidR="00DA63EC" w:rsidRDefault="00DA63EC" w:rsidP="00DA63EC">
      <w:pPr>
        <w:pStyle w:val="affffd"/>
        <w:rPr>
          <w:rtl/>
        </w:rPr>
      </w:pPr>
      <w:r>
        <w:rPr>
          <w:rtl/>
        </w:rPr>
        <w:t>׹</w:t>
      </w:r>
    </w:p>
    <w:p>
      <w:pPr>
        <w:pStyle w:val="MishnaBatzad"/>
        <w:rPr>
          <w:ins w:id="20334" w:author="קלוד" w:date="2026-10-11T09:07:26Z"/>
        </w:rPr>
      </w:pPr>
      <w:ins w:id="20333" w:author="קלוד" w:date="2026-10-11T09:07:26Z">
        <w:r>
          <w:t xml:space="preserve">משנה ג</w:t>
        </w:r>
      </w:ins>
    </w:p>
    <w:p w:rsidR="00DA63EC" w:rsidRPr="000A334C" w:rsidRDefault="00DA63EC" w:rsidP="003B6D22">
      <w:pPr>
        <w:pStyle w:val="afff9"/>
        <w:rPr>
          <w:del w:id="20142" w:author="קלוד" w:date="2026-10-11T09:07:26Z"/>
          <w:rtl/>
        </w:rPr>
      </w:pPr>
      <w:del w:id="20141" w:author="קלוד" w:date="2026-10-11T09:07:26Z">
        <w:r w:rsidRPr="000A334C">
          <w:rPr>
            <w:rtl/>
          </w:rPr>
          <w:delText xml:space="preserve">מתני'.</w:delText>
        </w:r>
      </w:del>
    </w:p>
    <w:p w:rsidR="00DA63EC" w:rsidRPr="000A334C" w:rsidRDefault="00DA63EC" w:rsidP="003B6D22">
      <w:pPr>
        <w:pStyle w:val="afff9"/>
        <w:spacing w:before="120"/>
        <w:rPr>
          <w:rtl/>
        </w:rPr>
        <w:pPrChange w:id="90009" w:author="קלוד" w:date="2026-10-11T12:09:42Z">
          <w:pPr>
            <w:pStyle w:val="afff9"/>
          </w:pPr>
        </w:pPrChange>
      </w:pPr>
      <w:r w:rsidRPr="000A334C">
        <w:rPr>
          <w:rtl/>
        </w:rPr>
        <w:t>התודה מפגלת את הלחם, והלחם אינו מפגל את התודה.</w:t>
      </w:r>
    </w:p>
    <w:p w:rsidR="00DA63EC" w:rsidRPr="000A334C" w:rsidRDefault="00DA63EC" w:rsidP="003B6D22">
      <w:pPr>
        <w:pStyle w:val="afff9"/>
        <w:rPr>
          <w:rtl/>
        </w:rPr>
      </w:pPr>
      <w:r w:rsidRPr="000A334C">
        <w:rPr>
          <w:rtl/>
        </w:rPr>
        <w:t xml:space="preserve">כיצד? שחט את התודה לאכול ממנה למחר - היא והלחם מפוגלין, </w:t>
      </w:r>
    </w:p>
    <w:p w:rsidR="00DA63EC" w:rsidRPr="000A334C" w:rsidRDefault="00DA63EC" w:rsidP="003B6D22">
      <w:pPr>
        <w:pStyle w:val="afff9"/>
        <w:rPr>
          <w:rtl/>
        </w:rPr>
      </w:pPr>
      <w:r w:rsidRPr="000A334C">
        <w:rPr>
          <w:rtl/>
        </w:rPr>
        <w:t>לאכול מן הלחם למחר הלחם מפוגל והתודה אינה מפוגלת.</w:t>
      </w:r>
    </w:p>
    <w:p w:rsidR="00DA63EC" w:rsidRPr="000A334C" w:rsidRDefault="00DA63EC" w:rsidP="003B6D22">
      <w:pPr>
        <w:pStyle w:val="afff9"/>
        <w:rPr>
          <w:rtl/>
        </w:rPr>
      </w:pPr>
      <w:r w:rsidRPr="000A334C">
        <w:rPr>
          <w:rtl/>
        </w:rPr>
        <w:t>הכבשים מפגלין את הלחם, והלחם אינו מפגל את הכבשים.</w:t>
      </w:r>
    </w:p>
    <w:p w:rsidR="00DA63EC" w:rsidRPr="000A334C" w:rsidRDefault="00DA63EC" w:rsidP="003B6D22">
      <w:pPr>
        <w:pStyle w:val="afff9"/>
        <w:rPr>
          <w:rtl/>
        </w:rPr>
      </w:pPr>
      <w:r w:rsidRPr="000A334C">
        <w:rPr>
          <w:rtl/>
        </w:rPr>
        <w:t xml:space="preserve">כיצד? השוחט את הכבשים לאכול מהן למחר - הם והלחם מפוגלין, </w:t>
      </w:r>
    </w:p>
    <w:p w:rsidR="00DA63EC" w:rsidRPr="000A334C" w:rsidRDefault="00DA63EC" w:rsidP="003B6D22">
      <w:pPr>
        <w:pStyle w:val="afff9"/>
        <w:rPr>
          <w:rtl/>
        </w:rPr>
      </w:pPr>
      <w:r w:rsidRPr="000A334C">
        <w:rPr>
          <w:rtl/>
        </w:rPr>
        <w:t>לאכול את הלחם למחר - הלחם מפוגל והכבשים אינן מפוגלין.</w:t>
      </w:r>
    </w:p>
    <w:p w:rsidR="00DA63EC" w:rsidRDefault="00DA63EC" w:rsidP="00DA63EC">
      <w:pPr>
        <w:pStyle w:val="affffd"/>
        <w:rPr>
          <w:rtl/>
        </w:rPr>
      </w:pPr>
      <w:r>
        <w:rPr>
          <w:rtl/>
        </w:rPr>
        <w:t>׹</w:t>
      </w:r>
    </w:p>
    <w:p>
      <w:pPr>
        <w:pStyle w:val="afffff8"/>
        <w:rPr>
          <w:ins w:id="90767" w:author="קלוד" w:date="2026-10-11T12:32:08Z"/>
        </w:rPr>
      </w:pPr>
      <w:ins w:id="90768" w:author="קלוד" w:date="2026-10-11T12:32:08Z">
        <w:r>
          <w:rPr>
            <w:color w:val="7B3F00"/>
          </w:rPr>
          <w:t xml:space="preserve">תודה מפגלת את הלחם ולא להיפך - טעם ההפרש</w:t>
        </w:r>
      </w:ins>
    </w:p>
    <w:p w:rsidR="00DA63EC" w:rsidRDefault="00DA63EC" w:rsidP="00DA63EC">
      <w:pPr>
        <w:tabs>
          <w:tab w:val="center" w:pos="2835"/>
        </w:tabs>
        <w:rPr>
          <w:rtl/>
        </w:rPr>
      </w:pPr>
      <w:r>
        <w:rPr>
          <w:rFonts w:hint="cs"/>
          <w:rtl/>
        </w:rPr>
        <w:lastRenderedPageBreak/>
        <w:t xml:space="preserve">וטעמא </w:t>
      </w:r>
      <w:ins w:id="90835" w:author="מנוע מכני" w:date="2026-10-11T12:04:40Z">
        <w:r>
          <w:rPr>
            <w:rFonts w:hint="cs"/>
            <w:rtl/>
          </w:rPr>
          <w:t xml:space="preserve">לא</w:t>
        </w:r>
      </w:ins>
      <w:del w:id="90836" w:author="מנוע מכני" w:date="2026-10-11T12:04:40Z">
        <w:r>
          <w:rPr>
            <w:rFonts w:hint="cs"/>
            <w:rtl/>
          </w:rPr>
          <w:lastRenderedPageBreak/>
          <w:delText xml:space="preserve">לאו</w:delText>
        </w:r>
      </w:del>
      <w:r>
        <w:rPr>
          <w:rFonts w:hint="cs"/>
          <w:rtl/>
        </w:rPr>
        <w:lastRenderedPageBreak/>
        <w:t xml:space="preserve"> משום דלחמי תודה נקראו תודה </w:t>
      </w:r>
      <w:r w:rsidRPr="0046594B">
        <w:rPr>
          <w:rStyle w:val="afffff0"/>
          <w:rFonts w:hint="cs"/>
          <w:rtl/>
        </w:rPr>
        <w:t>ד'</w:t>
      </w:r>
      <w:ins w:id="90407" w:author="Claude - סמנטי" w:date="2026-10-11T12:27:00Z">
        <w:r>
          <w:rPr>
            <w:rStyle w:val="afffff0"/>
            <w:rtl/>
          </w:rPr>
          <w:t xml:space="preserve">וְהִקְרִיב עַל זֶבַח הַתּוֹדָה חַלּוֹת</w:t>
        </w:r>
      </w:ins>
      <w:del w:id="90408" w:author="Claude - סמנטי" w:date="2026-10-11T12:27:00Z">
        <w:r w:rsidRPr="0046594B">
          <w:rPr>
            <w:rStyle w:val="afffff0"/>
            <w:rtl/>
          </w:rPr>
          <w:delText xml:space="preserve">והקריב על זבח התודה חלות</w:delText>
        </w:r>
      </w:del>
      <w:r w:rsidRPr="0046594B">
        <w:rPr>
          <w:rStyle w:val="afffff0"/>
          <w:rFonts w:hint="cs"/>
          <w:rtl/>
        </w:rPr>
        <w:t xml:space="preserve">' </w:t>
      </w:r>
      <w:r>
        <w:rPr>
          <w:rFonts w:hint="cs"/>
          <w:rtl/>
        </w:rPr>
        <w:t xml:space="preserve">ולחם איקרי תודה ותודה </w:t>
      </w:r>
      <w:r>
        <w:rPr>
          <w:rFonts w:hint="cs"/>
          <w:rtl/>
        </w:rPr>
        <w:t xml:space="preserve">לא</w:t>
      </w:r>
      <w:r>
        <w:rPr>
          <w:rFonts w:hint="cs"/>
          <w:rtl/>
        </w:rPr>
        <w:t xml:space="preserve"> איקרי לחם </w:t>
      </w:r>
    </w:p>
    <w:p w:rsidR="00DA63EC" w:rsidRPr="00E105BC" w:rsidRDefault="00DA63EC" w:rsidP="00DA63EC">
      <w:pPr>
        <w:tabs>
          <w:tab w:val="center" w:pos="2835"/>
        </w:tabs>
        <w:rPr>
          <w:spacing w:val="-6"/>
          <w:rtl/>
        </w:rPr>
      </w:pPr>
      <w:ins w:id="90839" w:author="מנוע מכני" w:date="2026-10-11T12:04:40Z">
        <w:r>
          <w:rPr>
            <w:rFonts w:hint="cs"/>
            <w:spacing w:val="-6"/>
            <w:rtl/>
          </w:rPr>
          <w:t xml:space="preserve">שהרי</w:t>
        </w:r>
      </w:ins>
      <w:del w:id="90840" w:author="מנוע מכני" w:date="2026-10-11T12:04:40Z">
        <w:r w:rsidRPr="00E105BC">
          <w:rPr>
            <w:rFonts w:hint="cs"/>
            <w:spacing w:val="-6"/>
            <w:rtl/>
          </w:rPr>
          <w:delText xml:space="preserve">דהא</w:delText>
        </w:r>
      </w:del>
      <w:r w:rsidRPr="00E105BC">
        <w:rPr>
          <w:rFonts w:hint="cs"/>
          <w:spacing w:val="-6"/>
          <w:rtl/>
        </w:rPr>
        <w:t xml:space="preserve"> ה</w:t>
      </w:r>
      <w:r w:rsidRPr="00E105BC">
        <w:rPr>
          <w:spacing w:val="-6"/>
          <w:rtl/>
        </w:rPr>
        <w:t xml:space="preserve">כבשים מפגלין את הלחם והלחם אינו מפגל את הכבשים, לחם </w:t>
      </w:r>
      <w:ins w:id="90837" w:author="מנוע מכני" w:date="2026-10-11T12:04:40Z">
        <w:r>
          <w:rPr>
            <w:spacing w:val="-6"/>
            <w:rtl/>
          </w:rPr>
          <w:t xml:space="preserve">מקום</w:t>
        </w:r>
      </w:ins>
      <w:del w:id="90838" w:author="מנוע מכני" w:date="2026-10-11T12:04:40Z">
        <w:r w:rsidRPr="00E105BC">
          <w:rPr>
            <w:spacing w:val="-6"/>
            <w:rtl/>
          </w:rPr>
          <w:delText xml:space="preserve">היכא</w:delText>
        </w:r>
      </w:del>
      <w:r w:rsidRPr="00E105BC">
        <w:rPr>
          <w:spacing w:val="-6"/>
          <w:rtl/>
        </w:rPr>
        <w:t xml:space="preserve"> אשכחן דאיקרי כבשים? </w:t>
      </w:r>
    </w:p>
    <w:p>
      <w:pPr>
        <w:pStyle w:val="38"/>
        <w:rPr>
          <w:ins w:id="98367" w:author="מנוע מכני" w:date="2026-10-11T12:04:40Z"/>
        </w:rPr>
      </w:pPr>
      <w:r>
        <w:t xml:space="preserve">אלא</w:t>
      </w:r>
    </w:p>
    <w:p w:rsidR="00DA63EC" w:rsidRDefault="00DA63EC" w:rsidP="00DA63EC">
      <w:pPr>
        <w:tabs>
          <w:tab w:val="center" w:pos="2835"/>
        </w:tabs>
        <w:rPr>
          <w:rtl/>
        </w:rPr>
      </w:pPr>
      <w:del w:id="98368" w:author="מנוע מכני" w:date="2026-10-11T12:04:40Z">
        <w:r>
          <w:rPr>
            <w:rtl/>
          </w:rPr>
          <w:delText xml:space="preserve"> </w:delText>
        </w:r>
      </w:del>
      <w:r>
        <w:rPr>
          <w:rFonts w:hint="cs"/>
          <w:rtl/>
        </w:rPr>
        <w:t>משום ד</w:t>
      </w:r>
      <w:r>
        <w:rPr>
          <w:rtl/>
        </w:rPr>
        <w:t>לחם גלל תודה ואין תודה גלל דלחם, לחם גלל דכבשים ואין כבשים גלל דלחם.</w:t>
      </w:r>
    </w:p>
    <w:p>
      <w:pPr>
        <w:pStyle w:val="38"/>
        <w:rPr>
          <w:ins w:id="98369" w:author="מנוע מכני" w:date="2026-10-11T12:04:40Z"/>
        </w:rPr>
      </w:pPr>
      <w:r>
        <w:t>וצריכי</w:t>
      </w:r>
    </w:p>
    <w:p w:rsidR="00DA63EC" w:rsidRDefault="00DA63EC" w:rsidP="00DA63EC">
      <w:pPr>
        <w:tabs>
          <w:tab w:val="center" w:pos="2835"/>
        </w:tabs>
        <w:rPr>
          <w:rtl/>
        </w:rPr>
      </w:pPr>
      <w:del w:id="98370" w:author="מנוע מכני" w:date="2026-10-11T12:04:40Z">
        <w:r>
          <w:rPr>
            <w:rFonts w:hint="cs"/>
            <w:rtl/>
          </w:rPr>
          <w:delText xml:space="preserve"> </w:delText>
        </w:r>
      </w:del>
      <w:r>
        <w:rPr>
          <w:rFonts w:hint="cs"/>
          <w:rtl/>
        </w:rPr>
        <w:t xml:space="preserve">בלחם משום דלא מפגלא תודה, כבשים אפי' </w:t>
      </w:r>
      <w:ins w:id="90039" w:author="Claude - סמנטי" w:date="2026-10-11T12:27:00Z">
        <w:r>
          <w:rPr>
            <w:rFonts w:hint="cs"/>
            <w:rtl/>
          </w:rPr>
          <w:t xml:space="preserve">שהוזקקו</w:t>
        </w:r>
      </w:ins>
      <w:del w:id="90040" w:author="Claude - סמנטי" w:date="2026-10-11T12:27:00Z">
        <w:r>
          <w:rPr>
            <w:rFonts w:hint="cs"/>
            <w:rtl/>
          </w:rPr>
          <w:delText xml:space="preserve">דהוזקקו</w:delText>
        </w:r>
      </w:del>
      <w:r>
        <w:rPr>
          <w:rFonts w:hint="cs"/>
          <w:rtl/>
        </w:rPr>
        <w:t xml:space="preserve"> זה לזה בתנופה </w:t>
      </w:r>
      <w:r>
        <w:rPr>
          <w:rFonts w:hint="cs"/>
          <w:rtl/>
        </w:rPr>
        <w:t xml:space="preserve">קמ</w:t>
      </w:r>
      <w:r>
        <w:rPr>
          <w:rtl/>
        </w:rPr>
        <w:t>"</w:t>
      </w:r>
      <w:r>
        <w:rPr>
          <w:rFonts w:hint="cs"/>
          <w:rtl/>
        </w:rPr>
        <w:t xml:space="preserve">ל</w:t>
      </w:r>
      <w:r>
        <w:rPr>
          <w:rFonts w:hint="cs"/>
          <w:rtl/>
        </w:rPr>
        <w:t xml:space="preserve"> </w:t>
      </w:r>
    </w:p>
    <w:p w:rsidR="00DA63EC" w:rsidRDefault="00DA63EC" w:rsidP="00DA63EC">
      <w:pPr>
        <w:tabs>
          <w:tab w:val="center" w:pos="2835"/>
        </w:tabs>
        <w:rPr>
          <w:rtl/>
        </w:rPr>
      </w:pPr>
    </w:p>
    <w:p>
      <w:pPr>
        <w:pStyle w:val="afffff8"/>
        <w:rPr>
          <w:ins w:id="90765" w:author="קלוד" w:date="2026-10-11T12:32:08Z"/>
        </w:rPr>
      </w:pPr>
      <w:ins w:id="90766" w:author="קלוד" w:date="2026-10-11T12:32:08Z">
        <w:r>
          <w:rPr>
            <w:color w:val="7B3F00"/>
          </w:rPr>
          <w:t xml:space="preserve">תודה ולחם בפיגול - האם מצטרפין</w:t>
        </w:r>
      </w:ins>
    </w:p>
    <w:p>
      <w:pPr>
        <w:pStyle w:val="38"/>
        <w:rPr>
          <w:ins w:id="98372" w:author="מנוע מכני" w:date="2026-10-11T12:04:40Z"/>
        </w:rPr>
      </w:pPr>
      <w:del w:id="98371" w:author="מנוע מכני" w:date="2026-10-11T12:04:40Z">
        <w:r>
          <w:delText xml:space="preserve">•</w:delText>
        </w:r>
      </w:del>
      <w:r>
        <w:t xml:space="preserve"> </w:t>
      </w:r>
      <w:r w:rsidRPr="00B86088">
        <w:t>בעא ר"א מרב</w:t>
      </w:r>
      <w:r>
        <w:t xml:space="preserve">:</w:t>
      </w:r>
    </w:p>
    <w:p w:rsidR="00DA63EC" w:rsidRDefault="00DA63EC" w:rsidP="00DA63EC">
      <w:pPr>
        <w:tabs>
          <w:tab w:val="center" w:pos="2835"/>
        </w:tabs>
        <w:rPr>
          <w:rtl/>
        </w:rPr>
      </w:pPr>
      <w:del w:id="98373" w:author="מנוע מכני" w:date="2026-10-11T12:04:40Z">
        <w:r>
          <w:rPr>
            <w:rtl/>
          </w:rPr>
          <w:delText xml:space="preserve"> </w:delText>
        </w:r>
      </w:del>
      <w:r>
        <w:rPr>
          <w:rtl/>
        </w:rPr>
        <w:t xml:space="preserve">השוחט את התודה לאכול כזית ממנה ומלחמה למחר, </w:t>
      </w:r>
    </w:p>
    <w:p w:rsidR="00DA63EC" w:rsidRPr="00E105BC" w:rsidRDefault="00DA63EC" w:rsidP="00DA63EC">
      <w:pPr>
        <w:tabs>
          <w:tab w:val="center" w:pos="2835"/>
        </w:tabs>
        <w:rPr>
          <w:spacing w:val="-4"/>
          <w:rtl/>
        </w:rPr>
      </w:pPr>
      <w:r w:rsidRPr="00E105BC">
        <w:rPr>
          <w:rFonts w:hint="cs"/>
          <w:spacing w:val="-4"/>
          <w:rtl/>
        </w:rPr>
        <w:t xml:space="preserve">ובעי </w:t>
      </w:r>
      <w:ins w:id="96047" w:author="מנוע מכני" w:date="2026-10-11T12:04:40Z">
        <w:r>
          <w:rPr>
            <w:rFonts w:hint="cs"/>
            <w:spacing w:val="-4"/>
            <w:rtl/>
          </w:rPr>
          <w:t xml:space="preserve">אם </w:t>
        </w:r>
      </w:ins>
      <w:del w:id="96048" w:author="מנוע מכני" w:date="2026-10-11T12:04:40Z">
        <w:r w:rsidRPr="00E105BC">
          <w:rPr>
            <w:rFonts w:hint="cs"/>
            <w:spacing w:val="-4"/>
            <w:rtl/>
          </w:rPr>
          <w:delText xml:space="preserve">א</w:delText>
        </w:r>
        <w:r w:rsidRPr="00E105BC">
          <w:rPr>
            <w:spacing w:val="-4"/>
            <w:rtl/>
          </w:rPr>
          <w:delText xml:space="preserve">י </w:delText>
        </w:r>
      </w:del>
      <w:r w:rsidRPr="00E105BC">
        <w:rPr>
          <w:spacing w:val="-4"/>
          <w:rtl/>
        </w:rPr>
        <w:t xml:space="preserve">מצטרפה תודה לאיפגולי ללחם או </w:t>
      </w:r>
      <w:r w:rsidRPr="00E105BC">
        <w:rPr>
          <w:spacing w:val="-4"/>
          <w:rtl/>
        </w:rPr>
        <w:t xml:space="preserve">לא</w:t>
      </w:r>
      <w:r w:rsidRPr="00E105BC">
        <w:rPr>
          <w:spacing w:val="-4"/>
          <w:rtl/>
        </w:rPr>
        <w:t xml:space="preserve">? </w:t>
      </w:r>
      <w:r w:rsidRPr="00E105BC">
        <w:rPr>
          <w:spacing w:val="-4"/>
          <w:rtl/>
        </w:rPr>
        <w:t xml:space="preserve">א"ל</w:t>
      </w:r>
      <w:r w:rsidRPr="00E105BC">
        <w:rPr>
          <w:spacing w:val="-4"/>
          <w:rtl/>
        </w:rPr>
        <w:t xml:space="preserve">: אף בזו, הלחם מפוגל והתודה אינה מפוגלת.</w:t>
      </w:r>
    </w:p>
    <w:p>
      <w:pPr>
        <w:pStyle w:val="38"/>
        <w:rPr>
          <w:ins w:id="98374" w:author="מנוע מכני" w:date="2026-10-11T12:04:40Z"/>
        </w:rPr>
      </w:pPr>
      <w:r>
        <w:t xml:space="preserve">ולא אמרי'</w:t>
      </w:r>
    </w:p>
    <w:p w:rsidR="00DA63EC" w:rsidRDefault="00DA63EC" w:rsidP="00DA63EC">
      <w:pPr>
        <w:tabs>
          <w:tab w:val="center" w:pos="2835"/>
        </w:tabs>
        <w:rPr>
          <w:rtl/>
        </w:rPr>
      </w:pPr>
      <w:del w:id="98375" w:author="מנוע מכני" w:date="2026-10-11T12:04:40Z">
        <w:r>
          <w:rPr>
            <w:rFonts w:hint="cs"/>
            <w:rtl/>
          </w:rPr>
          <w:delText xml:space="preserve"> </w:delText>
        </w:r>
      </w:del>
      <w:r>
        <w:rPr>
          <w:rFonts w:hint="cs"/>
          <w:rtl/>
        </w:rPr>
        <w:t xml:space="preserve">ק</w:t>
      </w:r>
      <w:r>
        <w:rPr>
          <w:rtl/>
        </w:rPr>
        <w:t>"</w:t>
      </w:r>
      <w:r>
        <w:rPr>
          <w:rFonts w:hint="cs"/>
          <w:rtl/>
        </w:rPr>
        <w:t xml:space="preserve">ל ממפגל דאין מתפגל לבא לפגל </w:t>
      </w:r>
    </w:p>
    <w:p w:rsidR="00DA63EC" w:rsidRDefault="00DA63EC" w:rsidP="00DA63EC">
      <w:pPr>
        <w:pStyle w:val="afff3"/>
        <w:framePr w:wrap="around"/>
        <w:rPr>
          <w:rtl/>
        </w:rPr>
      </w:pPr>
      <w:r>
        <w:rPr>
          <w:rFonts w:hint="cs"/>
          <w:rtl/>
        </w:rPr>
        <w:t>טו:</w:t>
      </w:r>
    </w:p>
    <w:p>
      <w:pPr>
        <w:pStyle w:val="38"/>
        <w:rPr>
          <w:ins w:id="98376" w:author="מנוע מכני" w:date="2026-10-11T12:04:40Z"/>
        </w:rPr>
      </w:pPr>
      <w:r w:rsidRPr="00336727">
        <w:t>ד</w:t>
      </w:r>
      <w:r w:rsidRPr="00336727">
        <w:t xml:space="preserve">תניא</w:t>
      </w:r>
      <w:r w:rsidRPr="00336727">
        <w:t xml:space="preserve">:</w:t>
      </w:r>
    </w:p>
    <w:p w:rsidR="00DA63EC" w:rsidRDefault="00DA63EC" w:rsidP="00DA63EC">
      <w:pPr>
        <w:rPr>
          <w:rtl/>
        </w:rPr>
      </w:pPr>
      <w:del w:id="98377" w:author="מנוע מכני" w:date="2026-10-11T12:04:40Z">
        <w:r w:rsidRPr="00336727">
          <w:rPr>
            <w:rtl/>
          </w:rPr>
          <w:delText xml:space="preserve"> </w:delText>
        </w:r>
      </w:del>
      <w:r w:rsidRPr="00336727">
        <w:rPr>
          <w:rtl/>
        </w:rPr>
        <w:t xml:space="preserve">מעשה באחד שזרע כרמו של חבירו סמדר, ובא מעשה לפני חכמים, ואסרו את הזרעים והתירו הגפנים</w:t>
      </w:r>
    </w:p>
    <w:p>
      <w:pPr>
        <w:pStyle w:val="38"/>
        <w:rPr>
          <w:ins w:id="98378" w:author="מנוע מכני" w:date="2026-10-11T12:04:40Z"/>
        </w:rPr>
      </w:pPr>
      <w:r>
        <w:t xml:space="preserve">ולא אמרי'</w:t>
      </w:r>
    </w:p>
    <w:p w:rsidR="00DA63EC" w:rsidRDefault="00DA63EC" w:rsidP="00DA63EC">
      <w:pPr>
        <w:tabs>
          <w:tab w:val="center" w:pos="2835"/>
        </w:tabs>
        <w:rPr>
          <w:rtl/>
        </w:rPr>
      </w:pPr>
      <w:del w:id="98379" w:author="מנוע מכני" w:date="2026-10-11T12:04:40Z">
        <w:r>
          <w:rPr>
            <w:rFonts w:hint="cs"/>
            <w:rtl/>
          </w:rPr>
          <w:delText xml:space="preserve"> </w:delText>
        </w:r>
      </w:del>
      <w:r>
        <w:rPr>
          <w:rFonts w:hint="cs"/>
          <w:rtl/>
        </w:rPr>
        <w:t xml:space="preserve">ק</w:t>
      </w:r>
      <w:r>
        <w:rPr>
          <w:rtl/>
        </w:rPr>
        <w:t>"</w:t>
      </w:r>
      <w:r>
        <w:rPr>
          <w:rFonts w:hint="cs"/>
          <w:rtl/>
        </w:rPr>
        <w:t xml:space="preserve">ו</w:t>
      </w:r>
      <w:r>
        <w:rPr>
          <w:rFonts w:hint="cs"/>
          <w:rtl/>
        </w:rPr>
        <w:t xml:space="preserve"> מאוסר דאינו נאסר לבא לאסור </w:t>
      </w:r>
    </w:p>
    <w:p>
      <w:pPr>
        <w:pStyle w:val="38"/>
        <w:rPr>
          <w:ins w:id="98380" w:author="מנוע מכני" w:date="2026-10-11T12:04:40Z"/>
        </w:rPr>
      </w:pPr>
      <w:r w:rsidRPr="001870B6">
        <w:t>ו</w:t>
      </w:r>
      <w:r>
        <w:t>דחי</w:t>
      </w:r>
      <w:r w:rsidR="005608A0">
        <w:t>'</w:t>
      </w:r>
    </w:p>
    <w:p w:rsidR="00DA63EC" w:rsidRDefault="00DA63EC" w:rsidP="00DA63EC">
      <w:pPr>
        <w:tabs>
          <w:tab w:val="center" w:pos="2835"/>
        </w:tabs>
        <w:rPr>
          <w:rtl/>
        </w:rPr>
      </w:pPr>
      <w:del w:id="98381" w:author="מנוע מכני" w:date="2026-10-11T12:04:40Z">
        <w:r>
          <w:rPr>
            <w:rFonts w:hint="cs"/>
            <w:rtl/>
          </w:rPr>
          <w:delText xml:space="preserve"> </w:delText>
        </w:r>
      </w:del>
      <w:r>
        <w:rPr>
          <w:rFonts w:hint="cs"/>
          <w:rtl/>
        </w:rPr>
        <w:t xml:space="preserve">דדווקא </w:t>
      </w:r>
      <w:ins w:id="90841" w:author="מנוע מכני" w:date="2026-10-11T12:04:40Z">
        <w:r>
          <w:rPr>
            <w:rFonts w:hint="cs"/>
            <w:rtl/>
          </w:rPr>
          <w:t xml:space="preserve">שם</w:t>
        </w:r>
      </w:ins>
      <w:del w:id="90842" w:author="מנוע מכני" w:date="2026-10-11T12:04:40Z">
        <w:r>
          <w:rPr>
            <w:rFonts w:hint="cs"/>
            <w:rtl/>
          </w:rPr>
          <w:delText xml:space="preserve">התם</w:delText>
        </w:r>
      </w:del>
      <w:r>
        <w:rPr>
          <w:rFonts w:hint="cs"/>
          <w:rtl/>
        </w:rPr>
        <w:t xml:space="preserve"> </w:t>
      </w:r>
      <w:r>
        <w:rPr>
          <w:rtl/>
        </w:rPr>
        <w:t>קנבוס ולוף אסרה תורה,</w:t>
      </w:r>
      <w:r>
        <w:rPr>
          <w:rFonts w:hint="cs"/>
          <w:rtl/>
        </w:rPr>
        <w:t xml:space="preserve"> אבל ש</w:t>
      </w:r>
      <w:r>
        <w:rPr>
          <w:rtl/>
        </w:rPr>
        <w:t xml:space="preserve">אר זרעים מדרבנן הוא דאסירי, </w:t>
      </w:r>
      <w:r>
        <w:rPr>
          <w:rFonts w:hint="cs"/>
          <w:rtl/>
        </w:rPr>
        <w:t xml:space="preserve">וממילא בלא </w:t>
      </w:r>
      <w:ins w:id="96823" w:author="מנוע מכני" w:date="2026-10-11T12:04:40Z">
        <w:r>
          <w:rPr>
            <w:rFonts w:hint="cs"/>
            <w:rtl/>
          </w:rPr>
          <w:t xml:space="preserve">עשה</w:t>
        </w:r>
      </w:ins>
      <w:del w:id="96824" w:author="מנוע מכני" w:date="2026-10-11T12:04:40Z">
        <w:r>
          <w:rPr>
            <w:rFonts w:hint="cs"/>
            <w:rtl/>
          </w:rPr>
          <w:delText xml:space="preserve">עביד</w:delText>
        </w:r>
      </w:del>
      <w:r>
        <w:rPr>
          <w:rFonts w:hint="cs"/>
          <w:rtl/>
        </w:rPr>
        <w:t xml:space="preserve"> איסור </w:t>
      </w:r>
      <w:r>
        <w:rPr>
          <w:rFonts w:hint="cs"/>
          <w:rtl/>
        </w:rPr>
        <w:t xml:space="preserve">לא</w:t>
      </w:r>
      <w:r>
        <w:rPr>
          <w:rFonts w:hint="cs"/>
          <w:rtl/>
        </w:rPr>
        <w:t xml:space="preserve"> קנסי רבנן אבל </w:t>
      </w:r>
      <w:ins w:id="90843" w:author="מנוע מכני" w:date="2026-10-11T12:04:40Z">
        <w:r>
          <w:rPr>
            <w:rFonts w:hint="cs"/>
            <w:rtl/>
          </w:rPr>
          <w:t xml:space="preserve">כאן</w:t>
        </w:r>
      </w:ins>
      <w:del w:id="90844" w:author="מנוע מכני" w:date="2026-10-11T12:04:40Z">
        <w:r>
          <w:rPr>
            <w:rFonts w:hint="cs"/>
            <w:rtl/>
          </w:rPr>
          <w:delText xml:space="preserve">הכא</w:delText>
        </w:r>
      </w:del>
      <w:r>
        <w:rPr>
          <w:rFonts w:hint="cs"/>
          <w:rtl/>
        </w:rPr>
        <w:t xml:space="preserve"> לימא </w:t>
      </w:r>
      <w:r>
        <w:rPr>
          <w:rFonts w:hint="cs"/>
          <w:rtl/>
        </w:rPr>
        <w:t xml:space="preserve">ק</w:t>
      </w:r>
      <w:r>
        <w:rPr>
          <w:rtl/>
        </w:rPr>
        <w:t>"</w:t>
      </w:r>
      <w:r>
        <w:rPr>
          <w:rFonts w:hint="cs"/>
          <w:rtl/>
        </w:rPr>
        <w:t xml:space="preserve">ו</w:t>
      </w:r>
      <w:r>
        <w:rPr>
          <w:rFonts w:hint="cs"/>
          <w:rtl/>
        </w:rPr>
        <w:t xml:space="preserve"> מבא לפגל </w:t>
      </w:r>
    </w:p>
    <w:p w:rsidR="00DA63EC" w:rsidRDefault="00DA63EC" w:rsidP="00DA63EC">
      <w:pPr>
        <w:tabs>
          <w:tab w:val="center" w:pos="2835"/>
        </w:tabs>
        <w:rPr>
          <w:rtl/>
        </w:rPr>
      </w:pPr>
    </w:p>
    <w:p w:rsidR="00DA63EC" w:rsidRPr="00E105BC" w:rsidRDefault="00DA63EC" w:rsidP="00DA63EC">
      <w:pPr>
        <w:tabs>
          <w:tab w:val="center" w:pos="2835"/>
        </w:tabs>
        <w:rPr>
          <w:spacing w:val="-2"/>
          <w:rtl/>
        </w:rPr>
      </w:pPr>
      <w:r w:rsidRPr="00E105BC">
        <w:rPr>
          <w:spacing w:val="-2"/>
          <w:rtl/>
        </w:rPr>
        <w:t xml:space="preserve">• </w:t>
      </w:r>
      <w:ins w:id="90845" w:author="מנוע מכני" w:date="2026-10-11T12:04:40Z">
        <w:r>
          <w:rPr>
            <w:spacing w:val="-2"/>
            <w:rtl/>
          </w:rPr>
          <w:t xml:space="preserve">ויש</w:t>
        </w:r>
      </w:ins>
      <w:del w:id="90846" w:author="מנוע מכני" w:date="2026-10-11T12:04:40Z">
        <w:r w:rsidRPr="00E105BC">
          <w:rPr>
            <w:spacing w:val="-2"/>
            <w:rtl/>
          </w:rPr>
          <w:delText xml:space="preserve">ואיכא</w:delText>
        </w:r>
      </w:del>
      <w:r w:rsidRPr="00E105BC">
        <w:rPr>
          <w:spacing w:val="-2"/>
          <w:rtl/>
        </w:rPr>
        <w:t xml:space="preserve"> </w:t>
      </w:r>
      <w:ins w:id="96931" w:author="מנוע מכני" w:date="2026-10-11T12:04:40Z">
        <w:r>
          <w:rPr>
            <w:spacing w:val="-2"/>
            <w:rtl/>
          </w:rPr>
          <w:t xml:space="preserve">דשונה</w:t>
        </w:r>
      </w:ins>
      <w:del w:id="96932" w:author="מנוע מכני" w:date="2026-10-11T12:04:40Z">
        <w:r w:rsidRPr="00E105BC">
          <w:rPr>
            <w:spacing w:val="-2"/>
            <w:rtl/>
          </w:rPr>
          <w:delText xml:space="preserve">דמתני</w:delText>
        </w:r>
      </w:del>
      <w:r w:rsidRPr="00E105BC">
        <w:rPr>
          <w:rFonts w:hint="cs"/>
          <w:spacing w:val="-2"/>
          <w:rtl/>
        </w:rPr>
        <w:t xml:space="preserve"> </w:t>
      </w:r>
      <w:r w:rsidRPr="00E105BC">
        <w:rPr>
          <w:spacing w:val="-2"/>
          <w:rtl/>
        </w:rPr>
        <w:t xml:space="preserve">אכבשים, בעא </w:t>
      </w:r>
      <w:r w:rsidRPr="00E105BC">
        <w:rPr>
          <w:rStyle w:val="2fb"/>
          <w:rFonts w:hint="cs"/>
          <w:spacing w:val="-2"/>
          <w:rtl/>
        </w:rPr>
        <w:t>ר</w:t>
      </w:r>
      <w:r w:rsidRPr="00E105BC">
        <w:rPr>
          <w:rStyle w:val="2fb"/>
          <w:spacing w:val="-2"/>
          <w:rtl/>
        </w:rPr>
        <w:t>"</w:t>
      </w:r>
      <w:r w:rsidRPr="00E105BC">
        <w:rPr>
          <w:rStyle w:val="2fb"/>
          <w:rFonts w:hint="cs"/>
          <w:spacing w:val="-2"/>
          <w:rtl/>
        </w:rPr>
        <w:t>א</w:t>
      </w:r>
      <w:r w:rsidRPr="00E105BC">
        <w:rPr>
          <w:spacing w:val="-2"/>
          <w:rtl/>
        </w:rPr>
        <w:t xml:space="preserve"> </w:t>
      </w:r>
      <w:r w:rsidRPr="00E105BC">
        <w:rPr>
          <w:rStyle w:val="2fb"/>
          <w:spacing w:val="-2"/>
          <w:rtl/>
        </w:rPr>
        <w:t xml:space="preserve">מרב</w:t>
      </w:r>
      <w:r w:rsidRPr="00E105BC">
        <w:rPr>
          <w:spacing w:val="-2"/>
          <w:rtl/>
        </w:rPr>
        <w:t xml:space="preserve">: השוחט את הכבשים לאכול כזית מהן ומלחמן, מהו? </w:t>
      </w:r>
    </w:p>
    <w:p>
      <w:pPr>
        <w:pStyle w:val="38"/>
        <w:rPr>
          <w:ins w:id="98382" w:author="מנוע מכני" w:date="2026-10-11T12:04:40Z"/>
        </w:rPr>
      </w:pPr>
      <w:r w:rsidRPr="00E105BC">
        <w:t xml:space="preserve">והיינו</w:t>
      </w:r>
    </w:p>
    <w:p w:rsidR="00DA63EC" w:rsidRPr="00E105BC" w:rsidRDefault="00DA63EC" w:rsidP="00DA63EC">
      <w:pPr>
        <w:tabs>
          <w:tab w:val="center" w:pos="2835"/>
        </w:tabs>
        <w:rPr>
          <w:spacing w:val="-6"/>
          <w:rtl/>
        </w:rPr>
      </w:pPr>
      <w:del w:id="98383" w:author="מנוע מכני" w:date="2026-10-11T12:04:40Z">
        <w:r w:rsidRPr="00E105BC">
          <w:rPr>
            <w:rFonts w:hint="cs"/>
            <w:spacing w:val="-6"/>
            <w:rtl/>
          </w:rPr>
          <w:delText xml:space="preserve"> </w:delText>
        </w:r>
      </w:del>
      <w:ins w:id="96049" w:author="מנוע מכני" w:date="2026-10-11T12:04:40Z">
        <w:r>
          <w:rPr>
            <w:rFonts w:hint="cs"/>
            <w:spacing w:val="-6"/>
            <w:rtl/>
          </w:rPr>
          <w:t xml:space="preserve">אם </w:t>
        </w:r>
      </w:ins>
      <w:del w:id="96050" w:author="מנוע מכני" w:date="2026-10-11T12:04:40Z">
        <w:r w:rsidRPr="00E105BC">
          <w:rPr>
            <w:rFonts w:hint="cs"/>
            <w:spacing w:val="-6"/>
            <w:rtl/>
          </w:rPr>
          <w:delText xml:space="preserve">א</w:delText>
        </w:r>
        <w:r w:rsidRPr="00E105BC">
          <w:rPr>
            <w:spacing w:val="-6"/>
            <w:rtl/>
          </w:rPr>
          <w:delText xml:space="preserve">י </w:delText>
        </w:r>
      </w:del>
      <w:r w:rsidRPr="00E105BC">
        <w:rPr>
          <w:spacing w:val="-6"/>
          <w:rtl/>
        </w:rPr>
        <w:t xml:space="preserve">מצטרפי כבשים לאיפגולי ללחם או </w:t>
      </w:r>
      <w:r w:rsidRPr="00E105BC">
        <w:rPr>
          <w:spacing w:val="-6"/>
          <w:rtl/>
        </w:rPr>
        <w:t xml:space="preserve">לא</w:t>
      </w:r>
      <w:r w:rsidRPr="00E105BC">
        <w:rPr>
          <w:spacing w:val="-6"/>
          <w:rtl/>
        </w:rPr>
        <w:t xml:space="preserve">? </w:t>
      </w:r>
      <w:r w:rsidRPr="00E105BC">
        <w:rPr>
          <w:b/>
          <w:bCs/>
          <w:spacing w:val="-6"/>
          <w:rtl/>
        </w:rPr>
        <w:t xml:space="preserve">א"ל</w:t>
      </w:r>
      <w:r w:rsidRPr="00E105BC">
        <w:rPr>
          <w:b/>
          <w:bCs/>
          <w:spacing w:val="-6"/>
          <w:rtl/>
        </w:rPr>
        <w:t xml:space="preserve">:</w:t>
      </w:r>
      <w:r w:rsidRPr="00E105BC">
        <w:rPr>
          <w:spacing w:val="-6"/>
          <w:rtl/>
        </w:rPr>
        <w:t xml:space="preserve"> אף בזו, הלחם מפוגל והכבשים אינן מפוגלין.</w:t>
      </w:r>
    </w:p>
    <w:p>
      <w:pPr>
        <w:pStyle w:val="38"/>
        <w:rPr>
          <w:ins w:id="98384" w:author="מנוע מכני" w:date="2026-10-11T12:04:40Z"/>
        </w:rPr>
      </w:pPr>
      <w:r>
        <w:t xml:space="preserve">ויקשה</w:t>
      </w:r>
    </w:p>
    <w:p w:rsidR="00DA63EC" w:rsidRDefault="00DA63EC" w:rsidP="00DA63EC">
      <w:pPr>
        <w:tabs>
          <w:tab w:val="center" w:pos="2835"/>
        </w:tabs>
        <w:rPr>
          <w:rtl/>
        </w:rPr>
      </w:pPr>
      <w:del w:id="98385" w:author="מנוע מכני" w:date="2026-10-11T12:04:40Z">
        <w:r>
          <w:rPr>
            <w:rFonts w:hint="cs"/>
            <w:rtl/>
          </w:rPr>
          <w:delText xml:space="preserve"> </w:delText>
        </w:r>
      </w:del>
      <w:r>
        <w:rPr>
          <w:rFonts w:hint="cs"/>
          <w:rtl/>
        </w:rPr>
        <w:t xml:space="preserve">דלימא </w:t>
      </w:r>
      <w:r>
        <w:rPr>
          <w:rFonts w:hint="cs"/>
          <w:rtl/>
        </w:rPr>
        <w:t xml:space="preserve">ק</w:t>
      </w:r>
      <w:r>
        <w:rPr>
          <w:rtl/>
        </w:rPr>
        <w:t>"</w:t>
      </w:r>
      <w:r>
        <w:rPr>
          <w:rFonts w:hint="cs"/>
          <w:rtl/>
        </w:rPr>
        <w:t xml:space="preserve">ו</w:t>
      </w:r>
      <w:r>
        <w:rPr>
          <w:rFonts w:hint="cs"/>
          <w:rtl/>
        </w:rPr>
        <w:t xml:space="preserve"> ממפגל שבא לפגל, </w:t>
      </w:r>
      <w:r w:rsidRPr="001870B6">
        <w:rPr>
          <w:rFonts w:hint="cs"/>
          <w:b/>
          <w:bCs/>
          <w:rtl/>
        </w:rPr>
        <w:t>ו</w:t>
      </w:r>
      <w:r>
        <w:rPr>
          <w:rFonts w:hint="cs"/>
          <w:b/>
          <w:bCs/>
          <w:rtl/>
        </w:rPr>
        <w:t>דחי</w:t>
      </w:r>
      <w:r w:rsidR="005608A0">
        <w:rPr>
          <w:b/>
          <w:bCs/>
          <w:rtl/>
        </w:rPr>
        <w:t>'</w:t>
      </w:r>
      <w:r>
        <w:rPr>
          <w:rFonts w:hint="cs"/>
          <w:rtl/>
        </w:rPr>
        <w:t xml:space="preserve"> מהך מעשה שזרע כרמו דלא אמרי' להך ק'ו </w:t>
      </w:r>
    </w:p>
    <w:p>
      <w:pPr>
        <w:pStyle w:val="38"/>
        <w:rPr>
          <w:ins w:id="98386" w:author="מנוע מכני" w:date="2026-10-11T12:04:40Z"/>
        </w:rPr>
      </w:pPr>
      <w:r w:rsidRPr="00E105BC">
        <w:t>ודחי</w:t>
      </w:r>
      <w:r w:rsidR="005608A0">
        <w:t>'</w:t>
      </w:r>
    </w:p>
    <w:p w:rsidR="00DA63EC" w:rsidRPr="00E105BC" w:rsidRDefault="00DA63EC" w:rsidP="00DA63EC">
      <w:pPr>
        <w:tabs>
          <w:tab w:val="center" w:pos="2835"/>
        </w:tabs>
        <w:rPr>
          <w:spacing w:val="-2"/>
          <w:rtl/>
        </w:rPr>
      </w:pPr>
      <w:del w:id="98387" w:author="מנוע מכני" w:date="2026-10-11T12:04:40Z">
        <w:r w:rsidRPr="00E105BC">
          <w:rPr>
            <w:rFonts w:hint="cs"/>
            <w:spacing w:val="-2"/>
            <w:rtl/>
          </w:rPr>
          <w:delText xml:space="preserve"> </w:delText>
        </w:r>
      </w:del>
      <w:r w:rsidRPr="00E105BC">
        <w:rPr>
          <w:rFonts w:hint="cs"/>
          <w:spacing w:val="-2"/>
          <w:rtl/>
        </w:rPr>
        <w:t xml:space="preserve">להך דשאר זרעים מדרבנן אסרו </w:t>
      </w:r>
      <w:ins w:id="90847" w:author="מנוע מכני" w:date="2026-10-11T12:04:40Z">
        <w:r>
          <w:rPr>
            <w:rFonts w:hint="cs"/>
            <w:spacing w:val="-2"/>
            <w:rtl/>
          </w:rPr>
          <w:t xml:space="preserve">ומקום</w:t>
        </w:r>
      </w:ins>
      <w:del w:id="90848" w:author="מנוע מכני" w:date="2026-10-11T12:04:40Z">
        <w:r w:rsidRPr="00E105BC">
          <w:rPr>
            <w:rFonts w:hint="cs"/>
            <w:spacing w:val="-2"/>
            <w:rtl/>
          </w:rPr>
          <w:delText xml:space="preserve">והיכא</w:delText>
        </w:r>
      </w:del>
      <w:r w:rsidRPr="00E105BC">
        <w:rPr>
          <w:rFonts w:hint="cs"/>
          <w:spacing w:val="-2"/>
          <w:rtl/>
        </w:rPr>
        <w:t xml:space="preserve"> דלא עשה איסור </w:t>
      </w:r>
      <w:r w:rsidRPr="00E105BC">
        <w:rPr>
          <w:rFonts w:hint="cs"/>
          <w:spacing w:val="-2"/>
          <w:rtl/>
        </w:rPr>
        <w:t xml:space="preserve">לא</w:t>
      </w:r>
      <w:r w:rsidRPr="00E105BC">
        <w:rPr>
          <w:rFonts w:hint="cs"/>
          <w:spacing w:val="-2"/>
          <w:rtl/>
        </w:rPr>
        <w:t xml:space="preserve"> קנסו רבנן אבל </w:t>
      </w:r>
      <w:ins w:id="90849" w:author="מנוע מכני" w:date="2026-10-11T12:04:40Z">
        <w:r>
          <w:rPr>
            <w:rFonts w:hint="cs"/>
            <w:spacing w:val="-2"/>
            <w:rtl/>
          </w:rPr>
          <w:t xml:space="preserve">כאן</w:t>
        </w:r>
      </w:ins>
      <w:del w:id="90850" w:author="מנוע מכני" w:date="2026-10-11T12:04:40Z">
        <w:r w:rsidRPr="00E105BC">
          <w:rPr>
            <w:rFonts w:hint="cs"/>
            <w:spacing w:val="-2"/>
            <w:rtl/>
          </w:rPr>
          <w:delText xml:space="preserve">הכא</w:delText>
        </w:r>
      </w:del>
      <w:r w:rsidRPr="00E105BC">
        <w:rPr>
          <w:rFonts w:hint="cs"/>
          <w:spacing w:val="-2"/>
          <w:rtl/>
        </w:rPr>
        <w:t xml:space="preserve"> נימא </w:t>
      </w:r>
      <w:r w:rsidRPr="00E105BC">
        <w:rPr>
          <w:rFonts w:hint="cs"/>
          <w:spacing w:val="-2"/>
          <w:rtl/>
        </w:rPr>
        <w:t xml:space="preserve">ק</w:t>
      </w:r>
      <w:r w:rsidRPr="00E105BC">
        <w:rPr>
          <w:spacing w:val="-2"/>
          <w:rtl/>
        </w:rPr>
        <w:t>"</w:t>
      </w:r>
      <w:r w:rsidRPr="00E105BC">
        <w:rPr>
          <w:rFonts w:hint="cs"/>
          <w:spacing w:val="-2"/>
          <w:rtl/>
        </w:rPr>
        <w:t>ו</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 מאן </w:t>
      </w:r>
      <w:ins w:id="96933" w:author="מנוע מכני" w:date="2026-10-11T12:04:40Z">
        <w:r>
          <w:rPr>
            <w:rtl/>
          </w:rPr>
          <w:t xml:space="preserve">דשונה</w:t>
        </w:r>
      </w:ins>
      <w:del w:id="96934" w:author="מנוע מכני" w:date="2026-10-11T12:04:40Z">
        <w:r>
          <w:rPr>
            <w:rtl/>
          </w:rPr>
          <w:delText xml:space="preserve">דמתני</w:delText>
        </w:r>
      </w:del>
      <w:r>
        <w:rPr>
          <w:rtl/>
        </w:rPr>
        <w:t xml:space="preserve"> אתודה </w:t>
      </w:r>
      <w:r>
        <w:rPr>
          <w:rtl/>
        </w:rPr>
        <w:t xml:space="preserve">כ"ש</w:t>
      </w:r>
      <w:r>
        <w:rPr>
          <w:rtl/>
        </w:rPr>
        <w:t xml:space="preserve"> אכבשים</w:t>
      </w:r>
      <w:ins w:id="94213" w:author="מנוע מכני" w:date="2026-10-11T12:04:40Z">
        <w:r>
          <w:rPr>
            <w:rtl/>
          </w:rPr>
          <w:t xml:space="preserve">,</w:t>
        </w:r>
      </w:ins>
      <w:del w:id="94214" w:author="מנוע מכני" w:date="2026-10-11T12:04:40Z">
        <w:r>
          <w:rPr>
            <w:rtl/>
          </w:rPr>
          <w:delText xml:space="preserve">;</w:delText>
        </w:r>
      </w:del>
      <w:r>
        <w:rPr>
          <w:rtl/>
        </w:rPr>
        <w:t xml:space="preserve"> ומאן </w:t>
      </w:r>
      <w:ins w:id="96935" w:author="מנוע מכני" w:date="2026-10-11T12:04:40Z">
        <w:r>
          <w:rPr>
            <w:rtl/>
          </w:rPr>
          <w:t xml:space="preserve">דשונה</w:t>
        </w:r>
      </w:ins>
      <w:del w:id="96936" w:author="מנוע מכני" w:date="2026-10-11T12:04:40Z">
        <w:r>
          <w:rPr>
            <w:rtl/>
          </w:rPr>
          <w:delText xml:space="preserve">דמתני</w:delText>
        </w:r>
      </w:del>
      <w:r>
        <w:rPr>
          <w:rtl/>
        </w:rPr>
        <w:t xml:space="preserve"> אכבשים, אבל תודה דלא הוזקקה זה לזה בתנופה</w:t>
      </w:r>
      <w:r>
        <w:rPr>
          <w:rFonts w:hint="cs"/>
          <w:rtl/>
        </w:rPr>
        <w:t xml:space="preserve"> </w:t>
      </w:r>
      <w:r>
        <w:rPr>
          <w:rtl/>
        </w:rPr>
        <w:t xml:space="preserve">לא</w:t>
      </w:r>
      <w:r>
        <w:rPr>
          <w:rtl/>
        </w:rPr>
        <w:t xml:space="preserve">.</w:t>
      </w:r>
    </w:p>
    <w:p>
      <w:pPr>
        <w:pStyle w:val="afffff8"/>
        <w:rPr>
          <w:ins w:id="90763" w:author="קלוד" w:date="2026-10-11T12:32:08Z"/>
        </w:rPr>
      </w:pPr>
      <w:ins w:id="90764" w:author="קלוד" w:date="2026-10-11T12:32:08Z">
        <w:r>
          <w:rPr>
            <w:color w:val="7B3F00"/>
          </w:rPr>
          <w:t xml:space="preserve">לאכול מכבש חבירו - האם 'חבירו' כבש משמע</w:t>
        </w:r>
      </w:ins>
    </w:p>
    <w:p w:rsidR="00DA63EC" w:rsidRDefault="00DA63EC" w:rsidP="00DA63EC">
      <w:pPr>
        <w:tabs>
          <w:tab w:val="center" w:pos="2835"/>
        </w:tabs>
        <w:rPr>
          <w:rtl/>
        </w:rPr>
      </w:pPr>
      <w:r>
        <w:rPr>
          <w:rtl/>
        </w:rPr>
        <w:t xml:space="preserve">• </w:t>
      </w:r>
      <w:r>
        <w:rPr>
          <w:rStyle w:val="2fb"/>
          <w:rtl/>
        </w:rPr>
        <w:t xml:space="preserve">ר</w:t>
      </w:r>
      <w:r>
        <w:rPr>
          <w:rStyle w:val="2fb"/>
          <w:rFonts w:hint="cs"/>
          <w:rtl/>
        </w:rPr>
        <w:t>א</w:t>
      </w:r>
      <w:r>
        <w:rPr>
          <w:rStyle w:val="2fb"/>
          <w:rtl/>
        </w:rPr>
        <w:t>"</w:t>
      </w:r>
      <w:r>
        <w:rPr>
          <w:rStyle w:val="2fb"/>
          <w:rFonts w:hint="cs"/>
          <w:rtl/>
        </w:rPr>
        <w:t xml:space="preserve">ז</w:t>
      </w:r>
      <w:r>
        <w:rPr>
          <w:rFonts w:hint="cs"/>
          <w:rtl/>
        </w:rPr>
        <w:t xml:space="preserve">: </w:t>
      </w:r>
      <w:ins w:id="92557" w:author="מנוע מכני" w:date="2026-10-11T12:04:40Z">
        <w:r>
          <w:rPr>
            <w:rFonts w:hint="cs"/>
            <w:b/>
            <w:bCs/>
            <w:rtl/>
          </w:rPr>
          <w:t xml:space="preserve">כך</w:t>
        </w:r>
      </w:ins>
      <w:del w:id="92558" w:author="מנוע מכני" w:date="2026-10-11T12:04:40Z">
        <w:r w:rsidRPr="00B86088">
          <w:rPr>
            <w:rFonts w:hint="cs"/>
            <w:b/>
            <w:bCs/>
            <w:rtl/>
          </w:rPr>
          <w:delText xml:space="preserve">הכי</w:delText>
        </w:r>
      </w:del>
      <w:r w:rsidRPr="00B86088">
        <w:rPr>
          <w:b/>
          <w:bCs/>
          <w:rtl/>
        </w:rPr>
        <w:t xml:space="preserve"> בעא </w:t>
      </w:r>
      <w:r w:rsidRPr="00B86088">
        <w:rPr>
          <w:rStyle w:val="2fb"/>
          <w:rFonts w:hint="cs"/>
          <w:b/>
          <w:bCs/>
          <w:rtl/>
        </w:rPr>
        <w:t>ר</w:t>
      </w:r>
      <w:r w:rsidRPr="00B86088">
        <w:rPr>
          <w:rStyle w:val="2fb"/>
          <w:b/>
          <w:bCs/>
          <w:rtl/>
        </w:rPr>
        <w:t>"</w:t>
      </w:r>
      <w:r w:rsidRPr="00B86088">
        <w:rPr>
          <w:rStyle w:val="2fb"/>
          <w:rFonts w:hint="cs"/>
          <w:b/>
          <w:bCs/>
          <w:rtl/>
        </w:rPr>
        <w:t xml:space="preserve">א</w:t>
      </w:r>
      <w:r w:rsidRPr="00B86088">
        <w:rPr>
          <w:rFonts w:hint="cs"/>
          <w:b/>
          <w:bCs/>
          <w:rtl/>
        </w:rPr>
        <w:t xml:space="preserve"> </w:t>
      </w:r>
      <w:r w:rsidRPr="00B86088">
        <w:rPr>
          <w:rStyle w:val="2fb"/>
          <w:b/>
          <w:bCs/>
          <w:rtl/>
        </w:rPr>
        <w:t>מרב</w:t>
      </w:r>
      <w:r>
        <w:rPr>
          <w:rtl/>
        </w:rPr>
        <w:t xml:space="preserve">: השוחט את הכבש לאכול כזית מחבירו למחר, מהו? </w:t>
      </w:r>
    </w:p>
    <w:p w:rsidR="00DA63EC" w:rsidRDefault="00DA63EC" w:rsidP="00DA63EC">
      <w:pPr>
        <w:tabs>
          <w:tab w:val="center" w:pos="2835"/>
        </w:tabs>
        <w:rPr>
          <w:rtl/>
        </w:rPr>
      </w:pPr>
      <w:r>
        <w:rPr>
          <w:rtl/>
        </w:rPr>
        <w:tab/>
        <w:t xml:space="preserve">חבירו כבש משמע ולא מפגל, </w:t>
      </w:r>
      <w:r w:rsidRPr="001870B6">
        <w:rPr>
          <w:b/>
          <w:bCs/>
          <w:rtl/>
        </w:rPr>
        <w:t>או"ד</w:t>
      </w:r>
      <w:r>
        <w:rPr>
          <w:rtl/>
        </w:rPr>
        <w:t xml:space="preserve"> לחם משמע ומפגל </w:t>
      </w:r>
      <w:ins w:id="92559" w:author="מנוע מכני" w:date="2026-10-11T12:04:40Z">
        <w:r>
          <w:rPr>
            <w:rtl/>
          </w:rPr>
          <w:t xml:space="preserve">לו</w:t>
        </w:r>
      </w:ins>
      <w:del w:id="92560" w:author="מנוע מכני" w:date="2026-10-11T12:04:40Z">
        <w:r>
          <w:rPr>
            <w:rtl/>
          </w:rPr>
          <w:delText xml:space="preserve">ליה</w:delText>
        </w:r>
      </w:del>
      <w:r>
        <w:rPr>
          <w:rtl/>
        </w:rPr>
        <w:t xml:space="preserve">? </w:t>
      </w:r>
    </w:p>
    <w:p>
      <w:pPr>
        <w:pStyle w:val="38"/>
        <w:rPr>
          <w:ins w:id="98388" w:author="מנוע מכני" w:date="2026-10-11T12:04:40Z"/>
        </w:rPr>
      </w:pPr>
      <w:r>
        <w:t>א</w:t>
      </w:r>
      <w:r>
        <w:t>"</w:t>
      </w:r>
      <w:r>
        <w:t xml:space="preserve">ל</w:t>
      </w:r>
      <w:r>
        <w:t xml:space="preserve"> </w:t>
      </w:r>
      <w:r>
        <w:t xml:space="preserve">תניתוה:</w:t>
      </w:r>
    </w:p>
    <w:p w:rsidR="00DA63EC" w:rsidRDefault="00DA63EC" w:rsidP="00DA63EC">
      <w:pPr>
        <w:tabs>
          <w:tab w:val="center" w:pos="2835"/>
        </w:tabs>
        <w:rPr>
          <w:rtl/>
        </w:rPr>
      </w:pPr>
      <w:del w:id="98389" w:author="מנוע מכני" w:date="2026-10-11T12:04:40Z">
        <w:r>
          <w:rPr>
            <w:rtl/>
          </w:rPr>
          <w:delText xml:space="preserve"> </w:delText>
        </w:r>
      </w:del>
      <w:r>
        <w:rPr>
          <w:rtl/>
        </w:rPr>
        <w:t xml:space="preserve">שחט אחד מן הכבשים לאכול ממנו למחר הוא פיגול וחבירו כשר, </w:t>
      </w:r>
    </w:p>
    <w:p w:rsidR="00DA63EC" w:rsidRDefault="00DA63EC" w:rsidP="00DA63EC">
      <w:pPr>
        <w:tabs>
          <w:tab w:val="center" w:pos="2835"/>
        </w:tabs>
        <w:rPr>
          <w:rtl/>
        </w:rPr>
      </w:pPr>
      <w:r>
        <w:rPr>
          <w:rtl/>
        </w:rPr>
        <w:tab/>
        <w:t xml:space="preserve">לאכול מחבירו למחר - שניהם כשרים, </w:t>
      </w:r>
      <w:ins w:id="95625" w:author="מנוע מכני" w:date="2026-10-11T12:04:40Z">
        <w:r>
          <w:rPr>
            <w:rtl/>
          </w:rPr>
          <w:t xml:space="preserve">ומשמע ש</w:t>
        </w:r>
      </w:ins>
      <w:del w:id="95626" w:author="מנוע מכני" w:date="2026-10-11T12:04:40Z">
        <w:r>
          <w:rPr>
            <w:rtl/>
          </w:rPr>
          <w:tab/>
          <w:delText xml:space="preserve">אלמא </w:delText>
        </w:r>
      </w:del>
      <w:r>
        <w:rPr>
          <w:rtl/>
        </w:rPr>
        <w:tab/>
        <w:t xml:space="preserve">חבירו כבש משמע!</w:t>
      </w:r>
    </w:p>
    <w:p w:rsidR="00DA63EC" w:rsidRDefault="00DA63EC" w:rsidP="00DA63EC">
      <w:pPr>
        <w:pStyle w:val="affffb"/>
        <w:rPr>
          <w:rtl/>
        </w:rPr>
      </w:pPr>
      <w:r>
        <w:rPr>
          <w:rtl/>
        </w:rPr>
        <w:t xml:space="preserve">- </w:t>
      </w:r>
      <w:r>
        <w:rPr>
          <w:rFonts w:hint="cs"/>
          <w:rtl/>
        </w:rPr>
        <w:t xml:space="preserve">דשמא </w:t>
      </w:r>
      <w:r>
        <w:rPr>
          <w:rtl/>
        </w:rPr>
        <w:t>דפריש ואמר חבירו כבש.</w:t>
      </w:r>
    </w:p>
    <w:p w:rsidR="00DA63EC" w:rsidRDefault="00DA63EC" w:rsidP="00DA63EC">
      <w:pPr>
        <w:pStyle w:val="affffd"/>
        <w:rPr>
          <w:rtl/>
        </w:rPr>
      </w:pPr>
      <w:r>
        <w:rPr>
          <w:rtl/>
        </w:rPr>
        <w:t>׹</w:t>
      </w:r>
    </w:p>
    <w:p>
      <w:pPr>
        <w:pStyle w:val="MishnaBatzad"/>
        <w:rPr>
          <w:ins w:id="20336" w:author="קלוד" w:date="2026-10-11T09:07:26Z"/>
        </w:rPr>
      </w:pPr>
      <w:ins w:id="20335" w:author="קלוד" w:date="2026-10-11T09:07:26Z">
        <w:r>
          <w:t xml:space="preserve">משנה ד</w:t>
        </w:r>
      </w:ins>
    </w:p>
    <w:p w:rsidR="00DA63EC" w:rsidRPr="000A334C" w:rsidRDefault="00DA63EC" w:rsidP="003B6D22">
      <w:pPr>
        <w:pStyle w:val="afff9"/>
        <w:rPr>
          <w:del w:id="20144" w:author="קלוד" w:date="2026-10-11T09:07:26Z"/>
          <w:rtl/>
        </w:rPr>
      </w:pPr>
      <w:del w:id="20143" w:author="קלוד" w:date="2026-10-11T09:07:26Z">
        <w:r w:rsidRPr="000A334C">
          <w:rPr>
            <w:rtl/>
          </w:rPr>
          <w:delText xml:space="preserve">מתני'.</w:delText>
        </w:r>
      </w:del>
    </w:p>
    <w:p w:rsidR="00DA63EC" w:rsidRPr="000A334C" w:rsidRDefault="00DA63EC" w:rsidP="003B6D22">
      <w:pPr>
        <w:pStyle w:val="afff9"/>
        <w:spacing w:before="120"/>
        <w:rPr>
          <w:rtl/>
        </w:rPr>
        <w:pPrChange w:id="90010" w:author="קלוד" w:date="2026-10-11T12:09:42Z">
          <w:pPr>
            <w:pStyle w:val="afff9"/>
          </w:pPr>
        </w:pPrChange>
      </w:pPr>
      <w:r w:rsidRPr="000A334C">
        <w:rPr>
          <w:rtl/>
        </w:rPr>
        <w:t>הזבח מפגל את הנסכים משקדשו בכלי, דבר</w:t>
      </w:r>
      <w:r>
        <w:rPr>
          <w:rFonts w:hint="cs"/>
          <w:rtl/>
        </w:rPr>
        <w:t xml:space="preserve">י </w:t>
      </w:r>
      <w:r>
        <w:rPr>
          <w:rStyle w:val="TanaimMishna"/>
          <w:rFonts w:hint="cs"/>
          <w:rtl/>
          <w:rPrChange w:id="103638" w:author="Claude" w:date="2026-10-11T09:07:48Z">
            <w:rPr>
              <w:rFonts w:hint="cs"/>
              <w:rtl/>
            </w:rPr>
          </w:rPrChange>
        </w:rPr>
        <w:t xml:space="preserve">ר</w:t>
      </w:r>
      <w:r>
        <w:rPr>
          <w:rStyle w:val="TanaimMishna"/>
          <w:rtl/>
          <w:rPrChange w:id="103639" w:author="Claude" w:date="2026-10-11T09:07:48Z">
            <w:rPr>
              <w:rtl/>
            </w:rPr>
          </w:rPrChange>
        </w:rPr>
        <w:t xml:space="preserve">"</w:t>
      </w:r>
      <w:r>
        <w:rPr>
          <w:rStyle w:val="TanaimMishna"/>
          <w:rFonts w:hint="cs"/>
          <w:rtl/>
          <w:rPrChange w:id="103640" w:author="Claude" w:date="2026-10-11T09:07:48Z">
            <w:rPr>
              <w:rFonts w:hint="cs"/>
              <w:rtl/>
            </w:rPr>
          </w:rPrChange>
        </w:rPr>
        <w:t xml:space="preserve">מ</w:t>
      </w:r>
      <w:r>
        <w:rPr>
          <w:rFonts w:hint="cs"/>
          <w:rtl/>
        </w:rPr>
        <w:t xml:space="preserve">.</w:t>
      </w:r>
    </w:p>
    <w:p w:rsidR="00DA63EC" w:rsidRPr="000A334C" w:rsidRDefault="00DA63EC" w:rsidP="003B6D22">
      <w:pPr>
        <w:pStyle w:val="afff9"/>
        <w:rPr>
          <w:rtl/>
        </w:rPr>
      </w:pPr>
      <w:r w:rsidRPr="000A334C">
        <w:rPr>
          <w:rtl/>
        </w:rPr>
        <w:t>הנסכים אינן מפגלים את הזבח.</w:t>
      </w:r>
    </w:p>
    <w:p w:rsidR="00DA63EC" w:rsidRPr="000A334C" w:rsidRDefault="00DA63EC" w:rsidP="003B6D22">
      <w:pPr>
        <w:pStyle w:val="afff9"/>
        <w:rPr>
          <w:rtl/>
        </w:rPr>
      </w:pPr>
      <w:r w:rsidRPr="000A334C">
        <w:rPr>
          <w:rtl/>
        </w:rPr>
        <w:t xml:space="preserve">כיצד? השוחט את הזבח לאכול ממנו למחר - הוא ונסכיו מפוגלין, </w:t>
      </w:r>
    </w:p>
    <w:p w:rsidR="00DA63EC" w:rsidRPr="000A334C" w:rsidRDefault="00DA63EC" w:rsidP="003B6D22">
      <w:pPr>
        <w:pStyle w:val="afff9"/>
        <w:rPr>
          <w:rtl/>
        </w:rPr>
      </w:pPr>
      <w:r w:rsidRPr="000A334C">
        <w:rPr>
          <w:rtl/>
        </w:rPr>
        <w:t>להקריב נסכיו למחר - הנסכים מפוגלין, הזבח אינו מפוגל.</w:t>
      </w:r>
    </w:p>
    <w:p w:rsidR="00DA63EC" w:rsidRDefault="00DA63EC" w:rsidP="00DA63EC">
      <w:pPr>
        <w:pStyle w:val="affffd"/>
        <w:rPr>
          <w:rtl/>
        </w:rPr>
      </w:pPr>
      <w:r>
        <w:rPr>
          <w:rtl/>
        </w:rPr>
        <w:t>׹</w:t>
      </w:r>
    </w:p>
    <w:p>
      <w:pPr>
        <w:pStyle w:val="afffff8"/>
        <w:rPr>
          <w:ins w:id="90761" w:author="קלוד" w:date="2026-10-11T12:32:08Z"/>
        </w:rPr>
      </w:pPr>
      <w:ins w:id="90762" w:author="קלוד" w:date="2026-10-11T12:32:08Z">
        <w:r>
          <w:rPr>
            <w:color w:val="7B3F00"/>
          </w:rPr>
          <w:t xml:space="preserve">נסכי בהמה בפיגול - לר"מ, מדם הזבח המתירן</w:t>
        </w:r>
      </w:ins>
    </w:p>
    <w:p>
      <w:pPr>
        <w:pStyle w:val="38"/>
        <w:rPr>
          <w:ins w:id="98390" w:author="מנוע מכני" w:date="2026-10-11T12:04:40Z"/>
        </w:rPr>
      </w:pPr>
      <w:r w:rsidRPr="004A7C9A">
        <w:t>ת"ר</w:t>
      </w:r>
      <w:r>
        <w:t xml:space="preserve">:</w:t>
      </w:r>
    </w:p>
    <w:p w:rsidR="00DA63EC" w:rsidRDefault="00DA63EC" w:rsidP="00DA63EC">
      <w:pPr>
        <w:tabs>
          <w:tab w:val="center" w:pos="2835"/>
        </w:tabs>
        <w:rPr>
          <w:rtl/>
        </w:rPr>
      </w:pPr>
      <w:del w:id="98391" w:author="מנוע מכני" w:date="2026-10-11T12:04:40Z">
        <w:r>
          <w:rPr>
            <w:rtl/>
          </w:rPr>
          <w:delText xml:space="preserve"> </w:delText>
        </w:r>
      </w:del>
      <w:r>
        <w:rPr>
          <w:rStyle w:val="2fb"/>
          <w:rFonts w:hint="cs"/>
          <w:rtl/>
        </w:rPr>
        <w:t>לר</w:t>
      </w:r>
      <w:r>
        <w:rPr>
          <w:rStyle w:val="2fb"/>
          <w:rtl/>
        </w:rPr>
        <w:t>"</w:t>
      </w:r>
      <w:r>
        <w:rPr>
          <w:rStyle w:val="2fb"/>
          <w:rFonts w:hint="cs"/>
          <w:rtl/>
        </w:rPr>
        <w:t xml:space="preserve">מ</w:t>
      </w:r>
      <w:r>
        <w:rPr>
          <w:rFonts w:hint="cs"/>
          <w:rtl/>
        </w:rPr>
        <w:t xml:space="preserve">: </w:t>
      </w:r>
      <w:r>
        <w:rPr>
          <w:rtl/>
        </w:rPr>
        <w:t xml:space="preserve">נסכי בהמה חייבין עליהן משום פיגול, מפני שדם הזבח מתירן לקרב </w:t>
      </w:r>
    </w:p>
    <w:p>
      <w:pPr>
        <w:pStyle w:val="38"/>
        <w:rPr>
          <w:ins w:id="98392" w:author="מנוע מכני" w:date="2026-10-11T12:04:40Z"/>
        </w:rPr>
      </w:pPr>
      <w:r>
        <w:t xml:space="preserve">אמרו לר"מ:</w:t>
      </w:r>
    </w:p>
    <w:p w:rsidR="00DA63EC" w:rsidRDefault="00DA63EC" w:rsidP="00DA63EC">
      <w:pPr>
        <w:tabs>
          <w:tab w:val="center" w:pos="2835"/>
        </w:tabs>
        <w:rPr>
          <w:rtl/>
        </w:rPr>
      </w:pPr>
      <w:del w:id="98393" w:author="מנוע מכני" w:date="2026-10-11T12:04:40Z">
        <w:r>
          <w:rPr>
            <w:rtl/>
          </w:rPr>
          <w:delText xml:space="preserve"> </w:delText>
        </w:r>
      </w:del>
      <w:r>
        <w:rPr>
          <w:rtl/>
        </w:rPr>
        <w:t xml:space="preserve">והלא אדם מביא זבחו היום ונסכיו עד י' ימים!</w:t>
      </w:r>
    </w:p>
    <w:p>
      <w:pPr>
        <w:pStyle w:val="38"/>
        <w:rPr>
          <w:ins w:id="98394" w:author="מנוע מכני" w:date="2026-10-11T12:04:40Z"/>
        </w:rPr>
      </w:pPr>
      <w:r>
        <w:t xml:space="preserve">אמר</w:t>
      </w:r>
      <w:r>
        <w:t xml:space="preserve"> להן:</w:t>
      </w:r>
    </w:p>
    <w:p w:rsidR="00DA63EC" w:rsidRDefault="00DA63EC" w:rsidP="00DA63EC">
      <w:pPr>
        <w:tabs>
          <w:tab w:val="center" w:pos="2835"/>
        </w:tabs>
        <w:rPr>
          <w:rtl/>
        </w:rPr>
      </w:pPr>
      <w:del w:id="98395" w:author="מנוע מכני" w:date="2026-10-11T12:04:40Z">
        <w:r>
          <w:rPr>
            <w:rtl/>
          </w:rPr>
          <w:delText xml:space="preserve"> </w:delText>
        </w:r>
      </w:del>
      <w:r>
        <w:rPr>
          <w:rtl/>
        </w:rPr>
        <w:t xml:space="preserve">אף אני </w:t>
      </w:r>
      <w:r>
        <w:rPr>
          <w:rtl/>
        </w:rPr>
        <w:t xml:space="preserve">לא</w:t>
      </w:r>
      <w:r>
        <w:rPr>
          <w:rtl/>
        </w:rPr>
        <w:t xml:space="preserve"> אמרתי אלא בבאין עם הזבח, </w:t>
      </w:r>
      <w:r>
        <w:rPr>
          <w:rtl/>
        </w:rPr>
        <w:t xml:space="preserve">א"ל</w:t>
      </w:r>
      <w:r>
        <w:rPr>
          <w:rtl/>
        </w:rPr>
        <w:t xml:space="preserve">: אפשר לשנותו לזבח אחר.</w:t>
      </w:r>
    </w:p>
    <w:p>
      <w:pPr>
        <w:pStyle w:val="38"/>
        <w:rPr>
          <w:ins w:id="98396" w:author="מנוע מכני" w:date="2026-10-11T12:04:40Z"/>
        </w:rPr>
      </w:pPr>
      <w:r>
        <w:t xml:space="preserve">- רבא, </w:t>
      </w:r>
      <w:ins w:id="90851" w:author="מנוע מכני" w:date="2026-10-11T12:04:40Z">
        <w:r>
          <w:t xml:space="preserve">סבר</w:t>
        </w:r>
      </w:ins>
      <w:del w:id="90852" w:author="מנוע מכני" w:date="2026-10-11T12:04:40Z">
        <w:r>
          <w:delText xml:space="preserve">קסבר</w:delText>
        </w:r>
      </w:del>
      <w:r>
        <w:t xml:space="preserve"> ר"מ:</w:t>
      </w:r>
    </w:p>
    <w:p w:rsidR="00DA63EC" w:rsidRDefault="00DA63EC" w:rsidP="00DA63EC">
      <w:pPr>
        <w:pStyle w:val="affffb"/>
      </w:pPr>
      <w:del w:id="98397" w:author="מנוע מכני" w:date="2026-10-11T12:04:40Z">
        <w:r>
          <w:rPr>
            <w:rtl/>
          </w:rPr>
          <w:delText xml:space="preserve"> </w:delText>
        </w:r>
      </w:del>
      <w:r w:rsidRPr="00A87E59">
        <w:rPr>
          <w:rtl/>
        </w:rPr>
        <w:t>הוקבעו</w:t>
      </w:r>
      <w:r>
        <w:rPr>
          <w:rtl/>
        </w:rPr>
        <w:t xml:space="preserve"> בשחיטה כלחמי תודה.</w:t>
      </w:r>
    </w:p>
    <w:p w:rsidR="00DA63EC" w:rsidRDefault="00DA63EC" w:rsidP="00DA63EC">
      <w:pPr>
        <w:ind w:left="357" w:firstLine="0"/>
        <w:rPr>
          <w:rtl/>
        </w:rPr>
      </w:pPr>
    </w:p>
    <w:p>
      <w:pPr>
        <w:pStyle w:val="38"/>
        <w:rPr>
          <w:ins w:id="98399" w:author="מנוע מכני" w:date="2026-10-11T12:04:40Z"/>
        </w:rPr>
      </w:pPr>
      <w:del w:id="98398"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98400" w:author="מנוע מכני" w:date="2026-10-11T12:04:40Z">
        <w:r>
          <w:rPr>
            <w:rtl/>
          </w:rPr>
          <w:delText xml:space="preserve"> </w:delText>
        </w:r>
      </w:del>
      <w:r>
        <w:rPr>
          <w:rStyle w:val="2fb"/>
          <w:rFonts w:hint="cs"/>
          <w:rtl/>
        </w:rPr>
        <w:t>לר</w:t>
      </w:r>
      <w:r>
        <w:rPr>
          <w:rStyle w:val="2fb"/>
          <w:rtl/>
        </w:rPr>
        <w:t>"</w:t>
      </w:r>
      <w:r>
        <w:rPr>
          <w:rStyle w:val="2fb"/>
          <w:rFonts w:hint="cs"/>
          <w:rtl/>
        </w:rPr>
        <w:t xml:space="preserve">מ</w:t>
      </w:r>
      <w:r>
        <w:rPr>
          <w:rFonts w:hint="cs"/>
          <w:rtl/>
        </w:rPr>
        <w:t xml:space="preserve">: </w:t>
      </w:r>
      <w:r>
        <w:rPr>
          <w:rtl/>
        </w:rPr>
        <w:t>לוג שמן של מצורע חייבין עליו משום פיגול, מפני שדם אשם מתירו לבהונות,</w:t>
      </w:r>
    </w:p>
    <w:p>
      <w:pPr>
        <w:pStyle w:val="38"/>
        <w:rPr>
          <w:ins w:id="98401" w:author="מנוע מכני" w:date="2026-10-11T12:04:40Z"/>
        </w:rPr>
      </w:pPr>
      <w:del w:id="90087" w:author="מנוע מכני" w:date="2026-10-11T12:04:40Z">
        <w:r>
          <w:delText xml:space="preserve"> </w:delText>
        </w:r>
      </w:del>
      <w:r>
        <w:t xml:space="preserve">אמרו לר"מ:</w:t>
      </w:r>
    </w:p>
    <w:p w:rsidR="00DA63EC" w:rsidRDefault="00DA63EC" w:rsidP="00DA63EC">
      <w:pPr>
        <w:tabs>
          <w:tab w:val="center" w:pos="2835"/>
        </w:tabs>
        <w:rPr>
          <w:rtl/>
        </w:rPr>
      </w:pPr>
      <w:del w:id="98402" w:author="מנוע מכני" w:date="2026-10-11T12:04:40Z">
        <w:r>
          <w:rPr>
            <w:rtl/>
          </w:rPr>
          <w:delText xml:space="preserve"> </w:delText>
        </w:r>
      </w:del>
      <w:r>
        <w:rPr>
          <w:rtl/>
        </w:rPr>
        <w:t xml:space="preserve">והלא אדם מביא אשמו היום ולוגו מיכן ועד י' ימים!</w:t>
      </w:r>
    </w:p>
    <w:p>
      <w:pPr>
        <w:pStyle w:val="38"/>
        <w:rPr>
          <w:ins w:id="98403" w:author="מנוע מכני" w:date="2026-10-11T12:04:40Z"/>
        </w:rPr>
      </w:pPr>
      <w:r>
        <w:t xml:space="preserve">אמר</w:t>
      </w:r>
      <w:r>
        <w:t xml:space="preserve"> להן:</w:t>
      </w:r>
    </w:p>
    <w:p w:rsidR="00DA63EC" w:rsidRDefault="00DA63EC" w:rsidP="00DA63EC">
      <w:pPr>
        <w:tabs>
          <w:tab w:val="center" w:pos="2835"/>
        </w:tabs>
        <w:rPr>
          <w:rtl/>
        </w:rPr>
      </w:pPr>
      <w:del w:id="98404" w:author="מנוע מכני" w:date="2026-10-11T12:04:40Z">
        <w:r>
          <w:rPr>
            <w:rtl/>
          </w:rPr>
          <w:delText xml:space="preserve"> </w:delText>
        </w:r>
      </w:del>
      <w:r>
        <w:rPr>
          <w:rtl/>
        </w:rPr>
        <w:t xml:space="preserve">אף אני </w:t>
      </w:r>
      <w:r>
        <w:rPr>
          <w:rtl/>
        </w:rPr>
        <w:t xml:space="preserve">לא</w:t>
      </w:r>
      <w:r>
        <w:rPr>
          <w:rtl/>
        </w:rPr>
        <w:t xml:space="preserve"> אמרתי אלא בבא עם האשם, [</w:t>
      </w:r>
      <w:r>
        <w:rPr>
          <w:rtl/>
        </w:rPr>
        <w:t xml:space="preserve">א"ל</w:t>
      </w:r>
      <w:r>
        <w:rPr>
          <w:rtl/>
        </w:rPr>
        <w:t xml:space="preserve">]: אפשר לשנותו לאשם אחר.</w:t>
      </w:r>
    </w:p>
    <w:p>
      <w:pPr>
        <w:pStyle w:val="38"/>
        <w:rPr>
          <w:ins w:id="98405" w:author="מנוע מכני" w:date="2026-10-11T12:04:40Z"/>
        </w:rPr>
      </w:pPr>
      <w:r>
        <w:t xml:space="preserve">- רבא, </w:t>
      </w:r>
      <w:ins w:id="90853" w:author="מנוע מכני" w:date="2026-10-11T12:04:40Z">
        <w:r>
          <w:t xml:space="preserve">סבר</w:t>
        </w:r>
      </w:ins>
      <w:del w:id="90854" w:author="מנוע מכני" w:date="2026-10-11T12:04:40Z">
        <w:r>
          <w:delText xml:space="preserve">קסבר</w:delText>
        </w:r>
      </w:del>
      <w:r>
        <w:t xml:space="preserve"> ר</w:t>
      </w:r>
      <w:r>
        <w:t>"מ</w:t>
      </w:r>
      <w:r>
        <w:t xml:space="preserve">:</w:t>
      </w:r>
    </w:p>
    <w:p w:rsidR="00DA63EC" w:rsidRDefault="00DA63EC" w:rsidP="00DA63EC">
      <w:pPr>
        <w:pStyle w:val="affffb"/>
        <w:rPr>
          <w:rtl/>
        </w:rPr>
      </w:pPr>
      <w:del w:id="98406" w:author="מנוע מכני" w:date="2026-10-11T12:04:40Z">
        <w:r>
          <w:rPr>
            <w:rtl/>
          </w:rPr>
          <w:delText xml:space="preserve"> </w:delText>
        </w:r>
      </w:del>
      <w:r>
        <w:rPr>
          <w:rtl/>
        </w:rPr>
        <w:t xml:space="preserve">הוקבעו בשחיטה כלחמי תודה.</w:t>
      </w:r>
    </w:p>
    <w:p w:rsidR="00DA63EC" w:rsidRDefault="00DA63EC" w:rsidP="00DA63EC">
      <w:pPr>
        <w:pStyle w:val="affffd"/>
        <w:rPr>
          <w:rtl/>
        </w:rPr>
      </w:pPr>
      <w:r>
        <w:rPr>
          <w:rtl/>
        </w:rPr>
        <w:lastRenderedPageBreak/>
        <w:t>׹</w:t>
      </w:r>
    </w:p>
    <w:p w:rsidR="00DA63EC" w:rsidRDefault="00DA63EC" w:rsidP="00DA63EC">
      <w:pPr>
        <w:pStyle w:val="afff3"/>
        <w:framePr w:wrap="around"/>
        <w:rPr>
          <w:rtl/>
        </w:rPr>
      </w:pPr>
      <w:r>
        <w:rPr>
          <w:rFonts w:hint="cs"/>
          <w:rtl/>
        </w:rPr>
        <w:t>טז.</w:t>
      </w:r>
    </w:p>
    <w:p>
      <w:pPr>
        <w:pStyle w:val="MishnaBatzad"/>
        <w:rPr>
          <w:ins w:id="20338" w:author="קלוד" w:date="2026-10-11T09:07:26Z"/>
        </w:rPr>
      </w:pPr>
      <w:ins w:id="20337" w:author="קלוד" w:date="2026-10-11T09:07:26Z">
        <w:r>
          <w:t xml:space="preserve">משנה ה</w:t>
        </w:r>
      </w:ins>
    </w:p>
    <w:p w:rsidR="00DA63EC" w:rsidRPr="000A334C" w:rsidRDefault="00DA63EC" w:rsidP="003B6D22">
      <w:pPr>
        <w:pStyle w:val="afff9"/>
        <w:rPr>
          <w:del w:id="20146" w:author="קלוד" w:date="2026-10-11T09:07:26Z"/>
          <w:rtl/>
        </w:rPr>
      </w:pPr>
      <w:del w:id="20145" w:author="קלוד" w:date="2026-10-11T09:07:26Z">
        <w:r w:rsidRPr="000A334C">
          <w:rPr>
            <w:rtl/>
          </w:rPr>
          <w:delText xml:space="preserve">מתני'.</w:delText>
        </w:r>
      </w:del>
    </w:p>
    <w:p w:rsidR="00DA63EC" w:rsidRPr="000A334C" w:rsidRDefault="00DA63EC" w:rsidP="003B6D22">
      <w:pPr>
        <w:pStyle w:val="afff9"/>
        <w:spacing w:before="120"/>
        <w:rPr>
          <w:rtl/>
        </w:rPr>
        <w:pPrChange w:id="90011" w:author="קלוד" w:date="2026-10-11T12:09:42Z">
          <w:pPr>
            <w:pStyle w:val="afff9"/>
          </w:pPr>
        </w:pPrChange>
      </w:pPr>
      <w:r w:rsidRPr="000A334C">
        <w:rPr>
          <w:rtl/>
        </w:rPr>
        <w:t xml:space="preserve">פיגל בקומץ ולא בלבונה, בלבונה ולא בקומץ </w:t>
      </w:r>
    </w:p>
    <w:p w:rsidR="00DA63EC" w:rsidRPr="000A334C" w:rsidRDefault="00DA63EC" w:rsidP="003B6D22">
      <w:pPr>
        <w:pStyle w:val="afff9"/>
        <w:rPr>
          <w:rtl/>
        </w:rPr>
      </w:pPr>
      <w:r>
        <w:rPr>
          <w:rFonts w:hint="cs"/>
          <w:rtl/>
        </w:rPr>
        <w:t xml:space="preserve">ל</w:t>
      </w:r>
      <w:r>
        <w:rPr>
          <w:rStyle w:val="TanaimMishna"/>
          <w:rFonts w:hint="cs"/>
          <w:rtl/>
          <w:rPrChange w:id="103641" w:author="Claude" w:date="2026-10-11T09:07:48Z">
            <w:rPr>
              <w:rFonts w:hint="cs"/>
              <w:rtl/>
            </w:rPr>
          </w:rPrChange>
        </w:rPr>
        <w:t xml:space="preserve">ר</w:t>
      </w:r>
      <w:r>
        <w:rPr>
          <w:rStyle w:val="TanaimMishna"/>
          <w:rtl/>
          <w:rPrChange w:id="103642" w:author="Claude" w:date="2026-10-11T09:07:48Z">
            <w:rPr>
              <w:rtl/>
            </w:rPr>
          </w:rPrChange>
        </w:rPr>
        <w:t xml:space="preserve">"</w:t>
      </w:r>
      <w:r>
        <w:rPr>
          <w:rStyle w:val="TanaimMishna"/>
          <w:rFonts w:hint="cs"/>
          <w:rtl/>
          <w:rPrChange w:id="103643" w:author="Claude" w:date="2026-10-11T09:07:48Z">
            <w:rPr>
              <w:rFonts w:hint="cs"/>
              <w:rtl/>
            </w:rPr>
          </w:rPrChange>
        </w:rPr>
        <w:t xml:space="preserve">מ</w:t>
      </w:r>
      <w:r>
        <w:rPr>
          <w:rStyle w:val="TanaimMishna"/>
          <w:rtl/>
          <w:rPrChange w:id="103644" w:author="Claude" w:date="2026-10-11T09:07:48Z">
            <w:rPr>
              <w:rtl/>
            </w:rPr>
          </w:rPrChange>
        </w:rPr>
        <w:t xml:space="preserve">:</w:t>
      </w:r>
      <w:r>
        <w:rPr>
          <w:rtl/>
        </w:rPr>
        <w:t xml:space="preserve"> פיגול וחייבין עליו כרת, וחכ</w:t>
      </w:r>
      <w:r w:rsidRPr="000A334C">
        <w:rPr>
          <w:rFonts w:hint="cs"/>
          <w:rtl/>
        </w:rPr>
        <w:t>"א</w:t>
      </w:r>
      <w:r w:rsidRPr="000A334C">
        <w:rPr>
          <w:rtl/>
        </w:rPr>
        <w:t>: אין בו כרת עד שיפגל בכל המתיר.</w:t>
      </w:r>
    </w:p>
    <w:p w:rsidR="00DA63EC" w:rsidRPr="000A334C" w:rsidRDefault="00DA63EC" w:rsidP="003B6D22">
      <w:pPr>
        <w:pStyle w:val="afff9"/>
        <w:rPr>
          <w:rtl/>
        </w:rPr>
      </w:pPr>
      <w:r>
        <w:rPr>
          <w:rtl/>
        </w:rPr>
        <w:t xml:space="preserve">ומודים </w:t>
      </w:r>
      <w:r>
        <w:rPr>
          <w:rStyle w:val="TanaimMishna"/>
          <w:rtl/>
          <w:rPrChange w:id="20007" w:author="קלוד" w:date="2026-10-11T09:07:26Z">
            <w:rPr>
              <w:rtl/>
            </w:rPr>
          </w:rPrChange>
        </w:rPr>
        <w:t xml:space="preserve">חכמים</w:t>
      </w:r>
      <w:r>
        <w:rPr>
          <w:rtl/>
        </w:rPr>
        <w:t xml:space="preserve"> ל</w:t>
      </w:r>
      <w:r>
        <w:rPr>
          <w:rStyle w:val="TanaimMishna"/>
          <w:rtl/>
          <w:rPrChange w:id="103645" w:author="Claude" w:date="2026-10-11T09:07:48Z">
            <w:rPr>
              <w:rtl/>
            </w:rPr>
          </w:rPrChange>
        </w:rPr>
        <w:t xml:space="preserve">ר' מאיר</w:t>
      </w:r>
      <w:r>
        <w:rPr>
          <w:rtl/>
        </w:rPr>
        <w:t xml:space="preserve"> במנחת חוטא ובמנחת קנאות, שאם פיגל בקומץ שהוא פיגול וחייבין עליו כרת, שהקומץ הוא המתיר.</w:t>
      </w:r>
    </w:p>
    <w:p w:rsidR="00DA63EC" w:rsidRPr="00E105BC" w:rsidRDefault="00DA63EC" w:rsidP="003B6D22">
      <w:pPr>
        <w:pStyle w:val="afff9"/>
        <w:rPr>
          <w:spacing w:val="-2"/>
          <w:rtl/>
        </w:rPr>
      </w:pPr>
      <w:r w:rsidRPr="00E105BC">
        <w:rPr>
          <w:spacing w:val="-2"/>
          <w:rtl/>
        </w:rPr>
        <w:t xml:space="preserve">שחט אחד מן הכבשים לאכול ב' חלות למחר, הקטיר אחד מן הבזיכין לאכול ב' סדרים למחר </w:t>
      </w:r>
    </w:p>
    <w:p w:rsidR="00DA63EC" w:rsidRPr="000A334C" w:rsidRDefault="00DA63EC" w:rsidP="003B6D22">
      <w:pPr>
        <w:pStyle w:val="afff9"/>
        <w:rPr>
          <w:rtl/>
        </w:rPr>
      </w:pPr>
      <w:r>
        <w:rPr>
          <w:rtl/>
        </w:rPr>
        <w:t xml:space="preserve">	</w:t>
      </w:r>
      <w:r>
        <w:rPr>
          <w:rStyle w:val="TanaimMishna"/>
          <w:rtl/>
          <w:rPrChange w:id="103646" w:author="Claude" w:date="2026-10-11T09:07:48Z">
            <w:rPr>
              <w:rtl/>
            </w:rPr>
          </w:rPrChange>
        </w:rPr>
        <w:t xml:space="preserve">ר"מ</w:t>
      </w:r>
      <w:r>
        <w:rPr>
          <w:rtl/>
        </w:rPr>
        <w:t xml:space="preserve"> אומר</w:t>
      </w:r>
      <w:r>
        <w:rPr>
          <w:rStyle w:val="TanaimMishna"/>
          <w:rtl/>
          <w:rPrChange w:id="103647" w:author="Claude" w:date="2026-10-11T09:07:48Z">
            <w:rPr>
              <w:rtl/>
            </w:rPr>
          </w:rPrChange>
        </w:rPr>
        <w:t xml:space="preserve">:</w:t>
      </w:r>
      <w:r>
        <w:rPr>
          <w:rtl/>
        </w:rPr>
        <w:t xml:space="preserve"> פיגול וחייבין עליו כרת, </w:t>
      </w:r>
    </w:p>
    <w:p w:rsidR="00DA63EC" w:rsidRPr="000A334C" w:rsidRDefault="00DA63EC" w:rsidP="003B6D22">
      <w:pPr>
        <w:pStyle w:val="afff9"/>
        <w:rPr>
          <w:rtl/>
        </w:rPr>
      </w:pPr>
      <w:r>
        <w:rPr>
          <w:rtl/>
        </w:rPr>
        <w:t xml:space="preserve">	ו</w:t>
      </w:r>
      <w:r>
        <w:rPr>
          <w:rStyle w:val="TanaimMishna"/>
          <w:rtl/>
          <w:rPrChange w:id="20008" w:author="קלוד" w:date="2026-10-11T09:07:26Z">
            <w:rPr>
              <w:rtl/>
            </w:rPr>
          </w:rPrChange>
        </w:rPr>
        <w:t xml:space="preserve">חכמים</w:t>
      </w:r>
      <w:r>
        <w:rPr>
          <w:rtl/>
        </w:rPr>
        <w:t xml:space="preserve"> אומרים</w:t>
      </w:r>
      <w:r>
        <w:rPr>
          <w:rStyle w:val="TanaimMishna"/>
          <w:rtl/>
          <w:rPrChange w:id="103648" w:author="Claude" w:date="2026-10-11T09:07:48Z">
            <w:rPr>
              <w:rtl/>
            </w:rPr>
          </w:rPrChange>
        </w:rPr>
        <w:t xml:space="preserve">:</w:t>
      </w:r>
      <w:r>
        <w:rPr>
          <w:rtl/>
        </w:rPr>
        <w:t xml:space="preserve"> אין בו כרת עד שיפגל בכל המתיר.</w:t>
      </w:r>
    </w:p>
    <w:p w:rsidR="00DA63EC" w:rsidRPr="000A334C" w:rsidRDefault="00DA63EC" w:rsidP="003B6D22">
      <w:pPr>
        <w:pStyle w:val="afff9"/>
        <w:rPr>
          <w:rtl/>
        </w:rPr>
      </w:pPr>
      <w:r w:rsidRPr="000A334C">
        <w:rPr>
          <w:rtl/>
        </w:rPr>
        <w:t xml:space="preserve">שחט אחד מן הכבשים </w:t>
      </w:r>
      <w:r w:rsidRPr="000A334C">
        <w:rPr>
          <w:rtl/>
        </w:rPr>
        <w:tab/>
        <w:t xml:space="preserve">לאכול ממנו למחר - הוא פיגול וחבירו כשר, </w:t>
      </w:r>
    </w:p>
    <w:p w:rsidR="00DA63EC" w:rsidRPr="000A334C" w:rsidRDefault="00DA63EC" w:rsidP="003B6D22">
      <w:pPr>
        <w:pStyle w:val="afff9"/>
        <w:rPr>
          <w:rtl/>
        </w:rPr>
      </w:pPr>
      <w:r w:rsidRPr="000A334C">
        <w:rPr>
          <w:rtl/>
        </w:rPr>
        <w:tab/>
      </w:r>
      <w:r w:rsidRPr="000A334C">
        <w:rPr>
          <w:rtl/>
        </w:rPr>
        <w:tab/>
      </w:r>
      <w:r w:rsidRPr="000A334C">
        <w:rPr>
          <w:rtl/>
        </w:rPr>
        <w:tab/>
      </w:r>
      <w:r w:rsidRPr="000A334C">
        <w:rPr>
          <w:rtl/>
        </w:rPr>
        <w:tab/>
      </w:r>
      <w:r w:rsidRPr="000A334C">
        <w:rPr>
          <w:rtl/>
        </w:rPr>
        <w:tab/>
        <w:t>לאכול מחבירו למחר - שניהם כשרים.</w:t>
      </w:r>
    </w:p>
    <w:p w:rsidR="00DA63EC" w:rsidRDefault="00DA63EC" w:rsidP="00DA63EC">
      <w:pPr>
        <w:pStyle w:val="affffd"/>
        <w:rPr>
          <w:rtl/>
        </w:rPr>
      </w:pPr>
      <w:r>
        <w:rPr>
          <w:rtl/>
        </w:rPr>
        <w:t>׹</w:t>
      </w:r>
    </w:p>
    <w:p>
      <w:pPr>
        <w:pStyle w:val="afffff8"/>
        <w:rPr>
          <w:ins w:id="90759" w:author="קלוד" w:date="2026-10-11T12:32:08Z"/>
        </w:rPr>
      </w:pPr>
      <w:ins w:id="90760" w:author="קלוד" w:date="2026-10-11T12:32:08Z">
        <w:r>
          <w:rPr>
            <w:color w:val="7B3F00"/>
          </w:rPr>
          <w:t xml:space="preserve">פיגל בקומץ ולא בלבונה - מחלוקת כשנתן קומץ בשתיקה</w:t>
        </w:r>
      </w:ins>
    </w:p>
    <w:p>
      <w:pPr>
        <w:pStyle w:val="38"/>
        <w:rPr>
          <w:ins w:id="98408" w:author="מנוע מכני" w:date="2026-10-11T12:04:40Z"/>
        </w:rPr>
      </w:pPr>
      <w:del w:id="98407" w:author="מנוע מכני" w:date="2026-10-11T12:04:40Z">
        <w:r>
          <w:delText xml:space="preserve">•</w:delText>
        </w:r>
      </w:del>
      <w:r>
        <w:t xml:space="preserve"> </w:t>
      </w:r>
      <w:r w:rsidRPr="0009285B">
        <w:t>רב</w:t>
      </w:r>
      <w:r>
        <w:t xml:space="preserve">:</w:t>
      </w:r>
    </w:p>
    <w:p w:rsidR="00DA63EC" w:rsidRDefault="00DA63EC" w:rsidP="00DA63EC">
      <w:pPr>
        <w:tabs>
          <w:tab w:val="center" w:pos="2835"/>
        </w:tabs>
        <w:rPr>
          <w:rtl/>
        </w:rPr>
      </w:pPr>
      <w:del w:id="98409" w:author="מנוע מכני" w:date="2026-10-11T12:04:40Z">
        <w:r>
          <w:rPr>
            <w:rtl/>
          </w:rPr>
          <w:delText xml:space="preserve"> </w:delText>
        </w:r>
      </w:del>
      <w:r>
        <w:rPr>
          <w:rtl/>
        </w:rPr>
        <w:t xml:space="preserve">מחלוקת - שנתן את הקומץ בשתיקה ואת הלבונה במחשבה, </w:t>
      </w:r>
    </w:p>
    <w:p w:rsidR="00DA63EC" w:rsidRPr="00E105BC" w:rsidRDefault="00DA63EC" w:rsidP="00DA63EC">
      <w:pPr>
        <w:tabs>
          <w:tab w:val="center" w:pos="2835"/>
        </w:tabs>
        <w:rPr>
          <w:spacing w:val="-6"/>
          <w:rtl/>
        </w:rPr>
      </w:pPr>
      <w:r w:rsidRPr="00E105BC">
        <w:rPr>
          <w:spacing w:val="-6"/>
          <w:rtl/>
        </w:rPr>
        <w:t xml:space="preserve">אבל נתן הקומץ במחשבה והלבונה בשתיקה </w:t>
      </w:r>
      <w:r w:rsidRPr="00E105BC">
        <w:rPr>
          <w:rFonts w:hint="cs"/>
          <w:spacing w:val="-6"/>
          <w:rtl/>
        </w:rPr>
        <w:t>לכו</w:t>
      </w:r>
      <w:r w:rsidRPr="00E105BC">
        <w:rPr>
          <w:spacing w:val="-6"/>
          <w:rtl/>
        </w:rPr>
        <w:t>"</w:t>
      </w:r>
      <w:r w:rsidRPr="00E105BC">
        <w:rPr>
          <w:rFonts w:hint="cs"/>
          <w:spacing w:val="-6"/>
          <w:rtl/>
        </w:rPr>
        <w:t xml:space="preserve">ע</w:t>
      </w:r>
      <w:r w:rsidRPr="00E105BC">
        <w:rPr>
          <w:rFonts w:hint="cs"/>
          <w:spacing w:val="-6"/>
          <w:rtl/>
        </w:rPr>
        <w:t xml:space="preserve"> </w:t>
      </w:r>
      <w:r w:rsidRPr="00E105BC">
        <w:rPr>
          <w:spacing w:val="-6"/>
          <w:rtl/>
        </w:rPr>
        <w:t xml:space="preserve">פיגול, שכל העושה על דעת ראשונה הוא עושה</w:t>
      </w:r>
      <w:ins w:id="94215" w:author="מנוע מכני" w:date="2026-10-11T12:04:40Z">
        <w:r>
          <w:rPr>
            <w:spacing w:val="-6"/>
            <w:rtl/>
          </w:rPr>
          <w:t xml:space="preserve">,</w:t>
        </w:r>
      </w:ins>
      <w:del w:id="94216" w:author="מנוע מכני" w:date="2026-10-11T12:04:40Z">
        <w:r w:rsidRPr="00E105BC">
          <w:rPr>
            <w:spacing w:val="-6"/>
            <w:rtl/>
          </w:rPr>
          <w:delText xml:space="preserve">;</w:delText>
        </w:r>
      </w:del>
      <w:r w:rsidRPr="00E105BC">
        <w:rPr>
          <w:spacing w:val="-6"/>
          <w:rtl/>
        </w:rPr>
        <w:t xml:space="preserve"> </w:t>
      </w:r>
    </w:p>
    <w:p>
      <w:pPr>
        <w:pStyle w:val="38"/>
        <w:rPr>
          <w:ins w:id="98410" w:author="מנוע מכני" w:date="2026-10-11T12:04:40Z"/>
        </w:rPr>
      </w:pPr>
      <w:r w:rsidRPr="0009285B">
        <w:t>ושמואל</w:t>
      </w:r>
      <w:r>
        <w:t xml:space="preserve">:</w:t>
      </w:r>
    </w:p>
    <w:p w:rsidR="00DA63EC" w:rsidRDefault="00DA63EC" w:rsidP="00DA63EC">
      <w:pPr>
        <w:tabs>
          <w:tab w:val="center" w:pos="2835"/>
        </w:tabs>
        <w:rPr>
          <w:rtl/>
        </w:rPr>
      </w:pPr>
      <w:del w:id="98411" w:author="מנוע מכני" w:date="2026-10-11T12:04:40Z">
        <w:r>
          <w:rPr>
            <w:rtl/>
          </w:rPr>
          <w:delText xml:space="preserve"> </w:delText>
        </w:r>
      </w:del>
      <w:r>
        <w:rPr>
          <w:rtl/>
        </w:rPr>
        <w:t xml:space="preserve">עדיין הוא מחלוקת.</w:t>
      </w:r>
    </w:p>
    <w:p w:rsidR="00DA63EC" w:rsidRDefault="00DA63EC" w:rsidP="00DA63EC">
      <w:pPr>
        <w:tabs>
          <w:tab w:val="center" w:pos="2835"/>
        </w:tabs>
        <w:rPr>
          <w:rtl/>
        </w:rPr>
      </w:pPr>
      <w:r>
        <w:rPr>
          <w:rtl/>
        </w:rPr>
        <w:t>י</w:t>
      </w:r>
      <w:r>
        <w:rPr>
          <w:rFonts w:hint="cs"/>
          <w:rtl/>
        </w:rPr>
        <w:t>שב</w:t>
      </w:r>
      <w:r>
        <w:rPr>
          <w:rtl/>
        </w:rPr>
        <w:t xml:space="preserve"> </w:t>
      </w:r>
      <w:r>
        <w:rPr>
          <w:rStyle w:val="2fb"/>
          <w:rtl/>
        </w:rPr>
        <w:t xml:space="preserve">רבא</w:t>
      </w:r>
      <w:r>
        <w:rPr>
          <w:rtl/>
        </w:rPr>
        <w:t xml:space="preserve"> ואמר לה</w:t>
      </w:r>
      <w:r>
        <w:rPr>
          <w:rFonts w:hint="cs"/>
          <w:rtl/>
        </w:rPr>
        <w:t>ך</w:t>
      </w:r>
      <w:r>
        <w:rPr>
          <w:rtl/>
        </w:rPr>
        <w:t xml:space="preserve"> </w:t>
      </w:r>
      <w:ins w:id="95793" w:author="מנוע מכני" w:date="2026-10-11T12:04:40Z">
        <w:r>
          <w:rPr>
            <w:rtl/>
          </w:rPr>
          <w:t xml:space="preserve">שמועה</w:t>
        </w:r>
      </w:ins>
      <w:del w:id="95794" w:author="מנוע מכני" w:date="2026-10-11T12:04:40Z">
        <w:r>
          <w:rPr>
            <w:rtl/>
          </w:rPr>
          <w:delText xml:space="preserve">שמעתא</w:delText>
        </w:r>
      </w:del>
      <w:r>
        <w:rPr>
          <w:rtl/>
        </w:rPr>
        <w:t xml:space="preserve">.</w:t>
      </w:r>
      <w:r>
        <w:rPr>
          <w:rFonts w:hint="cs"/>
          <w:rtl/>
        </w:rPr>
        <w:t xml:space="preserve"> והקשה </w:t>
      </w:r>
      <w:r>
        <w:rPr>
          <w:rStyle w:val="2fb"/>
          <w:rFonts w:hint="cs"/>
          <w:rtl/>
        </w:rPr>
        <w:t xml:space="preserve">ראבר</w:t>
      </w:r>
      <w:r>
        <w:rPr>
          <w:rStyle w:val="2fb"/>
          <w:rtl/>
        </w:rPr>
        <w:t>"</w:t>
      </w:r>
      <w:r>
        <w:rPr>
          <w:rStyle w:val="2fb"/>
          <w:rFonts w:hint="cs"/>
          <w:rtl/>
        </w:rPr>
        <w:t xml:space="preserve">ה</w:t>
      </w:r>
      <w:r>
        <w:rPr>
          <w:rFonts w:hint="cs"/>
          <w:rtl/>
        </w:rPr>
        <w:t xml:space="preserve"> ד</w:t>
      </w:r>
      <w:r>
        <w:rPr>
          <w:rtl/>
        </w:rPr>
        <w:t xml:space="preserve">בד"א - בקמיצה ובמתן כלי ובהילוך, </w:t>
      </w:r>
    </w:p>
    <w:p w:rsidR="00DA63EC" w:rsidRPr="00E105BC" w:rsidRDefault="00DA63EC" w:rsidP="00DA63EC">
      <w:pPr>
        <w:tabs>
          <w:tab w:val="center" w:pos="2835"/>
        </w:tabs>
        <w:rPr>
          <w:spacing w:val="-6"/>
          <w:rtl/>
        </w:rPr>
      </w:pPr>
      <w:r w:rsidRPr="00E105BC">
        <w:rPr>
          <w:spacing w:val="-6"/>
          <w:rtl/>
        </w:rPr>
        <w:t xml:space="preserve">אבל בא לו </w:t>
      </w:r>
      <w:r w:rsidRPr="00E105BC">
        <w:rPr>
          <w:b/>
          <w:bCs/>
          <w:spacing w:val="-6"/>
          <w:rtl/>
        </w:rPr>
        <w:t>להקטרה</w:t>
      </w:r>
      <w:r w:rsidRPr="00E105BC">
        <w:rPr>
          <w:spacing w:val="-6"/>
          <w:rtl/>
        </w:rPr>
        <w:t xml:space="preserve">, נתן הקומץ בשתיקה והלבונה במחשבה, </w:t>
      </w:r>
      <w:r w:rsidRPr="00E105BC">
        <w:rPr>
          <w:b/>
          <w:bCs/>
          <w:spacing w:val="-6"/>
          <w:rtl/>
        </w:rPr>
        <w:t>א</w:t>
      </w:r>
      <w:r w:rsidRPr="00E105BC">
        <w:rPr>
          <w:rFonts w:hint="cs"/>
          <w:b/>
          <w:bCs/>
          <w:spacing w:val="-6"/>
          <w:rtl/>
        </w:rPr>
        <w:t>ו</w:t>
      </w:r>
      <w:r w:rsidRPr="00E105BC">
        <w:rPr>
          <w:b/>
          <w:bCs/>
          <w:spacing w:val="-6"/>
          <w:rtl/>
        </w:rPr>
        <w:t xml:space="preserve"> הקומץ במחשבה והלבונה בשתיקה</w:t>
      </w:r>
      <w:r w:rsidRPr="00E105BC">
        <w:rPr>
          <w:spacing w:val="-6"/>
          <w:rtl/>
        </w:rPr>
        <w:t xml:space="preserve"> </w:t>
      </w:r>
    </w:p>
    <w:p w:rsidR="00DA63EC" w:rsidRDefault="00DA63EC" w:rsidP="00DA63EC">
      <w:pPr>
        <w:tabs>
          <w:tab w:val="center" w:pos="2835"/>
        </w:tabs>
        <w:rPr>
          <w:rtl/>
        </w:rPr>
      </w:pPr>
      <w:r>
        <w:rPr>
          <w:rtl/>
        </w:rPr>
        <w:tab/>
      </w:r>
      <w:r>
        <w:rPr>
          <w:rFonts w:hint="cs"/>
          <w:rtl/>
        </w:rPr>
        <w:t>לר'מ</w:t>
      </w:r>
      <w:r>
        <w:rPr>
          <w:rtl/>
        </w:rPr>
        <w:t>: פיגול וחייבין עליו כרת, וחכ"</w:t>
      </w:r>
      <w:r>
        <w:rPr>
          <w:rFonts w:hint="cs"/>
          <w:rtl/>
        </w:rPr>
        <w:t>א</w:t>
      </w:r>
      <w:r>
        <w:rPr>
          <w:rtl/>
        </w:rPr>
        <w:t xml:space="preserve">: אין בו כרת עד שיפגל בכל המתיר</w:t>
      </w:r>
      <w:ins w:id="94217" w:author="מנוע מכני" w:date="2026-10-11T12:04:40Z">
        <w:r>
          <w:rPr>
            <w:rtl/>
          </w:rPr>
          <w:t xml:space="preserve">,</w:t>
        </w:r>
      </w:ins>
      <w:del w:id="94218" w:author="מנוע מכני" w:date="2026-10-11T12:04:40Z">
        <w:r>
          <w:rPr>
            <w:rtl/>
          </w:rPr>
          <w:delText xml:space="preserve">;</w:delText>
        </w:r>
      </w:del>
      <w:r>
        <w:rPr>
          <w:rtl/>
        </w:rPr>
        <w:t xml:space="preserve"> </w:t>
      </w:r>
    </w:p>
    <w:p>
      <w:pPr>
        <w:pStyle w:val="38"/>
        <w:rPr>
          <w:ins w:id="98412" w:author="מנוע מכני" w:date="2026-10-11T12:04:40Z"/>
        </w:rPr>
      </w:pPr>
      <w:r w:rsidRPr="00E105BC">
        <w:t>וא</w:t>
      </w:r>
      <w:r w:rsidRPr="00E105BC">
        <w:t>"</w:t>
      </w:r>
      <w:r w:rsidRPr="00E105BC">
        <w:t xml:space="preserve">א</w:t>
      </w:r>
    </w:p>
    <w:p w:rsidR="00DA63EC" w:rsidRPr="00E105BC" w:rsidRDefault="00DA63EC" w:rsidP="00DA63EC">
      <w:pPr>
        <w:tabs>
          <w:tab w:val="center" w:pos="2835"/>
        </w:tabs>
        <w:rPr>
          <w:b/>
          <w:bCs/>
          <w:spacing w:val="-2"/>
          <w:rtl/>
        </w:rPr>
      </w:pPr>
      <w:del w:id="98413" w:author="מנוע מכני" w:date="2026-10-11T12:04:40Z">
        <w:r w:rsidRPr="00E105BC">
          <w:rPr>
            <w:rFonts w:hint="cs"/>
            <w:spacing w:val="-2"/>
            <w:rtl/>
          </w:rPr>
          <w:delText xml:space="preserve"> </w:delText>
        </w:r>
      </w:del>
      <w:r w:rsidRPr="00E105BC">
        <w:rPr>
          <w:rFonts w:hint="cs"/>
          <w:spacing w:val="-2"/>
          <w:rtl/>
        </w:rPr>
        <w:t xml:space="preserve">לומר ד</w:t>
      </w:r>
      <w:r w:rsidRPr="00E105BC">
        <w:rPr>
          <w:spacing w:val="-2"/>
          <w:rtl/>
        </w:rPr>
        <w:t xml:space="preserve">כבר נתן הלבונה בשתיקה </w:t>
      </w:r>
      <w:r w:rsidRPr="00E105BC">
        <w:rPr>
          <w:rFonts w:hint="cs"/>
          <w:spacing w:val="-2"/>
          <w:rtl/>
        </w:rPr>
        <w:t xml:space="preserve">מתחילה א. דהיינו הדוגמא הראשונה ועוד </w:t>
      </w:r>
      <w:r w:rsidRPr="00E105BC">
        <w:rPr>
          <w:rFonts w:hint="cs"/>
          <w:spacing w:val="-2"/>
          <w:rtl/>
        </w:rPr>
        <w:t xml:space="preserve">דתניא</w:t>
      </w:r>
      <w:r w:rsidRPr="00E105BC">
        <w:rPr>
          <w:rFonts w:hint="cs"/>
          <w:spacing w:val="-2"/>
          <w:rtl/>
        </w:rPr>
        <w:t xml:space="preserve"> </w:t>
      </w:r>
      <w:r w:rsidRPr="00E105BC">
        <w:rPr>
          <w:rFonts w:hint="cs"/>
          <w:b/>
          <w:bCs/>
          <w:spacing w:val="-2"/>
          <w:rtl/>
        </w:rPr>
        <w:t>אח</w:t>
      </w:r>
      <w:r w:rsidRPr="00E105BC">
        <w:rPr>
          <w:b/>
          <w:bCs/>
          <w:spacing w:val="-2"/>
          <w:rtl/>
        </w:rPr>
        <w:t>"</w:t>
      </w:r>
      <w:r w:rsidRPr="00E105BC">
        <w:rPr>
          <w:rFonts w:hint="cs"/>
          <w:b/>
          <w:bCs/>
          <w:spacing w:val="-2"/>
          <w:rtl/>
        </w:rPr>
        <w:t>כ</w:t>
      </w:r>
    </w:p>
    <w:p>
      <w:pPr>
        <w:pStyle w:val="38"/>
        <w:rPr>
          <w:ins w:id="98414" w:author="מנוע מכני" w:date="2026-10-11T12:04:40Z"/>
        </w:rPr>
      </w:pPr>
      <w:r>
        <w:t xml:space="preserve">- </w:t>
      </w:r>
      <w:r w:rsidRPr="0009285B">
        <w:t xml:space="preserve">תרגמא רב חנינא:</w:t>
      </w:r>
    </w:p>
    <w:p w:rsidR="00DA63EC" w:rsidRDefault="00DA63EC" w:rsidP="00DA63EC">
      <w:pPr>
        <w:pStyle w:val="affffb"/>
        <w:rPr>
          <w:rtl/>
        </w:rPr>
      </w:pPr>
      <w:del w:id="98415" w:author="מנוע מכני" w:date="2026-10-11T12:04:40Z">
        <w:r w:rsidRPr="0009285B">
          <w:rPr>
            <w:rtl/>
          </w:rPr>
          <w:delText xml:space="preserve"> </w:delText>
        </w:r>
      </w:del>
      <w:r w:rsidRPr="0009285B">
        <w:rPr>
          <w:rtl/>
        </w:rPr>
        <w:t xml:space="preserve">בב' דיעות.</w:t>
      </w:r>
    </w:p>
    <w:p>
      <w:pPr>
        <w:pStyle w:val="38"/>
        <w:rPr>
          <w:ins w:id="98417" w:author="מנוע מכני" w:date="2026-10-11T12:04:40Z"/>
        </w:rPr>
      </w:pPr>
      <w:del w:id="98416" w:author="מנוע מכני" w:date="2026-10-11T12:04:40Z">
        <w:r>
          <w:delText xml:space="preserve">•</w:delText>
        </w:r>
      </w:del>
      <w:r>
        <w:t xml:space="preserve"> </w:t>
      </w:r>
      <w:r>
        <w:t xml:space="preserve">והך</w:t>
      </w:r>
    </w:p>
    <w:p w:rsidR="00DA63EC" w:rsidRDefault="00DA63EC" w:rsidP="00DA63EC">
      <w:pPr>
        <w:tabs>
          <w:tab w:val="center" w:pos="2835"/>
        </w:tabs>
        <w:rPr>
          <w:b/>
          <w:bCs/>
          <w:rtl/>
        </w:rPr>
      </w:pPr>
      <w:del w:id="98418" w:author="מנוע מכני" w:date="2026-10-11T12:04:40Z">
        <w:r>
          <w:rPr>
            <w:rFonts w:hint="cs"/>
            <w:rtl/>
          </w:rPr>
          <w:delText xml:space="preserve"> </w:delText>
        </w:r>
      </w:del>
      <w:r>
        <w:rPr>
          <w:rFonts w:hint="cs"/>
          <w:rtl/>
        </w:rPr>
        <w:t xml:space="preserve">ד</w:t>
      </w:r>
      <w:r>
        <w:rPr>
          <w:rtl/>
        </w:rPr>
        <w:t>בד"א - בדמים הניתנין על מזבח החיצון, אבל דמים הניתנין על מזבח הפנימי, כגון מ"ג של יום הכיפורים, ו</w:t>
      </w:r>
      <w:r>
        <w:rPr>
          <w:rFonts w:hint="cs"/>
          <w:rtl/>
        </w:rPr>
        <w:t>י</w:t>
      </w:r>
      <w:r>
        <w:rPr>
          <w:rtl/>
        </w:rPr>
        <w:t>"</w:t>
      </w:r>
      <w:r>
        <w:rPr>
          <w:rFonts w:hint="cs"/>
          <w:rtl/>
        </w:rPr>
        <w:t xml:space="preserve">א </w:t>
      </w:r>
      <w:r>
        <w:rPr>
          <w:rtl/>
        </w:rPr>
        <w:t>של פר כהן משוח, ו</w:t>
      </w:r>
      <w:r>
        <w:rPr>
          <w:rFonts w:hint="cs"/>
          <w:rtl/>
        </w:rPr>
        <w:t>י</w:t>
      </w:r>
      <w:r>
        <w:rPr>
          <w:rtl/>
        </w:rPr>
        <w:t>"</w:t>
      </w:r>
      <w:r>
        <w:rPr>
          <w:rFonts w:hint="cs"/>
          <w:rtl/>
        </w:rPr>
        <w:t xml:space="preserve">א </w:t>
      </w:r>
      <w:r>
        <w:rPr>
          <w:rtl/>
        </w:rPr>
        <w:t xml:space="preserve">של פר העלם דבר של ציבור </w:t>
      </w:r>
      <w:r w:rsidRPr="002A136F">
        <w:rPr>
          <w:b/>
          <w:bCs/>
          <w:rtl/>
        </w:rPr>
        <w:t xml:space="preserve">- פיגל בין בראשונה בין בשניה ובין בשלישית, </w:t>
      </w:r>
    </w:p>
    <w:p>
      <w:pPr>
        <w:pStyle w:val="38"/>
        <w:rPr>
          <w:ins w:id="98419" w:author="מנוע מכני" w:date="2026-10-11T12:04:40Z"/>
        </w:rPr>
      </w:pPr>
      <w:r>
        <w:tab/>
        <w:t xml:space="preserve">ר"מ</w:t>
      </w:r>
      <w:del w:id="102481" w:author="מנוע מכני" w:date="2026-10-11T12:04:40Z">
        <w:r>
          <w:tab/>
          <w:delText xml:space="preserve"> אומר</w:delText>
        </w:r>
      </w:del>
      <w:del w:id="103649" w:author="Claude" w:date="2026-10-11T09:07:48Z">
        <w:r>
          <w:delText xml:space="preserve">	</w:delText>
        </w:r>
      </w:del>
      <w:r>
        <w:t xml:space="preserve">:</w:t>
      </w:r>
    </w:p>
    <w:p w:rsidR="00DA63EC" w:rsidRDefault="00DA63EC" w:rsidP="00DA63EC">
      <w:pPr>
        <w:tabs>
          <w:tab w:val="center" w:pos="2835"/>
        </w:tabs>
        <w:rPr>
          <w:rtl/>
        </w:rPr>
      </w:pPr>
      <w:del w:id="98420" w:author="מנוע מכני" w:date="2026-10-11T12:04:40Z">
        <w:r>
          <w:rPr>
            <w:rtl/>
          </w:rPr>
          <w:tab/>
          <w:delText xml:space="preserve"> </w:delText>
        </w:r>
      </w:del>
      <w:r>
        <w:rPr>
          <w:rtl/>
        </w:rPr>
        <w:tab/>
        <w:t xml:space="preserve">פיגול וחייבין עליו כרת, וחכ"א: אין בו כרת עד שיפגל בכל המתיר</w:t>
      </w:r>
      <w:ins w:id="94219" w:author="מנוע מכני" w:date="2026-10-11T12:04:40Z">
        <w:r>
          <w:rPr>
            <w:rtl/>
          </w:rPr>
          <w:t xml:space="preserve">,</w:t>
        </w:r>
      </w:ins>
      <w:del w:id="94220" w:author="מנוע מכני" w:date="2026-10-11T12:04:40Z">
        <w:r>
          <w:rPr>
            <w:rtl/>
          </w:rPr>
          <w:tab/>
          <w:delText xml:space="preserve">;</w:delText>
        </w:r>
      </w:del>
      <w:r>
        <w:rPr>
          <w:rtl/>
        </w:rPr>
        <w:tab/>
        <w:t xml:space="preserve"> </w:t>
      </w:r>
    </w:p>
    <w:p>
      <w:pPr>
        <w:pStyle w:val="38"/>
        <w:rPr>
          <w:ins w:id="98421" w:author="מנוע מכני" w:date="2026-10-11T12:04:40Z"/>
        </w:rPr>
      </w:pPr>
      <w:r w:rsidRPr="00E105BC">
        <w:t>וא</w:t>
      </w:r>
      <w:r w:rsidRPr="00E105BC">
        <w:t>"</w:t>
      </w:r>
      <w:r w:rsidRPr="00E105BC">
        <w:t xml:space="preserve">א</w:t>
      </w:r>
    </w:p>
    <w:p w:rsidR="00DA63EC" w:rsidRPr="00E105BC" w:rsidRDefault="00DA63EC" w:rsidP="00DA63EC">
      <w:pPr>
        <w:tabs>
          <w:tab w:val="center" w:pos="2835"/>
        </w:tabs>
        <w:rPr>
          <w:spacing w:val="-2"/>
          <w:rtl/>
        </w:rPr>
      </w:pPr>
      <w:del w:id="98422" w:author="מנוע מכני" w:date="2026-10-11T12:04:40Z">
        <w:r w:rsidRPr="00E105BC">
          <w:rPr>
            <w:rFonts w:hint="cs"/>
            <w:spacing w:val="-2"/>
            <w:rtl/>
          </w:rPr>
          <w:delText xml:space="preserve"> </w:delText>
        </w:r>
      </w:del>
      <w:r w:rsidRPr="00E105BC">
        <w:rPr>
          <w:rFonts w:hint="cs"/>
          <w:spacing w:val="-2"/>
          <w:rtl/>
        </w:rPr>
        <w:t xml:space="preserve">דה</w:t>
      </w:r>
      <w:r w:rsidRPr="00E105BC">
        <w:rPr>
          <w:spacing w:val="-2"/>
          <w:rtl/>
        </w:rPr>
        <w:t>"</w:t>
      </w:r>
      <w:r w:rsidRPr="00E105BC">
        <w:rPr>
          <w:rFonts w:hint="cs"/>
          <w:spacing w:val="-2"/>
          <w:rtl/>
        </w:rPr>
        <w:t xml:space="preserve">נ בשתי דעות דהניחא </w:t>
      </w:r>
      <w:r w:rsidRPr="00E105BC">
        <w:rPr>
          <w:rFonts w:hint="cs"/>
          <w:spacing w:val="-2"/>
          <w:rtl/>
        </w:rPr>
        <w:t xml:space="preserve">למ</w:t>
      </w:r>
      <w:r w:rsidRPr="00E105BC">
        <w:rPr>
          <w:spacing w:val="-2"/>
          <w:rtl/>
        </w:rPr>
        <w:t>"</w:t>
      </w:r>
      <w:r w:rsidRPr="00E105BC">
        <w:rPr>
          <w:rFonts w:hint="cs"/>
          <w:spacing w:val="-2"/>
          <w:rtl/>
        </w:rPr>
        <w:t>ד</w:t>
      </w:r>
      <w:r w:rsidRPr="00E105BC">
        <w:rPr>
          <w:rStyle w:val="afffff0"/>
          <w:rFonts w:hint="cs"/>
          <w:spacing w:val="-2"/>
          <w:rtl/>
        </w:rPr>
        <w:t xml:space="preserve"> 'בפר אפי' </w:t>
      </w:r>
      <w:r w:rsidRPr="00E105BC">
        <w:rPr>
          <w:rFonts w:hint="cs"/>
          <w:spacing w:val="-2"/>
          <w:rtl/>
        </w:rPr>
        <w:t xml:space="preserve">בדמו של פר אלא </w:t>
      </w:r>
      <w:r w:rsidRPr="00E105BC">
        <w:rPr>
          <w:rFonts w:hint="cs"/>
          <w:spacing w:val="-2"/>
          <w:rtl/>
        </w:rPr>
        <w:t xml:space="preserve">למ</w:t>
      </w:r>
      <w:r w:rsidRPr="00E105BC">
        <w:rPr>
          <w:spacing w:val="-2"/>
          <w:rtl/>
        </w:rPr>
        <w:t>"</w:t>
      </w:r>
      <w:r w:rsidRPr="00E105BC">
        <w:rPr>
          <w:rFonts w:hint="cs"/>
          <w:spacing w:val="-2"/>
          <w:rtl/>
        </w:rPr>
        <w:t xml:space="preserve">ד</w:t>
      </w:r>
      <w:r w:rsidRPr="00E105BC">
        <w:rPr>
          <w:rFonts w:hint="cs"/>
          <w:spacing w:val="-2"/>
          <w:rtl/>
        </w:rPr>
        <w:t xml:space="preserve"> בפר' ולא בדמו של פר </w:t>
      </w:r>
    </w:p>
    <w:p>
      <w:pPr>
        <w:pStyle w:val="38"/>
        <w:rPr>
          <w:ins w:id="98423" w:author="מנוע מכני" w:date="2026-10-11T12:04:40Z"/>
        </w:rPr>
      </w:pPr>
      <w:r>
        <w:t xml:space="preserve">- </w:t>
      </w:r>
      <w:r w:rsidRPr="00FE1434">
        <w:t>רבא</w:t>
      </w:r>
      <w:r>
        <w:t>:</w:t>
      </w:r>
    </w:p>
    <w:p w:rsidR="00DA63EC" w:rsidRDefault="00DA63EC" w:rsidP="00DA63EC">
      <w:pPr>
        <w:tabs>
          <w:tab w:val="center" w:pos="2835"/>
        </w:tabs>
        <w:rPr>
          <w:rtl/>
        </w:rPr>
      </w:pPr>
      <w:del w:id="98424" w:author="מנוע מכני" w:date="2026-10-11T12:04:40Z">
        <w:r>
          <w:rPr>
            <w:rFonts w:hint="cs"/>
            <w:rtl/>
          </w:rPr>
          <w:delText xml:space="preserve"> </w:delText>
        </w:r>
      </w:del>
      <w:ins w:id="90855" w:author="מנוע מכני" w:date="2026-10-11T12:04:40Z">
        <w:r>
          <w:rPr>
            <w:rFonts w:hint="cs"/>
            <w:rtl/>
          </w:rPr>
          <w:t xml:space="preserve">כאן</w:t>
        </w:r>
      </w:ins>
      <w:del w:id="90856" w:author="מנוע מכני" w:date="2026-10-11T12:04:40Z">
        <w:r>
          <w:rPr>
            <w:rFonts w:hint="cs"/>
            <w:rtl/>
          </w:rPr>
          <w:delText xml:space="preserve">הכא</w:delText>
        </w:r>
      </w:del>
      <w:r>
        <w:rPr>
          <w:rFonts w:hint="cs"/>
          <w:rtl/>
        </w:rPr>
        <w:t xml:space="preserve"> מיירי </w:t>
      </w:r>
      <w:r>
        <w:rPr>
          <w:rtl/>
        </w:rPr>
        <w:t xml:space="preserve">שפיגל בראשונה ושתק בשניה ופיגל בשלישית, דאמרי': </w:t>
      </w:r>
      <w:ins w:id="96051" w:author="מנוע מכני" w:date="2026-10-11T12:04:40Z">
        <w:r>
          <w:rPr>
            <w:rtl/>
          </w:rPr>
          <w:t xml:space="preserve">אם </w:t>
        </w:r>
      </w:ins>
      <w:del w:id="96052" w:author="מנוע מכני" w:date="2026-10-11T12:04:40Z">
        <w:r>
          <w:rPr>
            <w:rtl/>
          </w:rPr>
          <w:delText xml:space="preserve">אי </w:delText>
        </w:r>
      </w:del>
      <w:r>
        <w:rPr>
          <w:rtl/>
        </w:rPr>
        <w:t xml:space="preserve">ס"ד</w:t>
      </w:r>
      <w:r>
        <w:rPr>
          <w:rtl/>
        </w:rPr>
        <w:t xml:space="preserve"> כל העושה על דעת ראשונה הוא עושה, </w:t>
      </w:r>
      <w:r>
        <w:rPr>
          <w:rFonts w:hint="cs"/>
          <w:rtl/>
        </w:rPr>
        <w:t xml:space="preserve">למה שוב בא לפגל בשלישית </w:t>
      </w:r>
    </w:p>
    <w:p>
      <w:pPr>
        <w:pStyle w:val="38"/>
        <w:rPr>
          <w:ins w:id="98425" w:author="מנוע מכני" w:date="2026-10-11T12:04:40Z"/>
        </w:rPr>
      </w:pPr>
      <w:r>
        <w:t xml:space="preserve">רב אשי:</w:t>
      </w:r>
    </w:p>
    <w:p w:rsidR="00DA63EC" w:rsidRDefault="00DA63EC" w:rsidP="00DA63EC">
      <w:pPr>
        <w:tabs>
          <w:tab w:val="center" w:pos="2835"/>
        </w:tabs>
        <w:rPr>
          <w:rtl/>
        </w:rPr>
      </w:pPr>
      <w:del w:id="98426" w:author="מנוע מכני" w:date="2026-10-11T12:04:40Z">
        <w:r>
          <w:rPr>
            <w:rFonts w:hint="cs"/>
            <w:rtl/>
          </w:rPr>
          <w:delText xml:space="preserve"> </w:delText>
        </w:r>
      </w:del>
      <w:r>
        <w:rPr>
          <w:rFonts w:hint="cs"/>
          <w:rtl/>
        </w:rPr>
        <w:t xml:space="preserve">לא</w:t>
      </w:r>
      <w:r>
        <w:rPr>
          <w:rFonts w:hint="cs"/>
          <w:rtl/>
        </w:rPr>
        <w:t xml:space="preserve"> כתיב שתק אלא </w:t>
      </w:r>
      <w:ins w:id="90857" w:author="מנוע מכני" w:date="2026-10-11T12:04:40Z">
        <w:r>
          <w:rPr>
            <w:rFonts w:hint="cs"/>
            <w:rtl/>
          </w:rPr>
          <w:t xml:space="preserve">כאן</w:t>
        </w:r>
      </w:ins>
      <w:del w:id="90858" w:author="מנוע מכני" w:date="2026-10-11T12:04:40Z">
        <w:r>
          <w:rPr>
            <w:rFonts w:hint="cs"/>
            <w:rtl/>
          </w:rPr>
          <w:delText xml:space="preserve">הכא</w:delText>
        </w:r>
      </w:del>
      <w:r>
        <w:rPr>
          <w:rFonts w:hint="cs"/>
          <w:rtl/>
        </w:rPr>
        <w:t xml:space="preserve"> מיירי </w:t>
      </w:r>
      <w:r>
        <w:rPr>
          <w:rtl/>
        </w:rPr>
        <w:t xml:space="preserve">שפיגל בראשונה ובשניה ובשלישית, </w:t>
      </w:r>
    </w:p>
    <w:p w:rsidR="00DA63EC" w:rsidRDefault="00DA63EC" w:rsidP="00DA63EC">
      <w:pPr>
        <w:tabs>
          <w:tab w:val="center" w:pos="2835"/>
        </w:tabs>
        <w:rPr>
          <w:rtl/>
        </w:rPr>
      </w:pPr>
      <w:r>
        <w:rPr>
          <w:rtl/>
        </w:rPr>
        <w:t xml:space="preserve">דאמרי': </w:t>
      </w:r>
      <w:ins w:id="96053" w:author="מנוע מכני" w:date="2026-10-11T12:04:40Z">
        <w:r>
          <w:rPr>
            <w:rtl/>
          </w:rPr>
          <w:t xml:space="preserve">אם </w:t>
        </w:r>
      </w:ins>
      <w:del w:id="96054" w:author="מנוע מכני" w:date="2026-10-11T12:04:40Z">
        <w:r>
          <w:rPr>
            <w:rtl/>
          </w:rPr>
          <w:delText xml:space="preserve">אי </w:delText>
        </w:r>
      </w:del>
      <w:r>
        <w:rPr>
          <w:rtl/>
        </w:rPr>
        <w:t xml:space="preserve">ס"ד</w:t>
      </w:r>
      <w:r>
        <w:rPr>
          <w:rtl/>
        </w:rPr>
        <w:t xml:space="preserve"> כל העושה על דעת ראשונה הוא עושה, </w:t>
      </w:r>
      <w:r>
        <w:rPr>
          <w:rFonts w:hint="cs"/>
          <w:rtl/>
        </w:rPr>
        <w:t xml:space="preserve">למה שב לפגל בשניה </w:t>
      </w:r>
    </w:p>
    <w:p>
      <w:pPr>
        <w:pStyle w:val="38"/>
        <w:rPr>
          <w:ins w:id="98427" w:author="מנוע מכני" w:date="2026-10-11T12:04:40Z"/>
        </w:rPr>
      </w:pPr>
      <w:r>
        <w:t xml:space="preserve">ויקשה</w:t>
      </w:r>
    </w:p>
    <w:p w:rsidR="00DA63EC" w:rsidRDefault="00DA63EC" w:rsidP="00DA63EC">
      <w:pPr>
        <w:tabs>
          <w:tab w:val="center" w:pos="2835"/>
        </w:tabs>
        <w:rPr>
          <w:rtl/>
        </w:rPr>
      </w:pPr>
      <w:del w:id="98428" w:author="מנוע מכני" w:date="2026-10-11T12:04:40Z">
        <w:r>
          <w:rPr>
            <w:rFonts w:hint="cs"/>
            <w:rtl/>
          </w:rPr>
          <w:delText xml:space="preserve"> </w:delText>
        </w:r>
      </w:del>
      <w:r>
        <w:rPr>
          <w:rFonts w:hint="cs"/>
          <w:rtl/>
        </w:rPr>
        <w:t xml:space="preserve">דקתני בין בין </w:t>
      </w:r>
      <w:r>
        <w:rPr>
          <w:rtl/>
        </w:rPr>
        <w:t>–</w:t>
      </w:r>
      <w:r>
        <w:rPr>
          <w:rFonts w:hint="cs"/>
          <w:rtl/>
        </w:rPr>
        <w:t xml:space="preserve"> </w:t>
      </w:r>
      <w:ins w:id="95795" w:author="מנוע מכני" w:date="2026-10-11T12:04:40Z">
        <w:r>
          <w:rPr>
            <w:rFonts w:hint="cs"/>
            <w:b/>
            <w:bCs/>
            <w:rtl/>
          </w:rPr>
          <w:t xml:space="preserve">קשה</w:t>
        </w:r>
      </w:ins>
      <w:del w:id="95796" w:author="מנוע מכני" w:date="2026-10-11T12:04:40Z">
        <w:r w:rsidRPr="002A136F">
          <w:rPr>
            <w:rFonts w:hint="cs"/>
            <w:b/>
            <w:bCs/>
            <w:rtl/>
          </w:rPr>
          <w:delText xml:space="preserve">קשיא</w:delText>
        </w:r>
      </w:del>
      <w:r>
        <w:rPr>
          <w:rFonts w:hint="cs"/>
          <w:rtl/>
        </w:rPr>
        <w:t xml:space="preserve"> </w:t>
      </w:r>
    </w:p>
    <w:p w:rsidR="00DA63EC" w:rsidRDefault="00DA63EC" w:rsidP="00DA63EC">
      <w:pPr>
        <w:pStyle w:val="afff3"/>
        <w:framePr w:wrap="around"/>
        <w:rPr>
          <w:rtl/>
        </w:rPr>
      </w:pPr>
      <w:r>
        <w:rPr>
          <w:rFonts w:hint="cs"/>
          <w:rtl/>
        </w:rPr>
        <w:t>טז:</w:t>
      </w:r>
    </w:p>
    <w:p w:rsidR="00DA63EC" w:rsidRDefault="00DA63EC" w:rsidP="00DA63EC">
      <w:pPr>
        <w:tabs>
          <w:tab w:val="center" w:pos="2835"/>
        </w:tabs>
        <w:rPr>
          <w:b/>
          <w:bCs/>
          <w:rtl/>
        </w:rPr>
      </w:pPr>
    </w:p>
    <w:p>
      <w:pPr>
        <w:pStyle w:val="38"/>
        <w:rPr>
          <w:ins w:id="98430" w:author="מנוע מכני" w:date="2026-10-11T12:04:40Z"/>
        </w:rPr>
      </w:pPr>
      <w:del w:id="98429" w:author="מנוע מכני" w:date="2026-10-11T12:04:40Z">
        <w:r w:rsidRPr="00FE1434">
          <w:delText xml:space="preserve">•</w:delText>
        </w:r>
      </w:del>
      <w:r w:rsidRPr="00FE1434">
        <w:t xml:space="preserve"> </w:t>
      </w:r>
      <w:r w:rsidRPr="00FE1434">
        <w:t xml:space="preserve">ר"מ</w:t>
      </w:r>
      <w:del w:id="102482" w:author="מנוע מכני" w:date="2026-10-11T12:04:40Z">
        <w:r w:rsidRPr="00FE1434">
          <w:delText xml:space="preserve"> אומר</w:delText>
        </w:r>
      </w:del>
      <w:r w:rsidRPr="00FE1434">
        <w:t xml:space="preserve">:</w:t>
      </w:r>
    </w:p>
    <w:p w:rsidR="00DA63EC" w:rsidRDefault="00DA63EC" w:rsidP="00DA63EC">
      <w:pPr>
        <w:tabs>
          <w:tab w:val="center" w:pos="2835"/>
        </w:tabs>
        <w:rPr>
          <w:b/>
          <w:bCs/>
          <w:rtl/>
        </w:rPr>
      </w:pPr>
      <w:del w:id="98431" w:author="מנוע מכני" w:date="2026-10-11T12:04:40Z">
        <w:r w:rsidRPr="00FE1434">
          <w:rPr>
            <w:b/>
            <w:bCs/>
            <w:rtl/>
          </w:rPr>
          <w:delText xml:space="preserve"> </w:delText>
        </w:r>
      </w:del>
      <w:r w:rsidRPr="00FE1434">
        <w:rPr>
          <w:b/>
          <w:bCs/>
          <w:rtl/>
        </w:rPr>
        <w:t xml:space="preserve">פגול וחייבין עליו כרת.</w:t>
      </w:r>
    </w:p>
    <w:p w:rsidR="00DA63EC" w:rsidRDefault="00DA63EC" w:rsidP="00DA63EC">
      <w:pPr>
        <w:tabs>
          <w:tab w:val="center" w:pos="2835"/>
        </w:tabs>
        <w:rPr>
          <w:rtl/>
        </w:rPr>
      </w:pPr>
      <w:r>
        <w:rPr>
          <w:rFonts w:hint="cs"/>
          <w:rtl/>
        </w:rPr>
        <w:t xml:space="preserve">ואפי' דכרת זה אחר שיקרבו כל המתירין </w:t>
      </w:r>
    </w:p>
    <w:p w:rsidR="00DA63EC" w:rsidRDefault="00DA63EC" w:rsidP="00DA63EC">
      <w:pPr>
        <w:tabs>
          <w:tab w:val="center" w:pos="2835"/>
        </w:tabs>
        <w:rPr>
          <w:rtl/>
        </w:rPr>
      </w:pPr>
      <w:r w:rsidRPr="0046594B">
        <w:rPr>
          <w:rStyle w:val="afffff0"/>
          <w:rFonts w:hint="cs"/>
          <w:rtl/>
        </w:rPr>
        <w:t>ד'</w:t>
      </w:r>
      <w:r w:rsidRPr="0046594B">
        <w:rPr>
          <w:rStyle w:val="afffff0"/>
          <w:rtl/>
        </w:rPr>
        <w:t>ירצה</w:t>
      </w:r>
      <w:r w:rsidRPr="0046594B">
        <w:rPr>
          <w:rStyle w:val="afffff0"/>
          <w:rFonts w:hint="cs"/>
          <w:rtl/>
        </w:rPr>
        <w:t>'</w:t>
      </w:r>
      <w:r w:rsidRPr="0046594B">
        <w:rPr>
          <w:rStyle w:val="afffff0"/>
          <w:rtl/>
        </w:rPr>
        <w:t xml:space="preserve"> </w:t>
      </w:r>
      <w:r>
        <w:rPr>
          <w:rtl/>
        </w:rPr>
        <w:t xml:space="preserve">- </w:t>
      </w:r>
      <w:r>
        <w:rPr>
          <w:rtl/>
        </w:rPr>
        <w:tab/>
        <w:t xml:space="preserve">כהרצאת כשר </w:t>
      </w:r>
      <w:r>
        <w:rPr>
          <w:rFonts w:hint="cs"/>
          <w:rtl/>
        </w:rPr>
        <w:t xml:space="preserve">דעד שיקרבו כל המתירין </w:t>
      </w:r>
      <w:r>
        <w:rPr>
          <w:rtl/>
        </w:rPr>
        <w:t>כך הרצאת פסול,</w:t>
      </w:r>
      <w:r>
        <w:rPr>
          <w:rFonts w:hint="cs"/>
          <w:rtl/>
        </w:rPr>
        <w:t xml:space="preserve"> שיקרבו כל המתירין</w:t>
      </w:r>
      <w:r>
        <w:rPr>
          <w:rtl/>
        </w:rPr>
        <w:t xml:space="preserve"> </w:t>
      </w:r>
    </w:p>
    <w:p w:rsidR="00DA63EC" w:rsidRDefault="00DA63EC" w:rsidP="00DA63EC">
      <w:pPr>
        <w:tabs>
          <w:tab w:val="center" w:pos="2835"/>
        </w:tabs>
        <w:rPr>
          <w:b/>
          <w:bCs/>
          <w:rtl/>
        </w:rPr>
      </w:pPr>
      <w:r>
        <w:rPr>
          <w:b/>
          <w:bCs/>
          <w:rtl/>
        </w:rPr>
        <w:tab/>
      </w:r>
      <w:r>
        <w:rPr>
          <w:b/>
          <w:bCs/>
          <w:rtl/>
        </w:rPr>
        <w:tab/>
      </w:r>
      <w:ins w:id="92563" w:author="מנוע מכני" w:date="2026-10-11T12:04:40Z">
        <w:r>
          <w:rPr>
            <w:rtl/>
          </w:rPr>
          <w:t xml:space="preserve">וזה</w:t>
        </w:r>
      </w:ins>
      <w:del w:id="92564" w:author="מנוע מכני" w:date="2026-10-11T12:04:40Z">
        <w:r>
          <w:rPr>
            <w:rtl/>
          </w:rPr>
          <w:delText xml:space="preserve">והאי</w:delText>
        </w:r>
      </w:del>
      <w:r>
        <w:rPr>
          <w:rtl/>
        </w:rPr>
        <w:t xml:space="preserve"> כיון דחשיב בה בפנים פסליה, כ</w:t>
      </w:r>
      <w:r>
        <w:rPr>
          <w:rFonts w:hint="cs"/>
          <w:rtl/>
        </w:rPr>
        <w:t xml:space="preserve">שמזה מים </w:t>
      </w:r>
      <w:ins w:id="92561" w:author="מנוע מכני" w:date="2026-10-11T12:04:40Z">
        <w:r>
          <w:rPr>
            <w:rFonts w:hint="cs"/>
            <w:rtl/>
          </w:rPr>
          <w:t xml:space="preserve">סתם</w:t>
        </w:r>
      </w:ins>
      <w:del w:id="92562" w:author="מנוע מכני" w:date="2026-10-11T12:04:40Z">
        <w:r>
          <w:rPr>
            <w:rFonts w:hint="cs"/>
            <w:rtl/>
          </w:rPr>
          <w:delText xml:space="preserve">בעלמא</w:delText>
        </w:r>
      </w:del>
      <w:r>
        <w:rPr>
          <w:rFonts w:hint="cs"/>
          <w:rtl/>
        </w:rPr>
        <w:t xml:space="preserve"> מזה </w:t>
      </w:r>
    </w:p>
    <w:p>
      <w:pPr>
        <w:pStyle w:val="38"/>
        <w:rPr>
          <w:ins w:id="98432" w:author="מנוע מכני" w:date="2026-10-11T12:04:40Z"/>
        </w:rPr>
      </w:pPr>
      <w:r w:rsidRPr="00B86088">
        <w:t>א.</w:t>
      </w:r>
      <w:r>
        <w:t xml:space="preserve"> רבה:</w:t>
      </w:r>
    </w:p>
    <w:p w:rsidR="00DA63EC" w:rsidRDefault="00DA63EC" w:rsidP="00DA63EC">
      <w:pPr>
        <w:tabs>
          <w:tab w:val="center" w:pos="2835"/>
        </w:tabs>
        <w:rPr>
          <w:b/>
          <w:bCs/>
          <w:rtl/>
        </w:rPr>
      </w:pPr>
      <w:del w:id="98433" w:author="מנוע מכני" w:date="2026-10-11T12:04:40Z">
        <w:r>
          <w:rPr>
            <w:rtl/>
          </w:rPr>
          <w:delText xml:space="preserve"> </w:delText>
        </w:r>
      </w:del>
      <w:r>
        <w:rPr>
          <w:rtl/>
        </w:rPr>
        <w:t xml:space="preserve">משכח</w:t>
      </w:r>
      <w:r>
        <w:rPr>
          <w:rFonts w:hint="cs"/>
          <w:rtl/>
        </w:rPr>
        <w:t xml:space="preserve">"ל </w:t>
      </w:r>
      <w:r>
        <w:rPr>
          <w:rtl/>
        </w:rPr>
        <w:t>בארבעה פרים וארבעה שעירים.</w:t>
      </w:r>
    </w:p>
    <w:p>
      <w:pPr>
        <w:pStyle w:val="38"/>
        <w:rPr>
          <w:ins w:id="98434" w:author="מנוע מכני" w:date="2026-10-11T12:04:40Z"/>
        </w:rPr>
      </w:pPr>
      <w:r w:rsidRPr="00B86088">
        <w:t>ב.</w:t>
      </w:r>
      <w:r>
        <w:t xml:space="preserve"> רבא:</w:t>
      </w:r>
    </w:p>
    <w:p w:rsidR="00DA63EC" w:rsidRDefault="00DA63EC" w:rsidP="00DA63EC">
      <w:pPr>
        <w:tabs>
          <w:tab w:val="center" w:pos="2835"/>
        </w:tabs>
        <w:rPr>
          <w:rtl/>
        </w:rPr>
      </w:pPr>
      <w:del w:id="98435" w:author="מנוע מכני" w:date="2026-10-11T12:04:40Z">
        <w:r>
          <w:rPr>
            <w:rtl/>
          </w:rPr>
          <w:delText xml:space="preserve"> </w:delText>
        </w:r>
      </w:del>
      <w:ins w:id="90333" w:author="מנוע מכני" w:date="2026-10-11T12:04:40Z">
        <w:r>
          <w:rPr>
            <w:rtl/>
          </w:rPr>
          <w:t xml:space="preserve">אפי'</w:t>
        </w:r>
      </w:ins>
      <w:del w:id="90334" w:author="מנוע מכני" w:date="2026-10-11T12:04:40Z">
        <w:r>
          <w:rPr>
            <w:rtl/>
          </w:rPr>
          <w:delText xml:space="preserve">אפילו</w:delText>
        </w:r>
      </w:del>
      <w:r>
        <w:rPr>
          <w:rtl/>
        </w:rPr>
        <w:t xml:space="preserve"> </w:t>
      </w:r>
      <w:ins w:id="96937" w:author="מנוע מכני" w:date="2026-10-11T12:04:40Z">
        <w:r>
          <w:rPr>
            <w:rtl/>
          </w:rPr>
          <w:t xml:space="preserve">תאמר</w:t>
        </w:r>
      </w:ins>
      <w:del w:id="96938" w:author="מנוע מכני" w:date="2026-10-11T12:04:40Z">
        <w:r>
          <w:rPr>
            <w:rtl/>
          </w:rPr>
          <w:delText xml:space="preserve">תימא</w:delText>
        </w:r>
      </w:del>
      <w:r>
        <w:rPr>
          <w:rtl/>
        </w:rPr>
        <w:t xml:space="preserve"> פר אחד ושעיר אחד, לפג</w:t>
      </w:r>
      <w:r>
        <w:rPr>
          <w:rFonts w:hint="cs"/>
          <w:rtl/>
        </w:rPr>
        <w:t>ל</w:t>
      </w:r>
      <w:r>
        <w:rPr>
          <w:rtl/>
        </w:rPr>
        <w:t xml:space="preserve"> מרצ</w:t>
      </w:r>
      <w:r>
        <w:rPr>
          <w:rFonts w:hint="cs"/>
          <w:rtl/>
        </w:rPr>
        <w:t>ה</w:t>
      </w:r>
      <w:r>
        <w:rPr>
          <w:rtl/>
        </w:rPr>
        <w:t>.</w:t>
      </w:r>
      <w:r>
        <w:rPr>
          <w:rFonts w:hint="cs"/>
          <w:rtl/>
        </w:rPr>
        <w:t xml:space="preserve"> </w:t>
      </w:r>
      <w:r>
        <w:rPr>
          <w:rtl/>
        </w:rPr>
        <w:t>ארבעים ושלש.</w:t>
      </w:r>
    </w:p>
    <w:p>
      <w:pPr>
        <w:pStyle w:val="38"/>
        <w:rPr>
          <w:ins w:id="98436" w:author="מנוע מכני" w:date="2026-10-11T12:04:40Z"/>
        </w:rPr>
      </w:pPr>
      <w:r>
        <w:tab/>
      </w:r>
      <w:r>
        <w:t xml:space="preserve">והך</w:t>
      </w:r>
    </w:p>
    <w:p w:rsidR="00DA63EC" w:rsidRDefault="00DA63EC" w:rsidP="00DA63EC">
      <w:pPr>
        <w:tabs>
          <w:tab w:val="center" w:pos="2835"/>
        </w:tabs>
        <w:rPr>
          <w:rtl/>
        </w:rPr>
      </w:pPr>
      <w:del w:id="98437" w:author="מנוע מכני" w:date="2026-10-11T12:04:40Z">
        <w:r>
          <w:rPr>
            <w:rFonts w:hint="cs"/>
            <w:rtl/>
          </w:rPr>
          <w:delText xml:space="preserve"> </w:delText>
        </w:r>
      </w:del>
      <w:r>
        <w:rPr>
          <w:rFonts w:hint="cs"/>
          <w:rtl/>
        </w:rPr>
        <w:t xml:space="preserve">ד</w:t>
      </w:r>
      <w:r>
        <w:rPr>
          <w:rtl/>
        </w:rPr>
        <w:t>ארבעים ושבע</w:t>
      </w:r>
      <w:r>
        <w:rPr>
          <w:rFonts w:hint="cs"/>
          <w:rtl/>
        </w:rPr>
        <w:t xml:space="preserve"> כמ</w:t>
      </w:r>
      <w:r>
        <w:rPr>
          <w:rtl/>
        </w:rPr>
        <w:t>"</w:t>
      </w:r>
      <w:r>
        <w:rPr>
          <w:rFonts w:hint="cs"/>
          <w:rtl/>
        </w:rPr>
        <w:t xml:space="preserve">ד מערבין לקרנות </w:t>
      </w:r>
    </w:p>
    <w:p>
      <w:pPr>
        <w:pStyle w:val="38"/>
        <w:rPr>
          <w:ins w:id="98438" w:author="מנוע מכני" w:date="2026-10-11T12:04:40Z"/>
        </w:rPr>
      </w:pPr>
      <w:r>
        <w:tab/>
        <w:t>וה</w:t>
      </w:r>
      <w:r>
        <w:t xml:space="preserve">ך</w:t>
      </w:r>
    </w:p>
    <w:p w:rsidR="00DA63EC" w:rsidRDefault="00DA63EC" w:rsidP="00DA63EC">
      <w:pPr>
        <w:tabs>
          <w:tab w:val="center" w:pos="2835"/>
        </w:tabs>
        <w:rPr>
          <w:rtl/>
        </w:rPr>
      </w:pPr>
      <w:del w:id="98439" w:author="מנוע מכני" w:date="2026-10-11T12:04:40Z">
        <w:r>
          <w:rPr>
            <w:rFonts w:hint="cs"/>
            <w:rtl/>
          </w:rPr>
          <w:delText xml:space="preserve"> </w:delText>
        </w:r>
      </w:del>
      <w:r>
        <w:rPr>
          <w:rFonts w:hint="cs"/>
          <w:rtl/>
        </w:rPr>
        <w:t xml:space="preserve">ד</w:t>
      </w:r>
      <w:r>
        <w:rPr>
          <w:rtl/>
        </w:rPr>
        <w:t>ארבעים ושמונה!</w:t>
      </w:r>
      <w:r>
        <w:rPr>
          <w:rFonts w:hint="cs"/>
          <w:rtl/>
        </w:rPr>
        <w:t xml:space="preserve"> - </w:t>
      </w:r>
      <w:r>
        <w:rPr>
          <w:rtl/>
        </w:rPr>
        <w:t xml:space="preserve">הא כמ"ד שירים מעכבין, הא כמ"ד שירים </w:t>
      </w:r>
      <w:r>
        <w:rPr>
          <w:rtl/>
        </w:rPr>
        <w:t xml:space="preserve">לא</w:t>
      </w:r>
      <w:r>
        <w:rPr>
          <w:rtl/>
        </w:rPr>
        <w:t xml:space="preserve"> מעכבין.</w:t>
      </w:r>
      <w:r w:rsidRPr="00FE1434">
        <w:rPr>
          <w:rtl/>
        </w:rPr>
        <w:t xml:space="preserve"> </w:t>
      </w:r>
    </w:p>
    <w:p w:rsidR="00DA63EC" w:rsidRDefault="00DA63EC" w:rsidP="00DA63EC">
      <w:pPr>
        <w:tabs>
          <w:tab w:val="center" w:pos="2835"/>
        </w:tabs>
        <w:rPr>
          <w:rtl/>
        </w:rPr>
      </w:pPr>
    </w:p>
    <w:p>
      <w:pPr>
        <w:pStyle w:val="afffff8"/>
        <w:rPr>
          <w:ins w:id="90757" w:author="קלוד" w:date="2026-10-11T12:32:08Z"/>
        </w:rPr>
      </w:pPr>
      <w:ins w:id="90758" w:author="קלוד" w:date="2026-10-11T12:32:08Z">
        <w:r>
          <w:rPr>
            <w:color w:val="7B3F00"/>
          </w:rPr>
          <w:t xml:space="preserve">האם פיגול בהולכה - כקמיצה או כהקטרה?</w:t>
        </w:r>
      </w:ins>
    </w:p>
    <w:p>
      <w:pPr>
        <w:pStyle w:val="38"/>
        <w:rPr>
          <w:ins w:id="98441" w:author="מנוע מכני" w:date="2026-10-11T12:04:40Z"/>
        </w:rPr>
      </w:pPr>
      <w:del w:id="98440" w:author="מנוע מכני" w:date="2026-10-11T12:04:40Z">
        <w:r>
          <w:delText xml:space="preserve">•</w:delText>
        </w:r>
      </w:del>
      <w:r>
        <w:t xml:space="preserve"> </w:t>
      </w:r>
      <w:r w:rsidRPr="0057552D">
        <w:t xml:space="preserve">איבעיא להו:</w:t>
      </w:r>
    </w:p>
    <w:p w:rsidR="00DA63EC" w:rsidRDefault="00DA63EC" w:rsidP="00DA63EC">
      <w:pPr>
        <w:tabs>
          <w:tab w:val="center" w:pos="2835"/>
        </w:tabs>
        <w:rPr>
          <w:rtl/>
        </w:rPr>
      </w:pPr>
      <w:del w:id="98442" w:author="מנוע מכני" w:date="2026-10-11T12:04:40Z">
        <w:r w:rsidRPr="0057552D">
          <w:rPr>
            <w:b/>
            <w:bCs/>
            <w:rtl/>
          </w:rPr>
          <w:delText xml:space="preserve"> </w:delText>
        </w:r>
      </w:del>
      <w:r w:rsidRPr="0057552D">
        <w:rPr>
          <w:b/>
          <w:bCs/>
          <w:rtl/>
        </w:rPr>
        <w:t xml:space="preserve">פיגל בהולכה, מהו? </w:t>
      </w:r>
    </w:p>
    <w:p>
      <w:pPr>
        <w:pStyle w:val="38"/>
        <w:rPr>
          <w:ins w:id="98443" w:author="מנוע מכני" w:date="2026-10-11T12:04:40Z"/>
        </w:rPr>
      </w:pPr>
      <w:r>
        <w:t>א</w:t>
      </w:r>
      <w:r>
        <w:t>רי</w:t>
      </w:r>
      <w:r>
        <w:t>"</w:t>
      </w:r>
      <w:r>
        <w:t>ו</w:t>
      </w:r>
      <w:r>
        <w:t xml:space="preserve">:</w:t>
      </w:r>
    </w:p>
    <w:p w:rsidR="00DA63EC" w:rsidRDefault="00DA63EC" w:rsidP="00DA63EC">
      <w:pPr>
        <w:tabs>
          <w:tab w:val="center" w:pos="2835"/>
        </w:tabs>
        <w:rPr>
          <w:rtl/>
        </w:rPr>
      </w:pPr>
      <w:del w:id="98444" w:author="מנוע מכני" w:date="2026-10-11T12:04:40Z">
        <w:r>
          <w:rPr>
            <w:rtl/>
          </w:rPr>
          <w:delText xml:space="preserve"> </w:delText>
        </w:r>
      </w:del>
      <w:r>
        <w:rPr>
          <w:rtl/>
        </w:rPr>
        <w:t xml:space="preserve">הולכה כקמיצה</w:t>
      </w:r>
      <w:r>
        <w:rPr>
          <w:rFonts w:hint="cs"/>
          <w:rtl/>
        </w:rPr>
        <w:t>[דעבודה שלמה]</w:t>
      </w:r>
      <w:r>
        <w:rPr>
          <w:rtl/>
        </w:rPr>
        <w:t xml:space="preserve">, </w:t>
      </w:r>
      <w:r>
        <w:rPr>
          <w:rStyle w:val="2fb"/>
          <w:rtl/>
        </w:rPr>
        <w:t xml:space="preserve">ו</w:t>
      </w:r>
      <w:r>
        <w:rPr>
          <w:rStyle w:val="2fb"/>
          <w:rFonts w:hint="cs"/>
          <w:rtl/>
        </w:rPr>
        <w:t>ר</w:t>
      </w:r>
      <w:r>
        <w:rPr>
          <w:rStyle w:val="2fb"/>
          <w:rtl/>
        </w:rPr>
        <w:t>"</w:t>
      </w:r>
      <w:r>
        <w:rPr>
          <w:rStyle w:val="2fb"/>
          <w:rFonts w:hint="cs"/>
          <w:rtl/>
        </w:rPr>
        <w:t>ל</w:t>
      </w:r>
      <w:r>
        <w:rPr>
          <w:rtl/>
        </w:rPr>
        <w:t>: הולכה כהקטרה</w:t>
      </w:r>
      <w:r>
        <w:rPr>
          <w:rFonts w:hint="cs"/>
          <w:rtl/>
        </w:rPr>
        <w:t xml:space="preserve">[</w:t>
      </w:r>
      <w:ins w:id="90859" w:author="מנוע מכני" w:date="2026-10-11T12:04:40Z">
        <w:r>
          <w:rPr>
            <w:rFonts w:hint="cs"/>
            <w:rtl/>
          </w:rPr>
          <w:t xml:space="preserve">וחלקו</w:t>
        </w:r>
      </w:ins>
      <w:del w:id="90860" w:author="מנוע מכני" w:date="2026-10-11T12:04:40Z">
        <w:r>
          <w:rPr>
            <w:rFonts w:hint="cs"/>
            <w:rtl/>
          </w:rPr>
          <w:delText xml:space="preserve">ופליגי</w:delText>
        </w:r>
      </w:del>
      <w:r>
        <w:rPr>
          <w:rFonts w:hint="cs"/>
          <w:rtl/>
        </w:rPr>
        <w:t xml:space="preserve">]</w:t>
      </w:r>
      <w:r>
        <w:rPr>
          <w:rtl/>
        </w:rPr>
        <w:t>.</w:t>
      </w:r>
    </w:p>
    <w:p w:rsidR="00DA63EC" w:rsidRDefault="00DA63EC" w:rsidP="00DA63EC">
      <w:pPr>
        <w:tabs>
          <w:tab w:val="center" w:pos="2835"/>
        </w:tabs>
        <w:rPr>
          <w:rtl/>
        </w:rPr>
      </w:pPr>
      <w:r>
        <w:rPr>
          <w:rStyle w:val="2fb"/>
          <w:rFonts w:hint="cs"/>
          <w:rtl/>
        </w:rPr>
        <w:t>לר</w:t>
      </w:r>
      <w:r>
        <w:rPr>
          <w:rStyle w:val="2fb"/>
          <w:rtl/>
        </w:rPr>
        <w:t>"</w:t>
      </w:r>
      <w:r>
        <w:rPr>
          <w:rStyle w:val="2fb"/>
          <w:rFonts w:hint="cs"/>
          <w:rtl/>
        </w:rPr>
        <w:t xml:space="preserve">ל</w:t>
      </w:r>
      <w:r>
        <w:rPr>
          <w:rFonts w:hint="cs"/>
          <w:rtl/>
        </w:rPr>
        <w:t xml:space="preserve"> </w:t>
      </w:r>
      <w:ins w:id="90861" w:author="מנוע מכני" w:date="2026-10-11T12:04:40Z">
        <w:r>
          <w:rPr>
            <w:rtl/>
          </w:rPr>
          <w:t xml:space="preserve">יש</w:t>
        </w:r>
      </w:ins>
      <w:del w:id="90862" w:author="מנוע מכני" w:date="2026-10-11T12:04:40Z">
        <w:r>
          <w:rPr>
            <w:rtl/>
          </w:rPr>
          <w:delText xml:space="preserve">איכא</w:delText>
        </w:r>
      </w:del>
      <w:r>
        <w:rPr>
          <w:rtl/>
        </w:rPr>
        <w:t xml:space="preserve"> </w:t>
      </w:r>
      <w:ins w:id="90863" w:author="מנוע מכני" w:date="2026-10-11T12:04:40Z">
        <w:r>
          <w:rPr>
            <w:rtl/>
          </w:rPr>
          <w:t xml:space="preserve">גם</w:t>
        </w:r>
      </w:ins>
      <w:del w:id="90864" w:author="מנוע מכני" w:date="2026-10-11T12:04:40Z">
        <w:r>
          <w:rPr>
            <w:rtl/>
          </w:rPr>
          <w:delText xml:space="preserve">נמי</w:delText>
        </w:r>
      </w:del>
      <w:r>
        <w:rPr>
          <w:rtl/>
        </w:rPr>
        <w:t xml:space="preserve"> הולכה דלבונה, </w:t>
      </w:r>
    </w:p>
    <w:p>
      <w:pPr>
        <w:pStyle w:val="38"/>
        <w:rPr>
          <w:ins w:id="98445" w:author="מנוע מכני" w:date="2026-10-11T12:04:40Z"/>
        </w:rPr>
      </w:pPr>
      <w:r>
        <w:lastRenderedPageBreak/>
        <w:t>[רבא]ולרי</w:t>
      </w:r>
      <w:r>
        <w:t>"</w:t>
      </w:r>
      <w:r>
        <w:t>ו</w:t>
      </w:r>
      <w:r>
        <w:t xml:space="preserve">:</w:t>
      </w:r>
    </w:p>
    <w:p w:rsidR="00DA63EC" w:rsidRDefault="00DA63EC" w:rsidP="00DA63EC">
      <w:pPr>
        <w:tabs>
          <w:tab w:val="center" w:pos="2835"/>
        </w:tabs>
        <w:rPr>
          <w:rtl/>
        </w:rPr>
      </w:pPr>
      <w:del w:id="98446" w:author="מנוע מכני" w:date="2026-10-11T12:04:40Z">
        <w:r>
          <w:rPr>
            <w:rtl/>
          </w:rPr>
          <w:delText xml:space="preserve"> </w:delText>
        </w:r>
      </w:del>
      <w:r>
        <w:rPr>
          <w:rtl/>
        </w:rPr>
        <w:t xml:space="preserve">כל עבודה שאינה מתרת, עבודה חשובה היא לפגל </w:t>
      </w:r>
      <w:ins w:id="92565" w:author="מנוע מכני" w:date="2026-10-11T12:04:40Z">
        <w:r>
          <w:rPr>
            <w:rtl/>
          </w:rPr>
          <w:t xml:space="preserve">עליו</w:t>
        </w:r>
      </w:ins>
      <w:del w:id="92566" w:author="מנוע מכני" w:date="2026-10-11T12:04:40Z">
        <w:r>
          <w:rPr>
            <w:rtl/>
          </w:rPr>
          <w:delText xml:space="preserve">עליה</w:delText>
        </w:r>
      </w:del>
      <w:r>
        <w:rPr>
          <w:rtl/>
        </w:rPr>
        <w:t xml:space="preserve"> בפני עצמה.</w:t>
      </w:r>
    </w:p>
    <w:p>
      <w:pPr>
        <w:pStyle w:val="38"/>
        <w:rPr>
          <w:ins w:id="98447" w:author="מנוע מכני" w:date="2026-10-11T12:04:40Z"/>
        </w:rPr>
      </w:pPr>
      <w:r>
        <w:t xml:space="preserve">א"ל</w:t>
      </w:r>
      <w:r>
        <w:t xml:space="preserve"> אביי:</w:t>
      </w:r>
    </w:p>
    <w:p w:rsidR="00DA63EC" w:rsidRDefault="00DA63EC" w:rsidP="00DA63EC">
      <w:pPr>
        <w:tabs>
          <w:tab w:val="center" w:pos="2835"/>
        </w:tabs>
        <w:rPr>
          <w:rtl/>
        </w:rPr>
      </w:pPr>
      <w:del w:id="98448" w:author="מנוע מכני" w:date="2026-10-11T12:04:40Z">
        <w:r>
          <w:rPr>
            <w:rtl/>
          </w:rPr>
          <w:delText xml:space="preserve"> </w:delText>
        </w:r>
      </w:del>
      <w:r>
        <w:rPr>
          <w:rtl/>
        </w:rPr>
        <w:t xml:space="preserve">הרי שחיטת אחד מן הכבשים, דעבודה שאינה מתירתה, </w:t>
      </w:r>
      <w:ins w:id="90865" w:author="מנוע מכני" w:date="2026-10-11T12:04:40Z">
        <w:r>
          <w:rPr>
            <w:rtl/>
          </w:rPr>
          <w:t xml:space="preserve">וחלקו</w:t>
        </w:r>
      </w:ins>
      <w:del w:id="90866" w:author="מנוע מכני" w:date="2026-10-11T12:04:40Z">
        <w:r>
          <w:rPr>
            <w:rtl/>
          </w:rPr>
          <w:delText xml:space="preserve">ופליגי</w:delText>
        </w:r>
      </w:del>
      <w:r>
        <w:rPr>
          <w:rtl/>
        </w:rPr>
        <w:t xml:space="preserve">!</w:t>
      </w:r>
    </w:p>
    <w:p>
      <w:pPr>
        <w:pStyle w:val="38"/>
        <w:rPr>
          <w:ins w:id="98449" w:author="מנוע מכני" w:date="2026-10-11T12:04:40Z"/>
        </w:rPr>
      </w:pPr>
      <w:r w:rsidRPr="0057552D">
        <w:tab/>
        <w:t xml:space="preserve">דתנן</w:t>
      </w:r>
      <w:del w:id="103650" w:author="Claude" w:date="2026-10-11T09:07:48Z">
        <w:r>
          <w:delText xml:space="preserve">	</w:delText>
        </w:r>
      </w:del>
      <w:r>
        <w:t xml:space="preserve">:</w:t>
      </w:r>
    </w:p>
    <w:p w:rsidR="00DA63EC" w:rsidRDefault="00DA63EC" w:rsidP="00DA63EC">
      <w:pPr>
        <w:tabs>
          <w:tab w:val="center" w:pos="2835"/>
        </w:tabs>
        <w:rPr>
          <w:rtl/>
        </w:rPr>
      </w:pPr>
      <w:del w:id="98450" w:author="מנוע מכני" w:date="2026-10-11T12:04:40Z">
        <w:r w:rsidRPr="0057552D">
          <w:rPr>
            <w:rtl/>
          </w:rPr>
          <w:tab/>
          <w:delText xml:space="preserve"> </w:delText>
        </w:r>
      </w:del>
      <w:r w:rsidRPr="0057552D">
        <w:rPr>
          <w:rtl/>
        </w:rPr>
        <w:tab/>
        <w:t xml:space="preserve">שחט אחד מן הכבשים לאכול </w:t>
      </w:r>
      <w:r w:rsidRPr="0057552D">
        <w:rPr>
          <w:rFonts w:hint="cs"/>
          <w:rtl/>
        </w:rPr>
        <w:t>ב'</w:t>
      </w:r>
      <w:r w:rsidRPr="0057552D">
        <w:rPr>
          <w:rtl/>
        </w:rPr>
        <w:t xml:space="preserve"> חלות למחר, הקטיר אחד מן הבזיכין לאכול </w:t>
      </w:r>
      <w:r w:rsidRPr="0057552D">
        <w:rPr>
          <w:rFonts w:hint="cs"/>
          <w:rtl/>
        </w:rPr>
        <w:t>ב'</w:t>
      </w:r>
      <w:r w:rsidRPr="0057552D">
        <w:rPr>
          <w:rtl/>
        </w:rPr>
        <w:t xml:space="preserve"> סדרים למחר </w:t>
      </w:r>
    </w:p>
    <w:p>
      <w:pPr>
        <w:pStyle w:val="38"/>
        <w:rPr>
          <w:ins w:id="98451" w:author="מנוע מכני" w:date="2026-10-11T12:04:40Z"/>
        </w:rPr>
      </w:pPr>
      <w:r>
        <w:tab/>
      </w:r>
      <w:r>
        <w:t>לר</w:t>
      </w:r>
      <w:r>
        <w:t>"</w:t>
      </w:r>
      <w:r>
        <w:t>מ</w:t>
      </w:r>
      <w:r>
        <w:t xml:space="preserve">:</w:t>
      </w:r>
    </w:p>
    <w:p w:rsidR="00DA63EC" w:rsidRDefault="00DA63EC" w:rsidP="00DA63EC">
      <w:pPr>
        <w:tabs>
          <w:tab w:val="center" w:pos="2835"/>
        </w:tabs>
        <w:rPr>
          <w:rtl/>
        </w:rPr>
      </w:pPr>
      <w:del w:id="98452" w:author="מנוע מכני" w:date="2026-10-11T12:04:40Z">
        <w:r>
          <w:rPr>
            <w:rtl/>
          </w:rPr>
          <w:delText xml:space="preserve"> </w:delText>
        </w:r>
      </w:del>
      <w:r>
        <w:rPr>
          <w:rtl/>
        </w:rPr>
        <w:t xml:space="preserve">פגול וחייבין עליו כרת, וחכ"א: אין בו כרת עד שיפגל בכל המתיר!</w:t>
      </w:r>
    </w:p>
    <w:p w:rsidR="00DA63EC" w:rsidRDefault="00DA63EC" w:rsidP="00DA63EC">
      <w:pPr>
        <w:tabs>
          <w:tab w:val="center" w:pos="2835"/>
        </w:tabs>
        <w:rPr>
          <w:rtl/>
        </w:rPr>
      </w:pPr>
      <w:r w:rsidRPr="0057552D">
        <w:rPr>
          <w:rFonts w:hint="cs"/>
          <w:b/>
          <w:bCs/>
          <w:rtl/>
        </w:rPr>
        <w:t>וענהו</w:t>
      </w:r>
      <w:r>
        <w:rPr>
          <w:rtl/>
        </w:rPr>
        <w:t xml:space="preserve">: </w:t>
      </w:r>
      <w:ins w:id="90867" w:author="מנוע מכני" w:date="2026-10-11T12:04:40Z">
        <w:r>
          <w:rPr>
            <w:rFonts w:hint="cs"/>
            <w:rtl/>
          </w:rPr>
          <w:t xml:space="preserve">דשם</w:t>
        </w:r>
      </w:ins>
      <w:del w:id="90868" w:author="מנוע מכני" w:date="2026-10-11T12:04:40Z">
        <w:r>
          <w:rPr>
            <w:rFonts w:hint="cs"/>
            <w:rtl/>
          </w:rPr>
          <w:delText xml:space="preserve">דהתם</w:delText>
        </w:r>
      </w:del>
      <w:r>
        <w:rPr>
          <w:rFonts w:hint="cs"/>
          <w:rtl/>
        </w:rPr>
        <w:t xml:space="preserve"> שחיטת כבשים מקדשא והבא לקדש כבא להתיר [</w:t>
      </w:r>
      <w:r>
        <w:rPr>
          <w:rFonts w:hint="cs"/>
          <w:rtl/>
        </w:rPr>
        <w:t xml:space="preserve">משא</w:t>
      </w:r>
      <w:r>
        <w:rPr>
          <w:rtl/>
        </w:rPr>
        <w:t>"</w:t>
      </w:r>
      <w:r>
        <w:rPr>
          <w:rFonts w:hint="cs"/>
          <w:rtl/>
        </w:rPr>
        <w:t xml:space="preserve">כ</w:t>
      </w:r>
      <w:r>
        <w:rPr>
          <w:rFonts w:hint="cs"/>
          <w:rtl/>
        </w:rPr>
        <w:t xml:space="preserve"> לחם בתנור]</w:t>
      </w:r>
    </w:p>
    <w:p w:rsidR="00DA63EC" w:rsidRDefault="00DA63EC" w:rsidP="00DA63EC">
      <w:pPr>
        <w:tabs>
          <w:tab w:val="center" w:pos="2835"/>
        </w:tabs>
        <w:rPr>
          <w:rtl/>
        </w:rPr>
      </w:pPr>
    </w:p>
    <w:p>
      <w:pPr>
        <w:pStyle w:val="38"/>
        <w:rPr>
          <w:ins w:id="98454" w:author="מנוע מכני" w:date="2026-10-11T12:04:40Z"/>
        </w:rPr>
      </w:pPr>
      <w:del w:id="98453" w:author="מנוע מכני" w:date="2026-10-11T12:04:40Z">
        <w:r w:rsidRPr="00336727">
          <w:delText xml:space="preserve">•</w:delText>
        </w:r>
      </w:del>
      <w:r w:rsidRPr="00336727">
        <w:t xml:space="preserve"> </w:t>
      </w:r>
      <w:r w:rsidRPr="00336727">
        <w:t>והך ד</w:t>
      </w:r>
      <w:r w:rsidRPr="00336727">
        <w:t xml:space="preserve">אחרים</w:t>
      </w:r>
      <w:del w:id="102483" w:author="מנוע מכני" w:date="2026-10-11T12:04:40Z">
        <w:r w:rsidRPr="00336727">
          <w:delText xml:space="preserve"> אומרים</w:delText>
        </w:r>
      </w:del>
      <w:r w:rsidRPr="00336727">
        <w:t xml:space="preserve">:</w:t>
      </w:r>
    </w:p>
    <w:p w:rsidR="00DA63EC" w:rsidRDefault="00DA63EC" w:rsidP="00DA63EC">
      <w:pPr>
        <w:rPr>
          <w:rtl/>
        </w:rPr>
      </w:pPr>
      <w:del w:id="98455" w:author="מנוע מכני" w:date="2026-10-11T12:04:40Z">
        <w:r w:rsidRPr="00336727">
          <w:rPr>
            <w:rtl/>
          </w:rPr>
          <w:delText xml:space="preserve"> </w:delText>
        </w:r>
      </w:del>
      <w:r w:rsidRPr="00336727">
        <w:rPr>
          <w:rtl/>
        </w:rPr>
        <w:t xml:space="preserve">הקדים מולים לערלים כשר, הקדים ערלים למולים</w:t>
      </w:r>
      <w:ins w:id="94221" w:author="מנוע מכני" w:date="2026-10-11T12:04:40Z">
        <w:r>
          <w:rPr>
            <w:rtl/>
          </w:rPr>
          <w:t xml:space="preserve"> </w:t>
        </w:r>
      </w:ins>
      <w:del w:id="94222" w:author="מנוע מכני" w:date="2026-10-11T12:04:40Z">
        <w:r w:rsidRPr="00336727">
          <w:rPr>
            <w:rtl/>
          </w:rPr>
          <w:delText xml:space="preserve">  </w:delText>
        </w:r>
      </w:del>
      <w:r w:rsidRPr="00336727">
        <w:rPr>
          <w:rtl/>
        </w:rPr>
        <w:t xml:space="preserve">פסול, וקיי"ל</w:t>
      </w:r>
      <w:r w:rsidRPr="00336727">
        <w:rPr>
          <w:rFonts w:hint="cs"/>
          <w:rtl/>
        </w:rPr>
        <w:t xml:space="preserve"> </w:t>
      </w:r>
      <w:r w:rsidRPr="00336727">
        <w:rPr>
          <w:rtl/>
        </w:rPr>
        <w:t xml:space="preserve">דבחצי מתיר </w:t>
      </w:r>
      <w:ins w:id="90869" w:author="מנוע מכני" w:date="2026-10-11T12:04:40Z">
        <w:r>
          <w:rPr>
            <w:rtl/>
          </w:rPr>
          <w:t xml:space="preserve">חלקו</w:t>
        </w:r>
      </w:ins>
      <w:del w:id="90870" w:author="מנוע מכני" w:date="2026-10-11T12:04:40Z">
        <w:r w:rsidRPr="00336727">
          <w:rPr>
            <w:rtl/>
          </w:rPr>
          <w:delText xml:space="preserve">פליגי</w:delText>
        </w:r>
      </w:del>
      <w:r w:rsidRPr="00336727">
        <w:rPr>
          <w:rtl/>
        </w:rPr>
        <w:t xml:space="preserve">!</w:t>
      </w:r>
    </w:p>
    <w:p>
      <w:pPr>
        <w:pStyle w:val="38"/>
        <w:rPr>
          <w:ins w:id="98456" w:author="מנוע מכני" w:date="2026-10-11T12:04:40Z"/>
        </w:rPr>
      </w:pPr>
      <w:r>
        <w:t xml:space="preserve">א"ל</w:t>
      </w:r>
      <w:r>
        <w:t xml:space="preserve">:</w:t>
      </w:r>
    </w:p>
    <w:p w:rsidR="00DA63EC" w:rsidRDefault="00DA63EC" w:rsidP="00DA63EC">
      <w:pPr>
        <w:tabs>
          <w:tab w:val="center" w:pos="2835"/>
        </w:tabs>
        <w:rPr>
          <w:rtl/>
        </w:rPr>
      </w:pPr>
      <w:del w:id="98457" w:author="מנוע מכני" w:date="2026-10-11T12:04:40Z">
        <w:r>
          <w:rPr>
            <w:rtl/>
          </w:rPr>
          <w:delText xml:space="preserve"> </w:delText>
        </w:r>
      </w:del>
      <w:r>
        <w:rPr>
          <w:rtl/>
        </w:rPr>
        <w:t xml:space="preserve">דם - סכין מקדשא </w:t>
      </w:r>
      <w:ins w:id="92567" w:author="מנוע מכני" w:date="2026-10-11T12:04:40Z">
        <w:r>
          <w:rPr>
            <w:rtl/>
          </w:rPr>
          <w:t xml:space="preserve">לו</w:t>
        </w:r>
      </w:ins>
      <w:del w:id="92568" w:author="מנוע מכני" w:date="2026-10-11T12:04:40Z">
        <w:r>
          <w:rPr>
            <w:rtl/>
          </w:rPr>
          <w:delText xml:space="preserve">ליה</w:delText>
        </w:r>
      </w:del>
      <w:r>
        <w:rPr>
          <w:rtl/>
        </w:rPr>
        <w:t xml:space="preserve">, והבא לקדש כבא להתיר דמי.</w:t>
      </w:r>
    </w:p>
    <w:p>
      <w:pPr>
        <w:pStyle w:val="38"/>
        <w:rPr>
          <w:ins w:id="98459" w:author="מנוע מכני" w:date="2026-10-11T12:04:40Z"/>
        </w:rPr>
      </w:pPr>
      <w:del w:id="98458" w:author="מנוע מכני" w:date="2026-10-11T12:04:40Z">
        <w:r w:rsidRPr="00336727">
          <w:delText xml:space="preserve">•</w:delText>
        </w:r>
      </w:del>
      <w:r w:rsidRPr="00336727">
        <w:t xml:space="preserve"> </w:t>
      </w:r>
      <w:r w:rsidRPr="00336727">
        <w:t xml:space="preserve">והך</w:t>
      </w:r>
    </w:p>
    <w:p w:rsidR="00DA63EC" w:rsidRDefault="00DA63EC" w:rsidP="00DA63EC">
      <w:pPr>
        <w:rPr>
          <w:rtl/>
        </w:rPr>
      </w:pPr>
      <w:del w:id="98460" w:author="מנוע מכני" w:date="2026-10-11T12:04:40Z">
        <w:r w:rsidRPr="00336727">
          <w:rPr>
            <w:rFonts w:hint="cs"/>
            <w:rtl/>
          </w:rPr>
          <w:delText xml:space="preserve"> </w:delText>
        </w:r>
      </w:del>
      <w:r w:rsidRPr="00336727">
        <w:rPr>
          <w:rFonts w:hint="cs"/>
          <w:rtl/>
        </w:rPr>
        <w:t xml:space="preserve">ד</w:t>
      </w:r>
      <w:r w:rsidRPr="00336727">
        <w:rPr>
          <w:rtl/>
        </w:rPr>
        <w:t xml:space="preserve">בד"א בקמיצה ובמתן כלי ובהילוך, </w:t>
      </w:r>
      <w:ins w:id="90871" w:author="מנוע מכני" w:date="2026-10-11T12:04:40Z">
        <w:r>
          <w:rPr>
            <w:rFonts w:hint="cs"/>
            <w:rtl/>
          </w:rPr>
          <w:t xml:space="preserve">לא</w:t>
        </w:r>
      </w:ins>
      <w:del w:id="90872" w:author="מנוע מכני" w:date="2026-10-11T12:04:40Z">
        <w:r w:rsidRPr="00336727">
          <w:rPr>
            <w:rFonts w:hint="cs"/>
            <w:rtl/>
          </w:rPr>
          <w:delText xml:space="preserve">לאו</w:delText>
        </w:r>
      </w:del>
      <w:r w:rsidRPr="00336727">
        <w:rPr>
          <w:rFonts w:hint="cs"/>
          <w:rtl/>
        </w:rPr>
        <w:t xml:space="preserve"> הילוך דהקטרה אלא דמתן כלי ותני בהילוך ובמתן כלי </w:t>
      </w:r>
    </w:p>
    <w:p w:rsidR="00DA63EC" w:rsidRDefault="00DA63EC" w:rsidP="00DA63EC">
      <w:pPr>
        <w:tabs>
          <w:tab w:val="center" w:pos="2835"/>
        </w:tabs>
        <w:rPr>
          <w:rtl/>
        </w:rPr>
      </w:pPr>
      <w:r>
        <w:rPr>
          <w:rFonts w:hint="cs"/>
          <w:rtl/>
        </w:rPr>
        <w:t xml:space="preserve">וקרי לה הקטרה כיון </w:t>
      </w:r>
      <w:ins w:id="90041" w:author="Claude - סמנטי" w:date="2026-10-11T12:27:00Z">
        <w:r>
          <w:rPr>
            <w:rFonts w:hint="cs"/>
            <w:rtl/>
          </w:rPr>
          <w:t xml:space="preserve">שהולכה</w:t>
        </w:r>
      </w:ins>
      <w:del w:id="90042" w:author="Claude - סמנטי" w:date="2026-10-11T12:27:00Z">
        <w:r>
          <w:rPr>
            <w:rFonts w:hint="cs"/>
            <w:rtl/>
          </w:rPr>
          <w:delText xml:space="preserve">דהולכה</w:delText>
        </w:r>
      </w:del>
      <w:r>
        <w:rPr>
          <w:rFonts w:hint="cs"/>
          <w:rtl/>
        </w:rPr>
        <w:t xml:space="preserve"> צורך הקטרה </w:t>
      </w:r>
    </w:p>
    <w:p>
      <w:pPr>
        <w:pStyle w:val="38"/>
        <w:rPr>
          <w:ins w:id="98461" w:author="מנוע מכני" w:date="2026-10-11T12:04:40Z"/>
        </w:rPr>
      </w:pPr>
      <w:r w:rsidRPr="003A347F">
        <w:t>ויקשה</w:t>
      </w:r>
    </w:p>
    <w:p w:rsidR="00DA63EC" w:rsidRDefault="00DA63EC" w:rsidP="00DA63EC">
      <w:pPr>
        <w:tabs>
          <w:tab w:val="center" w:pos="2835"/>
        </w:tabs>
        <w:rPr>
          <w:rtl/>
        </w:rPr>
      </w:pPr>
      <w:del w:id="98462" w:author="מנוע מכני" w:date="2026-10-11T12:04:40Z">
        <w:r>
          <w:rPr>
            <w:rFonts w:hint="cs"/>
            <w:rtl/>
          </w:rPr>
          <w:delText xml:space="preserve"> </w:delText>
        </w:r>
      </w:del>
      <w:r>
        <w:rPr>
          <w:rFonts w:hint="cs"/>
          <w:rtl/>
        </w:rPr>
        <w:t xml:space="preserve">ד</w:t>
      </w:r>
      <w:r>
        <w:rPr>
          <w:rtl/>
        </w:rPr>
        <w:t xml:space="preserve">נתן את הקומץ בשתיקה, הוליך </w:t>
      </w:r>
      <w:ins w:id="97281" w:author="מנוע מכני" w:date="2026-10-11T12:04:40Z">
        <w:r>
          <w:rPr>
            <w:rtl/>
          </w:rPr>
          <w:t xml:space="preserve">צריך</w:t>
        </w:r>
      </w:ins>
      <w:del w:id="97282" w:author="מנוע מכני" w:date="2026-10-11T12:04:40Z">
        <w:r>
          <w:rPr>
            <w:rtl/>
          </w:rPr>
          <w:delText xml:space="preserve">מיבעי</w:delText>
        </w:r>
      </w:del>
      <w:r>
        <w:rPr>
          <w:rtl/>
        </w:rPr>
        <w:t xml:space="preserve"> </w:t>
      </w:r>
      <w:ins w:id="92569" w:author="מנוע מכני" w:date="2026-10-11T12:04:40Z">
        <w:r>
          <w:rPr>
            <w:rtl/>
          </w:rPr>
          <w:t xml:space="preserve">לו</w:t>
        </w:r>
      </w:ins>
      <w:del w:id="92570" w:author="מנוע מכני" w:date="2026-10-11T12:04:40Z">
        <w:r>
          <w:rPr>
            <w:rtl/>
          </w:rPr>
          <w:delText xml:space="preserve">ליה</w:delText>
        </w:r>
      </w:del>
      <w:r>
        <w:rPr>
          <w:rtl/>
        </w:rPr>
        <w:t xml:space="preserve">!</w:t>
      </w:r>
      <w:r>
        <w:rPr>
          <w:rFonts w:hint="cs"/>
          <w:rtl/>
        </w:rPr>
        <w:t xml:space="preserve"> </w:t>
      </w:r>
      <w:ins w:id="95797" w:author="מנוע מכני" w:date="2026-10-11T12:04:40Z">
        <w:r>
          <w:rPr>
            <w:b/>
            <w:bCs/>
            <w:rtl/>
          </w:rPr>
          <w:t xml:space="preserve">קשה</w:t>
        </w:r>
      </w:ins>
      <w:del w:id="95798" w:author="מנוע מכני" w:date="2026-10-11T12:04:40Z">
        <w:r w:rsidRPr="003A347F">
          <w:rPr>
            <w:b/>
            <w:bCs/>
            <w:rtl/>
          </w:rPr>
          <w:delText xml:space="preserve">קשיא</w:delText>
        </w:r>
      </w:del>
      <w:r>
        <w:rPr>
          <w:rtl/>
        </w:rPr>
        <w:t>.</w:t>
      </w:r>
    </w:p>
    <w:p>
      <w:pPr>
        <w:pStyle w:val="afffff8"/>
        <w:rPr>
          <w:ins w:id="90755" w:author="קלוד" w:date="2026-10-11T12:32:08Z"/>
        </w:rPr>
      </w:pPr>
      <w:ins w:id="90756" w:author="קלוד" w:date="2026-10-11T12:32:08Z">
        <w:r>
          <w:rPr>
            <w:color w:val="7B3F00"/>
          </w:rPr>
          <w:t xml:space="preserve">הקטיר שומשום מן הקומץ - פיגול, פסול או כשר</w:t>
        </w:r>
      </w:ins>
    </w:p>
    <w:p w:rsidR="00DA63EC" w:rsidRDefault="00DA63EC" w:rsidP="00DA63EC">
      <w:pPr>
        <w:tabs>
          <w:tab w:val="center" w:pos="2835"/>
        </w:tabs>
        <w:rPr>
          <w:b/>
          <w:bCs/>
          <w:rtl/>
        </w:rPr>
      </w:pPr>
      <w:r>
        <w:rPr>
          <w:rtl/>
        </w:rPr>
        <w:t xml:space="preserve">• </w:t>
      </w:r>
      <w:r w:rsidRPr="003A347F">
        <w:rPr>
          <w:b/>
          <w:bCs/>
          <w:rtl/>
        </w:rPr>
        <w:t xml:space="preserve">הקטיר שומשום לאכול שומשום עד שכלה קומץ כולו </w:t>
      </w:r>
    </w:p>
    <w:p>
      <w:pPr>
        <w:pStyle w:val="38"/>
        <w:rPr>
          <w:ins w:id="98463" w:author="מנוע מכני" w:date="2026-10-11T12:04:40Z"/>
        </w:rPr>
      </w:pPr>
      <w:r>
        <w:t>ר</w:t>
      </w:r>
      <w:r>
        <w:t>"</w:t>
      </w:r>
      <w:r>
        <w:t>ח ור</w:t>
      </w:r>
      <w:r>
        <w:t>"</w:t>
      </w:r>
      <w:r>
        <w:t>המ ור</w:t>
      </w:r>
      <w:r>
        <w:t>"</w:t>
      </w:r>
      <w:r>
        <w:t xml:space="preserve">ש:</w:t>
      </w:r>
    </w:p>
    <w:p w:rsidR="00DA63EC" w:rsidRDefault="00DA63EC" w:rsidP="00DA63EC">
      <w:pPr>
        <w:tabs>
          <w:tab w:val="center" w:pos="2835"/>
        </w:tabs>
        <w:rPr>
          <w:rtl/>
        </w:rPr>
      </w:pPr>
      <w:ins w:id="94223" w:author="מנוע מכני" w:date="2026-10-11T12:04:40Z">
        <w:del w:id="98464" w:author="מנוע מכני" w:date="2026-10-11T12:04:40Z">
          <w:r>
            <w:rPr>
              <w:rFonts w:hint="cs"/>
              <w:rtl/>
            </w:rPr>
            <w:delText xml:space="preserve"> </w:delText>
          </w:r>
        </w:del>
      </w:ins>
      <w:del w:id="94224" w:author="מנוע מכני" w:date="2026-10-11T12:04:40Z">
        <w:r>
          <w:rPr>
            <w:rFonts w:hint="cs"/>
            <w:rtl/>
          </w:rPr>
          <w:delText xml:space="preserve">  </w:delText>
        </w:r>
      </w:del>
      <w:r>
        <w:rPr>
          <w:rtl/>
        </w:rPr>
        <w:t xml:space="preserve">חד </w:t>
      </w:r>
      <w:r>
        <w:rPr>
          <w:rtl/>
        </w:rPr>
        <w:t xml:space="preserve">אמר</w:t>
      </w:r>
      <w:r>
        <w:rPr>
          <w:rtl/>
        </w:rPr>
        <w:t xml:space="preserve">: פיגול, וחד </w:t>
      </w:r>
      <w:r>
        <w:rPr>
          <w:rtl/>
        </w:rPr>
        <w:t xml:space="preserve">אמר</w:t>
      </w:r>
      <w:r>
        <w:rPr>
          <w:rtl/>
        </w:rPr>
        <w:t xml:space="preserve">: פסול, וחד </w:t>
      </w:r>
      <w:r>
        <w:rPr>
          <w:rtl/>
        </w:rPr>
        <w:t xml:space="preserve">אמר</w:t>
      </w:r>
      <w:r>
        <w:rPr>
          <w:rtl/>
        </w:rPr>
        <w:t xml:space="preserve">: כשר.</w:t>
      </w:r>
    </w:p>
    <w:p>
      <w:pPr>
        <w:pStyle w:val="38"/>
        <w:rPr>
          <w:ins w:id="102407" w:author="מנוע מכני" w:date="2026-10-11T12:04:40Z"/>
        </w:rPr>
      </w:pPr>
      <w:r w:rsidRPr="003A347F">
        <w:t xml:space="preserve">לימא,</w:t>
      </w:r>
    </w:p>
    <w:p w:rsidR="00DA63EC" w:rsidRDefault="00DA63EC" w:rsidP="00DA63EC">
      <w:pPr>
        <w:tabs>
          <w:tab w:val="center" w:pos="2835"/>
        </w:tabs>
        <w:rPr>
          <w:b/>
          <w:bCs/>
          <w:rtl/>
        </w:rPr>
      </w:pPr>
      <w:del w:id="102408" w:author="מנוע מכני" w:date="2026-10-11T12:04:40Z">
        <w:r w:rsidRPr="003A347F">
          <w:rPr>
            <w:b/>
            <w:bCs/>
            <w:rtl/>
          </w:rPr>
          <w:delText xml:space="preserve"> </w:delText>
        </w:r>
      </w:del>
      <w:r w:rsidRPr="003A347F">
        <w:rPr>
          <w:b/>
          <w:bCs/>
          <w:rtl/>
        </w:rPr>
        <w:t xml:space="preserve">מ"ד</w:t>
      </w:r>
      <w:r w:rsidRPr="003A347F">
        <w:rPr>
          <w:b/>
          <w:bCs/>
          <w:rtl/>
        </w:rPr>
        <w:t xml:space="preserve"> פיגול </w:t>
      </w:r>
      <w:r w:rsidRPr="003A347F">
        <w:rPr>
          <w:rStyle w:val="2fb"/>
          <w:b/>
          <w:bCs/>
          <w:rtl/>
        </w:rPr>
        <w:t xml:space="preserve">כר"מ</w:t>
      </w:r>
      <w:r w:rsidRPr="003A347F">
        <w:rPr>
          <w:b/>
          <w:bCs/>
          <w:rtl/>
        </w:rPr>
        <w:t xml:space="preserve">, ומ"ד פסול - כרבנן, ומ"ד כשר - </w:t>
      </w:r>
      <w:r w:rsidRPr="003A347F">
        <w:rPr>
          <w:rStyle w:val="2fb"/>
          <w:b/>
          <w:bCs/>
          <w:rtl/>
        </w:rPr>
        <w:t xml:space="preserve">כרבי</w:t>
      </w:r>
      <w:r w:rsidRPr="003A347F">
        <w:rPr>
          <w:b/>
          <w:bCs/>
          <w:rtl/>
        </w:rPr>
        <w:t xml:space="preserve">!</w:t>
      </w:r>
    </w:p>
    <w:p>
      <w:pPr>
        <w:pStyle w:val="38"/>
        <w:rPr>
          <w:ins w:id="98465" w:author="מנוע מכני" w:date="2026-10-11T12:04:40Z"/>
        </w:rPr>
      </w:pPr>
      <w:r w:rsidRPr="00B86088">
        <w:t>ו</w:t>
      </w:r>
      <w:r>
        <w:t>דחי</w:t>
      </w:r>
      <w:r w:rsidR="005608A0">
        <w:t>'</w:t>
      </w:r>
      <w:r>
        <w:t xml:space="preserve"> דלר</w:t>
      </w:r>
      <w:r>
        <w:t>"</w:t>
      </w:r>
      <w:r>
        <w:t xml:space="preserve">מ:</w:t>
      </w:r>
    </w:p>
    <w:p w:rsidR="00DA63EC" w:rsidRDefault="00DA63EC" w:rsidP="00DA63EC">
      <w:pPr>
        <w:tabs>
          <w:tab w:val="center" w:pos="2835"/>
        </w:tabs>
        <w:rPr>
          <w:rtl/>
        </w:rPr>
      </w:pPr>
      <w:del w:id="98466" w:author="מנוע מכני" w:date="2026-10-11T12:04:40Z">
        <w:r>
          <w:rPr>
            <w:rFonts w:hint="cs"/>
            <w:rtl/>
          </w:rPr>
          <w:delText xml:space="preserve"> </w:delText>
        </w:r>
      </w:del>
      <w:r>
        <w:rPr>
          <w:rFonts w:hint="cs"/>
          <w:rtl/>
        </w:rPr>
        <w:t xml:space="preserve">דווקא </w:t>
      </w:r>
      <w:ins w:id="90873" w:author="מנוע מכני" w:date="2026-10-11T12:04:40Z">
        <w:r>
          <w:rPr>
            <w:rFonts w:hint="cs"/>
            <w:rtl/>
          </w:rPr>
          <w:t xml:space="preserve">שם</w:t>
        </w:r>
      </w:ins>
      <w:del w:id="90874" w:author="מנוע מכני" w:date="2026-10-11T12:04:40Z">
        <w:r>
          <w:rPr>
            <w:rFonts w:hint="cs"/>
            <w:rtl/>
          </w:rPr>
          <w:delText xml:space="preserve">התם</w:delText>
        </w:r>
      </w:del>
      <w:r>
        <w:rPr>
          <w:rFonts w:hint="cs"/>
          <w:rtl/>
        </w:rPr>
        <w:t xml:space="preserve"> </w:t>
      </w:r>
      <w:r>
        <w:rPr>
          <w:rtl/>
        </w:rPr>
        <w:t xml:space="preserve">דחישב בשיעורו, </w:t>
      </w:r>
    </w:p>
    <w:p>
      <w:pPr>
        <w:pStyle w:val="38"/>
        <w:rPr>
          <w:ins w:id="98467" w:author="מנוע מכני" w:date="2026-10-11T12:04:40Z"/>
        </w:rPr>
      </w:pPr>
      <w:r>
        <w:t>ולרבנן:</w:t>
      </w:r>
    </w:p>
    <w:p w:rsidR="00DA63EC" w:rsidRDefault="00DA63EC" w:rsidP="00DA63EC">
      <w:pPr>
        <w:tabs>
          <w:tab w:val="center" w:pos="2835"/>
        </w:tabs>
        <w:rPr>
          <w:rtl/>
        </w:rPr>
      </w:pPr>
      <w:del w:id="98468" w:author="מנוע מכני" w:date="2026-10-11T12:04:40Z">
        <w:r>
          <w:rPr>
            <w:rtl/>
          </w:rPr>
          <w:delText xml:space="preserve"> </w:delText>
        </w:r>
      </w:del>
      <w:r>
        <w:rPr>
          <w:rtl/>
        </w:rPr>
        <w:t xml:space="preserve">דלא חישב בכוליה מתיר, </w:t>
      </w:r>
    </w:p>
    <w:p>
      <w:pPr>
        <w:pStyle w:val="38"/>
        <w:rPr>
          <w:ins w:id="98469" w:author="מנוע מכני" w:date="2026-10-11T12:04:40Z"/>
        </w:rPr>
      </w:pPr>
      <w:r>
        <w:t>ורבי:</w:t>
      </w:r>
    </w:p>
    <w:p w:rsidR="00DA63EC" w:rsidRDefault="00DA63EC" w:rsidP="00DA63EC">
      <w:pPr>
        <w:tabs>
          <w:tab w:val="center" w:pos="2835"/>
        </w:tabs>
        <w:rPr>
          <w:rtl/>
        </w:rPr>
      </w:pPr>
      <w:del w:id="98470" w:author="מנוע מכני" w:date="2026-10-11T12:04:40Z">
        <w:r>
          <w:rPr>
            <w:rtl/>
          </w:rPr>
          <w:delText xml:space="preserve"> </w:delText>
        </w:r>
      </w:del>
      <w:r>
        <w:rPr>
          <w:rtl/>
        </w:rPr>
        <w:t xml:space="preserve">דלא הדר מלייה מאותה עבודה</w:t>
      </w:r>
    </w:p>
    <w:p w:rsidR="00DA63EC" w:rsidRDefault="00DA63EC" w:rsidP="00DA63EC">
      <w:pPr>
        <w:tabs>
          <w:tab w:val="center" w:pos="2835"/>
        </w:tabs>
        <w:rPr>
          <w:rtl/>
        </w:rPr>
      </w:pPr>
    </w:p>
    <w:p>
      <w:pPr>
        <w:pStyle w:val="38"/>
        <w:rPr>
          <w:ins w:id="98471" w:author="מנוע מכני" w:date="2026-10-11T12:04:40Z"/>
        </w:rPr>
      </w:pPr>
      <w:r w:rsidRPr="00990349">
        <w:t xml:space="preserve">אלא</w:t>
      </w:r>
    </w:p>
    <w:p w:rsidR="00DA63EC" w:rsidRDefault="00DA63EC" w:rsidP="00DA63EC">
      <w:pPr>
        <w:tabs>
          <w:tab w:val="center" w:pos="2835"/>
        </w:tabs>
        <w:rPr>
          <w:b/>
          <w:bCs/>
          <w:rtl/>
        </w:rPr>
      </w:pPr>
      <w:del w:id="98472" w:author="מנוע מכני" w:date="2026-10-11T12:04:40Z">
        <w:r w:rsidRPr="00990349">
          <w:rPr>
            <w:b/>
            <w:bCs/>
            <w:rtl/>
          </w:rPr>
          <w:delText xml:space="preserve"> </w:delText>
        </w:r>
      </w:del>
      <w:r w:rsidRPr="00990349">
        <w:rPr>
          <w:b/>
          <w:bCs/>
          <w:rtl/>
        </w:rPr>
        <w:t xml:space="preserve">מ"ד</w:t>
      </w:r>
      <w:r w:rsidRPr="00990349">
        <w:rPr>
          <w:b/>
          <w:bCs/>
          <w:rtl/>
        </w:rPr>
        <w:t xml:space="preserve"> פיגול - דברי הכל, מאן דאמר פסול - דברי הכל, מאן דאמר כשר - דברי הכל</w:t>
      </w:r>
      <w:ins w:id="94225" w:author="מנוע מכני" w:date="2026-10-11T12:04:40Z">
        <w:r>
          <w:rPr>
            <w:b/>
            <w:bCs/>
            <w:rtl/>
          </w:rPr>
          <w:t xml:space="preserve">,</w:t>
        </w:r>
      </w:ins>
      <w:del w:id="94226" w:author="מנוע מכני" w:date="2026-10-11T12:04:40Z">
        <w:r w:rsidRPr="00990349">
          <w:rPr>
            <w:b/>
            <w:bCs/>
            <w:rtl/>
          </w:rPr>
          <w:delText xml:space="preserve">;</w:delText>
        </w:r>
      </w:del>
      <w:r w:rsidRPr="00990349">
        <w:rPr>
          <w:b/>
          <w:bCs/>
          <w:rtl/>
        </w:rPr>
        <w:t xml:space="preserve"> </w:t>
      </w:r>
    </w:p>
    <w:p>
      <w:pPr>
        <w:pStyle w:val="38"/>
        <w:rPr>
          <w:ins w:id="98473" w:author="מנוע מכני" w:date="2026-10-11T12:04:40Z"/>
        </w:rPr>
      </w:pPr>
      <w:r>
        <w:t>מ</w:t>
      </w:r>
      <w:r>
        <w:t>"ד</w:t>
      </w:r>
      <w:r>
        <w:t xml:space="preserve"> פיגול דברי הכל, </w:t>
      </w:r>
      <w:ins w:id="90875" w:author="מנוע מכני" w:date="2026-10-11T12:04:40Z">
        <w:r>
          <w:t xml:space="preserve">סבר</w:t>
        </w:r>
      </w:ins>
      <w:del w:id="90876" w:author="מנוע מכני" w:date="2026-10-11T12:04:40Z">
        <w:r>
          <w:delText xml:space="preserve">קסבר</w:delText>
        </w:r>
      </w:del>
      <w:r>
        <w:t xml:space="preserve">:</w:t>
      </w:r>
    </w:p>
    <w:p w:rsidR="00DA63EC" w:rsidRDefault="00DA63EC" w:rsidP="00DA63EC">
      <w:pPr>
        <w:tabs>
          <w:tab w:val="center" w:pos="2835"/>
        </w:tabs>
        <w:rPr>
          <w:rtl/>
        </w:rPr>
      </w:pPr>
      <w:del w:id="98474" w:author="מנוע מכני" w:date="2026-10-11T12:04:40Z">
        <w:r>
          <w:rPr>
            <w:rtl/>
          </w:rPr>
          <w:delText xml:space="preserve"> </w:delText>
        </w:r>
      </w:del>
      <w:r>
        <w:rPr>
          <w:rtl/>
        </w:rPr>
        <w:t xml:space="preserve">דרך אכילה בכך ודרך הקטרה בכך</w:t>
      </w:r>
      <w:ins w:id="94227" w:author="מנוע מכני" w:date="2026-10-11T12:04:40Z">
        <w:r>
          <w:rPr>
            <w:rtl/>
          </w:rPr>
          <w:t xml:space="preserve">,</w:t>
        </w:r>
      </w:ins>
      <w:del w:id="94228" w:author="מנוע מכני" w:date="2026-10-11T12:04:40Z">
        <w:r>
          <w:rPr>
            <w:rtl/>
          </w:rPr>
          <w:delText xml:space="preserve">;</w:delText>
        </w:r>
      </w:del>
      <w:r>
        <w:rPr>
          <w:rtl/>
        </w:rPr>
        <w:t xml:space="preserve"> </w:t>
      </w:r>
    </w:p>
    <w:p>
      <w:pPr>
        <w:pStyle w:val="38"/>
        <w:rPr>
          <w:ins w:id="98475" w:author="מנוע מכני" w:date="2026-10-11T12:04:40Z"/>
        </w:rPr>
      </w:pPr>
      <w:r w:rsidRPr="00E105BC">
        <w:t xml:space="preserve">ומ"ד פסול דברי הכל, </w:t>
      </w:r>
      <w:ins w:id="90877" w:author="מנוע מכני" w:date="2026-10-11T12:04:40Z">
        <w:r>
          <w:t xml:space="preserve">סבר</w:t>
        </w:r>
      </w:ins>
      <w:del w:id="90878" w:author="מנוע מכני" w:date="2026-10-11T12:04:40Z">
        <w:r w:rsidRPr="00E105BC">
          <w:delText xml:space="preserve">קסבר</w:delText>
        </w:r>
      </w:del>
      <w:r w:rsidRPr="00E105BC">
        <w:t xml:space="preserve">:</w:t>
      </w:r>
    </w:p>
    <w:p w:rsidR="00DA63EC" w:rsidRPr="00E105BC" w:rsidRDefault="00DA63EC" w:rsidP="00DA63EC">
      <w:pPr>
        <w:tabs>
          <w:tab w:val="center" w:pos="2835"/>
        </w:tabs>
        <w:rPr>
          <w:spacing w:val="-6"/>
          <w:rtl/>
        </w:rPr>
      </w:pPr>
      <w:ins w:id="94231" w:author="מנוע מכני" w:date="2026-10-11T12:04:40Z">
        <w:del w:id="98476" w:author="מנוע מכני" w:date="2026-10-11T12:04:40Z">
          <w:r>
            <w:rPr>
              <w:spacing w:val="-6"/>
              <w:rtl/>
            </w:rPr>
            <w:delText xml:space="preserve"> </w:delText>
          </w:r>
        </w:del>
      </w:ins>
      <w:del w:id="94232" w:author="מנוע מכני" w:date="2026-10-11T12:04:40Z">
        <w:r w:rsidRPr="00E105BC">
          <w:rPr>
            <w:spacing w:val="-6"/>
            <w:rtl/>
          </w:rPr>
          <w:delText xml:space="preserve"> </w:delText>
        </w:r>
        <w:r w:rsidRPr="00E105BC">
          <w:rPr>
            <w:rFonts w:hint="cs"/>
            <w:spacing w:val="-6"/>
            <w:rtl/>
          </w:rPr>
          <w:delText xml:space="preserve"> </w:delText>
        </w:r>
      </w:del>
      <w:r w:rsidRPr="00E105BC">
        <w:rPr>
          <w:spacing w:val="-6"/>
          <w:rtl/>
        </w:rPr>
        <w:t xml:space="preserve">דרך אכילה בכך ואין דרך הקטרה בכך, </w:t>
      </w:r>
      <w:ins w:id="95799" w:author="מנוע מכני" w:date="2026-10-11T12:04:40Z">
        <w:r>
          <w:rPr>
            <w:spacing w:val="-6"/>
            <w:rtl/>
          </w:rPr>
          <w:t xml:space="preserve">והיה</w:t>
        </w:r>
      </w:ins>
      <w:del w:id="95800" w:author="מנוע מכני" w:date="2026-10-11T12:04:40Z">
        <w:r w:rsidRPr="00E105BC">
          <w:rPr>
            <w:spacing w:val="-6"/>
            <w:rtl/>
          </w:rPr>
          <w:delText xml:space="preserve">והואי</w:delText>
        </w:r>
      </w:del>
      <w:r w:rsidRPr="00E105BC">
        <w:rPr>
          <w:spacing w:val="-6"/>
          <w:rtl/>
        </w:rPr>
        <w:t xml:space="preserve"> לה כמנחה שלא הוקטרה</w:t>
      </w:r>
      <w:ins w:id="94229" w:author="מנוע מכני" w:date="2026-10-11T12:04:40Z">
        <w:r>
          <w:rPr>
            <w:spacing w:val="-6"/>
            <w:rtl/>
          </w:rPr>
          <w:t xml:space="preserve">,</w:t>
        </w:r>
      </w:ins>
      <w:del w:id="94230" w:author="מנוע מכני" w:date="2026-10-11T12:04:40Z">
        <w:r w:rsidRPr="00E105BC">
          <w:rPr>
            <w:spacing w:val="-6"/>
            <w:rtl/>
          </w:rPr>
          <w:delText xml:space="preserve">;</w:delText>
        </w:r>
      </w:del>
      <w:r w:rsidRPr="00E105BC">
        <w:rPr>
          <w:spacing w:val="-6"/>
          <w:rtl/>
        </w:rPr>
        <w:t xml:space="preserve"> </w:t>
      </w:r>
    </w:p>
    <w:p>
      <w:pPr>
        <w:pStyle w:val="38"/>
        <w:rPr>
          <w:ins w:id="98477" w:author="מנוע מכני" w:date="2026-10-11T12:04:40Z"/>
        </w:rPr>
      </w:pPr>
      <w:r>
        <w:t>ומ</w:t>
      </w:r>
      <w:r>
        <w:t>"ד</w:t>
      </w:r>
      <w:r>
        <w:t xml:space="preserve"> כשר דברי הכל, </w:t>
      </w:r>
      <w:ins w:id="90879" w:author="מנוע מכני" w:date="2026-10-11T12:04:40Z">
        <w:r>
          <w:t xml:space="preserve">סבר</w:t>
        </w:r>
      </w:ins>
      <w:del w:id="90880" w:author="מנוע מכני" w:date="2026-10-11T12:04:40Z">
        <w:r>
          <w:delText xml:space="preserve">קסבר</w:delText>
        </w:r>
      </w:del>
      <w:r>
        <w:t xml:space="preserve">:</w:t>
      </w:r>
    </w:p>
    <w:p w:rsidR="00DA63EC" w:rsidRDefault="00DA63EC" w:rsidP="00DA63EC">
      <w:pPr>
        <w:tabs>
          <w:tab w:val="center" w:pos="2835"/>
        </w:tabs>
        <w:rPr>
          <w:rtl/>
        </w:rPr>
      </w:pPr>
      <w:del w:id="98478" w:author="מנוע מכני" w:date="2026-10-11T12:04:40Z">
        <w:r>
          <w:rPr>
            <w:rtl/>
          </w:rPr>
          <w:delText xml:space="preserve"> </w:delText>
        </w:r>
      </w:del>
      <w:r>
        <w:rPr>
          <w:rtl/>
        </w:rPr>
        <w:t xml:space="preserve">דרך הקטרה בכך ואין דרך אכילה בכך.</w:t>
      </w:r>
    </w:p>
    <w:p w:rsidR="00DA63EC" w:rsidRDefault="00DA63EC" w:rsidP="00DA63EC">
      <w:pPr>
        <w:pStyle w:val="afff3"/>
        <w:framePr w:wrap="around"/>
        <w:rPr>
          <w:rtl/>
        </w:rPr>
      </w:pPr>
      <w:r>
        <w:rPr>
          <w:rFonts w:hint="cs"/>
          <w:rtl/>
        </w:rPr>
        <w:t>יז.</w:t>
      </w:r>
    </w:p>
    <w:p>
      <w:pPr>
        <w:pStyle w:val="afffff8"/>
        <w:rPr>
          <w:ins w:id="90753" w:author="קלוד" w:date="2026-10-11T12:32:08Z"/>
        </w:rPr>
      </w:pPr>
      <w:ins w:id="90754" w:author="קלוד" w:date="2026-10-11T12:32:08Z">
        <w:r>
          <w:rPr>
            <w:color w:val="7B3F00"/>
          </w:rPr>
          <w:t xml:space="preserve">האם הקטרה מפגלת הקטרה - וחריפי פומבדיתא</w:t>
        </w:r>
      </w:ins>
    </w:p>
    <w:p>
      <w:pPr>
        <w:pStyle w:val="38"/>
        <w:rPr>
          <w:ins w:id="98480" w:author="מנוע מכני" w:date="2026-10-11T12:04:40Z"/>
        </w:rPr>
      </w:pPr>
      <w:del w:id="98479" w:author="מנוע מכני" w:date="2026-10-11T12:04:40Z">
        <w:r>
          <w:delText xml:space="preserve">•</w:delText>
        </w:r>
      </w:del>
      <w:r>
        <w:t xml:space="preserve"> </w:t>
      </w:r>
      <w:ins w:id="90881" w:author="מנוע מכני" w:date="2026-10-11T12:04:40Z">
        <w:r>
          <w:t xml:space="preserve">אמרו</w:t>
        </w:r>
      </w:ins>
      <w:del w:id="90882" w:author="מנוע מכני" w:date="2026-10-11T12:04:40Z">
        <w:r>
          <w:delText xml:space="preserve">אמרי</w:delText>
        </w:r>
      </w:del>
      <w:r>
        <w:t xml:space="preserve"> חריפי </w:t>
      </w:r>
      <w:ins w:id="90043" w:author="Claude - סמנטי" w:date="2026-10-11T12:27:00Z">
        <w:r>
          <w:t xml:space="preserve">של פומבדיתא</w:t>
        </w:r>
      </w:ins>
      <w:del w:id="90044" w:author="Claude - סמנטי" w:date="2026-10-11T12:27:00Z">
        <w:r>
          <w:delText xml:space="preserve">דפומבדיתא</w:delText>
        </w:r>
      </w:del>
      <w:r>
        <w:t xml:space="preserve">:</w:t>
      </w:r>
    </w:p>
    <w:p w:rsidR="00DA63EC" w:rsidRDefault="00DA63EC" w:rsidP="00DA63EC">
      <w:pPr>
        <w:tabs>
          <w:tab w:val="center" w:pos="2835"/>
        </w:tabs>
        <w:rPr>
          <w:rtl/>
        </w:rPr>
      </w:pPr>
      <w:del w:id="98481" w:author="מנוע מכני" w:date="2026-10-11T12:04:40Z">
        <w:r>
          <w:rPr>
            <w:rtl/>
          </w:rPr>
          <w:delText xml:space="preserve"> </w:delText>
        </w:r>
      </w:del>
      <w:r>
        <w:rPr>
          <w:rtl/>
        </w:rPr>
        <w:t xml:space="preserve">הקטרה מפגלת הקטרה, </w:t>
      </w:r>
    </w:p>
    <w:p w:rsidR="00DA63EC" w:rsidRPr="00E105BC" w:rsidRDefault="00DA63EC" w:rsidP="00DA63EC">
      <w:pPr>
        <w:tabs>
          <w:tab w:val="center" w:pos="2835"/>
        </w:tabs>
        <w:rPr>
          <w:spacing w:val="-4"/>
          <w:rtl/>
        </w:rPr>
      </w:pPr>
      <w:ins w:id="90335" w:author="מנוע מכני" w:date="2026-10-11T12:04:40Z">
        <w:r>
          <w:rPr>
            <w:spacing w:val="-4"/>
            <w:rtl/>
          </w:rPr>
          <w:t xml:space="preserve">ואפי'</w:t>
        </w:r>
      </w:ins>
      <w:del w:id="90336" w:author="מנוע מכני" w:date="2026-10-11T12:04:40Z">
        <w:r w:rsidRPr="00E105BC">
          <w:rPr>
            <w:spacing w:val="-4"/>
            <w:rtl/>
          </w:rPr>
          <w:tab/>
          <w:delText xml:space="preserve">ואפילו</w:delText>
        </w:r>
      </w:del>
      <w:r w:rsidRPr="00E105BC">
        <w:rPr>
          <w:spacing w:val="-4"/>
          <w:rtl/>
        </w:rPr>
        <w:tab/>
        <w:t xml:space="preserve"> לרבנן דאין מפגלין בחצי מתיר, </w:t>
      </w:r>
      <w:r w:rsidRPr="00E105BC">
        <w:rPr>
          <w:spacing w:val="-4"/>
          <w:rtl/>
        </w:rPr>
        <w:tab/>
        <w:t xml:space="preserve">ה"מ</w:t>
      </w:r>
      <w:r w:rsidRPr="00E105BC">
        <w:rPr>
          <w:spacing w:val="-4"/>
          <w:rtl/>
        </w:rPr>
        <w:tab/>
        <w:t xml:space="preserve"> </w:t>
      </w:r>
      <w:r w:rsidRPr="00E105BC">
        <w:rPr>
          <w:rFonts w:hint="cs"/>
          <w:spacing w:val="-4"/>
          <w:rtl/>
        </w:rPr>
        <w:t>ב</w:t>
      </w:r>
      <w:r w:rsidRPr="00E105BC">
        <w:rPr>
          <w:spacing w:val="-4"/>
          <w:rtl/>
        </w:rPr>
        <w:t xml:space="preserve">דחישב </w:t>
      </w:r>
      <w:ins w:id="92571" w:author="מנוע מכני" w:date="2026-10-11T12:04:40Z">
        <w:r>
          <w:rPr>
            <w:spacing w:val="-4"/>
            <w:rtl/>
          </w:rPr>
          <w:t xml:space="preserve">בו</w:t>
        </w:r>
      </w:ins>
      <w:del w:id="92572" w:author="מנוע מכני" w:date="2026-10-11T12:04:40Z">
        <w:r w:rsidRPr="00E105BC">
          <w:rPr>
            <w:spacing w:val="-4"/>
            <w:rtl/>
          </w:rPr>
          <w:delText xml:space="preserve">ביה</w:delText>
        </w:r>
      </w:del>
      <w:r w:rsidRPr="00E105BC">
        <w:rPr>
          <w:spacing w:val="-4"/>
          <w:rtl/>
        </w:rPr>
        <w:t xml:space="preserve"> בשירים, ולבונה במילתא </w:t>
      </w:r>
      <w:ins w:id="97283" w:author="מנוע מכני" w:date="2026-10-11T12:04:40Z">
        <w:r>
          <w:rPr>
            <w:spacing w:val="-4"/>
            <w:rtl/>
          </w:rPr>
          <w:t xml:space="preserve">עומדת</w:t>
        </w:r>
      </w:ins>
      <w:del w:id="97284" w:author="מנוע מכני" w:date="2026-10-11T12:04:40Z">
        <w:r w:rsidRPr="00E105BC">
          <w:rPr>
            <w:spacing w:val="-4"/>
            <w:rtl/>
          </w:rPr>
          <w:delText xml:space="preserve">קיימא</w:delText>
        </w:r>
      </w:del>
      <w:r w:rsidRPr="00E105BC">
        <w:rPr>
          <w:spacing w:val="-4"/>
          <w:rtl/>
        </w:rPr>
        <w:t xml:space="preserve">, </w:t>
      </w:r>
    </w:p>
    <w:p w:rsidR="00DA63EC" w:rsidRDefault="00DA63EC" w:rsidP="00DA63EC">
      <w:pPr>
        <w:tabs>
          <w:tab w:val="center" w:pos="2835"/>
        </w:tabs>
        <w:rPr>
          <w:rtl/>
        </w:rPr>
      </w:pPr>
      <w:r>
        <w:rPr>
          <w:rtl/>
        </w:rPr>
        <w:tab/>
        <w:t xml:space="preserve">אבל </w:t>
      </w:r>
      <w:ins w:id="90883" w:author="מנוע מכני" w:date="2026-10-11T12:04:40Z">
        <w:r>
          <w:rPr>
            <w:rtl/>
          </w:rPr>
          <w:t xml:space="preserve">כאן</w:t>
        </w:r>
      </w:ins>
      <w:del w:id="90884" w:author="מנוע מכני" w:date="2026-10-11T12:04:40Z">
        <w:r>
          <w:rPr>
            <w:rtl/>
          </w:rPr>
          <w:tab/>
          <w:delText xml:space="preserve">הכא</w:delText>
        </w:r>
      </w:del>
      <w:r>
        <w:rPr>
          <w:rtl/>
        </w:rPr>
        <w:tab/>
        <w:t xml:space="preserve"> דחישב לה בלבונה, כמה דחישב </w:t>
      </w:r>
      <w:ins w:id="92573" w:author="מנוע מכני" w:date="2026-10-11T12:04:40Z">
        <w:r>
          <w:rPr>
            <w:rtl/>
          </w:rPr>
          <w:t xml:space="preserve">בו</w:t>
        </w:r>
      </w:ins>
      <w:del w:id="92574" w:author="מנוע מכני" w:date="2026-10-11T12:04:40Z">
        <w:r>
          <w:rPr>
            <w:rtl/>
          </w:rPr>
          <w:tab/>
          <w:delText xml:space="preserve">ביה</w:delText>
        </w:r>
      </w:del>
      <w:r>
        <w:rPr>
          <w:rtl/>
        </w:rPr>
        <w:tab/>
        <w:t xml:space="preserve"> בכוליה מתיר דמי.</w:t>
      </w:r>
    </w:p>
    <w:p>
      <w:pPr>
        <w:pStyle w:val="38"/>
        <w:rPr>
          <w:ins w:id="98483" w:author="מנוע מכני" w:date="2026-10-11T12:04:40Z"/>
        </w:rPr>
      </w:pPr>
      <w:del w:id="98482" w:author="מנוע מכני" w:date="2026-10-11T12:04:40Z">
        <w:r w:rsidRPr="00336727">
          <w:delText xml:space="preserve">•</w:delText>
        </w:r>
      </w:del>
      <w:r w:rsidRPr="00336727">
        <w:t xml:space="preserve"> רבא:</w:t>
      </w:r>
    </w:p>
    <w:p w:rsidR="00DA63EC" w:rsidRDefault="00DA63EC" w:rsidP="00DA63EC">
      <w:pPr>
        <w:rPr>
          <w:rtl/>
        </w:rPr>
      </w:pPr>
      <w:del w:id="98484" w:author="מנוע מכני" w:date="2026-10-11T12:04:40Z">
        <w:r w:rsidRPr="00336727">
          <w:rPr>
            <w:rtl/>
          </w:rPr>
          <w:delText xml:space="preserve"> </w:delText>
        </w:r>
      </w:del>
      <w:r w:rsidRPr="00336727">
        <w:rPr>
          <w:rtl/>
        </w:rPr>
        <w:t xml:space="preserve">אף אנן תנינא, זה הכלל: כל הקומץ ונותן בכלי, והמוליך והמקטיר, לאכול דבר שדרכו לאכול ולהקטיר דבר שדרכו להקטיר, חוץ למקומו</w:t>
      </w:r>
      <w:r w:rsidRPr="00336727">
        <w:rPr>
          <w:rFonts w:hint="cs"/>
          <w:rtl/>
        </w:rPr>
        <w:t xml:space="preserve"> </w:t>
      </w:r>
      <w:r w:rsidRPr="00336727">
        <w:rPr>
          <w:rtl/>
        </w:rPr>
        <w:t>פסול ואין בו כרת, חוץ לזמנו פגול וחייבין עליו כרת</w:t>
      </w:r>
      <w:r w:rsidRPr="00336727">
        <w:rPr>
          <w:rFonts w:hint="cs"/>
          <w:rtl/>
        </w:rPr>
        <w:t>.</w:t>
      </w:r>
    </w:p>
    <w:p w:rsidR="00DA63EC" w:rsidRPr="00E105BC" w:rsidRDefault="00DA63EC" w:rsidP="00DA63EC">
      <w:pPr>
        <w:tabs>
          <w:tab w:val="center" w:pos="2835"/>
        </w:tabs>
        <w:rPr>
          <w:spacing w:val="-4"/>
          <w:rtl/>
        </w:rPr>
      </w:pPr>
      <w:ins w:id="92575" w:author="מנוע מכני" w:date="2026-10-11T12:04:40Z">
        <w:r>
          <w:rPr>
            <w:spacing w:val="-4"/>
            <w:rtl/>
          </w:rPr>
          <w:t xml:space="preserve">מה</w:t>
        </w:r>
      </w:ins>
      <w:del w:id="92576" w:author="מנוע מכני" w:date="2026-10-11T12:04:40Z">
        <w:r w:rsidRPr="00E105BC">
          <w:rPr>
            <w:spacing w:val="-4"/>
            <w:rtl/>
          </w:rPr>
          <w:tab/>
          <w:delText xml:space="preserve">מאי</w:delText>
        </w:r>
      </w:del>
      <w:r w:rsidRPr="00E105BC">
        <w:rPr>
          <w:spacing w:val="-4"/>
          <w:rtl/>
        </w:rPr>
        <w:tab/>
        <w:t xml:space="preserve"> </w:t>
      </w:r>
      <w:ins w:id="90885" w:author="מנוע מכני" w:date="2026-10-11T12:04:40Z">
        <w:r>
          <w:rPr>
            <w:spacing w:val="-4"/>
            <w:rtl/>
          </w:rPr>
          <w:t xml:space="preserve">לא</w:t>
        </w:r>
      </w:ins>
      <w:del w:id="90886" w:author="מנוע מכני" w:date="2026-10-11T12:04:40Z">
        <w:r w:rsidRPr="00E105BC">
          <w:rPr>
            <w:spacing w:val="-4"/>
            <w:rtl/>
          </w:rPr>
          <w:tab/>
          <w:delText xml:space="preserve">לאו</w:delText>
        </w:r>
      </w:del>
      <w:r w:rsidRPr="00E105BC">
        <w:rPr>
          <w:spacing w:val="-4"/>
          <w:rtl/>
        </w:rPr>
        <w:tab/>
        <w:t xml:space="preserve"> הקטרה דומיא דהנך, בין לאכול בין להקטיר, אף הקטרה בין לאכול בין להקטיר!</w:t>
      </w:r>
    </w:p>
    <w:p>
      <w:pPr>
        <w:pStyle w:val="38"/>
        <w:rPr>
          <w:ins w:id="98485" w:author="מנוע מכני" w:date="2026-10-11T12:04:40Z"/>
        </w:rPr>
      </w:pPr>
      <w:r>
        <w:t xml:space="preserve">- </w:t>
      </w:r>
      <w:r w:rsidRPr="00B86088">
        <w:t>ו</w:t>
      </w:r>
      <w:r>
        <w:t>דחי</w:t>
      </w:r>
      <w:r w:rsidR="005608A0">
        <w:t>'</w:t>
      </w:r>
    </w:p>
    <w:p w:rsidR="00DA63EC" w:rsidRDefault="00DA63EC" w:rsidP="00DA63EC">
      <w:pPr>
        <w:pStyle w:val="affffb"/>
        <w:rPr>
          <w:rtl/>
        </w:rPr>
      </w:pPr>
      <w:del w:id="98486" w:author="מנוע מכני" w:date="2026-10-11T12:04:40Z">
        <w:r>
          <w:rPr>
            <w:rFonts w:hint="cs"/>
            <w:rtl/>
          </w:rPr>
          <w:delText xml:space="preserve"> </w:delText>
        </w:r>
      </w:del>
      <w:r>
        <w:rPr>
          <w:rFonts w:hint="cs"/>
          <w:rtl/>
        </w:rPr>
        <w:t xml:space="preserve">ד</w:t>
      </w:r>
      <w:r>
        <w:rPr>
          <w:rtl/>
        </w:rPr>
        <w:t xml:space="preserve">הנך בין לאכול בין להקטיר, הקטרה לאכול אין, להקטיר </w:t>
      </w:r>
      <w:r>
        <w:rPr>
          <w:rtl/>
        </w:rPr>
        <w:t xml:space="preserve">לא</w:t>
      </w:r>
      <w:r>
        <w:rPr>
          <w:rtl/>
        </w:rPr>
        <w:t xml:space="preserve">.</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 </w:t>
      </w:r>
      <w:r>
        <w:rPr>
          <w:rFonts w:hint="cs"/>
          <w:rtl/>
        </w:rPr>
        <w:t xml:space="preserve">ישב </w:t>
      </w:r>
      <w:r>
        <w:rPr>
          <w:rStyle w:val="2fb"/>
          <w:rFonts w:hint="cs"/>
          <w:rtl/>
        </w:rPr>
        <w:t xml:space="preserve">רמב</w:t>
      </w:r>
      <w:r>
        <w:rPr>
          <w:rStyle w:val="2fb"/>
          <w:rtl/>
        </w:rPr>
        <w:t>"</w:t>
      </w:r>
      <w:r>
        <w:rPr>
          <w:rStyle w:val="2fb"/>
          <w:rFonts w:hint="cs"/>
          <w:rtl/>
        </w:rPr>
        <w:t xml:space="preserve">ג</w:t>
      </w:r>
      <w:r>
        <w:rPr>
          <w:rFonts w:hint="cs"/>
          <w:rtl/>
        </w:rPr>
        <w:t xml:space="preserve"> לפני </w:t>
      </w:r>
      <w:r>
        <w:rPr>
          <w:rStyle w:val="2fb"/>
          <w:rFonts w:hint="cs"/>
          <w:rtl/>
        </w:rPr>
        <w:t xml:space="preserve">אביי</w:t>
      </w:r>
      <w:r>
        <w:rPr>
          <w:rFonts w:hint="cs"/>
          <w:rtl/>
        </w:rPr>
        <w:t xml:space="preserve"> ואמר </w:t>
      </w:r>
      <w:r>
        <w:rPr>
          <w:rStyle w:val="2fb"/>
          <w:rFonts w:hint="cs"/>
          <w:rtl/>
        </w:rPr>
        <w:t xml:space="preserve">מדר</w:t>
      </w:r>
      <w:r>
        <w:rPr>
          <w:rStyle w:val="2fb"/>
          <w:rtl/>
        </w:rPr>
        <w:t>"</w:t>
      </w:r>
      <w:r>
        <w:rPr>
          <w:rStyle w:val="2fb"/>
          <w:rFonts w:hint="cs"/>
          <w:rtl/>
        </w:rPr>
        <w:t>ח</w:t>
      </w:r>
      <w:r>
        <w:rPr>
          <w:rtl/>
        </w:rPr>
        <w:t xml:space="preserve">: אין הקטרה מפגלת הקטרה, </w:t>
      </w:r>
      <w:ins w:id="90337" w:author="מנוע מכני" w:date="2026-10-11T12:04:40Z">
        <w:r>
          <w:rPr>
            <w:rtl/>
          </w:rPr>
          <w:t xml:space="preserve">ואפי'</w:t>
        </w:r>
      </w:ins>
      <w:del w:id="90338" w:author="מנוע מכני" w:date="2026-10-11T12:04:40Z">
        <w:r>
          <w:rPr>
            <w:rtl/>
          </w:rPr>
          <w:delText xml:space="preserve">ואפילו</w:delText>
        </w:r>
      </w:del>
      <w:r>
        <w:rPr>
          <w:rtl/>
        </w:rPr>
        <w:t xml:space="preserve"> </w:t>
      </w:r>
      <w:r>
        <w:rPr>
          <w:rStyle w:val="2fb"/>
          <w:rtl/>
        </w:rPr>
        <w:t xml:space="preserve">לר"מ</w:t>
      </w:r>
      <w:r>
        <w:rPr>
          <w:rtl/>
        </w:rPr>
        <w:t xml:space="preserve">: </w:t>
      </w:r>
      <w:r>
        <w:rPr>
          <w:rFonts w:hint="cs"/>
          <w:rtl/>
        </w:rPr>
        <w:t>ד</w:t>
      </w:r>
      <w:r>
        <w:rPr>
          <w:rtl/>
        </w:rPr>
        <w:t xml:space="preserve">מפגלין בחצי מתיר, </w:t>
      </w:r>
      <w:r>
        <w:rPr>
          <w:rtl/>
        </w:rPr>
        <w:t xml:space="preserve">ה"מ</w:t>
      </w:r>
      <w:r>
        <w:rPr>
          <w:rtl/>
        </w:rPr>
        <w:t xml:space="preserve"> </w:t>
      </w:r>
      <w:ins w:id="90887" w:author="מנוע מכני" w:date="2026-10-11T12:04:40Z">
        <w:r>
          <w:rPr>
            <w:rtl/>
          </w:rPr>
          <w:t xml:space="preserve">מקום</w:t>
        </w:r>
      </w:ins>
      <w:del w:id="90888" w:author="מנוע מכני" w:date="2026-10-11T12:04:40Z">
        <w:r>
          <w:rPr>
            <w:rtl/>
          </w:rPr>
          <w:delText xml:space="preserve">היכא</w:delText>
        </w:r>
      </w:del>
      <w:r>
        <w:rPr>
          <w:rtl/>
        </w:rPr>
        <w:t xml:space="preserve"> דחישב בשירים, דקומץ מתיר </w:t>
      </w:r>
      <w:ins w:id="92577" w:author="מנוע מכני" w:date="2026-10-11T12:04:40Z">
        <w:r>
          <w:rPr>
            <w:rtl/>
          </w:rPr>
          <w:t xml:space="preserve">שלהם</w:t>
        </w:r>
      </w:ins>
      <w:del w:id="92578" w:author="מנוע מכני" w:date="2026-10-11T12:04:40Z">
        <w:r>
          <w:rPr>
            <w:rtl/>
          </w:rPr>
          <w:delText xml:space="preserve">דידהו</w:delText>
        </w:r>
      </w:del>
      <w:r>
        <w:rPr>
          <w:rtl/>
        </w:rPr>
        <w:t xml:space="preserve">, אבל </w:t>
      </w:r>
      <w:ins w:id="90889" w:author="מנוע מכני" w:date="2026-10-11T12:04:40Z">
        <w:r>
          <w:rPr>
            <w:rtl/>
          </w:rPr>
          <w:t xml:space="preserve">כאן</w:t>
        </w:r>
      </w:ins>
      <w:del w:id="90890" w:author="מנוע מכני" w:date="2026-10-11T12:04:40Z">
        <w:r>
          <w:rPr>
            <w:rtl/>
          </w:rPr>
          <w:delText xml:space="preserve">הכא</w:delText>
        </w:r>
      </w:del>
      <w:r>
        <w:rPr>
          <w:rtl/>
        </w:rPr>
        <w:t xml:space="preserve"> דקומץ </w:t>
      </w:r>
      <w:ins w:id="90891" w:author="מנוע מכני" w:date="2026-10-11T12:04:40Z">
        <w:r>
          <w:rPr>
            <w:rtl/>
          </w:rPr>
          <w:t xml:space="preserve">לא</w:t>
        </w:r>
      </w:ins>
      <w:del w:id="90892" w:author="מנוע מכני" w:date="2026-10-11T12:04:40Z">
        <w:r>
          <w:rPr>
            <w:rtl/>
          </w:rPr>
          <w:delText xml:space="preserve">לאו</w:delText>
        </w:r>
      </w:del>
      <w:r>
        <w:rPr>
          <w:rtl/>
        </w:rPr>
        <w:t xml:space="preserve"> מתיר דלבונה הוא, </w:t>
      </w:r>
      <w:r>
        <w:rPr>
          <w:rtl/>
        </w:rPr>
        <w:t xml:space="preserve">לא</w:t>
      </w:r>
      <w:r>
        <w:rPr>
          <w:rtl/>
        </w:rPr>
        <w:t xml:space="preserve"> מצי מפגל </w:t>
      </w:r>
      <w:ins w:id="92579" w:author="מנוע מכני" w:date="2026-10-11T12:04:40Z">
        <w:r>
          <w:rPr>
            <w:rtl/>
          </w:rPr>
          <w:t xml:space="preserve">בו</w:t>
        </w:r>
      </w:ins>
      <w:del w:id="92580" w:author="מנוע מכני" w:date="2026-10-11T12:04:40Z">
        <w:r>
          <w:rPr>
            <w:rtl/>
          </w:rPr>
          <w:delText xml:space="preserve">ביה</w:delText>
        </w:r>
      </w:del>
      <w:r>
        <w:rPr>
          <w:rtl/>
        </w:rPr>
        <w:t xml:space="preserve">.</w:t>
      </w:r>
    </w:p>
    <w:p>
      <w:pPr>
        <w:pStyle w:val="38"/>
        <w:rPr>
          <w:ins w:id="98487" w:author="מנוע מכני" w:date="2026-10-11T12:04:40Z"/>
        </w:rPr>
      </w:pPr>
      <w:r>
        <w:t xml:space="preserve">א"ל</w:t>
      </w:r>
      <w:r>
        <w:t xml:space="preserve"> אביי:</w:t>
      </w:r>
    </w:p>
    <w:p w:rsidR="00DA63EC" w:rsidRDefault="00DA63EC" w:rsidP="00DA63EC">
      <w:pPr>
        <w:tabs>
          <w:tab w:val="center" w:pos="2835"/>
        </w:tabs>
        <w:rPr>
          <w:b/>
          <w:bCs/>
          <w:rtl/>
        </w:rPr>
      </w:pPr>
      <w:del w:id="98488" w:author="מנוע מכני" w:date="2026-10-11T12:04:40Z">
        <w:r>
          <w:rPr>
            <w:rtl/>
          </w:rPr>
          <w:delText xml:space="preserve"> </w:delText>
        </w:r>
      </w:del>
      <w:r>
        <w:rPr>
          <w:rtl/>
        </w:rPr>
        <w:t xml:space="preserve">עני מרי, </w:t>
      </w:r>
      <w:r>
        <w:rPr>
          <w:rStyle w:val="2fb"/>
          <w:rtl/>
        </w:rPr>
        <w:t xml:space="preserve">מרב</w:t>
      </w:r>
      <w:r>
        <w:rPr>
          <w:rtl/>
        </w:rPr>
        <w:t xml:space="preserve">? </w:t>
      </w:r>
      <w:r>
        <w:rPr>
          <w:rtl/>
        </w:rPr>
        <w:t xml:space="preserve">א"ל</w:t>
      </w:r>
      <w:r>
        <w:rPr>
          <w:rtl/>
        </w:rPr>
        <w:t xml:space="preserve">: אין.</w:t>
      </w:r>
    </w:p>
    <w:p>
      <w:pPr>
        <w:pStyle w:val="38"/>
        <w:rPr>
          <w:ins w:id="98489" w:author="מנוע מכני" w:date="2026-10-11T12:04:40Z"/>
        </w:rPr>
      </w:pPr>
      <w:r w:rsidRPr="00B86088">
        <w:t>ב.</w:t>
      </w:r>
      <w:r>
        <w:t xml:space="preserve"> ו</w:t>
      </w:r>
      <w:r>
        <w:t xml:space="preserve">איתמר </w:t>
      </w:r>
      <w:ins w:id="90893" w:author="מנוע מכני" w:date="2026-10-11T12:04:40Z">
        <w:r>
          <w:t xml:space="preserve">גם</w:t>
        </w:r>
      </w:ins>
      <w:del w:id="90894" w:author="מנוע מכני" w:date="2026-10-11T12:04:40Z">
        <w:r>
          <w:delText xml:space="preserve">נמי</w:delText>
        </w:r>
      </w:del>
      <w:r>
        <w:t xml:space="preserve">, </w:t>
      </w:r>
      <w:r>
        <w:t>ר</w:t>
      </w:r>
      <w:r>
        <w:t>"</w:t>
      </w:r>
      <w:r>
        <w:t xml:space="preserve">ח מרב:</w:t>
      </w:r>
    </w:p>
    <w:p w:rsidR="00DA63EC" w:rsidRDefault="00DA63EC" w:rsidP="00DA63EC">
      <w:pPr>
        <w:tabs>
          <w:tab w:val="center" w:pos="2835"/>
        </w:tabs>
        <w:rPr>
          <w:b/>
          <w:bCs/>
          <w:rtl/>
        </w:rPr>
      </w:pPr>
      <w:ins w:id="94233" w:author="מנוע מכני" w:date="2026-10-11T12:04:40Z">
        <w:del w:id="98490" w:author="מנוע מכני" w:date="2026-10-11T12:04:40Z">
          <w:r>
            <w:rPr>
              <w:rFonts w:hint="cs"/>
              <w:rtl/>
            </w:rPr>
            <w:delText xml:space="preserve"> </w:delText>
          </w:r>
        </w:del>
      </w:ins>
      <w:del w:id="94234" w:author="מנוע מכני" w:date="2026-10-11T12:04:40Z">
        <w:r>
          <w:rPr>
            <w:rFonts w:hint="cs"/>
            <w:rtl/>
          </w:rPr>
          <w:delText xml:space="preserve"> </w:delText>
        </w:r>
        <w:r>
          <w:rPr>
            <w:rtl/>
          </w:rPr>
          <w:delText xml:space="preserve"> </w:delText>
        </w:r>
      </w:del>
      <w:r>
        <w:rPr>
          <w:rtl/>
        </w:rPr>
        <w:t xml:space="preserve">אין הקטרה מפגלת הקטרה.</w:t>
      </w:r>
    </w:p>
    <w:p>
      <w:pPr>
        <w:pStyle w:val="38"/>
        <w:rPr>
          <w:ins w:id="98491" w:author="מנוע מכני" w:date="2026-10-11T12:04:40Z"/>
        </w:rPr>
      </w:pPr>
      <w:r w:rsidRPr="00B86088">
        <w:t>ג.</w:t>
      </w:r>
      <w:r>
        <w:t xml:space="preserve"> ריב</w:t>
      </w:r>
      <w:r>
        <w:t>"</w:t>
      </w:r>
      <w:r>
        <w:t>א מ</w:t>
      </w:r>
      <w:r>
        <w:t xml:space="preserve">דאביי, אף אנן תנינא:</w:t>
      </w:r>
    </w:p>
    <w:p w:rsidR="00DA63EC" w:rsidRDefault="00DA63EC" w:rsidP="00DA63EC">
      <w:pPr>
        <w:tabs>
          <w:tab w:val="center" w:pos="2835"/>
        </w:tabs>
        <w:rPr>
          <w:rtl/>
        </w:rPr>
      </w:pPr>
      <w:del w:id="98492" w:author="מנוע מכני" w:date="2026-10-11T12:04:40Z">
        <w:r>
          <w:rPr>
            <w:rtl/>
          </w:rPr>
          <w:delText xml:space="preserve"> </w:delText>
        </w:r>
      </w:del>
      <w:r>
        <w:rPr>
          <w:rtl/>
        </w:rPr>
        <w:t xml:space="preserve">שחט אחד מן הכבשים לאכול ממנו למחר - הוא פיגול וחבירו כשר, לאכול מחבירו למחר - שניהם כשרין, </w:t>
      </w:r>
    </w:p>
    <w:p>
      <w:pPr>
        <w:pStyle w:val="38"/>
        <w:rPr>
          <w:ins w:id="98493" w:author="מנוע מכני" w:date="2026-10-11T12:04:40Z"/>
        </w:rPr>
      </w:pPr>
      <w:r>
        <w:tab/>
      </w:r>
      <w:r w:rsidRPr="000C2AFA">
        <w:t>ו</w:t>
      </w:r>
      <w:r>
        <w:t>דחי</w:t>
      </w:r>
      <w:r w:rsidR="005608A0">
        <w:t>'</w:t>
      </w:r>
    </w:p>
    <w:p w:rsidR="00DA63EC" w:rsidRDefault="00DA63EC" w:rsidP="00DA63EC">
      <w:pPr>
        <w:tabs>
          <w:tab w:val="center" w:pos="2835"/>
        </w:tabs>
        <w:rPr>
          <w:rtl/>
        </w:rPr>
      </w:pPr>
      <w:del w:id="98494" w:author="מנוע מכני" w:date="2026-10-11T12:04:40Z">
        <w:r>
          <w:rPr>
            <w:rFonts w:hint="cs"/>
            <w:rtl/>
          </w:rPr>
          <w:delText xml:space="preserve"> </w:delText>
        </w:r>
      </w:del>
      <w:ins w:id="90895" w:author="מנוע מכני" w:date="2026-10-11T12:04:40Z">
        <w:r>
          <w:rPr>
            <w:rFonts w:hint="cs"/>
            <w:rtl/>
          </w:rPr>
          <w:t xml:space="preserve">דשם</w:t>
        </w:r>
      </w:ins>
      <w:del w:id="90896" w:author="מנוע מכני" w:date="2026-10-11T12:04:40Z">
        <w:r>
          <w:rPr>
            <w:rFonts w:hint="cs"/>
            <w:rtl/>
          </w:rPr>
          <w:delText xml:space="preserve">דהתם</w:delText>
        </w:r>
      </w:del>
      <w:r>
        <w:rPr>
          <w:rFonts w:hint="cs"/>
          <w:rtl/>
        </w:rPr>
        <w:t xml:space="preserve"> </w:t>
      </w:r>
      <w:ins w:id="90897" w:author="מנוע מכני" w:date="2026-10-11T12:04:40Z">
        <w:r>
          <w:rPr>
            <w:rFonts w:hint="cs"/>
            <w:rtl/>
          </w:rPr>
          <w:t xml:space="preserve">לא</w:t>
        </w:r>
      </w:ins>
      <w:del w:id="90898" w:author="מנוע מכני" w:date="2026-10-11T12:04:40Z">
        <w:r>
          <w:rPr>
            <w:rFonts w:hint="cs"/>
            <w:rtl/>
          </w:rPr>
          <w:delText xml:space="preserve">לאו</w:delText>
        </w:r>
      </w:del>
      <w:r>
        <w:rPr>
          <w:rFonts w:hint="cs"/>
          <w:rtl/>
        </w:rPr>
        <w:t xml:space="preserve"> </w:t>
      </w:r>
      <w:r>
        <w:rPr>
          <w:rtl/>
        </w:rPr>
        <w:t xml:space="preserve">משום דכיון </w:t>
      </w:r>
      <w:ins w:id="90899" w:author="מנוע מכני" w:date="2026-10-11T12:04:40Z">
        <w:r>
          <w:rPr>
            <w:rtl/>
          </w:rPr>
          <w:t xml:space="preserve">דלא</w:t>
        </w:r>
      </w:ins>
      <w:del w:id="90900" w:author="מנוע מכני" w:date="2026-10-11T12:04:40Z">
        <w:r>
          <w:rPr>
            <w:rtl/>
          </w:rPr>
          <w:delText xml:space="preserve">דלאו</w:delText>
        </w:r>
      </w:del>
      <w:r>
        <w:rPr>
          <w:rtl/>
        </w:rPr>
        <w:t xml:space="preserve"> מתיר </w:t>
      </w:r>
      <w:ins w:id="92581" w:author="מנוע מכני" w:date="2026-10-11T12:04:40Z">
        <w:r>
          <w:rPr>
            <w:rtl/>
          </w:rPr>
          <w:t xml:space="preserve">שלו</w:t>
        </w:r>
      </w:ins>
      <w:del w:id="92582" w:author="מנוע מכני" w:date="2026-10-11T12:04:40Z">
        <w:r>
          <w:rPr>
            <w:rtl/>
          </w:rPr>
          <w:delText xml:space="preserve">דידיה</w:delText>
        </w:r>
      </w:del>
      <w:r>
        <w:rPr>
          <w:rtl/>
        </w:rPr>
        <w:t xml:space="preserve"> הוא </w:t>
      </w:r>
      <w:r>
        <w:rPr>
          <w:rtl/>
        </w:rPr>
        <w:t xml:space="preserve">לא</w:t>
      </w:r>
      <w:r>
        <w:rPr>
          <w:rtl/>
        </w:rPr>
        <w:t xml:space="preserve"> מצי מפגל </w:t>
      </w:r>
      <w:ins w:id="92583" w:author="מנוע מכני" w:date="2026-10-11T12:04:40Z">
        <w:r>
          <w:rPr>
            <w:rtl/>
          </w:rPr>
          <w:t xml:space="preserve">בו</w:t>
        </w:r>
      </w:ins>
      <w:del w:id="92584" w:author="מנוע מכני" w:date="2026-10-11T12:04:40Z">
        <w:r>
          <w:rPr>
            <w:rtl/>
          </w:rPr>
          <w:delText xml:space="preserve">ביה</w:delText>
        </w:r>
      </w:del>
      <w:r>
        <w:rPr>
          <w:rtl/>
        </w:rPr>
        <w:t xml:space="preserve">!</w:t>
      </w:r>
    </w:p>
    <w:p>
      <w:pPr>
        <w:pStyle w:val="38"/>
        <w:rPr>
          <w:ins w:id="98495" w:author="מנוע מכני" w:date="2026-10-11T12:04:40Z"/>
        </w:rPr>
      </w:pPr>
      <w:r>
        <w:tab/>
      </w:r>
      <w:r>
        <w:tab/>
      </w:r>
      <w:del w:id="90088" w:author="מנוע מכני" w:date="2026-10-11T12:04:40Z">
        <w:r>
          <w:delText xml:space="preserve"> </w:delText>
        </w:r>
      </w:del>
      <w:r>
        <w:t xml:space="preserve">א</w:t>
      </w:r>
      <w:r>
        <w:t>לא</w:t>
      </w:r>
    </w:p>
    <w:p w:rsidR="00DA63EC" w:rsidRDefault="00DA63EC" w:rsidP="00DA63EC">
      <w:pPr>
        <w:tabs>
          <w:tab w:val="center" w:pos="2835"/>
        </w:tabs>
        <w:rPr>
          <w:rtl/>
        </w:rPr>
      </w:pPr>
      <w:del w:id="98496" w:author="מנוע מכני" w:date="2026-10-11T12:04:40Z">
        <w:r>
          <w:rPr>
            <w:rFonts w:hint="cs"/>
            <w:rtl/>
          </w:rPr>
          <w:delText xml:space="preserve"> </w:delText>
        </w:r>
      </w:del>
      <w:r>
        <w:rPr>
          <w:rFonts w:hint="cs"/>
          <w:rtl/>
        </w:rPr>
        <w:t xml:space="preserve">משום </w:t>
      </w:r>
      <w:r>
        <w:rPr>
          <w:rtl/>
        </w:rPr>
        <w:t xml:space="preserve">דלא איקבע בחד </w:t>
      </w:r>
      <w:ins w:id="95801" w:author="מנוע מכני" w:date="2026-10-11T12:04:40Z">
        <w:r>
          <w:rPr>
            <w:rtl/>
          </w:rPr>
          <w:t xml:space="preserve">מנין</w:t>
        </w:r>
      </w:ins>
      <w:del w:id="95802" w:author="מנוע מכני" w:date="2026-10-11T12:04:40Z">
        <w:r>
          <w:rPr>
            <w:rtl/>
          </w:rPr>
          <w:delText xml:space="preserve">מנא</w:delText>
        </w:r>
      </w:del>
      <w:r>
        <w:rPr>
          <w:rtl/>
        </w:rPr>
        <w:t xml:space="preserve">, אבל </w:t>
      </w:r>
      <w:ins w:id="90901" w:author="מנוע מכני" w:date="2026-10-11T12:04:40Z">
        <w:r>
          <w:rPr>
            <w:rtl/>
          </w:rPr>
          <w:t xml:space="preserve">כאן</w:t>
        </w:r>
      </w:ins>
      <w:del w:id="90902" w:author="מנוע מכני" w:date="2026-10-11T12:04:40Z">
        <w:r>
          <w:rPr>
            <w:rtl/>
          </w:rPr>
          <w:delText xml:space="preserve">הכא</w:delText>
        </w:r>
      </w:del>
      <w:r>
        <w:rPr>
          <w:rtl/>
        </w:rPr>
        <w:t xml:space="preserve"> דאיקבע בחד </w:t>
      </w:r>
      <w:ins w:id="95803" w:author="מנוע מכני" w:date="2026-10-11T12:04:40Z">
        <w:r>
          <w:rPr>
            <w:rtl/>
          </w:rPr>
          <w:t xml:space="preserve">מנין</w:t>
        </w:r>
      </w:ins>
      <w:del w:id="95804" w:author="מנוע מכני" w:date="2026-10-11T12:04:40Z">
        <w:r>
          <w:rPr>
            <w:rtl/>
          </w:rPr>
          <w:delText xml:space="preserve">מנא</w:delText>
        </w:r>
      </w:del>
      <w:r>
        <w:rPr>
          <w:rtl/>
        </w:rPr>
        <w:t xml:space="preserve"> כי חד דמו.</w:t>
      </w:r>
    </w:p>
    <w:p w:rsidR="00DA63EC" w:rsidRDefault="00DA63EC" w:rsidP="00DA63EC">
      <w:pPr>
        <w:tabs>
          <w:tab w:val="center" w:pos="2835"/>
        </w:tabs>
        <w:rPr>
          <w:rtl/>
        </w:rPr>
      </w:pPr>
    </w:p>
    <w:p>
      <w:pPr>
        <w:pStyle w:val="afffff8"/>
        <w:rPr>
          <w:ins w:id="90751" w:author="קלוד" w:date="2026-10-11T12:32:08Z"/>
        </w:rPr>
      </w:pPr>
      <w:ins w:id="90752" w:author="קלוד" w:date="2026-10-11T12:32:08Z">
        <w:r>
          <w:rPr>
            <w:color w:val="7B3F00"/>
          </w:rPr>
          <w:t xml:space="preserve">הקטיר קומץ להקטיר לבונה לאכול שירים - פיגול</w:t>
        </w:r>
      </w:ins>
    </w:p>
    <w:p>
      <w:pPr>
        <w:pStyle w:val="38"/>
        <w:rPr>
          <w:ins w:id="98498" w:author="מנוע מכני" w:date="2026-10-11T12:04:40Z"/>
        </w:rPr>
      </w:pPr>
      <w:del w:id="98497" w:author="מנוע מכני" w:date="2026-10-11T12:04:40Z">
        <w:r>
          <w:lastRenderedPageBreak/>
          <w:delText xml:space="preserve">•</w:delText>
        </w:r>
      </w:del>
      <w:r>
        <w:lastRenderedPageBreak/>
        <w:t xml:space="preserve"> </w:t>
      </w:r>
      <w:del w:id="102484" w:author="מנוע מכני" w:date="2026-10-11T12:04:40Z">
        <w:r>
          <w:lastRenderedPageBreak/>
          <w:delText xml:space="preserve">אמר </w:delText>
        </w:r>
      </w:del>
      <w:r>
        <w:lastRenderedPageBreak/>
        <w:t xml:space="preserve">רב המנונא:</w:t>
      </w:r>
    </w:p>
    <w:p w:rsidR="00DA63EC" w:rsidRDefault="00DA63EC" w:rsidP="00DA63EC">
      <w:pPr>
        <w:tabs>
          <w:tab w:val="center" w:pos="2835"/>
        </w:tabs>
        <w:rPr>
          <w:rtl/>
        </w:rPr>
      </w:pPr>
      <w:del w:id="98499" w:author="מנוע מכני" w:date="2026-10-11T12:04:40Z">
        <w:r>
          <w:rPr>
            <w:rtl/>
          </w:rPr>
          <w:lastRenderedPageBreak/>
          <w:delText xml:space="preserve"> </w:delText>
        </w:r>
      </w:del>
      <w:r>
        <w:rPr>
          <w:rFonts w:hint="cs"/>
          <w:rtl/>
        </w:rPr>
        <w:t xml:space="preserve">דבר זה הטעימני </w:t>
      </w:r>
      <w:r>
        <w:rPr>
          <w:rStyle w:val="2fb"/>
          <w:rFonts w:hint="cs"/>
          <w:rtl/>
        </w:rPr>
        <w:t xml:space="preserve">ר</w:t>
      </w:r>
      <w:r>
        <w:rPr>
          <w:rStyle w:val="2fb"/>
          <w:rtl/>
        </w:rPr>
        <w:t>"</w:t>
      </w:r>
      <w:r>
        <w:rPr>
          <w:rStyle w:val="2fb"/>
          <w:rFonts w:hint="cs"/>
          <w:rtl/>
        </w:rPr>
        <w:t xml:space="preserve">ח</w:t>
      </w:r>
      <w:r>
        <w:rPr>
          <w:rFonts w:hint="cs"/>
          <w:rtl/>
        </w:rPr>
        <w:t xml:space="preserve"> ושקול אצלי </w:t>
      </w:r>
      <w:ins w:id="96535" w:author="מנוע מכני" w:date="2026-10-11T12:04:40Z">
        <w:r>
          <w:rPr>
            <w:rtl/>
          </w:rPr>
          <w:t xml:space="preserve">ככולו</w:t>
        </w:r>
      </w:ins>
      <w:del w:id="96536" w:author="מנוע מכני" w:date="2026-10-11T12:04:40Z">
        <w:r>
          <w:rPr>
            <w:rtl/>
          </w:rPr>
          <w:delText xml:space="preserve">ככוליה</w:delText>
        </w:r>
      </w:del>
      <w:r>
        <w:rPr>
          <w:rtl/>
        </w:rPr>
        <w:t xml:space="preserve"> תלמודאי: </w:t>
      </w:r>
    </w:p>
    <w:p w:rsidR="00DA63EC" w:rsidRDefault="00DA63EC" w:rsidP="00DA63EC">
      <w:pPr>
        <w:tabs>
          <w:tab w:val="center" w:pos="2835"/>
        </w:tabs>
        <w:rPr>
          <w:rtl/>
        </w:rPr>
      </w:pPr>
      <w:r>
        <w:rPr>
          <w:rtl/>
        </w:rPr>
        <w:t>הקטיר קומץ להקטיר לבונה לאכול שירים למחר - פגול.</w:t>
      </w:r>
    </w:p>
    <w:p w:rsidR="00DA63EC" w:rsidRDefault="00DA63EC" w:rsidP="00DA63EC">
      <w:pPr>
        <w:rPr>
          <w:rtl/>
        </w:rPr>
      </w:pPr>
      <w:ins w:id="96537" w:author="מנוע מכני" w:date="2026-10-11T12:04:40Z">
        <w:r>
          <w:rPr>
            <w:rFonts w:hint="cs"/>
            <w:rtl/>
          </w:rPr>
          <w:t xml:space="preserve">וסבר</w:t>
        </w:r>
      </w:ins>
      <w:del w:id="96538" w:author="מנוע מכני" w:date="2026-10-11T12:04:40Z">
        <w:r w:rsidRPr="00336727">
          <w:rPr>
            <w:rFonts w:hint="cs"/>
            <w:rtl/>
          </w:rPr>
          <w:delText xml:space="preserve">וס</w:delText>
        </w:r>
        <w:r w:rsidRPr="00336727">
          <w:rPr>
            <w:rtl/>
          </w:rPr>
          <w:delText xml:space="preserve">"</w:delText>
        </w:r>
        <w:r w:rsidRPr="00336727">
          <w:rPr>
            <w:rFonts w:hint="cs"/>
            <w:rtl/>
          </w:rPr>
          <w:delText xml:space="preserve">ל</w:delText>
        </w:r>
      </w:del>
      <w:r w:rsidRPr="00336727">
        <w:rPr>
          <w:rtl/>
        </w:rPr>
        <w:t xml:space="preserve">: אין הקטרה מפגלת הקטרה ואין מפגלין בחצי מתיר, ושאני </w:t>
      </w:r>
      <w:ins w:id="90903" w:author="מנוע מכני" w:date="2026-10-11T12:04:40Z">
        <w:r>
          <w:rPr>
            <w:rtl/>
          </w:rPr>
          <w:t xml:space="preserve">כאן</w:t>
        </w:r>
      </w:ins>
      <w:del w:id="90904" w:author="מנוע מכני" w:date="2026-10-11T12:04:40Z">
        <w:r w:rsidRPr="00336727">
          <w:rPr>
            <w:rtl/>
          </w:rPr>
          <w:delText xml:space="preserve">הכא</w:delText>
        </w:r>
      </w:del>
      <w:r w:rsidRPr="00336727">
        <w:rPr>
          <w:rtl/>
        </w:rPr>
        <w:t xml:space="preserve">, דפשטא </w:t>
      </w:r>
      <w:ins w:id="92585" w:author="מנוע מכני" w:date="2026-10-11T12:04:40Z">
        <w:r>
          <w:rPr>
            <w:rtl/>
          </w:rPr>
          <w:t xml:space="preserve">לו</w:t>
        </w:r>
      </w:ins>
      <w:del w:id="92586" w:author="מנוע מכני" w:date="2026-10-11T12:04:40Z">
        <w:r w:rsidRPr="00336727">
          <w:rPr>
            <w:rtl/>
          </w:rPr>
          <w:delText xml:space="preserve">ליה</w:delText>
        </w:r>
      </w:del>
      <w:r w:rsidRPr="00336727">
        <w:rPr>
          <w:rtl/>
        </w:rPr>
        <w:t xml:space="preserve"> מחשבה בכולה מנחה.</w:t>
      </w:r>
    </w:p>
    <w:p w:rsidR="00DA63EC" w:rsidRDefault="00DA63EC" w:rsidP="00DA63EC">
      <w:pPr>
        <w:tabs>
          <w:tab w:val="center" w:pos="2835"/>
        </w:tabs>
        <w:rPr>
          <w:rtl/>
        </w:rPr>
      </w:pPr>
    </w:p>
    <w:p>
      <w:pPr>
        <w:pStyle w:val="38"/>
        <w:rPr>
          <w:ins w:id="98501" w:author="מנוע מכני" w:date="2026-10-11T12:04:40Z"/>
        </w:rPr>
      </w:pPr>
      <w:del w:id="98500" w:author="מנוע מכני" w:date="2026-10-11T12:04:40Z">
        <w:r>
          <w:delText xml:space="preserve">•</w:delText>
        </w:r>
      </w:del>
      <w:r>
        <w:t xml:space="preserve"> תני תנא </w:t>
      </w:r>
      <w:ins w:id="92587" w:author="מנוע מכני" w:date="2026-10-11T12:04:40Z">
        <w:r>
          <w:t xml:space="preserve">לפניו</w:t>
        </w:r>
      </w:ins>
      <w:del w:id="92588" w:author="מנוע מכני" w:date="2026-10-11T12:04:40Z">
        <w:r>
          <w:delText xml:space="preserve">קמיה</w:delText>
        </w:r>
      </w:del>
      <w:r>
        <w:t xml:space="preserve"> דר</w:t>
      </w:r>
      <w:r>
        <w:t>יב</w:t>
      </w:r>
      <w:r>
        <w:t>"</w:t>
      </w:r>
      <w:r>
        <w:t>א</w:t>
      </w:r>
      <w:r>
        <w:t xml:space="preserve">:</w:t>
      </w:r>
    </w:p>
    <w:p w:rsidR="00DA63EC" w:rsidRDefault="00DA63EC" w:rsidP="00DA63EC">
      <w:pPr>
        <w:tabs>
          <w:tab w:val="center" w:pos="2835"/>
        </w:tabs>
        <w:rPr>
          <w:b/>
          <w:bCs/>
          <w:rtl/>
        </w:rPr>
      </w:pPr>
      <w:del w:id="98502" w:author="מנוע מכני" w:date="2026-10-11T12:04:40Z">
        <w:r>
          <w:rPr>
            <w:rtl/>
          </w:rPr>
          <w:delText xml:space="preserve"> </w:delText>
        </w:r>
      </w:del>
      <w:r>
        <w:rPr>
          <w:rtl/>
        </w:rPr>
        <w:t xml:space="preserve">הקטיר קומץ לאכול שירים - </w:t>
      </w:r>
      <w:r w:rsidRPr="003F2462">
        <w:rPr>
          <w:b/>
          <w:bCs/>
          <w:rtl/>
        </w:rPr>
        <w:t xml:space="preserve">לדברי הכל </w:t>
      </w:r>
      <w:r>
        <w:rPr>
          <w:rFonts w:hint="cs"/>
          <w:b/>
          <w:bCs/>
          <w:rtl/>
        </w:rPr>
        <w:t>[</w:t>
      </w:r>
      <w:r w:rsidRPr="003F2462">
        <w:rPr>
          <w:b/>
          <w:bCs/>
          <w:rtl/>
        </w:rPr>
        <w:t>פגול</w:t>
      </w:r>
      <w:r>
        <w:rPr>
          <w:rFonts w:hint="cs"/>
          <w:b/>
          <w:bCs/>
          <w:rtl/>
        </w:rPr>
        <w:t>]</w:t>
      </w:r>
      <w:r>
        <w:rPr>
          <w:rFonts w:hint="cs"/>
          <w:rtl/>
        </w:rPr>
        <w:t xml:space="preserve"> </w:t>
      </w:r>
      <w:r w:rsidRPr="00E0640E">
        <w:rPr>
          <w:rFonts w:hint="cs"/>
          <w:rtl/>
        </w:rPr>
        <w:t>פסול</w:t>
      </w:r>
      <w:r w:rsidRPr="003F2462">
        <w:rPr>
          <w:b/>
          <w:bCs/>
          <w:rtl/>
        </w:rPr>
        <w:t>.</w:t>
      </w:r>
    </w:p>
    <w:p w:rsidR="00DA63EC" w:rsidRDefault="00DA63EC" w:rsidP="00DA63EC">
      <w:pPr>
        <w:tabs>
          <w:tab w:val="center" w:pos="2835"/>
        </w:tabs>
        <w:rPr>
          <w:rtl/>
        </w:rPr>
      </w:pPr>
      <w:r>
        <w:rPr>
          <w:rFonts w:hint="cs"/>
          <w:rtl/>
        </w:rPr>
        <w:t xml:space="preserve">וצריך לומר פסול ולא פגול דמיחלף בזה </w:t>
      </w:r>
      <w:r>
        <w:rPr>
          <w:rFonts w:hint="cs"/>
          <w:rtl/>
        </w:rPr>
        <w:t xml:space="preserve">משא</w:t>
      </w:r>
      <w:r>
        <w:rPr>
          <w:rtl/>
        </w:rPr>
        <w:t>"</w:t>
      </w:r>
      <w:r>
        <w:rPr>
          <w:rFonts w:hint="cs"/>
          <w:rtl/>
        </w:rPr>
        <w:t xml:space="preserve">כ</w:t>
      </w:r>
      <w:r>
        <w:rPr>
          <w:rFonts w:hint="cs"/>
          <w:rtl/>
        </w:rPr>
        <w:t xml:space="preserve"> דברי הכל בדברי </w:t>
      </w:r>
      <w:r>
        <w:rPr>
          <w:rStyle w:val="2fb"/>
          <w:rFonts w:hint="cs"/>
          <w:rtl/>
        </w:rPr>
        <w:t xml:space="preserve">ר</w:t>
      </w:r>
      <w:r>
        <w:rPr>
          <w:rStyle w:val="2fb"/>
          <w:rtl/>
        </w:rPr>
        <w:t>"</w:t>
      </w:r>
      <w:r>
        <w:rPr>
          <w:rStyle w:val="2fb"/>
          <w:rFonts w:hint="cs"/>
          <w:rtl/>
        </w:rPr>
        <w:t>מ</w:t>
      </w:r>
    </w:p>
    <w:p w:rsidR="00DA63EC" w:rsidRDefault="00DA63EC" w:rsidP="00DA63EC">
      <w:pPr>
        <w:pStyle w:val="Hadran"/>
        <w:rPr>
          <w:rtl/>
        </w:rPr>
        <w:pPrChange w:id="104875" w:author="Claude" w:date="2026-10-11T09:08:13Z">
          <w:pPr>
            <w:pStyle w:val="affff"/>
            <w:rPr>
              <w:rtl/>
            </w:rPr>
          </w:pPr>
        </w:pPrChange>
      </w:pPr>
      <w:r>
        <w:rPr>
          <w:rtl/>
        </w:rPr>
        <w:t>הדרן עלך הקומץ את המנחה.</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3"/>
        <w:framePr w:wrap="around"/>
        <w:rPr>
          <w:rtl/>
        </w:rPr>
      </w:pPr>
      <w:r>
        <w:rPr>
          <w:rFonts w:hint="cs"/>
          <w:rtl/>
        </w:rPr>
        <w:lastRenderedPageBreak/>
        <w:t>יז.</w:t>
      </w:r>
    </w:p>
    <w:p w:rsidR="00DA63EC" w:rsidRDefault="00DA63EC" w:rsidP="00DA63EC">
      <w:pPr>
        <w:pStyle w:val="afff7"/>
        <w:framePr w:wrap="around"/>
        <w:rPr>
          <w:del w:id="103813" w:author="Claude" w:date="2026-10-11T09:07:48Z"/>
          <w:rtl/>
        </w:rPr>
      </w:pPr>
      <w:del w:id="103812" w:author="Claude" w:date="2026-10-11T09:07:48Z">
        <w:r>
          <w:rPr>
            <w:rFonts w:hint="cs"/>
            <w:rtl/>
          </w:rPr>
          <w:delText xml:space="preserve">הקומץ רבה</w:delText>
        </w:r>
      </w:del>
    </w:p>
    <w:p w:rsidR="00DA63EC" w:rsidRDefault="00DA63EC" w:rsidP="00DA63EC">
      <w:pPr>
        <w:pStyle w:val="afff6"/>
        <w:framePr w:wrap="around"/>
        <w:rPr>
          <w:del w:id="103811" w:author="Claude" w:date="2026-10-11T09:07:48Z"/>
          <w:rtl/>
        </w:rPr>
      </w:pPr>
      <w:del w:id="103810" w:author="Claude" w:date="2026-10-11T09:07:48Z">
        <w:r>
          <w:rPr>
            <w:rFonts w:hint="cs"/>
            <w:rtl/>
          </w:rPr>
          <w:delText xml:space="preserve">פרק שלישי </w:delText>
        </w:r>
      </w:del>
    </w:p>
    <w:p w:rsidR="00DA63EC" w:rsidRDefault="00DA63EC" w:rsidP="00DA63EC">
      <w:pPr>
        <w:pStyle w:val="afff8"/>
        <w:framePr w:wrap="around"/>
        <w:rPr>
          <w:rtl/>
        </w:rPr>
      </w:pPr>
      <w:r>
        <w:rPr>
          <w:rFonts w:hint="cs"/>
          <w:rtl/>
        </w:rPr>
        <w:t>יז.- לח.</w:t>
      </w:r>
    </w:p>
    <w:p>
      <w:pPr>
        <w:pStyle w:val="PetichatPerek"/>
        <w:rPr>
          <w:ins w:id="103809" w:author="Claude" w:date="2026-10-11T09:07:48Z"/>
        </w:rPr>
      </w:pPr>
      <w:ins w:id="103808" w:author="Claude" w:date="2026-10-11T09:07:48Z">
        <w:r>
          <w:rPr>
            <w:rFonts w:hint="cs"/>
            <w:rtl/>
          </w:rPr>
          <w:t xml:space="preserve">פרק שלישי</w:t>
        </w:r>
        <w:r>
          <w:rPr>
            <w:rFonts w:hint="cs"/>
            <w:rtl/>
          </w:rPr>
          <w:t xml:space="preserve"> - </w:t>
        </w:r>
        <w:r>
          <w:rPr>
            <w:rFonts w:hint="cs"/>
            <w:rtl/>
          </w:rPr>
          <w:t xml:space="preserve">הקומץ רבה</w:t>
        </w:r>
      </w:ins>
    </w:p>
    <w:p>
      <w:pPr>
        <w:pStyle w:val="MishnaBatzad"/>
        <w:rPr>
          <w:ins w:id="20340" w:author="קלוד" w:date="2026-10-11T09:07:26Z"/>
        </w:rPr>
      </w:pPr>
      <w:ins w:id="20339" w:author="קלוד" w:date="2026-10-11T09:07:26Z">
        <w:r>
          <w:t xml:space="preserve">משנה א</w:t>
        </w:r>
      </w:ins>
    </w:p>
    <w:p w:rsidR="00DA63EC" w:rsidRPr="000A334C" w:rsidRDefault="00DA63EC" w:rsidP="003B6D22">
      <w:pPr>
        <w:pStyle w:val="afff9"/>
        <w:rPr>
          <w:del w:id="20148" w:author="קלוד" w:date="2026-10-11T09:07:26Z"/>
          <w:rtl/>
        </w:rPr>
      </w:pPr>
      <w:del w:id="20147" w:author="קלוד" w:date="2026-10-11T09:07:26Z">
        <w:r w:rsidRPr="000A334C">
          <w:rPr>
            <w:rtl/>
          </w:rPr>
          <w:delText xml:space="preserve">מתני'.</w:delText>
        </w:r>
      </w:del>
    </w:p>
    <w:p w:rsidR="00DA63EC" w:rsidRPr="000A334C" w:rsidRDefault="00DA63EC" w:rsidP="003B6D22">
      <w:pPr>
        <w:pStyle w:val="afff9"/>
        <w:spacing w:before="120"/>
        <w:rPr>
          <w:rtl/>
        </w:rPr>
        <w:pPrChange w:id="90012" w:author="קלוד" w:date="2026-10-11T12:09:42Z">
          <w:pPr>
            <w:pStyle w:val="afff9"/>
          </w:pPr>
        </w:pPrChange>
      </w:pPr>
      <w:r>
        <w:rPr>
          <w:rtl/>
        </w:rPr>
        <w:t xml:space="preserve">הקומץ את המנחה, לאכול דבר שאין דרכו לאכול ולהקטיר דבר שאין דרכו להקטיר - כשר, </w:t>
      </w:r>
      <w:r>
        <w:rPr>
          <w:rStyle w:val="TanaimMishna"/>
          <w:rtl/>
          <w:rPrChange w:id="103651" w:author="Claude" w:date="2026-10-11T09:07:48Z">
            <w:rPr>
              <w:rtl/>
            </w:rPr>
          </w:rPrChange>
        </w:rPr>
        <w:t xml:space="preserve">ר"א</w:t>
      </w:r>
      <w:r>
        <w:rPr>
          <w:rtl/>
        </w:rPr>
        <w:t xml:space="preserve"> פוסל.</w:t>
      </w:r>
    </w:p>
    <w:p w:rsidR="00DA63EC" w:rsidRPr="000A334C" w:rsidRDefault="00DA63EC" w:rsidP="003B6D22">
      <w:pPr>
        <w:pStyle w:val="afff9"/>
        <w:rPr>
          <w:rtl/>
        </w:rPr>
      </w:pPr>
      <w:r w:rsidRPr="000A334C">
        <w:rPr>
          <w:rtl/>
        </w:rPr>
        <w:t>לאכול דבר שדרכו לאכול ולהקטיר דבר שדרכו להקטיר פחות מכזית - כשר.</w:t>
      </w:r>
    </w:p>
    <w:p w:rsidR="00DA63EC" w:rsidRPr="000A334C" w:rsidRDefault="00DA63EC" w:rsidP="003B6D22">
      <w:pPr>
        <w:pStyle w:val="afff9"/>
        <w:rPr>
          <w:rtl/>
        </w:rPr>
      </w:pPr>
      <w:r w:rsidRPr="000A334C">
        <w:rPr>
          <w:rtl/>
        </w:rPr>
        <w:t>לאכול כחצי זית ולהקטיר כחצי זית - כשר, שאין אכילה והקטרה מצטרפין.</w:t>
      </w:r>
    </w:p>
    <w:p w:rsidR="00DA63EC" w:rsidRDefault="00DA63EC" w:rsidP="00DA63EC">
      <w:pPr>
        <w:pStyle w:val="affffd"/>
        <w:rPr>
          <w:rtl/>
        </w:rPr>
      </w:pPr>
      <w:r>
        <w:rPr>
          <w:rtl/>
        </w:rPr>
        <w:t>׹</w:t>
      </w:r>
    </w:p>
    <w:p>
      <w:pPr>
        <w:pStyle w:val="afffff8"/>
        <w:rPr>
          <w:ins w:id="90749" w:author="קלוד" w:date="2026-10-11T12:32:08Z"/>
        </w:rPr>
      </w:pPr>
      <w:ins w:id="90750" w:author="קלוד" w:date="2026-10-11T12:32:08Z">
        <w:r>
          <w:rPr>
            <w:color w:val="7B3F00"/>
          </w:rPr>
          <w:t xml:space="preserve">מחשבה מאכילת אדם להקטרה - טעם ר"א מ'האכל יאכל'</w:t>
        </w:r>
      </w:ins>
    </w:p>
    <w:p>
      <w:pPr>
        <w:pStyle w:val="38"/>
        <w:rPr>
          <w:ins w:id="98503" w:author="מנוע מכני" w:date="2026-10-11T12:04:40Z"/>
        </w:rPr>
      </w:pPr>
      <w:r>
        <w:t xml:space="preserve">טעמא </w:t>
      </w:r>
      <w:r>
        <w:t>דר"א:</w:t>
      </w:r>
    </w:p>
    <w:p w:rsidR="00DA63EC" w:rsidRDefault="00DA63EC" w:rsidP="00DA63EC">
      <w:pPr>
        <w:tabs>
          <w:tab w:val="center" w:pos="2835"/>
        </w:tabs>
        <w:rPr>
          <w:rtl/>
        </w:rPr>
      </w:pPr>
      <w:del w:id="98504" w:author="מנוע מכני" w:date="2026-10-11T12:04:40Z">
        <w:r w:rsidRPr="00464129">
          <w:rPr>
            <w:rStyle w:val="afffff0"/>
            <w:rtl/>
          </w:rPr>
          <w:delText xml:space="preserve"> </w:delText>
        </w:r>
      </w:del>
      <w:r w:rsidRPr="00464129">
        <w:rPr>
          <w:rStyle w:val="afffff0"/>
          <w:rFonts w:hint="cs"/>
          <w:rtl/>
        </w:rPr>
        <w:t>'</w:t>
      </w:r>
      <w:ins w:id="90409" w:author="Claude - סמנטי" w:date="2026-10-11T12:27:00Z">
        <w:r>
          <w:rPr>
            <w:rStyle w:val="afffff0"/>
            <w:rtl/>
          </w:rPr>
          <w:t xml:space="preserve">וְאִם הֵאָכֹל יֵאָכֵל מִבְּשַׂר זֶבַח שְׁלָמָיו</w:t>
        </w:r>
      </w:ins>
      <w:del w:id="90410" w:author="Claude - סמנטי" w:date="2026-10-11T12:27:00Z">
        <w:r w:rsidRPr="00464129">
          <w:rPr>
            <w:rStyle w:val="afffff0"/>
            <w:rtl/>
          </w:rPr>
          <w:delText xml:space="preserve">ואם האכל יאכל מבשר זבח שלמיו</w:delText>
        </w:r>
      </w:del>
      <w:r w:rsidRPr="00464129">
        <w:rPr>
          <w:rStyle w:val="afffff0"/>
          <w:rFonts w:hint="cs"/>
          <w:rtl/>
        </w:rPr>
        <w:t>'</w:t>
      </w:r>
      <w:r w:rsidRPr="00464129">
        <w:rPr>
          <w:rStyle w:val="afffff0"/>
          <w:rtl/>
        </w:rPr>
        <w:t>,</w:t>
      </w:r>
      <w:r>
        <w:rPr>
          <w:rtl/>
        </w:rPr>
        <w:t xml:space="preserve"> בשתי אכילות הכתוב מדבר, אחד אכילת אדם ואחד אכילת מזבח, </w:t>
      </w:r>
    </w:p>
    <w:p w:rsidR="00DA63EC" w:rsidRDefault="00DA63EC" w:rsidP="00DA63EC">
      <w:pPr>
        <w:tabs>
          <w:tab w:val="center" w:pos="2835"/>
        </w:tabs>
        <w:rPr>
          <w:rtl/>
        </w:rPr>
      </w:pPr>
      <w:r>
        <w:rPr>
          <w:rtl/>
        </w:rPr>
        <w:t xml:space="preserve">כשם שמחשבין מאכילת אדם לאכילת אדם ומאכילת מזבח לאכילת מזבח, כך מחשבין מאכילת אדם למזבח ומאכילת מזבח לאדם</w:t>
      </w:r>
      <w:ins w:id="94235" w:author="מנוע מכני" w:date="2026-10-11T12:04:40Z">
        <w:r>
          <w:rPr>
            <w:rtl/>
          </w:rPr>
          <w:t xml:space="preserve">,</w:t>
        </w:r>
      </w:ins>
      <w:del w:id="94236" w:author="מנוע מכני" w:date="2026-10-11T12:04:40Z">
        <w:r>
          <w:rPr>
            <w:rtl/>
          </w:rPr>
          <w:delText xml:space="preserve">;</w:delText>
        </w:r>
      </w:del>
      <w:r>
        <w:rPr>
          <w:rtl/>
        </w:rPr>
        <w:t xml:space="preserve"> </w:t>
      </w:r>
      <w:r>
        <w:rPr>
          <w:rtl/>
        </w:rPr>
        <w:tab/>
        <w:t xml:space="preserve">מדאפקינהו </w:t>
      </w:r>
      <w:ins w:id="92589" w:author="מנוע מכני" w:date="2026-10-11T12:04:40Z">
        <w:r>
          <w:rPr>
            <w:rtl/>
          </w:rPr>
          <w:t xml:space="preserve">התורה</w:t>
        </w:r>
      </w:ins>
      <w:del w:id="92590" w:author="מנוע מכני" w:date="2026-10-11T12:04:40Z">
        <w:r>
          <w:rPr>
            <w:rtl/>
          </w:rPr>
          <w:tab/>
          <w:delText xml:space="preserve">רחמנא</w:delText>
        </w:r>
      </w:del>
      <w:r>
        <w:rPr>
          <w:rtl/>
        </w:rPr>
        <w:tab/>
        <w:t xml:space="preserve"> להקטרה בלשון אכילה.</w:t>
      </w:r>
    </w:p>
    <w:p w:rsidR="00DA63EC" w:rsidRDefault="00DA63EC" w:rsidP="00DA63EC">
      <w:pPr>
        <w:pStyle w:val="afff3"/>
        <w:framePr w:wrap="around"/>
        <w:rPr>
          <w:rtl/>
        </w:rPr>
      </w:pPr>
      <w:r>
        <w:rPr>
          <w:rFonts w:hint="cs"/>
          <w:rtl/>
        </w:rPr>
        <w:t>יז:</w:t>
      </w:r>
    </w:p>
    <w:p>
      <w:pPr>
        <w:pStyle w:val="38"/>
        <w:rPr>
          <w:ins w:id="98505" w:author="מנוע מכני" w:date="2026-10-11T12:04:40Z"/>
        </w:rPr>
      </w:pPr>
      <w:r w:rsidRPr="00336727">
        <w:t>ורבנן</w:t>
      </w:r>
      <w:r w:rsidRPr="00336727">
        <w:t>:</w:t>
      </w:r>
    </w:p>
    <w:p w:rsidR="00DA63EC" w:rsidRDefault="00DA63EC" w:rsidP="00DA63EC">
      <w:pPr>
        <w:rPr>
          <w:rtl/>
        </w:rPr>
      </w:pPr>
      <w:del w:id="98506" w:author="מנוע מכני" w:date="2026-10-11T12:04:40Z">
        <w:r w:rsidRPr="00336727">
          <w:rPr>
            <w:rtl/>
          </w:rPr>
          <w:delText xml:space="preserve"> </w:delText>
        </w:r>
      </w:del>
      <w:ins w:id="92593" w:author="מנוע מכני" w:date="2026-10-11T12:04:40Z">
        <w:r>
          <w:rPr>
            <w:rtl/>
          </w:rPr>
          <w:t xml:space="preserve">זה</w:t>
        </w:r>
      </w:ins>
      <w:del w:id="92594" w:author="מנוע מכני" w:date="2026-10-11T12:04:40Z">
        <w:r w:rsidRPr="00336727">
          <w:rPr>
            <w:rtl/>
          </w:rPr>
          <w:delText xml:space="preserve">האי</w:delText>
        </w:r>
      </w:del>
      <w:r w:rsidRPr="00336727">
        <w:rPr>
          <w:rtl/>
        </w:rPr>
        <w:t xml:space="preserve"> דאפקינהו </w:t>
      </w:r>
      <w:ins w:id="92591" w:author="מנוע מכני" w:date="2026-10-11T12:04:40Z">
        <w:r>
          <w:rPr>
            <w:rtl/>
          </w:rPr>
          <w:t xml:space="preserve">התורה</w:t>
        </w:r>
      </w:ins>
      <w:del w:id="92592" w:author="מנוע מכני" w:date="2026-10-11T12:04:40Z">
        <w:r w:rsidRPr="00336727">
          <w:rPr>
            <w:rtl/>
          </w:rPr>
          <w:delText xml:space="preserve">רחמנא</w:delText>
        </w:r>
      </w:del>
      <w:r w:rsidRPr="00336727">
        <w:rPr>
          <w:rtl/>
        </w:rPr>
        <w:t xml:space="preserve"> בלשון אכילה, דל"</w:t>
      </w:r>
      <w:r w:rsidRPr="00336727">
        <w:rPr>
          <w:rFonts w:hint="cs"/>
          <w:rtl/>
        </w:rPr>
        <w:t xml:space="preserve">ש </w:t>
      </w:r>
      <w:ins w:id="96055" w:author="מנוע מכני" w:date="2026-10-11T12:04:40Z">
        <w:r>
          <w:rPr>
            <w:rFonts w:hint="cs"/>
            <w:rtl/>
          </w:rPr>
          <w:t xml:space="preserve">אם </w:t>
        </w:r>
      </w:ins>
      <w:del w:id="96056" w:author="מנוע מכני" w:date="2026-10-11T12:04:40Z">
        <w:r w:rsidRPr="00336727">
          <w:rPr>
            <w:rFonts w:hint="cs"/>
            <w:rtl/>
          </w:rPr>
          <w:delText xml:space="preserve">אי</w:delText>
        </w:r>
        <w:r w:rsidRPr="00336727">
          <w:rPr>
            <w:rtl/>
          </w:rPr>
          <w:delText xml:space="preserve"> </w:delText>
        </w:r>
      </w:del>
      <w:r w:rsidRPr="00336727">
        <w:rPr>
          <w:rtl/>
        </w:rPr>
        <w:t xml:space="preserve">מחשב בלשון אכילה למזבח </w:t>
      </w:r>
      <w:r w:rsidRPr="00336727">
        <w:rPr>
          <w:rFonts w:hint="cs"/>
          <w:rtl/>
        </w:rPr>
        <w:t xml:space="preserve">או </w:t>
      </w:r>
      <w:r w:rsidRPr="00336727">
        <w:rPr>
          <w:rtl/>
        </w:rPr>
        <w:t xml:space="preserve">בלשון הקטרה למזבח</w:t>
      </w:r>
      <w:ins w:id="94237" w:author="מנוע מכני" w:date="2026-10-11T12:04:40Z">
        <w:r>
          <w:rPr>
            <w:rtl/>
          </w:rPr>
          <w:t xml:space="preserve">,</w:t>
        </w:r>
      </w:ins>
      <w:del w:id="94238"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tl/>
        </w:rPr>
      </w:pPr>
      <w:r>
        <w:rPr>
          <w:rtl/>
        </w:rPr>
        <w:tab/>
        <w:t xml:space="preserve">א"נ</w:t>
      </w:r>
      <w:r>
        <w:rPr>
          <w:rtl/>
        </w:rPr>
        <w:tab/>
        <w:t xml:space="preserve">, מה אכילה בכזית אף הקטרה בכזית, ולעולם אכילה דאורחא משמע.</w:t>
      </w:r>
    </w:p>
    <w:p>
      <w:pPr>
        <w:pStyle w:val="38"/>
        <w:rPr>
          <w:ins w:id="98507" w:author="מנוע מכני" w:date="2026-10-11T12:04:40Z"/>
        </w:rPr>
      </w:pPr>
      <w:r>
        <w:t>ור"א</w:t>
      </w:r>
      <w:r>
        <w:t>:</w:t>
      </w:r>
    </w:p>
    <w:p w:rsidR="00DA63EC" w:rsidRDefault="00DA63EC" w:rsidP="00DA63EC">
      <w:pPr>
        <w:tabs>
          <w:tab w:val="center" w:pos="2835"/>
        </w:tabs>
        <w:rPr>
          <w:rtl/>
        </w:rPr>
      </w:pPr>
      <w:del w:id="98508" w:author="מנוע מכני" w:date="2026-10-11T12:04:40Z">
        <w:r>
          <w:rPr>
            <w:rtl/>
          </w:rPr>
          <w:delText xml:space="preserve"> </w:delText>
        </w:r>
      </w:del>
      <w:r>
        <w:rPr>
          <w:rtl/>
        </w:rPr>
        <w:t xml:space="preserve">א"כ</w:t>
      </w:r>
      <w:r>
        <w:rPr>
          <w:rtl/>
        </w:rPr>
        <w:t xml:space="preserve"> לכתוב </w:t>
      </w:r>
      <w:ins w:id="92595" w:author="מנוע מכני" w:date="2026-10-11T12:04:40Z">
        <w:r>
          <w:rPr>
            <w:rtl/>
          </w:rPr>
          <w:t xml:space="preserve">התורה</w:t>
        </w:r>
      </w:ins>
      <w:del w:id="92596" w:author="מנוע מכני" w:date="2026-10-11T12:04:40Z">
        <w:r>
          <w:rPr>
            <w:rtl/>
          </w:rPr>
          <w:delText xml:space="preserve">רחמנא</w:delText>
        </w:r>
      </w:del>
      <w:r w:rsidRPr="00464129">
        <w:rPr>
          <w:rStyle w:val="afffff0"/>
          <w:rtl/>
        </w:rPr>
        <w:t xml:space="preserve"> </w:t>
      </w:r>
      <w:r w:rsidRPr="00464129">
        <w:rPr>
          <w:rStyle w:val="afffff0"/>
          <w:rFonts w:hint="cs"/>
          <w:rtl/>
        </w:rPr>
        <w:t>'</w:t>
      </w:r>
      <w:r w:rsidRPr="00464129">
        <w:rPr>
          <w:rStyle w:val="afffff0"/>
          <w:rtl/>
        </w:rPr>
        <w:t>אם האכל האכל</w:t>
      </w:r>
      <w:r w:rsidRPr="00464129">
        <w:rPr>
          <w:rStyle w:val="afffff0"/>
          <w:rFonts w:hint="cs"/>
          <w:rtl/>
        </w:rPr>
        <w:t>'</w:t>
      </w:r>
      <w:r w:rsidRPr="00464129">
        <w:rPr>
          <w:rStyle w:val="afffff0"/>
          <w:rtl/>
        </w:rPr>
        <w:t>,</w:t>
      </w:r>
      <w:r>
        <w:rPr>
          <w:rtl/>
        </w:rPr>
        <w:t xml:space="preserve"> </w:t>
      </w:r>
      <w:r>
        <w:rPr>
          <w:rtl/>
        </w:rPr>
        <w:t xml:space="preserve">א"נ</w:t>
      </w:r>
      <w:r>
        <w:rPr>
          <w:rtl/>
        </w:rPr>
        <w:t xml:space="preserve"> אם יאכל יאכל, </w:t>
      </w:r>
      <w:ins w:id="92597" w:author="מנוע מכני" w:date="2026-10-11T12:04:40Z">
        <w:r>
          <w:rPr>
            <w:rtl/>
          </w:rPr>
          <w:t xml:space="preserve">מה</w:t>
        </w:r>
      </w:ins>
      <w:del w:id="92598" w:author="מנוע מכני" w:date="2026-10-11T12:04:40Z">
        <w:r>
          <w:rPr>
            <w:rtl/>
          </w:rPr>
          <w:delText xml:space="preserve">מאי</w:delText>
        </w:r>
      </w:del>
      <w:r>
        <w:rPr>
          <w:rtl/>
        </w:rPr>
        <w:t xml:space="preserve"> האכל יאכל? </w:t>
      </w:r>
      <w:r>
        <w:rPr>
          <w:rtl/>
        </w:rPr>
        <w:t xml:space="preserve">ש"מ</w:t>
      </w:r>
      <w:r>
        <w:rPr>
          <w:rtl/>
        </w:rPr>
        <w:t xml:space="preserve"> תרתי.</w:t>
      </w:r>
    </w:p>
    <w:p>
      <w:pPr>
        <w:pStyle w:val="afffff8"/>
        <w:rPr>
          <w:ins w:id="90747" w:author="קלוד" w:date="2026-10-11T12:32:08Z"/>
        </w:rPr>
      </w:pPr>
      <w:ins w:id="90748" w:author="קלוד" w:date="2026-10-11T12:32:08Z">
        <w:r>
          <w:rPr>
            <w:color w:val="7B3F00"/>
          </w:rPr>
          <w:t xml:space="preserve">פסול ר"א בדבר שאין דרכו - האם יש בו כרת</w:t>
        </w:r>
      </w:ins>
    </w:p>
    <w:p>
      <w:pPr>
        <w:pStyle w:val="38"/>
        <w:rPr>
          <w:ins w:id="98509" w:author="מנוע מכני" w:date="2026-10-11T12:04:40Z"/>
        </w:rPr>
      </w:pPr>
      <w:del w:id="102606" w:author="מנוע מכני" w:date="2026-10-11T12:04:40Z">
        <w:r>
          <w:delText xml:space="preserve">א"ל </w:delText>
        </w:r>
      </w:del>
      <w:r>
        <w:t>ר</w:t>
      </w:r>
      <w:r>
        <w:t>"</w:t>
      </w:r>
      <w:r>
        <w:t>ז</w:t>
      </w:r>
      <w:r>
        <w:t xml:space="preserve"> לרב אסי:</w:t>
      </w:r>
    </w:p>
    <w:p w:rsidR="00DA63EC" w:rsidRDefault="00DA63EC" w:rsidP="00DA63EC">
      <w:pPr>
        <w:tabs>
          <w:tab w:val="center" w:pos="2835"/>
        </w:tabs>
        <w:rPr>
          <w:rtl/>
        </w:rPr>
      </w:pPr>
      <w:del w:id="98510" w:author="מנוע מכני" w:date="2026-10-11T12:04:40Z">
        <w:r>
          <w:rPr>
            <w:rtl/>
          </w:rPr>
          <w:delText xml:space="preserve"> </w:delText>
        </w:r>
      </w:del>
      <w:ins w:id="96057" w:author="מנוע מכני" w:date="2026-10-11T12:04:40Z">
        <w:r>
          <w:rPr>
            <w:rtl/>
          </w:rPr>
          <w:t xml:space="preserve">ואם </w:t>
        </w:r>
      </w:ins>
      <w:del w:id="96058" w:author="מנוע מכני" w:date="2026-10-11T12:04:40Z">
        <w:r>
          <w:rPr>
            <w:rtl/>
          </w:rPr>
          <w:delText xml:space="preserve">ואי </w:delText>
        </w:r>
      </w:del>
      <w:r>
        <w:rPr>
          <w:rtl/>
        </w:rPr>
        <w:t xml:space="preserve">טעמא </w:t>
      </w:r>
      <w:r>
        <w:rPr>
          <w:rStyle w:val="2fb"/>
          <w:rtl/>
        </w:rPr>
        <w:t xml:space="preserve">דר"א</w:t>
      </w:r>
      <w:r>
        <w:rPr>
          <w:rtl/>
        </w:rPr>
        <w:t xml:space="preserve"> מש"</w:t>
      </w:r>
      <w:r>
        <w:rPr>
          <w:rFonts w:hint="cs"/>
          <w:rtl/>
        </w:rPr>
        <w:t xml:space="preserve">ה </w:t>
      </w:r>
      <w:r>
        <w:rPr>
          <w:rtl/>
        </w:rPr>
        <w:t xml:space="preserve">הוא, כרת </w:t>
      </w:r>
      <w:ins w:id="90905" w:author="מנוע מכני" w:date="2026-10-11T12:04:40Z">
        <w:r>
          <w:rPr>
            <w:rtl/>
          </w:rPr>
          <w:t xml:space="preserve">גם</w:t>
        </w:r>
      </w:ins>
      <w:del w:id="90906" w:author="מנוע מכני" w:date="2026-10-11T12:04:40Z">
        <w:r>
          <w:rPr>
            <w:rtl/>
          </w:rPr>
          <w:delText xml:space="preserve">נמי</w:delText>
        </w:r>
      </w:del>
      <w:r>
        <w:rPr>
          <w:rtl/>
        </w:rPr>
        <w:t xml:space="preserve"> </w:t>
      </w:r>
      <w:ins w:id="90045" w:author="Claude - סמנטי" w:date="2026-10-11T12:27:00Z">
        <w:r>
          <w:rPr>
            <w:rtl/>
          </w:rPr>
          <w:t xml:space="preserve">שיתחייב</w:t>
        </w:r>
      </w:ins>
      <w:del w:id="90046" w:author="Claude - סמנטי" w:date="2026-10-11T12:27:00Z">
        <w:r>
          <w:rPr>
            <w:rtl/>
          </w:rPr>
          <w:delText xml:space="preserve">ליחייב</w:delText>
        </w:r>
      </w:del>
      <w:r>
        <w:rPr>
          <w:rtl/>
        </w:rPr>
        <w:t xml:space="preserve">!</w:t>
      </w:r>
    </w:p>
    <w:p w:rsidR="00DA63EC" w:rsidRDefault="00DA63EC" w:rsidP="00DA63EC">
      <w:pPr>
        <w:tabs>
          <w:tab w:val="center" w:pos="2835"/>
        </w:tabs>
        <w:rPr>
          <w:rtl/>
        </w:rPr>
      </w:pPr>
      <w:r>
        <w:rPr>
          <w:rtl/>
        </w:rPr>
        <w:t xml:space="preserve">וכי </w:t>
      </w:r>
      <w:ins w:id="96939" w:author="מנוע מכני" w:date="2026-10-11T12:04:40Z">
        <w:r>
          <w:rPr>
            <w:rtl/>
          </w:rPr>
          <w:t xml:space="preserve">תאמר</w:t>
        </w:r>
      </w:ins>
      <w:del w:id="96940" w:author="מנוע מכני" w:date="2026-10-11T12:04:40Z">
        <w:r>
          <w:rPr>
            <w:rtl/>
          </w:rPr>
          <w:delText xml:space="preserve">תימא</w:delText>
        </w:r>
      </w:del>
      <w:r>
        <w:rPr>
          <w:rtl/>
        </w:rPr>
        <w:t xml:space="preserve"> </w:t>
      </w:r>
      <w:r>
        <w:rPr>
          <w:rtl/>
        </w:rPr>
        <w:t xml:space="preserve">ה"נ</w:t>
      </w:r>
      <w:r>
        <w:rPr>
          <w:rtl/>
        </w:rPr>
        <w:t xml:space="preserve">, והא את הוא דאמרת </w:t>
      </w:r>
      <w:r>
        <w:rPr>
          <w:rStyle w:val="2fb"/>
          <w:rtl/>
        </w:rPr>
        <w:t xml:space="preserve">מ</w:t>
      </w:r>
      <w:r>
        <w:rPr>
          <w:rStyle w:val="2fb"/>
          <w:rFonts w:hint="cs"/>
          <w:rtl/>
        </w:rPr>
        <w:t>דרי</w:t>
      </w:r>
      <w:r>
        <w:rPr>
          <w:rStyle w:val="2fb"/>
          <w:rtl/>
        </w:rPr>
        <w:t>"</w:t>
      </w:r>
      <w:r>
        <w:rPr>
          <w:rStyle w:val="2fb"/>
          <w:rFonts w:hint="cs"/>
          <w:rtl/>
        </w:rPr>
        <w:t>ו</w:t>
      </w:r>
      <w:r>
        <w:rPr>
          <w:rtl/>
        </w:rPr>
        <w:t xml:space="preserve">: מודה </w:t>
      </w:r>
      <w:r>
        <w:rPr>
          <w:rStyle w:val="2fb"/>
          <w:rtl/>
        </w:rPr>
        <w:t xml:space="preserve">ר"א</w:t>
      </w:r>
      <w:r>
        <w:rPr>
          <w:rtl/>
        </w:rPr>
        <w:t xml:space="preserve"> שאין ענוש כרת!</w:t>
      </w:r>
    </w:p>
    <w:p>
      <w:pPr>
        <w:pStyle w:val="38"/>
        <w:rPr>
          <w:ins w:id="98511" w:author="מנוע מכני" w:date="2026-10-11T12:04:40Z"/>
        </w:rPr>
      </w:pPr>
      <w:r>
        <w:t xml:space="preserve">א"ל</w:t>
      </w:r>
      <w:r>
        <w:t xml:space="preserve">:</w:t>
      </w:r>
    </w:p>
    <w:p w:rsidR="00DA63EC" w:rsidRDefault="00DA63EC" w:rsidP="00DA63EC">
      <w:pPr>
        <w:tabs>
          <w:tab w:val="center" w:pos="2835"/>
        </w:tabs>
        <w:rPr>
          <w:rtl/>
        </w:rPr>
      </w:pPr>
      <w:del w:id="98512" w:author="מנוע מכני" w:date="2026-10-11T12:04:40Z">
        <w:r>
          <w:rPr>
            <w:rtl/>
          </w:rPr>
          <w:delText xml:space="preserve"> </w:delText>
        </w:r>
      </w:del>
      <w:r>
        <w:rPr>
          <w:rtl/>
        </w:rPr>
        <w:t xml:space="preserve">תנאי היא אליבא </w:t>
      </w:r>
      <w:r>
        <w:rPr>
          <w:rStyle w:val="2fb"/>
          <w:rtl/>
        </w:rPr>
        <w:t xml:space="preserve">דר"א</w:t>
      </w:r>
      <w:r>
        <w:rPr>
          <w:rtl/>
        </w:rPr>
        <w:t xml:space="preserve">, </w:t>
      </w:r>
      <w:ins w:id="90907" w:author="מנוע מכני" w:date="2026-10-11T12:04:40Z">
        <w:r>
          <w:rPr>
            <w:rtl/>
          </w:rPr>
          <w:t xml:space="preserve">יש</w:t>
        </w:r>
      </w:ins>
      <w:del w:id="90908" w:author="מנוע מכני" w:date="2026-10-11T12:04:40Z">
        <w:r>
          <w:rPr>
            <w:rtl/>
          </w:rPr>
          <w:delText xml:space="preserve">איכא</w:delText>
        </w:r>
      </w:del>
      <w:r>
        <w:rPr>
          <w:rtl/>
        </w:rPr>
        <w:t xml:space="preserve"> </w:t>
      </w:r>
      <w:r>
        <w:rPr>
          <w:rtl/>
        </w:rPr>
        <w:t xml:space="preserve">למ"ד</w:t>
      </w:r>
      <w:r>
        <w:rPr>
          <w:rtl/>
        </w:rPr>
        <w:t xml:space="preserve">: פסולה דאורייתא, </w:t>
      </w:r>
      <w:ins w:id="90909" w:author="מנוע מכני" w:date="2026-10-11T12:04:40Z">
        <w:r>
          <w:rPr>
            <w:rtl/>
          </w:rPr>
          <w:t xml:space="preserve">ויש</w:t>
        </w:r>
      </w:ins>
      <w:del w:id="90910" w:author="מנוע מכני" w:date="2026-10-11T12:04:40Z">
        <w:r>
          <w:rPr>
            <w:rtl/>
          </w:rPr>
          <w:delText xml:space="preserve">ואיכא</w:delText>
        </w:r>
      </w:del>
      <w:r>
        <w:rPr>
          <w:rtl/>
        </w:rPr>
        <w:t xml:space="preserve"> </w:t>
      </w:r>
      <w:r>
        <w:rPr>
          <w:rtl/>
        </w:rPr>
        <w:t xml:space="preserve">למ"ד</w:t>
      </w:r>
      <w:r>
        <w:rPr>
          <w:rtl/>
        </w:rPr>
        <w:t xml:space="preserve">: פסולה דרבנן</w:t>
      </w:r>
      <w:ins w:id="94239" w:author="מנוע מכני" w:date="2026-10-11T12:04:40Z">
        <w:r>
          <w:rPr>
            <w:rtl/>
          </w:rPr>
          <w:t xml:space="preserve">,</w:t>
        </w:r>
      </w:ins>
      <w:del w:id="94240" w:author="מנוע מכני" w:date="2026-10-11T12:04:40Z">
        <w:r>
          <w:rPr>
            <w:rtl/>
          </w:rPr>
          <w:delText xml:space="preserve">;</w:delText>
        </w:r>
      </w:del>
      <w:r>
        <w:rPr>
          <w:rtl/>
        </w:rPr>
        <w:t xml:space="preserve"> </w:t>
      </w:r>
    </w:p>
    <w:p>
      <w:pPr>
        <w:pStyle w:val="38"/>
        <w:rPr>
          <w:ins w:id="98513" w:author="מנוע מכני" w:date="2026-10-11T12:04:40Z"/>
        </w:rPr>
      </w:pPr>
      <w:r>
        <w:t xml:space="preserve">דתניא</w:t>
      </w:r>
      <w:r>
        <w:t xml:space="preserve">:</w:t>
      </w:r>
    </w:p>
    <w:p w:rsidR="00DA63EC" w:rsidRDefault="00DA63EC" w:rsidP="00DA63EC">
      <w:pPr>
        <w:tabs>
          <w:tab w:val="center" w:pos="2835"/>
        </w:tabs>
        <w:rPr>
          <w:rtl/>
        </w:rPr>
      </w:pPr>
      <w:del w:id="98514" w:author="מנוע מכני" w:date="2026-10-11T12:04:40Z">
        <w:r>
          <w:rPr>
            <w:rtl/>
          </w:rPr>
          <w:delText xml:space="preserve"> </w:delText>
        </w:r>
      </w:del>
      <w:r>
        <w:rPr>
          <w:rtl/>
        </w:rPr>
        <w:t xml:space="preserve">השוחט את הזבח לשתות מדמו למחר, להקטיר מבשרו למחר, לאכול מאימוריו למחר - כשר, </w:t>
      </w:r>
      <w:r>
        <w:rPr>
          <w:rStyle w:val="2fb"/>
          <w:rtl/>
        </w:rPr>
        <w:t xml:space="preserve">ור"א</w:t>
      </w:r>
      <w:r>
        <w:rPr>
          <w:rtl/>
        </w:rPr>
        <w:t xml:space="preserve"> פוסל, להניח מדמו למחר - </w:t>
      </w:r>
      <w:ins w:id="90339" w:author="מנוע מכני" w:date="2026-10-11T12:04:40Z">
        <w:r>
          <w:rPr>
            <w:rStyle w:val="2fb"/>
            <w:rtl/>
          </w:rPr>
          <w:t xml:space="preserve">ר"י</w:t>
        </w:r>
      </w:ins>
      <w:del w:id="90340" w:author="מנוע מכני" w:date="2026-10-11T12:04:40Z">
        <w:r>
          <w:rPr>
            <w:rtl/>
          </w:rPr>
          <w:delText xml:space="preserve">רבי יהודה</w:delText>
        </w:r>
      </w:del>
      <w:r>
        <w:rPr>
          <w:rtl/>
        </w:rPr>
        <w:t xml:space="preserve"> פוסל, </w:t>
      </w:r>
      <w:r>
        <w:rPr>
          <w:rStyle w:val="2fb"/>
          <w:rtl/>
        </w:rPr>
        <w:t xml:space="preserve">א</w:t>
      </w:r>
      <w:r>
        <w:rPr>
          <w:rStyle w:val="2fb"/>
          <w:rFonts w:hint="cs"/>
          <w:rtl/>
        </w:rPr>
        <w:t>ר</w:t>
      </w:r>
      <w:r>
        <w:rPr>
          <w:rStyle w:val="2fb"/>
          <w:rtl/>
        </w:rPr>
        <w:t xml:space="preserve">"א</w:t>
      </w:r>
      <w:r>
        <w:rPr>
          <w:rtl/>
        </w:rPr>
        <w:t xml:space="preserve">: אף בזו </w:t>
      </w:r>
      <w:r>
        <w:rPr>
          <w:rStyle w:val="2fb"/>
          <w:rtl/>
        </w:rPr>
        <w:t xml:space="preserve">ר"א</w:t>
      </w:r>
      <w:r>
        <w:rPr>
          <w:rtl/>
        </w:rPr>
        <w:t xml:space="preserve"> פוסל וחכמים מכשירין</w:t>
      </w:r>
      <w:ins w:id="94241" w:author="מנוע מכני" w:date="2026-10-11T12:04:40Z">
        <w:r>
          <w:rPr>
            <w:rtl/>
          </w:rPr>
          <w:t xml:space="preserve">,</w:t>
        </w:r>
      </w:ins>
      <w:del w:id="9424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Style w:val="2fb"/>
          <w:rtl/>
        </w:rPr>
        <w:t>ר"</w:t>
      </w:r>
      <w:r>
        <w:rPr>
          <w:rStyle w:val="2fb"/>
          <w:rFonts w:hint="cs"/>
          <w:rtl/>
        </w:rPr>
        <w:t xml:space="preserve">י</w:t>
      </w:r>
      <w:r>
        <w:rPr>
          <w:rFonts w:hint="cs"/>
          <w:rtl/>
        </w:rPr>
        <w:t xml:space="preserve"> </w:t>
      </w:r>
      <w:r>
        <w:rPr>
          <w:rtl/>
        </w:rPr>
        <w:t xml:space="preserve">אליבא דרבנן, </w:t>
      </w:r>
      <w:r>
        <w:rPr>
          <w:rFonts w:hint="cs"/>
          <w:rtl/>
        </w:rPr>
        <w:t xml:space="preserve">דמה </w:t>
      </w:r>
      <w:ins w:id="90911" w:author="מנוע מכני" w:date="2026-10-11T12:04:40Z">
        <w:r>
          <w:rPr>
            <w:rFonts w:hint="cs"/>
            <w:rtl/>
          </w:rPr>
          <w:t xml:space="preserve">שם</w:t>
        </w:r>
      </w:ins>
      <w:del w:id="90912" w:author="מנוע מכני" w:date="2026-10-11T12:04:40Z">
        <w:r>
          <w:rPr>
            <w:rFonts w:hint="cs"/>
            <w:rtl/>
          </w:rPr>
          <w:delText xml:space="preserve">התם</w:delText>
        </w:r>
      </w:del>
      <w:r>
        <w:rPr>
          <w:rFonts w:hint="cs"/>
          <w:rtl/>
        </w:rPr>
        <w:t xml:space="preserve"> דמחשב </w:t>
      </w:r>
      <w:r>
        <w:rPr>
          <w:rtl/>
        </w:rPr>
        <w:t xml:space="preserve">בלשון אכילה מכשרי רבנ</w:t>
      </w:r>
      <w:ins w:id="90037" w:author="מנוע מכני" w:date="2026-10-11T12:04:40Z">
        <w:r>
          <w:rPr>
            <w:rtl/>
          </w:rPr>
          <w:t xml:space="preserve">ן, </w:t>
        </w:r>
        <w:r>
          <w:rPr>
            <w:rtl/>
          </w:rPr>
          <w:t xml:space="preserve">כ</w:t>
        </w:r>
      </w:ins>
      <w:del w:id="90038" w:author="מנוע מכני" w:date="2026-10-11T12:04:40Z">
        <w:r>
          <w:rPr>
            <w:rtl/>
          </w:rPr>
          <w:delText xml:space="preserve">ן,</w:delText>
        </w:r>
        <w:r>
          <w:rPr>
            <w:rFonts w:hint="cs"/>
            <w:rtl/>
          </w:rPr>
          <w:delText xml:space="preserve">כ</w:delText>
        </w:r>
      </w:del>
      <w:r>
        <w:rPr>
          <w:rtl/>
        </w:rPr>
        <w:t>"</w:t>
      </w:r>
      <w:r>
        <w:rPr>
          <w:rFonts w:hint="cs"/>
          <w:rtl/>
        </w:rPr>
        <w:t>ש</w:t>
      </w:r>
      <w:r>
        <w:rPr>
          <w:rtl/>
        </w:rPr>
        <w:t xml:space="preserve"> </w:t>
      </w:r>
      <w:ins w:id="90913" w:author="מנוע מכני" w:date="2026-10-11T12:04:40Z">
        <w:r>
          <w:rPr>
            <w:rtl/>
          </w:rPr>
          <w:t xml:space="preserve">כאן</w:t>
        </w:r>
      </w:ins>
      <w:del w:id="90914" w:author="מנוע מכני" w:date="2026-10-11T12:04:40Z">
        <w:r>
          <w:rPr>
            <w:rtl/>
          </w:rPr>
          <w:delText xml:space="preserve">הכא</w:delText>
        </w:r>
      </w:del>
      <w:r>
        <w:rPr>
          <w:rtl/>
        </w:rPr>
        <w:t xml:space="preserve"> </w:t>
      </w:r>
    </w:p>
    <w:p>
      <w:pPr>
        <w:pStyle w:val="38"/>
        <w:rPr>
          <w:ins w:id="98515" w:author="מנוע מכני" w:date="2026-10-11T12:04:40Z"/>
        </w:rPr>
      </w:pPr>
      <w:r w:rsidRPr="00397819">
        <w:t xml:space="preserve">אלא אליבא דר"א, </w:t>
      </w:r>
      <w:r>
        <w:t>וא</w:t>
      </w:r>
      <w:r>
        <w:t>ר</w:t>
      </w:r>
      <w:r>
        <w:t>"</w:t>
      </w:r>
      <w:r>
        <w:t>א</w:t>
      </w:r>
      <w:r>
        <w:t xml:space="preserve">:</w:t>
      </w:r>
    </w:p>
    <w:p w:rsidR="00DA63EC" w:rsidRDefault="00DA63EC" w:rsidP="00DA63EC">
      <w:pPr>
        <w:tabs>
          <w:tab w:val="center" w:pos="2835"/>
        </w:tabs>
        <w:rPr>
          <w:rtl/>
        </w:rPr>
      </w:pPr>
      <w:del w:id="98516" w:author="מנוע מכני" w:date="2026-10-11T12:04:40Z">
        <w:r>
          <w:rPr>
            <w:rtl/>
          </w:rPr>
          <w:delText xml:space="preserve"> </w:delText>
        </w:r>
      </w:del>
      <w:r>
        <w:rPr>
          <w:rtl/>
        </w:rPr>
        <w:t xml:space="preserve">אף בזו </w:t>
      </w:r>
      <w:r>
        <w:rPr>
          <w:rStyle w:val="2fb"/>
          <w:rtl/>
        </w:rPr>
        <w:t xml:space="preserve">ר"א</w:t>
      </w:r>
      <w:r>
        <w:rPr>
          <w:rtl/>
        </w:rPr>
        <w:t xml:space="preserve"> פוסל וחכמים מכשירין, </w:t>
      </w:r>
      <w:r>
        <w:rPr>
          <w:rStyle w:val="2fb"/>
          <w:rtl/>
        </w:rPr>
        <w:t xml:space="preserve">ר"</w:t>
      </w:r>
      <w:r>
        <w:rPr>
          <w:rStyle w:val="2fb"/>
          <w:rFonts w:hint="cs"/>
          <w:rtl/>
        </w:rPr>
        <w:t xml:space="preserve">א</w:t>
      </w:r>
      <w:r>
        <w:rPr>
          <w:rFonts w:hint="cs"/>
          <w:rtl/>
        </w:rPr>
        <w:t xml:space="preserve"> היינו </w:t>
      </w:r>
      <w:r>
        <w:rPr>
          <w:rStyle w:val="2fb"/>
          <w:rFonts w:hint="cs"/>
          <w:rtl/>
        </w:rPr>
        <w:t xml:space="preserve">ר</w:t>
      </w:r>
      <w:r>
        <w:rPr>
          <w:rStyle w:val="2fb"/>
          <w:rtl/>
        </w:rPr>
        <w:t>"</w:t>
      </w:r>
      <w:r>
        <w:rPr>
          <w:rStyle w:val="2fb"/>
          <w:rFonts w:hint="cs"/>
          <w:rtl/>
        </w:rPr>
        <w:t>י</w:t>
      </w:r>
      <w:r>
        <w:rPr>
          <w:rtl/>
        </w:rPr>
        <w:t>!</w:t>
      </w:r>
    </w:p>
    <w:p>
      <w:pPr>
        <w:pStyle w:val="38"/>
        <w:rPr>
          <w:ins w:id="98517" w:author="מנוע מכני" w:date="2026-10-11T12:04:40Z"/>
        </w:rPr>
      </w:pPr>
      <w:r>
        <w:t xml:space="preserve">אלא</w:t>
      </w:r>
    </w:p>
    <w:p w:rsidR="00DA63EC" w:rsidRDefault="00DA63EC" w:rsidP="00DA63EC">
      <w:pPr>
        <w:tabs>
          <w:tab w:val="center" w:pos="2835"/>
        </w:tabs>
        <w:rPr>
          <w:rtl/>
        </w:rPr>
      </w:pPr>
      <w:del w:id="98518" w:author="מנוע מכני" w:date="2026-10-11T12:04:40Z">
        <w:r>
          <w:rPr>
            <w:rtl/>
          </w:rPr>
          <w:delText xml:space="preserve"> </w:delText>
        </w:r>
      </w:del>
      <w:ins w:id="90919" w:author="מנוע מכני" w:date="2026-10-11T12:04:40Z">
        <w:r>
          <w:rPr>
            <w:rtl/>
          </w:rPr>
          <w:t xml:space="preserve">לא</w:t>
        </w:r>
      </w:ins>
      <w:del w:id="90920" w:author="מנוע מכני" w:date="2026-10-11T12:04:40Z">
        <w:r>
          <w:rPr>
            <w:rtl/>
          </w:rPr>
          <w:delText xml:space="preserve">לאו</w:delText>
        </w:r>
      </w:del>
      <w:r>
        <w:rPr>
          <w:rtl/>
        </w:rPr>
        <w:t xml:space="preserve"> כרת </w:t>
      </w:r>
      <w:ins w:id="90915" w:author="מנוע מכני" w:date="2026-10-11T12:04:40Z">
        <w:r>
          <w:rPr>
            <w:b/>
            <w:bCs/>
            <w:rtl/>
          </w:rPr>
          <w:t xml:space="preserve">יש</w:t>
        </w:r>
      </w:ins>
      <w:del w:id="90916" w:author="מנוע מכני" w:date="2026-10-11T12:04:40Z">
        <w:r w:rsidRPr="000B2438">
          <w:rPr>
            <w:b/>
            <w:bCs/>
            <w:rtl/>
          </w:rPr>
          <w:delText xml:space="preserve">איכא</w:delText>
        </w:r>
      </w:del>
      <w:r w:rsidRPr="000B2438">
        <w:rPr>
          <w:b/>
          <w:bCs/>
          <w:rtl/>
        </w:rPr>
        <w:t xml:space="preserve"> </w:t>
      </w:r>
      <w:ins w:id="90047" w:author="Claude - סמנטי" w:date="2026-10-11T12:27:00Z">
        <w:r>
          <w:rPr>
            <w:b/>
            <w:bCs/>
            <w:rtl/>
          </w:rPr>
          <w:t xml:space="preserve">ביניהם</w:t>
        </w:r>
      </w:ins>
      <w:del w:id="90048" w:author="Claude - סמנטי" w:date="2026-10-11T12:27:00Z">
        <w:r w:rsidRPr="000B2438">
          <w:rPr>
            <w:b/>
            <w:bCs/>
            <w:rtl/>
          </w:rPr>
          <w:delText xml:space="preserve">בינייהו</w:delText>
        </w:r>
      </w:del>
      <w:r>
        <w:rPr>
          <w:rtl/>
        </w:rPr>
        <w:t xml:space="preserve">, </w:t>
      </w:r>
      <w:r>
        <w:rPr>
          <w:rStyle w:val="2fb"/>
          <w:rtl/>
        </w:rPr>
        <w:t xml:space="preserve">ד</w:t>
      </w:r>
      <w:r>
        <w:rPr>
          <w:rStyle w:val="2fb"/>
          <w:rFonts w:hint="cs"/>
          <w:rtl/>
        </w:rPr>
        <w:t>לר</w:t>
      </w:r>
      <w:r>
        <w:rPr>
          <w:rStyle w:val="2fb"/>
          <w:rtl/>
        </w:rPr>
        <w:t>"</w:t>
      </w:r>
      <w:r>
        <w:rPr>
          <w:rStyle w:val="2fb"/>
          <w:rFonts w:hint="cs"/>
          <w:rtl/>
        </w:rPr>
        <w:t>י</w:t>
      </w:r>
      <w:r>
        <w:rPr>
          <w:rtl/>
        </w:rPr>
        <w:t xml:space="preserve">: להניח </w:t>
      </w:r>
      <w:ins w:id="96825" w:author="מנוע מכני" w:date="2026-10-11T12:04:40Z">
        <w:r>
          <w:rPr>
            <w:rtl/>
          </w:rPr>
          <w:t xml:space="preserve">פסול</w:t>
        </w:r>
      </w:ins>
      <w:del w:id="96826" w:author="מנוע מכני" w:date="2026-10-11T12:04:40Z">
        <w:r>
          <w:rPr>
            <w:rtl/>
          </w:rPr>
          <w:delText xml:space="preserve">פסולא</w:delText>
        </w:r>
      </w:del>
      <w:r>
        <w:rPr>
          <w:rtl/>
        </w:rPr>
        <w:t xml:space="preserve"> </w:t>
      </w:r>
      <w:ins w:id="92599" w:author="מנוע מכני" w:date="2026-10-11T12:04:40Z">
        <w:r>
          <w:rPr>
            <w:rtl/>
          </w:rPr>
          <w:t xml:space="preserve">סתם</w:t>
        </w:r>
      </w:ins>
      <w:del w:id="92600" w:author="מנוע מכני" w:date="2026-10-11T12:04:40Z">
        <w:r>
          <w:rPr>
            <w:rtl/>
          </w:rPr>
          <w:delText xml:space="preserve">בעלמא</w:delText>
        </w:r>
      </w:del>
      <w:r>
        <w:rPr>
          <w:rtl/>
        </w:rPr>
        <w:t xml:space="preserve">, בהנך כרת </w:t>
      </w:r>
      <w:ins w:id="90917" w:author="מנוע מכני" w:date="2026-10-11T12:04:40Z">
        <w:r>
          <w:rPr>
            <w:rtl/>
          </w:rPr>
          <w:t xml:space="preserve">גם</w:t>
        </w:r>
      </w:ins>
      <w:del w:id="90918" w:author="מנוע מכני" w:date="2026-10-11T12:04:40Z">
        <w:r>
          <w:rPr>
            <w:rtl/>
          </w:rPr>
          <w:delText xml:space="preserve">נמי</w:delText>
        </w:r>
      </w:del>
      <w:r>
        <w:rPr>
          <w:rtl/>
        </w:rPr>
        <w:t xml:space="preserve"> </w:t>
      </w:r>
      <w:ins w:id="97285" w:author="מנוע מכני" w:date="2026-10-11T12:04:40Z">
        <w:r>
          <w:rPr>
            <w:rtl/>
          </w:rPr>
          <w:t xml:space="preserve">מחוייב</w:t>
        </w:r>
      </w:ins>
      <w:del w:id="97286" w:author="מנוע מכני" w:date="2026-10-11T12:04:40Z">
        <w:r>
          <w:rPr>
            <w:rtl/>
          </w:rPr>
          <w:delText xml:space="preserve">מיחייב</w:delText>
        </w:r>
      </w:del>
      <w:r>
        <w:rPr>
          <w:rtl/>
        </w:rPr>
        <w:t xml:space="preserve">, </w:t>
      </w:r>
    </w:p>
    <w:p>
      <w:pPr>
        <w:pStyle w:val="38"/>
        <w:rPr>
          <w:ins w:id="98519" w:author="מנוע מכני" w:date="2026-10-11T12:04:40Z"/>
        </w:rPr>
      </w:pPr>
      <w:r>
        <w:tab/>
      </w:r>
      <w:r>
        <w:tab/>
        <w:t>ו</w:t>
      </w:r>
      <w:r>
        <w:t>בא ר</w:t>
      </w:r>
      <w:r>
        <w:t>"</w:t>
      </w:r>
      <w:r>
        <w:t>א לומר</w:t>
      </w:r>
      <w:r>
        <w:t xml:space="preserve">:</w:t>
      </w:r>
    </w:p>
    <w:p w:rsidR="00DA63EC" w:rsidRDefault="00DA63EC" w:rsidP="00DA63EC">
      <w:pPr>
        <w:tabs>
          <w:tab w:val="center" w:pos="2835"/>
        </w:tabs>
        <w:rPr>
          <w:rtl/>
        </w:rPr>
      </w:pPr>
      <w:del w:id="98520" w:author="מנוע מכני" w:date="2026-10-11T12:04:40Z">
        <w:r>
          <w:rPr>
            <w:rtl/>
          </w:rPr>
          <w:delText xml:space="preserve"> </w:delText>
        </w:r>
      </w:del>
      <w:r>
        <w:rPr>
          <w:rtl/>
        </w:rPr>
        <w:t xml:space="preserve">אידי ואידי פסול ואין בו כרת!</w:t>
      </w:r>
    </w:p>
    <w:p>
      <w:pPr>
        <w:pStyle w:val="38"/>
        <w:rPr>
          <w:ins w:id="102409" w:author="מנוע מכני" w:date="2026-10-11T12:04:40Z"/>
        </w:rPr>
      </w:pPr>
      <w:r w:rsidRPr="00397819">
        <w:t xml:space="preserve">לא</w:t>
      </w:r>
      <w:r w:rsidRPr="00397819">
        <w:t xml:space="preserve">,</w:t>
      </w:r>
    </w:p>
    <w:p w:rsidR="00DA63EC" w:rsidRDefault="00DA63EC" w:rsidP="00DA63EC">
      <w:pPr>
        <w:tabs>
          <w:tab w:val="center" w:pos="2835"/>
        </w:tabs>
        <w:rPr>
          <w:b/>
          <w:bCs/>
          <w:rtl/>
        </w:rPr>
      </w:pPr>
      <w:del w:id="102410" w:author="מנוע מכני" w:date="2026-10-11T12:04:40Z">
        <w:r w:rsidRPr="00397819">
          <w:rPr>
            <w:b/>
            <w:bCs/>
            <w:rtl/>
          </w:rPr>
          <w:delText xml:space="preserve"> </w:delText>
        </w:r>
      </w:del>
      <w:r w:rsidRPr="00397819">
        <w:rPr>
          <w:b/>
          <w:bCs/>
          <w:rtl/>
        </w:rPr>
        <w:t xml:space="preserve">דכו</w:t>
      </w:r>
      <w:r>
        <w:rPr>
          <w:b/>
          <w:bCs/>
          <w:rtl/>
        </w:rPr>
        <w:t>"</w:t>
      </w:r>
      <w:r w:rsidRPr="00397819">
        <w:rPr>
          <w:rFonts w:hint="cs"/>
          <w:b/>
          <w:bCs/>
          <w:rtl/>
        </w:rPr>
        <w:t>ע</w:t>
      </w:r>
      <w:r w:rsidRPr="00397819">
        <w:rPr>
          <w:b/>
          <w:bCs/>
          <w:rtl/>
        </w:rPr>
        <w:t xml:space="preserve"> כרת </w:t>
      </w:r>
      <w:ins w:id="90921" w:author="מנוע מכני" w:date="2026-10-11T12:04:40Z">
        <w:r>
          <w:rPr>
            <w:b/>
            <w:bCs/>
            <w:rtl/>
          </w:rPr>
          <w:t xml:space="preserve">אין</w:t>
        </w:r>
      </w:ins>
      <w:del w:id="90922" w:author="מנוע מכני" w:date="2026-10-11T12:04:40Z">
        <w:r w:rsidRPr="00397819">
          <w:rPr>
            <w:b/>
            <w:bCs/>
            <w:rtl/>
          </w:rPr>
          <w:delText xml:space="preserve">ליכא</w:delText>
        </w:r>
      </w:del>
      <w:r w:rsidRPr="00397819">
        <w:rPr>
          <w:b/>
          <w:bCs/>
          <w:rtl/>
        </w:rPr>
        <w:t xml:space="preserve">, </w:t>
      </w:r>
      <w:ins w:id="90923" w:author="מנוע מכני" w:date="2026-10-11T12:04:40Z">
        <w:r>
          <w:rPr>
            <w:b/>
            <w:bCs/>
            <w:rtl/>
          </w:rPr>
          <w:t xml:space="preserve">וכאן</w:t>
        </w:r>
      </w:ins>
      <w:del w:id="90924" w:author="מנוע מכני" w:date="2026-10-11T12:04:40Z">
        <w:r w:rsidRPr="00397819">
          <w:rPr>
            <w:b/>
            <w:bCs/>
            <w:rtl/>
          </w:rPr>
          <w:delText xml:space="preserve">והכא</w:delText>
        </w:r>
      </w:del>
      <w:r w:rsidRPr="00397819">
        <w:rPr>
          <w:b/>
          <w:bCs/>
          <w:rtl/>
        </w:rPr>
        <w:t xml:space="preserve"> ג' מחלוקת בדבר, </w:t>
      </w:r>
    </w:p>
    <w:p>
      <w:pPr>
        <w:pStyle w:val="38"/>
        <w:rPr>
          <w:ins w:id="98521" w:author="מנוע מכני" w:date="2026-10-11T12:04:40Z"/>
        </w:rPr>
      </w:pPr>
      <w:r>
        <w:t xml:space="preserve">ת"ק סבר:</w:t>
      </w:r>
    </w:p>
    <w:p w:rsidR="00DA63EC" w:rsidRDefault="00DA63EC" w:rsidP="00DA63EC">
      <w:pPr>
        <w:tabs>
          <w:tab w:val="center" w:pos="2835"/>
        </w:tabs>
        <w:rPr>
          <w:rtl/>
        </w:rPr>
      </w:pPr>
      <w:del w:id="98522" w:author="מנוע מכני" w:date="2026-10-11T12:04:40Z">
        <w:r>
          <w:rPr>
            <w:rtl/>
          </w:rPr>
          <w:delText xml:space="preserve"> </w:delText>
        </w:r>
      </w:del>
      <w:r>
        <w:rPr>
          <w:rtl/>
        </w:rPr>
        <w:t xml:space="preserve">בהנך </w:t>
      </w:r>
      <w:ins w:id="90925" w:author="מנוע מכני" w:date="2026-10-11T12:04:40Z">
        <w:r>
          <w:rPr>
            <w:rtl/>
          </w:rPr>
          <w:t xml:space="preserve">חלקו</w:t>
        </w:r>
      </w:ins>
      <w:del w:id="90926" w:author="מנוע מכני" w:date="2026-10-11T12:04:40Z">
        <w:r>
          <w:rPr>
            <w:rtl/>
          </w:rPr>
          <w:delText xml:space="preserve">פליגי</w:delText>
        </w:r>
      </w:del>
      <w:r>
        <w:rPr>
          <w:rtl/>
        </w:rPr>
        <w:t xml:space="preserve">, להניח - דברי הכל כשר</w:t>
      </w:r>
      <w:ins w:id="94243" w:author="מנוע מכני" w:date="2026-10-11T12:04:40Z">
        <w:r>
          <w:rPr>
            <w:rtl/>
          </w:rPr>
          <w:t xml:space="preserve">,</w:t>
        </w:r>
      </w:ins>
      <w:del w:id="94244"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 xml:space="preserve">יח. </w:t>
      </w:r>
    </w:p>
    <w:p>
      <w:pPr>
        <w:pStyle w:val="38"/>
        <w:rPr>
          <w:ins w:id="98523" w:author="מנוע מכני" w:date="2026-10-11T12:04:40Z"/>
        </w:rPr>
      </w:pPr>
      <w:r>
        <w:t>ור"</w:t>
      </w:r>
      <w:r>
        <w:t xml:space="preserve">י </w:t>
      </w:r>
      <w:r>
        <w:t xml:space="preserve">סבר:</w:t>
      </w:r>
    </w:p>
    <w:p w:rsidR="00DA63EC" w:rsidRDefault="00DA63EC" w:rsidP="00DA63EC">
      <w:pPr>
        <w:tabs>
          <w:tab w:val="center" w:pos="2835"/>
        </w:tabs>
        <w:rPr>
          <w:rtl/>
        </w:rPr>
      </w:pPr>
      <w:del w:id="98524" w:author="מנוע מכני" w:date="2026-10-11T12:04:40Z">
        <w:r>
          <w:rPr>
            <w:rtl/>
          </w:rPr>
          <w:delText xml:space="preserve"> </w:delText>
        </w:r>
      </w:del>
      <w:r>
        <w:rPr>
          <w:rtl/>
        </w:rPr>
        <w:t xml:space="preserve">בהנך </w:t>
      </w:r>
      <w:ins w:id="90927" w:author="מנוע מכני" w:date="2026-10-11T12:04:40Z">
        <w:r>
          <w:rPr>
            <w:rtl/>
          </w:rPr>
          <w:t xml:space="preserve">חלקו</w:t>
        </w:r>
      </w:ins>
      <w:del w:id="90928" w:author="מנוע מכני" w:date="2026-10-11T12:04:40Z">
        <w:r>
          <w:rPr>
            <w:rtl/>
          </w:rPr>
          <w:delText xml:space="preserve">פליגי</w:delText>
        </w:r>
      </w:del>
      <w:r>
        <w:rPr>
          <w:rtl/>
        </w:rPr>
        <w:t xml:space="preserve">, להניח - דברי הכל פסול, </w:t>
      </w:r>
      <w:r>
        <w:rPr>
          <w:rFonts w:hint="cs"/>
          <w:rtl/>
        </w:rPr>
        <w:t>\</w:t>
      </w:r>
    </w:p>
    <w:p w:rsidR="00DA63EC" w:rsidRDefault="00DA63EC" w:rsidP="00DA63EC">
      <w:pPr>
        <w:tabs>
          <w:tab w:val="center" w:pos="2835"/>
        </w:tabs>
        <w:rPr>
          <w:rtl/>
        </w:rPr>
      </w:pPr>
      <w:r>
        <w:rPr>
          <w:rtl/>
        </w:rPr>
        <w:tab/>
      </w:r>
      <w:r>
        <w:rPr>
          <w:rFonts w:hint="cs"/>
          <w:rtl/>
        </w:rPr>
        <w:t>ד</w:t>
      </w:r>
      <w:r>
        <w:rPr>
          <w:rtl/>
        </w:rPr>
        <w:t xml:space="preserve">גזירה מקצת דמו אטו כל דמו, וכל דמו </w:t>
      </w:r>
      <w:ins w:id="96827" w:author="מנוע מכני" w:date="2026-10-11T12:04:40Z">
        <w:r>
          <w:rPr>
            <w:rtl/>
          </w:rPr>
          <w:t xml:space="preserve">פסול</w:t>
        </w:r>
      </w:ins>
      <w:del w:id="96828" w:author="מנוע מכני" w:date="2026-10-11T12:04:40Z">
        <w:r>
          <w:rPr>
            <w:rtl/>
          </w:rPr>
          <w:delText xml:space="preserve">פסולא</w:delText>
        </w:r>
      </w:del>
      <w:r>
        <w:rPr>
          <w:rtl/>
        </w:rPr>
        <w:t xml:space="preserve"> דאורייתא, </w:t>
      </w:r>
    </w:p>
    <w:p>
      <w:pPr>
        <w:pStyle w:val="38"/>
        <w:rPr>
          <w:ins w:id="98525" w:author="מנוע מכני" w:date="2026-10-11T12:04:40Z"/>
        </w:rPr>
      </w:pPr>
      <w:r>
        <w:tab/>
        <w:t xml:space="preserve">דתניא</w:t>
      </w:r>
      <w:r>
        <w:tab/>
        <w:t xml:space="preserve">, </w:t>
      </w:r>
      <w:r>
        <w:tab/>
        <w:t xml:space="preserve">א"</w:t>
      </w:r>
      <w:r>
        <w:t xml:space="preserve">ל</w:t>
      </w:r>
      <w:r>
        <w:t xml:space="preserve"> ר</w:t>
      </w:r>
      <w:r>
        <w:t>"</w:t>
      </w:r>
      <w:r>
        <w:t>י</w:t>
      </w:r>
      <w:r>
        <w:t xml:space="preserve">:</w:t>
      </w:r>
    </w:p>
    <w:p w:rsidR="00DA63EC" w:rsidRDefault="00DA63EC" w:rsidP="00DA63EC">
      <w:pPr>
        <w:tabs>
          <w:tab w:val="center" w:pos="2835"/>
        </w:tabs>
        <w:rPr>
          <w:rtl/>
        </w:rPr>
      </w:pPr>
      <w:del w:id="98526" w:author="מנוע מכני" w:date="2026-10-11T12:04:40Z">
        <w:r>
          <w:rPr>
            <w:rtl/>
          </w:rPr>
          <w:delText xml:space="preserve"> </w:delText>
        </w:r>
      </w:del>
      <w:ins w:id="96059" w:author="מנוע מכני" w:date="2026-10-11T12:04:40Z">
        <w:r>
          <w:rPr>
            <w:rtl/>
          </w:rPr>
          <w:t xml:space="preserve">אם </w:t>
        </w:r>
      </w:ins>
      <w:del w:id="96060" w:author="מנוע מכני" w:date="2026-10-11T12:04:40Z">
        <w:r>
          <w:rPr>
            <w:rtl/>
          </w:rPr>
          <w:delText xml:space="preserve">אי </w:delText>
        </w:r>
      </w:del>
      <w:r>
        <w:rPr>
          <w:rtl/>
        </w:rPr>
        <w:t xml:space="preserve">אתם מודים לי שאם הניחו למחר שפסול? חישב להניחו למחר </w:t>
      </w:r>
      <w:ins w:id="90929" w:author="מנוע מכני" w:date="2026-10-11T12:04:40Z">
        <w:r>
          <w:rPr>
            <w:rtl/>
          </w:rPr>
          <w:t xml:space="preserve">גם</w:t>
        </w:r>
      </w:ins>
      <w:del w:id="90930" w:author="מנוע מכני" w:date="2026-10-11T12:04:40Z">
        <w:r>
          <w:rPr>
            <w:rtl/>
          </w:rPr>
          <w:delText xml:space="preserve">נמי</w:delText>
        </w:r>
      </w:del>
      <w:r>
        <w:rPr>
          <w:rtl/>
        </w:rPr>
        <w:t xml:space="preserve"> פסול</w:t>
      </w:r>
      <w:ins w:id="94245" w:author="מנוע מכני" w:date="2026-10-11T12:04:40Z">
        <w:r>
          <w:rPr>
            <w:rtl/>
          </w:rPr>
          <w:t xml:space="preserve">,</w:t>
        </w:r>
      </w:ins>
      <w:del w:id="94246" w:author="מנוע מכני" w:date="2026-10-11T12:04:40Z">
        <w:r>
          <w:rPr>
            <w:rtl/>
          </w:rPr>
          <w:delText xml:space="preserve">;</w:delText>
        </w:r>
      </w:del>
      <w:r>
        <w:rPr>
          <w:rtl/>
        </w:rPr>
        <w:t xml:space="preserve"> </w:t>
      </w:r>
    </w:p>
    <w:p>
      <w:pPr>
        <w:pStyle w:val="38"/>
        <w:rPr>
          <w:ins w:id="98527" w:author="מנוע מכני" w:date="2026-10-11T12:04:40Z"/>
        </w:rPr>
      </w:pPr>
      <w:r>
        <w:tab/>
      </w:r>
      <w:r>
        <w:t>ובא ר</w:t>
      </w:r>
      <w:r>
        <w:t>"</w:t>
      </w:r>
      <w:r>
        <w:t>א לומר</w:t>
      </w:r>
      <w:r>
        <w:t xml:space="preserve">:</w:t>
      </w:r>
    </w:p>
    <w:p w:rsidR="00DA63EC" w:rsidRDefault="00DA63EC" w:rsidP="00DA63EC">
      <w:pPr>
        <w:tabs>
          <w:tab w:val="center" w:pos="2835"/>
        </w:tabs>
        <w:rPr>
          <w:rtl/>
        </w:rPr>
      </w:pPr>
      <w:del w:id="98528" w:author="מנוע מכני" w:date="2026-10-11T12:04:40Z">
        <w:r>
          <w:rPr>
            <w:rtl/>
          </w:rPr>
          <w:delText xml:space="preserve"> </w:delText>
        </w:r>
      </w:del>
      <w:r>
        <w:rPr>
          <w:rtl/>
        </w:rPr>
        <w:t xml:space="preserve">אף בזו </w:t>
      </w:r>
      <w:r>
        <w:rPr>
          <w:rStyle w:val="2fb"/>
          <w:rtl/>
        </w:rPr>
        <w:t xml:space="preserve">ר' אליעזר</w:t>
      </w:r>
      <w:r>
        <w:rPr>
          <w:rtl/>
        </w:rPr>
        <w:t xml:space="preserve"> פוסל וחכמים מכשירין.</w:t>
      </w:r>
    </w:p>
    <w:p w:rsidR="00DA63EC" w:rsidRDefault="00DA63EC" w:rsidP="00DA63EC">
      <w:pPr>
        <w:tabs>
          <w:tab w:val="center" w:pos="2835"/>
        </w:tabs>
        <w:rPr>
          <w:rtl/>
        </w:rPr>
      </w:pPr>
    </w:p>
    <w:p>
      <w:pPr>
        <w:pStyle w:val="38"/>
        <w:rPr>
          <w:ins w:id="98529" w:author="מנוע מכני" w:date="2026-10-11T12:04:40Z"/>
        </w:rPr>
      </w:pPr>
      <w:r w:rsidRPr="0056011C">
        <w:t>וסבר ר</w:t>
      </w:r>
      <w:r>
        <w:t>"</w:t>
      </w:r>
      <w:r w:rsidRPr="0056011C">
        <w:t>י</w:t>
      </w:r>
      <w:r w:rsidRPr="0056011C">
        <w:t xml:space="preserve">:</w:t>
      </w:r>
    </w:p>
    <w:p w:rsidR="00DA63EC" w:rsidRDefault="00DA63EC" w:rsidP="00DA63EC">
      <w:pPr>
        <w:tabs>
          <w:tab w:val="center" w:pos="2835"/>
        </w:tabs>
        <w:rPr>
          <w:b/>
          <w:bCs/>
          <w:rtl/>
        </w:rPr>
      </w:pPr>
      <w:del w:id="98530" w:author="מנוע מכני" w:date="2026-10-11T12:04:40Z">
        <w:r w:rsidRPr="0056011C">
          <w:rPr>
            <w:b/>
            <w:bCs/>
            <w:rtl/>
          </w:rPr>
          <w:delText xml:space="preserve"> </w:delText>
        </w:r>
      </w:del>
      <w:r w:rsidRPr="0056011C">
        <w:rPr>
          <w:b/>
          <w:bCs/>
          <w:rtl/>
        </w:rPr>
        <w:t xml:space="preserve">להניח מדמו למחר דברי הכל פסול? </w:t>
      </w:r>
    </w:p>
    <w:p>
      <w:pPr>
        <w:pStyle w:val="afffff8"/>
        <w:rPr>
          <w:ins w:id="90745" w:author="קלוד" w:date="2026-10-11T12:32:08Z"/>
        </w:rPr>
      </w:pPr>
      <w:ins w:id="90746" w:author="קלוד" w:date="2026-10-11T12:32:08Z">
        <w:r>
          <w:rPr>
            <w:color w:val="7B3F00"/>
          </w:rPr>
          <w:t xml:space="preserve">להניח מדמו למחר - מעשה ביוסף הבבלי בר"א בן שמוע</w:t>
        </w:r>
      </w:ins>
    </w:p>
    <w:p>
      <w:pPr>
        <w:pStyle w:val="38"/>
        <w:rPr>
          <w:ins w:id="98531" w:author="מנוע מכני" w:date="2026-10-11T12:04:40Z"/>
        </w:rPr>
      </w:pPr>
      <w:r w:rsidRPr="00E105BC">
        <w:t xml:space="preserve">והך </w:t>
      </w:r>
      <w:r w:rsidRPr="00E105BC">
        <w:t xml:space="preserve">ד</w:t>
      </w:r>
      <w:r w:rsidRPr="00E105BC">
        <w:t xml:space="preserve">תניא</w:t>
      </w:r>
      <w:r w:rsidRPr="00E105BC">
        <w:t xml:space="preserve"> </w:t>
      </w:r>
      <w:r w:rsidRPr="00E105BC">
        <w:t>ד</w:t>
      </w:r>
      <w:r w:rsidRPr="00E105BC">
        <w:t xml:space="preserve">רבי:</w:t>
      </w:r>
    </w:p>
    <w:p w:rsidR="00DA63EC" w:rsidRPr="00E105BC" w:rsidRDefault="00DA63EC" w:rsidP="00DA63EC">
      <w:pPr>
        <w:tabs>
          <w:tab w:val="center" w:pos="2835"/>
        </w:tabs>
        <w:rPr>
          <w:spacing w:val="-4"/>
          <w:rtl/>
        </w:rPr>
      </w:pPr>
      <w:del w:id="98532" w:author="מנוע מכני" w:date="2026-10-11T12:04:40Z">
        <w:r w:rsidRPr="00E105BC">
          <w:rPr>
            <w:spacing w:val="-4"/>
            <w:rtl/>
          </w:rPr>
          <w:delText xml:space="preserve"> </w:delText>
        </w:r>
      </w:del>
      <w:r w:rsidRPr="00E105BC">
        <w:rPr>
          <w:spacing w:val="-4"/>
          <w:rtl/>
        </w:rPr>
        <w:t xml:space="preserve">כשהלכתי למצות מדותי אצל </w:t>
      </w:r>
      <w:r w:rsidRPr="00E105BC">
        <w:rPr>
          <w:rStyle w:val="2fb"/>
          <w:spacing w:val="-4"/>
          <w:rtl/>
        </w:rPr>
        <w:t xml:space="preserve">ר' אלעזר</w:t>
      </w:r>
      <w:r w:rsidRPr="00E105BC">
        <w:rPr>
          <w:spacing w:val="-4"/>
          <w:rtl/>
        </w:rPr>
        <w:t xml:space="preserve"> בן שמוע, </w:t>
      </w:r>
      <w:r w:rsidRPr="00E105BC">
        <w:rPr>
          <w:rFonts w:hint="cs"/>
          <w:spacing w:val="-4"/>
          <w:rtl/>
        </w:rPr>
        <w:t xml:space="preserve">[או למצות מדותיו של </w:t>
      </w:r>
      <w:r w:rsidRPr="00E105BC">
        <w:rPr>
          <w:rStyle w:val="2fb"/>
          <w:rFonts w:hint="cs"/>
          <w:spacing w:val="-4"/>
          <w:rtl/>
        </w:rPr>
        <w:t xml:space="preserve">ראב</w:t>
      </w:r>
      <w:r w:rsidRPr="00E105BC">
        <w:rPr>
          <w:rStyle w:val="2fb"/>
          <w:spacing w:val="-4"/>
          <w:rtl/>
        </w:rPr>
        <w:t>"</w:t>
      </w:r>
      <w:r w:rsidRPr="00E105BC">
        <w:rPr>
          <w:rStyle w:val="2fb"/>
          <w:rFonts w:hint="cs"/>
          <w:spacing w:val="-4"/>
          <w:rtl/>
        </w:rPr>
        <w:t xml:space="preserve">ש</w:t>
      </w:r>
      <w:r w:rsidRPr="00E105BC">
        <w:rPr>
          <w:rFonts w:hint="cs"/>
          <w:spacing w:val="-4"/>
          <w:rtl/>
        </w:rPr>
        <w:t xml:space="preserve">] </w:t>
      </w:r>
    </w:p>
    <w:p w:rsidR="00DA63EC" w:rsidRDefault="00DA63EC" w:rsidP="00DA63EC">
      <w:pPr>
        <w:tabs>
          <w:tab w:val="center" w:pos="2835"/>
        </w:tabs>
        <w:rPr>
          <w:rtl/>
        </w:rPr>
      </w:pPr>
      <w:r>
        <w:rPr>
          <w:rtl/>
        </w:rPr>
        <w:tab/>
        <w:t xml:space="preserve">מצאתי יוסף הבבלי יושב לפניו, והיה חביב לו ביותר עד לאחת, </w:t>
      </w:r>
    </w:p>
    <w:p>
      <w:pPr>
        <w:pStyle w:val="38"/>
        <w:rPr>
          <w:ins w:id="98533" w:author="מנוע מכני" w:date="2026-10-11T12:04:40Z"/>
        </w:rPr>
      </w:pPr>
      <w:r>
        <w:tab/>
        <w:t xml:space="preserve">א"ל</w:t>
      </w:r>
      <w:del w:id="103652" w:author="Claude" w:date="2026-10-11T09:07:48Z">
        <w:r>
          <w:delText xml:space="preserve">	</w:delText>
        </w:r>
      </w:del>
      <w:r>
        <w:t xml:space="preserve">:</w:t>
      </w:r>
    </w:p>
    <w:p w:rsidR="00DA63EC" w:rsidRDefault="00DA63EC" w:rsidP="00DA63EC">
      <w:pPr>
        <w:tabs>
          <w:tab w:val="center" w:pos="2835"/>
        </w:tabs>
        <w:rPr>
          <w:rtl/>
        </w:rPr>
      </w:pPr>
      <w:del w:id="98534" w:author="מנוע מכני" w:date="2026-10-11T12:04:40Z">
        <w:r>
          <w:rPr>
            <w:rtl/>
          </w:rPr>
          <w:tab/>
          <w:delText xml:space="preserve"> </w:delText>
        </w:r>
      </w:del>
      <w:r>
        <w:rPr>
          <w:rStyle w:val="2fb"/>
          <w:rtl/>
        </w:rPr>
        <w:tab/>
        <w:t xml:space="preserve">רבי</w:t>
      </w:r>
      <w:r>
        <w:rPr>
          <w:rtl/>
        </w:rPr>
        <w:tab/>
        <w:t xml:space="preserve">, השוחט את הזבח להניח מדמו למחר, מהו? </w:t>
      </w:r>
      <w:r>
        <w:rPr>
          <w:rtl/>
        </w:rPr>
        <w:tab/>
        <w:t xml:space="preserve">א"ל</w:t>
      </w:r>
      <w:del w:id="103658" w:author="Claude" w:date="2026-10-11T09:07:48Z">
        <w:r>
          <w:rPr>
            <w:rtl/>
          </w:rPr>
          <w:delText xml:space="preserve">	</w:delText>
        </w:r>
      </w:del>
      <w:r>
        <w:rPr>
          <w:rtl/>
        </w:rPr>
        <w:t xml:space="preserve">: כשר</w:t>
      </w:r>
      <w:ins w:id="94247" w:author="מנוע מכני" w:date="2026-10-11T12:04:40Z">
        <w:r>
          <w:rPr>
            <w:rtl/>
          </w:rPr>
          <w:t xml:space="preserve">,</w:t>
        </w:r>
      </w:ins>
      <w:del w:id="94248" w:author="מנוע מכני" w:date="2026-10-11T12:04:40Z">
        <w:r>
          <w:rPr>
            <w:rtl/>
          </w:rPr>
          <w:tab/>
          <w:delText xml:space="preserve">;</w:delText>
        </w:r>
      </w:del>
      <w:r>
        <w:rPr>
          <w:rtl/>
        </w:rPr>
        <w:tab/>
        <w:t xml:space="preserve"> ערבית, </w:t>
      </w:r>
      <w:r>
        <w:rPr>
          <w:rtl/>
        </w:rPr>
        <w:tab/>
        <w:t xml:space="preserve">א"ל</w:t>
      </w:r>
      <w:del w:id="103657" w:author="Claude" w:date="2026-10-11T09:07:48Z">
        <w:r>
          <w:rPr>
            <w:rtl/>
          </w:rPr>
          <w:delText xml:space="preserve">	</w:delText>
        </w:r>
      </w:del>
      <w:r>
        <w:rPr>
          <w:rtl/>
        </w:rPr>
        <w:t xml:space="preserve">: כשר</w:t>
      </w:r>
      <w:ins w:id="94249" w:author="מנוע מכני" w:date="2026-10-11T12:04:40Z">
        <w:r>
          <w:rPr>
            <w:rtl/>
          </w:rPr>
          <w:t xml:space="preserve">,</w:t>
        </w:r>
      </w:ins>
      <w:del w:id="94250" w:author="מנוע מכני" w:date="2026-10-11T12:04:40Z">
        <w:r>
          <w:rPr>
            <w:rtl/>
          </w:rPr>
          <w:tab/>
          <w:delText xml:space="preserve">;</w:delText>
        </w:r>
      </w:del>
      <w:r>
        <w:rPr>
          <w:rtl/>
        </w:rPr>
        <w:tab/>
        <w:t xml:space="preserve"> שחרית, </w:t>
      </w:r>
      <w:r>
        <w:rPr>
          <w:rtl/>
        </w:rPr>
        <w:tab/>
        <w:t xml:space="preserve">א"ל</w:t>
      </w:r>
      <w:del w:id="103656" w:author="Claude" w:date="2026-10-11T09:07:48Z">
        <w:r>
          <w:rPr>
            <w:rtl/>
          </w:rPr>
          <w:delText xml:space="preserve">	</w:delText>
        </w:r>
      </w:del>
      <w:r>
        <w:rPr>
          <w:rtl/>
        </w:rPr>
        <w:t xml:space="preserve">: כשר</w:t>
      </w:r>
      <w:ins w:id="94251" w:author="מנוע מכני" w:date="2026-10-11T12:04:40Z">
        <w:r>
          <w:rPr>
            <w:rtl/>
          </w:rPr>
          <w:t xml:space="preserve">,</w:t>
        </w:r>
      </w:ins>
      <w:del w:id="94252" w:author="מנוע מכני" w:date="2026-10-11T12:04:40Z">
        <w:r>
          <w:rPr>
            <w:rtl/>
          </w:rPr>
          <w:tab/>
          <w:delText xml:space="preserve">;</w:delText>
        </w:r>
      </w:del>
      <w:r>
        <w:rPr>
          <w:rtl/>
        </w:rPr>
        <w:tab/>
        <w:t xml:space="preserve"> צהרים, </w:t>
      </w:r>
      <w:r>
        <w:rPr>
          <w:rtl/>
        </w:rPr>
        <w:tab/>
        <w:t xml:space="preserve">א"ל</w:t>
      </w:r>
      <w:del w:id="103655" w:author="Claude" w:date="2026-10-11T09:07:48Z">
        <w:r>
          <w:rPr>
            <w:rtl/>
          </w:rPr>
          <w:delText xml:space="preserve">	</w:delText>
        </w:r>
      </w:del>
      <w:r>
        <w:rPr>
          <w:rtl/>
        </w:rPr>
        <w:t xml:space="preserve">: כשר</w:t>
      </w:r>
      <w:ins w:id="94253" w:author="מנוע מכני" w:date="2026-10-11T12:04:40Z">
        <w:r>
          <w:rPr>
            <w:rtl/>
          </w:rPr>
          <w:t xml:space="preserve">,</w:t>
        </w:r>
      </w:ins>
      <w:del w:id="94254" w:author="מנוע מכני" w:date="2026-10-11T12:04:40Z">
        <w:r>
          <w:rPr>
            <w:rtl/>
          </w:rPr>
          <w:tab/>
          <w:delText xml:space="preserve">;</w:delText>
        </w:r>
      </w:del>
      <w:r>
        <w:rPr>
          <w:rtl/>
        </w:rPr>
        <w:tab/>
        <w:t xml:space="preserve"> מנחה, </w:t>
      </w:r>
      <w:r>
        <w:rPr>
          <w:rtl/>
        </w:rPr>
        <w:tab/>
        <w:t xml:space="preserve">א"ל</w:t>
      </w:r>
      <w:del w:id="103654" w:author="Claude" w:date="2026-10-11T09:07:48Z">
        <w:r>
          <w:rPr>
            <w:rtl/>
          </w:rPr>
          <w:delText xml:space="preserve">	</w:delText>
        </w:r>
      </w:del>
      <w:r>
        <w:rPr>
          <w:rtl/>
        </w:rPr>
        <w:t xml:space="preserve">: כשר, אלא </w:t>
      </w:r>
      <w:r>
        <w:rPr>
          <w:rStyle w:val="2fb"/>
          <w:rtl/>
        </w:rPr>
        <w:tab/>
        <w:t xml:space="preserve">שר' אליעזר</w:t>
      </w:r>
      <w:r>
        <w:rPr>
          <w:rtl/>
        </w:rPr>
        <w:tab/>
        <w:t xml:space="preserve"> פוסל, צהבו פניו של יוסף הבבלי</w:t>
      </w:r>
      <w:ins w:id="94255" w:author="מנוע מכני" w:date="2026-10-11T12:04:40Z">
        <w:r>
          <w:rPr>
            <w:rtl/>
          </w:rPr>
          <w:t xml:space="preserve">,</w:t>
        </w:r>
      </w:ins>
      <w:del w:id="94256" w:author="מנוע מכני" w:date="2026-10-11T12:04:40Z">
        <w:r>
          <w:rPr>
            <w:rtl/>
          </w:rPr>
          <w:tab/>
          <w:delText xml:space="preserve">;</w:delText>
        </w:r>
      </w:del>
      <w:r>
        <w:rPr>
          <w:rtl/>
        </w:rPr>
        <w:tab/>
        <w:t xml:space="preserve"> </w:t>
      </w:r>
      <w:r>
        <w:rPr>
          <w:rtl/>
        </w:rPr>
        <w:tab/>
        <w:t xml:space="preserve">א"ל</w:t>
      </w:r>
      <w:del w:id="103653" w:author="Claude" w:date="2026-10-11T09:07:48Z">
        <w:r>
          <w:rPr>
            <w:rtl/>
          </w:rPr>
          <w:delText xml:space="preserve">	</w:delText>
        </w:r>
      </w:del>
      <w:r>
        <w:rPr>
          <w:rtl/>
        </w:rPr>
        <w:t xml:space="preserve">: יוסף, כמדומה אני שלא כיווננו שמועתינו עד עתה, </w:t>
      </w:r>
    </w:p>
    <w:p>
      <w:pPr>
        <w:pStyle w:val="38"/>
        <w:rPr>
          <w:ins w:id="98535" w:author="מנוע מכני" w:date="2026-10-11T12:04:40Z"/>
        </w:rPr>
      </w:pPr>
      <w:r>
        <w:tab/>
        <w:t xml:space="preserve">א"ל</w:t>
      </w:r>
      <w:del w:id="103659" w:author="Claude" w:date="2026-10-11T09:07:48Z">
        <w:r>
          <w:delText xml:space="preserve">	</w:delText>
        </w:r>
      </w:del>
      <w:r>
        <w:t xml:space="preserve">:</w:t>
      </w:r>
    </w:p>
    <w:p w:rsidR="00DA63EC" w:rsidRDefault="00DA63EC" w:rsidP="00DA63EC">
      <w:pPr>
        <w:tabs>
          <w:tab w:val="center" w:pos="2835"/>
        </w:tabs>
        <w:rPr>
          <w:rtl/>
        </w:rPr>
      </w:pPr>
      <w:del w:id="98536" w:author="מנוע מכני" w:date="2026-10-11T12:04:40Z">
        <w:r>
          <w:rPr>
            <w:rtl/>
          </w:rPr>
          <w:tab/>
          <w:delText xml:space="preserve"> </w:delText>
        </w:r>
      </w:del>
      <w:r>
        <w:rPr>
          <w:rStyle w:val="2fb"/>
          <w:rtl/>
        </w:rPr>
        <w:tab/>
        <w:t xml:space="preserve">רבי</w:t>
      </w:r>
      <w:r>
        <w:rPr>
          <w:rtl/>
        </w:rPr>
        <w:tab/>
        <w:t xml:space="preserve">, הן, אלא שר' יהודה פסול שנה לי, וחזרתי על כל תלמידיו ובקשתי לי חבר ולא מצאתי, עכשיו ששנית לי פסול החזרת לי אבידתי</w:t>
      </w:r>
      <w:ins w:id="94257" w:author="מנוע מכני" w:date="2026-10-11T12:04:40Z">
        <w:r>
          <w:rPr>
            <w:rtl/>
          </w:rPr>
          <w:t xml:space="preserve">,</w:t>
        </w:r>
      </w:ins>
      <w:del w:id="94258"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r>
        <w:rPr>
          <w:rtl/>
        </w:rPr>
        <w:tab/>
        <w:t xml:space="preserve">זלגו עיניו דמעות של </w:t>
      </w:r>
      <w:ins w:id="90341" w:author="מנוע מכני" w:date="2026-10-11T12:04:40Z">
        <w:r>
          <w:rPr>
            <w:rStyle w:val="2fb"/>
            <w:rtl/>
          </w:rPr>
          <w:t xml:space="preserve">ר"א</w:t>
        </w:r>
      </w:ins>
      <w:del w:id="90342" w:author="מנוע מכני" w:date="2026-10-11T12:04:40Z">
        <w:r>
          <w:rPr>
            <w:rtl/>
          </w:rPr>
          <w:tab/>
          <w:delText xml:space="preserve">רבי אלעזר</w:delText>
        </w:r>
      </w:del>
      <w:r>
        <w:rPr>
          <w:rtl/>
        </w:rPr>
        <w:tab/>
        <w:t xml:space="preserve"> בן שמוע, </w:t>
      </w:r>
      <w:r>
        <w:rPr>
          <w:rtl/>
        </w:rPr>
        <w:tab/>
        <w:t xml:space="preserve">אמר</w:t>
      </w:r>
      <w:del w:id="103660" w:author="Claude" w:date="2026-10-11T09:07:48Z">
        <w:r>
          <w:rPr>
            <w:rtl/>
          </w:rPr>
          <w:delText xml:space="preserve">	</w:delText>
        </w:r>
      </w:del>
      <w:r>
        <w:rPr>
          <w:rtl/>
        </w:rPr>
        <w:t xml:space="preserve">: אשריכם תלמידי חכמים שדברי תורה חביבין עליכם ביותר, קרא עליו המקרא הזה: </w:t>
      </w:r>
      <w:r>
        <w:rPr>
          <w:rStyle w:val="afffff0"/>
          <w:rtl/>
          <w:rPrChange w:id="9003" w:author="מנוע פסוקים" w:date="2026-10-11T09:32:13Z">
            <w:rPr>
              <w:rtl/>
            </w:rPr>
          </w:rPrChange>
        </w:rPr>
        <w:t xml:space="preserve">מה אהבתי תורתך כל היום היא שיחתי</w:t>
      </w:r>
      <w:r>
        <w:rPr>
          <w:rtl/>
        </w:rPr>
        <w:t xml:space="preserve"> וגו', </w:t>
      </w:r>
    </w:p>
    <w:p w:rsidR="00DA63EC" w:rsidRPr="00E105BC" w:rsidRDefault="00DA63EC" w:rsidP="00DA63EC">
      <w:pPr>
        <w:tabs>
          <w:tab w:val="center" w:pos="2835"/>
        </w:tabs>
        <w:rPr>
          <w:spacing w:val="-2"/>
          <w:rtl/>
        </w:rPr>
      </w:pPr>
      <w:r w:rsidRPr="00E105BC">
        <w:rPr>
          <w:spacing w:val="-2"/>
          <w:rtl/>
        </w:rPr>
        <w:lastRenderedPageBreak/>
        <w:tab/>
        <w:t xml:space="preserve">הא מפני </w:t>
      </w:r>
      <w:r w:rsidRPr="00E105BC">
        <w:rPr>
          <w:rStyle w:val="2fb"/>
          <w:spacing w:val="-2"/>
          <w:rtl/>
        </w:rPr>
        <w:lastRenderedPageBreak/>
        <w:tab/>
        <w:t xml:space="preserve">שר"</w:t>
      </w:r>
      <w:r w:rsidRPr="00E105BC">
        <w:rPr>
          <w:rStyle w:val="2fb"/>
          <w:rFonts w:hint="cs"/>
          <w:spacing w:val="-2"/>
          <w:rtl/>
        </w:rPr>
        <w:t xml:space="preserve">י</w:t>
      </w:r>
      <w:r w:rsidRPr="00E105BC">
        <w:rPr>
          <w:rFonts w:hint="cs"/>
          <w:spacing w:val="-2"/>
          <w:rtl/>
        </w:rPr>
        <w:t xml:space="preserve"> </w:t>
      </w:r>
      <w:r w:rsidRPr="00E105BC">
        <w:rPr>
          <w:spacing w:val="-2"/>
          <w:rtl/>
        </w:rPr>
        <w:t xml:space="preserve">בנו של ר' אלעאי </w:t>
      </w:r>
      <w:r w:rsidRPr="00E105BC">
        <w:rPr>
          <w:rStyle w:val="2fb"/>
          <w:spacing w:val="-2"/>
          <w:rtl/>
        </w:rPr>
        <w:t xml:space="preserve">ורבי</w:t>
      </w:r>
      <w:r w:rsidRPr="00E105BC">
        <w:rPr>
          <w:spacing w:val="-2"/>
          <w:rtl/>
        </w:rPr>
        <w:t xml:space="preserve"> אלעאי תלמידו של </w:t>
      </w:r>
      <w:r w:rsidRPr="00E105BC">
        <w:rPr>
          <w:rStyle w:val="2fb"/>
          <w:spacing w:val="-2"/>
          <w:rtl/>
        </w:rPr>
        <w:t xml:space="preserve">ר"</w:t>
      </w:r>
      <w:r w:rsidRPr="00E105BC">
        <w:rPr>
          <w:rStyle w:val="2fb"/>
          <w:rFonts w:hint="cs"/>
          <w:spacing w:val="-2"/>
          <w:rtl/>
        </w:rPr>
        <w:t>א</w:t>
      </w:r>
      <w:r w:rsidRPr="00E105BC">
        <w:rPr>
          <w:spacing w:val="-2"/>
          <w:rtl/>
        </w:rPr>
        <w:t xml:space="preserve"> לפיכך שנה לך משנת </w:t>
      </w:r>
      <w:r w:rsidRPr="00E105BC">
        <w:rPr>
          <w:rStyle w:val="2fb"/>
          <w:spacing w:val="-2"/>
          <w:rtl/>
        </w:rPr>
        <w:t xml:space="preserve">ר"</w:t>
      </w:r>
      <w:r w:rsidRPr="00E105BC">
        <w:rPr>
          <w:rStyle w:val="2fb"/>
          <w:rFonts w:hint="cs"/>
          <w:spacing w:val="-2"/>
          <w:rtl/>
        </w:rPr>
        <w:t>א</w:t>
      </w:r>
      <w:ins w:id="94259" w:author="מנוע מכני" w:date="2026-10-11T12:04:40Z">
        <w:r>
          <w:rPr>
            <w:spacing w:val="-2"/>
            <w:rtl/>
          </w:rPr>
          <w:t xml:space="preserve">,</w:t>
        </w:r>
      </w:ins>
      <w:del w:id="94260" w:author="מנוע מכני" w:date="2026-10-11T12:04:40Z">
        <w:r w:rsidRPr="00E105BC">
          <w:rPr>
            <w:spacing w:val="-2"/>
            <w:rtl/>
          </w:rPr>
          <w:delText xml:space="preserve">;</w:delText>
        </w:r>
      </w:del>
      <w:r w:rsidRPr="00E105BC">
        <w:rPr>
          <w:spacing w:val="-2"/>
          <w:rtl/>
        </w:rPr>
        <w:t xml:space="preserve"> </w:t>
      </w:r>
    </w:p>
    <w:p w:rsidR="00DA63EC" w:rsidRDefault="00DA63EC" w:rsidP="00DA63EC">
      <w:pPr>
        <w:tabs>
          <w:tab w:val="center" w:pos="2835"/>
        </w:tabs>
        <w:rPr>
          <w:rtl/>
        </w:rPr>
      </w:pPr>
      <w:r w:rsidRPr="0056011C">
        <w:rPr>
          <w:rFonts w:hint="cs"/>
          <w:b/>
          <w:bCs/>
          <w:rtl/>
        </w:rPr>
        <w:t xml:space="preserve">ולעולם </w:t>
      </w:r>
      <w:r w:rsidRPr="0056011C">
        <w:rPr>
          <w:b/>
          <w:bCs/>
          <w:rtl/>
        </w:rPr>
        <w:t>דברי הכל פסול אתנייה,</w:t>
      </w:r>
      <w:r>
        <w:rPr>
          <w:rtl/>
        </w:rPr>
        <w:t xml:space="preserve"> </w:t>
      </w:r>
      <w:ins w:id="92603" w:author="מנוע מכני" w:date="2026-10-11T12:04:40Z">
        <w:r>
          <w:rPr>
            <w:rtl/>
          </w:rPr>
          <w:t xml:space="preserve">ומה</w:t>
        </w:r>
      </w:ins>
      <w:del w:id="92604" w:author="מנוע מכני" w:date="2026-10-11T12:04:40Z">
        <w:r>
          <w:rPr>
            <w:rtl/>
          </w:rPr>
          <w:delText xml:space="preserve">ומאי</w:delText>
        </w:r>
      </w:del>
      <w:r>
        <w:rPr>
          <w:rtl/>
        </w:rPr>
        <w:t xml:space="preserve"> החזרת לי אבידתי</w:t>
      </w:r>
      <w:r>
        <w:rPr>
          <w:rFonts w:hint="cs"/>
          <w:rtl/>
        </w:rPr>
        <w:t>-</w:t>
      </w:r>
      <w:r>
        <w:rPr>
          <w:rtl/>
        </w:rPr>
        <w:t xml:space="preserve"> דהדר </w:t>
      </w:r>
      <w:ins w:id="92601" w:author="מנוע מכני" w:date="2026-10-11T12:04:40Z">
        <w:r>
          <w:rPr>
            <w:rtl/>
          </w:rPr>
          <w:t xml:space="preserve">לו</w:t>
        </w:r>
      </w:ins>
      <w:del w:id="92602" w:author="מנוע מכני" w:date="2026-10-11T12:04:40Z">
        <w:r>
          <w:rPr>
            <w:rtl/>
          </w:rPr>
          <w:delText xml:space="preserve">ליה</w:delText>
        </w:r>
      </w:del>
      <w:r>
        <w:rPr>
          <w:rtl/>
        </w:rPr>
        <w:t xml:space="preserve"> מיהא שום פסלות בעולם.</w:t>
      </w:r>
    </w:p>
    <w:p w:rsidR="00DA63EC" w:rsidRDefault="00DA63EC" w:rsidP="00C75802">
      <w:pPr>
        <w:pStyle w:val="affffd"/>
        <w:rPr>
          <w:rFonts w:asciiTheme="minorHAnsi" w:hAnsiTheme="minorHAnsi" w:cs="Guttman Vilna"/>
          <w:b/>
          <w:bCs w:val="0"/>
          <w:sz w:val="20"/>
          <w:rtl/>
        </w:rPr>
      </w:pPr>
      <w:r>
        <w:rPr>
          <w:rtl/>
        </w:rPr>
        <w:t>׹</w:t>
      </w:r>
    </w:p>
    <w:p>
      <w:pPr>
        <w:pStyle w:val="MishnaBatzad"/>
        <w:rPr>
          <w:ins w:id="20342" w:author="קלוד" w:date="2026-10-11T09:07:26Z"/>
        </w:rPr>
      </w:pPr>
      <w:ins w:id="20341" w:author="קלוד" w:date="2026-10-11T09:07:26Z">
        <w:r>
          <w:t xml:space="preserve">משנה ב</w:t>
        </w:r>
      </w:ins>
    </w:p>
    <w:p w:rsidR="00DA63EC" w:rsidRPr="000A334C" w:rsidRDefault="00DA63EC" w:rsidP="003B6D22">
      <w:pPr>
        <w:pStyle w:val="afff9"/>
        <w:rPr>
          <w:del w:id="20150" w:author="קלוד" w:date="2026-10-11T09:07:26Z"/>
          <w:rtl/>
        </w:rPr>
      </w:pPr>
      <w:del w:id="20149" w:author="קלוד" w:date="2026-10-11T09:07:26Z">
        <w:r w:rsidRPr="000A334C">
          <w:rPr>
            <w:rtl/>
          </w:rPr>
          <w:delText xml:space="preserve">מתני'.</w:delText>
        </w:r>
      </w:del>
    </w:p>
    <w:p w:rsidR="00DA63EC" w:rsidRPr="000A334C" w:rsidRDefault="00DA63EC" w:rsidP="003B6D22">
      <w:pPr>
        <w:pStyle w:val="afff9"/>
        <w:spacing w:before="120"/>
        <w:rPr>
          <w:rtl/>
        </w:rPr>
        <w:pPrChange w:id="90013" w:author="קלוד" w:date="2026-10-11T12:09:42Z">
          <w:pPr>
            <w:pStyle w:val="afff9"/>
          </w:pPr>
        </w:pPrChange>
      </w:pPr>
      <w:r w:rsidRPr="000A334C">
        <w:rPr>
          <w:rtl/>
        </w:rPr>
        <w:t>לא יצק, לא בלל, ולא פתת, ולא מלח, ולא הניף, לא הגיש, או שפתתן פתים מרובות ולא משחן - כשירה.</w:t>
      </w:r>
    </w:p>
    <w:p w:rsidR="00DA63EC" w:rsidRDefault="00DA63EC" w:rsidP="00DA63EC">
      <w:pPr>
        <w:pStyle w:val="affffd"/>
        <w:rPr>
          <w:rtl/>
        </w:rPr>
      </w:pPr>
      <w:r>
        <w:rPr>
          <w:rtl/>
        </w:rPr>
        <w:t>׹</w:t>
      </w:r>
    </w:p>
    <w:p>
      <w:pPr>
        <w:pStyle w:val="afffff8"/>
        <w:rPr>
          <w:ins w:id="90743" w:author="קלוד" w:date="2026-10-11T12:32:08Z"/>
        </w:rPr>
      </w:pPr>
      <w:ins w:id="90744" w:author="קלוד" w:date="2026-10-11T12:32:08Z">
        <w:r>
          <w:rPr>
            <w:color w:val="7B3F00"/>
          </w:rPr>
          <w:t xml:space="preserve">לא יצק ולא בלל ולא פתת - כשרה, ופתים מרובות</w:t>
        </w:r>
      </w:ins>
    </w:p>
    <w:p w:rsidR="00DA63EC" w:rsidRDefault="00DA63EC" w:rsidP="00DA63EC">
      <w:pPr>
        <w:tabs>
          <w:tab w:val="center" w:pos="2835"/>
        </w:tabs>
        <w:rPr>
          <w:rtl/>
        </w:rPr>
      </w:pPr>
      <w:r>
        <w:rPr>
          <w:rtl/>
        </w:rPr>
        <w:t xml:space="preserve">לא</w:t>
      </w:r>
      <w:r>
        <w:rPr>
          <w:rtl/>
        </w:rPr>
        <w:t xml:space="preserve"> יצק</w:t>
      </w:r>
      <w:r>
        <w:rPr>
          <w:rFonts w:hint="cs"/>
          <w:rtl/>
        </w:rPr>
        <w:t xml:space="preserve"> היינו </w:t>
      </w:r>
      <w:r>
        <w:rPr>
          <w:rFonts w:hint="cs"/>
          <w:rtl/>
        </w:rPr>
        <w:t xml:space="preserve">לא</w:t>
      </w:r>
      <w:r>
        <w:rPr>
          <w:rFonts w:hint="cs"/>
          <w:rtl/>
        </w:rPr>
        <w:t xml:space="preserve"> יצק כהן אלא זר </w:t>
      </w:r>
    </w:p>
    <w:p w:rsidR="00DA63EC" w:rsidRDefault="00DA63EC" w:rsidP="00DA63EC">
      <w:pPr>
        <w:tabs>
          <w:tab w:val="center" w:pos="2835"/>
        </w:tabs>
        <w:rPr>
          <w:rtl/>
        </w:rPr>
      </w:pPr>
      <w:r>
        <w:rPr>
          <w:rFonts w:hint="cs"/>
          <w:rtl/>
        </w:rPr>
        <w:t xml:space="preserve">אבל </w:t>
      </w:r>
      <w:r>
        <w:rPr>
          <w:rFonts w:hint="cs"/>
          <w:rtl/>
        </w:rPr>
        <w:t xml:space="preserve">לא</w:t>
      </w:r>
      <w:r>
        <w:rPr>
          <w:rFonts w:hint="cs"/>
          <w:rtl/>
        </w:rPr>
        <w:t xml:space="preserve"> בלל היינו </w:t>
      </w:r>
      <w:r>
        <w:rPr>
          <w:rFonts w:hint="cs"/>
          <w:rtl/>
        </w:rPr>
        <w:t xml:space="preserve">לא</w:t>
      </w:r>
      <w:r>
        <w:rPr>
          <w:rFonts w:hint="cs"/>
          <w:rtl/>
        </w:rPr>
        <w:t xml:space="preserve"> בלל כלל</w:t>
      </w:r>
      <w:ins w:id="94261" w:author="מנוע מכני" w:date="2026-10-11T12:04:40Z">
        <w:r>
          <w:rPr>
            <w:rFonts w:hint="cs"/>
            <w:rtl/>
          </w:rPr>
          <w:t xml:space="preserve"> </w:t>
        </w:r>
      </w:ins>
      <w:del w:id="94262" w:author="מנוע מכני" w:date="2026-10-11T12:04:40Z">
        <w:r>
          <w:rPr>
            <w:rFonts w:hint="cs"/>
            <w:rtl/>
          </w:rPr>
          <w:delText xml:space="preserve">  </w:delText>
        </w:r>
      </w:del>
      <w:r>
        <w:rPr>
          <w:rFonts w:hint="cs"/>
          <w:rtl/>
        </w:rPr>
        <w:t xml:space="preserve">דכשרה מצד דראוי לבילה ואין בילה מעכבת </w:t>
      </w:r>
    </w:p>
    <w:p w:rsidR="00DA63EC" w:rsidRDefault="00DA63EC" w:rsidP="00DA63EC">
      <w:pPr>
        <w:pStyle w:val="afff3"/>
        <w:framePr w:wrap="around"/>
        <w:rPr>
          <w:rtl/>
        </w:rPr>
      </w:pPr>
      <w:r>
        <w:rPr>
          <w:rFonts w:hint="cs"/>
          <w:rtl/>
        </w:rPr>
        <w:t>יח:</w:t>
      </w:r>
    </w:p>
    <w:p w:rsidR="00DA63EC" w:rsidRDefault="00DA63EC" w:rsidP="00DA63EC">
      <w:pPr>
        <w:tabs>
          <w:tab w:val="center" w:pos="2835"/>
        </w:tabs>
        <w:rPr>
          <w:rtl/>
        </w:rPr>
      </w:pPr>
      <w:r>
        <w:rPr>
          <w:rtl/>
        </w:rPr>
        <w:t>או שפתת' פתים מרובות - כשרה.</w:t>
      </w:r>
      <w:r>
        <w:rPr>
          <w:rFonts w:hint="cs"/>
          <w:rtl/>
        </w:rPr>
        <w:t xml:space="preserve"> </w:t>
      </w:r>
    </w:p>
    <w:p w:rsidR="00DA63EC" w:rsidRDefault="00DA63EC" w:rsidP="00DA63EC">
      <w:pPr>
        <w:tabs>
          <w:tab w:val="center" w:pos="2835"/>
        </w:tabs>
        <w:rPr>
          <w:b/>
          <w:bCs/>
          <w:rtl/>
        </w:rPr>
      </w:pPr>
      <w:r>
        <w:rPr>
          <w:rFonts w:hint="cs"/>
          <w:rtl/>
        </w:rPr>
        <w:t>וקמ</w:t>
      </w:r>
      <w:r>
        <w:rPr>
          <w:rtl/>
        </w:rPr>
        <w:t>"</w:t>
      </w:r>
      <w:r>
        <w:rPr>
          <w:rFonts w:hint="cs"/>
          <w:rtl/>
        </w:rPr>
        <w:t xml:space="preserve">ל</w:t>
      </w:r>
      <w:r>
        <w:rPr>
          <w:rFonts w:hint="cs"/>
          <w:rtl/>
        </w:rPr>
        <w:t xml:space="preserve"> א. דריבה בפתיתים </w:t>
      </w:r>
    </w:p>
    <w:p w:rsidR="00DA63EC" w:rsidRDefault="00DA63EC" w:rsidP="00DA63EC">
      <w:pPr>
        <w:tabs>
          <w:tab w:val="center" w:pos="2835"/>
        </w:tabs>
        <w:rPr>
          <w:rtl/>
        </w:rPr>
      </w:pPr>
      <w:r w:rsidRPr="00B86088">
        <w:rPr>
          <w:rFonts w:hint="cs"/>
          <w:b/>
          <w:bCs/>
          <w:rtl/>
        </w:rPr>
        <w:t>ב.</w:t>
      </w:r>
      <w:r>
        <w:rPr>
          <w:rFonts w:hint="cs"/>
          <w:rtl/>
        </w:rPr>
        <w:t xml:space="preserve"> </w:t>
      </w:r>
      <w:r>
        <w:rPr>
          <w:rtl/>
        </w:rPr>
        <w:t xml:space="preserve">פתים מרובות </w:t>
      </w:r>
      <w:r>
        <w:rPr>
          <w:rFonts w:hint="cs"/>
          <w:rtl/>
        </w:rPr>
        <w:t xml:space="preserve">ולא אמרי' דאין עליהם תורת חלות ולא תורת פתיתין </w:t>
      </w:r>
    </w:p>
    <w:p w:rsidR="00DA63EC" w:rsidRDefault="00DA63EC" w:rsidP="00DA63EC">
      <w:pPr>
        <w:tabs>
          <w:tab w:val="center" w:pos="2835"/>
        </w:tabs>
        <w:rPr>
          <w:rtl/>
        </w:rPr>
      </w:pPr>
    </w:p>
    <w:p>
      <w:pPr>
        <w:pStyle w:val="afffff8"/>
        <w:rPr>
          <w:ins w:id="90741" w:author="קלוד" w:date="2026-10-11T12:32:08Z"/>
        </w:rPr>
      </w:pPr>
      <w:ins w:id="90742" w:author="קלוד" w:date="2026-10-11T12:32:08Z">
        <w:r>
          <w:rPr>
            <w:color w:val="7B3F00"/>
          </w:rPr>
          <w:t xml:space="preserve">כהן שאינו מודה בעבודה - אין לו חלק בכהונה, לר"ש</w:t>
        </w:r>
      </w:ins>
    </w:p>
    <w:p>
      <w:pPr>
        <w:pStyle w:val="38"/>
        <w:rPr>
          <w:ins w:id="98537" w:author="מנוע מכני" w:date="2026-10-11T12:04:40Z"/>
        </w:rPr>
      </w:pPr>
      <w:r>
        <w:t>ו</w:t>
      </w:r>
      <w:r>
        <w:t>מתני</w:t>
      </w:r>
      <w:r>
        <w:t>'</w:t>
      </w:r>
      <w:r>
        <w:t xml:space="preserve"> דלא כר"</w:t>
      </w:r>
      <w:r>
        <w:t>ש דאומר</w:t>
      </w:r>
      <w:r>
        <w:t xml:space="preserve">:</w:t>
      </w:r>
    </w:p>
    <w:p w:rsidR="00DA63EC" w:rsidRDefault="00DA63EC" w:rsidP="00DA63EC">
      <w:pPr>
        <w:tabs>
          <w:tab w:val="center" w:pos="2835"/>
        </w:tabs>
        <w:rPr>
          <w:rtl/>
        </w:rPr>
      </w:pPr>
      <w:del w:id="98538" w:author="מנוע מכני" w:date="2026-10-11T12:04:40Z">
        <w:r>
          <w:rPr>
            <w:rtl/>
          </w:rPr>
          <w:delText xml:space="preserve"> </w:delText>
        </w:r>
      </w:del>
      <w:r>
        <w:rPr>
          <w:rtl/>
        </w:rPr>
        <w:t xml:space="preserve">כל כהן שאינו מודה בעבודה - אין לו חלק בכהונה, </w:t>
      </w:r>
    </w:p>
    <w:p w:rsidR="00DA63EC" w:rsidRDefault="00DA63EC" w:rsidP="00DA63EC">
      <w:pPr>
        <w:tabs>
          <w:tab w:val="center" w:pos="2835"/>
        </w:tabs>
        <w:rPr>
          <w:rtl/>
        </w:rPr>
      </w:pPr>
      <w:ins w:id="96859" w:author="מנוע מכני" w:date="2026-10-11T12:04:40Z">
        <w:r>
          <w:rPr>
            <w:rtl/>
          </w:rPr>
          <w:t xml:space="preserve">ד'</w:t>
        </w:r>
      </w:ins>
      <w:del w:id="96860" w:author="מנוע מכני" w:date="2026-10-11T12:04:40Z">
        <w:r>
          <w:rPr>
            <w:rtl/>
          </w:rPr>
          <w:tab/>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411" w:author="Claude - סמנטי" w:date="2026-10-11T12:27:00Z">
        <w:r>
          <w:rPr>
            <w:rStyle w:val="afffff0"/>
            <w:rtl/>
          </w:rPr>
          <w:t xml:space="preserve">הַמַּקְרִיב אֶת דַּם הַשְּׁלָמִים וְאֶת הַחֵלֶב מִבְּנֵי אַהֲרֹן לוֹ תִהְיֶה שׁוֹק הַיָּמִין לְמָנָה</w:t>
        </w:r>
      </w:ins>
      <w:del w:id="90412" w:author="Claude - סמנטי" w:date="2026-10-11T12:27:00Z">
        <w:r w:rsidRPr="00464129">
          <w:rPr>
            <w:rStyle w:val="afffff0"/>
            <w:rtl/>
          </w:rPr>
          <w:delText xml:space="preserve">המקריב את דם השלמים ואת החלב מבני אהרן לו תהיה שוק הימין למנה</w:delText>
        </w:r>
      </w:del>
      <w:r w:rsidRPr="00464129">
        <w:rPr>
          <w:rStyle w:val="afffff0"/>
          <w:rFonts w:hint="cs"/>
          <w:rtl/>
        </w:rPr>
        <w:t>'</w:t>
      </w:r>
      <w:r w:rsidRPr="00464129">
        <w:rPr>
          <w:rStyle w:val="afffff0"/>
          <w:rtl/>
        </w:rPr>
        <w:t>,</w:t>
      </w:r>
      <w:r>
        <w:rPr>
          <w:rtl/>
        </w:rPr>
        <w:t xml:space="preserve"> </w:t>
      </w:r>
    </w:p>
    <w:p w:rsidR="00DA63EC" w:rsidRDefault="00DA63EC" w:rsidP="00DA63EC">
      <w:pPr>
        <w:tabs>
          <w:tab w:val="center" w:pos="2835"/>
        </w:tabs>
        <w:rPr>
          <w:rtl/>
        </w:rPr>
      </w:pPr>
      <w:r>
        <w:rPr>
          <w:rtl/>
        </w:rPr>
        <w:tab/>
      </w:r>
      <w:r>
        <w:rPr>
          <w:rtl/>
        </w:rPr>
        <w:tab/>
      </w:r>
      <w:del w:id="90089" w:author="מנוע מכני" w:date="2026-10-11T12:04:40Z">
        <w:r>
          <w:rPr>
            <w:rFonts w:hint="cs"/>
            <w:rtl/>
          </w:rPr>
          <w:delText xml:space="preserve">      </w:delText>
        </w:r>
      </w:del>
      <w:r>
        <w:rPr>
          <w:rtl/>
        </w:rPr>
        <w:t xml:space="preserve">מודה בעבודה יש לו חלק בכהונה, שאינו מודה בעבודה אין לו חלק בכהונה</w:t>
      </w:r>
      <w:ins w:id="94263" w:author="מנוע מכני" w:date="2026-10-11T12:04:40Z">
        <w:r>
          <w:rPr>
            <w:rtl/>
          </w:rPr>
          <w:t xml:space="preserve">,</w:t>
        </w:r>
      </w:ins>
      <w:del w:id="9426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r>
        <w:rPr>
          <w:rFonts w:hint="cs"/>
          <w:rtl/>
        </w:rPr>
        <w:t xml:space="preserve">'</w:t>
      </w:r>
      <w:r>
        <w:rPr>
          <w:rStyle w:val="afffff0"/>
          <w:rFonts w:hint="cs"/>
          <w:rtl/>
        </w:rPr>
        <w:t xml:space="preserve">מבני אהרון</w:t>
      </w:r>
      <w:r>
        <w:rPr>
          <w:rFonts w:hint="cs"/>
          <w:rtl/>
        </w:rPr>
        <w:t xml:space="preserve">'- </w:t>
      </w:r>
      <w:r>
        <w:rPr>
          <w:rtl/>
        </w:rPr>
        <w:t xml:space="preserve">לרבות ט"ו עבודות: היציקות, והבלילות, והפתיתות, והמליחות, והתנופות, וההגשות, והקמיצות, והקטרות, והמליקות, והקבלות, והזאות, והשקאת סוטה, ועריפת עגלה, וטהרת מצורע, ונשיאות כפים בין מבפנים בין מבחוץ, </w:t>
      </w:r>
    </w:p>
    <w:p w:rsidR="00DA63EC" w:rsidRDefault="00DA63EC" w:rsidP="00DA63EC">
      <w:pPr>
        <w:tabs>
          <w:tab w:val="center" w:pos="2835"/>
        </w:tabs>
        <w:rPr>
          <w:rtl/>
        </w:rPr>
      </w:pPr>
      <w:r>
        <w:rPr>
          <w:rtl/>
        </w:rPr>
        <w:tab/>
        <w:t>עבודה המסורה לבני אהרן כל כהן שאינו מודה בה - אין לו חלק בכהונה!</w:t>
      </w:r>
    </w:p>
    <w:p w:rsidR="00DA63EC" w:rsidRDefault="00DA63EC" w:rsidP="00DA63EC">
      <w:pPr>
        <w:tabs>
          <w:tab w:val="center" w:pos="2835"/>
        </w:tabs>
        <w:rPr>
          <w:b/>
          <w:bCs/>
          <w:rtl/>
        </w:rPr>
      </w:pPr>
    </w:p>
    <w:p>
      <w:pPr>
        <w:pStyle w:val="38"/>
        <w:rPr>
          <w:ins w:id="98539" w:author="מנוע מכני" w:date="2026-10-11T12:04:40Z"/>
        </w:rPr>
      </w:pPr>
      <w:r w:rsidRPr="00B86088">
        <w:t>א.</w:t>
      </w:r>
      <w:r>
        <w:t xml:space="preserve"> </w:t>
      </w:r>
      <w:r>
        <w:t>א</w:t>
      </w:r>
      <w:r>
        <w:t>ר</w:t>
      </w:r>
      <w:r>
        <w:t>"</w:t>
      </w:r>
      <w:r>
        <w:t xml:space="preserve">נ </w:t>
      </w:r>
      <w:r>
        <w:t xml:space="preserve">ל"ק</w:t>
      </w:r>
      <w:r>
        <w:t xml:space="preserve">:</w:t>
      </w:r>
    </w:p>
    <w:p w:rsidR="00DA63EC" w:rsidRDefault="00DA63EC" w:rsidP="00DA63EC">
      <w:pPr>
        <w:tabs>
          <w:tab w:val="center" w:pos="2835"/>
        </w:tabs>
        <w:rPr>
          <w:rtl/>
        </w:rPr>
      </w:pPr>
      <w:del w:id="98540" w:author="מנוע מכני" w:date="2026-10-11T12:04:40Z">
        <w:r>
          <w:rPr>
            <w:rtl/>
          </w:rPr>
          <w:delText xml:space="preserve"> </w:delText>
        </w:r>
      </w:del>
      <w:r>
        <w:rPr>
          <w:rtl/>
        </w:rPr>
        <w:t xml:space="preserve">כאן </w:t>
      </w:r>
      <w:r>
        <w:rPr>
          <w:rFonts w:hint="cs"/>
          <w:rtl/>
        </w:rPr>
        <w:t>ב</w:t>
      </w:r>
      <w:r>
        <w:rPr>
          <w:rtl/>
        </w:rPr>
        <w:tab/>
        <w:t xml:space="preserve">מנחת ישראל דבת קמיצה היא, מקמיצה ואילך מצות כהונה, לימד על יציקה ובלילה שכשירה בזר</w:t>
      </w:r>
      <w:ins w:id="94265" w:author="מנוע מכני" w:date="2026-10-11T12:04:40Z">
        <w:r>
          <w:rPr>
            <w:rtl/>
          </w:rPr>
          <w:t xml:space="preserve">,</w:t>
        </w:r>
      </w:ins>
      <w:del w:id="94266"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r>
        <w:rPr>
          <w:rtl/>
        </w:rPr>
        <w:tab/>
      </w:r>
      <w:r>
        <w:rPr>
          <w:rFonts w:hint="cs"/>
          <w:rtl/>
        </w:rPr>
        <w:t>וכאן ב</w:t>
      </w:r>
      <w:r>
        <w:rPr>
          <w:rtl/>
        </w:rPr>
        <w:t xml:space="preserve">מנחת כהנים </w:t>
      </w:r>
      <w:ins w:id="90931" w:author="מנוע מכני" w:date="2026-10-11T12:04:40Z">
        <w:r>
          <w:rPr>
            <w:rtl/>
          </w:rPr>
          <w:t xml:space="preserve">דלא</w:t>
        </w:r>
      </w:ins>
      <w:del w:id="90932" w:author="מנוע מכני" w:date="2026-10-11T12:04:40Z">
        <w:r>
          <w:rPr>
            <w:rtl/>
          </w:rPr>
          <w:delText xml:space="preserve">דלאו</w:delText>
        </w:r>
      </w:del>
      <w:r>
        <w:rPr>
          <w:rtl/>
        </w:rPr>
        <w:t xml:space="preserve"> בת קמיצה היא, </w:t>
      </w:r>
      <w:ins w:id="97287" w:author="מנוע מכני" w:date="2026-10-11T12:04:40Z">
        <w:r>
          <w:rPr>
            <w:rtl/>
          </w:rPr>
          <w:t xml:space="preserve">מתחילה</w:t>
        </w:r>
      </w:ins>
      <w:del w:id="97288" w:author="מנוע מכני" w:date="2026-10-11T12:04:40Z">
        <w:r>
          <w:rPr>
            <w:rtl/>
          </w:rPr>
          <w:delText xml:space="preserve">מעיקרא</w:delText>
        </w:r>
      </w:del>
      <w:r>
        <w:rPr>
          <w:rtl/>
        </w:rPr>
        <w:t xml:space="preserve"> בעיא כהונה.</w:t>
      </w:r>
    </w:p>
    <w:p w:rsidR="00DA63EC" w:rsidRDefault="00DA63EC" w:rsidP="00DA63EC">
      <w:pPr>
        <w:tabs>
          <w:tab w:val="center" w:pos="2835"/>
        </w:tabs>
        <w:rPr>
          <w:rtl/>
        </w:rPr>
      </w:pPr>
      <w:r w:rsidRPr="00D866B5">
        <w:rPr>
          <w:rFonts w:hint="cs"/>
          <w:b/>
          <w:bCs/>
          <w:rtl/>
        </w:rPr>
        <w:t xml:space="preserve">ודחאו </w:t>
      </w:r>
      <w:r w:rsidRPr="00D866B5">
        <w:rPr>
          <w:rStyle w:val="2fb"/>
          <w:rFonts w:hint="cs"/>
          <w:b/>
          <w:bCs/>
          <w:rtl/>
        </w:rPr>
        <w:t xml:space="preserve">רבא</w:t>
      </w:r>
      <w:r w:rsidRPr="00D866B5">
        <w:rPr>
          <w:rFonts w:hint="cs"/>
          <w:b/>
          <w:bCs/>
          <w:rtl/>
        </w:rPr>
        <w:t xml:space="preserve"> </w:t>
      </w:r>
      <w:r>
        <w:rPr>
          <w:rFonts w:hint="cs"/>
          <w:rtl/>
        </w:rPr>
        <w:t xml:space="preserve">דמנחת כהנים </w:t>
      </w:r>
      <w:ins w:id="90049" w:author="Claude - סמנטי" w:date="2026-10-11T12:27:00Z">
        <w:r>
          <w:rPr>
            <w:rFonts w:hint="cs"/>
            <w:rtl/>
          </w:rPr>
          <w:t xml:space="preserve">נתרבה</w:t>
        </w:r>
      </w:ins>
      <w:del w:id="90050" w:author="Claude - סמנטי" w:date="2026-10-11T12:27:00Z">
        <w:r>
          <w:rPr>
            <w:rFonts w:hint="cs"/>
            <w:rtl/>
          </w:rPr>
          <w:delText xml:space="preserve">איתרבי</w:delText>
        </w:r>
      </w:del>
      <w:r>
        <w:rPr>
          <w:rFonts w:hint="cs"/>
          <w:rtl/>
        </w:rPr>
        <w:t xml:space="preserve"> ליציקה ממנחת ישראל דכשרה בזר </w:t>
      </w:r>
    </w:p>
    <w:p>
      <w:pPr>
        <w:pStyle w:val="38"/>
        <w:rPr>
          <w:ins w:id="98541" w:author="מנוע מכני" w:date="2026-10-11T12:04:40Z"/>
        </w:rPr>
      </w:pPr>
      <w:r>
        <w:t xml:space="preserve">ב. </w:t>
      </w:r>
      <w:r w:rsidRPr="003E173B">
        <w:t>א"ד</w:t>
      </w:r>
      <w:r>
        <w:t xml:space="preserve">:</w:t>
      </w:r>
    </w:p>
    <w:p w:rsidR="00DA63EC" w:rsidRDefault="00DA63EC" w:rsidP="00DA63EC">
      <w:pPr>
        <w:tabs>
          <w:tab w:val="center" w:pos="2835"/>
        </w:tabs>
        <w:rPr>
          <w:rtl/>
        </w:rPr>
      </w:pPr>
      <w:del w:id="98542" w:author="מנוע מכני" w:date="2026-10-11T12:04:40Z">
        <w:r>
          <w:rPr>
            <w:rtl/>
          </w:rPr>
          <w:delText xml:space="preserve"> </w:delText>
        </w:r>
      </w:del>
      <w:r>
        <w:rPr>
          <w:rStyle w:val="2fb"/>
          <w:rtl/>
        </w:rPr>
        <w:t xml:space="preserve">א</w:t>
      </w:r>
      <w:r>
        <w:rPr>
          <w:rStyle w:val="2fb"/>
          <w:rFonts w:hint="cs"/>
          <w:rtl/>
        </w:rPr>
        <w:t>ר</w:t>
      </w:r>
      <w:r>
        <w:rPr>
          <w:rStyle w:val="2fb"/>
          <w:rtl/>
        </w:rPr>
        <w:t>"</w:t>
      </w:r>
      <w:r>
        <w:rPr>
          <w:rStyle w:val="2fb"/>
          <w:rFonts w:hint="cs"/>
          <w:rtl/>
        </w:rPr>
        <w:t xml:space="preserve">נ</w:t>
      </w:r>
      <w:r>
        <w:rPr>
          <w:rFonts w:hint="cs"/>
          <w:rtl/>
        </w:rPr>
        <w:t xml:space="preserve"> </w:t>
      </w:r>
      <w:r>
        <w:rPr>
          <w:rtl/>
        </w:rPr>
        <w:t xml:space="preserve">ל"ק</w:t>
      </w:r>
      <w:r>
        <w:rPr>
          <w:rtl/>
        </w:rPr>
        <w:t xml:space="preserve">: כאן בנקמצות, כאן בשאין נקמצות</w:t>
      </w:r>
      <w:ins w:id="94267" w:author="מנוע מכני" w:date="2026-10-11T12:04:40Z">
        <w:r>
          <w:rPr>
            <w:rtl/>
          </w:rPr>
          <w:t xml:space="preserve">,</w:t>
        </w:r>
      </w:ins>
      <w:del w:id="94268" w:author="מנוע מכני" w:date="2026-10-11T12:04:40Z">
        <w:r>
          <w:rPr>
            <w:rtl/>
          </w:rPr>
          <w:delText xml:space="preserve">;</w:delText>
        </w:r>
      </w:del>
      <w:r>
        <w:rPr>
          <w:rtl/>
        </w:rPr>
        <w:t xml:space="preserve"> </w:t>
      </w:r>
    </w:p>
    <w:p>
      <w:pPr>
        <w:pStyle w:val="38"/>
        <w:rPr>
          <w:ins w:id="98543" w:author="מנוע מכני" w:date="2026-10-11T12:04:40Z"/>
        </w:rPr>
      </w:pPr>
      <w:r>
        <w:t>דחאו רבא</w:t>
      </w:r>
      <w:r>
        <w:t xml:space="preserve">:</w:t>
      </w:r>
    </w:p>
    <w:p w:rsidR="00DA63EC" w:rsidRDefault="00DA63EC" w:rsidP="00DA63EC">
      <w:pPr>
        <w:tabs>
          <w:tab w:val="center" w:pos="2835"/>
        </w:tabs>
        <w:rPr>
          <w:rtl/>
        </w:rPr>
      </w:pPr>
      <w:del w:id="98544" w:author="מנוע מכני" w:date="2026-10-11T12:04:40Z">
        <w:r>
          <w:rPr>
            <w:rtl/>
          </w:rPr>
          <w:delText xml:space="preserve"> </w:delText>
        </w:r>
      </w:del>
      <w:r>
        <w:rPr>
          <w:rFonts w:hint="cs"/>
          <w:rtl/>
        </w:rPr>
        <w:t>ד</w:t>
      </w:r>
      <w:r>
        <w:rPr>
          <w:rtl/>
        </w:rPr>
        <w:t xml:space="preserve">שאין נקמצות </w:t>
      </w:r>
      <w:ins w:id="90051" w:author="Claude - סמנטי" w:date="2026-10-11T12:27:00Z">
        <w:r>
          <w:rPr>
            <w:rtl/>
          </w:rPr>
          <w:t xml:space="preserve">נתרבה</w:t>
        </w:r>
      </w:ins>
      <w:del w:id="90052" w:author="Claude - סמנטי" w:date="2026-10-11T12:27:00Z">
        <w:r>
          <w:rPr>
            <w:rtl/>
          </w:rPr>
          <w:delText xml:space="preserve">איתרבי</w:delText>
        </w:r>
      </w:del>
      <w:r>
        <w:rPr>
          <w:rtl/>
        </w:rPr>
        <w:t xml:space="preserve"> ליציקה? מנקמצו</w:t>
      </w:r>
      <w:ins w:id="90039" w:author="מנוע מכני" w:date="2026-10-11T12:04:40Z">
        <w:r>
          <w:rPr>
            <w:rtl/>
          </w:rPr>
          <w:t xml:space="preserve">ת, ד</w:t>
        </w:r>
      </w:ins>
      <w:del w:id="90040" w:author="מנוע מכני" w:date="2026-10-11T12:04:40Z">
        <w:r>
          <w:rPr>
            <w:rtl/>
          </w:rPr>
          <w:delText xml:space="preserve">ת,</w:delText>
        </w:r>
        <w:r>
          <w:rPr>
            <w:rFonts w:hint="cs"/>
            <w:rtl/>
          </w:rPr>
          <w:delText xml:space="preserve">ד</w:delText>
        </w:r>
      </w:del>
      <w:r>
        <w:rPr>
          <w:rtl/>
        </w:rPr>
        <w:t>כשירה בזר!</w:t>
      </w:r>
    </w:p>
    <w:p>
      <w:pPr>
        <w:pStyle w:val="38"/>
        <w:rPr>
          <w:ins w:id="98545" w:author="מנוע מכני" w:date="2026-10-11T12:04:40Z"/>
        </w:rPr>
      </w:pPr>
      <w:r>
        <w:t xml:space="preserve">אלא</w:t>
      </w:r>
    </w:p>
    <w:p w:rsidR="00DA63EC" w:rsidRDefault="00DA63EC" w:rsidP="00DA63EC">
      <w:pPr>
        <w:tabs>
          <w:tab w:val="center" w:pos="2835"/>
        </w:tabs>
        <w:rPr>
          <w:rtl/>
        </w:rPr>
      </w:pPr>
      <w:del w:id="98546" w:author="מנוע מכני" w:date="2026-10-11T12:04:40Z">
        <w:r>
          <w:rPr>
            <w:rtl/>
          </w:rPr>
          <w:delText xml:space="preserve"> </w:delText>
        </w:r>
      </w:del>
      <w:r>
        <w:rPr>
          <w:rtl/>
        </w:rPr>
        <w:t xml:space="preserve">מחוורתא, מתניתין דלא </w:t>
      </w:r>
      <w:r>
        <w:rPr>
          <w:rStyle w:val="2fb"/>
          <w:rtl/>
        </w:rPr>
        <w:t xml:space="preserve">כר"</w:t>
      </w:r>
      <w:r>
        <w:rPr>
          <w:rStyle w:val="2fb"/>
          <w:rFonts w:hint="cs"/>
          <w:rtl/>
        </w:rPr>
        <w:t>ש</w:t>
      </w:r>
      <w:r>
        <w:rPr>
          <w:rtl/>
        </w:rPr>
        <w:t>.</w:t>
      </w:r>
    </w:p>
    <w:p w:rsidR="00DA63EC" w:rsidRDefault="00DA63EC" w:rsidP="00DA63EC">
      <w:pPr>
        <w:tabs>
          <w:tab w:val="center" w:pos="2835"/>
        </w:tabs>
        <w:rPr>
          <w:rtl/>
        </w:rPr>
      </w:pPr>
    </w:p>
    <w:p>
      <w:pPr>
        <w:pStyle w:val="38"/>
        <w:rPr>
          <w:ins w:id="98547" w:author="מנוע מכני" w:date="2026-10-11T12:04:40Z"/>
        </w:rPr>
      </w:pPr>
      <w:r>
        <w:t xml:space="preserve">וטעמא </w:t>
      </w:r>
      <w:r>
        <w:t>דרבנן:</w:t>
      </w:r>
    </w:p>
    <w:p w:rsidR="00DA63EC" w:rsidRDefault="00DA63EC" w:rsidP="00DA63EC">
      <w:pPr>
        <w:tabs>
          <w:tab w:val="center" w:pos="2835"/>
        </w:tabs>
        <w:rPr>
          <w:rtl/>
        </w:rPr>
      </w:pPr>
      <w:del w:id="98548" w:author="מנוע מכני" w:date="2026-10-11T12:04:40Z">
        <w:r w:rsidRPr="00464129">
          <w:rPr>
            <w:rStyle w:val="afffff0"/>
            <w:rtl/>
          </w:rPr>
          <w:delText xml:space="preserve"> </w:delText>
        </w:r>
      </w:del>
      <w:r w:rsidRPr="00464129">
        <w:rPr>
          <w:rStyle w:val="afffff0"/>
          <w:rFonts w:hint="cs"/>
          <w:rtl/>
        </w:rPr>
        <w:t>'</w:t>
      </w:r>
      <w:r w:rsidRPr="00464129">
        <w:rPr>
          <w:rStyle w:val="afffff0"/>
          <w:rtl/>
        </w:rPr>
        <w:t xml:space="preserve">ויצק </w:t>
      </w:r>
      <w:ins w:id="92605" w:author="מנוע מכני" w:date="2026-10-11T12:04:40Z">
        <w:r>
          <w:rPr>
            <w:rStyle w:val="afffff0"/>
            <w:rtl/>
          </w:rPr>
          <w:t xml:space="preserve">עליו</w:t>
        </w:r>
      </w:ins>
      <w:del w:id="92606" w:author="מנוע מכני" w:date="2026-10-11T12:04:40Z">
        <w:r w:rsidRPr="00464129">
          <w:rPr>
            <w:rStyle w:val="afffff0"/>
            <w:rtl/>
          </w:rPr>
          <w:delText xml:space="preserve">עליה</w:delText>
        </w:r>
      </w:del>
      <w:r w:rsidRPr="00464129">
        <w:rPr>
          <w:rStyle w:val="afffff0"/>
          <w:rtl/>
        </w:rPr>
        <w:t xml:space="preserve"> שמן ונתן </w:t>
      </w:r>
      <w:ins w:id="92607" w:author="מנוע מכני" w:date="2026-10-11T12:04:40Z">
        <w:r>
          <w:rPr>
            <w:rStyle w:val="afffff0"/>
            <w:rtl/>
          </w:rPr>
          <w:t xml:space="preserve">עליו</w:t>
        </w:r>
      </w:ins>
      <w:del w:id="92608" w:author="מנוע מכני" w:date="2026-10-11T12:04:40Z">
        <w:r w:rsidRPr="00464129">
          <w:rPr>
            <w:rStyle w:val="afffff0"/>
            <w:rtl/>
          </w:rPr>
          <w:delText xml:space="preserve">עליה</w:delText>
        </w:r>
      </w:del>
      <w:r w:rsidRPr="00464129">
        <w:rPr>
          <w:rStyle w:val="afffff0"/>
          <w:rtl/>
        </w:rPr>
        <w:t xml:space="preserve"> לבונה והביאה אל בני אהרן הכהן וקמץ</w:t>
      </w:r>
      <w:r w:rsidRPr="00464129">
        <w:rPr>
          <w:rStyle w:val="afffff0"/>
          <w:rFonts w:hint="cs"/>
          <w:rtl/>
        </w:rPr>
        <w:t>'</w:t>
      </w:r>
      <w:r w:rsidRPr="00464129">
        <w:rPr>
          <w:rStyle w:val="afffff0"/>
          <w:rtl/>
        </w:rPr>
        <w:t>,</w:t>
      </w:r>
      <w:r>
        <w:rPr>
          <w:rtl/>
        </w:rPr>
        <w:t xml:space="preserve"> מקמיצה ואילך מצות כהונה, לימד על יציקה ובלילה שכשירה בזר.</w:t>
      </w:r>
    </w:p>
    <w:p>
      <w:pPr>
        <w:pStyle w:val="38"/>
        <w:rPr>
          <w:ins w:id="98549" w:author="מנוע מכני" w:date="2026-10-11T12:04:40Z"/>
        </w:rPr>
      </w:pPr>
      <w:r>
        <w:t>טעמא דר</w:t>
      </w:r>
      <w:r>
        <w:t>"</w:t>
      </w:r>
      <w:r>
        <w:t>ש:</w:t>
      </w:r>
    </w:p>
    <w:p w:rsidR="00DA63EC" w:rsidRDefault="00DA63EC" w:rsidP="00DA63EC">
      <w:pPr>
        <w:tabs>
          <w:tab w:val="center" w:pos="2835"/>
        </w:tabs>
        <w:rPr>
          <w:rtl/>
        </w:rPr>
      </w:pPr>
      <w:del w:id="98550" w:author="מנוע מכני" w:date="2026-10-11T12:04:40Z">
        <w:r w:rsidRPr="00464129">
          <w:rPr>
            <w:rStyle w:val="afffff0"/>
            <w:rtl/>
          </w:rPr>
          <w:delText xml:space="preserve"> </w:delText>
        </w:r>
      </w:del>
      <w:r w:rsidRPr="00464129">
        <w:rPr>
          <w:rStyle w:val="afffff0"/>
          <w:rFonts w:hint="cs"/>
          <w:rtl/>
        </w:rPr>
        <w:t>'</w:t>
      </w:r>
      <w:ins w:id="90413" w:author="Claude - סמנטי" w:date="2026-10-11T12:27:00Z">
        <w:r>
          <w:rPr>
            <w:rStyle w:val="afffff0"/>
            <w:rtl/>
          </w:rPr>
          <w:t xml:space="preserve">בְּנֵי אַהֲרֹן הַכֹּהֲנִים</w:t>
        </w:r>
      </w:ins>
      <w:del w:id="90414" w:author="Claude - סמנטי" w:date="2026-10-11T12:27:00Z">
        <w:r w:rsidRPr="00464129">
          <w:rPr>
            <w:rStyle w:val="afffff0"/>
            <w:rtl/>
          </w:rPr>
          <w:delText xml:space="preserve">בני אהרן הכהנים</w:delText>
        </w:r>
      </w:del>
      <w:r w:rsidRPr="00464129">
        <w:rPr>
          <w:rStyle w:val="afffff0"/>
          <w:rFonts w:hint="cs"/>
          <w:rtl/>
        </w:rPr>
        <w:t>'</w:t>
      </w:r>
      <w:r w:rsidRPr="00464129">
        <w:rPr>
          <w:rStyle w:val="afffff0"/>
          <w:rtl/>
        </w:rPr>
        <w:t xml:space="preserve"> </w:t>
      </w:r>
      <w:r>
        <w:rPr>
          <w:rtl/>
        </w:rPr>
        <w:t>- מקרא נדרש לפניו ולאחריו.</w:t>
      </w:r>
    </w:p>
    <w:p w:rsidR="00DA63EC" w:rsidRDefault="00DA63EC" w:rsidP="00DA63EC">
      <w:pPr>
        <w:pStyle w:val="afff3"/>
        <w:framePr w:wrap="around"/>
        <w:rPr>
          <w:rtl/>
        </w:rPr>
      </w:pPr>
      <w:r>
        <w:rPr>
          <w:rFonts w:hint="cs"/>
          <w:rtl/>
        </w:rPr>
        <w:t>יט.</w:t>
      </w:r>
    </w:p>
    <w:p w:rsidR="00DA63EC" w:rsidRDefault="00DA63EC" w:rsidP="00DA63EC">
      <w:pPr>
        <w:tabs>
          <w:tab w:val="center" w:pos="2835"/>
        </w:tabs>
        <w:rPr>
          <w:rtl/>
        </w:rPr>
      </w:pPr>
      <w:r>
        <w:rPr>
          <w:rtl/>
        </w:rPr>
        <w:t xml:space="preserve">וסבר </w:t>
      </w:r>
      <w:r>
        <w:rPr>
          <w:rStyle w:val="2fb"/>
          <w:rtl/>
        </w:rPr>
        <w:t xml:space="preserve">ר"ש</w:t>
      </w:r>
      <w:r>
        <w:rPr>
          <w:rtl/>
        </w:rPr>
        <w:t xml:space="preserve">, מקרא נדרש לפניו ולאחריו? והתניא: </w:t>
      </w:r>
      <w:r>
        <w:rPr>
          <w:rStyle w:val="afffff0"/>
          <w:rtl/>
          <w:rPrChange w:id="9004" w:author="מנוע פסוקים" w:date="2026-10-11T09:32:13Z">
            <w:rPr>
              <w:rtl/>
            </w:rPr>
          </w:rPrChange>
        </w:rPr>
        <w:t xml:space="preserve">ולקח הכהן מדם החטאת באצבעו ונתן על קרנות</w:t>
      </w:r>
      <w:r>
        <w:rPr>
          <w:rtl/>
        </w:rPr>
        <w:t xml:space="preserve"> המזבח באצבעו, ולקח - מלמד שלא תהא קבלה אלא בימין, </w:t>
      </w:r>
    </w:p>
    <w:p w:rsidR="00DA63EC" w:rsidRDefault="00DA63EC" w:rsidP="00DA63EC">
      <w:pPr>
        <w:tabs>
          <w:tab w:val="center" w:pos="2835"/>
        </w:tabs>
        <w:rPr>
          <w:rtl/>
        </w:rPr>
      </w:pPr>
      <w:del w:id="90090" w:author="מנוע מכני" w:date="2026-10-11T12:04:40Z">
        <w:r>
          <w:rPr>
            <w:rtl/>
          </w:rPr>
          <w:delText xml:space="preserve"> </w:delText>
        </w:r>
      </w:del>
      <w:r>
        <w:rPr>
          <w:rtl/>
        </w:rPr>
        <w:t xml:space="preserve">'</w:t>
      </w:r>
      <w:ins w:id="90415" w:author="Claude - סמנטי" w:date="2026-10-11T12:27:00Z">
        <w:r>
          <w:rPr>
            <w:rStyle w:val="afffff0"/>
            <w:rtl/>
          </w:rPr>
          <w:t xml:space="preserve">בְּאֶצְבָּעוֹ וְנָתַן</w:t>
        </w:r>
      </w:ins>
      <w:del w:id="90416" w:author="Claude - סמנטי" w:date="2026-10-11T12:27:00Z">
        <w:r>
          <w:rPr>
            <w:rtl/>
          </w:rPr>
          <w:delText xml:space="preserve">באצבעו ונתן</w:delText>
        </w:r>
      </w:del>
      <w:r>
        <w:rPr>
          <w:rFonts w:hint="cs"/>
          <w:rtl/>
        </w:rPr>
        <w:t>'</w:t>
      </w:r>
      <w:r>
        <w:rPr>
          <w:rtl/>
        </w:rPr>
        <w:t xml:space="preserve"> - מלמד שלא תהא נתינה אלא בימין</w:t>
      </w:r>
      <w:ins w:id="94269" w:author="מנוע מכני" w:date="2026-10-11T12:04:40Z">
        <w:r>
          <w:rPr>
            <w:rtl/>
          </w:rPr>
          <w:t xml:space="preserve">,</w:t>
        </w:r>
      </w:ins>
      <w:del w:id="94270" w:author="מנוע מכני" w:date="2026-10-11T12:04:40Z">
        <w:r>
          <w:rPr>
            <w:rtl/>
          </w:rPr>
          <w:delText xml:space="preserve">;</w:delText>
        </w:r>
      </w:del>
      <w:r>
        <w:rPr>
          <w:rtl/>
        </w:rPr>
        <w:t xml:space="preserve"> </w:t>
      </w:r>
    </w:p>
    <w:p>
      <w:pPr>
        <w:pStyle w:val="38"/>
        <w:rPr>
          <w:ins w:id="98551" w:author="מנוע מכני" w:date="2026-10-11T12:04:40Z"/>
        </w:rPr>
      </w:pPr>
      <w:r>
        <w:t xml:space="preserve">אר"ש:</w:t>
      </w:r>
    </w:p>
    <w:p w:rsidR="00DA63EC" w:rsidRDefault="00DA63EC" w:rsidP="00DA63EC">
      <w:pPr>
        <w:tabs>
          <w:tab w:val="center" w:pos="2835"/>
        </w:tabs>
        <w:rPr>
          <w:rtl/>
        </w:rPr>
      </w:pPr>
      <w:del w:id="98552" w:author="מנוע מכני" w:date="2026-10-11T12:04:40Z">
        <w:r>
          <w:rPr>
            <w:rtl/>
          </w:rPr>
          <w:delText xml:space="preserve"> </w:delText>
        </w:r>
      </w:del>
      <w:r>
        <w:rPr>
          <w:rtl/>
        </w:rPr>
        <w:t xml:space="preserve">וכי נאמר יד בקבלה? הואיל ולא נאמר יד בקבלה, קיבל בשמאל - כשר</w:t>
      </w:r>
      <w:ins w:id="94271" w:author="מנוע מכני" w:date="2026-10-11T12:04:40Z">
        <w:r>
          <w:rPr>
            <w:rtl/>
          </w:rPr>
          <w:t xml:space="preserve">,</w:t>
        </w:r>
      </w:ins>
      <w:del w:id="94272" w:author="מנוע מכני" w:date="2026-10-11T12:04:40Z">
        <w:r>
          <w:rPr>
            <w:rtl/>
          </w:rPr>
          <w:delText xml:space="preserve">;</w:delText>
        </w:r>
      </w:del>
      <w:r>
        <w:rPr>
          <w:rtl/>
        </w:rPr>
        <w:t xml:space="preserve"> </w:t>
      </w:r>
    </w:p>
    <w:p>
      <w:pPr>
        <w:pStyle w:val="38"/>
        <w:rPr>
          <w:ins w:id="98553" w:author="מנוע מכני" w:date="2026-10-11T12:04:40Z"/>
        </w:rPr>
      </w:pPr>
      <w:r>
        <w:t xml:space="preserve">ואמר אביי:</w:t>
      </w:r>
    </w:p>
    <w:p w:rsidR="00DA63EC" w:rsidRDefault="00DA63EC" w:rsidP="00DA63EC">
      <w:pPr>
        <w:tabs>
          <w:tab w:val="center" w:pos="2835"/>
        </w:tabs>
        <w:rPr>
          <w:rtl/>
        </w:rPr>
      </w:pPr>
      <w:del w:id="98554" w:author="מנוע מכני" w:date="2026-10-11T12:04:40Z">
        <w:r>
          <w:rPr>
            <w:rtl/>
          </w:rPr>
          <w:delText xml:space="preserve"> </w:delText>
        </w:r>
      </w:del>
      <w:r>
        <w:rPr>
          <w:rtl/>
        </w:rPr>
        <w:t xml:space="preserve">במקרא נדרש לפניו ולאחריו </w:t>
      </w:r>
      <w:ins w:id="90933" w:author="מנוע מכני" w:date="2026-10-11T12:04:40Z">
        <w:r>
          <w:rPr>
            <w:rtl/>
          </w:rPr>
          <w:t xml:space="preserve">חלקו</w:t>
        </w:r>
      </w:ins>
      <w:del w:id="90934" w:author="מנוע מכני" w:date="2026-10-11T12:04:40Z">
        <w:r>
          <w:rPr>
            <w:rtl/>
          </w:rPr>
          <w:delText xml:space="preserve">פל</w:delText>
        </w:r>
        <w:r>
          <w:rPr>
            <w:rFonts w:hint="cs"/>
            <w:rtl/>
          </w:rPr>
          <w:delText xml:space="preserve">י</w:delText>
        </w:r>
        <w:r>
          <w:rPr>
            <w:rtl/>
          </w:rPr>
          <w:delText xml:space="preserve">גי</w:delText>
        </w:r>
      </w:del>
      <w:r>
        <w:rPr>
          <w:rtl/>
        </w:rPr>
        <w:t xml:space="preserve">, (</w:t>
      </w:r>
      <w:r>
        <w:rPr>
          <w:rStyle w:val="2fb"/>
          <w:rtl/>
        </w:rPr>
        <w:t xml:space="preserve">ור"ש</w:t>
      </w:r>
      <w:r>
        <w:rPr>
          <w:rtl/>
        </w:rPr>
        <w:t xml:space="preserve"> סבר: לאחריו נדרש ולפניו אין נדרש)!</w:t>
      </w:r>
    </w:p>
    <w:p>
      <w:pPr>
        <w:pStyle w:val="38"/>
        <w:rPr>
          <w:ins w:id="98555" w:author="מנוע מכני" w:date="2026-10-11T12:04:40Z"/>
        </w:rPr>
      </w:pPr>
      <w:r>
        <w:t xml:space="preserve">אלא</w:t>
      </w:r>
    </w:p>
    <w:p w:rsidR="00DA63EC" w:rsidRDefault="00DA63EC" w:rsidP="00DA63EC">
      <w:pPr>
        <w:tabs>
          <w:tab w:val="center" w:pos="2835"/>
        </w:tabs>
        <w:rPr>
          <w:rtl/>
        </w:rPr>
      </w:pPr>
      <w:del w:id="98556" w:author="מנוע מכני" w:date="2026-10-11T12:04:40Z">
        <w:r>
          <w:rPr>
            <w:rtl/>
          </w:rPr>
          <w:delText xml:space="preserve"> </w:delText>
        </w:r>
      </w:del>
      <w:r>
        <w:rPr>
          <w:rtl/>
        </w:rPr>
        <w:t xml:space="preserve">ה"ט </w:t>
      </w:r>
      <w:r>
        <w:rPr>
          <w:rStyle w:val="2fb"/>
          <w:rtl/>
        </w:rPr>
        <w:t xml:space="preserve">דר"ש</w:t>
      </w:r>
      <w:r>
        <w:rPr>
          <w:rtl/>
        </w:rPr>
        <w:t xml:space="preserve"> והביאה - וי"ו מוסיף על ענין ראשון.</w:t>
      </w:r>
    </w:p>
    <w:p w:rsidR="00DA63EC" w:rsidRDefault="00DA63EC" w:rsidP="00DA63EC">
      <w:pPr>
        <w:tabs>
          <w:tab w:val="center" w:pos="2835"/>
        </w:tabs>
        <w:rPr>
          <w:rtl/>
        </w:rPr>
      </w:pPr>
      <w:r>
        <w:rPr>
          <w:rtl/>
        </w:rPr>
        <w:t xml:space="preserve">וסבר </w:t>
      </w:r>
      <w:r>
        <w:rPr>
          <w:rStyle w:val="2fb"/>
          <w:rtl/>
        </w:rPr>
        <w:t xml:space="preserve">ר"ש</w:t>
      </w:r>
      <w:r>
        <w:rPr>
          <w:rtl/>
        </w:rPr>
        <w:t xml:space="preserve"> וי"ו מוסיף על ענין ראשון? אלא מעתה,</w:t>
      </w:r>
      <w:r w:rsidRPr="00464129">
        <w:rPr>
          <w:rStyle w:val="afffff0"/>
          <w:rtl/>
        </w:rPr>
        <w:t xml:space="preserve"> </w:t>
      </w:r>
      <w:r w:rsidRPr="00464129">
        <w:rPr>
          <w:rStyle w:val="afffff0"/>
          <w:rFonts w:hint="cs"/>
          <w:rtl/>
        </w:rPr>
        <w:t>'</w:t>
      </w:r>
      <w:ins w:id="90417" w:author="Claude - סמנטי" w:date="2026-10-11T12:27:00Z">
        <w:r>
          <w:rPr>
            <w:rStyle w:val="afffff0"/>
            <w:rtl/>
          </w:rPr>
          <w:t xml:space="preserve">וְשָׁחַט אֶת בֶּן הַבָּקָר וְהִקְרִיבוּ בְּנֵי אַהֲרֹן הַכֹּהֲנִים אֶת הַדָּם וְזָרְקוּ אֶת הַדָּם</w:t>
        </w:r>
      </w:ins>
      <w:del w:id="90418" w:author="Claude - סמנטי" w:date="2026-10-11T12:27:00Z">
        <w:r w:rsidRPr="00464129">
          <w:rPr>
            <w:rStyle w:val="afffff0"/>
            <w:rtl/>
          </w:rPr>
          <w:delText xml:space="preserve">ושחט את בן הבקר והקריבו בני אהרן הכהנים את הדם וזרקו את הדם</w:delText>
        </w:r>
      </w:del>
      <w:r w:rsidRPr="00464129">
        <w:rPr>
          <w:rStyle w:val="afffff0"/>
          <w:rFonts w:hint="cs"/>
          <w:rtl/>
        </w:rPr>
        <w:t>'-</w:t>
      </w:r>
      <w:ins w:id="94275" w:author="מנוע מכני" w:date="2026-10-11T12:04:40Z">
        <w:r>
          <w:rPr>
            <w:rFonts w:hint="cs"/>
            <w:rtl/>
          </w:rPr>
          <w:t xml:space="preserve"> </w:t>
        </w:r>
      </w:ins>
      <w:del w:id="94276" w:author="מנוע מכני" w:date="2026-10-11T12:04:40Z">
        <w:r>
          <w:rPr>
            <w:rFonts w:hint="cs"/>
            <w:rtl/>
          </w:rPr>
          <w:delText xml:space="preserve"> </w:delText>
        </w:r>
        <w:r>
          <w:rPr>
            <w:rtl/>
          </w:rPr>
          <w:delText xml:space="preserve"> </w:delText>
        </w:r>
      </w:del>
      <w:r>
        <w:rPr>
          <w:rtl/>
        </w:rPr>
        <w:t xml:space="preserve">מקבלה ואילך מצות כהונה, מלמד על שחיטה שכשירה בזר</w:t>
      </w:r>
      <w:ins w:id="94273" w:author="מנוע מכני" w:date="2026-10-11T12:04:40Z">
        <w:r>
          <w:rPr>
            <w:rtl/>
          </w:rPr>
          <w:t xml:space="preserve">,</w:t>
        </w:r>
      </w:ins>
      <w:del w:id="94274" w:author="מנוע מכני" w:date="2026-10-11T12:04:40Z">
        <w:r>
          <w:rPr>
            <w:rtl/>
          </w:rPr>
          <w:delText xml:space="preserve">;</w:delText>
        </w:r>
      </w:del>
      <w:r>
        <w:rPr>
          <w:rtl/>
        </w:rPr>
        <w:t xml:space="preserve"> </w:t>
      </w:r>
    </w:p>
    <w:p w:rsidR="00DA63EC" w:rsidRDefault="00DA63EC" w:rsidP="00DA63EC">
      <w:pPr>
        <w:rPr>
          <w:rtl/>
        </w:rPr>
      </w:pPr>
      <w:r w:rsidRPr="00336727">
        <w:rPr>
          <w:rStyle w:val="2fb"/>
          <w:rFonts w:hint="cs"/>
          <w:rtl/>
        </w:rPr>
        <w:t>ול</w:t>
      </w:r>
      <w:r w:rsidRPr="00336727">
        <w:rPr>
          <w:rStyle w:val="2fb"/>
          <w:rtl/>
        </w:rPr>
        <w:t xml:space="preserve">ר"ש</w:t>
      </w:r>
      <w:r w:rsidRPr="00336727">
        <w:rPr>
          <w:rtl/>
        </w:rPr>
        <w:t xml:space="preserve"> </w:t>
      </w:r>
      <w:r w:rsidRPr="00336727">
        <w:rPr>
          <w:rFonts w:hint="cs"/>
          <w:rtl/>
        </w:rPr>
        <w:t>ד</w:t>
      </w:r>
      <w:r w:rsidRPr="00336727">
        <w:rPr>
          <w:rtl/>
        </w:rPr>
        <w:t xml:space="preserve">וי"ו מוסיף על ענין ראשון, שחיטה </w:t>
      </w:r>
      <w:r w:rsidRPr="00336727">
        <w:rPr>
          <w:rFonts w:hint="cs"/>
          <w:rtl/>
        </w:rPr>
        <w:t xml:space="preserve">בזר </w:t>
      </w:r>
      <w:r w:rsidRPr="00336727">
        <w:rPr>
          <w:rFonts w:hint="cs"/>
          <w:rtl/>
        </w:rPr>
        <w:t xml:space="preserve">לא</w:t>
      </w:r>
      <w:r w:rsidRPr="00336727">
        <w:rPr>
          <w:rFonts w:hint="cs"/>
          <w:rtl/>
        </w:rPr>
        <w:t xml:space="preserve"> תיפסל </w:t>
      </w:r>
      <w:r w:rsidRPr="0046594B">
        <w:rPr>
          <w:rStyle w:val="afffff0"/>
          <w:rFonts w:hint="cs"/>
          <w:rtl/>
        </w:rPr>
        <w:t xml:space="preserve">ד'וסמך </w:t>
      </w:r>
      <w:r w:rsidRPr="0046594B">
        <w:rPr>
          <w:rStyle w:val="afffff0"/>
          <w:rtl/>
        </w:rPr>
        <w:t>ושחט</w:t>
      </w:r>
      <w:r w:rsidRPr="0046594B">
        <w:rPr>
          <w:rStyle w:val="afffff0"/>
          <w:rFonts w:hint="cs"/>
          <w:rtl/>
        </w:rPr>
        <w:t>'</w:t>
      </w:r>
      <w:r w:rsidRPr="0046594B">
        <w:rPr>
          <w:rStyle w:val="afffff0"/>
          <w:rtl/>
        </w:rPr>
        <w:t>,</w:t>
      </w:r>
      <w:r w:rsidRPr="00336727">
        <w:rPr>
          <w:rtl/>
        </w:rPr>
        <w:t xml:space="preserve"> מה סמיכה בזרים, אף שחיטה.</w:t>
      </w:r>
    </w:p>
    <w:p w:rsidR="00DA63EC" w:rsidRDefault="00DA63EC" w:rsidP="00DA63EC">
      <w:pPr>
        <w:tabs>
          <w:tab w:val="center" w:pos="2835"/>
        </w:tabs>
        <w:rPr>
          <w:rtl/>
        </w:rPr>
      </w:pPr>
      <w:r>
        <w:rPr>
          <w:rFonts w:hint="cs"/>
          <w:rtl/>
        </w:rPr>
        <w:t>ולא בבעלים דק</w:t>
      </w:r>
      <w:r>
        <w:rPr>
          <w:rtl/>
        </w:rPr>
        <w:t>"</w:t>
      </w:r>
      <w:r>
        <w:rPr>
          <w:rFonts w:hint="cs"/>
          <w:rtl/>
        </w:rPr>
        <w:t>ו מזריקה ד</w:t>
      </w:r>
      <w:r>
        <w:rPr>
          <w:rtl/>
        </w:rPr>
        <w:t xml:space="preserve">עיקר כפרה </w:t>
      </w:r>
      <w:r>
        <w:rPr>
          <w:rtl/>
        </w:rPr>
        <w:t xml:space="preserve">לא</w:t>
      </w:r>
      <w:r>
        <w:rPr>
          <w:rtl/>
        </w:rPr>
        <w:t xml:space="preserve"> בעיא בעלים, </w:t>
      </w:r>
      <w:r>
        <w:rPr>
          <w:rFonts w:hint="cs"/>
          <w:rtl/>
        </w:rPr>
        <w:t>כ</w:t>
      </w:r>
      <w:r>
        <w:rPr>
          <w:rtl/>
        </w:rPr>
        <w:t>"</w:t>
      </w:r>
      <w:r>
        <w:rPr>
          <w:rFonts w:hint="cs"/>
          <w:rtl/>
        </w:rPr>
        <w:t xml:space="preserve">ש</w:t>
      </w:r>
      <w:r>
        <w:rPr>
          <w:rFonts w:hint="cs"/>
          <w:rtl/>
        </w:rPr>
        <w:t xml:space="preserve"> </w:t>
      </w:r>
      <w:r>
        <w:rPr>
          <w:rtl/>
        </w:rPr>
        <w:t xml:space="preserve">שחיטה </w:t>
      </w:r>
      <w:ins w:id="90935" w:author="מנוע מכני" w:date="2026-10-11T12:04:40Z">
        <w:r>
          <w:rPr>
            <w:rtl/>
          </w:rPr>
          <w:t xml:space="preserve">דלא</w:t>
        </w:r>
      </w:ins>
      <w:del w:id="90936" w:author="מנוע מכני" w:date="2026-10-11T12:04:40Z">
        <w:r>
          <w:rPr>
            <w:rtl/>
          </w:rPr>
          <w:delText xml:space="preserve">דלאו</w:delText>
        </w:r>
      </w:del>
      <w:r>
        <w:rPr>
          <w:rtl/>
        </w:rPr>
        <w:t xml:space="preserve"> עיקר כפרה.</w:t>
      </w:r>
    </w:p>
    <w:p w:rsidR="00DA63EC" w:rsidRDefault="00DA63EC" w:rsidP="00DA63EC">
      <w:pPr>
        <w:tabs>
          <w:tab w:val="center" w:pos="2835"/>
        </w:tabs>
        <w:rPr>
          <w:rtl/>
        </w:rPr>
      </w:pPr>
      <w:r>
        <w:rPr>
          <w:rtl/>
        </w:rPr>
        <w:lastRenderedPageBreak/>
        <w:t xml:space="preserve">וכי </w:t>
      </w:r>
      <w:ins w:id="96941" w:author="מנוע מכני" w:date="2026-10-11T12:04:40Z">
        <w:r>
          <w:rPr>
            <w:rtl/>
          </w:rPr>
          <w:t xml:space="preserve">תאמר</w:t>
        </w:r>
      </w:ins>
      <w:del w:id="96942" w:author="מנוע מכני" w:date="2026-10-11T12:04:40Z">
        <w:r>
          <w:rPr>
            <w:rtl/>
          </w:rPr>
          <w:lastRenderedPageBreak/>
          <w:delText xml:space="preserve">תימא</w:delText>
        </w:r>
      </w:del>
      <w:r>
        <w:rPr>
          <w:rtl/>
        </w:rPr>
        <w:lastRenderedPageBreak/>
        <w:t xml:space="preserve">, אין דנין אפשר משאי אפשר, </w:t>
      </w:r>
    </w:p>
    <w:p w:rsidR="00DA63EC" w:rsidRDefault="00DA63EC" w:rsidP="00DA63EC">
      <w:pPr>
        <w:tabs>
          <w:tab w:val="center" w:pos="2835"/>
        </w:tabs>
        <w:rPr>
          <w:rtl/>
        </w:rPr>
      </w:pPr>
      <w:r>
        <w:rPr>
          <w:rtl/>
        </w:rPr>
        <w:t xml:space="preserve">גלי </w:t>
      </w:r>
      <w:ins w:id="92609" w:author="מנוע מכני" w:date="2026-10-11T12:04:40Z">
        <w:r>
          <w:rPr>
            <w:rtl/>
          </w:rPr>
          <w:t xml:space="preserve">התורה</w:t>
        </w:r>
      </w:ins>
      <w:del w:id="92610" w:author="מנוע מכני" w:date="2026-10-11T12:04:40Z">
        <w:r>
          <w:rPr>
            <w:rtl/>
          </w:rPr>
          <w:delText xml:space="preserve">רחמנא</w:delText>
        </w:r>
      </w:del>
      <w:r>
        <w:rPr>
          <w:rtl/>
        </w:rPr>
        <w:t xml:space="preserve"> ביוה"כ </w:t>
      </w:r>
      <w:r>
        <w:rPr>
          <w:rStyle w:val="afffff0"/>
          <w:rtl/>
          <w:rPrChange w:id="9005" w:author="מנוע פסוקים" w:date="2026-10-11T09:32:13Z">
            <w:rPr>
              <w:rtl/>
            </w:rPr>
          </w:rPrChange>
        </w:rPr>
        <w:t xml:space="preserve">ושחט את פר החטאת אשר לו</w:t>
      </w:r>
      <w:r>
        <w:rPr>
          <w:rtl/>
        </w:rPr>
        <w:t xml:space="preserve">, מכלל דשחיטה </w:t>
      </w:r>
      <w:ins w:id="92611" w:author="מנוע מכני" w:date="2026-10-11T12:04:40Z">
        <w:r>
          <w:rPr>
            <w:rtl/>
          </w:rPr>
          <w:t xml:space="preserve">סתם</w:t>
        </w:r>
      </w:ins>
      <w:del w:id="92612" w:author="מנוע מכני" w:date="2026-10-11T12:04:40Z">
        <w:r>
          <w:rPr>
            <w:rtl/>
          </w:rPr>
          <w:delText xml:space="preserve">בעלמא</w:delText>
        </w:r>
      </w:del>
      <w:r>
        <w:rPr>
          <w:rtl/>
        </w:rPr>
        <w:t xml:space="preserve"> </w:t>
      </w:r>
      <w:r>
        <w:rPr>
          <w:rtl/>
        </w:rPr>
        <w:t xml:space="preserve">לא</w:t>
      </w:r>
      <w:r>
        <w:rPr>
          <w:rtl/>
        </w:rPr>
        <w:t xml:space="preserve"> </w:t>
      </w:r>
      <w:ins w:id="90937" w:author="מנוע מכני" w:date="2026-10-11T12:04:40Z">
        <w:r>
          <w:rPr>
            <w:rtl/>
          </w:rPr>
          <w:t xml:space="preserve">צריך</w:t>
        </w:r>
      </w:ins>
      <w:del w:id="90938" w:author="מנוע מכני" w:date="2026-10-11T12:04:40Z">
        <w:r>
          <w:rPr>
            <w:rtl/>
          </w:rPr>
          <w:delText xml:space="preserve">בעינן</w:delText>
        </w:r>
      </w:del>
      <w:r>
        <w:rPr>
          <w:rtl/>
        </w:rPr>
        <w:t xml:space="preserve"> בעלים.</w:t>
      </w:r>
    </w:p>
    <w:p w:rsidR="00DA63EC" w:rsidRDefault="00DA63EC" w:rsidP="00DA63EC">
      <w:pPr>
        <w:tabs>
          <w:tab w:val="center" w:pos="2835"/>
        </w:tabs>
        <w:rPr>
          <w:rtl/>
        </w:rPr>
      </w:pPr>
    </w:p>
    <w:p>
      <w:pPr>
        <w:pStyle w:val="afffff8"/>
        <w:rPr>
          <w:ins w:id="90739" w:author="קלוד" w:date="2026-10-11T12:32:08Z"/>
        </w:rPr>
      </w:pPr>
      <w:ins w:id="90740" w:author="קלוד" w:date="2026-10-11T12:32:08Z">
        <w:r>
          <w:rPr>
            <w:color w:val="7B3F00"/>
          </w:rPr>
          <w:t xml:space="preserve">'תורה' ו'חוקה' - אינו אלא לעכב, לרב</w:t>
        </w:r>
      </w:ins>
    </w:p>
    <w:p>
      <w:pPr>
        <w:pStyle w:val="38"/>
        <w:rPr>
          <w:ins w:id="98558" w:author="מנוע מכני" w:date="2026-10-11T12:04:40Z"/>
        </w:rPr>
      </w:pPr>
      <w:del w:id="98557" w:author="מנוע מכני" w:date="2026-10-11T12:04:40Z">
        <w:r>
          <w:delText xml:space="preserve">•</w:delText>
        </w:r>
      </w:del>
      <w:r>
        <w:t xml:space="preserve"> רב:</w:t>
      </w:r>
    </w:p>
    <w:p w:rsidR="00DA63EC" w:rsidRDefault="00DA63EC" w:rsidP="00DA63EC">
      <w:pPr>
        <w:tabs>
          <w:tab w:val="center" w:pos="2835"/>
        </w:tabs>
        <w:rPr>
          <w:rtl/>
        </w:rPr>
      </w:pPr>
      <w:del w:id="98559" w:author="מנוע מכני" w:date="2026-10-11T12:04:40Z">
        <w:r>
          <w:rPr>
            <w:rtl/>
          </w:rPr>
          <w:delText xml:space="preserve"> </w:delText>
        </w:r>
      </w:del>
      <w:r>
        <w:rPr>
          <w:rtl/>
        </w:rPr>
        <w:t xml:space="preserve">כל מקום שנא</w:t>
      </w:r>
      <w:r>
        <w:rPr>
          <w:rFonts w:hint="cs"/>
          <w:rtl/>
        </w:rPr>
        <w:t>'</w:t>
      </w:r>
      <w:r w:rsidRPr="00464129">
        <w:rPr>
          <w:rStyle w:val="afffff0"/>
          <w:rtl/>
        </w:rPr>
        <w:t xml:space="preserve"> </w:t>
      </w:r>
      <w:r w:rsidRPr="00464129">
        <w:rPr>
          <w:rStyle w:val="afffff0"/>
          <w:rFonts w:hint="cs"/>
          <w:rtl/>
        </w:rPr>
        <w:t>'</w:t>
      </w:r>
      <w:r w:rsidRPr="00464129">
        <w:rPr>
          <w:rStyle w:val="afffff0"/>
          <w:rtl/>
        </w:rPr>
        <w:t>תורה וחוקה</w:t>
      </w:r>
      <w:r w:rsidRPr="00464129">
        <w:rPr>
          <w:rStyle w:val="afffff0"/>
          <w:rFonts w:hint="cs"/>
          <w:rtl/>
        </w:rPr>
        <w:t>'</w:t>
      </w:r>
      <w:r w:rsidRPr="00464129">
        <w:rPr>
          <w:rStyle w:val="afffff0"/>
          <w:rtl/>
        </w:rPr>
        <w:t xml:space="preserve"> </w:t>
      </w:r>
      <w:r>
        <w:rPr>
          <w:rtl/>
        </w:rPr>
        <w:t>- אינו אלא לעכב.</w:t>
      </w:r>
    </w:p>
    <w:p w:rsidR="00DA63EC" w:rsidRDefault="00DA63EC" w:rsidP="00DA63EC">
      <w:pPr>
        <w:tabs>
          <w:tab w:val="center" w:pos="2835"/>
        </w:tabs>
        <w:rPr>
          <w:rtl/>
        </w:rPr>
      </w:pPr>
      <w:r>
        <w:rPr>
          <w:rFonts w:hint="cs"/>
          <w:rtl/>
        </w:rPr>
        <w:t>ד</w:t>
      </w:r>
      <w:r>
        <w:rPr>
          <w:rtl/>
        </w:rPr>
        <w:t xml:space="preserve">ס"ד תרתי בעיא, </w:t>
      </w:r>
      <w:r>
        <w:rPr>
          <w:rFonts w:hint="cs"/>
          <w:rtl/>
        </w:rPr>
        <w:t>ד'</w:t>
      </w:r>
      <w:r>
        <w:rPr>
          <w:rtl/>
        </w:rPr>
        <w:t xml:space="preserve">זאת חוקת התורה</w:t>
      </w:r>
      <w:ins w:id="94277" w:author="מנוע מכני" w:date="2026-10-11T12:04:40Z">
        <w:r>
          <w:rPr>
            <w:rtl/>
          </w:rPr>
          <w:t xml:space="preserve">,</w:t>
        </w:r>
      </w:ins>
      <w:del w:id="94278" w:author="מנוע מכני" w:date="2026-10-11T12:04:40Z">
        <w:r>
          <w:rPr>
            <w:rtl/>
          </w:rPr>
          <w:delText xml:space="preserve">;</w:delText>
        </w:r>
      </w:del>
      <w:r>
        <w:rPr>
          <w:rtl/>
        </w:rPr>
        <w:t xml:space="preserve"> (סימן: נת"ץ יקמ"ל) </w:t>
      </w:r>
    </w:p>
    <w:p>
      <w:pPr>
        <w:pStyle w:val="38"/>
        <w:rPr>
          <w:ins w:id="98560" w:author="מנוע מכני" w:date="2026-10-11T12:04:40Z"/>
        </w:rPr>
      </w:pPr>
      <w:r w:rsidRPr="00336727">
        <w:t xml:space="preserve">והך</w:t>
      </w:r>
    </w:p>
    <w:p w:rsidR="00DA63EC" w:rsidRDefault="00DA63EC" w:rsidP="00DA63EC">
      <w:pPr>
        <w:rPr>
          <w:rtl/>
        </w:rPr>
      </w:pPr>
      <w:del w:id="98561" w:author="מנוע מכני" w:date="2026-10-11T12:04:40Z">
        <w:r w:rsidRPr="00336727">
          <w:rPr>
            <w:rFonts w:hint="cs"/>
            <w:rtl/>
          </w:rPr>
          <w:delText xml:space="preserve"> </w:delText>
        </w:r>
      </w:del>
      <w:r w:rsidRPr="00336727">
        <w:rPr>
          <w:rFonts w:hint="cs"/>
          <w:rtl/>
        </w:rPr>
        <w:t xml:space="preserve">דנזיר דלא כתיב </w:t>
      </w:r>
      <w:ins w:id="92613" w:author="מנוע מכני" w:date="2026-10-11T12:04:40Z">
        <w:r>
          <w:rPr>
            <w:rFonts w:hint="cs"/>
            <w:rtl/>
          </w:rPr>
          <w:t xml:space="preserve">בו</w:t>
        </w:r>
      </w:ins>
      <w:del w:id="92614" w:author="מנוע מכני" w:date="2026-10-11T12:04:40Z">
        <w:r w:rsidRPr="00336727">
          <w:rPr>
            <w:rFonts w:hint="cs"/>
            <w:rtl/>
          </w:rPr>
          <w:delText xml:space="preserve">ביה</w:delText>
        </w:r>
      </w:del>
      <w:r w:rsidRPr="00464129">
        <w:rPr>
          <w:rStyle w:val="afffff0"/>
          <w:rFonts w:hint="cs"/>
          <w:rtl/>
        </w:rPr>
        <w:t xml:space="preserve"> 'תורה' </w:t>
      </w:r>
      <w:r w:rsidRPr="00336727">
        <w:rPr>
          <w:rFonts w:hint="cs"/>
          <w:rtl/>
        </w:rPr>
        <w:t xml:space="preserve">ואמר </w:t>
      </w:r>
      <w:r w:rsidRPr="00336727">
        <w:rPr>
          <w:rStyle w:val="2fb"/>
          <w:rFonts w:hint="cs"/>
          <w:rtl/>
        </w:rPr>
        <w:t xml:space="preserve">רב</w:t>
      </w:r>
      <w:r w:rsidRPr="00336727">
        <w:rPr>
          <w:rFonts w:hint="cs"/>
          <w:rtl/>
        </w:rPr>
        <w:t xml:space="preserve"> דתנופה בנזיר מעכבת -שאני ד'כן יעשה כמאן דכתיב </w:t>
      </w:r>
      <w:ins w:id="92615" w:author="מנוע מכני" w:date="2026-10-11T12:04:40Z">
        <w:r>
          <w:rPr>
            <w:rFonts w:hint="cs"/>
            <w:rtl/>
          </w:rPr>
          <w:t xml:space="preserve">בו</w:t>
        </w:r>
      </w:ins>
      <w:del w:id="92616" w:author="מנוע מכני" w:date="2026-10-11T12:04:40Z">
        <w:r w:rsidRPr="00336727">
          <w:rPr>
            <w:rFonts w:hint="cs"/>
            <w:rtl/>
          </w:rPr>
          <w:delText xml:space="preserve">ביה</w:delText>
        </w:r>
      </w:del>
      <w:r w:rsidRPr="00336727">
        <w:rPr>
          <w:rFonts w:hint="cs"/>
          <w:rtl/>
        </w:rPr>
        <w:t xml:space="preserve"> 'חוקה'</w:t>
      </w:r>
    </w:p>
    <w:p w:rsidR="00DA63EC" w:rsidRDefault="00DA63EC" w:rsidP="00DA63EC">
      <w:pPr>
        <w:tabs>
          <w:tab w:val="center" w:pos="2835"/>
        </w:tabs>
        <w:rPr>
          <w:rtl/>
        </w:rPr>
      </w:pPr>
      <w:r>
        <w:rPr>
          <w:rtl/>
        </w:rPr>
        <w:t xml:space="preserve">• </w:t>
      </w:r>
      <w:r>
        <w:rPr>
          <w:rFonts w:hint="cs"/>
          <w:rtl/>
        </w:rPr>
        <w:t>ות</w:t>
      </w:r>
      <w:r>
        <w:rPr>
          <w:rtl/>
        </w:rPr>
        <w:t xml:space="preserve">ודה דלא כתיבא בה </w:t>
      </w:r>
      <w:r>
        <w:rPr>
          <w:rFonts w:hint="cs"/>
          <w:rtl/>
        </w:rPr>
        <w:t>תו</w:t>
      </w:r>
      <w:r>
        <w:rPr>
          <w:rtl/>
        </w:rPr>
        <w:t>רה, ותנן: ארבעה שבתודה מעכבין זה את זה!</w:t>
      </w:r>
    </w:p>
    <w:p w:rsidR="00DA63EC" w:rsidRDefault="00DA63EC" w:rsidP="00DA63EC">
      <w:pPr>
        <w:pStyle w:val="affffb"/>
        <w:rPr>
          <w:rtl/>
        </w:rPr>
      </w:pPr>
      <w:r>
        <w:rPr>
          <w:rtl/>
        </w:rPr>
        <w:t xml:space="preserve">- שאני תודה, </w:t>
      </w:r>
      <w:ins w:id="97289" w:author="מנוע מכני" w:date="2026-10-11T12:04:40Z">
        <w:ins w:id="90055" w:author="Claude - סמנטי" w:date="2026-10-11T12:27:00Z">
          <w:r>
            <w:rPr>
              <w:rtl/>
            </w:rPr>
            <w:t xml:space="preserve">שהוקש</w:t>
          </w:r>
        </w:ins>
        <w:del w:id="90056" w:author="Claude - סמנטי" w:date="2026-10-11T12:27:00Z">
          <w:r>
            <w:rPr>
              <w:rtl/>
            </w:rPr>
            <w:delText xml:space="preserve">דהוקש</w:delText>
          </w:r>
        </w:del>
      </w:ins>
      <w:del w:id="97290" w:author="מנוע מכני" w:date="2026-10-11T12:04:40Z">
        <w:r>
          <w:rPr>
            <w:rtl/>
          </w:rPr>
          <w:delText xml:space="preserve">דאיתקש</w:delText>
        </w:r>
      </w:del>
      <w:r>
        <w:rPr>
          <w:rtl/>
        </w:rPr>
        <w:t xml:space="preserve"> לנזיר, </w:t>
      </w:r>
      <w:r w:rsidRPr="0046594B">
        <w:rPr>
          <w:rStyle w:val="afffff0"/>
          <w:rtl/>
        </w:rPr>
        <w:t>ד</w:t>
      </w:r>
      <w:r w:rsidRPr="0046594B">
        <w:rPr>
          <w:rStyle w:val="afffff0"/>
          <w:rFonts w:hint="cs"/>
          <w:rtl/>
        </w:rPr>
        <w:t>'</w:t>
      </w:r>
      <w:ins w:id="90053" w:author="Claude - סמנטי" w:date="2026-10-11T12:27:00Z">
        <w:r>
          <w:rPr>
            <w:rStyle w:val="afffff0"/>
            <w:rtl/>
          </w:rPr>
          <w:t xml:space="preserve">עַל זֶבַח תּוֹדַת שְׁלָמָיו</w:t>
        </w:r>
      </w:ins>
      <w:del w:id="90054" w:author="Claude - סמנטי" w:date="2026-10-11T12:27:00Z">
        <w:r w:rsidRPr="0046594B">
          <w:rPr>
            <w:rStyle w:val="afffff0"/>
            <w:rtl/>
          </w:rPr>
          <w:delText xml:space="preserve">על זבח תודת שלמיו</w:delText>
        </w:r>
      </w:del>
      <w:r w:rsidRPr="0046594B">
        <w:rPr>
          <w:rStyle w:val="afffff0"/>
          <w:rFonts w:hint="cs"/>
          <w:rtl/>
        </w:rPr>
        <w:t>'</w:t>
      </w:r>
      <w:r w:rsidRPr="0046594B">
        <w:rPr>
          <w:rStyle w:val="afffff0"/>
          <w:rtl/>
        </w:rPr>
        <w:t xml:space="preserve"> </w:t>
      </w:r>
      <w:r>
        <w:rPr>
          <w:rtl/>
        </w:rPr>
        <w:t>- לרבות שלמי נזיר.</w:t>
      </w:r>
    </w:p>
    <w:p w:rsidR="00DA63EC" w:rsidRDefault="00DA63EC" w:rsidP="00DA63EC">
      <w:pPr>
        <w:tabs>
          <w:tab w:val="center" w:pos="2835"/>
        </w:tabs>
        <w:rPr>
          <w:rtl/>
        </w:rPr>
      </w:pPr>
      <w:r>
        <w:rPr>
          <w:rtl/>
        </w:rPr>
        <w:t xml:space="preserve">• </w:t>
      </w:r>
      <w:r>
        <w:rPr>
          <w:rFonts w:hint="cs"/>
          <w:rtl/>
        </w:rPr>
        <w:t>ו</w:t>
      </w:r>
      <w:r>
        <w:rPr>
          <w:rtl/>
        </w:rPr>
        <w:t>מצורע ד</w:t>
      </w:r>
      <w:r>
        <w:rPr>
          <w:rFonts w:hint="cs"/>
          <w:rtl/>
        </w:rPr>
        <w:t>כתיב</w:t>
      </w:r>
      <w:r>
        <w:rPr>
          <w:rtl/>
        </w:rPr>
        <w:t xml:space="preserve"> </w:t>
      </w:r>
      <w:ins w:id="92617" w:author="מנוע מכני" w:date="2026-10-11T12:04:40Z">
        <w:r>
          <w:rPr>
            <w:rtl/>
          </w:rPr>
          <w:t xml:space="preserve">בו</w:t>
        </w:r>
      </w:ins>
      <w:del w:id="92618" w:author="מנוע מכני" w:date="2026-10-11T12:04:40Z">
        <w:r>
          <w:rPr>
            <w:rtl/>
          </w:rPr>
          <w:delText xml:space="preserve">ביה</w:delText>
        </w:r>
      </w:del>
      <w:r>
        <w:rPr>
          <w:rtl/>
        </w:rPr>
        <w:t xml:space="preserve"> תורה, ותנן: ארבעה מינין שבמצורע מעכבין זה את זה!</w:t>
      </w:r>
    </w:p>
    <w:p>
      <w:pPr>
        <w:pStyle w:val="38"/>
        <w:rPr>
          <w:ins w:id="102411" w:author="מנוע מכני" w:date="2026-10-11T12:04:40Z"/>
        </w:rPr>
      </w:pPr>
      <w:r>
        <w:t xml:space="preserve">- שאני </w:t>
      </w:r>
      <w:ins w:id="90939" w:author="מנוע מכני" w:date="2026-10-11T12:04:40Z">
        <w:r>
          <w:t xml:space="preserve">שם</w:t>
        </w:r>
      </w:ins>
      <w:del w:id="90940" w:author="מנוע מכני" w:date="2026-10-11T12:04:40Z">
        <w:r>
          <w:delText xml:space="preserve">התם</w:delText>
        </w:r>
      </w:del>
      <w:r>
        <w:t xml:space="preserve">,</w:t>
      </w:r>
    </w:p>
    <w:p w:rsidR="00DA63EC" w:rsidRDefault="00DA63EC" w:rsidP="00DA63EC">
      <w:pPr>
        <w:pStyle w:val="affffb"/>
        <w:rPr>
          <w:rtl/>
        </w:rPr>
      </w:pPr>
      <w:del w:id="102412" w:author="מנוע מכני" w:date="2026-10-11T12:04:40Z">
        <w:r>
          <w:rPr>
            <w:rtl/>
          </w:rPr>
          <w:delText xml:space="preserve"> </w:delText>
        </w:r>
      </w:del>
      <w:r w:rsidRPr="0046594B">
        <w:rPr>
          <w:rStyle w:val="afffff0"/>
          <w:rFonts w:hint="cs"/>
          <w:rtl/>
        </w:rPr>
        <w:t>ד'</w:t>
      </w:r>
      <w:ins w:id="90419" w:author="Claude - סמנטי" w:date="2026-10-11T12:27:00Z">
        <w:r>
          <w:rPr>
            <w:rStyle w:val="afffff0"/>
            <w:rtl/>
          </w:rPr>
          <w:t xml:space="preserve">זֹאת תִּהְיֶה תּוֹרַת הַמְּצוֹרָע</w:t>
        </w:r>
      </w:ins>
      <w:del w:id="90420" w:author="Claude - סמנטי" w:date="2026-10-11T12:27:00Z">
        <w:r w:rsidRPr="0046594B">
          <w:rPr>
            <w:rStyle w:val="afffff0"/>
            <w:rtl/>
          </w:rPr>
          <w:delText xml:space="preserve">זאת תהיה תורת המצורע</w:delText>
        </w:r>
      </w:del>
      <w:r w:rsidRPr="0046594B">
        <w:rPr>
          <w:rStyle w:val="afffff0"/>
          <w:rFonts w:hint="cs"/>
          <w:rtl/>
        </w:rPr>
        <w:t>'</w:t>
      </w:r>
      <w:r w:rsidRPr="0046594B">
        <w:rPr>
          <w:rStyle w:val="afffff0"/>
          <w:rtl/>
        </w:rPr>
        <w:t>,</w:t>
      </w:r>
      <w:r>
        <w:rPr>
          <w:rtl/>
        </w:rPr>
        <w:t xml:space="preserve"> כמאן דכתיב </w:t>
      </w:r>
      <w:ins w:id="92619" w:author="מנוע מכני" w:date="2026-10-11T12:04:40Z">
        <w:r>
          <w:rPr>
            <w:rtl/>
          </w:rPr>
          <w:t xml:space="preserve">בו</w:t>
        </w:r>
      </w:ins>
      <w:del w:id="92620" w:author="מנוע מכני" w:date="2026-10-11T12:04:40Z">
        <w:r>
          <w:rPr>
            <w:rtl/>
          </w:rPr>
          <w:delText xml:space="preserve">ביה</w:delText>
        </w:r>
      </w:del>
      <w:r>
        <w:rPr>
          <w:rtl/>
        </w:rPr>
        <w:t xml:space="preserve"> חוקה.</w:t>
      </w:r>
    </w:p>
    <w:p w:rsidR="00DA63EC" w:rsidRDefault="00DA63EC" w:rsidP="00DA63EC">
      <w:pPr>
        <w:tabs>
          <w:tab w:val="center" w:pos="2835"/>
        </w:tabs>
        <w:rPr>
          <w:rtl/>
        </w:rPr>
      </w:pPr>
      <w:r>
        <w:rPr>
          <w:rtl/>
        </w:rPr>
        <w:t>• ו</w:t>
      </w:r>
      <w:r>
        <w:rPr>
          <w:rFonts w:hint="cs"/>
          <w:rtl/>
        </w:rPr>
        <w:t>יוה</w:t>
      </w:r>
      <w:r>
        <w:rPr>
          <w:rtl/>
        </w:rPr>
        <w:t>"</w:t>
      </w:r>
      <w:r>
        <w:rPr>
          <w:rFonts w:hint="cs"/>
          <w:rtl/>
        </w:rPr>
        <w:t xml:space="preserve">כ </w:t>
      </w:r>
      <w:r>
        <w:rPr>
          <w:rtl/>
        </w:rPr>
        <w:t xml:space="preserve">דלא כתיב </w:t>
      </w:r>
      <w:ins w:id="92621" w:author="מנוע מכני" w:date="2026-10-11T12:04:40Z">
        <w:r>
          <w:rPr>
            <w:rtl/>
          </w:rPr>
          <w:t xml:space="preserve">בו</w:t>
        </w:r>
      </w:ins>
      <w:del w:id="92622" w:author="מנוע מכני" w:date="2026-10-11T12:04:40Z">
        <w:r>
          <w:rPr>
            <w:rtl/>
          </w:rPr>
          <w:delText xml:space="preserve">ביה</w:delText>
        </w:r>
      </w:del>
      <w:r>
        <w:rPr>
          <w:rtl/>
        </w:rPr>
        <w:t xml:space="preserve"> חוקה, ותנן: שני שעירי יוה"כ מעכבין זה את זה!</w:t>
      </w:r>
      <w:r>
        <w:rPr>
          <w:rFonts w:hint="cs"/>
          <w:rtl/>
        </w:rPr>
        <w:t xml:space="preserve"> כתיב תודה </w:t>
      </w:r>
    </w:p>
    <w:p w:rsidR="00DA63EC" w:rsidRPr="00E105BC" w:rsidRDefault="00DA63EC" w:rsidP="00DA63EC">
      <w:pPr>
        <w:tabs>
          <w:tab w:val="center" w:pos="2835"/>
        </w:tabs>
        <w:rPr>
          <w:spacing w:val="-2"/>
          <w:rtl/>
        </w:rPr>
      </w:pPr>
      <w:r w:rsidRPr="00E105BC">
        <w:rPr>
          <w:rFonts w:hint="cs"/>
          <w:spacing w:val="-2"/>
          <w:rtl/>
        </w:rPr>
        <w:t>ו</w:t>
      </w:r>
      <w:r w:rsidRPr="00E105BC">
        <w:rPr>
          <w:spacing w:val="-2"/>
          <w:rtl/>
        </w:rPr>
        <w:t xml:space="preserve">שאר קרבנות דכתיב </w:t>
      </w:r>
      <w:ins w:id="92623" w:author="מנוע מכני" w:date="2026-10-11T12:04:40Z">
        <w:r>
          <w:rPr>
            <w:spacing w:val="-2"/>
            <w:rtl/>
          </w:rPr>
          <w:t xml:space="preserve">בהם</w:t>
        </w:r>
      </w:ins>
      <w:del w:id="92624" w:author="מנוע מכני" w:date="2026-10-11T12:04:40Z">
        <w:r w:rsidRPr="00E105BC">
          <w:rPr>
            <w:spacing w:val="-2"/>
            <w:rtl/>
          </w:rPr>
          <w:delText xml:space="preserve">בהו</w:delText>
        </w:r>
      </w:del>
      <w:r w:rsidRPr="00E105BC">
        <w:rPr>
          <w:spacing w:val="-2"/>
          <w:rtl/>
        </w:rPr>
        <w:t xml:space="preserve"> תורה, ולא מעכבי!</w:t>
      </w:r>
      <w:r w:rsidRPr="00E105BC">
        <w:rPr>
          <w:rFonts w:hint="cs"/>
          <w:spacing w:val="-2"/>
          <w:rtl/>
        </w:rPr>
        <w:t xml:space="preserve"> </w:t>
      </w:r>
      <w:ins w:id="94009" w:author="מנוע מכני" w:date="2026-10-11T12:04:40Z">
        <w:r>
          <w:rPr>
            <w:rFonts w:hint="cs"/>
            <w:spacing w:val="-2"/>
            <w:rtl/>
          </w:rPr>
          <w:t xml:space="preserve">אף</w:t>
        </w:r>
      </w:ins>
      <w:del w:id="94010" w:author="מנוע מכני" w:date="2026-10-11T12:04:40Z">
        <w:r w:rsidRPr="00E105BC">
          <w:rPr>
            <w:rFonts w:hint="cs"/>
            <w:spacing w:val="-2"/>
            <w:rtl/>
          </w:rPr>
          <w:delText xml:space="preserve">אע</w:delText>
        </w:r>
        <w:r w:rsidRPr="00E105BC">
          <w:rPr>
            <w:spacing w:val="-2"/>
            <w:rtl/>
          </w:rPr>
          <w:delText xml:space="preserve">"</w:delText>
        </w:r>
        <w:r w:rsidRPr="00E105BC">
          <w:rPr>
            <w:rFonts w:hint="cs"/>
            <w:spacing w:val="-2"/>
            <w:rtl/>
          </w:rPr>
          <w:delText xml:space="preserve">ג</w:delText>
        </w:r>
      </w:del>
      <w:r w:rsidRPr="00E105BC">
        <w:rPr>
          <w:rFonts w:hint="cs"/>
          <w:spacing w:val="-2"/>
          <w:rtl/>
        </w:rPr>
        <w:t xml:space="preserve"> דכתיב תורה </w:t>
      </w:r>
      <w:ins w:id="96061" w:author="מנוע מכני" w:date="2026-10-11T12:04:40Z">
        <w:r>
          <w:rPr>
            <w:rFonts w:hint="cs"/>
            <w:spacing w:val="-2"/>
            <w:rtl/>
          </w:rPr>
          <w:t xml:space="preserve">אם </w:t>
        </w:r>
      </w:ins>
      <w:del w:id="96062" w:author="מנוע מכני" w:date="2026-10-11T12:04:40Z">
        <w:r w:rsidRPr="00E105BC">
          <w:rPr>
            <w:rFonts w:hint="cs"/>
            <w:spacing w:val="-2"/>
            <w:rtl/>
          </w:rPr>
          <w:delText xml:space="preserve">אי </w:delText>
        </w:r>
      </w:del>
      <w:r w:rsidRPr="00E105BC">
        <w:rPr>
          <w:rFonts w:hint="cs"/>
          <w:spacing w:val="-2"/>
          <w:rtl/>
        </w:rPr>
        <w:t xml:space="preserve">כתיב חוקה אין </w:t>
      </w:r>
      <w:ins w:id="96063" w:author="מנוע מכני" w:date="2026-10-11T12:04:40Z">
        <w:r>
          <w:rPr>
            <w:rFonts w:hint="cs"/>
            <w:spacing w:val="-2"/>
            <w:rtl/>
          </w:rPr>
          <w:t xml:space="preserve">ואם </w:t>
        </w:r>
      </w:ins>
      <w:del w:id="96064" w:author="מנוע מכני" w:date="2026-10-11T12:04:40Z">
        <w:r w:rsidRPr="00E105BC">
          <w:rPr>
            <w:rFonts w:hint="cs"/>
            <w:spacing w:val="-2"/>
            <w:rtl/>
          </w:rPr>
          <w:delText xml:space="preserve">ואי </w:delText>
        </w:r>
      </w:del>
      <w:r w:rsidRPr="00E105BC">
        <w:rPr>
          <w:rFonts w:hint="cs"/>
          <w:spacing w:val="-2"/>
          <w:rtl/>
        </w:rPr>
        <w:t xml:space="preserve">לא</w:t>
      </w:r>
      <w:r w:rsidRPr="00E105BC">
        <w:rPr>
          <w:rFonts w:hint="cs"/>
          <w:spacing w:val="-2"/>
          <w:rtl/>
        </w:rPr>
        <w:t xml:space="preserve"> </w:t>
      </w:r>
      <w:r w:rsidRPr="00E105BC">
        <w:rPr>
          <w:rFonts w:hint="cs"/>
          <w:spacing w:val="-2"/>
          <w:rtl/>
        </w:rPr>
        <w:t xml:space="preserve">לא</w:t>
      </w:r>
      <w:r w:rsidRPr="00E105BC">
        <w:rPr>
          <w:rFonts w:hint="cs"/>
          <w:spacing w:val="-2"/>
          <w:rtl/>
        </w:rPr>
        <w:t xml:space="preserve"> </w:t>
      </w:r>
    </w:p>
    <w:p w:rsidR="00DA63EC" w:rsidRDefault="00DA63EC" w:rsidP="00DA63EC">
      <w:pPr>
        <w:tabs>
          <w:tab w:val="center" w:pos="2835"/>
        </w:tabs>
        <w:rPr>
          <w:rtl/>
        </w:rPr>
      </w:pPr>
      <w:r>
        <w:rPr>
          <w:rtl/>
        </w:rPr>
        <w:t xml:space="preserve">• ומנחה דכתיב בה חוקה, ואמר </w:t>
      </w:r>
      <w:r>
        <w:rPr>
          <w:rStyle w:val="2fb"/>
          <w:rtl/>
        </w:rPr>
        <w:t xml:space="preserve">רב</w:t>
      </w:r>
      <w:r>
        <w:rPr>
          <w:rtl/>
        </w:rPr>
        <w:t xml:space="preserve">: כל מקום שהחזיר הכתוב בתורת מנחה אינו אלא לעכב, החזיר אין, </w:t>
      </w:r>
      <w:r>
        <w:rPr>
          <w:rtl/>
        </w:rPr>
        <w:t xml:space="preserve">לא</w:t>
      </w:r>
      <w:r>
        <w:rPr>
          <w:rtl/>
        </w:rPr>
        <w:t xml:space="preserve"> החזיר </w:t>
      </w:r>
      <w:r>
        <w:rPr>
          <w:rtl/>
        </w:rPr>
        <w:t xml:space="preserve">לא</w:t>
      </w:r>
      <w:r>
        <w:rPr>
          <w:rtl/>
        </w:rPr>
        <w:t xml:space="preserve">!</w:t>
      </w:r>
    </w:p>
    <w:p>
      <w:pPr>
        <w:pStyle w:val="38"/>
        <w:rPr>
          <w:ins w:id="102413" w:author="מנוע מכני" w:date="2026-10-11T12:04:40Z"/>
        </w:rPr>
      </w:pPr>
      <w:r>
        <w:t xml:space="preserve">- שאני </w:t>
      </w:r>
      <w:ins w:id="90941" w:author="מנוע מכני" w:date="2026-10-11T12:04:40Z">
        <w:r>
          <w:t xml:space="preserve">שם</w:t>
        </w:r>
      </w:ins>
      <w:del w:id="90942" w:author="מנוע מכני" w:date="2026-10-11T12:04:40Z">
        <w:r>
          <w:delText xml:space="preserve">התם</w:delText>
        </w:r>
      </w:del>
      <w:r>
        <w:t xml:space="preserve">,</w:t>
      </w:r>
    </w:p>
    <w:p w:rsidR="00DA63EC" w:rsidRDefault="00DA63EC" w:rsidP="00DA63EC">
      <w:pPr>
        <w:pStyle w:val="affffb"/>
        <w:rPr>
          <w:rtl/>
        </w:rPr>
      </w:pPr>
      <w:del w:id="102414" w:author="מנוע מכני" w:date="2026-10-11T12:04:40Z">
        <w:r>
          <w:rPr>
            <w:rtl/>
          </w:rPr>
          <w:delText xml:space="preserve"> </w:delText>
        </w:r>
      </w:del>
      <w:r>
        <w:rPr>
          <w:rtl/>
        </w:rPr>
        <w:t xml:space="preserve">דכי כתיבא חוקה - אאכילה כתיבא.</w:t>
      </w:r>
    </w:p>
    <w:p w:rsidR="00DA63EC" w:rsidRDefault="00DA63EC" w:rsidP="00DA63EC">
      <w:pPr>
        <w:tabs>
          <w:tab w:val="center" w:pos="2835"/>
        </w:tabs>
        <w:rPr>
          <w:rtl/>
        </w:rPr>
      </w:pPr>
      <w:r>
        <w:rPr>
          <w:rtl/>
        </w:rPr>
        <w:t>• ולחם הפנים, דכתיב חוקה אאכילה כתיבא, ותנן: שני סדרים מעכבין זה את זה, שני בזיכין מעכבין זה את זה, הסדרין והבזיכין מעכבין זה את זה!</w:t>
      </w:r>
    </w:p>
    <w:p>
      <w:pPr>
        <w:pStyle w:val="38"/>
        <w:rPr>
          <w:ins w:id="102415" w:author="מנוע מכני" w:date="2026-10-11T12:04:40Z"/>
        </w:rPr>
      </w:pPr>
      <w:r>
        <w:t xml:space="preserve">- אלא,</w:t>
      </w:r>
    </w:p>
    <w:p w:rsidR="00DA63EC" w:rsidRDefault="00DA63EC" w:rsidP="00DA63EC">
      <w:pPr>
        <w:pStyle w:val="affffb"/>
      </w:pPr>
      <w:del w:id="102416" w:author="מנוע מכני" w:date="2026-10-11T12:04:40Z">
        <w:r>
          <w:rPr>
            <w:rtl/>
          </w:rPr>
          <w:delText xml:space="preserve"> </w:delText>
        </w:r>
      </w:del>
      <w:r>
        <w:rPr>
          <w:rtl/>
        </w:rPr>
        <w:t xml:space="preserve">כל </w:t>
      </w:r>
      <w:ins w:id="90945" w:author="מנוע מכני" w:date="2026-10-11T12:04:40Z">
        <w:r>
          <w:rPr>
            <w:rtl/>
          </w:rPr>
          <w:t xml:space="preserve">מקום</w:t>
        </w:r>
      </w:ins>
      <w:del w:id="90946" w:author="מנוע מכני" w:date="2026-10-11T12:04:40Z">
        <w:r>
          <w:rPr>
            <w:rtl/>
          </w:rPr>
          <w:delText xml:space="preserve">היכא</w:delText>
        </w:r>
      </w:del>
      <w:r>
        <w:rPr>
          <w:rtl/>
        </w:rPr>
        <w:t xml:space="preserve"> דכתיבא אאכילה אכולא </w:t>
      </w:r>
      <w:ins w:id="90943" w:author="מנוע מכני" w:date="2026-10-11T12:04:40Z">
        <w:r>
          <w:rPr>
            <w:rtl/>
          </w:rPr>
          <w:t xml:space="preserve">דבר</w:t>
        </w:r>
      </w:ins>
      <w:del w:id="90944" w:author="מנוע מכני" w:date="2026-10-11T12:04:40Z">
        <w:r>
          <w:rPr>
            <w:rtl/>
          </w:rPr>
          <w:delText xml:space="preserve">מילתא</w:delText>
        </w:r>
      </w:del>
      <w:r>
        <w:rPr>
          <w:rtl/>
        </w:rPr>
        <w:t xml:space="preserve"> כתיבא, </w:t>
      </w:r>
    </w:p>
    <w:p>
      <w:pPr>
        <w:pStyle w:val="38"/>
        <w:rPr>
          <w:ins w:id="102417" w:author="מנוע מכני" w:date="2026-10-11T12:04:40Z"/>
        </w:rPr>
      </w:pPr>
      <w:r>
        <w:t xml:space="preserve">- שאני </w:t>
      </w:r>
      <w:ins w:id="90947" w:author="מנוע מכני" w:date="2026-10-11T12:04:40Z">
        <w:r>
          <w:t xml:space="preserve">שם</w:t>
        </w:r>
      </w:ins>
      <w:del w:id="90948" w:author="מנוע מכני" w:date="2026-10-11T12:04:40Z">
        <w:r>
          <w:delText xml:space="preserve">התם</w:delText>
        </w:r>
      </w:del>
      <w:r>
        <w:t xml:space="preserve">,</w:t>
      </w:r>
    </w:p>
    <w:p w:rsidR="00DA63EC" w:rsidRDefault="00DA63EC" w:rsidP="00DA63EC">
      <w:pPr>
        <w:pStyle w:val="affffb"/>
        <w:rPr>
          <w:rtl/>
        </w:rPr>
      </w:pPr>
      <w:del w:id="102418" w:author="מנוע מכני" w:date="2026-10-11T12:04:40Z">
        <w:r>
          <w:rPr>
            <w:rtl/>
          </w:rPr>
          <w:delText xml:space="preserve"> </w:delText>
        </w:r>
      </w:del>
      <w:r w:rsidRPr="0046594B">
        <w:rPr>
          <w:rStyle w:val="afffff0"/>
          <w:rtl/>
        </w:rPr>
        <w:t>ד</w:t>
      </w:r>
      <w:r w:rsidRPr="0046594B">
        <w:rPr>
          <w:rStyle w:val="afffff0"/>
          <w:rFonts w:hint="cs"/>
          <w:rtl/>
        </w:rPr>
        <w:t>'</w:t>
      </w:r>
      <w:ins w:id="90421" w:author="Claude - סמנטי" w:date="2026-10-11T12:27:00Z">
        <w:r>
          <w:rPr>
            <w:rStyle w:val="afffff0"/>
            <w:rtl/>
          </w:rPr>
          <w:t xml:space="preserve">מִגִּרְשָׂהּ וּמִשַּׁמְנָהּ</w:t>
        </w:r>
      </w:ins>
      <w:del w:id="90422" w:author="Claude - סמנטי" w:date="2026-10-11T12:27:00Z">
        <w:r w:rsidRPr="0046594B">
          <w:rPr>
            <w:rStyle w:val="afffff0"/>
            <w:rtl/>
          </w:rPr>
          <w:delText xml:space="preserve">מגרשה ומשמנה</w:delText>
        </w:r>
      </w:del>
      <w:r w:rsidRPr="0046594B">
        <w:rPr>
          <w:rStyle w:val="afffff0"/>
          <w:rFonts w:hint="cs"/>
          <w:rtl/>
        </w:rPr>
        <w:t>'</w:t>
      </w:r>
      <w:r w:rsidRPr="0046594B">
        <w:rPr>
          <w:rStyle w:val="afffff0"/>
          <w:rtl/>
        </w:rPr>
        <w:t>,</w:t>
      </w:r>
      <w:r>
        <w:rPr>
          <w:rtl/>
        </w:rPr>
        <w:t xml:space="preserve"> גרש ושמן מעכבין, ואין דבר אחר מעכב.</w:t>
      </w:r>
    </w:p>
    <w:p w:rsidR="00DA63EC" w:rsidRDefault="00DA63EC" w:rsidP="00DA63EC">
      <w:pPr>
        <w:pStyle w:val="afff3"/>
        <w:framePr w:wrap="around"/>
        <w:rPr>
          <w:rtl/>
        </w:rPr>
      </w:pPr>
      <w:r>
        <w:rPr>
          <w:rFonts w:hint="cs"/>
          <w:rtl/>
        </w:rPr>
        <w:t>יט:</w:t>
      </w:r>
    </w:p>
    <w:p w:rsidR="00DA63EC" w:rsidRDefault="00DA63EC" w:rsidP="00DA63EC">
      <w:pPr>
        <w:tabs>
          <w:tab w:val="center" w:pos="2835"/>
        </w:tabs>
        <w:rPr>
          <w:b/>
          <w:bCs/>
          <w:rtl/>
        </w:rPr>
      </w:pPr>
    </w:p>
    <w:p>
      <w:pPr>
        <w:pStyle w:val="38"/>
        <w:rPr>
          <w:ins w:id="98563" w:author="מנוע מכני" w:date="2026-10-11T12:04:40Z"/>
        </w:rPr>
      </w:pPr>
      <w:del w:id="98562" w:author="מנוע מכני" w:date="2026-10-11T12:04:40Z">
        <w:r w:rsidRPr="003E6863">
          <w:delText xml:space="preserve">•</w:delText>
        </w:r>
      </w:del>
      <w:r w:rsidRPr="003E6863">
        <w:t xml:space="preserve"> גופא</w:t>
      </w:r>
      <w:r>
        <w:t xml:space="preserve"> </w:t>
      </w:r>
      <w:r>
        <w:t>מ</w:t>
      </w:r>
      <w:r>
        <w:t xml:space="preserve">רב:</w:t>
      </w:r>
    </w:p>
    <w:p w:rsidR="00DA63EC" w:rsidRDefault="00DA63EC" w:rsidP="00DA63EC">
      <w:pPr>
        <w:tabs>
          <w:tab w:val="center" w:pos="2835"/>
        </w:tabs>
        <w:rPr>
          <w:rtl/>
        </w:rPr>
      </w:pPr>
      <w:del w:id="98564" w:author="מנוע מכני" w:date="2026-10-11T12:04:40Z">
        <w:r>
          <w:rPr>
            <w:rtl/>
          </w:rPr>
          <w:delText xml:space="preserve"> </w:delText>
        </w:r>
      </w:del>
      <w:r>
        <w:rPr>
          <w:rtl/>
        </w:rPr>
        <w:t xml:space="preserve">כל מקום שהחזיר לך הכתוב בתורה מנחה אינו אלא לעכב</w:t>
      </w:r>
      <w:ins w:id="94279" w:author="מנוע מכני" w:date="2026-10-11T12:04:40Z">
        <w:r>
          <w:rPr>
            <w:rtl/>
          </w:rPr>
          <w:t xml:space="preserve">,</w:t>
        </w:r>
      </w:ins>
      <w:del w:id="94280" w:author="מנוע מכני" w:date="2026-10-11T12:04:40Z">
        <w:r>
          <w:rPr>
            <w:rtl/>
          </w:rPr>
          <w:delText xml:space="preserve">;</w:delText>
        </w:r>
      </w:del>
      <w:r>
        <w:rPr>
          <w:rtl/>
        </w:rPr>
        <w:t xml:space="preserve"> </w:t>
      </w:r>
    </w:p>
    <w:p>
      <w:pPr>
        <w:pStyle w:val="38"/>
        <w:rPr>
          <w:ins w:id="98565" w:author="מנוע מכני" w:date="2026-10-11T12:04:40Z"/>
        </w:rPr>
      </w:pPr>
      <w:r>
        <w:t>ו</w:t>
      </w:r>
      <w:r>
        <w:t>ל</w:t>
      </w:r>
      <w:r>
        <w:t xml:space="preserve">שמואל</w:t>
      </w:r>
      <w:del w:id="102485" w:author="מנוע מכני" w:date="2026-10-11T12:04:40Z">
        <w:r>
          <w:delText xml:space="preserve"> אמר</w:delText>
        </w:r>
      </w:del>
      <w:r>
        <w:t xml:space="preserve">:</w:t>
      </w:r>
    </w:p>
    <w:p w:rsidR="00DA63EC" w:rsidRDefault="00DA63EC" w:rsidP="00DA63EC">
      <w:pPr>
        <w:tabs>
          <w:tab w:val="center" w:pos="2835"/>
        </w:tabs>
        <w:rPr>
          <w:rtl/>
        </w:rPr>
      </w:pPr>
      <w:del w:id="98566" w:author="מנוע מכני" w:date="2026-10-11T12:04:40Z">
        <w:r>
          <w:rPr>
            <w:rtl/>
          </w:rPr>
          <w:delText xml:space="preserve"> </w:delText>
        </w:r>
      </w:del>
      <w:r>
        <w:rPr>
          <w:rtl/>
        </w:rPr>
        <w:t xml:space="preserve">גרש ושמן מעכבין, ואין דבר אחר מעכב.</w:t>
      </w:r>
    </w:p>
    <w:p w:rsidR="00DA63EC" w:rsidRDefault="00DA63EC" w:rsidP="00DA63EC">
      <w:pPr>
        <w:tabs>
          <w:tab w:val="center" w:pos="2835"/>
        </w:tabs>
        <w:rPr>
          <w:rtl/>
        </w:rPr>
      </w:pPr>
      <w:r>
        <w:rPr>
          <w:rStyle w:val="2fb"/>
          <w:rtl/>
        </w:rPr>
        <w:t xml:space="preserve">ולשמואל</w:t>
      </w:r>
      <w:r>
        <w:rPr>
          <w:rtl/>
        </w:rPr>
        <w:t xml:space="preserve">, </w:t>
      </w:r>
      <w:ins w:id="94011" w:author="מנוע מכני" w:date="2026-10-11T12:04:40Z">
        <w:r>
          <w:rPr>
            <w:rtl/>
          </w:rPr>
          <w:t xml:space="preserve">אף</w:t>
        </w:r>
      </w:ins>
      <w:del w:id="94012" w:author="מנוע מכני" w:date="2026-10-11T12:04:40Z">
        <w:r>
          <w:rPr>
            <w:rtl/>
          </w:rPr>
          <w:delText xml:space="preserve">אע"ג</w:delText>
        </w:r>
      </w:del>
      <w:r>
        <w:rPr>
          <w:rtl/>
        </w:rPr>
        <w:t xml:space="preserve"> דתנא </w:t>
      </w:r>
      <w:ins w:id="92627" w:author="מנוע מכני" w:date="2026-10-11T12:04:40Z">
        <w:r>
          <w:rPr>
            <w:rtl/>
          </w:rPr>
          <w:t xml:space="preserve">בו</w:t>
        </w:r>
      </w:ins>
      <w:del w:id="92628" w:author="מנוע מכני" w:date="2026-10-11T12:04:40Z">
        <w:r>
          <w:rPr>
            <w:rtl/>
          </w:rPr>
          <w:delText xml:space="preserve">ביה</w:delText>
        </w:r>
      </w:del>
      <w:r>
        <w:rPr>
          <w:rtl/>
        </w:rPr>
        <w:t xml:space="preserve"> קרא </w:t>
      </w:r>
      <w:r>
        <w:rPr>
          <w:rtl/>
        </w:rPr>
        <w:t xml:space="preserve">לא</w:t>
      </w:r>
      <w:r>
        <w:rPr>
          <w:rtl/>
        </w:rPr>
        <w:t xml:space="preserve"> מעכבא </w:t>
      </w:r>
      <w:ins w:id="92625" w:author="מנוע מכני" w:date="2026-10-11T12:04:40Z">
        <w:r>
          <w:rPr>
            <w:rtl/>
          </w:rPr>
          <w:t xml:space="preserve">לו</w:t>
        </w:r>
      </w:ins>
      <w:del w:id="92626" w:author="מנוע מכני" w:date="2026-10-11T12:04:40Z">
        <w:r>
          <w:rPr>
            <w:rtl/>
          </w:rPr>
          <w:delText xml:space="preserve">ליה</w:delText>
        </w:r>
      </w:del>
      <w:r>
        <w:rPr>
          <w:rtl/>
        </w:rPr>
        <w:t xml:space="preserve">? אלא, כל </w:t>
      </w:r>
      <w:ins w:id="90949" w:author="מנוע מכני" w:date="2026-10-11T12:04:40Z">
        <w:r>
          <w:rPr>
            <w:rtl/>
          </w:rPr>
          <w:t xml:space="preserve">מקום</w:t>
        </w:r>
      </w:ins>
      <w:del w:id="90950" w:author="מנוע מכני" w:date="2026-10-11T12:04:40Z">
        <w:r>
          <w:rPr>
            <w:rtl/>
          </w:rPr>
          <w:delText xml:space="preserve">היכא</w:delText>
        </w:r>
      </w:del>
      <w:r>
        <w:rPr>
          <w:rtl/>
        </w:rPr>
        <w:t xml:space="preserve"> דתנא </w:t>
      </w:r>
      <w:ins w:id="92629" w:author="מנוע מכני" w:date="2026-10-11T12:04:40Z">
        <w:r>
          <w:rPr>
            <w:rtl/>
          </w:rPr>
          <w:t xml:space="preserve">בו</w:t>
        </w:r>
      </w:ins>
      <w:del w:id="92630" w:author="מנוע מכני" w:date="2026-10-11T12:04:40Z">
        <w:r>
          <w:rPr>
            <w:rtl/>
          </w:rPr>
          <w:delText xml:space="preserve">ביה</w:delText>
        </w:r>
      </w:del>
      <w:r>
        <w:rPr>
          <w:rtl/>
        </w:rPr>
        <w:t xml:space="preserve"> קרא ודאי מעכבא, </w:t>
      </w:r>
      <w:ins w:id="90951" w:author="מנוע מכני" w:date="2026-10-11T12:04:40Z">
        <w:r>
          <w:rPr>
            <w:rtl/>
          </w:rPr>
          <w:t xml:space="preserve">וכאן</w:t>
        </w:r>
      </w:ins>
      <w:del w:id="90952" w:author="מנוע מכני" w:date="2026-10-11T12:04:40Z">
        <w:r>
          <w:rPr>
            <w:rtl/>
          </w:rPr>
          <w:delText xml:space="preserve">והכא</w:delText>
        </w:r>
      </w:del>
      <w:r>
        <w:rPr>
          <w:rtl/>
        </w:rPr>
        <w:t xml:space="preserve"> במלא קומצו בקומצו מיפלגי, </w:t>
      </w:r>
      <w:r w:rsidRPr="0046594B">
        <w:rPr>
          <w:rStyle w:val="afffff0"/>
          <w:rtl/>
        </w:rPr>
        <w:t>ד</w:t>
      </w:r>
      <w:r w:rsidRPr="0046594B">
        <w:rPr>
          <w:rStyle w:val="afffff0"/>
          <w:rFonts w:hint="cs"/>
          <w:rtl/>
        </w:rPr>
        <w:t>'</w:t>
      </w:r>
      <w:r w:rsidRPr="0046594B">
        <w:rPr>
          <w:rStyle w:val="afffff0"/>
          <w:rtl/>
        </w:rPr>
        <w:t>מלא קומצו בקומצו</w:t>
      </w:r>
      <w:r w:rsidRPr="0046594B">
        <w:rPr>
          <w:rStyle w:val="afffff0"/>
          <w:rFonts w:hint="cs"/>
          <w:rtl/>
        </w:rPr>
        <w:t>'</w:t>
      </w:r>
      <w:r w:rsidRPr="0046594B">
        <w:rPr>
          <w:rStyle w:val="afffff0"/>
          <w:rtl/>
        </w:rPr>
        <w:t xml:space="preserve"> </w:t>
      </w:r>
      <w:r>
        <w:rPr>
          <w:rtl/>
        </w:rPr>
        <w:t>- שלא יעשה מדה לקומץ,</w:t>
      </w:r>
    </w:p>
    <w:p>
      <w:pPr>
        <w:pStyle w:val="38"/>
        <w:rPr>
          <w:ins w:id="98567" w:author="מנוע מכני" w:date="2026-10-11T12:04:40Z"/>
        </w:rPr>
      </w:pPr>
      <w:r>
        <w:t xml:space="preserve">רב:</w:t>
      </w:r>
    </w:p>
    <w:p w:rsidR="00DA63EC" w:rsidRDefault="00DA63EC" w:rsidP="00DA63EC">
      <w:pPr>
        <w:tabs>
          <w:tab w:val="center" w:pos="2835"/>
        </w:tabs>
        <w:rPr>
          <w:rtl/>
        </w:rPr>
      </w:pPr>
      <w:del w:id="98568" w:author="מנוע מכני" w:date="2026-10-11T12:04:40Z">
        <w:r>
          <w:rPr>
            <w:rtl/>
          </w:rPr>
          <w:delText xml:space="preserve"> </w:delText>
        </w:r>
      </w:del>
      <w:r>
        <w:rPr>
          <w:rtl/>
        </w:rPr>
        <w:t xml:space="preserve">הא </w:t>
      </w:r>
      <w:ins w:id="90953" w:author="מנוע מכני" w:date="2026-10-11T12:04:40Z">
        <w:r>
          <w:rPr>
            <w:rtl/>
          </w:rPr>
          <w:t xml:space="preserve">גם</w:t>
        </w:r>
      </w:ins>
      <w:del w:id="90954" w:author="מנוע מכני" w:date="2026-10-11T12:04:40Z">
        <w:r>
          <w:rPr>
            <w:rtl/>
          </w:rPr>
          <w:delText xml:space="preserve">נמי</w:delText>
        </w:r>
      </w:del>
      <w:r>
        <w:rPr>
          <w:rtl/>
        </w:rPr>
        <w:t xml:space="preserve"> תנא </w:t>
      </w:r>
      <w:ins w:id="92631" w:author="מנוע מכני" w:date="2026-10-11T12:04:40Z">
        <w:r>
          <w:rPr>
            <w:rtl/>
          </w:rPr>
          <w:t xml:space="preserve">בו</w:t>
        </w:r>
      </w:ins>
      <w:del w:id="92632" w:author="מנוע מכני" w:date="2026-10-11T12:04:40Z">
        <w:r>
          <w:rPr>
            <w:rtl/>
          </w:rPr>
          <w:delText xml:space="preserve">ביה</w:delText>
        </w:r>
      </w:del>
      <w:r>
        <w:rPr>
          <w:rtl/>
        </w:rPr>
        <w:t xml:space="preserve"> קרא, </w:t>
      </w:r>
      <w:r w:rsidRPr="0046594B">
        <w:rPr>
          <w:rStyle w:val="afffff0"/>
          <w:rtl/>
        </w:rPr>
        <w:t>ד</w:t>
      </w:r>
      <w:r w:rsidRPr="0046594B">
        <w:rPr>
          <w:rStyle w:val="afffff0"/>
          <w:rFonts w:hint="cs"/>
          <w:rtl/>
        </w:rPr>
        <w:t>'</w:t>
      </w:r>
      <w:ins w:id="90423" w:author="Claude - סמנטי" w:date="2026-10-11T12:27:00Z">
        <w:r>
          <w:rPr>
            <w:rStyle w:val="afffff0"/>
            <w:rtl/>
          </w:rPr>
          <w:t xml:space="preserve">וַיַּקְרֵב אֶת הַמִּנְחָה וַיְמַלֵּא כַפּוֹ מִמֶּנָּה</w:t>
        </w:r>
      </w:ins>
      <w:del w:id="90424" w:author="Claude - סמנטי" w:date="2026-10-11T12:27:00Z">
        <w:r w:rsidRPr="0046594B">
          <w:rPr>
            <w:rStyle w:val="afffff0"/>
            <w:rtl/>
          </w:rPr>
          <w:delText xml:space="preserve">ויקרב את המנחה וימלא כפו ממנה</w:delText>
        </w:r>
      </w:del>
      <w:r w:rsidRPr="0046594B">
        <w:rPr>
          <w:rStyle w:val="afffff0"/>
          <w:rFonts w:hint="cs"/>
          <w:rtl/>
        </w:rPr>
        <w:t>'</w:t>
      </w:r>
      <w:r w:rsidRPr="0046594B">
        <w:rPr>
          <w:rStyle w:val="afffff0"/>
          <w:rtl/>
        </w:rPr>
        <w:t>,</w:t>
      </w:r>
      <w:r>
        <w:rPr>
          <w:rtl/>
        </w:rPr>
        <w:t xml:space="preserve"> </w:t>
      </w:r>
      <w:r>
        <w:rPr>
          <w:rStyle w:val="2fb"/>
          <w:rtl/>
        </w:rPr>
        <w:t xml:space="preserve">ושמואל</w:t>
      </w:r>
      <w:r>
        <w:rPr>
          <w:rtl/>
        </w:rPr>
        <w:t xml:space="preserve">: דורות משעה </w:t>
      </w:r>
      <w:r>
        <w:rPr>
          <w:rtl/>
        </w:rPr>
        <w:t xml:space="preserve">לא</w:t>
      </w:r>
      <w:r>
        <w:rPr>
          <w:rtl/>
        </w:rPr>
        <w:t xml:space="preserve"> </w:t>
      </w:r>
      <w:ins w:id="97291" w:author="מנוע מכני" w:date="2026-10-11T12:04:40Z">
        <w:r>
          <w:rPr>
            <w:rtl/>
          </w:rPr>
          <w:t xml:space="preserve">למדים</w:t>
        </w:r>
      </w:ins>
      <w:del w:id="97292" w:author="מנוע מכני" w:date="2026-10-11T12:04:40Z">
        <w:r>
          <w:rPr>
            <w:rtl/>
          </w:rPr>
          <w:delText xml:space="preserve">ילפינן</w:delText>
        </w:r>
      </w:del>
      <w:r>
        <w:rPr>
          <w:rtl/>
        </w:rPr>
        <w:t xml:space="preserve">.</w:t>
      </w:r>
    </w:p>
    <w:p w:rsidR="00DA63EC" w:rsidRDefault="00DA63EC" w:rsidP="00DA63EC">
      <w:pPr>
        <w:tabs>
          <w:tab w:val="center" w:pos="2835"/>
        </w:tabs>
        <w:rPr>
          <w:rtl/>
        </w:rPr>
      </w:pPr>
      <w:r>
        <w:rPr>
          <w:rtl/>
        </w:rPr>
        <w:t xml:space="preserve">ולא יליף </w:t>
      </w:r>
      <w:r>
        <w:rPr>
          <w:rStyle w:val="2fb"/>
          <w:rtl/>
        </w:rPr>
        <w:t xml:space="preserve">שמואל</w:t>
      </w:r>
      <w:r>
        <w:rPr>
          <w:rtl/>
        </w:rPr>
        <w:t xml:space="preserve"> דורות משעה? </w:t>
      </w:r>
      <w:r>
        <w:rPr>
          <w:rFonts w:hint="cs"/>
          <w:rtl/>
        </w:rPr>
        <w:t>ד</w:t>
      </w:r>
      <w:r>
        <w:rPr>
          <w:rtl/>
        </w:rPr>
        <w:t xml:space="preserve">כלי הלח מקדשין את הלח, ומדת יבש מקדשין את היבש, ואין כלי הלח מקדשין את היבש, ולא מדת יבש מקדשין את הלח</w:t>
      </w:r>
      <w:ins w:id="94281" w:author="מנוע מכני" w:date="2026-10-11T12:04:40Z">
        <w:r>
          <w:rPr>
            <w:rtl/>
          </w:rPr>
          <w:t xml:space="preserve">,</w:t>
        </w:r>
      </w:ins>
      <w:del w:id="94282" w:author="מנוע מכני" w:date="2026-10-11T12:04:40Z">
        <w:r>
          <w:rPr>
            <w:rtl/>
          </w:rPr>
          <w:delText xml:space="preserve">;</w:delText>
        </w:r>
      </w:del>
      <w:r>
        <w:rPr>
          <w:rtl/>
        </w:rPr>
        <w:t xml:space="preserve"> </w:t>
      </w:r>
    </w:p>
    <w:p>
      <w:pPr>
        <w:pStyle w:val="38"/>
        <w:rPr>
          <w:ins w:id="98569" w:author="מנוע מכני" w:date="2026-10-11T12:04:40Z"/>
        </w:rPr>
      </w:pPr>
      <w:r>
        <w:t xml:space="preserve">ואמר שמואל:</w:t>
      </w:r>
    </w:p>
    <w:p w:rsidR="00DA63EC" w:rsidRDefault="00DA63EC" w:rsidP="00DA63EC">
      <w:pPr>
        <w:tabs>
          <w:tab w:val="center" w:pos="2835"/>
        </w:tabs>
        <w:rPr>
          <w:rtl/>
        </w:rPr>
      </w:pPr>
      <w:del w:id="98570" w:author="מנוע מכני" w:date="2026-10-11T12:04:40Z">
        <w:r>
          <w:rPr>
            <w:rtl/>
          </w:rPr>
          <w:delText xml:space="preserve"> </w:delText>
        </w:r>
      </w:del>
      <w:r>
        <w:rPr>
          <w:rtl/>
        </w:rPr>
        <w:t xml:space="preserve">ל"ש</w:t>
      </w:r>
      <w:r>
        <w:rPr>
          <w:rtl/>
        </w:rPr>
        <w:t xml:space="preserve"> אלא מדות, אבל מזרקות מקדשין, ד</w:t>
      </w:r>
      <w:r>
        <w:rPr>
          <w:rFonts w:hint="cs"/>
          <w:rtl/>
        </w:rPr>
        <w:t>'</w:t>
      </w:r>
      <w:ins w:id="90425" w:author="Claude - סמנטי" w:date="2026-10-11T12:27:00Z">
        <w:r>
          <w:rPr>
            <w:rStyle w:val="afffff0"/>
            <w:rtl/>
          </w:rPr>
          <w:t xml:space="preserve">שְׁנֵיהֶם מְלֵאִים סֹלֶת</w:t>
        </w:r>
      </w:ins>
      <w:del w:id="90426" w:author="Claude - סמנטי" w:date="2026-10-11T12:27:00Z">
        <w:r>
          <w:rPr>
            <w:rtl/>
          </w:rPr>
          <w:delText xml:space="preserve">שניהם מלאים סלת</w:delText>
        </w:r>
      </w:del>
      <w:r>
        <w:rPr>
          <w:rFonts w:hint="cs"/>
          <w:rtl/>
        </w:rPr>
        <w:t>'</w:t>
      </w:r>
    </w:p>
    <w:p>
      <w:pPr>
        <w:pStyle w:val="38"/>
        <w:rPr>
          <w:ins w:id="102419" w:author="מנוע מכני" w:date="2026-10-11T12:04:40Z"/>
        </w:rPr>
      </w:pPr>
      <w:r>
        <w:t xml:space="preserve">שאני </w:t>
      </w:r>
      <w:ins w:id="90955" w:author="מנוע מכני" w:date="2026-10-11T12:04:40Z">
        <w:r>
          <w:t xml:space="preserve">שם</w:t>
        </w:r>
      </w:ins>
      <w:del w:id="90956" w:author="מנוע מכני" w:date="2026-10-11T12:04:40Z">
        <w:r>
          <w:delText xml:space="preserve">התם</w:delText>
        </w:r>
      </w:del>
      <w:r>
        <w:t xml:space="preserve">,</w:t>
      </w:r>
    </w:p>
    <w:p w:rsidR="00DA63EC" w:rsidRDefault="00DA63EC" w:rsidP="00DA63EC">
      <w:pPr>
        <w:tabs>
          <w:tab w:val="center" w:pos="2835"/>
        </w:tabs>
        <w:rPr>
          <w:rtl/>
        </w:rPr>
      </w:pPr>
      <w:del w:id="102420" w:author="מנוע מכני" w:date="2026-10-11T12:04:40Z">
        <w:r>
          <w:rPr>
            <w:rtl/>
          </w:rPr>
          <w:delText xml:space="preserve"> </w:delText>
        </w:r>
      </w:del>
      <w:r>
        <w:rPr>
          <w:rtl/>
        </w:rPr>
        <w:t xml:space="preserve">דתנא בה קרא תריסר </w:t>
      </w:r>
      <w:ins w:id="95805" w:author="מנוע מכני" w:date="2026-10-11T12:04:40Z">
        <w:r>
          <w:rPr>
            <w:rtl/>
          </w:rPr>
          <w:t xml:space="preserve">פעמים</w:t>
        </w:r>
      </w:ins>
      <w:del w:id="95806" w:author="מנוע מכני" w:date="2026-10-11T12:04:40Z">
        <w:r>
          <w:rPr>
            <w:rtl/>
          </w:rPr>
          <w:delText xml:space="preserve">זימנין</w:delText>
        </w:r>
      </w:del>
      <w:r>
        <w:rPr>
          <w:rtl/>
        </w:rPr>
        <w:t xml:space="preserve">.</w:t>
      </w:r>
    </w:p>
    <w:p w:rsidR="00DA63EC" w:rsidRDefault="00DA63EC" w:rsidP="00DA63EC">
      <w:pPr>
        <w:tabs>
          <w:tab w:val="center" w:pos="2835"/>
        </w:tabs>
        <w:rPr>
          <w:rtl/>
        </w:rPr>
      </w:pPr>
    </w:p>
    <w:p>
      <w:pPr>
        <w:pStyle w:val="afffff8"/>
        <w:rPr>
          <w:ins w:id="90737" w:author="קלוד" w:date="2026-10-11T12:32:08Z"/>
        </w:rPr>
      </w:pPr>
      <w:ins w:id="90738" w:author="קלוד" w:date="2026-10-11T12:32:08Z">
        <w:r>
          <w:rPr>
            <w:color w:val="7B3F00"/>
          </w:rPr>
          <w:t xml:space="preserve">הגשה - תנא בה קרא ולא מעכבא</w:t>
        </w:r>
      </w:ins>
    </w:p>
    <w:p>
      <w:pPr>
        <w:pStyle w:val="38"/>
        <w:rPr>
          <w:ins w:id="98571" w:author="מנוע מכני" w:date="2026-10-11T12:04:40Z"/>
        </w:rPr>
      </w:pPr>
      <w:r>
        <w:t xml:space="preserve">א"ל</w:t>
      </w:r>
      <w:r>
        <w:t xml:space="preserve"> ר"</w:t>
      </w:r>
      <w:r>
        <w:t xml:space="preserve">כ </w:t>
      </w:r>
      <w:r>
        <w:t xml:space="preserve">ורב אסי לרב:</w:t>
      </w:r>
    </w:p>
    <w:p w:rsidR="00DA63EC" w:rsidRDefault="00DA63EC" w:rsidP="00DA63EC">
      <w:pPr>
        <w:tabs>
          <w:tab w:val="center" w:pos="2835"/>
        </w:tabs>
        <w:rPr>
          <w:rtl/>
        </w:rPr>
      </w:pPr>
      <w:del w:id="98572" w:author="מנוע מכני" w:date="2026-10-11T12:04:40Z">
        <w:r>
          <w:rPr>
            <w:rtl/>
          </w:rPr>
          <w:delText xml:space="preserve"> </w:delText>
        </w:r>
      </w:del>
      <w:r>
        <w:rPr>
          <w:rtl/>
        </w:rPr>
        <w:t xml:space="preserve">והרי הגשה דתנא בה קרא, ולא מעכבא, </w:t>
      </w:r>
    </w:p>
    <w:p>
      <w:pPr>
        <w:pStyle w:val="38"/>
        <w:rPr>
          <w:ins w:id="98573" w:author="מנוע מכני" w:date="2026-10-11T12:04:40Z"/>
        </w:rPr>
      </w:pPr>
      <w:r>
        <w:t xml:space="preserve">והך</w:t>
      </w:r>
    </w:p>
    <w:p w:rsidR="00DA63EC" w:rsidRDefault="00DA63EC" w:rsidP="00DA63EC">
      <w:pPr>
        <w:tabs>
          <w:tab w:val="center" w:pos="2835"/>
        </w:tabs>
        <w:rPr>
          <w:rtl/>
        </w:rPr>
      </w:pPr>
      <w:del w:id="98574" w:author="מנוע מכני" w:date="2026-10-11T12:04:40Z">
        <w:r>
          <w:rPr>
            <w:rFonts w:hint="cs"/>
            <w:rtl/>
          </w:rPr>
          <w:delText xml:space="preserve"> </w:delText>
        </w:r>
      </w:del>
      <w:r>
        <w:rPr>
          <w:rFonts w:hint="cs"/>
          <w:rtl/>
        </w:rPr>
        <w:t xml:space="preserve">דבהגשה כתיב</w:t>
      </w:r>
      <w:r w:rsidRPr="00464129">
        <w:rPr>
          <w:rStyle w:val="afffff0"/>
          <w:rFonts w:hint="cs"/>
          <w:rtl/>
        </w:rPr>
        <w:t xml:space="preserve"> '</w:t>
      </w:r>
      <w:r w:rsidRPr="00464129">
        <w:rPr>
          <w:rStyle w:val="afffff0"/>
          <w:rtl/>
        </w:rPr>
        <w:t xml:space="preserve">זאת תורת המנחה הקרב אותה בני אהרן לפני ה</w:t>
      </w:r>
      <w:r w:rsidRPr="00464129">
        <w:rPr>
          <w:rStyle w:val="afffff0"/>
          <w:rtl/>
        </w:rPr>
        <w:t xml:space="preserve">'</w:t>
      </w:r>
      <w:r w:rsidRPr="00464129">
        <w:rPr>
          <w:rStyle w:val="afffff0"/>
          <w:rFonts w:hint="cs"/>
          <w:rtl/>
        </w:rPr>
        <w:t>-</w:t>
      </w:r>
      <w:r>
        <w:rPr>
          <w:rFonts w:hint="cs"/>
          <w:rtl/>
        </w:rPr>
        <w:t xml:space="preserve"> </w:t>
      </w:r>
    </w:p>
    <w:p w:rsidR="00DA63EC" w:rsidRPr="00E105BC" w:rsidRDefault="00DA63EC" w:rsidP="00DA63EC">
      <w:pPr>
        <w:tabs>
          <w:tab w:val="center" w:pos="2835"/>
        </w:tabs>
        <w:rPr>
          <w:spacing w:val="-2"/>
          <w:rtl/>
        </w:rPr>
      </w:pPr>
      <w:r w:rsidRPr="00E105BC">
        <w:rPr>
          <w:spacing w:val="-2"/>
          <w:rtl/>
        </w:rPr>
        <w:t xml:space="preserve">ההוא לקבוע מקום </w:t>
      </w:r>
      <w:ins w:id="92633" w:author="מנוע מכני" w:date="2026-10-11T12:04:40Z">
        <w:r>
          <w:rPr>
            <w:spacing w:val="-2"/>
            <w:rtl/>
          </w:rPr>
          <w:t xml:space="preserve">בא</w:t>
        </w:r>
      </w:ins>
      <w:del w:id="92634" w:author="מנוע מכני" w:date="2026-10-11T12:04:40Z">
        <w:r w:rsidRPr="00E105BC">
          <w:rPr>
            <w:spacing w:val="-2"/>
            <w:rtl/>
          </w:rPr>
          <w:delText xml:space="preserve">אתא</w:delText>
        </w:r>
      </w:del>
      <w:ins w:id="94283" w:author="מנוע מכני" w:date="2026-10-11T12:04:40Z">
        <w:r>
          <w:rPr>
            <w:spacing w:val="-2"/>
            <w:rtl/>
          </w:rPr>
          <w:t xml:space="preserve">,</w:t>
        </w:r>
      </w:ins>
      <w:del w:id="94284" w:author="מנוע מכני" w:date="2026-10-11T12:04:40Z">
        <w:r w:rsidRPr="00E105BC">
          <w:rPr>
            <w:spacing w:val="-2"/>
            <w:rtl/>
          </w:rPr>
          <w:delText xml:space="preserve">;</w:delText>
        </w:r>
      </w:del>
      <w:r w:rsidRPr="00E105BC">
        <w:rPr>
          <w:spacing w:val="-2"/>
          <w:rtl/>
        </w:rPr>
        <w:t xml:space="preserve"> </w:t>
      </w:r>
      <w:r w:rsidRPr="00E105BC">
        <w:rPr>
          <w:rStyle w:val="afffff0"/>
          <w:spacing w:val="-2"/>
          <w:rtl/>
        </w:rPr>
        <w:t>ד</w:t>
      </w:r>
      <w:r w:rsidRPr="00E105BC">
        <w:rPr>
          <w:rStyle w:val="afffff0"/>
          <w:rFonts w:hint="cs"/>
          <w:spacing w:val="-2"/>
          <w:rtl/>
        </w:rPr>
        <w:t>'</w:t>
      </w:r>
      <w:r w:rsidRPr="00E105BC">
        <w:rPr>
          <w:rStyle w:val="afffff0"/>
          <w:spacing w:val="-2"/>
          <w:rtl/>
        </w:rPr>
        <w:t>לפני ה</w:t>
      </w:r>
      <w:r w:rsidR="005608A0">
        <w:rPr>
          <w:rStyle w:val="afffff0"/>
          <w:spacing w:val="-2"/>
          <w:rtl/>
        </w:rPr>
        <w:t>'</w:t>
      </w:r>
      <w:r w:rsidRPr="00E105BC">
        <w:rPr>
          <w:rStyle w:val="afffff0"/>
          <w:spacing w:val="-2"/>
          <w:rtl/>
        </w:rPr>
        <w:t xml:space="preserve"> - יכול במערב</w:t>
      </w:r>
      <w:r w:rsidRPr="00E105BC">
        <w:rPr>
          <w:rStyle w:val="afffff0"/>
          <w:rFonts w:hint="cs"/>
          <w:spacing w:val="-2"/>
          <w:rtl/>
        </w:rPr>
        <w:t xml:space="preserve">'</w:t>
      </w:r>
      <w:ins w:id="90427" w:author="Claude - סמנטי" w:date="2026-10-11T12:27:00Z">
        <w:r>
          <w:rPr>
            <w:rStyle w:val="afffff0"/>
            <w:rFonts w:hint="cs"/>
            <w:spacing w:val="-2"/>
            <w:rtl/>
          </w:rPr>
          <w:t xml:space="preserve"> אֶל פְּנֵי הַמִּזְבֵּחַ</w:t>
        </w:r>
      </w:ins>
      <w:del w:id="90428" w:author="Claude - סמנטי" w:date="2026-10-11T12:27:00Z">
        <w:r w:rsidRPr="00E105BC">
          <w:rPr>
            <w:rStyle w:val="afffff0"/>
            <w:rFonts w:hint="cs"/>
            <w:spacing w:val="-2"/>
            <w:rtl/>
          </w:rPr>
          <w:delText xml:space="preserve"> </w:delText>
        </w:r>
        <w:r w:rsidRPr="00E105BC">
          <w:rPr>
            <w:spacing w:val="-2"/>
            <w:rtl/>
          </w:rPr>
          <w:delText xml:space="preserve">אל פני המזבח</w:delText>
        </w:r>
      </w:del>
      <w:r w:rsidRPr="00E105BC">
        <w:rPr>
          <w:rFonts w:hint="cs"/>
          <w:spacing w:val="-2"/>
          <w:rtl/>
        </w:rPr>
        <w:t>' ולא במערב '</w:t>
      </w:r>
      <w:r w:rsidRPr="00E105BC">
        <w:rPr>
          <w:rStyle w:val="afffff0"/>
          <w:spacing w:val="-2"/>
          <w:rtl/>
        </w:rPr>
        <w:t>לפני ה</w:t>
      </w:r>
      <w:r w:rsidR="005608A0">
        <w:rPr>
          <w:spacing w:val="-2"/>
          <w:rtl/>
        </w:rPr>
        <w:t>'</w:t>
      </w:r>
      <w:r w:rsidRPr="00E105BC">
        <w:rPr>
          <w:spacing w:val="-2"/>
          <w:rtl/>
        </w:rPr>
        <w:t xml:space="preserve"> </w:t>
      </w:r>
      <w:r w:rsidRPr="00E105BC">
        <w:rPr>
          <w:rFonts w:hint="cs"/>
          <w:spacing w:val="-2"/>
          <w:rtl/>
        </w:rPr>
        <w:t>ולא בדרום</w:t>
      </w:r>
    </w:p>
    <w:p w:rsidR="00DA63EC" w:rsidRDefault="00DA63EC" w:rsidP="00DA63EC">
      <w:pPr>
        <w:tabs>
          <w:tab w:val="center" w:pos="2835"/>
        </w:tabs>
        <w:rPr>
          <w:rtl/>
        </w:rPr>
      </w:pPr>
      <w:del w:id="90091" w:author="מנוע מכני" w:date="2026-10-11T12:04:40Z">
        <w:r>
          <w:rPr>
            <w:rtl/>
          </w:rPr>
          <w:delText xml:space="preserve"> </w:delText>
        </w:r>
      </w:del>
      <w:r>
        <w:rPr>
          <w:rtl/>
        </w:rPr>
        <w:t xml:space="preserve">מגישה בקרן דרומית מערבית כנגד חודה של קרן ודיו</w:t>
      </w:r>
      <w:ins w:id="94285" w:author="מנוע מכני" w:date="2026-10-11T12:04:40Z">
        <w:r>
          <w:rPr>
            <w:rtl/>
          </w:rPr>
          <w:t xml:space="preserve">,</w:t>
        </w:r>
      </w:ins>
      <w:del w:id="94286" w:author="מנוע מכני" w:date="2026-10-11T12:04:40Z">
        <w:r>
          <w:rPr>
            <w:rtl/>
          </w:rPr>
          <w:delText xml:space="preserve">;</w:delText>
        </w:r>
      </w:del>
      <w:r>
        <w:rPr>
          <w:rtl/>
        </w:rPr>
        <w:t xml:space="preserve"> </w:t>
      </w:r>
    </w:p>
    <w:p>
      <w:pPr>
        <w:pStyle w:val="38"/>
        <w:rPr>
          <w:ins w:id="98575" w:author="מנוע מכני" w:date="2026-10-11T12:04:40Z"/>
        </w:rPr>
      </w:pPr>
      <w:ins w:id="90343" w:author="מנוע מכני" w:date="2026-10-11T12:04:40Z">
        <w:r>
          <w:t xml:space="preserve">ר"א</w:t>
        </w:r>
      </w:ins>
      <w:del w:id="90344" w:author="מנוע מכני" w:date="2026-10-11T12:04:40Z">
        <w:r>
          <w:delText xml:space="preserve">רבי אליעזר</w:delText>
        </w:r>
      </w:del>
      <w:del w:id="102486" w:author="מנוע מכני" w:date="2026-10-11T12:04:40Z">
        <w:r>
          <w:delText xml:space="preserve"> אומר</w:delText>
        </w:r>
      </w:del>
      <w:r>
        <w:t xml:space="preserve">:</w:t>
      </w:r>
    </w:p>
    <w:p w:rsidR="00DA63EC" w:rsidRDefault="00DA63EC" w:rsidP="00DA63EC">
      <w:pPr>
        <w:tabs>
          <w:tab w:val="center" w:pos="2835"/>
        </w:tabs>
        <w:rPr>
          <w:rtl/>
        </w:rPr>
      </w:pPr>
      <w:del w:id="98576" w:author="מנוע מכני" w:date="2026-10-11T12:04:40Z">
        <w:r>
          <w:rPr>
            <w:rtl/>
          </w:rPr>
          <w:delText xml:space="preserve"> </w:delText>
        </w:r>
      </w:del>
      <w:r>
        <w:rPr>
          <w:rtl/>
        </w:rPr>
        <w:t xml:space="preserve">יכול יגישנה למערבה של קרן או לדרומה של קרן? </w:t>
      </w:r>
    </w:p>
    <w:p>
      <w:pPr>
        <w:pStyle w:val="38"/>
        <w:rPr>
          <w:ins w:id="98577" w:author="מנוע מכני" w:date="2026-10-11T12:04:40Z"/>
        </w:rPr>
      </w:pPr>
      <w:r>
        <w:t xml:space="preserve">אמרת:</w:t>
      </w:r>
    </w:p>
    <w:p w:rsidR="00DA63EC" w:rsidRDefault="00DA63EC" w:rsidP="00DA63EC">
      <w:pPr>
        <w:tabs>
          <w:tab w:val="center" w:pos="2835"/>
        </w:tabs>
        <w:rPr>
          <w:rtl/>
        </w:rPr>
      </w:pPr>
      <w:del w:id="98578" w:author="מנוע מכני" w:date="2026-10-11T12:04:40Z">
        <w:r>
          <w:rPr>
            <w:rtl/>
          </w:rPr>
          <w:delText xml:space="preserve"> </w:delText>
        </w:r>
      </w:del>
      <w:r>
        <w:rPr>
          <w:rtl/>
        </w:rPr>
        <w:t xml:space="preserve">כל מקום שאתה מוצא שתי מקראות, אחד מקיים עצמו ומקיים חבירו ואחד מקיים עצמו ומבטל את חבירו, מניחין את שמקיים עצמו ומבטל חבירו ותופשין את שמקיים עצמו ומקיים חבירו, </w:t>
      </w:r>
    </w:p>
    <w:p w:rsidR="00DA63EC" w:rsidRDefault="00DA63EC" w:rsidP="00DA63EC">
      <w:pPr>
        <w:tabs>
          <w:tab w:val="center" w:pos="2835"/>
        </w:tabs>
        <w:rPr>
          <w:rtl/>
        </w:rPr>
      </w:pPr>
      <w:r>
        <w:rPr>
          <w:rtl/>
        </w:rPr>
        <w:t xml:space="preserve">שכשאתה אומר </w:t>
      </w:r>
      <w:r>
        <w:rPr>
          <w:rFonts w:hint="cs"/>
          <w:rtl/>
        </w:rPr>
        <w:t>'</w:t>
      </w:r>
      <w:r>
        <w:rPr>
          <w:rStyle w:val="afffff0"/>
          <w:rtl/>
        </w:rPr>
        <w:t>לפני ה</w:t>
      </w:r>
      <w:r w:rsidR="005608A0">
        <w:rPr>
          <w:rtl/>
        </w:rPr>
        <w:t>'</w:t>
      </w:r>
      <w:r>
        <w:rPr>
          <w:rtl/>
        </w:rPr>
        <w:t xml:space="preserve"> במערב בטלתה</w:t>
      </w:r>
      <w:r w:rsidRPr="00464129">
        <w:rPr>
          <w:rStyle w:val="afffff0"/>
          <w:rtl/>
        </w:rPr>
        <w:t xml:space="preserve"> </w:t>
      </w:r>
      <w:r w:rsidRPr="00464129">
        <w:rPr>
          <w:rStyle w:val="afffff0"/>
          <w:rFonts w:hint="cs"/>
          <w:rtl/>
        </w:rPr>
        <w:t>'</w:t>
      </w:r>
      <w:ins w:id="90429" w:author="Claude - סמנטי" w:date="2026-10-11T12:27:00Z">
        <w:r>
          <w:rPr>
            <w:rStyle w:val="afffff0"/>
            <w:rtl/>
          </w:rPr>
          <w:t xml:space="preserve">אֶל פְּנֵי הַמִּזְבֵּחַ</w:t>
        </w:r>
      </w:ins>
      <w:del w:id="90430" w:author="Claude - סמנטי" w:date="2026-10-11T12:27:00Z">
        <w:r w:rsidRPr="00464129">
          <w:rPr>
            <w:rStyle w:val="afffff0"/>
            <w:rtl/>
          </w:rPr>
          <w:delText xml:space="preserve">אל פני המזבח</w:delText>
        </w:r>
      </w:del>
      <w:r w:rsidRPr="00464129">
        <w:rPr>
          <w:rStyle w:val="afffff0"/>
          <w:rFonts w:hint="cs"/>
          <w:rtl/>
        </w:rPr>
        <w:t>'</w:t>
      </w:r>
      <w:r w:rsidRPr="00464129">
        <w:rPr>
          <w:rStyle w:val="afffff0"/>
          <w:rtl/>
        </w:rPr>
        <w:t xml:space="preserve"> </w:t>
      </w:r>
      <w:r>
        <w:rPr>
          <w:rtl/>
        </w:rPr>
        <w:t xml:space="preserve">בדרום, </w:t>
      </w:r>
    </w:p>
    <w:p w:rsidR="00DA63EC" w:rsidRDefault="00DA63EC" w:rsidP="00DA63EC">
      <w:pPr>
        <w:tabs>
          <w:tab w:val="center" w:pos="2835"/>
        </w:tabs>
        <w:rPr>
          <w:rtl/>
        </w:rPr>
      </w:pPr>
      <w:r>
        <w:rPr>
          <w:rtl/>
        </w:rPr>
        <w:t>וכשאתה אומר</w:t>
      </w:r>
      <w:r w:rsidRPr="00464129">
        <w:rPr>
          <w:rStyle w:val="afffff0"/>
          <w:rtl/>
        </w:rPr>
        <w:t xml:space="preserve"> </w:t>
      </w:r>
      <w:r w:rsidRPr="00464129">
        <w:rPr>
          <w:rStyle w:val="afffff0"/>
          <w:rFonts w:hint="cs"/>
          <w:rtl/>
        </w:rPr>
        <w:t>'</w:t>
      </w:r>
      <w:ins w:id="90431" w:author="Claude - סמנטי" w:date="2026-10-11T12:27:00Z">
        <w:r>
          <w:rPr>
            <w:rStyle w:val="afffff0"/>
            <w:rtl/>
          </w:rPr>
          <w:t xml:space="preserve">אֶל פְּנֵי הַמִּזְבֵּחַ</w:t>
        </w:r>
      </w:ins>
      <w:del w:id="90432" w:author="Claude - סמנטי" w:date="2026-10-11T12:27:00Z">
        <w:r w:rsidRPr="00464129">
          <w:rPr>
            <w:rStyle w:val="afffff0"/>
            <w:rtl/>
          </w:rPr>
          <w:delText xml:space="preserve">אל פני המזבח</w:delText>
        </w:r>
      </w:del>
      <w:r w:rsidRPr="00464129">
        <w:rPr>
          <w:rStyle w:val="afffff0"/>
          <w:rFonts w:hint="cs"/>
          <w:rtl/>
        </w:rPr>
        <w:t>'</w:t>
      </w:r>
      <w:r w:rsidRPr="00464129">
        <w:rPr>
          <w:rStyle w:val="afffff0"/>
          <w:rtl/>
        </w:rPr>
        <w:t xml:space="preserve"> </w:t>
      </w:r>
      <w:r>
        <w:rPr>
          <w:rtl/>
        </w:rPr>
        <w:t>בדרום - קיימתה לפני ה'.</w:t>
      </w:r>
      <w:r>
        <w:rPr>
          <w:rFonts w:hint="cs"/>
          <w:rtl/>
        </w:rPr>
        <w:t xml:space="preserve"> דהך תנא סבר דכל המזבח בצפון עמד </w:t>
      </w:r>
    </w:p>
    <w:p w:rsidR="00DA63EC" w:rsidRDefault="00DA63EC" w:rsidP="00DA63EC">
      <w:pPr>
        <w:tabs>
          <w:tab w:val="center" w:pos="2835"/>
        </w:tabs>
        <w:rPr>
          <w:rtl/>
        </w:rPr>
      </w:pPr>
    </w:p>
    <w:p>
      <w:pPr>
        <w:pStyle w:val="afffff8"/>
        <w:rPr>
          <w:ins w:id="90735" w:author="קלוד" w:date="2026-10-11T12:32:08Z"/>
        </w:rPr>
      </w:pPr>
      <w:ins w:id="90736" w:author="קלוד" w:date="2026-10-11T12:32:08Z">
        <w:r>
          <w:rPr>
            <w:color w:val="7B3F00"/>
          </w:rPr>
          <w:t xml:space="preserve">מלח מעכב - 'ברית מלח עולם' כתנא בו קרא</w:t>
        </w:r>
      </w:ins>
    </w:p>
    <w:p>
      <w:pPr>
        <w:pStyle w:val="38"/>
        <w:rPr>
          <w:ins w:id="98579" w:author="מנוע מכני" w:date="2026-10-11T12:04:40Z"/>
        </w:rPr>
      </w:pPr>
      <w:r>
        <w:t xml:space="preserve">מתקיף </w:t>
      </w:r>
      <w:ins w:id="90345" w:author="מנוע מכני" w:date="2026-10-11T12:04:40Z">
        <w:r>
          <w:t xml:space="preserve">ר"ה</w:t>
        </w:r>
      </w:ins>
      <w:del w:id="90346" w:author="מנוע מכני" w:date="2026-10-11T12:04:40Z">
        <w:r>
          <w:delText xml:space="preserve">רב הונא</w:delText>
        </w:r>
      </w:del>
      <w:r>
        <w:t xml:space="preserve">:</w:t>
      </w:r>
    </w:p>
    <w:p w:rsidR="00DA63EC" w:rsidRDefault="00DA63EC" w:rsidP="00DA63EC">
      <w:pPr>
        <w:tabs>
          <w:tab w:val="center" w:pos="2835"/>
        </w:tabs>
        <w:rPr>
          <w:rtl/>
        </w:rPr>
      </w:pPr>
      <w:del w:id="98580" w:author="מנוע מכני" w:date="2026-10-11T12:04:40Z">
        <w:r>
          <w:rPr>
            <w:rtl/>
          </w:rPr>
          <w:delText xml:space="preserve"> </w:delText>
        </w:r>
      </w:del>
      <w:r>
        <w:rPr>
          <w:rtl/>
        </w:rPr>
        <w:t xml:space="preserve">הרי מלח דלא תנא </w:t>
      </w:r>
      <w:ins w:id="92635" w:author="מנוע מכני" w:date="2026-10-11T12:04:40Z">
        <w:r>
          <w:rPr>
            <w:rtl/>
          </w:rPr>
          <w:t xml:space="preserve">בו</w:t>
        </w:r>
      </w:ins>
      <w:del w:id="92636" w:author="מנוע מכני" w:date="2026-10-11T12:04:40Z">
        <w:r>
          <w:rPr>
            <w:rtl/>
          </w:rPr>
          <w:delText xml:space="preserve">ביה</w:delText>
        </w:r>
      </w:del>
      <w:r>
        <w:rPr>
          <w:rtl/>
        </w:rPr>
        <w:t xml:space="preserve"> קרא, ומעכבא </w:t>
      </w:r>
      <w:ins w:id="92637" w:author="מנוע מכני" w:date="2026-10-11T12:04:40Z">
        <w:r>
          <w:rPr>
            <w:rtl/>
          </w:rPr>
          <w:t xml:space="preserve">בו</w:t>
        </w:r>
      </w:ins>
      <w:del w:id="92638" w:author="מנוע מכני" w:date="2026-10-11T12:04:40Z">
        <w:r>
          <w:rPr>
            <w:rtl/>
          </w:rPr>
          <w:delText xml:space="preserve">ביה</w:delText>
        </w:r>
      </w:del>
      <w:r>
        <w:rPr>
          <w:rtl/>
        </w:rPr>
        <w:t xml:space="preserve">!</w:t>
      </w:r>
    </w:p>
    <w:p w:rsidR="00DA63EC" w:rsidRDefault="00DA63EC" w:rsidP="00DA63EC">
      <w:pPr>
        <w:pStyle w:val="afff3"/>
        <w:framePr w:wrap="around"/>
        <w:rPr>
          <w:rtl/>
        </w:rPr>
      </w:pPr>
      <w:r>
        <w:rPr>
          <w:rFonts w:hint="cs"/>
          <w:rtl/>
        </w:rPr>
        <w:lastRenderedPageBreak/>
        <w:t>כ.</w:t>
      </w:r>
    </w:p>
    <w:p>
      <w:pPr>
        <w:pStyle w:val="38"/>
        <w:rPr>
          <w:ins w:id="98581" w:author="מנוע מכני" w:date="2026-10-11T12:04:40Z"/>
        </w:rPr>
      </w:pPr>
      <w:r>
        <w:t xml:space="preserve">דתניא</w:t>
      </w:r>
      <w:r>
        <w:t xml:space="preserve">:</w:t>
      </w:r>
    </w:p>
    <w:p w:rsidR="00DA63EC" w:rsidRDefault="00DA63EC" w:rsidP="00DA63EC">
      <w:pPr>
        <w:tabs>
          <w:tab w:val="center" w:pos="2835"/>
        </w:tabs>
        <w:rPr>
          <w:rtl/>
        </w:rPr>
      </w:pPr>
      <w:del w:id="98582" w:author="מנוע מכני" w:date="2026-10-11T12:04:40Z">
        <w:r>
          <w:rPr>
            <w:rtl/>
          </w:rPr>
          <w:delText xml:space="preserve"> </w:delText>
        </w:r>
      </w:del>
      <w:r>
        <w:rPr>
          <w:rStyle w:val="2fb"/>
          <w:rFonts w:hint="cs"/>
          <w:rtl/>
        </w:rPr>
        <w:t>לר</w:t>
      </w:r>
      <w:r>
        <w:rPr>
          <w:rStyle w:val="2fb"/>
          <w:rtl/>
        </w:rPr>
        <w:t>"</w:t>
      </w:r>
      <w:r>
        <w:rPr>
          <w:rStyle w:val="2fb"/>
          <w:rFonts w:hint="cs"/>
          <w:rtl/>
        </w:rPr>
        <w:t xml:space="preserve">י</w:t>
      </w:r>
      <w:r>
        <w:rPr>
          <w:rFonts w:hint="cs"/>
          <w:rtl/>
        </w:rPr>
        <w:t xml:space="preserve">: </w:t>
      </w:r>
      <w:r>
        <w:rPr>
          <w:rtl/>
        </w:rPr>
        <w:t xml:space="preserve">ברית מלח עולם הוא, שתהא ברית אמורה במלח,</w:t>
      </w:r>
      <w:ins w:id="94287" w:author="מנוע מכני" w:date="2026-10-11T12:04:40Z">
        <w:r>
          <w:rPr>
            <w:rtl/>
          </w:rPr>
          <w:t xml:space="preserve">,</w:t>
        </w:r>
      </w:ins>
      <w:del w:id="94288" w:author="מנוע מכני" w:date="2026-10-11T12:04:40Z">
        <w:r>
          <w:rPr>
            <w:rtl/>
          </w:rPr>
          <w:delText xml:space="preserve">;</w:delText>
        </w:r>
      </w:del>
      <w:r>
        <w:rPr>
          <w:rtl/>
        </w:rPr>
        <w:t xml:space="preserve"> </w:t>
      </w:r>
    </w:p>
    <w:p>
      <w:pPr>
        <w:pStyle w:val="38"/>
        <w:rPr>
          <w:ins w:id="98583" w:author="מנוע מכני" w:date="2026-10-11T12:04:40Z"/>
        </w:rPr>
      </w:pPr>
      <w:r>
        <w:t>ר"</w:t>
      </w:r>
      <w:r>
        <w:t>ש</w:t>
      </w:r>
      <w:r>
        <w:t xml:space="preserve">:</w:t>
      </w:r>
    </w:p>
    <w:p w:rsidR="00DA63EC" w:rsidRDefault="00DA63EC" w:rsidP="00DA63EC">
      <w:pPr>
        <w:tabs>
          <w:tab w:val="center" w:pos="2835"/>
        </w:tabs>
        <w:rPr>
          <w:rtl/>
        </w:rPr>
      </w:pPr>
      <w:del w:id="98584" w:author="מנוע מכני" w:date="2026-10-11T12:04:40Z">
        <w:r>
          <w:rPr>
            <w:rtl/>
          </w:rPr>
          <w:delText xml:space="preserve"> </w:delText>
        </w:r>
      </w:del>
      <w:r>
        <w:rPr>
          <w:rtl/>
        </w:rPr>
        <w:t xml:space="preserve">נאמר כאן </w:t>
      </w:r>
      <w:r>
        <w:rPr>
          <w:rStyle w:val="afffff0"/>
          <w:rtl/>
          <w:rPrChange w:id="9006" w:author="מנוע פסוקים" w:date="2026-10-11T09:32:13Z">
            <w:rPr>
              <w:rtl/>
            </w:rPr>
          </w:rPrChange>
        </w:rPr>
        <w:t xml:space="preserve">ברית מלח עולם הוא</w:t>
      </w:r>
      <w:r>
        <w:rPr>
          <w:rtl/>
        </w:rPr>
        <w:t xml:space="preserve">, ולהלן ברית כהונת עולם,</w:t>
      </w:r>
    </w:p>
    <w:p w:rsidR="00DA63EC" w:rsidRDefault="00DA63EC" w:rsidP="00DA63EC">
      <w:pPr>
        <w:tabs>
          <w:tab w:val="center" w:pos="2835"/>
        </w:tabs>
        <w:rPr>
          <w:rtl/>
        </w:rPr>
      </w:pPr>
      <w:r>
        <w:rPr>
          <w:rtl/>
        </w:rPr>
        <w:tab/>
        <w:t>כשם שאי אפשר לקרבנות בלא כהונה, כך אי אפשר לקרבנות בלא מלח!</w:t>
      </w:r>
    </w:p>
    <w:p w:rsidR="00DA63EC" w:rsidRDefault="00DA63EC" w:rsidP="00DA63EC">
      <w:pPr>
        <w:tabs>
          <w:tab w:val="center" w:pos="2835"/>
        </w:tabs>
        <w:rPr>
          <w:rtl/>
        </w:rPr>
      </w:pPr>
    </w:p>
    <w:p>
      <w:pPr>
        <w:pStyle w:val="38"/>
        <w:rPr>
          <w:ins w:id="98585" w:author="מנוע מכני" w:date="2026-10-11T12:04:40Z"/>
        </w:rPr>
      </w:pPr>
      <w:r>
        <w:t xml:space="preserve">רב יוסף:</w:t>
      </w:r>
    </w:p>
    <w:p w:rsidR="00DA63EC" w:rsidRDefault="00DA63EC" w:rsidP="00DA63EC">
      <w:pPr>
        <w:tabs>
          <w:tab w:val="center" w:pos="2835"/>
        </w:tabs>
        <w:rPr>
          <w:rtl/>
        </w:rPr>
      </w:pPr>
      <w:del w:id="98586" w:author="מנוע מכני" w:date="2026-10-11T12:04:40Z">
        <w:r>
          <w:rPr>
            <w:rtl/>
          </w:rPr>
          <w:delText xml:space="preserve"> </w:delText>
        </w:r>
      </w:del>
      <w:r>
        <w:rPr>
          <w:rStyle w:val="2fb"/>
          <w:rtl/>
        </w:rPr>
        <w:t xml:space="preserve">רב</w:t>
      </w:r>
      <w:r>
        <w:rPr>
          <w:rtl/>
        </w:rPr>
        <w:t xml:space="preserve"> כתנא דידן </w:t>
      </w:r>
      <w:ins w:id="96539" w:author="מנוע מכני" w:date="2026-10-11T12:04:40Z">
        <w:r>
          <w:rPr>
            <w:rtl/>
          </w:rPr>
          <w:t xml:space="preserve">סבר</w:t>
        </w:r>
      </w:ins>
      <w:del w:id="96540" w:author="מנוע מכני" w:date="2026-10-11T12:04:40Z">
        <w:r>
          <w:rPr>
            <w:rtl/>
          </w:rPr>
          <w:delText xml:space="preserve">ס"ל</w:delText>
        </w:r>
      </w:del>
      <w:r>
        <w:rPr>
          <w:rtl/>
        </w:rPr>
        <w:t xml:space="preserve">, דלא מלח - כשר.</w:t>
      </w:r>
    </w:p>
    <w:p w:rsidR="00DA63EC" w:rsidRDefault="00DA63EC" w:rsidP="00DA63EC">
      <w:pPr>
        <w:tabs>
          <w:tab w:val="center" w:pos="2835"/>
        </w:tabs>
        <w:rPr>
          <w:b/>
          <w:bCs/>
          <w:rtl/>
        </w:rPr>
      </w:pPr>
      <w:r>
        <w:rPr>
          <w:rFonts w:hint="cs"/>
          <w:rtl/>
        </w:rPr>
        <w:t xml:space="preserve">ולא יצק היינו </w:t>
      </w:r>
      <w:r>
        <w:rPr>
          <w:rFonts w:hint="cs"/>
          <w:rtl/>
        </w:rPr>
        <w:t xml:space="preserve">לא</w:t>
      </w:r>
      <w:r>
        <w:rPr>
          <w:rFonts w:hint="cs"/>
          <w:rtl/>
        </w:rPr>
        <w:t xml:space="preserve"> כאן אלא זר אבל לגבי מלח א</w:t>
      </w:r>
      <w:r>
        <w:rPr>
          <w:rtl/>
        </w:rPr>
        <w:t>"</w:t>
      </w:r>
      <w:r>
        <w:rPr>
          <w:rFonts w:hint="cs"/>
          <w:rtl/>
        </w:rPr>
        <w:t xml:space="preserve">א שזר יקרב לגבי מזבח </w:t>
      </w:r>
    </w:p>
    <w:p>
      <w:pPr>
        <w:pStyle w:val="38"/>
        <w:rPr>
          <w:ins w:id="98587" w:author="מנוע מכני" w:date="2026-10-11T12:04:40Z"/>
        </w:rPr>
      </w:pPr>
      <w:r w:rsidRPr="003E6863">
        <w:t>ואב</w:t>
      </w:r>
      <w:r w:rsidRPr="003E6863">
        <w:t>"</w:t>
      </w:r>
      <w:r w:rsidRPr="003E6863">
        <w:t>א</w:t>
      </w:r>
      <w:r>
        <w:t xml:space="preserve">:</w:t>
      </w:r>
    </w:p>
    <w:p w:rsidR="00DA63EC" w:rsidRDefault="00DA63EC" w:rsidP="00DA63EC">
      <w:pPr>
        <w:tabs>
          <w:tab w:val="center" w:pos="2835"/>
        </w:tabs>
        <w:rPr>
          <w:rtl/>
        </w:rPr>
      </w:pPr>
      <w:del w:id="98588" w:author="מנוע מכני" w:date="2026-10-11T12:04:40Z">
        <w:r>
          <w:rPr>
            <w:rtl/>
          </w:rPr>
          <w:delText xml:space="preserve"> </w:delText>
        </w:r>
      </w:del>
      <w:r>
        <w:rPr>
          <w:rtl/>
        </w:rPr>
        <w:t xml:space="preserve">כיון דכתיב </w:t>
      </w:r>
      <w:ins w:id="92639" w:author="מנוע מכני" w:date="2026-10-11T12:04:40Z">
        <w:r>
          <w:rPr>
            <w:rtl/>
          </w:rPr>
          <w:t xml:space="preserve">בו</w:t>
        </w:r>
      </w:ins>
      <w:del w:id="92640" w:author="מנוע מכני" w:date="2026-10-11T12:04:40Z">
        <w:r>
          <w:rPr>
            <w:rtl/>
          </w:rPr>
          <w:delText xml:space="preserve">ביה</w:delText>
        </w:r>
      </w:del>
      <w:r>
        <w:rPr>
          <w:rtl/>
        </w:rPr>
        <w:t xml:space="preserve"> ברית, כמאן דתנא </w:t>
      </w:r>
      <w:ins w:id="92641" w:author="מנוע מכני" w:date="2026-10-11T12:04:40Z">
        <w:r>
          <w:rPr>
            <w:rtl/>
          </w:rPr>
          <w:t xml:space="preserve">בו</w:t>
        </w:r>
      </w:ins>
      <w:del w:id="92642" w:author="מנוע מכני" w:date="2026-10-11T12:04:40Z">
        <w:r>
          <w:rPr>
            <w:rtl/>
          </w:rPr>
          <w:delText xml:space="preserve">ביה</w:delText>
        </w:r>
      </w:del>
      <w:r>
        <w:rPr>
          <w:rtl/>
        </w:rPr>
        <w:t xml:space="preserve"> קרא דמיא.</w:t>
      </w:r>
    </w:p>
    <w:p w:rsidR="00DA63EC" w:rsidRDefault="00DA63EC" w:rsidP="00DA63EC">
      <w:pPr>
        <w:tabs>
          <w:tab w:val="center" w:pos="2835"/>
        </w:tabs>
        <w:rPr>
          <w:rtl/>
        </w:rPr>
      </w:pPr>
      <w:r>
        <w:rPr>
          <w:rtl/>
        </w:rPr>
        <w:t>ולא תנא קרא</w:t>
      </w:r>
      <w:r>
        <w:rPr>
          <w:rFonts w:hint="cs"/>
          <w:rtl/>
        </w:rPr>
        <w:t>-</w:t>
      </w:r>
      <w:r>
        <w:rPr>
          <w:rtl/>
        </w:rPr>
        <w:t xml:space="preserve"> </w:t>
      </w:r>
      <w:r>
        <w:rPr>
          <w:rFonts w:hint="cs"/>
          <w:rtl/>
        </w:rPr>
        <w:t>ד'</w:t>
      </w:r>
      <w:ins w:id="90433" w:author="Claude - סמנטי" w:date="2026-10-11T12:27:00Z">
        <w:r>
          <w:rPr>
            <w:rStyle w:val="afffff0"/>
            <w:rtl/>
          </w:rPr>
          <w:t xml:space="preserve">וְכָל קָרְבַּן מִנְחָתְךָ בַּמֶּלַח תִּמְלָח</w:t>
        </w:r>
      </w:ins>
      <w:del w:id="90434" w:author="Claude - סמנטי" w:date="2026-10-11T12:27:00Z">
        <w:r>
          <w:rPr>
            <w:rtl/>
          </w:rPr>
          <w:delText xml:space="preserve">וכל קרבן מנחתך במלח תמלח</w:delText>
        </w:r>
      </w:del>
      <w:r>
        <w:rPr>
          <w:rFonts w:hint="cs"/>
          <w:rtl/>
        </w:rPr>
        <w:t>'</w:t>
      </w:r>
    </w:p>
    <w:p>
      <w:pPr>
        <w:pStyle w:val="afffff8"/>
        <w:rPr>
          <w:ins w:id="90733" w:author="קלוד" w:date="2026-10-11T12:32:08Z"/>
        </w:rPr>
      </w:pPr>
      <w:ins w:id="90734" w:author="קלוד" w:date="2026-10-11T12:32:08Z">
        <w:r>
          <w:rPr>
            <w:color w:val="7B3F00"/>
          </w:rPr>
          <w:t xml:space="preserve">מלח על כל הקרבנות - ריבוי 'על כל קרבנך'</w:t>
        </w:r>
      </w:ins>
    </w:p>
    <w:p w:rsidR="00DA63EC" w:rsidRDefault="00DA63EC" w:rsidP="00DA63EC">
      <w:pPr>
        <w:tabs>
          <w:tab w:val="center" w:pos="2835"/>
        </w:tabs>
        <w:rPr>
          <w:rtl/>
        </w:rPr>
      </w:pPr>
      <w:r>
        <w:rPr>
          <w:rtl/>
        </w:rPr>
        <w:t xml:space="preserve">• ההוא </w:t>
      </w:r>
      <w:ins w:id="97293" w:author="מנוע מכני" w:date="2026-10-11T12:04:40Z">
        <w:r>
          <w:rPr>
            <w:rtl/>
          </w:rPr>
          <w:t xml:space="preserve">צריך</w:t>
        </w:r>
      </w:ins>
      <w:del w:id="97294" w:author="מנוע מכני" w:date="2026-10-11T12:04:40Z">
        <w:r>
          <w:rPr>
            <w:rtl/>
          </w:rPr>
          <w:delText xml:space="preserve">מיבעי</w:delText>
        </w:r>
      </w:del>
      <w:r>
        <w:rPr>
          <w:rtl/>
        </w:rPr>
        <w:t xml:space="preserve"> לכדתניא: אילו נאמר קרבן במלח, שומע אני </w:t>
      </w:r>
      <w:ins w:id="90347" w:author="מנוע מכני" w:date="2026-10-11T12:04:40Z">
        <w:r>
          <w:rPr>
            <w:rtl/>
          </w:rPr>
          <w:t xml:space="preserve">אפי'</w:t>
        </w:r>
      </w:ins>
      <w:del w:id="90348" w:author="מנוע מכני" w:date="2026-10-11T12:04:40Z">
        <w:r>
          <w:rPr>
            <w:rtl/>
          </w:rPr>
          <w:delText xml:space="preserve">אפילו</w:delText>
        </w:r>
      </w:del>
      <w:r>
        <w:rPr>
          <w:rtl/>
        </w:rPr>
        <w:t xml:space="preserve"> עצים ודם שנקראו קרבן, </w:t>
      </w:r>
      <w:r w:rsidRPr="0046594B">
        <w:rPr>
          <w:rStyle w:val="afffff0"/>
          <w:rFonts w:hint="cs"/>
          <w:rtl/>
        </w:rPr>
        <w:t>ד'</w:t>
      </w:r>
      <w:r w:rsidRPr="0046594B">
        <w:rPr>
          <w:rStyle w:val="afffff0"/>
          <w:rtl/>
        </w:rPr>
        <w:t>מנחה</w:t>
      </w:r>
      <w:r w:rsidRPr="0046594B">
        <w:rPr>
          <w:rStyle w:val="afffff0"/>
          <w:rFonts w:hint="cs"/>
          <w:rtl/>
        </w:rPr>
        <w:t>'</w:t>
      </w:r>
      <w:r w:rsidRPr="0046594B">
        <w:rPr>
          <w:rStyle w:val="afffff0"/>
          <w:rtl/>
        </w:rPr>
        <w:t>,</w:t>
      </w:r>
      <w:r>
        <w:rPr>
          <w:rtl/>
        </w:rPr>
        <w:t xml:space="preserve"> מה מנחה מיוחדת שאחרים באין חובה לה, אף כל שאחרים באין חובה לה.</w:t>
      </w:r>
    </w:p>
    <w:p w:rsidR="00DA63EC" w:rsidRDefault="00DA63EC" w:rsidP="00DA63EC">
      <w:pPr>
        <w:tabs>
          <w:tab w:val="center" w:pos="2835"/>
        </w:tabs>
        <w:rPr>
          <w:rtl/>
        </w:rPr>
      </w:pPr>
      <w:del w:id="90092" w:author="מנוע מכני" w:date="2026-10-11T12:04:40Z">
        <w:r>
          <w:rPr>
            <w:rtl/>
          </w:rPr>
          <w:delText xml:space="preserve"> </w:delText>
        </w:r>
      </w:del>
      <w:r>
        <w:rPr>
          <w:rtl/>
        </w:rPr>
        <w:t xml:space="preserve">'</w:t>
      </w:r>
      <w:r>
        <w:rPr>
          <w:rFonts w:hint="cs"/>
          <w:rtl/>
        </w:rPr>
        <w:t xml:space="preserve">מעל' מנחתך ולא מעל דמך למעוט דם </w:t>
      </w:r>
    </w:p>
    <w:p w:rsidR="00DA63EC" w:rsidRDefault="00DA63EC" w:rsidP="00DA63EC">
      <w:pPr>
        <w:tabs>
          <w:tab w:val="center" w:pos="2835"/>
        </w:tabs>
        <w:rPr>
          <w:rtl/>
        </w:rPr>
      </w:pPr>
      <w:r w:rsidRPr="003017EE">
        <w:rPr>
          <w:rStyle w:val="afffff0"/>
          <w:rFonts w:hint="cs"/>
          <w:rtl/>
        </w:rPr>
        <w:t>'</w:t>
      </w:r>
      <w:r w:rsidRPr="003017EE">
        <w:rPr>
          <w:rStyle w:val="afffff0"/>
          <w:rtl/>
        </w:rPr>
        <w:t>קרבן</w:t>
      </w:r>
      <w:r w:rsidRPr="003017EE">
        <w:rPr>
          <w:rStyle w:val="afffff0"/>
          <w:rFonts w:hint="cs"/>
          <w:rtl/>
        </w:rPr>
        <w:t>'</w:t>
      </w:r>
      <w:r w:rsidRPr="003017EE">
        <w:rPr>
          <w:rStyle w:val="afffff0"/>
          <w:rtl/>
        </w:rPr>
        <w:t>,</w:t>
      </w:r>
      <w:r>
        <w:rPr>
          <w:rtl/>
        </w:rPr>
        <w:t xml:space="preserve"> קרבן טעון מלח, ואין מנחה כולה טעונה מלח.</w:t>
      </w:r>
    </w:p>
    <w:p w:rsidR="00DA63EC" w:rsidRDefault="00DA63EC" w:rsidP="00DA63EC">
      <w:pPr>
        <w:tabs>
          <w:tab w:val="center" w:pos="2835"/>
        </w:tabs>
        <w:rPr>
          <w:rtl/>
        </w:rPr>
      </w:pPr>
      <w:r>
        <w:rPr>
          <w:rFonts w:hint="cs"/>
          <w:rtl/>
        </w:rPr>
        <w:t>ו</w:t>
      </w:r>
      <w:r>
        <w:rPr>
          <w:rtl/>
        </w:rPr>
        <w:t>מרבה אני את הלבונה שכן באה עמה בכלי אחד.</w:t>
      </w:r>
    </w:p>
    <w:p w:rsidR="00DA63EC" w:rsidRDefault="00DA63EC" w:rsidP="00DA63EC">
      <w:pPr>
        <w:tabs>
          <w:tab w:val="center" w:pos="2835"/>
        </w:tabs>
        <w:rPr>
          <w:rtl/>
        </w:rPr>
      </w:pPr>
      <w:del w:id="90093" w:author="מנוע מכני" w:date="2026-10-11T12:04:40Z">
        <w:r>
          <w:rPr>
            <w:rtl/>
          </w:rPr>
          <w:delText xml:space="preserve"> </w:delText>
        </w:r>
      </w:del>
      <w:r>
        <w:rPr>
          <w:rtl/>
        </w:rPr>
        <w:t xml:space="preserve">'</w:t>
      </w:r>
      <w:ins w:id="90057" w:author="Claude - סמנטי" w:date="2026-10-11T12:27:00Z">
        <w:r>
          <w:rPr>
            <w:rStyle w:val="afffff0"/>
            <w:rFonts w:hint="cs"/>
            <w:rtl/>
          </w:rPr>
          <w:t xml:space="preserve">עַל כָּל קָרְבָּנְךָ תַּקְרִיב מֶלַח</w:t>
        </w:r>
      </w:ins>
      <w:del w:id="90058" w:author="Claude - סמנטי" w:date="2026-10-11T12:27:00Z">
        <w:r>
          <w:rPr>
            <w:rFonts w:hint="cs"/>
            <w:rtl/>
          </w:rPr>
          <w:delText xml:space="preserve">על כל קרבנך תקריב מלח</w:delText>
        </w:r>
      </w:del>
      <w:r>
        <w:rPr>
          <w:rFonts w:hint="cs"/>
          <w:rtl/>
        </w:rPr>
        <w:t xml:space="preserve">'</w:t>
      </w:r>
      <w:ins w:id="94289" w:author="מנוע מכני" w:date="2026-10-11T12:04:40Z">
        <w:r>
          <w:rPr>
            <w:rFonts w:hint="cs"/>
            <w:rtl/>
          </w:rPr>
          <w:t xml:space="preserve"> </w:t>
        </w:r>
      </w:ins>
      <w:del w:id="94290" w:author="מנוע מכני" w:date="2026-10-11T12:04:40Z">
        <w:r>
          <w:rPr>
            <w:rFonts w:hint="cs"/>
            <w:rtl/>
          </w:rPr>
          <w:delText xml:space="preserve"> </w:delText>
        </w:r>
        <w:r>
          <w:rPr>
            <w:rtl/>
          </w:rPr>
          <w:delText xml:space="preserve"> </w:delText>
        </w:r>
      </w:del>
      <w:r>
        <w:rPr>
          <w:rtl/>
        </w:rPr>
        <w:t xml:space="preserve">לרבות את הלבונה הבאה בפני עצמה, ולבונה הבאה בבזיכין, והקטרת, מנחת כהנים, ומנחת כהן משיח, ומנחת נסכים, אימורי חטאת, ואימורי אשם, ואימורי קדשי קדשים, ואימורי קדשים קלים, ואברי עולה, ועולת העוף,</w:t>
      </w:r>
    </w:p>
    <w:p w:rsidR="00DA63EC" w:rsidRDefault="00DA63EC" w:rsidP="00DA63EC">
      <w:pPr>
        <w:tabs>
          <w:tab w:val="center" w:pos="2835"/>
        </w:tabs>
        <w:rPr>
          <w:rtl/>
        </w:rPr>
      </w:pPr>
    </w:p>
    <w:p>
      <w:pPr>
        <w:pStyle w:val="38"/>
        <w:rPr>
          <w:ins w:id="98590" w:author="מנוע מכני" w:date="2026-10-11T12:04:40Z"/>
        </w:rPr>
      </w:pPr>
      <w:del w:id="98589" w:author="מנוע מכני" w:date="2026-10-11T12:04:40Z">
        <w:r w:rsidRPr="00684B10">
          <w:delText xml:space="preserve">•</w:delText>
        </w:r>
      </w:del>
      <w:r w:rsidRPr="00684B10">
        <w:t xml:space="preserve"> </w:t>
      </w:r>
      <w:r w:rsidRPr="00684B10">
        <w:t xml:space="preserve">אמר</w:t>
      </w:r>
      <w:r w:rsidRPr="00684B10">
        <w:t xml:space="preserve"> מר:</w:t>
      </w:r>
    </w:p>
    <w:p w:rsidR="00DA63EC" w:rsidRDefault="00DA63EC" w:rsidP="00DA63EC">
      <w:pPr>
        <w:tabs>
          <w:tab w:val="center" w:pos="2835"/>
        </w:tabs>
        <w:rPr>
          <w:b/>
          <w:bCs/>
          <w:rtl/>
        </w:rPr>
      </w:pPr>
      <w:del w:id="98591" w:author="מנוע מכני" w:date="2026-10-11T12:04:40Z">
        <w:r w:rsidRPr="00684B10">
          <w:rPr>
            <w:b/>
            <w:bCs/>
            <w:rtl/>
          </w:rPr>
          <w:delText xml:space="preserve"> </w:delText>
        </w:r>
      </w:del>
      <w:r w:rsidRPr="00684B10">
        <w:rPr>
          <w:rStyle w:val="2fb"/>
          <w:b/>
          <w:bCs/>
          <w:rtl/>
        </w:rPr>
        <w:t xml:space="preserve">מרבה</w:t>
      </w:r>
      <w:r w:rsidRPr="00684B10">
        <w:rPr>
          <w:b/>
          <w:bCs/>
          <w:rtl/>
        </w:rPr>
        <w:t xml:space="preserve"> אני את הלבונה שכן באה עמה בכלי אחד.</w:t>
      </w:r>
    </w:p>
    <w:p>
      <w:pPr>
        <w:pStyle w:val="38"/>
        <w:rPr>
          <w:ins w:id="98592" w:author="מנוע מכני" w:date="2026-10-11T12:04:40Z"/>
        </w:rPr>
      </w:pPr>
      <w:r>
        <w:t xml:space="preserve">והא אמרת:</w:t>
      </w:r>
    </w:p>
    <w:p w:rsidR="00DA63EC" w:rsidRDefault="00DA63EC" w:rsidP="00DA63EC">
      <w:pPr>
        <w:tabs>
          <w:tab w:val="center" w:pos="2835"/>
        </w:tabs>
        <w:rPr>
          <w:rtl/>
        </w:rPr>
      </w:pPr>
      <w:del w:id="98593" w:author="מנוע מכני" w:date="2026-10-11T12:04:40Z">
        <w:r>
          <w:rPr>
            <w:rtl/>
          </w:rPr>
          <w:delText xml:space="preserve"> </w:delText>
        </w:r>
      </w:del>
      <w:r>
        <w:rPr>
          <w:rtl/>
        </w:rPr>
        <w:t xml:space="preserve">מה מנחה מיוחדת שאחרים באין חובה לה!</w:t>
      </w:r>
    </w:p>
    <w:p>
      <w:pPr>
        <w:pStyle w:val="38"/>
        <w:rPr>
          <w:ins w:id="98594" w:author="מנוע מכני" w:date="2026-10-11T12:04:40Z"/>
        </w:rPr>
      </w:pPr>
      <w:r w:rsidRPr="00E105BC">
        <w:t xml:space="preserve">ה"ק</w:t>
      </w:r>
      <w:r w:rsidRPr="00E105BC">
        <w:t xml:space="preserve">:</w:t>
      </w:r>
    </w:p>
    <w:p w:rsidR="00DA63EC" w:rsidRPr="00E105BC" w:rsidRDefault="00DA63EC" w:rsidP="00DA63EC">
      <w:pPr>
        <w:tabs>
          <w:tab w:val="center" w:pos="2835"/>
        </w:tabs>
        <w:rPr>
          <w:spacing w:val="-4"/>
          <w:rtl/>
        </w:rPr>
      </w:pPr>
      <w:del w:id="98595" w:author="מנוע מכני" w:date="2026-10-11T12:04:40Z">
        <w:r w:rsidRPr="00E105BC">
          <w:rPr>
            <w:spacing w:val="-4"/>
            <w:rtl/>
          </w:rPr>
          <w:delText xml:space="preserve"> </w:delText>
        </w:r>
      </w:del>
      <w:r w:rsidRPr="00E105BC">
        <w:rPr>
          <w:spacing w:val="-4"/>
          <w:rtl/>
        </w:rPr>
        <w:t xml:space="preserve">אימא קרבן - כלל,</w:t>
      </w:r>
      <w:r w:rsidRPr="00E105BC">
        <w:rPr>
          <w:rStyle w:val="afffff0"/>
          <w:spacing w:val="-4"/>
          <w:rtl/>
        </w:rPr>
        <w:t xml:space="preserve"> </w:t>
      </w:r>
      <w:r w:rsidRPr="00E105BC">
        <w:rPr>
          <w:rStyle w:val="afffff0"/>
          <w:rFonts w:hint="cs"/>
          <w:spacing w:val="-4"/>
          <w:rtl/>
        </w:rPr>
        <w:t>'</w:t>
      </w:r>
      <w:r w:rsidRPr="00E105BC">
        <w:rPr>
          <w:rStyle w:val="afffff0"/>
          <w:spacing w:val="-4"/>
          <w:rtl/>
        </w:rPr>
        <w:t>ומנחה</w:t>
      </w:r>
      <w:r w:rsidRPr="00E105BC">
        <w:rPr>
          <w:rStyle w:val="afffff0"/>
          <w:rFonts w:hint="cs"/>
          <w:spacing w:val="-4"/>
          <w:rtl/>
        </w:rPr>
        <w:t>'</w:t>
      </w:r>
      <w:r w:rsidRPr="00E105BC">
        <w:rPr>
          <w:rStyle w:val="afffff0"/>
          <w:spacing w:val="-4"/>
          <w:rtl/>
        </w:rPr>
        <w:t xml:space="preserve"> </w:t>
      </w:r>
      <w:r w:rsidRPr="00E105BC">
        <w:rPr>
          <w:spacing w:val="-4"/>
          <w:rtl/>
        </w:rPr>
        <w:t>- פרט, כלל ופרט אין בכלל אלא מה שבפרט,</w:t>
      </w:r>
      <w:r w:rsidRPr="00E105BC">
        <w:rPr>
          <w:rFonts w:hint="cs"/>
          <w:spacing w:val="-4"/>
          <w:rtl/>
        </w:rPr>
        <w:t xml:space="preserve"> מנחה ולא דבר אחר </w:t>
      </w:r>
    </w:p>
    <w:p w:rsidR="00DA63EC" w:rsidRDefault="00DA63EC" w:rsidP="00DA63EC">
      <w:pPr>
        <w:tabs>
          <w:tab w:val="center" w:pos="2835"/>
        </w:tabs>
        <w:rPr>
          <w:rtl/>
        </w:rPr>
      </w:pPr>
      <w:r>
        <w:rPr>
          <w:rtl/>
        </w:rPr>
        <w:t xml:space="preserve">הדר </w:t>
      </w:r>
      <w:r>
        <w:rPr>
          <w:rtl/>
        </w:rPr>
        <w:t xml:space="preserve">אמר</w:t>
      </w:r>
      <w:r w:rsidRPr="00464129">
        <w:rPr>
          <w:rStyle w:val="afffff0"/>
          <w:rtl/>
        </w:rPr>
        <w:t xml:space="preserve"> </w:t>
      </w:r>
      <w:r w:rsidRPr="00464129">
        <w:rPr>
          <w:rStyle w:val="afffff0"/>
          <w:rFonts w:hint="cs"/>
          <w:rtl/>
        </w:rPr>
        <w:t>'</w:t>
      </w:r>
      <w:ins w:id="90435" w:author="Claude - סמנטי" w:date="2026-10-11T12:27:00Z">
        <w:r>
          <w:rPr>
            <w:rStyle w:val="afffff0"/>
            <w:rtl/>
          </w:rPr>
          <w:t xml:space="preserve">עַל כָּל קָרְבָּנְךָ</w:t>
        </w:r>
      </w:ins>
      <w:del w:id="90436" w:author="Claude - סמנטי" w:date="2026-10-11T12:27:00Z">
        <w:r w:rsidRPr="00464129">
          <w:rPr>
            <w:rStyle w:val="afffff0"/>
            <w:rtl/>
          </w:rPr>
          <w:delText xml:space="preserve">על כל קרבנך</w:delText>
        </w:r>
      </w:del>
      <w:r w:rsidRPr="00464129">
        <w:rPr>
          <w:rStyle w:val="afffff0"/>
          <w:rFonts w:hint="cs"/>
          <w:rtl/>
        </w:rPr>
        <w:t>'</w:t>
      </w:r>
      <w:r w:rsidRPr="00464129">
        <w:rPr>
          <w:rStyle w:val="afffff0"/>
          <w:rtl/>
        </w:rPr>
        <w:t xml:space="preserve"> </w:t>
      </w:r>
      <w:r>
        <w:rPr>
          <w:rtl/>
        </w:rPr>
        <w:t xml:space="preserve">- חזר וכלל, כלל ופרט וכלל אי אתה דן אלא כעין הפרט, </w:t>
      </w:r>
      <w:r>
        <w:rPr>
          <w:rFonts w:hint="cs"/>
          <w:rtl/>
        </w:rPr>
        <w:t>ד</w:t>
      </w:r>
      <w:r>
        <w:rPr>
          <w:rtl/>
        </w:rPr>
        <w:t xml:space="preserve">מפורש שאחרים באין חובה לה, אף כל שאחרים באין חובה לה, </w:t>
      </w:r>
    </w:p>
    <w:p w:rsidR="00DA63EC" w:rsidRDefault="00DA63EC" w:rsidP="00DA63EC">
      <w:pPr>
        <w:tabs>
          <w:tab w:val="center" w:pos="2835"/>
        </w:tabs>
        <w:rPr>
          <w:rtl/>
        </w:rPr>
      </w:pPr>
      <w:r>
        <w:rPr>
          <w:rtl/>
        </w:rPr>
        <w:t xml:space="preserve">אחרים דבאין חובה לה </w:t>
      </w:r>
      <w:ins w:id="92643" w:author="מנוע מכני" w:date="2026-10-11T12:04:40Z">
        <w:ins w:id="97171" w:author="מנוע מכני" w:date="2026-10-11T12:04:40Z">
          <w:r>
            <w:rPr>
              <w:rtl/>
            </w:rPr>
            <w:t xml:space="preserve">היינו</w:t>
          </w:r>
        </w:ins>
        <w:del w:id="97172" w:author="מנוע מכני" w:date="2026-10-11T12:04:40Z">
          <w:r>
            <w:rPr>
              <w:rtl/>
            </w:rPr>
            <w:delText xml:space="preserve">מה</w:delText>
          </w:r>
          <w:r>
            <w:rPr>
              <w:rtl/>
            </w:rPr>
            <w:delText xml:space="preserve"> ניהו</w:delText>
          </w:r>
        </w:del>
      </w:ins>
      <w:del w:id="92644" w:author="מנוע מכני" w:date="2026-10-11T12:04:40Z">
        <w:r>
          <w:rPr>
            <w:rtl/>
          </w:rPr>
          <w:delText xml:space="preserve">מאי</w:delText>
        </w:r>
      </w:del>
      <w:r>
        <w:rPr>
          <w:rtl/>
        </w:rPr>
        <w:t xml:space="preserve">? עצים, אף כל עצים.</w:t>
      </w:r>
    </w:p>
    <w:p w:rsidR="00DA63EC" w:rsidRDefault="00DA63EC" w:rsidP="00DA63EC">
      <w:pPr>
        <w:tabs>
          <w:tab w:val="center" w:pos="2835"/>
        </w:tabs>
        <w:rPr>
          <w:rtl/>
        </w:rPr>
      </w:pPr>
    </w:p>
    <w:p w:rsidR="00DA63EC" w:rsidRPr="008C652E" w:rsidRDefault="00DA63EC" w:rsidP="00DA63EC">
      <w:pPr>
        <w:pStyle w:val="afffff"/>
        <w:rPr>
          <w:rtl/>
        </w:rPr>
      </w:pPr>
      <w:r w:rsidRPr="008C652E">
        <w:rPr>
          <w:rFonts w:hint="cs"/>
          <w:rtl/>
        </w:rPr>
        <w:t>'</w:t>
      </w:r>
      <w:r w:rsidRPr="008C652E">
        <w:rPr>
          <w:rtl/>
        </w:rPr>
        <w:t>לבונה</w:t>
      </w:r>
      <w:r w:rsidRPr="008C652E">
        <w:rPr>
          <w:rFonts w:hint="cs"/>
          <w:rtl/>
        </w:rPr>
        <w:t>'</w:t>
      </w:r>
      <w:r w:rsidRPr="008C652E">
        <w:rPr>
          <w:rtl/>
        </w:rPr>
        <w:t>,</w:t>
      </w:r>
    </w:p>
    <w:p w:rsidR="00DA63EC" w:rsidRDefault="00DA63EC" w:rsidP="00DA63EC">
      <w:pPr>
        <w:tabs>
          <w:tab w:val="center" w:pos="2835"/>
        </w:tabs>
        <w:rPr>
          <w:rtl/>
        </w:rPr>
      </w:pPr>
      <w:r>
        <w:rPr>
          <w:rFonts w:hint="cs"/>
          <w:rtl/>
        </w:rPr>
        <w:t xml:space="preserve">ולא דם </w:t>
      </w:r>
      <w:ins w:id="90957" w:author="מנוע מכני" w:date="2026-10-11T12:04:40Z">
        <w:r>
          <w:rPr>
            <w:rFonts w:hint="cs"/>
            <w:rtl/>
          </w:rPr>
          <w:t xml:space="preserve">דיש</w:t>
        </w:r>
      </w:ins>
      <w:del w:id="90958" w:author="מנוע מכני" w:date="2026-10-11T12:04:40Z">
        <w:r>
          <w:rPr>
            <w:rFonts w:hint="cs"/>
            <w:rtl/>
          </w:rPr>
          <w:delText xml:space="preserve">דאיכא</w:delText>
        </w:r>
      </w:del>
      <w:r>
        <w:rPr>
          <w:rFonts w:hint="cs"/>
          <w:rtl/>
        </w:rPr>
        <w:t xml:space="preserve"> נסכים </w:t>
      </w:r>
    </w:p>
    <w:p w:rsidR="00DA63EC" w:rsidRDefault="00DA63EC" w:rsidP="00DA63EC">
      <w:pPr>
        <w:tabs>
          <w:tab w:val="center" w:pos="2835"/>
        </w:tabs>
        <w:rPr>
          <w:rtl/>
        </w:rPr>
      </w:pPr>
      <w:ins w:id="90959" w:author="מנוע מכני" w:date="2026-10-11T12:04:40Z">
        <w:r>
          <w:rPr>
            <w:rFonts w:hint="cs"/>
            <w:rtl/>
          </w:rPr>
          <w:t xml:space="preserve">לא</w:t>
        </w:r>
      </w:ins>
      <w:del w:id="90960" w:author="מנוע מכני" w:date="2026-10-11T12:04:40Z">
        <w:r>
          <w:rPr>
            <w:rFonts w:hint="cs"/>
            <w:rtl/>
          </w:rPr>
          <w:delText xml:space="preserve">לאו</w:delText>
        </w:r>
      </w:del>
      <w:r>
        <w:rPr>
          <w:rFonts w:hint="cs"/>
          <w:rtl/>
        </w:rPr>
        <w:t xml:space="preserve"> מצד </w:t>
      </w:r>
      <w:ins w:id="97295" w:author="מנוע מכני" w:date="2026-10-11T12:04:40Z">
        <w:r>
          <w:rPr>
            <w:rFonts w:hint="cs"/>
            <w:rtl/>
          </w:rPr>
          <w:t xml:space="preserve">דבאו</w:t>
        </w:r>
      </w:ins>
      <w:del w:id="97296" w:author="מנוע מכני" w:date="2026-10-11T12:04:40Z">
        <w:r>
          <w:rPr>
            <w:rFonts w:hint="cs"/>
            <w:rtl/>
          </w:rPr>
          <w:delText xml:space="preserve">דאתו</w:delText>
        </w:r>
      </w:del>
      <w:r>
        <w:rPr>
          <w:rFonts w:hint="cs"/>
          <w:rtl/>
        </w:rPr>
        <w:t xml:space="preserve"> בהדי אימורין דאכילה ושתיה </w:t>
      </w:r>
      <w:r>
        <w:rPr>
          <w:rStyle w:val="2fb"/>
          <w:rtl/>
        </w:rPr>
        <w:t xml:space="preserve">אדרבה</w:t>
      </w:r>
      <w:r>
        <w:rPr>
          <w:rtl/>
        </w:rPr>
        <w:t xml:space="preserve">, כפרה ושמחה!</w:t>
      </w:r>
    </w:p>
    <w:p>
      <w:pPr>
        <w:pStyle w:val="38"/>
        <w:rPr>
          <w:ins w:id="98596" w:author="מנוע מכני" w:date="2026-10-11T12:04:40Z"/>
        </w:rPr>
      </w:pPr>
      <w:r w:rsidRPr="00336727">
        <w:t xml:space="preserve">אלא</w:t>
      </w:r>
    </w:p>
    <w:p w:rsidR="00DA63EC" w:rsidRDefault="00DA63EC" w:rsidP="00DA63EC">
      <w:pPr>
        <w:rPr>
          <w:rtl/>
        </w:rPr>
      </w:pPr>
      <w:del w:id="98597" w:author="מנוע מכני" w:date="2026-10-11T12:04:40Z">
        <w:r w:rsidRPr="00336727">
          <w:rPr>
            <w:rtl/>
          </w:rPr>
          <w:delText xml:space="preserve"> </w:delText>
        </w:r>
      </w:del>
      <w:r w:rsidRPr="00336727">
        <w:rPr>
          <w:rtl/>
        </w:rPr>
        <w:t xml:space="preserve">לבונה באה עמה בכלי אחד, </w:t>
      </w:r>
      <w:r w:rsidRPr="00336727">
        <w:rPr>
          <w:rFonts w:hint="cs"/>
          <w:rtl/>
        </w:rPr>
        <w:t>משא</w:t>
      </w:r>
      <w:r w:rsidRPr="00336727">
        <w:rPr>
          <w:rtl/>
        </w:rPr>
        <w:t>"</w:t>
      </w:r>
      <w:r w:rsidRPr="00336727">
        <w:rPr>
          <w:rFonts w:hint="cs"/>
          <w:rtl/>
        </w:rPr>
        <w:t xml:space="preserve">כ</w:t>
      </w:r>
      <w:r w:rsidRPr="00336727">
        <w:rPr>
          <w:rFonts w:hint="cs"/>
          <w:rtl/>
        </w:rPr>
        <w:t xml:space="preserve"> נסכים </w:t>
      </w:r>
      <w:r w:rsidRPr="00336727">
        <w:rPr>
          <w:rtl/>
        </w:rPr>
        <w:t xml:space="preserve">אבל עצים </w:t>
      </w:r>
      <w:r w:rsidRPr="00336727">
        <w:rPr>
          <w:rFonts w:hint="cs"/>
          <w:rtl/>
        </w:rPr>
        <w:t xml:space="preserve">איך שנכשרת מנחה מתכשרא בכל הקרבנות </w:t>
      </w:r>
    </w:p>
    <w:p w:rsidR="00DA63EC" w:rsidRDefault="00C75802" w:rsidP="00DA63EC">
      <w:pPr>
        <w:tabs>
          <w:tab w:val="center" w:pos="2835"/>
        </w:tabs>
        <w:rPr>
          <w:rtl/>
        </w:rPr>
      </w:pPr>
      <w:r>
        <w:rPr>
          <w:rtl/>
        </w:rPr>
        <w:tab/>
      </w:r>
      <w:ins w:id="90961" w:author="מנוע מכני" w:date="2026-10-11T12:04:40Z">
        <w:r>
          <w:rPr>
            <w:rFonts w:hint="cs"/>
            <w:rtl/>
          </w:rPr>
          <w:t xml:space="preserve">ולא</w:t>
        </w:r>
      </w:ins>
      <w:del w:id="90962" w:author="מנוע מכני" w:date="2026-10-11T12:04:40Z">
        <w:r w:rsidR="00DA63EC">
          <w:rPr>
            <w:rFonts w:hint="cs"/>
            <w:rtl/>
          </w:rPr>
          <w:delText xml:space="preserve">ולאו</w:delText>
        </w:r>
      </w:del>
      <w:r w:rsidR="00DA63EC">
        <w:rPr>
          <w:rFonts w:hint="cs"/>
          <w:rtl/>
        </w:rPr>
        <w:t xml:space="preserve"> דהפרט מפורש ש</w:t>
      </w:r>
      <w:r w:rsidR="00DA63EC">
        <w:rPr>
          <w:rtl/>
        </w:rPr>
        <w:t xml:space="preserve">אחרים באין חובה לה ומתרת, אף כל </w:t>
      </w:r>
      <w:r w:rsidR="00DA63EC">
        <w:rPr>
          <w:rFonts w:hint="cs"/>
          <w:rtl/>
        </w:rPr>
        <w:t>כה</w:t>
      </w:r>
      <w:r w:rsidR="00DA63EC">
        <w:rPr>
          <w:rtl/>
        </w:rPr>
        <w:t>"</w:t>
      </w:r>
      <w:r w:rsidR="00DA63EC">
        <w:rPr>
          <w:rFonts w:hint="cs"/>
          <w:rtl/>
        </w:rPr>
        <w:t xml:space="preserve">ג</w:t>
      </w:r>
      <w:r w:rsidR="00DA63EC">
        <w:rPr>
          <w:rFonts w:hint="cs"/>
          <w:rtl/>
        </w:rPr>
        <w:t xml:space="preserve"> כלבונה הבאה בבזיכין דשריא לחם </w:t>
      </w:r>
    </w:p>
    <w:p w:rsidR="00DA63EC" w:rsidRDefault="00DA63EC" w:rsidP="00DA63EC">
      <w:pPr>
        <w:tabs>
          <w:tab w:val="center" w:pos="2835"/>
        </w:tabs>
        <w:rPr>
          <w:rtl/>
        </w:rPr>
      </w:pPr>
      <w:r>
        <w:rPr>
          <w:rtl/>
        </w:rPr>
        <w:t>מדאיצטריך</w:t>
      </w:r>
      <w:r w:rsidRPr="00464129">
        <w:rPr>
          <w:rStyle w:val="afffff0"/>
          <w:rtl/>
        </w:rPr>
        <w:t xml:space="preserve"> </w:t>
      </w:r>
      <w:r w:rsidRPr="00464129">
        <w:rPr>
          <w:rStyle w:val="afffff0"/>
          <w:rFonts w:hint="cs"/>
          <w:rtl/>
        </w:rPr>
        <w:t>'</w:t>
      </w:r>
      <w:r w:rsidRPr="00464129">
        <w:rPr>
          <w:rStyle w:val="afffff0"/>
          <w:rtl/>
        </w:rPr>
        <w:t>מעל מנחתך</w:t>
      </w:r>
      <w:r w:rsidRPr="00464129">
        <w:rPr>
          <w:rStyle w:val="afffff0"/>
          <w:rFonts w:hint="cs"/>
          <w:rtl/>
        </w:rPr>
        <w:t>'</w:t>
      </w:r>
      <w:r w:rsidRPr="00464129">
        <w:rPr>
          <w:rStyle w:val="afffff0"/>
          <w:rtl/>
        </w:rPr>
        <w:t xml:space="preserve"> </w:t>
      </w:r>
      <w:r>
        <w:rPr>
          <w:rtl/>
        </w:rPr>
        <w:t xml:space="preserve">- ולא מעל דמך, מכלל דהנך </w:t>
      </w:r>
      <w:ins w:id="90963" w:author="מנוע מכני" w:date="2026-10-11T12:04:40Z">
        <w:r>
          <w:rPr>
            <w:rtl/>
          </w:rPr>
          <w:t xml:space="preserve">כולם</w:t>
        </w:r>
      </w:ins>
      <w:del w:id="90964" w:author="מנוע מכני" w:date="2026-10-11T12:04:40Z">
        <w:r>
          <w:rPr>
            <w:rtl/>
          </w:rPr>
          <w:delText xml:space="preserve">כולהו</w:delText>
        </w:r>
      </w:del>
      <w:r>
        <w:rPr>
          <w:rtl/>
        </w:rPr>
        <w:t xml:space="preserve"> </w:t>
      </w:r>
      <w:ins w:id="97297" w:author="מנוע מכני" w:date="2026-10-11T12:04:40Z">
        <w:r>
          <w:rPr>
            <w:rtl/>
          </w:rPr>
          <w:t xml:space="preserve">באו</w:t>
        </w:r>
      </w:ins>
      <w:del w:id="97298" w:author="מנוע מכני" w:date="2026-10-11T12:04:40Z">
        <w:r>
          <w:rPr>
            <w:rtl/>
          </w:rPr>
          <w:delText xml:space="preserve">אתו</w:delText>
        </w:r>
      </w:del>
      <w:r>
        <w:rPr>
          <w:rtl/>
        </w:rPr>
        <w:t xml:space="preserve"> בחד צד.</w:t>
      </w:r>
    </w:p>
    <w:p w:rsidR="00DA63EC" w:rsidRDefault="00DA63EC" w:rsidP="00DA63EC">
      <w:pPr>
        <w:tabs>
          <w:tab w:val="center" w:pos="2835"/>
        </w:tabs>
        <w:rPr>
          <w:rtl/>
        </w:rPr>
      </w:pPr>
    </w:p>
    <w:p>
      <w:pPr>
        <w:pStyle w:val="38"/>
        <w:rPr>
          <w:ins w:id="98599" w:author="מנוע מכני" w:date="2026-10-11T12:04:40Z"/>
        </w:rPr>
      </w:pPr>
      <w:del w:id="98598" w:author="מנוע מכני" w:date="2026-10-11T12:04:40Z">
        <w:r>
          <w:delText xml:space="preserve">•</w:delText>
        </w:r>
      </w:del>
      <w:r>
        <w:t xml:space="preserve"> </w:t>
      </w:r>
      <w:r w:rsidRPr="00B5401F">
        <w:t xml:space="preserve">אמר</w:t>
      </w:r>
      <w:r w:rsidRPr="00B5401F">
        <w:t xml:space="preserve"> מר:</w:t>
      </w:r>
    </w:p>
    <w:p w:rsidR="00DA63EC" w:rsidRDefault="00DA63EC" w:rsidP="00DA63EC">
      <w:pPr>
        <w:tabs>
          <w:tab w:val="center" w:pos="2835"/>
        </w:tabs>
        <w:rPr>
          <w:b/>
          <w:bCs/>
          <w:rtl/>
        </w:rPr>
      </w:pPr>
      <w:del w:id="98600" w:author="מנוע מכני" w:date="2026-10-11T12:04:40Z">
        <w:r w:rsidRPr="00B5401F">
          <w:rPr>
            <w:b/>
            <w:bCs/>
            <w:rtl/>
          </w:rPr>
          <w:delText xml:space="preserve"> </w:delText>
        </w:r>
      </w:del>
      <w:r w:rsidRPr="00B5401F">
        <w:rPr>
          <w:b/>
          <w:bCs/>
          <w:rtl/>
        </w:rPr>
        <w:t xml:space="preserve">מעל מנחתך - ולא מעל דמך.</w:t>
      </w:r>
    </w:p>
    <w:p w:rsidR="00DA63EC" w:rsidRDefault="00DA63EC" w:rsidP="00DA63EC">
      <w:pPr>
        <w:tabs>
          <w:tab w:val="center" w:pos="2835"/>
        </w:tabs>
        <w:rPr>
          <w:rtl/>
        </w:rPr>
      </w:pPr>
      <w:ins w:id="97299" w:author="מנוע מכני" w:date="2026-10-11T12:04:40Z">
        <w:r>
          <w:rPr>
            <w:rFonts w:hint="cs"/>
            <w:rtl/>
          </w:rPr>
          <w:t xml:space="preserve">ומסתבר</w:t>
        </w:r>
      </w:ins>
      <w:del w:id="97300" w:author="מנוע מכני" w:date="2026-10-11T12:04:40Z">
        <w:r>
          <w:rPr>
            <w:rFonts w:hint="cs"/>
            <w:rtl/>
          </w:rPr>
          <w:delText xml:space="preserve">ו</w:delText>
        </w:r>
        <w:r>
          <w:rPr>
            <w:rtl/>
          </w:rPr>
          <w:delText xml:space="preserve">מסתברא</w:delText>
        </w:r>
      </w:del>
      <w:r>
        <w:rPr>
          <w:rtl/>
        </w:rPr>
        <w:t xml:space="preserve"> אברים </w:t>
      </w:r>
      <w:r>
        <w:rPr>
          <w:rtl/>
        </w:rPr>
        <w:t xml:space="preserve">הו</w:t>
      </w:r>
      <w:r>
        <w:rPr>
          <w:rFonts w:hint="cs"/>
          <w:rtl/>
        </w:rPr>
        <w:t xml:space="preserve">"ל</w:t>
      </w:r>
      <w:r>
        <w:rPr>
          <w:rFonts w:hint="cs"/>
          <w:rtl/>
        </w:rPr>
        <w:t xml:space="preserve"> </w:t>
      </w:r>
      <w:r>
        <w:rPr>
          <w:rtl/>
        </w:rPr>
        <w:t>לרבויי, שכן אחרים באין חובה לה כמותה, אישים כמותה, בחוץ כמותה, נותר כמותה, טומאה כמותה, מעילה כמותה.</w:t>
      </w:r>
    </w:p>
    <w:p w:rsidR="00DA63EC" w:rsidRDefault="00DA63EC" w:rsidP="00DA63EC">
      <w:pPr>
        <w:tabs>
          <w:tab w:val="center" w:pos="2835"/>
        </w:tabs>
        <w:rPr>
          <w:rtl/>
        </w:rPr>
      </w:pPr>
      <w:r>
        <w:rPr>
          <w:rFonts w:hint="cs"/>
          <w:rtl/>
        </w:rPr>
        <w:t xml:space="preserve">ונפישן מדם שמתיר כמותה ונפסל בשקיעת החמה כמותה </w:t>
      </w:r>
    </w:p>
    <w:p w:rsidR="00DA63EC" w:rsidRDefault="00DA63EC" w:rsidP="00DA63EC">
      <w:pPr>
        <w:pStyle w:val="afff3"/>
        <w:framePr w:wrap="around"/>
        <w:rPr>
          <w:rtl/>
        </w:rPr>
      </w:pPr>
      <w:r>
        <w:rPr>
          <w:rFonts w:hint="cs"/>
          <w:rtl/>
        </w:rPr>
        <w:t>כ:</w:t>
      </w:r>
    </w:p>
    <w:p w:rsidR="00DA63EC" w:rsidRDefault="00DA63EC" w:rsidP="00DA63EC">
      <w:pPr>
        <w:tabs>
          <w:tab w:val="center" w:pos="2835"/>
        </w:tabs>
        <w:rPr>
          <w:rtl/>
        </w:rPr>
      </w:pPr>
    </w:p>
    <w:p>
      <w:pPr>
        <w:pStyle w:val="afffff8"/>
        <w:rPr>
          <w:ins w:id="90731" w:author="קלוד" w:date="2026-10-11T12:32:08Z"/>
        </w:rPr>
      </w:pPr>
      <w:ins w:id="90732" w:author="קלוד" w:date="2026-10-11T12:32:08Z">
        <w:r>
          <w:rPr>
            <w:color w:val="7B3F00"/>
          </w:rPr>
          <w:t xml:space="preserve">עצים ודם - האם טעונים מלח</w:t>
        </w:r>
      </w:ins>
    </w:p>
    <w:p>
      <w:pPr>
        <w:pStyle w:val="38"/>
        <w:rPr>
          <w:ins w:id="98602" w:author="מנוע מכני" w:date="2026-10-11T12:04:40Z"/>
        </w:rPr>
      </w:pPr>
      <w:del w:id="98601" w:author="מנוע מכני" w:date="2026-10-11T12:04:40Z">
        <w:r>
          <w:delText xml:space="preserve">•</w:delText>
        </w:r>
      </w:del>
      <w:r>
        <w:t xml:space="preserve"> </w:t>
      </w:r>
      <w:r w:rsidRPr="006F2DE6">
        <w:t xml:space="preserve">אמר</w:t>
      </w:r>
      <w:r w:rsidRPr="006F2DE6">
        <w:t xml:space="preserve"> מר:</w:t>
      </w:r>
    </w:p>
    <w:p w:rsidR="00DA63EC" w:rsidRDefault="00DA63EC" w:rsidP="00DA63EC">
      <w:pPr>
        <w:tabs>
          <w:tab w:val="center" w:pos="2835"/>
        </w:tabs>
        <w:rPr>
          <w:b/>
          <w:bCs/>
          <w:rtl/>
        </w:rPr>
      </w:pPr>
      <w:del w:id="98603" w:author="מנוע מכני" w:date="2026-10-11T12:04:40Z">
        <w:r w:rsidRPr="006F2DE6">
          <w:rPr>
            <w:b/>
            <w:bCs/>
            <w:rtl/>
          </w:rPr>
          <w:delText xml:space="preserve"> </w:delText>
        </w:r>
      </w:del>
      <w:r w:rsidRPr="006F2DE6">
        <w:rPr>
          <w:b/>
          <w:bCs/>
          <w:rtl/>
        </w:rPr>
        <w:t xml:space="preserve">שומע אני </w:t>
      </w:r>
      <w:ins w:id="90349" w:author="מנוע מכני" w:date="2026-10-11T12:04:40Z">
        <w:r>
          <w:rPr>
            <w:b/>
            <w:bCs/>
            <w:rtl/>
          </w:rPr>
          <w:t xml:space="preserve">אפי'</w:t>
        </w:r>
      </w:ins>
      <w:del w:id="90350" w:author="מנוע מכני" w:date="2026-10-11T12:04:40Z">
        <w:r w:rsidRPr="006F2DE6">
          <w:rPr>
            <w:b/>
            <w:bCs/>
            <w:rtl/>
          </w:rPr>
          <w:delText xml:space="preserve">אפילו</w:delText>
        </w:r>
      </w:del>
      <w:r w:rsidRPr="006F2DE6">
        <w:rPr>
          <w:b/>
          <w:bCs/>
          <w:rtl/>
        </w:rPr>
        <w:t xml:space="preserve"> עצים ודם שנקראו קרבן.</w:t>
      </w:r>
    </w:p>
    <w:p w:rsidR="00DA63EC" w:rsidRDefault="00DA63EC" w:rsidP="00DA63EC">
      <w:pPr>
        <w:tabs>
          <w:tab w:val="center" w:pos="2835"/>
        </w:tabs>
        <w:rPr>
          <w:rtl/>
        </w:rPr>
      </w:pPr>
      <w:r>
        <w:rPr>
          <w:rStyle w:val="2fb"/>
          <w:rFonts w:hint="cs"/>
          <w:rtl/>
        </w:rPr>
        <w:t xml:space="preserve">ורבי</w:t>
      </w:r>
      <w:r>
        <w:rPr>
          <w:rFonts w:hint="cs"/>
          <w:rtl/>
        </w:rPr>
        <w:t xml:space="preserve"> הוא </w:t>
      </w:r>
      <w:ins w:id="96541" w:author="מנוע מכני" w:date="2026-10-11T12:04:40Z">
        <w:r>
          <w:rPr>
            <w:rFonts w:hint="cs"/>
            <w:rtl/>
          </w:rPr>
          <w:t xml:space="preserve">דסבר</w:t>
        </w:r>
      </w:ins>
      <w:del w:id="96542" w:author="מנוע מכני" w:date="2026-10-11T12:04:40Z">
        <w:r>
          <w:rPr>
            <w:rFonts w:hint="cs"/>
            <w:rtl/>
          </w:rPr>
          <w:delText xml:space="preserve">דס</w:delText>
        </w:r>
        <w:r>
          <w:rPr>
            <w:rtl/>
          </w:rPr>
          <w:delText xml:space="preserve">"</w:delText>
        </w:r>
        <w:r>
          <w:rPr>
            <w:rFonts w:hint="cs"/>
            <w:rtl/>
          </w:rPr>
          <w:delText xml:space="preserve">ל</w:delText>
        </w:r>
      </w:del>
      <w:r>
        <w:rPr>
          <w:rFonts w:hint="cs"/>
          <w:rtl/>
        </w:rPr>
        <w:t xml:space="preserve"> עצים איקרי קרבנן </w:t>
      </w:r>
    </w:p>
    <w:p>
      <w:pPr>
        <w:pStyle w:val="38"/>
        <w:rPr>
          <w:ins w:id="98604" w:author="מנוע מכני" w:date="2026-10-11T12:04:40Z"/>
        </w:rPr>
      </w:pPr>
      <w:r>
        <w:t xml:space="preserve">ויקשה</w:t>
      </w:r>
    </w:p>
    <w:p w:rsidR="00DA63EC" w:rsidRDefault="00DA63EC" w:rsidP="00DA63EC">
      <w:pPr>
        <w:tabs>
          <w:tab w:val="center" w:pos="2835"/>
        </w:tabs>
        <w:rPr>
          <w:rtl/>
        </w:rPr>
      </w:pPr>
      <w:del w:id="98605" w:author="מנוע מכני" w:date="2026-10-11T12:04:40Z">
        <w:r>
          <w:rPr>
            <w:rFonts w:hint="cs"/>
            <w:rtl/>
          </w:rPr>
          <w:delText xml:space="preserve"> </w:delText>
        </w:r>
      </w:del>
      <w:r>
        <w:rPr>
          <w:rStyle w:val="2fb"/>
          <w:rFonts w:hint="cs"/>
          <w:rtl/>
        </w:rPr>
        <w:t xml:space="preserve">דלרבי</w:t>
      </w:r>
      <w:r>
        <w:rPr>
          <w:rFonts w:hint="cs"/>
          <w:rtl/>
        </w:rPr>
        <w:t xml:space="preserve"> בעו מלח </w:t>
      </w:r>
      <w:r w:rsidRPr="0046594B">
        <w:rPr>
          <w:rStyle w:val="afffff0"/>
          <w:rFonts w:hint="cs"/>
          <w:rtl/>
        </w:rPr>
        <w:t xml:space="preserve">ד'קרבן' </w:t>
      </w:r>
      <w:r>
        <w:rPr>
          <w:rtl/>
        </w:rPr>
        <w:t>מלמד שמתנדבין עצים, שני גזרין, וכן אומר:</w:t>
      </w:r>
      <w:r w:rsidRPr="00464129">
        <w:rPr>
          <w:rStyle w:val="afffff0"/>
          <w:rtl/>
        </w:rPr>
        <w:t xml:space="preserve"> </w:t>
      </w:r>
      <w:r w:rsidRPr="00464129">
        <w:rPr>
          <w:rStyle w:val="afffff0"/>
          <w:rFonts w:hint="cs"/>
          <w:rtl/>
        </w:rPr>
        <w:t>'</w:t>
      </w:r>
      <w:ins w:id="90437" w:author="Claude - סמנטי" w:date="2026-10-11T12:27:00Z">
        <w:r>
          <w:rPr>
            <w:rStyle w:val="afffff0"/>
            <w:rtl/>
          </w:rPr>
          <w:t xml:space="preserve">וְהַגּוֹרָלוֹת הִפַּלְנוּ עַל קֻרְבַּן הָעֵצִים</w:t>
        </w:r>
      </w:ins>
      <w:del w:id="90438" w:author="Claude - סמנטי" w:date="2026-10-11T12:27:00Z">
        <w:r w:rsidRPr="00464129">
          <w:rPr>
            <w:rStyle w:val="afffff0"/>
            <w:rtl/>
          </w:rPr>
          <w:delText xml:space="preserve">והגורלות הפלנו על קרבן העצים</w:delText>
        </w:r>
      </w:del>
      <w:r w:rsidRPr="00464129">
        <w:rPr>
          <w:rStyle w:val="afffff0"/>
          <w:rFonts w:hint="cs"/>
          <w:rtl/>
        </w:rPr>
        <w:t>'</w:t>
      </w:r>
      <w:r w:rsidRPr="00464129">
        <w:rPr>
          <w:rStyle w:val="afffff0"/>
          <w:rtl/>
        </w:rPr>
        <w:t>,</w:t>
      </w:r>
      <w:r>
        <w:rPr>
          <w:rtl/>
        </w:rPr>
        <w:t xml:space="preserve"> </w:t>
      </w:r>
    </w:p>
    <w:p>
      <w:pPr>
        <w:pStyle w:val="38"/>
        <w:rPr>
          <w:ins w:id="98606" w:author="מנוע מכני" w:date="2026-10-11T12:04:40Z"/>
        </w:rPr>
      </w:pPr>
      <w:r w:rsidRPr="00E105BC">
        <w:t xml:space="preserve">רבי:</w:t>
      </w:r>
    </w:p>
    <w:p w:rsidR="00DA63EC" w:rsidRPr="00E105BC" w:rsidRDefault="00DA63EC" w:rsidP="00DA63EC">
      <w:pPr>
        <w:tabs>
          <w:tab w:val="center" w:pos="2835"/>
        </w:tabs>
        <w:rPr>
          <w:spacing w:val="-2"/>
          <w:rtl/>
        </w:rPr>
      </w:pPr>
      <w:del w:id="98607" w:author="מנוע מכני" w:date="2026-10-11T12:04:40Z">
        <w:r w:rsidRPr="00E105BC">
          <w:rPr>
            <w:spacing w:val="-2"/>
            <w:rtl/>
          </w:rPr>
          <w:delText xml:space="preserve"> </w:delText>
        </w:r>
      </w:del>
      <w:r w:rsidRPr="00E105BC">
        <w:rPr>
          <w:spacing w:val="-2"/>
          <w:rtl/>
        </w:rPr>
        <w:t xml:space="preserve">עצים קרבן מנחה הן, וטעונין מלח וטעונין הגשה</w:t>
      </w:r>
      <w:ins w:id="94291" w:author="מנוע מכני" w:date="2026-10-11T12:04:40Z">
        <w:r>
          <w:rPr>
            <w:spacing w:val="-2"/>
            <w:rtl/>
          </w:rPr>
          <w:t xml:space="preserve">,</w:t>
        </w:r>
      </w:ins>
      <w:del w:id="94292" w:author="מנוע מכני" w:date="2026-10-11T12:04:40Z">
        <w:r w:rsidRPr="00E105BC">
          <w:rPr>
            <w:spacing w:val="-2"/>
            <w:rtl/>
          </w:rPr>
          <w:delText xml:space="preserve">;</w:delText>
        </w:r>
      </w:del>
      <w:r w:rsidRPr="00E105BC">
        <w:rPr>
          <w:spacing w:val="-2"/>
          <w:rtl/>
        </w:rPr>
        <w:t xml:space="preserve"> </w:t>
      </w:r>
      <w:r w:rsidRPr="00E105BC">
        <w:rPr>
          <w:rStyle w:val="2fb"/>
          <w:spacing w:val="-2"/>
          <w:rtl/>
        </w:rPr>
        <w:t xml:space="preserve">רבא</w:t>
      </w:r>
      <w:r w:rsidRPr="00E105BC">
        <w:rPr>
          <w:spacing w:val="-2"/>
          <w:rtl/>
        </w:rPr>
        <w:t xml:space="preserve"> לדברי </w:t>
      </w:r>
      <w:r w:rsidRPr="00E105BC">
        <w:rPr>
          <w:rStyle w:val="2fb"/>
          <w:spacing w:val="-2"/>
          <w:rtl/>
        </w:rPr>
        <w:t xml:space="preserve">רבי</w:t>
      </w:r>
      <w:r w:rsidRPr="00E105BC">
        <w:rPr>
          <w:spacing w:val="-2"/>
          <w:rtl/>
        </w:rPr>
        <w:t xml:space="preserve"> - עצים טעונין קמיצה, </w:t>
      </w:r>
    </w:p>
    <w:p>
      <w:pPr>
        <w:pStyle w:val="38"/>
        <w:rPr>
          <w:ins w:id="98608" w:author="מנוע מכני" w:date="2026-10-11T12:04:40Z"/>
        </w:rPr>
      </w:pPr>
      <w:r>
        <w:t xml:space="preserve">ויקשה</w:t>
      </w:r>
    </w:p>
    <w:p w:rsidR="00DA63EC" w:rsidRDefault="00DA63EC" w:rsidP="00DA63EC">
      <w:pPr>
        <w:tabs>
          <w:tab w:val="center" w:pos="2835"/>
        </w:tabs>
        <w:rPr>
          <w:rtl/>
        </w:rPr>
      </w:pPr>
      <w:del w:id="98609" w:author="מנוע מכני" w:date="2026-10-11T12:04:40Z">
        <w:r>
          <w:rPr>
            <w:rFonts w:hint="cs"/>
            <w:rtl/>
          </w:rPr>
          <w:delText xml:space="preserve"> </w:delText>
        </w:r>
      </w:del>
      <w:ins w:id="92645" w:author="מנוע מכני" w:date="2026-10-11T12:04:40Z">
        <w:r>
          <w:rPr>
            <w:rFonts w:hint="cs"/>
            <w:rtl/>
          </w:rPr>
          <w:t xml:space="preserve">מה</w:t>
        </w:r>
      </w:ins>
      <w:del w:id="92646" w:author="מנוע מכני" w:date="2026-10-11T12:04:40Z">
        <w:r>
          <w:rPr>
            <w:rFonts w:hint="cs"/>
            <w:rtl/>
          </w:rPr>
          <w:delText xml:space="preserve">מאי</w:delText>
        </w:r>
      </w:del>
      <w:r>
        <w:rPr>
          <w:rFonts w:hint="cs"/>
          <w:rtl/>
        </w:rPr>
        <w:t xml:space="preserve"> בא </w:t>
      </w:r>
      <w:ins w:id="96943" w:author="מנוע מכני" w:date="2026-10-11T12:04:40Z">
        <w:r>
          <w:rPr>
            <w:rFonts w:hint="cs"/>
            <w:rtl/>
          </w:rPr>
          <w:t xml:space="preserve">למעט</w:t>
        </w:r>
      </w:ins>
      <w:del w:id="96944" w:author="מנוע מכני" w:date="2026-10-11T12:04:40Z">
        <w:r>
          <w:rPr>
            <w:rFonts w:hint="cs"/>
            <w:rtl/>
          </w:rPr>
          <w:delText xml:space="preserve">למעוטי</w:delText>
        </w:r>
      </w:del>
      <w:r>
        <w:rPr>
          <w:rFonts w:hint="cs"/>
          <w:rtl/>
        </w:rPr>
        <w:t xml:space="preserve"> </w:t>
      </w:r>
      <w:ins w:id="96065" w:author="מנוע מכני" w:date="2026-10-11T12:04:40Z">
        <w:r>
          <w:rPr>
            <w:rFonts w:hint="cs"/>
            <w:rtl/>
          </w:rPr>
          <w:t xml:space="preserve">אם </w:t>
        </w:r>
      </w:ins>
      <w:del w:id="96066" w:author="מנוע מכני" w:date="2026-10-11T12:04:40Z">
        <w:r>
          <w:rPr>
            <w:rFonts w:hint="cs"/>
            <w:rtl/>
          </w:rPr>
          <w:delText xml:space="preserve">אי </w:delText>
        </w:r>
      </w:del>
      <w:r>
        <w:rPr>
          <w:rFonts w:hint="cs"/>
          <w:rtl/>
        </w:rPr>
        <w:t xml:space="preserve">עצים סמי </w:t>
      </w:r>
      <w:ins w:id="96067" w:author="מנוע מכני" w:date="2026-10-11T12:04:40Z">
        <w:r>
          <w:rPr>
            <w:rFonts w:hint="cs"/>
            <w:rtl/>
          </w:rPr>
          <w:t xml:space="preserve">ואם </w:t>
        </w:r>
      </w:ins>
      <w:del w:id="96068" w:author="מנוע מכני" w:date="2026-10-11T12:04:40Z">
        <w:r>
          <w:rPr>
            <w:rFonts w:hint="cs"/>
            <w:rtl/>
          </w:rPr>
          <w:delText xml:space="preserve">ואי </w:delText>
        </w:r>
      </w:del>
      <w:r>
        <w:rPr>
          <w:rFonts w:hint="cs"/>
          <w:rtl/>
        </w:rPr>
        <w:t xml:space="preserve">דם מעל מנחתך נפקרא </w:t>
      </w:r>
    </w:p>
    <w:p w:rsidR="00DA63EC" w:rsidRDefault="00DA63EC" w:rsidP="00DA63EC">
      <w:pPr>
        <w:tabs>
          <w:tab w:val="center" w:pos="2835"/>
        </w:tabs>
        <w:rPr>
          <w:rtl/>
        </w:rPr>
      </w:pPr>
      <w:ins w:id="96069" w:author="מנוע מכני" w:date="2026-10-11T12:04:40Z">
        <w:r>
          <w:rPr>
            <w:rFonts w:hint="cs"/>
            <w:rtl/>
          </w:rPr>
          <w:t xml:space="preserve">ואם </w:t>
        </w:r>
      </w:ins>
      <w:del w:id="96070" w:author="מנוע מכני" w:date="2026-10-11T12:04:40Z">
        <w:r>
          <w:rPr>
            <w:rFonts w:hint="cs"/>
            <w:rtl/>
          </w:rPr>
          <w:lastRenderedPageBreak/>
          <w:delText xml:space="preserve">ואי </w:delText>
        </w:r>
      </w:del>
      <w:r>
        <w:rPr>
          <w:rFonts w:hint="cs"/>
          <w:rtl/>
        </w:rPr>
        <w:lastRenderedPageBreak/>
        <w:t xml:space="preserve">אפיק עצים </w:t>
      </w:r>
      <w:ins w:id="97301" w:author="מנוע מכני" w:date="2026-10-11T12:04:40Z">
        <w:r>
          <w:rPr>
            <w:rFonts w:hint="cs"/>
            <w:rtl/>
          </w:rPr>
          <w:t xml:space="preserve">ונכנס</w:t>
        </w:r>
      </w:ins>
      <w:del w:id="97302" w:author="מנוע מכני" w:date="2026-10-11T12:04:40Z">
        <w:r>
          <w:rPr>
            <w:rFonts w:hint="cs"/>
            <w:rtl/>
          </w:rPr>
          <w:lastRenderedPageBreak/>
          <w:delText xml:space="preserve">ועייל</w:delText>
        </w:r>
      </w:del>
      <w:r>
        <w:rPr>
          <w:rFonts w:hint="cs"/>
          <w:rtl/>
        </w:rPr>
        <w:lastRenderedPageBreak/>
        <w:t xml:space="preserve"> נסכים </w:t>
      </w:r>
      <w:r>
        <w:rPr>
          <w:rFonts w:hint="cs"/>
          <w:rtl/>
        </w:rPr>
        <w:lastRenderedPageBreak/>
        <w:t xml:space="preserve">דתניא</w:t>
      </w:r>
      <w:r>
        <w:rPr>
          <w:rFonts w:hint="cs"/>
          <w:rtl/>
        </w:rPr>
        <w:lastRenderedPageBreak/>
        <w:t xml:space="preserve"> אבל היין והדם והעצים והקטורת </w:t>
      </w:r>
      <w:r>
        <w:rPr>
          <w:rtl/>
        </w:rPr>
        <w:t>–</w:t>
      </w:r>
      <w:r>
        <w:rPr>
          <w:rFonts w:hint="cs"/>
          <w:rtl/>
        </w:rPr>
        <w:t xml:space="preserve"> אין טעונין מלח </w:t>
      </w:r>
    </w:p>
    <w:p w:rsidR="00DA63EC" w:rsidRDefault="00DA63EC" w:rsidP="00DA63EC">
      <w:pPr>
        <w:pStyle w:val="afff3"/>
        <w:framePr w:wrap="around"/>
        <w:rPr>
          <w:rtl/>
        </w:rPr>
      </w:pPr>
      <w:r>
        <w:rPr>
          <w:rFonts w:hint="cs"/>
          <w:rtl/>
        </w:rPr>
        <w:t>כא"</w:t>
      </w:r>
    </w:p>
    <w:p>
      <w:pPr>
        <w:pStyle w:val="38"/>
        <w:rPr>
          <w:ins w:id="98610" w:author="מנוע מכני" w:date="2026-10-11T12:04:40Z"/>
        </w:rPr>
      </w:pPr>
      <w:ins w:id="96071" w:author="מנוע מכני" w:date="2026-10-11T12:04:40Z">
        <w:r>
          <w:t xml:space="preserve">אם </w:t>
        </w:r>
      </w:ins>
      <w:del w:id="96072" w:author="מנוע מכני" w:date="2026-10-11T12:04:40Z">
        <w:r>
          <w:delText xml:space="preserve">אי </w:delText>
        </w:r>
      </w:del>
      <w:r>
        <w:t xml:space="preserve">רבי, </w:t>
      </w:r>
      <w:ins w:id="95807" w:author="מנוע מכני" w:date="2026-10-11T12:04:40Z">
        <w:r>
          <w:t xml:space="preserve">קשה</w:t>
        </w:r>
      </w:ins>
      <w:del w:id="95808" w:author="מנוע מכני" w:date="2026-10-11T12:04:40Z">
        <w:r>
          <w:delText xml:space="preserve">קשיא</w:delText>
        </w:r>
      </w:del>
      <w:r>
        <w:t xml:space="preserve"> עצים:</w:t>
      </w:r>
    </w:p>
    <w:p w:rsidR="00DA63EC" w:rsidRDefault="00DA63EC" w:rsidP="00DA63EC">
      <w:pPr>
        <w:tabs>
          <w:tab w:val="center" w:pos="2835"/>
        </w:tabs>
        <w:rPr>
          <w:rtl/>
        </w:rPr>
      </w:pPr>
      <w:del w:id="98611" w:author="מנוע מכני" w:date="2026-10-11T12:04:40Z">
        <w:r>
          <w:rPr>
            <w:rtl/>
          </w:rPr>
          <w:delText xml:space="preserve"> </w:delText>
        </w:r>
      </w:del>
      <w:ins w:id="96073" w:author="מנוע מכני" w:date="2026-10-11T12:04:40Z">
        <w:r>
          <w:rPr>
            <w:rtl/>
          </w:rPr>
          <w:t xml:space="preserve">אם </w:t>
        </w:r>
      </w:ins>
      <w:del w:id="96074" w:author="מנוע מכני" w:date="2026-10-11T12:04:40Z">
        <w:r>
          <w:rPr>
            <w:rtl/>
          </w:rPr>
          <w:delText xml:space="preserve">אי </w:delText>
        </w:r>
      </w:del>
      <w:r>
        <w:rPr>
          <w:rtl/>
        </w:rPr>
        <w:t xml:space="preserve">רבנן, </w:t>
      </w:r>
      <w:ins w:id="95809" w:author="מנוע מכני" w:date="2026-10-11T12:04:40Z">
        <w:r>
          <w:rPr>
            <w:rtl/>
          </w:rPr>
          <w:t xml:space="preserve">קשה</w:t>
        </w:r>
      </w:ins>
      <w:del w:id="95810" w:author="מנוע מכני" w:date="2026-10-11T12:04:40Z">
        <w:r>
          <w:rPr>
            <w:rtl/>
          </w:rPr>
          <w:delText xml:space="preserve">קשיא</w:delText>
        </w:r>
      </w:del>
      <w:r>
        <w:rPr>
          <w:rtl/>
        </w:rPr>
        <w:t xml:space="preserve"> קטרת!</w:t>
      </w:r>
    </w:p>
    <w:p w:rsidR="00DA63EC" w:rsidRDefault="00DA63EC" w:rsidP="00DA63EC">
      <w:pPr>
        <w:tabs>
          <w:tab w:val="center" w:pos="2835"/>
        </w:tabs>
        <w:rPr>
          <w:rtl/>
        </w:rPr>
      </w:pPr>
    </w:p>
    <w:p>
      <w:pPr>
        <w:pStyle w:val="38"/>
        <w:rPr>
          <w:ins w:id="98612" w:author="מנוע מכני" w:date="2026-10-11T12:04:40Z"/>
        </w:rPr>
      </w:pPr>
      <w:r>
        <w:t xml:space="preserve">אלא</w:t>
      </w:r>
    </w:p>
    <w:p w:rsidR="00DA63EC" w:rsidRDefault="00DA63EC" w:rsidP="00DA63EC">
      <w:pPr>
        <w:tabs>
          <w:tab w:val="center" w:pos="2835"/>
        </w:tabs>
        <w:rPr>
          <w:rtl/>
        </w:rPr>
      </w:pPr>
      <w:del w:id="98613" w:author="מנוע מכני" w:date="2026-10-11T12:04:40Z">
        <w:r>
          <w:rPr>
            <w:rFonts w:hint="cs"/>
            <w:rtl/>
          </w:rPr>
          <w:delText xml:space="preserve"> </w:delText>
        </w:r>
      </w:del>
      <w:ins w:id="92647" w:author="מנוע מכני" w:date="2026-10-11T12:04:40Z">
        <w:r>
          <w:rPr>
            <w:rtl/>
          </w:rPr>
          <w:t xml:space="preserve">זה</w:t>
        </w:r>
      </w:ins>
      <w:del w:id="92648" w:author="מנוע מכני" w:date="2026-10-11T12:04:40Z">
        <w:r>
          <w:rPr>
            <w:rtl/>
          </w:rPr>
          <w:delText xml:space="preserve">האי</w:delText>
        </w:r>
      </w:del>
      <w:r>
        <w:rPr>
          <w:rtl/>
        </w:rPr>
        <w:t xml:space="preserve"> תנא הוא</w:t>
      </w:r>
      <w:ins w:id="94293" w:author="מנוע מכני" w:date="2026-10-11T12:04:40Z">
        <w:r>
          <w:rPr>
            <w:rtl/>
          </w:rPr>
          <w:t xml:space="preserve">,</w:t>
        </w:r>
      </w:ins>
      <w:del w:id="94294" w:author="מנוע מכני" w:date="2026-10-11T12:04:40Z">
        <w:r>
          <w:rPr>
            <w:rtl/>
          </w:rPr>
          <w:delText xml:space="preserve">;</w:delText>
        </w:r>
      </w:del>
      <w:r>
        <w:rPr>
          <w:rtl/>
        </w:rPr>
        <w:t xml:space="preserve"> </w:t>
      </w:r>
      <w:r>
        <w:rPr>
          <w:rStyle w:val="2fb"/>
          <w:rtl/>
        </w:rPr>
        <w:t xml:space="preserve">ד</w:t>
      </w:r>
      <w:r>
        <w:rPr>
          <w:rStyle w:val="2fb"/>
          <w:rFonts w:hint="cs"/>
          <w:rtl/>
        </w:rPr>
        <w:t>רי</w:t>
      </w:r>
      <w:r>
        <w:rPr>
          <w:rStyle w:val="2fb"/>
          <w:rtl/>
        </w:rPr>
        <w:t>"</w:t>
      </w:r>
      <w:r>
        <w:rPr>
          <w:rStyle w:val="2fb"/>
          <w:rFonts w:hint="cs"/>
          <w:rtl/>
        </w:rPr>
        <w:t xml:space="preserve">ש</w:t>
      </w:r>
      <w:r>
        <w:rPr>
          <w:rFonts w:hint="cs"/>
          <w:rtl/>
        </w:rPr>
        <w:t xml:space="preserve"> </w:t>
      </w:r>
      <w:r>
        <w:rPr>
          <w:rStyle w:val="2fb"/>
          <w:rFonts w:hint="cs"/>
          <w:rtl/>
        </w:rPr>
        <w:t xml:space="preserve">בריב</w:t>
      </w:r>
      <w:r>
        <w:rPr>
          <w:rStyle w:val="2fb"/>
          <w:rtl/>
        </w:rPr>
        <w:t>"</w:t>
      </w:r>
      <w:r>
        <w:rPr>
          <w:rStyle w:val="2fb"/>
          <w:rFonts w:hint="cs"/>
          <w:rtl/>
        </w:rPr>
        <w:t xml:space="preserve">ב</w:t>
      </w:r>
      <w:r>
        <w:rPr>
          <w:rFonts w:hint="cs"/>
          <w:rtl/>
        </w:rPr>
        <w:t xml:space="preserve"> או</w:t>
      </w:r>
      <w:r>
        <w:rPr>
          <w:rtl/>
        </w:rPr>
        <w:t xml:space="preserve">מר: מה הפרט מפורש דבר שמקבל טומאה ועולה לאשים וישנו על מזבח החיצון, אף כל דבר המקבל טומאה ועולה לאשים וישנו על מזבח החיצון, </w:t>
      </w:r>
    </w:p>
    <w:p w:rsidR="00DA63EC" w:rsidRDefault="00DA63EC" w:rsidP="00DA63EC">
      <w:pPr>
        <w:tabs>
          <w:tab w:val="center" w:pos="2835"/>
        </w:tabs>
        <w:rPr>
          <w:rtl/>
        </w:rPr>
      </w:pPr>
      <w:r>
        <w:rPr>
          <w:rtl/>
        </w:rPr>
        <w:tab/>
        <w:t>יצאו עצים - שאין מקבלין טומאה, יצאו דם ויין - שאין עולים לאשים, יצאה קטרת - שאינה על מזבח החיצון.</w:t>
      </w:r>
    </w:p>
    <w:p>
      <w:pPr>
        <w:pStyle w:val="38"/>
        <w:rPr>
          <w:ins w:id="98614" w:author="מנוע מכני" w:date="2026-10-11T12:04:40Z"/>
        </w:rPr>
      </w:pPr>
      <w:r>
        <w:t xml:space="preserve">אלא</w:t>
      </w:r>
    </w:p>
    <w:p w:rsidR="00DA63EC" w:rsidRDefault="00DA63EC" w:rsidP="00DA63EC">
      <w:pPr>
        <w:tabs>
          <w:tab w:val="center" w:pos="2835"/>
        </w:tabs>
        <w:rPr>
          <w:rtl/>
        </w:rPr>
      </w:pPr>
      <w:del w:id="98615" w:author="מנוע מכני" w:date="2026-10-11T12:04:40Z">
        <w:r>
          <w:rPr>
            <w:rtl/>
          </w:rPr>
          <w:delText xml:space="preserve"> </w:delText>
        </w:r>
      </w:del>
      <w:r>
        <w:rPr>
          <w:rtl/>
        </w:rPr>
        <w:t xml:space="preserve">טעמא דמעטיה קרא לדם, הא </w:t>
      </w:r>
      <w:ins w:id="90965" w:author="מנוע מכני" w:date="2026-10-11T12:04:40Z">
        <w:r>
          <w:rPr>
            <w:rtl/>
          </w:rPr>
          <w:t xml:space="preserve">לא</w:t>
        </w:r>
      </w:ins>
      <w:del w:id="90966" w:author="מנוע מכני" w:date="2026-10-11T12:04:40Z">
        <w:r>
          <w:rPr>
            <w:rtl/>
          </w:rPr>
          <w:delText xml:space="preserve">לאו</w:delText>
        </w:r>
      </w:del>
      <w:r>
        <w:rPr>
          <w:rtl/>
        </w:rPr>
        <w:t xml:space="preserve"> </w:t>
      </w:r>
      <w:ins w:id="92651" w:author="מנוע מכני" w:date="2026-10-11T12:04:40Z">
        <w:r>
          <w:rPr>
            <w:rtl/>
          </w:rPr>
          <w:t xml:space="preserve">כך</w:t>
        </w:r>
      </w:ins>
      <w:del w:id="92652" w:author="מנוע מכני" w:date="2026-10-11T12:04:40Z">
        <w:r>
          <w:rPr>
            <w:rtl/>
          </w:rPr>
          <w:delText xml:space="preserve">הכי</w:delText>
        </w:r>
      </w:del>
      <w:r>
        <w:rPr>
          <w:rtl/>
        </w:rPr>
        <w:t xml:space="preserve"> </w:t>
      </w:r>
      <w:r>
        <w:rPr>
          <w:rFonts w:hint="cs"/>
          <w:rtl/>
        </w:rPr>
        <w:t>הו</w:t>
      </w:r>
      <w:r>
        <w:rPr>
          <w:rtl/>
        </w:rPr>
        <w:t>"</w:t>
      </w:r>
      <w:r>
        <w:rPr>
          <w:rFonts w:hint="cs"/>
          <w:rtl/>
        </w:rPr>
        <w:t>א</w:t>
      </w:r>
      <w:r>
        <w:rPr>
          <w:rtl/>
        </w:rPr>
        <w:t xml:space="preserve">: דם </w:t>
      </w:r>
      <w:ins w:id="90059" w:author="Claude - סמנטי" w:date="2026-10-11T12:27:00Z">
        <w:r>
          <w:rPr>
            <w:rtl/>
          </w:rPr>
          <w:t xml:space="preserve">יצטרך</w:t>
        </w:r>
      </w:ins>
      <w:del w:id="90060" w:author="Claude - סמנטי" w:date="2026-10-11T12:27:00Z">
        <w:r>
          <w:rPr>
            <w:rtl/>
          </w:rPr>
          <w:delText xml:space="preserve">ליבעי</w:delText>
        </w:r>
      </w:del>
      <w:r>
        <w:rPr>
          <w:rtl/>
        </w:rPr>
        <w:t xml:space="preserve"> מלח, כיון דמלחיה נפיק </w:t>
      </w:r>
      <w:ins w:id="92649" w:author="מנוע מכני" w:date="2026-10-11T12:04:40Z">
        <w:r>
          <w:rPr>
            <w:rtl/>
          </w:rPr>
          <w:t xml:space="preserve">לו</w:t>
        </w:r>
      </w:ins>
      <w:del w:id="92650" w:author="מנוע מכני" w:date="2026-10-11T12:04:40Z">
        <w:r>
          <w:rPr>
            <w:rtl/>
          </w:rPr>
          <w:delText xml:space="preserve">ליה</w:delText>
        </w:r>
      </w:del>
      <w:r>
        <w:rPr>
          <w:rtl/>
        </w:rPr>
        <w:t xml:space="preserve"> מתורת דם!</w:t>
      </w:r>
    </w:p>
    <w:p>
      <w:pPr>
        <w:pStyle w:val="38"/>
        <w:rPr>
          <w:ins w:id="98616" w:author="מנוע מכני" w:date="2026-10-11T12:04:40Z"/>
        </w:rPr>
      </w:pPr>
      <w:r>
        <w:t xml:space="preserve">דזעירי </w:t>
      </w:r>
      <w:r>
        <w:t>מר</w:t>
      </w:r>
      <w:r>
        <w:t>"</w:t>
      </w:r>
      <w:r>
        <w:t>ח</w:t>
      </w:r>
      <w:r>
        <w:t xml:space="preserve">:</w:t>
      </w:r>
    </w:p>
    <w:p w:rsidR="00DA63EC" w:rsidRDefault="00DA63EC" w:rsidP="00DA63EC">
      <w:pPr>
        <w:tabs>
          <w:tab w:val="center" w:pos="2835"/>
        </w:tabs>
        <w:rPr>
          <w:rtl/>
        </w:rPr>
      </w:pPr>
      <w:del w:id="98617" w:author="מנוע מכני" w:date="2026-10-11T12:04:40Z">
        <w:r>
          <w:rPr>
            <w:rtl/>
          </w:rPr>
          <w:delText xml:space="preserve"> </w:delText>
        </w:r>
      </w:del>
      <w:r>
        <w:rPr>
          <w:rtl/>
        </w:rPr>
        <w:t xml:space="preserve">דם שבישלו - אינו עובר עליו, </w:t>
      </w:r>
    </w:p>
    <w:p>
      <w:pPr>
        <w:pStyle w:val="38"/>
        <w:rPr>
          <w:ins w:id="98618" w:author="מנוע מכני" w:date="2026-10-11T12:04:40Z"/>
        </w:rPr>
      </w:pPr>
      <w:r w:rsidRPr="00336727">
        <w:t>ור</w:t>
      </w:r>
      <w:r w:rsidRPr="00336727">
        <w:t>"</w:t>
      </w:r>
      <w:r w:rsidRPr="00336727">
        <w:t>י מזעירי</w:t>
      </w:r>
      <w:r w:rsidRPr="00336727">
        <w:t xml:space="preserve">:</w:t>
      </w:r>
    </w:p>
    <w:p w:rsidR="00DA63EC" w:rsidRDefault="00DA63EC" w:rsidP="00DA63EC">
      <w:pPr>
        <w:rPr>
          <w:rtl/>
        </w:rPr>
      </w:pPr>
      <w:del w:id="98619" w:author="מנוע מכני" w:date="2026-10-11T12:04:40Z">
        <w:r w:rsidRPr="00336727">
          <w:rPr>
            <w:rtl/>
          </w:rPr>
          <w:delText xml:space="preserve"> </w:delText>
        </w:r>
      </w:del>
      <w:r w:rsidRPr="00336727">
        <w:rPr>
          <w:rtl/>
        </w:rPr>
        <w:t xml:space="preserve">דם שמלחו אינו עובר עליו, ו"</w:t>
      </w:r>
      <w:r w:rsidRPr="00336727">
        <w:rPr>
          <w:rFonts w:hint="cs"/>
          <w:rtl/>
        </w:rPr>
        <w:t xml:space="preserve">י </w:t>
      </w:r>
      <w:ins w:id="92653" w:author="מנוע מכני" w:date="2026-10-11T12:04:40Z">
        <w:r>
          <w:rPr>
            <w:rFonts w:hint="cs"/>
            <w:rtl/>
          </w:rPr>
          <w:t xml:space="preserve">שלו</w:t>
        </w:r>
      </w:ins>
      <w:del w:id="92654" w:author="מנוע מכני" w:date="2026-10-11T12:04:40Z">
        <w:r w:rsidRPr="00336727">
          <w:rPr>
            <w:rFonts w:hint="cs"/>
            <w:rtl/>
          </w:rPr>
          <w:delText xml:space="preserve">דידיה</w:delText>
        </w:r>
      </w:del>
      <w:r w:rsidRPr="00336727">
        <w:rPr>
          <w:rtl/>
        </w:rPr>
        <w:t>: אברים שצלאן והעלן - אין בהם משום לריח ניחוח!</w:t>
      </w:r>
    </w:p>
    <w:p w:rsidR="00DA63EC" w:rsidRDefault="00DA63EC" w:rsidP="00DA63EC">
      <w:pPr>
        <w:tabs>
          <w:tab w:val="center" w:pos="2835"/>
        </w:tabs>
        <w:rPr>
          <w:rtl/>
        </w:rPr>
      </w:pPr>
      <w:r>
        <w:rPr>
          <w:rtl/>
        </w:rPr>
        <w:t xml:space="preserve">מהו </w:t>
      </w:r>
      <w:ins w:id="96945" w:author="מנוע מכני" w:date="2026-10-11T12:04:40Z">
        <w:r>
          <w:rPr>
            <w:rtl/>
          </w:rPr>
          <w:t xml:space="preserve">דתאמר</w:t>
        </w:r>
      </w:ins>
      <w:del w:id="96946" w:author="מנוע מכני" w:date="2026-10-11T12:04:40Z">
        <w:r>
          <w:rPr>
            <w:rtl/>
          </w:rPr>
          <w:delText xml:space="preserve">דתימא</w:delText>
        </w:r>
      </w:del>
      <w:r>
        <w:rPr>
          <w:rtl/>
        </w:rPr>
        <w:t xml:space="preserve">, מישדא בה משהו למצוה </w:t>
      </w:r>
      <w:ins w:id="92655" w:author="מנוע מכני" w:date="2026-10-11T12:04:40Z">
        <w:r>
          <w:rPr>
            <w:rtl/>
          </w:rPr>
          <w:t xml:space="preserve">סתם</w:t>
        </w:r>
      </w:ins>
      <w:del w:id="92656" w:author="מנוע מכני" w:date="2026-10-11T12:04:40Z">
        <w:r>
          <w:rPr>
            <w:rtl/>
          </w:rPr>
          <w:delText xml:space="preserve">בעלמא</w:delText>
        </w:r>
      </w:del>
      <w:r>
        <w:rPr>
          <w:rtl/>
        </w:rPr>
        <w:t xml:space="preserve">, </w:t>
      </w:r>
      <w:r>
        <w:rPr>
          <w:rtl/>
        </w:rPr>
        <w:t xml:space="preserve">קמ"ל</w:t>
      </w:r>
      <w:r>
        <w:rPr>
          <w:rtl/>
        </w:rPr>
        <w:t xml:space="preserve">.</w:t>
      </w:r>
    </w:p>
    <w:p w:rsidR="00DA63EC" w:rsidRDefault="00DA63EC" w:rsidP="00DA63EC">
      <w:pPr>
        <w:tabs>
          <w:tab w:val="center" w:pos="2835"/>
        </w:tabs>
        <w:rPr>
          <w:b/>
          <w:bCs/>
          <w:rtl/>
        </w:rPr>
      </w:pPr>
    </w:p>
    <w:p>
      <w:pPr>
        <w:pStyle w:val="afffff8"/>
        <w:rPr>
          <w:ins w:id="90729" w:author="קלוד" w:date="2026-10-11T12:32:08Z"/>
        </w:rPr>
      </w:pPr>
      <w:ins w:id="90730" w:author="קלוד" w:date="2026-10-11T12:32:08Z">
        <w:r>
          <w:rPr>
            <w:color w:val="7B3F00"/>
          </w:rPr>
          <w:t xml:space="preserve">דם שבישלו או הקפה - האם עובר עליו</w:t>
        </w:r>
      </w:ins>
    </w:p>
    <w:p>
      <w:pPr>
        <w:pStyle w:val="38"/>
        <w:rPr>
          <w:ins w:id="98620" w:author="מנוע מכני" w:date="2026-10-11T12:04:40Z"/>
        </w:rPr>
      </w:pPr>
      <w:r w:rsidRPr="008C652E">
        <w:t>גופא</w:t>
      </w:r>
      <w:r>
        <w:t xml:space="preserve">, זעירי </w:t>
      </w:r>
      <w:r>
        <w:t>אר</w:t>
      </w:r>
      <w:r>
        <w:t>"</w:t>
      </w:r>
      <w:r>
        <w:t>ח</w:t>
      </w:r>
      <w:r>
        <w:t xml:space="preserve">:</w:t>
      </w:r>
    </w:p>
    <w:p w:rsidR="00DA63EC" w:rsidRDefault="00DA63EC" w:rsidP="00DA63EC">
      <w:pPr>
        <w:tabs>
          <w:tab w:val="center" w:pos="2835"/>
        </w:tabs>
        <w:rPr>
          <w:rtl/>
        </w:rPr>
      </w:pPr>
      <w:del w:id="98621" w:author="מנוע מכני" w:date="2026-10-11T12:04:40Z">
        <w:r>
          <w:rPr>
            <w:rtl/>
          </w:rPr>
          <w:delText xml:space="preserve"> </w:delText>
        </w:r>
      </w:del>
      <w:r>
        <w:rPr>
          <w:rtl/>
        </w:rPr>
        <w:t xml:space="preserve">דם שבישלו אינו עובר עליו.</w:t>
      </w:r>
      <w:r>
        <w:rPr>
          <w:rFonts w:hint="cs"/>
          <w:rtl/>
        </w:rPr>
        <w:t xml:space="preserve">- </w:t>
      </w:r>
      <w:ins w:id="96651" w:author="מנוע מכני" w:date="2026-10-11T12:04:40Z">
        <w:r>
          <w:rPr>
            <w:rtl/>
          </w:rPr>
          <w:t xml:space="preserve">ישב</w:t>
        </w:r>
      </w:ins>
      <w:del w:id="96652" w:author="מנוע מכני" w:date="2026-10-11T12:04:40Z">
        <w:r>
          <w:rPr>
            <w:rtl/>
          </w:rPr>
          <w:delText xml:space="preserve">יתיב</w:delText>
        </w:r>
      </w:del>
      <w:r>
        <w:rPr>
          <w:rtl/>
        </w:rPr>
        <w:t xml:space="preserve"> </w:t>
      </w:r>
      <w:r>
        <w:rPr>
          <w:rStyle w:val="2fb"/>
          <w:rtl/>
        </w:rPr>
        <w:t xml:space="preserve">רבא</w:t>
      </w:r>
      <w:r>
        <w:rPr>
          <w:rtl/>
        </w:rPr>
        <w:t xml:space="preserve"> ואמר להא </w:t>
      </w:r>
      <w:ins w:id="95811" w:author="מנוע מכני" w:date="2026-10-11T12:04:40Z">
        <w:r>
          <w:rPr>
            <w:rtl/>
          </w:rPr>
          <w:t xml:space="preserve">שמועה</w:t>
        </w:r>
      </w:ins>
      <w:del w:id="95812" w:author="מנוע מכני" w:date="2026-10-11T12:04:40Z">
        <w:r>
          <w:rPr>
            <w:rtl/>
          </w:rPr>
          <w:delText xml:space="preserve">שמעתא</w:delText>
        </w:r>
      </w:del>
      <w:r>
        <w:rPr>
          <w:rtl/>
        </w:rPr>
        <w:t xml:space="preserve">.</w:t>
      </w:r>
    </w:p>
    <w:p>
      <w:pPr>
        <w:pStyle w:val="38"/>
        <w:rPr>
          <w:ins w:id="98623" w:author="מנוע מכני" w:date="2026-10-11T12:04:40Z"/>
        </w:rPr>
      </w:pPr>
      <w:del w:id="98622" w:author="מנוע מכני" w:date="2026-10-11T12:04:40Z">
        <w:r>
          <w:delText xml:space="preserve">•</w:delText>
        </w:r>
      </w:del>
      <w:r>
        <w:t xml:space="preserve"> איתיביה אביי:</w:t>
      </w:r>
    </w:p>
    <w:p w:rsidR="00DA63EC" w:rsidRDefault="00DA63EC" w:rsidP="00DA63EC">
      <w:pPr>
        <w:tabs>
          <w:tab w:val="center" w:pos="2835"/>
        </w:tabs>
        <w:rPr>
          <w:rtl/>
        </w:rPr>
      </w:pPr>
      <w:del w:id="98624" w:author="מנוע מכני" w:date="2026-10-11T12:04:40Z">
        <w:r>
          <w:rPr>
            <w:rtl/>
          </w:rPr>
          <w:delText xml:space="preserve"> </w:delText>
        </w:r>
      </w:del>
      <w:r>
        <w:rPr>
          <w:rtl/>
        </w:rPr>
        <w:t xml:space="preserve">הקפה את הדם ואכלו, או שהמחה את החלב וגמעו - חייב!</w:t>
      </w:r>
    </w:p>
    <w:p>
      <w:pPr>
        <w:pStyle w:val="38"/>
        <w:rPr>
          <w:ins w:id="98625" w:author="מנוע מכני" w:date="2026-10-11T12:04:40Z"/>
        </w:rPr>
      </w:pPr>
      <w:r>
        <w:t xml:space="preserve">ל"ק</w:t>
      </w:r>
      <w:r>
        <w:t xml:space="preserve">:</w:t>
      </w:r>
    </w:p>
    <w:p w:rsidR="00DA63EC" w:rsidRDefault="00DA63EC" w:rsidP="00DA63EC">
      <w:pPr>
        <w:tabs>
          <w:tab w:val="center" w:pos="2835"/>
        </w:tabs>
        <w:rPr>
          <w:rtl/>
        </w:rPr>
      </w:pPr>
      <w:del w:id="98626" w:author="מנוע מכני" w:date="2026-10-11T12:04:40Z">
        <w:r>
          <w:rPr>
            <w:rtl/>
          </w:rPr>
          <w:delText xml:space="preserve"> </w:delText>
        </w:r>
      </w:del>
      <w:r>
        <w:rPr>
          <w:rtl/>
        </w:rPr>
        <w:t xml:space="preserve">כאן שהקפה באור, כאן שהקפה בחמה</w:t>
      </w:r>
      <w:ins w:id="94295" w:author="מנוע מכני" w:date="2026-10-11T12:04:40Z">
        <w:r>
          <w:rPr>
            <w:rtl/>
          </w:rPr>
          <w:t xml:space="preserve">,</w:t>
        </w:r>
      </w:ins>
      <w:del w:id="94296" w:author="מנוע מכני" w:date="2026-10-11T12:04:40Z">
        <w:r>
          <w:rPr>
            <w:rtl/>
          </w:rPr>
          <w:delText xml:space="preserve">;</w:delText>
        </w:r>
      </w:del>
      <w:r>
        <w:rPr>
          <w:rtl/>
        </w:rPr>
        <w:t xml:space="preserve"> באור - </w:t>
      </w:r>
      <w:r>
        <w:rPr>
          <w:rtl/>
        </w:rPr>
        <w:t xml:space="preserve">לא</w:t>
      </w:r>
      <w:r>
        <w:rPr>
          <w:rtl/>
        </w:rPr>
        <w:t xml:space="preserve"> הדר, בחמה - הדר.</w:t>
      </w:r>
    </w:p>
    <w:p w:rsidR="00DA63EC" w:rsidRDefault="00DA63EC" w:rsidP="00DA63EC">
      <w:pPr>
        <w:tabs>
          <w:tab w:val="center" w:pos="2835"/>
        </w:tabs>
        <w:rPr>
          <w:rtl/>
        </w:rPr>
      </w:pPr>
      <w:r>
        <w:rPr>
          <w:rtl/>
        </w:rPr>
        <w:t xml:space="preserve">בחמה </w:t>
      </w:r>
      <w:ins w:id="90967" w:author="מנוע מכני" w:date="2026-10-11T12:04:40Z">
        <w:r>
          <w:rPr>
            <w:rtl/>
          </w:rPr>
          <w:t xml:space="preserve">גם</w:t>
        </w:r>
      </w:ins>
      <w:del w:id="90968" w:author="מנוע מכני" w:date="2026-10-11T12:04:40Z">
        <w:r>
          <w:rPr>
            <w:rtl/>
          </w:rPr>
          <w:delText xml:space="preserve">נמי</w:delText>
        </w:r>
      </w:del>
      <w:r>
        <w:rPr>
          <w:rtl/>
        </w:rPr>
        <w:t xml:space="preserve">, לימא: הואיל ואידחי אידחי, </w:t>
      </w:r>
      <w:ins w:id="90969" w:author="מנוע מכני" w:date="2026-10-11T12:04:40Z">
        <w:r>
          <w:rPr>
            <w:rtl/>
          </w:rPr>
          <w:t xml:space="preserve">שהרי</w:t>
        </w:r>
      </w:ins>
      <w:del w:id="90970" w:author="מנוע מכני" w:date="2026-10-11T12:04:40Z">
        <w:r>
          <w:rPr>
            <w:rtl/>
          </w:rPr>
          <w:delText xml:space="preserve">דהא</w:delText>
        </w:r>
      </w:del>
      <w:r>
        <w:rPr>
          <w:rtl/>
        </w:rPr>
        <w:t xml:space="preserve"> בעא </w:t>
      </w:r>
      <w:r>
        <w:rPr>
          <w:rStyle w:val="2fb"/>
          <w:rtl/>
        </w:rPr>
        <w:t xml:space="preserve">ר"</w:t>
      </w:r>
      <w:r>
        <w:rPr>
          <w:rStyle w:val="2fb"/>
          <w:rFonts w:hint="cs"/>
          <w:rtl/>
        </w:rPr>
        <w:t xml:space="preserve">מ</w:t>
      </w:r>
      <w:r>
        <w:rPr>
          <w:rFonts w:hint="cs"/>
          <w:rtl/>
        </w:rPr>
        <w:t xml:space="preserve"> </w:t>
      </w:r>
      <w:r>
        <w:rPr>
          <w:rStyle w:val="2fb"/>
          <w:rFonts w:hint="cs"/>
          <w:rtl/>
        </w:rPr>
        <w:t xml:space="preserve">מרי</w:t>
      </w:r>
      <w:r>
        <w:rPr>
          <w:rStyle w:val="2fb"/>
          <w:rtl/>
        </w:rPr>
        <w:t>"</w:t>
      </w:r>
      <w:r>
        <w:rPr>
          <w:rStyle w:val="2fb"/>
          <w:rFonts w:hint="cs"/>
          <w:rtl/>
        </w:rPr>
        <w:t>ו</w:t>
      </w:r>
      <w:r>
        <w:rPr>
          <w:rtl/>
        </w:rPr>
        <w:t xml:space="preserve">: דם שקרש ואכלו, מהו? </w:t>
      </w:r>
      <w:r>
        <w:rPr>
          <w:rtl/>
        </w:rPr>
        <w:t xml:space="preserve">א</w:t>
      </w:r>
      <w:r>
        <w:rPr>
          <w:rFonts w:hint="cs"/>
          <w:rtl/>
        </w:rPr>
        <w:t>"ל</w:t>
      </w:r>
      <w:r>
        <w:rPr>
          <w:rtl/>
        </w:rPr>
        <w:t>: הואיל ונדחה ידחה!</w:t>
      </w:r>
    </w:p>
    <w:p w:rsidR="00DA63EC" w:rsidRDefault="00DA63EC" w:rsidP="00DA63EC">
      <w:pPr>
        <w:tabs>
          <w:tab w:val="center" w:pos="2835"/>
        </w:tabs>
        <w:rPr>
          <w:rtl/>
        </w:rPr>
      </w:pPr>
      <w:r w:rsidRPr="008C652E">
        <w:rPr>
          <w:b/>
          <w:bCs/>
          <w:rtl/>
        </w:rPr>
        <w:t>אישתיק</w:t>
      </w:r>
      <w:r>
        <w:rPr>
          <w:rtl/>
        </w:rPr>
        <w:t>.</w:t>
      </w:r>
    </w:p>
    <w:p>
      <w:pPr>
        <w:pStyle w:val="38"/>
        <w:rPr>
          <w:ins w:id="98627" w:author="מנוע מכני" w:date="2026-10-11T12:04:40Z"/>
        </w:rPr>
      </w:pPr>
      <w:r>
        <w:t>א</w:t>
      </w:r>
      <w:r>
        <w:t>"</w:t>
      </w:r>
      <w:r>
        <w:t>ל</w:t>
      </w:r>
      <w:r>
        <w:t xml:space="preserve">:</w:t>
      </w:r>
    </w:p>
    <w:p w:rsidR="00DA63EC" w:rsidRDefault="00DA63EC" w:rsidP="00DA63EC">
      <w:pPr>
        <w:tabs>
          <w:tab w:val="center" w:pos="2835"/>
        </w:tabs>
        <w:rPr>
          <w:rtl/>
        </w:rPr>
      </w:pPr>
      <w:del w:id="98628" w:author="מנוע מכני" w:date="2026-10-11T12:04:40Z">
        <w:r>
          <w:rPr>
            <w:rtl/>
          </w:rPr>
          <w:delText xml:space="preserve"> </w:delText>
        </w:r>
      </w:del>
      <w:ins w:id="92657" w:author="מנוע מכני" w:date="2026-10-11T12:04:40Z">
        <w:r>
          <w:rPr>
            <w:rtl/>
          </w:rPr>
          <w:t xml:space="preserve">שמא</w:t>
        </w:r>
      </w:ins>
      <w:del w:id="92658" w:author="מנוע מכני" w:date="2026-10-11T12:04:40Z">
        <w:r>
          <w:rPr>
            <w:rtl/>
          </w:rPr>
          <w:delText xml:space="preserve">דלמא</w:delText>
        </w:r>
      </w:del>
      <w:r>
        <w:rPr>
          <w:rtl/>
        </w:rPr>
        <w:t xml:space="preserve"> ודאי כאן בחטאות החיצוניות, כאן בחטאות הפנימיות? </w:t>
      </w:r>
    </w:p>
    <w:p>
      <w:pPr>
        <w:pStyle w:val="38"/>
        <w:rPr>
          <w:ins w:id="98629" w:author="מנוע מכני" w:date="2026-10-11T12:04:40Z"/>
        </w:rPr>
      </w:pPr>
      <w:r>
        <w:t xml:space="preserve">אמר</w:t>
      </w:r>
      <w:r>
        <w:t xml:space="preserve">:</w:t>
      </w:r>
    </w:p>
    <w:p w:rsidR="00DA63EC" w:rsidRDefault="00DA63EC" w:rsidP="00DA63EC">
      <w:pPr>
        <w:tabs>
          <w:tab w:val="center" w:pos="2835"/>
        </w:tabs>
        <w:rPr>
          <w:rtl/>
        </w:rPr>
      </w:pPr>
      <w:del w:id="98630" w:author="מנוע מכני" w:date="2026-10-11T12:04:40Z">
        <w:r>
          <w:rPr>
            <w:rtl/>
          </w:rPr>
          <w:delText xml:space="preserve"> </w:delText>
        </w:r>
      </w:del>
      <w:r>
        <w:rPr>
          <w:rFonts w:hint="cs"/>
          <w:rtl/>
        </w:rPr>
        <w:t xml:space="preserve">הזכרתני </w:t>
      </w:r>
      <w:r>
        <w:rPr>
          <w:rStyle w:val="2fb"/>
          <w:rFonts w:hint="cs"/>
          <w:rtl/>
        </w:rPr>
        <w:t xml:space="preserve">דאר</w:t>
      </w:r>
      <w:r>
        <w:rPr>
          <w:rStyle w:val="2fb"/>
          <w:rtl/>
        </w:rPr>
        <w:t>"</w:t>
      </w:r>
      <w:r>
        <w:rPr>
          <w:rStyle w:val="2fb"/>
          <w:rFonts w:hint="cs"/>
          <w:rtl/>
        </w:rPr>
        <w:t>ח</w:t>
      </w:r>
      <w:r>
        <w:rPr>
          <w:rtl/>
        </w:rPr>
        <w:t xml:space="preserve">: דם שקרש בחטאות ואכלו - חייב, </w:t>
      </w:r>
    </w:p>
    <w:p w:rsidR="00DA63EC" w:rsidRDefault="00DA63EC" w:rsidP="00DA63EC">
      <w:pPr>
        <w:tabs>
          <w:tab w:val="center" w:pos="2835"/>
        </w:tabs>
        <w:rPr>
          <w:rtl/>
        </w:rPr>
      </w:pPr>
      <w:del w:id="90094" w:author="מנוע מכני" w:date="2026-10-11T12:04:40Z">
        <w:r>
          <w:rPr>
            <w:rtl/>
          </w:rPr>
          <w:delText xml:space="preserve"> </w:delText>
        </w:r>
      </w:del>
      <w:r>
        <w:rPr>
          <w:rtl/>
        </w:rPr>
        <w:t xml:space="preserve">'ולקח</w:t>
      </w:r>
      <w:r>
        <w:rPr>
          <w:rFonts w:hint="cs"/>
          <w:rtl/>
        </w:rPr>
        <w:t xml:space="preserve"> ו</w:t>
      </w:r>
      <w:r>
        <w:rPr>
          <w:rtl/>
        </w:rPr>
        <w:t>נתן</w:t>
      </w:r>
      <w:r>
        <w:rPr>
          <w:rFonts w:hint="cs"/>
          <w:rtl/>
        </w:rPr>
        <w:t>'</w:t>
      </w:r>
      <w:r>
        <w:rPr>
          <w:rtl/>
        </w:rPr>
        <w:t xml:space="preserve"> </w:t>
      </w:r>
      <w:ins w:id="92659" w:author="מנוע מכני" w:date="2026-10-11T12:04:40Z">
        <w:r>
          <w:rPr>
            <w:rFonts w:hint="cs"/>
            <w:rtl/>
          </w:rPr>
          <w:t xml:space="preserve">וזה</w:t>
        </w:r>
      </w:ins>
      <w:del w:id="92660" w:author="מנוע מכני" w:date="2026-10-11T12:04:40Z">
        <w:r>
          <w:rPr>
            <w:rFonts w:hint="cs"/>
            <w:rtl/>
          </w:rPr>
          <w:delText xml:space="preserve">ו</w:delText>
        </w:r>
        <w:r>
          <w:rPr>
            <w:rtl/>
          </w:rPr>
          <w:delText xml:space="preserve">האי</w:delText>
        </w:r>
      </w:del>
      <w:r>
        <w:rPr>
          <w:rtl/>
        </w:rPr>
        <w:t xml:space="preserve"> בר לקיחה ונתינה הוא</w:t>
      </w:r>
      <w:ins w:id="94297" w:author="מנוע מכני" w:date="2026-10-11T12:04:40Z">
        <w:r>
          <w:rPr>
            <w:rtl/>
          </w:rPr>
          <w:t xml:space="preserve">,</w:t>
        </w:r>
      </w:ins>
      <w:del w:id="94298" w:author="מנוע מכני" w:date="2026-10-11T12:04:40Z">
        <w:r>
          <w:rPr>
            <w:rtl/>
          </w:rPr>
          <w:delText xml:space="preserve">;</w:delText>
        </w:r>
      </w:del>
      <w:r>
        <w:rPr>
          <w:rtl/>
        </w:rPr>
        <w:t xml:space="preserve"> בחטאות הפנימיות ואכלו - פטור </w:t>
      </w:r>
    </w:p>
    <w:p w:rsidR="00DA63EC" w:rsidRDefault="00DA63EC" w:rsidP="00DA63EC">
      <w:pPr>
        <w:tabs>
          <w:tab w:val="center" w:pos="2835"/>
        </w:tabs>
        <w:rPr>
          <w:rtl/>
        </w:rPr>
      </w:pPr>
      <w:r>
        <w:rPr>
          <w:rtl/>
        </w:rPr>
        <w:tab/>
      </w:r>
      <w:r>
        <w:rPr>
          <w:rFonts w:hint="cs"/>
          <w:rtl/>
        </w:rPr>
        <w:t>'</w:t>
      </w:r>
      <w:r>
        <w:rPr>
          <w:rtl/>
        </w:rPr>
        <w:t>וטבל</w:t>
      </w:r>
      <w:r>
        <w:rPr>
          <w:rFonts w:hint="cs"/>
          <w:rtl/>
        </w:rPr>
        <w:t xml:space="preserve"> </w:t>
      </w:r>
      <w:r>
        <w:rPr>
          <w:rtl/>
        </w:rPr>
        <w:t>והזה</w:t>
      </w:r>
      <w:r>
        <w:rPr>
          <w:rFonts w:hint="cs"/>
          <w:rtl/>
        </w:rPr>
        <w:t>'</w:t>
      </w:r>
      <w:r>
        <w:rPr>
          <w:rtl/>
        </w:rPr>
        <w:t xml:space="preserve"> </w:t>
      </w:r>
      <w:ins w:id="92661" w:author="מנוע מכני" w:date="2026-10-11T12:04:40Z">
        <w:r>
          <w:rPr>
            <w:rtl/>
          </w:rPr>
          <w:t xml:space="preserve">וזה</w:t>
        </w:r>
      </w:ins>
      <w:del w:id="92662" w:author="מנוע מכני" w:date="2026-10-11T12:04:40Z">
        <w:r>
          <w:rPr>
            <w:rtl/>
          </w:rPr>
          <w:delText xml:space="preserve">והאי</w:delText>
        </w:r>
      </w:del>
      <w:r>
        <w:rPr>
          <w:rtl/>
        </w:rPr>
        <w:t xml:space="preserve"> </w:t>
      </w:r>
      <w:ins w:id="90971" w:author="מנוע מכני" w:date="2026-10-11T12:04:40Z">
        <w:r>
          <w:rPr>
            <w:rtl/>
          </w:rPr>
          <w:t xml:space="preserve">לא</w:t>
        </w:r>
      </w:ins>
      <w:del w:id="90972" w:author="מנוע מכני" w:date="2026-10-11T12:04:40Z">
        <w:r>
          <w:rPr>
            <w:rtl/>
          </w:rPr>
          <w:delText xml:space="preserve">לאו</w:delText>
        </w:r>
      </w:del>
      <w:r>
        <w:rPr>
          <w:rtl/>
        </w:rPr>
        <w:t xml:space="preserve"> בר טבילה והזאה הוא.</w:t>
      </w:r>
    </w:p>
    <w:p>
      <w:pPr>
        <w:pStyle w:val="38"/>
        <w:rPr>
          <w:ins w:id="98631" w:author="מנוע מכני" w:date="2026-10-11T12:04:40Z"/>
        </w:rPr>
      </w:pPr>
      <w:r w:rsidRPr="00E105BC">
        <w:t xml:space="preserve">ורבא </w:t>
      </w:r>
      <w:ins w:id="92663" w:author="מנוע מכני" w:date="2026-10-11T12:04:40Z">
        <w:r>
          <w:t xml:space="preserve">שלו</w:t>
        </w:r>
      </w:ins>
      <w:del w:id="92664" w:author="מנוע מכני" w:date="2026-10-11T12:04:40Z">
        <w:r w:rsidRPr="00E105BC">
          <w:delText xml:space="preserve">דידיה</w:delText>
        </w:r>
      </w:del>
      <w:del w:id="102487" w:author="מנוע מכני" w:date="2026-10-11T12:04:40Z">
        <w:r w:rsidRPr="00E105BC">
          <w:delText xml:space="preserve"> אמר</w:delText>
        </w:r>
      </w:del>
      <w:r w:rsidRPr="00E105BC">
        <w:t xml:space="preserve">:</w:t>
      </w:r>
    </w:p>
    <w:p w:rsidR="00DA63EC" w:rsidRPr="00E105BC" w:rsidRDefault="00DA63EC" w:rsidP="00DA63EC">
      <w:pPr>
        <w:tabs>
          <w:tab w:val="center" w:pos="2835"/>
        </w:tabs>
        <w:rPr>
          <w:spacing w:val="-4"/>
          <w:rtl/>
        </w:rPr>
      </w:pPr>
      <w:del w:id="98632" w:author="מנוע מכני" w:date="2026-10-11T12:04:40Z">
        <w:r w:rsidRPr="00E105BC">
          <w:rPr>
            <w:spacing w:val="-4"/>
            <w:rtl/>
          </w:rPr>
          <w:delText xml:space="preserve"> </w:delText>
        </w:r>
      </w:del>
      <w:ins w:id="90351" w:author="מנוע מכני" w:date="2026-10-11T12:04:40Z">
        <w:r>
          <w:rPr>
            <w:spacing w:val="-4"/>
            <w:rtl/>
          </w:rPr>
          <w:t xml:space="preserve">אפי'</w:t>
        </w:r>
      </w:ins>
      <w:del w:id="90352" w:author="מנוע מכני" w:date="2026-10-11T12:04:40Z">
        <w:r w:rsidRPr="00E105BC">
          <w:rPr>
            <w:spacing w:val="-4"/>
            <w:rtl/>
          </w:rPr>
          <w:delText xml:space="preserve">אפילו</w:delText>
        </w:r>
      </w:del>
      <w:r w:rsidRPr="00E105BC">
        <w:rPr>
          <w:spacing w:val="-4"/>
          <w:rtl/>
        </w:rPr>
        <w:t xml:space="preserve"> בחטאות הפנימיות ואכלו - חייב, הואיל וכנגדו ראוי בחטאות החיצונות.</w:t>
      </w:r>
    </w:p>
    <w:p w:rsidR="00DA63EC" w:rsidRDefault="00DA63EC" w:rsidP="00DA63EC">
      <w:pPr>
        <w:tabs>
          <w:tab w:val="center" w:pos="2835"/>
        </w:tabs>
        <w:rPr>
          <w:rtl/>
        </w:rPr>
      </w:pPr>
    </w:p>
    <w:p>
      <w:pPr>
        <w:pStyle w:val="38"/>
        <w:rPr>
          <w:ins w:id="98634" w:author="מנוע מכני" w:date="2026-10-11T12:04:40Z"/>
        </w:rPr>
      </w:pPr>
      <w:del w:id="98633" w:author="מנוע מכני" w:date="2026-10-11T12:04:40Z">
        <w:r>
          <w:delText xml:space="preserve">•</w:delText>
        </w:r>
      </w:del>
      <w:r>
        <w:t xml:space="preserve"> </w:t>
      </w:r>
      <w:r>
        <w:t>אר</w:t>
      </w:r>
      <w:r>
        <w:t>"</w:t>
      </w:r>
      <w:r>
        <w:t>פ</w:t>
      </w:r>
      <w:r>
        <w:t xml:space="preserve">:</w:t>
      </w:r>
    </w:p>
    <w:p w:rsidR="00DA63EC" w:rsidRDefault="00DA63EC" w:rsidP="00DA63EC">
      <w:pPr>
        <w:tabs>
          <w:tab w:val="center" w:pos="2835"/>
        </w:tabs>
        <w:rPr>
          <w:rtl/>
        </w:rPr>
      </w:pPr>
      <w:del w:id="98635" w:author="מנוע מכני" w:date="2026-10-11T12:04:40Z">
        <w:r>
          <w:rPr>
            <w:rtl/>
          </w:rPr>
          <w:delText xml:space="preserve"> </w:delText>
        </w:r>
      </w:del>
      <w:r>
        <w:rPr>
          <w:rtl/>
        </w:rPr>
        <w:t xml:space="preserve">הלכך דם חמור שקרש ואכלו - חייב, הואיל וכנגדו ראוי בחטאות החיצונות.</w:t>
      </w:r>
    </w:p>
    <w:p>
      <w:pPr>
        <w:pStyle w:val="afffff8"/>
        <w:rPr>
          <w:ins w:id="90727" w:author="קלוד" w:date="2026-10-11T12:32:08Z"/>
        </w:rPr>
      </w:pPr>
      <w:ins w:id="90728" w:author="קלוד" w:date="2026-10-11T12:32:08Z">
        <w:r>
          <w:rPr>
            <w:color w:val="7B3F00"/>
          </w:rPr>
          <w:t xml:space="preserve">דם חוצץ - בין לח בין יבש</w:t>
        </w:r>
      </w:ins>
    </w:p>
    <w:p>
      <w:pPr>
        <w:pStyle w:val="38"/>
        <w:rPr>
          <w:ins w:id="98636" w:author="מנוע מכני" w:date="2026-10-11T12:04:40Z"/>
        </w:rPr>
      </w:pPr>
      <w:r>
        <w:t>אר</w:t>
      </w:r>
      <w:r>
        <w:t>"</w:t>
      </w:r>
      <w:r>
        <w:t>ג מ</w:t>
      </w:r>
      <w:r>
        <w:t xml:space="preserve">זעירי:</w:t>
      </w:r>
    </w:p>
    <w:p w:rsidR="00DA63EC" w:rsidRDefault="00DA63EC" w:rsidP="00DA63EC">
      <w:pPr>
        <w:tabs>
          <w:tab w:val="center" w:pos="2835"/>
        </w:tabs>
        <w:rPr>
          <w:rtl/>
        </w:rPr>
      </w:pPr>
      <w:del w:id="98637" w:author="מנוע מכני" w:date="2026-10-11T12:04:40Z">
        <w:r>
          <w:rPr>
            <w:rtl/>
          </w:rPr>
          <w:delText xml:space="preserve"> </w:delText>
        </w:r>
      </w:del>
      <w:r>
        <w:rPr>
          <w:rtl/>
        </w:rPr>
        <w:t xml:space="preserve">דם, בין לח בין יבש חוצץ.</w:t>
      </w:r>
    </w:p>
    <w:p>
      <w:pPr>
        <w:pStyle w:val="38"/>
        <w:rPr>
          <w:ins w:id="98638" w:author="מנוע מכני" w:date="2026-10-11T12:04:40Z"/>
        </w:rPr>
      </w:pPr>
      <w:r>
        <w:t xml:space="preserve">מיתיבי:</w:t>
      </w:r>
    </w:p>
    <w:p w:rsidR="00DA63EC" w:rsidRDefault="00DA63EC" w:rsidP="00DA63EC">
      <w:pPr>
        <w:tabs>
          <w:tab w:val="center" w:pos="2835"/>
        </w:tabs>
        <w:rPr>
          <w:rtl/>
        </w:rPr>
      </w:pPr>
      <w:del w:id="98639" w:author="מנוע מכני" w:date="2026-10-11T12:04:40Z">
        <w:r>
          <w:rPr>
            <w:rtl/>
          </w:rPr>
          <w:delText xml:space="preserve"> </w:delText>
        </w:r>
      </w:del>
      <w:r>
        <w:rPr>
          <w:rtl/>
        </w:rPr>
        <w:t xml:space="preserve">הדם והדיו, והדבש והחלב - יבשין חוצצין, לחין אינן חוצצין!</w:t>
      </w:r>
    </w:p>
    <w:p>
      <w:pPr>
        <w:pStyle w:val="38"/>
        <w:rPr>
          <w:ins w:id="98640" w:author="מנוע מכני" w:date="2026-10-11T12:04:40Z"/>
        </w:rPr>
      </w:pPr>
      <w:r>
        <w:t xml:space="preserve">ל"ק</w:t>
      </w:r>
      <w:r>
        <w:t xml:space="preserve">:</w:t>
      </w:r>
    </w:p>
    <w:p w:rsidR="00DA63EC" w:rsidRDefault="00DA63EC" w:rsidP="00DA63EC">
      <w:pPr>
        <w:tabs>
          <w:tab w:val="center" w:pos="2835"/>
        </w:tabs>
        <w:rPr>
          <w:rtl/>
        </w:rPr>
      </w:pPr>
      <w:del w:id="98641" w:author="מנוע מכני" w:date="2026-10-11T12:04:40Z">
        <w:r>
          <w:rPr>
            <w:rtl/>
          </w:rPr>
          <w:delText xml:space="preserve"> </w:delText>
        </w:r>
      </w:del>
      <w:r>
        <w:rPr>
          <w:rtl/>
        </w:rPr>
        <w:t xml:space="preserve">הא דסריך, הא דלא סריך.</w:t>
      </w:r>
    </w:p>
    <w:p>
      <w:pPr>
        <w:pStyle w:val="afffff8"/>
        <w:rPr>
          <w:ins w:id="90725" w:author="קלוד" w:date="2026-10-11T12:32:08Z"/>
        </w:rPr>
      </w:pPr>
      <w:ins w:id="90726" w:author="קלוד" w:date="2026-10-11T12:32:08Z">
        <w:r>
          <w:rPr>
            <w:color w:val="7B3F00"/>
          </w:rPr>
          <w:t xml:space="preserve">הבאת מלח - סדומית, ואיסתרוקנית מנין</w:t>
        </w:r>
      </w:ins>
    </w:p>
    <w:p w:rsidR="00DA63EC" w:rsidRDefault="00DA63EC" w:rsidP="00DA63EC">
      <w:pPr>
        <w:tabs>
          <w:tab w:val="center" w:pos="2835"/>
        </w:tabs>
        <w:rPr>
          <w:rtl/>
        </w:rPr>
      </w:pPr>
      <w:del w:id="90095" w:author="מנוע מכני" w:date="2026-10-11T12:04:40Z">
        <w:r>
          <w:rPr>
            <w:rtl/>
          </w:rPr>
          <w:delText xml:space="preserve"> </w:delText>
        </w:r>
      </w:del>
      <w:r>
        <w:rPr>
          <w:rtl/>
        </w:rPr>
        <w:t xml:space="preserve">'במלח</w:t>
      </w:r>
      <w:r>
        <w:rPr>
          <w:rFonts w:hint="cs"/>
          <w:rtl/>
        </w:rPr>
        <w:t>'</w:t>
      </w:r>
      <w:r>
        <w:rPr>
          <w:rtl/>
        </w:rPr>
        <w:t xml:space="preserve"> – </w:t>
      </w:r>
      <w:r>
        <w:rPr>
          <w:rFonts w:hint="cs"/>
          <w:rtl/>
        </w:rPr>
        <w:t>תמלח' ולא תבונהו</w:t>
      </w:r>
      <w:r w:rsidRPr="00464129">
        <w:rPr>
          <w:rStyle w:val="afffff0"/>
          <w:rFonts w:hint="cs"/>
          <w:rtl/>
        </w:rPr>
        <w:t xml:space="preserve"> '</w:t>
      </w:r>
      <w:r w:rsidRPr="00464129">
        <w:rPr>
          <w:rStyle w:val="afffff0"/>
          <w:rtl/>
        </w:rPr>
        <w:t>במלח</w:t>
      </w:r>
      <w:r w:rsidRPr="00464129">
        <w:rPr>
          <w:rStyle w:val="afffff0"/>
          <w:rFonts w:hint="cs"/>
          <w:rtl/>
        </w:rPr>
        <w:t xml:space="preserve">' </w:t>
      </w:r>
      <w:r>
        <w:rPr>
          <w:rFonts w:hint="cs"/>
          <w:rtl/>
        </w:rPr>
        <w:t>ולא במי מלח</w:t>
      </w:r>
      <w:r>
        <w:rPr>
          <w:rtl/>
        </w:rPr>
        <w:t>.</w:t>
      </w:r>
    </w:p>
    <w:p w:rsidR="00DA63EC" w:rsidRDefault="00DA63EC" w:rsidP="00DA63EC">
      <w:pPr>
        <w:tabs>
          <w:tab w:val="center" w:pos="2835"/>
        </w:tabs>
        <w:rPr>
          <w:rtl/>
        </w:rPr>
      </w:pPr>
      <w:del w:id="90096" w:author="מנוע מכני" w:date="2026-10-11T12:04:40Z">
        <w:r>
          <w:rPr>
            <w:rtl/>
          </w:rPr>
          <w:delText xml:space="preserve"> </w:delText>
        </w:r>
      </w:del>
      <w:r>
        <w:rPr>
          <w:rtl/>
        </w:rPr>
        <w:t xml:space="preserve">'</w:t>
      </w:r>
      <w:ins w:id="90439" w:author="Claude - סמנטי" w:date="2026-10-11T12:27:00Z">
        <w:r>
          <w:rPr>
            <w:rStyle w:val="afffff0"/>
            <w:rtl/>
          </w:rPr>
          <w:t xml:space="preserve">וְלֹא תַשְׁבִּית מֶלַח</w:t>
        </w:r>
      </w:ins>
      <w:del w:id="90440" w:author="Claude - סמנטי" w:date="2026-10-11T12:27:00Z">
        <w:r>
          <w:rPr>
            <w:rtl/>
          </w:rPr>
          <w:delText xml:space="preserve">ולא תשבית מלח</w:delText>
        </w:r>
      </w:del>
      <w:r>
        <w:rPr>
          <w:rFonts w:hint="cs"/>
          <w:rtl/>
        </w:rPr>
        <w:t>'</w:t>
      </w:r>
      <w:r>
        <w:rPr>
          <w:rtl/>
        </w:rPr>
        <w:t xml:space="preserve"> - הבא מלח שאינה שובתת, ואיזו? זו מלח סדומית.</w:t>
      </w:r>
    </w:p>
    <w:p w:rsidR="00DA63EC" w:rsidRDefault="00DA63EC" w:rsidP="00DA63EC">
      <w:pPr>
        <w:tabs>
          <w:tab w:val="center" w:pos="2835"/>
        </w:tabs>
        <w:rPr>
          <w:rtl/>
        </w:rPr>
      </w:pPr>
      <w:r>
        <w:rPr>
          <w:rtl/>
        </w:rPr>
        <w:t xml:space="preserve">ומנין שאם </w:t>
      </w:r>
      <w:r>
        <w:rPr>
          <w:rtl/>
        </w:rPr>
        <w:t xml:space="preserve">לא</w:t>
      </w:r>
      <w:r>
        <w:rPr>
          <w:rtl/>
        </w:rPr>
        <w:t xml:space="preserve"> מצא מלח סדומית שמביא מלח איסתרוקנית? </w:t>
      </w:r>
    </w:p>
    <w:p>
      <w:pPr>
        <w:pStyle w:val="38"/>
        <w:rPr>
          <w:ins w:id="98642" w:author="מנוע מכני" w:date="2026-10-11T12:04:40Z"/>
        </w:rPr>
      </w:pPr>
      <w:r w:rsidRPr="00E105BC">
        <w:t xml:space="preserve">ת"ל</w:t>
      </w:r>
      <w:r w:rsidRPr="00E105BC">
        <w:t xml:space="preserve">:</w:t>
      </w:r>
    </w:p>
    <w:p w:rsidR="00DA63EC" w:rsidRPr="00E105BC" w:rsidRDefault="00DA63EC" w:rsidP="00DA63EC">
      <w:pPr>
        <w:rPr>
          <w:spacing w:val="-8"/>
          <w:rtl/>
        </w:rPr>
      </w:pPr>
      <w:del w:id="98643" w:author="מנוע מכני" w:date="2026-10-11T12:04:40Z">
        <w:r w:rsidRPr="00E105BC">
          <w:rPr>
            <w:rStyle w:val="afffff0"/>
            <w:spacing w:val="-8"/>
            <w:rtl/>
          </w:rPr>
          <w:delText xml:space="preserve"> </w:delText>
        </w:r>
      </w:del>
      <w:r w:rsidRPr="00E105BC">
        <w:rPr>
          <w:rStyle w:val="afffff0"/>
          <w:rFonts w:hint="cs"/>
          <w:spacing w:val="-8"/>
          <w:rtl/>
        </w:rPr>
        <w:t>'</w:t>
      </w:r>
      <w:ins w:id="90441" w:author="Claude - סמנטי" w:date="2026-10-11T12:27:00Z">
        <w:r>
          <w:rPr>
            <w:rStyle w:val="afffff0"/>
            <w:spacing w:val="-8"/>
            <w:rtl/>
          </w:rPr>
          <w:t xml:space="preserve">תַּקְרִיב</w:t>
        </w:r>
      </w:ins>
      <w:del w:id="90442" w:author="Claude - סמנטי" w:date="2026-10-11T12:27:00Z">
        <w:r w:rsidRPr="00E105BC">
          <w:rPr>
            <w:rStyle w:val="afffff0"/>
            <w:spacing w:val="-8"/>
            <w:rtl/>
          </w:rPr>
          <w:delText xml:space="preserve">תקריב</w:delText>
        </w:r>
      </w:del>
      <w:r w:rsidRPr="00E105BC">
        <w:rPr>
          <w:rStyle w:val="afffff0"/>
          <w:rFonts w:hint="cs"/>
          <w:spacing w:val="-8"/>
          <w:rtl/>
        </w:rPr>
        <w:t>'</w:t>
      </w:r>
      <w:r w:rsidRPr="00E105BC">
        <w:rPr>
          <w:rStyle w:val="afffff0"/>
          <w:spacing w:val="-8"/>
          <w:rtl/>
        </w:rPr>
        <w:t>,</w:t>
      </w:r>
      <w:r w:rsidRPr="00E105BC">
        <w:rPr>
          <w:spacing w:val="-8"/>
          <w:rtl/>
        </w:rPr>
        <w:t xml:space="preserve"> תקריב - כל שהוא, תקריב - מכל מקום, תקריב - </w:t>
      </w:r>
      <w:ins w:id="90353" w:author="מנוע מכני" w:date="2026-10-11T12:04:40Z">
        <w:r>
          <w:rPr>
            <w:spacing w:val="-8"/>
            <w:rtl/>
          </w:rPr>
          <w:t xml:space="preserve">ואפי'</w:t>
        </w:r>
      </w:ins>
      <w:del w:id="90354" w:author="מנוע מכני" w:date="2026-10-11T12:04:40Z">
        <w:r w:rsidRPr="00E105BC">
          <w:rPr>
            <w:spacing w:val="-8"/>
            <w:rtl/>
          </w:rPr>
          <w:delText xml:space="preserve">ואפילו</w:delText>
        </w:r>
      </w:del>
      <w:r w:rsidRPr="00E105BC">
        <w:rPr>
          <w:spacing w:val="-8"/>
          <w:rtl/>
        </w:rPr>
        <w:t xml:space="preserve"> בשבת, תקריב - </w:t>
      </w:r>
      <w:ins w:id="90355" w:author="מנוע מכני" w:date="2026-10-11T12:04:40Z">
        <w:r>
          <w:rPr>
            <w:spacing w:val="-8"/>
            <w:rtl/>
          </w:rPr>
          <w:t xml:space="preserve">ואפי'</w:t>
        </w:r>
      </w:ins>
      <w:del w:id="90356" w:author="מנוע מכני" w:date="2026-10-11T12:04:40Z">
        <w:r w:rsidRPr="00E105BC">
          <w:rPr>
            <w:spacing w:val="-8"/>
            <w:rtl/>
          </w:rPr>
          <w:delText xml:space="preserve">ואפילו</w:delText>
        </w:r>
      </w:del>
      <w:r w:rsidRPr="00E105BC">
        <w:rPr>
          <w:spacing w:val="-8"/>
          <w:rtl/>
        </w:rPr>
        <w:t xml:space="preserve"> בטומאה.</w:t>
      </w:r>
    </w:p>
    <w:p>
      <w:pPr>
        <w:pStyle w:val="38"/>
        <w:rPr>
          <w:ins w:id="98644" w:author="מנוע מכני" w:date="2026-10-11T12:04:40Z"/>
        </w:rPr>
      </w:pPr>
      <w:r w:rsidRPr="007F533C">
        <w:t>תבונהו</w:t>
      </w:r>
      <w:r>
        <w:t xml:space="preserve"> רב</w:t>
      </w:r>
      <w:r>
        <w:t>"</w:t>
      </w:r>
      <w:r>
        <w:t xml:space="preserve">ע - </w:t>
      </w:r>
      <w:r>
        <w:t xml:space="preserve">ה"ק</w:t>
      </w:r>
      <w:r>
        <w:t xml:space="preserve">:</w:t>
      </w:r>
    </w:p>
    <w:p w:rsidR="00DA63EC" w:rsidRDefault="00DA63EC" w:rsidP="00DA63EC">
      <w:pPr>
        <w:tabs>
          <w:tab w:val="center" w:pos="2835"/>
        </w:tabs>
        <w:rPr>
          <w:rtl/>
        </w:rPr>
      </w:pPr>
      <w:del w:id="98645" w:author="מנוע מכני" w:date="2026-10-11T12:04:40Z">
        <w:r>
          <w:rPr>
            <w:rtl/>
          </w:rPr>
          <w:delText xml:space="preserve"> </w:delText>
        </w:r>
      </w:del>
      <w:r>
        <w:rPr>
          <w:rtl/>
        </w:rPr>
        <w:t xml:space="preserve">יכול יתבוננו כתבן בטיט.</w:t>
      </w:r>
    </w:p>
    <w:p>
      <w:pPr>
        <w:pStyle w:val="38"/>
        <w:rPr>
          <w:ins w:id="98646" w:author="מנוע מכני" w:date="2026-10-11T12:04:40Z"/>
        </w:rPr>
      </w:pPr>
      <w:r>
        <w:tab/>
      </w:r>
      <w:del w:id="90097" w:author="מנוע מכני" w:date="2026-10-11T12:04:40Z">
        <w:r>
          <w:delText xml:space="preserve">  </w:delText>
        </w:r>
      </w:del>
      <w:r>
        <w:t xml:space="preserve">א</w:t>
      </w:r>
      <w:r>
        <w:t>"</w:t>
      </w:r>
      <w:r>
        <w:t>ל</w:t>
      </w:r>
      <w:r>
        <w:t xml:space="preserve"> אביי:</w:t>
      </w:r>
    </w:p>
    <w:p w:rsidR="00DA63EC" w:rsidRDefault="00DA63EC" w:rsidP="00DA63EC">
      <w:pPr>
        <w:tabs>
          <w:tab w:val="center" w:pos="2835"/>
        </w:tabs>
        <w:rPr>
          <w:rtl/>
        </w:rPr>
      </w:pPr>
      <w:del w:id="98647" w:author="מנוע מכני" w:date="2026-10-11T12:04:40Z">
        <w:r>
          <w:rPr>
            <w:rtl/>
          </w:rPr>
          <w:delText xml:space="preserve"> </w:delText>
        </w:r>
      </w:del>
      <w:ins w:id="90973" w:author="מנוע מכני" w:date="2026-10-11T12:04:40Z">
        <w:r>
          <w:rPr>
            <w:rtl/>
          </w:rPr>
          <w:t xml:space="preserve">א"כ</w:t>
        </w:r>
      </w:ins>
      <w:del w:id="90974" w:author="מנוע מכני" w:date="2026-10-11T12:04:40Z">
        <w:r>
          <w:rPr>
            <w:rtl/>
          </w:rPr>
          <w:delText xml:space="preserve">אי הכי</w:delText>
        </w:r>
      </w:del>
      <w:r>
        <w:rPr>
          <w:rtl/>
        </w:rPr>
        <w:t xml:space="preserve">, יתבוננו </w:t>
      </w:r>
      <w:ins w:id="97303" w:author="מנוע מכני" w:date="2026-10-11T12:04:40Z">
        <w:r>
          <w:rPr>
            <w:rtl/>
          </w:rPr>
          <w:t xml:space="preserve">צריך</w:t>
        </w:r>
      </w:ins>
      <w:del w:id="97304" w:author="מנוע מכני" w:date="2026-10-11T12:04:40Z">
        <w:r>
          <w:rPr>
            <w:rtl/>
          </w:rPr>
          <w:delText xml:space="preserve">מיבעי</w:delText>
        </w:r>
      </w:del>
      <w:r>
        <w:rPr>
          <w:rFonts w:hint="cs"/>
          <w:rtl/>
        </w:rPr>
        <w:t xml:space="preserve"> אלא</w:t>
      </w:r>
      <w:r>
        <w:rPr>
          <w:rtl/>
        </w:rPr>
        <w:t>: יכול יעשנו כבנין.</w:t>
      </w:r>
    </w:p>
    <w:p>
      <w:pPr>
        <w:pStyle w:val="38"/>
        <w:rPr>
          <w:ins w:id="98648" w:author="מנוע מכני" w:date="2026-10-11T12:04:40Z"/>
        </w:rPr>
      </w:pPr>
      <w:r>
        <w:tab/>
        <w:t>א"</w:t>
      </w:r>
      <w:r>
        <w:t xml:space="preserve">ל</w:t>
      </w:r>
      <w:ins w:id="94299" w:author="מנוע מכני" w:date="2026-10-11T12:04:40Z">
        <w:r>
          <w:t xml:space="preserve"> </w:t>
        </w:r>
      </w:ins>
      <w:del w:id="94300" w:author="מנוע מכני" w:date="2026-10-11T12:04:40Z">
        <w:r>
          <w:delText xml:space="preserve"> </w:delText>
        </w:r>
        <w:r>
          <w:delText xml:space="preserve"> </w:delText>
        </w:r>
      </w:del>
      <w:r>
        <w:t xml:space="preserve">רבא:</w:t>
      </w:r>
    </w:p>
    <w:p w:rsidR="00DA63EC" w:rsidRDefault="00DA63EC" w:rsidP="00DA63EC">
      <w:pPr>
        <w:tabs>
          <w:tab w:val="center" w:pos="2835"/>
        </w:tabs>
        <w:rPr>
          <w:rtl/>
        </w:rPr>
      </w:pPr>
      <w:del w:id="98649" w:author="מנוע מכני" w:date="2026-10-11T12:04:40Z">
        <w:r>
          <w:rPr>
            <w:rtl/>
          </w:rPr>
          <w:delText xml:space="preserve"> </w:delText>
        </w:r>
      </w:del>
      <w:ins w:id="90975" w:author="מנוע מכני" w:date="2026-10-11T12:04:40Z">
        <w:r>
          <w:rPr>
            <w:rtl/>
          </w:rPr>
          <w:t xml:space="preserve">א"כ</w:t>
        </w:r>
      </w:ins>
      <w:del w:id="90976" w:author="מנוע מכני" w:date="2026-10-11T12:04:40Z">
        <w:r>
          <w:rPr>
            <w:rtl/>
          </w:rPr>
          <w:delText xml:space="preserve">אי הכי</w:delText>
        </w:r>
      </w:del>
      <w:r>
        <w:rPr>
          <w:rtl/>
        </w:rPr>
        <w:t xml:space="preserve">, יבננו </w:t>
      </w:r>
      <w:ins w:id="97305" w:author="מנוע מכני" w:date="2026-10-11T12:04:40Z">
        <w:r>
          <w:rPr>
            <w:rtl/>
          </w:rPr>
          <w:t xml:space="preserve">צריך</w:t>
        </w:r>
      </w:ins>
      <w:del w:id="97306" w:author="מנוע מכני" w:date="2026-10-11T12:04:40Z">
        <w:r>
          <w:rPr>
            <w:rtl/>
          </w:rPr>
          <w:delText xml:space="preserve">מיבעי</w:delText>
        </w:r>
      </w:del>
      <w:r>
        <w:rPr>
          <w:rtl/>
        </w:rPr>
        <w:t xml:space="preserve"> </w:t>
      </w:r>
      <w:r>
        <w:rPr>
          <w:rFonts w:hint="cs"/>
          <w:rtl/>
        </w:rPr>
        <w:t xml:space="preserve">אלא יכול </w:t>
      </w:r>
      <w:r>
        <w:rPr>
          <w:rtl/>
        </w:rPr>
        <w:t>יתן בו טעם כבינה</w:t>
      </w:r>
      <w:ins w:id="94301" w:author="מנוע מכני" w:date="2026-10-11T12:04:40Z">
        <w:r>
          <w:rPr>
            <w:rFonts w:hint="cs"/>
            <w:rtl/>
          </w:rPr>
          <w:t xml:space="preserve"> </w:t>
        </w:r>
      </w:ins>
      <w:del w:id="94302" w:author="מנוע מכני" w:date="2026-10-11T12:04:40Z">
        <w:r>
          <w:rPr>
            <w:rFonts w:hint="cs"/>
            <w:rtl/>
          </w:rPr>
          <w:delText xml:space="preserve">  </w:delText>
        </w:r>
      </w:del>
      <w:r>
        <w:rPr>
          <w:rFonts w:hint="cs"/>
          <w:rtl/>
        </w:rPr>
        <w:t xml:space="preserve">ת</w:t>
      </w:r>
      <w:r>
        <w:rPr>
          <w:rtl/>
        </w:rPr>
        <w:t>"</w:t>
      </w:r>
      <w:r>
        <w:rPr>
          <w:rFonts w:hint="cs"/>
          <w:rtl/>
        </w:rPr>
        <w:t>ל</w:t>
      </w:r>
      <w:r>
        <w:rPr>
          <w:rtl/>
        </w:rPr>
        <w:t>:</w:t>
      </w:r>
      <w:r w:rsidRPr="00464129">
        <w:rPr>
          <w:rStyle w:val="afffff0"/>
          <w:rtl/>
        </w:rPr>
        <w:t xml:space="preserve"> </w:t>
      </w:r>
      <w:r w:rsidRPr="00464129">
        <w:rPr>
          <w:rStyle w:val="afffff0"/>
          <w:rFonts w:hint="cs"/>
          <w:rtl/>
        </w:rPr>
        <w:t>'</w:t>
      </w:r>
      <w:ins w:id="90443" w:author="Claude - סמנטי" w:date="2026-10-11T12:27:00Z">
        <w:r>
          <w:rPr>
            <w:rStyle w:val="afffff0"/>
            <w:rtl/>
          </w:rPr>
          <w:t xml:space="preserve">תִּמְלָח</w:t>
        </w:r>
      </w:ins>
      <w:del w:id="90444" w:author="Claude - סמנטי" w:date="2026-10-11T12:27:00Z">
        <w:r w:rsidRPr="00464129">
          <w:rPr>
            <w:rStyle w:val="afffff0"/>
            <w:rtl/>
          </w:rPr>
          <w:delText xml:space="preserve">תמלח</w:delText>
        </w:r>
      </w:del>
      <w:r w:rsidRPr="00464129">
        <w:rPr>
          <w:rStyle w:val="afffff0"/>
          <w:rFonts w:hint="cs"/>
          <w:rtl/>
        </w:rPr>
        <w:t>'</w:t>
      </w:r>
      <w:r w:rsidRPr="00464129">
        <w:rPr>
          <w:rStyle w:val="afffff0"/>
          <w:rtl/>
        </w:rPr>
        <w:t>,</w:t>
      </w:r>
      <w:r>
        <w:rPr>
          <w:rtl/>
        </w:rPr>
        <w:t xml:space="preserve"> כיצד הוא עושה? מביא האבר ונותן עליו מלח, וחוזר והופכו ונותן עליו מלח ומעלהו.</w:t>
      </w:r>
    </w:p>
    <w:p>
      <w:pPr>
        <w:pStyle w:val="38"/>
        <w:rPr>
          <w:ins w:id="98650" w:author="מנוע מכני" w:date="2026-10-11T12:04:40Z"/>
        </w:rPr>
      </w:pPr>
      <w:r>
        <w:tab/>
        <w:t xml:space="preserve">אביי:</w:t>
      </w:r>
    </w:p>
    <w:p w:rsidR="00DA63EC" w:rsidRDefault="00DA63EC" w:rsidP="00DA63EC">
      <w:pPr>
        <w:tabs>
          <w:tab w:val="center" w:pos="2835"/>
        </w:tabs>
        <w:rPr>
          <w:rtl/>
        </w:rPr>
      </w:pPr>
      <w:del w:id="98651" w:author="מנוע מכני" w:date="2026-10-11T12:04:40Z">
        <w:r>
          <w:rPr>
            <w:rtl/>
          </w:rPr>
          <w:tab/>
          <w:delText xml:space="preserve"> </w:delText>
        </w:r>
      </w:del>
      <w:r>
        <w:rPr>
          <w:rtl/>
        </w:rPr>
        <w:tab/>
        <w:t xml:space="preserve">וכן לקדירה.</w:t>
      </w:r>
    </w:p>
    <w:p w:rsidR="00DA63EC" w:rsidRDefault="00DA63EC" w:rsidP="00DA63EC">
      <w:pPr>
        <w:pStyle w:val="afff3"/>
        <w:framePr w:wrap="around"/>
        <w:rPr>
          <w:rtl/>
        </w:rPr>
      </w:pPr>
      <w:r>
        <w:rPr>
          <w:rFonts w:hint="cs"/>
          <w:rtl/>
        </w:rPr>
        <w:t>כא:</w:t>
      </w:r>
    </w:p>
    <w:p w:rsidR="00DA63EC" w:rsidRDefault="00DA63EC" w:rsidP="00DA63EC">
      <w:pPr>
        <w:tabs>
          <w:tab w:val="center" w:pos="2835"/>
        </w:tabs>
        <w:rPr>
          <w:rtl/>
        </w:rPr>
      </w:pPr>
    </w:p>
    <w:p>
      <w:pPr>
        <w:pStyle w:val="afffff8"/>
        <w:rPr>
          <w:ins w:id="90723" w:author="קלוד" w:date="2026-10-11T12:32:08Z"/>
        </w:rPr>
      </w:pPr>
      <w:ins w:id="90724" w:author="קלוד" w:date="2026-10-11T12:32:08Z">
        <w:r>
          <w:rPr>
            <w:color w:val="7B3F00"/>
          </w:rPr>
          <w:t xml:space="preserve">מעילה במלח - שעל האבר ושעל הכבש</w:t>
        </w:r>
      </w:ins>
    </w:p>
    <w:p>
      <w:pPr>
        <w:pStyle w:val="38"/>
        <w:rPr>
          <w:ins w:id="98653" w:author="מנוע מכני" w:date="2026-10-11T12:04:40Z"/>
        </w:rPr>
      </w:pPr>
      <w:del w:id="98652"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98654" w:author="מנוע מכני" w:date="2026-10-11T12:04:40Z">
        <w:r>
          <w:rPr>
            <w:rtl/>
          </w:rPr>
          <w:delText xml:space="preserve"> </w:delText>
        </w:r>
      </w:del>
      <w:r>
        <w:rPr>
          <w:rtl/>
        </w:rPr>
        <w:t xml:space="preserve">מלח שעל גבי האבר - מועלין בו, שע"ג הכבש ושבראשו של מזבח - אין מועלין בו.</w:t>
      </w:r>
    </w:p>
    <w:p w:rsidR="00DA63EC" w:rsidRDefault="00DA63EC" w:rsidP="00DA63EC">
      <w:pPr>
        <w:tabs>
          <w:tab w:val="center" w:pos="2835"/>
        </w:tabs>
        <w:rPr>
          <w:rtl/>
        </w:rPr>
      </w:pPr>
      <w:r>
        <w:rPr>
          <w:rStyle w:val="2fb"/>
          <w:rtl/>
        </w:rPr>
        <w:t>וא</w:t>
      </w:r>
      <w:r>
        <w:rPr>
          <w:rStyle w:val="2fb"/>
          <w:rFonts w:hint="cs"/>
          <w:rtl/>
        </w:rPr>
        <w:t>ר</w:t>
      </w:r>
      <w:r>
        <w:rPr>
          <w:rStyle w:val="2fb"/>
          <w:rtl/>
        </w:rPr>
        <w:t>"</w:t>
      </w:r>
      <w:r>
        <w:rPr>
          <w:rStyle w:val="2fb"/>
          <w:rFonts w:hint="cs"/>
          <w:rtl/>
        </w:rPr>
        <w:t xml:space="preserve">מ</w:t>
      </w:r>
      <w:r>
        <w:rPr>
          <w:rFonts w:hint="cs"/>
          <w:rtl/>
        </w:rPr>
        <w:t xml:space="preserve"> מהך </w:t>
      </w:r>
      <w:r w:rsidRPr="0046594B">
        <w:rPr>
          <w:rStyle w:val="afffff0"/>
          <w:rFonts w:hint="cs"/>
          <w:rtl/>
        </w:rPr>
        <w:t>ד'</w:t>
      </w:r>
      <w:r w:rsidRPr="0046594B">
        <w:rPr>
          <w:rStyle w:val="afffff0"/>
          <w:rtl/>
        </w:rPr>
        <w:t>והקרבתם לפני ה</w:t>
      </w:r>
      <w:r w:rsidR="005608A0">
        <w:rPr>
          <w:rStyle w:val="afffff0"/>
          <w:rtl/>
        </w:rPr>
        <w:t>'</w:t>
      </w:r>
      <w:r w:rsidRPr="0046594B">
        <w:rPr>
          <w:rStyle w:val="afffff0"/>
          <w:rtl/>
        </w:rPr>
        <w:t xml:space="preserve"> והשליכו הכהנים עליהם מלח והעלו אותם עולה לה'.</w:t>
      </w:r>
    </w:p>
    <w:p>
      <w:pPr>
        <w:pStyle w:val="afffff8"/>
        <w:rPr>
          <w:ins w:id="90721" w:author="קלוד" w:date="2026-10-11T12:32:08Z"/>
        </w:rPr>
      </w:pPr>
      <w:ins w:id="90722" w:author="קלוד" w:date="2026-10-11T12:32:08Z">
        <w:r>
          <w:rPr>
            <w:color w:val="7B3F00"/>
          </w:rPr>
          <w:t xml:space="preserve">מלח ועצים שהכהנים נאותין בהן - לקרבן בלבד</w:t>
        </w:r>
      </w:ins>
    </w:p>
    <w:p>
      <w:pPr>
        <w:pStyle w:val="38"/>
        <w:rPr>
          <w:ins w:id="98655" w:author="מנוע מכני" w:date="2026-10-11T12:04:40Z"/>
        </w:rPr>
      </w:pPr>
      <w:r>
        <w:t xml:space="preserve">תנן</w:t>
      </w:r>
      <w:r>
        <w:t xml:space="preserve"> </w:t>
      </w:r>
      <w:ins w:id="90977" w:author="מנוע מכני" w:date="2026-10-11T12:04:40Z">
        <w:r>
          <w:t xml:space="preserve">שם</w:t>
        </w:r>
      </w:ins>
      <w:del w:id="90978" w:author="מנוע מכני" w:date="2026-10-11T12:04:40Z">
        <w:r>
          <w:delText xml:space="preserve">התם</w:delText>
        </w:r>
      </w:del>
      <w:r>
        <w:t xml:space="preserve">:</w:t>
      </w:r>
    </w:p>
    <w:p w:rsidR="00DA63EC" w:rsidRDefault="00DA63EC" w:rsidP="00DA63EC">
      <w:pPr>
        <w:tabs>
          <w:tab w:val="center" w:pos="2835"/>
        </w:tabs>
        <w:rPr>
          <w:rtl/>
        </w:rPr>
      </w:pPr>
      <w:del w:id="98656" w:author="מנוע מכני" w:date="2026-10-11T12:04:40Z">
        <w:r>
          <w:rPr>
            <w:rtl/>
          </w:rPr>
          <w:delText xml:space="preserve"> </w:delText>
        </w:r>
      </w:del>
      <w:r>
        <w:rPr>
          <w:rtl/>
        </w:rPr>
        <w:t xml:space="preserve">על המלח ועל העצים, שיהו הכהנים נאותין בהן.</w:t>
      </w:r>
    </w:p>
    <w:p>
      <w:pPr>
        <w:pStyle w:val="38"/>
        <w:rPr>
          <w:ins w:id="98657" w:author="מנוע מכני" w:date="2026-10-11T12:04:40Z"/>
        </w:rPr>
      </w:pPr>
      <w:r>
        <w:lastRenderedPageBreak/>
        <w:t xml:space="preserve">שמואל:</w:t>
      </w:r>
    </w:p>
    <w:p w:rsidR="00DA63EC" w:rsidRDefault="00DA63EC" w:rsidP="00DA63EC">
      <w:pPr>
        <w:tabs>
          <w:tab w:val="center" w:pos="2835"/>
        </w:tabs>
        <w:rPr>
          <w:rtl/>
        </w:rPr>
      </w:pPr>
      <w:del w:id="98658" w:author="מנוע מכני" w:date="2026-10-11T12:04:40Z">
        <w:r>
          <w:rPr>
            <w:rtl/>
          </w:rPr>
          <w:lastRenderedPageBreak/>
          <w:delText xml:space="preserve"> </w:delText>
        </w:r>
      </w:del>
      <w:ins w:id="96785" w:author="מנוע מכני" w:date="2026-10-11T12:04:40Z">
        <w:r>
          <w:rPr>
            <w:rtl/>
          </w:rPr>
          <w:t xml:space="preserve">דווקא </w:t>
        </w:r>
      </w:ins>
      <w:del w:id="96786" w:author="מנוע מכני" w:date="2026-10-11T12:04:40Z">
        <w:r>
          <w:rPr>
            <w:rtl/>
          </w:rPr>
          <w:lastRenderedPageBreak/>
          <w:delText xml:space="preserve">לא שנו אלא </w:delText>
        </w:r>
      </w:del>
      <w:r>
        <w:rPr>
          <w:rtl/>
        </w:rPr>
        <w:lastRenderedPageBreak/>
        <w:t xml:space="preserve">לקרבנם, אבל לאכילה </w:t>
      </w:r>
      <w:r>
        <w:rPr>
          <w:rtl/>
        </w:rPr>
        <w:lastRenderedPageBreak/>
        <w:t xml:space="preserve">לא</w:t>
      </w:r>
      <w:r>
        <w:rPr>
          <w:rtl/>
        </w:rPr>
        <w:lastRenderedPageBreak/>
        <w:t xml:space="preserve">.</w:t>
      </w:r>
    </w:p>
    <w:p w:rsidR="00DA63EC" w:rsidRDefault="00DA63EC" w:rsidP="00DA63EC">
      <w:pPr>
        <w:tabs>
          <w:tab w:val="center" w:pos="2835"/>
        </w:tabs>
        <w:rPr>
          <w:rtl/>
        </w:rPr>
      </w:pPr>
      <w:r>
        <w:rPr>
          <w:rFonts w:hint="cs"/>
          <w:rtl/>
        </w:rPr>
        <w:t xml:space="preserve">לקרבנם </w:t>
      </w:r>
      <w:ins w:id="90979" w:author="מנוע מכני" w:date="2026-10-11T12:04:40Z">
        <w:r>
          <w:rPr>
            <w:rFonts w:hint="cs"/>
            <w:rtl/>
          </w:rPr>
          <w:t xml:space="preserve">לא</w:t>
        </w:r>
      </w:ins>
      <w:del w:id="90980" w:author="מנוע מכני" w:date="2026-10-11T12:04:40Z">
        <w:r>
          <w:rPr>
            <w:rFonts w:hint="cs"/>
            <w:rtl/>
          </w:rPr>
          <w:delText xml:space="preserve">לאו</w:delText>
        </w:r>
      </w:del>
      <w:r>
        <w:rPr>
          <w:rFonts w:hint="cs"/>
          <w:rtl/>
        </w:rPr>
        <w:t xml:space="preserve"> לאכילת קדשים </w:t>
      </w:r>
      <w:ins w:id="96075" w:author="מנוע מכני" w:date="2026-10-11T12:04:40Z">
        <w:r>
          <w:rPr>
            <w:rFonts w:hint="cs"/>
            <w:rtl/>
          </w:rPr>
          <w:t xml:space="preserve">דאם </w:t>
        </w:r>
      </w:ins>
      <w:del w:id="96076" w:author="מנוע מכני" w:date="2026-10-11T12:04:40Z">
        <w:r>
          <w:rPr>
            <w:rFonts w:hint="cs"/>
            <w:rtl/>
          </w:rPr>
          <w:delText xml:space="preserve">דאי </w:delText>
        </w:r>
      </w:del>
      <w:r>
        <w:rPr>
          <w:rFonts w:hint="cs"/>
          <w:rtl/>
        </w:rPr>
        <w:t xml:space="preserve">למלוח עורות קדשים </w:t>
      </w:r>
      <w:ins w:id="90061" w:author="Claude - סמנטי" w:date="2026-10-11T12:27:00Z">
        <w:r>
          <w:rPr>
            <w:rFonts w:hint="cs"/>
            <w:rtl/>
          </w:rPr>
          <w:t xml:space="preserve">נותנים</w:t>
        </w:r>
      </w:ins>
      <w:del w:id="90062" w:author="Claude - סמנטי" w:date="2026-10-11T12:27:00Z">
        <w:r>
          <w:rPr>
            <w:rFonts w:hint="cs"/>
            <w:rtl/>
          </w:rPr>
          <w:delText xml:space="preserve">יהבינן</w:delText>
        </w:r>
      </w:del>
      <w:r>
        <w:rPr>
          <w:rFonts w:hint="cs"/>
          <w:rtl/>
        </w:rPr>
        <w:t xml:space="preserve"> </w:t>
      </w:r>
      <w:r>
        <w:rPr>
          <w:rFonts w:hint="cs"/>
          <w:rtl/>
        </w:rPr>
        <w:t xml:space="preserve">כ</w:t>
      </w:r>
      <w:r>
        <w:rPr>
          <w:rtl/>
        </w:rPr>
        <w:t>"</w:t>
      </w:r>
      <w:r>
        <w:rPr>
          <w:rFonts w:hint="cs"/>
          <w:rtl/>
        </w:rPr>
        <w:t xml:space="preserve">ש</w:t>
      </w:r>
      <w:r>
        <w:rPr>
          <w:rFonts w:hint="cs"/>
          <w:rtl/>
        </w:rPr>
        <w:t xml:space="preserve"> לאכילת קדשים </w:t>
      </w:r>
    </w:p>
    <w:p>
      <w:pPr>
        <w:pStyle w:val="38"/>
        <w:rPr>
          <w:ins w:id="98659" w:author="מנוע מכני" w:date="2026-10-11T12:04:40Z"/>
        </w:rPr>
      </w:pPr>
      <w:r>
        <w:t>כ</w:t>
      </w:r>
      <w:r>
        <w:t xml:space="preserve">דתניא:</w:t>
      </w:r>
    </w:p>
    <w:p w:rsidR="00DA63EC" w:rsidRDefault="00DA63EC" w:rsidP="00DA63EC">
      <w:pPr>
        <w:tabs>
          <w:tab w:val="center" w:pos="2835"/>
        </w:tabs>
        <w:rPr>
          <w:rtl/>
        </w:rPr>
      </w:pPr>
      <w:del w:id="98660" w:author="מנוע מכני" w:date="2026-10-11T12:04:40Z">
        <w:r>
          <w:rPr>
            <w:rtl/>
          </w:rPr>
          <w:delText xml:space="preserve"> </w:delText>
        </w:r>
      </w:del>
      <w:r>
        <w:rPr>
          <w:rtl/>
        </w:rPr>
        <w:t xml:space="preserve">נמצאת אתה אומר, בשלשה מקומות המלח נתונה: </w:t>
      </w:r>
    </w:p>
    <w:p w:rsidR="00DA63EC" w:rsidRDefault="00DA63EC" w:rsidP="00DA63EC">
      <w:pPr>
        <w:tabs>
          <w:tab w:val="center" w:pos="2835"/>
        </w:tabs>
        <w:rPr>
          <w:rtl/>
        </w:rPr>
      </w:pPr>
      <w:r>
        <w:rPr>
          <w:rtl/>
        </w:rPr>
        <w:t xml:space="preserve">בלשכת המלח - ששם מולחין עורות קדשים, </w:t>
      </w:r>
    </w:p>
    <w:p w:rsidR="00DA63EC" w:rsidRDefault="00DA63EC" w:rsidP="00DA63EC">
      <w:pPr>
        <w:tabs>
          <w:tab w:val="center" w:pos="2835"/>
        </w:tabs>
        <w:rPr>
          <w:rtl/>
        </w:rPr>
      </w:pPr>
      <w:r>
        <w:rPr>
          <w:rtl/>
        </w:rPr>
        <w:t xml:space="preserve">על גבי הכבש - ששם מולחים את האברים, </w:t>
      </w:r>
    </w:p>
    <w:p w:rsidR="00DA63EC" w:rsidRDefault="00DA63EC" w:rsidP="00DA63EC">
      <w:pPr>
        <w:tabs>
          <w:tab w:val="center" w:pos="2835"/>
        </w:tabs>
        <w:rPr>
          <w:rtl/>
        </w:rPr>
      </w:pPr>
      <w:r>
        <w:rPr>
          <w:rtl/>
        </w:rPr>
        <w:t>בראשו של מזבח - ששם מולחין הקומץ והלבונה, והקטורת, ומנחת כהנים, ומנחת כהן משיח, ומנחת נסכים, ועולת העוף!</w:t>
      </w:r>
    </w:p>
    <w:p w:rsidR="00DA63EC" w:rsidRDefault="00DA63EC" w:rsidP="00DA63EC">
      <w:pPr>
        <w:tabs>
          <w:tab w:val="center" w:pos="2835"/>
        </w:tabs>
        <w:rPr>
          <w:rtl/>
        </w:rPr>
      </w:pPr>
    </w:p>
    <w:p w:rsidR="00DA63EC" w:rsidRDefault="00DA63EC" w:rsidP="00DA63EC">
      <w:pPr>
        <w:tabs>
          <w:tab w:val="center" w:pos="2835"/>
        </w:tabs>
        <w:rPr>
          <w:rtl/>
        </w:rPr>
      </w:pPr>
      <w:del w:id="90098" w:author="מנוע מכני" w:date="2026-10-11T12:04:40Z">
        <w:r>
          <w:rPr>
            <w:rtl/>
          </w:rPr>
          <w:delText xml:space="preserve"> </w:delText>
        </w:r>
      </w:del>
      <w:r>
        <w:rPr>
          <w:rtl/>
        </w:rPr>
        <w:t xml:space="preserve">'לקרבנם</w:t>
      </w:r>
      <w:r>
        <w:rPr>
          <w:rFonts w:hint="cs"/>
          <w:rtl/>
        </w:rPr>
        <w:t>'-</w:t>
      </w:r>
      <w:r>
        <w:rPr>
          <w:rtl/>
        </w:rPr>
        <w:t xml:space="preserve"> לאכילת קרבנם, ולאכילה</w:t>
      </w:r>
      <w:r>
        <w:rPr>
          <w:rFonts w:hint="cs"/>
          <w:rtl/>
        </w:rPr>
        <w:t>-</w:t>
      </w:r>
      <w:r>
        <w:rPr>
          <w:rtl/>
        </w:rPr>
        <w:t xml:space="preserve"> אכילה דחולין.</w:t>
      </w:r>
    </w:p>
    <w:p w:rsidR="00DA63EC" w:rsidRDefault="00DA63EC" w:rsidP="00DA63EC">
      <w:pPr>
        <w:tabs>
          <w:tab w:val="center" w:pos="2835"/>
        </w:tabs>
        <w:rPr>
          <w:rtl/>
        </w:rPr>
      </w:pPr>
      <w:r>
        <w:rPr>
          <w:rFonts w:hint="cs"/>
          <w:rtl/>
        </w:rPr>
        <w:t>וקמ</w:t>
      </w:r>
      <w:r>
        <w:rPr>
          <w:rtl/>
        </w:rPr>
        <w:t>"</w:t>
      </w:r>
      <w:r>
        <w:rPr>
          <w:rFonts w:hint="cs"/>
          <w:rtl/>
        </w:rPr>
        <w:t xml:space="preserve">ל</w:t>
      </w:r>
      <w:r>
        <w:rPr>
          <w:rFonts w:hint="cs"/>
          <w:rtl/>
        </w:rPr>
        <w:t xml:space="preserve"> ד</w:t>
      </w:r>
      <w:r>
        <w:rPr>
          <w:rtl/>
        </w:rPr>
        <w:t>אע"ג</w:t>
      </w:r>
      <w:r>
        <w:rPr>
          <w:rFonts w:hint="cs"/>
          <w:rtl/>
        </w:rPr>
        <w:t>'</w:t>
      </w:r>
      <w:r>
        <w:rPr>
          <w:rtl/>
        </w:rPr>
        <w:t>יאכלו</w:t>
      </w:r>
      <w:r>
        <w:rPr>
          <w:rFonts w:hint="cs"/>
          <w:rtl/>
        </w:rPr>
        <w:t>'</w:t>
      </w:r>
      <w:r>
        <w:rPr>
          <w:rtl/>
        </w:rPr>
        <w:t xml:space="preserve"> - שיאכלו עמה חולין ותרומה כדי שתהא נאכלת על השובע, </w:t>
      </w:r>
      <w:ins w:id="90357" w:author="מנוע מכני" w:date="2026-10-11T12:04:40Z">
        <w:r>
          <w:rPr>
            <w:rtl/>
          </w:rPr>
          <w:t xml:space="preserve">אפי'</w:t>
        </w:r>
      </w:ins>
      <w:del w:id="90358" w:author="מנוע מכני" w:date="2026-10-11T12:04:40Z">
        <w:r>
          <w:rPr>
            <w:rtl/>
          </w:rPr>
          <w:delText xml:space="preserve">אפילו</w:delText>
        </w:r>
      </w:del>
      <w:r>
        <w:rPr>
          <w:rtl/>
        </w:rPr>
        <w:t xml:space="preserve"> </w:t>
      </w:r>
      <w:ins w:id="92665" w:author="מנוע מכני" w:date="2026-10-11T12:04:40Z">
        <w:r>
          <w:rPr>
            <w:rtl/>
          </w:rPr>
          <w:t xml:space="preserve">כך</w:t>
        </w:r>
      </w:ins>
      <w:del w:id="92666" w:author="מנוע מכני" w:date="2026-10-11T12:04:40Z">
        <w:r>
          <w:rPr>
            <w:rtl/>
          </w:rPr>
          <w:delText xml:space="preserve">הכי</w:delText>
        </w:r>
      </w:del>
      <w:r>
        <w:rPr>
          <w:rtl/>
        </w:rPr>
        <w:t xml:space="preserve"> מלח דקדשים </w:t>
      </w:r>
      <w:r>
        <w:rPr>
          <w:rtl/>
        </w:rPr>
        <w:t xml:space="preserve">לא</w:t>
      </w:r>
      <w:r>
        <w:rPr>
          <w:rtl/>
        </w:rPr>
        <w:t xml:space="preserve"> </w:t>
      </w:r>
      <w:ins w:id="90063" w:author="Claude - סמנטי" w:date="2026-10-11T12:27:00Z">
        <w:r>
          <w:rPr>
            <w:rtl/>
          </w:rPr>
          <w:t xml:space="preserve">נותנים</w:t>
        </w:r>
      </w:ins>
      <w:del w:id="90064" w:author="Claude - סמנטי" w:date="2026-10-11T12:27:00Z">
        <w:r>
          <w:rPr>
            <w:rtl/>
          </w:rPr>
          <w:delText xml:space="preserve">יהבינן</w:delText>
        </w:r>
      </w:del>
      <w:r>
        <w:rPr>
          <w:rtl/>
        </w:rPr>
        <w:t xml:space="preserve"> </w:t>
      </w:r>
      <w:ins w:id="95659" w:author="מנוע מכני" w:date="2026-10-11T12:04:40Z">
        <w:r>
          <w:rPr>
            <w:rtl/>
          </w:rPr>
          <w:t xml:space="preserve">להם</w:t>
        </w:r>
      </w:ins>
      <w:del w:id="95660" w:author="מנוע מכני" w:date="2026-10-11T12:04:40Z">
        <w:r>
          <w:rPr>
            <w:rtl/>
          </w:rPr>
          <w:delText xml:space="preserve">להו</w:delText>
        </w:r>
      </w:del>
      <w:r>
        <w:rPr>
          <w:rtl/>
        </w:rPr>
        <w:t xml:space="preserve">.</w:t>
      </w:r>
    </w:p>
    <w:p w:rsidR="00DA63EC" w:rsidRDefault="00DA63EC" w:rsidP="00DA63EC">
      <w:pPr>
        <w:tabs>
          <w:tab w:val="center" w:pos="2835"/>
        </w:tabs>
        <w:rPr>
          <w:rtl/>
        </w:rPr>
      </w:pPr>
    </w:p>
    <w:p>
      <w:pPr>
        <w:pStyle w:val="afffff8"/>
        <w:rPr>
          <w:ins w:id="90719" w:author="קלוד" w:date="2026-10-11T12:32:08Z"/>
        </w:rPr>
      </w:pPr>
      <w:ins w:id="90720" w:author="קלוד" w:date="2026-10-11T12:32:08Z">
        <w:r>
          <w:rPr>
            <w:color w:val="7B3F00"/>
          </w:rPr>
          <w:t xml:space="preserve">מלח משל ציבור - 'ברית עולם' בגז"ש</w:t>
        </w:r>
      </w:ins>
    </w:p>
    <w:p>
      <w:pPr>
        <w:pStyle w:val="38"/>
        <w:rPr>
          <w:ins w:id="98661" w:author="מנוע מכני" w:date="2026-10-11T12:04:40Z"/>
        </w:rPr>
      </w:pPr>
      <w:del w:id="102607" w:author="מנוע מכני" w:date="2026-10-11T12:04:40Z">
        <w:r>
          <w:delText xml:space="preserve">א</w:delText>
        </w:r>
        <w:r>
          <w:delText xml:space="preserve">"</w:delText>
        </w:r>
        <w:r>
          <w:delText xml:space="preserve">ל </w:delText>
        </w:r>
      </w:del>
      <w:r>
        <w:t xml:space="preserve">רבינא לרב אשי:</w:t>
      </w:r>
    </w:p>
    <w:p w:rsidR="00DA63EC" w:rsidRDefault="00DA63EC" w:rsidP="00DA63EC">
      <w:pPr>
        <w:tabs>
          <w:tab w:val="center" w:pos="2835"/>
        </w:tabs>
        <w:rPr>
          <w:rtl/>
        </w:rPr>
      </w:pPr>
      <w:del w:id="98662" w:author="מנוע מכני" w:date="2026-10-11T12:04:40Z">
        <w:r>
          <w:rPr>
            <w:rtl/>
          </w:rPr>
          <w:delText xml:space="preserve"> </w:delText>
        </w:r>
      </w:del>
      <w:r>
        <w:rPr>
          <w:rtl/>
        </w:rPr>
        <w:t xml:space="preserve">ה"נ</w:t>
      </w:r>
      <w:r>
        <w:rPr>
          <w:rtl/>
        </w:rPr>
        <w:t xml:space="preserve"> </w:t>
      </w:r>
      <w:ins w:id="97307" w:author="מנוע מכני" w:date="2026-10-11T12:04:40Z">
        <w:r>
          <w:rPr>
            <w:rtl/>
          </w:rPr>
          <w:t xml:space="preserve">מסתבר</w:t>
        </w:r>
      </w:ins>
      <w:del w:id="97308" w:author="מנוע מכני" w:date="2026-10-11T12:04:40Z">
        <w:r>
          <w:rPr>
            <w:rtl/>
          </w:rPr>
          <w:delText xml:space="preserve">מסתברא</w:delText>
        </w:r>
      </w:del>
      <w:r>
        <w:rPr>
          <w:rtl/>
        </w:rPr>
        <w:t xml:space="preserve">, </w:t>
      </w:r>
      <w:ins w:id="96077" w:author="מנוע מכני" w:date="2026-10-11T12:04:40Z">
        <w:r>
          <w:rPr>
            <w:rtl/>
          </w:rPr>
          <w:t xml:space="preserve">דאם </w:t>
        </w:r>
      </w:ins>
      <w:del w:id="96078" w:author="מנוע מכני" w:date="2026-10-11T12:04:40Z">
        <w:r>
          <w:rPr>
            <w:rtl/>
          </w:rPr>
          <w:delText xml:space="preserve">דאי </w:delText>
        </w:r>
      </w:del>
      <w:r>
        <w:rPr>
          <w:rtl/>
        </w:rPr>
        <w:t xml:space="preserve">לקרבנם</w:t>
      </w:r>
      <w:r>
        <w:rPr>
          <w:rFonts w:hint="cs"/>
          <w:rtl/>
        </w:rPr>
        <w:t xml:space="preserve">-</w:t>
      </w:r>
      <w:ins w:id="94303" w:author="מנוע מכני" w:date="2026-10-11T12:04:40Z">
        <w:r>
          <w:rPr>
            <w:rFonts w:hint="cs"/>
            <w:rtl/>
          </w:rPr>
          <w:t xml:space="preserve"> </w:t>
        </w:r>
      </w:ins>
      <w:del w:id="94304" w:author="מנוע מכני" w:date="2026-10-11T12:04:40Z">
        <w:r>
          <w:rPr>
            <w:rFonts w:hint="cs"/>
            <w:rtl/>
          </w:rPr>
          <w:delText xml:space="preserve"> </w:delText>
        </w:r>
        <w:r>
          <w:rPr>
            <w:rtl/>
          </w:rPr>
          <w:delText xml:space="preserve"> </w:delText>
        </w:r>
      </w:del>
      <w:r>
        <w:rPr>
          <w:rtl/>
        </w:rPr>
        <w:t xml:space="preserve">למלוח, הא </w:t>
      </w:r>
      <w:r>
        <w:rPr>
          <w:rtl/>
        </w:rPr>
        <w:t xml:space="preserve">לא</w:t>
      </w:r>
      <w:r>
        <w:rPr>
          <w:rtl/>
        </w:rPr>
        <w:t xml:space="preserve"> אתני בית דין </w:t>
      </w:r>
      <w:r>
        <w:rPr>
          <w:rtl/>
        </w:rPr>
        <w:t xml:space="preserve">לא</w:t>
      </w:r>
      <w:r>
        <w:rPr>
          <w:rFonts w:hint="cs"/>
          <w:rtl/>
        </w:rPr>
        <w:t xml:space="preserve">? הא </w:t>
      </w:r>
      <w:ins w:id="96079" w:author="מנוע מכני" w:date="2026-10-11T12:04:40Z">
        <w:r>
          <w:rPr>
            <w:rFonts w:hint="cs"/>
            <w:rtl/>
          </w:rPr>
          <w:t xml:space="preserve">אם </w:t>
        </w:r>
      </w:ins>
      <w:del w:id="96080" w:author="מנוע מכני" w:date="2026-10-11T12:04:40Z">
        <w:r>
          <w:rPr>
            <w:rFonts w:hint="cs"/>
            <w:rtl/>
          </w:rPr>
          <w:delText xml:space="preserve">אי </w:delText>
        </w:r>
      </w:del>
      <w:r>
        <w:rPr>
          <w:rFonts w:hint="cs"/>
          <w:rtl/>
        </w:rPr>
        <w:t xml:space="preserve">לישראל </w:t>
      </w:r>
      <w:r>
        <w:rPr>
          <w:rFonts w:hint="cs"/>
          <w:rtl/>
        </w:rPr>
        <w:t xml:space="preserve">כ</w:t>
      </w:r>
      <w:r>
        <w:rPr>
          <w:rtl/>
        </w:rPr>
        <w:t>"</w:t>
      </w:r>
      <w:r>
        <w:rPr>
          <w:rFonts w:hint="cs"/>
          <w:rtl/>
        </w:rPr>
        <w:t xml:space="preserve">ש</w:t>
      </w:r>
      <w:r>
        <w:rPr>
          <w:rFonts w:hint="cs"/>
          <w:rtl/>
        </w:rPr>
        <w:t xml:space="preserve"> לכהנים</w:t>
      </w:r>
      <w:r>
        <w:rPr>
          <w:rtl/>
        </w:rPr>
        <w:t xml:space="preserve"> </w:t>
      </w:r>
      <w:r>
        <w:rPr>
          <w:rtl/>
        </w:rPr>
        <w:t xml:space="preserve">דתניא</w:t>
      </w:r>
      <w:r>
        <w:rPr>
          <w:rtl/>
        </w:rPr>
        <w:t xml:space="preserve">: יכול האומר הרי עלי מנחה יביא מלח מתוך ביתו, כדרך שמביא לבונה מתוך ביתו? </w:t>
      </w:r>
    </w:p>
    <w:p w:rsidR="00DA63EC" w:rsidRDefault="00DA63EC" w:rsidP="00DA63EC">
      <w:pPr>
        <w:tabs>
          <w:tab w:val="center" w:pos="2835"/>
        </w:tabs>
        <w:rPr>
          <w:rtl/>
        </w:rPr>
      </w:pPr>
      <w:r>
        <w:rPr>
          <w:rtl/>
        </w:rPr>
        <w:tab/>
        <w:t xml:space="preserve">ודין הוא: נאמר הביא מנחה והביא מלח, ונאמר הביא מנחה והביא לבונה, מה לבונה מתוך ביתו, אף מלח מתוך ביתו</w:t>
      </w:r>
      <w:ins w:id="94305" w:author="מנוע מכני" w:date="2026-10-11T12:04:40Z">
        <w:r>
          <w:rPr>
            <w:rtl/>
          </w:rPr>
          <w:t xml:space="preserve">,</w:t>
        </w:r>
      </w:ins>
      <w:del w:id="94306"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או כלך לדרך זו: נאמר הביא מנחה והביא מלח, ונאמר הביא מנחה והביא עצים, מה עצים משל ציבור, אף מלח משל ציבור? נראה למי דומה, דנין דבר הנוהג בכל הזבחים מדבר הנוהג בכל הזבחים, ואל תוכיח לבונה שאינה נוהגת בכל הזבחים</w:t>
      </w:r>
      <w:ins w:id="94307" w:author="מנוע מכני" w:date="2026-10-11T12:04:40Z">
        <w:r>
          <w:rPr>
            <w:rtl/>
          </w:rPr>
          <w:t xml:space="preserve">,</w:t>
        </w:r>
      </w:ins>
      <w:del w:id="9430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t xml:space="preserve">או כלך לדרך זו: דנין דבר הבא עמה בכלי אחד מדבר הבא עמה בכלי אחד, ואל יוכיחו עצים שאינן באין עמה בכלי אחד? </w:t>
      </w:r>
    </w:p>
    <w:p>
      <w:pPr>
        <w:pStyle w:val="38"/>
        <w:rPr>
          <w:ins w:id="98663" w:author="מנוע מכני" w:date="2026-10-11T12:04:40Z"/>
        </w:rPr>
      </w:pPr>
      <w:r>
        <w:tab/>
        <w:t xml:space="preserve">ת"ל</w:t>
      </w:r>
      <w:del w:id="103661" w:author="Claude" w:date="2026-10-11T09:07:48Z">
        <w:r>
          <w:delText xml:space="preserve">	</w:delText>
        </w:r>
      </w:del>
      <w:r>
        <w:t xml:space="preserve">:</w:t>
      </w:r>
    </w:p>
    <w:p w:rsidR="00DA63EC" w:rsidRDefault="00DA63EC" w:rsidP="00DA63EC">
      <w:pPr>
        <w:tabs>
          <w:tab w:val="center" w:pos="2835"/>
        </w:tabs>
        <w:rPr>
          <w:rtl/>
        </w:rPr>
      </w:pPr>
      <w:del w:id="98664" w:author="מנוע מכני" w:date="2026-10-11T12:04:40Z">
        <w:r w:rsidRPr="00464129">
          <w:rPr>
            <w:rStyle w:val="afffff0"/>
            <w:rtl/>
          </w:rPr>
          <w:delText xml:space="preserve"> </w:delText>
        </w:r>
      </w:del>
      <w:r w:rsidRPr="00464129">
        <w:rPr>
          <w:rStyle w:val="afffff0"/>
          <w:rFonts w:hint="cs"/>
          <w:rtl/>
        </w:rPr>
        <w:t>'</w:t>
      </w:r>
      <w:ins w:id="90447" w:author="Claude - סמנטי" w:date="2026-10-11T12:27:00Z">
        <w:r>
          <w:rPr>
            <w:rStyle w:val="afffff0"/>
            <w:rtl/>
          </w:rPr>
          <w:t xml:space="preserve">בְּרִית מֶלַח עוֹלָם הוּא</w:t>
        </w:r>
      </w:ins>
      <w:del w:id="90448" w:author="Claude - סמנטי" w:date="2026-10-11T12:27:00Z">
        <w:r w:rsidRPr="00464129">
          <w:rPr>
            <w:rStyle w:val="afffff0"/>
            <w:rtl/>
          </w:rPr>
          <w:delText xml:space="preserve">ברית מלח עולם הוא</w:delText>
        </w:r>
      </w:del>
      <w:r w:rsidRPr="00464129">
        <w:rPr>
          <w:rStyle w:val="afffff0"/>
          <w:rFonts w:hint="cs"/>
          <w:rtl/>
        </w:rPr>
        <w:t>'</w:t>
      </w:r>
      <w:r w:rsidRPr="00464129">
        <w:rPr>
          <w:rStyle w:val="afffff0"/>
          <w:rtl/>
        </w:rPr>
        <w:t>,</w:t>
      </w:r>
      <w:r>
        <w:rPr>
          <w:rtl/>
        </w:rPr>
        <w:t xml:space="preserve"> ולהלן אומר:</w:t>
      </w:r>
      <w:r w:rsidRPr="00464129">
        <w:rPr>
          <w:rStyle w:val="afffff0"/>
          <w:rtl/>
        </w:rPr>
        <w:t xml:space="preserve"> </w:t>
      </w:r>
      <w:r w:rsidRPr="00464129">
        <w:rPr>
          <w:rStyle w:val="afffff0"/>
          <w:rFonts w:hint="cs"/>
          <w:rtl/>
        </w:rPr>
        <w:t>'</w:t>
      </w:r>
      <w:ins w:id="90445" w:author="Claude - סמנטי" w:date="2026-10-11T12:27:00Z">
        <w:r>
          <w:rPr>
            <w:rStyle w:val="afffff0"/>
            <w:rtl/>
          </w:rPr>
          <w:t xml:space="preserve">מֵאֵת בְּנֵי יִשְׂרָאֵל בְּרִית עוֹלָם</w:t>
        </w:r>
      </w:ins>
      <w:del w:id="90446" w:author="Claude - סמנטי" w:date="2026-10-11T12:27:00Z">
        <w:r w:rsidRPr="00464129">
          <w:rPr>
            <w:rStyle w:val="afffff0"/>
            <w:rtl/>
          </w:rPr>
          <w:delText xml:space="preserve">מאת בני ישראל ברית עולם</w:delText>
        </w:r>
      </w:del>
      <w:r w:rsidRPr="00464129">
        <w:rPr>
          <w:rStyle w:val="afffff0"/>
          <w:rFonts w:hint="cs"/>
          <w:rtl/>
        </w:rPr>
        <w:t>'</w:t>
      </w:r>
      <w:r w:rsidRPr="00464129">
        <w:rPr>
          <w:rStyle w:val="afffff0"/>
          <w:rtl/>
        </w:rPr>
        <w:t>,</w:t>
      </w:r>
      <w:r>
        <w:rPr>
          <w:rtl/>
        </w:rPr>
        <w:t xml:space="preserve"> מה להלן, אף כאן משל ציבור.</w:t>
      </w:r>
    </w:p>
    <w:p>
      <w:pPr>
        <w:pStyle w:val="38"/>
        <w:rPr>
          <w:ins w:id="98665" w:author="מנוע מכני" w:date="2026-10-11T12:04:40Z"/>
        </w:rPr>
      </w:pPr>
      <w:del w:id="102608" w:author="מנוע מכני" w:date="2026-10-11T12:04:40Z">
        <w:r>
          <w:delText xml:space="preserve">א</w:delText>
        </w:r>
        <w:r>
          <w:delText xml:space="preserve">"</w:delText>
        </w:r>
        <w:r>
          <w:delText xml:space="preserve">ל </w:delText>
        </w:r>
      </w:del>
      <w:r>
        <w:t xml:space="preserve">ר</w:t>
      </w:r>
      <w:r>
        <w:t>"</w:t>
      </w:r>
      <w:r>
        <w:t>מ לר</w:t>
      </w:r>
      <w:r>
        <w:t>"</w:t>
      </w:r>
      <w:r>
        <w:t xml:space="preserve">א </w:t>
      </w:r>
      <w:r>
        <w:t xml:space="preserve">ה"ק</w:t>
      </w:r>
      <w:r>
        <w:t xml:space="preserve"> ר</w:t>
      </w:r>
      <w:r>
        <w:t>שבדר</w:t>
      </w:r>
      <w:r>
        <w:t>"</w:t>
      </w:r>
      <w:r>
        <w:t>א</w:t>
      </w:r>
      <w:r>
        <w:t xml:space="preserve">:</w:t>
      </w:r>
    </w:p>
    <w:p w:rsidR="00DA63EC" w:rsidRDefault="00DA63EC" w:rsidP="00DA63EC">
      <w:pPr>
        <w:tabs>
          <w:tab w:val="center" w:pos="2835"/>
        </w:tabs>
        <w:rPr>
          <w:rtl/>
        </w:rPr>
      </w:pPr>
      <w:del w:id="98666" w:author="מנוע מכני" w:date="2026-10-11T12:04:40Z">
        <w:r>
          <w:rPr>
            <w:rtl/>
          </w:rPr>
          <w:delText xml:space="preserve"> </w:delText>
        </w:r>
      </w:del>
      <w:r>
        <w:rPr>
          <w:rStyle w:val="2fb"/>
          <w:rtl/>
        </w:rPr>
        <w:t xml:space="preserve">ד</w:t>
      </w:r>
      <w:r>
        <w:rPr>
          <w:rStyle w:val="2fb"/>
          <w:rFonts w:hint="cs"/>
          <w:rtl/>
        </w:rPr>
        <w:t>אר</w:t>
      </w:r>
      <w:r>
        <w:rPr>
          <w:rStyle w:val="2fb"/>
          <w:rtl/>
        </w:rPr>
        <w:t>"</w:t>
      </w:r>
      <w:r>
        <w:rPr>
          <w:rStyle w:val="2fb"/>
          <w:rFonts w:hint="cs"/>
          <w:rtl/>
        </w:rPr>
        <w:t>י</w:t>
      </w:r>
      <w:r>
        <w:rPr>
          <w:rtl/>
        </w:rPr>
        <w:t xml:space="preserve"> העיד בן בוכרי ביבנה: כל כהן ששוקל אינו חוטא</w:t>
      </w:r>
      <w:ins w:id="94309" w:author="מנוע מכני" w:date="2026-10-11T12:04:40Z">
        <w:r>
          <w:rPr>
            <w:rtl/>
          </w:rPr>
          <w:t xml:space="preserve">,</w:t>
        </w:r>
      </w:ins>
      <w:del w:id="94310" w:author="מנוע מכני" w:date="2026-10-11T12:04:40Z">
        <w:r>
          <w:rPr>
            <w:rtl/>
          </w:rPr>
          <w:delText xml:space="preserve">;</w:delText>
        </w:r>
      </w:del>
      <w:r>
        <w:rPr>
          <w:rtl/>
        </w:rPr>
        <w:t xml:space="preserve"> </w:t>
      </w:r>
    </w:p>
    <w:p>
      <w:pPr>
        <w:pStyle w:val="38"/>
        <w:rPr>
          <w:ins w:id="98667" w:author="מנוע מכני" w:date="2026-10-11T12:04:40Z"/>
        </w:rPr>
      </w:pPr>
      <w:r>
        <w:t>א</w:t>
      </w:r>
      <w:r>
        <w:t>"</w:t>
      </w:r>
      <w:r>
        <w:t xml:space="preserve">ל</w:t>
      </w:r>
      <w:r>
        <w:t xml:space="preserve"> ריב</w:t>
      </w:r>
      <w:r>
        <w:t>"</w:t>
      </w:r>
      <w:r>
        <w:t>ז</w:t>
      </w:r>
      <w:r>
        <w:t xml:space="preserve">:</w:t>
      </w:r>
    </w:p>
    <w:p w:rsidR="00DA63EC" w:rsidRDefault="00DA63EC" w:rsidP="00DA63EC">
      <w:pPr>
        <w:tabs>
          <w:tab w:val="center" w:pos="2835"/>
        </w:tabs>
        <w:rPr>
          <w:rtl/>
        </w:rPr>
      </w:pPr>
      <w:del w:id="98668" w:author="מנוע מכני" w:date="2026-10-11T12:04:40Z">
        <w:r>
          <w:rPr>
            <w:rtl/>
          </w:rPr>
          <w:delText xml:space="preserve"> </w:delText>
        </w:r>
      </w:del>
      <w:r>
        <w:rPr>
          <w:rtl/>
        </w:rPr>
        <w:t xml:space="preserve">לא</w:t>
      </w:r>
      <w:r>
        <w:rPr>
          <w:rtl/>
        </w:rPr>
        <w:t xml:space="preserve"> כי, אלא כל כהן שאינו שוקל חוטא, </w:t>
      </w:r>
    </w:p>
    <w:p>
      <w:pPr>
        <w:pStyle w:val="38"/>
        <w:rPr>
          <w:ins w:id="98669" w:author="מנוע מכני" w:date="2026-10-11T12:04:40Z"/>
        </w:rPr>
      </w:pPr>
      <w:r>
        <w:t xml:space="preserve">אלא</w:t>
      </w:r>
    </w:p>
    <w:p w:rsidR="00DA63EC" w:rsidRDefault="00DA63EC" w:rsidP="00DA63EC">
      <w:pPr>
        <w:tabs>
          <w:tab w:val="center" w:pos="2835"/>
        </w:tabs>
        <w:rPr>
          <w:rtl/>
        </w:rPr>
      </w:pPr>
      <w:del w:id="98670" w:author="מנוע מכני" w:date="2026-10-11T12:04:40Z">
        <w:r>
          <w:rPr>
            <w:rtl/>
          </w:rPr>
          <w:delText xml:space="preserve"> </w:delText>
        </w:r>
      </w:del>
      <w:r>
        <w:rPr>
          <w:rtl/>
        </w:rPr>
        <w:t xml:space="preserve">שהכהנים דורשין מקרא זה לעצמן:</w:t>
      </w:r>
      <w:r w:rsidRPr="00464129">
        <w:rPr>
          <w:rStyle w:val="afffff0"/>
          <w:rtl/>
        </w:rPr>
        <w:t xml:space="preserve"> </w:t>
      </w:r>
      <w:r w:rsidRPr="00464129">
        <w:rPr>
          <w:rStyle w:val="afffff0"/>
          <w:rFonts w:hint="cs"/>
          <w:rtl/>
        </w:rPr>
        <w:t>'</w:t>
      </w:r>
      <w:ins w:id="90449" w:author="Claude - סמנטי" w:date="2026-10-11T12:27:00Z">
        <w:r>
          <w:rPr>
            <w:rStyle w:val="afffff0"/>
            <w:rtl/>
          </w:rPr>
          <w:t xml:space="preserve">וְכָל מִנְחַת כֹּהֵן כָּלִיל תִּהְיֶה לֹא תֵאָכֵל</w:t>
        </w:r>
      </w:ins>
      <w:del w:id="90450" w:author="Claude - סמנטי" w:date="2026-10-11T12:27:00Z">
        <w:r w:rsidRPr="00464129">
          <w:rPr>
            <w:rStyle w:val="afffff0"/>
            <w:rtl/>
          </w:rPr>
          <w:delText xml:space="preserve">וכל מנחת כהן כליל תהיה </w:delText>
        </w:r>
        <w:r w:rsidRPr="00464129">
          <w:rPr>
            <w:rStyle w:val="afffff0"/>
            <w:rtl/>
          </w:rPr>
          <w:delText xml:space="preserve">לא</w:delText>
        </w:r>
        <w:r w:rsidRPr="00464129">
          <w:rPr>
            <w:rStyle w:val="afffff0"/>
            <w:rtl/>
          </w:rPr>
          <w:delText xml:space="preserve"> תאכל</w:delText>
        </w:r>
      </w:del>
      <w:r w:rsidRPr="00464129">
        <w:rPr>
          <w:rStyle w:val="afffff0"/>
          <w:rFonts w:hint="cs"/>
          <w:rtl/>
        </w:rPr>
        <w:t>'</w:t>
      </w:r>
      <w:r w:rsidRPr="00464129">
        <w:rPr>
          <w:rStyle w:val="afffff0"/>
          <w:rtl/>
        </w:rPr>
        <w:t>,</w:t>
      </w:r>
      <w:r>
        <w:rPr>
          <w:rtl/>
        </w:rPr>
        <w:t xml:space="preserve"> הואיל ועומר ושתי הלחם ולחם הפנים שלנו היא היאך נאכלין.</w:t>
      </w:r>
    </w:p>
    <w:p w:rsidR="00DA63EC" w:rsidRPr="00E105BC" w:rsidRDefault="00DA63EC" w:rsidP="00DA63EC">
      <w:pPr>
        <w:tabs>
          <w:tab w:val="center" w:pos="2835"/>
        </w:tabs>
        <w:rPr>
          <w:spacing w:val="-2"/>
          <w:rtl/>
        </w:rPr>
      </w:pPr>
      <w:r w:rsidRPr="00E105BC">
        <w:rPr>
          <w:spacing w:val="-2"/>
          <w:rtl/>
        </w:rPr>
        <w:t xml:space="preserve">ולבן בוכרי, כיון דלכתחילה </w:t>
      </w:r>
      <w:r w:rsidRPr="00E105BC">
        <w:rPr>
          <w:spacing w:val="-2"/>
          <w:rtl/>
        </w:rPr>
        <w:t xml:space="preserve">לא</w:t>
      </w:r>
      <w:r w:rsidRPr="00E105BC">
        <w:rPr>
          <w:spacing w:val="-2"/>
          <w:rtl/>
        </w:rPr>
        <w:t xml:space="preserve"> </w:t>
      </w:r>
      <w:ins w:id="97309" w:author="מנוע מכני" w:date="2026-10-11T12:04:40Z">
        <w:r>
          <w:rPr>
            <w:spacing w:val="-2"/>
            <w:rtl/>
          </w:rPr>
          <w:t xml:space="preserve">מחוייב</w:t>
        </w:r>
      </w:ins>
      <w:del w:id="97310" w:author="מנוע מכני" w:date="2026-10-11T12:04:40Z">
        <w:r w:rsidRPr="00E105BC">
          <w:rPr>
            <w:spacing w:val="-2"/>
            <w:rtl/>
          </w:rPr>
          <w:delText xml:space="preserve">מיחייב</w:delText>
        </w:r>
      </w:del>
      <w:r w:rsidRPr="00E105BC">
        <w:rPr>
          <w:spacing w:val="-2"/>
          <w:rtl/>
        </w:rPr>
        <w:t xml:space="preserve"> לאיתויי, כי </w:t>
      </w:r>
      <w:ins w:id="97311" w:author="מנוע מכני" w:date="2026-10-11T12:04:40Z">
        <w:r>
          <w:rPr>
            <w:spacing w:val="-2"/>
            <w:rtl/>
          </w:rPr>
          <w:t xml:space="preserve">מביא</w:t>
        </w:r>
      </w:ins>
      <w:del w:id="97312" w:author="מנוע מכני" w:date="2026-10-11T12:04:40Z">
        <w:r w:rsidRPr="00E105BC">
          <w:rPr>
            <w:spacing w:val="-2"/>
            <w:rtl/>
          </w:rPr>
          <w:delText xml:space="preserve">מייתי</w:delText>
        </w:r>
      </w:del>
      <w:r w:rsidRPr="00E105BC">
        <w:rPr>
          <w:spacing w:val="-2"/>
          <w:rtl/>
        </w:rPr>
        <w:t xml:space="preserve"> </w:t>
      </w:r>
      <w:ins w:id="90981" w:author="מנוע מכני" w:date="2026-10-11T12:04:40Z">
        <w:r>
          <w:rPr>
            <w:spacing w:val="-2"/>
            <w:rtl/>
          </w:rPr>
          <w:t xml:space="preserve">גם</w:t>
        </w:r>
      </w:ins>
      <w:del w:id="90982" w:author="מנוע מכני" w:date="2026-10-11T12:04:40Z">
        <w:r w:rsidRPr="00E105BC">
          <w:rPr>
            <w:spacing w:val="-2"/>
            <w:rtl/>
          </w:rPr>
          <w:delText xml:space="preserve">נמי</w:delText>
        </w:r>
      </w:del>
      <w:r w:rsidRPr="00E105BC">
        <w:rPr>
          <w:spacing w:val="-2"/>
          <w:rtl/>
        </w:rPr>
        <w:t xml:space="preserve"> חוטא הוא, דמעייל חולין לעזרה!</w:t>
      </w:r>
    </w:p>
    <w:p w:rsidR="00DA63EC" w:rsidRDefault="00DA63EC" w:rsidP="00DA63EC">
      <w:pPr>
        <w:tabs>
          <w:tab w:val="center" w:pos="2835"/>
        </w:tabs>
        <w:rPr>
          <w:rtl/>
        </w:rPr>
      </w:pPr>
      <w:ins w:id="97313" w:author="מנוע מכני" w:date="2026-10-11T12:04:40Z">
        <w:r>
          <w:rPr>
            <w:rtl/>
          </w:rPr>
          <w:t xml:space="preserve">דמביא</w:t>
        </w:r>
      </w:ins>
      <w:del w:id="97314" w:author="מנוע מכני" w:date="2026-10-11T12:04:40Z">
        <w:r>
          <w:rPr>
            <w:rtl/>
          </w:rPr>
          <w:delText xml:space="preserve">דמייתי</w:delText>
        </w:r>
      </w:del>
      <w:r>
        <w:rPr>
          <w:rtl/>
        </w:rPr>
        <w:t xml:space="preserve"> ומסר להון לציבור.</w:t>
      </w:r>
    </w:p>
    <w:p w:rsidR="00DA63EC" w:rsidRDefault="00DA63EC" w:rsidP="00DA63EC">
      <w:pPr>
        <w:pStyle w:val="afff3"/>
        <w:framePr w:wrap="around"/>
        <w:rPr>
          <w:rtl/>
        </w:rPr>
      </w:pPr>
      <w:r>
        <w:rPr>
          <w:rFonts w:hint="cs"/>
          <w:rtl/>
        </w:rPr>
        <w:t>כב.</w:t>
      </w:r>
    </w:p>
    <w:p w:rsidR="00DA63EC" w:rsidRPr="00E105BC" w:rsidRDefault="00DA63EC" w:rsidP="00DA63EC">
      <w:pPr>
        <w:tabs>
          <w:tab w:val="center" w:pos="2835"/>
        </w:tabs>
        <w:rPr>
          <w:spacing w:val="-6"/>
          <w:rtl/>
        </w:rPr>
      </w:pPr>
      <w:r w:rsidRPr="00E105BC">
        <w:rPr>
          <w:rFonts w:hint="cs"/>
          <w:spacing w:val="-6"/>
          <w:rtl/>
        </w:rPr>
        <w:t>דסד</w:t>
      </w:r>
      <w:r w:rsidRPr="00E105BC">
        <w:rPr>
          <w:spacing w:val="-6"/>
          <w:rtl/>
        </w:rPr>
        <w:t>"</w:t>
      </w:r>
      <w:r w:rsidRPr="00E105BC">
        <w:rPr>
          <w:rFonts w:hint="cs"/>
          <w:spacing w:val="-6"/>
          <w:rtl/>
        </w:rPr>
        <w:t xml:space="preserve">א כי זכי</w:t>
      </w:r>
      <w:ins w:id="94311" w:author="מנוע מכני" w:date="2026-10-11T12:04:40Z">
        <w:r>
          <w:rPr>
            <w:rFonts w:hint="cs"/>
            <w:spacing w:val="-6"/>
            <w:rtl/>
          </w:rPr>
          <w:t xml:space="preserve"> </w:t>
        </w:r>
      </w:ins>
      <w:del w:id="94312" w:author="מנוע מכני" w:date="2026-10-11T12:04:40Z">
        <w:r w:rsidRPr="00E105BC">
          <w:rPr>
            <w:rFonts w:hint="cs"/>
            <w:spacing w:val="-6"/>
            <w:rtl/>
          </w:rPr>
          <w:delText xml:space="preserve"> </w:delText>
        </w:r>
        <w:r w:rsidRPr="00E105BC">
          <w:rPr>
            <w:spacing w:val="-6"/>
            <w:rtl/>
          </w:rPr>
          <w:delText xml:space="preserve"> </w:delText>
        </w:r>
      </w:del>
      <w:ins w:id="92667" w:author="מנוע מכני" w:date="2026-10-11T12:04:40Z">
        <w:r>
          <w:rPr>
            <w:spacing w:val="-6"/>
            <w:rtl/>
          </w:rPr>
          <w:t xml:space="preserve">התורה</w:t>
        </w:r>
      </w:ins>
      <w:del w:id="92668" w:author="מנוע מכני" w:date="2026-10-11T12:04:40Z">
        <w:r w:rsidRPr="00E105BC">
          <w:rPr>
            <w:spacing w:val="-6"/>
            <w:rtl/>
          </w:rPr>
          <w:delText xml:space="preserve">רחמנא</w:delText>
        </w:r>
      </w:del>
      <w:r w:rsidRPr="00E105BC">
        <w:rPr>
          <w:spacing w:val="-6"/>
          <w:rtl/>
        </w:rPr>
        <w:t xml:space="preserve"> לישראל </w:t>
      </w:r>
      <w:ins w:id="92673" w:author="מנוע מכני" w:date="2026-10-11T12:04:40Z">
        <w:r>
          <w:rPr>
            <w:spacing w:val="-6"/>
            <w:rtl/>
          </w:rPr>
          <w:t xml:space="preserve">דיש</w:t>
        </w:r>
      </w:ins>
      <w:del w:id="92674" w:author="מנוע מכני" w:date="2026-10-11T12:04:40Z">
        <w:r w:rsidRPr="00E105BC">
          <w:rPr>
            <w:spacing w:val="-6"/>
            <w:rtl/>
          </w:rPr>
          <w:delText xml:space="preserve">דאית</w:delText>
        </w:r>
      </w:del>
      <w:r w:rsidRPr="00E105BC">
        <w:rPr>
          <w:spacing w:val="-6"/>
          <w:rtl/>
        </w:rPr>
        <w:t xml:space="preserve"> </w:t>
      </w:r>
      <w:ins w:id="95661" w:author="מנוע מכני" w:date="2026-10-11T12:04:40Z">
        <w:r>
          <w:rPr>
            <w:spacing w:val="-6"/>
            <w:rtl/>
          </w:rPr>
          <w:t xml:space="preserve">להם</w:t>
        </w:r>
      </w:ins>
      <w:del w:id="95662" w:author="מנוע מכני" w:date="2026-10-11T12:04:40Z">
        <w:r w:rsidRPr="00E105BC">
          <w:rPr>
            <w:spacing w:val="-6"/>
            <w:rtl/>
          </w:rPr>
          <w:delText xml:space="preserve">להו</w:delText>
        </w:r>
      </w:del>
      <w:r w:rsidRPr="00E105BC">
        <w:rPr>
          <w:spacing w:val="-6"/>
          <w:rtl/>
        </w:rPr>
        <w:t xml:space="preserve"> לשכה, לכהנים </w:t>
      </w:r>
      <w:ins w:id="92671" w:author="מנוע מכני" w:date="2026-10-11T12:04:40Z">
        <w:r>
          <w:rPr>
            <w:spacing w:val="-6"/>
            <w:rtl/>
          </w:rPr>
          <w:t xml:space="preserve">דאין</w:t>
        </w:r>
      </w:ins>
      <w:del w:id="92672" w:author="מנוע מכני" w:date="2026-10-11T12:04:40Z">
        <w:r w:rsidRPr="00E105BC">
          <w:rPr>
            <w:spacing w:val="-6"/>
            <w:rtl/>
          </w:rPr>
          <w:delText xml:space="preserve">דלית</w:delText>
        </w:r>
      </w:del>
      <w:r w:rsidRPr="00E105BC">
        <w:rPr>
          <w:spacing w:val="-6"/>
          <w:rtl/>
        </w:rPr>
        <w:t xml:space="preserve"> </w:t>
      </w:r>
      <w:ins w:id="95663" w:author="מנוע מכני" w:date="2026-10-11T12:04:40Z">
        <w:r>
          <w:rPr>
            <w:spacing w:val="-6"/>
            <w:rtl/>
          </w:rPr>
          <w:t xml:space="preserve">להם</w:t>
        </w:r>
      </w:ins>
      <w:del w:id="95664" w:author="מנוע מכני" w:date="2026-10-11T12:04:40Z">
        <w:r w:rsidRPr="00E105BC">
          <w:rPr>
            <w:spacing w:val="-6"/>
            <w:rtl/>
          </w:rPr>
          <w:delText xml:space="preserve">להו</w:delText>
        </w:r>
      </w:del>
      <w:r w:rsidRPr="00E105BC">
        <w:rPr>
          <w:spacing w:val="-6"/>
          <w:rtl/>
        </w:rPr>
        <w:t xml:space="preserve"> לשכה </w:t>
      </w:r>
      <w:r w:rsidRPr="00E105BC">
        <w:rPr>
          <w:spacing w:val="-6"/>
          <w:rtl/>
        </w:rPr>
        <w:t xml:space="preserve">לא</w:t>
      </w:r>
      <w:r w:rsidRPr="00E105BC">
        <w:rPr>
          <w:spacing w:val="-6"/>
          <w:rtl/>
        </w:rPr>
        <w:t xml:space="preserve"> זכי </w:t>
      </w:r>
      <w:ins w:id="95665" w:author="מנוע מכני" w:date="2026-10-11T12:04:40Z">
        <w:r>
          <w:rPr>
            <w:spacing w:val="-6"/>
            <w:rtl/>
          </w:rPr>
          <w:t xml:space="preserve">להם</w:t>
        </w:r>
      </w:ins>
      <w:del w:id="95666" w:author="מנוע מכני" w:date="2026-10-11T12:04:40Z">
        <w:r w:rsidRPr="00E105BC">
          <w:rPr>
            <w:spacing w:val="-6"/>
            <w:rtl/>
          </w:rPr>
          <w:delText xml:space="preserve">להו</w:delText>
        </w:r>
      </w:del>
      <w:r w:rsidRPr="00E105BC">
        <w:rPr>
          <w:spacing w:val="-6"/>
          <w:rtl/>
        </w:rPr>
        <w:t xml:space="preserve"> </w:t>
      </w:r>
      <w:ins w:id="92669" w:author="מנוע מכני" w:date="2026-10-11T12:04:40Z">
        <w:r>
          <w:rPr>
            <w:spacing w:val="-6"/>
            <w:rtl/>
          </w:rPr>
          <w:t xml:space="preserve">התורה</w:t>
        </w:r>
      </w:ins>
      <w:del w:id="92670" w:author="מנוע מכני" w:date="2026-10-11T12:04:40Z">
        <w:r w:rsidRPr="00E105BC">
          <w:rPr>
            <w:spacing w:val="-6"/>
            <w:rtl/>
          </w:rPr>
          <w:delText xml:space="preserve">רחמנא</w:delText>
        </w:r>
      </w:del>
      <w:r w:rsidRPr="00E105BC">
        <w:rPr>
          <w:spacing w:val="-6"/>
          <w:rtl/>
        </w:rPr>
        <w:t xml:space="preserve">, </w:t>
      </w:r>
      <w:r w:rsidRPr="00E105BC">
        <w:rPr>
          <w:spacing w:val="-6"/>
          <w:rtl/>
        </w:rPr>
        <w:t xml:space="preserve">קמ"ל</w:t>
      </w:r>
      <w:r w:rsidRPr="00E105BC">
        <w:rPr>
          <w:spacing w:val="-6"/>
          <w:rtl/>
        </w:rPr>
        <w:t xml:space="preserve">.</w:t>
      </w:r>
    </w:p>
    <w:p>
      <w:pPr>
        <w:pStyle w:val="afffff8"/>
        <w:rPr>
          <w:ins w:id="90717" w:author="קלוד" w:date="2026-10-11T12:32:08Z"/>
        </w:rPr>
      </w:pPr>
      <w:ins w:id="90718" w:author="קלוד" w:date="2026-10-11T12:32:08Z">
        <w:r>
          <w:rPr>
            <w:color w:val="7B3F00"/>
          </w:rPr>
          <w:t xml:space="preserve">עצים ואש משל ציבור - 'על העצים אשר על האש'</w:t>
        </w:r>
      </w:ins>
    </w:p>
    <w:p w:rsidR="00DA63EC" w:rsidRDefault="00DA63EC" w:rsidP="00DA63EC">
      <w:pPr>
        <w:tabs>
          <w:tab w:val="center" w:pos="2835"/>
        </w:tabs>
        <w:rPr>
          <w:rtl/>
        </w:rPr>
      </w:pPr>
      <w:r>
        <w:rPr>
          <w:rtl/>
        </w:rPr>
        <w:t xml:space="preserve">ועצים דפשיטא </w:t>
      </w:r>
      <w:r>
        <w:rPr>
          <w:rFonts w:hint="cs"/>
          <w:rtl/>
        </w:rPr>
        <w:t>ל</w:t>
      </w:r>
      <w:r>
        <w:rPr>
          <w:rtl/>
        </w:rPr>
        <w:t xml:space="preserve">תנא דמשל ציבור, </w:t>
      </w:r>
    </w:p>
    <w:p w:rsidR="00DA63EC" w:rsidRDefault="00DA63EC" w:rsidP="00DA63EC">
      <w:pPr>
        <w:tabs>
          <w:tab w:val="center" w:pos="2835"/>
        </w:tabs>
        <w:rPr>
          <w:rtl/>
        </w:rPr>
      </w:pPr>
      <w:r>
        <w:rPr>
          <w:rtl/>
        </w:rPr>
        <w:t xml:space="preserve">מדתניא: יכול האומר הרי עלי עולה יביא עצים מתוך ביתו, כדרך שמביא נסכים מתוך ביתו? </w:t>
      </w:r>
    </w:p>
    <w:p>
      <w:pPr>
        <w:pStyle w:val="38"/>
        <w:rPr>
          <w:ins w:id="98671" w:author="מנוע מכני" w:date="2026-10-11T12:04:40Z"/>
        </w:rPr>
      </w:pPr>
      <w:r w:rsidRPr="00336727">
        <w:t>ראבר</w:t>
      </w:r>
      <w:r w:rsidRPr="00336727">
        <w:t>"</w:t>
      </w:r>
      <w:r w:rsidRPr="00336727">
        <w:t xml:space="preserve">ש:</w:t>
      </w:r>
    </w:p>
    <w:p w:rsidR="00DA63EC" w:rsidRDefault="00DA63EC" w:rsidP="00DA63EC">
      <w:pPr>
        <w:rPr>
          <w:rtl/>
        </w:rPr>
      </w:pPr>
      <w:del w:id="98672" w:author="מנוע מכני" w:date="2026-10-11T12:04:40Z">
        <w:r w:rsidRPr="00336727">
          <w:rPr>
            <w:rFonts w:hint="cs"/>
            <w:rtl/>
          </w:rPr>
          <w:delText xml:space="preserve"> </w:delText>
        </w:r>
      </w:del>
      <w:r w:rsidRPr="00336727">
        <w:rPr>
          <w:rtl/>
        </w:rPr>
        <w:t xml:space="preserve">ת"ל</w:t>
      </w:r>
      <w:r w:rsidRPr="00336727">
        <w:rPr>
          <w:rtl/>
        </w:rPr>
        <w:t xml:space="preserve">:</w:t>
      </w:r>
      <w:r w:rsidRPr="00464129">
        <w:rPr>
          <w:rStyle w:val="afffff0"/>
          <w:rtl/>
        </w:rPr>
        <w:t xml:space="preserve"> </w:t>
      </w:r>
      <w:r w:rsidRPr="00464129">
        <w:rPr>
          <w:rStyle w:val="afffff0"/>
          <w:rFonts w:hint="cs"/>
          <w:rtl/>
        </w:rPr>
        <w:t>'</w:t>
      </w:r>
      <w:ins w:id="90451" w:author="Claude - סמנטי" w:date="2026-10-11T12:27:00Z">
        <w:r>
          <w:rPr>
            <w:rStyle w:val="afffff0"/>
            <w:rtl/>
          </w:rPr>
          <w:t xml:space="preserve">עַל הָעֵצִים אֲשֶׁר עַל הָאֵשׁ אֲשֶׁר עַל הַמִּזְבֵּחַ</w:t>
        </w:r>
      </w:ins>
      <w:del w:id="90452" w:author="Claude - סמנטי" w:date="2026-10-11T12:27:00Z">
        <w:r w:rsidRPr="00464129">
          <w:rPr>
            <w:rStyle w:val="afffff0"/>
            <w:rtl/>
          </w:rPr>
          <w:delText xml:space="preserve">על העצים אשר על האש אשר על המזבח</w:delText>
        </w:r>
      </w:del>
      <w:r w:rsidRPr="00464129">
        <w:rPr>
          <w:rStyle w:val="afffff0"/>
          <w:rFonts w:hint="cs"/>
          <w:rtl/>
        </w:rPr>
        <w:t>'</w:t>
      </w:r>
      <w:r w:rsidRPr="00464129">
        <w:rPr>
          <w:rStyle w:val="afffff0"/>
          <w:rtl/>
        </w:rPr>
        <w:t>,</w:t>
      </w:r>
      <w:r w:rsidRPr="00336727">
        <w:rPr>
          <w:rtl/>
        </w:rPr>
        <w:t xml:space="preserve"> מה מזבח משל ציבור, אף עצים ואש משל ציבור, </w:t>
      </w:r>
    </w:p>
    <w:p>
      <w:pPr>
        <w:pStyle w:val="38"/>
        <w:rPr>
          <w:ins w:id="98673" w:author="מנוע מכני" w:date="2026-10-11T12:04:40Z"/>
        </w:rPr>
      </w:pPr>
      <w:r>
        <w:t>ראב</w:t>
      </w:r>
      <w:r>
        <w:t>"</w:t>
      </w:r>
      <w:r>
        <w:t>ש</w:t>
      </w:r>
      <w:r>
        <w:t xml:space="preserve">:</w:t>
      </w:r>
    </w:p>
    <w:p w:rsidR="00DA63EC" w:rsidRDefault="00DA63EC" w:rsidP="00DA63EC">
      <w:pPr>
        <w:tabs>
          <w:tab w:val="center" w:pos="2835"/>
        </w:tabs>
        <w:rPr>
          <w:rtl/>
        </w:rPr>
      </w:pPr>
      <w:del w:id="98674" w:author="מנוע מכני" w:date="2026-10-11T12:04:40Z">
        <w:r>
          <w:rPr>
            <w:rtl/>
          </w:rPr>
          <w:delText xml:space="preserve"> </w:delText>
        </w:r>
      </w:del>
      <w:r>
        <w:rPr>
          <w:rtl/>
        </w:rPr>
        <w:t xml:space="preserve">מה מזבח שלא נשתמש בו הדיוט, אף עצים ואש שלא נשתמש בהן הדיוט.</w:t>
      </w:r>
    </w:p>
    <w:p w:rsidR="00DA63EC" w:rsidRDefault="00DA63EC" w:rsidP="00DA63EC">
      <w:pPr>
        <w:tabs>
          <w:tab w:val="center" w:pos="2835"/>
        </w:tabs>
        <w:rPr>
          <w:rtl/>
        </w:rPr>
      </w:pPr>
      <w:ins w:id="90983" w:author="מנוע מכני" w:date="2026-10-11T12:04:40Z">
        <w:r>
          <w:rPr>
            <w:b/>
            <w:bCs/>
            <w:rtl/>
          </w:rPr>
          <w:t xml:space="preserve">יש</w:t>
        </w:r>
      </w:ins>
      <w:del w:id="90984" w:author="מנוע מכני" w:date="2026-10-11T12:04:40Z">
        <w:r w:rsidRPr="000B2438">
          <w:rPr>
            <w:b/>
            <w:bCs/>
            <w:rtl/>
          </w:rPr>
          <w:delText xml:space="preserve">איכא</w:delText>
        </w:r>
      </w:del>
      <w:r w:rsidRPr="000B2438">
        <w:rPr>
          <w:b/>
          <w:bCs/>
          <w:rtl/>
        </w:rPr>
        <w:t xml:space="preserve"> </w:t>
      </w:r>
      <w:ins w:id="90065" w:author="Claude - סמנטי" w:date="2026-10-11T12:27:00Z">
        <w:r>
          <w:rPr>
            <w:b/>
            <w:bCs/>
            <w:rtl/>
          </w:rPr>
          <w:t xml:space="preserve">ביניהם</w:t>
        </w:r>
      </w:ins>
      <w:del w:id="90066" w:author="Claude - סמנטי" w:date="2026-10-11T12:27:00Z">
        <w:r w:rsidRPr="000B2438">
          <w:rPr>
            <w:b/>
            <w:bCs/>
            <w:rtl/>
          </w:rPr>
          <w:delText xml:space="preserve">בינייהו</w:delText>
        </w:r>
      </w:del>
      <w:r>
        <w:rPr>
          <w:rtl/>
        </w:rPr>
        <w:t>: חדתי.</w:t>
      </w:r>
    </w:p>
    <w:p w:rsidR="00DA63EC" w:rsidRDefault="00DA63EC" w:rsidP="00DA63EC">
      <w:pPr>
        <w:tabs>
          <w:tab w:val="center" w:pos="2835"/>
        </w:tabs>
        <w:rPr>
          <w:rtl/>
        </w:rPr>
      </w:pPr>
      <w:r>
        <w:rPr>
          <w:rtl/>
        </w:rPr>
        <w:t xml:space="preserve">ועתיקי </w:t>
      </w:r>
      <w:r>
        <w:rPr>
          <w:rtl/>
        </w:rPr>
        <w:t xml:space="preserve">לא</w:t>
      </w:r>
      <w:r>
        <w:rPr>
          <w:rtl/>
        </w:rPr>
        <w:t xml:space="preserve">? </w:t>
      </w:r>
      <w:r>
        <w:rPr>
          <w:rFonts w:hint="cs"/>
          <w:rtl/>
        </w:rPr>
        <w:t>מ'</w:t>
      </w:r>
      <w:r>
        <w:rPr>
          <w:rStyle w:val="afffff0"/>
          <w:rtl/>
          <w:rPrChange w:id="9007" w:author="מנוע פסוקים" w:date="2026-10-11T09:32:13Z">
            <w:rPr>
              <w:rtl/>
            </w:rPr>
          </w:rPrChange>
        </w:rPr>
        <w:t xml:space="preserve">ויאמר ארונה אל דוד יקח ויעל אדוני המלך הטוב בעיניו ראה הבקר לעולה והמוריגים וכלי הבקר לעצים</w:t>
      </w:r>
      <w:r>
        <w:rPr>
          <w:rtl/>
        </w:rPr>
        <w:t xml:space="preserve">!</w:t>
      </w:r>
    </w:p>
    <w:p w:rsidR="00DA63EC" w:rsidRDefault="00DA63EC" w:rsidP="00DA63EC">
      <w:pPr>
        <w:pStyle w:val="affffb"/>
        <w:rPr>
          <w:rtl/>
        </w:rPr>
      </w:pPr>
      <w:r>
        <w:rPr>
          <w:rtl/>
        </w:rPr>
        <w:t xml:space="preserve">- </w:t>
      </w:r>
      <w:ins w:id="90985" w:author="מנוע מכני" w:date="2026-10-11T12:04:40Z">
        <w:r>
          <w:rPr>
            <w:rtl/>
          </w:rPr>
          <w:t xml:space="preserve">כאן</w:t>
        </w:r>
      </w:ins>
      <w:del w:id="90986" w:author="מנוע מכני" w:date="2026-10-11T12:04:40Z">
        <w:r>
          <w:rPr>
            <w:rtl/>
          </w:rPr>
          <w:delText xml:space="preserve">הכא</w:delText>
        </w:r>
      </w:del>
      <w:r>
        <w:rPr>
          <w:rtl/>
        </w:rPr>
        <w:t xml:space="preserve"> </w:t>
      </w:r>
      <w:ins w:id="90987" w:author="מנוע מכני" w:date="2026-10-11T12:04:40Z">
        <w:r>
          <w:rPr>
            <w:rtl/>
          </w:rPr>
          <w:t xml:space="preserve">גם</w:t>
        </w:r>
      </w:ins>
      <w:del w:id="90988" w:author="מנוע מכני" w:date="2026-10-11T12:04:40Z">
        <w:r>
          <w:rPr>
            <w:rtl/>
          </w:rPr>
          <w:delText xml:space="preserve">נמי</w:delText>
        </w:r>
      </w:del>
      <w:r>
        <w:rPr>
          <w:rtl/>
        </w:rPr>
        <w:t xml:space="preserve"> בחדתי.</w:t>
      </w:r>
    </w:p>
    <w:p w:rsidR="00DA63EC" w:rsidRDefault="00DA63EC" w:rsidP="00DA63EC">
      <w:pPr>
        <w:tabs>
          <w:tab w:val="center" w:pos="2835"/>
        </w:tabs>
        <w:rPr>
          <w:rtl/>
        </w:rPr>
      </w:pPr>
    </w:p>
    <w:p w:rsidR="00DA63EC" w:rsidRDefault="00DA63EC" w:rsidP="00DA63EC">
      <w:pPr>
        <w:tabs>
          <w:tab w:val="center" w:pos="2835"/>
        </w:tabs>
        <w:rPr>
          <w:rtl/>
        </w:rPr>
      </w:pPr>
      <w:r>
        <w:rPr>
          <w:rtl/>
        </w:rPr>
        <w:t>• מוריגים</w:t>
      </w:r>
      <w:r>
        <w:rPr>
          <w:rFonts w:hint="cs"/>
          <w:rtl/>
        </w:rPr>
        <w:t>-</w:t>
      </w:r>
      <w:r>
        <w:rPr>
          <w:rtl/>
        </w:rPr>
        <w:t>: מטה של טרבל</w:t>
      </w:r>
      <w:r>
        <w:rPr>
          <w:rFonts w:hint="cs"/>
          <w:rtl/>
        </w:rPr>
        <w:t xml:space="preserve">- </w:t>
      </w:r>
      <w:r>
        <w:rPr>
          <w:rStyle w:val="2fb"/>
          <w:rFonts w:hint="cs"/>
          <w:rtl/>
        </w:rPr>
        <w:t xml:space="preserve">אר</w:t>
      </w:r>
      <w:r>
        <w:rPr>
          <w:rStyle w:val="2fb"/>
          <w:rtl/>
        </w:rPr>
        <w:t>"</w:t>
      </w:r>
      <w:r>
        <w:rPr>
          <w:rStyle w:val="2fb"/>
          <w:rFonts w:hint="cs"/>
          <w:rtl/>
        </w:rPr>
        <w:t>י</w:t>
      </w:r>
      <w:r>
        <w:rPr>
          <w:rtl/>
        </w:rPr>
        <w:t>: עיזא דקורקסא דדשו בה דשתאי.</w:t>
      </w:r>
    </w:p>
    <w:p>
      <w:pPr>
        <w:pStyle w:val="38"/>
        <w:rPr>
          <w:ins w:id="98675" w:author="מנוע מכני" w:date="2026-10-11T12:04:40Z"/>
        </w:rPr>
      </w:pPr>
      <w:r>
        <w:t xml:space="preserve">רב יוסף:</w:t>
      </w:r>
    </w:p>
    <w:p w:rsidR="00DA63EC" w:rsidRDefault="00DA63EC" w:rsidP="00DA63EC">
      <w:pPr>
        <w:tabs>
          <w:tab w:val="center" w:pos="2835"/>
        </w:tabs>
        <w:rPr>
          <w:rtl/>
        </w:rPr>
      </w:pPr>
      <w:del w:id="98676" w:author="מנוע מכני" w:date="2026-10-11T12:04:40Z">
        <w:r>
          <w:rPr>
            <w:rtl/>
          </w:rPr>
          <w:delText xml:space="preserve"> </w:delText>
        </w:r>
      </w:del>
      <w:r>
        <w:rPr>
          <w:rtl/>
        </w:rPr>
        <w:t xml:space="preserve">קראה </w:t>
      </w:r>
      <w:r w:rsidRPr="0046594B">
        <w:rPr>
          <w:rStyle w:val="afffff0"/>
          <w:rFonts w:hint="cs"/>
          <w:rtl/>
        </w:rPr>
        <w:t>ד'</w:t>
      </w:r>
      <w:ins w:id="90453" w:author="Claude - סמנטי" w:date="2026-10-11T12:27:00Z">
        <w:r>
          <w:rPr>
            <w:rStyle w:val="afffff0"/>
            <w:rtl/>
          </w:rPr>
          <w:t xml:space="preserve">הִנֵּה שַׂמְתִּיךָ לְמוֹרַג חָרוּץ חָדָשׁ בַּעַל פִּיפִיּוֹת תָּדוּשׁ הָרִים</w:t>
        </w:r>
      </w:ins>
      <w:del w:id="90454" w:author="Claude - סמנטי" w:date="2026-10-11T12:27:00Z">
        <w:r w:rsidRPr="0046594B">
          <w:rPr>
            <w:rStyle w:val="afffff0"/>
            <w:rtl/>
          </w:rPr>
          <w:delText xml:space="preserve">הנה שמתיך למורג חרוץ חדש בעל פיפיות תדוש הרים</w:delText>
        </w:r>
      </w:del>
      <w:r w:rsidRPr="0046594B">
        <w:rPr>
          <w:rStyle w:val="afffff0"/>
          <w:rFonts w:hint="cs"/>
          <w:rtl/>
        </w:rPr>
        <w:t>'</w:t>
      </w:r>
      <w:r w:rsidRPr="0046594B">
        <w:rPr>
          <w:rStyle w:val="afffff0"/>
          <w:rtl/>
        </w:rPr>
        <w:t>.</w:t>
      </w:r>
    </w:p>
    <w:p w:rsidR="00DA63EC" w:rsidRDefault="00DA63EC" w:rsidP="00DA63EC">
      <w:pPr>
        <w:pStyle w:val="affffd"/>
        <w:rPr>
          <w:rtl/>
        </w:rPr>
      </w:pPr>
      <w:r>
        <w:rPr>
          <w:rtl/>
        </w:rPr>
        <w:lastRenderedPageBreak/>
        <w:t>׹</w:t>
      </w:r>
    </w:p>
    <w:p>
      <w:pPr>
        <w:pStyle w:val="MishnaBatzad"/>
        <w:rPr>
          <w:ins w:id="20344" w:author="קלוד" w:date="2026-10-11T09:07:26Z"/>
        </w:rPr>
      </w:pPr>
      <w:ins w:id="20343" w:author="קלוד" w:date="2026-10-11T09:07:26Z">
        <w:r>
          <w:t xml:space="preserve">משנה ב</w:t>
        </w:r>
      </w:ins>
    </w:p>
    <w:p w:rsidR="00DA63EC" w:rsidRPr="000A334C" w:rsidRDefault="00DA63EC" w:rsidP="003B6D22">
      <w:pPr>
        <w:pStyle w:val="afff9"/>
        <w:rPr>
          <w:del w:id="20152" w:author="קלוד" w:date="2026-10-11T09:07:26Z"/>
          <w:rtl/>
        </w:rPr>
      </w:pPr>
      <w:del w:id="20151" w:author="קלוד" w:date="2026-10-11T09:07:26Z">
        <w:r w:rsidRPr="000A334C">
          <w:rPr>
            <w:rtl/>
          </w:rPr>
          <w:delText xml:space="preserve">מתני'.</w:delText>
        </w:r>
      </w:del>
    </w:p>
    <w:p w:rsidR="00DA63EC" w:rsidRPr="00E105BC" w:rsidRDefault="00DA63EC" w:rsidP="003B6D22">
      <w:pPr>
        <w:pStyle w:val="afff9"/>
        <w:spacing w:before="120"/>
        <w:rPr>
          <w:spacing w:val="-2"/>
          <w:rtl/>
        </w:rPr>
        <w:pPrChange w:id="90014" w:author="קלוד" w:date="2026-10-11T12:09:42Z">
          <w:pPr>
            <w:pStyle w:val="afff9"/>
          </w:pPr>
        </w:pPrChange>
      </w:pPr>
      <w:r w:rsidRPr="00E105BC">
        <w:rPr>
          <w:spacing w:val="-2"/>
          <w:rtl/>
        </w:rPr>
        <w:t xml:space="preserve">נתערב קומצה בקומץ חבירתה, במנחת כהנים, במנחת כהן משיח, במנחת נסכים - כשרה; </w:t>
      </w:r>
    </w:p>
    <w:p w:rsidR="00DA63EC" w:rsidRPr="000A334C" w:rsidRDefault="00DA63EC" w:rsidP="003B6D22">
      <w:pPr>
        <w:pStyle w:val="afff9"/>
        <w:rPr>
          <w:rtl/>
        </w:rPr>
      </w:pPr>
      <w:r>
        <w:rPr>
          <w:rStyle w:val="TanaimMishna"/>
          <w:rtl/>
          <w:rPrChange w:id="20009" w:author="קלוד" w:date="2026-10-11T09:07:26Z">
            <w:rPr>
              <w:rtl/>
            </w:rPr>
          </w:rPrChange>
        </w:rPr>
        <w:t xml:space="preserve">רבי יהודה</w:t>
      </w:r>
      <w:r>
        <w:rPr>
          <w:rtl/>
        </w:rPr>
        <w:t xml:space="preserve"> אומר</w:t>
      </w:r>
      <w:r>
        <w:rPr>
          <w:rStyle w:val="TanaimMishna"/>
          <w:rtl/>
          <w:rPrChange w:id="103662" w:author="Claude" w:date="2026-10-11T09:07:48Z">
            <w:rPr>
              <w:rtl/>
            </w:rPr>
          </w:rPrChange>
        </w:rPr>
        <w:t xml:space="preserve">:</w:t>
      </w:r>
      <w:r>
        <w:rPr>
          <w:rtl/>
        </w:rPr>
        <w:t xml:space="preserve"> במנחת כהן משיח, במנחת נסכים - פסולה, </w:t>
      </w:r>
    </w:p>
    <w:p w:rsidR="00DA63EC" w:rsidRPr="00FE1B89" w:rsidRDefault="00DA63EC" w:rsidP="003B6D22">
      <w:pPr>
        <w:pStyle w:val="afff9"/>
        <w:rPr>
          <w:rtl/>
        </w:rPr>
      </w:pPr>
      <w:r w:rsidRPr="00FE1B89">
        <w:rPr>
          <w:rtl/>
        </w:rPr>
        <w:tab/>
      </w:r>
      <w:r w:rsidRPr="00FE1B89">
        <w:rPr>
          <w:rtl/>
        </w:rPr>
        <w:tab/>
      </w:r>
      <w:r w:rsidRPr="00FE1B89">
        <w:rPr>
          <w:rtl/>
        </w:rPr>
        <w:tab/>
      </w:r>
      <w:r w:rsidRPr="00FE1B89">
        <w:rPr>
          <w:rtl/>
        </w:rPr>
        <w:tab/>
        <w:t>שזו בלילתה עבה וזו בלילתה רכה, והן בולעות זו מזו.</w:t>
      </w:r>
    </w:p>
    <w:p w:rsidR="00DA63EC" w:rsidRDefault="00DA63EC" w:rsidP="00DA63EC">
      <w:pPr>
        <w:pStyle w:val="affffd"/>
        <w:rPr>
          <w:rtl/>
        </w:rPr>
      </w:pPr>
      <w:r>
        <w:rPr>
          <w:rtl/>
        </w:rPr>
        <w:t>׹</w:t>
      </w:r>
    </w:p>
    <w:p>
      <w:pPr>
        <w:pStyle w:val="afffff8"/>
        <w:rPr>
          <w:ins w:id="90715" w:author="קלוד" w:date="2026-10-11T12:32:08Z"/>
        </w:rPr>
      </w:pPr>
      <w:ins w:id="90716" w:author="קלוד" w:date="2026-10-11T12:32:08Z">
        <w:r>
          <w:rPr>
            <w:color w:val="7B3F00"/>
          </w:rPr>
          <w:t xml:space="preserve">ביטול דם בדם - 'מדם הפר ומדם השעיר'</w:t>
        </w:r>
      </w:ins>
    </w:p>
    <w:p>
      <w:pPr>
        <w:pStyle w:val="38"/>
        <w:rPr>
          <w:ins w:id="98677" w:author="מנוע מכני" w:date="2026-10-11T12:04:40Z"/>
        </w:rPr>
      </w:pPr>
      <w:r>
        <w:t xml:space="preserve">תנן</w:t>
      </w:r>
      <w:r>
        <w:t xml:space="preserve"> </w:t>
      </w:r>
      <w:ins w:id="90989" w:author="מנוע מכני" w:date="2026-10-11T12:04:40Z">
        <w:r>
          <w:t xml:space="preserve">שם</w:t>
        </w:r>
      </w:ins>
      <w:del w:id="90990" w:author="מנוע מכני" w:date="2026-10-11T12:04:40Z">
        <w:r>
          <w:delText xml:space="preserve">התם</w:delText>
        </w:r>
      </w:del>
      <w:r>
        <w:t xml:space="preserve">:</w:t>
      </w:r>
    </w:p>
    <w:p w:rsidR="00DA63EC" w:rsidRDefault="00DA63EC" w:rsidP="00DA63EC">
      <w:pPr>
        <w:tabs>
          <w:tab w:val="center" w:pos="2835"/>
        </w:tabs>
        <w:rPr>
          <w:rtl/>
        </w:rPr>
      </w:pPr>
      <w:del w:id="98678" w:author="מנוע מכני" w:date="2026-10-11T12:04:40Z">
        <w:r>
          <w:rPr>
            <w:rtl/>
          </w:rPr>
          <w:delText xml:space="preserve"> </w:delText>
        </w:r>
      </w:del>
      <w:r>
        <w:rPr>
          <w:rtl/>
        </w:rPr>
        <w:t xml:space="preserve">דם שנתערב במים, אם יש בו מראית דם - כשר, נתערב ביין - רואין אותו כאילו הוא מים, </w:t>
      </w:r>
    </w:p>
    <w:p w:rsidR="00C75802" w:rsidRDefault="00DA63EC" w:rsidP="00DA63EC">
      <w:pPr>
        <w:tabs>
          <w:tab w:val="center" w:pos="2835"/>
        </w:tabs>
        <w:rPr>
          <w:rtl/>
        </w:rPr>
      </w:pPr>
      <w:r>
        <w:rPr>
          <w:rtl/>
        </w:rPr>
        <w:t xml:space="preserve">נתערב בדם בהמה או בדם חיה - רואין אותו כאילו הוא מים</w:t>
      </w:r>
      <w:ins w:id="94313" w:author="מנוע מכני" w:date="2026-10-11T12:04:40Z">
        <w:r>
          <w:rPr>
            <w:rtl/>
          </w:rPr>
          <w:t xml:space="preserve">,</w:t>
        </w:r>
      </w:ins>
      <w:del w:id="94314" w:author="מנוע מכני" w:date="2026-10-11T12:04:40Z">
        <w:r>
          <w:rPr>
            <w:rtl/>
          </w:rPr>
          <w:delText xml:space="preserve">;</w:delText>
        </w:r>
      </w:del>
      <w:ins w:id="94315" w:author="מנוע מכני" w:date="2026-10-11T12:04:40Z">
        <w:ins w:id="94317" w:author="מנוע מכני" w:date="2026-10-11T12:04:40Z">
          <w:ins w:id="94319" w:author="מנוע מכני" w:date="2026-10-11T12:04:40Z">
            <w:r>
              <w:rPr>
                <w:rtl/>
              </w:rPr>
              <w:t xml:space="preserve"> </w:t>
            </w:r>
          </w:ins>
          <w:del w:id="94320" w:author="מנוע מכני" w:date="2026-10-11T12:04:40Z">
            <w:r>
              <w:rPr>
                <w:rtl/>
              </w:rPr>
              <w:delText xml:space="preserve"> </w:delText>
            </w:r>
            <w:r>
              <w:rPr>
                <w:rFonts w:hint="cs"/>
                <w:rtl/>
              </w:rPr>
              <w:delText xml:space="preserve"> </w:delText>
            </w:r>
          </w:del>
        </w:ins>
        <w:del w:id="94318" w:author="מנוע מכני" w:date="2026-10-11T12:04:40Z">
          <w:r>
            <w:rPr>
              <w:rtl/>
            </w:rPr>
            <w:delText xml:space="preserve"> </w:delText>
          </w:r>
          <w:r>
            <w:rPr>
              <w:rFonts w:hint="cs"/>
              <w:rtl/>
            </w:rPr>
            <w:delText xml:space="preserve"> </w:delText>
          </w:r>
        </w:del>
      </w:ins>
      <w:del w:id="94316" w:author="מנוע מכני" w:date="2026-10-11T12:04:40Z">
        <w:r>
          <w:rPr>
            <w:rtl/>
          </w:rPr>
          <w:delText xml:space="preserve"> </w:delText>
        </w:r>
        <w:r>
          <w:rPr>
            <w:rFonts w:hint="cs"/>
            <w:rtl/>
          </w:rPr>
          <w:delText xml:space="preserve"> </w:delText>
        </w:r>
      </w:del>
    </w:p>
    <w:p>
      <w:pPr>
        <w:pStyle w:val="38"/>
        <w:rPr>
          <w:ins w:id="98679" w:author="מנוע מכני" w:date="2026-10-11T12:04:40Z"/>
        </w:rPr>
      </w:pPr>
      <w:ins w:id="90359" w:author="מנוע מכני" w:date="2026-10-11T12:04:40Z">
        <w:r>
          <w:t xml:space="preserve">ר"י</w:t>
        </w:r>
      </w:ins>
      <w:del w:id="90360" w:author="מנוע מכני" w:date="2026-10-11T12:04:40Z">
        <w:r>
          <w:delText xml:space="preserve">רבי יהודה</w:delText>
        </w:r>
      </w:del>
      <w:del w:id="102488" w:author="מנוע מכני" w:date="2026-10-11T12:04:40Z">
        <w:r>
          <w:delText xml:space="preserve"> אומר</w:delText>
        </w:r>
      </w:del>
      <w:r>
        <w:t xml:space="preserve">:</w:t>
      </w:r>
    </w:p>
    <w:p w:rsidR="00DA63EC" w:rsidRDefault="00DA63EC" w:rsidP="00DA63EC">
      <w:pPr>
        <w:tabs>
          <w:tab w:val="center" w:pos="2835"/>
        </w:tabs>
        <w:rPr>
          <w:rtl/>
        </w:rPr>
      </w:pPr>
      <w:del w:id="98680" w:author="מנוע מכני" w:date="2026-10-11T12:04:40Z">
        <w:r>
          <w:rPr>
            <w:rtl/>
          </w:rPr>
          <w:delText xml:space="preserve"> </w:delText>
        </w:r>
      </w:del>
      <w:r>
        <w:rPr>
          <w:rtl/>
        </w:rPr>
        <w:t xml:space="preserve">אין דם מבטל דם.</w:t>
      </w:r>
    </w:p>
    <w:p>
      <w:pPr>
        <w:pStyle w:val="38"/>
        <w:rPr>
          <w:ins w:id="98682" w:author="מנוע מכני" w:date="2026-10-11T12:04:40Z"/>
        </w:rPr>
      </w:pPr>
      <w:del w:id="98681" w:author="מנוע מכני" w:date="2026-10-11T12:04:40Z">
        <w:r>
          <w:delText xml:space="preserve">•</w:delText>
        </w:r>
      </w:del>
      <w:r>
        <w:t xml:space="preserve"> </w:t>
      </w:r>
      <w:r>
        <w:t>ארי</w:t>
      </w:r>
      <w:r>
        <w:t>"</w:t>
      </w:r>
      <w:r>
        <w:t>ו</w:t>
      </w:r>
      <w:r>
        <w:t xml:space="preserve">:</w:t>
      </w:r>
    </w:p>
    <w:p w:rsidR="00DA63EC" w:rsidRDefault="00DA63EC" w:rsidP="00DA63EC">
      <w:pPr>
        <w:tabs>
          <w:tab w:val="center" w:pos="2835"/>
        </w:tabs>
        <w:rPr>
          <w:rtl/>
        </w:rPr>
      </w:pPr>
      <w:del w:id="98683" w:author="מנוע מכני" w:date="2026-10-11T12:04:40Z">
        <w:r>
          <w:rPr>
            <w:rtl/>
          </w:rPr>
          <w:delText xml:space="preserve"> </w:delText>
        </w:r>
      </w:del>
      <w:r>
        <w:rPr>
          <w:rtl/>
        </w:rPr>
        <w:t xml:space="preserve">ושניהם מקרא אחד דרשו,</w:t>
      </w:r>
      <w:r w:rsidRPr="00464129">
        <w:rPr>
          <w:rStyle w:val="afffff0"/>
          <w:rtl/>
        </w:rPr>
        <w:t xml:space="preserve"> </w:t>
      </w:r>
      <w:r w:rsidRPr="00464129">
        <w:rPr>
          <w:rStyle w:val="afffff0"/>
          <w:rFonts w:hint="cs"/>
          <w:rtl/>
        </w:rPr>
        <w:t>'</w:t>
      </w:r>
      <w:ins w:id="90455" w:author="Claude - סמנטי" w:date="2026-10-11T12:27:00Z">
        <w:r>
          <w:rPr>
            <w:rStyle w:val="afffff0"/>
            <w:rtl/>
          </w:rPr>
          <w:t xml:space="preserve">וְלָקַח מִדַּם הַפָּר וּמִדַּם הַשָּׂעִיר</w:t>
        </w:r>
      </w:ins>
      <w:del w:id="90456" w:author="Claude - סמנטי" w:date="2026-10-11T12:27:00Z">
        <w:r w:rsidRPr="00464129">
          <w:rPr>
            <w:rStyle w:val="afffff0"/>
            <w:rtl/>
          </w:rPr>
          <w:delText xml:space="preserve">ולקח מדם הפר ומדם השעיר</w:delText>
        </w:r>
      </w:del>
      <w:r w:rsidRPr="00464129">
        <w:rPr>
          <w:rStyle w:val="afffff0"/>
          <w:rFonts w:hint="cs"/>
          <w:rtl/>
        </w:rPr>
        <w:t>'</w:t>
      </w:r>
      <w:r w:rsidRPr="00464129">
        <w:rPr>
          <w:rStyle w:val="afffff0"/>
          <w:rtl/>
        </w:rPr>
        <w:t xml:space="preserve"> </w:t>
      </w:r>
      <w:r>
        <w:rPr>
          <w:rtl/>
        </w:rPr>
        <w:t>הדבר ידוע שדמו של פר מרובה מדמו של שעיר,</w:t>
      </w:r>
    </w:p>
    <w:p w:rsidR="00DA63EC" w:rsidRDefault="00DA63EC" w:rsidP="00DA63EC">
      <w:pPr>
        <w:pStyle w:val="afff3"/>
        <w:framePr w:wrap="around"/>
        <w:rPr>
          <w:rtl/>
        </w:rPr>
      </w:pPr>
      <w:r>
        <w:rPr>
          <w:rFonts w:hint="cs"/>
          <w:rtl/>
        </w:rPr>
        <w:t>כב:</w:t>
      </w:r>
      <w:r>
        <w:rPr>
          <w:rtl/>
        </w:rPr>
        <w:t xml:space="preserve"> </w:t>
      </w:r>
    </w:p>
    <w:p>
      <w:pPr>
        <w:pStyle w:val="38"/>
        <w:rPr>
          <w:ins w:id="98684" w:author="מנוע מכני" w:date="2026-10-11T12:04:40Z"/>
        </w:rPr>
      </w:pPr>
      <w:r>
        <w:t xml:space="preserve">רבנן סברי:</w:t>
      </w:r>
    </w:p>
    <w:p w:rsidR="00DA63EC" w:rsidRDefault="00DA63EC" w:rsidP="00DA63EC">
      <w:pPr>
        <w:tabs>
          <w:tab w:val="center" w:pos="2835"/>
        </w:tabs>
        <w:rPr>
          <w:rtl/>
        </w:rPr>
      </w:pPr>
      <w:del w:id="98685" w:author="מנוע מכני" w:date="2026-10-11T12:04:40Z">
        <w:r>
          <w:rPr>
            <w:rtl/>
          </w:rPr>
          <w:delText xml:space="preserve"> </w:delText>
        </w:r>
      </w:del>
      <w:r>
        <w:rPr>
          <w:rtl/>
        </w:rPr>
        <w:t xml:space="preserve">מכאן לעולין שאין מבטלין זה את זה,</w:t>
      </w:r>
    </w:p>
    <w:p>
      <w:pPr>
        <w:pStyle w:val="38"/>
        <w:rPr>
          <w:ins w:id="98686" w:author="מנוע מכני" w:date="2026-10-11T12:04:40Z"/>
        </w:rPr>
      </w:pPr>
      <w:r>
        <w:t>ור"</w:t>
      </w:r>
      <w:r>
        <w:t>י סבר</w:t>
      </w:r>
      <w:r>
        <w:t xml:space="preserve">:</w:t>
      </w:r>
    </w:p>
    <w:p w:rsidR="00DA63EC" w:rsidRDefault="00DA63EC" w:rsidP="00DA63EC">
      <w:pPr>
        <w:tabs>
          <w:tab w:val="center" w:pos="2835"/>
        </w:tabs>
        <w:rPr>
          <w:rtl/>
        </w:rPr>
      </w:pPr>
      <w:del w:id="98687" w:author="מנוע מכני" w:date="2026-10-11T12:04:40Z">
        <w:r>
          <w:rPr>
            <w:rtl/>
          </w:rPr>
          <w:delText xml:space="preserve"> </w:delText>
        </w:r>
      </w:del>
      <w:r>
        <w:rPr>
          <w:rtl/>
        </w:rPr>
        <w:t xml:space="preserve">מכאן למין במינו שאינו בטל.</w:t>
      </w:r>
    </w:p>
    <w:p>
      <w:pPr>
        <w:pStyle w:val="38"/>
        <w:rPr>
          <w:ins w:id="98688" w:author="מנוע מכני" w:date="2026-10-11T12:04:40Z"/>
        </w:rPr>
      </w:pPr>
      <w:r>
        <w:t xml:space="preserve">רבנן:</w:t>
      </w:r>
    </w:p>
    <w:p w:rsidR="00DA63EC" w:rsidRDefault="00DA63EC" w:rsidP="00DA63EC">
      <w:pPr>
        <w:tabs>
          <w:tab w:val="center" w:pos="2835"/>
        </w:tabs>
        <w:rPr>
          <w:rtl/>
        </w:rPr>
      </w:pPr>
      <w:del w:id="98689" w:author="מנוע מכני" w:date="2026-10-11T12:04:40Z">
        <w:r>
          <w:rPr>
            <w:rtl/>
          </w:rPr>
          <w:delText xml:space="preserve"> </w:delText>
        </w:r>
      </w:del>
      <w:r>
        <w:rPr>
          <w:rtl/>
        </w:rPr>
        <w:t xml:space="preserve">מכאן לעולין שאין מבטלין זה את זה.</w:t>
      </w:r>
      <w:r>
        <w:rPr>
          <w:rFonts w:hint="cs"/>
          <w:rtl/>
        </w:rPr>
        <w:t>[משום דאשמעי' עולין ולא מין במינו ]</w:t>
      </w:r>
    </w:p>
    <w:p>
      <w:pPr>
        <w:pStyle w:val="38"/>
        <w:rPr>
          <w:ins w:id="98690" w:author="מנוע מכני" w:date="2026-10-11T12:04:40Z"/>
        </w:rPr>
      </w:pPr>
      <w:r>
        <w:t xml:space="preserve">ויקשה</w:t>
      </w:r>
    </w:p>
    <w:p w:rsidR="00DA63EC" w:rsidRDefault="00DA63EC" w:rsidP="00DA63EC">
      <w:pPr>
        <w:tabs>
          <w:tab w:val="center" w:pos="2835"/>
        </w:tabs>
        <w:rPr>
          <w:rtl/>
        </w:rPr>
      </w:pPr>
      <w:del w:id="98691" w:author="מנוע מכני" w:date="2026-10-11T12:04:40Z">
        <w:r>
          <w:rPr>
            <w:rFonts w:hint="cs"/>
            <w:rtl/>
          </w:rPr>
          <w:delText xml:space="preserve"> </w:delText>
        </w:r>
      </w:del>
      <w:r>
        <w:rPr>
          <w:rFonts w:hint="cs"/>
          <w:rtl/>
        </w:rPr>
        <w:t xml:space="preserve">דשמא </w:t>
      </w:r>
      <w:r>
        <w:rPr>
          <w:rtl/>
        </w:rPr>
        <w:t xml:space="preserve">עד </w:t>
      </w:r>
      <w:ins w:id="90991" w:author="מנוע מכני" w:date="2026-10-11T12:04:40Z">
        <w:r>
          <w:rPr>
            <w:rtl/>
          </w:rPr>
          <w:t xml:space="preserve">דיש</w:t>
        </w:r>
      </w:ins>
      <w:del w:id="90992" w:author="מנוע מכני" w:date="2026-10-11T12:04:40Z">
        <w:r>
          <w:rPr>
            <w:rtl/>
          </w:rPr>
          <w:delText xml:space="preserve">דאיכא</w:delText>
        </w:r>
      </w:del>
      <w:r>
        <w:rPr>
          <w:rtl/>
        </w:rPr>
        <w:t xml:space="preserve"> מין במינו </w:t>
      </w:r>
      <w:r w:rsidRPr="00BF11B1">
        <w:rPr>
          <w:b/>
          <w:bCs/>
          <w:rtl/>
        </w:rPr>
        <w:t>ו</w:t>
      </w:r>
      <w:r>
        <w:rPr>
          <w:rtl/>
        </w:rPr>
        <w:t>עולין!</w:t>
      </w:r>
      <w:ins w:id="94321" w:author="מנוע מכני" w:date="2026-10-11T12:04:40Z">
        <w:r>
          <w:rPr>
            <w:rFonts w:hint="cs"/>
            <w:rtl/>
          </w:rPr>
          <w:t xml:space="preserve"> </w:t>
        </w:r>
      </w:ins>
      <w:del w:id="94322" w:author="מנוע מכני" w:date="2026-10-11T12:04:40Z">
        <w:r>
          <w:rPr>
            <w:rFonts w:hint="cs"/>
            <w:rtl/>
          </w:rPr>
          <w:delText xml:space="preserve">  </w:delText>
        </w:r>
      </w:del>
      <w:ins w:id="95813" w:author="מנוע מכני" w:date="2026-10-11T12:04:40Z">
        <w:r>
          <w:rPr>
            <w:b/>
            <w:bCs/>
            <w:rtl/>
          </w:rPr>
          <w:t xml:space="preserve">קשה</w:t>
        </w:r>
      </w:ins>
      <w:del w:id="95814" w:author="מנוע מכני" w:date="2026-10-11T12:04:40Z">
        <w:r w:rsidRPr="00BF11B1">
          <w:rPr>
            <w:b/>
            <w:bCs/>
            <w:rtl/>
          </w:rPr>
          <w:delText xml:space="preserve">קשיא</w:delText>
        </w:r>
      </w:del>
      <w:r>
        <w:rPr>
          <w:rtl/>
        </w:rPr>
        <w:t>.</w:t>
      </w:r>
    </w:p>
    <w:p w:rsidR="00DA63EC" w:rsidRDefault="00DA63EC" w:rsidP="00DA63EC">
      <w:pPr>
        <w:tabs>
          <w:tab w:val="center" w:pos="2835"/>
        </w:tabs>
        <w:rPr>
          <w:rtl/>
        </w:rPr>
      </w:pPr>
    </w:p>
    <w:p>
      <w:pPr>
        <w:pStyle w:val="38"/>
        <w:rPr>
          <w:ins w:id="98692" w:author="מנוע מכני" w:date="2026-10-11T12:04:40Z"/>
        </w:rPr>
      </w:pPr>
      <w:r>
        <w:t>ור"</w:t>
      </w:r>
      <w:r>
        <w:t>י</w:t>
      </w:r>
      <w:r>
        <w:t xml:space="preserve">:</w:t>
      </w:r>
    </w:p>
    <w:p w:rsidR="00DA63EC" w:rsidRDefault="00DA63EC" w:rsidP="00DA63EC">
      <w:pPr>
        <w:tabs>
          <w:tab w:val="center" w:pos="2835"/>
        </w:tabs>
        <w:rPr>
          <w:rtl/>
        </w:rPr>
      </w:pPr>
      <w:del w:id="98693" w:author="מנוע מכני" w:date="2026-10-11T12:04:40Z">
        <w:r>
          <w:rPr>
            <w:rtl/>
          </w:rPr>
          <w:delText xml:space="preserve"> </w:delText>
        </w:r>
      </w:del>
      <w:r>
        <w:rPr>
          <w:rtl/>
        </w:rPr>
        <w:t xml:space="preserve">מכאן למין במינו שאינו בטל.</w:t>
      </w:r>
      <w:r>
        <w:rPr>
          <w:rFonts w:hint="cs"/>
          <w:rtl/>
        </w:rPr>
        <w:t xml:space="preserve"> [דאשמעי' מין במינו ולא עולין] </w:t>
      </w:r>
    </w:p>
    <w:p>
      <w:pPr>
        <w:pStyle w:val="38"/>
        <w:rPr>
          <w:ins w:id="98694" w:author="מנוע מכני" w:date="2026-10-11T12:04:40Z"/>
        </w:rPr>
      </w:pPr>
      <w:r>
        <w:t xml:space="preserve">ויקשה</w:t>
      </w:r>
    </w:p>
    <w:p w:rsidR="00DA63EC" w:rsidRDefault="00DA63EC" w:rsidP="00DA63EC">
      <w:pPr>
        <w:tabs>
          <w:tab w:val="center" w:pos="2835"/>
        </w:tabs>
        <w:rPr>
          <w:rtl/>
        </w:rPr>
      </w:pPr>
      <w:del w:id="98695" w:author="מנוע מכני" w:date="2026-10-11T12:04:40Z">
        <w:r>
          <w:rPr>
            <w:rFonts w:hint="cs"/>
            <w:rtl/>
          </w:rPr>
          <w:delText xml:space="preserve"> </w:delText>
        </w:r>
      </w:del>
      <w:r>
        <w:rPr>
          <w:rFonts w:hint="cs"/>
          <w:rtl/>
        </w:rPr>
        <w:t xml:space="preserve">דשמא </w:t>
      </w:r>
      <w:r>
        <w:rPr>
          <w:rtl/>
        </w:rPr>
        <w:t xml:space="preserve">עד </w:t>
      </w:r>
      <w:ins w:id="90993" w:author="מנוע מכני" w:date="2026-10-11T12:04:40Z">
        <w:r>
          <w:rPr>
            <w:rtl/>
          </w:rPr>
          <w:t xml:space="preserve">דיש</w:t>
        </w:r>
      </w:ins>
      <w:del w:id="90994" w:author="מנוע מכני" w:date="2026-10-11T12:04:40Z">
        <w:r>
          <w:rPr>
            <w:rtl/>
          </w:rPr>
          <w:delText xml:space="preserve">דאיכא</w:delText>
        </w:r>
      </w:del>
      <w:r>
        <w:rPr>
          <w:rtl/>
        </w:rPr>
        <w:t xml:space="preserve"> מין במינו ועולין</w:t>
      </w:r>
      <w:r>
        <w:rPr>
          <w:rFonts w:hint="cs"/>
          <w:rtl/>
        </w:rPr>
        <w:t xml:space="preserve">- </w:t>
      </w:r>
      <w:ins w:id="95815" w:author="מנוע מכני" w:date="2026-10-11T12:04:40Z">
        <w:r>
          <w:rPr>
            <w:b/>
            <w:bCs/>
            <w:rtl/>
          </w:rPr>
          <w:t xml:space="preserve">קשה</w:t>
        </w:r>
      </w:ins>
      <w:del w:id="95816" w:author="מנוע מכני" w:date="2026-10-11T12:04:40Z">
        <w:r w:rsidRPr="00BF11B1">
          <w:rPr>
            <w:b/>
            <w:bCs/>
            <w:rtl/>
          </w:rPr>
          <w:delText xml:space="preserve">קשיא</w:delText>
        </w:r>
      </w:del>
      <w:r>
        <w:rPr>
          <w:rtl/>
        </w:rPr>
        <w:t>.</w:t>
      </w:r>
    </w:p>
    <w:p w:rsidR="00DA63EC" w:rsidRDefault="00DA63EC" w:rsidP="00DA63EC">
      <w:pPr>
        <w:tabs>
          <w:tab w:val="center" w:pos="2835"/>
        </w:tabs>
        <w:rPr>
          <w:rtl/>
        </w:rPr>
      </w:pPr>
    </w:p>
    <w:p>
      <w:pPr>
        <w:pStyle w:val="38"/>
        <w:rPr>
          <w:ins w:id="98697" w:author="מנוע מכני" w:date="2026-10-11T12:04:40Z"/>
        </w:rPr>
      </w:pPr>
      <w:del w:id="98696" w:author="מנוע מכני" w:date="2026-10-11T12:04:40Z">
        <w:r w:rsidRPr="00336727">
          <w:delText xml:space="preserve">•</w:delText>
        </w:r>
      </w:del>
      <w:r w:rsidRPr="00336727">
        <w:t xml:space="preserve"> </w:t>
      </w:r>
      <w:r w:rsidRPr="00336727">
        <w:t xml:space="preserve">תנן</w:t>
      </w:r>
      <w:r w:rsidRPr="00336727">
        <w:t xml:space="preserve"> ר"</w:t>
      </w:r>
      <w:r w:rsidRPr="00336727">
        <w:t>י</w:t>
      </w:r>
      <w:r w:rsidRPr="00336727">
        <w:t xml:space="preserve">:</w:t>
      </w:r>
    </w:p>
    <w:p w:rsidR="00DA63EC" w:rsidRDefault="00DA63EC" w:rsidP="00DA63EC">
      <w:pPr>
        <w:rPr>
          <w:rtl/>
        </w:rPr>
      </w:pPr>
      <w:del w:id="98698" w:author="מנוע מכני" w:date="2026-10-11T12:04:40Z">
        <w:r w:rsidRPr="00336727">
          <w:rPr>
            <w:rtl/>
          </w:rPr>
          <w:delText xml:space="preserve"> </w:delText>
        </w:r>
      </w:del>
      <w:r w:rsidRPr="00336727">
        <w:rPr>
          <w:rtl/>
        </w:rPr>
        <w:t xml:space="preserve">במנחת כהן משיח ובמנחת נסכים פסולה, שזו בלילתה עבה וזו בלילתה רכה, והן בולעות זו מזו</w:t>
      </w:r>
      <w:ins w:id="94323" w:author="מנוע מכני" w:date="2026-10-11T12:04:40Z">
        <w:r>
          <w:rPr>
            <w:rtl/>
          </w:rPr>
          <w:t xml:space="preserve">,</w:t>
        </w:r>
      </w:ins>
      <w:del w:id="94324"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tl/>
        </w:rPr>
      </w:pPr>
      <w:r>
        <w:rPr>
          <w:rFonts w:hint="cs"/>
          <w:rtl/>
        </w:rPr>
        <w:t xml:space="preserve">ולא אמרי' דמין במינו </w:t>
      </w:r>
    </w:p>
    <w:p w:rsidR="00DA63EC" w:rsidRDefault="00DA63EC" w:rsidP="00DA63EC">
      <w:pPr>
        <w:pStyle w:val="afff3"/>
        <w:framePr w:wrap="around"/>
        <w:rPr>
          <w:rtl/>
        </w:rPr>
      </w:pPr>
      <w:r>
        <w:rPr>
          <w:rFonts w:hint="cs"/>
          <w:rtl/>
        </w:rPr>
        <w:t>כג.</w:t>
      </w:r>
    </w:p>
    <w:p>
      <w:pPr>
        <w:pStyle w:val="38"/>
        <w:rPr>
          <w:ins w:id="98699" w:author="מנוע מכני" w:date="2026-10-11T12:04:40Z"/>
        </w:rPr>
      </w:pPr>
      <w:ins w:id="96543" w:author="מנוע מכני" w:date="2026-10-11T12:04:40Z">
        <w:r>
          <w:t xml:space="preserve">דסבר</w:t>
        </w:r>
      </w:ins>
      <w:del w:id="96544" w:author="מנוע מכני" w:date="2026-10-11T12:04:40Z">
        <w:r w:rsidRPr="00E105BC">
          <w:delText xml:space="preserve">דס</w:delText>
        </w:r>
        <w:r w:rsidRPr="00E105BC">
          <w:delText xml:space="preserve">"</w:delText>
        </w:r>
        <w:r w:rsidRPr="00E105BC">
          <w:delText xml:space="preserve">ל</w:delText>
        </w:r>
      </w:del>
      <w:r w:rsidRPr="00E105BC">
        <w:t xml:space="preserve"> ל</w:t>
      </w:r>
      <w:r w:rsidRPr="00E105BC">
        <w:t>ר"</w:t>
      </w:r>
      <w:r w:rsidRPr="00E105BC">
        <w:t>י</w:t>
      </w:r>
      <w:r w:rsidRPr="00E105BC">
        <w:t xml:space="preserve">:</w:t>
      </w:r>
    </w:p>
    <w:p w:rsidR="00DA63EC" w:rsidRPr="00E105BC" w:rsidRDefault="00DA63EC" w:rsidP="00DA63EC">
      <w:pPr>
        <w:tabs>
          <w:tab w:val="center" w:pos="2835"/>
        </w:tabs>
        <w:rPr>
          <w:spacing w:val="-4"/>
          <w:rtl/>
        </w:rPr>
      </w:pPr>
      <w:del w:id="98700" w:author="מנוע מכני" w:date="2026-10-11T12:04:40Z">
        <w:r w:rsidRPr="00E105BC">
          <w:rPr>
            <w:spacing w:val="-4"/>
            <w:rtl/>
          </w:rPr>
          <w:delText xml:space="preserve"> </w:delText>
        </w:r>
      </w:del>
      <w:r w:rsidRPr="00E105BC">
        <w:rPr>
          <w:spacing w:val="-4"/>
          <w:rtl/>
        </w:rPr>
        <w:t xml:space="preserve">כל שהוא מין במינו ודבר אחר סלק את מינו כמי שאינו, ושאינו מינו </w:t>
      </w:r>
      <w:r w:rsidRPr="00E105BC">
        <w:rPr>
          <w:rStyle w:val="2fb"/>
          <w:spacing w:val="-4"/>
          <w:rtl/>
        </w:rPr>
        <w:t xml:space="preserve">רבה</w:t>
      </w:r>
      <w:r w:rsidRPr="00E105BC">
        <w:rPr>
          <w:spacing w:val="-4"/>
          <w:rtl/>
        </w:rPr>
        <w:t xml:space="preserve"> עליו ומבטלו.</w:t>
      </w:r>
    </w:p>
    <w:p>
      <w:pPr>
        <w:pStyle w:val="38"/>
        <w:rPr>
          <w:ins w:id="98702" w:author="מנוע מכני" w:date="2026-10-11T12:04:40Z"/>
        </w:rPr>
      </w:pPr>
      <w:del w:id="98701" w:author="מנוע מכני" w:date="2026-10-11T12:04:40Z">
        <w:r w:rsidRPr="00E105BC">
          <w:delText xml:space="preserve">•</w:delText>
        </w:r>
      </w:del>
      <w:r w:rsidRPr="00E105BC">
        <w:t xml:space="preserve"> </w:t>
      </w:r>
      <w:r w:rsidRPr="00E105BC">
        <w:t xml:space="preserve">והך</w:t>
      </w:r>
    </w:p>
    <w:p w:rsidR="00DA63EC" w:rsidRPr="00E105BC" w:rsidRDefault="00DA63EC" w:rsidP="00DA63EC">
      <w:pPr>
        <w:tabs>
          <w:tab w:val="center" w:pos="2835"/>
        </w:tabs>
        <w:rPr>
          <w:spacing w:val="-6"/>
          <w:rtl/>
        </w:rPr>
      </w:pPr>
      <w:del w:id="98703" w:author="מנוע מכני" w:date="2026-10-11T12:04:40Z">
        <w:r w:rsidRPr="00E105BC">
          <w:rPr>
            <w:rFonts w:hint="cs"/>
            <w:spacing w:val="-6"/>
            <w:rtl/>
          </w:rPr>
          <w:delText xml:space="preserve"> </w:delText>
        </w:r>
      </w:del>
      <w:r w:rsidRPr="00E105BC">
        <w:rPr>
          <w:rFonts w:hint="cs"/>
          <w:spacing w:val="-6"/>
          <w:rtl/>
        </w:rPr>
        <w:t xml:space="preserve">ד</w:t>
      </w:r>
      <w:r w:rsidRPr="00E105BC">
        <w:rPr>
          <w:spacing w:val="-6"/>
          <w:rtl/>
        </w:rPr>
        <w:t xml:space="preserve">קומץ דמנחת חוטא ששמנו</w:t>
      </w:r>
      <w:ins w:id="94325" w:author="מנוע מכני" w:date="2026-10-11T12:04:40Z">
        <w:r>
          <w:rPr>
            <w:spacing w:val="-6"/>
            <w:rtl/>
          </w:rPr>
          <w:t xml:space="preserve"> </w:t>
        </w:r>
      </w:ins>
      <w:del w:id="94326" w:author="מנוע מכני" w:date="2026-10-11T12:04:40Z">
        <w:r w:rsidRPr="00E105BC">
          <w:rPr>
            <w:spacing w:val="-6"/>
            <w:rtl/>
          </w:rPr>
          <w:delText xml:space="preserve"> </w:delText>
        </w:r>
        <w:r w:rsidRPr="00E105BC">
          <w:rPr>
            <w:rFonts w:hint="cs"/>
            <w:spacing w:val="-6"/>
            <w:rtl/>
          </w:rPr>
          <w:delText xml:space="preserve"> </w:delText>
        </w:r>
      </w:del>
      <w:r w:rsidRPr="00E105BC">
        <w:rPr>
          <w:spacing w:val="-6"/>
          <w:rtl/>
        </w:rPr>
        <w:tab/>
      </w:r>
      <w:r w:rsidRPr="00E105BC">
        <w:rPr>
          <w:rStyle w:val="2fb"/>
          <w:rFonts w:hint="cs"/>
          <w:spacing w:val="-6"/>
          <w:rtl/>
        </w:rPr>
        <w:t>לרי</w:t>
      </w:r>
      <w:r w:rsidRPr="00E105BC">
        <w:rPr>
          <w:rStyle w:val="2fb"/>
          <w:spacing w:val="-6"/>
          <w:rtl/>
        </w:rPr>
        <w:t>"</w:t>
      </w:r>
      <w:r w:rsidRPr="00E105BC">
        <w:rPr>
          <w:rStyle w:val="2fb"/>
          <w:rFonts w:hint="cs"/>
          <w:spacing w:val="-6"/>
          <w:rtl/>
        </w:rPr>
        <w:t>ו</w:t>
      </w:r>
      <w:r w:rsidRPr="00E105BC">
        <w:rPr>
          <w:spacing w:val="-6"/>
          <w:rtl/>
        </w:rPr>
        <w:t xml:space="preserve">: פסול, </w:t>
      </w:r>
      <w:r w:rsidRPr="00E105BC">
        <w:rPr>
          <w:rStyle w:val="2fb"/>
          <w:spacing w:val="-6"/>
          <w:rtl/>
        </w:rPr>
        <w:t xml:space="preserve">ו</w:t>
      </w:r>
      <w:r w:rsidRPr="00E105BC">
        <w:rPr>
          <w:rStyle w:val="2fb"/>
          <w:rFonts w:hint="cs"/>
          <w:spacing w:val="-6"/>
          <w:rtl/>
        </w:rPr>
        <w:t>לר</w:t>
      </w:r>
      <w:r w:rsidRPr="00E105BC">
        <w:rPr>
          <w:rStyle w:val="2fb"/>
          <w:spacing w:val="-6"/>
          <w:rtl/>
        </w:rPr>
        <w:t>"</w:t>
      </w:r>
      <w:r w:rsidRPr="00E105BC">
        <w:rPr>
          <w:rStyle w:val="2fb"/>
          <w:rFonts w:hint="cs"/>
          <w:spacing w:val="-6"/>
          <w:rtl/>
        </w:rPr>
        <w:t>ל</w:t>
      </w:r>
      <w:r w:rsidRPr="00E105BC">
        <w:rPr>
          <w:spacing w:val="-6"/>
          <w:rtl/>
        </w:rPr>
        <w:t>: הוא עצמו משכשכו בשירי הלוג ומעלהו.</w:t>
      </w:r>
    </w:p>
    <w:p>
      <w:pPr>
        <w:pStyle w:val="38"/>
        <w:rPr>
          <w:ins w:id="98704" w:author="מנוע מכני" w:date="2026-10-11T12:04:40Z"/>
        </w:rPr>
      </w:pPr>
      <w:r>
        <w:t>וה</w:t>
      </w:r>
      <w:r>
        <w:t xml:space="preserve">ך</w:t>
      </w:r>
    </w:p>
    <w:p w:rsidR="00DA63EC" w:rsidRDefault="00DA63EC" w:rsidP="00DA63EC">
      <w:pPr>
        <w:tabs>
          <w:tab w:val="center" w:pos="2835"/>
        </w:tabs>
        <w:rPr>
          <w:rtl/>
        </w:rPr>
      </w:pPr>
      <w:del w:id="98705" w:author="מנוע מכני" w:date="2026-10-11T12:04:40Z">
        <w:r>
          <w:rPr>
            <w:rFonts w:hint="cs"/>
            <w:rtl/>
          </w:rPr>
          <w:delText xml:space="preserve"> </w:delText>
        </w:r>
      </w:del>
      <w:r>
        <w:rPr>
          <w:rFonts w:hint="cs"/>
          <w:rtl/>
        </w:rPr>
        <w:t xml:space="preserve">ד'</w:t>
      </w:r>
      <w:r>
        <w:rPr>
          <w:rStyle w:val="afffff0"/>
          <w:rtl/>
        </w:rPr>
        <w:t xml:space="preserve">לא ישים </w:t>
      </w:r>
      <w:ins w:id="92675" w:author="מנוע מכני" w:date="2026-10-11T12:04:40Z">
        <w:r>
          <w:rPr>
            <w:rStyle w:val="afffff0"/>
            <w:rtl/>
          </w:rPr>
          <w:t xml:space="preserve">עליו</w:t>
        </w:r>
      </w:ins>
      <w:del w:id="92676" w:author="מנוע מכני" w:date="2026-10-11T12:04:40Z">
        <w:r>
          <w:rPr>
            <w:rtl/>
          </w:rPr>
          <w:delText xml:space="preserve">עליה</w:delText>
        </w:r>
      </w:del>
      <w:r>
        <w:rPr>
          <w:rStyle w:val="afffff0"/>
          <w:rtl/>
        </w:rPr>
        <w:t xml:space="preserve"> שמן ולא יתן </w:t>
      </w:r>
      <w:ins w:id="92677" w:author="מנוע מכני" w:date="2026-10-11T12:04:40Z">
        <w:r>
          <w:rPr>
            <w:rStyle w:val="afffff0"/>
            <w:rtl/>
          </w:rPr>
          <w:t xml:space="preserve">עליו</w:t>
        </w:r>
      </w:ins>
      <w:del w:id="92678" w:author="מנוע מכני" w:date="2026-10-11T12:04:40Z">
        <w:r>
          <w:rPr>
            <w:rtl/>
          </w:rPr>
          <w:delText xml:space="preserve">עליה</w:delText>
        </w:r>
      </w:del>
      <w:r>
        <w:rPr>
          <w:rStyle w:val="afffff0"/>
          <w:rtl/>
        </w:rPr>
        <w:t xml:space="preserve"> לבונה</w:t>
      </w:r>
      <w:r>
        <w:rPr>
          <w:rFonts w:hint="cs"/>
          <w:rtl/>
        </w:rPr>
        <w:t>'</w:t>
      </w:r>
      <w:r>
        <w:rPr>
          <w:rtl/>
        </w:rPr>
        <w:t>!</w:t>
      </w:r>
      <w:ins w:id="94327" w:author="מנוע מכני" w:date="2026-10-11T12:04:40Z">
        <w:r>
          <w:rPr>
            <w:rFonts w:hint="cs"/>
            <w:rtl/>
          </w:rPr>
          <w:t xml:space="preserve"> </w:t>
        </w:r>
      </w:ins>
      <w:del w:id="94328" w:author="מנוע מכני" w:date="2026-10-11T12:04:40Z">
        <w:r>
          <w:rPr>
            <w:rFonts w:hint="cs"/>
            <w:rtl/>
          </w:rPr>
          <w:delText xml:space="preserve">  </w:delText>
        </w:r>
      </w:del>
      <w:r>
        <w:rPr>
          <w:rFonts w:hint="cs"/>
          <w:rtl/>
        </w:rPr>
        <w:t xml:space="preserve">- </w:t>
      </w:r>
      <w:r>
        <w:rPr>
          <w:rtl/>
        </w:rPr>
        <w:t>ההוא שלא יקבע לה שמן כחברותיה.</w:t>
      </w:r>
    </w:p>
    <w:p w:rsidR="00DA63EC" w:rsidRDefault="00DA63EC" w:rsidP="00DA63EC">
      <w:pPr>
        <w:tabs>
          <w:tab w:val="center" w:pos="2835"/>
        </w:tabs>
        <w:rPr>
          <w:rtl/>
        </w:rPr>
      </w:pPr>
    </w:p>
    <w:p>
      <w:pPr>
        <w:pStyle w:val="38"/>
        <w:rPr>
          <w:ins w:id="98707" w:author="מנוע מכני" w:date="2026-10-11T12:04:40Z"/>
        </w:rPr>
      </w:pPr>
      <w:del w:id="98706" w:author="מנוע מכני" w:date="2026-10-11T12:04:40Z">
        <w:r>
          <w:delText xml:space="preserve">•</w:delText>
        </w:r>
      </w:del>
      <w:r>
        <w:t xml:space="preserve"> </w:t>
      </w:r>
      <w:r>
        <w:t xml:space="preserve">והך</w:t>
      </w:r>
    </w:p>
    <w:p w:rsidR="00DA63EC" w:rsidRDefault="00DA63EC" w:rsidP="00DA63EC">
      <w:pPr>
        <w:tabs>
          <w:tab w:val="center" w:pos="2835"/>
        </w:tabs>
        <w:rPr>
          <w:rtl/>
        </w:rPr>
      </w:pPr>
      <w:del w:id="98708" w:author="מנוע מכני" w:date="2026-10-11T12:04:40Z">
        <w:r>
          <w:rPr>
            <w:rFonts w:hint="cs"/>
            <w:rtl/>
          </w:rPr>
          <w:delText xml:space="preserve"> </w:delText>
        </w:r>
      </w:del>
      <w:r>
        <w:rPr>
          <w:rFonts w:hint="cs"/>
          <w:rtl/>
        </w:rPr>
        <w:t xml:space="preserve">ד</w:t>
      </w:r>
      <w:r>
        <w:rPr>
          <w:rtl/>
        </w:rPr>
        <w:t>חרב שנתערב בבלול - יקריב,</w:t>
      </w:r>
      <w:r>
        <w:rPr>
          <w:rFonts w:hint="cs"/>
          <w:rtl/>
        </w:rPr>
        <w:t xml:space="preserve"> </w:t>
      </w:r>
      <w:r>
        <w:rPr>
          <w:rStyle w:val="2fb"/>
          <w:rFonts w:hint="cs"/>
          <w:rtl/>
        </w:rPr>
        <w:t xml:space="preserve">לר</w:t>
      </w:r>
      <w:r>
        <w:rPr>
          <w:rStyle w:val="2fb"/>
          <w:rtl/>
        </w:rPr>
        <w:t>"</w:t>
      </w:r>
      <w:r>
        <w:rPr>
          <w:rStyle w:val="2fb"/>
          <w:rFonts w:hint="cs"/>
          <w:rtl/>
        </w:rPr>
        <w:t>י</w:t>
      </w:r>
      <w:r>
        <w:rPr>
          <w:rtl/>
        </w:rPr>
        <w:t xml:space="preserve">: </w:t>
      </w:r>
      <w:r>
        <w:rPr>
          <w:rtl/>
        </w:rPr>
        <w:t xml:space="preserve">לא</w:t>
      </w:r>
      <w:r>
        <w:rPr>
          <w:rtl/>
        </w:rPr>
        <w:t xml:space="preserve"> יקריב</w:t>
      </w:r>
      <w:ins w:id="94329" w:author="מנוע מכני" w:date="2026-10-11T12:04:40Z">
        <w:r>
          <w:rPr>
            <w:rtl/>
          </w:rPr>
          <w:t xml:space="preserve">,</w:t>
        </w:r>
      </w:ins>
      <w:del w:id="9433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 xml:space="preserve">מיירי במנחת פרים שנתערבה במנחת כבשים ופרושי מפרש לה </w:t>
      </w:r>
    </w:p>
    <w:p w:rsidR="00DA63EC" w:rsidRDefault="00DA63EC" w:rsidP="00DA63EC">
      <w:pPr>
        <w:tabs>
          <w:tab w:val="center" w:pos="2835"/>
        </w:tabs>
        <w:rPr>
          <w:rtl/>
        </w:rPr>
      </w:pPr>
    </w:p>
    <w:p>
      <w:pPr>
        <w:pStyle w:val="afffff8"/>
        <w:rPr>
          <w:ins w:id="90713" w:author="קלוד" w:date="2026-10-11T12:32:08Z"/>
        </w:rPr>
      </w:pPr>
      <w:ins w:id="90714" w:author="קלוד" w:date="2026-10-11T12:32:08Z">
        <w:r>
          <w:rPr>
            <w:color w:val="7B3F00"/>
          </w:rPr>
          <w:t xml:space="preserve">האם חיבורי עולין כעולין - בקומץ שמיצה שמנו?</w:t>
        </w:r>
      </w:ins>
    </w:p>
    <w:p>
      <w:pPr>
        <w:pStyle w:val="38"/>
        <w:rPr>
          <w:ins w:id="98710" w:author="מנוע מכני" w:date="2026-10-11T12:04:40Z"/>
        </w:rPr>
      </w:pPr>
      <w:del w:id="98709" w:author="מנוע מכני" w:date="2026-10-11T12:04:40Z">
        <w:r w:rsidRPr="00FE1B89">
          <w:delText xml:space="preserve">•</w:delText>
        </w:r>
      </w:del>
      <w:r w:rsidRPr="00FE1B89">
        <w:t xml:space="preserve"> בעי רבא:</w:t>
      </w:r>
    </w:p>
    <w:p w:rsidR="00DA63EC" w:rsidRPr="00FE1B89" w:rsidRDefault="00DA63EC" w:rsidP="00DA63EC">
      <w:pPr>
        <w:tabs>
          <w:tab w:val="center" w:pos="2835"/>
        </w:tabs>
        <w:rPr>
          <w:b/>
          <w:bCs/>
          <w:spacing w:val="-4"/>
          <w:rtl/>
        </w:rPr>
      </w:pPr>
      <w:del w:id="98711" w:author="מנוע מכני" w:date="2026-10-11T12:04:40Z">
        <w:r w:rsidRPr="00FE1B89">
          <w:rPr>
            <w:b/>
            <w:bCs/>
            <w:spacing w:val="-4"/>
            <w:rtl/>
          </w:rPr>
          <w:delText xml:space="preserve"> </w:delText>
        </w:r>
      </w:del>
      <w:r w:rsidRPr="00FE1B89">
        <w:rPr>
          <w:b/>
          <w:bCs/>
          <w:spacing w:val="-4"/>
          <w:rtl/>
        </w:rPr>
        <w:t xml:space="preserve">קומץ שמיצה שמנו על גבי עצים, מהו? חיבורי עולין כעולין דמו, או </w:t>
      </w:r>
      <w:ins w:id="90995" w:author="מנוע מכני" w:date="2026-10-11T12:04:40Z">
        <w:r>
          <w:rPr>
            <w:b/>
            <w:bCs/>
            <w:spacing w:val="-4"/>
            <w:rtl/>
          </w:rPr>
          <w:t xml:space="preserve">לא</w:t>
        </w:r>
      </w:ins>
      <w:del w:id="90996" w:author="מנוע מכני" w:date="2026-10-11T12:04:40Z">
        <w:r w:rsidRPr="00FE1B89">
          <w:rPr>
            <w:b/>
            <w:bCs/>
            <w:spacing w:val="-4"/>
            <w:rtl/>
          </w:rPr>
          <w:delText xml:space="preserve">לאו</w:delText>
        </w:r>
      </w:del>
      <w:r w:rsidRPr="00FE1B89">
        <w:rPr>
          <w:b/>
          <w:bCs/>
          <w:spacing w:val="-4"/>
          <w:rtl/>
        </w:rPr>
        <w:t xml:space="preserve"> כעולין דמו? </w:t>
      </w:r>
    </w:p>
    <w:p w:rsidR="00DA63EC" w:rsidRDefault="00DA63EC" w:rsidP="00DA63EC">
      <w:pPr>
        <w:tabs>
          <w:tab w:val="center" w:pos="2835"/>
        </w:tabs>
        <w:rPr>
          <w:rtl/>
        </w:rPr>
      </w:pPr>
      <w:del w:id="102594" w:author="מנוע מכני" w:date="2026-10-11T12:04:40Z">
        <w:r>
          <w:rPr>
            <w:rFonts w:hint="cs"/>
            <w:rtl/>
          </w:rPr>
          <w:delText xml:space="preserve">א</w:delText>
        </w:r>
        <w:r>
          <w:rPr>
            <w:rtl/>
          </w:rPr>
          <w:delText xml:space="preserve">"</w:delText>
        </w:r>
        <w:r>
          <w:rPr>
            <w:rFonts w:hint="cs"/>
            <w:rtl/>
          </w:rPr>
          <w:delText xml:space="preserve">ל </w:delText>
        </w:r>
      </w:del>
      <w:r>
        <w:rPr>
          <w:rStyle w:val="2fb"/>
          <w:rFonts w:hint="cs"/>
          <w:rtl/>
        </w:rPr>
        <w:t xml:space="preserve">רבינא</w:t>
      </w:r>
      <w:r>
        <w:rPr>
          <w:rFonts w:hint="cs"/>
          <w:rtl/>
        </w:rPr>
        <w:t xml:space="preserve"> </w:t>
      </w:r>
      <w:r>
        <w:rPr>
          <w:rStyle w:val="2fb"/>
          <w:rFonts w:hint="cs"/>
          <w:rtl/>
        </w:rPr>
        <w:t xml:space="preserve">לרב אשי</w:t>
      </w:r>
      <w:ins w:id="94331" w:author="מנוע מכני" w:date="2026-10-11T12:04:40Z">
        <w:r>
          <w:rPr>
            <w:rFonts w:hint="cs"/>
            <w:rtl/>
          </w:rPr>
          <w:t xml:space="preserve"> </w:t>
        </w:r>
      </w:ins>
      <w:del w:id="94332" w:author="מנוע מכני" w:date="2026-10-11T12:04:40Z">
        <w:r>
          <w:rPr>
            <w:rFonts w:hint="cs"/>
            <w:rtl/>
          </w:rPr>
          <w:delText xml:space="preserve">  </w:delText>
        </w:r>
      </w:del>
      <w:r>
        <w:rPr>
          <w:rFonts w:hint="cs"/>
          <w:rtl/>
        </w:rPr>
        <w:t xml:space="preserve">היינו </w:t>
      </w:r>
      <w:r>
        <w:rPr>
          <w:rStyle w:val="2fb"/>
          <w:rFonts w:hint="cs"/>
          <w:rtl/>
        </w:rPr>
        <w:t xml:space="preserve">דרי</w:t>
      </w:r>
      <w:r>
        <w:rPr>
          <w:rStyle w:val="2fb"/>
          <w:rtl/>
        </w:rPr>
        <w:t>"</w:t>
      </w:r>
      <w:r>
        <w:rPr>
          <w:rStyle w:val="2fb"/>
          <w:rFonts w:hint="cs"/>
          <w:rtl/>
        </w:rPr>
        <w:t xml:space="preserve">ו</w:t>
      </w:r>
      <w:r>
        <w:rPr>
          <w:rFonts w:hint="cs"/>
          <w:rtl/>
        </w:rPr>
        <w:t xml:space="preserve"> </w:t>
      </w:r>
      <w:r>
        <w:rPr>
          <w:rStyle w:val="2fb"/>
          <w:rFonts w:hint="cs"/>
          <w:rtl/>
        </w:rPr>
        <w:t xml:space="preserve">ולר</w:t>
      </w:r>
      <w:r>
        <w:rPr>
          <w:rStyle w:val="2fb"/>
          <w:rtl/>
        </w:rPr>
        <w:t>"</w:t>
      </w:r>
      <w:r>
        <w:rPr>
          <w:rStyle w:val="2fb"/>
          <w:rFonts w:hint="cs"/>
          <w:rtl/>
        </w:rPr>
        <w:t>ל</w:t>
      </w:r>
      <w:r>
        <w:rPr>
          <w:rtl/>
        </w:rPr>
        <w:t>: המעלה אבר שאין בו כזית ועצם משלימו לכזית</w:t>
      </w:r>
    </w:p>
    <w:p w:rsidR="00DA63EC" w:rsidRDefault="00DA63EC" w:rsidP="00DA63EC">
      <w:pPr>
        <w:tabs>
          <w:tab w:val="center" w:pos="2835"/>
        </w:tabs>
        <w:rPr>
          <w:rtl/>
        </w:rPr>
      </w:pPr>
      <w:r>
        <w:rPr>
          <w:rStyle w:val="2fb"/>
          <w:rFonts w:hint="cs"/>
          <w:rtl/>
        </w:rPr>
        <w:t>לרי</w:t>
      </w:r>
      <w:r>
        <w:rPr>
          <w:rStyle w:val="2fb"/>
          <w:rtl/>
        </w:rPr>
        <w:t>"</w:t>
      </w:r>
      <w:r>
        <w:rPr>
          <w:rStyle w:val="2fb"/>
          <w:rFonts w:hint="cs"/>
          <w:rtl/>
        </w:rPr>
        <w:t>ו</w:t>
      </w:r>
      <w:r>
        <w:rPr>
          <w:rtl/>
        </w:rPr>
        <w:t xml:space="preserve"> חייב, </w:t>
      </w:r>
      <w:r>
        <w:rPr>
          <w:rFonts w:hint="cs"/>
          <w:rtl/>
        </w:rPr>
        <w:t>ד</w:t>
      </w:r>
      <w:r>
        <w:rPr>
          <w:rtl/>
        </w:rPr>
        <w:t xml:space="preserve">חיבורי עולין כעולין דמו, </w:t>
      </w:r>
      <w:r>
        <w:rPr>
          <w:rStyle w:val="2fb"/>
          <w:rtl/>
        </w:rPr>
        <w:t xml:space="preserve">ו</w:t>
      </w:r>
      <w:r>
        <w:rPr>
          <w:rStyle w:val="2fb"/>
          <w:rFonts w:hint="cs"/>
          <w:rtl/>
        </w:rPr>
        <w:t>ל</w:t>
      </w:r>
      <w:r>
        <w:rPr>
          <w:rStyle w:val="2fb"/>
          <w:rtl/>
        </w:rPr>
        <w:t xml:space="preserve">ר"ל</w:t>
      </w:r>
      <w:r>
        <w:rPr>
          <w:rtl/>
        </w:rPr>
        <w:t xml:space="preserve"> פטור </w:t>
      </w:r>
      <w:r>
        <w:rPr>
          <w:rFonts w:hint="cs"/>
          <w:rtl/>
        </w:rPr>
        <w:t>ד</w:t>
      </w:r>
      <w:r>
        <w:rPr>
          <w:rtl/>
        </w:rPr>
        <w:t xml:space="preserve">חיבורי עולין </w:t>
      </w:r>
      <w:ins w:id="90997" w:author="מנוע מכני" w:date="2026-10-11T12:04:40Z">
        <w:r>
          <w:rPr>
            <w:rtl/>
          </w:rPr>
          <w:t xml:space="preserve">לא</w:t>
        </w:r>
      </w:ins>
      <w:del w:id="90998" w:author="מנוע מכני" w:date="2026-10-11T12:04:40Z">
        <w:r>
          <w:rPr>
            <w:rtl/>
          </w:rPr>
          <w:delText xml:space="preserve">לאו</w:delText>
        </w:r>
      </w:del>
      <w:r>
        <w:rPr>
          <w:rtl/>
        </w:rPr>
        <w:t xml:space="preserve"> כעולין דמו!</w:t>
      </w:r>
    </w:p>
    <w:p w:rsidR="00DA63EC" w:rsidRPr="00FE1B89" w:rsidRDefault="00DA63EC" w:rsidP="00DA63EC">
      <w:pPr>
        <w:tabs>
          <w:tab w:val="center" w:pos="2835"/>
        </w:tabs>
        <w:rPr>
          <w:b/>
          <w:bCs/>
          <w:spacing w:val="-2"/>
          <w:rtl/>
        </w:rPr>
      </w:pPr>
      <w:r w:rsidRPr="00FE1B89">
        <w:rPr>
          <w:rFonts w:hint="cs"/>
          <w:spacing w:val="-2"/>
          <w:rtl/>
        </w:rPr>
        <w:t xml:space="preserve">תיבעי </w:t>
      </w:r>
      <w:r w:rsidRPr="00FE1B89">
        <w:rPr>
          <w:rStyle w:val="2fb"/>
          <w:rFonts w:hint="cs"/>
          <w:spacing w:val="-2"/>
          <w:rtl/>
        </w:rPr>
        <w:t xml:space="preserve">לרי</w:t>
      </w:r>
      <w:r w:rsidRPr="00FE1B89">
        <w:rPr>
          <w:rStyle w:val="2fb"/>
          <w:spacing w:val="-2"/>
          <w:rtl/>
        </w:rPr>
        <w:t>"</w:t>
      </w:r>
      <w:r w:rsidRPr="00FE1B89">
        <w:rPr>
          <w:rStyle w:val="2fb"/>
          <w:rFonts w:hint="cs"/>
          <w:spacing w:val="-2"/>
          <w:rtl/>
        </w:rPr>
        <w:t xml:space="preserve">ו</w:t>
      </w:r>
      <w:r w:rsidRPr="00FE1B89">
        <w:rPr>
          <w:rFonts w:hint="cs"/>
          <w:spacing w:val="-2"/>
          <w:rtl/>
        </w:rPr>
        <w:t xml:space="preserve"> </w:t>
      </w:r>
      <w:ins w:id="90999" w:author="מנוע מכני" w:date="2026-10-11T12:04:40Z">
        <w:r>
          <w:rPr>
            <w:spacing w:val="-2"/>
            <w:rtl/>
          </w:rPr>
          <w:t xml:space="preserve">דלא</w:t>
        </w:r>
      </w:ins>
      <w:del w:id="91000" w:author="מנוע מכני" w:date="2026-10-11T12:04:40Z">
        <w:r w:rsidRPr="00FE1B89">
          <w:rPr>
            <w:spacing w:val="-2"/>
            <w:rtl/>
          </w:rPr>
          <w:delText xml:space="preserve">דלאו</w:delText>
        </w:r>
      </w:del>
      <w:r w:rsidRPr="00FE1B89">
        <w:rPr>
          <w:spacing w:val="-2"/>
          <w:rtl/>
        </w:rPr>
        <w:t xml:space="preserve"> דמינא דקומץ הוא </w:t>
      </w:r>
      <w:r w:rsidRPr="00FE1B89">
        <w:rPr>
          <w:spacing w:val="-2"/>
          <w:rtl/>
        </w:rPr>
        <w:t xml:space="preserve">לא</w:t>
      </w:r>
      <w:r w:rsidRPr="00FE1B89">
        <w:rPr>
          <w:spacing w:val="-2"/>
          <w:rtl/>
        </w:rPr>
        <w:t xml:space="preserve">, </w:t>
      </w:r>
      <w:r w:rsidRPr="00FE1B89">
        <w:rPr>
          <w:rFonts w:hint="cs"/>
          <w:spacing w:val="-2"/>
          <w:rtl/>
        </w:rPr>
        <w:t xml:space="preserve">תיבעי </w:t>
      </w:r>
      <w:r w:rsidRPr="00FE1B89">
        <w:rPr>
          <w:rStyle w:val="2fb"/>
          <w:rFonts w:hint="cs"/>
          <w:spacing w:val="-2"/>
          <w:rtl/>
        </w:rPr>
        <w:t xml:space="preserve">לר</w:t>
      </w:r>
      <w:r w:rsidRPr="00FE1B89">
        <w:rPr>
          <w:rStyle w:val="2fb"/>
          <w:spacing w:val="-2"/>
          <w:rtl/>
        </w:rPr>
        <w:t>"</w:t>
      </w:r>
      <w:r w:rsidRPr="00FE1B89">
        <w:rPr>
          <w:rStyle w:val="2fb"/>
          <w:rFonts w:hint="cs"/>
          <w:spacing w:val="-2"/>
          <w:rtl/>
        </w:rPr>
        <w:t xml:space="preserve">ל</w:t>
      </w:r>
      <w:r w:rsidRPr="00FE1B89">
        <w:rPr>
          <w:rFonts w:hint="cs"/>
          <w:spacing w:val="-2"/>
          <w:rtl/>
        </w:rPr>
        <w:t xml:space="preserve"> דשמן </w:t>
      </w:r>
      <w:ins w:id="91001" w:author="מנוע מכני" w:date="2026-10-11T12:04:40Z">
        <w:r>
          <w:rPr>
            <w:rFonts w:hint="cs"/>
            <w:spacing w:val="-2"/>
            <w:rtl/>
          </w:rPr>
          <w:t xml:space="preserve">לא</w:t>
        </w:r>
      </w:ins>
      <w:del w:id="91002" w:author="מנוע מכני" w:date="2026-10-11T12:04:40Z">
        <w:r w:rsidRPr="00FE1B89">
          <w:rPr>
            <w:rFonts w:hint="cs"/>
            <w:spacing w:val="-2"/>
            <w:rtl/>
          </w:rPr>
          <w:delText xml:space="preserve">לאו</w:delText>
        </w:r>
      </w:del>
      <w:r w:rsidRPr="00FE1B89">
        <w:rPr>
          <w:rFonts w:hint="cs"/>
          <w:spacing w:val="-2"/>
          <w:rtl/>
        </w:rPr>
        <w:t xml:space="preserve"> בר מפרש הוא, </w:t>
      </w:r>
      <w:r w:rsidRPr="00FE1B89">
        <w:rPr>
          <w:rFonts w:hint="cs"/>
          <w:b/>
          <w:bCs/>
          <w:spacing w:val="-2"/>
          <w:rtl/>
        </w:rPr>
        <w:t>או</w:t>
      </w:r>
      <w:r w:rsidRPr="00FE1B89">
        <w:rPr>
          <w:b/>
          <w:bCs/>
          <w:spacing w:val="-2"/>
          <w:rtl/>
        </w:rPr>
        <w:t>"</w:t>
      </w:r>
      <w:r w:rsidRPr="00FE1B89">
        <w:rPr>
          <w:rFonts w:hint="cs"/>
          <w:b/>
          <w:bCs/>
          <w:spacing w:val="-2"/>
          <w:rtl/>
        </w:rPr>
        <w:t>ד</w:t>
      </w:r>
      <w:r w:rsidRPr="00FE1B89">
        <w:rPr>
          <w:rFonts w:hint="cs"/>
          <w:spacing w:val="-2"/>
          <w:rtl/>
        </w:rPr>
        <w:t xml:space="preserve"> </w:t>
      </w:r>
      <w:r w:rsidRPr="00FE1B89">
        <w:rPr>
          <w:rFonts w:hint="cs"/>
          <w:spacing w:val="-2"/>
          <w:rtl/>
        </w:rPr>
        <w:t xml:space="preserve">ל</w:t>
      </w:r>
      <w:r w:rsidRPr="00FE1B89">
        <w:rPr>
          <w:spacing w:val="-2"/>
          <w:rtl/>
        </w:rPr>
        <w:t>"</w:t>
      </w:r>
      <w:r w:rsidRPr="00FE1B89">
        <w:rPr>
          <w:rFonts w:hint="cs"/>
          <w:spacing w:val="-2"/>
          <w:rtl/>
        </w:rPr>
        <w:t xml:space="preserve">ש</w:t>
      </w:r>
      <w:r w:rsidRPr="00FE1B89">
        <w:rPr>
          <w:rFonts w:hint="cs"/>
          <w:spacing w:val="-2"/>
          <w:rtl/>
        </w:rPr>
        <w:t xml:space="preserve"> </w:t>
      </w:r>
      <w:r w:rsidRPr="00FE1B89">
        <w:rPr>
          <w:rFonts w:hint="cs"/>
          <w:b/>
          <w:bCs/>
          <w:spacing w:val="-2"/>
          <w:rtl/>
        </w:rPr>
        <w:t>תיקו</w:t>
      </w:r>
      <w:r w:rsidRPr="00FE1B89">
        <w:rPr>
          <w:rFonts w:hint="cs"/>
          <w:spacing w:val="-2"/>
          <w:rtl/>
        </w:rPr>
        <w:t xml:space="preserve"> </w:t>
      </w:r>
    </w:p>
    <w:p w:rsidR="00DA63EC" w:rsidRDefault="00DA63EC" w:rsidP="00DA63EC">
      <w:pPr>
        <w:pStyle w:val="affffd"/>
        <w:rPr>
          <w:rtl/>
        </w:rPr>
      </w:pPr>
      <w:r>
        <w:rPr>
          <w:rtl/>
        </w:rPr>
        <w:t>׹</w:t>
      </w:r>
    </w:p>
    <w:p>
      <w:pPr>
        <w:pStyle w:val="MishnaBatzad"/>
        <w:rPr>
          <w:ins w:id="20346" w:author="קלוד" w:date="2026-10-11T09:07:26Z"/>
        </w:rPr>
      </w:pPr>
      <w:ins w:id="20345" w:author="קלוד" w:date="2026-10-11T09:07:26Z">
        <w:r>
          <w:t xml:space="preserve">משנה ג</w:t>
        </w:r>
      </w:ins>
    </w:p>
    <w:p w:rsidR="00DA63EC" w:rsidRPr="000A334C" w:rsidRDefault="00DA63EC" w:rsidP="003B6D22">
      <w:pPr>
        <w:pStyle w:val="afff9"/>
        <w:rPr>
          <w:del w:id="20154" w:author="קלוד" w:date="2026-10-11T09:07:26Z"/>
          <w:rtl/>
        </w:rPr>
      </w:pPr>
      <w:del w:id="20153" w:author="קלוד" w:date="2026-10-11T09:07:26Z">
        <w:r w:rsidRPr="000A334C">
          <w:rPr>
            <w:rtl/>
          </w:rPr>
          <w:delText xml:space="preserve">מתני'.</w:delText>
        </w:r>
      </w:del>
    </w:p>
    <w:p w:rsidR="00DA63EC" w:rsidRPr="000A334C" w:rsidRDefault="00DA63EC" w:rsidP="003B6D22">
      <w:pPr>
        <w:pStyle w:val="afff9"/>
        <w:spacing w:before="120"/>
        <w:rPr>
          <w:rtl/>
        </w:rPr>
        <w:pPrChange w:id="90015" w:author="קלוד" w:date="2026-10-11T12:09:42Z">
          <w:pPr>
            <w:pStyle w:val="afff9"/>
          </w:pPr>
        </w:pPrChange>
      </w:pPr>
      <w:r w:rsidRPr="000A334C">
        <w:rPr>
          <w:rtl/>
        </w:rPr>
        <w:t xml:space="preserve">שתי מנחות שלא נקמצו ונתערבו זו בזו, </w:t>
      </w:r>
    </w:p>
    <w:p w:rsidR="00DA63EC" w:rsidRPr="000A334C" w:rsidRDefault="00DA63EC" w:rsidP="003B6D22">
      <w:pPr>
        <w:pStyle w:val="afff9"/>
        <w:rPr>
          <w:rtl/>
        </w:rPr>
      </w:pPr>
      <w:r w:rsidRPr="000A334C">
        <w:rPr>
          <w:rtl/>
        </w:rPr>
        <w:t>אם יכול לקמוץ מזו בפני עצמה ומזו בפני עצמה - כשירות, ואם לאו - פסולות.</w:t>
      </w:r>
    </w:p>
    <w:p w:rsidR="00DA63EC" w:rsidRPr="000A334C" w:rsidRDefault="00DA63EC" w:rsidP="003B6D22">
      <w:pPr>
        <w:pStyle w:val="afff9"/>
        <w:rPr>
          <w:rtl/>
        </w:rPr>
      </w:pPr>
      <w:r w:rsidRPr="000A334C">
        <w:rPr>
          <w:rtl/>
        </w:rPr>
        <w:t xml:space="preserve">קומץ שנתערב במנחה שלא נקמצה - לא יקטיר, </w:t>
      </w:r>
    </w:p>
    <w:p w:rsidR="00DA63EC" w:rsidRPr="000A334C" w:rsidRDefault="00DA63EC" w:rsidP="003B6D22">
      <w:pPr>
        <w:pStyle w:val="afff9"/>
        <w:rPr>
          <w:rtl/>
        </w:rPr>
      </w:pPr>
      <w:r w:rsidRPr="000A334C">
        <w:rPr>
          <w:rtl/>
        </w:rPr>
        <w:tab/>
        <w:t>ואם הקטיר - זו שנקמצה עולה לבעלים, וזו שלא נקמצה לא עולה לבעלים.</w:t>
      </w:r>
    </w:p>
    <w:p w:rsidR="00DA63EC" w:rsidRPr="00FE1B89" w:rsidRDefault="00DA63EC" w:rsidP="003B6D22">
      <w:pPr>
        <w:pStyle w:val="afff9"/>
        <w:rPr>
          <w:rtl/>
        </w:rPr>
      </w:pPr>
      <w:r w:rsidRPr="00FE1B89">
        <w:rPr>
          <w:rtl/>
        </w:rPr>
        <w:t>נתערב קומצה בשיריה או בשיריה של חבירתה  לא יקטיר, ואם הקטיר - עולה לבעלים.</w:t>
      </w:r>
    </w:p>
    <w:p w:rsidR="00DA63EC" w:rsidRDefault="00DA63EC" w:rsidP="00DA63EC">
      <w:pPr>
        <w:pStyle w:val="affffd"/>
        <w:rPr>
          <w:rtl/>
        </w:rPr>
      </w:pPr>
      <w:r>
        <w:rPr>
          <w:rtl/>
        </w:rPr>
        <w:t>׹</w:t>
      </w:r>
    </w:p>
    <w:p>
      <w:pPr>
        <w:pStyle w:val="afffff8"/>
        <w:rPr>
          <w:ins w:id="90711" w:author="קלוד" w:date="2026-10-11T12:32:08Z"/>
        </w:rPr>
      </w:pPr>
      <w:ins w:id="90712" w:author="קלוד" w:date="2026-10-11T12:32:08Z">
        <w:r>
          <w:rPr>
            <w:color w:val="7B3F00"/>
          </w:rPr>
          <w:t xml:space="preserve">נבילה בשחוטה - כל שאפשר להיות כמוהו אינו בטל</w:t>
        </w:r>
      </w:ins>
    </w:p>
    <w:p>
      <w:pPr>
        <w:pStyle w:val="38"/>
        <w:rPr>
          <w:ins w:id="98713" w:author="מנוע מכני" w:date="2026-10-11T12:04:40Z"/>
        </w:rPr>
      </w:pPr>
      <w:del w:id="98712" w:author="מנוע מכני" w:date="2026-10-11T12:04:40Z">
        <w:r>
          <w:delText xml:space="preserve">•</w:delText>
        </w:r>
      </w:del>
      <w:r>
        <w:t xml:space="preserve"> </w:t>
      </w:r>
      <w:r>
        <w:t>אר</w:t>
      </w:r>
      <w:r>
        <w:t>"</w:t>
      </w:r>
      <w:r>
        <w:t>ח</w:t>
      </w:r>
      <w:r>
        <w:t xml:space="preserve">:</w:t>
      </w:r>
    </w:p>
    <w:p w:rsidR="00DA63EC" w:rsidRDefault="00DA63EC" w:rsidP="00DA63EC">
      <w:pPr>
        <w:tabs>
          <w:tab w:val="center" w:pos="2835"/>
        </w:tabs>
        <w:rPr>
          <w:rtl/>
        </w:rPr>
      </w:pPr>
      <w:del w:id="98714" w:author="מנוע מכני" w:date="2026-10-11T12:04:40Z">
        <w:r>
          <w:rPr>
            <w:rtl/>
          </w:rPr>
          <w:delText xml:space="preserve"> </w:delText>
        </w:r>
      </w:del>
      <w:r>
        <w:rPr>
          <w:rtl/>
        </w:rPr>
        <w:t xml:space="preserve">נבילה בטילה בשחוטה, שאי אפשר לשחוטה שתעשה נבילה</w:t>
      </w:r>
      <w:ins w:id="94333" w:author="מנוע מכני" w:date="2026-10-11T12:04:40Z">
        <w:r>
          <w:rPr>
            <w:rtl/>
          </w:rPr>
          <w:t xml:space="preserve">,</w:t>
        </w:r>
      </w:ins>
      <w:del w:id="94334" w:author="מנוע מכני" w:date="2026-10-11T12:04:40Z">
        <w:r>
          <w:rPr>
            <w:rtl/>
          </w:rPr>
          <w:delText xml:space="preserve">;</w:delText>
        </w:r>
      </w:del>
      <w:r>
        <w:rPr>
          <w:rtl/>
        </w:rPr>
        <w:t xml:space="preserve"> </w:t>
      </w:r>
    </w:p>
    <w:p w:rsidR="00DA63EC" w:rsidRPr="00FE1B89" w:rsidRDefault="00DA63EC" w:rsidP="00DA63EC">
      <w:pPr>
        <w:tabs>
          <w:tab w:val="center" w:pos="2835"/>
        </w:tabs>
        <w:rPr>
          <w:spacing w:val="-2"/>
          <w:rtl/>
        </w:rPr>
      </w:pPr>
      <w:r w:rsidRPr="00FE1B89">
        <w:rPr>
          <w:spacing w:val="-2"/>
          <w:rtl/>
        </w:rPr>
        <w:lastRenderedPageBreak/>
        <w:t xml:space="preserve">ושחוטה אינה בטילה בנבילה, שאפשר לנבילה שתעשה שחוטה, דלכי מסרחה פרחה טומאתה</w:t>
      </w:r>
      <w:ins w:id="94335" w:author="מנוע מכני" w:date="2026-10-11T12:04:40Z">
        <w:r>
          <w:rPr>
            <w:spacing w:val="-2"/>
            <w:rtl/>
          </w:rPr>
          <w:t xml:space="preserve">,</w:t>
        </w:r>
      </w:ins>
      <w:del w:id="94336" w:author="מנוע מכני" w:date="2026-10-11T12:04:40Z">
        <w:r w:rsidRPr="00FE1B89">
          <w:rPr>
            <w:spacing w:val="-2"/>
            <w:rtl/>
          </w:rPr>
          <w:lastRenderedPageBreak/>
          <w:delText xml:space="preserve">;</w:delText>
        </w:r>
      </w:del>
      <w:r w:rsidRPr="00FE1B89">
        <w:rPr>
          <w:spacing w:val="-2"/>
          <w:rtl/>
        </w:rPr>
        <w:lastRenderedPageBreak/>
        <w:t xml:space="preserve"> </w:t>
      </w:r>
    </w:p>
    <w:p>
      <w:pPr>
        <w:pStyle w:val="38"/>
        <w:rPr>
          <w:ins w:id="98715" w:author="מנוע מכני" w:date="2026-10-11T12:04:40Z"/>
        </w:rPr>
      </w:pPr>
      <w:r>
        <w:t>ור</w:t>
      </w:r>
      <w:r>
        <w:t>"</w:t>
      </w:r>
      <w:r>
        <w:t>ח</w:t>
      </w:r>
      <w:r>
        <w:t xml:space="preserve">:</w:t>
      </w:r>
    </w:p>
    <w:p w:rsidR="00DA63EC" w:rsidRDefault="00DA63EC" w:rsidP="00DA63EC">
      <w:pPr>
        <w:tabs>
          <w:tab w:val="center" w:pos="2835"/>
        </w:tabs>
        <w:rPr>
          <w:rtl/>
        </w:rPr>
      </w:pPr>
      <w:del w:id="98716" w:author="מנוע מכני" w:date="2026-10-11T12:04:40Z">
        <w:r>
          <w:rPr>
            <w:rtl/>
          </w:rPr>
          <w:delText xml:space="preserve"> </w:delText>
        </w:r>
      </w:del>
      <w:r>
        <w:rPr>
          <w:rtl/>
        </w:rPr>
        <w:t xml:space="preserve">כל שאפשר לו להיות כמוהו - אינו בטל, וכל שאי אפשר לו להיות כמוהו - בטל.</w:t>
      </w:r>
    </w:p>
    <w:p w:rsidR="00DA63EC" w:rsidRDefault="00DA63EC" w:rsidP="00DA63EC">
      <w:pPr>
        <w:pStyle w:val="afff3"/>
        <w:framePr w:wrap="around"/>
        <w:rPr>
          <w:rtl/>
        </w:rPr>
      </w:pPr>
      <w:r>
        <w:rPr>
          <w:rFonts w:hint="cs"/>
          <w:rtl/>
        </w:rPr>
        <w:t>כג:</w:t>
      </w:r>
    </w:p>
    <w:p w:rsidR="00DA63EC" w:rsidRDefault="00DA63EC" w:rsidP="00DA63EC">
      <w:pPr>
        <w:tabs>
          <w:tab w:val="center" w:pos="2835"/>
        </w:tabs>
        <w:rPr>
          <w:rtl/>
        </w:rPr>
      </w:pPr>
      <w:r>
        <w:rPr>
          <w:rFonts w:hint="cs"/>
          <w:rtl/>
        </w:rPr>
        <w:t>ו</w:t>
      </w:r>
      <w:r>
        <w:rPr>
          <w:rtl/>
        </w:rPr>
        <w:t xml:space="preserve">אליבא </w:t>
      </w:r>
      <w:r>
        <w:rPr>
          <w:rStyle w:val="2fb"/>
          <w:rtl/>
        </w:rPr>
        <w:t xml:space="preserve">דר"</w:t>
      </w:r>
      <w:r>
        <w:rPr>
          <w:rStyle w:val="2fb"/>
          <w:rFonts w:hint="cs"/>
          <w:rtl/>
        </w:rPr>
        <w:t>י</w:t>
      </w:r>
      <w:ins w:id="94337" w:author="מנוע מכני" w:date="2026-10-11T12:04:40Z">
        <w:r>
          <w:rPr>
            <w:rtl/>
          </w:rPr>
          <w:t xml:space="preserve"> </w:t>
        </w:r>
      </w:ins>
      <w:del w:id="94338" w:author="מנוע מכני" w:date="2026-10-11T12:04:40Z">
        <w:r>
          <w:rPr>
            <w:rtl/>
          </w:rPr>
          <w:delText xml:space="preserve"> </w:delText>
        </w:r>
        <w:r>
          <w:rPr>
            <w:rFonts w:hint="cs"/>
            <w:rtl/>
          </w:rPr>
          <w:delText xml:space="preserve"> </w:delText>
        </w:r>
      </w:del>
      <w:r>
        <w:rPr>
          <w:rFonts w:hint="cs"/>
          <w:rtl/>
        </w:rPr>
        <w:t xml:space="preserve">והך דאמר </w:t>
      </w:r>
      <w:r>
        <w:rPr>
          <w:rStyle w:val="2fb"/>
          <w:rFonts w:hint="cs"/>
          <w:rtl/>
        </w:rPr>
        <w:t xml:space="preserve">ר</w:t>
      </w:r>
      <w:r>
        <w:rPr>
          <w:rStyle w:val="2fb"/>
          <w:rtl/>
        </w:rPr>
        <w:t>"</w:t>
      </w:r>
      <w:r>
        <w:rPr>
          <w:rStyle w:val="2fb"/>
          <w:rFonts w:hint="cs"/>
          <w:rtl/>
        </w:rPr>
        <w:t xml:space="preserve">י</w:t>
      </w:r>
      <w:r>
        <w:rPr>
          <w:rFonts w:hint="cs"/>
          <w:rtl/>
        </w:rPr>
        <w:t xml:space="preserve"> </w:t>
      </w:r>
      <w:r>
        <w:rPr>
          <w:rtl/>
        </w:rPr>
        <w:t xml:space="preserve">מין במינו </w:t>
      </w:r>
      <w:r>
        <w:rPr>
          <w:rtl/>
        </w:rPr>
        <w:t xml:space="preserve">לא</w:t>
      </w:r>
      <w:r>
        <w:rPr>
          <w:rtl/>
        </w:rPr>
        <w:t xml:space="preserve"> בטל, </w:t>
      </w:r>
      <w:r>
        <w:rPr>
          <w:rtl/>
        </w:rPr>
        <w:t xml:space="preserve">ה"מ</w:t>
      </w:r>
      <w:r>
        <w:rPr>
          <w:rtl/>
        </w:rPr>
        <w:t xml:space="preserve"> </w:t>
      </w:r>
      <w:ins w:id="91003" w:author="מנוע מכני" w:date="2026-10-11T12:04:40Z">
        <w:r>
          <w:rPr>
            <w:rtl/>
          </w:rPr>
          <w:t xml:space="preserve">מקום</w:t>
        </w:r>
      </w:ins>
      <w:del w:id="91004" w:author="מנוע מכני" w:date="2026-10-11T12:04:40Z">
        <w:r>
          <w:rPr>
            <w:rtl/>
          </w:rPr>
          <w:delText xml:space="preserve">היכא</w:delText>
        </w:r>
      </w:del>
      <w:r>
        <w:rPr>
          <w:rtl/>
        </w:rPr>
        <w:t xml:space="preserve"> דאפשר </w:t>
      </w:r>
      <w:ins w:id="92683" w:author="מנוע מכני" w:date="2026-10-11T12:04:40Z">
        <w:r>
          <w:rPr>
            <w:rtl/>
          </w:rPr>
          <w:t xml:space="preserve">לו</w:t>
        </w:r>
      </w:ins>
      <w:del w:id="92684" w:author="מנוע מכני" w:date="2026-10-11T12:04:40Z">
        <w:r>
          <w:rPr>
            <w:rtl/>
          </w:rPr>
          <w:delText xml:space="preserve">ליה</w:delText>
        </w:r>
      </w:del>
      <w:r>
        <w:rPr>
          <w:rtl/>
        </w:rPr>
        <w:t xml:space="preserve"> </w:t>
      </w:r>
      <w:ins w:id="90069" w:author="Claude - סמנטי" w:date="2026-10-11T12:27:00Z">
        <w:r>
          <w:rPr>
            <w:rtl/>
          </w:rPr>
          <w:t xml:space="preserve">להיות</w:t>
        </w:r>
      </w:ins>
      <w:del w:id="90070" w:author="Claude - סמנטי" w:date="2026-10-11T12:27:00Z">
        <w:r>
          <w:rPr>
            <w:rtl/>
          </w:rPr>
          <w:delText xml:space="preserve">למיהוי</w:delText>
        </w:r>
      </w:del>
      <w:r>
        <w:rPr>
          <w:rtl/>
        </w:rPr>
        <w:t xml:space="preserve"> </w:t>
      </w:r>
      <w:ins w:id="92679" w:author="מנוע מכני" w:date="2026-10-11T12:04:40Z">
        <w:r>
          <w:rPr>
            <w:rtl/>
          </w:rPr>
          <w:t xml:space="preserve">כמותו</w:t>
        </w:r>
      </w:ins>
      <w:del w:id="92680" w:author="מנוע מכני" w:date="2026-10-11T12:04:40Z">
        <w:r>
          <w:rPr>
            <w:rtl/>
          </w:rPr>
          <w:delText xml:space="preserve">כוותיה</w:delText>
        </w:r>
      </w:del>
      <w:r>
        <w:rPr>
          <w:rtl/>
        </w:rPr>
        <w:t xml:space="preserve">, אבל </w:t>
      </w:r>
      <w:ins w:id="91005" w:author="מנוע מכני" w:date="2026-10-11T12:04:40Z">
        <w:r>
          <w:rPr>
            <w:rtl/>
          </w:rPr>
          <w:t xml:space="preserve">מקום</w:t>
        </w:r>
      </w:ins>
      <w:del w:id="91006" w:author="מנוע מכני" w:date="2026-10-11T12:04:40Z">
        <w:r>
          <w:rPr>
            <w:rtl/>
          </w:rPr>
          <w:delText xml:space="preserve">היכא</w:delText>
        </w:r>
      </w:del>
      <w:r>
        <w:rPr>
          <w:rtl/>
        </w:rPr>
        <w:t xml:space="preserve"> דלא אפשר </w:t>
      </w:r>
      <w:ins w:id="92685" w:author="מנוע מכני" w:date="2026-10-11T12:04:40Z">
        <w:r>
          <w:rPr>
            <w:rtl/>
          </w:rPr>
          <w:t xml:space="preserve">לו</w:t>
        </w:r>
      </w:ins>
      <w:del w:id="92686" w:author="מנוע מכני" w:date="2026-10-11T12:04:40Z">
        <w:r>
          <w:rPr>
            <w:rtl/>
          </w:rPr>
          <w:delText xml:space="preserve">ליה</w:delText>
        </w:r>
      </w:del>
      <w:r>
        <w:rPr>
          <w:rtl/>
        </w:rPr>
        <w:t xml:space="preserve"> </w:t>
      </w:r>
      <w:ins w:id="90067" w:author="Claude - סמנטי" w:date="2026-10-11T12:27:00Z">
        <w:r>
          <w:rPr>
            <w:rtl/>
          </w:rPr>
          <w:t xml:space="preserve">להיות</w:t>
        </w:r>
      </w:ins>
      <w:del w:id="90068" w:author="Claude - סמנטי" w:date="2026-10-11T12:27:00Z">
        <w:r>
          <w:rPr>
            <w:rtl/>
          </w:rPr>
          <w:delText xml:space="preserve">למיהוי</w:delText>
        </w:r>
      </w:del>
      <w:r>
        <w:rPr>
          <w:rtl/>
        </w:rPr>
        <w:t xml:space="preserve"> </w:t>
      </w:r>
      <w:ins w:id="92681" w:author="מנוע מכני" w:date="2026-10-11T12:04:40Z">
        <w:r>
          <w:rPr>
            <w:rtl/>
          </w:rPr>
          <w:t xml:space="preserve">כמותו</w:t>
        </w:r>
      </w:ins>
      <w:del w:id="92682" w:author="מנוע מכני" w:date="2026-10-11T12:04:40Z">
        <w:r>
          <w:rPr>
            <w:rtl/>
          </w:rPr>
          <w:delText xml:space="preserve">כוותיה</w:delText>
        </w:r>
      </w:del>
      <w:r>
        <w:rPr>
          <w:rtl/>
        </w:rPr>
        <w:t xml:space="preserve"> - בטל, </w:t>
      </w:r>
    </w:p>
    <w:p>
      <w:pPr>
        <w:pStyle w:val="38"/>
        <w:rPr>
          <w:ins w:id="98717" w:author="מנוע מכני" w:date="2026-10-11T12:04:40Z"/>
        </w:rPr>
      </w:pPr>
      <w:ins w:id="96653" w:author="מנוע מכני" w:date="2026-10-11T12:04:40Z">
        <w:r>
          <w:t xml:space="preserve">ובזה</w:t>
        </w:r>
      </w:ins>
      <w:del w:id="96654" w:author="מנוע מכני" w:date="2026-10-11T12:04:40Z">
        <w:r>
          <w:delText xml:space="preserve">ובהא</w:delText>
        </w:r>
      </w:del>
      <w:ins w:id="94339" w:author="מנוע מכני" w:date="2026-10-11T12:04:40Z">
        <w:r>
          <w:t xml:space="preserve"> </w:t>
        </w:r>
      </w:ins>
      <w:del w:id="94340" w:author="מנוע מכני" w:date="2026-10-11T12:04:40Z">
        <w:r>
          <w:delText xml:space="preserve"> </w:delText>
        </w:r>
        <w:r>
          <w:delText xml:space="preserve"> </w:delText>
        </w:r>
      </w:del>
      <w:ins w:id="91011" w:author="מנוע מכני" w:date="2026-10-11T12:04:40Z">
        <w:r>
          <w:t xml:space="preserve">חלקו</w:t>
        </w:r>
      </w:ins>
      <w:del w:id="91012" w:author="מנוע מכני" w:date="2026-10-11T12:04:40Z">
        <w:r>
          <w:delText xml:space="preserve">פליגי</w:delText>
        </w:r>
      </w:del>
      <w:ins w:id="94341" w:author="מנוע מכני" w:date="2026-10-11T12:04:40Z">
        <w:r>
          <w:t xml:space="preserve"> </w:t>
        </w:r>
      </w:ins>
      <w:del w:id="94342" w:author="מנוע מכני" w:date="2026-10-11T12:04:40Z">
        <w:r>
          <w:delText xml:space="preserve"> </w:delText>
        </w:r>
        <w:r>
          <w:delText xml:space="preserve"> </w:delText>
        </w:r>
      </w:del>
      <w:r>
        <w:t xml:space="preserve">דר"</w:t>
      </w:r>
      <w:r>
        <w:t xml:space="preserve">ח </w:t>
      </w:r>
      <w:r>
        <w:t xml:space="preserve">סבר:</w:t>
      </w:r>
    </w:p>
    <w:p w:rsidR="00DA63EC" w:rsidRDefault="00DA63EC" w:rsidP="00DA63EC">
      <w:pPr>
        <w:tabs>
          <w:tab w:val="center" w:pos="2835"/>
        </w:tabs>
        <w:rPr>
          <w:rtl/>
        </w:rPr>
      </w:pPr>
      <w:del w:id="98718" w:author="מנוע מכני" w:date="2026-10-11T12:04:40Z">
        <w:r>
          <w:rPr>
            <w:rtl/>
          </w:rPr>
          <w:delText xml:space="preserve"> </w:delText>
        </w:r>
      </w:del>
      <w:ins w:id="96947" w:author="מנוע מכני" w:date="2026-10-11T12:04:40Z">
        <w:r>
          <w:rPr>
            <w:rtl/>
          </w:rPr>
          <w:t xml:space="preserve">אחר</w:t>
        </w:r>
      </w:ins>
      <w:del w:id="96948" w:author="מנוע מכני" w:date="2026-10-11T12:04:40Z">
        <w:r>
          <w:rPr>
            <w:rtl/>
          </w:rPr>
          <w:delText xml:space="preserve">בתר</w:delText>
        </w:r>
      </w:del>
      <w:r>
        <w:rPr>
          <w:rtl/>
        </w:rPr>
        <w:t xml:space="preserve"> מבטל </w:t>
      </w:r>
      <w:ins w:id="91007" w:author="מנוע מכני" w:date="2026-10-11T12:04:40Z">
        <w:r>
          <w:rPr>
            <w:rtl/>
          </w:rPr>
          <w:t xml:space="preserve">הולכים</w:t>
        </w:r>
      </w:ins>
      <w:del w:id="91008" w:author="מנוע מכני" w:date="2026-10-11T12:04:40Z">
        <w:r>
          <w:rPr>
            <w:rtl/>
          </w:rPr>
          <w:delText xml:space="preserve">אזלינן</w:delText>
        </w:r>
      </w:del>
      <w:r>
        <w:rPr>
          <w:rtl/>
        </w:rPr>
        <w:t xml:space="preserve">, </w:t>
      </w:r>
      <w:r>
        <w:rPr>
          <w:rStyle w:val="2fb"/>
          <w:rtl/>
        </w:rPr>
        <w:t xml:space="preserve">ור"</w:t>
      </w:r>
      <w:r>
        <w:rPr>
          <w:rStyle w:val="2fb"/>
          <w:rFonts w:hint="cs"/>
          <w:rtl/>
        </w:rPr>
        <w:t>ח</w:t>
      </w:r>
      <w:r>
        <w:rPr>
          <w:rtl/>
        </w:rPr>
        <w:t xml:space="preserve"> סבר: </w:t>
      </w:r>
      <w:ins w:id="96949" w:author="מנוע מכני" w:date="2026-10-11T12:04:40Z">
        <w:r>
          <w:rPr>
            <w:rtl/>
          </w:rPr>
          <w:t xml:space="preserve">אחר</w:t>
        </w:r>
      </w:ins>
      <w:del w:id="96950" w:author="מנוע מכני" w:date="2026-10-11T12:04:40Z">
        <w:r>
          <w:rPr>
            <w:rtl/>
          </w:rPr>
          <w:delText xml:space="preserve">בתר</w:delText>
        </w:r>
      </w:del>
      <w:r>
        <w:rPr>
          <w:rtl/>
        </w:rPr>
        <w:t xml:space="preserve"> בטל </w:t>
      </w:r>
      <w:ins w:id="91009" w:author="מנוע מכני" w:date="2026-10-11T12:04:40Z">
        <w:r>
          <w:rPr>
            <w:rtl/>
          </w:rPr>
          <w:t xml:space="preserve">הולכים</w:t>
        </w:r>
      </w:ins>
      <w:del w:id="91010" w:author="מנוע מכני" w:date="2026-10-11T12:04:40Z">
        <w:r>
          <w:rPr>
            <w:rtl/>
          </w:rPr>
          <w:delText xml:space="preserve">אזלינן</w:delText>
        </w:r>
      </w:del>
      <w:r>
        <w:rPr>
          <w:rtl/>
        </w:rPr>
        <w:t xml:space="preserve">.</w:t>
      </w:r>
    </w:p>
    <w:p w:rsidR="00DA63EC" w:rsidRDefault="00DA63EC" w:rsidP="00DA63EC">
      <w:pPr>
        <w:tabs>
          <w:tab w:val="center" w:pos="2835"/>
        </w:tabs>
        <w:rPr>
          <w:rtl/>
        </w:rPr>
      </w:pPr>
    </w:p>
    <w:p>
      <w:pPr>
        <w:pStyle w:val="38"/>
        <w:rPr>
          <w:ins w:id="98719" w:author="מנוע מכני" w:date="2026-10-11T12:04:40Z"/>
        </w:rPr>
      </w:pPr>
      <w:r>
        <w:t xml:space="preserve">והך</w:t>
      </w:r>
    </w:p>
    <w:p w:rsidR="00DA63EC" w:rsidRDefault="00DA63EC" w:rsidP="00DA63EC">
      <w:pPr>
        <w:tabs>
          <w:tab w:val="center" w:pos="2835"/>
        </w:tabs>
        <w:rPr>
          <w:rtl/>
        </w:rPr>
      </w:pPr>
      <w:del w:id="98720" w:author="מנוע מכני" w:date="2026-10-11T12:04:40Z">
        <w:r>
          <w:rPr>
            <w:rFonts w:hint="cs"/>
            <w:b/>
            <w:bCs/>
            <w:rtl/>
          </w:rPr>
          <w:delText xml:space="preserve"> </w:delText>
        </w:r>
      </w:del>
      <w:r>
        <w:rPr>
          <w:rFonts w:hint="cs"/>
          <w:b/>
          <w:bCs/>
          <w:rtl/>
        </w:rPr>
        <w:t xml:space="preserve">ד</w:t>
      </w:r>
      <w:r>
        <w:rPr>
          <w:rtl/>
        </w:rPr>
        <w:t xml:space="preserve">שתי מנחות שלא נקמצו ונתערבו זו בזו, אם יכול לקמוץ מזו בפני עצמה ומזו בפני עצמה - כשרות, ואם </w:t>
      </w:r>
      <w:ins w:id="91013" w:author="מנוע מכני" w:date="2026-10-11T12:04:40Z">
        <w:r>
          <w:rPr>
            <w:rtl/>
          </w:rPr>
          <w:t xml:space="preserve">לא</w:t>
        </w:r>
      </w:ins>
      <w:del w:id="91014" w:author="מנוע מכני" w:date="2026-10-11T12:04:40Z">
        <w:r>
          <w:rPr>
            <w:rtl/>
          </w:rPr>
          <w:delText xml:space="preserve">לאו</w:delText>
        </w:r>
      </w:del>
      <w:r>
        <w:rPr>
          <w:rtl/>
        </w:rPr>
        <w:t xml:space="preserve"> - פסולות</w:t>
      </w:r>
      <w:ins w:id="94343" w:author="מנוע מכני" w:date="2026-10-11T12:04:40Z">
        <w:r>
          <w:rPr>
            <w:rtl/>
          </w:rPr>
          <w:t xml:space="preserve">,</w:t>
        </w:r>
      </w:ins>
      <w:del w:id="9434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b/>
          <w:bCs/>
          <w:rtl/>
        </w:rPr>
        <w:t xml:space="preserve">ואפי' </w:t>
      </w:r>
      <w:ins w:id="91015" w:author="מנוע מכני" w:date="2026-10-11T12:04:40Z">
        <w:r>
          <w:rPr>
            <w:rFonts w:hint="cs"/>
            <w:b/>
            <w:bCs/>
            <w:rtl/>
          </w:rPr>
          <w:t xml:space="preserve">דכאן</w:t>
        </w:r>
      </w:ins>
      <w:del w:id="91016" w:author="מנוע מכני" w:date="2026-10-11T12:04:40Z">
        <w:r>
          <w:rPr>
            <w:rFonts w:hint="cs"/>
            <w:b/>
            <w:bCs/>
            <w:rtl/>
          </w:rPr>
          <w:delText xml:space="preserve">דהכא</w:delText>
        </w:r>
      </w:del>
      <w:r>
        <w:rPr>
          <w:rFonts w:hint="cs"/>
          <w:b/>
          <w:bCs/>
          <w:rtl/>
        </w:rPr>
        <w:t xml:space="preserve"> </w:t>
      </w:r>
      <w:r>
        <w:rPr>
          <w:rFonts w:hint="cs"/>
          <w:rtl/>
        </w:rPr>
        <w:t xml:space="preserve">כשקמיץ מחד איך </w:t>
      </w:r>
      <w:r>
        <w:rPr>
          <w:rFonts w:hint="cs"/>
          <w:rtl/>
        </w:rPr>
        <w:t xml:space="preserve">הו</w:t>
      </w:r>
      <w:r>
        <w:rPr>
          <w:rtl/>
        </w:rPr>
        <w:t>"</w:t>
      </w:r>
      <w:r>
        <w:rPr>
          <w:rFonts w:hint="cs"/>
          <w:rtl/>
        </w:rPr>
        <w:t xml:space="preserve">ל</w:t>
      </w:r>
      <w:r>
        <w:rPr>
          <w:rFonts w:hint="cs"/>
          <w:rtl/>
        </w:rPr>
        <w:t xml:space="preserve"> שירים ולא מבטלי לטבל</w:t>
      </w:r>
      <w:r>
        <w:rPr>
          <w:rtl/>
        </w:rPr>
        <w:t xml:space="preserve"> </w:t>
      </w:r>
    </w:p>
    <w:p>
      <w:pPr>
        <w:pStyle w:val="38"/>
        <w:rPr>
          <w:ins w:id="98721" w:author="מנוע מכני" w:date="2026-10-11T12:04:40Z"/>
        </w:rPr>
      </w:pPr>
      <w:r>
        <w:t xml:space="preserve">- </w:t>
      </w:r>
      <w:ins w:id="91017" w:author="מנוע מכני" w:date="2026-10-11T12:04:40Z">
        <w:r>
          <w:t xml:space="preserve">שם</w:t>
        </w:r>
      </w:ins>
      <w:del w:id="91018" w:author="מנוע מכני" w:date="2026-10-11T12:04:40Z">
        <w:r>
          <w:delText xml:space="preserve">התם</w:delText>
        </w:r>
      </w:del>
      <w:r>
        <w:t xml:space="preserve"> כדר"</w:t>
      </w:r>
      <w:r>
        <w:t>ז</w:t>
      </w:r>
      <w:r>
        <w:t xml:space="preserve">:</w:t>
      </w:r>
    </w:p>
    <w:p w:rsidR="00DA63EC" w:rsidRDefault="00DA63EC" w:rsidP="00DA63EC">
      <w:pPr>
        <w:pStyle w:val="affffb"/>
        <w:rPr>
          <w:rtl/>
        </w:rPr>
      </w:pPr>
      <w:del w:id="98722" w:author="מנוע מכני" w:date="2026-10-11T12:04:40Z">
        <w:r>
          <w:rPr>
            <w:rtl/>
          </w:rPr>
          <w:delText xml:space="preserve"> </w:delText>
        </w:r>
      </w:del>
      <w:r>
        <w:rPr>
          <w:rFonts w:hint="cs"/>
          <w:rtl/>
        </w:rPr>
        <w:t>ד</w:t>
      </w:r>
      <w:r>
        <w:rPr>
          <w:rtl/>
        </w:rPr>
        <w:t>נאמרה הקטרה בקומץ ונאמרה הקטרה בשירים, מה הקטרה האמורה בקומץ - אין הקומץ מבטל את חבירו, אף הקטרה האמורה בשירים - אין שירים מבטלין את הקומץ.</w:t>
      </w:r>
    </w:p>
    <w:p>
      <w:pPr>
        <w:pStyle w:val="38"/>
        <w:rPr>
          <w:ins w:id="98724" w:author="מנוע מכני" w:date="2026-10-11T12:04:40Z"/>
        </w:rPr>
      </w:pPr>
      <w:del w:id="98723" w:author="מנוע מכני" w:date="2026-10-11T12:04:40Z">
        <w:r w:rsidRPr="0051076E">
          <w:delText xml:space="preserve">•</w:delText>
        </w:r>
      </w:del>
      <w:r w:rsidRPr="0051076E">
        <w:t xml:space="preserve"> </w:t>
      </w:r>
      <w:r>
        <w:t xml:space="preserve">והך</w:t>
      </w:r>
    </w:p>
    <w:p w:rsidR="00DA63EC" w:rsidRDefault="00DA63EC" w:rsidP="00DA63EC">
      <w:pPr>
        <w:tabs>
          <w:tab w:val="center" w:pos="2835"/>
        </w:tabs>
        <w:rPr>
          <w:rtl/>
        </w:rPr>
      </w:pPr>
      <w:del w:id="98725" w:author="מנוע מכני" w:date="2026-10-11T12:04:40Z">
        <w:r>
          <w:rPr>
            <w:rFonts w:hint="cs"/>
            <w:b/>
            <w:bCs/>
            <w:rtl/>
          </w:rPr>
          <w:delText xml:space="preserve"> </w:delText>
        </w:r>
      </w:del>
      <w:r>
        <w:rPr>
          <w:rFonts w:hint="cs"/>
          <w:b/>
          <w:bCs/>
          <w:rtl/>
        </w:rPr>
        <w:t xml:space="preserve">ד</w:t>
      </w:r>
      <w:r w:rsidRPr="008C652E">
        <w:rPr>
          <w:rFonts w:hint="cs"/>
          <w:b/>
          <w:bCs/>
          <w:rtl/>
        </w:rPr>
        <w:t>הקומץ</w:t>
      </w:r>
      <w:r>
        <w:rPr>
          <w:rFonts w:hint="cs"/>
          <w:rtl/>
        </w:rPr>
        <w:t xml:space="preserve"> </w:t>
      </w:r>
      <w:r>
        <w:rPr>
          <w:rtl/>
        </w:rPr>
        <w:t xml:space="preserve">שנתערב במנחה שלא נקמצה - </w:t>
      </w:r>
      <w:r>
        <w:rPr>
          <w:rtl/>
        </w:rPr>
        <w:t xml:space="preserve">לא</w:t>
      </w:r>
      <w:r>
        <w:rPr>
          <w:rtl/>
        </w:rPr>
        <w:t xml:space="preserve"> יקטיר, ואם הקטיר - זו שנקמצה עלתה לבעלים, וזו שלא נקמצה </w:t>
      </w:r>
      <w:r>
        <w:rPr>
          <w:rtl/>
        </w:rPr>
        <w:t xml:space="preserve">לא</w:t>
      </w:r>
      <w:r>
        <w:rPr>
          <w:rtl/>
        </w:rPr>
        <w:t xml:space="preserve"> עלתה לבעלים, ולא מבטיל </w:t>
      </w:r>
      <w:ins w:id="92687" w:author="מנוע מכני" w:date="2026-10-11T12:04:40Z">
        <w:r>
          <w:rPr>
            <w:rtl/>
          </w:rPr>
          <w:t xml:space="preserve">לו</w:t>
        </w:r>
      </w:ins>
      <w:del w:id="92688" w:author="מנוע מכני" w:date="2026-10-11T12:04:40Z">
        <w:r>
          <w:rPr>
            <w:rtl/>
          </w:rPr>
          <w:delText xml:space="preserve">ליה</w:delText>
        </w:r>
      </w:del>
      <w:r>
        <w:rPr>
          <w:rtl/>
        </w:rPr>
        <w:t xml:space="preserve"> טיבלא לקומץ, </w:t>
      </w:r>
    </w:p>
    <w:p w:rsidR="00DA63EC" w:rsidRDefault="00DA63EC" w:rsidP="00DA63EC">
      <w:pPr>
        <w:tabs>
          <w:tab w:val="center" w:pos="2835"/>
        </w:tabs>
        <w:rPr>
          <w:rtl/>
        </w:rPr>
      </w:pPr>
      <w:ins w:id="91019" w:author="מנוע מכני" w:date="2026-10-11T12:04:40Z">
        <w:r>
          <w:rPr>
            <w:rFonts w:hint="cs"/>
            <w:rtl/>
          </w:rPr>
          <w:t xml:space="preserve">לא</w:t>
        </w:r>
      </w:ins>
      <w:del w:id="91020" w:author="מנוע מכני" w:date="2026-10-11T12:04:40Z">
        <w:r>
          <w:rPr>
            <w:rFonts w:hint="cs"/>
            <w:rtl/>
          </w:rPr>
          <w:delText xml:space="preserve">לאו</w:delText>
        </w:r>
      </w:del>
      <w:r>
        <w:rPr>
          <w:rFonts w:hint="cs"/>
          <w:rtl/>
        </w:rPr>
        <w:t xml:space="preserve"> רבנן במין במינו בטיל ולא </w:t>
      </w:r>
      <w:r>
        <w:rPr>
          <w:rStyle w:val="2fb"/>
          <w:rFonts w:hint="cs"/>
          <w:rtl/>
        </w:rPr>
        <w:t xml:space="preserve">ר</w:t>
      </w:r>
      <w:r>
        <w:rPr>
          <w:rStyle w:val="2fb"/>
          <w:rtl/>
        </w:rPr>
        <w:t>"</w:t>
      </w:r>
      <w:r>
        <w:rPr>
          <w:rStyle w:val="2fb"/>
          <w:rFonts w:hint="cs"/>
          <w:rtl/>
        </w:rPr>
        <w:t xml:space="preserve">י</w:t>
      </w:r>
      <w:r>
        <w:rPr>
          <w:rFonts w:hint="cs"/>
          <w:rtl/>
        </w:rPr>
        <w:t xml:space="preserve"> ואפי' </w:t>
      </w:r>
      <w:r>
        <w:rPr>
          <w:rFonts w:hint="cs"/>
          <w:rtl/>
        </w:rPr>
        <w:t xml:space="preserve">למ</w:t>
      </w:r>
      <w:r>
        <w:rPr>
          <w:rtl/>
        </w:rPr>
        <w:t>"</w:t>
      </w:r>
      <w:r>
        <w:rPr>
          <w:rFonts w:hint="cs"/>
          <w:rtl/>
        </w:rPr>
        <w:t xml:space="preserve">ד</w:t>
      </w:r>
      <w:r>
        <w:rPr>
          <w:rFonts w:hint="cs"/>
          <w:rtl/>
        </w:rPr>
        <w:t xml:space="preserve"> </w:t>
      </w:r>
      <w:ins w:id="96951" w:author="מנוע מכני" w:date="2026-10-11T12:04:40Z">
        <w:r>
          <w:rPr>
            <w:rFonts w:hint="cs"/>
            <w:rtl/>
          </w:rPr>
          <w:t xml:space="preserve">אחר</w:t>
        </w:r>
      </w:ins>
      <w:del w:id="96952" w:author="מנוע מכני" w:date="2026-10-11T12:04:40Z">
        <w:r>
          <w:rPr>
            <w:rFonts w:hint="cs"/>
            <w:rtl/>
          </w:rPr>
          <w:delText xml:space="preserve">בתר</w:delText>
        </w:r>
      </w:del>
      <w:r>
        <w:rPr>
          <w:rFonts w:hint="cs"/>
          <w:rtl/>
        </w:rPr>
        <w:t xml:space="preserve"> בטל אזלי' דקובץ </w:t>
      </w:r>
      <w:r>
        <w:rPr>
          <w:rFonts w:hint="cs"/>
          <w:rtl/>
        </w:rPr>
        <w:t xml:space="preserve">לא</w:t>
      </w:r>
      <w:r>
        <w:rPr>
          <w:rFonts w:hint="cs"/>
          <w:rtl/>
        </w:rPr>
        <w:t xml:space="preserve"> הוי בטל אלא </w:t>
      </w:r>
      <w:r>
        <w:rPr>
          <w:rStyle w:val="2fb"/>
          <w:rFonts w:hint="cs"/>
          <w:rtl/>
        </w:rPr>
        <w:t xml:space="preserve">כר</w:t>
      </w:r>
      <w:r>
        <w:rPr>
          <w:rStyle w:val="2fb"/>
          <w:rtl/>
        </w:rPr>
        <w:t>"</w:t>
      </w:r>
      <w:r>
        <w:rPr>
          <w:rStyle w:val="2fb"/>
          <w:rFonts w:hint="cs"/>
          <w:rtl/>
        </w:rPr>
        <w:t xml:space="preserve">ז</w:t>
      </w:r>
      <w:r>
        <w:rPr>
          <w:rFonts w:hint="cs"/>
          <w:rtl/>
        </w:rPr>
        <w:t xml:space="preserve"> </w:t>
      </w:r>
    </w:p>
    <w:p>
      <w:pPr>
        <w:pStyle w:val="38"/>
        <w:rPr>
          <w:ins w:id="98727" w:author="מנוע מכני" w:date="2026-10-11T12:04:40Z"/>
        </w:rPr>
      </w:pPr>
      <w:del w:id="98726" w:author="מנוע מכני" w:date="2026-10-11T12:04:40Z">
        <w:r w:rsidRPr="0051076E">
          <w:delText xml:space="preserve">•</w:delText>
        </w:r>
      </w:del>
      <w:r w:rsidRPr="0051076E">
        <w:t xml:space="preserve"> </w:t>
      </w:r>
      <w:r>
        <w:t xml:space="preserve">והך</w:t>
      </w:r>
    </w:p>
    <w:p w:rsidR="00DA63EC" w:rsidRDefault="00DA63EC" w:rsidP="00DA63EC">
      <w:pPr>
        <w:tabs>
          <w:tab w:val="center" w:pos="2835"/>
        </w:tabs>
        <w:rPr>
          <w:rtl/>
        </w:rPr>
      </w:pPr>
      <w:del w:id="98728" w:author="מנוע מכני" w:date="2026-10-11T12:04:40Z">
        <w:r>
          <w:rPr>
            <w:rFonts w:hint="cs"/>
            <w:b/>
            <w:bCs/>
            <w:rtl/>
          </w:rPr>
          <w:delText xml:space="preserve"> </w:delText>
        </w:r>
      </w:del>
      <w:r>
        <w:rPr>
          <w:rFonts w:hint="cs"/>
          <w:rtl/>
        </w:rPr>
        <w:t>ד</w:t>
      </w:r>
      <w:r>
        <w:rPr>
          <w:rtl/>
        </w:rPr>
        <w:t xml:space="preserve">נתערב קומצה בשירים של חברתה - </w:t>
      </w:r>
      <w:r>
        <w:rPr>
          <w:rtl/>
        </w:rPr>
        <w:t xml:space="preserve">לא</w:t>
      </w:r>
      <w:r>
        <w:rPr>
          <w:rtl/>
        </w:rPr>
        <w:t xml:space="preserve"> יקטיר, ואם הקטיר - עלתה לבעלים</w:t>
      </w:r>
      <w:ins w:id="94345" w:author="מנוע מכני" w:date="2026-10-11T12:04:40Z">
        <w:r>
          <w:rPr>
            <w:rtl/>
          </w:rPr>
          <w:t xml:space="preserve">,</w:t>
        </w:r>
      </w:ins>
      <w:del w:id="9434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Style w:val="2fb"/>
          <w:rFonts w:hint="cs"/>
          <w:rtl/>
        </w:rPr>
        <w:t>כר</w:t>
      </w:r>
      <w:r>
        <w:rPr>
          <w:rStyle w:val="2fb"/>
          <w:rtl/>
        </w:rPr>
        <w:t>"</w:t>
      </w:r>
      <w:r>
        <w:rPr>
          <w:rStyle w:val="2fb"/>
          <w:rFonts w:hint="cs"/>
          <w:rtl/>
        </w:rPr>
        <w:t xml:space="preserve">ז</w:t>
      </w:r>
      <w:r>
        <w:rPr>
          <w:rFonts w:hint="cs"/>
          <w:rtl/>
        </w:rPr>
        <w:t xml:space="preserve"> ד</w:t>
      </w:r>
      <w:r>
        <w:rPr>
          <w:rtl/>
        </w:rPr>
        <w:t>נאמרה הקטרה בקומץ ונאמרה הקטרה בשירים, מה הקטרה האמורה בקומץ - אין קומץ מבטל את חבירו, אף הקטרה האמורה בשירים - אין שירים מבטלין את הקומץ.</w:t>
      </w:r>
    </w:p>
    <w:p>
      <w:pPr>
        <w:pStyle w:val="38"/>
        <w:rPr>
          <w:ins w:id="98729" w:author="מנוע מכני" w:date="2026-10-11T12:04:40Z"/>
        </w:rPr>
      </w:pPr>
      <w:r w:rsidRPr="00FE1B89">
        <w:t xml:space="preserve">והך</w:t>
      </w:r>
    </w:p>
    <w:p w:rsidR="00DA63EC" w:rsidRPr="00FE1B89" w:rsidRDefault="00DA63EC" w:rsidP="00DA63EC">
      <w:pPr>
        <w:tabs>
          <w:tab w:val="center" w:pos="2835"/>
        </w:tabs>
        <w:rPr>
          <w:spacing w:val="-4"/>
          <w:rtl/>
        </w:rPr>
      </w:pPr>
      <w:del w:id="98730" w:author="מנוע מכני" w:date="2026-10-11T12:04:40Z">
        <w:r w:rsidRPr="00FE1B89">
          <w:rPr>
            <w:rFonts w:hint="cs"/>
            <w:spacing w:val="-4"/>
            <w:rtl/>
          </w:rPr>
          <w:delText xml:space="preserve"> </w:delText>
        </w:r>
      </w:del>
      <w:r w:rsidRPr="00FE1B89">
        <w:rPr>
          <w:rFonts w:hint="cs"/>
          <w:spacing w:val="-4"/>
          <w:rtl/>
        </w:rPr>
        <w:t xml:space="preserve">ד</w:t>
      </w:r>
      <w:r w:rsidRPr="00FE1B89">
        <w:rPr>
          <w:spacing w:val="-4"/>
          <w:rtl/>
        </w:rPr>
        <w:t xml:space="preserve">תיבלה בקצח, בשומשמין, ובכל מיני תבלין - כשרה, מצה היא אלא שנקראת מצה מתובלת</w:t>
      </w:r>
      <w:ins w:id="94347" w:author="מנוע מכני" w:date="2026-10-11T12:04:40Z">
        <w:r>
          <w:rPr>
            <w:spacing w:val="-4"/>
            <w:rtl/>
          </w:rPr>
          <w:t xml:space="preserve">,</w:t>
        </w:r>
      </w:ins>
      <w:del w:id="94348" w:author="מנוע מכני" w:date="2026-10-11T12:04:40Z">
        <w:r w:rsidRPr="00FE1B89">
          <w:rPr>
            <w:spacing w:val="-4"/>
            <w:rtl/>
          </w:rPr>
          <w:delText xml:space="preserve">;</w:delText>
        </w:r>
      </w:del>
      <w:r w:rsidRPr="00FE1B89">
        <w:rPr>
          <w:spacing w:val="-4"/>
          <w:rtl/>
        </w:rPr>
        <w:t xml:space="preserve"> </w:t>
      </w:r>
    </w:p>
    <w:p w:rsidR="00DA63EC" w:rsidRDefault="00DA63EC" w:rsidP="00DA63EC">
      <w:pPr>
        <w:rPr>
          <w:rtl/>
        </w:rPr>
      </w:pPr>
      <w:r w:rsidRPr="00336727">
        <w:rPr>
          <w:rFonts w:hint="cs"/>
          <w:rtl/>
        </w:rPr>
        <w:t xml:space="preserve">ואפי' </w:t>
      </w:r>
      <w:r w:rsidRPr="00336727">
        <w:rPr>
          <w:rFonts w:hint="cs"/>
          <w:rtl/>
        </w:rPr>
        <w:t xml:space="preserve">למ</w:t>
      </w:r>
      <w:r w:rsidRPr="00336727">
        <w:rPr>
          <w:rtl/>
        </w:rPr>
        <w:t>"</w:t>
      </w:r>
      <w:r w:rsidRPr="00336727">
        <w:rPr>
          <w:rFonts w:hint="cs"/>
          <w:rtl/>
        </w:rPr>
        <w:t xml:space="preserve">ד</w:t>
      </w:r>
      <w:r w:rsidRPr="00336727">
        <w:rPr>
          <w:rFonts w:hint="cs"/>
          <w:rtl/>
        </w:rPr>
        <w:t xml:space="preserve"> </w:t>
      </w:r>
      <w:ins w:id="96953" w:author="מנוע מכני" w:date="2026-10-11T12:04:40Z">
        <w:r>
          <w:rPr>
            <w:rFonts w:hint="cs"/>
            <w:rtl/>
          </w:rPr>
          <w:t xml:space="preserve">דאחר</w:t>
        </w:r>
      </w:ins>
      <w:del w:id="96954" w:author="מנוע מכני" w:date="2026-10-11T12:04:40Z">
        <w:r w:rsidRPr="00336727">
          <w:rPr>
            <w:rFonts w:hint="cs"/>
            <w:rtl/>
          </w:rPr>
          <w:delText xml:space="preserve">דבתר</w:delText>
        </w:r>
      </w:del>
      <w:r w:rsidRPr="00336727">
        <w:rPr>
          <w:rFonts w:hint="cs"/>
          <w:rtl/>
        </w:rPr>
        <w:t xml:space="preserve"> מבטל אזלי' תבלין מי הו מצה </w:t>
      </w:r>
      <w:ins w:id="91021" w:author="מנוע מכני" w:date="2026-10-11T12:04:40Z">
        <w:r>
          <w:rPr>
            <w:rFonts w:hint="cs"/>
            <w:rtl/>
          </w:rPr>
          <w:t xml:space="preserve">כאן</w:t>
        </w:r>
      </w:ins>
      <w:del w:id="91022" w:author="מנוע מכני" w:date="2026-10-11T12:04:40Z">
        <w:r w:rsidRPr="00336727">
          <w:rPr>
            <w:rFonts w:hint="cs"/>
            <w:rtl/>
          </w:rPr>
          <w:delText xml:space="preserve">הכא</w:delText>
        </w:r>
      </w:del>
      <w:r w:rsidRPr="00336727">
        <w:rPr>
          <w:rFonts w:hint="cs"/>
          <w:rtl/>
        </w:rPr>
        <w:t xml:space="preserve"> מיירי דלא אפיש תבלין </w:t>
      </w:r>
      <w:r w:rsidRPr="00336727">
        <w:rPr>
          <w:rtl/>
        </w:rPr>
        <w:t>דרובה מצה היא ולא בטלה.</w:t>
      </w:r>
    </w:p>
    <w:p w:rsidR="00DA63EC" w:rsidRDefault="00DA63EC" w:rsidP="00DA63EC">
      <w:pPr>
        <w:tabs>
          <w:tab w:val="center" w:pos="2835"/>
        </w:tabs>
        <w:rPr>
          <w:rtl/>
        </w:rPr>
      </w:pPr>
      <w:r>
        <w:rPr>
          <w:rtl/>
        </w:rPr>
        <w:t xml:space="preserve">דיקא </w:t>
      </w:r>
      <w:ins w:id="91023" w:author="מנוע מכני" w:date="2026-10-11T12:04:40Z">
        <w:r>
          <w:rPr>
            <w:rtl/>
          </w:rPr>
          <w:t xml:space="preserve">גם</w:t>
        </w:r>
      </w:ins>
      <w:del w:id="91024" w:author="מנוע מכני" w:date="2026-10-11T12:04:40Z">
        <w:r>
          <w:rPr>
            <w:rtl/>
          </w:rPr>
          <w:delText xml:space="preserve">נמי</w:delText>
        </w:r>
      </w:del>
      <w:r>
        <w:rPr>
          <w:rtl/>
        </w:rPr>
        <w:t xml:space="preserve">, דקתני: מצה היא אלא שנקראת מצה מתובלת, </w:t>
      </w:r>
      <w:r>
        <w:rPr>
          <w:rtl/>
        </w:rPr>
        <w:t xml:space="preserve">ש"מ</w:t>
      </w:r>
      <w:r>
        <w:rPr>
          <w:rtl/>
        </w:rPr>
        <w:t xml:space="preserve">.</w:t>
      </w:r>
    </w:p>
    <w:p w:rsidR="00DA63EC" w:rsidRDefault="00DA63EC" w:rsidP="00DA63EC">
      <w:pPr>
        <w:pStyle w:val="afff3"/>
        <w:framePr w:wrap="around"/>
        <w:rPr>
          <w:rtl/>
        </w:rPr>
      </w:pPr>
      <w:r>
        <w:rPr>
          <w:rFonts w:hint="cs"/>
          <w:rtl/>
        </w:rPr>
        <w:t>כד.</w:t>
      </w:r>
    </w:p>
    <w:p>
      <w:pPr>
        <w:pStyle w:val="afffff8"/>
        <w:rPr>
          <w:ins w:id="90709" w:author="קלוד" w:date="2026-10-11T12:32:08Z"/>
        </w:rPr>
      </w:pPr>
      <w:ins w:id="90710" w:author="קלוד" w:date="2026-10-11T12:32:08Z">
        <w:r>
          <w:rPr>
            <w:color w:val="7B3F00"/>
          </w:rPr>
          <w:t xml:space="preserve">עשרון שחלקו בביסא - האם כלי מצרף</w:t>
        </w:r>
      </w:ins>
    </w:p>
    <w:p w:rsidR="00DA63EC" w:rsidRDefault="00DA63EC" w:rsidP="00DA63EC">
      <w:pPr>
        <w:rPr>
          <w:rtl/>
        </w:rPr>
      </w:pPr>
      <w:r w:rsidRPr="00336727">
        <w:rPr>
          <w:rtl/>
        </w:rPr>
        <w:t>• כ</w:t>
      </w:r>
      <w:r w:rsidRPr="00336727">
        <w:rPr>
          <w:rFonts w:hint="cs"/>
          <w:rtl/>
        </w:rPr>
        <w:t xml:space="preserve">שעלה </w:t>
      </w:r>
      <w:r w:rsidRPr="00336727">
        <w:rPr>
          <w:rStyle w:val="2fb"/>
          <w:rFonts w:hint="cs"/>
          <w:rtl/>
        </w:rPr>
        <w:t xml:space="preserve">ר</w:t>
      </w:r>
      <w:r w:rsidRPr="00336727">
        <w:rPr>
          <w:rStyle w:val="2fb"/>
          <w:rtl/>
        </w:rPr>
        <w:t>"</w:t>
      </w:r>
      <w:r w:rsidRPr="00336727">
        <w:rPr>
          <w:rStyle w:val="2fb"/>
          <w:rFonts w:hint="cs"/>
          <w:rtl/>
        </w:rPr>
        <w:t xml:space="preserve">כ</w:t>
      </w:r>
      <w:r w:rsidRPr="00336727">
        <w:rPr>
          <w:rFonts w:hint="cs"/>
          <w:rtl/>
        </w:rPr>
        <w:t xml:space="preserve"> מצאם לבני </w:t>
      </w:r>
      <w:r w:rsidRPr="00336727">
        <w:rPr>
          <w:rStyle w:val="2fb"/>
          <w:rFonts w:hint="cs"/>
          <w:rtl/>
        </w:rPr>
        <w:t xml:space="preserve">ר</w:t>
      </w:r>
      <w:r w:rsidRPr="00336727">
        <w:rPr>
          <w:rStyle w:val="2fb"/>
          <w:rtl/>
        </w:rPr>
        <w:t>"</w:t>
      </w:r>
      <w:r w:rsidRPr="00336727">
        <w:rPr>
          <w:rStyle w:val="2fb"/>
          <w:rFonts w:hint="cs"/>
          <w:rtl/>
        </w:rPr>
        <w:t xml:space="preserve">ח</w:t>
      </w:r>
      <w:r w:rsidRPr="00336727">
        <w:rPr>
          <w:rFonts w:hint="cs"/>
          <w:rtl/>
        </w:rPr>
        <w:t xml:space="preserve"> דיתבי </w:t>
      </w:r>
      <w:ins w:id="91025" w:author="מנוע מכני" w:date="2026-10-11T12:04:40Z">
        <w:r>
          <w:rPr>
            <w:rFonts w:hint="cs"/>
            <w:rtl/>
          </w:rPr>
          <w:t xml:space="preserve">ואמרו</w:t>
        </w:r>
      </w:ins>
      <w:del w:id="91026" w:author="מנוע מכני" w:date="2026-10-11T12:04:40Z">
        <w:r w:rsidRPr="00336727">
          <w:rPr>
            <w:rFonts w:hint="cs"/>
            <w:rtl/>
          </w:rPr>
          <w:delText xml:space="preserve">ואמרי</w:delText>
        </w:r>
      </w:del>
      <w:r w:rsidRPr="00336727">
        <w:rPr>
          <w:rtl/>
        </w:rPr>
        <w:t xml:space="preserve">: עשרון שחלקו</w:t>
      </w:r>
      <w:ins w:id="94349" w:author="מנוע מכני" w:date="2026-10-11T12:04:40Z">
        <w:r>
          <w:rPr>
            <w:rtl/>
          </w:rPr>
          <w:t xml:space="preserve"> </w:t>
        </w:r>
      </w:ins>
      <w:del w:id="94350" w:author="מנוע מכני" w:date="2026-10-11T12:04:40Z">
        <w:r w:rsidRPr="00336727">
          <w:rPr>
            <w:rtl/>
          </w:rPr>
          <w:delText xml:space="preserve">  </w:delText>
        </w:r>
      </w:del>
      <w:r w:rsidRPr="00336727">
        <w:rPr>
          <w:rtl/>
        </w:rPr>
        <w:t xml:space="preserve">והניחו בביסא, ונגע טבול יום באחד מהן, מהו? </w:t>
      </w:r>
    </w:p>
    <w:p w:rsidR="00DA63EC" w:rsidRDefault="00DA63EC" w:rsidP="00DA63EC">
      <w:pPr>
        <w:tabs>
          <w:tab w:val="center" w:pos="2835"/>
        </w:tabs>
        <w:rPr>
          <w:rtl/>
        </w:rPr>
      </w:pPr>
      <w:r>
        <w:rPr>
          <w:rtl/>
        </w:rPr>
        <w:t xml:space="preserve">כי </w:t>
      </w:r>
      <w:r>
        <w:rPr>
          <w:rtl/>
        </w:rPr>
        <w:t xml:space="preserve">תנן</w:t>
      </w:r>
      <w:r>
        <w:rPr>
          <w:rtl/>
        </w:rPr>
        <w:t xml:space="preserve"> כלי מצרף מה שבתוכו לקדש </w:t>
      </w:r>
      <w:r>
        <w:rPr>
          <w:rtl/>
        </w:rPr>
        <w:t xml:space="preserve">ה"מ</w:t>
      </w:r>
      <w:r>
        <w:rPr>
          <w:rtl/>
        </w:rPr>
        <w:t xml:space="preserve"> </w:t>
      </w:r>
      <w:ins w:id="91031" w:author="מנוע מכני" w:date="2026-10-11T12:04:40Z">
        <w:r>
          <w:rPr>
            <w:rtl/>
          </w:rPr>
          <w:t xml:space="preserve">מקום</w:t>
        </w:r>
      </w:ins>
      <w:del w:id="91032" w:author="מנוע מכני" w:date="2026-10-11T12:04:40Z">
        <w:r>
          <w:rPr>
            <w:rtl/>
          </w:rPr>
          <w:delText xml:space="preserve">היכא</w:delText>
        </w:r>
      </w:del>
      <w:r>
        <w:rPr>
          <w:rtl/>
        </w:rPr>
        <w:t xml:space="preserve"> דנגעי </w:t>
      </w:r>
      <w:ins w:id="91027" w:author="מנוע מכני" w:date="2026-10-11T12:04:40Z">
        <w:r>
          <w:rPr>
            <w:rtl/>
          </w:rPr>
          <w:t xml:space="preserve">כאחד</w:t>
        </w:r>
      </w:ins>
      <w:del w:id="91028" w:author="מנוע מכני" w:date="2026-10-11T12:04:40Z">
        <w:r>
          <w:rPr>
            <w:rtl/>
          </w:rPr>
          <w:delText xml:space="preserve">בהדדי</w:delText>
        </w:r>
      </w:del>
      <w:r>
        <w:rPr>
          <w:rtl/>
        </w:rPr>
        <w:t xml:space="preserve">, אבל </w:t>
      </w:r>
      <w:ins w:id="96081" w:author="מנוע מכני" w:date="2026-10-11T12:04:40Z">
        <w:r>
          <w:rPr>
            <w:rFonts w:hint="cs"/>
            <w:rtl/>
          </w:rPr>
          <w:t xml:space="preserve">אם </w:t>
        </w:r>
      </w:ins>
      <w:del w:id="96082" w:author="מנוע מכני" w:date="2026-10-11T12:04:40Z">
        <w:r>
          <w:rPr>
            <w:rFonts w:hint="cs"/>
            <w:rtl/>
          </w:rPr>
          <w:delText xml:space="preserve">אי</w:delText>
        </w:r>
        <w:r>
          <w:rPr>
            <w:rtl/>
          </w:rPr>
          <w:delText xml:space="preserve"> </w:delText>
        </w:r>
      </w:del>
      <w:r>
        <w:rPr>
          <w:rtl/>
        </w:rPr>
        <w:t xml:space="preserve">לא</w:t>
      </w:r>
      <w:r>
        <w:rPr>
          <w:rtl/>
        </w:rPr>
        <w:t xml:space="preserve"> נגעי </w:t>
      </w:r>
      <w:ins w:id="91029" w:author="מנוע מכני" w:date="2026-10-11T12:04:40Z">
        <w:r>
          <w:rPr>
            <w:rtl/>
          </w:rPr>
          <w:t xml:space="preserve">כאחד</w:t>
        </w:r>
      </w:ins>
      <w:del w:id="91030" w:author="מנוע מכני" w:date="2026-10-11T12:04:40Z">
        <w:r>
          <w:rPr>
            <w:rtl/>
          </w:rPr>
          <w:delText xml:space="preserve">בהדדי</w:delText>
        </w:r>
      </w:del>
      <w:r>
        <w:rPr>
          <w:rtl/>
        </w:rPr>
        <w:t xml:space="preserve"> </w:t>
      </w:r>
      <w:r>
        <w:rPr>
          <w:rtl/>
        </w:rPr>
        <w:t xml:space="preserve">לא</w:t>
      </w:r>
      <w:r>
        <w:rPr>
          <w:rtl/>
        </w:rPr>
        <w:t xml:space="preserve">, </w:t>
      </w:r>
      <w:r w:rsidRPr="00EC3A9D">
        <w:rPr>
          <w:b/>
          <w:bCs/>
          <w:rtl/>
        </w:rPr>
        <w:t>א</w:t>
      </w:r>
      <w:r w:rsidRPr="00EC3A9D">
        <w:rPr>
          <w:rFonts w:hint="cs"/>
          <w:b/>
          <w:bCs/>
          <w:rtl/>
        </w:rPr>
        <w:t>ו</w:t>
      </w:r>
      <w:r w:rsidRPr="00EC3A9D">
        <w:rPr>
          <w:b/>
          <w:bCs/>
          <w:rtl/>
        </w:rPr>
        <w:t>"</w:t>
      </w:r>
      <w:r w:rsidRPr="00EC3A9D">
        <w:rPr>
          <w:rFonts w:hint="cs"/>
          <w:b/>
          <w:bCs/>
          <w:rtl/>
        </w:rPr>
        <w:t>ד</w:t>
      </w:r>
      <w:r>
        <w:rPr>
          <w:rtl/>
        </w:rPr>
        <w:t xml:space="preserve"> </w:t>
      </w:r>
      <w:r>
        <w:rPr>
          <w:rtl/>
        </w:rPr>
        <w:t xml:space="preserve">ל"ש</w:t>
      </w:r>
      <w:r>
        <w:rPr>
          <w:rtl/>
        </w:rPr>
        <w:t xml:space="preserve">? </w:t>
      </w:r>
    </w:p>
    <w:p>
      <w:pPr>
        <w:pStyle w:val="38"/>
        <w:rPr>
          <w:ins w:id="98731" w:author="מנוע מכני" w:date="2026-10-11T12:04:40Z"/>
        </w:rPr>
      </w:pPr>
      <w:r>
        <w:t>א</w:t>
      </w:r>
      <w:r>
        <w:t>"</w:t>
      </w:r>
      <w:r>
        <w:t xml:space="preserve">ל</w:t>
      </w:r>
      <w:r>
        <w:t xml:space="preserve"> </w:t>
      </w:r>
      <w:ins w:id="97315" w:author="מנוע מכני" w:date="2026-10-11T12:04:40Z">
        <w:r>
          <w:t xml:space="preserve">הוא</w:t>
        </w:r>
      </w:ins>
      <w:del w:id="97316" w:author="מנוע מכני" w:date="2026-10-11T12:04:40Z">
        <w:r>
          <w:delText xml:space="preserve">איהו</w:delText>
        </w:r>
      </w:del>
      <w:r>
        <w:t xml:space="preserve">:</w:t>
      </w:r>
    </w:p>
    <w:p w:rsidR="00DA63EC" w:rsidRDefault="00DA63EC" w:rsidP="00DA63EC">
      <w:pPr>
        <w:tabs>
          <w:tab w:val="center" w:pos="2835"/>
        </w:tabs>
        <w:rPr>
          <w:b/>
          <w:bCs/>
          <w:rtl/>
        </w:rPr>
      </w:pPr>
      <w:del w:id="98732" w:author="מנוע מכני" w:date="2026-10-11T12:04:40Z">
        <w:r>
          <w:rPr>
            <w:rtl/>
          </w:rPr>
          <w:delText xml:space="preserve"> </w:delText>
        </w:r>
      </w:del>
      <w:r>
        <w:rPr>
          <w:rtl/>
        </w:rPr>
        <w:t xml:space="preserve">מי </w:t>
      </w:r>
      <w:r>
        <w:rPr>
          <w:rtl/>
        </w:rPr>
        <w:t xml:space="preserve">תנן</w:t>
      </w:r>
      <w:r>
        <w:rPr>
          <w:rtl/>
        </w:rPr>
        <w:t xml:space="preserve"> כלי מחבר? כלי מצרף </w:t>
      </w:r>
      <w:r>
        <w:rPr>
          <w:rtl/>
        </w:rPr>
        <w:t xml:space="preserve">תנן</w:t>
      </w:r>
      <w:r>
        <w:rPr>
          <w:rtl/>
        </w:rPr>
        <w:t xml:space="preserve">, כל דהו.</w:t>
      </w:r>
    </w:p>
    <w:p w:rsidR="00DA63EC" w:rsidRDefault="00DA63EC" w:rsidP="00DA63EC">
      <w:pPr>
        <w:tabs>
          <w:tab w:val="center" w:pos="2835"/>
        </w:tabs>
        <w:rPr>
          <w:b/>
          <w:bCs/>
          <w:rtl/>
        </w:rPr>
      </w:pPr>
      <w:r w:rsidRPr="00B86088">
        <w:rPr>
          <w:rFonts w:hint="cs"/>
          <w:b/>
          <w:bCs/>
          <w:rtl/>
        </w:rPr>
        <w:t>ב.</w:t>
      </w:r>
      <w:r>
        <w:rPr>
          <w:rFonts w:hint="cs"/>
          <w:rtl/>
        </w:rPr>
        <w:t xml:space="preserve"> </w:t>
      </w:r>
      <w:r>
        <w:rPr>
          <w:rtl/>
        </w:rPr>
        <w:t xml:space="preserve">הושיט אחד לביניהן, מהו? </w:t>
      </w:r>
      <w:r>
        <w:rPr>
          <w:rtl/>
        </w:rPr>
        <w:t xml:space="preserve">א"ל</w:t>
      </w:r>
      <w:r>
        <w:rPr>
          <w:rtl/>
        </w:rPr>
        <w:t xml:space="preserve">: צריך לכלי - כלי מצרפו, אין צריך לכלי - אין כלי מצרפו.</w:t>
      </w:r>
    </w:p>
    <w:p w:rsidR="00DA63EC" w:rsidRDefault="00DA63EC" w:rsidP="00DA63EC">
      <w:pPr>
        <w:rPr>
          <w:b/>
          <w:bCs/>
          <w:rtl/>
        </w:rPr>
      </w:pPr>
      <w:r w:rsidRPr="00B86088">
        <w:rPr>
          <w:rFonts w:hint="cs"/>
          <w:b/>
          <w:bCs/>
          <w:rtl/>
        </w:rPr>
        <w:t>ג.</w:t>
      </w:r>
      <w:r w:rsidRPr="00336727">
        <w:rPr>
          <w:rFonts w:hint="cs"/>
          <w:rtl/>
        </w:rPr>
        <w:t xml:space="preserve"> </w:t>
      </w:r>
      <w:r w:rsidRPr="00336727">
        <w:rPr>
          <w:rtl/>
        </w:rPr>
        <w:t xml:space="preserve">הושיט טבול יום את אצבעו ביניהן, מהו? </w:t>
      </w:r>
      <w:r w:rsidRPr="00336727">
        <w:rPr>
          <w:rtl/>
        </w:rPr>
        <w:t xml:space="preserve">אמר</w:t>
      </w:r>
      <w:r w:rsidRPr="00336727">
        <w:rPr>
          <w:rtl/>
        </w:rPr>
        <w:t xml:space="preserve"> </w:t>
      </w:r>
      <w:ins w:id="95667" w:author="מנוע מכני" w:date="2026-10-11T12:04:40Z">
        <w:r>
          <w:rPr>
            <w:rtl/>
          </w:rPr>
          <w:t xml:space="preserve">להם</w:t>
        </w:r>
      </w:ins>
      <w:del w:id="95668" w:author="מנוע מכני" w:date="2026-10-11T12:04:40Z">
        <w:r w:rsidRPr="00336727">
          <w:rPr>
            <w:rtl/>
          </w:rPr>
          <w:delText xml:space="preserve">להו</w:delText>
        </w:r>
      </w:del>
      <w:r w:rsidRPr="00336727">
        <w:rPr>
          <w:rtl/>
        </w:rPr>
        <w:t xml:space="preserve">: אין לך דבר שמטמא מאוירו אלא כלי חרס בלבד.</w:t>
      </w:r>
    </w:p>
    <w:p w:rsidR="00DA63EC" w:rsidRDefault="00DA63EC" w:rsidP="00DA63EC">
      <w:pPr>
        <w:tabs>
          <w:tab w:val="center" w:pos="2835"/>
        </w:tabs>
        <w:rPr>
          <w:rtl/>
        </w:rPr>
      </w:pPr>
      <w:r w:rsidRPr="00B86088">
        <w:rPr>
          <w:rFonts w:hint="cs"/>
          <w:b/>
          <w:bCs/>
          <w:rtl/>
        </w:rPr>
        <w:t>ד.</w:t>
      </w:r>
      <w:r>
        <w:rPr>
          <w:rFonts w:hint="cs"/>
          <w:rtl/>
        </w:rPr>
        <w:t xml:space="preserve"> </w:t>
      </w:r>
      <w:r>
        <w:rPr>
          <w:rtl/>
        </w:rPr>
        <w:t xml:space="preserve">הדר </w:t>
      </w:r>
      <w:r>
        <w:rPr>
          <w:rFonts w:hint="cs"/>
          <w:rtl/>
        </w:rPr>
        <w:t>שאלם</w:t>
      </w:r>
      <w:r>
        <w:rPr>
          <w:rtl/>
        </w:rPr>
        <w:t xml:space="preserve">: מהו לקמוץ מזה על זה? צירוף דאורייתא או דרבנן? </w:t>
      </w:r>
    </w:p>
    <w:p>
      <w:pPr>
        <w:pStyle w:val="38"/>
        <w:rPr>
          <w:ins w:id="98733" w:author="מנוע מכני" w:date="2026-10-11T12:04:40Z"/>
        </w:rPr>
      </w:pPr>
      <w:r>
        <w:tab/>
      </w:r>
      <w:r w:rsidRPr="008C652E">
        <w:t>אמרו לו:</w:t>
      </w:r>
    </w:p>
    <w:p w:rsidR="00DA63EC" w:rsidRDefault="00DA63EC" w:rsidP="00DA63EC">
      <w:pPr>
        <w:tabs>
          <w:tab w:val="center" w:pos="2835"/>
        </w:tabs>
        <w:rPr>
          <w:rtl/>
        </w:rPr>
      </w:pPr>
      <w:del w:id="98734" w:author="מנוע מכני" w:date="2026-10-11T12:04:40Z">
        <w:r>
          <w:rPr>
            <w:rtl/>
          </w:rPr>
          <w:delText xml:space="preserve"> </w:delText>
        </w:r>
      </w:del>
      <w:r>
        <w:rPr>
          <w:rtl/>
        </w:rPr>
        <w:t xml:space="preserve">זו </w:t>
      </w:r>
      <w:r>
        <w:rPr>
          <w:rtl/>
        </w:rPr>
        <w:t xml:space="preserve">לא</w:t>
      </w:r>
      <w:r>
        <w:rPr>
          <w:rtl/>
        </w:rPr>
        <w:t xml:space="preserve"> שמענו, כיוצא בו שמענו, </w:t>
      </w:r>
      <w:r>
        <w:rPr>
          <w:rtl/>
        </w:rPr>
        <w:t xml:space="preserve">דתנן</w:t>
      </w:r>
      <w:r>
        <w:rPr>
          <w:rtl/>
        </w:rPr>
        <w:t xml:space="preserve">: שני מנחות שלא נקמצו ונתערבו זו בזו, אם יכול לקמוץ מזו בפני עצמה ומזו בפני עצמה - כשירות, ואם </w:t>
      </w:r>
      <w:ins w:id="91033" w:author="מנוע מכני" w:date="2026-10-11T12:04:40Z">
        <w:r>
          <w:rPr>
            <w:rtl/>
          </w:rPr>
          <w:t xml:space="preserve">לא</w:t>
        </w:r>
      </w:ins>
      <w:del w:id="91034" w:author="מנוע מכני" w:date="2026-10-11T12:04:40Z">
        <w:r>
          <w:rPr>
            <w:rtl/>
          </w:rPr>
          <w:delText xml:space="preserve">לאו</w:delText>
        </w:r>
      </w:del>
      <w:r>
        <w:rPr>
          <w:rtl/>
        </w:rPr>
        <w:t xml:space="preserve"> - פסולות</w:t>
      </w:r>
      <w:ins w:id="94351" w:author="מנוע מכני" w:date="2026-10-11T12:04:40Z">
        <w:r>
          <w:rPr>
            <w:rtl/>
          </w:rPr>
          <w:t xml:space="preserve">,</w:t>
        </w:r>
      </w:ins>
      <w:del w:id="94352" w:author="מנוע מכני" w:date="2026-10-11T12:04:40Z">
        <w:r>
          <w:rPr>
            <w:rtl/>
          </w:rPr>
          <w:delText xml:space="preserve">;</w:delText>
        </w:r>
      </w:del>
      <w:r>
        <w:rPr>
          <w:rtl/>
        </w:rPr>
        <w:t xml:space="preserve"> כי יכול לקמוץ מיהא כשירות, </w:t>
      </w:r>
      <w:ins w:id="92689" w:author="מנוע מכני" w:date="2026-10-11T12:04:40Z">
        <w:r>
          <w:rPr>
            <w:rtl/>
          </w:rPr>
          <w:t xml:space="preserve">למה</w:t>
        </w:r>
      </w:ins>
      <w:del w:id="92690" w:author="מנוע מכני" w:date="2026-10-11T12:04:40Z">
        <w:r>
          <w:rPr>
            <w:rtl/>
          </w:rPr>
          <w:delText xml:space="preserve">אמאי</w:delText>
        </w:r>
      </w:del>
      <w:r>
        <w:rPr>
          <w:rtl/>
        </w:rPr>
        <w:t xml:space="preserve">? הך דמערב הא </w:t>
      </w:r>
      <w:r>
        <w:rPr>
          <w:rtl/>
        </w:rPr>
        <w:t xml:space="preserve">לא</w:t>
      </w:r>
      <w:r>
        <w:rPr>
          <w:rtl/>
        </w:rPr>
        <w:t xml:space="preserve"> נגע!</w:t>
      </w:r>
    </w:p>
    <w:p>
      <w:pPr>
        <w:pStyle w:val="38"/>
        <w:rPr>
          <w:ins w:id="98735" w:author="מנוע מכני" w:date="2026-10-11T12:04:40Z"/>
        </w:rPr>
      </w:pPr>
      <w:r>
        <w:tab/>
      </w:r>
      <w:r>
        <w:t xml:space="preserve">- </w:t>
      </w:r>
      <w:r>
        <w:t xml:space="preserve">אמר</w:t>
      </w:r>
      <w:r>
        <w:t xml:space="preserve"> רבא:</w:t>
      </w:r>
    </w:p>
    <w:p w:rsidR="00DA63EC" w:rsidRDefault="00DA63EC" w:rsidP="00DA63EC">
      <w:pPr>
        <w:tabs>
          <w:tab w:val="center" w:pos="2835"/>
        </w:tabs>
        <w:rPr>
          <w:rtl/>
        </w:rPr>
      </w:pPr>
      <w:del w:id="98736" w:author="מנוע מכני" w:date="2026-10-11T12:04:40Z">
        <w:r>
          <w:rPr>
            <w:rtl/>
          </w:rPr>
          <w:delText xml:space="preserve"> </w:delText>
        </w:r>
      </w:del>
      <w:ins w:id="92691" w:author="מנוע מכני" w:date="2026-10-11T12:04:40Z">
        <w:r>
          <w:rPr>
            <w:rtl/>
          </w:rPr>
          <w:t xml:space="preserve">שמא</w:t>
        </w:r>
      </w:ins>
      <w:del w:id="92692" w:author="מנוע מכני" w:date="2026-10-11T12:04:40Z">
        <w:r>
          <w:rPr>
            <w:rtl/>
          </w:rPr>
          <w:delText xml:space="preserve">דלמא</w:delText>
        </w:r>
      </w:del>
      <w:r>
        <w:rPr>
          <w:rtl/>
        </w:rPr>
        <w:t xml:space="preserve"> בגושין המחולקין העשויין כמסרק.</w:t>
      </w:r>
    </w:p>
    <w:p w:rsidR="00DA63EC" w:rsidRDefault="00DA63EC" w:rsidP="00DA63EC">
      <w:pPr>
        <w:tabs>
          <w:tab w:val="center" w:pos="2835"/>
        </w:tabs>
        <w:rPr>
          <w:rtl/>
        </w:rPr>
      </w:pPr>
      <w:ins w:id="92693" w:author="מנוע מכני" w:date="2026-10-11T12:04:40Z">
        <w:r>
          <w:rPr>
            <w:rtl/>
          </w:rPr>
          <w:t xml:space="preserve">מה</w:t>
        </w:r>
      </w:ins>
      <w:del w:id="92694" w:author="מנוע מכני" w:date="2026-10-11T12:04:40Z">
        <w:r>
          <w:rPr>
            <w:rtl/>
          </w:rPr>
          <w:delText xml:space="preserve">מאי</w:delText>
        </w:r>
      </w:del>
      <w:r>
        <w:rPr>
          <w:rtl/>
        </w:rPr>
        <w:t xml:space="preserve"> הוי עלה? </w:t>
      </w:r>
    </w:p>
    <w:p>
      <w:pPr>
        <w:pStyle w:val="38"/>
        <w:rPr>
          <w:ins w:id="98738" w:author="מנוע מכני" w:date="2026-10-11T12:04:40Z"/>
        </w:rPr>
      </w:pPr>
      <w:del w:id="98737" w:author="מנוע מכני" w:date="2026-10-11T12:04:40Z">
        <w:r w:rsidRPr="0051076E">
          <w:delText xml:space="preserve">•</w:delText>
        </w:r>
      </w:del>
      <w:r w:rsidRPr="0051076E">
        <w:t xml:space="preserve"> </w:t>
      </w:r>
      <w:r>
        <w:t xml:space="preserve">רבא:</w:t>
      </w:r>
    </w:p>
    <w:p w:rsidR="00DA63EC" w:rsidRDefault="00DA63EC" w:rsidP="00DA63EC">
      <w:pPr>
        <w:tabs>
          <w:tab w:val="center" w:pos="2835"/>
        </w:tabs>
        <w:rPr>
          <w:rtl/>
        </w:rPr>
      </w:pPr>
      <w:del w:id="98739" w:author="מנוע מכני" w:date="2026-10-11T12:04:40Z">
        <w:r>
          <w:rPr>
            <w:rtl/>
          </w:rPr>
          <w:delText xml:space="preserve"> </w:delText>
        </w:r>
      </w:del>
      <w:r>
        <w:rPr>
          <w:rtl/>
        </w:rPr>
        <w:t xml:space="preserve">ת"ש </w:t>
      </w:r>
      <w:r>
        <w:rPr>
          <w:rtl/>
        </w:rPr>
        <w:t xml:space="preserve">דתניא</w:t>
      </w:r>
      <w:r>
        <w:rPr>
          <w:rtl/>
        </w:rPr>
        <w:t xml:space="preserve">:</w:t>
      </w:r>
      <w:r w:rsidRPr="00464129">
        <w:rPr>
          <w:rStyle w:val="afffff0"/>
          <w:rtl/>
        </w:rPr>
        <w:t xml:space="preserve"> </w:t>
      </w:r>
      <w:r w:rsidRPr="00464129">
        <w:rPr>
          <w:rStyle w:val="afffff0"/>
          <w:rFonts w:hint="cs"/>
          <w:rtl/>
        </w:rPr>
        <w:t>'</w:t>
      </w:r>
      <w:ins w:id="90457" w:author="Claude - סמנטי" w:date="2026-10-11T12:27:00Z">
        <w:r>
          <w:rPr>
            <w:rStyle w:val="afffff0"/>
            <w:rtl/>
          </w:rPr>
          <w:t xml:space="preserve">וְהֵרִים מִמֶּנּוּ</w:t>
        </w:r>
      </w:ins>
      <w:del w:id="90458" w:author="Claude - סמנטי" w:date="2026-10-11T12:27:00Z">
        <w:r w:rsidRPr="00464129">
          <w:rPr>
            <w:rStyle w:val="afffff0"/>
            <w:rtl/>
          </w:rPr>
          <w:delText xml:space="preserve">והרים ממנו</w:delText>
        </w:r>
      </w:del>
      <w:r w:rsidRPr="00464129">
        <w:rPr>
          <w:rStyle w:val="afffff0"/>
          <w:rFonts w:hint="cs"/>
          <w:rtl/>
        </w:rPr>
        <w:t>'</w:t>
      </w:r>
      <w:r w:rsidRPr="00464129">
        <w:rPr>
          <w:rStyle w:val="afffff0"/>
          <w:rtl/>
        </w:rPr>
        <w:t xml:space="preserve"> </w:t>
      </w:r>
      <w:r>
        <w:rPr>
          <w:rtl/>
        </w:rPr>
        <w:t xml:space="preserve">- מן המחובר, שלא יביא עשרון בשני כלים ויקמוץ</w:t>
      </w:r>
      <w:ins w:id="94353" w:author="מנוע מכני" w:date="2026-10-11T12:04:40Z">
        <w:r>
          <w:rPr>
            <w:rtl/>
          </w:rPr>
          <w:t xml:space="preserve">,</w:t>
        </w:r>
      </w:ins>
      <w:del w:id="94354" w:author="מנוע מכני" w:date="2026-10-11T12:04:40Z">
        <w:r>
          <w:rPr>
            <w:rtl/>
          </w:rPr>
          <w:delText xml:space="preserve">;</w:delText>
        </w:r>
      </w:del>
      <w:r>
        <w:rPr>
          <w:rtl/>
        </w:rPr>
        <w:t xml:space="preserve"> הא בכלי אחד דומיא דשני כלים - קמיץ.</w:t>
      </w:r>
    </w:p>
    <w:p>
      <w:pPr>
        <w:pStyle w:val="38"/>
        <w:rPr>
          <w:ins w:id="98740" w:author="מנוע מכני" w:date="2026-10-11T12:04:40Z"/>
        </w:rPr>
      </w:pPr>
      <w:r>
        <w:t xml:space="preserve">א"ל</w:t>
      </w:r>
      <w:r>
        <w:t xml:space="preserve"> אביי:</w:t>
      </w:r>
    </w:p>
    <w:p w:rsidR="00DA63EC" w:rsidRDefault="00DA63EC" w:rsidP="00DA63EC">
      <w:pPr>
        <w:tabs>
          <w:tab w:val="center" w:pos="2835"/>
        </w:tabs>
        <w:rPr>
          <w:rtl/>
        </w:rPr>
      </w:pPr>
      <w:del w:id="98741" w:author="מנוע מכני" w:date="2026-10-11T12:04:40Z">
        <w:r>
          <w:rPr>
            <w:rtl/>
          </w:rPr>
          <w:delText xml:space="preserve"> </w:delText>
        </w:r>
      </w:del>
      <w:ins w:id="92695" w:author="מנוע מכני" w:date="2026-10-11T12:04:40Z">
        <w:r>
          <w:rPr>
            <w:rtl/>
          </w:rPr>
          <w:t xml:space="preserve">שמא</w:t>
        </w:r>
      </w:ins>
      <w:del w:id="92696" w:author="מנוע מכני" w:date="2026-10-11T12:04:40Z">
        <w:r>
          <w:rPr>
            <w:rtl/>
          </w:rPr>
          <w:delText xml:space="preserve">דילמא</w:delText>
        </w:r>
      </w:del>
      <w:r>
        <w:rPr>
          <w:rtl/>
        </w:rPr>
        <w:t xml:space="preserve"> שני כלים </w:t>
      </w:r>
      <w:r>
        <w:rPr>
          <w:rFonts w:hint="cs"/>
          <w:rtl/>
        </w:rPr>
        <w:t xml:space="preserve">היינו </w:t>
      </w:r>
      <w:r>
        <w:rPr>
          <w:rtl/>
        </w:rPr>
        <w:t xml:space="preserve">כגון קפיזא בקבא, דאע"ג דעריבי מעילאי, כיון דמיפסק </w:t>
      </w:r>
      <w:ins w:id="90073" w:author="Claude - סמנטי" w:date="2026-10-11T12:27:00Z">
        <w:r>
          <w:rPr>
            <w:rtl/>
          </w:rPr>
          <w:t xml:space="preserve">מחיצה</w:t>
        </w:r>
      </w:ins>
      <w:del w:id="90074" w:author="Claude - סמנטי" w:date="2026-10-11T12:27:00Z">
        <w:r>
          <w:rPr>
            <w:rtl/>
          </w:rPr>
          <w:delText xml:space="preserve">מחיצתא</w:delText>
        </w:r>
      </w:del>
      <w:r>
        <w:rPr>
          <w:rtl/>
        </w:rPr>
        <w:t xml:space="preserve"> דקפיזא </w:t>
      </w:r>
      <w:ins w:id="90071" w:author="Claude - סמנטי" w:date="2026-10-11T12:27:00Z">
        <w:r>
          <w:rPr>
            <w:rtl/>
          </w:rPr>
          <w:t xml:space="preserve">מלמטה</w:t>
        </w:r>
      </w:ins>
      <w:del w:id="90072" w:author="Claude - סמנטי" w:date="2026-10-11T12:27:00Z">
        <w:r>
          <w:rPr>
            <w:rtl/>
          </w:rPr>
          <w:delText xml:space="preserve">מתתא</w:delText>
        </w:r>
      </w:del>
      <w:r>
        <w:rPr>
          <w:rtl/>
        </w:rPr>
        <w:t xml:space="preserve">, </w:t>
      </w:r>
    </w:p>
    <w:p w:rsidR="00DA63EC" w:rsidRDefault="00DA63EC" w:rsidP="00DA63EC">
      <w:pPr>
        <w:tabs>
          <w:tab w:val="center" w:pos="2835"/>
        </w:tabs>
        <w:rPr>
          <w:rtl/>
        </w:rPr>
      </w:pPr>
      <w:r>
        <w:rPr>
          <w:rtl/>
        </w:rPr>
        <w:t xml:space="preserve">הא כלי אחד דומיא דב' כלים כגון עריבתה של תרנגולין, ואע"ג דמיפסקן </w:t>
      </w:r>
      <w:ins w:id="90075" w:author="Claude - סמנטי" w:date="2026-10-11T12:27:00Z">
        <w:r>
          <w:rPr>
            <w:rtl/>
          </w:rPr>
          <w:t xml:space="preserve">מחיצה</w:t>
        </w:r>
      </w:ins>
      <w:del w:id="90076" w:author="Claude - סמנטי" w:date="2026-10-11T12:27:00Z">
        <w:r>
          <w:rPr>
            <w:rtl/>
          </w:rPr>
          <w:delText xml:space="preserve">מחיצתא</w:delText>
        </w:r>
      </w:del>
      <w:r>
        <w:rPr>
          <w:rtl/>
        </w:rPr>
        <w:t xml:space="preserve"> הא נגיע, אבל </w:t>
      </w:r>
      <w:ins w:id="91035" w:author="מנוע מכני" w:date="2026-10-11T12:04:40Z">
        <w:r>
          <w:rPr>
            <w:rtl/>
          </w:rPr>
          <w:t xml:space="preserve">כאן</w:t>
        </w:r>
      </w:ins>
      <w:del w:id="91036" w:author="מנוע מכני" w:date="2026-10-11T12:04:40Z">
        <w:r>
          <w:rPr>
            <w:rtl/>
          </w:rPr>
          <w:delText xml:space="preserve">הכא</w:delText>
        </w:r>
      </w:del>
      <w:r>
        <w:rPr>
          <w:rtl/>
        </w:rPr>
        <w:t xml:space="preserve"> דלא נגיע כלל תיבעי לך.</w:t>
      </w:r>
    </w:p>
    <w:p w:rsidR="00DA63EC" w:rsidRDefault="00DA63EC" w:rsidP="00DA63EC">
      <w:pPr>
        <w:tabs>
          <w:tab w:val="center" w:pos="2835"/>
        </w:tabs>
        <w:rPr>
          <w:rtl/>
        </w:rPr>
      </w:pPr>
    </w:p>
    <w:p>
      <w:pPr>
        <w:pStyle w:val="afffff8"/>
        <w:rPr>
          <w:ins w:id="90707" w:author="קלוד" w:date="2026-10-11T12:32:08Z"/>
        </w:rPr>
      </w:pPr>
      <w:ins w:id="90708" w:author="קלוד" w:date="2026-10-11T12:32:08Z">
        <w:r>
          <w:rPr>
            <w:color w:val="7B3F00"/>
          </w:rPr>
          <w:t xml:space="preserve">צירוף כלי וחיבור מים - האם מצטרפים?</w:t>
        </w:r>
      </w:ins>
    </w:p>
    <w:p>
      <w:pPr>
        <w:pStyle w:val="38"/>
        <w:rPr>
          <w:ins w:id="98743" w:author="מנוע מכני" w:date="2026-10-11T12:04:40Z"/>
        </w:rPr>
      </w:pPr>
      <w:del w:id="98742" w:author="מנוע מכני" w:date="2026-10-11T12:04:40Z">
        <w:r w:rsidRPr="008C652E">
          <w:lastRenderedPageBreak/>
          <w:delText xml:space="preserve">•</w:delText>
        </w:r>
      </w:del>
      <w:r w:rsidRPr="008C652E">
        <w:lastRenderedPageBreak/>
        <w:t xml:space="preserve"> </w:t>
      </w:r>
      <w:r w:rsidRPr="008C652E">
        <w:t>בעי רבי ירמיה</w:t>
      </w:r>
      <w:r>
        <w:t xml:space="preserve">:</w:t>
      </w:r>
    </w:p>
    <w:p w:rsidR="00DA63EC" w:rsidRDefault="00DA63EC" w:rsidP="00DA63EC">
      <w:pPr>
        <w:tabs>
          <w:tab w:val="center" w:pos="2835"/>
        </w:tabs>
        <w:rPr>
          <w:rtl/>
        </w:rPr>
      </w:pPr>
      <w:del w:id="98744" w:author="מנוע מכני" w:date="2026-10-11T12:04:40Z">
        <w:r>
          <w:rPr>
            <w:rtl/>
          </w:rPr>
          <w:delText xml:space="preserve"> </w:delText>
        </w:r>
      </w:del>
      <w:r>
        <w:rPr>
          <w:rtl/>
        </w:rPr>
        <w:t xml:space="preserve">צירוף כלי וחיבור מים, מהו? כי </w:t>
      </w:r>
      <w:r>
        <w:rPr>
          <w:rtl/>
        </w:rPr>
        <w:t xml:space="preserve">תנן</w:t>
      </w:r>
      <w:r>
        <w:rPr>
          <w:rtl/>
        </w:rPr>
        <w:t xml:space="preserve"> כלי מצרף מה שבתוכו לקדש - </w:t>
      </w:r>
      <w:r>
        <w:rPr>
          <w:rtl/>
        </w:rPr>
        <w:t xml:space="preserve">ה"מ</w:t>
      </w:r>
      <w:r>
        <w:rPr>
          <w:rtl/>
        </w:rPr>
        <w:t xml:space="preserve"> דגואי, אבל דבראי </w:t>
      </w:r>
      <w:r>
        <w:rPr>
          <w:rtl/>
        </w:rPr>
        <w:t xml:space="preserve">לא</w:t>
      </w:r>
      <w:r>
        <w:rPr>
          <w:rtl/>
        </w:rPr>
        <w:t xml:space="preserve">, </w:t>
      </w:r>
      <w:r w:rsidRPr="00EC3A9D">
        <w:rPr>
          <w:b/>
          <w:bCs/>
          <w:rtl/>
        </w:rPr>
        <w:t>או"</w:t>
      </w:r>
      <w:r w:rsidRPr="00EC3A9D">
        <w:rPr>
          <w:rFonts w:hint="cs"/>
          <w:b/>
          <w:bCs/>
          <w:rtl/>
        </w:rPr>
        <w:t>ד</w:t>
      </w:r>
      <w:r>
        <w:rPr>
          <w:rtl/>
        </w:rPr>
        <w:t xml:space="preserve"> כיון דמחבר מחבר? </w:t>
      </w:r>
    </w:p>
    <w:p w:rsidR="00DA63EC" w:rsidRDefault="00DA63EC" w:rsidP="00DA63EC">
      <w:pPr>
        <w:tabs>
          <w:tab w:val="center" w:pos="2835"/>
        </w:tabs>
        <w:rPr>
          <w:rtl/>
        </w:rPr>
      </w:pPr>
      <w:r>
        <w:rPr>
          <w:rFonts w:hint="cs"/>
          <w:b/>
          <w:bCs/>
          <w:rtl/>
        </w:rPr>
        <w:t>ואת</w:t>
      </w:r>
      <w:r>
        <w:rPr>
          <w:b/>
          <w:bCs/>
          <w:rtl/>
        </w:rPr>
        <w:t>"</w:t>
      </w:r>
      <w:r>
        <w:rPr>
          <w:rFonts w:hint="cs"/>
          <w:b/>
          <w:bCs/>
          <w:rtl/>
        </w:rPr>
        <w:t xml:space="preserve">ל </w:t>
      </w:r>
      <w:r>
        <w:rPr>
          <w:rtl/>
        </w:rPr>
        <w:t xml:space="preserve">כיון דמחבר מחבר, חיבור מים וצירוף כלי ונגע טבול יום מבחוץ, מהו? כי </w:t>
      </w:r>
      <w:r>
        <w:rPr>
          <w:rtl/>
        </w:rPr>
        <w:t xml:space="preserve">תנן</w:t>
      </w:r>
      <w:r>
        <w:rPr>
          <w:rtl/>
        </w:rPr>
        <w:t xml:space="preserve"> כלי מצרף - </w:t>
      </w:r>
      <w:r>
        <w:rPr>
          <w:rtl/>
        </w:rPr>
        <w:t xml:space="preserve">ה"מ</w:t>
      </w:r>
      <w:r>
        <w:rPr>
          <w:rtl/>
        </w:rPr>
        <w:t xml:space="preserve"> דנגע מגואי, אבל מבראי </w:t>
      </w:r>
      <w:r>
        <w:rPr>
          <w:rtl/>
        </w:rPr>
        <w:t xml:space="preserve">לא</w:t>
      </w:r>
      <w:r>
        <w:rPr>
          <w:rtl/>
        </w:rPr>
        <w:t xml:space="preserve">, </w:t>
      </w:r>
      <w:r w:rsidRPr="00EC3A9D">
        <w:rPr>
          <w:b/>
          <w:bCs/>
          <w:rtl/>
        </w:rPr>
        <w:t>או"</w:t>
      </w:r>
      <w:r w:rsidRPr="00EC3A9D">
        <w:rPr>
          <w:rFonts w:hint="cs"/>
          <w:b/>
          <w:bCs/>
          <w:rtl/>
        </w:rPr>
        <w:t>ד</w:t>
      </w:r>
      <w:r>
        <w:rPr>
          <w:rtl/>
        </w:rPr>
        <w:t xml:space="preserve"> </w:t>
      </w:r>
      <w:r>
        <w:rPr>
          <w:rtl/>
        </w:rPr>
        <w:t xml:space="preserve">לא</w:t>
      </w:r>
      <w:r>
        <w:rPr>
          <w:rtl/>
        </w:rPr>
        <w:t xml:space="preserve"> שנא? </w:t>
      </w:r>
      <w:r w:rsidRPr="00EC3A9D">
        <w:rPr>
          <w:b/>
          <w:bCs/>
          <w:rtl/>
        </w:rPr>
        <w:t>תיקו</w:t>
      </w:r>
      <w:r>
        <w:rPr>
          <w:rtl/>
        </w:rPr>
        <w:t>.</w:t>
      </w:r>
    </w:p>
    <w:p>
      <w:pPr>
        <w:pStyle w:val="afffff8"/>
        <w:rPr>
          <w:ins w:id="90705" w:author="קלוד" w:date="2026-10-11T12:32:08Z"/>
        </w:rPr>
      </w:pPr>
      <w:ins w:id="90706" w:author="קלוד" w:date="2026-10-11T12:32:08Z">
        <w:r>
          <w:rPr>
            <w:color w:val="7B3F00"/>
          </w:rPr>
          <w:t xml:space="preserve">האם שבע לו טומאה - עשרון שחלקו ונטמא אחד</w:t>
        </w:r>
      </w:ins>
    </w:p>
    <w:p>
      <w:pPr>
        <w:pStyle w:val="38"/>
        <w:rPr>
          <w:ins w:id="98746" w:author="מנוע מכני" w:date="2026-10-11T12:04:40Z"/>
        </w:rPr>
      </w:pPr>
      <w:del w:id="98745" w:author="מנוע מכני" w:date="2026-10-11T12:04:40Z">
        <w:r w:rsidRPr="00FE1B89">
          <w:delText xml:space="preserve">•</w:delText>
        </w:r>
      </w:del>
      <w:r w:rsidRPr="00FE1B89">
        <w:t xml:space="preserve"> בעי רבא:</w:t>
      </w:r>
    </w:p>
    <w:p w:rsidR="00DA63EC" w:rsidRPr="00FE1B89" w:rsidRDefault="00DA63EC" w:rsidP="00DA63EC">
      <w:pPr>
        <w:tabs>
          <w:tab w:val="center" w:pos="2835"/>
        </w:tabs>
        <w:rPr>
          <w:spacing w:val="-4"/>
          <w:rtl/>
        </w:rPr>
      </w:pPr>
      <w:del w:id="98747" w:author="מנוע מכני" w:date="2026-10-11T12:04:40Z">
        <w:r w:rsidRPr="00FE1B89">
          <w:rPr>
            <w:spacing w:val="-4"/>
            <w:rtl/>
          </w:rPr>
          <w:delText xml:space="preserve"> </w:delText>
        </w:r>
      </w:del>
      <w:r w:rsidRPr="00FE1B89">
        <w:rPr>
          <w:spacing w:val="-4"/>
          <w:rtl/>
        </w:rPr>
        <w:t xml:space="preserve">עשרון שחלקו ונטמא אחד מהן והניחו בביסא, וחזר טבול יום ונגע באותו טמא, מהו? </w:t>
      </w:r>
    </w:p>
    <w:p w:rsidR="00DA63EC" w:rsidRDefault="00DA63EC" w:rsidP="00DA63EC">
      <w:pPr>
        <w:tabs>
          <w:tab w:val="center" w:pos="2835"/>
        </w:tabs>
        <w:rPr>
          <w:rtl/>
        </w:rPr>
      </w:pPr>
      <w:r>
        <w:rPr>
          <w:rtl/>
        </w:rPr>
        <w:tab/>
      </w:r>
      <w:del w:id="90099" w:author="מנוע מכני" w:date="2026-10-11T12:04:40Z">
        <w:r>
          <w:rPr>
            <w:rFonts w:hint="cs"/>
            <w:rtl/>
          </w:rPr>
          <w:delText xml:space="preserve">     </w:delText>
        </w:r>
      </w:del>
      <w:r>
        <w:rPr>
          <w:rtl/>
        </w:rPr>
        <w:t xml:space="preserve">מי </w:t>
      </w:r>
      <w:ins w:id="91037" w:author="מנוע מכני" w:date="2026-10-11T12:04:40Z">
        <w:r>
          <w:rPr>
            <w:rtl/>
          </w:rPr>
          <w:t xml:space="preserve">אומרים</w:t>
        </w:r>
      </w:ins>
      <w:del w:id="91038" w:author="מנוע מכני" w:date="2026-10-11T12:04:40Z">
        <w:r>
          <w:rPr>
            <w:rtl/>
          </w:rPr>
          <w:delText xml:space="preserve">אמרינן</w:delText>
        </w:r>
      </w:del>
      <w:r>
        <w:rPr>
          <w:rtl/>
        </w:rPr>
        <w:t xml:space="preserve"> שבע לו טומאה, או </w:t>
      </w:r>
      <w:r>
        <w:rPr>
          <w:rtl/>
        </w:rPr>
        <w:t xml:space="preserve">לא</w:t>
      </w:r>
      <w:r>
        <w:rPr>
          <w:rtl/>
        </w:rPr>
        <w:t xml:space="preserve">? </w:t>
      </w:r>
    </w:p>
    <w:p w:rsidR="00DA63EC" w:rsidRDefault="00DA63EC" w:rsidP="00DA63EC">
      <w:pPr>
        <w:pStyle w:val="afff3"/>
        <w:framePr w:wrap="around"/>
        <w:rPr>
          <w:rtl/>
        </w:rPr>
      </w:pPr>
      <w:r>
        <w:rPr>
          <w:rFonts w:hint="cs"/>
          <w:rtl/>
        </w:rPr>
        <w:t>כד:</w:t>
      </w:r>
    </w:p>
    <w:p>
      <w:pPr>
        <w:pStyle w:val="38"/>
        <w:rPr>
          <w:ins w:id="98748" w:author="מנוע מכני" w:date="2026-10-11T12:04:40Z"/>
        </w:rPr>
      </w:pPr>
      <w:r>
        <w:t>א</w:t>
      </w:r>
      <w:r>
        <w:t>"</w:t>
      </w:r>
      <w:r>
        <w:t>ל</w:t>
      </w:r>
      <w:r>
        <w:t xml:space="preserve"> אביי:</w:t>
      </w:r>
    </w:p>
    <w:p w:rsidR="00DA63EC" w:rsidRDefault="00DA63EC" w:rsidP="00DA63EC">
      <w:pPr>
        <w:tabs>
          <w:tab w:val="center" w:pos="2835"/>
        </w:tabs>
        <w:rPr>
          <w:rtl/>
        </w:rPr>
      </w:pPr>
      <w:del w:id="98749" w:author="מנוע מכני" w:date="2026-10-11T12:04:40Z">
        <w:r>
          <w:rPr>
            <w:rtl/>
          </w:rPr>
          <w:delText xml:space="preserve"> </w:delText>
        </w:r>
      </w:del>
      <w:r>
        <w:rPr>
          <w:rtl/>
        </w:rPr>
        <w:t xml:space="preserve">ומי </w:t>
      </w:r>
      <w:ins w:id="91039" w:author="מנוע מכני" w:date="2026-10-11T12:04:40Z">
        <w:r>
          <w:rPr>
            <w:rtl/>
          </w:rPr>
          <w:t xml:space="preserve">אומרים</w:t>
        </w:r>
      </w:ins>
      <w:del w:id="91040" w:author="מנוע מכני" w:date="2026-10-11T12:04:40Z">
        <w:r>
          <w:rPr>
            <w:rtl/>
          </w:rPr>
          <w:delText xml:space="preserve">אמרינן</w:delText>
        </w:r>
      </w:del>
      <w:r>
        <w:rPr>
          <w:rtl/>
        </w:rPr>
        <w:t xml:space="preserve"> שבע </w:t>
      </w:r>
      <w:ins w:id="92697" w:author="מנוע מכני" w:date="2026-10-11T12:04:40Z">
        <w:r>
          <w:rPr>
            <w:rtl/>
          </w:rPr>
          <w:t xml:space="preserve">לו</w:t>
        </w:r>
      </w:ins>
      <w:del w:id="92698" w:author="מנוע מכני" w:date="2026-10-11T12:04:40Z">
        <w:r>
          <w:rPr>
            <w:rtl/>
          </w:rPr>
          <w:delText xml:space="preserve">ליה</w:delText>
        </w:r>
      </w:del>
      <w:r>
        <w:rPr>
          <w:rtl/>
        </w:rPr>
        <w:t xml:space="preserve"> טומאה? והתנן: סדין טמא מדרס ועשאו וילון טהור מן המדרס אבל טמא מגע מדרס, </w:t>
      </w:r>
    </w:p>
    <w:p>
      <w:pPr>
        <w:pStyle w:val="38"/>
        <w:rPr>
          <w:ins w:id="98750" w:author="מנוע מכני" w:date="2026-10-11T12:04:40Z"/>
        </w:rPr>
      </w:pPr>
      <w:r>
        <w:t xml:space="preserve">א"ר יוסי:</w:t>
      </w:r>
    </w:p>
    <w:p w:rsidR="00DA63EC" w:rsidRDefault="00DA63EC" w:rsidP="00DA63EC">
      <w:pPr>
        <w:tabs>
          <w:tab w:val="center" w:pos="2835"/>
        </w:tabs>
        <w:rPr>
          <w:rtl/>
        </w:rPr>
      </w:pPr>
      <w:del w:id="98751" w:author="מנוע מכני" w:date="2026-10-11T12:04:40Z">
        <w:r>
          <w:rPr>
            <w:rtl/>
          </w:rPr>
          <w:delText xml:space="preserve"> </w:delText>
        </w:r>
      </w:del>
      <w:r>
        <w:rPr>
          <w:rtl/>
        </w:rPr>
        <w:t xml:space="preserve">באיזה מדרס נגע זה? אלא, שאם נגע בו הזב - טמא מגע הזב</w:t>
      </w:r>
      <w:ins w:id="94355" w:author="מנוע מכני" w:date="2026-10-11T12:04:40Z">
        <w:r>
          <w:rPr>
            <w:rtl/>
          </w:rPr>
          <w:t xml:space="preserve">,</w:t>
        </w:r>
      </w:ins>
      <w:del w:id="94356" w:author="מנוע מכני" w:date="2026-10-11T12:04:40Z">
        <w:r>
          <w:rPr>
            <w:rtl/>
          </w:rPr>
          <w:delText xml:space="preserve">;</w:delText>
        </w:r>
      </w:del>
      <w:r>
        <w:rPr>
          <w:rtl/>
        </w:rPr>
        <w:t xml:space="preserve"> כי נגע בו הזב מיהא טמא ואפי' לבסוף, </w:t>
      </w:r>
      <w:ins w:id="92699" w:author="מנוע מכני" w:date="2026-10-11T12:04:40Z">
        <w:r>
          <w:rPr>
            <w:rtl/>
          </w:rPr>
          <w:t xml:space="preserve">למה</w:t>
        </w:r>
      </w:ins>
      <w:del w:id="92700" w:author="מנוע מכני" w:date="2026-10-11T12:04:40Z">
        <w:r>
          <w:rPr>
            <w:rtl/>
          </w:rPr>
          <w:delText xml:space="preserve">אמאי</w:delText>
        </w:r>
      </w:del>
      <w:r>
        <w:rPr>
          <w:rtl/>
        </w:rPr>
        <w:t xml:space="preserve">? לימא: שבע </w:t>
      </w:r>
      <w:ins w:id="92701" w:author="מנוע מכני" w:date="2026-10-11T12:04:40Z">
        <w:r>
          <w:rPr>
            <w:rtl/>
          </w:rPr>
          <w:t xml:space="preserve">לו</w:t>
        </w:r>
      </w:ins>
      <w:del w:id="92702" w:author="מנוע מכני" w:date="2026-10-11T12:04:40Z">
        <w:r>
          <w:rPr>
            <w:rtl/>
          </w:rPr>
          <w:delText xml:space="preserve">ליה</w:delText>
        </w:r>
      </w:del>
      <w:r>
        <w:rPr>
          <w:rtl/>
        </w:rPr>
        <w:t xml:space="preserve"> טומאה!</w:t>
      </w:r>
    </w:p>
    <w:p>
      <w:pPr>
        <w:pStyle w:val="38"/>
        <w:rPr>
          <w:ins w:id="98752" w:author="מנוע מכני" w:date="2026-10-11T12:04:40Z"/>
        </w:rPr>
      </w:pPr>
      <w:r>
        <w:t xml:space="preserve">א"ל</w:t>
      </w:r>
      <w:r>
        <w:t xml:space="preserve">:</w:t>
      </w:r>
    </w:p>
    <w:p w:rsidR="00DA63EC" w:rsidRDefault="00DA63EC" w:rsidP="00DA63EC">
      <w:pPr>
        <w:tabs>
          <w:tab w:val="center" w:pos="2835"/>
        </w:tabs>
        <w:rPr>
          <w:rtl/>
        </w:rPr>
      </w:pPr>
      <w:del w:id="98753" w:author="מנוע מכני" w:date="2026-10-11T12:04:40Z">
        <w:r>
          <w:rPr>
            <w:rtl/>
          </w:rPr>
          <w:delText xml:space="preserve"> </w:delText>
        </w:r>
      </w:del>
      <w:r>
        <w:rPr>
          <w:rtl/>
        </w:rPr>
        <w:t xml:space="preserve">וממאי </w:t>
      </w:r>
      <w:ins w:id="92705" w:author="מנוע מכני" w:date="2026-10-11T12:04:40Z">
        <w:r>
          <w:rPr>
            <w:rtl/>
          </w:rPr>
          <w:t xml:space="preserve">דזה</w:t>
        </w:r>
      </w:ins>
      <w:del w:id="92706" w:author="מנוע מכני" w:date="2026-10-11T12:04:40Z">
        <w:r>
          <w:rPr>
            <w:rtl/>
          </w:rPr>
          <w:delText xml:space="preserve">דהאי</w:delText>
        </w:r>
      </w:del>
      <w:r>
        <w:rPr>
          <w:rtl/>
        </w:rPr>
        <w:t xml:space="preserve"> שאם נגע בו הזב </w:t>
      </w:r>
      <w:ins w:id="96955" w:author="מנוע מכני" w:date="2026-10-11T12:04:40Z">
        <w:r>
          <w:rPr>
            <w:rtl/>
          </w:rPr>
          <w:t xml:space="preserve">לאחר</w:t>
        </w:r>
      </w:ins>
      <w:del w:id="96956" w:author="מנוע מכני" w:date="2026-10-11T12:04:40Z">
        <w:r>
          <w:rPr>
            <w:rtl/>
          </w:rPr>
          <w:delText xml:space="preserve">לבתר</w:delText>
        </w:r>
      </w:del>
      <w:r>
        <w:rPr>
          <w:rtl/>
        </w:rPr>
        <w:t xml:space="preserve"> מדרס? </w:t>
      </w:r>
      <w:ins w:id="92703" w:author="מנוע מכני" w:date="2026-10-11T12:04:40Z">
        <w:r>
          <w:rPr>
            <w:rtl/>
          </w:rPr>
          <w:t xml:space="preserve">שמא</w:t>
        </w:r>
      </w:ins>
      <w:del w:id="92704" w:author="מנוע מכני" w:date="2026-10-11T12:04:40Z">
        <w:r>
          <w:rPr>
            <w:rtl/>
          </w:rPr>
          <w:delText xml:space="preserve">דילמא</w:delText>
        </w:r>
      </w:del>
      <w:r>
        <w:rPr>
          <w:rtl/>
        </w:rPr>
        <w:t xml:space="preserve"> מקמי מדרס, </w:t>
      </w:r>
      <w:ins w:id="90077" w:author="Claude - סמנטי" w:date="2026-10-11T12:27:00Z">
        <w:r>
          <w:rPr>
            <w:rtl/>
          </w:rPr>
          <w:t xml:space="preserve">שהיא</w:t>
        </w:r>
      </w:ins>
      <w:del w:id="90078" w:author="Claude - סמנטי" w:date="2026-10-11T12:27:00Z">
        <w:r>
          <w:rPr>
            <w:rtl/>
          </w:rPr>
          <w:delText xml:space="preserve">דהויא</w:delText>
        </w:r>
      </w:del>
      <w:r>
        <w:rPr>
          <w:rtl/>
        </w:rPr>
        <w:t xml:space="preserve"> טומאה חמורה על טומאה קלה, אבל </w:t>
      </w:r>
      <w:ins w:id="91041" w:author="מנוע מכני" w:date="2026-10-11T12:04:40Z">
        <w:r>
          <w:rPr>
            <w:rtl/>
          </w:rPr>
          <w:t xml:space="preserve">כאן</w:t>
        </w:r>
      </w:ins>
      <w:del w:id="91042" w:author="מנוע מכני" w:date="2026-10-11T12:04:40Z">
        <w:r>
          <w:rPr>
            <w:rtl/>
          </w:rPr>
          <w:delText xml:space="preserve">הכא</w:delText>
        </w:r>
      </w:del>
      <w:r>
        <w:rPr>
          <w:rtl/>
        </w:rPr>
        <w:t xml:space="preserve"> דאידי ואידי טומאה קלה </w:t>
      </w:r>
      <w:r>
        <w:rPr>
          <w:rtl/>
        </w:rPr>
        <w:t xml:space="preserve">לא</w:t>
      </w:r>
      <w:r>
        <w:rPr>
          <w:rtl/>
        </w:rPr>
        <w:t xml:space="preserve">.</w:t>
      </w:r>
    </w:p>
    <w:p>
      <w:pPr>
        <w:pStyle w:val="38"/>
        <w:rPr>
          <w:ins w:id="98754" w:author="מנוע מכני" w:date="2026-10-11T12:04:40Z"/>
        </w:rPr>
      </w:pPr>
      <w:r w:rsidRPr="006A037D">
        <w:t xml:space="preserve">אלא מסיפא:</w:t>
      </w:r>
    </w:p>
    <w:p w:rsidR="00DA63EC" w:rsidRDefault="00DA63EC" w:rsidP="00DA63EC">
      <w:pPr>
        <w:tabs>
          <w:tab w:val="center" w:pos="2835"/>
        </w:tabs>
        <w:rPr>
          <w:rtl/>
        </w:rPr>
      </w:pPr>
      <w:del w:id="98755" w:author="מנוע מכני" w:date="2026-10-11T12:04:40Z">
        <w:r w:rsidRPr="006A037D">
          <w:rPr>
            <w:b/>
            <w:bCs/>
            <w:rtl/>
          </w:rPr>
          <w:delText xml:space="preserve"> </w:delText>
        </w:r>
      </w:del>
      <w:r>
        <w:rPr>
          <w:rtl/>
        </w:rPr>
        <w:t xml:space="preserve">מודה </w:t>
      </w:r>
      <w:r>
        <w:rPr>
          <w:rStyle w:val="2fb"/>
          <w:rtl/>
        </w:rPr>
        <w:t xml:space="preserve">רבי יוסי</w:t>
      </w:r>
      <w:r>
        <w:rPr>
          <w:rtl/>
        </w:rPr>
        <w:t xml:space="preserve"> בשני סדינין המקופלין ומונחין זה על זה וישב זב עליהן, שהעליון טמא מדרס, והתחתון טמא מדרס ומגע מדרס</w:t>
      </w:r>
      <w:r>
        <w:rPr>
          <w:rFonts w:hint="cs"/>
          <w:rtl/>
        </w:rPr>
        <w:t xml:space="preserve"> </w:t>
      </w:r>
      <w:ins w:id="91043" w:author="מנוע מכני" w:date="2026-10-11T12:04:40Z">
        <w:r>
          <w:rPr>
            <w:rFonts w:hint="cs"/>
            <w:rtl/>
          </w:rPr>
          <w:t xml:space="preserve">דשם</w:t>
        </w:r>
      </w:ins>
      <w:del w:id="91044" w:author="מנוע מכני" w:date="2026-10-11T12:04:40Z">
        <w:r>
          <w:rPr>
            <w:rFonts w:hint="cs"/>
            <w:rtl/>
          </w:rPr>
          <w:delText xml:space="preserve">ד</w:delText>
        </w:r>
        <w:r>
          <w:rPr>
            <w:rtl/>
          </w:rPr>
          <w:delText xml:space="preserve">התם</w:delText>
        </w:r>
      </w:del>
      <w:r>
        <w:rPr>
          <w:rtl/>
        </w:rPr>
        <w:t xml:space="preserve"> בבת אחת, </w:t>
      </w:r>
      <w:ins w:id="91045" w:author="מנוע מכני" w:date="2026-10-11T12:04:40Z">
        <w:r>
          <w:rPr>
            <w:rtl/>
          </w:rPr>
          <w:t xml:space="preserve">כאן</w:t>
        </w:r>
      </w:ins>
      <w:del w:id="91046" w:author="מנוע מכני" w:date="2026-10-11T12:04:40Z">
        <w:r>
          <w:rPr>
            <w:rtl/>
          </w:rPr>
          <w:delText xml:space="preserve">הכא</w:delText>
        </w:r>
      </w:del>
      <w:r>
        <w:rPr>
          <w:rtl/>
        </w:rPr>
        <w:t xml:space="preserve"> בזה אחר זה.</w:t>
      </w:r>
    </w:p>
    <w:p w:rsidR="00DA63EC" w:rsidRDefault="00DA63EC" w:rsidP="00DA63EC">
      <w:pPr>
        <w:tabs>
          <w:tab w:val="center" w:pos="2835"/>
        </w:tabs>
        <w:rPr>
          <w:rtl/>
        </w:rPr>
      </w:pPr>
    </w:p>
    <w:p>
      <w:pPr>
        <w:pStyle w:val="afffff8"/>
        <w:rPr>
          <w:ins w:id="90703" w:author="קלוד" w:date="2026-10-11T12:32:08Z"/>
        </w:rPr>
      </w:pPr>
      <w:ins w:id="90704" w:author="קלוד" w:date="2026-10-11T12:32:08Z">
        <w:r>
          <w:rPr>
            <w:color w:val="7B3F00"/>
          </w:rPr>
          <w:t xml:space="preserve">עשרון שחלקו ואבד אחד - מי מצטרף</w:t>
        </w:r>
      </w:ins>
    </w:p>
    <w:p>
      <w:pPr>
        <w:pStyle w:val="38"/>
        <w:rPr>
          <w:ins w:id="98757" w:author="מנוע מכני" w:date="2026-10-11T12:04:40Z"/>
        </w:rPr>
      </w:pPr>
      <w:del w:id="98756" w:author="מנוע מכני" w:date="2026-10-11T12:04:40Z">
        <w:r w:rsidRPr="00336727">
          <w:delText xml:space="preserve">•</w:delText>
        </w:r>
      </w:del>
      <w:r w:rsidRPr="00336727">
        <w:t xml:space="preserve"> רבא:</w:t>
      </w:r>
    </w:p>
    <w:p w:rsidR="00DA63EC" w:rsidRDefault="00DA63EC" w:rsidP="00DA63EC">
      <w:pPr>
        <w:rPr>
          <w:rtl/>
        </w:rPr>
      </w:pPr>
      <w:del w:id="98758" w:author="מנוע מכני" w:date="2026-10-11T12:04:40Z">
        <w:r w:rsidRPr="00336727">
          <w:rPr>
            <w:rtl/>
          </w:rPr>
          <w:delText xml:space="preserve"> </w:delText>
        </w:r>
      </w:del>
      <w:r w:rsidRPr="00336727">
        <w:rPr>
          <w:rtl/>
        </w:rPr>
        <w:t xml:space="preserve">עשרון שחלקו, ואבד אחד מהן והפריש אחר תחתיו ונמצא הראשון, והרי שלשתן מונחין בביסא, </w:t>
      </w:r>
    </w:p>
    <w:p w:rsidR="00DA63EC" w:rsidRDefault="00DA63EC" w:rsidP="00DA63EC">
      <w:pPr>
        <w:tabs>
          <w:tab w:val="center" w:pos="2835"/>
        </w:tabs>
        <w:rPr>
          <w:rtl/>
        </w:rPr>
      </w:pPr>
      <w:r>
        <w:rPr>
          <w:rtl/>
        </w:rPr>
        <w:t xml:space="preserve">נטמא אבוד - אבוד וראשון מצטרפין, מופרש אין מצטרף, </w:t>
      </w:r>
    </w:p>
    <w:p w:rsidR="00DA63EC" w:rsidRDefault="00DA63EC" w:rsidP="00DA63EC">
      <w:pPr>
        <w:tabs>
          <w:tab w:val="center" w:pos="2835"/>
        </w:tabs>
        <w:rPr>
          <w:rtl/>
        </w:rPr>
      </w:pPr>
      <w:r>
        <w:rPr>
          <w:rtl/>
        </w:rPr>
        <w:t xml:space="preserve">נטמא מופרש - מופרש וראשון מצטרפין, אבוד אין מצטרף, </w:t>
      </w:r>
    </w:p>
    <w:p w:rsidR="00DA63EC" w:rsidRDefault="00DA63EC" w:rsidP="00DA63EC">
      <w:pPr>
        <w:tabs>
          <w:tab w:val="center" w:pos="2835"/>
        </w:tabs>
        <w:rPr>
          <w:rtl/>
        </w:rPr>
      </w:pPr>
      <w:r>
        <w:rPr>
          <w:rtl/>
        </w:rPr>
        <w:t xml:space="preserve">נטמא ראשון - שניהם מצטרפין</w:t>
      </w:r>
      <w:ins w:id="94357" w:author="מנוע מכני" w:date="2026-10-11T12:04:40Z">
        <w:r>
          <w:rPr>
            <w:rtl/>
          </w:rPr>
          <w:t xml:space="preserve">,</w:t>
        </w:r>
      </w:ins>
      <w:del w:id="94358" w:author="מנוע מכני" w:date="2026-10-11T12:04:40Z">
        <w:r>
          <w:rPr>
            <w:rtl/>
          </w:rPr>
          <w:delText xml:space="preserve">;</w:delText>
        </w:r>
      </w:del>
      <w:r>
        <w:rPr>
          <w:rtl/>
        </w:rPr>
        <w:t xml:space="preserve"> </w:t>
      </w:r>
    </w:p>
    <w:p>
      <w:pPr>
        <w:pStyle w:val="38"/>
        <w:rPr>
          <w:ins w:id="98759" w:author="מנוע מכני" w:date="2026-10-11T12:04:40Z"/>
        </w:rPr>
      </w:pPr>
      <w:r>
        <w:t xml:space="preserve">אביי</w:t>
      </w:r>
      <w:del w:id="102489" w:author="מנוע מכני" w:date="2026-10-11T12:04:40Z">
        <w:r>
          <w:delText xml:space="preserve"> אמר</w:delText>
        </w:r>
      </w:del>
      <w:r>
        <w:t xml:space="preserve">:</w:t>
      </w:r>
    </w:p>
    <w:p w:rsidR="00DA63EC" w:rsidRDefault="00DA63EC" w:rsidP="00DA63EC">
      <w:pPr>
        <w:tabs>
          <w:tab w:val="center" w:pos="2835"/>
        </w:tabs>
        <w:rPr>
          <w:rtl/>
        </w:rPr>
      </w:pPr>
      <w:del w:id="98760" w:author="מנוע מכני" w:date="2026-10-11T12:04:40Z">
        <w:r>
          <w:rPr>
            <w:rtl/>
          </w:rPr>
          <w:delText xml:space="preserve"> </w:delText>
        </w:r>
      </w:del>
      <w:ins w:id="90361" w:author="מנוע מכני" w:date="2026-10-11T12:04:40Z">
        <w:r>
          <w:rPr>
            <w:rtl/>
          </w:rPr>
          <w:t xml:space="preserve">אפי'</w:t>
        </w:r>
      </w:ins>
      <w:del w:id="90362" w:author="מנוע מכני" w:date="2026-10-11T12:04:40Z">
        <w:r>
          <w:rPr>
            <w:rtl/>
          </w:rPr>
          <w:delText xml:space="preserve">אפילו</w:delText>
        </w:r>
      </w:del>
      <w:r>
        <w:rPr>
          <w:rtl/>
        </w:rPr>
        <w:t xml:space="preserve"> נטמא אחד מהן </w:t>
      </w:r>
      <w:ins w:id="91049" w:author="מנוע מכני" w:date="2026-10-11T12:04:40Z">
        <w:r>
          <w:rPr>
            <w:rtl/>
          </w:rPr>
          <w:t xml:space="preserve">גם</w:t>
        </w:r>
      </w:ins>
      <w:del w:id="91050" w:author="מנוע מכני" w:date="2026-10-11T12:04:40Z">
        <w:r>
          <w:rPr>
            <w:rtl/>
          </w:rPr>
          <w:delText xml:space="preserve">נמי</w:delText>
        </w:r>
      </w:del>
      <w:r>
        <w:rPr>
          <w:rtl/>
        </w:rPr>
        <w:t xml:space="preserve"> שניהם מצטרפי</w:t>
      </w:r>
      <w:ins w:id="90041" w:author="מנוע מכני" w:date="2026-10-11T12:04:40Z">
        <w:r>
          <w:rPr>
            <w:rtl/>
          </w:rPr>
          <w:t xml:space="preserve">ן, </w:t>
        </w:r>
        <w:ins w:id="91047" w:author="מנוע מכני" w:date="2026-10-11T12:04:40Z">
          <w:r>
            <w:rPr>
              <w:rtl/>
            </w:rPr>
            <w:t xml:space="preserve">דכולם</w:t>
          </w:r>
        </w:ins>
        <w:del w:id="91048" w:author="מנוע מכני" w:date="2026-10-11T12:04:40Z">
          <w:r>
            <w:rPr>
              <w:rtl/>
            </w:rPr>
            <w:delText xml:space="preserve">ד</w:delText>
          </w:r>
          <w:r>
            <w:rPr>
              <w:rtl/>
            </w:rPr>
            <w:delText xml:space="preserve">כולהו</w:delText>
          </w:r>
        </w:del>
      </w:ins>
      <w:del w:id="90042" w:author="מנוע מכני" w:date="2026-10-11T12:04:40Z">
        <w:r>
          <w:rPr>
            <w:rtl/>
          </w:rPr>
          <w:delText xml:space="preserve">ן,</w:delText>
        </w:r>
        <w:r>
          <w:rPr>
            <w:rFonts w:hint="cs"/>
            <w:rtl/>
          </w:rPr>
          <w:delText xml:space="preserve">ד</w:delText>
        </w:r>
      </w:del>
      <w:r>
        <w:rPr>
          <w:rtl/>
        </w:rPr>
        <w:t xml:space="preserve"> בני ביקתא דהדדי </w:t>
      </w:r>
      <w:ins w:id="92707" w:author="מנוע מכני" w:date="2026-10-11T12:04:40Z">
        <w:r>
          <w:rPr>
            <w:rtl/>
          </w:rPr>
          <w:t xml:space="preserve">הם</w:t>
        </w:r>
      </w:ins>
      <w:del w:id="92708" w:author="מנוע מכני" w:date="2026-10-11T12:04:40Z">
        <w:r>
          <w:rPr>
            <w:rtl/>
          </w:rPr>
          <w:delText xml:space="preserve">נינהו</w:delText>
        </w:r>
      </w:del>
      <w:r>
        <w:rPr>
          <w:rtl/>
        </w:rPr>
        <w:t xml:space="preserve">.</w:t>
      </w:r>
    </w:p>
    <w:p w:rsidR="00DA63EC" w:rsidRDefault="00DA63EC" w:rsidP="00DA63EC">
      <w:pPr>
        <w:tabs>
          <w:tab w:val="center" w:pos="2835"/>
        </w:tabs>
        <w:rPr>
          <w:rtl/>
        </w:rPr>
      </w:pPr>
      <w:r>
        <w:rPr>
          <w:rtl/>
        </w:rPr>
        <w:t>וכן לענין קמיצה,</w:t>
      </w:r>
    </w:p>
    <w:p>
      <w:pPr>
        <w:pStyle w:val="38"/>
        <w:rPr>
          <w:ins w:id="98761" w:author="מנוע מכני" w:date="2026-10-11T12:04:40Z"/>
        </w:rPr>
      </w:pPr>
      <w:r>
        <w:t xml:space="preserve">מתקיף </w:t>
      </w:r>
      <w:ins w:id="90363" w:author="מנוע מכני" w:date="2026-10-11T12:04:40Z">
        <w:r>
          <w:t xml:space="preserve">ר"פ</w:t>
        </w:r>
      </w:ins>
      <w:del w:id="90364" w:author="מנוע מכני" w:date="2026-10-11T12:04:40Z">
        <w:r>
          <w:delText xml:space="preserve">רב פפא</w:delText>
        </w:r>
      </w:del>
      <w:r>
        <w:t xml:space="preserve">:</w:t>
      </w:r>
    </w:p>
    <w:p w:rsidR="00DA63EC" w:rsidRDefault="00DA63EC" w:rsidP="00DA63EC">
      <w:pPr>
        <w:tabs>
          <w:tab w:val="center" w:pos="2835"/>
        </w:tabs>
        <w:rPr>
          <w:rtl/>
        </w:rPr>
      </w:pPr>
      <w:del w:id="98762" w:author="מנוע מכני" w:date="2026-10-11T12:04:40Z">
        <w:r>
          <w:rPr>
            <w:rtl/>
          </w:rPr>
          <w:delText xml:space="preserve"> </w:delText>
        </w:r>
      </w:del>
      <w:r>
        <w:rPr>
          <w:rtl/>
        </w:rPr>
        <w:t xml:space="preserve">ושירים </w:t>
      </w:r>
      <w:ins w:id="92709" w:author="מנוע מכני" w:date="2026-10-11T12:04:40Z">
        <w:r>
          <w:rPr>
            <w:rtl/>
          </w:rPr>
          <w:t xml:space="preserve">שלו</w:t>
        </w:r>
      </w:ins>
      <w:del w:id="92710" w:author="מנוע מכני" w:date="2026-10-11T12:04:40Z">
        <w:r>
          <w:rPr>
            <w:rtl/>
          </w:rPr>
          <w:delText xml:space="preserve">דידיה</w:delText>
        </w:r>
      </w:del>
      <w:r>
        <w:rPr>
          <w:rtl/>
        </w:rPr>
        <w:t xml:space="preserve"> מיהא נאכלין, הא </w:t>
      </w:r>
      <w:ins w:id="91051" w:author="מנוע מכני" w:date="2026-10-11T12:04:40Z">
        <w:r>
          <w:rPr>
            <w:rtl/>
          </w:rPr>
          <w:t xml:space="preserve">יש</w:t>
        </w:r>
      </w:ins>
      <w:del w:id="91052" w:author="מנוע מכני" w:date="2026-10-11T12:04:40Z">
        <w:r>
          <w:rPr>
            <w:rtl/>
          </w:rPr>
          <w:delText xml:space="preserve">איכא</w:delText>
        </w:r>
      </w:del>
      <w:r>
        <w:rPr>
          <w:rtl/>
        </w:rPr>
        <w:t xml:space="preserve"> דנקא דקומץ דלא קריב!</w:t>
      </w:r>
    </w:p>
    <w:p>
      <w:pPr>
        <w:pStyle w:val="38"/>
        <w:rPr>
          <w:ins w:id="98763" w:author="מנוע מכני" w:date="2026-10-11T12:04:40Z"/>
        </w:rPr>
      </w:pPr>
      <w:r>
        <w:t xml:space="preserve">מתקיף </w:t>
      </w:r>
      <w:r>
        <w:t>ריבדר</w:t>
      </w:r>
      <w:r>
        <w:t>"</w:t>
      </w:r>
      <w:r>
        <w:t>מ</w:t>
      </w:r>
      <w:r>
        <w:t xml:space="preserve">:</w:t>
      </w:r>
    </w:p>
    <w:p w:rsidR="00DA63EC" w:rsidRDefault="00DA63EC" w:rsidP="00DA63EC">
      <w:pPr>
        <w:tabs>
          <w:tab w:val="center" w:pos="2835"/>
        </w:tabs>
        <w:rPr>
          <w:rtl/>
        </w:rPr>
      </w:pPr>
      <w:del w:id="98764" w:author="מנוע מכני" w:date="2026-10-11T12:04:40Z">
        <w:r>
          <w:rPr>
            <w:rtl/>
          </w:rPr>
          <w:delText xml:space="preserve"> </w:delText>
        </w:r>
      </w:del>
      <w:r>
        <w:rPr>
          <w:rtl/>
        </w:rPr>
        <w:t xml:space="preserve">וקומץ </w:t>
      </w:r>
      <w:ins w:id="96545" w:author="מנוע מכני" w:date="2026-10-11T12:04:40Z">
        <w:r>
          <w:rPr>
            <w:rtl/>
          </w:rPr>
          <w:t xml:space="preserve">גופו</w:t>
        </w:r>
      </w:ins>
      <w:del w:id="96546" w:author="מנוע מכני" w:date="2026-10-11T12:04:40Z">
        <w:r>
          <w:rPr>
            <w:rtl/>
          </w:rPr>
          <w:delText xml:space="preserve">גופיה</w:delText>
        </w:r>
      </w:del>
      <w:r>
        <w:rPr>
          <w:rtl/>
        </w:rPr>
        <w:t xml:space="preserve"> </w:t>
      </w:r>
      <w:ins w:id="97317" w:author="מנוע מכני" w:date="2026-10-11T12:04:40Z">
        <w:r>
          <w:rPr>
            <w:rtl/>
          </w:rPr>
          <w:t xml:space="preserve">איך</w:t>
        </w:r>
      </w:ins>
      <w:del w:id="97318" w:author="מנוע מכני" w:date="2026-10-11T12:04:40Z">
        <w:r>
          <w:rPr>
            <w:rtl/>
          </w:rPr>
          <w:delText xml:space="preserve">היכי</w:delText>
        </w:r>
      </w:del>
      <w:r>
        <w:rPr>
          <w:rtl/>
        </w:rPr>
        <w:t xml:space="preserve"> קריב? הא </w:t>
      </w:r>
      <w:ins w:id="91053" w:author="מנוע מכני" w:date="2026-10-11T12:04:40Z">
        <w:r>
          <w:rPr>
            <w:rtl/>
          </w:rPr>
          <w:t xml:space="preserve">יש</w:t>
        </w:r>
      </w:ins>
      <w:del w:id="91054" w:author="מנוע מכני" w:date="2026-10-11T12:04:40Z">
        <w:r>
          <w:rPr>
            <w:rtl/>
          </w:rPr>
          <w:delText xml:space="preserve">איכא</w:delText>
        </w:r>
      </w:del>
      <w:r>
        <w:rPr>
          <w:rtl/>
        </w:rPr>
        <w:t xml:space="preserve"> </w:t>
      </w:r>
      <w:ins w:id="92711" w:author="מנוע מכני" w:date="2026-10-11T12:04:40Z">
        <w:r>
          <w:rPr>
            <w:rtl/>
          </w:rPr>
          <w:t xml:space="preserve">שלושה</w:t>
        </w:r>
      </w:ins>
      <w:del w:id="92712" w:author="מנוע מכני" w:date="2026-10-11T12:04:40Z">
        <w:r>
          <w:rPr>
            <w:rtl/>
          </w:rPr>
          <w:delText xml:space="preserve">תלתא</w:delText>
        </w:r>
      </w:del>
      <w:r>
        <w:rPr>
          <w:rtl/>
        </w:rPr>
        <w:t xml:space="preserve"> חולין!</w:t>
      </w:r>
    </w:p>
    <w:p>
      <w:pPr>
        <w:pStyle w:val="38"/>
        <w:rPr>
          <w:ins w:id="98765" w:author="מנוע מכני" w:date="2026-10-11T12:04:40Z"/>
        </w:rPr>
      </w:pPr>
      <w:r>
        <w:t xml:space="preserve">- רב אשי</w:t>
      </w:r>
      <w:del w:id="102490" w:author="מנוע מכני" w:date="2026-10-11T12:04:40Z">
        <w:r>
          <w:delText xml:space="preserve"> אמר</w:delText>
        </w:r>
      </w:del>
      <w:r>
        <w:t xml:space="preserve">:</w:t>
      </w:r>
    </w:p>
    <w:p w:rsidR="00DA63EC" w:rsidRDefault="00DA63EC" w:rsidP="00DA63EC">
      <w:pPr>
        <w:pStyle w:val="affffb"/>
      </w:pPr>
      <w:del w:id="98766" w:author="מנוע מכני" w:date="2026-10-11T12:04:40Z">
        <w:r>
          <w:rPr>
            <w:rtl/>
          </w:rPr>
          <w:delText xml:space="preserve"> </w:delText>
        </w:r>
      </w:del>
      <w:r>
        <w:rPr>
          <w:rtl/>
        </w:rPr>
        <w:t xml:space="preserve">קומץ בדעת</w:t>
      </w:r>
      <w:r>
        <w:rPr>
          <w:rFonts w:hint="cs"/>
          <w:rtl/>
        </w:rPr>
        <w:t xml:space="preserve"> </w:t>
      </w:r>
      <w:r>
        <w:rPr>
          <w:rtl/>
        </w:rPr>
        <w:t xml:space="preserve">כהן </w:t>
      </w:r>
      <w:r>
        <w:rPr>
          <w:rFonts w:hint="cs"/>
          <w:rtl/>
        </w:rPr>
        <w:t xml:space="preserve">תלוי וכשקובץ אעשרון קומץ </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כה.</w:t>
      </w:r>
    </w:p>
    <w:p>
      <w:pPr>
        <w:pStyle w:val="MishnaBatzad"/>
        <w:rPr>
          <w:ins w:id="20348" w:author="קלוד" w:date="2026-10-11T09:07:26Z"/>
        </w:rPr>
      </w:pPr>
      <w:ins w:id="20347" w:author="קלוד" w:date="2026-10-11T09:07:26Z">
        <w:r>
          <w:t xml:space="preserve">משנה ג</w:t>
        </w:r>
      </w:ins>
    </w:p>
    <w:p w:rsidR="00DA63EC" w:rsidRPr="000A334C" w:rsidRDefault="00DA63EC" w:rsidP="003B6D22">
      <w:pPr>
        <w:pStyle w:val="afff9"/>
        <w:rPr>
          <w:del w:id="20156" w:author="קלוד" w:date="2026-10-11T09:07:26Z"/>
          <w:rtl/>
        </w:rPr>
      </w:pPr>
      <w:del w:id="20155" w:author="קלוד" w:date="2026-10-11T09:07:26Z">
        <w:r w:rsidRPr="000A334C">
          <w:rPr>
            <w:rtl/>
          </w:rPr>
          <w:delText xml:space="preserve">מתני'.</w:delText>
        </w:r>
      </w:del>
    </w:p>
    <w:p w:rsidR="00DA63EC" w:rsidRPr="000A334C" w:rsidRDefault="00DA63EC" w:rsidP="003B6D22">
      <w:pPr>
        <w:pStyle w:val="afff9"/>
        <w:spacing w:before="120"/>
        <w:rPr>
          <w:rtl/>
        </w:rPr>
        <w:pPrChange w:id="90016" w:author="קלוד" w:date="2026-10-11T12:09:42Z">
          <w:pPr>
            <w:pStyle w:val="afff9"/>
          </w:pPr>
        </w:pPrChange>
      </w:pPr>
      <w:r w:rsidRPr="000A334C">
        <w:rPr>
          <w:rtl/>
        </w:rPr>
        <w:t xml:space="preserve">נטמא הקומץ והקריבו - הציץ מרצה, </w:t>
      </w:r>
    </w:p>
    <w:p w:rsidR="00DA63EC" w:rsidRPr="000A334C" w:rsidRDefault="00DA63EC" w:rsidP="003B6D22">
      <w:pPr>
        <w:pStyle w:val="afff9"/>
        <w:rPr>
          <w:rtl/>
        </w:rPr>
      </w:pPr>
      <w:r w:rsidRPr="000A334C">
        <w:rPr>
          <w:rtl/>
        </w:rPr>
        <w:t>יצא והקריבו - אין הציץ מרצה, שהציץ מרצה על הטמא ואינו מרצה על היוצא.</w:t>
      </w:r>
    </w:p>
    <w:p w:rsidR="00DA63EC" w:rsidRDefault="00DA63EC" w:rsidP="00DA63EC">
      <w:pPr>
        <w:pStyle w:val="affffd"/>
        <w:rPr>
          <w:rtl/>
        </w:rPr>
      </w:pPr>
      <w:r>
        <w:rPr>
          <w:rtl/>
        </w:rPr>
        <w:t>׹</w:t>
      </w:r>
    </w:p>
    <w:p>
      <w:pPr>
        <w:pStyle w:val="afffff8"/>
        <w:rPr>
          <w:ins w:id="90701" w:author="קלוד" w:date="2026-10-11T12:32:08Z"/>
        </w:rPr>
      </w:pPr>
      <w:ins w:id="90702" w:author="קלוד" w:date="2026-10-11T12:32:08Z">
        <w:r>
          <w:rPr>
            <w:color w:val="7B3F00"/>
          </w:rPr>
          <w:t xml:space="preserve">'ונשא אהרן את עון הקדשים' - איזה עון הציץ מרצה</w:t>
        </w:r>
      </w:ins>
    </w:p>
    <w:p>
      <w:pPr>
        <w:pStyle w:val="38"/>
        <w:rPr>
          <w:ins w:id="98767" w:author="מנוע מכני" w:date="2026-10-11T12:04:40Z"/>
        </w:rPr>
      </w:pPr>
      <w:r w:rsidRPr="004A7C9A">
        <w:t>ת</w:t>
      </w:r>
      <w:r w:rsidRPr="004A7C9A">
        <w:t>"</w:t>
      </w:r>
      <w:r w:rsidRPr="004A7C9A">
        <w:t>ר</w:t>
      </w:r>
      <w:r>
        <w:t>:</w:t>
      </w:r>
    </w:p>
    <w:p w:rsidR="00DA63EC" w:rsidRDefault="00DA63EC" w:rsidP="00DA63EC">
      <w:pPr>
        <w:tabs>
          <w:tab w:val="center" w:pos="2835"/>
        </w:tabs>
        <w:rPr>
          <w:rtl/>
        </w:rPr>
      </w:pPr>
      <w:del w:id="98768" w:author="מנוע מכני" w:date="2026-10-11T12:04:40Z">
        <w:r w:rsidRPr="00464129">
          <w:rPr>
            <w:rStyle w:val="afffff0"/>
            <w:rtl/>
          </w:rPr>
          <w:delText xml:space="preserve"> </w:delText>
        </w:r>
      </w:del>
      <w:r w:rsidRPr="00464129">
        <w:rPr>
          <w:rStyle w:val="afffff0"/>
          <w:rFonts w:hint="cs"/>
          <w:rtl/>
        </w:rPr>
        <w:t>'</w:t>
      </w:r>
      <w:ins w:id="90459" w:author="Claude - סמנטי" w:date="2026-10-11T12:27:00Z">
        <w:r>
          <w:rPr>
            <w:rStyle w:val="afffff0"/>
            <w:rtl/>
          </w:rPr>
          <w:t xml:space="preserve">וְנָשָׂא אַהֲרֹן אֶת עֲוֹן הַקֳּדָשִׁים</w:t>
        </w:r>
      </w:ins>
      <w:del w:id="90460" w:author="Claude - סמנטי" w:date="2026-10-11T12:27:00Z">
        <w:r w:rsidRPr="00464129">
          <w:rPr>
            <w:rStyle w:val="afffff0"/>
            <w:rtl/>
          </w:rPr>
          <w:delText xml:space="preserve">ונשא אהרן את עון הקדשים</w:delText>
        </w:r>
      </w:del>
      <w:r w:rsidRPr="00464129">
        <w:rPr>
          <w:rStyle w:val="afffff0"/>
          <w:rFonts w:hint="cs"/>
          <w:rtl/>
        </w:rPr>
        <w:t>'</w:t>
      </w:r>
      <w:r w:rsidRPr="00464129">
        <w:rPr>
          <w:rStyle w:val="afffff0"/>
          <w:rtl/>
        </w:rPr>
        <w:t xml:space="preserve"> </w:t>
      </w:r>
      <w:r>
        <w:rPr>
          <w:rtl/>
        </w:rPr>
        <w:t xml:space="preserve">- וכי איזה עון הוא נושא? </w:t>
      </w:r>
    </w:p>
    <w:p w:rsidR="00DA63EC" w:rsidRDefault="00DA63EC" w:rsidP="00DA63EC">
      <w:pPr>
        <w:tabs>
          <w:tab w:val="center" w:pos="2835"/>
        </w:tabs>
        <w:rPr>
          <w:rtl/>
        </w:rPr>
      </w:pPr>
      <w:r>
        <w:rPr>
          <w:rFonts w:hint="cs"/>
          <w:rtl/>
        </w:rPr>
        <w:t>א</w:t>
      </w:r>
      <w:r>
        <w:rPr>
          <w:rtl/>
        </w:rPr>
        <w:t>"</w:t>
      </w:r>
      <w:r>
        <w:rPr>
          <w:rFonts w:hint="cs"/>
          <w:rtl/>
        </w:rPr>
        <w:t>ת</w:t>
      </w:r>
      <w:r>
        <w:rPr>
          <w:rtl/>
        </w:rPr>
        <w:t xml:space="preserve">: עון פיגול, הרי כבר נאמר </w:t>
      </w:r>
      <w:r>
        <w:rPr>
          <w:rtl/>
        </w:rPr>
        <w:t xml:space="preserve">לא</w:t>
      </w:r>
      <w:r>
        <w:rPr>
          <w:rtl/>
        </w:rPr>
        <w:t xml:space="preserve"> יחשב!</w:t>
      </w:r>
    </w:p>
    <w:p w:rsidR="00DA63EC" w:rsidRDefault="00DA63EC" w:rsidP="00DA63EC">
      <w:pPr>
        <w:tabs>
          <w:tab w:val="center" w:pos="2835"/>
        </w:tabs>
        <w:rPr>
          <w:rtl/>
        </w:rPr>
      </w:pPr>
      <w:r>
        <w:rPr>
          <w:rtl/>
        </w:rPr>
        <w:t xml:space="preserve">א"ת: עון נותר, הרי כבר נאמר </w:t>
      </w:r>
      <w:r>
        <w:rPr>
          <w:rtl/>
        </w:rPr>
        <w:t xml:space="preserve">לא</w:t>
      </w:r>
      <w:r>
        <w:rPr>
          <w:rtl/>
        </w:rPr>
        <w:t xml:space="preserve"> ירצה!</w:t>
      </w:r>
    </w:p>
    <w:p w:rsidR="00DA63EC" w:rsidRDefault="00DA63EC" w:rsidP="00DA63EC">
      <w:pPr>
        <w:tabs>
          <w:tab w:val="center" w:pos="2835"/>
        </w:tabs>
        <w:rPr>
          <w:rtl/>
        </w:rPr>
      </w:pPr>
      <w:r>
        <w:rPr>
          <w:rtl/>
        </w:rPr>
        <w:t>הא אינו נושא אלא עון טומאה שהותרה מכללה בציבור.</w:t>
      </w:r>
    </w:p>
    <w:p>
      <w:pPr>
        <w:pStyle w:val="38"/>
        <w:rPr>
          <w:ins w:id="98770" w:author="מנוע מכני" w:date="2026-10-11T12:04:40Z"/>
        </w:rPr>
      </w:pPr>
      <w:del w:id="98769" w:author="מנוע מכני" w:date="2026-10-11T12:04:40Z">
        <w:r w:rsidRPr="0051076E">
          <w:delText xml:space="preserve">•</w:delText>
        </w:r>
      </w:del>
      <w:r w:rsidRPr="0051076E">
        <w:t xml:space="preserve"> </w:t>
      </w:r>
      <w:r>
        <w:t>מתקיף ר</w:t>
      </w:r>
      <w:r>
        <w:t>"</w:t>
      </w:r>
      <w:r>
        <w:t xml:space="preserve">ז </w:t>
      </w:r>
      <w:r>
        <w:t xml:space="preserve">אימא:</w:t>
      </w:r>
    </w:p>
    <w:p w:rsidR="00DA63EC" w:rsidRDefault="00DA63EC" w:rsidP="00DA63EC">
      <w:pPr>
        <w:tabs>
          <w:tab w:val="center" w:pos="2835"/>
        </w:tabs>
        <w:rPr>
          <w:rtl/>
        </w:rPr>
      </w:pPr>
      <w:del w:id="98771" w:author="מנוע מכני" w:date="2026-10-11T12:04:40Z">
        <w:r>
          <w:rPr>
            <w:rtl/>
          </w:rPr>
          <w:delText xml:space="preserve"> </w:delText>
        </w:r>
      </w:del>
      <w:r>
        <w:rPr>
          <w:rtl/>
        </w:rPr>
        <w:t xml:space="preserve">עון יוצא, שהותר מכללו בבמה!</w:t>
      </w:r>
    </w:p>
    <w:p w:rsidR="00DA63EC" w:rsidRDefault="00DA63EC" w:rsidP="00DA63EC">
      <w:pPr>
        <w:tabs>
          <w:tab w:val="center" w:pos="2835"/>
        </w:tabs>
        <w:rPr>
          <w:rtl/>
        </w:rPr>
      </w:pPr>
      <w:r>
        <w:rPr>
          <w:rFonts w:hint="cs"/>
          <w:rtl/>
        </w:rPr>
        <w:t>א</w:t>
      </w:r>
      <w:r>
        <w:rPr>
          <w:rtl/>
        </w:rPr>
        <w:t>"</w:t>
      </w:r>
      <w:r>
        <w:rPr>
          <w:rFonts w:hint="cs"/>
          <w:rtl/>
        </w:rPr>
        <w:t>ל</w:t>
      </w:r>
      <w:r>
        <w:rPr>
          <w:rtl/>
        </w:rPr>
        <w:t xml:space="preserve"> </w:t>
      </w:r>
      <w:r>
        <w:rPr>
          <w:rStyle w:val="2fb"/>
          <w:rtl/>
        </w:rPr>
        <w:t xml:space="preserve">אביי</w:t>
      </w:r>
      <w:r w:rsidRPr="00464129">
        <w:rPr>
          <w:rStyle w:val="afffff0"/>
          <w:rFonts w:hint="cs"/>
          <w:rtl/>
        </w:rPr>
        <w:t xml:space="preserve"> '</w:t>
      </w:r>
      <w:r w:rsidRPr="00464129">
        <w:rPr>
          <w:rStyle w:val="afffff0"/>
          <w:rtl/>
        </w:rPr>
        <w:t xml:space="preserve">לרצון להם לפני ה</w:t>
      </w:r>
      <w:r w:rsidRPr="00464129">
        <w:rPr>
          <w:rStyle w:val="afffff0"/>
          <w:rtl/>
        </w:rPr>
        <w:t xml:space="preserve">',</w:t>
      </w:r>
      <w:r>
        <w:rPr>
          <w:rtl/>
        </w:rPr>
        <w:t xml:space="preserve"> עון דלפני ה</w:t>
      </w:r>
      <w:r w:rsidR="005608A0">
        <w:rPr>
          <w:rtl/>
        </w:rPr>
        <w:t>'</w:t>
      </w:r>
      <w:r>
        <w:rPr>
          <w:rtl/>
        </w:rPr>
        <w:t xml:space="preserve"> אין, עון דיוצא </w:t>
      </w:r>
      <w:r>
        <w:rPr>
          <w:rtl/>
        </w:rPr>
        <w:t xml:space="preserve">לא</w:t>
      </w:r>
      <w:r>
        <w:rPr>
          <w:rtl/>
        </w:rPr>
        <w:t xml:space="preserve">.</w:t>
      </w:r>
    </w:p>
    <w:p>
      <w:pPr>
        <w:pStyle w:val="38"/>
        <w:rPr>
          <w:ins w:id="98772" w:author="מנוע מכני" w:date="2026-10-11T12:04:40Z"/>
        </w:rPr>
      </w:pPr>
      <w:r>
        <w:t xml:space="preserve">מתקיף </w:t>
      </w:r>
      <w:r>
        <w:t>ר</w:t>
      </w:r>
      <w:r>
        <w:t>"</w:t>
      </w:r>
      <w:r>
        <w:t>א</w:t>
      </w:r>
      <w:r>
        <w:t xml:space="preserve"> אימא:</w:t>
      </w:r>
    </w:p>
    <w:p w:rsidR="00DA63EC" w:rsidRDefault="00DA63EC" w:rsidP="00DA63EC">
      <w:pPr>
        <w:tabs>
          <w:tab w:val="center" w:pos="2835"/>
        </w:tabs>
        <w:rPr>
          <w:rtl/>
        </w:rPr>
      </w:pPr>
      <w:del w:id="98773" w:author="מנוע מכני" w:date="2026-10-11T12:04:40Z">
        <w:r>
          <w:rPr>
            <w:rtl/>
          </w:rPr>
          <w:delText xml:space="preserve"> </w:delText>
        </w:r>
      </w:del>
      <w:r>
        <w:rPr>
          <w:rtl/>
        </w:rPr>
        <w:t xml:space="preserve">עון שמאל, שהותר מכללו ביום הכפורים!</w:t>
      </w:r>
    </w:p>
    <w:p w:rsidR="00DA63EC" w:rsidRDefault="00DA63EC" w:rsidP="00DA63EC">
      <w:pPr>
        <w:tabs>
          <w:tab w:val="center" w:pos="2835"/>
        </w:tabs>
        <w:rPr>
          <w:rtl/>
        </w:rPr>
      </w:pPr>
      <w:r>
        <w:rPr>
          <w:rFonts w:hint="cs"/>
          <w:rtl/>
        </w:rPr>
        <w:t>א</w:t>
      </w:r>
      <w:r>
        <w:rPr>
          <w:rtl/>
        </w:rPr>
        <w:t>"</w:t>
      </w:r>
      <w:r>
        <w:rPr>
          <w:rFonts w:hint="cs"/>
          <w:rtl/>
        </w:rPr>
        <w:t xml:space="preserve">ל</w:t>
      </w:r>
      <w:r>
        <w:rPr>
          <w:rFonts w:hint="cs"/>
          <w:rtl/>
        </w:rPr>
        <w:t xml:space="preserve"> </w:t>
      </w:r>
      <w:r>
        <w:rPr>
          <w:rStyle w:val="2fb"/>
          <w:rtl/>
        </w:rPr>
        <w:t>אביי</w:t>
      </w:r>
      <w:r>
        <w:rPr>
          <w:rFonts w:hint="cs"/>
          <w:rtl/>
        </w:rPr>
        <w:t xml:space="preserve"> '</w:t>
      </w:r>
      <w:r>
        <w:rPr>
          <w:rtl/>
        </w:rPr>
        <w:t>עון, עון שהיה בו ודחיתיו, לאפוקי יוה"כ דהכשירו בשמאל הוא.</w:t>
      </w:r>
    </w:p>
    <w:p>
      <w:pPr>
        <w:pStyle w:val="38"/>
        <w:rPr>
          <w:ins w:id="98774" w:author="מנוע מכני" w:date="2026-10-11T12:04:40Z"/>
        </w:rPr>
      </w:pPr>
      <w:r>
        <w:t xml:space="preserve">רב אשי:</w:t>
      </w:r>
    </w:p>
    <w:p w:rsidR="00DA63EC" w:rsidRDefault="00DA63EC" w:rsidP="00DA63EC">
      <w:pPr>
        <w:tabs>
          <w:tab w:val="center" w:pos="2835"/>
        </w:tabs>
        <w:rPr>
          <w:rtl/>
        </w:rPr>
      </w:pPr>
      <w:del w:id="98775" w:author="מנוע מכני" w:date="2026-10-11T12:04:40Z">
        <w:r>
          <w:rPr>
            <w:rtl/>
          </w:rPr>
          <w:delText xml:space="preserve"> </w:delText>
        </w:r>
      </w:del>
      <w:r>
        <w:rPr>
          <w:rtl/>
        </w:rPr>
        <w:t xml:space="preserve">עון הקדשים - ולא עון המקדישין.</w:t>
      </w:r>
    </w:p>
    <w:p>
      <w:pPr>
        <w:pStyle w:val="38"/>
        <w:rPr>
          <w:ins w:id="98776" w:author="מנוע מכני" w:date="2026-10-11T12:04:40Z"/>
        </w:rPr>
      </w:pPr>
      <w:del w:id="102609" w:author="מנוע מכני" w:date="2026-10-11T12:04:40Z">
        <w:r w:rsidRPr="00336727">
          <w:delText xml:space="preserve">א</w:delText>
        </w:r>
        <w:r w:rsidRPr="00336727">
          <w:delText xml:space="preserve">"</w:delText>
        </w:r>
        <w:r w:rsidRPr="00336727">
          <w:delText xml:space="preserve">ל </w:delText>
        </w:r>
      </w:del>
      <w:r w:rsidRPr="00336727">
        <w:t xml:space="preserve">רסבדר</w:t>
      </w:r>
      <w:r w:rsidRPr="00336727">
        <w:t>"</w:t>
      </w:r>
      <w:r w:rsidRPr="00336727">
        <w:t>א לר</w:t>
      </w:r>
      <w:r w:rsidRPr="00336727">
        <w:t>"</w:t>
      </w:r>
      <w:r w:rsidRPr="00336727">
        <w:t>א</w:t>
      </w:r>
      <w:r w:rsidRPr="00336727">
        <w:t xml:space="preserve">:</w:t>
      </w:r>
    </w:p>
    <w:p w:rsidR="00DA63EC" w:rsidRDefault="00DA63EC" w:rsidP="00DA63EC">
      <w:pPr>
        <w:rPr>
          <w:rtl/>
        </w:rPr>
      </w:pPr>
      <w:del w:id="98777" w:author="מנוע מכני" w:date="2026-10-11T12:04:40Z">
        <w:r w:rsidRPr="00336727">
          <w:rPr>
            <w:rtl/>
          </w:rPr>
          <w:delText xml:space="preserve"> </w:delText>
        </w:r>
      </w:del>
      <w:r w:rsidRPr="00336727">
        <w:rPr>
          <w:rtl/>
        </w:rPr>
        <w:t xml:space="preserve">עון בעל מום, שהותר מכללו בעופות, דתמות וזכרות בבהמה, ואין תמות וזכרות בעופות</w:t>
      </w:r>
    </w:p>
    <w:p>
      <w:pPr>
        <w:pStyle w:val="38"/>
        <w:rPr>
          <w:ins w:id="98778" w:author="מנוע מכני" w:date="2026-10-11T12:04:40Z"/>
        </w:rPr>
      </w:pPr>
      <w:r>
        <w:t xml:space="preserve">- </w:t>
      </w:r>
      <w:r>
        <w:t>א</w:t>
      </w:r>
      <w:r>
        <w:t>"</w:t>
      </w:r>
      <w:r>
        <w:t xml:space="preserve">ל</w:t>
      </w:r>
      <w:ins w:id="94359" w:author="מנוע מכני" w:date="2026-10-11T12:04:40Z">
        <w:r>
          <w:t xml:space="preserve"> </w:t>
        </w:r>
      </w:ins>
      <w:del w:id="94360" w:author="מנוע מכני" w:date="2026-10-11T12:04:40Z">
        <w:r>
          <w:delText xml:space="preserve"> </w:delText>
        </w:r>
        <w:r>
          <w:delText xml:space="preserve"> </w:delText>
        </w:r>
      </w:del>
      <w:r>
        <w:t xml:space="preserve">עליך </w:t>
      </w:r>
      <w:r>
        <w:t xml:space="preserve">אמר</w:t>
      </w:r>
      <w:r>
        <w:t xml:space="preserve"> קרא:</w:t>
      </w:r>
    </w:p>
    <w:p w:rsidR="00DA63EC" w:rsidRDefault="00DA63EC" w:rsidP="00DA63EC">
      <w:pPr>
        <w:pStyle w:val="affffb"/>
        <w:rPr>
          <w:rtl/>
        </w:rPr>
      </w:pPr>
      <w:del w:id="98779" w:author="מנוע מכני" w:date="2026-10-11T12:04:40Z">
        <w:r w:rsidRPr="00464129">
          <w:rPr>
            <w:rStyle w:val="afffff0"/>
            <w:rtl/>
          </w:rPr>
          <w:delText xml:space="preserve"> </w:delText>
        </w:r>
      </w:del>
      <w:r w:rsidRPr="00464129">
        <w:rPr>
          <w:rStyle w:val="afffff0"/>
          <w:rFonts w:hint="cs"/>
          <w:rtl/>
        </w:rPr>
        <w:t>'</w:t>
      </w:r>
      <w:r w:rsidRPr="00464129">
        <w:rPr>
          <w:rStyle w:val="afffff0"/>
          <w:rtl/>
        </w:rPr>
        <w:t>לא ירצה</w:t>
      </w:r>
      <w:r w:rsidRPr="00464129">
        <w:rPr>
          <w:rStyle w:val="afffff0"/>
          <w:rFonts w:hint="cs"/>
          <w:rtl/>
        </w:rPr>
        <w:t>'</w:t>
      </w:r>
      <w:r w:rsidRPr="00464129">
        <w:rPr>
          <w:rStyle w:val="afffff0"/>
          <w:rtl/>
        </w:rPr>
        <w:t>,</w:t>
      </w:r>
      <w:r>
        <w:rPr>
          <w:rtl/>
        </w:rPr>
        <w:t xml:space="preserve"> כי </w:t>
      </w:r>
      <w:r>
        <w:rPr>
          <w:rtl/>
        </w:rPr>
        <w:t xml:space="preserve">לא</w:t>
      </w:r>
      <w:r>
        <w:rPr>
          <w:rtl/>
        </w:rPr>
        <w:t xml:space="preserve"> לרצון יהיה לכם.</w:t>
      </w:r>
    </w:p>
    <w:p w:rsidR="00DA63EC" w:rsidRDefault="00DA63EC" w:rsidP="00DA63EC">
      <w:pPr>
        <w:tabs>
          <w:tab w:val="center" w:pos="2835"/>
        </w:tabs>
        <w:rPr>
          <w:b/>
          <w:bCs/>
          <w:rtl/>
        </w:rPr>
      </w:pPr>
    </w:p>
    <w:p>
      <w:pPr>
        <w:pStyle w:val="afffff8"/>
        <w:rPr>
          <w:ins w:id="90699" w:author="קלוד" w:date="2026-10-11T12:32:08Z"/>
        </w:rPr>
      </w:pPr>
      <w:ins w:id="90700" w:author="קלוד" w:date="2026-10-11T12:32:08Z">
        <w:r>
          <w:rPr>
            <w:color w:val="7B3F00"/>
          </w:rPr>
          <w:t xml:space="preserve">דם שנטמא וזרקו - שוגג, מזיד, יחיד וציבור</w:t>
        </w:r>
      </w:ins>
    </w:p>
    <w:p>
      <w:pPr>
        <w:pStyle w:val="38"/>
        <w:rPr>
          <w:ins w:id="98781" w:author="מנוע מכני" w:date="2026-10-11T12:04:40Z"/>
        </w:rPr>
      </w:pPr>
      <w:del w:id="98780" w:author="מנוע מכני" w:date="2026-10-11T12:04:40Z">
        <w:r w:rsidRPr="0051076E">
          <w:delText xml:space="preserve">•</w:delText>
        </w:r>
      </w:del>
      <w:r w:rsidRPr="0051076E">
        <w:t xml:space="preserve"> </w:t>
      </w:r>
      <w:r w:rsidRPr="004A7C9A">
        <w:t>ת</w:t>
      </w:r>
      <w:r w:rsidRPr="004A7C9A">
        <w:t>"</w:t>
      </w:r>
      <w:r w:rsidRPr="004A7C9A">
        <w:t>ר</w:t>
      </w:r>
      <w:r>
        <w:t xml:space="preserve">:</w:t>
      </w:r>
    </w:p>
    <w:p w:rsidR="00DA63EC" w:rsidRDefault="00DA63EC" w:rsidP="00DA63EC">
      <w:pPr>
        <w:tabs>
          <w:tab w:val="center" w:pos="2835"/>
        </w:tabs>
        <w:rPr>
          <w:rtl/>
        </w:rPr>
      </w:pPr>
      <w:del w:id="98782" w:author="מנוע מכני" w:date="2026-10-11T12:04:40Z">
        <w:r>
          <w:rPr>
            <w:rtl/>
          </w:rPr>
          <w:delText xml:space="preserve"> </w:delText>
        </w:r>
      </w:del>
      <w:r>
        <w:rPr>
          <w:rtl/>
        </w:rPr>
        <w:t xml:space="preserve">דם שנטמא וזרקו, בשוגג - הורצה, במזיד - </w:t>
      </w:r>
      <w:r>
        <w:rPr>
          <w:rtl/>
        </w:rPr>
        <w:t xml:space="preserve">לא</w:t>
      </w:r>
      <w:r>
        <w:rPr>
          <w:rtl/>
        </w:rPr>
        <w:t xml:space="preserve"> הורצה</w:t>
      </w:r>
      <w:ins w:id="94361" w:author="מנוע מכני" w:date="2026-10-11T12:04:40Z">
        <w:r>
          <w:rPr>
            <w:rtl/>
          </w:rPr>
          <w:t xml:space="preserve">,</w:t>
        </w:r>
      </w:ins>
      <w:del w:id="94362" w:author="מנוע מכני" w:date="2026-10-11T12:04:40Z">
        <w:r>
          <w:rPr>
            <w:rtl/>
          </w:rPr>
          <w:delText xml:space="preserve">;</w:delText>
        </w:r>
      </w:del>
      <w:r>
        <w:rPr>
          <w:rtl/>
        </w:rPr>
        <w:t xml:space="preserve"> </w:t>
      </w:r>
      <w:r>
        <w:rPr>
          <w:rFonts w:hint="cs"/>
          <w:rtl/>
        </w:rPr>
        <w:t>בד</w:t>
      </w:r>
      <w:r>
        <w:rPr>
          <w:rtl/>
        </w:rPr>
        <w:t>"</w:t>
      </w:r>
      <w:r>
        <w:rPr>
          <w:rFonts w:hint="cs"/>
          <w:rtl/>
        </w:rPr>
        <w:t>א</w:t>
      </w:r>
      <w:r>
        <w:rPr>
          <w:rtl/>
        </w:rPr>
        <w:t xml:space="preserve"> - ביחיד, אבל בציבור, בין בשוגג בין במזיד - הורצה</w:t>
      </w:r>
      <w:ins w:id="94363" w:author="מנוע מכני" w:date="2026-10-11T12:04:40Z">
        <w:r>
          <w:rPr>
            <w:rtl/>
          </w:rPr>
          <w:t xml:space="preserve">,</w:t>
        </w:r>
      </w:ins>
      <w:del w:id="9436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b/>
          <w:bCs/>
          <w:rtl/>
        </w:rPr>
        <w:tab/>
      </w:r>
      <w:r>
        <w:rPr>
          <w:rtl/>
        </w:rPr>
        <w:t xml:space="preserve">ובעכו"ם, בין בשוגג בין במזיד, בין באונס בין ברצון </w:t>
      </w:r>
      <w:r>
        <w:rPr>
          <w:rtl/>
        </w:rPr>
        <w:t xml:space="preserve">לא</w:t>
      </w:r>
      <w:r>
        <w:rPr>
          <w:rtl/>
        </w:rPr>
        <w:t xml:space="preserve"> הורצה.</w:t>
      </w:r>
    </w:p>
    <w:p w:rsidR="00DA63EC" w:rsidRDefault="00DA63EC" w:rsidP="00DA63EC">
      <w:pPr>
        <w:pStyle w:val="afff3"/>
        <w:framePr w:wrap="around"/>
        <w:rPr>
          <w:rtl/>
        </w:rPr>
      </w:pPr>
      <w:r>
        <w:rPr>
          <w:rFonts w:hint="cs"/>
          <w:rtl/>
        </w:rPr>
        <w:t>כה:</w:t>
      </w:r>
    </w:p>
    <w:p w:rsidR="00DA63EC" w:rsidRDefault="00DA63EC" w:rsidP="00DA63EC">
      <w:pPr>
        <w:tabs>
          <w:tab w:val="center" w:pos="2835"/>
        </w:tabs>
        <w:rPr>
          <w:rtl/>
        </w:rPr>
      </w:pPr>
      <w:r>
        <w:rPr>
          <w:rtl/>
        </w:rPr>
        <w:t>ורמינהי: על מה הציץ מרצה? על הדם ועל הבשר ועל החלב שנטמא בין בשוגג בין במזיד, בין באונס בין ברצון, בין ביחיד בין בציבור!</w:t>
      </w:r>
    </w:p>
    <w:p>
      <w:pPr>
        <w:pStyle w:val="38"/>
        <w:rPr>
          <w:ins w:id="98784" w:author="מנוע מכני" w:date="2026-10-11T12:04:40Z"/>
        </w:rPr>
      </w:pPr>
      <w:del w:id="98783" w:author="מנוע מכני" w:date="2026-10-11T12:04:40Z">
        <w:r w:rsidRPr="0051076E">
          <w:delText xml:space="preserve">•</w:delText>
        </w:r>
      </w:del>
      <w:r w:rsidRPr="0051076E">
        <w:t xml:space="preserve"> </w:t>
      </w:r>
      <w:r>
        <w:t xml:space="preserve">רב יוסף, </w:t>
      </w:r>
      <w:r>
        <w:t xml:space="preserve">ל"ק</w:t>
      </w:r>
      <w:r>
        <w:t xml:space="preserve">:</w:t>
      </w:r>
    </w:p>
    <w:p w:rsidR="00DA63EC" w:rsidRDefault="00DA63EC" w:rsidP="00DA63EC">
      <w:pPr>
        <w:tabs>
          <w:tab w:val="center" w:pos="2835"/>
        </w:tabs>
        <w:rPr>
          <w:rtl/>
        </w:rPr>
      </w:pPr>
      <w:del w:id="98785" w:author="מנוע מכני" w:date="2026-10-11T12:04:40Z">
        <w:r>
          <w:rPr>
            <w:rtl/>
          </w:rPr>
          <w:delText xml:space="preserve"> </w:delText>
        </w:r>
      </w:del>
      <w:r>
        <w:rPr>
          <w:rtl/>
        </w:rPr>
        <w:t xml:space="preserve">הא </w:t>
      </w:r>
      <w:r>
        <w:rPr>
          <w:rStyle w:val="2fb"/>
          <w:rtl/>
        </w:rPr>
        <w:t xml:space="preserve">ר' יוסי</w:t>
      </w:r>
      <w:r>
        <w:rPr>
          <w:rtl/>
        </w:rPr>
        <w:t xml:space="preserve">, הא רבנן</w:t>
      </w:r>
      <w:ins w:id="94365" w:author="מנוע מכני" w:date="2026-10-11T12:04:40Z">
        <w:r>
          <w:rPr>
            <w:rtl/>
          </w:rPr>
          <w:t xml:space="preserve">,</w:t>
        </w:r>
      </w:ins>
      <w:del w:id="94366" w:author="מנוע מכני" w:date="2026-10-11T12:04:40Z">
        <w:r>
          <w:rPr>
            <w:rtl/>
          </w:rPr>
          <w:delText xml:space="preserve">;</w:delText>
        </w:r>
      </w:del>
      <w:r>
        <w:rPr>
          <w:rtl/>
        </w:rPr>
        <w:t xml:space="preserve"> </w:t>
      </w:r>
    </w:p>
    <w:p>
      <w:pPr>
        <w:pStyle w:val="38"/>
        <w:rPr>
          <w:ins w:id="98786" w:author="מנוע מכני" w:date="2026-10-11T12:04:40Z"/>
        </w:rPr>
      </w:pPr>
      <w:r w:rsidRPr="00336727">
        <w:t xml:space="preserve">דתניא</w:t>
      </w:r>
      <w:r w:rsidRPr="00336727">
        <w:t xml:space="preserve">:</w:t>
      </w:r>
    </w:p>
    <w:p w:rsidR="00DA63EC" w:rsidRDefault="00DA63EC" w:rsidP="00DA63EC">
      <w:pPr>
        <w:rPr>
          <w:rtl/>
        </w:rPr>
      </w:pPr>
      <w:del w:id="98787" w:author="מנוע מכני" w:date="2026-10-11T12:04:40Z">
        <w:r w:rsidRPr="00336727">
          <w:rPr>
            <w:rtl/>
          </w:rPr>
          <w:delText xml:space="preserve"> </w:delText>
        </w:r>
      </w:del>
      <w:r w:rsidRPr="00336727">
        <w:rPr>
          <w:rtl/>
        </w:rPr>
        <w:t xml:space="preserve">אין תורמין מן הטמא על הטהור, ואם תרם, בשוגג - תרומתו תרומה, במזיד - אין תרומתו תרומה</w:t>
      </w:r>
      <w:ins w:id="94367" w:author="מנוע מכני" w:date="2026-10-11T12:04:40Z">
        <w:r>
          <w:rPr>
            <w:rtl/>
          </w:rPr>
          <w:t xml:space="preserve">,</w:t>
        </w:r>
      </w:ins>
      <w:del w:id="94368" w:author="מנוע מכני" w:date="2026-10-11T12:04:40Z">
        <w:r w:rsidRPr="00336727">
          <w:rPr>
            <w:rtl/>
          </w:rPr>
          <w:delText xml:space="preserve">;</w:delText>
        </w:r>
      </w:del>
      <w:r w:rsidRPr="00336727">
        <w:rPr>
          <w:rtl/>
        </w:rPr>
        <w:t xml:space="preserve"> </w:t>
      </w:r>
    </w:p>
    <w:p>
      <w:pPr>
        <w:pStyle w:val="38"/>
        <w:rPr>
          <w:ins w:id="98788" w:author="מנוע מכני" w:date="2026-10-11T12:04:40Z"/>
        </w:rPr>
      </w:pPr>
      <w:r>
        <w:t xml:space="preserve">ר' יוסי</w:t>
      </w:r>
      <w:del w:id="102491" w:author="מנוע מכני" w:date="2026-10-11T12:04:40Z">
        <w:r>
          <w:delText xml:space="preserve"> אומר</w:delText>
        </w:r>
      </w:del>
      <w:r>
        <w:t xml:space="preserve">:</w:t>
      </w:r>
    </w:p>
    <w:p w:rsidR="00DA63EC" w:rsidRDefault="00DA63EC" w:rsidP="00DA63EC">
      <w:pPr>
        <w:tabs>
          <w:tab w:val="center" w:pos="2835"/>
        </w:tabs>
        <w:rPr>
          <w:rtl/>
        </w:rPr>
      </w:pPr>
      <w:del w:id="98789" w:author="מנוע מכני" w:date="2026-10-11T12:04:40Z">
        <w:r>
          <w:rPr>
            <w:rtl/>
          </w:rPr>
          <w:delText xml:space="preserve"> </w:delText>
        </w:r>
      </w:del>
      <w:r>
        <w:rPr>
          <w:rtl/>
        </w:rPr>
        <w:t xml:space="preserve">בין בשוגג בין במזיד - תרומתו תרומה.</w:t>
      </w:r>
    </w:p>
    <w:p>
      <w:pPr>
        <w:pStyle w:val="38"/>
        <w:rPr>
          <w:ins w:id="98790" w:author="מנוע מכני" w:date="2026-10-11T12:04:40Z"/>
        </w:rPr>
      </w:pPr>
      <w:r w:rsidRPr="00FE1B89">
        <w:t>ו</w:t>
      </w:r>
      <w:r w:rsidRPr="00FE1B89">
        <w:t>איפוך</w:t>
      </w:r>
      <w:r w:rsidRPr="00FE1B89">
        <w:t xml:space="preserve">, </w:t>
      </w:r>
      <w:ins w:id="90365" w:author="מנוע מכני" w:date="2026-10-11T12:04:40Z">
        <w:r>
          <w:t xml:space="preserve">ר"א</w:t>
        </w:r>
      </w:ins>
      <w:del w:id="90366" w:author="מנוע מכני" w:date="2026-10-11T12:04:40Z">
        <w:r w:rsidRPr="00FE1B89">
          <w:delText xml:space="preserve">רבי אליעזר</w:delText>
        </w:r>
      </w:del>
      <w:del w:id="102492" w:author="מנוע מכני" w:date="2026-10-11T12:04:40Z">
        <w:r w:rsidRPr="00FE1B89">
          <w:delText xml:space="preserve"> אומר</w:delText>
        </w:r>
      </w:del>
      <w:r w:rsidRPr="00FE1B89">
        <w:t xml:space="preserve">:</w:t>
      </w:r>
    </w:p>
    <w:p w:rsidR="00DA63EC" w:rsidRPr="00FE1B89" w:rsidRDefault="00DA63EC" w:rsidP="00DA63EC">
      <w:pPr>
        <w:tabs>
          <w:tab w:val="center" w:pos="2835"/>
        </w:tabs>
        <w:rPr>
          <w:spacing w:val="-2"/>
          <w:rtl/>
        </w:rPr>
      </w:pPr>
      <w:del w:id="98791" w:author="מנוע מכני" w:date="2026-10-11T12:04:40Z">
        <w:r w:rsidRPr="00FE1B89">
          <w:rPr>
            <w:spacing w:val="-2"/>
            <w:rtl/>
          </w:rPr>
          <w:delText xml:space="preserve"> </w:delText>
        </w:r>
      </w:del>
      <w:r w:rsidRPr="00FE1B89">
        <w:rPr>
          <w:spacing w:val="-2"/>
          <w:rtl/>
        </w:rPr>
        <w:t xml:space="preserve">אין הציץ מרצה על אכילות, </w:t>
      </w:r>
      <w:r w:rsidRPr="00FE1B89">
        <w:rPr>
          <w:rStyle w:val="2fb"/>
          <w:spacing w:val="-2"/>
          <w:rtl/>
        </w:rPr>
        <w:t xml:space="preserve">רבי יוסי</w:t>
      </w:r>
      <w:r w:rsidRPr="00FE1B89">
        <w:rPr>
          <w:spacing w:val="-2"/>
          <w:rtl/>
        </w:rPr>
        <w:t xml:space="preserve"> אומר: הציץ מרצה על אכילות.</w:t>
      </w:r>
    </w:p>
    <w:p w:rsidR="00DA63EC" w:rsidRDefault="00DA63EC" w:rsidP="00DA63EC">
      <w:pPr>
        <w:tabs>
          <w:tab w:val="center" w:pos="2835"/>
        </w:tabs>
        <w:rPr>
          <w:rtl/>
        </w:rPr>
      </w:pPr>
    </w:p>
    <w:p>
      <w:pPr>
        <w:pStyle w:val="38"/>
        <w:rPr>
          <w:ins w:id="98792" w:author="מנוע מכני" w:date="2026-10-11T12:04:40Z"/>
        </w:rPr>
      </w:pPr>
      <w:r>
        <w:t xml:space="preserve">מתקיף רב ששת:</w:t>
      </w:r>
    </w:p>
    <w:p w:rsidR="00DA63EC" w:rsidRDefault="00DA63EC" w:rsidP="00DA63EC">
      <w:pPr>
        <w:tabs>
          <w:tab w:val="center" w:pos="2835"/>
        </w:tabs>
        <w:rPr>
          <w:rtl/>
        </w:rPr>
      </w:pPr>
      <w:del w:id="98793" w:author="מנוע מכני" w:date="2026-10-11T12:04:40Z">
        <w:r>
          <w:rPr>
            <w:rtl/>
          </w:rPr>
          <w:delText xml:space="preserve"> </w:delText>
        </w:r>
      </w:del>
      <w:r>
        <w:rPr>
          <w:rtl/>
        </w:rPr>
        <w:t xml:space="preserve">ומי מצית אפכת? </w:t>
      </w:r>
    </w:p>
    <w:p>
      <w:pPr>
        <w:pStyle w:val="38"/>
        <w:rPr>
          <w:ins w:id="98794" w:author="מנוע מכני" w:date="2026-10-11T12:04:40Z"/>
        </w:rPr>
      </w:pPr>
      <w:r w:rsidRPr="00336727">
        <w:t>והתניא:</w:t>
      </w:r>
    </w:p>
    <w:p w:rsidR="00DA63EC" w:rsidRDefault="00DA63EC" w:rsidP="00DA63EC">
      <w:pPr>
        <w:rPr>
          <w:rtl/>
        </w:rPr>
      </w:pPr>
      <w:del w:id="98795" w:author="מנוע מכני" w:date="2026-10-11T12:04:40Z">
        <w:r w:rsidRPr="00464129">
          <w:rPr>
            <w:rStyle w:val="afffff0"/>
            <w:rtl/>
          </w:rPr>
          <w:delText xml:space="preserve"> </w:delText>
        </w:r>
      </w:del>
      <w:r w:rsidRPr="00464129">
        <w:rPr>
          <w:rStyle w:val="afffff0"/>
          <w:rFonts w:hint="cs"/>
          <w:rtl/>
        </w:rPr>
        <w:t>'</w:t>
      </w:r>
      <w:ins w:id="90461" w:author="Claude - סמנטי" w:date="2026-10-11T12:27:00Z">
        <w:r>
          <w:rPr>
            <w:rStyle w:val="afffff0"/>
            <w:rtl/>
          </w:rPr>
          <w:t xml:space="preserve">כָּל טָהוֹר יֹאכַל בָּשָׂר וְהַנֶּפֶשׁ אֲשֶׁר תֹּאכַל בָּשָׂר מִזֶּבַח הַשְּׁלָמִים אֲשֶׁר לַיְיָ</w:t>
        </w:r>
      </w:ins>
      <w:del w:id="90462" w:author="Claude - סמנטי" w:date="2026-10-11T12:27:00Z">
        <w:r w:rsidRPr="00464129">
          <w:rPr>
            <w:rStyle w:val="afffff0"/>
            <w:rtl/>
          </w:rPr>
          <w:delText xml:space="preserve">כל טהור יאכל בשר והנפש אשר תאכל בשר מזבח השלמים אשר ליי</w:delText>
        </w:r>
      </w:del>
      <w:r w:rsidRPr="00464129">
        <w:rPr>
          <w:rStyle w:val="afffff0"/>
          <w:rtl/>
        </w:rPr>
        <w:t xml:space="preserve">' </w:t>
      </w:r>
      <w:r w:rsidRPr="00336727">
        <w:rPr>
          <w:rtl/>
        </w:rPr>
        <w:t>וטומאתו עליו ונכרתה</w:t>
      </w:r>
      <w:r w:rsidRPr="00336727">
        <w:rPr>
          <w:rFonts w:hint="cs"/>
          <w:rtl/>
        </w:rPr>
        <w:t>'</w:t>
      </w:r>
      <w:r w:rsidRPr="00336727">
        <w:rPr>
          <w:rtl/>
        </w:rPr>
        <w:t xml:space="preserve">, </w:t>
      </w:r>
    </w:p>
    <w:p w:rsidR="00DA63EC" w:rsidRPr="00FE1B89" w:rsidRDefault="00DA63EC" w:rsidP="00DA63EC">
      <w:pPr>
        <w:tabs>
          <w:tab w:val="center" w:pos="2835"/>
        </w:tabs>
        <w:rPr>
          <w:spacing w:val="-2"/>
          <w:rtl/>
        </w:rPr>
      </w:pPr>
      <w:r w:rsidRPr="00FE1B89">
        <w:rPr>
          <w:spacing w:val="-2"/>
          <w:rtl/>
        </w:rPr>
        <w:t xml:space="preserve">הניתר לטהורין חייבין עליו משום טומאה, ושאינו ניתר לטהורין אין חייבין עליו משום טומאה</w:t>
      </w:r>
      <w:ins w:id="94369" w:author="מנוע מכני" w:date="2026-10-11T12:04:40Z">
        <w:r>
          <w:rPr>
            <w:spacing w:val="-2"/>
            <w:rtl/>
          </w:rPr>
          <w:t xml:space="preserve">,</w:t>
        </w:r>
      </w:ins>
      <w:del w:id="94370" w:author="מנוע מכני" w:date="2026-10-11T12:04:40Z">
        <w:r w:rsidRPr="00FE1B89">
          <w:rPr>
            <w:spacing w:val="-2"/>
            <w:rtl/>
          </w:rPr>
          <w:delText xml:space="preserve">;</w:delText>
        </w:r>
      </w:del>
      <w:r w:rsidRPr="00FE1B89">
        <w:rPr>
          <w:spacing w:val="-2"/>
          <w:rtl/>
        </w:rPr>
        <w:t xml:space="preserve"> </w:t>
      </w:r>
    </w:p>
    <w:p w:rsidR="00DA63EC" w:rsidRDefault="00DA63EC" w:rsidP="00DA63EC">
      <w:pPr>
        <w:tabs>
          <w:tab w:val="center" w:pos="2835"/>
        </w:tabs>
        <w:rPr>
          <w:rtl/>
        </w:rPr>
      </w:pPr>
      <w:r>
        <w:rPr>
          <w:rFonts w:hint="cs"/>
          <w:rtl/>
        </w:rPr>
        <w:t xml:space="preserve">ואינו מוציא הלן והיוצא שאין נאכלין לטהורין </w:t>
      </w:r>
      <w:r w:rsidRPr="0046594B">
        <w:rPr>
          <w:rStyle w:val="afffff0"/>
          <w:rFonts w:hint="cs"/>
          <w:rtl/>
        </w:rPr>
        <w:t xml:space="preserve">ד'</w:t>
      </w:r>
      <w:r w:rsidRPr="0046594B">
        <w:rPr>
          <w:rStyle w:val="afffff0"/>
          <w:rFonts w:hint="cs"/>
          <w:rtl/>
        </w:rPr>
        <w:t xml:space="preserve">אשר לה</w:t>
      </w:r>
      <w:r w:rsidRPr="0046594B">
        <w:rPr>
          <w:rStyle w:val="afffff0"/>
          <w:rFonts w:hint="cs"/>
          <w:rtl/>
        </w:rPr>
        <w:t xml:space="preserve">' </w:t>
      </w:r>
      <w:r>
        <w:rPr>
          <w:rFonts w:hint="cs"/>
          <w:rtl/>
        </w:rPr>
        <w:t>ריבה ואיני</w:t>
      </w:r>
      <w:r>
        <w:rPr>
          <w:rtl/>
        </w:rPr>
        <w:t xml:space="preserve"> </w:t>
      </w:r>
      <w:r>
        <w:rPr>
          <w:rStyle w:val="2fb"/>
          <w:rtl/>
        </w:rPr>
        <w:t xml:space="preserve">מרבה</w:t>
      </w:r>
      <w:r>
        <w:rPr>
          <w:rtl/>
        </w:rPr>
        <w:t xml:space="preserve"> הפיגולין והנותרות</w:t>
      </w:r>
    </w:p>
    <w:p w:rsidR="00DA63EC" w:rsidRDefault="00DA63EC" w:rsidP="00DA63EC">
      <w:pPr>
        <w:tabs>
          <w:tab w:val="center" w:pos="2835"/>
        </w:tabs>
        <w:rPr>
          <w:rtl/>
        </w:rPr>
      </w:pPr>
      <w:r w:rsidRPr="0046594B">
        <w:rPr>
          <w:rStyle w:val="afffff0"/>
          <w:rFonts w:hint="cs"/>
          <w:rtl/>
        </w:rPr>
        <w:t>ד'</w:t>
      </w:r>
      <w:ins w:id="90463" w:author="Claude - סמנטי" w:date="2026-10-11T12:27:00Z">
        <w:r>
          <w:rPr>
            <w:rStyle w:val="afffff0"/>
            <w:rtl/>
          </w:rPr>
          <w:t xml:space="preserve">מִזֶּבַח הַשְּׁלָמִים</w:t>
        </w:r>
      </w:ins>
      <w:del w:id="90464" w:author="Claude - סמנטי" w:date="2026-10-11T12:27:00Z">
        <w:r w:rsidRPr="0046594B">
          <w:rPr>
            <w:rStyle w:val="afffff0"/>
            <w:rtl/>
          </w:rPr>
          <w:delText xml:space="preserve">מזבח השלמים</w:delText>
        </w:r>
      </w:del>
      <w:r w:rsidRPr="0046594B">
        <w:rPr>
          <w:rStyle w:val="afffff0"/>
          <w:rFonts w:hint="cs"/>
          <w:rtl/>
        </w:rPr>
        <w:t>'</w:t>
      </w:r>
      <w:r w:rsidRPr="0046594B">
        <w:rPr>
          <w:rStyle w:val="afffff0"/>
          <w:rtl/>
        </w:rPr>
        <w:t xml:space="preserve"> </w:t>
      </w:r>
      <w:r>
        <w:rPr>
          <w:rtl/>
        </w:rPr>
        <w:t xml:space="preserve">- מיעט</w:t>
      </w:r>
      <w:ins w:id="94371" w:author="מנוע מכני" w:date="2026-10-11T12:04:40Z">
        <w:r>
          <w:rPr>
            <w:rtl/>
          </w:rPr>
          <w:t xml:space="preserve">,</w:t>
        </w:r>
      </w:ins>
      <w:del w:id="94372" w:author="מנוע מכני" w:date="2026-10-11T12:04:40Z">
        <w:r>
          <w:rPr>
            <w:rtl/>
          </w:rPr>
          <w:delText xml:space="preserve">;</w:delText>
        </w:r>
      </w:del>
      <w:r>
        <w:rPr>
          <w:rtl/>
        </w:rPr>
        <w:t xml:space="preserve"> </w:t>
      </w:r>
      <w:r>
        <w:rPr>
          <w:rFonts w:hint="cs"/>
          <w:rtl/>
        </w:rPr>
        <w:t>ד</w:t>
      </w:r>
      <w:r>
        <w:rPr>
          <w:rtl/>
        </w:rPr>
        <w:t xml:space="preserve">מרבה אני את אלו שהיתה להן שעת הכושר, ומוציא אני את אלו שלא היתה להן שעת הכושר: </w:t>
      </w:r>
    </w:p>
    <w:p>
      <w:pPr>
        <w:pStyle w:val="38"/>
        <w:rPr>
          <w:ins w:id="98796" w:author="מנוע מכני" w:date="2026-10-11T12:04:40Z"/>
        </w:rPr>
      </w:pPr>
      <w:r>
        <w:t xml:space="preserve">וא"ת:</w:t>
      </w:r>
    </w:p>
    <w:p w:rsidR="00DA63EC" w:rsidRDefault="00DA63EC" w:rsidP="00DA63EC">
      <w:pPr>
        <w:tabs>
          <w:tab w:val="center" w:pos="2835"/>
        </w:tabs>
        <w:rPr>
          <w:rtl/>
        </w:rPr>
      </w:pPr>
      <w:del w:id="98797" w:author="מנוע מכני" w:date="2026-10-11T12:04:40Z">
        <w:r>
          <w:rPr>
            <w:rtl/>
          </w:rPr>
          <w:delText xml:space="preserve"> </w:delText>
        </w:r>
      </w:del>
      <w:r>
        <w:rPr>
          <w:rtl/>
        </w:rPr>
        <w:t xml:space="preserve">בשר שנטמא לפני זריקת דמים ואכלו לאחר זריקת דמים, מפני מה חייבין עליו משום טומאה? מפני שהציץ מרצה</w:t>
      </w:r>
      <w:ins w:id="94373" w:author="מנוע מכני" w:date="2026-10-11T12:04:40Z">
        <w:r>
          <w:rPr>
            <w:rtl/>
          </w:rPr>
          <w:t xml:space="preserve">,</w:t>
        </w:r>
      </w:ins>
      <w:del w:id="94374" w:author="מנוע מכני" w:date="2026-10-11T12:04:40Z">
        <w:r>
          <w:rPr>
            <w:rtl/>
          </w:rPr>
          <w:delText xml:space="preserve">;</w:delText>
        </w:r>
      </w:del>
      <w:r>
        <w:rPr>
          <w:rFonts w:hint="cs"/>
          <w:rtl/>
        </w:rPr>
        <w:t xml:space="preserve"> אבל יוצא </w:t>
      </w:r>
      <w:r>
        <w:rPr>
          <w:rFonts w:hint="cs"/>
          <w:rtl/>
        </w:rPr>
        <w:t xml:space="preserve">לא</w:t>
      </w:r>
      <w:r>
        <w:rPr>
          <w:rFonts w:hint="cs"/>
          <w:rtl/>
        </w:rPr>
        <w:t xml:space="preserve"> דאין מועילת </w:t>
      </w:r>
      <w:r>
        <w:rPr>
          <w:rStyle w:val="2fb"/>
          <w:rFonts w:hint="cs"/>
          <w:rtl/>
        </w:rPr>
        <w:t xml:space="preserve">וכר</w:t>
      </w:r>
      <w:r>
        <w:rPr>
          <w:rStyle w:val="2fb"/>
          <w:rtl/>
        </w:rPr>
        <w:t>"</w:t>
      </w:r>
      <w:r>
        <w:rPr>
          <w:rStyle w:val="2fb"/>
          <w:rFonts w:hint="cs"/>
          <w:rtl/>
        </w:rPr>
        <w:t xml:space="preserve">א</w:t>
      </w:r>
      <w:ins w:id="94375" w:author="מנוע מכני" w:date="2026-10-11T12:04:40Z">
        <w:r>
          <w:rPr>
            <w:rFonts w:hint="cs"/>
            <w:rtl/>
          </w:rPr>
          <w:t xml:space="preserve"> </w:t>
        </w:r>
      </w:ins>
      <w:del w:id="94376" w:author="מנוע מכני" w:date="2026-10-11T12:04:40Z">
        <w:r>
          <w:rPr>
            <w:rFonts w:hint="cs"/>
            <w:rtl/>
          </w:rPr>
          <w:delText xml:space="preserve">  </w:delText>
        </w:r>
      </w:del>
      <w:r>
        <w:rPr>
          <w:rFonts w:hint="cs"/>
          <w:rtl/>
        </w:rPr>
        <w:t xml:space="preserve">ומאידך </w:t>
      </w:r>
      <w:r>
        <w:rPr>
          <w:rtl/>
        </w:rPr>
        <w:t>קתני דמרצה ציץ על אכילות!</w:t>
      </w:r>
    </w:p>
    <w:p>
      <w:pPr>
        <w:pStyle w:val="38"/>
        <w:rPr>
          <w:ins w:id="98798" w:author="מנוע מכני" w:date="2026-10-11T12:04:40Z"/>
        </w:rPr>
      </w:pPr>
      <w:r>
        <w:t xml:space="preserve">- </w:t>
      </w:r>
      <w:r w:rsidRPr="003C11AE">
        <w:t xml:space="preserve">אלא </w:t>
      </w:r>
      <w:r w:rsidRPr="003C11AE">
        <w:t xml:space="preserve">אמר</w:t>
      </w:r>
      <w:r w:rsidRPr="003C11AE">
        <w:t xml:space="preserve"> רב חסדא</w:t>
      </w:r>
      <w:r>
        <w:t xml:space="preserve">, </w:t>
      </w:r>
      <w:r>
        <w:t xml:space="preserve">ל"ק</w:t>
      </w:r>
      <w:r>
        <w:t xml:space="preserve">:</w:t>
      </w:r>
    </w:p>
    <w:p w:rsidR="00DA63EC" w:rsidRDefault="00DA63EC" w:rsidP="00DA63EC">
      <w:pPr>
        <w:pStyle w:val="affffb"/>
        <w:rPr>
          <w:rtl/>
        </w:rPr>
      </w:pPr>
      <w:del w:id="98799" w:author="מנוע מכני" w:date="2026-10-11T12:04:40Z">
        <w:r>
          <w:rPr>
            <w:rtl/>
          </w:rPr>
          <w:delText xml:space="preserve"> </w:delText>
        </w:r>
      </w:del>
      <w:r>
        <w:rPr>
          <w:rtl/>
        </w:rPr>
        <w:t xml:space="preserve">הא </w:t>
      </w:r>
      <w:ins w:id="90367" w:author="מנוע מכני" w:date="2026-10-11T12:04:40Z">
        <w:r>
          <w:rPr>
            <w:rStyle w:val="2fb"/>
            <w:rtl/>
          </w:rPr>
          <w:t xml:space="preserve">ר"א</w:t>
        </w:r>
      </w:ins>
      <w:del w:id="90368" w:author="מנוע מכני" w:date="2026-10-11T12:04:40Z">
        <w:r>
          <w:rPr>
            <w:rtl/>
          </w:rPr>
          <w:delText xml:space="preserve">רבי אליעזר</w:delText>
        </w:r>
      </w:del>
      <w:r>
        <w:rPr>
          <w:rtl/>
        </w:rPr>
        <w:t xml:space="preserve">, הא רבנן.</w:t>
      </w:r>
    </w:p>
    <w:p w:rsidR="00DA63EC" w:rsidRDefault="00DA63EC" w:rsidP="00DA63EC">
      <w:pPr>
        <w:tabs>
          <w:tab w:val="center" w:pos="2835"/>
        </w:tabs>
        <w:rPr>
          <w:rtl/>
        </w:rPr>
      </w:pPr>
      <w:r>
        <w:rPr>
          <w:rFonts w:hint="cs"/>
          <w:rtl/>
        </w:rPr>
        <w:t xml:space="preserve">ושמעי' </w:t>
      </w:r>
      <w:r>
        <w:rPr>
          <w:rStyle w:val="2fb"/>
          <w:rFonts w:hint="cs"/>
          <w:rtl/>
        </w:rPr>
        <w:t xml:space="preserve">לר</w:t>
      </w:r>
      <w:r>
        <w:rPr>
          <w:rStyle w:val="2fb"/>
          <w:rtl/>
        </w:rPr>
        <w:t>"</w:t>
      </w:r>
      <w:r>
        <w:rPr>
          <w:rStyle w:val="2fb"/>
          <w:rFonts w:hint="cs"/>
          <w:rtl/>
        </w:rPr>
        <w:t xml:space="preserve">א</w:t>
      </w:r>
      <w:r>
        <w:rPr>
          <w:rFonts w:hint="cs"/>
          <w:rtl/>
        </w:rPr>
        <w:t xml:space="preserve"> דמרצה ציץ על איכלות ולא קניס כי </w:t>
      </w:r>
      <w:ins w:id="97319" w:author="מנוע מכני" w:date="2026-10-11T12:04:40Z">
        <w:r>
          <w:rPr>
            <w:rFonts w:hint="cs"/>
            <w:rtl/>
          </w:rPr>
          <w:t xml:space="preserve">איך</w:t>
        </w:r>
      </w:ins>
      <w:del w:id="97320" w:author="מנוע מכני" w:date="2026-10-11T12:04:40Z">
        <w:r>
          <w:rPr>
            <w:rFonts w:hint="cs"/>
            <w:rtl/>
          </w:rPr>
          <w:delText xml:space="preserve">היכי</w:delText>
        </w:r>
      </w:del>
      <w:r>
        <w:rPr>
          <w:rFonts w:hint="cs"/>
          <w:rtl/>
        </w:rPr>
        <w:t xml:space="preserve"> דשמעת </w:t>
      </w:r>
      <w:r>
        <w:rPr>
          <w:rStyle w:val="2fb"/>
          <w:rFonts w:hint="cs"/>
          <w:rtl/>
        </w:rPr>
        <w:t xml:space="preserve">לר' יוסי</w:t>
      </w:r>
      <w:r>
        <w:rPr>
          <w:rFonts w:hint="cs"/>
          <w:rtl/>
        </w:rPr>
        <w:t xml:space="preserve"> </w:t>
      </w:r>
      <w:r>
        <w:rPr>
          <w:rStyle w:val="2fb"/>
          <w:rFonts w:hint="cs"/>
          <w:rtl/>
        </w:rPr>
        <w:t xml:space="preserve">דר</w:t>
      </w:r>
      <w:r>
        <w:rPr>
          <w:rStyle w:val="2fb"/>
          <w:rtl/>
        </w:rPr>
        <w:t>"</w:t>
      </w:r>
      <w:r>
        <w:rPr>
          <w:rStyle w:val="2fb"/>
          <w:rFonts w:hint="cs"/>
          <w:rtl/>
        </w:rPr>
        <w:t xml:space="preserve">א</w:t>
      </w:r>
      <w:r>
        <w:rPr>
          <w:rFonts w:hint="cs"/>
          <w:rtl/>
        </w:rPr>
        <w:t xml:space="preserve"> אומר</w:t>
      </w:r>
      <w:r>
        <w:rPr>
          <w:rtl/>
        </w:rPr>
        <w:t>: בין בשוגג בין במזיד - תרומתו תרומה.</w:t>
      </w:r>
    </w:p>
    <w:p w:rsidR="00DA63EC" w:rsidRDefault="00DA63EC" w:rsidP="00DA63EC">
      <w:pPr>
        <w:tabs>
          <w:tab w:val="center" w:pos="2835"/>
        </w:tabs>
        <w:rPr>
          <w:b/>
          <w:bCs/>
          <w:rtl/>
        </w:rPr>
      </w:pPr>
      <w:r>
        <w:rPr>
          <w:rFonts w:hint="cs"/>
          <w:rtl/>
        </w:rPr>
        <w:t xml:space="preserve">ואפי' בקדשים דחמירא </w:t>
      </w:r>
      <w:r>
        <w:rPr>
          <w:rFonts w:hint="cs"/>
          <w:rtl/>
        </w:rPr>
        <w:t xml:space="preserve">ד</w:t>
      </w:r>
      <w:r>
        <w:rPr>
          <w:rtl/>
        </w:rPr>
        <w:t xml:space="preserve">א"כ</w:t>
      </w:r>
      <w:r>
        <w:rPr>
          <w:rtl/>
        </w:rPr>
        <w:t xml:space="preserve">, הא אמאן תרמייה? </w:t>
      </w:r>
    </w:p>
    <w:p>
      <w:pPr>
        <w:pStyle w:val="38"/>
        <w:rPr>
          <w:ins w:id="98800" w:author="מנוע מכני" w:date="2026-10-11T12:04:40Z"/>
        </w:rPr>
      </w:pPr>
      <w:r w:rsidRPr="00B86088">
        <w:t>ב.</w:t>
      </w:r>
      <w:r>
        <w:t xml:space="preserve"> </w:t>
      </w:r>
      <w:r>
        <w:t>רבינא</w:t>
      </w:r>
      <w:r>
        <w:t>:</w:t>
      </w:r>
    </w:p>
    <w:p w:rsidR="00DA63EC" w:rsidRDefault="00DA63EC" w:rsidP="00DA63EC">
      <w:pPr>
        <w:tabs>
          <w:tab w:val="center" w:pos="2835"/>
        </w:tabs>
        <w:rPr>
          <w:rtl/>
        </w:rPr>
      </w:pPr>
      <w:del w:id="98801" w:author="מנוע מכני" w:date="2026-10-11T12:04:40Z">
        <w:r>
          <w:rPr>
            <w:rtl/>
          </w:rPr>
          <w:delText xml:space="preserve"> </w:delText>
        </w:r>
      </w:del>
      <w:r>
        <w:rPr>
          <w:rtl/>
        </w:rPr>
        <w:t xml:space="preserve">טומאתו בין בשוגג בין במזיד - הורצה, זריקתו בשוגג - הורצה, במזיד - </w:t>
      </w:r>
      <w:r>
        <w:rPr>
          <w:rtl/>
        </w:rPr>
        <w:t xml:space="preserve">לא</w:t>
      </w:r>
      <w:r>
        <w:rPr>
          <w:rtl/>
        </w:rPr>
        <w:t xml:space="preserve"> הורצה</w:t>
      </w:r>
      <w:ins w:id="94377" w:author="מנוע מכני" w:date="2026-10-11T12:04:40Z">
        <w:r>
          <w:rPr>
            <w:rtl/>
          </w:rPr>
          <w:t xml:space="preserve">,</w:t>
        </w:r>
      </w:ins>
      <w:del w:id="94378" w:author="מנוע מכני" w:date="2026-10-11T12:04:40Z">
        <w:r>
          <w:rPr>
            <w:rtl/>
          </w:rPr>
          <w:delText xml:space="preserve">;</w:delText>
        </w:r>
      </w:del>
      <w:r>
        <w:rPr>
          <w:rtl/>
        </w:rPr>
        <w:t xml:space="preserve"> </w:t>
      </w:r>
    </w:p>
    <w:p>
      <w:pPr>
        <w:pStyle w:val="38"/>
        <w:rPr>
          <w:ins w:id="98802" w:author="מנוע מכני" w:date="2026-10-11T12:04:40Z"/>
        </w:rPr>
      </w:pPr>
      <w:r>
        <w:t>ר</w:t>
      </w:r>
      <w:r>
        <w:t>"</w:t>
      </w:r>
      <w:r>
        <w:t>ש</w:t>
      </w:r>
      <w:r>
        <w:t xml:space="preserve">:</w:t>
      </w:r>
    </w:p>
    <w:p w:rsidR="00DA63EC" w:rsidRDefault="00DA63EC" w:rsidP="00DA63EC">
      <w:pPr>
        <w:tabs>
          <w:tab w:val="center" w:pos="2835"/>
        </w:tabs>
        <w:rPr>
          <w:rtl/>
        </w:rPr>
      </w:pPr>
      <w:del w:id="98803" w:author="מנוע מכני" w:date="2026-10-11T12:04:40Z">
        <w:r>
          <w:rPr>
            <w:rtl/>
          </w:rPr>
          <w:delText xml:space="preserve"> </w:delText>
        </w:r>
      </w:del>
      <w:r>
        <w:rPr>
          <w:rtl/>
        </w:rPr>
        <w:t xml:space="preserve">זריקתו בין בשוגג בין במזיד - הורצה, טומאתו בשוגג - הורצה, במזיד - </w:t>
      </w:r>
      <w:r>
        <w:rPr>
          <w:rtl/>
        </w:rPr>
        <w:t xml:space="preserve">לא</w:t>
      </w:r>
      <w:r>
        <w:rPr>
          <w:rtl/>
        </w:rPr>
        <w:t xml:space="preserve"> הורצה.</w:t>
      </w:r>
    </w:p>
    <w:p>
      <w:pPr>
        <w:pStyle w:val="38"/>
        <w:rPr>
          <w:ins w:id="98804" w:author="מנוע מכני" w:date="2026-10-11T12:04:40Z"/>
        </w:rPr>
      </w:pPr>
      <w:r w:rsidRPr="00B86088">
        <w:t>ו</w:t>
      </w:r>
      <w:r w:rsidRPr="00B86088">
        <w:t>ה"ק</w:t>
      </w:r>
      <w:r>
        <w:t xml:space="preserve">:</w:t>
      </w:r>
    </w:p>
    <w:p w:rsidR="00DA63EC" w:rsidRDefault="00DA63EC" w:rsidP="00DA63EC">
      <w:pPr>
        <w:tabs>
          <w:tab w:val="center" w:pos="2835"/>
        </w:tabs>
        <w:rPr>
          <w:rtl/>
        </w:rPr>
      </w:pPr>
      <w:del w:id="98805" w:author="מנוע מכני" w:date="2026-10-11T12:04:40Z">
        <w:r>
          <w:rPr>
            <w:rtl/>
          </w:rPr>
          <w:delText xml:space="preserve"> </w:delText>
        </w:r>
      </w:del>
      <w:r>
        <w:rPr>
          <w:rtl/>
        </w:rPr>
        <w:t xml:space="preserve">נטמא בשוגג, וזרקו בין בשוגג בין במזיד.</w:t>
      </w:r>
    </w:p>
    <w:p w:rsidR="00DA63EC" w:rsidRDefault="00DA63EC" w:rsidP="00DA63EC">
      <w:pPr>
        <w:pStyle w:val="afff3"/>
        <w:framePr w:wrap="around"/>
        <w:rPr>
          <w:rtl/>
        </w:rPr>
      </w:pPr>
      <w:r>
        <w:rPr>
          <w:rFonts w:hint="cs"/>
          <w:rtl/>
        </w:rPr>
        <w:t>כו.</w:t>
      </w:r>
    </w:p>
    <w:p>
      <w:pPr>
        <w:pStyle w:val="38"/>
        <w:rPr>
          <w:ins w:id="98806" w:author="מנוע מכני" w:date="2026-10-11T12:04:40Z"/>
        </w:rPr>
      </w:pPr>
      <w:r>
        <w:t xml:space="preserve">והך</w:t>
      </w:r>
    </w:p>
    <w:p w:rsidR="00DA63EC" w:rsidRDefault="00DA63EC" w:rsidP="00DA63EC">
      <w:pPr>
        <w:tabs>
          <w:tab w:val="center" w:pos="2835"/>
        </w:tabs>
        <w:rPr>
          <w:rtl/>
        </w:rPr>
      </w:pPr>
      <w:del w:id="98807" w:author="מנוע מכני" w:date="2026-10-11T12:04:40Z">
        <w:r>
          <w:rPr>
            <w:rFonts w:hint="cs"/>
            <w:rtl/>
          </w:rPr>
          <w:delText xml:space="preserve"> </w:delText>
        </w:r>
      </w:del>
      <w:r>
        <w:rPr>
          <w:rFonts w:hint="cs"/>
          <w:rtl/>
        </w:rPr>
        <w:t xml:space="preserve">דד</w:t>
      </w:r>
      <w:r>
        <w:rPr>
          <w:rtl/>
        </w:rPr>
        <w:t xml:space="preserve">ם שנטמא וזרקו, בשוגג - הורצה, במזיד - </w:t>
      </w:r>
      <w:r>
        <w:rPr>
          <w:rtl/>
        </w:rPr>
        <w:t xml:space="preserve">לא</w:t>
      </w:r>
      <w:r>
        <w:rPr>
          <w:rtl/>
        </w:rPr>
        <w:t xml:space="preserve"> הורצה!</w:t>
      </w:r>
    </w:p>
    <w:p>
      <w:pPr>
        <w:pStyle w:val="38"/>
        <w:rPr>
          <w:ins w:id="98808" w:author="מנוע מכני" w:date="2026-10-11T12:04:40Z"/>
        </w:rPr>
      </w:pPr>
      <w:r w:rsidRPr="00FE1B89">
        <w:t xml:space="preserve">- </w:t>
      </w:r>
      <w:r w:rsidRPr="00FE1B89">
        <w:t xml:space="preserve">ה"ק</w:t>
      </w:r>
      <w:r w:rsidRPr="00FE1B89">
        <w:t xml:space="preserve">:</w:t>
      </w:r>
    </w:p>
    <w:p w:rsidR="00DA63EC" w:rsidRPr="00FE1B89" w:rsidRDefault="00DA63EC" w:rsidP="00DA63EC">
      <w:pPr>
        <w:pStyle w:val="affffb"/>
        <w:rPr>
          <w:spacing w:val="-2"/>
          <w:rtl/>
        </w:rPr>
      </w:pPr>
      <w:del w:id="98809" w:author="מנוע מכני" w:date="2026-10-11T12:04:40Z">
        <w:r w:rsidRPr="00FE1B89">
          <w:rPr>
            <w:spacing w:val="-2"/>
            <w:rtl/>
          </w:rPr>
          <w:delText xml:space="preserve"> </w:delText>
        </w:r>
      </w:del>
      <w:r w:rsidRPr="00FE1B89">
        <w:rPr>
          <w:spacing w:val="-2"/>
          <w:rtl/>
        </w:rPr>
        <w:t xml:space="preserve">דם שנטמא וזרקו בין בשוגג בין במזיד, נטמא בשוגג - הורצה, במזיד - </w:t>
      </w:r>
      <w:r w:rsidRPr="00FE1B89">
        <w:rPr>
          <w:spacing w:val="-2"/>
          <w:rtl/>
        </w:rPr>
        <w:t xml:space="preserve">לא</w:t>
      </w:r>
      <w:r w:rsidRPr="00FE1B89">
        <w:rPr>
          <w:spacing w:val="-2"/>
          <w:rtl/>
        </w:rPr>
        <w:t xml:space="preserve"> הורצה.</w:t>
      </w:r>
    </w:p>
    <w:p w:rsidR="00DA63EC" w:rsidRDefault="00DA63EC" w:rsidP="00DA63EC">
      <w:pPr>
        <w:pStyle w:val="affffd"/>
        <w:rPr>
          <w:rtl/>
        </w:rPr>
      </w:pPr>
      <w:r>
        <w:rPr>
          <w:rtl/>
        </w:rPr>
        <w:t>׹</w:t>
      </w:r>
    </w:p>
    <w:p>
      <w:pPr>
        <w:pStyle w:val="MishnaBatzad"/>
        <w:rPr>
          <w:ins w:id="20350" w:author="קלוד" w:date="2026-10-11T09:07:26Z"/>
        </w:rPr>
      </w:pPr>
      <w:ins w:id="20349" w:author="קלוד" w:date="2026-10-11T09:07:26Z">
        <w:r>
          <w:t xml:space="preserve">משנה ד</w:t>
        </w:r>
      </w:ins>
    </w:p>
    <w:p w:rsidR="00DA63EC" w:rsidRPr="000A334C" w:rsidRDefault="00DA63EC" w:rsidP="003B6D22">
      <w:pPr>
        <w:pStyle w:val="afff9"/>
        <w:rPr>
          <w:del w:id="20158" w:author="קלוד" w:date="2026-10-11T09:07:26Z"/>
          <w:rtl/>
        </w:rPr>
      </w:pPr>
      <w:del w:id="20157" w:author="קלוד" w:date="2026-10-11T09:07:26Z">
        <w:r w:rsidRPr="000A334C">
          <w:rPr>
            <w:rtl/>
          </w:rPr>
          <w:delText xml:space="preserve">מתני'.</w:delText>
        </w:r>
      </w:del>
    </w:p>
    <w:p w:rsidR="00DA63EC" w:rsidRPr="000A334C" w:rsidRDefault="00DA63EC" w:rsidP="003B6D22">
      <w:pPr>
        <w:pStyle w:val="afff9"/>
        <w:spacing w:before="120"/>
        <w:rPr>
          <w:rtl/>
        </w:rPr>
        <w:pPrChange w:id="90017" w:author="קלוד" w:date="2026-10-11T12:09:42Z">
          <w:pPr>
            <w:pStyle w:val="afff9"/>
          </w:pPr>
        </w:pPrChange>
      </w:pPr>
      <w:r w:rsidRPr="000A334C">
        <w:rPr>
          <w:rtl/>
        </w:rPr>
        <w:t xml:space="preserve">נטמאו שיריה, נשרפו שיריה, אבדו שיריה, </w:t>
      </w:r>
    </w:p>
    <w:p w:rsidR="00DA63EC" w:rsidRPr="000A334C" w:rsidRDefault="00DA63EC" w:rsidP="003B6D22">
      <w:pPr>
        <w:pStyle w:val="afff9"/>
        <w:rPr>
          <w:rtl/>
        </w:rPr>
      </w:pPr>
      <w:r>
        <w:rPr>
          <w:rtl/>
        </w:rPr>
        <w:t xml:space="preserve">כמדת </w:t>
      </w:r>
      <w:r>
        <w:rPr>
          <w:rStyle w:val="TanaimMishna"/>
          <w:rtl/>
          <w:rPrChange w:id="103663" w:author="Claude" w:date="2026-10-11T09:07:48Z">
            <w:rPr>
              <w:rtl/>
            </w:rPr>
          </w:rPrChange>
        </w:rPr>
        <w:t xml:space="preserve">ר' אליעזר</w:t>
      </w:r>
      <w:r>
        <w:rPr>
          <w:rtl/>
        </w:rPr>
        <w:t xml:space="preserve"> - כשירה, וכמדת </w:t>
      </w:r>
      <w:r>
        <w:rPr>
          <w:rStyle w:val="TanaimMishna"/>
          <w:rtl/>
          <w:rPrChange w:id="20010" w:author="קלוד" w:date="2026-10-11T09:07:26Z">
            <w:rPr>
              <w:rtl/>
            </w:rPr>
          </w:rPrChange>
        </w:rPr>
        <w:t xml:space="preserve">רבי יהושע</w:t>
      </w:r>
      <w:r>
        <w:rPr>
          <w:rtl/>
        </w:rPr>
        <w:t xml:space="preserve"> - פסולה.</w:t>
      </w:r>
    </w:p>
    <w:p w:rsidR="00DA63EC" w:rsidRDefault="00DA63EC" w:rsidP="00DA63EC">
      <w:pPr>
        <w:pStyle w:val="affffd"/>
        <w:rPr>
          <w:rtl/>
        </w:rPr>
      </w:pPr>
      <w:r>
        <w:rPr>
          <w:rtl/>
        </w:rPr>
        <w:t>׹</w:t>
      </w:r>
    </w:p>
    <w:p>
      <w:pPr>
        <w:pStyle w:val="afffff8"/>
        <w:rPr>
          <w:ins w:id="90697" w:author="קלוד" w:date="2026-10-11T12:32:08Z"/>
        </w:rPr>
      </w:pPr>
      <w:ins w:id="90698" w:author="קלוד" w:date="2026-10-11T12:32:08Z">
        <w:r>
          <w:rPr>
            <w:color w:val="7B3F00"/>
          </w:rPr>
          <w:t xml:space="preserve">נטמאו שיריה - כשרה רק בנטמאו כולם</w:t>
        </w:r>
      </w:ins>
    </w:p>
    <w:p>
      <w:pPr>
        <w:pStyle w:val="38"/>
        <w:rPr>
          <w:ins w:id="98810" w:author="מנוע מכני" w:date="2026-10-11T12:04:40Z"/>
        </w:rPr>
      </w:pPr>
      <w:r>
        <w:t xml:space="preserve">רב:</w:t>
      </w:r>
    </w:p>
    <w:p w:rsidR="00DA63EC" w:rsidRDefault="00DA63EC" w:rsidP="00DA63EC">
      <w:pPr>
        <w:tabs>
          <w:tab w:val="center" w:pos="2835"/>
        </w:tabs>
        <w:rPr>
          <w:rtl/>
        </w:rPr>
      </w:pPr>
      <w:del w:id="98811" w:author="מנוע מכני" w:date="2026-10-11T12:04:40Z">
        <w:r>
          <w:rPr>
            <w:rtl/>
          </w:rPr>
          <w:delText xml:space="preserve"> </w:delText>
        </w:r>
      </w:del>
      <w:r>
        <w:rPr>
          <w:rtl/>
        </w:rPr>
        <w:t xml:space="preserve">והוא שנטמאו כל שיריה, אבל מקצת שיריה </w:t>
      </w:r>
      <w:r>
        <w:rPr>
          <w:rtl/>
        </w:rPr>
        <w:t xml:space="preserve">לא</w:t>
      </w:r>
      <w:r>
        <w:rPr>
          <w:rtl/>
        </w:rPr>
        <w:t xml:space="preserve">.</w:t>
      </w:r>
    </w:p>
    <w:p w:rsidR="00DA63EC" w:rsidRDefault="00DA63EC" w:rsidP="00DA63EC">
      <w:pPr>
        <w:tabs>
          <w:tab w:val="center" w:pos="2835"/>
        </w:tabs>
        <w:rPr>
          <w:rtl/>
        </w:rPr>
      </w:pPr>
      <w:ins w:id="96547" w:author="מנוע מכני" w:date="2026-10-11T12:04:40Z">
        <w:r>
          <w:rPr>
            <w:rFonts w:hint="cs"/>
            <w:rtl/>
          </w:rPr>
          <w:t xml:space="preserve">וסבר</w:t>
        </w:r>
      </w:ins>
      <w:del w:id="96548" w:author="מנוע מכני" w:date="2026-10-11T12:04:40Z">
        <w:r>
          <w:rPr>
            <w:rFonts w:hint="cs"/>
            <w:rtl/>
          </w:rPr>
          <w:delText xml:space="preserve">וס</w:delText>
        </w:r>
        <w:r>
          <w:rPr>
            <w:rtl/>
          </w:rPr>
          <w:delText xml:space="preserve">"</w:delText>
        </w:r>
        <w:r>
          <w:rPr>
            <w:rFonts w:hint="cs"/>
            <w:rtl/>
          </w:rPr>
          <w:delText xml:space="preserve">ל</w:delText>
        </w:r>
      </w:del>
      <w:r>
        <w:rPr>
          <w:rFonts w:hint="cs"/>
          <w:rtl/>
        </w:rPr>
        <w:t xml:space="preserve"> ש</w:t>
      </w:r>
      <w:r>
        <w:rPr>
          <w:rtl/>
        </w:rPr>
        <w:t xml:space="preserve">שיורא </w:t>
      </w:r>
      <w:ins w:id="91055" w:author="מנוע מכני" w:date="2026-10-11T12:04:40Z">
        <w:r>
          <w:rPr>
            <w:rtl/>
          </w:rPr>
          <w:t xml:space="preserve">דבר</w:t>
        </w:r>
      </w:ins>
      <w:del w:id="91056" w:author="מנוע מכני" w:date="2026-10-11T12:04:40Z">
        <w:r>
          <w:rPr>
            <w:rtl/>
          </w:rPr>
          <w:delText xml:space="preserve">מילתא</w:delText>
        </w:r>
      </w:del>
      <w:r>
        <w:rPr>
          <w:rtl/>
        </w:rPr>
        <w:t xml:space="preserve"> היא, ונטמא וה"</w:t>
      </w:r>
      <w:r>
        <w:rPr>
          <w:rFonts w:hint="cs"/>
          <w:rtl/>
        </w:rPr>
        <w:t xml:space="preserve">ה לשרוף </w:t>
      </w:r>
      <w:ins w:id="90079" w:author="Claude - סמנטי" w:date="2026-10-11T12:27:00Z">
        <w:r>
          <w:rPr>
            <w:rFonts w:hint="cs"/>
            <w:rtl/>
          </w:rPr>
          <w:t xml:space="preserve">וראשיהם</w:t>
        </w:r>
      </w:ins>
      <w:del w:id="90080" w:author="Claude - סמנטי" w:date="2026-10-11T12:27:00Z">
        <w:r>
          <w:rPr>
            <w:rFonts w:hint="cs"/>
            <w:rtl/>
          </w:rPr>
          <w:delText xml:space="preserve">ו</w:delText>
        </w:r>
        <w:r>
          <w:rPr>
            <w:rtl/>
          </w:rPr>
          <w:delText xml:space="preserve">רישייהו</w:delText>
        </w:r>
      </w:del>
      <w:r>
        <w:rPr>
          <w:rtl/>
        </w:rPr>
        <w:t xml:space="preserve"> נקט</w:t>
      </w:r>
      <w:ins w:id="94379" w:author="מנוע מכני" w:date="2026-10-11T12:04:40Z">
        <w:r>
          <w:rPr>
            <w:rtl/>
          </w:rPr>
          <w:t xml:space="preserve">,</w:t>
        </w:r>
      </w:ins>
      <w:del w:id="94380" w:author="מנוע מכני" w:date="2026-10-11T12:04:40Z">
        <w:r>
          <w:rPr>
            <w:rtl/>
          </w:rPr>
          <w:delText xml:space="preserve">;</w:delText>
        </w:r>
      </w:del>
      <w:r>
        <w:rPr>
          <w:rtl/>
        </w:rPr>
        <w:t xml:space="preserve"> </w:t>
      </w:r>
    </w:p>
    <w:p>
      <w:pPr>
        <w:pStyle w:val="38"/>
        <w:rPr>
          <w:ins w:id="98812" w:author="מנוע מכני" w:date="2026-10-11T12:04:40Z"/>
        </w:rPr>
      </w:pPr>
      <w:r>
        <w:t xml:space="preserve">כדתני', רבי יהושע</w:t>
      </w:r>
      <w:del w:id="102493" w:author="מנוע מכני" w:date="2026-10-11T12:04:40Z">
        <w:r>
          <w:delText xml:space="preserve"> אומר</w:delText>
        </w:r>
      </w:del>
      <w:r>
        <w:t xml:space="preserve">:</w:t>
      </w:r>
    </w:p>
    <w:p w:rsidR="00DA63EC" w:rsidRDefault="00DA63EC" w:rsidP="00DA63EC">
      <w:pPr>
        <w:tabs>
          <w:tab w:val="center" w:pos="2835"/>
        </w:tabs>
        <w:rPr>
          <w:rtl/>
        </w:rPr>
      </w:pPr>
      <w:del w:id="98813" w:author="מנוע מכני" w:date="2026-10-11T12:04:40Z">
        <w:r>
          <w:rPr>
            <w:rtl/>
          </w:rPr>
          <w:delText xml:space="preserve"> </w:delText>
        </w:r>
      </w:del>
      <w:r>
        <w:rPr>
          <w:rtl/>
        </w:rPr>
        <w:t xml:space="preserve">כל הזבחים שבתורה שנשתייר מהן כזית בשר או כזית חלב - זורק את הדם, </w:t>
      </w:r>
    </w:p>
    <w:p w:rsidR="00DA63EC" w:rsidRDefault="00DA63EC" w:rsidP="00DA63EC">
      <w:pPr>
        <w:tabs>
          <w:tab w:val="center" w:pos="2835"/>
        </w:tabs>
        <w:rPr>
          <w:rtl/>
        </w:rPr>
      </w:pPr>
      <w:r>
        <w:rPr>
          <w:rtl/>
        </w:rPr>
        <w:t xml:space="preserve">כחצי זית בשר וכחצי זית חלב - אינו זורק את הדם, </w:t>
      </w:r>
    </w:p>
    <w:p w:rsidR="00DA63EC" w:rsidRDefault="00DA63EC" w:rsidP="00DA63EC">
      <w:pPr>
        <w:tabs>
          <w:tab w:val="center" w:pos="2835"/>
        </w:tabs>
        <w:rPr>
          <w:rtl/>
        </w:rPr>
      </w:pPr>
      <w:r>
        <w:rPr>
          <w:rtl/>
        </w:rPr>
        <w:t xml:space="preserve">ובעולה אפי' כחצי זית בשר וכחצי זית חלב זורק את הדם, מפני שכולה כליל, ובמנחה אפי' כולה קיימת - </w:t>
      </w:r>
      <w:r>
        <w:rPr>
          <w:rtl/>
        </w:rPr>
        <w:t xml:space="preserve">לא</w:t>
      </w:r>
      <w:r>
        <w:rPr>
          <w:rtl/>
        </w:rPr>
        <w:t xml:space="preserve"> יזרוק.</w:t>
      </w:r>
    </w:p>
    <w:p w:rsidR="00DA63EC" w:rsidRDefault="00DA63EC" w:rsidP="00DA63EC">
      <w:pPr>
        <w:tabs>
          <w:tab w:val="center" w:pos="2835"/>
        </w:tabs>
        <w:rPr>
          <w:b/>
          <w:bCs/>
          <w:rtl/>
        </w:rPr>
      </w:pPr>
    </w:p>
    <w:p>
      <w:pPr>
        <w:pStyle w:val="38"/>
        <w:rPr>
          <w:ins w:id="98815" w:author="מנוע מכני" w:date="2026-10-11T12:04:40Z"/>
        </w:rPr>
      </w:pPr>
      <w:del w:id="98814" w:author="מנוע מכני" w:date="2026-10-11T12:04:40Z">
        <w:r w:rsidRPr="0051076E">
          <w:lastRenderedPageBreak/>
          <w:delText xml:space="preserve">•</w:delText>
        </w:r>
      </w:del>
      <w:r w:rsidRPr="0051076E">
        <w:lastRenderedPageBreak/>
        <w:t xml:space="preserve"> </w:t>
      </w:r>
      <w:r w:rsidRPr="009411D2">
        <w:t>מנחה</w:t>
      </w:r>
      <w:r>
        <w:t xml:space="preserve"> </w:t>
      </w:r>
      <w:r>
        <w:t>אר</w:t>
      </w:r>
      <w:r>
        <w:t>"</w:t>
      </w:r>
      <w:r>
        <w:t>פ</w:t>
      </w:r>
      <w:r>
        <w:t xml:space="preserve">:</w:t>
      </w:r>
    </w:p>
    <w:p w:rsidR="00DA63EC" w:rsidRDefault="00DA63EC" w:rsidP="00DA63EC">
      <w:pPr>
        <w:tabs>
          <w:tab w:val="center" w:pos="2835"/>
        </w:tabs>
        <w:rPr>
          <w:rtl/>
        </w:rPr>
      </w:pPr>
      <w:del w:id="98816" w:author="מנוע מכני" w:date="2026-10-11T12:04:40Z">
        <w:r>
          <w:rPr>
            <w:rtl/>
          </w:rPr>
          <w:delText xml:space="preserve"> </w:delText>
        </w:r>
      </w:del>
      <w:r>
        <w:rPr>
          <w:rtl/>
        </w:rPr>
        <w:t xml:space="preserve">מנחת נסכים, </w:t>
      </w:r>
      <w:r>
        <w:rPr>
          <w:rtl/>
        </w:rPr>
        <w:t xml:space="preserve">ס"ד</w:t>
      </w:r>
      <w:r>
        <w:rPr>
          <w:rtl/>
        </w:rPr>
        <w:t xml:space="preserve"> הואיל ובהדי זבח </w:t>
      </w:r>
      <w:ins w:id="97321" w:author="מנוע מכני" w:date="2026-10-11T12:04:40Z">
        <w:r>
          <w:rPr>
            <w:rtl/>
          </w:rPr>
          <w:t xml:space="preserve">באה</w:t>
        </w:r>
      </w:ins>
      <w:del w:id="97322" w:author="מנוע מכני" w:date="2026-10-11T12:04:40Z">
        <w:r>
          <w:rPr>
            <w:rtl/>
          </w:rPr>
          <w:delText xml:space="preserve">אתיא</w:delText>
        </w:r>
      </w:del>
      <w:r>
        <w:rPr>
          <w:rtl/>
        </w:rPr>
        <w:t xml:space="preserve"> </w:t>
      </w:r>
      <w:ins w:id="96549" w:author="מנוע מכני" w:date="2026-10-11T12:04:40Z">
        <w:r>
          <w:rPr>
            <w:rtl/>
          </w:rPr>
          <w:t xml:space="preserve">כגופו</w:t>
        </w:r>
      </w:ins>
      <w:del w:id="96550" w:author="מנוע מכני" w:date="2026-10-11T12:04:40Z">
        <w:r>
          <w:rPr>
            <w:rtl/>
          </w:rPr>
          <w:delText xml:space="preserve">כגופיה</w:delText>
        </w:r>
      </w:del>
      <w:r>
        <w:rPr>
          <w:rtl/>
        </w:rPr>
        <w:t xml:space="preserve"> </w:t>
      </w:r>
      <w:ins w:id="96829" w:author="מנוע מכני" w:date="2026-10-11T12:04:40Z">
        <w:r>
          <w:rPr>
            <w:rtl/>
          </w:rPr>
          <w:t xml:space="preserve">דזבח</w:t>
        </w:r>
      </w:ins>
      <w:del w:id="96830" w:author="מנוע מכני" w:date="2026-10-11T12:04:40Z">
        <w:r>
          <w:rPr>
            <w:rtl/>
          </w:rPr>
          <w:delText xml:space="preserve">דזיבחא</w:delText>
        </w:r>
      </w:del>
      <w:r>
        <w:rPr>
          <w:rtl/>
        </w:rPr>
        <w:t xml:space="preserve"> דמיא, </w:t>
      </w:r>
      <w:r>
        <w:rPr>
          <w:rtl/>
        </w:rPr>
        <w:t xml:space="preserve">קמ"ל</w:t>
      </w:r>
      <w:r>
        <w:rPr>
          <w:rtl/>
        </w:rPr>
        <w:t xml:space="preserve">.</w:t>
      </w:r>
    </w:p>
    <w:p>
      <w:pPr>
        <w:pStyle w:val="38"/>
        <w:rPr>
          <w:ins w:id="98817" w:author="מנוע מכני" w:date="2026-10-11T12:04:40Z"/>
        </w:rPr>
      </w:pPr>
      <w:r>
        <w:t>מרי</w:t>
      </w:r>
      <w:r>
        <w:t>"</w:t>
      </w:r>
      <w:r>
        <w:t xml:space="preserve">ו מר</w:t>
      </w:r>
      <w:ins w:id="90025" w:author="מנוע מכני" w:date="2026-10-11T12:04:40Z">
        <w:r>
          <w:t xml:space="preserve">י"ש</w:t>
        </w:r>
      </w:ins>
      <w:del w:id="90026" w:author="מנוע מכני" w:date="2026-10-11T12:04:40Z">
        <w:r>
          <w:delText xml:space="preserve">י</w:delText>
        </w:r>
        <w:r>
          <w:delText xml:space="preserve">"</w:delText>
        </w:r>
        <w:r>
          <w:delText xml:space="preserve">'ש</w:delText>
        </w:r>
      </w:del>
      <w:r>
        <w:t xml:space="preserve"> ומטו מריב</w:t>
      </w:r>
      <w:r>
        <w:t>"</w:t>
      </w:r>
      <w:r>
        <w:t>ח</w:t>
      </w:r>
      <w:r>
        <w:t>:</w:t>
      </w:r>
    </w:p>
    <w:p w:rsidR="00DA63EC" w:rsidRDefault="00DA63EC" w:rsidP="00DA63EC">
      <w:pPr>
        <w:tabs>
          <w:tab w:val="center" w:pos="2835"/>
        </w:tabs>
        <w:rPr>
          <w:rtl/>
        </w:rPr>
      </w:pPr>
      <w:del w:id="98818" w:author="מנוע מכני" w:date="2026-10-11T12:04:40Z">
        <w:r w:rsidRPr="00464129">
          <w:rPr>
            <w:rStyle w:val="afffff0"/>
            <w:rtl/>
          </w:rPr>
          <w:delText xml:space="preserve"> </w:delText>
        </w:r>
      </w:del>
      <w:r w:rsidRPr="00464129">
        <w:rPr>
          <w:rStyle w:val="afffff0"/>
          <w:rFonts w:hint="cs"/>
          <w:rtl/>
        </w:rPr>
        <w:t>'</w:t>
      </w:r>
      <w:r w:rsidRPr="00464129">
        <w:rPr>
          <w:rStyle w:val="afffff0"/>
          <w:rtl/>
        </w:rPr>
        <w:t xml:space="preserve">והקטיר החלב לריח ניחוח לה</w:t>
      </w:r>
      <w:r w:rsidRPr="00464129">
        <w:rPr>
          <w:rStyle w:val="afffff0"/>
          <w:rtl/>
        </w:rPr>
        <w:t xml:space="preserve">',</w:t>
      </w:r>
      <w:r>
        <w:rPr>
          <w:rtl/>
        </w:rPr>
        <w:t xml:space="preserve"> חלב – וא</w:t>
      </w:r>
      <w:r>
        <w:rPr>
          <w:rFonts w:hint="cs"/>
          <w:rtl/>
        </w:rPr>
        <w:t>ע</w:t>
      </w:r>
      <w:r>
        <w:rPr>
          <w:rtl/>
        </w:rPr>
        <w:t>"</w:t>
      </w:r>
      <w:r>
        <w:rPr>
          <w:rFonts w:hint="cs"/>
          <w:rtl/>
        </w:rPr>
        <w:t>פ</w:t>
      </w:r>
      <w:r>
        <w:rPr>
          <w:rtl/>
        </w:rPr>
        <w:t xml:space="preserve"> שאין בשר.</w:t>
      </w:r>
    </w:p>
    <w:p w:rsidR="00DA63EC" w:rsidRDefault="00DA63EC" w:rsidP="00DA63EC">
      <w:pPr>
        <w:tabs>
          <w:tab w:val="center" w:pos="2835"/>
        </w:tabs>
        <w:rPr>
          <w:rtl/>
        </w:rPr>
      </w:pPr>
      <w:r>
        <w:rPr>
          <w:rFonts w:hint="cs"/>
          <w:rtl/>
        </w:rPr>
        <w:t>י</w:t>
      </w:r>
      <w:r>
        <w:rPr>
          <w:rtl/>
        </w:rPr>
        <w:t xml:space="preserve">ותרת ושתי כליות </w:t>
      </w:r>
      <w:r>
        <w:rPr>
          <w:rFonts w:hint="cs"/>
          <w:rtl/>
        </w:rPr>
        <w:t>מ'</w:t>
      </w:r>
      <w:r>
        <w:rPr>
          <w:rtl/>
        </w:rPr>
        <w:t xml:space="preserve">ובמנחה </w:t>
      </w:r>
      <w:ins w:id="90369" w:author="מנוע מכני" w:date="2026-10-11T12:04:40Z">
        <w:r>
          <w:rPr>
            <w:rtl/>
          </w:rPr>
          <w:t xml:space="preserve">אפי'</w:t>
        </w:r>
      </w:ins>
      <w:del w:id="90370" w:author="מנוע מכני" w:date="2026-10-11T12:04:40Z">
        <w:r>
          <w:rPr>
            <w:rtl/>
          </w:rPr>
          <w:delText xml:space="preserve">אפילו</w:delText>
        </w:r>
      </w:del>
      <w:r>
        <w:rPr>
          <w:rtl/>
        </w:rPr>
        <w:t xml:space="preserve"> כולה קיימת</w:t>
      </w:r>
      <w:r>
        <w:rPr>
          <w:rFonts w:hint="cs"/>
          <w:rtl/>
        </w:rPr>
        <w:t>'</w:t>
      </w:r>
      <w:r>
        <w:rPr>
          <w:rtl/>
        </w:rPr>
        <w:t xml:space="preserve"> </w:t>
      </w:r>
      <w:r>
        <w:rPr>
          <w:rtl/>
        </w:rPr>
        <w:t xml:space="preserve">לא</w:t>
      </w:r>
      <w:r>
        <w:rPr>
          <w:rtl/>
        </w:rPr>
        <w:t xml:space="preserve"> יזרוק, מנחה הוא דלא יזרוק, הא יותרת ושתי כליות - יזרוק, </w:t>
      </w:r>
    </w:p>
    <w:p w:rsidR="00DA63EC" w:rsidRDefault="00DA63EC" w:rsidP="00DA63EC">
      <w:pPr>
        <w:tabs>
          <w:tab w:val="center" w:pos="2835"/>
        </w:tabs>
        <w:rPr>
          <w:rtl/>
        </w:rPr>
      </w:pPr>
      <w:r>
        <w:rPr>
          <w:rStyle w:val="2fb"/>
          <w:rFonts w:hint="cs"/>
          <w:rtl/>
        </w:rPr>
        <w:t>מדרי</w:t>
      </w:r>
      <w:r>
        <w:rPr>
          <w:rStyle w:val="2fb"/>
          <w:rtl/>
        </w:rPr>
        <w:t>"</w:t>
      </w:r>
      <w:r>
        <w:rPr>
          <w:rStyle w:val="2fb"/>
          <w:rFonts w:hint="cs"/>
          <w:rtl/>
        </w:rPr>
        <w:t>ו</w:t>
      </w:r>
      <w:r w:rsidRPr="00464129">
        <w:rPr>
          <w:rStyle w:val="afffff0"/>
          <w:rFonts w:hint="cs"/>
          <w:rtl/>
        </w:rPr>
        <w:t xml:space="preserve"> '</w:t>
      </w:r>
      <w:ins w:id="90465" w:author="Claude - סמנטי" w:date="2026-10-11T12:27:00Z">
        <w:r>
          <w:rPr>
            <w:rStyle w:val="afffff0"/>
            <w:rFonts w:hint="cs"/>
            <w:rtl/>
          </w:rPr>
          <w:t xml:space="preserve">לְרֵיחַ נִיחוֹחַ</w:t>
        </w:r>
      </w:ins>
      <w:del w:id="90466" w:author="Claude - סמנטי" w:date="2026-10-11T12:27:00Z">
        <w:r w:rsidRPr="00464129">
          <w:rPr>
            <w:rStyle w:val="afffff0"/>
            <w:rFonts w:hint="cs"/>
            <w:rtl/>
          </w:rPr>
          <w:delText xml:space="preserve">ל</w:delText>
        </w:r>
        <w:r w:rsidRPr="00464129">
          <w:rPr>
            <w:rStyle w:val="afffff0"/>
            <w:rtl/>
          </w:rPr>
          <w:delText xml:space="preserve">ריח ניחוח</w:delText>
        </w:r>
      </w:del>
      <w:r w:rsidRPr="00464129">
        <w:rPr>
          <w:rStyle w:val="afffff0"/>
          <w:rFonts w:hint="cs"/>
          <w:rtl/>
        </w:rPr>
        <w:t>'</w:t>
      </w:r>
      <w:r w:rsidRPr="00464129">
        <w:rPr>
          <w:rStyle w:val="afffff0"/>
          <w:rtl/>
        </w:rPr>
        <w:t>,</w:t>
      </w:r>
      <w:r>
        <w:rPr>
          <w:rtl/>
        </w:rPr>
        <w:t xml:space="preserve"> כל שאתה מעלה לריח ניחוח.</w:t>
      </w:r>
    </w:p>
    <w:p w:rsidR="00DA63EC" w:rsidRDefault="00DA63EC" w:rsidP="00DA63EC">
      <w:pPr>
        <w:tabs>
          <w:tab w:val="center" w:pos="2835"/>
        </w:tabs>
        <w:rPr>
          <w:rtl/>
        </w:rPr>
      </w:pPr>
      <w:del w:id="90100" w:author="מנוע מכני" w:date="2026-10-11T12:04:40Z">
        <w:r>
          <w:rPr>
            <w:rtl/>
          </w:rPr>
          <w:delText xml:space="preserve"> </w:delText>
        </w:r>
      </w:del>
      <w:r>
        <w:rPr>
          <w:rtl/>
        </w:rPr>
        <w:t xml:space="preserve">'</w:t>
      </w:r>
      <w:ins w:id="90467" w:author="Claude - סמנטי" w:date="2026-10-11T12:27:00Z">
        <w:r>
          <w:rPr>
            <w:rStyle w:val="afffff0"/>
            <w:rFonts w:hint="cs"/>
            <w:rtl/>
          </w:rPr>
          <w:t xml:space="preserve">רֵיחַ נִיחוֹחַ</w:t>
        </w:r>
      </w:ins>
      <w:del w:id="90468" w:author="Claude - סמנטי" w:date="2026-10-11T12:27:00Z">
        <w:r>
          <w:rPr>
            <w:rFonts w:hint="cs"/>
            <w:rtl/>
          </w:rPr>
          <w:delText xml:space="preserve">ריח ניחוח</w:delText>
        </w:r>
      </w:del>
      <w:r>
        <w:rPr>
          <w:rFonts w:hint="cs"/>
          <w:rtl/>
        </w:rPr>
        <w:t xml:space="preserve">' דאפי' יותרת ושתי כליות,</w:t>
      </w:r>
      <w:r w:rsidRPr="00464129">
        <w:rPr>
          <w:rStyle w:val="afffff0"/>
          <w:rFonts w:hint="cs"/>
          <w:rtl/>
        </w:rPr>
        <w:t xml:space="preserve"> 'חלב' </w:t>
      </w:r>
      <w:r>
        <w:rPr>
          <w:rFonts w:hint="cs"/>
          <w:rtl/>
        </w:rPr>
        <w:t xml:space="preserve">ולא מנחה </w:t>
      </w:r>
    </w:p>
    <w:p w:rsidR="00DA63EC" w:rsidRDefault="00DA63EC" w:rsidP="00DA63EC">
      <w:pPr>
        <w:pStyle w:val="affffd"/>
        <w:rPr>
          <w:rtl/>
        </w:rPr>
      </w:pPr>
      <w:r>
        <w:rPr>
          <w:rtl/>
        </w:rPr>
        <w:t>׹</w:t>
      </w:r>
    </w:p>
    <w:p>
      <w:pPr>
        <w:pStyle w:val="MishnaBatzad"/>
        <w:rPr>
          <w:ins w:id="20352" w:author="קלוד" w:date="2026-10-11T09:07:26Z"/>
        </w:rPr>
      </w:pPr>
      <w:ins w:id="20351" w:author="קלוד" w:date="2026-10-11T09:07:26Z">
        <w:r>
          <w:t xml:space="preserve">משנה ד</w:t>
        </w:r>
      </w:ins>
    </w:p>
    <w:p w:rsidR="00DA63EC" w:rsidRPr="000A334C" w:rsidRDefault="00DA63EC" w:rsidP="003B6D22">
      <w:pPr>
        <w:pStyle w:val="afff9"/>
        <w:rPr>
          <w:del w:id="20160" w:author="קלוד" w:date="2026-10-11T09:07:26Z"/>
          <w:rtl/>
        </w:rPr>
      </w:pPr>
      <w:del w:id="20159" w:author="קלוד" w:date="2026-10-11T09:07:26Z">
        <w:r w:rsidRPr="000A334C">
          <w:rPr>
            <w:rtl/>
          </w:rPr>
          <w:delText xml:space="preserve">מתני'.</w:delText>
        </w:r>
      </w:del>
    </w:p>
    <w:p w:rsidR="00DA63EC" w:rsidRPr="000A334C" w:rsidRDefault="00DA63EC" w:rsidP="003B6D22">
      <w:pPr>
        <w:pStyle w:val="afff9"/>
        <w:spacing w:before="120"/>
        <w:rPr>
          <w:rtl/>
        </w:rPr>
        <w:pPrChange w:id="90018" w:author="קלוד" w:date="2026-10-11T12:09:42Z">
          <w:pPr>
            <w:pStyle w:val="afff9"/>
          </w:pPr>
        </w:pPrChange>
      </w:pPr>
      <w:r>
        <w:rPr>
          <w:rtl/>
        </w:rPr>
        <w:t xml:space="preserve">שלא בכלי שרת - פסול, ו</w:t>
      </w:r>
      <w:r>
        <w:rPr>
          <w:rStyle w:val="TanaimMishna"/>
          <w:rtl/>
          <w:rPrChange w:id="103664" w:author="Claude" w:date="2026-10-11T09:07:48Z">
            <w:rPr>
              <w:rtl/>
            </w:rPr>
          </w:rPrChange>
        </w:rPr>
        <w:t xml:space="preserve">ר"ש</w:t>
      </w:r>
      <w:r>
        <w:rPr>
          <w:rtl/>
        </w:rPr>
        <w:t xml:space="preserve"> מכשיר.</w:t>
      </w:r>
    </w:p>
    <w:p w:rsidR="00DA63EC" w:rsidRPr="000A334C" w:rsidRDefault="00DA63EC" w:rsidP="003B6D22">
      <w:pPr>
        <w:pStyle w:val="afff9"/>
        <w:rPr>
          <w:rtl/>
        </w:rPr>
      </w:pPr>
      <w:r w:rsidRPr="000A334C">
        <w:rPr>
          <w:rtl/>
        </w:rPr>
        <w:t>הקטיר קומצה פעמים - כשרה.</w:t>
      </w:r>
    </w:p>
    <w:p w:rsidR="00DA63EC" w:rsidRDefault="00DA63EC" w:rsidP="00DA63EC">
      <w:pPr>
        <w:pStyle w:val="affffd"/>
        <w:rPr>
          <w:rtl/>
        </w:rPr>
      </w:pPr>
      <w:r>
        <w:rPr>
          <w:rtl/>
        </w:rPr>
        <w:t>׹</w:t>
      </w:r>
    </w:p>
    <w:p>
      <w:pPr>
        <w:pStyle w:val="afffff8"/>
        <w:rPr>
          <w:ins w:id="90695" w:author="קלוד" w:date="2026-10-11T12:32:08Z"/>
        </w:rPr>
      </w:pPr>
      <w:ins w:id="90696" w:author="קלוד" w:date="2026-10-11T12:32:08Z">
        <w:r>
          <w:rPr>
            <w:color w:val="7B3F00"/>
          </w:rPr>
          <w:t xml:space="preserve">קומץ שלא בכלי שרת - טעם ר"ש שמכשיר</w:t>
        </w:r>
      </w:ins>
    </w:p>
    <w:p>
      <w:pPr>
        <w:pStyle w:val="38"/>
        <w:rPr>
          <w:ins w:id="98820" w:author="מנוע מכני" w:date="2026-10-11T12:04:40Z"/>
        </w:rPr>
      </w:pPr>
      <w:del w:id="98819" w:author="מנוע מכני" w:date="2026-10-11T12:04:40Z">
        <w:r>
          <w:delText xml:space="preserve">•</w:delText>
        </w:r>
      </w:del>
      <w:r>
        <w:t xml:space="preserve"> </w:t>
      </w:r>
      <w:r>
        <w:t>ר</w:t>
      </w:r>
      <w:r>
        <w:t>"</w:t>
      </w:r>
      <w:r>
        <w:t>י בדר</w:t>
      </w:r>
      <w:r>
        <w:t>"</w:t>
      </w:r>
      <w:r>
        <w:t>ח</w:t>
      </w:r>
      <w:r>
        <w:t xml:space="preserve">:</w:t>
      </w:r>
    </w:p>
    <w:p w:rsidR="00DA63EC" w:rsidRDefault="00DA63EC" w:rsidP="00DA63EC">
      <w:pPr>
        <w:tabs>
          <w:tab w:val="center" w:pos="2835"/>
        </w:tabs>
        <w:rPr>
          <w:rtl/>
        </w:rPr>
      </w:pPr>
      <w:del w:id="98821" w:author="מנוע מכני" w:date="2026-10-11T12:04:40Z">
        <w:r>
          <w:rPr>
            <w:rtl/>
          </w:rPr>
          <w:delText xml:space="preserve"> </w:delText>
        </w:r>
      </w:del>
      <w:r>
        <w:rPr>
          <w:rFonts w:hint="cs"/>
          <w:rtl/>
        </w:rPr>
        <w:t xml:space="preserve">טעמא </w:t>
      </w:r>
      <w:r>
        <w:rPr>
          <w:rStyle w:val="2fb"/>
          <w:rFonts w:hint="cs"/>
          <w:rtl/>
        </w:rPr>
        <w:t xml:space="preserve">דר</w:t>
      </w:r>
      <w:r>
        <w:rPr>
          <w:rStyle w:val="2fb"/>
          <w:rtl/>
        </w:rPr>
        <w:t>"</w:t>
      </w:r>
      <w:r>
        <w:rPr>
          <w:rStyle w:val="2fb"/>
          <w:rFonts w:hint="cs"/>
          <w:rtl/>
        </w:rPr>
        <w:t>ש</w:t>
      </w:r>
      <w:r>
        <w:rPr>
          <w:rtl/>
        </w:rPr>
        <w:t xml:space="preserve">: קדש קדשים היא כחטאת וכאשם, בא לעובדה ביד - עובדה בימין כחטאת, בכלי - עובדה בשמאל כאשם</w:t>
      </w:r>
      <w:ins w:id="94381" w:author="מנוע מכני" w:date="2026-10-11T12:04:40Z">
        <w:r>
          <w:rPr>
            <w:rtl/>
          </w:rPr>
          <w:t xml:space="preserve">,</w:t>
        </w:r>
      </w:ins>
      <w:del w:id="94382" w:author="מנוע מכני" w:date="2026-10-11T12:04:40Z">
        <w:r>
          <w:rPr>
            <w:rtl/>
          </w:rPr>
          <w:delText xml:space="preserve">;</w:delText>
        </w:r>
      </w:del>
      <w:r>
        <w:rPr>
          <w:rtl/>
        </w:rPr>
        <w:t xml:space="preserve"> </w:t>
      </w:r>
    </w:p>
    <w:p>
      <w:pPr>
        <w:pStyle w:val="38"/>
        <w:rPr>
          <w:ins w:id="98822" w:author="מנוע מכני" w:date="2026-10-11T12:04:40Z"/>
        </w:rPr>
      </w:pPr>
      <w:r w:rsidRPr="00FE1B89">
        <w:t xml:space="preserve">ורבי ינאי</w:t>
      </w:r>
      <w:del w:id="102494" w:author="מנוע מכני" w:date="2026-10-11T12:04:40Z">
        <w:r w:rsidRPr="00FE1B89">
          <w:delText xml:space="preserve"> אמר</w:delText>
        </w:r>
      </w:del>
      <w:r w:rsidRPr="00FE1B89">
        <w:t xml:space="preserve">:</w:t>
      </w:r>
    </w:p>
    <w:p w:rsidR="00DA63EC" w:rsidRPr="00FE1B89" w:rsidRDefault="00DA63EC" w:rsidP="00DA63EC">
      <w:pPr>
        <w:tabs>
          <w:tab w:val="center" w:pos="2835"/>
        </w:tabs>
        <w:rPr>
          <w:spacing w:val="-4"/>
          <w:rtl/>
        </w:rPr>
      </w:pPr>
      <w:del w:id="98823" w:author="מנוע מכני" w:date="2026-10-11T12:04:40Z">
        <w:r w:rsidRPr="00FE1B89">
          <w:rPr>
            <w:spacing w:val="-4"/>
            <w:rtl/>
          </w:rPr>
          <w:delText xml:space="preserve"> </w:delText>
        </w:r>
      </w:del>
      <w:r w:rsidRPr="00FE1B89">
        <w:rPr>
          <w:spacing w:val="-4"/>
          <w:rtl/>
        </w:rPr>
        <w:t xml:space="preserve">כיון שקמצו מכלי שרת, מעלהו ומקטירו </w:t>
      </w:r>
      <w:ins w:id="90373" w:author="מנוע מכני" w:date="2026-10-11T12:04:40Z">
        <w:r>
          <w:rPr>
            <w:spacing w:val="-4"/>
            <w:rtl/>
          </w:rPr>
          <w:t xml:space="preserve">אפי'</w:t>
        </w:r>
      </w:ins>
      <w:del w:id="90374" w:author="מנוע מכני" w:date="2026-10-11T12:04:40Z">
        <w:r w:rsidRPr="00FE1B89">
          <w:rPr>
            <w:spacing w:val="-4"/>
            <w:rtl/>
          </w:rPr>
          <w:delText xml:space="preserve">אפילו</w:delText>
        </w:r>
      </w:del>
      <w:r w:rsidRPr="00FE1B89">
        <w:rPr>
          <w:spacing w:val="-4"/>
          <w:rtl/>
        </w:rPr>
        <w:t xml:space="preserve"> בהמיינו, </w:t>
      </w:r>
      <w:ins w:id="90371" w:author="מנוע מכני" w:date="2026-10-11T12:04:40Z">
        <w:r>
          <w:rPr>
            <w:spacing w:val="-4"/>
            <w:rtl/>
          </w:rPr>
          <w:t xml:space="preserve">ואפי'</w:t>
        </w:r>
      </w:ins>
      <w:del w:id="90372" w:author="מנוע מכני" w:date="2026-10-11T12:04:40Z">
        <w:r w:rsidRPr="00FE1B89">
          <w:rPr>
            <w:spacing w:val="-4"/>
            <w:rtl/>
          </w:rPr>
          <w:delText xml:space="preserve">ואפילו</w:delText>
        </w:r>
      </w:del>
      <w:r w:rsidRPr="00FE1B89">
        <w:rPr>
          <w:spacing w:val="-4"/>
          <w:rtl/>
        </w:rPr>
        <w:t xml:space="preserve"> במקידה של חרש.</w:t>
      </w:r>
    </w:p>
    <w:p>
      <w:pPr>
        <w:pStyle w:val="38"/>
        <w:rPr>
          <w:ins w:id="98825" w:author="מנוע מכני" w:date="2026-10-11T12:04:40Z"/>
        </w:rPr>
      </w:pPr>
      <w:del w:id="98824" w:author="מנוע מכני" w:date="2026-10-11T12:04:40Z">
        <w:r>
          <w:delText xml:space="preserve">•</w:delText>
        </w:r>
      </w:del>
      <w:r>
        <w:t xml:space="preserve"> ר</w:t>
      </w:r>
      <w:r>
        <w:t>נב</w:t>
      </w:r>
      <w:r>
        <w:t>"</w:t>
      </w:r>
      <w:r>
        <w:t>י</w:t>
      </w:r>
      <w:r>
        <w:t xml:space="preserve">:</w:t>
      </w:r>
    </w:p>
    <w:p w:rsidR="00DA63EC" w:rsidRDefault="00DA63EC" w:rsidP="00DA63EC">
      <w:pPr>
        <w:tabs>
          <w:tab w:val="center" w:pos="2835"/>
        </w:tabs>
        <w:rPr>
          <w:rtl/>
        </w:rPr>
      </w:pPr>
      <w:del w:id="98826" w:author="מנוע מכני" w:date="2026-10-11T12:04:40Z">
        <w:r>
          <w:rPr>
            <w:rtl/>
          </w:rPr>
          <w:delText xml:space="preserve"> </w:delText>
        </w:r>
      </w:del>
      <w:r>
        <w:rPr>
          <w:rtl/>
        </w:rPr>
        <w:t xml:space="preserve">הכל מודים בקומץ שטעון קידוש.</w:t>
      </w:r>
    </w:p>
    <w:p>
      <w:pPr>
        <w:pStyle w:val="38"/>
        <w:rPr>
          <w:ins w:id="98827" w:author="מנוע מכני" w:date="2026-10-11T12:04:40Z"/>
        </w:rPr>
      </w:pPr>
      <w:r>
        <w:t xml:space="preserve">והך</w:t>
      </w:r>
    </w:p>
    <w:p w:rsidR="00DA63EC" w:rsidRDefault="00DA63EC" w:rsidP="00DA63EC">
      <w:pPr>
        <w:tabs>
          <w:tab w:val="center" w:pos="2835"/>
        </w:tabs>
        <w:rPr>
          <w:rtl/>
        </w:rPr>
      </w:pPr>
      <w:del w:id="98828" w:author="מנוע מכני" w:date="2026-10-11T12:04:40Z">
        <w:r>
          <w:rPr>
            <w:rFonts w:hint="cs"/>
            <w:rtl/>
          </w:rPr>
          <w:delText xml:space="preserve"> </w:delText>
        </w:r>
      </w:del>
      <w:r>
        <w:rPr>
          <w:rFonts w:hint="cs"/>
          <w:rtl/>
        </w:rPr>
        <w:t xml:space="preserve">ד</w:t>
      </w:r>
      <w:r>
        <w:rPr>
          <w:rtl/>
        </w:rPr>
        <w:t xml:space="preserve">הקטר חלבים ואברים ועצים שהעלן בין ביד בין בכלי, בין בימין ובין בשמאל - כשרין</w:t>
      </w:r>
      <w:ins w:id="94383" w:author="מנוע מכני" w:date="2026-10-11T12:04:40Z">
        <w:r>
          <w:rPr>
            <w:rtl/>
          </w:rPr>
          <w:t xml:space="preserve">,</w:t>
        </w:r>
      </w:ins>
      <w:del w:id="9438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הקומץ והקטורת והלבונה שהעלן בין ביד בין בכלי, בין בימין בין בשמאל - כשרין</w:t>
      </w:r>
      <w:ins w:id="94385" w:author="מנוע מכני" w:date="2026-10-11T12:04:40Z">
        <w:r>
          <w:rPr>
            <w:rtl/>
          </w:rPr>
          <w:t xml:space="preserve">,</w:t>
        </w:r>
      </w:ins>
      <w:del w:id="9438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תיובתא </w:t>
      </w:r>
      <w:r>
        <w:rPr>
          <w:rStyle w:val="2fb"/>
          <w:rtl/>
        </w:rPr>
        <w:t xml:space="preserve">דר"</w:t>
      </w:r>
      <w:r>
        <w:rPr>
          <w:rStyle w:val="2fb"/>
          <w:rFonts w:hint="cs"/>
          <w:rtl/>
        </w:rPr>
        <w:t xml:space="preserve">י</w:t>
      </w:r>
      <w:r>
        <w:rPr>
          <w:rFonts w:hint="cs"/>
          <w:rtl/>
        </w:rPr>
        <w:t xml:space="preserve"> </w:t>
      </w:r>
      <w:r>
        <w:rPr>
          <w:rStyle w:val="2fb"/>
          <w:rFonts w:hint="cs"/>
          <w:rtl/>
        </w:rPr>
        <w:t xml:space="preserve">בדר</w:t>
      </w:r>
      <w:r>
        <w:rPr>
          <w:rStyle w:val="2fb"/>
          <w:rtl/>
        </w:rPr>
        <w:t>"</w:t>
      </w:r>
      <w:r>
        <w:rPr>
          <w:rStyle w:val="2fb"/>
          <w:rFonts w:hint="cs"/>
          <w:rtl/>
        </w:rPr>
        <w:t>ח</w:t>
      </w:r>
      <w:r>
        <w:rPr>
          <w:rtl/>
        </w:rPr>
        <w:t>!</w:t>
      </w:r>
    </w:p>
    <w:p>
      <w:pPr>
        <w:pStyle w:val="38"/>
        <w:rPr>
          <w:ins w:id="98830" w:author="מנוע מכני" w:date="2026-10-11T12:04:40Z"/>
        </w:rPr>
      </w:pPr>
      <w:del w:id="98829" w:author="מנוע מכני" w:date="2026-10-11T12:04:40Z">
        <w:r w:rsidRPr="0051076E">
          <w:delText xml:space="preserve">•</w:delText>
        </w:r>
      </w:del>
      <w:r w:rsidRPr="0051076E">
        <w:t xml:space="preserve"> </w:t>
      </w:r>
      <w:r>
        <w:t>א</w:t>
      </w:r>
      <w:r>
        <w:t>"</w:t>
      </w:r>
      <w:r>
        <w:t xml:space="preserve">ל</w:t>
      </w:r>
      <w:r>
        <w:t xml:space="preserve"> ריבדר</w:t>
      </w:r>
      <w:r>
        <w:t>"</w:t>
      </w:r>
      <w:r>
        <w:t>ח</w:t>
      </w:r>
      <w:r>
        <w:t xml:space="preserve">:</w:t>
      </w:r>
    </w:p>
    <w:p w:rsidR="00DA63EC" w:rsidRDefault="00DA63EC" w:rsidP="00DA63EC">
      <w:pPr>
        <w:tabs>
          <w:tab w:val="center" w:pos="2835"/>
        </w:tabs>
        <w:rPr>
          <w:rtl/>
        </w:rPr>
      </w:pPr>
      <w:del w:id="98831" w:author="מנוע מכני" w:date="2026-10-11T12:04:40Z">
        <w:r>
          <w:rPr>
            <w:rtl/>
          </w:rPr>
          <w:delText xml:space="preserve"> </w:delText>
        </w:r>
      </w:del>
      <w:r>
        <w:rPr>
          <w:rtl/>
        </w:rPr>
        <w:t xml:space="preserve">לצדדין קתני, ביד - בימין, בכלי - בין בימין בין בשמאל.</w:t>
      </w:r>
    </w:p>
    <w:p>
      <w:pPr>
        <w:pStyle w:val="38"/>
        <w:rPr>
          <w:ins w:id="98832" w:author="מנוע מכני" w:date="2026-10-11T12:04:40Z"/>
        </w:rPr>
      </w:pPr>
      <w:r>
        <w:t xml:space="preserve">והך</w:t>
      </w:r>
    </w:p>
    <w:p w:rsidR="00DA63EC" w:rsidRDefault="00DA63EC" w:rsidP="00DA63EC">
      <w:pPr>
        <w:tabs>
          <w:tab w:val="center" w:pos="2835"/>
        </w:tabs>
        <w:rPr>
          <w:rtl/>
        </w:rPr>
      </w:pPr>
      <w:del w:id="98833" w:author="מנוע מכני" w:date="2026-10-11T12:04:40Z">
        <w:r>
          <w:rPr>
            <w:rFonts w:hint="cs"/>
            <w:rtl/>
          </w:rPr>
          <w:delText xml:space="preserve"> </w:delText>
        </w:r>
      </w:del>
      <w:r>
        <w:rPr>
          <w:rFonts w:hint="cs"/>
          <w:rtl/>
        </w:rPr>
        <w:t xml:space="preserve">ד</w:t>
      </w:r>
      <w:r>
        <w:rPr>
          <w:rtl/>
        </w:rPr>
        <w:t xml:space="preserve">קמצו שלא מכלי שרת וקידשו שלא בכלי שרת והעלו והקטירו שלא בכלי שרת - פסול, </w:t>
      </w:r>
    </w:p>
    <w:p w:rsidR="00DA63EC" w:rsidRDefault="00DA63EC" w:rsidP="00DA63EC">
      <w:pPr>
        <w:tabs>
          <w:tab w:val="center" w:pos="2835"/>
        </w:tabs>
        <w:rPr>
          <w:rtl/>
        </w:rPr>
      </w:pPr>
      <w:r>
        <w:rPr>
          <w:rStyle w:val="2fb"/>
          <w:rFonts w:hint="cs"/>
          <w:rtl/>
        </w:rPr>
        <w:t>ר</w:t>
      </w:r>
      <w:r>
        <w:rPr>
          <w:rStyle w:val="2fb"/>
          <w:rtl/>
        </w:rPr>
        <w:t>"</w:t>
      </w:r>
      <w:r>
        <w:rPr>
          <w:rStyle w:val="2fb"/>
          <w:rFonts w:hint="cs"/>
          <w:rtl/>
        </w:rPr>
        <w:t xml:space="preserve">א</w:t>
      </w:r>
      <w:r>
        <w:rPr>
          <w:rFonts w:hint="cs"/>
          <w:rtl/>
        </w:rPr>
        <w:t xml:space="preserve"> </w:t>
      </w:r>
      <w:r>
        <w:rPr>
          <w:rStyle w:val="2fb"/>
          <w:rFonts w:hint="cs"/>
          <w:rtl/>
        </w:rPr>
        <w:t xml:space="preserve">ור</w:t>
      </w:r>
      <w:r>
        <w:rPr>
          <w:rStyle w:val="2fb"/>
          <w:rtl/>
        </w:rPr>
        <w:t>"</w:t>
      </w:r>
      <w:r>
        <w:rPr>
          <w:rStyle w:val="2fb"/>
          <w:rFonts w:hint="cs"/>
          <w:rtl/>
        </w:rPr>
        <w:t xml:space="preserve">ש</w:t>
      </w:r>
      <w:r>
        <w:rPr>
          <w:rFonts w:hint="cs"/>
          <w:rtl/>
        </w:rPr>
        <w:t xml:space="preserve"> </w:t>
      </w:r>
      <w:r>
        <w:rPr>
          <w:rtl/>
        </w:rPr>
        <w:t>מכשירין ממתן כלי ואילך.</w:t>
      </w:r>
    </w:p>
    <w:p>
      <w:pPr>
        <w:pStyle w:val="38"/>
        <w:rPr>
          <w:ins w:id="98835" w:author="מנוע מכני" w:date="2026-10-11T12:04:40Z"/>
        </w:rPr>
      </w:pPr>
      <w:del w:id="98834" w:author="מנוע מכני" w:date="2026-10-11T12:04:40Z">
        <w:r w:rsidRPr="0051076E">
          <w:delText xml:space="preserve">•</w:delText>
        </w:r>
      </w:del>
      <w:r w:rsidRPr="0051076E">
        <w:t xml:space="preserve"> </w:t>
      </w:r>
      <w:r>
        <w:t>והך ד</w:t>
      </w:r>
      <w:r>
        <w:t>וחכ"</w:t>
      </w:r>
      <w:r>
        <w:t>א</w:t>
      </w:r>
      <w:r>
        <w:t xml:space="preserve">:</w:t>
      </w:r>
    </w:p>
    <w:p w:rsidR="00DA63EC" w:rsidRDefault="00DA63EC" w:rsidP="00DA63EC">
      <w:pPr>
        <w:tabs>
          <w:tab w:val="center" w:pos="2835"/>
        </w:tabs>
        <w:rPr>
          <w:rtl/>
        </w:rPr>
      </w:pPr>
      <w:del w:id="98836" w:author="מנוע מכני" w:date="2026-10-11T12:04:40Z">
        <w:r>
          <w:rPr>
            <w:rtl/>
          </w:rPr>
          <w:delText xml:space="preserve"> </w:delText>
        </w:r>
      </w:del>
      <w:r>
        <w:rPr>
          <w:rtl/>
        </w:rPr>
        <w:t xml:space="preserve">קומץ טעון כלי שרת, כיצד? קומצו מכלי שרת ומקדשו בכלי שרת ומעלו ומקטירו בכלי שרת</w:t>
      </w:r>
      <w:ins w:id="94387" w:author="מנוע מכני" w:date="2026-10-11T12:04:40Z">
        <w:r>
          <w:rPr>
            <w:rtl/>
          </w:rPr>
          <w:t xml:space="preserve">,</w:t>
        </w:r>
      </w:ins>
      <w:del w:id="94388" w:author="מנוע מכני" w:date="2026-10-11T12:04:40Z">
        <w:r>
          <w:rPr>
            <w:rtl/>
          </w:rPr>
          <w:delText xml:space="preserve">;</w:delText>
        </w:r>
      </w:del>
      <w:r>
        <w:rPr>
          <w:rtl/>
        </w:rPr>
        <w:t xml:space="preserve"> </w:t>
      </w:r>
    </w:p>
    <w:p>
      <w:pPr>
        <w:pStyle w:val="38"/>
        <w:rPr>
          <w:ins w:id="98837" w:author="מנוע מכני" w:date="2026-10-11T12:04:40Z"/>
        </w:rPr>
      </w:pPr>
      <w:r>
        <w:t>ר</w:t>
      </w:r>
      <w:r>
        <w:t>"</w:t>
      </w:r>
      <w:r>
        <w:t>ש</w:t>
      </w:r>
      <w:r>
        <w:t xml:space="preserve">:</w:t>
      </w:r>
    </w:p>
    <w:p w:rsidR="00DA63EC" w:rsidRDefault="00DA63EC" w:rsidP="00DA63EC">
      <w:pPr>
        <w:tabs>
          <w:tab w:val="center" w:pos="2835"/>
        </w:tabs>
        <w:rPr>
          <w:rtl/>
        </w:rPr>
      </w:pPr>
      <w:del w:id="98838" w:author="מנוע מכני" w:date="2026-10-11T12:04:40Z">
        <w:r>
          <w:rPr>
            <w:rtl/>
          </w:rPr>
          <w:delText xml:space="preserve"> </w:delText>
        </w:r>
      </w:del>
      <w:r>
        <w:rPr>
          <w:rtl/>
        </w:rPr>
        <w:t xml:space="preserve">כיון שקמצו מכלי שרת, מעלו ומקטירו שלא בכלי שרת ודיו!</w:t>
      </w:r>
    </w:p>
    <w:p>
      <w:pPr>
        <w:pStyle w:val="38"/>
        <w:rPr>
          <w:ins w:id="98839" w:author="מנוע מכני" w:date="2026-10-11T12:04:40Z"/>
        </w:rPr>
      </w:pPr>
      <w:r>
        <w:t xml:space="preserve">אימא:</w:t>
      </w:r>
    </w:p>
    <w:p w:rsidR="00DA63EC" w:rsidRDefault="00DA63EC" w:rsidP="00DA63EC">
      <w:pPr>
        <w:tabs>
          <w:tab w:val="center" w:pos="2835"/>
        </w:tabs>
        <w:rPr>
          <w:rtl/>
        </w:rPr>
      </w:pPr>
      <w:del w:id="98840" w:author="מנוע מכני" w:date="2026-10-11T12:04:40Z">
        <w:r>
          <w:rPr>
            <w:rtl/>
          </w:rPr>
          <w:delText xml:space="preserve"> </w:delText>
        </w:r>
      </w:del>
      <w:r>
        <w:rPr>
          <w:rtl/>
        </w:rPr>
        <w:t xml:space="preserve">כיון שקמצו וקדשו בכלי שרת, מעלו ומקטירו ודיו.</w:t>
      </w:r>
    </w:p>
    <w:p w:rsidR="00DA63EC" w:rsidRDefault="00DA63EC" w:rsidP="00DA63EC">
      <w:pPr>
        <w:pStyle w:val="afff3"/>
        <w:framePr w:wrap="around"/>
        <w:rPr>
          <w:rtl/>
        </w:rPr>
      </w:pPr>
      <w:r>
        <w:rPr>
          <w:rFonts w:hint="cs"/>
          <w:rtl/>
        </w:rPr>
        <w:t>כו:</w:t>
      </w:r>
    </w:p>
    <w:p>
      <w:pPr>
        <w:pStyle w:val="38"/>
        <w:rPr>
          <w:ins w:id="98842" w:author="מנוע מכני" w:date="2026-10-11T12:04:40Z"/>
        </w:rPr>
      </w:pPr>
      <w:del w:id="98841" w:author="מנוע מכני" w:date="2026-10-11T12:04:40Z">
        <w:r w:rsidRPr="0051076E">
          <w:delText xml:space="preserve">•</w:delText>
        </w:r>
      </w:del>
      <w:r w:rsidRPr="0051076E">
        <w:t xml:space="preserve"> </w:t>
      </w:r>
      <w:r>
        <w:t xml:space="preserve">והך</w:t>
      </w:r>
    </w:p>
    <w:p w:rsidR="00DA63EC" w:rsidRDefault="00DA63EC" w:rsidP="00DA63EC">
      <w:pPr>
        <w:tabs>
          <w:tab w:val="center" w:pos="2835"/>
        </w:tabs>
        <w:rPr>
          <w:rtl/>
        </w:rPr>
      </w:pPr>
      <w:del w:id="98843" w:author="מנוע מכני" w:date="2026-10-11T12:04:40Z">
        <w:r>
          <w:rPr>
            <w:rFonts w:hint="cs"/>
            <w:rtl/>
          </w:rPr>
          <w:delText xml:space="preserve"> </w:delText>
        </w:r>
      </w:del>
      <w:r w:rsidRPr="0046594B">
        <w:rPr>
          <w:rStyle w:val="afffff0"/>
          <w:rFonts w:hint="cs"/>
          <w:rtl/>
        </w:rPr>
        <w:t>ד'</w:t>
      </w:r>
      <w:r w:rsidRPr="0046594B">
        <w:rPr>
          <w:rStyle w:val="afffff0"/>
          <w:rtl/>
        </w:rPr>
        <w:t>קמץ בימינו ונתן בשמאלו</w:t>
      </w:r>
      <w:r w:rsidRPr="0046594B">
        <w:rPr>
          <w:rStyle w:val="afffff0"/>
          <w:rFonts w:hint="cs"/>
          <w:rtl/>
        </w:rPr>
        <w:t>'</w:t>
      </w:r>
      <w:r w:rsidRPr="0046594B">
        <w:rPr>
          <w:rStyle w:val="afffff0"/>
          <w:rtl/>
        </w:rPr>
        <w:t xml:space="preserve"> </w:t>
      </w:r>
      <w:r>
        <w:rPr>
          <w:rtl/>
        </w:rPr>
        <w:t xml:space="preserve">יחזיר לימינו, בשמאלו</w:t>
      </w:r>
      <w:ins w:id="94389" w:author="מנוע מכני" w:date="2026-10-11T12:04:40Z">
        <w:r>
          <w:rPr>
            <w:rtl/>
          </w:rPr>
          <w:t xml:space="preserve"> </w:t>
        </w:r>
      </w:ins>
      <w:del w:id="94390" w:author="מנוע מכני" w:date="2026-10-11T12:04:40Z">
        <w:r>
          <w:rPr>
            <w:rtl/>
          </w:rPr>
          <w:delText xml:space="preserve">  </w:delText>
        </w:r>
      </w:del>
      <w:r>
        <w:rPr>
          <w:rtl/>
        </w:rPr>
        <w:t xml:space="preserve">וחישב </w:t>
      </w:r>
      <w:ins w:id="92713" w:author="מנוע מכני" w:date="2026-10-11T12:04:40Z">
        <w:r>
          <w:rPr>
            <w:rtl/>
          </w:rPr>
          <w:t xml:space="preserve">עליו</w:t>
        </w:r>
      </w:ins>
      <w:del w:id="92714" w:author="מנוע מכני" w:date="2026-10-11T12:04:40Z">
        <w:r>
          <w:rPr>
            <w:rtl/>
          </w:rPr>
          <w:delText xml:space="preserve">עליה</w:delText>
        </w:r>
      </w:del>
      <w:r>
        <w:rPr>
          <w:rtl/>
        </w:rPr>
        <w:t xml:space="preserve"> בין חוץ למקומו בין חוץ לזמנו - פסול ואין בו כרת, חישב </w:t>
      </w:r>
      <w:ins w:id="92715" w:author="מנוע מכני" w:date="2026-10-11T12:04:40Z">
        <w:r>
          <w:rPr>
            <w:rtl/>
          </w:rPr>
          <w:t xml:space="preserve">עליו</w:t>
        </w:r>
      </w:ins>
      <w:del w:id="92716" w:author="מנוע מכני" w:date="2026-10-11T12:04:40Z">
        <w:r>
          <w:rPr>
            <w:rtl/>
          </w:rPr>
          <w:delText xml:space="preserve">עליה</w:delText>
        </w:r>
      </w:del>
      <w:r>
        <w:rPr>
          <w:rtl/>
        </w:rPr>
        <w:t xml:space="preserve"> חוץ למקומו - פסול ואין בו כרת, </w:t>
      </w:r>
    </w:p>
    <w:p w:rsidR="00DA63EC" w:rsidRDefault="00DA63EC" w:rsidP="00DA63EC">
      <w:pPr>
        <w:tabs>
          <w:tab w:val="center" w:pos="2835"/>
        </w:tabs>
        <w:rPr>
          <w:rtl/>
        </w:rPr>
      </w:pPr>
      <w:r>
        <w:rPr>
          <w:b/>
          <w:bCs/>
          <w:rtl/>
        </w:rPr>
        <w:tab/>
      </w:r>
      <w:r>
        <w:rPr>
          <w:rtl/>
        </w:rPr>
        <w:t xml:space="preserve">חוץ לזמנו - פיגול וחייבין עליו כרת, דברי </w:t>
      </w:r>
      <w:r>
        <w:rPr>
          <w:rStyle w:val="2fb"/>
          <w:rtl/>
        </w:rPr>
        <w:t xml:space="preserve">ר' אלעזר</w:t>
      </w:r>
      <w:r>
        <w:rPr>
          <w:rtl/>
        </w:rPr>
        <w:t xml:space="preserve"> </w:t>
      </w:r>
      <w:r>
        <w:rPr>
          <w:rStyle w:val="2fb"/>
          <w:rtl/>
        </w:rPr>
        <w:t xml:space="preserve">ור"ש</w:t>
      </w:r>
      <w:ins w:id="94391" w:author="מנוע מכני" w:date="2026-10-11T12:04:40Z">
        <w:r>
          <w:rPr>
            <w:rtl/>
          </w:rPr>
          <w:t xml:space="preserve">,</w:t>
        </w:r>
      </w:ins>
      <w:del w:id="94392" w:author="מנוע מכני" w:date="2026-10-11T12:04:40Z">
        <w:r>
          <w:rPr>
            <w:rtl/>
          </w:rPr>
          <w:delText xml:space="preserve">;</w:delText>
        </w:r>
      </w:del>
      <w:r>
        <w:rPr>
          <w:rtl/>
        </w:rPr>
        <w:t xml:space="preserve"> </w:t>
      </w:r>
    </w:p>
    <w:p>
      <w:pPr>
        <w:pStyle w:val="38"/>
        <w:rPr>
          <w:ins w:id="98844" w:author="מנוע מכני" w:date="2026-10-11T12:04:40Z"/>
        </w:rPr>
      </w:pPr>
      <w:r>
        <w:t xml:space="preserve">וחכ"א:</w:t>
      </w:r>
    </w:p>
    <w:p w:rsidR="00DA63EC" w:rsidRDefault="00DA63EC" w:rsidP="00DA63EC">
      <w:pPr>
        <w:tabs>
          <w:tab w:val="center" w:pos="2835"/>
        </w:tabs>
        <w:rPr>
          <w:rtl/>
        </w:rPr>
      </w:pPr>
      <w:del w:id="98845" w:author="מנוע מכני" w:date="2026-10-11T12:04:40Z">
        <w:r>
          <w:rPr>
            <w:rtl/>
          </w:rPr>
          <w:delText xml:space="preserve"> </w:delText>
        </w:r>
      </w:del>
      <w:r>
        <w:rPr>
          <w:rtl/>
        </w:rPr>
        <w:t xml:space="preserve">כיון שנתנו לשמאל - פסלתו מתנתו, משום דבעי קדושה בכלי, וכיון שנתנו לשמאל, נעשה כדם שנשפך מצואר בהמה על הרצפה ואספו שפסול, מכלל </w:t>
      </w:r>
      <w:r>
        <w:rPr>
          <w:rStyle w:val="2fb"/>
          <w:rtl/>
        </w:rPr>
        <w:t xml:space="preserve">דר"א</w:t>
      </w:r>
      <w:r>
        <w:rPr>
          <w:rtl/>
        </w:rPr>
        <w:t xml:space="preserve"> </w:t>
      </w:r>
      <w:r>
        <w:rPr>
          <w:rStyle w:val="2fb"/>
          <w:rtl/>
        </w:rPr>
        <w:t xml:space="preserve">ור"ש</w:t>
      </w:r>
      <w:r>
        <w:rPr>
          <w:rtl/>
        </w:rPr>
        <w:t xml:space="preserve"> </w:t>
      </w:r>
      <w:r>
        <w:rPr>
          <w:rtl/>
        </w:rPr>
        <w:t xml:space="preserve">לא</w:t>
      </w:r>
      <w:r>
        <w:rPr>
          <w:rtl/>
        </w:rPr>
        <w:t xml:space="preserve"> בעו מתן כלי, </w:t>
      </w:r>
    </w:p>
    <w:p w:rsidR="00DA63EC" w:rsidRDefault="00DA63EC" w:rsidP="00DA63EC">
      <w:pPr>
        <w:tabs>
          <w:tab w:val="center" w:pos="2835"/>
        </w:tabs>
        <w:rPr>
          <w:rtl/>
        </w:rPr>
      </w:pPr>
      <w:r>
        <w:rPr>
          <w:rtl/>
        </w:rPr>
        <w:t xml:space="preserve">תיובתא </w:t>
      </w:r>
      <w:ins w:id="90375" w:author="מנוע מכני" w:date="2026-10-11T12:04:40Z">
        <w:r>
          <w:rPr>
            <w:rStyle w:val="2fb"/>
            <w:rtl/>
          </w:rPr>
          <w:t xml:space="preserve">דר"נ</w:t>
        </w:r>
      </w:ins>
      <w:del w:id="90376" w:author="מנוע מכני" w:date="2026-10-11T12:04:40Z">
        <w:r>
          <w:rPr>
            <w:rtl/>
          </w:rPr>
          <w:delText xml:space="preserve">דרב נחמן</w:delText>
        </w:r>
      </w:del>
      <w:r>
        <w:rPr>
          <w:rtl/>
        </w:rPr>
        <w:t xml:space="preserve">!</w:t>
      </w:r>
      <w:r>
        <w:rPr>
          <w:rFonts w:hint="cs"/>
          <w:rtl/>
        </w:rPr>
        <w:t xml:space="preserve"> </w:t>
      </w:r>
      <w:r>
        <w:rPr>
          <w:rtl/>
        </w:rPr>
        <w:t>תיובתא.</w:t>
      </w:r>
    </w:p>
    <w:p w:rsidR="00DA63EC" w:rsidRDefault="00DA63EC" w:rsidP="00DA63EC">
      <w:pPr>
        <w:tabs>
          <w:tab w:val="center" w:pos="2835"/>
        </w:tabs>
        <w:rPr>
          <w:rtl/>
        </w:rPr>
      </w:pPr>
      <w:r>
        <w:rPr>
          <w:rFonts w:hint="cs"/>
          <w:rtl/>
        </w:rPr>
        <w:t xml:space="preserve">מסייע </w:t>
      </w:r>
      <w:r>
        <w:rPr>
          <w:rStyle w:val="2fb"/>
          <w:rFonts w:hint="cs"/>
          <w:rtl/>
        </w:rPr>
        <w:t xml:space="preserve">לריבדר</w:t>
      </w:r>
      <w:r>
        <w:rPr>
          <w:rStyle w:val="2fb"/>
          <w:rtl/>
        </w:rPr>
        <w:t>"</w:t>
      </w:r>
      <w:r>
        <w:rPr>
          <w:rStyle w:val="2fb"/>
          <w:rFonts w:hint="cs"/>
          <w:rtl/>
        </w:rPr>
        <w:t>ח</w:t>
      </w:r>
      <w:r>
        <w:rPr>
          <w:rtl/>
        </w:rPr>
        <w:t>.</w:t>
      </w:r>
    </w:p>
    <w:p>
      <w:pPr>
        <w:pStyle w:val="38"/>
        <w:rPr>
          <w:ins w:id="98846" w:author="מנוע מכני" w:date="2026-10-11T12:04:40Z"/>
        </w:rPr>
      </w:pPr>
      <w:r>
        <w:t>ולרבי ינאי:</w:t>
      </w:r>
    </w:p>
    <w:p w:rsidR="00DA63EC" w:rsidRDefault="00DA63EC" w:rsidP="00DA63EC">
      <w:pPr>
        <w:tabs>
          <w:tab w:val="center" w:pos="2835"/>
        </w:tabs>
        <w:rPr>
          <w:rtl/>
        </w:rPr>
      </w:pPr>
      <w:del w:id="98847" w:author="מנוע מכני" w:date="2026-10-11T12:04:40Z">
        <w:r>
          <w:rPr>
            <w:rtl/>
          </w:rPr>
          <w:delText xml:space="preserve"> </w:delText>
        </w:r>
      </w:del>
      <w:r>
        <w:rPr>
          <w:rtl/>
        </w:rPr>
        <w:t xml:space="preserve">אמר</w:t>
      </w:r>
      <w:r>
        <w:rPr>
          <w:rtl/>
        </w:rPr>
        <w:t xml:space="preserve"> כתנא דהקטר, </w:t>
      </w:r>
      <w:ins w:id="91057" w:author="מנוע מכני" w:date="2026-10-11T12:04:40Z">
        <w:r>
          <w:rPr>
            <w:rtl/>
          </w:rPr>
          <w:t xml:space="preserve">ולא</w:t>
        </w:r>
      </w:ins>
      <w:del w:id="91058" w:author="מנוע מכני" w:date="2026-10-11T12:04:40Z">
        <w:r>
          <w:rPr>
            <w:rtl/>
          </w:rPr>
          <w:delText xml:space="preserve">ולאו</w:delText>
        </w:r>
      </w:del>
      <w:r>
        <w:rPr>
          <w:rtl/>
        </w:rPr>
        <w:t xml:space="preserve"> לצדדים קתני.</w:t>
      </w:r>
    </w:p>
    <w:p w:rsidR="00DA63EC" w:rsidRDefault="00DA63EC" w:rsidP="00DA63EC">
      <w:pPr>
        <w:tabs>
          <w:tab w:val="center" w:pos="2835"/>
        </w:tabs>
        <w:rPr>
          <w:b/>
          <w:bCs/>
          <w:rtl/>
        </w:rPr>
      </w:pPr>
    </w:p>
    <w:p>
      <w:pPr>
        <w:pStyle w:val="afffff8"/>
        <w:rPr>
          <w:ins w:id="90693" w:author="קלוד" w:date="2026-10-11T12:32:08Z"/>
        </w:rPr>
      </w:pPr>
      <w:ins w:id="90694" w:author="קלוד" w:date="2026-10-11T12:32:08Z">
        <w:r>
          <w:rPr>
            <w:color w:val="7B3F00"/>
          </w:rPr>
          <w:t xml:space="preserve">הקטיר קומצה פעמים - האם אף פעמי פעמים</w:t>
        </w:r>
      </w:ins>
    </w:p>
    <w:p w:rsidR="00DA63EC" w:rsidRDefault="00DA63EC" w:rsidP="00DA63EC">
      <w:pPr>
        <w:tabs>
          <w:tab w:val="center" w:pos="2835"/>
        </w:tabs>
        <w:rPr>
          <w:b/>
          <w:bCs/>
          <w:rtl/>
        </w:rPr>
      </w:pPr>
      <w:r w:rsidRPr="0051076E">
        <w:rPr>
          <w:b/>
          <w:bCs/>
          <w:rtl/>
        </w:rPr>
        <w:t xml:space="preserve">• </w:t>
      </w:r>
      <w:r w:rsidRPr="00C1389A">
        <w:rPr>
          <w:b/>
          <w:bCs/>
          <w:rtl/>
        </w:rPr>
        <w:t>הקטיר קומצה פעמים - כשרה.</w:t>
      </w:r>
    </w:p>
    <w:p>
      <w:pPr>
        <w:pStyle w:val="38"/>
        <w:rPr>
          <w:ins w:id="98849" w:author="מנוע מכני" w:date="2026-10-11T12:04:40Z"/>
        </w:rPr>
      </w:pPr>
      <w:del w:id="98848" w:author="מנוע מכני" w:date="2026-10-11T12:04:40Z">
        <w:r w:rsidRPr="0051076E">
          <w:delText xml:space="preserve">•</w:delText>
        </w:r>
      </w:del>
      <w:r w:rsidRPr="0051076E">
        <w:t xml:space="preserve"> </w:t>
      </w:r>
      <w:r>
        <w:t>אריב</w:t>
      </w:r>
      <w:r>
        <w:t>"</w:t>
      </w:r>
      <w:r>
        <w:t>ל</w:t>
      </w:r>
      <w:r>
        <w:t xml:space="preserve">:</w:t>
      </w:r>
    </w:p>
    <w:p w:rsidR="00DA63EC" w:rsidRDefault="00DA63EC" w:rsidP="00DA63EC">
      <w:pPr>
        <w:tabs>
          <w:tab w:val="center" w:pos="2835"/>
        </w:tabs>
        <w:rPr>
          <w:rtl/>
        </w:rPr>
      </w:pPr>
      <w:del w:id="98850" w:author="מנוע מכני" w:date="2026-10-11T12:04:40Z">
        <w:r>
          <w:rPr>
            <w:rtl/>
          </w:rPr>
          <w:delText xml:space="preserve"> </w:delText>
        </w:r>
      </w:del>
      <w:r>
        <w:rPr>
          <w:rtl/>
        </w:rPr>
        <w:t xml:space="preserve">פעמים - ולא פעמי פעמים, </w:t>
      </w:r>
      <w:r>
        <w:rPr>
          <w:rStyle w:val="2fb"/>
          <w:rtl/>
        </w:rPr>
        <w:t xml:space="preserve">ור</w:t>
      </w:r>
      <w:r>
        <w:rPr>
          <w:rStyle w:val="2fb"/>
          <w:rFonts w:hint="cs"/>
          <w:rtl/>
        </w:rPr>
        <w:t>י</w:t>
      </w:r>
      <w:r>
        <w:rPr>
          <w:rStyle w:val="2fb"/>
          <w:rtl/>
        </w:rPr>
        <w:t>"</w:t>
      </w:r>
      <w:r>
        <w:rPr>
          <w:rStyle w:val="2fb"/>
          <w:rFonts w:hint="cs"/>
          <w:rtl/>
        </w:rPr>
        <w:t xml:space="preserve">ו</w:t>
      </w:r>
      <w:r>
        <w:rPr>
          <w:rFonts w:hint="cs"/>
          <w:rtl/>
        </w:rPr>
        <w:t xml:space="preserve">:</w:t>
      </w:r>
      <w:r>
        <w:rPr>
          <w:rtl/>
        </w:rPr>
        <w:t xml:space="preserve"> פעמים - </w:t>
      </w:r>
      <w:ins w:id="90377" w:author="מנוע מכני" w:date="2026-10-11T12:04:40Z">
        <w:r>
          <w:rPr>
            <w:rtl/>
          </w:rPr>
          <w:t xml:space="preserve">ואפי'</w:t>
        </w:r>
      </w:ins>
      <w:del w:id="90378" w:author="מנוע מכני" w:date="2026-10-11T12:04:40Z">
        <w:r>
          <w:rPr>
            <w:rtl/>
          </w:rPr>
          <w:delText xml:space="preserve">ואפילו</w:delText>
        </w:r>
      </w:del>
      <w:r>
        <w:rPr>
          <w:rtl/>
        </w:rPr>
        <w:t xml:space="preserve"> פעמי פעמים.</w:t>
      </w:r>
    </w:p>
    <w:p>
      <w:pPr>
        <w:pStyle w:val="38"/>
        <w:rPr>
          <w:ins w:id="98852" w:author="מנוע מכני" w:date="2026-10-11T12:04:40Z"/>
        </w:rPr>
      </w:pPr>
      <w:del w:id="98851" w:author="מנוע מכני" w:date="2026-10-11T12:04:40Z">
        <w:r w:rsidRPr="0051076E">
          <w:delText xml:space="preserve">•</w:delText>
        </w:r>
      </w:del>
      <w:r w:rsidRPr="0051076E">
        <w:t xml:space="preserve"> </w:t>
      </w:r>
      <w:r>
        <w:t xml:space="preserve">א"ר זירא:</w:t>
      </w:r>
    </w:p>
    <w:p w:rsidR="00DA63EC" w:rsidRDefault="00DA63EC" w:rsidP="00DA63EC">
      <w:pPr>
        <w:tabs>
          <w:tab w:val="center" w:pos="2835"/>
        </w:tabs>
        <w:rPr>
          <w:rtl/>
        </w:rPr>
      </w:pPr>
      <w:del w:id="98853" w:author="מנוע מכני" w:date="2026-10-11T12:04:40Z">
        <w:r>
          <w:rPr>
            <w:rtl/>
          </w:rPr>
          <w:delText xml:space="preserve"> </w:delText>
        </w:r>
      </w:del>
      <w:r>
        <w:rPr>
          <w:rtl/>
        </w:rPr>
        <w:t xml:space="preserve">יש קומץ פחות משני זיתים ויש הקטרה פחותה מכזית </w:t>
      </w:r>
    </w:p>
    <w:p>
      <w:pPr>
        <w:pStyle w:val="38"/>
        <w:rPr>
          <w:ins w:id="98854" w:author="מנוע מכני" w:date="2026-10-11T12:04:40Z"/>
        </w:rPr>
      </w:pPr>
      <w:r>
        <w:tab/>
      </w:r>
      <w:r>
        <w:t>ל</w:t>
      </w:r>
      <w:r>
        <w:t xml:space="preserve">ריב"ל:</w:t>
      </w:r>
    </w:p>
    <w:p w:rsidR="00DA63EC" w:rsidRDefault="00DA63EC" w:rsidP="00DA63EC">
      <w:pPr>
        <w:tabs>
          <w:tab w:val="center" w:pos="2835"/>
        </w:tabs>
        <w:rPr>
          <w:rtl/>
        </w:rPr>
      </w:pPr>
      <w:del w:id="98855" w:author="מנוע מכני" w:date="2026-10-11T12:04:40Z">
        <w:r>
          <w:rPr>
            <w:rtl/>
          </w:rPr>
          <w:delText xml:space="preserve"> </w:delText>
        </w:r>
      </w:del>
      <w:r>
        <w:rPr>
          <w:rtl/>
        </w:rPr>
        <w:t xml:space="preserve">אין קומץ פחות משני זיתים, ואין הקטרה פחותה מכזית</w:t>
      </w:r>
      <w:ins w:id="94393" w:author="מנוע מכני" w:date="2026-10-11T12:04:40Z">
        <w:r>
          <w:rPr>
            <w:rtl/>
          </w:rPr>
          <w:t xml:space="preserve">,</w:t>
        </w:r>
      </w:ins>
      <w:del w:id="94394" w:author="מנוע מכני" w:date="2026-10-11T12:04:40Z">
        <w:r>
          <w:rPr>
            <w:rtl/>
          </w:rPr>
          <w:delText xml:space="preserve">;</w:delText>
        </w:r>
      </w:del>
      <w:r>
        <w:rPr>
          <w:rtl/>
        </w:rPr>
        <w:t xml:space="preserve"> </w:t>
      </w:r>
    </w:p>
    <w:p>
      <w:pPr>
        <w:pStyle w:val="38"/>
        <w:rPr>
          <w:ins w:id="98856" w:author="מנוע מכני" w:date="2026-10-11T12:04:40Z"/>
        </w:rPr>
      </w:pPr>
      <w:ins w:id="90379" w:author="מנוע מכני" w:date="2026-10-11T12:04:40Z">
        <w:r>
          <w:t xml:space="preserve">ולרי"ו</w:t>
        </w:r>
      </w:ins>
      <w:del w:id="90380" w:author="מנוע מכני" w:date="2026-10-11T12:04:40Z">
        <w:r>
          <w:tab/>
          <w:delText xml:space="preserve">ו</w:delText>
        </w:r>
        <w:r>
          <w:delText xml:space="preserve">ל</w:delText>
        </w:r>
        <w:r>
          <w:delText xml:space="preserve">רבי יוחנן</w:delText>
        </w:r>
      </w:del>
      <w:r>
        <w:t xml:space="preserve">:</w:t>
      </w:r>
    </w:p>
    <w:p w:rsidR="00DA63EC" w:rsidRDefault="00DA63EC" w:rsidP="00DA63EC">
      <w:pPr>
        <w:tabs>
          <w:tab w:val="center" w:pos="2835"/>
        </w:tabs>
        <w:rPr>
          <w:rtl/>
        </w:rPr>
      </w:pPr>
      <w:del w:id="98857" w:author="מנוע מכני" w:date="2026-10-11T12:04:40Z">
        <w:r>
          <w:rPr>
            <w:rtl/>
          </w:rPr>
          <w:delText xml:space="preserve"> </w:delText>
        </w:r>
      </w:del>
      <w:r>
        <w:rPr>
          <w:rtl/>
        </w:rPr>
        <w:t xml:space="preserve">יש קומץ פחות משני זיתים, ויש הקטרה פחותה מכזית.</w:t>
      </w:r>
    </w:p>
    <w:p>
      <w:pPr>
        <w:pStyle w:val="afffff8"/>
        <w:rPr>
          <w:ins w:id="90691" w:author="קלוד" w:date="2026-10-11T12:32:08Z"/>
        </w:rPr>
      </w:pPr>
      <w:ins w:id="90692" w:author="קלוד" w:date="2026-10-11T12:32:08Z">
        <w:r>
          <w:rPr>
            <w:color w:val="7B3F00"/>
          </w:rPr>
          <w:t xml:space="preserve">קומץ - מאימתי מתיר שירים באכילה</w:t>
        </w:r>
      </w:ins>
    </w:p>
    <w:p>
      <w:pPr>
        <w:pStyle w:val="38"/>
        <w:rPr>
          <w:ins w:id="98859" w:author="מנוע מכני" w:date="2026-10-11T12:04:40Z"/>
        </w:rPr>
      </w:pPr>
      <w:del w:id="98858" w:author="מנוע מכני" w:date="2026-10-11T12:04:40Z">
        <w:r w:rsidRPr="00E55A17">
          <w:delText xml:space="preserve">•</w:delText>
        </w:r>
      </w:del>
      <w:r w:rsidRPr="00E55A17">
        <w:t xml:space="preserve"> איתמר:</w:t>
      </w:r>
    </w:p>
    <w:p w:rsidR="00DA63EC" w:rsidRDefault="00DA63EC" w:rsidP="00DA63EC">
      <w:pPr>
        <w:tabs>
          <w:tab w:val="center" w:pos="2835"/>
        </w:tabs>
        <w:rPr>
          <w:b/>
          <w:bCs/>
          <w:rtl/>
        </w:rPr>
      </w:pPr>
      <w:del w:id="98860" w:author="מנוע מכני" w:date="2026-10-11T12:04:40Z">
        <w:r w:rsidRPr="00E55A17">
          <w:rPr>
            <w:b/>
            <w:bCs/>
            <w:rtl/>
          </w:rPr>
          <w:delText xml:space="preserve"> </w:delText>
        </w:r>
      </w:del>
      <w:r w:rsidRPr="00E55A17">
        <w:rPr>
          <w:b/>
          <w:bCs/>
          <w:rtl/>
        </w:rPr>
        <w:t xml:space="preserve">קומץ מאימתי מתיר שירים באכילה? </w:t>
      </w:r>
    </w:p>
    <w:p>
      <w:pPr>
        <w:pStyle w:val="38"/>
        <w:rPr>
          <w:ins w:id="98861" w:author="מנוע מכני" w:date="2026-10-11T12:04:40Z"/>
        </w:rPr>
      </w:pPr>
      <w:ins w:id="90381" w:author="מנוע מכני" w:date="2026-10-11T12:04:40Z">
        <w:r>
          <w:t xml:space="preserve">ר"ח</w:t>
        </w:r>
      </w:ins>
      <w:del w:id="90382" w:author="מנוע מכני" w:date="2026-10-11T12:04:40Z">
        <w:r>
          <w:delText xml:space="preserve">רבי חנינא</w:delText>
        </w:r>
      </w:del>
      <w:r>
        <w:t xml:space="preserve">:</w:t>
      </w:r>
    </w:p>
    <w:p w:rsidR="00DA63EC" w:rsidRDefault="00DA63EC" w:rsidP="00DA63EC">
      <w:pPr>
        <w:tabs>
          <w:tab w:val="center" w:pos="2835"/>
        </w:tabs>
        <w:rPr>
          <w:rtl/>
        </w:rPr>
      </w:pPr>
      <w:del w:id="98862" w:author="מנוע מכני" w:date="2026-10-11T12:04:40Z">
        <w:r>
          <w:rPr>
            <w:rtl/>
          </w:rPr>
          <w:delText xml:space="preserve"> </w:delText>
        </w:r>
      </w:del>
      <w:r>
        <w:rPr>
          <w:rtl/>
        </w:rPr>
        <w:t xml:space="preserve">משמשלה בו את האור, </w:t>
      </w:r>
      <w:r>
        <w:rPr>
          <w:rStyle w:val="2fb"/>
          <w:rtl/>
        </w:rPr>
        <w:t xml:space="preserve">ר</w:t>
      </w:r>
      <w:r>
        <w:rPr>
          <w:rStyle w:val="2fb"/>
          <w:rFonts w:hint="cs"/>
          <w:rtl/>
        </w:rPr>
        <w:t>י</w:t>
      </w:r>
      <w:r>
        <w:rPr>
          <w:rStyle w:val="2fb"/>
          <w:rtl/>
        </w:rPr>
        <w:t>"</w:t>
      </w:r>
      <w:r>
        <w:rPr>
          <w:rStyle w:val="2fb"/>
          <w:rFonts w:hint="cs"/>
          <w:rtl/>
        </w:rPr>
        <w:t>ו</w:t>
      </w:r>
      <w:r>
        <w:rPr>
          <w:rtl/>
        </w:rPr>
        <w:t>: משתצית בו את האור ברובו.</w:t>
      </w:r>
    </w:p>
    <w:p w:rsidR="00DA63EC" w:rsidRDefault="00DA63EC" w:rsidP="00DA63EC">
      <w:pPr>
        <w:tabs>
          <w:tab w:val="center" w:pos="2835"/>
        </w:tabs>
        <w:rPr>
          <w:rtl/>
        </w:rPr>
      </w:pPr>
    </w:p>
    <w:p>
      <w:pPr>
        <w:pStyle w:val="38"/>
        <w:rPr>
          <w:ins w:id="98863" w:author="מנוע מכני" w:date="2026-10-11T12:04:40Z"/>
        </w:rPr>
      </w:pPr>
      <w:r w:rsidRPr="00336727">
        <w:lastRenderedPageBreak/>
        <w:t>ר</w:t>
      </w:r>
      <w:r w:rsidRPr="00336727">
        <w:t>"</w:t>
      </w:r>
      <w:r w:rsidRPr="00336727">
        <w:t>י לרב</w:t>
      </w:r>
      <w:r w:rsidRPr="00336727">
        <w:t>"</w:t>
      </w:r>
      <w:r w:rsidRPr="00336727">
        <w:t>י</w:t>
      </w:r>
      <w:r w:rsidRPr="00336727">
        <w:t xml:space="preserve">:</w:t>
      </w:r>
    </w:p>
    <w:p w:rsidR="00DA63EC" w:rsidRDefault="00DA63EC" w:rsidP="00DA63EC">
      <w:pPr>
        <w:rPr>
          <w:rtl/>
        </w:rPr>
      </w:pPr>
      <w:del w:id="98864" w:author="מנוע מכני" w:date="2026-10-11T12:04:40Z">
        <w:r w:rsidRPr="00336727">
          <w:rPr>
            <w:rtl/>
          </w:rPr>
          <w:delText xml:space="preserve"> </w:delText>
        </w:r>
      </w:del>
      <w:r w:rsidRPr="00336727">
        <w:rPr>
          <w:rFonts w:hint="cs"/>
          <w:rtl/>
        </w:rPr>
        <w:t xml:space="preserve">טעמא </w:t>
      </w:r>
      <w:r w:rsidRPr="00336727">
        <w:rPr>
          <w:rStyle w:val="2fb"/>
          <w:rFonts w:hint="cs"/>
          <w:rtl/>
        </w:rPr>
        <w:t xml:space="preserve">דרי</w:t>
      </w:r>
      <w:r w:rsidRPr="00336727">
        <w:rPr>
          <w:rStyle w:val="2fb"/>
          <w:rtl/>
        </w:rPr>
        <w:t>"</w:t>
      </w:r>
      <w:r w:rsidRPr="00336727">
        <w:rPr>
          <w:rStyle w:val="2fb"/>
          <w:rFonts w:hint="cs"/>
          <w:rtl/>
        </w:rPr>
        <w:t xml:space="preserve">ו</w:t>
      </w:r>
      <w:r w:rsidRPr="00336727">
        <w:rPr>
          <w:rFonts w:hint="cs"/>
          <w:rtl/>
        </w:rPr>
        <w:t xml:space="preserve"> </w:t>
      </w:r>
      <w:r w:rsidRPr="0046594B">
        <w:rPr>
          <w:rStyle w:val="afffff0"/>
          <w:rFonts w:hint="cs"/>
          <w:rtl/>
        </w:rPr>
        <w:t>ד'</w:t>
      </w:r>
      <w:r w:rsidRPr="0046594B">
        <w:rPr>
          <w:rStyle w:val="afffff0"/>
          <w:rtl/>
        </w:rPr>
        <w:t>והנה עלה קיטור הארץ כקיטור הכבשן</w:t>
      </w:r>
      <w:r w:rsidRPr="0046594B">
        <w:rPr>
          <w:rStyle w:val="afffff0"/>
          <w:rFonts w:hint="cs"/>
          <w:rtl/>
        </w:rPr>
        <w:t>'</w:t>
      </w:r>
      <w:r w:rsidRPr="0046594B">
        <w:rPr>
          <w:rStyle w:val="afffff0"/>
          <w:rtl/>
        </w:rPr>
        <w:t>,</w:t>
      </w:r>
      <w:r w:rsidRPr="00336727">
        <w:rPr>
          <w:rtl/>
        </w:rPr>
        <w:t xml:space="preserve"> אין כבשן מעלה קיטור עד שתצית האור ברובו.</w:t>
      </w:r>
    </w:p>
    <w:p>
      <w:pPr>
        <w:pStyle w:val="38"/>
        <w:rPr>
          <w:ins w:id="98865" w:author="מנוע מכני" w:date="2026-10-11T12:04:40Z"/>
        </w:rPr>
      </w:pPr>
      <w:r>
        <w:t>א</w:t>
      </w:r>
      <w:r>
        <w:t>"</w:t>
      </w:r>
      <w:r>
        <w:t xml:space="preserve">ל</w:t>
      </w:r>
      <w:r>
        <w:t xml:space="preserve"> רבין בר</w:t>
      </w:r>
      <w:r>
        <w:t>"</w:t>
      </w:r>
      <w:r>
        <w:t xml:space="preserve">א </w:t>
      </w:r>
      <w:r>
        <w:t xml:space="preserve">לרבא:</w:t>
      </w:r>
    </w:p>
    <w:p w:rsidR="00DA63EC" w:rsidRDefault="00DA63EC" w:rsidP="00DA63EC">
      <w:pPr>
        <w:tabs>
          <w:tab w:val="center" w:pos="2835"/>
        </w:tabs>
        <w:rPr>
          <w:rtl/>
        </w:rPr>
      </w:pPr>
      <w:del w:id="98866" w:author="מנוע מכני" w:date="2026-10-11T12:04:40Z">
        <w:r>
          <w:rPr>
            <w:rtl/>
          </w:rPr>
          <w:delText xml:space="preserve"> </w:delText>
        </w:r>
      </w:del>
      <w:r>
        <w:rPr>
          <w:rStyle w:val="2fb"/>
          <w:rFonts w:hint="cs"/>
          <w:rtl/>
        </w:rPr>
        <w:t>מ</w:t>
      </w:r>
      <w:r>
        <w:rPr>
          <w:rStyle w:val="2fb"/>
          <w:rtl/>
        </w:rPr>
        <w:t xml:space="preserve">רב עמרם</w:t>
      </w:r>
      <w:r>
        <w:rPr>
          <w:rtl/>
        </w:rPr>
        <w:t xml:space="preserve">, </w:t>
      </w:r>
      <w:r>
        <w:rPr>
          <w:rtl/>
        </w:rPr>
        <w:t xml:space="preserve">תניא</w:t>
      </w:r>
      <w:r>
        <w:rPr>
          <w:rtl/>
        </w:rPr>
        <w:t xml:space="preserve">: אין לי אלא דברים שדרכן ליקרב בלילה, כגון אברים ופדרים, שמעלן ומקטירן מבוא השמש ומתעכלין והולכין כל הלילה כולה, דברים שדרכן ליקרב ביום, כגון הקומץ והלבונה והקטרת, ומנחת כהנים ומנחת כהן משוח ומנחת נסכים, שמעלן ומקטירן מבוא השמש</w:t>
      </w:r>
      <w:ins w:id="94395" w:author="מנוע מכני" w:date="2026-10-11T12:04:40Z">
        <w:r>
          <w:rPr>
            <w:rtl/>
          </w:rPr>
          <w:t xml:space="preserve">,</w:t>
        </w:r>
      </w:ins>
      <w:del w:id="94396" w:author="מנוע מכני" w:date="2026-10-11T12:04:40Z">
        <w:r>
          <w:rPr>
            <w:rtl/>
          </w:rPr>
          <w:delText xml:space="preserve">;</w:delText>
        </w:r>
      </w:del>
      <w:r>
        <w:rPr>
          <w:rtl/>
        </w:rPr>
        <w:t xml:space="preserve"> והא אמרת: דרכן ליקרב ביום!</w:t>
      </w:r>
    </w:p>
    <w:p>
      <w:pPr>
        <w:pStyle w:val="38"/>
        <w:rPr>
          <w:ins w:id="98867" w:author="מנוע מכני" w:date="2026-10-11T12:04:40Z"/>
        </w:rPr>
      </w:pPr>
      <w:r>
        <w:t xml:space="preserve">אלא</w:t>
      </w:r>
    </w:p>
    <w:p w:rsidR="00DA63EC" w:rsidRDefault="00DA63EC" w:rsidP="00DA63EC">
      <w:pPr>
        <w:tabs>
          <w:tab w:val="center" w:pos="2835"/>
        </w:tabs>
        <w:rPr>
          <w:rtl/>
        </w:rPr>
      </w:pPr>
      <w:del w:id="98868" w:author="מנוע מכני" w:date="2026-10-11T12:04:40Z">
        <w:r>
          <w:rPr>
            <w:rtl/>
          </w:rPr>
          <w:delText xml:space="preserve"> </w:delText>
        </w:r>
      </w:del>
      <w:r>
        <w:rPr>
          <w:rtl/>
        </w:rPr>
        <w:t xml:space="preserve">עם בא השמש, שמתעכלין והולכין כל הלילה </w:t>
      </w:r>
      <w:r>
        <w:rPr>
          <w:rFonts w:hint="cs"/>
          <w:rtl/>
        </w:rPr>
        <w:t>מ'</w:t>
      </w:r>
      <w:ins w:id="90469" w:author="Claude - סמנטי" w:date="2026-10-11T12:27:00Z">
        <w:r>
          <w:rPr>
            <w:rStyle w:val="afffff0"/>
            <w:rtl/>
          </w:rPr>
          <w:t xml:space="preserve">זֹאת תּוֹרַת הָעוֹלָה</w:t>
        </w:r>
      </w:ins>
      <w:del w:id="90470" w:author="Claude - סמנטי" w:date="2026-10-11T12:27:00Z">
        <w:r>
          <w:rPr>
            <w:rtl/>
          </w:rPr>
          <w:delText xml:space="preserve">זאת תורת העולה</w:delText>
        </w:r>
      </w:del>
      <w:r>
        <w:rPr>
          <w:rFonts w:hint="cs"/>
          <w:rtl/>
        </w:rPr>
        <w:t>'</w:t>
      </w:r>
      <w:r>
        <w:rPr>
          <w:rtl/>
        </w:rPr>
        <w:t xml:space="preserve"> - ריבה</w:t>
      </w:r>
      <w:ins w:id="94397" w:author="מנוע מכני" w:date="2026-10-11T12:04:40Z">
        <w:r>
          <w:rPr>
            <w:rtl/>
          </w:rPr>
          <w:t xml:space="preserve">,</w:t>
        </w:r>
      </w:ins>
      <w:del w:id="9439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והא עם בא השמש </w:t>
      </w:r>
      <w:r>
        <w:rPr>
          <w:rtl/>
        </w:rPr>
        <w:t xml:space="preserve">לא</w:t>
      </w:r>
      <w:r>
        <w:rPr>
          <w:rtl/>
        </w:rPr>
        <w:t xml:space="preserve"> משכחת לה שתצית האור ברובו</w:t>
      </w:r>
      <w:ins w:id="94399" w:author="מנוע מכני" w:date="2026-10-11T12:04:40Z">
        <w:r>
          <w:rPr>
            <w:rFonts w:hint="cs"/>
            <w:rtl/>
          </w:rPr>
          <w:t xml:space="preserve"> </w:t>
        </w:r>
      </w:ins>
      <w:del w:id="94400" w:author="מנוע מכני" w:date="2026-10-11T12:04:40Z">
        <w:r>
          <w:rPr>
            <w:rFonts w:hint="cs"/>
            <w:rtl/>
          </w:rPr>
          <w:delText xml:space="preserve">  </w:delText>
        </w:r>
      </w:del>
      <w:r>
        <w:rPr>
          <w:rFonts w:hint="cs"/>
          <w:rtl/>
        </w:rPr>
        <w:t xml:space="preserve">-</w:t>
      </w:r>
      <w:ins w:id="94401" w:author="מנוע מכני" w:date="2026-10-11T12:04:40Z">
        <w:r>
          <w:rPr>
            <w:rFonts w:hint="cs"/>
            <w:rtl/>
          </w:rPr>
          <w:t xml:space="preserve"> </w:t>
        </w:r>
      </w:ins>
      <w:del w:id="94402" w:author="מנוע מכני" w:date="2026-10-11T12:04:40Z">
        <w:r>
          <w:rPr>
            <w:rFonts w:hint="cs"/>
            <w:rtl/>
          </w:rPr>
          <w:delText xml:space="preserve">  </w:delText>
        </w:r>
      </w:del>
      <w:r>
        <w:rPr>
          <w:rtl/>
        </w:rPr>
        <w:t xml:space="preserve">ל"ק</w:t>
      </w:r>
      <w:r>
        <w:rPr>
          <w:rtl/>
        </w:rPr>
        <w:t xml:space="preserve">: כאן לקלוט, כאן להתיר.</w:t>
      </w:r>
    </w:p>
    <w:p w:rsidR="00DA63EC" w:rsidRDefault="00DA63EC" w:rsidP="00DA63EC">
      <w:pPr>
        <w:tabs>
          <w:tab w:val="center" w:pos="2835"/>
        </w:tabs>
        <w:rPr>
          <w:rtl/>
        </w:rPr>
      </w:pPr>
    </w:p>
    <w:p w:rsidR="00DA63EC" w:rsidRDefault="00DA63EC" w:rsidP="00DA63EC">
      <w:pPr>
        <w:tabs>
          <w:tab w:val="center" w:pos="2835"/>
        </w:tabs>
        <w:rPr>
          <w:rtl/>
        </w:rPr>
      </w:pPr>
      <w:r w:rsidRPr="0051076E">
        <w:rPr>
          <w:b/>
          <w:bCs/>
          <w:rtl/>
        </w:rPr>
        <w:t xml:space="preserve">• </w:t>
      </w:r>
      <w:ins w:id="90383" w:author="מנוע מכני" w:date="2026-10-11T12:04:40Z">
        <w:r>
          <w:rPr>
            <w:rStyle w:val="2fb"/>
            <w:rtl/>
          </w:rPr>
          <w:t xml:space="preserve">ר"א</w:t>
        </w:r>
      </w:ins>
      <w:del w:id="90384" w:author="מנוע מכני" w:date="2026-10-11T12:04:40Z">
        <w:r>
          <w:rPr>
            <w:rtl/>
          </w:rPr>
          <w:delText xml:space="preserve">רבי אלעזר</w:delText>
        </w:r>
      </w:del>
      <w:r>
        <w:rPr>
          <w:rtl/>
        </w:rPr>
        <w:t xml:space="preserve"> </w:t>
      </w:r>
      <w:r>
        <w:rPr>
          <w:rFonts w:hint="cs"/>
          <w:rtl/>
        </w:rPr>
        <w:t xml:space="preserve">[וכן </w:t>
      </w:r>
      <w:r>
        <w:rPr>
          <w:rStyle w:val="2fb"/>
          <w:rFonts w:hint="cs"/>
          <w:rtl/>
        </w:rPr>
        <w:t xml:space="preserve">ר</w:t>
      </w:r>
      <w:r>
        <w:rPr>
          <w:rStyle w:val="2fb"/>
          <w:rtl/>
        </w:rPr>
        <w:t>"</w:t>
      </w:r>
      <w:r>
        <w:rPr>
          <w:rStyle w:val="2fb"/>
          <w:rFonts w:hint="cs"/>
          <w:rtl/>
        </w:rPr>
        <w:t xml:space="preserve">ד</w:t>
      </w:r>
      <w:r>
        <w:rPr>
          <w:rFonts w:hint="cs"/>
          <w:rtl/>
        </w:rPr>
        <w:t xml:space="preserve"> </w:t>
      </w:r>
      <w:r>
        <w:rPr>
          <w:rStyle w:val="2fb"/>
          <w:rFonts w:hint="cs"/>
          <w:rtl/>
        </w:rPr>
        <w:t xml:space="preserve">מרי</w:t>
      </w:r>
      <w:r>
        <w:rPr>
          <w:rStyle w:val="2fb"/>
          <w:rtl/>
        </w:rPr>
        <w:t>"</w:t>
      </w:r>
      <w:r>
        <w:rPr>
          <w:rStyle w:val="2fb"/>
          <w:rFonts w:hint="cs"/>
          <w:rtl/>
        </w:rPr>
        <w:t xml:space="preserve">נ</w:t>
      </w:r>
      <w:r>
        <w:rPr>
          <w:rFonts w:hint="cs"/>
          <w:rtl/>
        </w:rPr>
        <w:t xml:space="preserve">] </w:t>
      </w:r>
      <w:ins w:id="96957" w:author="מנוע מכני" w:date="2026-10-11T12:04:40Z">
        <w:r>
          <w:rPr>
            <w:rtl/>
          </w:rPr>
          <w:t xml:space="preserve">שונה</w:t>
        </w:r>
      </w:ins>
      <w:del w:id="96958" w:author="מנוע מכני" w:date="2026-10-11T12:04:40Z">
        <w:r>
          <w:rPr>
            <w:rtl/>
          </w:rPr>
          <w:delText xml:space="preserve">מתני</w:delText>
        </w:r>
      </w:del>
      <w:r>
        <w:rPr>
          <w:rtl/>
        </w:rPr>
        <w:t xml:space="preserve"> לה מבוא השמש, ומוקים לה בפוקעין.</w:t>
      </w:r>
    </w:p>
    <w:p>
      <w:pPr>
        <w:pStyle w:val="38"/>
        <w:rPr>
          <w:ins w:id="98869" w:author="מנוע מכני" w:date="2026-10-11T12:04:40Z"/>
        </w:rPr>
      </w:pPr>
      <w:r>
        <w:t>ו</w:t>
      </w:r>
      <w:r>
        <w:t>הך דר' ינאי</w:t>
      </w:r>
      <w:r>
        <w:t xml:space="preserve">:</w:t>
      </w:r>
    </w:p>
    <w:p w:rsidR="00DA63EC" w:rsidRDefault="00DA63EC" w:rsidP="00DA63EC">
      <w:pPr>
        <w:tabs>
          <w:tab w:val="center" w:pos="2835"/>
        </w:tabs>
        <w:rPr>
          <w:rtl/>
        </w:rPr>
      </w:pPr>
      <w:del w:id="98870" w:author="מנוע מכני" w:date="2026-10-11T12:04:40Z">
        <w:r>
          <w:rPr>
            <w:rtl/>
          </w:rPr>
          <w:delText xml:space="preserve"> </w:delText>
        </w:r>
      </w:del>
      <w:r>
        <w:rPr>
          <w:rtl/>
        </w:rPr>
        <w:t xml:space="preserve">קטרת שפקעה מעל גבי המזבח, </w:t>
      </w:r>
      <w:ins w:id="90385" w:author="מנוע מכני" w:date="2026-10-11T12:04:40Z">
        <w:r>
          <w:rPr>
            <w:rtl/>
          </w:rPr>
          <w:t xml:space="preserve">אפי'</w:t>
        </w:r>
      </w:ins>
      <w:del w:id="90386" w:author="מנוע מכני" w:date="2026-10-11T12:04:40Z">
        <w:r>
          <w:rPr>
            <w:rtl/>
          </w:rPr>
          <w:delText xml:space="preserve">אפילו</w:delText>
        </w:r>
      </w:del>
      <w:r>
        <w:rPr>
          <w:rtl/>
        </w:rPr>
        <w:t xml:space="preserve"> קרטין שבה אין מחזירין אותן!</w:t>
      </w:r>
    </w:p>
    <w:p>
      <w:pPr>
        <w:pStyle w:val="38"/>
        <w:rPr>
          <w:ins w:id="98871" w:author="מנוע מכני" w:date="2026-10-11T12:04:40Z"/>
        </w:rPr>
      </w:pPr>
      <w:r>
        <w:t>ותני ר</w:t>
      </w:r>
      <w:r>
        <w:t>חב</w:t>
      </w:r>
      <w:r>
        <w:t>"</w:t>
      </w:r>
      <w:r>
        <w:t>מ מראב</w:t>
      </w:r>
      <w:r>
        <w:t>"</w:t>
      </w:r>
      <w:r>
        <w:t>י</w:t>
      </w:r>
      <w:r>
        <w:t>:</w:t>
      </w:r>
    </w:p>
    <w:p w:rsidR="00DA63EC" w:rsidRDefault="00DA63EC" w:rsidP="00DA63EC">
      <w:pPr>
        <w:tabs>
          <w:tab w:val="center" w:pos="2835"/>
        </w:tabs>
        <w:rPr>
          <w:rtl/>
        </w:rPr>
      </w:pPr>
      <w:del w:id="98872" w:author="מנוע מכני" w:date="2026-10-11T12:04:40Z">
        <w:r w:rsidRPr="00464129">
          <w:rPr>
            <w:rStyle w:val="afffff0"/>
            <w:rtl/>
          </w:rPr>
          <w:delText xml:space="preserve"> </w:delText>
        </w:r>
      </w:del>
      <w:r w:rsidRPr="00464129">
        <w:rPr>
          <w:rStyle w:val="afffff0"/>
          <w:rFonts w:hint="cs"/>
          <w:rtl/>
        </w:rPr>
        <w:t>'</w:t>
      </w:r>
      <w:ins w:id="90471" w:author="Claude - סמנטי" w:date="2026-10-11T12:27:00Z">
        <w:r>
          <w:rPr>
            <w:rStyle w:val="afffff0"/>
            <w:rtl/>
          </w:rPr>
          <w:t xml:space="preserve">אֲשֶׁר תֹּאכַל הָאֵשׁ אֶת הָעוֹלָה עַל הַמִּזְבֵּחַ</w:t>
        </w:r>
      </w:ins>
      <w:del w:id="90472" w:author="Claude - סמנטי" w:date="2026-10-11T12:27:00Z">
        <w:r w:rsidRPr="00464129">
          <w:rPr>
            <w:rStyle w:val="afffff0"/>
            <w:rtl/>
          </w:rPr>
          <w:delText xml:space="preserve">אשר תאכל האש את העולה על המזבח</w:delText>
        </w:r>
      </w:del>
      <w:r w:rsidRPr="00464129">
        <w:rPr>
          <w:rStyle w:val="afffff0"/>
          <w:rFonts w:hint="cs"/>
          <w:rtl/>
        </w:rPr>
        <w:t>'</w:t>
      </w:r>
      <w:r w:rsidRPr="00464129">
        <w:rPr>
          <w:rStyle w:val="afffff0"/>
          <w:rtl/>
        </w:rPr>
        <w:t xml:space="preserve"> </w:t>
      </w:r>
      <w:r>
        <w:rPr>
          <w:rtl/>
        </w:rPr>
        <w:t>- עיכולי עולה אתה מחזיר, ואי אתה מחזיר עיכולי קטרת!</w:t>
      </w:r>
    </w:p>
    <w:p w:rsidR="00DA63EC" w:rsidRDefault="00DA63EC" w:rsidP="00DA63EC">
      <w:pPr>
        <w:tabs>
          <w:tab w:val="center" w:pos="2835"/>
        </w:tabs>
        <w:rPr>
          <w:rtl/>
        </w:rPr>
      </w:pPr>
      <w:r>
        <w:rPr>
          <w:rtl/>
        </w:rPr>
        <w:t>סמי מיכן קטרת.</w:t>
      </w:r>
    </w:p>
    <w:p>
      <w:pPr>
        <w:pStyle w:val="afffff8"/>
        <w:rPr>
          <w:ins w:id="90689" w:author="קלוד" w:date="2026-10-11T12:32:08Z"/>
        </w:rPr>
      </w:pPr>
      <w:ins w:id="90690" w:author="קלוד" w:date="2026-10-11T12:32:08Z">
        <w:r>
          <w:rPr>
            <w:color w:val="7B3F00"/>
          </w:rPr>
          <w:t xml:space="preserve">האם סידור קומץ ואברים על המערכה דרך הקטרה?</w:t>
        </w:r>
      </w:ins>
    </w:p>
    <w:p>
      <w:pPr>
        <w:pStyle w:val="38"/>
        <w:rPr>
          <w:ins w:id="98874" w:author="מנוע מכני" w:date="2026-10-11T12:04:40Z"/>
        </w:rPr>
      </w:pPr>
      <w:del w:id="98873" w:author="מנוע מכני" w:date="2026-10-11T12:04:40Z">
        <w:r w:rsidRPr="0051076E">
          <w:delText xml:space="preserve">•</w:delText>
        </w:r>
      </w:del>
      <w:r w:rsidRPr="0051076E">
        <w:t xml:space="preserve"> </w:t>
      </w:r>
      <w:r>
        <w:t xml:space="preserve">א"ר אסי:</w:t>
      </w:r>
    </w:p>
    <w:p w:rsidR="00DA63EC" w:rsidRDefault="00DA63EC" w:rsidP="00DA63EC">
      <w:pPr>
        <w:tabs>
          <w:tab w:val="center" w:pos="2835"/>
        </w:tabs>
        <w:rPr>
          <w:rtl/>
        </w:rPr>
      </w:pPr>
      <w:del w:id="98875" w:author="מנוע מכני" w:date="2026-10-11T12:04:40Z">
        <w:r>
          <w:rPr>
            <w:rtl/>
          </w:rPr>
          <w:delText xml:space="preserve"> </w:delText>
        </w:r>
      </w:del>
      <w:r>
        <w:rPr>
          <w:rtl/>
        </w:rPr>
        <w:t xml:space="preserve">כי פשיט </w:t>
      </w:r>
      <w:r>
        <w:rPr>
          <w:rStyle w:val="2fb"/>
          <w:rtl/>
        </w:rPr>
        <w:t xml:space="preserve">ר"</w:t>
      </w:r>
      <w:r>
        <w:rPr>
          <w:rStyle w:val="2fb"/>
          <w:rFonts w:hint="cs"/>
          <w:rtl/>
        </w:rPr>
        <w:t xml:space="preserve">א</w:t>
      </w:r>
      <w:r>
        <w:rPr>
          <w:rFonts w:hint="cs"/>
          <w:rtl/>
        </w:rPr>
        <w:t xml:space="preserve"> </w:t>
      </w:r>
      <w:r>
        <w:rPr>
          <w:rtl/>
        </w:rPr>
        <w:t xml:space="preserve">במנחות בעי </w:t>
      </w:r>
      <w:ins w:id="92717" w:author="מנוע מכני" w:date="2026-10-11T12:04:40Z">
        <w:r>
          <w:rPr>
            <w:rtl/>
          </w:rPr>
          <w:t xml:space="preserve">כך</w:t>
        </w:r>
      </w:ins>
      <w:del w:id="92718" w:author="מנוע מכני" w:date="2026-10-11T12:04:40Z">
        <w:r>
          <w:rPr>
            <w:rtl/>
          </w:rPr>
          <w:delText xml:space="preserve">הכי</w:delText>
        </w:r>
      </w:del>
      <w:r>
        <w:rPr>
          <w:rtl/>
        </w:rPr>
        <w:t xml:space="preserve">, קומץ שסידרו וסידר עליו את המערכה, מהו? דרך הקטרה בכך, או אין דרך הקטרה בכך? </w:t>
      </w:r>
      <w:r w:rsidRPr="00EC3A9D">
        <w:rPr>
          <w:b/>
          <w:bCs/>
          <w:rtl/>
        </w:rPr>
        <w:t>תיקו</w:t>
      </w:r>
      <w:r>
        <w:rPr>
          <w:rtl/>
        </w:rPr>
        <w:t>.</w:t>
      </w:r>
    </w:p>
    <w:p>
      <w:pPr>
        <w:pStyle w:val="38"/>
        <w:rPr>
          <w:ins w:id="98877" w:author="מנוע מכני" w:date="2026-10-11T12:04:40Z"/>
        </w:rPr>
      </w:pPr>
      <w:del w:id="98876" w:author="מנוע מכני" w:date="2026-10-11T12:04:40Z">
        <w:r w:rsidRPr="008C652E">
          <w:delText xml:space="preserve">•</w:delText>
        </w:r>
      </w:del>
      <w:r w:rsidRPr="008C652E">
        <w:t xml:space="preserve"> בעי חזקיה</w:t>
      </w:r>
      <w:r>
        <w:t xml:space="preserve">:</w:t>
      </w:r>
    </w:p>
    <w:p w:rsidR="00DA63EC" w:rsidRDefault="00DA63EC" w:rsidP="00DA63EC">
      <w:pPr>
        <w:tabs>
          <w:tab w:val="center" w:pos="2835"/>
        </w:tabs>
        <w:rPr>
          <w:rtl/>
        </w:rPr>
      </w:pPr>
      <w:del w:id="98878" w:author="מנוע מכני" w:date="2026-10-11T12:04:40Z">
        <w:r>
          <w:rPr>
            <w:rtl/>
          </w:rPr>
          <w:delText xml:space="preserve"> </w:delText>
        </w:r>
      </w:del>
      <w:r>
        <w:rPr>
          <w:rtl/>
        </w:rPr>
        <w:t xml:space="preserve">אברין שסידרן וסידר עליהן את המערכה, מהו? </w:t>
      </w:r>
    </w:p>
    <w:p w:rsidR="00DA63EC" w:rsidRDefault="00DA63EC" w:rsidP="00DA63EC">
      <w:pPr>
        <w:tabs>
          <w:tab w:val="center" w:pos="2835"/>
        </w:tabs>
        <w:rPr>
          <w:rtl/>
        </w:rPr>
      </w:pPr>
      <w:del w:id="90101" w:author="מנוע מכני" w:date="2026-10-11T12:04:40Z">
        <w:r>
          <w:rPr>
            <w:rtl/>
          </w:rPr>
          <w:delText xml:space="preserve"> </w:delText>
        </w:r>
      </w:del>
      <w:r>
        <w:rPr>
          <w:rtl/>
        </w:rPr>
        <w:t xml:space="preserve">'</w:t>
      </w:r>
      <w:ins w:id="90475" w:author="Claude - סמנטי" w:date="2026-10-11T12:27:00Z">
        <w:r>
          <w:rPr>
            <w:rStyle w:val="afffff0"/>
            <w:rtl/>
          </w:rPr>
          <w:t xml:space="preserve">עַל הָעֵצִים</w:t>
        </w:r>
      </w:ins>
      <w:del w:id="90476" w:author="Claude - סמנטי" w:date="2026-10-11T12:27:00Z">
        <w:r>
          <w:rPr>
            <w:rtl/>
          </w:rPr>
          <w:delText xml:space="preserve">על העצים</w:delText>
        </w:r>
      </w:del>
      <w:r>
        <w:rPr>
          <w:rFonts w:hint="cs"/>
          <w:rtl/>
        </w:rPr>
        <w:t>'</w:t>
      </w:r>
      <w:r>
        <w:rPr>
          <w:rtl/>
        </w:rPr>
        <w:t xml:space="preserve"> דוקא על העצים, </w:t>
      </w:r>
      <w:r w:rsidRPr="00595EAE">
        <w:rPr>
          <w:b/>
          <w:bCs/>
          <w:rtl/>
        </w:rPr>
        <w:t>או"ד</w:t>
      </w:r>
      <w:r>
        <w:rPr>
          <w:rtl/>
        </w:rPr>
        <w:t xml:space="preserve"> כיון </w:t>
      </w:r>
      <w:r w:rsidRPr="0046594B">
        <w:rPr>
          <w:rStyle w:val="afffff0"/>
          <w:rtl/>
        </w:rPr>
        <w:t>ד</w:t>
      </w:r>
      <w:r w:rsidRPr="0046594B">
        <w:rPr>
          <w:rStyle w:val="afffff0"/>
          <w:rFonts w:hint="cs"/>
          <w:rtl/>
        </w:rPr>
        <w:t>'</w:t>
      </w:r>
      <w:ins w:id="90473" w:author="Claude - סמנטי" w:date="2026-10-11T12:27:00Z">
        <w:r>
          <w:rPr>
            <w:rStyle w:val="afffff0"/>
            <w:rtl/>
          </w:rPr>
          <w:t xml:space="preserve">אֲשֶׁר תֹּאכַל הָאֵשׁ אֶת הָעוֹלָה עַל הַמִּזְבֵּחַ</w:t>
        </w:r>
      </w:ins>
      <w:del w:id="90474" w:author="Claude - סמנטי" w:date="2026-10-11T12:27:00Z">
        <w:r w:rsidRPr="0046594B">
          <w:rPr>
            <w:rStyle w:val="afffff0"/>
            <w:rtl/>
          </w:rPr>
          <w:delText xml:space="preserve">אשר תאכל האש את העולה על המזבח</w:delText>
        </w:r>
      </w:del>
      <w:r w:rsidRPr="0046594B">
        <w:rPr>
          <w:rStyle w:val="afffff0"/>
          <w:rFonts w:hint="cs"/>
          <w:rtl/>
        </w:rPr>
        <w:t>'</w:t>
      </w:r>
      <w:r w:rsidRPr="0046594B">
        <w:rPr>
          <w:rStyle w:val="afffff0"/>
          <w:rtl/>
        </w:rPr>
        <w:t>,</w:t>
      </w:r>
      <w:r>
        <w:rPr>
          <w:rtl/>
        </w:rPr>
        <w:t xml:space="preserve"> </w:t>
      </w:r>
      <w:ins w:id="96083" w:author="מנוע מכני" w:date="2026-10-11T12:04:40Z">
        <w:r>
          <w:rPr>
            <w:rtl/>
          </w:rPr>
          <w:t xml:space="preserve">אם </w:t>
        </w:r>
      </w:ins>
      <w:del w:id="96084" w:author="מנוע מכני" w:date="2026-10-11T12:04:40Z">
        <w:r>
          <w:rPr>
            <w:rtl/>
          </w:rPr>
          <w:delText xml:space="preserve">אי </w:delText>
        </w:r>
      </w:del>
      <w:r>
        <w:rPr>
          <w:rtl/>
        </w:rPr>
        <w:t xml:space="preserve">בעי </w:t>
      </w:r>
      <w:ins w:id="92719" w:author="מנוע מכני" w:date="2026-10-11T12:04:40Z">
        <w:r>
          <w:rPr>
            <w:rtl/>
          </w:rPr>
          <w:t xml:space="preserve">כך</w:t>
        </w:r>
      </w:ins>
      <w:del w:id="92720" w:author="מנוע מכני" w:date="2026-10-11T12:04:40Z">
        <w:r>
          <w:rPr>
            <w:rtl/>
          </w:rPr>
          <w:delText xml:space="preserve">הכי</w:delText>
        </w:r>
      </w:del>
      <w:r>
        <w:rPr>
          <w:rtl/>
        </w:rPr>
        <w:t xml:space="preserve"> </w:t>
      </w:r>
      <w:ins w:id="96831" w:author="מנוע מכני" w:date="2026-10-11T12:04:40Z">
        <w:r>
          <w:rPr>
            <w:rtl/>
          </w:rPr>
          <w:t xml:space="preserve">עשה</w:t>
        </w:r>
      </w:ins>
      <w:del w:id="96832" w:author="מנוע מכני" w:date="2026-10-11T12:04:40Z">
        <w:r>
          <w:rPr>
            <w:rtl/>
          </w:rPr>
          <w:delText xml:space="preserve">עביד</w:delText>
        </w:r>
      </w:del>
      <w:r>
        <w:rPr>
          <w:rtl/>
        </w:rPr>
        <w:t xml:space="preserve">, </w:t>
      </w:r>
      <w:ins w:id="96085" w:author="מנוע מכני" w:date="2026-10-11T12:04:40Z">
        <w:r>
          <w:rPr>
            <w:rtl/>
          </w:rPr>
          <w:t xml:space="preserve">אם </w:t>
        </w:r>
      </w:ins>
      <w:del w:id="96086" w:author="מנוע מכני" w:date="2026-10-11T12:04:40Z">
        <w:r>
          <w:rPr>
            <w:rtl/>
          </w:rPr>
          <w:delText xml:space="preserve">אי </w:delText>
        </w:r>
      </w:del>
      <w:r>
        <w:rPr>
          <w:rtl/>
        </w:rPr>
        <w:t xml:space="preserve">בעי </w:t>
      </w:r>
      <w:ins w:id="92721" w:author="מנוע מכני" w:date="2026-10-11T12:04:40Z">
        <w:r>
          <w:rPr>
            <w:rtl/>
          </w:rPr>
          <w:t xml:space="preserve">כך</w:t>
        </w:r>
      </w:ins>
      <w:del w:id="92722" w:author="מנוע מכני" w:date="2026-10-11T12:04:40Z">
        <w:r>
          <w:rPr>
            <w:rtl/>
          </w:rPr>
          <w:delText xml:space="preserve">הכי</w:delText>
        </w:r>
      </w:del>
      <w:r>
        <w:rPr>
          <w:rtl/>
        </w:rPr>
        <w:t xml:space="preserve"> </w:t>
      </w:r>
      <w:ins w:id="96833" w:author="מנוע מכני" w:date="2026-10-11T12:04:40Z">
        <w:r>
          <w:rPr>
            <w:rtl/>
          </w:rPr>
          <w:t xml:space="preserve">עשה</w:t>
        </w:r>
      </w:ins>
      <w:del w:id="96834" w:author="מנוע מכני" w:date="2026-10-11T12:04:40Z">
        <w:r>
          <w:rPr>
            <w:rtl/>
          </w:rPr>
          <w:delText xml:space="preserve">עביד</w:delText>
        </w:r>
      </w:del>
      <w:r>
        <w:rPr>
          <w:rtl/>
        </w:rPr>
        <w:t xml:space="preserve">? </w:t>
      </w:r>
      <w:r w:rsidRPr="00F64FA9">
        <w:rPr>
          <w:b/>
          <w:bCs/>
          <w:rtl/>
        </w:rPr>
        <w:t>תיקו</w:t>
      </w:r>
      <w:r>
        <w:rPr>
          <w:rtl/>
        </w:rPr>
        <w:t>.</w:t>
      </w:r>
    </w:p>
    <w:p>
      <w:pPr>
        <w:pStyle w:val="38"/>
        <w:rPr>
          <w:ins w:id="98880" w:author="מנוע מכני" w:date="2026-10-11T12:04:40Z"/>
        </w:rPr>
      </w:pPr>
      <w:del w:id="98879" w:author="מנוע מכני" w:date="2026-10-11T12:04:40Z">
        <w:r w:rsidRPr="00E105BC">
          <w:delText xml:space="preserve">•</w:delText>
        </w:r>
      </w:del>
      <w:r w:rsidRPr="00E105BC">
        <w:t xml:space="preserve"> בעי רבי יצחק נפחא</w:t>
      </w:r>
      <w:r w:rsidRPr="00E105BC">
        <w:t xml:space="preserve">:</w:t>
      </w:r>
    </w:p>
    <w:p w:rsidR="00DA63EC" w:rsidRPr="00E105BC" w:rsidRDefault="00DA63EC" w:rsidP="00DA63EC">
      <w:pPr>
        <w:tabs>
          <w:tab w:val="center" w:pos="2835"/>
        </w:tabs>
        <w:rPr>
          <w:spacing w:val="-4"/>
          <w:rtl/>
        </w:rPr>
      </w:pPr>
      <w:del w:id="98881" w:author="מנוע מכני" w:date="2026-10-11T12:04:40Z">
        <w:r w:rsidRPr="00E105BC">
          <w:rPr>
            <w:spacing w:val="-4"/>
            <w:rtl/>
          </w:rPr>
          <w:delText xml:space="preserve"> </w:delText>
        </w:r>
      </w:del>
      <w:r w:rsidRPr="00E105BC">
        <w:rPr>
          <w:spacing w:val="-4"/>
          <w:rtl/>
        </w:rPr>
        <w:t xml:space="preserve">אברין שסידרן בצידי המערכה, מהו? אליבא דמ"ד על ממש </w:t>
      </w:r>
      <w:r w:rsidRPr="00E105BC">
        <w:rPr>
          <w:spacing w:val="-4"/>
          <w:rtl/>
        </w:rPr>
        <w:t xml:space="preserve">לא</w:t>
      </w:r>
      <w:r w:rsidRPr="00E105BC">
        <w:rPr>
          <w:spacing w:val="-4"/>
          <w:rtl/>
        </w:rPr>
        <w:t xml:space="preserve"> תיבעי לך, </w:t>
      </w:r>
    </w:p>
    <w:p w:rsidR="00DA63EC" w:rsidRDefault="00DA63EC" w:rsidP="00DA63EC">
      <w:pPr>
        <w:pStyle w:val="afff3"/>
        <w:framePr w:wrap="around"/>
        <w:rPr>
          <w:rtl/>
        </w:rPr>
      </w:pPr>
      <w:r>
        <w:rPr>
          <w:rFonts w:hint="cs"/>
          <w:rtl/>
        </w:rPr>
        <w:t xml:space="preserve">כז. </w:t>
      </w:r>
    </w:p>
    <w:p w:rsidR="00DA63EC" w:rsidRDefault="00DA63EC" w:rsidP="00DA63EC">
      <w:pPr>
        <w:tabs>
          <w:tab w:val="center" w:pos="2835"/>
        </w:tabs>
        <w:rPr>
          <w:b/>
          <w:bCs/>
          <w:rtl/>
        </w:rPr>
      </w:pPr>
      <w:r>
        <w:rPr>
          <w:rtl/>
        </w:rPr>
        <w:t xml:space="preserve">דעל העצים כתיב, כי תיבעי אליבא דמ"ד על בסמוך, </w:t>
      </w:r>
      <w:ins w:id="92723" w:author="מנוע מכני" w:date="2026-10-11T12:04:40Z">
        <w:r>
          <w:rPr>
            <w:rtl/>
          </w:rPr>
          <w:t xml:space="preserve">מה</w:t>
        </w:r>
      </w:ins>
      <w:del w:id="92724" w:author="מנוע מכני" w:date="2026-10-11T12:04:40Z">
        <w:r>
          <w:rPr>
            <w:rtl/>
          </w:rPr>
          <w:delText xml:space="preserve">מאי</w:delText>
        </w:r>
      </w:del>
      <w:r>
        <w:rPr>
          <w:rtl/>
        </w:rPr>
        <w:t xml:space="preserve">? </w:t>
      </w:r>
      <w:r>
        <w:rPr>
          <w:rtl/>
        </w:rPr>
        <w:t xml:space="preserve">ה"נ</w:t>
      </w:r>
      <w:r>
        <w:rPr>
          <w:rtl/>
        </w:rPr>
        <w:t xml:space="preserve"> על בסמוך, </w:t>
      </w:r>
    </w:p>
    <w:p w:rsidR="00DA63EC" w:rsidRDefault="00DA63EC" w:rsidP="00DA63EC">
      <w:pPr>
        <w:tabs>
          <w:tab w:val="center" w:pos="2835"/>
        </w:tabs>
        <w:rPr>
          <w:rtl/>
        </w:rPr>
      </w:pPr>
      <w:r>
        <w:rPr>
          <w:b/>
          <w:bCs/>
          <w:rtl/>
        </w:rPr>
        <w:tab/>
      </w:r>
      <w:r>
        <w:rPr>
          <w:b/>
          <w:bCs/>
          <w:rtl/>
        </w:rPr>
        <w:tab/>
      </w:r>
      <w:r w:rsidRPr="00595EAE">
        <w:rPr>
          <w:b/>
          <w:bCs/>
          <w:rtl/>
        </w:rPr>
        <w:t>או"ד</w:t>
      </w:r>
      <w:r>
        <w:rPr>
          <w:rtl/>
        </w:rPr>
        <w:t xml:space="preserve"> על העצים דומיא דעל המזבח, מה </w:t>
      </w:r>
      <w:ins w:id="91059" w:author="מנוע מכני" w:date="2026-10-11T12:04:40Z">
        <w:r>
          <w:rPr>
            <w:rtl/>
          </w:rPr>
          <w:t xml:space="preserve">שם</w:t>
        </w:r>
      </w:ins>
      <w:del w:id="91060" w:author="מנוע מכני" w:date="2026-10-11T12:04:40Z">
        <w:r>
          <w:rPr>
            <w:rtl/>
          </w:rPr>
          <w:delText xml:space="preserve">התם</w:delText>
        </w:r>
      </w:del>
      <w:r>
        <w:rPr>
          <w:rtl/>
        </w:rPr>
        <w:t xml:space="preserve"> על ממש, אף </w:t>
      </w:r>
      <w:r>
        <w:rPr>
          <w:rtl/>
        </w:rPr>
        <w:t xml:space="preserve">ה"נ</w:t>
      </w:r>
      <w:r>
        <w:rPr>
          <w:rtl/>
        </w:rPr>
        <w:t xml:space="preserve"> על ממש? </w:t>
      </w:r>
      <w:r w:rsidRPr="00F64FA9">
        <w:rPr>
          <w:b/>
          <w:bCs/>
          <w:rtl/>
        </w:rPr>
        <w:t>תיקו</w:t>
      </w:r>
      <w:r>
        <w:rPr>
          <w:rtl/>
        </w:rPr>
        <w:t>.</w:t>
      </w:r>
    </w:p>
    <w:p w:rsidR="00DA63EC" w:rsidRDefault="00DA63EC" w:rsidP="00DA63EC">
      <w:pPr>
        <w:pStyle w:val="affffd"/>
        <w:rPr>
          <w:rtl/>
        </w:rPr>
      </w:pPr>
      <w:r>
        <w:rPr>
          <w:rtl/>
        </w:rPr>
        <w:t>׹</w:t>
      </w:r>
    </w:p>
    <w:p>
      <w:pPr>
        <w:pStyle w:val="MishnaBatzad"/>
        <w:rPr>
          <w:ins w:id="20354" w:author="קלוד" w:date="2026-10-11T09:07:26Z"/>
        </w:rPr>
      </w:pPr>
      <w:ins w:id="20353" w:author="קלוד" w:date="2026-10-11T09:07:26Z">
        <w:r>
          <w:t xml:space="preserve">משנה ה</w:t>
        </w:r>
      </w:ins>
    </w:p>
    <w:p w:rsidR="00DA63EC" w:rsidRPr="000A334C" w:rsidRDefault="00DA63EC" w:rsidP="003B6D22">
      <w:pPr>
        <w:pStyle w:val="afff9"/>
        <w:rPr>
          <w:del w:id="20162" w:author="קלוד" w:date="2026-10-11T09:07:26Z"/>
          <w:rtl/>
        </w:rPr>
      </w:pPr>
      <w:del w:id="20161" w:author="קלוד" w:date="2026-10-11T09:07:26Z">
        <w:r w:rsidRPr="000A334C">
          <w:rPr>
            <w:rtl/>
          </w:rPr>
          <w:delText xml:space="preserve">מתני'.</w:delText>
        </w:r>
      </w:del>
    </w:p>
    <w:p w:rsidR="00DA63EC" w:rsidRPr="000A334C" w:rsidRDefault="00DA63EC" w:rsidP="003B6D22">
      <w:pPr>
        <w:pStyle w:val="afff9"/>
        <w:spacing w:before="120"/>
        <w:rPr>
          <w:rtl/>
        </w:rPr>
        <w:pPrChange w:id="90019" w:author="קלוד" w:date="2026-10-11T12:09:42Z">
          <w:pPr>
            <w:pStyle w:val="afff9"/>
          </w:pPr>
        </w:pPrChange>
      </w:pPr>
      <w:r w:rsidRPr="000A334C">
        <w:rPr>
          <w:rtl/>
        </w:rPr>
        <w:t>הקומץ, מיעוטו מעכב את רובו.</w:t>
      </w:r>
    </w:p>
    <w:p w:rsidR="00DA63EC" w:rsidRPr="000A334C" w:rsidRDefault="00DA63EC" w:rsidP="003B6D22">
      <w:pPr>
        <w:pStyle w:val="afff9"/>
        <w:rPr>
          <w:rtl/>
        </w:rPr>
      </w:pPr>
      <w:r w:rsidRPr="000A334C">
        <w:rPr>
          <w:rtl/>
        </w:rPr>
        <w:t>עשרון, מיעוטו מעכב את רובו.</w:t>
      </w:r>
    </w:p>
    <w:p w:rsidR="00DA63EC" w:rsidRPr="000A334C" w:rsidRDefault="00DA63EC" w:rsidP="003B6D22">
      <w:pPr>
        <w:pStyle w:val="afff9"/>
        <w:rPr>
          <w:rtl/>
        </w:rPr>
      </w:pPr>
      <w:r w:rsidRPr="000A334C">
        <w:rPr>
          <w:rtl/>
        </w:rPr>
        <w:t>היין, מיעוטו מעכב את רובו.</w:t>
      </w:r>
    </w:p>
    <w:p w:rsidR="00DA63EC" w:rsidRPr="000A334C" w:rsidRDefault="00DA63EC" w:rsidP="003B6D22">
      <w:pPr>
        <w:pStyle w:val="afff9"/>
        <w:rPr>
          <w:rtl/>
        </w:rPr>
      </w:pPr>
      <w:r w:rsidRPr="000A334C">
        <w:rPr>
          <w:rtl/>
        </w:rPr>
        <w:t>השמן, מיעוטו מעכב את רובו.</w:t>
      </w:r>
    </w:p>
    <w:p w:rsidR="00DA63EC" w:rsidRPr="000A334C" w:rsidRDefault="00DA63EC" w:rsidP="003B6D22">
      <w:pPr>
        <w:pStyle w:val="afff9"/>
        <w:rPr>
          <w:rtl/>
        </w:rPr>
      </w:pPr>
      <w:r w:rsidRPr="000A334C">
        <w:rPr>
          <w:rtl/>
        </w:rPr>
        <w:t>הסולת והשמן מעכבין זה את זה.</w:t>
      </w:r>
    </w:p>
    <w:p w:rsidR="00DA63EC" w:rsidRPr="000A334C" w:rsidRDefault="00DA63EC" w:rsidP="003B6D22">
      <w:pPr>
        <w:pStyle w:val="afff9"/>
        <w:rPr>
          <w:rtl/>
        </w:rPr>
      </w:pPr>
      <w:r w:rsidRPr="000A334C">
        <w:rPr>
          <w:rtl/>
        </w:rPr>
        <w:t>הקומץ והלבונה מעכבין זה את זה.</w:t>
      </w:r>
    </w:p>
    <w:p w:rsidR="00DA63EC" w:rsidRDefault="00DA63EC" w:rsidP="00DA63EC">
      <w:pPr>
        <w:pStyle w:val="affffd"/>
        <w:rPr>
          <w:rtl/>
        </w:rPr>
      </w:pPr>
      <w:r>
        <w:rPr>
          <w:rtl/>
        </w:rPr>
        <w:t>׹</w:t>
      </w:r>
    </w:p>
    <w:p>
      <w:pPr>
        <w:pStyle w:val="afffff8"/>
        <w:rPr>
          <w:ins w:id="90687" w:author="קלוד" w:date="2026-10-11T12:32:08Z"/>
        </w:rPr>
      </w:pPr>
      <w:ins w:id="90688" w:author="קלוד" w:date="2026-10-11T12:32:08Z">
        <w:r>
          <w:rPr>
            <w:color w:val="7B3F00"/>
          </w:rPr>
          <w:t xml:space="preserve">מיעוטו מעכב את רובו - מקורות בקרא</w:t>
        </w:r>
      </w:ins>
    </w:p>
    <w:p w:rsidR="00DA63EC" w:rsidRDefault="00DA63EC" w:rsidP="00DA63EC">
      <w:pPr>
        <w:tabs>
          <w:tab w:val="center" w:pos="2835"/>
        </w:tabs>
        <w:rPr>
          <w:rtl/>
        </w:rPr>
      </w:pPr>
      <w:r>
        <w:rPr>
          <w:rFonts w:hint="cs"/>
          <w:rtl/>
        </w:rPr>
        <w:t xml:space="preserve">הקומץ מעכב </w:t>
      </w:r>
      <w:r w:rsidRPr="0046594B">
        <w:rPr>
          <w:rStyle w:val="afffff0"/>
          <w:rFonts w:hint="cs"/>
          <w:rtl/>
        </w:rPr>
        <w:t>ד'</w:t>
      </w:r>
      <w:r w:rsidRPr="0046594B">
        <w:rPr>
          <w:rStyle w:val="afffff0"/>
          <w:rtl/>
        </w:rPr>
        <w:t>מלא קומצו</w:t>
      </w:r>
      <w:r w:rsidRPr="0046594B">
        <w:rPr>
          <w:rStyle w:val="afffff0"/>
          <w:rFonts w:hint="cs"/>
          <w:rtl/>
        </w:rPr>
        <w:t>'</w:t>
      </w:r>
      <w:r w:rsidRPr="0046594B">
        <w:rPr>
          <w:rStyle w:val="afffff0"/>
          <w:rtl/>
        </w:rPr>
        <w:t xml:space="preserve"> </w:t>
      </w:r>
      <w:ins w:id="92725" w:author="מנוע מכני" w:date="2026-10-11T12:04:40Z">
        <w:r>
          <w:rPr>
            <w:rtl/>
          </w:rPr>
          <w:t xml:space="preserve">שני</w:t>
        </w:r>
      </w:ins>
      <w:del w:id="92726" w:author="מנוע מכני" w:date="2026-10-11T12:04:40Z">
        <w:r>
          <w:rPr>
            <w:rtl/>
          </w:rPr>
          <w:delText xml:space="preserve">תרי</w:delText>
        </w:r>
      </w:del>
      <w:r>
        <w:rPr>
          <w:rtl/>
        </w:rPr>
        <w:t xml:space="preserve"> זימני.</w:t>
      </w:r>
    </w:p>
    <w:p w:rsidR="00DA63EC" w:rsidRDefault="00DA63EC" w:rsidP="00DA63EC">
      <w:pPr>
        <w:tabs>
          <w:tab w:val="center" w:pos="2835"/>
        </w:tabs>
        <w:rPr>
          <w:rtl/>
        </w:rPr>
      </w:pPr>
      <w:r>
        <w:rPr>
          <w:rtl/>
        </w:rPr>
        <w:t>עשרון מיעוטו מעכב את רובו.</w:t>
      </w:r>
      <w:r>
        <w:rPr>
          <w:rFonts w:hint="cs"/>
          <w:rtl/>
        </w:rPr>
        <w:t xml:space="preserve"> - </w:t>
      </w:r>
      <w:r w:rsidRPr="0046594B">
        <w:rPr>
          <w:rStyle w:val="afffff0"/>
          <w:rFonts w:hint="cs"/>
          <w:rtl/>
        </w:rPr>
        <w:t>ד'</w:t>
      </w:r>
      <w:ins w:id="90477" w:author="Claude - סמנטי" w:date="2026-10-11T12:27:00Z">
        <w:r>
          <w:rPr>
            <w:rStyle w:val="afffff0"/>
            <w:rtl/>
          </w:rPr>
          <w:t xml:space="preserve">מִסָּלְתָּהּ</w:t>
        </w:r>
      </w:ins>
      <w:del w:id="90478" w:author="Claude - סמנטי" w:date="2026-10-11T12:27:00Z">
        <w:r w:rsidRPr="0046594B">
          <w:rPr>
            <w:rStyle w:val="afffff0"/>
            <w:rtl/>
          </w:rPr>
          <w:delText xml:space="preserve">מסלתה</w:delText>
        </w:r>
      </w:del>
      <w:r w:rsidRPr="0046594B">
        <w:rPr>
          <w:rStyle w:val="afffff0"/>
          <w:rFonts w:hint="cs"/>
          <w:rtl/>
        </w:rPr>
        <w:t>'</w:t>
      </w:r>
      <w:r w:rsidRPr="0046594B">
        <w:rPr>
          <w:rStyle w:val="afffff0"/>
          <w:rtl/>
        </w:rPr>
        <w:t>,</w:t>
      </w:r>
      <w:r>
        <w:rPr>
          <w:rtl/>
        </w:rPr>
        <w:t xml:space="preserve"> שאם חסרה כל שהוא - פסולה.</w:t>
      </w:r>
    </w:p>
    <w:p w:rsidR="00DA63EC" w:rsidRDefault="00DA63EC" w:rsidP="00DA63EC">
      <w:pPr>
        <w:tabs>
          <w:tab w:val="center" w:pos="2835"/>
        </w:tabs>
        <w:rPr>
          <w:rtl/>
        </w:rPr>
      </w:pPr>
      <w:r>
        <w:rPr>
          <w:rtl/>
        </w:rPr>
        <w:t>היין מיעוטו מעכב את רובו.</w:t>
      </w:r>
      <w:r>
        <w:rPr>
          <w:rFonts w:hint="cs"/>
          <w:rtl/>
        </w:rPr>
        <w:t xml:space="preserve">- </w:t>
      </w:r>
      <w:r>
        <w:rPr>
          <w:rtl/>
        </w:rPr>
        <w:t>ככה.</w:t>
      </w:r>
    </w:p>
    <w:p w:rsidR="00DA63EC" w:rsidRDefault="00DA63EC" w:rsidP="00DA63EC">
      <w:pPr>
        <w:tabs>
          <w:tab w:val="center" w:pos="2835"/>
        </w:tabs>
        <w:rPr>
          <w:rtl/>
        </w:rPr>
      </w:pPr>
      <w:r>
        <w:rPr>
          <w:rtl/>
        </w:rPr>
        <w:t>השמן מיעוטו מעכב את רובו.</w:t>
      </w:r>
      <w:r>
        <w:rPr>
          <w:rFonts w:hint="cs"/>
          <w:rtl/>
        </w:rPr>
        <w:t xml:space="preserve">- </w:t>
      </w:r>
      <w:r>
        <w:rPr>
          <w:rtl/>
        </w:rPr>
        <w:t>מנחת נסכים - ככה, ומנחת נדבה ומשמנה, שאם חסר כל שהוא פסולה.</w:t>
      </w:r>
    </w:p>
    <w:p w:rsidR="00DA63EC" w:rsidRDefault="00DA63EC" w:rsidP="00DA63EC">
      <w:pPr>
        <w:tabs>
          <w:tab w:val="center" w:pos="2835"/>
        </w:tabs>
        <w:rPr>
          <w:rtl/>
        </w:rPr>
      </w:pPr>
      <w:r>
        <w:rPr>
          <w:rtl/>
        </w:rPr>
        <w:t>השמן והסולת מעכבין זה את זה.</w:t>
      </w:r>
      <w:r>
        <w:rPr>
          <w:rFonts w:hint="cs"/>
          <w:rtl/>
        </w:rPr>
        <w:t xml:space="preserve">- </w:t>
      </w:r>
      <w:r>
        <w:rPr>
          <w:rtl/>
        </w:rPr>
        <w:t>מסלתה ומשמנה, מגרשה ומשמנה.</w:t>
      </w:r>
    </w:p>
    <w:p w:rsidR="00DA63EC" w:rsidRDefault="00DA63EC" w:rsidP="00DA63EC">
      <w:pPr>
        <w:tabs>
          <w:tab w:val="center" w:pos="2835"/>
        </w:tabs>
        <w:rPr>
          <w:rtl/>
        </w:rPr>
      </w:pPr>
      <w:r>
        <w:rPr>
          <w:rtl/>
        </w:rPr>
        <w:t>הקומץ והלבונה מעכבין זה את זה.</w:t>
      </w:r>
      <w:r>
        <w:rPr>
          <w:rFonts w:hint="cs"/>
          <w:rtl/>
        </w:rPr>
        <w:t xml:space="preserve">- </w:t>
      </w:r>
      <w:r>
        <w:rPr>
          <w:rtl/>
        </w:rPr>
        <w:t xml:space="preserve">על כל לבונתה, </w:t>
      </w:r>
      <w:r>
        <w:rPr>
          <w:rStyle w:val="afffff0"/>
          <w:rtl/>
          <w:rPrChange w:id="9008" w:author="מנוע פסוקים" w:date="2026-10-11T09:32:13Z">
            <w:rPr>
              <w:rtl/>
            </w:rPr>
          </w:rPrChange>
        </w:rPr>
        <w:t xml:space="preserve">ואת כל הלבונה אשר על המנחה</w:t>
      </w:r>
      <w:r>
        <w:rPr>
          <w:rtl/>
        </w:rPr>
        <w:t xml:space="preserve">.</w:t>
      </w:r>
    </w:p>
    <w:p w:rsidR="00DA63EC" w:rsidRDefault="00DA63EC" w:rsidP="00DA63EC">
      <w:pPr>
        <w:pStyle w:val="affffd"/>
        <w:rPr>
          <w:rtl/>
        </w:rPr>
      </w:pPr>
      <w:r>
        <w:rPr>
          <w:rtl/>
        </w:rPr>
        <w:t>׹</w:t>
      </w:r>
    </w:p>
    <w:p>
      <w:pPr>
        <w:pStyle w:val="MishnaBatzad"/>
        <w:rPr>
          <w:ins w:id="20356" w:author="קלוד" w:date="2026-10-11T09:07:26Z"/>
        </w:rPr>
      </w:pPr>
      <w:ins w:id="20355" w:author="קלוד" w:date="2026-10-11T09:07:26Z">
        <w:r>
          <w:t xml:space="preserve">משנה ו</w:t>
        </w:r>
      </w:ins>
    </w:p>
    <w:p w:rsidR="00DA63EC" w:rsidRPr="000A334C" w:rsidRDefault="00DA63EC" w:rsidP="003B6D22">
      <w:pPr>
        <w:pStyle w:val="afff9"/>
        <w:rPr>
          <w:del w:id="20164" w:author="קלוד" w:date="2026-10-11T09:07:26Z"/>
          <w:rtl/>
        </w:rPr>
      </w:pPr>
      <w:del w:id="20163" w:author="קלוד" w:date="2026-10-11T09:07:26Z">
        <w:r w:rsidRPr="000A334C">
          <w:rPr>
            <w:rtl/>
          </w:rPr>
          <w:delText xml:space="preserve">מתני'.</w:delText>
        </w:r>
      </w:del>
    </w:p>
    <w:p w:rsidR="00DA63EC" w:rsidRPr="000A334C" w:rsidRDefault="00DA63EC" w:rsidP="003B6D22">
      <w:pPr>
        <w:pStyle w:val="afff9"/>
        <w:spacing w:before="120"/>
        <w:rPr>
          <w:rtl/>
        </w:rPr>
        <w:pPrChange w:id="90020" w:author="קלוד" w:date="2026-10-11T12:09:42Z">
          <w:pPr>
            <w:pStyle w:val="afff9"/>
          </w:pPr>
        </w:pPrChange>
      </w:pPr>
      <w:r w:rsidRPr="000A334C">
        <w:rPr>
          <w:rtl/>
        </w:rPr>
        <w:t>שני שעירי יה"כ מעכבין זה את זה.</w:t>
      </w:r>
    </w:p>
    <w:p w:rsidR="00DA63EC" w:rsidRPr="000A334C" w:rsidRDefault="00DA63EC" w:rsidP="003B6D22">
      <w:pPr>
        <w:pStyle w:val="afff9"/>
        <w:rPr>
          <w:rtl/>
        </w:rPr>
      </w:pPr>
      <w:r w:rsidRPr="000A334C">
        <w:rPr>
          <w:rtl/>
        </w:rPr>
        <w:t>שני כבשי עצרת מעכבין זה את זה.</w:t>
      </w:r>
    </w:p>
    <w:p w:rsidR="00DA63EC" w:rsidRPr="000A334C" w:rsidRDefault="00DA63EC" w:rsidP="003B6D22">
      <w:pPr>
        <w:pStyle w:val="afff9"/>
        <w:rPr>
          <w:rtl/>
        </w:rPr>
      </w:pPr>
      <w:r w:rsidRPr="000A334C">
        <w:rPr>
          <w:rtl/>
        </w:rPr>
        <w:t>ב' חלות מעכבות זו את זו.</w:t>
      </w:r>
    </w:p>
    <w:p w:rsidR="00DA63EC" w:rsidRPr="000A334C" w:rsidRDefault="00DA63EC" w:rsidP="003B6D22">
      <w:pPr>
        <w:pStyle w:val="afff9"/>
        <w:rPr>
          <w:rtl/>
        </w:rPr>
      </w:pPr>
      <w:r w:rsidRPr="000A334C">
        <w:rPr>
          <w:rtl/>
        </w:rPr>
        <w:lastRenderedPageBreak/>
        <w:t>שני סדרין מעכבין זה את זה.</w:t>
      </w:r>
    </w:p>
    <w:p w:rsidR="00DA63EC" w:rsidRPr="000A334C" w:rsidRDefault="00DA63EC" w:rsidP="003B6D22">
      <w:pPr>
        <w:pStyle w:val="afff9"/>
        <w:rPr>
          <w:rtl/>
        </w:rPr>
      </w:pPr>
      <w:r w:rsidRPr="000A334C">
        <w:rPr>
          <w:rtl/>
        </w:rPr>
        <w:t>שני בזיכין מעכבין זה את זה.</w:t>
      </w:r>
    </w:p>
    <w:p w:rsidR="00DA63EC" w:rsidRPr="000A334C" w:rsidRDefault="00DA63EC" w:rsidP="003B6D22">
      <w:pPr>
        <w:pStyle w:val="afff9"/>
        <w:rPr>
          <w:rtl/>
        </w:rPr>
      </w:pPr>
      <w:r w:rsidRPr="000A334C">
        <w:rPr>
          <w:rtl/>
        </w:rPr>
        <w:t>הסדרין והבזיכין מעכבין זה את זה.</w:t>
      </w:r>
    </w:p>
    <w:p w:rsidR="00DA63EC" w:rsidRPr="000A334C" w:rsidRDefault="00DA63EC" w:rsidP="003B6D22">
      <w:pPr>
        <w:pStyle w:val="afff9"/>
        <w:rPr>
          <w:rtl/>
        </w:rPr>
      </w:pPr>
      <w:r w:rsidRPr="000A334C">
        <w:rPr>
          <w:rtl/>
        </w:rPr>
        <w:t>ב' מינים שבנזיר, ג' שבפרה, וד' שבתודה, וד' שבלולב, וארבע שבמצורע - מעכבין זה את זה.</w:t>
      </w:r>
    </w:p>
    <w:p w:rsidR="00DA63EC" w:rsidRPr="000A334C" w:rsidRDefault="00DA63EC" w:rsidP="003B6D22">
      <w:pPr>
        <w:pStyle w:val="afff9"/>
        <w:rPr>
          <w:rtl/>
        </w:rPr>
      </w:pPr>
      <w:r w:rsidRPr="000A334C">
        <w:rPr>
          <w:rtl/>
        </w:rPr>
        <w:t>שבעה הזאות שבפרה מעכבות זו את זו.</w:t>
      </w:r>
    </w:p>
    <w:p w:rsidR="00DA63EC" w:rsidRPr="000A334C" w:rsidRDefault="00DA63EC" w:rsidP="003B6D22">
      <w:pPr>
        <w:pStyle w:val="afff9"/>
        <w:rPr>
          <w:rtl/>
        </w:rPr>
      </w:pPr>
      <w:r w:rsidRPr="000A334C">
        <w:rPr>
          <w:rtl/>
        </w:rPr>
        <w:t>ז' הזיות שעל בין הבדים, שעל הפרכת, שעל מזבח הזהב - מעכבות זו את זו.</w:t>
      </w:r>
    </w:p>
    <w:p w:rsidR="00DA63EC" w:rsidRDefault="00DA63EC" w:rsidP="00DA63EC">
      <w:pPr>
        <w:pStyle w:val="affffd"/>
        <w:rPr>
          <w:rtl/>
        </w:rPr>
      </w:pPr>
      <w:r>
        <w:rPr>
          <w:rtl/>
        </w:rPr>
        <w:t>׹</w:t>
      </w:r>
    </w:p>
    <w:p>
      <w:pPr>
        <w:pStyle w:val="afffff8"/>
        <w:rPr>
          <w:ins w:id="90685" w:author="קלוד" w:date="2026-10-11T12:32:08Z"/>
        </w:rPr>
      </w:pPr>
      <w:ins w:id="90686" w:author="קלוד" w:date="2026-10-11T12:32:08Z">
        <w:r>
          <w:rPr>
            <w:color w:val="7B3F00"/>
          </w:rPr>
          <w:t xml:space="preserve">מעכבין זה את זה - חוקה והויה</w:t>
        </w:r>
      </w:ins>
    </w:p>
    <w:p w:rsidR="00DA63EC" w:rsidRDefault="00DA63EC" w:rsidP="00DA63EC">
      <w:pPr>
        <w:tabs>
          <w:tab w:val="center" w:pos="2835"/>
        </w:tabs>
        <w:rPr>
          <w:rtl/>
        </w:rPr>
      </w:pPr>
      <w:r>
        <w:rPr>
          <w:rtl/>
        </w:rPr>
        <w:t>שני שעירי יה"כ מעכבין זה את זה - חוקה.</w:t>
      </w:r>
    </w:p>
    <w:p w:rsidR="00DA63EC" w:rsidRDefault="00DA63EC" w:rsidP="00DA63EC">
      <w:pPr>
        <w:tabs>
          <w:tab w:val="center" w:pos="2835"/>
        </w:tabs>
        <w:rPr>
          <w:rtl/>
        </w:rPr>
      </w:pPr>
      <w:r>
        <w:rPr>
          <w:rtl/>
        </w:rPr>
        <w:t>שני כבשי עצרת מעכבין זה את זה - הויה.</w:t>
      </w:r>
    </w:p>
    <w:p w:rsidR="00DA63EC" w:rsidRDefault="00DA63EC" w:rsidP="00DA63EC">
      <w:pPr>
        <w:tabs>
          <w:tab w:val="center" w:pos="2835"/>
        </w:tabs>
        <w:rPr>
          <w:rtl/>
        </w:rPr>
      </w:pPr>
      <w:r>
        <w:rPr>
          <w:rtl/>
        </w:rPr>
        <w:t>שתי חלות - הויה.</w:t>
      </w:r>
    </w:p>
    <w:p w:rsidR="00DA63EC" w:rsidRDefault="00DA63EC" w:rsidP="00DA63EC">
      <w:pPr>
        <w:tabs>
          <w:tab w:val="center" w:pos="2835"/>
        </w:tabs>
        <w:rPr>
          <w:rtl/>
        </w:rPr>
      </w:pPr>
      <w:r>
        <w:rPr>
          <w:rtl/>
        </w:rPr>
        <w:t>שני סדרין - חוקה.</w:t>
      </w:r>
    </w:p>
    <w:p w:rsidR="00DA63EC" w:rsidRDefault="00DA63EC" w:rsidP="00DA63EC">
      <w:pPr>
        <w:tabs>
          <w:tab w:val="center" w:pos="2835"/>
        </w:tabs>
        <w:rPr>
          <w:rtl/>
        </w:rPr>
      </w:pPr>
      <w:r>
        <w:rPr>
          <w:rtl/>
        </w:rPr>
        <w:t>שני בזיכין - חוקה.</w:t>
      </w:r>
    </w:p>
    <w:p w:rsidR="00DA63EC" w:rsidRDefault="00DA63EC" w:rsidP="00DA63EC">
      <w:pPr>
        <w:tabs>
          <w:tab w:val="center" w:pos="2835"/>
        </w:tabs>
        <w:rPr>
          <w:rtl/>
        </w:rPr>
      </w:pPr>
      <w:r>
        <w:rPr>
          <w:rtl/>
        </w:rPr>
        <w:t>הסדרין והבזיכין - חוקה.</w:t>
      </w:r>
    </w:p>
    <w:p w:rsidR="00DA63EC" w:rsidRDefault="00DA63EC" w:rsidP="00DA63EC">
      <w:pPr>
        <w:tabs>
          <w:tab w:val="center" w:pos="2835"/>
        </w:tabs>
        <w:rPr>
          <w:rtl/>
        </w:rPr>
      </w:pPr>
      <w:r>
        <w:rPr>
          <w:rtl/>
        </w:rPr>
        <w:t xml:space="preserve">שני מינים שבנזיר – </w:t>
      </w:r>
      <w:r w:rsidRPr="0046594B">
        <w:rPr>
          <w:rStyle w:val="afffff0"/>
          <w:rtl/>
        </w:rPr>
        <w:t>ד</w:t>
      </w:r>
      <w:r w:rsidRPr="0046594B">
        <w:rPr>
          <w:rStyle w:val="afffff0"/>
          <w:rFonts w:hint="cs"/>
          <w:rtl/>
        </w:rPr>
        <w:t>'</w:t>
      </w:r>
      <w:ins w:id="90479" w:author="Claude - סמנטי" w:date="2026-10-11T12:27:00Z">
        <w:r>
          <w:rPr>
            <w:rStyle w:val="afffff0"/>
            <w:rtl/>
          </w:rPr>
          <w:t xml:space="preserve">כֵּן יַעֲשֶׂה</w:t>
        </w:r>
      </w:ins>
      <w:del w:id="90480" w:author="Claude - סמנטי" w:date="2026-10-11T12:27:00Z">
        <w:r w:rsidRPr="0046594B">
          <w:rPr>
            <w:rStyle w:val="afffff0"/>
            <w:rtl/>
          </w:rPr>
          <w:delText xml:space="preserve">כן יעשה</w:delText>
        </w:r>
      </w:del>
      <w:r w:rsidRPr="0046594B">
        <w:rPr>
          <w:rStyle w:val="afffff0"/>
          <w:rFonts w:hint="cs"/>
          <w:rtl/>
        </w:rPr>
        <w:t>'</w:t>
      </w:r>
      <w:r w:rsidRPr="0046594B">
        <w:rPr>
          <w:rStyle w:val="afffff0"/>
          <w:rtl/>
        </w:rPr>
        <w:t>.</w:t>
      </w:r>
    </w:p>
    <w:p w:rsidR="00DA63EC" w:rsidRDefault="00DA63EC" w:rsidP="00DA63EC">
      <w:pPr>
        <w:tabs>
          <w:tab w:val="center" w:pos="2835"/>
        </w:tabs>
        <w:rPr>
          <w:rtl/>
        </w:rPr>
      </w:pPr>
      <w:r>
        <w:rPr>
          <w:rtl/>
        </w:rPr>
        <w:t>ג' שבפרה - חוקה.</w:t>
      </w:r>
    </w:p>
    <w:p w:rsidR="00DA63EC" w:rsidRDefault="00DA63EC" w:rsidP="00DA63EC">
      <w:pPr>
        <w:tabs>
          <w:tab w:val="center" w:pos="2835"/>
        </w:tabs>
        <w:rPr>
          <w:rtl/>
        </w:rPr>
      </w:pPr>
      <w:r>
        <w:rPr>
          <w:rtl/>
        </w:rPr>
        <w:t xml:space="preserve">ארבעה שבתודה - </w:t>
      </w:r>
      <w:ins w:id="97323" w:author="מנוע מכני" w:date="2026-10-11T12:04:40Z">
        <w:ins w:id="90083" w:author="Claude - סמנטי" w:date="2026-10-11T12:27:00Z">
          <w:r>
            <w:rPr>
              <w:rtl/>
            </w:rPr>
            <w:t xml:space="preserve">שהוקש</w:t>
          </w:r>
        </w:ins>
        <w:del w:id="90084" w:author="Claude - סמנטי" w:date="2026-10-11T12:27:00Z">
          <w:r>
            <w:rPr>
              <w:rtl/>
            </w:rPr>
            <w:delText xml:space="preserve">דהוקש</w:delText>
          </w:r>
        </w:del>
      </w:ins>
      <w:del w:id="97324" w:author="מנוע מכני" w:date="2026-10-11T12:04:40Z">
        <w:r>
          <w:rPr>
            <w:rtl/>
          </w:rPr>
          <w:delText xml:space="preserve">דאיתקש</w:delText>
        </w:r>
      </w:del>
      <w:r>
        <w:rPr>
          <w:rtl/>
        </w:rPr>
        <w:t xml:space="preserve"> לנזיר, </w:t>
      </w:r>
      <w:r w:rsidRPr="0046594B">
        <w:rPr>
          <w:rStyle w:val="afffff0"/>
          <w:rtl/>
        </w:rPr>
        <w:t>ד</w:t>
      </w:r>
      <w:r w:rsidRPr="0046594B">
        <w:rPr>
          <w:rStyle w:val="afffff0"/>
          <w:rFonts w:hint="cs"/>
          <w:rtl/>
        </w:rPr>
        <w:t>'</w:t>
      </w:r>
      <w:ins w:id="90081" w:author="Claude - סמנטי" w:date="2026-10-11T12:27:00Z">
        <w:r>
          <w:rPr>
            <w:rStyle w:val="afffff0"/>
            <w:rtl/>
          </w:rPr>
          <w:t xml:space="preserve">עַל זֶבַח תּוֹדַת שְׁלָמָיו</w:t>
        </w:r>
      </w:ins>
      <w:del w:id="90082" w:author="Claude - סמנטי" w:date="2026-10-11T12:27:00Z">
        <w:r w:rsidRPr="0046594B">
          <w:rPr>
            <w:rStyle w:val="afffff0"/>
            <w:rtl/>
          </w:rPr>
          <w:delText xml:space="preserve">על זבח תודת שלמיו</w:delText>
        </w:r>
      </w:del>
      <w:r w:rsidRPr="0046594B">
        <w:rPr>
          <w:rStyle w:val="afffff0"/>
          <w:rFonts w:hint="cs"/>
          <w:rtl/>
        </w:rPr>
        <w:t>'</w:t>
      </w:r>
      <w:r w:rsidRPr="0046594B">
        <w:rPr>
          <w:rStyle w:val="afffff0"/>
          <w:rtl/>
        </w:rPr>
        <w:t xml:space="preserve"> </w:t>
      </w:r>
      <w:r>
        <w:rPr>
          <w:rtl/>
        </w:rPr>
        <w:t>- לרבות שלמי נזיר.</w:t>
      </w:r>
    </w:p>
    <w:p w:rsidR="00DA63EC" w:rsidRDefault="00DA63EC" w:rsidP="00DA63EC">
      <w:pPr>
        <w:tabs>
          <w:tab w:val="center" w:pos="2835"/>
        </w:tabs>
        <w:rPr>
          <w:rtl/>
        </w:rPr>
      </w:pPr>
      <w:r>
        <w:rPr>
          <w:rtl/>
        </w:rPr>
        <w:t>וארבעה שבמצורע - דזאת תהיה תורת המצורע.</w:t>
      </w:r>
    </w:p>
    <w:p w:rsidR="00DA63EC" w:rsidRDefault="00DA63EC" w:rsidP="00DA63EC">
      <w:pPr>
        <w:tabs>
          <w:tab w:val="center" w:pos="2835"/>
        </w:tabs>
        <w:rPr>
          <w:rtl/>
        </w:rPr>
      </w:pPr>
      <w:r>
        <w:rPr>
          <w:rtl/>
        </w:rPr>
        <w:t>וד' שבלולב - ולקחתם, לקיחה תמה.</w:t>
      </w:r>
    </w:p>
    <w:p w:rsidR="00DA63EC" w:rsidRDefault="00DA63EC" w:rsidP="00DA63EC">
      <w:pPr>
        <w:tabs>
          <w:tab w:val="center" w:pos="2835"/>
        </w:tabs>
        <w:rPr>
          <w:rtl/>
        </w:rPr>
      </w:pPr>
      <w:r>
        <w:rPr>
          <w:rStyle w:val="2fb"/>
          <w:rFonts w:hint="cs"/>
          <w:rtl/>
        </w:rPr>
        <w:t>רחב</w:t>
      </w:r>
      <w:r>
        <w:rPr>
          <w:rStyle w:val="2fb"/>
          <w:rtl/>
        </w:rPr>
        <w:t>"</w:t>
      </w:r>
      <w:r>
        <w:rPr>
          <w:rStyle w:val="2fb"/>
          <w:rFonts w:hint="cs"/>
          <w:rtl/>
        </w:rPr>
        <w:t>ר</w:t>
      </w:r>
      <w:r>
        <w:rPr>
          <w:rtl/>
        </w:rPr>
        <w:t xml:space="preserve">: </w:t>
      </w:r>
      <w:r>
        <w:rPr>
          <w:rtl/>
        </w:rPr>
        <w:t xml:space="preserve">ל"ש</w:t>
      </w:r>
      <w:r>
        <w:rPr>
          <w:rtl/>
        </w:rPr>
        <w:t xml:space="preserve"> אלא שאין לו, אבל יש לו אין מעכבין.</w:t>
      </w:r>
    </w:p>
    <w:p w:rsidR="00DA63EC" w:rsidRDefault="00DA63EC" w:rsidP="00DA63EC">
      <w:pPr>
        <w:tabs>
          <w:tab w:val="center" w:pos="2835"/>
        </w:tabs>
        <w:rPr>
          <w:rtl/>
        </w:rPr>
      </w:pPr>
    </w:p>
    <w:p>
      <w:pPr>
        <w:pStyle w:val="38"/>
        <w:rPr>
          <w:ins w:id="98883" w:author="מנוע מכני" w:date="2026-10-11T12:04:40Z"/>
        </w:rPr>
      </w:pPr>
      <w:del w:id="98882" w:author="מנוע מכני" w:date="2026-10-11T12:04:40Z">
        <w:r w:rsidRPr="0051076E">
          <w:delText xml:space="preserve">•</w:delText>
        </w:r>
      </w:del>
      <w:r w:rsidRPr="0051076E">
        <w:t xml:space="preserve"> </w:t>
      </w:r>
      <w:r>
        <w:t xml:space="preserve">מיתיבי:</w:t>
      </w:r>
    </w:p>
    <w:p w:rsidR="00DA63EC" w:rsidRDefault="00DA63EC" w:rsidP="00DA63EC">
      <w:pPr>
        <w:tabs>
          <w:tab w:val="center" w:pos="2835"/>
        </w:tabs>
        <w:rPr>
          <w:rtl/>
        </w:rPr>
      </w:pPr>
      <w:del w:id="98884" w:author="מנוע מכני" w:date="2026-10-11T12:04:40Z">
        <w:r>
          <w:rPr>
            <w:rtl/>
          </w:rPr>
          <w:delText xml:space="preserve"> </w:delText>
        </w:r>
      </w:del>
      <w:r>
        <w:rPr>
          <w:rtl/>
        </w:rPr>
        <w:t xml:space="preserve">ד' מינין שבלולב, ב' מהן עושין פירות וב' מהם אין עושין פירות - העושין פירות יהיו זקוקין לשאין עושין, </w:t>
      </w:r>
    </w:p>
    <w:p w:rsidR="00DA63EC" w:rsidRDefault="00DA63EC" w:rsidP="00DA63EC">
      <w:pPr>
        <w:rPr>
          <w:rtl/>
        </w:rPr>
      </w:pPr>
      <w:r w:rsidRPr="00336727">
        <w:rPr>
          <w:rtl/>
        </w:rPr>
        <w:t xml:space="preserve">ושאין עושין פירות יהיו זקוקין לעושין פירות, ואין אדם יוצא ידי חובתו בהן עד שיהו כולן באגודה אחת</w:t>
      </w:r>
      <w:ins w:id="94403" w:author="מנוע מכני" w:date="2026-10-11T12:04:40Z">
        <w:r>
          <w:rPr>
            <w:rtl/>
          </w:rPr>
          <w:t xml:space="preserve">,</w:t>
        </w:r>
      </w:ins>
      <w:del w:id="94404" w:author="מנוע מכני" w:date="2026-10-11T12:04:40Z">
        <w:r w:rsidRPr="00336727">
          <w:rPr>
            <w:rtl/>
          </w:rPr>
          <w:delText xml:space="preserve">;</w:delText>
        </w:r>
      </w:del>
      <w:r w:rsidRPr="00336727">
        <w:rPr>
          <w:rtl/>
        </w:rPr>
        <w:t xml:space="preserve"> </w:t>
      </w:r>
    </w:p>
    <w:p w:rsidR="00DA63EC" w:rsidRDefault="00DA63EC" w:rsidP="00DA63EC">
      <w:pPr>
        <w:rPr>
          <w:rtl/>
        </w:rPr>
      </w:pPr>
      <w:r w:rsidRPr="00336727">
        <w:rPr>
          <w:rtl/>
        </w:rPr>
        <w:t>וכן ישראל בהרצאה עד שיהו כולן באגודה אחת, שנא</w:t>
      </w:r>
      <w:r w:rsidRPr="00336727">
        <w:rPr>
          <w:rFonts w:hint="cs"/>
          <w:rtl/>
        </w:rPr>
        <w:t>'</w:t>
      </w:r>
      <w:r>
        <w:rPr>
          <w:rtl/>
        </w:rPr>
        <w:t xml:space="preserve">: </w:t>
      </w:r>
      <w:r>
        <w:rPr>
          <w:rStyle w:val="afffff0"/>
          <w:rtl/>
          <w:rPrChange w:id="9009" w:author="מנוע פסוקים" w:date="2026-10-11T09:32:13Z">
            <w:rPr>
              <w:rtl/>
            </w:rPr>
          </w:rPrChange>
        </w:rPr>
        <w:t xml:space="preserve">הבונה בשמים מעלותיו ואגודתו על ארץ יסדה</w:t>
      </w:r>
      <w:r>
        <w:rPr>
          <w:rtl/>
        </w:rPr>
        <w:t xml:space="preserve">!</w:t>
      </w:r>
    </w:p>
    <w:p w:rsidR="00DA63EC" w:rsidRDefault="00DA63EC" w:rsidP="00DA63EC">
      <w:pPr>
        <w:tabs>
          <w:tab w:val="center" w:pos="2835"/>
        </w:tabs>
        <w:rPr>
          <w:rtl/>
        </w:rPr>
      </w:pPr>
    </w:p>
    <w:p>
      <w:pPr>
        <w:pStyle w:val="afffff8"/>
        <w:rPr>
          <w:ins w:id="90683" w:author="קלוד" w:date="2026-10-11T12:32:08Z"/>
        </w:rPr>
      </w:pPr>
      <w:ins w:id="90684" w:author="קלוד" w:date="2026-10-11T12:32:08Z">
        <w:r>
          <w:rPr>
            <w:color w:val="7B3F00"/>
          </w:rPr>
          <w:t xml:space="preserve">אגד הלולב - לר"י מעכב, ולרבנן לא</w:t>
        </w:r>
      </w:ins>
    </w:p>
    <w:p>
      <w:pPr>
        <w:pStyle w:val="38"/>
        <w:rPr>
          <w:ins w:id="98886" w:author="מנוע מכני" w:date="2026-10-11T12:04:40Z"/>
        </w:rPr>
      </w:pPr>
      <w:del w:id="98885" w:author="מנוע מכני" w:date="2026-10-11T12:04:40Z">
        <w:r w:rsidRPr="00FE1B89">
          <w:delText xml:space="preserve">•</w:delText>
        </w:r>
      </w:del>
      <w:r w:rsidRPr="00FE1B89">
        <w:t xml:space="preserve"> </w:t>
      </w:r>
      <w:r w:rsidRPr="00FE1B89">
        <w:t xml:space="preserve">תנאי היא, </w:t>
      </w:r>
      <w:r w:rsidRPr="00FE1B89">
        <w:t xml:space="preserve">דתניא</w:t>
      </w:r>
      <w:r w:rsidRPr="00FE1B89">
        <w:t xml:space="preserve">:</w:t>
      </w:r>
    </w:p>
    <w:p w:rsidR="00DA63EC" w:rsidRPr="00FE1B89" w:rsidRDefault="00DA63EC" w:rsidP="00DA63EC">
      <w:pPr>
        <w:tabs>
          <w:tab w:val="center" w:pos="2835"/>
        </w:tabs>
        <w:rPr>
          <w:spacing w:val="-4"/>
          <w:rtl/>
        </w:rPr>
      </w:pPr>
      <w:del w:id="98887" w:author="מנוע מכני" w:date="2026-10-11T12:04:40Z">
        <w:r w:rsidRPr="00FE1B89">
          <w:rPr>
            <w:spacing w:val="-4"/>
            <w:rtl/>
          </w:rPr>
          <w:delText xml:space="preserve"> </w:delText>
        </w:r>
      </w:del>
      <w:r w:rsidRPr="00FE1B89">
        <w:rPr>
          <w:spacing w:val="-4"/>
          <w:rtl/>
        </w:rPr>
        <w:t xml:space="preserve">לולב בין אגוד בין שאינו אגוד - כשר</w:t>
      </w:r>
      <w:ins w:id="94405" w:author="מנוע מכני" w:date="2026-10-11T12:04:40Z">
        <w:r>
          <w:rPr>
            <w:spacing w:val="-4"/>
            <w:rtl/>
          </w:rPr>
          <w:t xml:space="preserve">,</w:t>
        </w:r>
      </w:ins>
      <w:del w:id="94406" w:author="מנוע מכני" w:date="2026-10-11T12:04:40Z">
        <w:r w:rsidRPr="00FE1B89">
          <w:rPr>
            <w:spacing w:val="-4"/>
            <w:rtl/>
          </w:rPr>
          <w:delText xml:space="preserve">;</w:delText>
        </w:r>
      </w:del>
      <w:ins w:id="94407" w:author="מנוע מכני" w:date="2026-10-11T12:04:40Z">
        <w:r>
          <w:rPr>
            <w:spacing w:val="-4"/>
            <w:rtl/>
          </w:rPr>
          <w:t xml:space="preserve"> </w:t>
        </w:r>
      </w:ins>
      <w:del w:id="94408" w:author="מנוע מכני" w:date="2026-10-11T12:04:40Z">
        <w:r w:rsidRPr="00FE1B89">
          <w:rPr>
            <w:spacing w:val="-4"/>
            <w:rtl/>
          </w:rPr>
          <w:delText xml:space="preserve"> </w:delText>
        </w:r>
        <w:r w:rsidRPr="00FE1B89">
          <w:rPr>
            <w:rFonts w:hint="cs"/>
            <w:spacing w:val="-4"/>
            <w:rtl/>
          </w:rPr>
          <w:delText xml:space="preserve"> </w:delText>
        </w:r>
      </w:del>
      <w:r w:rsidRPr="00FE1B89">
        <w:rPr>
          <w:rStyle w:val="2fb"/>
          <w:rFonts w:hint="cs"/>
          <w:spacing w:val="-4"/>
          <w:rtl/>
        </w:rPr>
        <w:t xml:space="preserve">ר</w:t>
      </w:r>
      <w:r w:rsidRPr="00FE1B89">
        <w:rPr>
          <w:rStyle w:val="2fb"/>
          <w:spacing w:val="-4"/>
          <w:rtl/>
        </w:rPr>
        <w:t>"</w:t>
      </w:r>
      <w:r w:rsidRPr="00FE1B89">
        <w:rPr>
          <w:rStyle w:val="2fb"/>
          <w:rFonts w:hint="cs"/>
          <w:spacing w:val="-4"/>
          <w:rtl/>
        </w:rPr>
        <w:t>י</w:t>
      </w:r>
      <w:r w:rsidRPr="00FE1B89">
        <w:rPr>
          <w:spacing w:val="-4"/>
          <w:rtl/>
        </w:rPr>
        <w:t>: אגוד - כשר, שאינו אגוד - פסול.</w:t>
      </w:r>
    </w:p>
    <w:p w:rsidR="00DA63EC" w:rsidRDefault="00DA63EC" w:rsidP="00DA63EC">
      <w:pPr>
        <w:tabs>
          <w:tab w:val="center" w:pos="2835"/>
        </w:tabs>
        <w:rPr>
          <w:rtl/>
        </w:rPr>
      </w:pPr>
      <w:r>
        <w:rPr>
          <w:rtl/>
        </w:rPr>
        <w:tab/>
      </w:r>
      <w:r>
        <w:rPr>
          <w:rFonts w:hint="cs"/>
          <w:rtl/>
        </w:rPr>
        <w:t>טעמא דר'י:</w:t>
      </w:r>
      <w:r>
        <w:rPr>
          <w:rtl/>
        </w:rPr>
        <w:t xml:space="preserve"> גמר קיחה קיחה מאגודת אזוב, מה להלן באגודה, אף כאן באגודה.</w:t>
      </w:r>
    </w:p>
    <w:p>
      <w:pPr>
        <w:pStyle w:val="38"/>
        <w:rPr>
          <w:ins w:id="98888" w:author="מנוע מכני" w:date="2026-10-11T12:04:40Z"/>
        </w:rPr>
      </w:pPr>
      <w:r>
        <w:tab/>
        <w:t xml:space="preserve">ורבנן?</w:t>
      </w:r>
    </w:p>
    <w:p w:rsidR="00DA63EC" w:rsidRDefault="00DA63EC" w:rsidP="00DA63EC">
      <w:pPr>
        <w:tabs>
          <w:tab w:val="center" w:pos="2835"/>
        </w:tabs>
        <w:rPr>
          <w:rtl/>
        </w:rPr>
      </w:pPr>
      <w:del w:id="98889" w:author="מנוע מכני" w:date="2026-10-11T12:04:40Z">
        <w:r>
          <w:rPr>
            <w:rtl/>
          </w:rPr>
          <w:tab/>
          <w:delText xml:space="preserve"> </w:delText>
        </w:r>
      </w:del>
      <w:r>
        <w:rPr>
          <w:rtl/>
        </w:rPr>
        <w:tab/>
        <w:t xml:space="preserve">לא</w:t>
      </w:r>
      <w:r>
        <w:rPr>
          <w:rFonts w:hint="cs"/>
          <w:rtl/>
        </w:rPr>
        <w:t>ז</w:t>
      </w:r>
      <w:r>
        <w:rPr>
          <w:rtl/>
        </w:rPr>
        <w:t xml:space="preserve"> גמרי קיחה קיחה.</w:t>
      </w:r>
    </w:p>
    <w:p w:rsidR="00DA63EC" w:rsidRDefault="00DA63EC" w:rsidP="00DA63EC">
      <w:pPr>
        <w:tabs>
          <w:tab w:val="center" w:pos="2835"/>
        </w:tabs>
        <w:rPr>
          <w:rtl/>
        </w:rPr>
      </w:pPr>
    </w:p>
    <w:p>
      <w:pPr>
        <w:pStyle w:val="38"/>
        <w:rPr>
          <w:ins w:id="98890" w:author="מנוע מכני" w:date="2026-10-11T12:04:40Z"/>
        </w:rPr>
      </w:pPr>
      <w:r>
        <w:t xml:space="preserve">הך</w:t>
      </w:r>
    </w:p>
    <w:p w:rsidR="00DA63EC" w:rsidRDefault="00DA63EC" w:rsidP="00DA63EC">
      <w:pPr>
        <w:tabs>
          <w:tab w:val="center" w:pos="2835"/>
        </w:tabs>
        <w:rPr>
          <w:rtl/>
        </w:rPr>
      </w:pPr>
      <w:del w:id="98891" w:author="מנוע מכני" w:date="2026-10-11T12:04:40Z">
        <w:r>
          <w:rPr>
            <w:rFonts w:hint="cs"/>
            <w:rtl/>
          </w:rPr>
          <w:delText xml:space="preserve"> </w:delText>
        </w:r>
      </w:del>
      <w:r>
        <w:rPr>
          <w:rFonts w:hint="cs"/>
          <w:rtl/>
        </w:rPr>
        <w:t xml:space="preserve">ד</w:t>
      </w:r>
      <w:r>
        <w:rPr>
          <w:rtl/>
        </w:rPr>
        <w:t xml:space="preserve">לולב מצוה לאוגדו, ואם </w:t>
      </w:r>
      <w:r>
        <w:rPr>
          <w:rtl/>
        </w:rPr>
        <w:t xml:space="preserve">לא</w:t>
      </w:r>
      <w:r>
        <w:rPr>
          <w:rtl/>
        </w:rPr>
        <w:t xml:space="preserve"> אגדו - כשר,</w:t>
      </w:r>
      <w:ins w:id="94409" w:author="מנוע מכני" w:date="2026-10-11T12:04:40Z">
        <w:r>
          <w:rPr>
            <w:rtl/>
          </w:rPr>
          <w:t xml:space="preserve"> </w:t>
        </w:r>
      </w:ins>
      <w:del w:id="94410" w:author="מנוע מכני" w:date="2026-10-11T12:04:40Z">
        <w:r>
          <w:rPr>
            <w:rtl/>
          </w:rPr>
          <w:delText xml:space="preserve"> </w:delText>
        </w:r>
        <w:r>
          <w:rPr>
            <w:rFonts w:hint="cs"/>
            <w:rtl/>
          </w:rPr>
          <w:delText xml:space="preserve"> </w:delText>
        </w:r>
      </w:del>
      <w:r>
        <w:rPr>
          <w:rFonts w:hint="cs"/>
          <w:rtl/>
        </w:rPr>
        <w:t xml:space="preserve">וכרבנן ו</w:t>
      </w:r>
      <w:r>
        <w:rPr>
          <w:rtl/>
        </w:rPr>
        <w:t>משום זה אלי ואנוהו.</w:t>
      </w:r>
    </w:p>
    <w:p>
      <w:pPr>
        <w:pStyle w:val="afffff8"/>
        <w:rPr>
          <w:ins w:id="90681" w:author="קלוד" w:date="2026-10-11T12:32:08Z"/>
        </w:rPr>
      </w:pPr>
      <w:ins w:id="90682" w:author="קלוד" w:date="2026-10-11T12:32:08Z">
        <w:r>
          <w:rPr>
            <w:color w:val="7B3F00"/>
          </w:rPr>
          <w:t xml:space="preserve">שבע הזאות שבפרה ובפנים - מעכבות זו את זו</w:t>
        </w:r>
      </w:ins>
    </w:p>
    <w:p w:rsidR="00DA63EC" w:rsidRDefault="00DA63EC" w:rsidP="00DA63EC">
      <w:pPr>
        <w:tabs>
          <w:tab w:val="center" w:pos="2835"/>
        </w:tabs>
        <w:rPr>
          <w:rtl/>
        </w:rPr>
      </w:pPr>
      <w:r>
        <w:rPr>
          <w:rtl/>
        </w:rPr>
        <w:t>שבע הזאות שבפרה מעכבות זו את זו - חוקה.</w:t>
      </w:r>
    </w:p>
    <w:p w:rsidR="00DA63EC" w:rsidRDefault="00DA63EC" w:rsidP="00DA63EC">
      <w:pPr>
        <w:tabs>
          <w:tab w:val="center" w:pos="2835"/>
        </w:tabs>
        <w:rPr>
          <w:rtl/>
        </w:rPr>
      </w:pPr>
      <w:r>
        <w:rPr>
          <w:rtl/>
        </w:rPr>
        <w:t xml:space="preserve">שבע הזאות שעל בין הבדים ושעל מזבח הזהב ושעל הפרוכת מעכבות זו את זו - דיה"כ, כתיב חוקה, דפר כהן משוח ודפר העלם דבר של ציבור ודשעירי </w:t>
      </w:r>
      <w:ins w:id="95817" w:author="מנוע מכני" w:date="2026-10-11T12:04:40Z">
        <w:r>
          <w:rPr>
            <w:rtl/>
          </w:rPr>
          <w:t xml:space="preserve">ע"ז</w:t>
        </w:r>
      </w:ins>
      <w:del w:id="95818" w:author="מנוע מכני" w:date="2026-10-11T12:04:40Z">
        <w:r>
          <w:rPr>
            <w:rtl/>
          </w:rPr>
          <w:delText xml:space="preserve">עבודת כוכבים</w:delText>
        </w:r>
      </w:del>
      <w:r>
        <w:rPr>
          <w:rtl/>
        </w:rPr>
        <w:t xml:space="preserve">, </w:t>
      </w:r>
    </w:p>
    <w:p w:rsidR="00DA63EC" w:rsidRDefault="00DA63EC" w:rsidP="00DA63EC">
      <w:pPr>
        <w:tabs>
          <w:tab w:val="center" w:pos="2835"/>
        </w:tabs>
        <w:rPr>
          <w:rtl/>
        </w:rPr>
      </w:pPr>
      <w:r w:rsidRPr="0046594B">
        <w:rPr>
          <w:rStyle w:val="afffff0"/>
          <w:rFonts w:hint="cs"/>
          <w:rtl/>
        </w:rPr>
        <w:t>ד'</w:t>
      </w:r>
      <w:ins w:id="90481" w:author="Claude - סמנטי" w:date="2026-10-11T12:27:00Z">
        <w:r>
          <w:rPr>
            <w:rStyle w:val="afffff0"/>
            <w:rtl/>
          </w:rPr>
          <w:t xml:space="preserve">וְעָשָׂה לַפָּר כַּאֲשֶׁר עָשָׂה לְפַר</w:t>
        </w:r>
      </w:ins>
      <w:del w:id="90482" w:author="Claude - סמנטי" w:date="2026-10-11T12:27:00Z">
        <w:r w:rsidRPr="0046594B">
          <w:rPr>
            <w:rStyle w:val="afffff0"/>
            <w:rtl/>
          </w:rPr>
          <w:delText xml:space="preserve">ועשה לפר כאשר עשה לפר</w:delText>
        </w:r>
      </w:del>
      <w:r w:rsidRPr="0046594B">
        <w:rPr>
          <w:rStyle w:val="afffff0"/>
          <w:rFonts w:hint="cs"/>
          <w:rtl/>
        </w:rPr>
        <w:t>'</w:t>
      </w:r>
      <w:r w:rsidRPr="0046594B">
        <w:rPr>
          <w:rStyle w:val="afffff0"/>
          <w:rtl/>
        </w:rPr>
        <w:t xml:space="preserve"> </w:t>
      </w:r>
      <w:r>
        <w:rPr>
          <w:rtl/>
        </w:rPr>
        <w:t xml:space="preserve">לכפול בהזאות, שאם חיסר אחת מן המתנות - </w:t>
      </w:r>
      <w:r>
        <w:rPr>
          <w:rtl/>
        </w:rPr>
        <w:t xml:space="preserve">לא</w:t>
      </w:r>
      <w:r>
        <w:rPr>
          <w:rtl/>
        </w:rPr>
        <w:t xml:space="preserve"> עשה כלום.</w:t>
      </w:r>
    </w:p>
    <w:p w:rsidR="00DA63EC" w:rsidRDefault="00DA63EC" w:rsidP="00DA63EC">
      <w:pPr>
        <w:pStyle w:val="afff3"/>
        <w:framePr w:wrap="around"/>
        <w:rPr>
          <w:rtl/>
        </w:rPr>
      </w:pPr>
      <w:r>
        <w:rPr>
          <w:rFonts w:hint="cs"/>
          <w:rtl/>
        </w:rPr>
        <w:t>כז:</w:t>
      </w:r>
    </w:p>
    <w:p w:rsidR="00DA63EC" w:rsidRDefault="00DA63EC" w:rsidP="00DA63EC">
      <w:pPr>
        <w:tabs>
          <w:tab w:val="center" w:pos="2835"/>
        </w:tabs>
        <w:rPr>
          <w:rtl/>
        </w:rPr>
      </w:pPr>
    </w:p>
    <w:p>
      <w:pPr>
        <w:pStyle w:val="afffff8"/>
        <w:rPr>
          <w:ins w:id="90679" w:author="קלוד" w:date="2026-10-11T12:32:08Z"/>
        </w:rPr>
      </w:pPr>
      <w:ins w:id="90680" w:author="קלוד" w:date="2026-10-11T12:32:08Z">
        <w:r>
          <w:rPr>
            <w:color w:val="7B3F00"/>
          </w:rPr>
          <w:t xml:space="preserve">הזאות שבפרה - שלא לשמן ושלא מכוונות</w:t>
        </w:r>
      </w:ins>
    </w:p>
    <w:p>
      <w:pPr>
        <w:pStyle w:val="38"/>
        <w:rPr>
          <w:ins w:id="98892" w:author="מנוע מכני" w:date="2026-10-11T12:04:40Z"/>
        </w:rPr>
      </w:pPr>
      <w:r w:rsidRPr="004A7C9A">
        <w:t>ת"ר</w:t>
      </w:r>
      <w:r>
        <w:t xml:space="preserve">:</w:t>
      </w:r>
    </w:p>
    <w:p w:rsidR="00DA63EC" w:rsidRDefault="00DA63EC" w:rsidP="00DA63EC">
      <w:pPr>
        <w:tabs>
          <w:tab w:val="center" w:pos="2835"/>
        </w:tabs>
        <w:rPr>
          <w:rtl/>
        </w:rPr>
      </w:pPr>
      <w:del w:id="98893" w:author="מנוע מכני" w:date="2026-10-11T12:04:40Z">
        <w:r>
          <w:rPr>
            <w:rtl/>
          </w:rPr>
          <w:delText xml:space="preserve"> </w:delText>
        </w:r>
      </w:del>
      <w:r>
        <w:rPr>
          <w:rtl/>
        </w:rPr>
        <w:t xml:space="preserve">שבע הזאות שבפרה שעשאן בין שלא לשמן בין שלא מכוונות</w:t>
      </w:r>
      <w:ins w:id="94411" w:author="מנוע מכני" w:date="2026-10-11T12:04:40Z">
        <w:r>
          <w:rPr>
            <w:rtl/>
          </w:rPr>
          <w:t xml:space="preserve"> </w:t>
        </w:r>
      </w:ins>
      <w:del w:id="94412" w:author="מנוע מכני" w:date="2026-10-11T12:04:40Z">
        <w:r>
          <w:rPr>
            <w:rtl/>
          </w:rPr>
          <w:delText xml:space="preserve">  </w:delText>
        </w:r>
      </w:del>
      <w:r>
        <w:rPr>
          <w:rtl/>
        </w:rPr>
        <w:t xml:space="preserve">פסולות, </w:t>
      </w:r>
    </w:p>
    <w:p w:rsidR="00DA63EC" w:rsidRDefault="00DA63EC" w:rsidP="00DA63EC">
      <w:pPr>
        <w:tabs>
          <w:tab w:val="center" w:pos="2835"/>
        </w:tabs>
        <w:rPr>
          <w:rtl/>
        </w:rPr>
      </w:pPr>
      <w:r>
        <w:rPr>
          <w:rtl/>
        </w:rPr>
        <w:tab/>
      </w:r>
      <w:r>
        <w:rPr>
          <w:rtl/>
        </w:rPr>
        <w:tab/>
        <w:t>ושבפנים ושבמצורע, שלא לשמן - פסולות, שלא מכוונות - כשרות.</w:t>
      </w:r>
    </w:p>
    <w:p>
      <w:pPr>
        <w:pStyle w:val="38"/>
        <w:rPr>
          <w:ins w:id="98894" w:author="מנוע מכני" w:date="2026-10-11T12:04:40Z"/>
        </w:rPr>
      </w:pPr>
      <w:r>
        <w:t>והך ד</w:t>
      </w:r>
      <w:r>
        <w:t xml:space="preserve">גבי פרה:</w:t>
      </w:r>
    </w:p>
    <w:p w:rsidR="00DA63EC" w:rsidRDefault="00DA63EC" w:rsidP="00DA63EC">
      <w:pPr>
        <w:tabs>
          <w:tab w:val="center" w:pos="2835"/>
        </w:tabs>
        <w:rPr>
          <w:rtl/>
        </w:rPr>
      </w:pPr>
      <w:del w:id="98895" w:author="מנוע מכני" w:date="2026-10-11T12:04:40Z">
        <w:r>
          <w:rPr>
            <w:rtl/>
          </w:rPr>
          <w:delText xml:space="preserve"> </w:delText>
        </w:r>
      </w:del>
      <w:r>
        <w:rPr>
          <w:rtl/>
        </w:rPr>
        <w:t xml:space="preserve">שלא לשמן - פסולות, שלא מכוונות – כשרות</w:t>
      </w:r>
      <w:r>
        <w:rPr>
          <w:rFonts w:hint="cs"/>
          <w:rtl/>
        </w:rPr>
        <w:t>!</w:t>
      </w:r>
    </w:p>
    <w:p>
      <w:pPr>
        <w:pStyle w:val="afffff8"/>
        <w:rPr>
          <w:ins w:id="90677" w:author="קלוד" w:date="2026-10-11T12:32:08Z"/>
        </w:rPr>
      </w:pPr>
      <w:ins w:id="90678" w:author="קלוד" w:date="2026-10-11T12:32:08Z">
        <w:r>
          <w:rPr>
            <w:color w:val="7B3F00"/>
          </w:rPr>
          <w:t xml:space="preserve">כניסה להיכל - 'מבית לפרכת' באזהרה או במיתה</w:t>
        </w:r>
      </w:ins>
    </w:p>
    <w:p>
      <w:pPr>
        <w:pStyle w:val="38"/>
        <w:rPr>
          <w:ins w:id="98896" w:author="מנוע מכני" w:date="2026-10-11T12:04:40Z"/>
        </w:rPr>
      </w:pPr>
      <w:r>
        <w:t>ר</w:t>
      </w:r>
      <w:r>
        <w:t>"</w:t>
      </w:r>
      <w:r>
        <w:t>ח</w:t>
      </w:r>
      <w:r>
        <w:t xml:space="preserve">:</w:t>
      </w:r>
    </w:p>
    <w:p w:rsidR="00DA63EC" w:rsidRDefault="00DA63EC" w:rsidP="00DA63EC">
      <w:pPr>
        <w:tabs>
          <w:tab w:val="center" w:pos="2835"/>
        </w:tabs>
        <w:rPr>
          <w:rtl/>
        </w:rPr>
      </w:pPr>
      <w:del w:id="98897" w:author="מנוע מכני" w:date="2026-10-11T12:04:40Z">
        <w:r>
          <w:rPr>
            <w:rtl/>
          </w:rPr>
          <w:delText xml:space="preserve"> </w:delText>
        </w:r>
      </w:del>
      <w:r>
        <w:rPr>
          <w:rtl/>
        </w:rPr>
        <w:t xml:space="preserve">הא </w:t>
      </w:r>
      <w:r>
        <w:rPr>
          <w:rStyle w:val="2fb"/>
          <w:rtl/>
        </w:rPr>
        <w:t xml:space="preserve">ר"</w:t>
      </w:r>
      <w:r>
        <w:rPr>
          <w:rStyle w:val="2fb"/>
          <w:rFonts w:hint="cs"/>
          <w:rtl/>
        </w:rPr>
        <w:t xml:space="preserve">י</w:t>
      </w:r>
      <w:r>
        <w:rPr>
          <w:rFonts w:hint="cs"/>
          <w:rtl/>
        </w:rPr>
        <w:t xml:space="preserve"> </w:t>
      </w:r>
      <w:r>
        <w:rPr>
          <w:rtl/>
        </w:rPr>
        <w:t xml:space="preserve">הא רבנן</w:t>
      </w:r>
      <w:ins w:id="94413" w:author="מנוע מכני" w:date="2026-10-11T12:04:40Z">
        <w:r>
          <w:rPr>
            <w:rtl/>
          </w:rPr>
          <w:t xml:space="preserve">,</w:t>
        </w:r>
      </w:ins>
      <w:del w:id="94414" w:author="מנוע מכני" w:date="2026-10-11T12:04:40Z">
        <w:r>
          <w:rPr>
            <w:rtl/>
          </w:rPr>
          <w:delText xml:space="preserve">;</w:delText>
        </w:r>
      </w:del>
      <w:r>
        <w:rPr>
          <w:rtl/>
        </w:rPr>
        <w:t xml:space="preserve"> </w:t>
      </w:r>
      <w:r>
        <w:rPr>
          <w:rtl/>
        </w:rPr>
        <w:t xml:space="preserve">דתניא</w:t>
      </w:r>
      <w:r>
        <w:rPr>
          <w:rtl/>
        </w:rPr>
        <w:t xml:space="preserve">: מחוסרי כפרה שנכנסו לעזרה בשוגג - חייב חטאת, במזיד - ענוש כרת, </w:t>
      </w:r>
    </w:p>
    <w:p w:rsidR="00DA63EC" w:rsidRDefault="00DA63EC" w:rsidP="00DA63EC">
      <w:pPr>
        <w:tabs>
          <w:tab w:val="center" w:pos="2835"/>
        </w:tabs>
        <w:rPr>
          <w:rtl/>
        </w:rPr>
      </w:pPr>
      <w:r>
        <w:rPr>
          <w:rtl/>
        </w:rPr>
        <w:lastRenderedPageBreak/>
        <w:tab/>
        <w:t xml:space="preserve">ואצ"ל</w:t>
      </w:r>
      <w:r>
        <w:rPr>
          <w:rtl/>
        </w:rPr>
        <w:lastRenderedPageBreak/>
        <w:tab/>
        <w:t xml:space="preserve"> טבול יום ושאר כל הטמאים, וטהורים שנכנסו לפנים ממחיצתן להיכל כולו - בארבעים, מבית לפרכת אל פני הכפרת - במיתה</w:t>
      </w:r>
      <w:ins w:id="94415" w:author="מנוע מכני" w:date="2026-10-11T12:04:40Z">
        <w:r>
          <w:rPr>
            <w:rtl/>
          </w:rPr>
          <w:t xml:space="preserve">,</w:t>
        </w:r>
      </w:ins>
      <w:del w:id="94416" w:author="מנוע מכני" w:date="2026-10-11T12:04:40Z">
        <w:r>
          <w:rPr>
            <w:rtl/>
          </w:rPr>
          <w:lastRenderedPageBreak/>
          <w:tab/>
          <w:delText xml:space="preserve">;</w:delText>
        </w:r>
      </w:del>
    </w:p>
    <w:p>
      <w:pPr>
        <w:pStyle w:val="38"/>
        <w:rPr>
          <w:ins w:id="98898" w:author="מנוע מכני" w:date="2026-10-11T12:04:40Z"/>
        </w:rPr>
      </w:pPr>
      <w:r>
        <w:t>ולר</w:t>
      </w:r>
      <w:r>
        <w:t>"</w:t>
      </w:r>
      <w:r>
        <w:t>י</w:t>
      </w:r>
      <w:r>
        <w:t xml:space="preserve">:</w:t>
      </w:r>
    </w:p>
    <w:p w:rsidR="00DA63EC" w:rsidRDefault="00DA63EC" w:rsidP="00DA63EC">
      <w:pPr>
        <w:tabs>
          <w:tab w:val="center" w:pos="2835"/>
        </w:tabs>
        <w:rPr>
          <w:rtl/>
        </w:rPr>
      </w:pPr>
      <w:del w:id="98899" w:author="מנוע מכני" w:date="2026-10-11T12:04:40Z">
        <w:r>
          <w:rPr>
            <w:rtl/>
          </w:rPr>
          <w:delText xml:space="preserve"> </w:delText>
        </w:r>
      </w:del>
      <w:r>
        <w:rPr>
          <w:rtl/>
        </w:rPr>
        <w:t xml:space="preserve">כל היכל כולו ומבית לפרכת - בארבעים, ואל פני הכפרת - במיתה.</w:t>
      </w:r>
    </w:p>
    <w:p>
      <w:pPr>
        <w:pStyle w:val="38"/>
        <w:rPr>
          <w:ins w:id="98900" w:author="מנוע מכני" w:date="2026-10-11T12:04:40Z"/>
        </w:rPr>
      </w:pPr>
      <w:ins w:id="91061" w:author="מנוע מכני" w:date="2026-10-11T12:04:40Z">
        <w:r>
          <w:t xml:space="preserve">וחלקו</w:t>
        </w:r>
      </w:ins>
    </w:p>
    <w:p w:rsidR="00DA63EC" w:rsidRDefault="00DA63EC" w:rsidP="00DA63EC">
      <w:pPr>
        <w:tabs>
          <w:tab w:val="center" w:pos="2835"/>
        </w:tabs>
        <w:rPr>
          <w:rtl/>
        </w:rPr>
      </w:pPr>
      <w:del w:id="91062" w:author="מנוע מכני" w:date="2026-10-11T12:04:40Z">
        <w:r w:rsidRPr="00B531AC">
          <w:rPr>
            <w:rFonts w:hint="cs"/>
            <w:b/>
            <w:bCs/>
            <w:rtl/>
          </w:rPr>
          <w:delText xml:space="preserve">ופליגי</w:delText>
        </w:r>
      </w:del>
      <w:del w:id="98901" w:author="מנוע מכני" w:date="2026-10-11T12:04:40Z">
        <w:r w:rsidRPr="00B531AC">
          <w:rPr>
            <w:rFonts w:hint="cs"/>
            <w:b/>
            <w:bCs/>
            <w:rtl/>
          </w:rPr>
          <w:delText xml:space="preserve"> </w:delText>
        </w:r>
      </w:del>
      <w:r w:rsidRPr="00B531AC">
        <w:rPr>
          <w:b/>
          <w:bCs/>
          <w:rtl/>
        </w:rPr>
        <w:t>בהאי קרא</w:t>
      </w:r>
      <w:r>
        <w:rPr>
          <w:rtl/>
        </w:rPr>
        <w:t>:</w:t>
      </w:r>
      <w:r w:rsidRPr="00464129">
        <w:rPr>
          <w:rStyle w:val="afffff0"/>
          <w:rtl/>
        </w:rPr>
        <w:t xml:space="preserve"> </w:t>
      </w:r>
      <w:r w:rsidRPr="00464129">
        <w:rPr>
          <w:rStyle w:val="afffff0"/>
          <w:rFonts w:hint="cs"/>
          <w:rtl/>
        </w:rPr>
        <w:t>'</w:t>
      </w:r>
      <w:r w:rsidRPr="00464129">
        <w:rPr>
          <w:rStyle w:val="afffff0"/>
          <w:rtl/>
        </w:rPr>
        <w:t>ויאמר ה</w:t>
      </w:r>
      <w:r w:rsidR="005608A0">
        <w:rPr>
          <w:rStyle w:val="afffff0"/>
          <w:rtl/>
        </w:rPr>
        <w:t>'</w:t>
      </w:r>
      <w:r w:rsidRPr="00464129">
        <w:rPr>
          <w:rStyle w:val="afffff0"/>
          <w:rtl/>
        </w:rPr>
        <w:t xml:space="preserve"> אל משה דבר אל אהרן אחיך ואל יבוא בכל עת אל הקודש מבית לפרוכת אל פני הכפורת אשר על הארון ולא ימות</w:t>
      </w:r>
      <w:r w:rsidRPr="00464129">
        <w:rPr>
          <w:rStyle w:val="afffff0"/>
          <w:rFonts w:hint="cs"/>
          <w:rtl/>
        </w:rPr>
        <w:t>'</w:t>
      </w:r>
      <w:r w:rsidRPr="00464129">
        <w:rPr>
          <w:rStyle w:val="afffff0"/>
          <w:rtl/>
        </w:rPr>
        <w:t>,</w:t>
      </w:r>
      <w:r>
        <w:rPr>
          <w:rtl/>
        </w:rPr>
        <w:t xml:space="preserve"> </w:t>
      </w:r>
    </w:p>
    <w:p>
      <w:pPr>
        <w:pStyle w:val="38"/>
        <w:rPr>
          <w:ins w:id="98902" w:author="מנוע מכני" w:date="2026-10-11T12:04:40Z"/>
        </w:rPr>
      </w:pPr>
      <w:r>
        <w:t>רבנן:</w:t>
      </w:r>
    </w:p>
    <w:p w:rsidR="00DA63EC" w:rsidRDefault="00DA63EC" w:rsidP="00DA63EC">
      <w:pPr>
        <w:tabs>
          <w:tab w:val="center" w:pos="2835"/>
        </w:tabs>
        <w:rPr>
          <w:rtl/>
        </w:rPr>
      </w:pPr>
      <w:del w:id="98903"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אל הקודש בלא יבא</w:t>
      </w:r>
      <w:r w:rsidRPr="00A71A5E">
        <w:rPr>
          <w:rStyle w:val="afffff0"/>
          <w:rFonts w:hint="cs"/>
          <w:rtl/>
        </w:rPr>
        <w:t>'</w:t>
      </w:r>
      <w:r w:rsidRPr="00A71A5E">
        <w:rPr>
          <w:rStyle w:val="afffff0"/>
          <w:rtl/>
        </w:rPr>
        <w:t>,</w:t>
      </w:r>
      <w:r>
        <w:rPr>
          <w:rtl/>
        </w:rPr>
        <w:t xml:space="preserve"> מבית לפרכת ואל פני הכפרת בלא ימות</w:t>
      </w:r>
      <w:ins w:id="94417" w:author="מנוע מכני" w:date="2026-10-11T12:04:40Z">
        <w:r>
          <w:rPr>
            <w:rtl/>
          </w:rPr>
          <w:t xml:space="preserve">,</w:t>
        </w:r>
      </w:ins>
      <w:del w:id="94418" w:author="מנוע מכני" w:date="2026-10-11T12:04:40Z">
        <w:r>
          <w:rPr>
            <w:rtl/>
          </w:rPr>
          <w:delText xml:space="preserve">;</w:delText>
        </w:r>
      </w:del>
      <w:r>
        <w:rPr>
          <w:rtl/>
        </w:rPr>
        <w:t xml:space="preserve"> </w:t>
      </w:r>
    </w:p>
    <w:p>
      <w:pPr>
        <w:pStyle w:val="38"/>
        <w:rPr>
          <w:ins w:id="98904" w:author="מנוע מכני" w:date="2026-10-11T12:04:40Z"/>
        </w:rPr>
      </w:pPr>
      <w:r>
        <w:t>ור</w:t>
      </w:r>
      <w:r>
        <w:t>"</w:t>
      </w:r>
      <w:r>
        <w:t>י</w:t>
      </w:r>
      <w:r>
        <w:t>:</w:t>
      </w:r>
    </w:p>
    <w:p w:rsidR="00DA63EC" w:rsidRDefault="00DA63EC" w:rsidP="00DA63EC">
      <w:pPr>
        <w:tabs>
          <w:tab w:val="center" w:pos="2835"/>
        </w:tabs>
        <w:rPr>
          <w:rtl/>
        </w:rPr>
      </w:pPr>
      <w:del w:id="98905"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אל הקודש ומבית לפרכת בלא יבא</w:t>
      </w:r>
      <w:r w:rsidRPr="00A563E0">
        <w:rPr>
          <w:rStyle w:val="afffff0"/>
          <w:rFonts w:hint="cs"/>
          <w:rtl/>
        </w:rPr>
        <w:t>'</w:t>
      </w:r>
      <w:r w:rsidRPr="00A563E0">
        <w:rPr>
          <w:rStyle w:val="afffff0"/>
          <w:rtl/>
        </w:rPr>
        <w:t>,</w:t>
      </w:r>
      <w:r>
        <w:rPr>
          <w:rtl/>
        </w:rPr>
        <w:t xml:space="preserve"> ואל פני הכפרת בלא ימות.</w:t>
      </w:r>
    </w:p>
    <w:p>
      <w:pPr>
        <w:pStyle w:val="38"/>
        <w:rPr>
          <w:ins w:id="98906" w:author="מנוע מכני" w:date="2026-10-11T12:04:40Z"/>
        </w:rPr>
      </w:pPr>
      <w:r>
        <w:t>ו</w:t>
      </w:r>
      <w:r>
        <w:t>רבנן</w:t>
      </w:r>
      <w:r>
        <w:t>:</w:t>
      </w:r>
    </w:p>
    <w:p w:rsidR="00DA63EC" w:rsidRDefault="00DA63EC" w:rsidP="00DA63EC">
      <w:pPr>
        <w:tabs>
          <w:tab w:val="center" w:pos="2835"/>
        </w:tabs>
        <w:rPr>
          <w:rtl/>
        </w:rPr>
      </w:pPr>
      <w:del w:id="98907" w:author="מנוע מכני" w:date="2026-10-11T12:04:40Z">
        <w:r>
          <w:rPr>
            <w:rtl/>
          </w:rPr>
          <w:delText xml:space="preserve"> </w:delText>
        </w:r>
      </w:del>
      <w:ins w:id="96089" w:author="מנוע מכני" w:date="2026-10-11T12:04:40Z">
        <w:r>
          <w:rPr>
            <w:rFonts w:hint="cs"/>
            <w:rtl/>
          </w:rPr>
          <w:t xml:space="preserve">דאם </w:t>
        </w:r>
      </w:ins>
      <w:del w:id="96090" w:author="מנוע מכני" w:date="2026-10-11T12:04:40Z">
        <w:r>
          <w:rPr>
            <w:rFonts w:hint="cs"/>
            <w:rtl/>
          </w:rPr>
          <w:delText xml:space="preserve">ד</w:delText>
        </w:r>
        <w:r>
          <w:rPr>
            <w:rtl/>
          </w:rPr>
          <w:delText xml:space="preserve">אי </w:delText>
        </w:r>
      </w:del>
      <w:r>
        <w:rPr>
          <w:rStyle w:val="2fb"/>
          <w:rFonts w:hint="cs"/>
          <w:rtl/>
        </w:rPr>
        <w:t>כדר</w:t>
      </w:r>
      <w:r>
        <w:rPr>
          <w:rStyle w:val="2fb"/>
          <w:rtl/>
        </w:rPr>
        <w:t>"</w:t>
      </w:r>
      <w:r>
        <w:rPr>
          <w:rStyle w:val="2fb"/>
          <w:rFonts w:hint="cs"/>
          <w:rtl/>
        </w:rPr>
        <w:t xml:space="preserve">י</w:t>
      </w:r>
      <w:r>
        <w:rPr>
          <w:rFonts w:hint="cs"/>
          <w:rtl/>
        </w:rPr>
        <w:t xml:space="preserve"> </w:t>
      </w:r>
      <w:r>
        <w:rPr>
          <w:rtl/>
        </w:rPr>
        <w:t xml:space="preserve">לכתוב </w:t>
      </w:r>
      <w:ins w:id="92727" w:author="מנוע מכני" w:date="2026-10-11T12:04:40Z">
        <w:r>
          <w:rPr>
            <w:rtl/>
          </w:rPr>
          <w:t xml:space="preserve">התורה</w:t>
        </w:r>
      </w:ins>
      <w:del w:id="92728" w:author="מנוע מכני" w:date="2026-10-11T12:04:40Z">
        <w:r>
          <w:rPr>
            <w:rtl/>
          </w:rPr>
          <w:delText xml:space="preserve">רחמנא</w:delText>
        </w:r>
      </w:del>
      <w:r w:rsidRPr="00A563E0">
        <w:rPr>
          <w:rStyle w:val="afffff0"/>
          <w:rtl/>
        </w:rPr>
        <w:t xml:space="preserve"> </w:t>
      </w:r>
      <w:r w:rsidRPr="00A563E0">
        <w:rPr>
          <w:rStyle w:val="afffff0"/>
          <w:rFonts w:hint="cs"/>
          <w:rtl/>
        </w:rPr>
        <w:t>'</w:t>
      </w:r>
      <w:r w:rsidRPr="00A563E0">
        <w:rPr>
          <w:rStyle w:val="afffff0"/>
          <w:rtl/>
        </w:rPr>
        <w:t>אל הקודש ואל פני הכפרת</w:t>
      </w:r>
      <w:r w:rsidRPr="00A563E0">
        <w:rPr>
          <w:rStyle w:val="afffff0"/>
          <w:rFonts w:hint="cs"/>
          <w:rtl/>
        </w:rPr>
        <w:t>'</w:t>
      </w:r>
      <w:r w:rsidRPr="00A563E0">
        <w:rPr>
          <w:rStyle w:val="afffff0"/>
          <w:rtl/>
        </w:rPr>
        <w:t xml:space="preserve"> </w:t>
      </w:r>
      <w:ins w:id="96087" w:author="מנוע מכני" w:date="2026-10-11T12:04:40Z">
        <w:r>
          <w:rPr>
            <w:rtl/>
          </w:rPr>
          <w:t xml:space="preserve">ולא צריך</w:t>
        </w:r>
      </w:ins>
      <w:del w:id="96088" w:author="מנוע מכני" w:date="2026-10-11T12:04:40Z">
        <w:r>
          <w:rPr>
            <w:rtl/>
          </w:rPr>
          <w:delText xml:space="preserve">ולא בעי</w:delText>
        </w:r>
      </w:del>
      <w:r>
        <w:rPr>
          <w:rtl/>
        </w:rPr>
        <w:t xml:space="preserve"> מבית לפרכת, </w:t>
      </w:r>
    </w:p>
    <w:p w:rsidR="00DA63EC" w:rsidRDefault="00DA63EC" w:rsidP="00DA63EC">
      <w:pPr>
        <w:tabs>
          <w:tab w:val="center" w:pos="2835"/>
        </w:tabs>
        <w:rPr>
          <w:rtl/>
        </w:rPr>
      </w:pPr>
      <w:r>
        <w:rPr>
          <w:rtl/>
        </w:rPr>
        <w:tab/>
      </w:r>
      <w:r>
        <w:rPr>
          <w:rFonts w:hint="cs"/>
          <w:rtl/>
        </w:rPr>
        <w:t xml:space="preserve">ומדכתב </w:t>
      </w:r>
      <w:r>
        <w:rPr>
          <w:rtl/>
        </w:rPr>
        <w:t xml:space="preserve">מבית הפרכת </w:t>
      </w:r>
      <w:r>
        <w:rPr>
          <w:rtl/>
        </w:rPr>
        <w:t xml:space="preserve">ש"מ</w:t>
      </w:r>
      <w:r>
        <w:rPr>
          <w:rtl/>
        </w:rPr>
        <w:t xml:space="preserve"> במיתה.</w:t>
      </w:r>
    </w:p>
    <w:p w:rsidR="00DA63EC" w:rsidRDefault="00DA63EC" w:rsidP="00DA63EC">
      <w:pPr>
        <w:tabs>
          <w:tab w:val="center" w:pos="2835"/>
        </w:tabs>
        <w:rPr>
          <w:rtl/>
        </w:rPr>
      </w:pPr>
      <w:r>
        <w:rPr>
          <w:rStyle w:val="2fb"/>
          <w:rtl/>
        </w:rPr>
        <w:t>ו</w:t>
      </w:r>
      <w:r>
        <w:rPr>
          <w:rStyle w:val="2fb"/>
          <w:rFonts w:hint="cs"/>
          <w:rtl/>
        </w:rPr>
        <w:t>לר</w:t>
      </w:r>
      <w:r>
        <w:rPr>
          <w:rStyle w:val="2fb"/>
          <w:rtl/>
        </w:rPr>
        <w:t>"</w:t>
      </w:r>
      <w:r>
        <w:rPr>
          <w:rStyle w:val="2fb"/>
          <w:rFonts w:hint="cs"/>
          <w:rtl/>
        </w:rPr>
        <w:t>י</w:t>
      </w:r>
      <w:r w:rsidRPr="00A563E0">
        <w:rPr>
          <w:rStyle w:val="afffff0"/>
          <w:rFonts w:hint="cs"/>
          <w:rtl/>
        </w:rPr>
        <w:t xml:space="preserve"> '</w:t>
      </w:r>
      <w:r w:rsidRPr="00A563E0">
        <w:rPr>
          <w:rStyle w:val="afffff0"/>
          <w:rtl/>
        </w:rPr>
        <w:t>אל הקודש ולא כתב מבית לפרכת</w:t>
      </w:r>
      <w:r w:rsidRPr="00A563E0">
        <w:rPr>
          <w:rStyle w:val="afffff0"/>
          <w:rFonts w:hint="cs"/>
          <w:rtl/>
        </w:rPr>
        <w:t>'</w:t>
      </w:r>
      <w:r w:rsidRPr="00A563E0">
        <w:rPr>
          <w:rStyle w:val="afffff0"/>
          <w:rtl/>
        </w:rPr>
        <w:t>,</w:t>
      </w:r>
      <w:r>
        <w:rPr>
          <w:rtl/>
        </w:rPr>
        <w:t xml:space="preserve"> </w:t>
      </w:r>
      <w:ins w:id="90001" w:author="מנוע מכני" w:date="2026-10-11T12:04:40Z">
        <w:ins w:id="90085" w:author="Claude - סמנטי" w:date="2026-10-11T12:27:00Z">
          <w:r>
            <w:rPr>
              <w:rFonts w:hint="cs"/>
              <w:rtl/>
            </w:rPr>
            <w:t xml:space="preserve">היו</w:t>
          </w:r>
        </w:ins>
        <w:del w:id="90086" w:author="Claude - סמנטי" w:date="2026-10-11T12:27:00Z">
          <w:r>
            <w:rPr>
              <w:rFonts w:hint="cs"/>
              <w:rtl/>
            </w:rPr>
            <w:delText xml:space="preserve">הוו</w:delText>
          </w:r>
        </w:del>
        <w:r>
          <w:rPr>
            <w:rFonts w:hint="cs"/>
            <w:rtl/>
          </w:rPr>
          <w:t xml:space="preserve">"א</w:t>
        </w:r>
      </w:ins>
      <w:del w:id="90002" w:author="מנוע מכני" w:date="2026-10-11T12:04:40Z">
        <w:r>
          <w:rPr>
            <w:rFonts w:hint="cs"/>
            <w:rtl/>
          </w:rPr>
          <w:delText xml:space="preserve">הוו'א</w:delText>
        </w:r>
      </w:del>
      <w:r>
        <w:rPr>
          <w:rtl/>
        </w:rPr>
        <w:t xml:space="preserve"> קודש? מבית לפרכת, אבל היכל </w:t>
      </w:r>
      <w:ins w:id="91065" w:author="מנוע מכני" w:date="2026-10-11T12:04:40Z">
        <w:r>
          <w:rPr>
            <w:rtl/>
          </w:rPr>
          <w:t xml:space="preserve">לא</w:t>
        </w:r>
      </w:ins>
      <w:del w:id="91066" w:author="מנוע מכני" w:date="2026-10-11T12:04:40Z">
        <w:r>
          <w:rPr>
            <w:rtl/>
          </w:rPr>
          <w:delText xml:space="preserve">לאו</w:delText>
        </w:r>
      </w:del>
      <w:r>
        <w:rPr>
          <w:rtl/>
        </w:rPr>
        <w:t xml:space="preserve"> </w:t>
      </w:r>
      <w:ins w:id="91063" w:author="מנוע מכני" w:date="2026-10-11T12:04:40Z">
        <w:r>
          <w:rPr>
            <w:rtl/>
          </w:rPr>
          <w:t xml:space="preserve">גם</w:t>
        </w:r>
      </w:ins>
      <w:del w:id="91064" w:author="מנוע מכני" w:date="2026-10-11T12:04:40Z">
        <w:r>
          <w:rPr>
            <w:rtl/>
          </w:rPr>
          <w:delText xml:space="preserve">נמי</w:delText>
        </w:r>
      </w:del>
      <w:r>
        <w:rPr>
          <w:rtl/>
        </w:rPr>
        <w:t xml:space="preserve"> </w:t>
      </w:r>
      <w:r>
        <w:rPr>
          <w:rtl/>
        </w:rPr>
        <w:t xml:space="preserve">לא</w:t>
      </w:r>
      <w:r>
        <w:rPr>
          <w:rtl/>
        </w:rPr>
        <w:t xml:space="preserve">.</w:t>
      </w:r>
    </w:p>
    <w:p w:rsidR="00DA63EC" w:rsidRDefault="00DA63EC" w:rsidP="00DA63EC">
      <w:pPr>
        <w:tabs>
          <w:tab w:val="center" w:pos="2835"/>
        </w:tabs>
        <w:rPr>
          <w:rtl/>
        </w:rPr>
      </w:pPr>
      <w:r>
        <w:rPr>
          <w:rtl/>
        </w:rPr>
        <w:t>ורבנן</w:t>
      </w:r>
      <w:r w:rsidRPr="00A563E0">
        <w:rPr>
          <w:rStyle w:val="afffff0"/>
          <w:rFonts w:hint="cs"/>
          <w:rtl/>
        </w:rPr>
        <w:t xml:space="preserve"> '</w:t>
      </w:r>
      <w:r w:rsidRPr="00A563E0">
        <w:rPr>
          <w:rStyle w:val="afffff0"/>
          <w:rtl/>
        </w:rPr>
        <w:t xml:space="preserve">היכל כולו איקרי קודש, </w:t>
      </w:r>
      <w:ins w:id="96861" w:author="מנוע מכני" w:date="2026-10-11T12:04:40Z">
        <w:r>
          <w:rPr>
            <w:rStyle w:val="afffff0"/>
            <w:rtl/>
          </w:rPr>
          <w:t xml:space="preserve">ד'</w:t>
        </w:r>
      </w:ins>
      <w:del w:id="96862" w:author="מנוע מכני" w:date="2026-10-11T12:04:40Z">
        <w:r w:rsidRPr="00A563E0">
          <w:rPr>
            <w:rStyle w:val="afffff0"/>
            <w:rtl/>
          </w:rPr>
          <w:delText xml:space="preserve">שנא</w:delText>
        </w:r>
        <w:r w:rsidRPr="00A563E0">
          <w:rPr>
            <w:rStyle w:val="afffff0"/>
            <w:rFonts w:hint="cs"/>
            <w:rtl/>
          </w:rPr>
          <w:delText xml:space="preserve">'</w:delText>
        </w:r>
        <w:r w:rsidRPr="00A563E0">
          <w:rPr>
            <w:rStyle w:val="afffff0"/>
            <w:rtl/>
          </w:rPr>
          <w:delText xml:space="preserve">: </w:delText>
        </w:r>
        <w:r w:rsidRPr="00A563E0">
          <w:rPr>
            <w:rStyle w:val="afffff0"/>
            <w:rFonts w:hint="cs"/>
            <w:rtl/>
          </w:rPr>
          <w:delText xml:space="preserve">'</w:delText>
        </w:r>
      </w:del>
      <w:r w:rsidRPr="00A563E0">
        <w:rPr>
          <w:rStyle w:val="afffff0"/>
          <w:rtl/>
        </w:rPr>
        <w:t>והבדילה הפרכת לכם בין הקודש ובין קדש הקדשים</w:t>
      </w:r>
      <w:r w:rsidRPr="00A563E0">
        <w:rPr>
          <w:rStyle w:val="afffff0"/>
          <w:rFonts w:hint="cs"/>
          <w:rtl/>
        </w:rPr>
        <w:t>'</w:t>
      </w:r>
      <w:r w:rsidRPr="00A563E0">
        <w:rPr>
          <w:rStyle w:val="afffff0"/>
          <w:rtl/>
        </w:rPr>
        <w:t>.</w:t>
      </w:r>
    </w:p>
    <w:p>
      <w:pPr>
        <w:pStyle w:val="38"/>
        <w:rPr>
          <w:ins w:id="98908" w:author="מנוע מכני" w:date="2026-10-11T12:04:40Z"/>
        </w:rPr>
      </w:pPr>
      <w:r>
        <w:t>ור"</w:t>
      </w:r>
      <w:r>
        <w:t>י:</w:t>
      </w:r>
    </w:p>
    <w:p w:rsidR="00DA63EC" w:rsidRDefault="00DA63EC" w:rsidP="00DA63EC">
      <w:pPr>
        <w:tabs>
          <w:tab w:val="center" w:pos="2835"/>
        </w:tabs>
        <w:rPr>
          <w:rtl/>
        </w:rPr>
      </w:pPr>
      <w:del w:id="98909" w:author="מנוע מכני" w:date="2026-10-11T12:04:40Z">
        <w:r>
          <w:rPr>
            <w:rtl/>
          </w:rPr>
          <w:delText xml:space="preserve"> </w:delText>
        </w:r>
      </w:del>
      <w:ins w:id="96093" w:author="מנוע מכני" w:date="2026-10-11T12:04:40Z">
        <w:r>
          <w:rPr>
            <w:rtl/>
          </w:rPr>
          <w:t xml:space="preserve">אם </w:t>
        </w:r>
      </w:ins>
      <w:del w:id="96094" w:author="מנוע מכני" w:date="2026-10-11T12:04:40Z">
        <w:r>
          <w:rPr>
            <w:rtl/>
          </w:rPr>
          <w:delText xml:space="preserve">אי </w:delText>
        </w:r>
      </w:del>
      <w:r>
        <w:rPr>
          <w:rFonts w:hint="cs"/>
          <w:rtl/>
        </w:rPr>
        <w:t>כ</w:t>
      </w:r>
      <w:r>
        <w:rPr>
          <w:rtl/>
        </w:rPr>
        <w:t xml:space="preserve">רבנן, לכתוב אל הקודש ומבית לפרכת </w:t>
      </w:r>
      <w:ins w:id="96091" w:author="מנוע מכני" w:date="2026-10-11T12:04:40Z">
        <w:r>
          <w:rPr>
            <w:rtl/>
          </w:rPr>
          <w:t xml:space="preserve">ולא צריך</w:t>
        </w:r>
      </w:ins>
      <w:del w:id="96092" w:author="מנוע מכני" w:date="2026-10-11T12:04:40Z">
        <w:r>
          <w:rPr>
            <w:rtl/>
          </w:rPr>
          <w:delText xml:space="preserve">ולא בעי</w:delText>
        </w:r>
      </w:del>
      <w:r>
        <w:rPr>
          <w:rtl/>
        </w:rPr>
        <w:t xml:space="preserve"> אל פני הכפרת, </w:t>
      </w:r>
      <w:ins w:id="97327" w:author="מנוע מכני" w:date="2026-10-11T12:04:40Z">
        <w:r>
          <w:rPr>
            <w:rtl/>
          </w:rPr>
          <w:t xml:space="preserve">ואני</w:t>
        </w:r>
      </w:ins>
      <w:del w:id="97328" w:author="מנוע מכני" w:date="2026-10-11T12:04:40Z">
        <w:r>
          <w:rPr>
            <w:rtl/>
          </w:rPr>
          <w:delText xml:space="preserve">ואנא</w:delText>
        </w:r>
      </w:del>
      <w:r>
        <w:rPr>
          <w:rtl/>
        </w:rPr>
        <w:t xml:space="preserve"> אמינא: מבית לפרוכת במיתה, אל פני הכפרת </w:t>
      </w:r>
      <w:ins w:id="97325" w:author="מנוע מכני" w:date="2026-10-11T12:04:40Z">
        <w:r>
          <w:rPr>
            <w:rtl/>
          </w:rPr>
          <w:t xml:space="preserve">צריכה</w:t>
        </w:r>
      </w:ins>
      <w:del w:id="97326" w:author="מנוע מכני" w:date="2026-10-11T12:04:40Z">
        <w:r>
          <w:rPr>
            <w:rtl/>
          </w:rPr>
          <w:delText xml:space="preserve">מיבעיא</w:delText>
        </w:r>
      </w:del>
      <w:r>
        <w:rPr>
          <w:rtl/>
        </w:rPr>
        <w:t xml:space="preserve">? </w:t>
      </w:r>
    </w:p>
    <w:p w:rsidR="00DA63EC" w:rsidRDefault="00DA63EC" w:rsidP="00DA63EC">
      <w:pPr>
        <w:tabs>
          <w:tab w:val="center" w:pos="2835"/>
        </w:tabs>
        <w:rPr>
          <w:rtl/>
        </w:rPr>
      </w:pPr>
      <w:del w:id="90102" w:author="מנוע מכני" w:date="2026-10-11T12:04:40Z">
        <w:r>
          <w:rPr>
            <w:rtl/>
          </w:rPr>
          <w:delText xml:space="preserve"> </w:delText>
        </w:r>
      </w:del>
      <w:r>
        <w:rPr>
          <w:rtl/>
        </w:rPr>
        <w:t xml:space="preserve">'</w:t>
      </w:r>
      <w:ins w:id="90483" w:author="Claude - סמנטי" w:date="2026-10-11T12:27:00Z">
        <w:r>
          <w:rPr>
            <w:rStyle w:val="afffff0"/>
            <w:rtl/>
          </w:rPr>
          <w:t xml:space="preserve">אֶל פְּנֵי הַכַּפֹּרֶת</w:t>
        </w:r>
      </w:ins>
      <w:del w:id="90484" w:author="Claude - סמנטי" w:date="2026-10-11T12:27:00Z">
        <w:r>
          <w:rPr>
            <w:rtl/>
          </w:rPr>
          <w:delText xml:space="preserve">אל פני הכפרת</w:delText>
        </w:r>
      </w:del>
      <w:r>
        <w:rPr>
          <w:rFonts w:hint="cs"/>
          <w:rtl/>
        </w:rPr>
        <w:t>'</w:t>
      </w:r>
      <w:r>
        <w:rPr>
          <w:rtl/>
        </w:rPr>
        <w:t xml:space="preserve"> </w:t>
      </w:r>
      <w:r>
        <w:rPr>
          <w:rtl/>
        </w:rPr>
        <w:t xml:space="preserve">ש"מ</w:t>
      </w:r>
      <w:r>
        <w:rPr>
          <w:rtl/>
        </w:rPr>
        <w:t xml:space="preserve">: אל פני הכפרת במיתה, מבית לפרכת באזהרה.</w:t>
      </w:r>
    </w:p>
    <w:p>
      <w:pPr>
        <w:pStyle w:val="38"/>
        <w:rPr>
          <w:ins w:id="98910" w:author="מנוע מכני" w:date="2026-10-11T12:04:40Z"/>
        </w:rPr>
      </w:pPr>
      <w:r>
        <w:t xml:space="preserve">ורבנן?</w:t>
      </w:r>
    </w:p>
    <w:p w:rsidR="00DA63EC" w:rsidRDefault="00DA63EC" w:rsidP="00DA63EC">
      <w:pPr>
        <w:tabs>
          <w:tab w:val="center" w:pos="2835"/>
        </w:tabs>
        <w:rPr>
          <w:rtl/>
        </w:rPr>
      </w:pPr>
      <w:del w:id="98911" w:author="מנוע מכני" w:date="2026-10-11T12:04:40Z">
        <w:r>
          <w:rPr>
            <w:rtl/>
          </w:rPr>
          <w:delText xml:space="preserve"> </w:delText>
        </w:r>
      </w:del>
      <w:r>
        <w:rPr>
          <w:rtl/>
        </w:rPr>
        <w:t xml:space="preserve">ה"נ</w:t>
      </w:r>
      <w:r>
        <w:rPr>
          <w:rtl/>
        </w:rPr>
        <w:t xml:space="preserve"> דלא צריך, </w:t>
      </w:r>
      <w:ins w:id="92731" w:author="מנוע מכני" w:date="2026-10-11T12:04:40Z">
        <w:r>
          <w:rPr>
            <w:rtl/>
          </w:rPr>
          <w:t xml:space="preserve">וזה</w:t>
        </w:r>
      </w:ins>
      <w:del w:id="92732" w:author="מנוע מכני" w:date="2026-10-11T12:04:40Z">
        <w:r>
          <w:rPr>
            <w:rtl/>
          </w:rPr>
          <w:delText xml:space="preserve">והאי</w:delText>
        </w:r>
      </w:del>
      <w:r>
        <w:rPr>
          <w:rtl/>
        </w:rPr>
        <w:t xml:space="preserve"> דכתב </w:t>
      </w:r>
      <w:ins w:id="92729" w:author="מנוע מכני" w:date="2026-10-11T12:04:40Z">
        <w:r>
          <w:rPr>
            <w:rtl/>
          </w:rPr>
          <w:t xml:space="preserve">התורה</w:t>
        </w:r>
      </w:ins>
      <w:del w:id="92730" w:author="מנוע מכני" w:date="2026-10-11T12:04:40Z">
        <w:r>
          <w:rPr>
            <w:rtl/>
          </w:rPr>
          <w:delText xml:space="preserve">רחמנא</w:delText>
        </w:r>
      </w:del>
      <w:r>
        <w:rPr>
          <w:rtl/>
        </w:rPr>
        <w:t xml:space="preserve"> אל פני הכפרת, </w:t>
      </w:r>
      <w:ins w:id="96959" w:author="מנוע מכני" w:date="2026-10-11T12:04:40Z">
        <w:r>
          <w:rPr>
            <w:rtl/>
          </w:rPr>
          <w:t xml:space="preserve">למעט</w:t>
        </w:r>
      </w:ins>
      <w:del w:id="96960" w:author="מנוע מכני" w:date="2026-10-11T12:04:40Z">
        <w:r>
          <w:rPr>
            <w:rtl/>
          </w:rPr>
          <w:delText xml:space="preserve">למעוטי</w:delText>
        </w:r>
      </w:del>
      <w:r>
        <w:rPr>
          <w:rtl/>
        </w:rPr>
        <w:t xml:space="preserve"> דרך משופש,</w:t>
      </w:r>
    </w:p>
    <w:p>
      <w:pPr>
        <w:pStyle w:val="38"/>
        <w:rPr>
          <w:ins w:id="98912" w:author="מנוע מכני" w:date="2026-10-11T12:04:40Z"/>
        </w:rPr>
      </w:pPr>
      <w:r>
        <w:t>כדתנא דבי ר</w:t>
      </w:r>
      <w:r>
        <w:t>אב</w:t>
      </w:r>
      <w:r>
        <w:t>"</w:t>
      </w:r>
      <w:r>
        <w:t>י</w:t>
      </w:r>
      <w:r>
        <w:t>:</w:t>
      </w:r>
    </w:p>
    <w:p w:rsidR="00DA63EC" w:rsidRDefault="00DA63EC" w:rsidP="00DA63EC">
      <w:pPr>
        <w:tabs>
          <w:tab w:val="center" w:pos="2835"/>
        </w:tabs>
        <w:rPr>
          <w:rtl/>
        </w:rPr>
      </w:pPr>
      <w:del w:id="98913"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אל פני הכפרת קדמה</w:t>
      </w:r>
      <w:r w:rsidRPr="00A563E0">
        <w:rPr>
          <w:rStyle w:val="afffff0"/>
          <w:rFonts w:hint="cs"/>
          <w:rtl/>
        </w:rPr>
        <w:t>'</w:t>
      </w:r>
      <w:r w:rsidRPr="00A563E0">
        <w:rPr>
          <w:rStyle w:val="afffff0"/>
          <w:rtl/>
        </w:rPr>
        <w:t xml:space="preserve"> </w:t>
      </w:r>
      <w:r>
        <w:rPr>
          <w:rtl/>
        </w:rPr>
        <w:t>- זה בנה אב, כל מקום שנא</w:t>
      </w:r>
      <w:r>
        <w:rPr>
          <w:rFonts w:hint="cs"/>
          <w:rtl/>
        </w:rPr>
        <w:t>'</w:t>
      </w:r>
      <w:r w:rsidRPr="00A563E0">
        <w:rPr>
          <w:rStyle w:val="afffff0"/>
          <w:rFonts w:hint="cs"/>
          <w:rtl/>
        </w:rPr>
        <w:t xml:space="preserve"> '</w:t>
      </w:r>
      <w:r w:rsidRPr="00A563E0">
        <w:rPr>
          <w:rStyle w:val="afffff0"/>
          <w:rtl/>
        </w:rPr>
        <w:t>פני</w:t>
      </w:r>
      <w:r w:rsidRPr="00A563E0">
        <w:rPr>
          <w:rStyle w:val="afffff0"/>
          <w:rFonts w:hint="cs"/>
          <w:rtl/>
        </w:rPr>
        <w:t>'</w:t>
      </w:r>
      <w:r w:rsidRPr="00A563E0">
        <w:rPr>
          <w:rStyle w:val="afffff0"/>
          <w:rtl/>
        </w:rPr>
        <w:t xml:space="preserve"> </w:t>
      </w:r>
      <w:r>
        <w:rPr>
          <w:rtl/>
        </w:rPr>
        <w:t>- אינו אלא פני קדים.</w:t>
      </w:r>
    </w:p>
    <w:p>
      <w:pPr>
        <w:pStyle w:val="38"/>
        <w:rPr>
          <w:ins w:id="98914" w:author="מנוע מכני" w:date="2026-10-11T12:04:40Z"/>
        </w:rPr>
      </w:pPr>
      <w:r>
        <w:t>ו</w:t>
      </w:r>
      <w:r>
        <w:t>ל</w:t>
      </w:r>
      <w:r>
        <w:t>ר"</w:t>
      </w:r>
      <w:r>
        <w:t>י:</w:t>
      </w:r>
    </w:p>
    <w:p w:rsidR="00DA63EC" w:rsidRDefault="00DA63EC" w:rsidP="00DA63EC">
      <w:pPr>
        <w:tabs>
          <w:tab w:val="center" w:pos="2835"/>
        </w:tabs>
        <w:rPr>
          <w:rtl/>
        </w:rPr>
      </w:pPr>
      <w:del w:id="98915" w:author="מנוע מכני" w:date="2026-10-11T12:04:40Z">
        <w:r w:rsidRPr="00A563E0">
          <w:rPr>
            <w:rStyle w:val="afffff0"/>
            <w:rFonts w:hint="cs"/>
            <w:rtl/>
          </w:rPr>
          <w:delText xml:space="preserve"> </w:delText>
        </w:r>
      </w:del>
      <w:r w:rsidRPr="00A563E0">
        <w:rPr>
          <w:rStyle w:val="afffff0"/>
          <w:rFonts w:hint="cs"/>
          <w:rtl/>
        </w:rPr>
        <w:t xml:space="preserve">'</w:t>
      </w:r>
      <w:r w:rsidRPr="00A563E0">
        <w:rPr>
          <w:rStyle w:val="afffff0"/>
          <w:rtl/>
        </w:rPr>
        <w:t>אל</w:t>
      </w:r>
      <w:r w:rsidRPr="00A563E0">
        <w:rPr>
          <w:rStyle w:val="afffff0"/>
          <w:rFonts w:hint="cs"/>
          <w:rtl/>
        </w:rPr>
        <w:t>'</w:t>
      </w:r>
      <w:r w:rsidRPr="00A563E0">
        <w:rPr>
          <w:rStyle w:val="afffff0"/>
          <w:rtl/>
        </w:rPr>
        <w:t xml:space="preserve"> </w:t>
      </w:r>
      <w:r>
        <w:rPr>
          <w:rtl/>
        </w:rPr>
        <w:t xml:space="preserve">ש"מ</w:t>
      </w:r>
      <w:r>
        <w:rPr>
          <w:rtl/>
        </w:rPr>
        <w:t xml:space="preserve"> אל דוקא.</w:t>
      </w:r>
    </w:p>
    <w:p>
      <w:pPr>
        <w:pStyle w:val="38"/>
        <w:rPr>
          <w:ins w:id="98916" w:author="מנוע מכני" w:date="2026-10-11T12:04:40Z"/>
        </w:rPr>
      </w:pPr>
      <w:r>
        <w:t>ורבנן</w:t>
      </w:r>
      <w:r>
        <w:t>:</w:t>
      </w:r>
    </w:p>
    <w:p w:rsidR="00DA63EC" w:rsidRDefault="00DA63EC" w:rsidP="00DA63EC">
      <w:pPr>
        <w:tabs>
          <w:tab w:val="center" w:pos="2835"/>
        </w:tabs>
        <w:rPr>
          <w:rtl/>
        </w:rPr>
      </w:pPr>
      <w:del w:id="98917" w:author="מנוע מכני" w:date="2026-10-11T12:04:40Z">
        <w:r>
          <w:rPr>
            <w:rtl/>
          </w:rPr>
          <w:delText xml:space="preserve"> </w:delText>
        </w:r>
      </w:del>
      <w:r>
        <w:rPr>
          <w:rtl/>
        </w:rPr>
        <w:t xml:space="preserve">אל </w:t>
      </w:r>
      <w:ins w:id="91067" w:author="מנוע מכני" w:date="2026-10-11T12:04:40Z">
        <w:r>
          <w:rPr>
            <w:rtl/>
          </w:rPr>
          <w:t xml:space="preserve">לא</w:t>
        </w:r>
      </w:ins>
      <w:del w:id="91068" w:author="מנוע מכני" w:date="2026-10-11T12:04:40Z">
        <w:r>
          <w:rPr>
            <w:rtl/>
          </w:rPr>
          <w:delText xml:space="preserve">לאו</w:delText>
        </w:r>
      </w:del>
      <w:r>
        <w:rPr>
          <w:rtl/>
        </w:rPr>
        <w:t xml:space="preserve"> דוקא.</w:t>
      </w:r>
    </w:p>
    <w:p>
      <w:pPr>
        <w:pStyle w:val="38"/>
        <w:rPr>
          <w:ins w:id="98918" w:author="מנוע מכני" w:date="2026-10-11T12:04:40Z"/>
        </w:rPr>
      </w:pPr>
      <w:r w:rsidRPr="00E105BC">
        <w:t>ו</w:t>
      </w:r>
      <w:r w:rsidRPr="00E105BC">
        <w:t>לר</w:t>
      </w:r>
      <w:r w:rsidRPr="00E105BC">
        <w:t>"</w:t>
      </w:r>
      <w:r w:rsidRPr="00E105BC">
        <w:t>י:</w:t>
      </w:r>
    </w:p>
    <w:p w:rsidR="00DA63EC" w:rsidRPr="00E105BC" w:rsidRDefault="00DA63EC" w:rsidP="00DA63EC">
      <w:pPr>
        <w:tabs>
          <w:tab w:val="center" w:pos="2835"/>
        </w:tabs>
        <w:rPr>
          <w:spacing w:val="-2"/>
          <w:rtl/>
        </w:rPr>
      </w:pPr>
      <w:del w:id="98919" w:author="מנוע מכני" w:date="2026-10-11T12:04:40Z">
        <w:r w:rsidRPr="00E105BC">
          <w:rPr>
            <w:spacing w:val="-2"/>
            <w:rtl/>
          </w:rPr>
          <w:delText xml:space="preserve"> </w:delText>
        </w:r>
      </w:del>
      <w:r w:rsidRPr="00E105BC">
        <w:rPr>
          <w:spacing w:val="-2"/>
          <w:rtl/>
        </w:rPr>
        <w:t xml:space="preserve">אל פני הכפרת דוקא,</w:t>
      </w:r>
      <w:r w:rsidRPr="00E105BC">
        <w:rPr>
          <w:rStyle w:val="afffff0"/>
          <w:spacing w:val="-2"/>
          <w:rtl/>
        </w:rPr>
        <w:t xml:space="preserve"> </w:t>
      </w:r>
      <w:r w:rsidRPr="00E105BC">
        <w:rPr>
          <w:rStyle w:val="afffff0"/>
          <w:rFonts w:hint="cs"/>
          <w:spacing w:val="-2"/>
          <w:rtl/>
        </w:rPr>
        <w:t>'</w:t>
      </w:r>
      <w:ins w:id="90485" w:author="Claude - סמנטי" w:date="2026-10-11T12:27:00Z">
        <w:r>
          <w:rPr>
            <w:rStyle w:val="afffff0"/>
            <w:spacing w:val="-2"/>
            <w:rtl/>
          </w:rPr>
          <w:t xml:space="preserve">וְהִזָּה</w:t>
        </w:r>
      </w:ins>
      <w:del w:id="90486" w:author="Claude - סמנטי" w:date="2026-10-11T12:27:00Z">
        <w:r w:rsidRPr="00E105BC">
          <w:rPr>
            <w:rStyle w:val="afffff0"/>
            <w:spacing w:val="-2"/>
            <w:rtl/>
          </w:rPr>
          <w:delText xml:space="preserve">והזה</w:delText>
        </w:r>
      </w:del>
      <w:r w:rsidRPr="00E105BC">
        <w:rPr>
          <w:rStyle w:val="afffff0"/>
          <w:rFonts w:hint="cs"/>
          <w:spacing w:val="-2"/>
          <w:rtl/>
        </w:rPr>
        <w:t>'</w:t>
      </w:r>
      <w:r w:rsidRPr="00E105BC">
        <w:rPr>
          <w:rStyle w:val="afffff0"/>
          <w:spacing w:val="-2"/>
          <w:rtl/>
        </w:rPr>
        <w:t xml:space="preserve"> </w:t>
      </w:r>
      <w:r w:rsidRPr="00E105BC">
        <w:rPr>
          <w:spacing w:val="-2"/>
          <w:rtl/>
        </w:rPr>
        <w:t xml:space="preserve">אל נכח </w:t>
      </w:r>
      <w:ins w:id="91069" w:author="מנוע מכני" w:date="2026-10-11T12:04:40Z">
        <w:r>
          <w:rPr>
            <w:spacing w:val="-2"/>
            <w:rtl/>
          </w:rPr>
          <w:t xml:space="preserve">גם</w:t>
        </w:r>
      </w:ins>
      <w:del w:id="91070" w:author="מנוע מכני" w:date="2026-10-11T12:04:40Z">
        <w:r w:rsidRPr="00E105BC">
          <w:rPr>
            <w:spacing w:val="-2"/>
            <w:rtl/>
          </w:rPr>
          <w:delText xml:space="preserve">נמי</w:delText>
        </w:r>
      </w:del>
      <w:r w:rsidRPr="00E105BC">
        <w:rPr>
          <w:spacing w:val="-2"/>
          <w:rtl/>
        </w:rPr>
        <w:t xml:space="preserve"> דוקא</w:t>
      </w:r>
      <w:ins w:id="94419" w:author="מנוע מכני" w:date="2026-10-11T12:04:40Z">
        <w:r>
          <w:rPr>
            <w:spacing w:val="-2"/>
            <w:rtl/>
          </w:rPr>
          <w:t xml:space="preserve">,</w:t>
        </w:r>
      </w:ins>
      <w:del w:id="94420" w:author="מנוע מכני" w:date="2026-10-11T12:04:40Z">
        <w:r w:rsidRPr="00E105BC">
          <w:rPr>
            <w:spacing w:val="-2"/>
            <w:rtl/>
          </w:rPr>
          <w:delText xml:space="preserve">;</w:delText>
        </w:r>
      </w:del>
      <w:r w:rsidRPr="00E105BC">
        <w:rPr>
          <w:spacing w:val="-2"/>
          <w:rtl/>
        </w:rPr>
        <w:t xml:space="preserve"> ורבנן: מדהתם </w:t>
      </w:r>
      <w:ins w:id="91071" w:author="מנוע מכני" w:date="2026-10-11T12:04:40Z">
        <w:r>
          <w:rPr>
            <w:spacing w:val="-2"/>
            <w:rtl/>
          </w:rPr>
          <w:t xml:space="preserve">לא</w:t>
        </w:r>
      </w:ins>
      <w:del w:id="91072" w:author="מנוע מכני" w:date="2026-10-11T12:04:40Z">
        <w:r w:rsidRPr="00E105BC">
          <w:rPr>
            <w:spacing w:val="-2"/>
            <w:rtl/>
          </w:rPr>
          <w:delText xml:space="preserve">לאו</w:delText>
        </w:r>
      </w:del>
      <w:r w:rsidRPr="00E105BC">
        <w:rPr>
          <w:spacing w:val="-2"/>
          <w:rtl/>
        </w:rPr>
        <w:t xml:space="preserve"> דוקא, </w:t>
      </w:r>
      <w:r w:rsidRPr="00E105BC">
        <w:rPr>
          <w:spacing w:val="-2"/>
          <w:rtl/>
        </w:rPr>
        <w:t xml:space="preserve">ה"נ</w:t>
      </w:r>
      <w:r w:rsidRPr="00E105BC">
        <w:rPr>
          <w:spacing w:val="-2"/>
          <w:rtl/>
        </w:rPr>
        <w:t xml:space="preserve"> </w:t>
      </w:r>
      <w:ins w:id="91073" w:author="מנוע מכני" w:date="2026-10-11T12:04:40Z">
        <w:r>
          <w:rPr>
            <w:spacing w:val="-2"/>
            <w:rtl/>
          </w:rPr>
          <w:t xml:space="preserve">לא</w:t>
        </w:r>
      </w:ins>
      <w:del w:id="91074" w:author="מנוע מכני" w:date="2026-10-11T12:04:40Z">
        <w:r w:rsidRPr="00E105BC">
          <w:rPr>
            <w:spacing w:val="-2"/>
            <w:rtl/>
          </w:rPr>
          <w:delText xml:space="preserve">לאו</w:delText>
        </w:r>
      </w:del>
      <w:r w:rsidRPr="00E105BC">
        <w:rPr>
          <w:spacing w:val="-2"/>
          <w:rtl/>
        </w:rPr>
        <w:t xml:space="preserve"> דוקא.</w:t>
      </w:r>
    </w:p>
    <w:p w:rsidR="00DA63EC" w:rsidRDefault="00DA63EC" w:rsidP="00DA63EC">
      <w:pPr>
        <w:tabs>
          <w:tab w:val="center" w:pos="2835"/>
        </w:tabs>
        <w:rPr>
          <w:rtl/>
        </w:rPr>
      </w:pPr>
    </w:p>
    <w:p>
      <w:pPr>
        <w:pStyle w:val="38"/>
        <w:rPr>
          <w:ins w:id="98920" w:author="מנוע מכני" w:date="2026-10-11T12:04:40Z"/>
        </w:rPr>
      </w:pPr>
      <w:r>
        <w:t xml:space="preserve">מתקיף רב יוסף:</w:t>
      </w:r>
    </w:p>
    <w:p w:rsidR="00DA63EC" w:rsidRDefault="00DA63EC" w:rsidP="00DA63EC">
      <w:pPr>
        <w:tabs>
          <w:tab w:val="center" w:pos="2835"/>
        </w:tabs>
        <w:rPr>
          <w:rtl/>
        </w:rPr>
      </w:pPr>
      <w:del w:id="98921" w:author="מנוע מכני" w:date="2026-10-11T12:04:40Z">
        <w:r>
          <w:rPr>
            <w:rtl/>
          </w:rPr>
          <w:delText xml:space="preserve"> </w:delText>
        </w:r>
      </w:del>
      <w:r>
        <w:rPr>
          <w:rStyle w:val="2fb"/>
          <w:rtl/>
        </w:rPr>
        <w:t xml:space="preserve">לר"</w:t>
      </w:r>
      <w:r>
        <w:rPr>
          <w:rStyle w:val="2fb"/>
          <w:rFonts w:hint="cs"/>
          <w:rtl/>
        </w:rPr>
        <w:t xml:space="preserve">י</w:t>
      </w:r>
      <w:r>
        <w:rPr>
          <w:rFonts w:hint="cs"/>
          <w:rtl/>
        </w:rPr>
        <w:t xml:space="preserve"> </w:t>
      </w:r>
      <w:r>
        <w:rPr>
          <w:rtl/>
        </w:rPr>
        <w:t xml:space="preserve">מדאל דוקא, אל נכח </w:t>
      </w:r>
      <w:ins w:id="91075" w:author="מנוע מכני" w:date="2026-10-11T12:04:40Z">
        <w:r>
          <w:rPr>
            <w:rtl/>
          </w:rPr>
          <w:t xml:space="preserve">גם</w:t>
        </w:r>
      </w:ins>
      <w:del w:id="91076" w:author="מנוע מכני" w:date="2026-10-11T12:04:40Z">
        <w:r>
          <w:rPr>
            <w:rtl/>
          </w:rPr>
          <w:delText xml:space="preserve">נמי</w:delText>
        </w:r>
      </w:del>
      <w:r>
        <w:rPr>
          <w:rtl/>
        </w:rPr>
        <w:t xml:space="preserve"> דוקא? </w:t>
      </w:r>
    </w:p>
    <w:p>
      <w:pPr>
        <w:pStyle w:val="38"/>
        <w:rPr>
          <w:ins w:id="98922" w:author="מנוע מכני" w:date="2026-10-11T12:04:40Z"/>
        </w:rPr>
      </w:pPr>
      <w:r>
        <w:t xml:space="preserve">אלא</w:t>
      </w:r>
    </w:p>
    <w:p w:rsidR="00DA63EC" w:rsidRDefault="00DA63EC" w:rsidP="00DA63EC">
      <w:pPr>
        <w:tabs>
          <w:tab w:val="center" w:pos="2835"/>
        </w:tabs>
        <w:rPr>
          <w:b/>
          <w:bCs/>
          <w:rtl/>
        </w:rPr>
      </w:pPr>
      <w:del w:id="98923" w:author="מנוע מכני" w:date="2026-10-11T12:04:40Z">
        <w:r>
          <w:rPr>
            <w:rtl/>
          </w:rPr>
          <w:delText xml:space="preserve"> </w:delText>
        </w:r>
      </w:del>
      <w:r>
        <w:rPr>
          <w:rtl/>
        </w:rPr>
        <w:t xml:space="preserve">דמקדש שני דלא </w:t>
      </w:r>
      <w:ins w:id="96655" w:author="מנוע מכני" w:date="2026-10-11T12:04:40Z">
        <w:r>
          <w:rPr>
            <w:rtl/>
          </w:rPr>
          <w:t xml:space="preserve">היו</w:t>
        </w:r>
      </w:ins>
      <w:del w:id="96656" w:author="מנוע מכני" w:date="2026-10-11T12:04:40Z">
        <w:r>
          <w:rPr>
            <w:rtl/>
          </w:rPr>
          <w:delText xml:space="preserve">הוו</w:delText>
        </w:r>
      </w:del>
      <w:r>
        <w:rPr>
          <w:rtl/>
        </w:rPr>
        <w:t xml:space="preserve"> ארון וכפורת, </w:t>
      </w:r>
      <w:r>
        <w:rPr>
          <w:rtl/>
        </w:rPr>
        <w:t xml:space="preserve">ה"נ</w:t>
      </w:r>
      <w:r>
        <w:rPr>
          <w:rtl/>
        </w:rPr>
        <w:t xml:space="preserve"> דלא </w:t>
      </w:r>
      <w:ins w:id="96835" w:author="מנוע מכני" w:date="2026-10-11T12:04:40Z">
        <w:r>
          <w:rPr>
            <w:rtl/>
          </w:rPr>
          <w:t xml:space="preserve">עשה</w:t>
        </w:r>
      </w:ins>
      <w:del w:id="96836" w:author="מנוע מכני" w:date="2026-10-11T12:04:40Z">
        <w:r>
          <w:rPr>
            <w:rtl/>
          </w:rPr>
          <w:delText xml:space="preserve">עביד</w:delText>
        </w:r>
      </w:del>
      <w:r>
        <w:rPr>
          <w:rtl/>
        </w:rPr>
        <w:t xml:space="preserve"> הזאות? </w:t>
      </w:r>
    </w:p>
    <w:p w:rsidR="00DA63EC" w:rsidRDefault="00DA63EC" w:rsidP="00DA63EC">
      <w:pPr>
        <w:tabs>
          <w:tab w:val="center" w:pos="2835"/>
        </w:tabs>
        <w:rPr>
          <w:rtl/>
        </w:rPr>
      </w:pPr>
      <w:r w:rsidRPr="00B86088">
        <w:rPr>
          <w:rFonts w:hint="cs"/>
          <w:b/>
          <w:bCs/>
          <w:rtl/>
        </w:rPr>
        <w:t>א.</w:t>
      </w:r>
      <w:r>
        <w:rPr>
          <w:rFonts w:hint="cs"/>
          <w:rtl/>
        </w:rPr>
        <w:t xml:space="preserve"> </w:t>
      </w:r>
      <w:r>
        <w:rPr>
          <w:rStyle w:val="2fb"/>
          <w:rtl/>
        </w:rPr>
        <w:t xml:space="preserve">רבה</w:t>
      </w:r>
      <w:r>
        <w:rPr>
          <w:rtl/>
        </w:rPr>
        <w:t xml:space="preserve"> בר </w:t>
      </w:r>
      <w:r>
        <w:rPr>
          <w:rStyle w:val="2fb"/>
          <w:rtl/>
        </w:rPr>
        <w:t xml:space="preserve">עולא</w:t>
      </w:r>
      <w:r w:rsidRPr="00A563E0">
        <w:rPr>
          <w:rStyle w:val="afffff0"/>
          <w:rFonts w:hint="cs"/>
          <w:rtl/>
        </w:rPr>
        <w:t xml:space="preserve"> '</w:t>
      </w:r>
      <w:r w:rsidRPr="00A563E0">
        <w:rPr>
          <w:rStyle w:val="afffff0"/>
          <w:rtl/>
        </w:rPr>
        <w:t>וכפר את מקדש הקודש</w:t>
      </w:r>
      <w:r w:rsidRPr="00A563E0">
        <w:rPr>
          <w:rStyle w:val="afffff0"/>
          <w:rFonts w:hint="cs"/>
          <w:rtl/>
        </w:rPr>
        <w:t>'</w:t>
      </w:r>
      <w:r w:rsidRPr="00A563E0">
        <w:rPr>
          <w:rStyle w:val="afffff0"/>
          <w:rtl/>
        </w:rPr>
        <w:t>,</w:t>
      </w:r>
      <w:r>
        <w:rPr>
          <w:rtl/>
        </w:rPr>
        <w:t xml:space="preserve"> מקום המקודש לקודש.</w:t>
      </w:r>
    </w:p>
    <w:p w:rsidR="00DA63EC" w:rsidRDefault="00DA63EC" w:rsidP="00DA63EC">
      <w:pPr>
        <w:pStyle w:val="afff3"/>
        <w:framePr w:wrap="around"/>
        <w:rPr>
          <w:rtl/>
        </w:rPr>
      </w:pPr>
      <w:r>
        <w:rPr>
          <w:rFonts w:hint="cs"/>
          <w:rtl/>
        </w:rPr>
        <w:t>כח:</w:t>
      </w:r>
    </w:p>
    <w:p>
      <w:pPr>
        <w:pStyle w:val="38"/>
        <w:rPr>
          <w:ins w:id="98924" w:author="מנוע מכני" w:date="2026-10-11T12:04:40Z"/>
        </w:rPr>
      </w:pPr>
      <w:r>
        <w:t xml:space="preserve">ב. </w:t>
      </w:r>
      <w:r>
        <w:t xml:space="preserve">רבא:</w:t>
      </w:r>
    </w:p>
    <w:p w:rsidR="00DA63EC" w:rsidRDefault="00DA63EC" w:rsidP="00DA63EC">
      <w:pPr>
        <w:tabs>
          <w:tab w:val="center" w:pos="2835"/>
        </w:tabs>
        <w:rPr>
          <w:rtl/>
        </w:rPr>
      </w:pPr>
      <w:del w:id="98925" w:author="מנוע מכני" w:date="2026-10-11T12:04:40Z">
        <w:r>
          <w:rPr>
            <w:rtl/>
          </w:rPr>
          <w:delText xml:space="preserve"> </w:delText>
        </w:r>
      </w:del>
      <w:r>
        <w:rPr>
          <w:rtl/>
        </w:rPr>
        <w:t xml:space="preserve">הא והא רבנן, הא </w:t>
      </w:r>
      <w:ins w:id="97329" w:author="מנוע מכני" w:date="2026-10-11T12:04:40Z">
        <w:r>
          <w:rPr>
            <w:rtl/>
          </w:rPr>
          <w:t xml:space="preserve">דעומד</w:t>
        </w:r>
      </w:ins>
      <w:del w:id="97330" w:author="מנוע מכני" w:date="2026-10-11T12:04:40Z">
        <w:r>
          <w:rPr>
            <w:rtl/>
          </w:rPr>
          <w:delText xml:space="preserve">דקאי</w:delText>
        </w:r>
      </w:del>
      <w:r>
        <w:rPr>
          <w:rtl/>
        </w:rPr>
        <w:t xml:space="preserve"> מזרח ומערב ואדי, הא </w:t>
      </w:r>
      <w:ins w:id="97331" w:author="מנוע מכני" w:date="2026-10-11T12:04:40Z">
        <w:r>
          <w:rPr>
            <w:rtl/>
          </w:rPr>
          <w:t xml:space="preserve">דעומד</w:t>
        </w:r>
      </w:ins>
      <w:del w:id="97332" w:author="מנוע מכני" w:date="2026-10-11T12:04:40Z">
        <w:r>
          <w:rPr>
            <w:rtl/>
          </w:rPr>
          <w:delText xml:space="preserve">דקאי</w:delText>
        </w:r>
      </w:del>
      <w:r>
        <w:rPr>
          <w:rtl/>
        </w:rPr>
        <w:t xml:space="preserve"> צפון ודרום ואדי.</w:t>
      </w:r>
    </w:p>
    <w:p w:rsidR="00DA63EC" w:rsidRDefault="00DA63EC" w:rsidP="00DA63EC">
      <w:pPr>
        <w:tabs>
          <w:tab w:val="center" w:pos="2835"/>
        </w:tabs>
        <w:rPr>
          <w:rtl/>
        </w:rPr>
      </w:pPr>
    </w:p>
    <w:p>
      <w:pPr>
        <w:pStyle w:val="afffff8"/>
        <w:rPr>
          <w:ins w:id="90675" w:author="קלוד" w:date="2026-10-11T12:32:08Z"/>
        </w:rPr>
      </w:pPr>
      <w:ins w:id="90676" w:author="קלוד" w:date="2026-10-11T12:32:08Z">
        <w:r>
          <w:rPr>
            <w:color w:val="7B3F00"/>
          </w:rPr>
          <w:t xml:space="preserve">הזאות שבפנים ובמצורע - שלא לשמן ושלא מכוונות</w:t>
        </w:r>
      </w:ins>
    </w:p>
    <w:p>
      <w:pPr>
        <w:pStyle w:val="38"/>
        <w:rPr>
          <w:ins w:id="98927" w:author="מנוע מכני" w:date="2026-10-11T12:04:40Z"/>
        </w:rPr>
      </w:pPr>
      <w:del w:id="98926" w:author="מנוע מכני" w:date="2026-10-11T12:04:40Z">
        <w:r>
          <w:delText xml:space="preserve">•</w:delText>
        </w:r>
      </w:del>
      <w:r>
        <w:t xml:space="preserve"> </w:t>
      </w:r>
      <w:r w:rsidRPr="00835484">
        <w:t xml:space="preserve">אמר</w:t>
      </w:r>
      <w:r w:rsidRPr="00835484">
        <w:t xml:space="preserve"> מר:</w:t>
      </w:r>
    </w:p>
    <w:p w:rsidR="00DA63EC" w:rsidRDefault="00DA63EC" w:rsidP="00DA63EC">
      <w:pPr>
        <w:tabs>
          <w:tab w:val="center" w:pos="2835"/>
        </w:tabs>
        <w:rPr>
          <w:b/>
          <w:bCs/>
          <w:rtl/>
        </w:rPr>
      </w:pPr>
      <w:del w:id="98928" w:author="מנוע מכני" w:date="2026-10-11T12:04:40Z">
        <w:r w:rsidRPr="00835484">
          <w:rPr>
            <w:b/>
            <w:bCs/>
            <w:rtl/>
          </w:rPr>
          <w:delText xml:space="preserve"> </w:delText>
        </w:r>
      </w:del>
      <w:r w:rsidRPr="00835484">
        <w:rPr>
          <w:b/>
          <w:bCs/>
          <w:rtl/>
        </w:rPr>
        <w:t xml:space="preserve">ושבפנים ושבמצורע, שלא לשמן - פסולות, שלא מכוונות - כשרות.</w:t>
      </w:r>
    </w:p>
    <w:p>
      <w:pPr>
        <w:pStyle w:val="38"/>
        <w:rPr>
          <w:ins w:id="98929" w:author="מנוע מכני" w:date="2026-10-11T12:04:40Z"/>
        </w:rPr>
      </w:pPr>
      <w:r>
        <w:t xml:space="preserve">והתניא:</w:t>
      </w:r>
    </w:p>
    <w:p w:rsidR="00DA63EC" w:rsidRDefault="00DA63EC" w:rsidP="00DA63EC">
      <w:pPr>
        <w:tabs>
          <w:tab w:val="center" w:pos="2835"/>
        </w:tabs>
        <w:rPr>
          <w:rtl/>
        </w:rPr>
      </w:pPr>
      <w:del w:id="98930" w:author="מנוע מכני" w:date="2026-10-11T12:04:40Z">
        <w:r>
          <w:rPr>
            <w:rtl/>
          </w:rPr>
          <w:delText xml:space="preserve"> </w:delText>
        </w:r>
      </w:del>
      <w:r>
        <w:rPr>
          <w:rtl/>
        </w:rPr>
        <w:t xml:space="preserve">בין שלא לשמן בין שלא מכוונות - כשרות!</w:t>
      </w:r>
    </w:p>
    <w:p>
      <w:pPr>
        <w:pStyle w:val="38"/>
        <w:rPr>
          <w:ins w:id="98931" w:author="מנוע מכני" w:date="2026-10-11T12:04:40Z"/>
        </w:rPr>
      </w:pPr>
      <w:r w:rsidRPr="00336727">
        <w:t>ר</w:t>
      </w:r>
      <w:r w:rsidRPr="00336727">
        <w:t xml:space="preserve">ב יוסף </w:t>
      </w:r>
      <w:r w:rsidRPr="00336727">
        <w:t xml:space="preserve">ל"ק</w:t>
      </w:r>
      <w:r w:rsidRPr="00336727">
        <w:t xml:space="preserve">:</w:t>
      </w:r>
    </w:p>
    <w:p w:rsidR="00DA63EC" w:rsidRDefault="00DA63EC" w:rsidP="00DA63EC">
      <w:pPr>
        <w:rPr>
          <w:rtl/>
        </w:rPr>
      </w:pPr>
      <w:del w:id="98932" w:author="מנוע מכני" w:date="2026-10-11T12:04:40Z">
        <w:r w:rsidRPr="00336727">
          <w:rPr>
            <w:rtl/>
          </w:rPr>
          <w:delText xml:space="preserve"> </w:delText>
        </w:r>
      </w:del>
      <w:r w:rsidRPr="00336727">
        <w:rPr>
          <w:rtl/>
        </w:rPr>
        <w:t xml:space="preserve">הא </w:t>
      </w:r>
      <w:r w:rsidRPr="00336727">
        <w:rPr>
          <w:rStyle w:val="2fb"/>
          <w:rtl/>
        </w:rPr>
        <w:t xml:space="preserve">ר"</w:t>
      </w:r>
      <w:r w:rsidRPr="00336727">
        <w:rPr>
          <w:rStyle w:val="2fb"/>
          <w:rFonts w:hint="cs"/>
          <w:rtl/>
        </w:rPr>
        <w:t xml:space="preserve">א</w:t>
      </w:r>
      <w:r w:rsidRPr="00336727">
        <w:rPr>
          <w:rFonts w:hint="cs"/>
          <w:rtl/>
        </w:rPr>
        <w:t xml:space="preserve"> </w:t>
      </w:r>
      <w:r w:rsidRPr="00336727">
        <w:rPr>
          <w:rtl/>
        </w:rPr>
        <w:t xml:space="preserve">והא רבנן, </w:t>
      </w:r>
      <w:ins w:id="90387" w:author="מנוע מכני" w:date="2026-10-11T12:04:40Z">
        <w:r>
          <w:rPr>
            <w:rStyle w:val="2fb"/>
            <w:rtl/>
          </w:rPr>
          <w:t xml:space="preserve">ר"א</w:t>
        </w:r>
      </w:ins>
      <w:del w:id="90388" w:author="מנוע מכני" w:date="2026-10-11T12:04:40Z">
        <w:r w:rsidRPr="00336727">
          <w:rPr>
            <w:rtl/>
          </w:rPr>
          <w:delText xml:space="preserve">רבי אליעזר</w:delText>
        </w:r>
      </w:del>
      <w:r w:rsidRPr="00336727">
        <w:rPr>
          <w:rtl/>
        </w:rPr>
        <w:t xml:space="preserve"> דמקיש אשם לחטאת, מקיש </w:t>
      </w:r>
      <w:ins w:id="91077" w:author="מנוע מכני" w:date="2026-10-11T12:04:40Z">
        <w:r>
          <w:rPr>
            <w:rtl/>
          </w:rPr>
          <w:t xml:space="preserve">גם</w:t>
        </w:r>
      </w:ins>
      <w:del w:id="91078" w:author="מנוע מכני" w:date="2026-10-11T12:04:40Z">
        <w:r w:rsidRPr="00336727">
          <w:rPr>
            <w:rtl/>
          </w:rPr>
          <w:delText xml:space="preserve">נמי</w:delText>
        </w:r>
      </w:del>
      <w:r w:rsidRPr="00336727">
        <w:rPr>
          <w:rtl/>
        </w:rPr>
        <w:t xml:space="preserve"> לוג לאשם, רבנן </w:t>
      </w:r>
      <w:r w:rsidRPr="00336727">
        <w:rPr>
          <w:rtl/>
        </w:rPr>
        <w:t xml:space="preserve">לא</w:t>
      </w:r>
      <w:r w:rsidRPr="00336727">
        <w:rPr>
          <w:rtl/>
        </w:rPr>
        <w:t xml:space="preserve"> מקשי.</w:t>
      </w:r>
    </w:p>
    <w:p>
      <w:pPr>
        <w:pStyle w:val="38"/>
        <w:rPr>
          <w:ins w:id="98933" w:author="מנוע מכני" w:date="2026-10-11T12:04:40Z"/>
        </w:rPr>
      </w:pPr>
      <w:r>
        <w:t>ולר</w:t>
      </w:r>
      <w:r>
        <w:t>"</w:t>
      </w:r>
      <w:r>
        <w:t>א:</w:t>
      </w:r>
    </w:p>
    <w:p w:rsidR="00DA63EC" w:rsidRDefault="00DA63EC" w:rsidP="00DA63EC">
      <w:pPr>
        <w:tabs>
          <w:tab w:val="center" w:pos="2835"/>
        </w:tabs>
        <w:rPr>
          <w:rtl/>
        </w:rPr>
      </w:pPr>
      <w:del w:id="98934" w:author="מנוע מכני" w:date="2026-10-11T12:04:40Z">
        <w:r>
          <w:rPr>
            <w:rtl/>
          </w:rPr>
          <w:delText xml:space="preserve"> </w:delText>
        </w:r>
      </w:del>
      <w:r>
        <w:rPr>
          <w:rtl/>
        </w:rPr>
        <w:t xml:space="preserve">וכי דבר הלמד בהיקש חוזר ומלמד בהיקש? </w:t>
      </w:r>
    </w:p>
    <w:p>
      <w:pPr>
        <w:pStyle w:val="38"/>
        <w:rPr>
          <w:ins w:id="98935" w:author="מנוע מכני" w:date="2026-10-11T12:04:40Z"/>
        </w:rPr>
      </w:pPr>
      <w:r>
        <w:t xml:space="preserve">אלא רבא:</w:t>
      </w:r>
    </w:p>
    <w:p w:rsidR="00DA63EC" w:rsidRDefault="00DA63EC" w:rsidP="00DA63EC">
      <w:pPr>
        <w:tabs>
          <w:tab w:val="center" w:pos="2835"/>
        </w:tabs>
        <w:rPr>
          <w:rtl/>
        </w:rPr>
      </w:pPr>
      <w:del w:id="98936" w:author="מנוע מכני" w:date="2026-10-11T12:04:40Z">
        <w:r>
          <w:rPr>
            <w:rtl/>
          </w:rPr>
          <w:delText xml:space="preserve"> </w:delText>
        </w:r>
      </w:del>
      <w:r>
        <w:rPr>
          <w:rtl/>
        </w:rPr>
        <w:t xml:space="preserve">הא והא רבנן, כאן להכשיר, כאן להרצות </w:t>
      </w:r>
    </w:p>
    <w:p w:rsidR="00DA63EC" w:rsidRDefault="00DA63EC" w:rsidP="00DA63EC">
      <w:pPr>
        <w:pStyle w:val="affffd"/>
        <w:rPr>
          <w:rtl/>
        </w:rPr>
      </w:pPr>
      <w:r>
        <w:rPr>
          <w:rtl/>
        </w:rPr>
        <w:t>׹</w:t>
      </w:r>
    </w:p>
    <w:p>
      <w:pPr>
        <w:pStyle w:val="MishnaBatzad"/>
        <w:rPr>
          <w:ins w:id="20358" w:author="קלוד" w:date="2026-10-11T09:07:26Z"/>
        </w:rPr>
      </w:pPr>
      <w:ins w:id="20357" w:author="קלוד" w:date="2026-10-11T09:07:26Z">
        <w:r>
          <w:t xml:space="preserve">משנה ז</w:t>
        </w:r>
      </w:ins>
    </w:p>
    <w:p w:rsidR="00DA63EC" w:rsidRPr="000A334C" w:rsidRDefault="00DA63EC" w:rsidP="003B6D22">
      <w:pPr>
        <w:pStyle w:val="afff9"/>
        <w:rPr>
          <w:del w:id="20166" w:author="קלוד" w:date="2026-10-11T09:07:26Z"/>
          <w:rtl/>
        </w:rPr>
      </w:pPr>
      <w:del w:id="20165" w:author="קלוד" w:date="2026-10-11T09:07:26Z">
        <w:r w:rsidRPr="000A334C">
          <w:rPr>
            <w:rtl/>
          </w:rPr>
          <w:delText xml:space="preserve">מתני'.</w:delText>
        </w:r>
      </w:del>
    </w:p>
    <w:p w:rsidR="00DA63EC" w:rsidRPr="000A334C" w:rsidRDefault="00DA63EC" w:rsidP="003B6D22">
      <w:pPr>
        <w:pStyle w:val="afff9"/>
        <w:spacing w:before="120"/>
        <w:rPr>
          <w:rtl/>
        </w:rPr>
        <w:pPrChange w:id="90021" w:author="קלוד" w:date="2026-10-11T12:09:42Z">
          <w:pPr>
            <w:pStyle w:val="afff9"/>
          </w:pPr>
        </w:pPrChange>
      </w:pPr>
      <w:r w:rsidRPr="000A334C">
        <w:rPr>
          <w:rtl/>
        </w:rPr>
        <w:t>שבעה קני מנורה מעכבין זה את זה.</w:t>
      </w:r>
    </w:p>
    <w:p w:rsidR="00DA63EC" w:rsidRPr="000A334C" w:rsidRDefault="00DA63EC" w:rsidP="003B6D22">
      <w:pPr>
        <w:pStyle w:val="afff9"/>
        <w:rPr>
          <w:rtl/>
        </w:rPr>
      </w:pPr>
      <w:r w:rsidRPr="000A334C">
        <w:rPr>
          <w:rtl/>
        </w:rPr>
        <w:t>שבעה נרותיה מעכבין זה את זה.</w:t>
      </w:r>
    </w:p>
    <w:p w:rsidR="00DA63EC" w:rsidRPr="000A334C" w:rsidRDefault="00DA63EC" w:rsidP="003B6D22">
      <w:pPr>
        <w:pStyle w:val="afff9"/>
        <w:rPr>
          <w:rtl/>
        </w:rPr>
      </w:pPr>
      <w:r w:rsidRPr="000A334C">
        <w:rPr>
          <w:rtl/>
        </w:rPr>
        <w:t>שתי פרשיות שבמזוזה מעכבות זו את זו, אפילו כתב אחד מעכבן.</w:t>
      </w:r>
    </w:p>
    <w:p w:rsidR="00DA63EC" w:rsidRPr="000A334C" w:rsidRDefault="00DA63EC" w:rsidP="003B6D22">
      <w:pPr>
        <w:pStyle w:val="afff9"/>
        <w:rPr>
          <w:rtl/>
        </w:rPr>
      </w:pPr>
      <w:r w:rsidRPr="000A334C">
        <w:rPr>
          <w:rtl/>
        </w:rPr>
        <w:t>ד' פרשיות שבתפילין מעכבין זו את זו, אפילו כתב אחד מעכבן.</w:t>
      </w:r>
    </w:p>
    <w:p w:rsidR="00DA63EC" w:rsidRPr="00E105BC" w:rsidRDefault="00DA63EC" w:rsidP="003B6D22">
      <w:pPr>
        <w:pStyle w:val="afff9"/>
        <w:rPr>
          <w:spacing w:val="-2"/>
          <w:rtl/>
        </w:rPr>
      </w:pPr>
      <w:r>
        <w:rPr>
          <w:spacing w:val="-2"/>
          <w:rtl/>
        </w:rPr>
        <w:t xml:space="preserve">ד' ציציות מעכבות זו את זו, שארבעתן מצוה אחת; </w:t>
      </w:r>
      <w:r>
        <w:rPr>
          <w:rStyle w:val="TanaimMishna"/>
          <w:spacing w:val="-2"/>
          <w:rtl/>
          <w:rPrChange w:id="20011" w:author="קלוד" w:date="2026-10-11T09:07:26Z">
            <w:rPr>
              <w:spacing w:val="-2"/>
              <w:rtl/>
            </w:rPr>
          </w:rPrChange>
        </w:rPr>
        <w:t xml:space="preserve">רבי ישמעאל</w:t>
      </w:r>
      <w:r>
        <w:rPr>
          <w:spacing w:val="-2"/>
          <w:rtl/>
        </w:rPr>
        <w:t xml:space="preserve"> אומר</w:t>
      </w:r>
      <w:r>
        <w:rPr>
          <w:rStyle w:val="TanaimMishna"/>
          <w:spacing w:val="-2"/>
          <w:rtl/>
          <w:rPrChange w:id="103665" w:author="Claude" w:date="2026-10-11T09:07:48Z">
            <w:rPr>
              <w:spacing w:val="-2"/>
              <w:rtl/>
            </w:rPr>
          </w:rPrChange>
        </w:rPr>
        <w:t xml:space="preserve">:</w:t>
      </w:r>
      <w:r>
        <w:rPr>
          <w:spacing w:val="-2"/>
          <w:rtl/>
        </w:rPr>
        <w:t xml:space="preserve"> ארבעתן ארבע מצות.</w:t>
      </w:r>
    </w:p>
    <w:p w:rsidR="00DA63EC" w:rsidRDefault="00DA63EC" w:rsidP="00DA63EC">
      <w:pPr>
        <w:pStyle w:val="affffd"/>
        <w:rPr>
          <w:rtl/>
        </w:rPr>
      </w:pPr>
      <w:r>
        <w:rPr>
          <w:rtl/>
        </w:rPr>
        <w:t>׹</w:t>
      </w:r>
    </w:p>
    <w:p w:rsidR="00DA63EC" w:rsidRDefault="00DA63EC" w:rsidP="00DA63EC">
      <w:pPr>
        <w:tabs>
          <w:tab w:val="center" w:pos="2835"/>
        </w:tabs>
        <w:rPr>
          <w:rtl/>
        </w:rPr>
      </w:pPr>
      <w:r>
        <w:rPr>
          <w:rFonts w:hint="cs"/>
          <w:rtl/>
        </w:rPr>
        <w:t>מעכבין זה את זה ד</w:t>
      </w:r>
      <w:r>
        <w:rPr>
          <w:rtl/>
        </w:rPr>
        <w:t xml:space="preserve">הויה כתיב </w:t>
      </w:r>
      <w:ins w:id="92733" w:author="מנוע מכני" w:date="2026-10-11T12:04:40Z">
        <w:r>
          <w:rPr>
            <w:rtl/>
          </w:rPr>
          <w:t xml:space="preserve">בהם</w:t>
        </w:r>
      </w:ins>
      <w:del w:id="92734" w:author="מנוע מכני" w:date="2026-10-11T12:04:40Z">
        <w:r>
          <w:rPr>
            <w:rtl/>
          </w:rPr>
          <w:delText xml:space="preserve">בהו</w:delText>
        </w:r>
      </w:del>
      <w:r>
        <w:rPr>
          <w:rtl/>
        </w:rPr>
        <w:t xml:space="preserve">.</w:t>
      </w:r>
    </w:p>
    <w:p>
      <w:pPr>
        <w:pStyle w:val="afffff8"/>
        <w:rPr>
          <w:ins w:id="90673" w:author="קלוד" w:date="2026-10-11T12:32:08Z"/>
        </w:rPr>
      </w:pPr>
      <w:ins w:id="90674" w:author="קלוד" w:date="2026-10-11T12:32:08Z">
        <w:r>
          <w:rPr>
            <w:color w:val="7B3F00"/>
          </w:rPr>
          <w:t xml:space="preserve">מנורה - מן הגרוטאות או משאר מתכות</w:t>
        </w:r>
      </w:ins>
    </w:p>
    <w:p>
      <w:pPr>
        <w:pStyle w:val="38"/>
        <w:rPr>
          <w:ins w:id="98938" w:author="מנוע מכני" w:date="2026-10-11T12:04:40Z"/>
        </w:rPr>
      </w:pPr>
      <w:del w:id="98937" w:author="מנוע מכני" w:date="2026-10-11T12:04:40Z">
        <w:r w:rsidRPr="0051076E">
          <w:delText xml:space="preserve">•</w:delText>
        </w:r>
      </w:del>
      <w:r w:rsidRPr="0051076E">
        <w:t xml:space="preserve"> </w:t>
      </w:r>
      <w:r w:rsidRPr="004A7C9A">
        <w:t>ת</w:t>
      </w:r>
      <w:r w:rsidRPr="004A7C9A">
        <w:t>"</w:t>
      </w:r>
      <w:r w:rsidRPr="004A7C9A">
        <w:t>ר</w:t>
      </w:r>
      <w:r>
        <w:t xml:space="preserve">:</w:t>
      </w:r>
    </w:p>
    <w:p w:rsidR="00DA63EC" w:rsidRDefault="00DA63EC" w:rsidP="00DA63EC">
      <w:pPr>
        <w:tabs>
          <w:tab w:val="center" w:pos="2835"/>
        </w:tabs>
        <w:rPr>
          <w:rtl/>
        </w:rPr>
      </w:pPr>
      <w:del w:id="98939" w:author="מנוע מכני" w:date="2026-10-11T12:04:40Z">
        <w:r>
          <w:rPr>
            <w:rtl/>
          </w:rPr>
          <w:delText xml:space="preserve"> </w:delText>
        </w:r>
      </w:del>
      <w:r>
        <w:rPr>
          <w:rtl/>
        </w:rPr>
        <w:t xml:space="preserve">מנורה היתה באה מן העשת ומן הזהב, עשאה מן הגרוטאות פסולה, משאר מיני מתכות - כשרה.</w:t>
      </w:r>
    </w:p>
    <w:p w:rsidR="00DA63EC" w:rsidRDefault="00DA63EC" w:rsidP="00DA63EC">
      <w:pPr>
        <w:tabs>
          <w:tab w:val="center" w:pos="2835"/>
        </w:tabs>
        <w:rPr>
          <w:rtl/>
        </w:rPr>
      </w:pPr>
      <w:r>
        <w:rPr>
          <w:rtl/>
        </w:rPr>
        <w:t xml:space="preserve">מן הגרוטאות פסולה דמקשה והויה, </w:t>
      </w:r>
    </w:p>
    <w:p w:rsidR="00DA63EC" w:rsidRDefault="00DA63EC" w:rsidP="00DA63EC">
      <w:pPr>
        <w:tabs>
          <w:tab w:val="center" w:pos="2835"/>
        </w:tabs>
        <w:rPr>
          <w:rtl/>
        </w:rPr>
      </w:pPr>
      <w:r>
        <w:rPr>
          <w:rFonts w:hint="cs"/>
          <w:rtl/>
        </w:rPr>
        <w:lastRenderedPageBreak/>
        <w:t>שאר מיני מתכות כשרה</w:t>
      </w:r>
      <w:r w:rsidRPr="00A563E0">
        <w:rPr>
          <w:rStyle w:val="afffff0"/>
          <w:rFonts w:hint="cs"/>
          <w:rtl/>
        </w:rPr>
        <w:t xml:space="preserve"> '</w:t>
      </w:r>
      <w:r w:rsidRPr="00A563E0">
        <w:rPr>
          <w:rStyle w:val="afffff0"/>
          <w:rtl/>
        </w:rPr>
        <w:t>תיעשה</w:t>
      </w:r>
      <w:r w:rsidRPr="00A563E0">
        <w:rPr>
          <w:rStyle w:val="afffff0"/>
          <w:rFonts w:hint="cs"/>
          <w:rtl/>
        </w:rPr>
        <w:t>'</w:t>
      </w:r>
      <w:r w:rsidRPr="00A563E0">
        <w:rPr>
          <w:rStyle w:val="afffff0"/>
          <w:rtl/>
        </w:rPr>
        <w:t>,</w:t>
      </w:r>
      <w:r>
        <w:rPr>
          <w:rFonts w:hint="cs"/>
          <w:rtl/>
        </w:rPr>
        <w:t xml:space="preserve"> דכתיב בה הויה ומקשה מקשה לעכב[לדרשה]</w:t>
      </w:r>
    </w:p>
    <w:p w:rsidR="00DA63EC" w:rsidRDefault="00DA63EC" w:rsidP="00DA63EC">
      <w:pPr>
        <w:tabs>
          <w:tab w:val="center" w:pos="2835"/>
        </w:tabs>
        <w:rPr>
          <w:rtl/>
        </w:rPr>
      </w:pPr>
      <w:r>
        <w:rPr>
          <w:rFonts w:hint="cs"/>
          <w:rtl/>
        </w:rPr>
        <w:t xml:space="preserve">אבל </w:t>
      </w:r>
      <w:ins w:id="96095" w:author="מנוע מכני" w:date="2026-10-11T12:04:40Z">
        <w:r>
          <w:rPr>
            <w:rFonts w:hint="cs"/>
            <w:rtl/>
          </w:rPr>
          <w:t xml:space="preserve">אם </w:t>
        </w:r>
      </w:ins>
      <w:del w:id="96096" w:author="מנוע מכני" w:date="2026-10-11T12:04:40Z">
        <w:r>
          <w:rPr>
            <w:rFonts w:hint="cs"/>
            <w:rtl/>
          </w:rPr>
          <w:delText xml:space="preserve">אי </w:delText>
        </w:r>
      </w:del>
      <w:r>
        <w:rPr>
          <w:rtl/>
        </w:rPr>
        <w:t>מן הגרוטאות כשרה, משאר מיני מתכות פסולה זהב זהב מקשה מקשה</w:t>
      </w:r>
      <w:r>
        <w:rPr>
          <w:rFonts w:hint="cs"/>
          <w:rtl/>
        </w:rPr>
        <w:t xml:space="preserve"> לכ</w:t>
      </w:r>
      <w:r>
        <w:rPr>
          <w:rtl/>
        </w:rPr>
        <w:t xml:space="preserve">דתניא: </w:t>
      </w:r>
      <w:r>
        <w:rPr>
          <w:rStyle w:val="afffff0"/>
          <w:rtl/>
          <w:rPrChange w:id="9010" w:author="מנוע פסוקים" w:date="2026-10-11T09:32:13Z">
            <w:rPr>
              <w:rtl/>
            </w:rPr>
          </w:rPrChange>
        </w:rPr>
        <w:t xml:space="preserve">ככר זהב טהור יעשה אותה את כל הכלים האלה</w:t>
      </w:r>
      <w:r>
        <w:rPr>
          <w:rtl/>
        </w:rPr>
        <w:t xml:space="preserve">, באה זהב באה ככר, אינה באה זהב אינה באה ככר</w:t>
      </w:r>
    </w:p>
    <w:p w:rsidR="00DA63EC" w:rsidRDefault="00DA63EC" w:rsidP="00DA63EC">
      <w:pPr>
        <w:tabs>
          <w:tab w:val="center" w:pos="2835"/>
        </w:tabs>
        <w:rPr>
          <w:rtl/>
        </w:rPr>
      </w:pPr>
      <w:r>
        <w:rPr>
          <w:rtl/>
        </w:rPr>
        <w:tab/>
      </w:r>
      <w:r w:rsidRPr="003017EE">
        <w:rPr>
          <w:rStyle w:val="afffff0"/>
          <w:rFonts w:hint="cs"/>
          <w:rtl/>
        </w:rPr>
        <w:t>'</w:t>
      </w:r>
      <w:r w:rsidRPr="003017EE">
        <w:rPr>
          <w:rStyle w:val="afffff0"/>
          <w:rtl/>
        </w:rPr>
        <w:t>גביעיה כפתוריה ופרחיה</w:t>
      </w:r>
      <w:r w:rsidRPr="003017EE">
        <w:rPr>
          <w:rStyle w:val="afffff0"/>
          <w:rFonts w:hint="cs"/>
          <w:rtl/>
        </w:rPr>
        <w:t>'</w:t>
      </w:r>
      <w:r w:rsidRPr="003017EE">
        <w:rPr>
          <w:rStyle w:val="afffff0"/>
          <w:rtl/>
        </w:rPr>
        <w:t>,</w:t>
      </w:r>
      <w:r>
        <w:rPr>
          <w:rtl/>
        </w:rPr>
        <w:t xml:space="preserve"> באה זהב - באה גביעים כפתורים ופרחים, </w:t>
      </w:r>
    </w:p>
    <w:p w:rsidR="00DA63EC" w:rsidRDefault="00DA63EC" w:rsidP="00DA63EC">
      <w:pPr>
        <w:rPr>
          <w:rtl/>
        </w:rPr>
      </w:pPr>
      <w:r w:rsidRPr="00336727">
        <w:rPr>
          <w:rtl/>
        </w:rPr>
        <w:tab/>
        <w:t>אינה באה זהב אינה באה גביעים כפתורים ופרחים.</w:t>
      </w:r>
      <w:r w:rsidRPr="00336727">
        <w:rPr>
          <w:rFonts w:hint="cs"/>
          <w:rtl/>
        </w:rPr>
        <w:t xml:space="preserve"> ולא אמרי' דאינה באה קנים דההוא פמוט מיקרי] </w:t>
      </w:r>
    </w:p>
    <w:p w:rsidR="00DA63EC" w:rsidRPr="00E105BC" w:rsidRDefault="00DA63EC" w:rsidP="00DA63EC">
      <w:pPr>
        <w:tabs>
          <w:tab w:val="center" w:pos="2835"/>
        </w:tabs>
        <w:rPr>
          <w:spacing w:val="-2"/>
          <w:rtl/>
        </w:rPr>
      </w:pPr>
      <w:r w:rsidRPr="00E105BC">
        <w:rPr>
          <w:spacing w:val="-2"/>
          <w:rtl/>
        </w:rPr>
        <w:tab/>
      </w:r>
      <w:r w:rsidRPr="00E105BC">
        <w:rPr>
          <w:rStyle w:val="afffff0"/>
          <w:rFonts w:hint="cs"/>
          <w:spacing w:val="-2"/>
          <w:rtl/>
        </w:rPr>
        <w:t>'</w:t>
      </w:r>
      <w:r w:rsidRPr="00E105BC">
        <w:rPr>
          <w:rStyle w:val="afffff0"/>
          <w:spacing w:val="-2"/>
          <w:rtl/>
        </w:rPr>
        <w:t>וזה מעשה המנורה מקשה זהב</w:t>
      </w:r>
      <w:r w:rsidRPr="00E105BC">
        <w:rPr>
          <w:rStyle w:val="afffff0"/>
          <w:rFonts w:hint="cs"/>
          <w:spacing w:val="-2"/>
          <w:rtl/>
        </w:rPr>
        <w:t>'</w:t>
      </w:r>
      <w:r w:rsidRPr="00E105BC">
        <w:rPr>
          <w:rStyle w:val="afffff0"/>
          <w:spacing w:val="-2"/>
          <w:rtl/>
        </w:rPr>
        <w:t>,</w:t>
      </w:r>
      <w:r w:rsidRPr="00E105BC">
        <w:rPr>
          <w:spacing w:val="-2"/>
          <w:rtl/>
        </w:rPr>
        <w:t xml:space="preserve"> באה זהב - באה מקשה, אינה באה זהב - אינה באה מקשה.</w:t>
      </w:r>
    </w:p>
    <w:p w:rsidR="00DA63EC" w:rsidRDefault="00DA63EC" w:rsidP="00DA63EC">
      <w:pPr>
        <w:tabs>
          <w:tab w:val="center" w:pos="2835"/>
        </w:tabs>
        <w:rPr>
          <w:rtl/>
        </w:rPr>
      </w:pPr>
      <w:del w:id="90103" w:author="מנוע מכני" w:date="2026-10-11T12:04:40Z">
        <w:r>
          <w:rPr>
            <w:rtl/>
          </w:rPr>
          <w:delText xml:space="preserve"> </w:delText>
        </w:r>
      </w:del>
      <w:r>
        <w:rPr>
          <w:rtl/>
        </w:rPr>
        <w:t xml:space="preserve">'</w:t>
      </w:r>
      <w:ins w:id="90487" w:author="Claude - סמנטי" w:date="2026-10-11T12:27:00Z">
        <w:r>
          <w:rPr>
            <w:rStyle w:val="afffff0"/>
            <w:rtl/>
          </w:rPr>
          <w:t xml:space="preserve">מִקְשָׁה</w:t>
        </w:r>
      </w:ins>
      <w:del w:id="90488" w:author="Claude - סמנטי" w:date="2026-10-11T12:27:00Z">
        <w:r>
          <w:rPr>
            <w:rtl/>
          </w:rPr>
          <w:delText xml:space="preserve">מקשה</w:delText>
        </w:r>
      </w:del>
      <w:r>
        <w:rPr>
          <w:rFonts w:hint="cs"/>
          <w:rtl/>
        </w:rPr>
        <w:t>'</w:t>
      </w:r>
      <w:r>
        <w:rPr>
          <w:rtl/>
        </w:rPr>
        <w:t xml:space="preserve"> דסיפא </w:t>
      </w:r>
      <w:ins w:id="96961" w:author="מנוע מכני" w:date="2026-10-11T12:04:40Z">
        <w:r>
          <w:rPr>
            <w:rtl/>
          </w:rPr>
          <w:t xml:space="preserve">למעט</w:t>
        </w:r>
      </w:ins>
      <w:del w:id="96962" w:author="מנוע מכני" w:date="2026-10-11T12:04:40Z">
        <w:r>
          <w:rPr>
            <w:rtl/>
          </w:rPr>
          <w:delText xml:space="preserve">למעוטי</w:delText>
        </w:r>
      </w:del>
      <w:r>
        <w:rPr>
          <w:rtl/>
        </w:rPr>
        <w:t xml:space="preserve"> חצוצרות, </w:t>
      </w:r>
      <w:r>
        <w:rPr>
          <w:rtl/>
        </w:rPr>
        <w:t xml:space="preserve">דתניא</w:t>
      </w:r>
      <w:r>
        <w:rPr>
          <w:rtl/>
        </w:rPr>
        <w:t xml:space="preserve">: חצוצרות היו באים מן העשת מן הכסף, עשאם מן </w:t>
      </w:r>
      <w:r w:rsidRPr="00E105BC">
        <w:rPr>
          <w:spacing w:val="-6"/>
          <w:rtl/>
        </w:rPr>
        <w:t xml:space="preserve">הגרוטאות - כשרים, משאר מיני מתכות - פסולים</w:t>
      </w:r>
      <w:ins w:id="94421" w:author="מנוע מכני" w:date="2026-10-11T12:04:40Z">
        <w:r>
          <w:rPr>
            <w:spacing w:val="-6"/>
            <w:rtl/>
          </w:rPr>
          <w:t xml:space="preserve">,</w:t>
        </w:r>
      </w:ins>
      <w:del w:id="94422" w:author="מנוע מכני" w:date="2026-10-11T12:04:40Z">
        <w:r w:rsidRPr="00E105BC">
          <w:rPr>
            <w:spacing w:val="-6"/>
            <w:rtl/>
          </w:rPr>
          <w:delText xml:space="preserve">;</w:delText>
        </w:r>
      </w:del>
      <w:r w:rsidRPr="00E105BC">
        <w:rPr>
          <w:spacing w:val="-6"/>
          <w:rtl/>
        </w:rPr>
        <w:t xml:space="preserve"> </w:t>
      </w:r>
      <w:r w:rsidRPr="00E105BC">
        <w:rPr>
          <w:rFonts w:hint="cs"/>
          <w:spacing w:val="-6"/>
          <w:rtl/>
        </w:rPr>
        <w:t>ושאני משאר מתכות דפסול ד'כסף והויה'</w:t>
      </w:r>
    </w:p>
    <w:p w:rsidR="00DA63EC" w:rsidRDefault="00DA63EC" w:rsidP="00DA63EC">
      <w:pPr>
        <w:tabs>
          <w:tab w:val="center" w:pos="2835"/>
        </w:tabs>
        <w:rPr>
          <w:rtl/>
        </w:rPr>
      </w:pPr>
      <w:r>
        <w:rPr>
          <w:rtl/>
        </w:rPr>
        <w:tab/>
      </w:r>
      <w:r>
        <w:rPr>
          <w:rFonts w:hint="cs"/>
          <w:rtl/>
        </w:rPr>
        <w:t xml:space="preserve">רק מנורה מקשה היא ולא חצוצרות </w:t>
      </w:r>
    </w:p>
    <w:p w:rsidR="00DA63EC" w:rsidRDefault="00DA63EC" w:rsidP="00DA63EC">
      <w:pPr>
        <w:pStyle w:val="afff3"/>
        <w:framePr w:wrap="around"/>
        <w:rPr>
          <w:rtl/>
        </w:rPr>
      </w:pPr>
      <w:r>
        <w:rPr>
          <w:rFonts w:hint="cs"/>
          <w:rtl/>
        </w:rPr>
        <w:t>כח.</w:t>
      </w:r>
    </w:p>
    <w:p>
      <w:pPr>
        <w:pStyle w:val="afffff8"/>
        <w:rPr>
          <w:ins w:id="90671" w:author="קלוד" w:date="2026-10-11T12:32:08Z"/>
        </w:rPr>
      </w:pPr>
      <w:ins w:id="90672" w:author="קלוד" w:date="2026-10-11T12:32:08Z">
        <w:r>
          <w:rPr>
            <w:color w:val="7B3F00"/>
          </w:rPr>
          <w:t xml:space="preserve">חצוצרות - כשרות לו ופסולות לדורות</w:t>
        </w:r>
      </w:ins>
    </w:p>
    <w:p>
      <w:pPr>
        <w:pStyle w:val="38"/>
        <w:rPr>
          <w:ins w:id="98940" w:author="מנוע מכני" w:date="2026-10-11T12:04:40Z"/>
        </w:rPr>
      </w:pPr>
      <w:r w:rsidRPr="00E105BC">
        <w:t>ת</w:t>
      </w:r>
      <w:r w:rsidRPr="00E105BC">
        <w:t>"</w:t>
      </w:r>
      <w:r w:rsidRPr="00E105BC">
        <w:t>ר</w:t>
      </w:r>
      <w:r w:rsidRPr="00E105BC">
        <w:t xml:space="preserve">:</w:t>
      </w:r>
    </w:p>
    <w:p w:rsidR="00DA63EC" w:rsidRPr="00E105BC" w:rsidRDefault="00DA63EC" w:rsidP="00DA63EC">
      <w:pPr>
        <w:tabs>
          <w:tab w:val="center" w:pos="2835"/>
        </w:tabs>
        <w:rPr>
          <w:spacing w:val="-4"/>
          <w:rtl/>
        </w:rPr>
      </w:pPr>
      <w:del w:id="98941" w:author="מנוע מכני" w:date="2026-10-11T12:04:40Z">
        <w:r w:rsidRPr="00E105BC">
          <w:rPr>
            <w:spacing w:val="-4"/>
            <w:rtl/>
          </w:rPr>
          <w:delText xml:space="preserve"> </w:delText>
        </w:r>
      </w:del>
      <w:r w:rsidRPr="00E105BC">
        <w:rPr>
          <w:spacing w:val="-4"/>
          <w:rtl/>
        </w:rPr>
        <w:t xml:space="preserve">כל הכלים</w:t>
      </w:r>
      <w:ins w:id="94423" w:author="מנוע מכני" w:date="2026-10-11T12:04:40Z">
        <w:r>
          <w:rPr>
            <w:spacing w:val="-4"/>
            <w:rtl/>
          </w:rPr>
          <w:t xml:space="preserve"> </w:t>
        </w:r>
      </w:ins>
      <w:del w:id="94424" w:author="מנוע מכני" w:date="2026-10-11T12:04:40Z">
        <w:r w:rsidRPr="00E105BC">
          <w:rPr>
            <w:spacing w:val="-4"/>
            <w:rtl/>
          </w:rPr>
          <w:delText xml:space="preserve">  </w:delText>
        </w:r>
      </w:del>
      <w:r w:rsidRPr="00E105BC">
        <w:rPr>
          <w:spacing w:val="-4"/>
          <w:rtl/>
        </w:rPr>
        <w:t xml:space="preserve">שעשה משה, כשרים לו וכשרים לדורות, חצוצרות - כשרות לו ופסולות לדורות.</w:t>
      </w:r>
    </w:p>
    <w:p w:rsidR="00DA63EC" w:rsidRPr="00E105BC" w:rsidRDefault="00DA63EC" w:rsidP="00DA63EC">
      <w:pPr>
        <w:tabs>
          <w:tab w:val="center" w:pos="2835"/>
        </w:tabs>
        <w:rPr>
          <w:spacing w:val="-4"/>
          <w:rtl/>
        </w:rPr>
      </w:pPr>
      <w:r w:rsidRPr="00E105BC">
        <w:rPr>
          <w:spacing w:val="-4"/>
          <w:rtl/>
        </w:rPr>
        <w:t xml:space="preserve">חצוצרות </w:t>
      </w:r>
      <w:r w:rsidRPr="00E105BC">
        <w:rPr>
          <w:rStyle w:val="afffff0"/>
          <w:rFonts w:hint="cs"/>
          <w:spacing w:val="-4"/>
          <w:rtl/>
        </w:rPr>
        <w:t>ד'</w:t>
      </w:r>
      <w:ins w:id="90489" w:author="Claude - סמנטי" w:date="2026-10-11T12:27:00Z">
        <w:r>
          <w:rPr>
            <w:rStyle w:val="afffff0"/>
            <w:spacing w:val="-4"/>
            <w:rtl/>
          </w:rPr>
          <w:t xml:space="preserve">עֲשֵׂה לְךָ</w:t>
        </w:r>
      </w:ins>
      <w:del w:id="90490" w:author="Claude - סמנטי" w:date="2026-10-11T12:27:00Z">
        <w:r w:rsidRPr="00E105BC">
          <w:rPr>
            <w:rStyle w:val="afffff0"/>
            <w:spacing w:val="-4"/>
            <w:rtl/>
          </w:rPr>
          <w:delText xml:space="preserve">עשה לך</w:delText>
        </w:r>
      </w:del>
      <w:r w:rsidRPr="00E105BC">
        <w:rPr>
          <w:rStyle w:val="afffff0"/>
          <w:rFonts w:hint="cs"/>
          <w:spacing w:val="-4"/>
          <w:rtl/>
        </w:rPr>
        <w:t>'</w:t>
      </w:r>
      <w:r w:rsidRPr="00E105BC">
        <w:rPr>
          <w:rStyle w:val="afffff0"/>
          <w:spacing w:val="-4"/>
          <w:rtl/>
        </w:rPr>
        <w:t>,</w:t>
      </w:r>
      <w:r w:rsidRPr="00E105BC">
        <w:rPr>
          <w:spacing w:val="-4"/>
          <w:rtl/>
        </w:rPr>
        <w:t xml:space="preserve"> לך - ולא לדורות, אלא מעתה, ועשית לך ארון עץ, </w:t>
      </w:r>
      <w:ins w:id="92735" w:author="מנוע מכני" w:date="2026-10-11T12:04:40Z">
        <w:r>
          <w:rPr>
            <w:spacing w:val="-4"/>
            <w:rtl/>
          </w:rPr>
          <w:t xml:space="preserve">כך</w:t>
        </w:r>
      </w:ins>
      <w:del w:id="92736" w:author="מנוע מכני" w:date="2026-10-11T12:04:40Z">
        <w:r w:rsidRPr="00E105BC">
          <w:rPr>
            <w:spacing w:val="-4"/>
            <w:rtl/>
          </w:rPr>
          <w:delText xml:space="preserve">הכי</w:delText>
        </w:r>
      </w:del>
      <w:r w:rsidRPr="00E105BC">
        <w:rPr>
          <w:spacing w:val="-4"/>
          <w:rtl/>
        </w:rPr>
        <w:t xml:space="preserve"> </w:t>
      </w:r>
      <w:ins w:id="91079" w:author="מנוע מכני" w:date="2026-10-11T12:04:40Z">
        <w:r>
          <w:rPr>
            <w:spacing w:val="-4"/>
            <w:rtl/>
          </w:rPr>
          <w:t xml:space="preserve">גם</w:t>
        </w:r>
      </w:ins>
      <w:del w:id="91080" w:author="מנוע מכני" w:date="2026-10-11T12:04:40Z">
        <w:r w:rsidRPr="00E105BC">
          <w:rPr>
            <w:spacing w:val="-4"/>
            <w:rtl/>
          </w:rPr>
          <w:delText xml:space="preserve">נמי</w:delText>
        </w:r>
      </w:del>
      <w:r w:rsidRPr="00E105BC">
        <w:rPr>
          <w:spacing w:val="-4"/>
          <w:rtl/>
        </w:rPr>
        <w:t xml:space="preserve"> דלך - ולא לדורות!</w:t>
      </w:r>
    </w:p>
    <w:p>
      <w:pPr>
        <w:pStyle w:val="38"/>
        <w:rPr>
          <w:ins w:id="98942" w:author="מנוע מכני" w:date="2026-10-11T12:04:40Z"/>
        </w:rPr>
      </w:pPr>
      <w:r w:rsidRPr="00FE1B89">
        <w:t xml:space="preserve">אלא, </w:t>
      </w:r>
      <w:ins w:id="96097" w:author="מנוע מכני" w:date="2026-10-11T12:04:40Z">
        <w:r>
          <w:t xml:space="preserve">אם </w:t>
        </w:r>
      </w:ins>
      <w:del w:id="96098" w:author="מנוע מכני" w:date="2026-10-11T12:04:40Z">
        <w:r w:rsidRPr="00FE1B89">
          <w:delText xml:space="preserve">אי </w:delText>
        </w:r>
      </w:del>
      <w:r w:rsidRPr="00FE1B89">
        <w:t xml:space="preserve">למ"</w:t>
      </w:r>
      <w:r w:rsidRPr="00FE1B89">
        <w:t>ד</w:t>
      </w:r>
      <w:r w:rsidRPr="00FE1B89">
        <w:t xml:space="preserve">:</w:t>
      </w:r>
    </w:p>
    <w:p w:rsidR="00DA63EC" w:rsidRPr="00FE1B89" w:rsidRDefault="00DA63EC" w:rsidP="00DA63EC">
      <w:pPr>
        <w:tabs>
          <w:tab w:val="center" w:pos="2835"/>
        </w:tabs>
        <w:rPr>
          <w:spacing w:val="-6"/>
          <w:rtl/>
        </w:rPr>
      </w:pPr>
      <w:del w:id="98943" w:author="מנוע מכני" w:date="2026-10-11T12:04:40Z">
        <w:r w:rsidRPr="00FE1B89">
          <w:rPr>
            <w:spacing w:val="-6"/>
            <w:rtl/>
          </w:rPr>
          <w:delText xml:space="preserve"> </w:delText>
        </w:r>
      </w:del>
      <w:r w:rsidRPr="00FE1B89">
        <w:rPr>
          <w:spacing w:val="-6"/>
          <w:rtl/>
        </w:rPr>
        <w:t xml:space="preserve">לך - משלך, </w:t>
      </w:r>
      <w:ins w:id="96099" w:author="מנוע מכני" w:date="2026-10-11T12:04:40Z">
        <w:r>
          <w:rPr>
            <w:spacing w:val="-6"/>
            <w:rtl/>
          </w:rPr>
          <w:t xml:space="preserve">אם </w:t>
        </w:r>
      </w:ins>
      <w:del w:id="96100" w:author="מנוע מכני" w:date="2026-10-11T12:04:40Z">
        <w:r w:rsidRPr="00FE1B89">
          <w:rPr>
            <w:spacing w:val="-6"/>
            <w:rtl/>
          </w:rPr>
          <w:delText xml:space="preserve">אי </w:delText>
        </w:r>
      </w:del>
      <w:r w:rsidRPr="00FE1B89">
        <w:rPr>
          <w:spacing w:val="-6"/>
          <w:rtl/>
        </w:rPr>
        <w:t xml:space="preserve">למ"ד</w:t>
      </w:r>
      <w:r w:rsidRPr="00FE1B89">
        <w:rPr>
          <w:spacing w:val="-6"/>
          <w:rtl/>
        </w:rPr>
        <w:t xml:space="preserve">: כביכול, בשלך אני רוצה יותר משלהם, </w:t>
      </w:r>
      <w:ins w:id="92737" w:author="מנוע מכני" w:date="2026-10-11T12:04:40Z">
        <w:r>
          <w:rPr>
            <w:spacing w:val="-6"/>
            <w:rtl/>
          </w:rPr>
          <w:t xml:space="preserve">זה</w:t>
        </w:r>
      </w:ins>
      <w:del w:id="92738" w:author="מנוע מכני" w:date="2026-10-11T12:04:40Z">
        <w:r w:rsidRPr="00FE1B89">
          <w:rPr>
            <w:spacing w:val="-6"/>
            <w:rtl/>
          </w:rPr>
          <w:delText xml:space="preserve">האי</w:delText>
        </w:r>
      </w:del>
      <w:r w:rsidRPr="00FE1B89">
        <w:rPr>
          <w:spacing w:val="-6"/>
          <w:rtl/>
        </w:rPr>
        <w:t xml:space="preserve"> </w:t>
      </w:r>
      <w:ins w:id="91081" w:author="מנוע מכני" w:date="2026-10-11T12:04:40Z">
        <w:r>
          <w:rPr>
            <w:spacing w:val="-6"/>
            <w:rtl/>
          </w:rPr>
          <w:t xml:space="preserve">גם</w:t>
        </w:r>
      </w:ins>
      <w:del w:id="91082" w:author="מנוע מכני" w:date="2026-10-11T12:04:40Z">
        <w:r w:rsidRPr="00FE1B89">
          <w:rPr>
            <w:spacing w:val="-6"/>
            <w:rtl/>
          </w:rPr>
          <w:delText xml:space="preserve">נמי</w:delText>
        </w:r>
      </w:del>
      <w:r w:rsidRPr="00FE1B89">
        <w:rPr>
          <w:spacing w:val="-6"/>
          <w:rtl/>
        </w:rPr>
        <w:t xml:space="preserve"> </w:t>
      </w:r>
      <w:ins w:id="97333" w:author="מנוע מכני" w:date="2026-10-11T12:04:40Z">
        <w:r>
          <w:rPr>
            <w:spacing w:val="-6"/>
            <w:rtl/>
          </w:rPr>
          <w:t xml:space="preserve">צריך</w:t>
        </w:r>
      </w:ins>
      <w:del w:id="97334" w:author="מנוע מכני" w:date="2026-10-11T12:04:40Z">
        <w:r w:rsidRPr="00FE1B89">
          <w:rPr>
            <w:spacing w:val="-6"/>
            <w:rtl/>
          </w:rPr>
          <w:delText xml:space="preserve">מיבעי</w:delText>
        </w:r>
      </w:del>
      <w:r w:rsidRPr="00FE1B89">
        <w:rPr>
          <w:spacing w:val="-6"/>
          <w:rtl/>
        </w:rPr>
        <w:t xml:space="preserve"> </w:t>
      </w:r>
      <w:ins w:id="92739" w:author="מנוע מכני" w:date="2026-10-11T12:04:40Z">
        <w:r>
          <w:rPr>
            <w:spacing w:val="-6"/>
            <w:rtl/>
          </w:rPr>
          <w:t xml:space="preserve">לכך</w:t>
        </w:r>
      </w:ins>
      <w:del w:id="92740" w:author="מנוע מכני" w:date="2026-10-11T12:04:40Z">
        <w:r w:rsidRPr="00FE1B89">
          <w:rPr>
            <w:spacing w:val="-6"/>
            <w:rtl/>
          </w:rPr>
          <w:delText xml:space="preserve">להכי</w:delText>
        </w:r>
      </w:del>
      <w:r w:rsidRPr="00FE1B89">
        <w:rPr>
          <w:spacing w:val="-6"/>
          <w:rtl/>
        </w:rPr>
        <w:t xml:space="preserve">!</w:t>
      </w:r>
    </w:p>
    <w:p>
      <w:pPr>
        <w:pStyle w:val="38"/>
        <w:rPr>
          <w:ins w:id="102421" w:author="מנוע מכני" w:date="2026-10-11T12:04:40Z"/>
        </w:rPr>
      </w:pPr>
      <w:r>
        <w:t xml:space="preserve">שאני </w:t>
      </w:r>
      <w:ins w:id="91083" w:author="מנוע מכני" w:date="2026-10-11T12:04:40Z">
        <w:r>
          <w:t xml:space="preserve">שם</w:t>
        </w:r>
      </w:ins>
      <w:del w:id="91084" w:author="מנוע מכני" w:date="2026-10-11T12:04:40Z">
        <w:r>
          <w:delText xml:space="preserve">התם</w:delText>
        </w:r>
      </w:del>
      <w:r>
        <w:t xml:space="preserve">,</w:t>
      </w:r>
    </w:p>
    <w:p w:rsidR="00DA63EC" w:rsidRDefault="00DA63EC" w:rsidP="00DA63EC">
      <w:pPr>
        <w:tabs>
          <w:tab w:val="center" w:pos="2835"/>
        </w:tabs>
        <w:rPr>
          <w:rtl/>
        </w:rPr>
      </w:pPr>
      <w:del w:id="102422" w:author="מנוע מכני" w:date="2026-10-11T12:04:40Z">
        <w:r>
          <w:rPr>
            <w:rtl/>
          </w:rPr>
          <w:delText xml:space="preserve"> </w:delText>
        </w:r>
      </w:del>
      <w:r w:rsidRPr="0046594B">
        <w:rPr>
          <w:rStyle w:val="afffff0"/>
          <w:rtl/>
        </w:rPr>
        <w:t>ד</w:t>
      </w:r>
      <w:r w:rsidRPr="0046594B">
        <w:rPr>
          <w:rStyle w:val="afffff0"/>
          <w:rFonts w:hint="cs"/>
          <w:rtl/>
        </w:rPr>
        <w:t>'</w:t>
      </w:r>
      <w:r w:rsidRPr="0046594B">
        <w:rPr>
          <w:rStyle w:val="afffff0"/>
          <w:rtl/>
        </w:rPr>
        <w:t>לך לך</w:t>
      </w:r>
      <w:r w:rsidRPr="0046594B">
        <w:rPr>
          <w:rStyle w:val="afffff0"/>
          <w:rFonts w:hint="cs"/>
          <w:rtl/>
        </w:rPr>
        <w:t>'</w:t>
      </w:r>
      <w:r w:rsidRPr="0046594B">
        <w:rPr>
          <w:rStyle w:val="afffff0"/>
          <w:rtl/>
        </w:rPr>
        <w:t xml:space="preserve"> </w:t>
      </w:r>
      <w:ins w:id="92741" w:author="מנוע מכני" w:date="2026-10-11T12:04:40Z">
        <w:r>
          <w:rPr>
            <w:rtl/>
          </w:rPr>
          <w:t xml:space="preserve">שני</w:t>
        </w:r>
      </w:ins>
      <w:del w:id="92742" w:author="מנוע מכני" w:date="2026-10-11T12:04:40Z">
        <w:r>
          <w:rPr>
            <w:rtl/>
          </w:rPr>
          <w:delText xml:space="preserve">תרי</w:delText>
        </w:r>
      </w:del>
      <w:r>
        <w:rPr>
          <w:rtl/>
        </w:rPr>
        <w:t xml:space="preserve"> זימני: עשה לך והיו לך.</w:t>
      </w:r>
    </w:p>
    <w:p w:rsidR="00DA63EC" w:rsidRDefault="00DA63EC" w:rsidP="00DA63EC">
      <w:pPr>
        <w:tabs>
          <w:tab w:val="center" w:pos="2835"/>
        </w:tabs>
        <w:rPr>
          <w:rtl/>
        </w:rPr>
      </w:pPr>
    </w:p>
    <w:p>
      <w:pPr>
        <w:pStyle w:val="afffff8"/>
        <w:rPr>
          <w:ins w:id="90669" w:author="קלוד" w:date="2026-10-11T12:32:08Z"/>
        </w:rPr>
      </w:pPr>
      <w:ins w:id="90670" w:author="קלוד" w:date="2026-10-11T12:32:08Z">
        <w:r>
          <w:rPr>
            <w:color w:val="7B3F00"/>
          </w:rPr>
          <w:t xml:space="preserve">מנורה של כסף ועץ - רבי וריב"י בכלל ופרט</w:t>
        </w:r>
      </w:ins>
    </w:p>
    <w:p>
      <w:pPr>
        <w:pStyle w:val="38"/>
        <w:rPr>
          <w:ins w:id="98945" w:author="מנוע מכני" w:date="2026-10-11T12:04:40Z"/>
        </w:rPr>
      </w:pPr>
      <w:del w:id="98944" w:author="מנוע מכני" w:date="2026-10-11T12:04:40Z">
        <w:r w:rsidRPr="00336727">
          <w:delText xml:space="preserve">•</w:delText>
        </w:r>
      </w:del>
      <w:r w:rsidRPr="00336727">
        <w:t xml:space="preserve"> תני </w:t>
      </w:r>
      <w:r w:rsidRPr="00336727">
        <w:t>ר</w:t>
      </w:r>
      <w:r w:rsidRPr="00336727">
        <w:t>"</w:t>
      </w:r>
      <w:r w:rsidRPr="00336727">
        <w:t>פ בדר</w:t>
      </w:r>
      <w:r w:rsidRPr="00336727">
        <w:t>"</w:t>
      </w:r>
      <w:r w:rsidRPr="00336727">
        <w:t>ח לפני ר' יוסף</w:t>
      </w:r>
      <w:r w:rsidRPr="00336727">
        <w:t xml:space="preserve">:</w:t>
      </w:r>
    </w:p>
    <w:p w:rsidR="00DA63EC" w:rsidRDefault="00DA63EC" w:rsidP="00DA63EC">
      <w:pPr>
        <w:rPr>
          <w:rtl/>
        </w:rPr>
      </w:pPr>
      <w:del w:id="98946" w:author="מנוע מכני" w:date="2026-10-11T12:04:40Z">
        <w:r w:rsidRPr="00336727">
          <w:rPr>
            <w:rtl/>
          </w:rPr>
          <w:delText xml:space="preserve"> </w:delText>
        </w:r>
      </w:del>
      <w:r w:rsidRPr="00336727">
        <w:rPr>
          <w:rtl/>
        </w:rPr>
        <w:t xml:space="preserve">מנורה היתה באה מן העשת מן הזהב, עשאה של כסף - כשרה, של בעץ ושל אבר ושל גיסטרון - </w:t>
      </w:r>
      <w:r w:rsidRPr="00336727">
        <w:rPr>
          <w:rStyle w:val="2fb"/>
          <w:rtl/>
        </w:rPr>
        <w:t xml:space="preserve">רבי</w:t>
      </w:r>
      <w:r w:rsidRPr="00336727">
        <w:rPr>
          <w:rtl/>
        </w:rPr>
        <w:t xml:space="preserve"> פוסל, </w:t>
      </w:r>
      <w:r w:rsidRPr="00336727">
        <w:rPr>
          <w:rStyle w:val="2fb"/>
          <w:rtl/>
        </w:rPr>
        <w:t xml:space="preserve">ור</w:t>
      </w:r>
      <w:r w:rsidRPr="00336727">
        <w:rPr>
          <w:rStyle w:val="2fb"/>
          <w:rFonts w:hint="cs"/>
          <w:rtl/>
        </w:rPr>
        <w:t>יב</w:t>
      </w:r>
      <w:r w:rsidRPr="00336727">
        <w:rPr>
          <w:rStyle w:val="2fb"/>
          <w:rtl/>
        </w:rPr>
        <w:t>"</w:t>
      </w:r>
      <w:r w:rsidRPr="00336727">
        <w:rPr>
          <w:rStyle w:val="2fb"/>
          <w:rFonts w:hint="cs"/>
          <w:rtl/>
        </w:rPr>
        <w:t xml:space="preserve">י</w:t>
      </w:r>
      <w:r w:rsidRPr="00336727">
        <w:rPr>
          <w:rFonts w:hint="cs"/>
          <w:rtl/>
        </w:rPr>
        <w:t xml:space="preserve"> </w:t>
      </w:r>
      <w:r w:rsidRPr="00336727">
        <w:rPr>
          <w:rtl/>
        </w:rPr>
        <w:t xml:space="preserve">מכשיר, של עץ ושל עצם ושל זכוכית </w:t>
      </w:r>
      <w:r w:rsidRPr="00336727">
        <w:rPr>
          <w:rFonts w:hint="cs"/>
          <w:rtl/>
        </w:rPr>
        <w:t>לכו</w:t>
      </w:r>
      <w:r w:rsidRPr="00336727">
        <w:rPr>
          <w:rtl/>
        </w:rPr>
        <w:t>"</w:t>
      </w:r>
      <w:r w:rsidRPr="00336727">
        <w:rPr>
          <w:rFonts w:hint="cs"/>
          <w:rtl/>
        </w:rPr>
        <w:t xml:space="preserve">ע</w:t>
      </w:r>
      <w:r w:rsidRPr="00336727">
        <w:rPr>
          <w:rFonts w:hint="cs"/>
          <w:rtl/>
        </w:rPr>
        <w:t xml:space="preserve"> פ</w:t>
      </w:r>
      <w:r w:rsidRPr="00336727">
        <w:rPr>
          <w:rtl/>
        </w:rPr>
        <w:t>סולה.</w:t>
      </w:r>
    </w:p>
    <w:p>
      <w:pPr>
        <w:pStyle w:val="38"/>
        <w:rPr>
          <w:ins w:id="98947" w:author="מנוע מכני" w:date="2026-10-11T12:04:40Z"/>
        </w:rPr>
      </w:pPr>
      <w:r>
        <w:t xml:space="preserve">א"ל</w:t>
      </w:r>
      <w:r>
        <w:t xml:space="preserve">:</w:t>
      </w:r>
    </w:p>
    <w:p w:rsidR="00DA63EC" w:rsidRDefault="00DA63EC" w:rsidP="00DA63EC">
      <w:pPr>
        <w:tabs>
          <w:tab w:val="center" w:pos="2835"/>
        </w:tabs>
        <w:rPr>
          <w:rtl/>
        </w:rPr>
      </w:pPr>
      <w:del w:id="98948" w:author="מנוע מכני" w:date="2026-10-11T12:04:40Z">
        <w:r>
          <w:rPr>
            <w:rtl/>
          </w:rPr>
          <w:delText xml:space="preserve"> </w:delText>
        </w:r>
      </w:del>
      <w:ins w:id="92743" w:author="מנוע מכני" w:date="2026-10-11T12:04:40Z">
        <w:r>
          <w:rPr>
            <w:rtl/>
          </w:rPr>
          <w:t xml:space="preserve">מה</w:t>
        </w:r>
      </w:ins>
      <w:del w:id="92744" w:author="מנוע מכני" w:date="2026-10-11T12:04:40Z">
        <w:r>
          <w:rPr>
            <w:rtl/>
          </w:rPr>
          <w:delText xml:space="preserve">מאי</w:delText>
        </w:r>
      </w:del>
      <w:r>
        <w:rPr>
          <w:rtl/>
        </w:rPr>
        <w:t xml:space="preserve"> דעתך? </w:t>
      </w:r>
      <w:r>
        <w:rPr>
          <w:rtl/>
        </w:rPr>
        <w:t xml:space="preserve">א"ל</w:t>
      </w:r>
      <w:r>
        <w:rPr>
          <w:rtl/>
        </w:rPr>
        <w:t xml:space="preserve">: בין מר ובין מר כללי ופרטי דרשי, מיהו </w:t>
      </w:r>
      <w:ins w:id="94013" w:author="מנוע מכני" w:date="2026-10-11T12:04:40Z">
        <w:r>
          <w:rPr>
            <w:rtl/>
          </w:rPr>
          <w:t xml:space="preserve">מ"ד</w:t>
        </w:r>
      </w:ins>
      <w:del w:id="94014" w:author="מנוע מכני" w:date="2026-10-11T12:04:40Z">
        <w:r>
          <w:rPr>
            <w:rtl/>
          </w:rPr>
          <w:delText xml:space="preserve">מר סבר</w:delText>
        </w:r>
      </w:del>
      <w:r>
        <w:rPr>
          <w:rtl/>
        </w:rPr>
        <w:t xml:space="preserve">: מה הפרט מפורש </w:t>
      </w:r>
      <w:r w:rsidRPr="00FE1B89">
        <w:rPr>
          <w:spacing w:val="-2"/>
          <w:rtl/>
        </w:rPr>
        <w:t>של מתכת, אף כל של מתכת, ומר סבר: מה הפרט מפורש דבר חשוב, אף כל דבר חשוב.</w:t>
      </w:r>
    </w:p>
    <w:p>
      <w:pPr>
        <w:pStyle w:val="38"/>
        <w:rPr>
          <w:ins w:id="98949" w:author="מנוע מכני" w:date="2026-10-11T12:04:40Z"/>
        </w:rPr>
      </w:pPr>
      <w:r w:rsidRPr="00FE1B89">
        <w:t>א</w:t>
      </w:r>
      <w:r w:rsidRPr="00FE1B89">
        <w:t>"</w:t>
      </w:r>
      <w:r w:rsidRPr="00FE1B89">
        <w:t>ל</w:t>
      </w:r>
      <w:r w:rsidRPr="00FE1B89">
        <w:t xml:space="preserve">:</w:t>
      </w:r>
    </w:p>
    <w:p w:rsidR="00DA63EC" w:rsidRPr="00FE1B89" w:rsidRDefault="00DA63EC" w:rsidP="00DA63EC">
      <w:pPr>
        <w:tabs>
          <w:tab w:val="center" w:pos="2835"/>
        </w:tabs>
        <w:rPr>
          <w:spacing w:val="-2"/>
          <w:rtl/>
        </w:rPr>
      </w:pPr>
      <w:del w:id="98950" w:author="מנוע מכני" w:date="2026-10-11T12:04:40Z">
        <w:r w:rsidRPr="00FE1B89">
          <w:rPr>
            <w:spacing w:val="-2"/>
            <w:rtl/>
          </w:rPr>
          <w:delText xml:space="preserve"> </w:delText>
        </w:r>
      </w:del>
      <w:r w:rsidRPr="00FE1B89">
        <w:rPr>
          <w:spacing w:val="-2"/>
          <w:rtl/>
        </w:rPr>
        <w:t xml:space="preserve">סמי דידך מקמי דידי, דכלי שרת שעשאן של עץ - </w:t>
      </w:r>
      <w:r w:rsidRPr="00FE1B89">
        <w:rPr>
          <w:rStyle w:val="2fb"/>
          <w:spacing w:val="-2"/>
          <w:rtl/>
        </w:rPr>
        <w:t xml:space="preserve">רבי</w:t>
      </w:r>
      <w:r w:rsidRPr="00FE1B89">
        <w:rPr>
          <w:spacing w:val="-2"/>
          <w:rtl/>
        </w:rPr>
        <w:t xml:space="preserve"> פוסל, </w:t>
      </w:r>
      <w:r w:rsidRPr="00FE1B89">
        <w:rPr>
          <w:rStyle w:val="2fb"/>
          <w:spacing w:val="-2"/>
          <w:rtl/>
        </w:rPr>
        <w:t xml:space="preserve">ורבי יוסי</w:t>
      </w:r>
      <w:r w:rsidRPr="00FE1B89">
        <w:rPr>
          <w:spacing w:val="-2"/>
          <w:rtl/>
        </w:rPr>
        <w:t xml:space="preserve"> ברבי יהודה מכשיר.</w:t>
      </w:r>
    </w:p>
    <w:p>
      <w:pPr>
        <w:pStyle w:val="38"/>
        <w:rPr>
          <w:ins w:id="98951" w:author="מנוע מכני" w:date="2026-10-11T12:04:40Z"/>
        </w:rPr>
      </w:pPr>
      <w:r>
        <w:t>ר</w:t>
      </w:r>
      <w:r>
        <w:t>בי דריש כללי ופרטי:</w:t>
      </w:r>
    </w:p>
    <w:p w:rsidR="00DA63EC" w:rsidRDefault="00DA63EC" w:rsidP="00DA63EC">
      <w:pPr>
        <w:tabs>
          <w:tab w:val="center" w:pos="2835"/>
        </w:tabs>
        <w:rPr>
          <w:rtl/>
        </w:rPr>
      </w:pPr>
      <w:del w:id="98952"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ועשית מנורת</w:t>
      </w:r>
      <w:r w:rsidRPr="00A563E0">
        <w:rPr>
          <w:rStyle w:val="afffff0"/>
          <w:rFonts w:hint="cs"/>
          <w:rtl/>
        </w:rPr>
        <w:t>'</w:t>
      </w:r>
      <w:r w:rsidRPr="00A563E0">
        <w:rPr>
          <w:rStyle w:val="afffff0"/>
          <w:rtl/>
        </w:rPr>
        <w:t xml:space="preserve"> </w:t>
      </w:r>
      <w:r>
        <w:rPr>
          <w:rtl/>
        </w:rPr>
        <w:t>- כלל,</w:t>
      </w:r>
      <w:r w:rsidRPr="00A563E0">
        <w:rPr>
          <w:rStyle w:val="afffff0"/>
          <w:rtl/>
        </w:rPr>
        <w:t xml:space="preserve"> </w:t>
      </w:r>
      <w:r w:rsidRPr="00A563E0">
        <w:rPr>
          <w:rStyle w:val="afffff0"/>
          <w:rFonts w:hint="cs"/>
          <w:rtl/>
        </w:rPr>
        <w:t>'</w:t>
      </w:r>
      <w:ins w:id="90491" w:author="Claude - סמנטי" w:date="2026-10-11T12:27:00Z">
        <w:r>
          <w:rPr>
            <w:rStyle w:val="afffff0"/>
            <w:rtl/>
          </w:rPr>
          <w:t xml:space="preserve">זָהָב טָהוֹר</w:t>
        </w:r>
      </w:ins>
      <w:del w:id="90492" w:author="Claude - סמנטי" w:date="2026-10-11T12:27:00Z">
        <w:r w:rsidRPr="00A563E0">
          <w:rPr>
            <w:rStyle w:val="afffff0"/>
            <w:rtl/>
          </w:rPr>
          <w:delText xml:space="preserve">זהב טהור</w:delText>
        </w:r>
      </w:del>
      <w:r w:rsidRPr="00A563E0">
        <w:rPr>
          <w:rStyle w:val="afffff0"/>
          <w:rFonts w:hint="cs"/>
          <w:rtl/>
        </w:rPr>
        <w:t>'</w:t>
      </w:r>
      <w:r w:rsidRPr="00A563E0">
        <w:rPr>
          <w:rStyle w:val="afffff0"/>
          <w:rtl/>
        </w:rPr>
        <w:t xml:space="preserve"> </w:t>
      </w:r>
      <w:r>
        <w:rPr>
          <w:rtl/>
        </w:rPr>
        <w:t>- פרט,</w:t>
      </w:r>
      <w:r w:rsidRPr="00A563E0">
        <w:rPr>
          <w:rStyle w:val="afffff0"/>
          <w:rtl/>
        </w:rPr>
        <w:t xml:space="preserve"> </w:t>
      </w:r>
      <w:r w:rsidRPr="00A563E0">
        <w:rPr>
          <w:rStyle w:val="afffff0"/>
          <w:rFonts w:hint="cs"/>
          <w:rtl/>
        </w:rPr>
        <w:t>'</w:t>
      </w:r>
      <w:r w:rsidRPr="00A563E0">
        <w:rPr>
          <w:rStyle w:val="afffff0"/>
          <w:rtl/>
        </w:rPr>
        <w:t>מקשה תיעשה המנורה</w:t>
      </w:r>
      <w:r w:rsidRPr="00A563E0">
        <w:rPr>
          <w:rStyle w:val="afffff0"/>
          <w:rFonts w:hint="cs"/>
          <w:rtl/>
        </w:rPr>
        <w:t>'</w:t>
      </w:r>
      <w:r w:rsidRPr="00A563E0">
        <w:rPr>
          <w:rStyle w:val="afffff0"/>
          <w:rtl/>
        </w:rPr>
        <w:t xml:space="preserve"> </w:t>
      </w:r>
      <w:r>
        <w:rPr>
          <w:rtl/>
        </w:rPr>
        <w:t>- חזר וכלל, כלל ופרט וכלל אי אתה דן אלא כעין הפרט</w:t>
      </w:r>
      <w:r>
        <w:rPr>
          <w:rFonts w:hint="cs"/>
          <w:rtl/>
        </w:rPr>
        <w:t xml:space="preserve"> דמפורש</w:t>
      </w:r>
      <w:r>
        <w:rPr>
          <w:rtl/>
        </w:rPr>
        <w:t xml:space="preserve"> של מתכת.</w:t>
      </w:r>
    </w:p>
    <w:p>
      <w:pPr>
        <w:pStyle w:val="38"/>
        <w:rPr>
          <w:ins w:id="98953" w:author="מנוע מכני" w:date="2026-10-11T12:04:40Z"/>
        </w:rPr>
      </w:pPr>
      <w:r w:rsidRPr="00FE1B89">
        <w:t>ריב</w:t>
      </w:r>
      <w:r w:rsidRPr="00FE1B89">
        <w:t>"</w:t>
      </w:r>
      <w:r w:rsidRPr="00FE1B89">
        <w:t xml:space="preserve">י </w:t>
      </w:r>
      <w:r w:rsidRPr="00FE1B89">
        <w:t>דריש ריבויי ומיעוטי:</w:t>
      </w:r>
    </w:p>
    <w:p w:rsidR="00DA63EC" w:rsidRPr="00FE1B89" w:rsidRDefault="00DA63EC" w:rsidP="00DA63EC">
      <w:pPr>
        <w:rPr>
          <w:spacing w:val="-6"/>
          <w:rtl/>
        </w:rPr>
      </w:pPr>
      <w:del w:id="98954" w:author="מנוע מכני" w:date="2026-10-11T12:04:40Z">
        <w:r w:rsidRPr="00FE1B89">
          <w:rPr>
            <w:rStyle w:val="afffff0"/>
            <w:spacing w:val="-6"/>
            <w:rtl/>
          </w:rPr>
          <w:delText xml:space="preserve"> </w:delText>
        </w:r>
      </w:del>
      <w:r w:rsidRPr="00FE1B89">
        <w:rPr>
          <w:rStyle w:val="afffff0"/>
          <w:rFonts w:hint="cs"/>
          <w:spacing w:val="-6"/>
          <w:rtl/>
        </w:rPr>
        <w:t>'</w:t>
      </w:r>
      <w:r w:rsidRPr="00FE1B89">
        <w:rPr>
          <w:rStyle w:val="afffff0"/>
          <w:spacing w:val="-6"/>
          <w:rtl/>
        </w:rPr>
        <w:t>ועשית מנורת</w:t>
      </w:r>
      <w:r w:rsidRPr="00FE1B89">
        <w:rPr>
          <w:rStyle w:val="afffff0"/>
          <w:rFonts w:hint="cs"/>
          <w:spacing w:val="-6"/>
          <w:rtl/>
        </w:rPr>
        <w:t>'</w:t>
      </w:r>
      <w:r w:rsidRPr="00FE1B89">
        <w:rPr>
          <w:rStyle w:val="afffff0"/>
          <w:spacing w:val="-6"/>
          <w:rtl/>
        </w:rPr>
        <w:t xml:space="preserve"> </w:t>
      </w:r>
      <w:r w:rsidRPr="00FE1B89">
        <w:rPr>
          <w:spacing w:val="-6"/>
          <w:rtl/>
        </w:rPr>
        <w:t>- ריבה,</w:t>
      </w:r>
      <w:r w:rsidRPr="00FE1B89">
        <w:rPr>
          <w:rStyle w:val="afffff0"/>
          <w:spacing w:val="-6"/>
          <w:rtl/>
        </w:rPr>
        <w:t xml:space="preserve"> </w:t>
      </w:r>
      <w:r w:rsidRPr="00FE1B89">
        <w:rPr>
          <w:rStyle w:val="afffff0"/>
          <w:rFonts w:hint="cs"/>
          <w:spacing w:val="-6"/>
          <w:rtl/>
        </w:rPr>
        <w:t>'</w:t>
      </w:r>
      <w:ins w:id="90493" w:author="Claude - סמנטי" w:date="2026-10-11T12:27:00Z">
        <w:r>
          <w:rPr>
            <w:rStyle w:val="afffff0"/>
            <w:spacing w:val="-6"/>
            <w:rtl/>
          </w:rPr>
          <w:t xml:space="preserve">זָהָב טָהוֹר</w:t>
        </w:r>
      </w:ins>
      <w:del w:id="90494" w:author="Claude - סמנטי" w:date="2026-10-11T12:27:00Z">
        <w:r w:rsidRPr="00FE1B89">
          <w:rPr>
            <w:rStyle w:val="afffff0"/>
            <w:spacing w:val="-6"/>
            <w:rtl/>
          </w:rPr>
          <w:delText xml:space="preserve">זהב טהור</w:delText>
        </w:r>
      </w:del>
      <w:r w:rsidRPr="00FE1B89">
        <w:rPr>
          <w:rStyle w:val="afffff0"/>
          <w:rFonts w:hint="cs"/>
          <w:spacing w:val="-6"/>
          <w:rtl/>
        </w:rPr>
        <w:t>'</w:t>
      </w:r>
      <w:r w:rsidRPr="00FE1B89">
        <w:rPr>
          <w:rStyle w:val="afffff0"/>
          <w:spacing w:val="-6"/>
          <w:rtl/>
        </w:rPr>
        <w:t xml:space="preserve"> </w:t>
      </w:r>
      <w:r w:rsidRPr="00FE1B89">
        <w:rPr>
          <w:spacing w:val="-6"/>
          <w:rtl/>
        </w:rPr>
        <w:t>- מיעט,</w:t>
      </w:r>
      <w:r w:rsidRPr="00FE1B89">
        <w:rPr>
          <w:rStyle w:val="afffff0"/>
          <w:spacing w:val="-6"/>
          <w:rtl/>
        </w:rPr>
        <w:t xml:space="preserve"> </w:t>
      </w:r>
      <w:r w:rsidRPr="00FE1B89">
        <w:rPr>
          <w:rStyle w:val="afffff0"/>
          <w:rFonts w:hint="cs"/>
          <w:spacing w:val="-6"/>
          <w:rtl/>
        </w:rPr>
        <w:t>'</w:t>
      </w:r>
      <w:r w:rsidRPr="00FE1B89">
        <w:rPr>
          <w:rStyle w:val="afffff0"/>
          <w:spacing w:val="-6"/>
          <w:rtl/>
        </w:rPr>
        <w:t>מקשה תיעשה המנורה</w:t>
      </w:r>
      <w:r w:rsidRPr="00FE1B89">
        <w:rPr>
          <w:rStyle w:val="afffff0"/>
          <w:rFonts w:hint="cs"/>
          <w:spacing w:val="-6"/>
          <w:rtl/>
        </w:rPr>
        <w:t>'</w:t>
      </w:r>
      <w:r w:rsidRPr="00FE1B89">
        <w:rPr>
          <w:rStyle w:val="afffff0"/>
          <w:spacing w:val="-6"/>
          <w:rtl/>
        </w:rPr>
        <w:t xml:space="preserve"> </w:t>
      </w:r>
      <w:r w:rsidRPr="00FE1B89">
        <w:rPr>
          <w:spacing w:val="-6"/>
          <w:rtl/>
        </w:rPr>
        <w:t xml:space="preserve">חזר וריבה, </w:t>
      </w:r>
    </w:p>
    <w:p w:rsidR="00DA63EC" w:rsidRDefault="00DA63EC" w:rsidP="00DA63EC">
      <w:pPr>
        <w:tabs>
          <w:tab w:val="center" w:pos="2835"/>
        </w:tabs>
        <w:rPr>
          <w:rtl/>
        </w:rPr>
      </w:pPr>
      <w:r>
        <w:rPr>
          <w:rtl/>
        </w:rPr>
        <w:tab/>
        <w:t xml:space="preserve">ריבה ומיעט וריבה - ריבה הכל, </w:t>
      </w:r>
      <w:r>
        <w:rPr>
          <w:rFonts w:hint="cs"/>
          <w:rtl/>
        </w:rPr>
        <w:t>ל</w:t>
      </w:r>
      <w:r>
        <w:rPr>
          <w:rtl/>
        </w:rPr>
        <w:t xml:space="preserve">כל </w:t>
      </w:r>
      <w:ins w:id="92745" w:author="מנוע מכני" w:date="2026-10-11T12:04:40Z">
        <w:r>
          <w:rPr>
            <w:rtl/>
          </w:rPr>
          <w:t xml:space="preserve">דברים</w:t>
        </w:r>
      </w:ins>
      <w:del w:id="92746" w:author="מנוע מכני" w:date="2026-10-11T12:04:40Z">
        <w:r>
          <w:rPr>
            <w:rtl/>
          </w:rPr>
          <w:delText xml:space="preserve">מילי</w:delText>
        </w:r>
      </w:del>
      <w:r>
        <w:rPr>
          <w:rtl/>
        </w:rPr>
        <w:t xml:space="preserve">, ומיעט של חרס.</w:t>
      </w:r>
    </w:p>
    <w:p w:rsidR="00DA63EC" w:rsidRDefault="00DA63EC" w:rsidP="00DA63EC">
      <w:pPr>
        <w:tabs>
          <w:tab w:val="center" w:pos="2835"/>
        </w:tabs>
        <w:rPr>
          <w:rtl/>
        </w:rPr>
      </w:pPr>
      <w:r>
        <w:rPr>
          <w:rStyle w:val="2fb"/>
          <w:rtl/>
        </w:rPr>
        <w:t xml:space="preserve">אדרבה</w:t>
      </w:r>
      <w:r>
        <w:rPr>
          <w:rtl/>
        </w:rPr>
        <w:t xml:space="preserve">, סמי דידך מקמי דידי!</w:t>
      </w:r>
    </w:p>
    <w:p>
      <w:pPr>
        <w:pStyle w:val="38"/>
        <w:rPr>
          <w:ins w:id="98955" w:author="מנוע מכני" w:date="2026-10-11T12:04:40Z"/>
        </w:rPr>
      </w:pPr>
      <w:r>
        <w:t xml:space="preserve">לא</w:t>
      </w:r>
      <w:r>
        <w:t xml:space="preserve"> </w:t>
      </w:r>
      <w:r>
        <w:t xml:space="preserve">ס"ד</w:t>
      </w:r>
      <w:r>
        <w:t xml:space="preserve">, </w:t>
      </w:r>
      <w:r>
        <w:t xml:space="preserve">דתניא</w:t>
      </w:r>
      <w:r>
        <w:t xml:space="preserve">:</w:t>
      </w:r>
    </w:p>
    <w:p w:rsidR="00DA63EC" w:rsidRDefault="00DA63EC" w:rsidP="00DA63EC">
      <w:pPr>
        <w:tabs>
          <w:tab w:val="center" w:pos="2835"/>
        </w:tabs>
        <w:rPr>
          <w:rtl/>
        </w:rPr>
      </w:pPr>
      <w:del w:id="98956" w:author="מנוע מכני" w:date="2026-10-11T12:04:40Z">
        <w:r>
          <w:rPr>
            <w:rtl/>
          </w:rPr>
          <w:delText xml:space="preserve"> </w:delText>
        </w:r>
      </w:del>
      <w:r>
        <w:rPr>
          <w:rtl/>
        </w:rPr>
        <w:t xml:space="preserve">אין לו זהב מביא אף של כסף, של נחשת, של ברזל, ושל בדיל, ושל עופרת</w:t>
      </w:r>
      <w:ins w:id="94425" w:author="מנוע מכני" w:date="2026-10-11T12:04:40Z">
        <w:r>
          <w:rPr>
            <w:rtl/>
          </w:rPr>
          <w:t xml:space="preserve">,</w:t>
        </w:r>
      </w:ins>
      <w:del w:id="94426" w:author="מנוע מכני" w:date="2026-10-11T12:04:40Z">
        <w:r>
          <w:rPr>
            <w:rtl/>
          </w:rPr>
          <w:delText xml:space="preserve">;</w:delText>
        </w:r>
      </w:del>
      <w:r>
        <w:rPr>
          <w:rtl/>
        </w:rPr>
        <w:t xml:space="preserve"> </w:t>
      </w:r>
    </w:p>
    <w:p w:rsidR="00DA63EC" w:rsidRDefault="00DA63EC" w:rsidP="00DA63EC">
      <w:pPr>
        <w:tabs>
          <w:tab w:val="center" w:pos="2835"/>
        </w:tabs>
        <w:rPr>
          <w:rtl/>
        </w:rPr>
      </w:pPr>
    </w:p>
    <w:p w:rsidR="00DA63EC" w:rsidRDefault="00DA63EC" w:rsidP="00DA63EC">
      <w:pPr>
        <w:tabs>
          <w:tab w:val="center" w:pos="2835"/>
        </w:tabs>
        <w:rPr>
          <w:rtl/>
        </w:rPr>
      </w:pPr>
      <w:r>
        <w:rPr>
          <w:rStyle w:val="2fb"/>
          <w:rFonts w:hint="cs"/>
          <w:rtl/>
        </w:rPr>
        <w:t>ריב</w:t>
      </w:r>
      <w:r>
        <w:rPr>
          <w:rStyle w:val="2fb"/>
          <w:rtl/>
        </w:rPr>
        <w:t>"</w:t>
      </w:r>
      <w:r>
        <w:rPr>
          <w:rStyle w:val="2fb"/>
          <w:rFonts w:hint="cs"/>
          <w:rtl/>
        </w:rPr>
        <w:t>י</w:t>
      </w:r>
      <w:r>
        <w:rPr>
          <w:rtl/>
        </w:rPr>
        <w:t xml:space="preserve"> מכשיר אף בשל עץ.</w:t>
      </w:r>
    </w:p>
    <w:p>
      <w:pPr>
        <w:pStyle w:val="38"/>
        <w:rPr>
          <w:ins w:id="98957" w:author="מנוע מכני" w:date="2026-10-11T12:04:40Z"/>
        </w:rPr>
      </w:pPr>
      <w:r>
        <w:t xml:space="preserve">ותניא אידך:</w:t>
      </w:r>
    </w:p>
    <w:p>
      <w:pPr>
        <w:pStyle w:val="afffff8"/>
        <w:rPr>
          <w:ins w:id="90667" w:author="קלוד" w:date="2026-10-11T12:32:08Z"/>
        </w:rPr>
      </w:pPr>
      <w:ins w:id="90668" w:author="קלוד" w:date="2026-10-11T12:32:08Z">
        <w:r>
          <w:rPr>
            <w:color w:val="7B3F00"/>
          </w:rPr>
          <w:t xml:space="preserve">אסור לעשות תבנית מנורה - ושל שבעה לא יעשה</w:t>
        </w:r>
      </w:ins>
    </w:p>
    <w:p w:rsidR="00DA63EC" w:rsidRDefault="00DA63EC" w:rsidP="00DA63EC">
      <w:pPr>
        <w:tabs>
          <w:tab w:val="center" w:pos="2835"/>
        </w:tabs>
        <w:rPr>
          <w:rtl/>
        </w:rPr>
      </w:pPr>
      <w:del w:id="98958" w:author="מנוע מכני" w:date="2026-10-11T12:04:40Z">
        <w:r>
          <w:rPr>
            <w:rtl/>
          </w:rPr>
          <w:delText xml:space="preserve"> </w:delText>
        </w:r>
      </w:del>
      <w:r>
        <w:rPr>
          <w:rtl/>
        </w:rPr>
        <w:t xml:space="preserve">לא</w:t>
      </w:r>
      <w:r>
        <w:rPr>
          <w:rtl/>
        </w:rPr>
        <w:t xml:space="preserve"> יעשה אדם בית תבנית היכל, אכסדרה כנגד אולם, חצר כנגד עזרה, שלחן כנגד שלחן, מנורה כנגד מנורה, אבל עושה הוא של חמשה ושל ששה ושל שמנה, ושל שבעה </w:t>
      </w:r>
      <w:r>
        <w:rPr>
          <w:rtl/>
        </w:rPr>
        <w:t xml:space="preserve">לא</w:t>
      </w:r>
      <w:r>
        <w:rPr>
          <w:rtl/>
        </w:rPr>
        <w:t xml:space="preserve"> יעשה </w:t>
      </w:r>
      <w:ins w:id="90389" w:author="מנוע מכני" w:date="2026-10-11T12:04:40Z">
        <w:r>
          <w:rPr>
            <w:rtl/>
          </w:rPr>
          <w:t xml:space="preserve">ואפי'</w:t>
        </w:r>
      </w:ins>
      <w:del w:id="90390" w:author="מנוע מכני" w:date="2026-10-11T12:04:40Z">
        <w:r>
          <w:rPr>
            <w:rtl/>
          </w:rPr>
          <w:delText xml:space="preserve">ואפילו</w:delText>
        </w:r>
      </w:del>
      <w:r>
        <w:rPr>
          <w:rtl/>
        </w:rPr>
        <w:t xml:space="preserve"> משאר מיני מתכות</w:t>
      </w:r>
      <w:ins w:id="94427" w:author="מנוע מכני" w:date="2026-10-11T12:04:40Z">
        <w:r>
          <w:rPr>
            <w:rtl/>
          </w:rPr>
          <w:t xml:space="preserve">,</w:t>
        </w:r>
      </w:ins>
      <w:del w:id="94428" w:author="מנוע מכני" w:date="2026-10-11T12:04:40Z">
        <w:r>
          <w:rPr>
            <w:rtl/>
          </w:rPr>
          <w:delText xml:space="preserve">;</w:delText>
        </w:r>
      </w:del>
      <w:r>
        <w:rPr>
          <w:rtl/>
        </w:rPr>
        <w:t xml:space="preserve"> </w:t>
      </w:r>
    </w:p>
    <w:p>
      <w:pPr>
        <w:pStyle w:val="38"/>
        <w:rPr>
          <w:ins w:id="98959" w:author="מנוע מכני" w:date="2026-10-11T12:04:40Z"/>
        </w:rPr>
      </w:pPr>
      <w:r>
        <w:t>ריב</w:t>
      </w:r>
      <w:r>
        <w:t>"</w:t>
      </w:r>
      <w:r>
        <w:t>י:</w:t>
      </w:r>
    </w:p>
    <w:p w:rsidR="00DA63EC" w:rsidRDefault="00DA63EC" w:rsidP="00DA63EC">
      <w:pPr>
        <w:tabs>
          <w:tab w:val="center" w:pos="2835"/>
        </w:tabs>
        <w:rPr>
          <w:rtl/>
        </w:rPr>
      </w:pPr>
      <w:del w:id="98960" w:author="מנוע מכני" w:date="2026-10-11T12:04:40Z">
        <w:r>
          <w:rPr>
            <w:rtl/>
          </w:rPr>
          <w:delText xml:space="preserve"> </w:delText>
        </w:r>
      </w:del>
      <w:r>
        <w:rPr>
          <w:rtl/>
        </w:rPr>
        <w:t xml:space="preserve">אף של עץ </w:t>
      </w:r>
      <w:r>
        <w:rPr>
          <w:rtl/>
        </w:rPr>
        <w:t xml:space="preserve">לא</w:t>
      </w:r>
      <w:r>
        <w:rPr>
          <w:rtl/>
        </w:rPr>
        <w:t xml:space="preserve"> יעשה, כדרך שעשו מלכי בית חשמונאי</w:t>
      </w:r>
      <w:ins w:id="94429" w:author="מנוע מכני" w:date="2026-10-11T12:04:40Z">
        <w:r>
          <w:rPr>
            <w:rtl/>
          </w:rPr>
          <w:t xml:space="preserve">,</w:t>
        </w:r>
      </w:ins>
      <w:del w:id="94430" w:author="מנוע מכני" w:date="2026-10-11T12:04:40Z">
        <w:r>
          <w:rPr>
            <w:rtl/>
          </w:rPr>
          <w:delText xml:space="preserve">;</w:delText>
        </w:r>
      </w:del>
      <w:r>
        <w:rPr>
          <w:rtl/>
        </w:rPr>
        <w:t xml:space="preserve"> אמרו לו: משם ראיה? שפודים של ברזל היו וחיפום בבעץ, העשירו עשאום של כסף, חזרו והעשירו עשאום של זהב.</w:t>
      </w:r>
    </w:p>
    <w:p>
      <w:pPr>
        <w:pStyle w:val="afffff8"/>
        <w:rPr>
          <w:ins w:id="90665" w:author="קלוד" w:date="2026-10-11T12:32:08Z"/>
        </w:rPr>
      </w:pPr>
      <w:ins w:id="90666" w:author="קלוד" w:date="2026-10-11T12:32:08Z">
        <w:r>
          <w:rPr>
            <w:color w:val="7B3F00"/>
          </w:rPr>
          <w:t xml:space="preserve">מידות המנורה - גובה, גביעים, כפתורים ופרחים</w:t>
        </w:r>
      </w:ins>
    </w:p>
    <w:p>
      <w:pPr>
        <w:pStyle w:val="38"/>
        <w:rPr>
          <w:ins w:id="98962" w:author="מנוע מכני" w:date="2026-10-11T12:04:40Z"/>
        </w:rPr>
      </w:pPr>
      <w:del w:id="98961" w:author="מנוע מכני" w:date="2026-10-11T12:04:40Z">
        <w:r w:rsidRPr="0051076E">
          <w:delText xml:space="preserve">•</w:delText>
        </w:r>
      </w:del>
      <w:r w:rsidRPr="0051076E">
        <w:t xml:space="preserve"> </w:t>
      </w:r>
      <w:r>
        <w:t xml:space="preserve">שמואל מסבא:</w:t>
      </w:r>
    </w:p>
    <w:p w:rsidR="00DA63EC" w:rsidRDefault="00DA63EC" w:rsidP="00DA63EC">
      <w:pPr>
        <w:tabs>
          <w:tab w:val="center" w:pos="2835"/>
        </w:tabs>
        <w:rPr>
          <w:rtl/>
        </w:rPr>
      </w:pPr>
      <w:del w:id="98963" w:author="מנוע מכני" w:date="2026-10-11T12:04:40Z">
        <w:r>
          <w:rPr>
            <w:rtl/>
          </w:rPr>
          <w:delText xml:space="preserve"> </w:delText>
        </w:r>
      </w:del>
      <w:r>
        <w:rPr>
          <w:rtl/>
        </w:rPr>
        <w:t xml:space="preserve">גובהה של מנורה שמנה עשר טפחים</w:t>
      </w:r>
      <w:ins w:id="94431" w:author="מנוע מכני" w:date="2026-10-11T12:04:40Z">
        <w:r>
          <w:rPr>
            <w:rtl/>
          </w:rPr>
          <w:t xml:space="preserve">,</w:t>
        </w:r>
      </w:ins>
      <w:del w:id="9443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הרגלים והפרח ג' טפחים, וטפחיים חלק, </w:t>
      </w:r>
    </w:p>
    <w:p w:rsidR="00DA63EC" w:rsidRDefault="00DA63EC" w:rsidP="00DA63EC">
      <w:pPr>
        <w:tabs>
          <w:tab w:val="center" w:pos="2835"/>
        </w:tabs>
        <w:rPr>
          <w:rtl/>
        </w:rPr>
      </w:pPr>
      <w:r>
        <w:rPr>
          <w:rtl/>
        </w:rPr>
        <w:t xml:space="preserve">וטפח שבו גביע וכפתור ופרח, וטפחיים חלק, </w:t>
      </w:r>
    </w:p>
    <w:p w:rsidR="00DA63EC" w:rsidRDefault="00DA63EC" w:rsidP="00DA63EC">
      <w:pPr>
        <w:tabs>
          <w:tab w:val="center" w:pos="2835"/>
        </w:tabs>
        <w:rPr>
          <w:spacing w:val="-2"/>
          <w:rtl/>
        </w:rPr>
      </w:pPr>
      <w:r w:rsidRPr="005E559A">
        <w:rPr>
          <w:spacing w:val="-2"/>
          <w:rtl/>
        </w:rPr>
        <w:t xml:space="preserve">וטפח כפתור ושני קנים יוצאין ממנו אחד אילך ואחד אילך ונמשכין ועולין כנגד גובהה של מנורה, וטפח חלק, </w:t>
      </w:r>
    </w:p>
    <w:p w:rsidR="00DA63EC" w:rsidRDefault="00DA63EC" w:rsidP="00DA63EC">
      <w:pPr>
        <w:tabs>
          <w:tab w:val="center" w:pos="2835"/>
        </w:tabs>
        <w:rPr>
          <w:rtl/>
        </w:rPr>
      </w:pPr>
      <w:r w:rsidRPr="005E559A">
        <w:rPr>
          <w:rtl/>
        </w:rPr>
        <w:t xml:space="preserve">וטפח כפתור ושני קנים יוצאין ממנו אחד אילך ואחד אילך נמשכין ועולין כנגד גובהה של מנורה, וטפח חלק, </w:t>
      </w:r>
    </w:p>
    <w:p w:rsidR="00DA63EC" w:rsidRDefault="00DA63EC" w:rsidP="00DA63EC">
      <w:pPr>
        <w:tabs>
          <w:tab w:val="center" w:pos="2835"/>
        </w:tabs>
        <w:rPr>
          <w:spacing w:val="-2"/>
          <w:rtl/>
        </w:rPr>
      </w:pPr>
      <w:r w:rsidRPr="005E559A">
        <w:rPr>
          <w:spacing w:val="-2"/>
          <w:rtl/>
        </w:rPr>
        <w:t xml:space="preserve">וטפח כפתור ושני קנים יוצאין ממנו אחד אילך ואחד אילך ונמשכין ועולין כנגד גובהה של מנורה, וטפחיים חלק, </w:t>
      </w:r>
    </w:p>
    <w:p w:rsidR="00DA63EC" w:rsidRDefault="00DA63EC" w:rsidP="00DA63EC">
      <w:pPr>
        <w:tabs>
          <w:tab w:val="center" w:pos="2835"/>
        </w:tabs>
        <w:rPr>
          <w:rtl/>
        </w:rPr>
      </w:pPr>
      <w:r>
        <w:rPr>
          <w:rtl/>
        </w:rPr>
        <w:lastRenderedPageBreak/>
        <w:t>נשתיירו שם ג' טפחים שבהן ג' גביעין וכפתור ופרח.</w:t>
      </w:r>
    </w:p>
    <w:p w:rsidR="00DA63EC" w:rsidRDefault="00DA63EC" w:rsidP="00DA63EC">
      <w:pPr>
        <w:tabs>
          <w:tab w:val="center" w:pos="2835"/>
        </w:tabs>
        <w:rPr>
          <w:rtl/>
        </w:rPr>
      </w:pPr>
      <w:r>
        <w:rPr>
          <w:rtl/>
        </w:rPr>
        <w:t>וגביעין דומין</w:t>
      </w:r>
      <w:r>
        <w:rPr>
          <w:rFonts w:hint="cs"/>
          <w:rtl/>
        </w:rPr>
        <w:t xml:space="preserve"> ל</w:t>
      </w:r>
      <w:r>
        <w:rPr>
          <w:rtl/>
        </w:rPr>
        <w:t xml:space="preserve">כוסות אלכסנדריים, </w:t>
      </w:r>
    </w:p>
    <w:p w:rsidR="00DA63EC" w:rsidRDefault="00DA63EC" w:rsidP="00DA63EC">
      <w:pPr>
        <w:tabs>
          <w:tab w:val="center" w:pos="2835"/>
        </w:tabs>
        <w:rPr>
          <w:rtl/>
        </w:rPr>
      </w:pPr>
      <w:r>
        <w:rPr>
          <w:rtl/>
        </w:rPr>
        <w:t xml:space="preserve">כפתורים </w:t>
      </w:r>
      <w:r>
        <w:rPr>
          <w:rFonts w:hint="cs"/>
          <w:rtl/>
        </w:rPr>
        <w:t>דומין</w:t>
      </w:r>
      <w:r>
        <w:rPr>
          <w:rtl/>
        </w:rPr>
        <w:t xml:space="preserve"> </w:t>
      </w:r>
      <w:r>
        <w:rPr>
          <w:rFonts w:hint="cs"/>
          <w:rtl/>
        </w:rPr>
        <w:t>ל</w:t>
      </w:r>
      <w:r>
        <w:rPr>
          <w:rtl/>
        </w:rPr>
        <w:t xml:space="preserve">תפוחי הכרתיים, </w:t>
      </w:r>
    </w:p>
    <w:p w:rsidR="00DA63EC" w:rsidRDefault="00DA63EC" w:rsidP="00DA63EC">
      <w:pPr>
        <w:tabs>
          <w:tab w:val="center" w:pos="2835"/>
        </w:tabs>
        <w:rPr>
          <w:rtl/>
        </w:rPr>
      </w:pPr>
      <w:r>
        <w:rPr>
          <w:rtl/>
        </w:rPr>
        <w:t>פרחים דומין</w:t>
      </w:r>
      <w:r>
        <w:rPr>
          <w:rFonts w:hint="cs"/>
          <w:rtl/>
        </w:rPr>
        <w:t xml:space="preserve"> ל</w:t>
      </w:r>
      <w:r>
        <w:rPr>
          <w:rtl/>
        </w:rPr>
        <w:t>פרחי העמודין.</w:t>
      </w:r>
    </w:p>
    <w:p w:rsidR="00DA63EC" w:rsidRDefault="00DA63EC" w:rsidP="00DA63EC">
      <w:pPr>
        <w:tabs>
          <w:tab w:val="center" w:pos="2835"/>
        </w:tabs>
        <w:rPr>
          <w:rtl/>
        </w:rPr>
      </w:pPr>
      <w:r>
        <w:rPr>
          <w:rtl/>
        </w:rPr>
        <w:t>ונמצאו, גביעין עשרים ושנים, כפתורים אחד עשר, פרחים תשעה.</w:t>
      </w:r>
    </w:p>
    <w:p w:rsidR="00DA63EC" w:rsidRDefault="00DA63EC" w:rsidP="00DA63EC">
      <w:pPr>
        <w:tabs>
          <w:tab w:val="center" w:pos="2835"/>
        </w:tabs>
        <w:rPr>
          <w:rtl/>
        </w:rPr>
      </w:pPr>
      <w:r>
        <w:rPr>
          <w:rtl/>
        </w:rPr>
        <w:tab/>
        <w:t xml:space="preserve">גביעים מעכבין זה את זה, כפתורים מעכבין זה את זה, </w:t>
      </w:r>
    </w:p>
    <w:p w:rsidR="00DA63EC" w:rsidRDefault="00DA63EC" w:rsidP="00DA63EC">
      <w:pPr>
        <w:tabs>
          <w:tab w:val="center" w:pos="2835"/>
        </w:tabs>
        <w:rPr>
          <w:rtl/>
        </w:rPr>
      </w:pPr>
      <w:r>
        <w:rPr>
          <w:rtl/>
        </w:rPr>
        <w:tab/>
        <w:t>פרחים מעכבין זה את זה, גביעים כפתורים ופרחים - מעכבין זה את זה.</w:t>
      </w:r>
    </w:p>
    <w:p>
      <w:pPr>
        <w:pStyle w:val="afffff8"/>
        <w:rPr>
          <w:ins w:id="90663" w:author="קלוד" w:date="2026-10-11T12:32:08Z"/>
        </w:rPr>
      </w:pPr>
      <w:ins w:id="90664" w:author="קלוד" w:date="2026-10-11T12:32:08Z">
        <w:r>
          <w:rPr>
            <w:color w:val="7B3F00"/>
          </w:rPr>
          <w:t xml:space="preserve">מנין גביעי המנורה, כפתוריה ופרחיה</w:t>
        </w:r>
      </w:ins>
    </w:p>
    <w:p w:rsidR="00DA63EC" w:rsidRDefault="00DA63EC" w:rsidP="00DA63EC">
      <w:pPr>
        <w:tabs>
          <w:tab w:val="center" w:pos="2835"/>
        </w:tabs>
        <w:rPr>
          <w:rtl/>
        </w:rPr>
      </w:pPr>
      <w:r>
        <w:rPr>
          <w:rtl/>
        </w:rPr>
        <w:t xml:space="preserve">גביעים עשרים ושנים, </w:t>
      </w:r>
      <w:r w:rsidRPr="0046594B">
        <w:rPr>
          <w:rStyle w:val="afffff0"/>
          <w:rtl/>
        </w:rPr>
        <w:t>ד</w:t>
      </w:r>
      <w:r w:rsidRPr="0046594B">
        <w:rPr>
          <w:rStyle w:val="afffff0"/>
          <w:rFonts w:hint="cs"/>
          <w:rtl/>
        </w:rPr>
        <w:t>'</w:t>
      </w:r>
      <w:r w:rsidRPr="0046594B">
        <w:rPr>
          <w:rStyle w:val="afffff0"/>
          <w:rtl/>
        </w:rPr>
        <w:t xml:space="preserve">ובמנורה ארבעה גביעים וגו</w:t>
      </w:r>
      <w:r w:rsidRPr="0046594B">
        <w:rPr>
          <w:rStyle w:val="afffff0"/>
          <w:rtl/>
        </w:rPr>
        <w:t xml:space="preserve">',</w:t>
      </w:r>
      <w:r>
        <w:rPr>
          <w:rtl/>
        </w:rPr>
        <w:t xml:space="preserve"> </w:t>
      </w:r>
    </w:p>
    <w:p>
      <w:pPr>
        <w:pStyle w:val="38"/>
        <w:rPr>
          <w:ins w:id="98964" w:author="מנוע מכני" w:date="2026-10-11T12:04:40Z"/>
        </w:rPr>
      </w:pPr>
      <w:r>
        <w:t xml:space="preserve">וכתיב:</w:t>
      </w:r>
    </w:p>
    <w:p w:rsidR="00DA63EC" w:rsidRDefault="00DA63EC" w:rsidP="00DA63EC">
      <w:pPr>
        <w:tabs>
          <w:tab w:val="center" w:pos="2835"/>
        </w:tabs>
        <w:rPr>
          <w:rtl/>
        </w:rPr>
      </w:pPr>
      <w:del w:id="98965" w:author="מנוע מכני" w:date="2026-10-11T12:04:40Z">
        <w:r>
          <w:rPr>
            <w:rtl/>
          </w:rPr>
          <w:delText xml:space="preserve"> </w:delText>
        </w:r>
      </w:del>
      <w:r>
        <w:rPr>
          <w:rStyle w:val="afffff0"/>
          <w:rtl/>
          <w:rPrChange w:id="9011" w:author="מנוע פסוקים" w:date="2026-10-11T09:32:13Z">
            <w:rPr>
              <w:rtl/>
            </w:rPr>
          </w:rPrChange>
        </w:rPr>
        <w:t xml:space="preserve">שלשה גביעים משוקדים בקנה האחד כפתור ופרח</w:t>
      </w:r>
      <w:r>
        <w:rPr>
          <w:rtl/>
        </w:rPr>
        <w:t xml:space="preserve"> וגו', ארבעה</w:t>
      </w:r>
      <w:r>
        <w:rPr>
          <w:rFonts w:hint="cs"/>
          <w:rtl/>
        </w:rPr>
        <w:t>, וי</w:t>
      </w:r>
      <w:r>
        <w:rPr>
          <w:rtl/>
        </w:rPr>
        <w:t>"</w:t>
      </w:r>
      <w:r>
        <w:rPr>
          <w:rFonts w:hint="cs"/>
          <w:rtl/>
        </w:rPr>
        <w:t xml:space="preserve">ח </w:t>
      </w:r>
      <w:r>
        <w:rPr>
          <w:rtl/>
        </w:rPr>
        <w:t xml:space="preserve">קנים - הא </w:t>
      </w:r>
      <w:r>
        <w:rPr>
          <w:rFonts w:hint="cs"/>
          <w:rtl/>
        </w:rPr>
        <w:t>כ</w:t>
      </w:r>
      <w:r>
        <w:rPr>
          <w:rtl/>
        </w:rPr>
        <w:t>"</w:t>
      </w:r>
      <w:r>
        <w:rPr>
          <w:rFonts w:hint="cs"/>
          <w:rtl/>
        </w:rPr>
        <w:t>ב</w:t>
      </w:r>
    </w:p>
    <w:p w:rsidR="00DA63EC" w:rsidRDefault="00DA63EC" w:rsidP="00DA63EC">
      <w:pPr>
        <w:pStyle w:val="afff3"/>
        <w:framePr w:wrap="around"/>
        <w:rPr>
          <w:rtl/>
        </w:rPr>
      </w:pPr>
      <w:r>
        <w:rPr>
          <w:rFonts w:hint="cs"/>
          <w:rtl/>
        </w:rPr>
        <w:t>כט.</w:t>
      </w:r>
      <w:r>
        <w:rPr>
          <w:rtl/>
        </w:rPr>
        <w:t xml:space="preserve"> </w:t>
      </w:r>
    </w:p>
    <w:p w:rsidR="00DA63EC" w:rsidRDefault="00DA63EC" w:rsidP="00DA63EC">
      <w:pPr>
        <w:tabs>
          <w:tab w:val="center" w:pos="2835"/>
        </w:tabs>
        <w:rPr>
          <w:rtl/>
        </w:rPr>
      </w:pPr>
      <w:r>
        <w:rPr>
          <w:rtl/>
        </w:rPr>
        <w:t xml:space="preserve">כפתורין </w:t>
      </w:r>
      <w:r>
        <w:rPr>
          <w:rFonts w:hint="cs"/>
          <w:rtl/>
        </w:rPr>
        <w:t>י</w:t>
      </w:r>
      <w:r>
        <w:rPr>
          <w:rtl/>
        </w:rPr>
        <w:t>"</w:t>
      </w:r>
      <w:r>
        <w:rPr>
          <w:rFonts w:hint="cs"/>
          <w:rtl/>
        </w:rPr>
        <w:t>א</w:t>
      </w:r>
      <w:r>
        <w:rPr>
          <w:rtl/>
        </w:rPr>
        <w:t xml:space="preserve"> כפתורין </w:t>
      </w:r>
      <w:r>
        <w:rPr>
          <w:rFonts w:hint="cs"/>
          <w:rtl/>
        </w:rPr>
        <w:t xml:space="preserve">ב', ו' קנים וכפתור </w:t>
      </w:r>
      <w:r>
        <w:rPr>
          <w:rtl/>
        </w:rPr>
        <w:t xml:space="preserve">וכפתר וכפתר - הא </w:t>
      </w:r>
      <w:r>
        <w:rPr>
          <w:rFonts w:hint="cs"/>
          <w:rtl/>
        </w:rPr>
        <w:t>י</w:t>
      </w:r>
      <w:r>
        <w:rPr>
          <w:rtl/>
        </w:rPr>
        <w:t>"</w:t>
      </w:r>
      <w:r>
        <w:rPr>
          <w:rFonts w:hint="cs"/>
          <w:rtl/>
        </w:rPr>
        <w:t>א</w:t>
      </w:r>
      <w:ins w:id="94433" w:author="מנוע מכני" w:date="2026-10-11T12:04:40Z">
        <w:r>
          <w:rPr>
            <w:rtl/>
          </w:rPr>
          <w:t xml:space="preserve">,</w:t>
        </w:r>
      </w:ins>
      <w:del w:id="9443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פרחים תשעה פרחים </w:t>
      </w:r>
      <w:ins w:id="92747" w:author="מנוע מכני" w:date="2026-10-11T12:04:40Z">
        <w:r>
          <w:rPr>
            <w:rtl/>
          </w:rPr>
          <w:t xml:space="preserve">שני</w:t>
        </w:r>
      </w:ins>
      <w:del w:id="92748" w:author="מנוע מכני" w:date="2026-10-11T12:04:40Z">
        <w:r>
          <w:rPr>
            <w:rtl/>
          </w:rPr>
          <w:delText xml:space="preserve">תרי</w:delText>
        </w:r>
      </w:del>
      <w:r>
        <w:rPr>
          <w:rtl/>
        </w:rPr>
        <w:t xml:space="preserve"> דידה וששה דקנים תמניא </w:t>
      </w:r>
      <w:ins w:id="96657" w:author="מנוע מכני" w:date="2026-10-11T12:04:40Z">
        <w:r>
          <w:rPr>
            <w:rtl/>
          </w:rPr>
          <w:t xml:space="preserve">היו</w:t>
        </w:r>
      </w:ins>
      <w:del w:id="96658" w:author="מנוע מכני" w:date="2026-10-11T12:04:40Z">
        <w:r>
          <w:rPr>
            <w:rtl/>
          </w:rPr>
          <w:delText xml:space="preserve">הוו</w:delText>
        </w:r>
      </w:del>
      <w:r>
        <w:rPr>
          <w:rtl/>
        </w:rPr>
        <w:t xml:space="preserve">!</w:t>
      </w:r>
    </w:p>
    <w:p>
      <w:pPr>
        <w:pStyle w:val="38"/>
        <w:rPr>
          <w:ins w:id="98967" w:author="מנוע מכני" w:date="2026-10-11T12:04:40Z"/>
        </w:rPr>
      </w:pPr>
      <w:del w:id="98966" w:author="מנוע מכני" w:date="2026-10-11T12:04:40Z">
        <w:r w:rsidRPr="0051076E">
          <w:delText xml:space="preserve">•</w:delText>
        </w:r>
      </w:del>
      <w:r w:rsidRPr="0051076E">
        <w:t xml:space="preserve"> </w:t>
      </w:r>
      <w:r>
        <w:t xml:space="preserve">רב שלמן, כתיב:</w:t>
      </w:r>
    </w:p>
    <w:p w:rsidR="00DA63EC" w:rsidRDefault="00DA63EC" w:rsidP="00DA63EC">
      <w:pPr>
        <w:tabs>
          <w:tab w:val="center" w:pos="2835"/>
        </w:tabs>
        <w:rPr>
          <w:rtl/>
        </w:rPr>
      </w:pPr>
      <w:del w:id="98968" w:author="מנוע מכני" w:date="2026-10-11T12:04:40Z">
        <w:r>
          <w:rPr>
            <w:rtl/>
          </w:rPr>
          <w:delText xml:space="preserve"> </w:delText>
        </w:r>
      </w:del>
      <w:r>
        <w:rPr>
          <w:rStyle w:val="afffff0"/>
          <w:rtl/>
          <w:rPrChange w:id="9012" w:author="מנוע פסוקים" w:date="2026-10-11T09:32:13Z">
            <w:rPr>
              <w:rtl/>
            </w:rPr>
          </w:rPrChange>
        </w:rPr>
        <w:t xml:space="preserve">עד ירכה עד פרחה מקשה היא</w:t>
      </w:r>
      <w:r>
        <w:rPr>
          <w:rtl/>
        </w:rPr>
        <w:t xml:space="preserve">.</w:t>
      </w:r>
    </w:p>
    <w:p>
      <w:pPr>
        <w:pStyle w:val="afffff8"/>
        <w:rPr>
          <w:ins w:id="90661" w:author="קלוד" w:date="2026-10-11T12:32:08Z"/>
        </w:rPr>
      </w:pPr>
      <w:ins w:id="90662" w:author="קלוד" w:date="2026-10-11T12:32:08Z">
        <w:r>
          <w:rPr>
            <w:color w:val="7B3F00"/>
          </w:rPr>
          <w:t xml:space="preserve">גובה המנורה - תשעה טפחים לרב</w:t>
        </w:r>
      </w:ins>
    </w:p>
    <w:p>
      <w:pPr>
        <w:pStyle w:val="38"/>
        <w:rPr>
          <w:ins w:id="98970" w:author="מנוע מכני" w:date="2026-10-11T12:04:40Z"/>
        </w:rPr>
      </w:pPr>
      <w:del w:id="98969" w:author="מנוע מכני" w:date="2026-10-11T12:04:40Z">
        <w:r w:rsidRPr="0051076E">
          <w:delText xml:space="preserve">•</w:delText>
        </w:r>
      </w:del>
      <w:r w:rsidRPr="0051076E">
        <w:t xml:space="preserve"> </w:t>
      </w:r>
      <w:r>
        <w:t xml:space="preserve">רב:</w:t>
      </w:r>
    </w:p>
    <w:p w:rsidR="00DA63EC" w:rsidRDefault="00DA63EC" w:rsidP="00DA63EC">
      <w:pPr>
        <w:tabs>
          <w:tab w:val="center" w:pos="2835"/>
        </w:tabs>
        <w:rPr>
          <w:rtl/>
        </w:rPr>
      </w:pPr>
      <w:del w:id="98971" w:author="מנוע מכני" w:date="2026-10-11T12:04:40Z">
        <w:r>
          <w:rPr>
            <w:rtl/>
          </w:rPr>
          <w:delText xml:space="preserve"> </w:delText>
        </w:r>
      </w:del>
      <w:r>
        <w:rPr>
          <w:rtl/>
        </w:rPr>
        <w:t xml:space="preserve">גובהה של מנורה תשעה טפחים.</w:t>
      </w:r>
    </w:p>
    <w:p>
      <w:pPr>
        <w:pStyle w:val="38"/>
        <w:rPr>
          <w:ins w:id="98972" w:author="מנוע מכני" w:date="2026-10-11T12:04:40Z"/>
        </w:rPr>
      </w:pPr>
      <w:r>
        <w:t>איתיביה ר</w:t>
      </w:r>
      <w:r>
        <w:t>שב</w:t>
      </w:r>
      <w:r>
        <w:t>"</w:t>
      </w:r>
      <w:r>
        <w:t>ח לרב</w:t>
      </w:r>
      <w:r>
        <w:t xml:space="preserve">:</w:t>
      </w:r>
    </w:p>
    <w:p w:rsidR="00DA63EC" w:rsidRDefault="00DA63EC" w:rsidP="00DA63EC">
      <w:pPr>
        <w:tabs>
          <w:tab w:val="center" w:pos="2835"/>
        </w:tabs>
        <w:rPr>
          <w:rtl/>
        </w:rPr>
      </w:pPr>
      <w:del w:id="98973" w:author="מנוע מכני" w:date="2026-10-11T12:04:40Z">
        <w:r>
          <w:rPr>
            <w:rtl/>
          </w:rPr>
          <w:delText xml:space="preserve"> </w:delText>
        </w:r>
      </w:del>
      <w:r>
        <w:rPr>
          <w:rtl/>
        </w:rPr>
        <w:t xml:space="preserve">אבן היתה לפני מנורה ובה שלש מעלות, </w:t>
      </w:r>
      <w:ins w:id="92749" w:author="מנוע מכני" w:date="2026-10-11T12:04:40Z">
        <w:r>
          <w:rPr>
            <w:rtl/>
          </w:rPr>
          <w:t xml:space="preserve">שעליו</w:t>
        </w:r>
      </w:ins>
      <w:del w:id="92750" w:author="מנוע מכני" w:date="2026-10-11T12:04:40Z">
        <w:r>
          <w:rPr>
            <w:rtl/>
          </w:rPr>
          <w:delText xml:space="preserve">שעליה</w:delText>
        </w:r>
      </w:del>
      <w:r>
        <w:rPr>
          <w:rtl/>
        </w:rPr>
        <w:t xml:space="preserve"> הכהן עומד ומטיב את הנרות!</w:t>
      </w:r>
    </w:p>
    <w:p>
      <w:pPr>
        <w:pStyle w:val="38"/>
        <w:rPr>
          <w:ins w:id="98974" w:author="מנוע מכני" w:date="2026-10-11T12:04:40Z"/>
        </w:rPr>
      </w:pPr>
      <w:r>
        <w:t xml:space="preserve">א"ל</w:t>
      </w:r>
      <w:r>
        <w:t xml:space="preserve">:</w:t>
      </w:r>
    </w:p>
    <w:p w:rsidR="00DA63EC" w:rsidRDefault="00DA63EC" w:rsidP="00DA63EC">
      <w:pPr>
        <w:tabs>
          <w:tab w:val="center" w:pos="2835"/>
        </w:tabs>
        <w:rPr>
          <w:rtl/>
        </w:rPr>
      </w:pPr>
      <w:del w:id="98975" w:author="מנוע מכני" w:date="2026-10-11T12:04:40Z">
        <w:r>
          <w:rPr>
            <w:rtl/>
          </w:rPr>
          <w:delText xml:space="preserve"> </w:delText>
        </w:r>
      </w:del>
      <w:r>
        <w:rPr>
          <w:rtl/>
        </w:rPr>
        <w:t xml:space="preserve">שימי, את? </w:t>
      </w:r>
      <w:r>
        <w:rPr>
          <w:rFonts w:hint="cs"/>
          <w:rtl/>
        </w:rPr>
        <w:t>אמרתי</w:t>
      </w:r>
      <w:r>
        <w:rPr>
          <w:rtl/>
        </w:rPr>
        <w:t xml:space="preserve"> משפת קנים ולמעלה.</w:t>
      </w:r>
    </w:p>
    <w:p>
      <w:pPr>
        <w:pStyle w:val="afffff8"/>
        <w:rPr>
          <w:ins w:id="90659" w:author="קלוד" w:date="2026-10-11T12:32:08Z"/>
        </w:rPr>
      </w:pPr>
      <w:ins w:id="90660" w:author="קלוד" w:date="2026-10-11T12:32:08Z">
        <w:r>
          <w:rPr>
            <w:color w:val="7B3F00"/>
          </w:rPr>
          <w:t xml:space="preserve">מנורת זהב סגור - שכילתו אלף פעמים בכור</w:t>
        </w:r>
      </w:ins>
    </w:p>
    <w:p>
      <w:pPr>
        <w:pStyle w:val="38"/>
        <w:rPr>
          <w:ins w:id="98976" w:author="מנוע מכני" w:date="2026-10-11T12:04:40Z"/>
        </w:rPr>
      </w:pPr>
      <w:r w:rsidRPr="00FE1B89">
        <w:t xml:space="preserve">כתיב:</w:t>
      </w:r>
    </w:p>
    <w:p w:rsidR="00DA63EC" w:rsidRPr="00FE1B89" w:rsidRDefault="00DA63EC" w:rsidP="00DA63EC">
      <w:pPr>
        <w:tabs>
          <w:tab w:val="center" w:pos="2835"/>
        </w:tabs>
        <w:rPr>
          <w:spacing w:val="-2"/>
          <w:rtl/>
        </w:rPr>
      </w:pPr>
      <w:del w:id="98977" w:author="מנוע מכני" w:date="2026-10-11T12:04:40Z">
        <w:r w:rsidRPr="00FE1B89">
          <w:rPr>
            <w:spacing w:val="-2"/>
            <w:rtl/>
          </w:rPr>
          <w:delText xml:space="preserve"> </w:delText>
        </w:r>
      </w:del>
      <w:r>
        <w:rPr>
          <w:rStyle w:val="afffff0"/>
          <w:spacing w:val="-2"/>
          <w:rtl/>
          <w:rPrChange w:id="9013" w:author="מנוע פסוקים" w:date="2026-10-11T09:32:13Z">
            <w:rPr>
              <w:spacing w:val="-2"/>
              <w:rtl/>
            </w:rPr>
          </w:rPrChange>
        </w:rPr>
        <w:t xml:space="preserve">והפרח והנרות והמלקחים זהב הוא מיכלות זהב</w:t>
      </w:r>
      <w:r>
        <w:rPr>
          <w:spacing w:val="-2"/>
          <w:rtl/>
        </w:rPr>
        <w:t xml:space="preserve">, </w:t>
      </w:r>
      <w:r w:rsidRPr="00FE1B89">
        <w:rPr>
          <w:rStyle w:val="2fb"/>
          <w:rFonts w:hint="cs"/>
          <w:spacing w:val="-2"/>
          <w:rtl/>
        </w:rPr>
        <w:t>ר</w:t>
      </w:r>
      <w:r w:rsidRPr="00FE1B89">
        <w:rPr>
          <w:rStyle w:val="2fb"/>
          <w:spacing w:val="-2"/>
          <w:rtl/>
        </w:rPr>
        <w:t>"</w:t>
      </w:r>
      <w:r w:rsidRPr="00FE1B89">
        <w:rPr>
          <w:rStyle w:val="2fb"/>
          <w:rFonts w:hint="cs"/>
          <w:spacing w:val="-2"/>
          <w:rtl/>
        </w:rPr>
        <w:t>א</w:t>
      </w:r>
      <w:r w:rsidRPr="00FE1B89">
        <w:rPr>
          <w:spacing w:val="-2"/>
          <w:rtl/>
        </w:rPr>
        <w:t xml:space="preserve">: שכילתו לכל זהב סגור של שלמה, </w:t>
      </w:r>
    </w:p>
    <w:p>
      <w:pPr>
        <w:pStyle w:val="38"/>
        <w:rPr>
          <w:ins w:id="98978" w:author="מנוע מכני" w:date="2026-10-11T12:04:40Z"/>
        </w:rPr>
      </w:pPr>
      <w:r>
        <w:t>דאריא</w:t>
      </w:r>
      <w:r>
        <w:t>"</w:t>
      </w:r>
      <w:r>
        <w:t>ר</w:t>
      </w:r>
      <w:r>
        <w:t xml:space="preserve">:</w:t>
      </w:r>
    </w:p>
    <w:p w:rsidR="00DA63EC" w:rsidRDefault="00DA63EC" w:rsidP="00DA63EC">
      <w:pPr>
        <w:tabs>
          <w:tab w:val="center" w:pos="2835"/>
        </w:tabs>
        <w:rPr>
          <w:rtl/>
        </w:rPr>
      </w:pPr>
      <w:del w:id="98979" w:author="מנוע מכני" w:date="2026-10-11T12:04:40Z">
        <w:r>
          <w:rPr>
            <w:rtl/>
          </w:rPr>
          <w:delText xml:space="preserve"> </w:delText>
        </w:r>
      </w:del>
      <w:r>
        <w:rPr>
          <w:rtl/>
        </w:rPr>
        <w:t xml:space="preserve">עשר מנורות עשה שלמה, וכל אחת ואחת הביא לה אלף ככר זהב, והכניסוהו אלף פעמים לכור והעמידוהו על ככר.</w:t>
      </w:r>
    </w:p>
    <w:p>
      <w:pPr>
        <w:pStyle w:val="38"/>
        <w:rPr>
          <w:ins w:id="98980" w:author="מנוע מכני" w:date="2026-10-11T12:04:40Z"/>
        </w:rPr>
      </w:pPr>
      <w:r>
        <w:t xml:space="preserve">והך</w:t>
      </w:r>
    </w:p>
    <w:p w:rsidR="00DA63EC" w:rsidRDefault="00DA63EC" w:rsidP="00DA63EC">
      <w:pPr>
        <w:tabs>
          <w:tab w:val="center" w:pos="2835"/>
        </w:tabs>
        <w:rPr>
          <w:rtl/>
        </w:rPr>
      </w:pPr>
      <w:del w:id="98981" w:author="מנוע מכני" w:date="2026-10-11T12:04:40Z">
        <w:r>
          <w:rPr>
            <w:rFonts w:hint="cs"/>
            <w:rtl/>
          </w:rPr>
          <w:delText xml:space="preserve"> </w:delText>
        </w:r>
      </w:del>
      <w:r>
        <w:rPr>
          <w:rFonts w:hint="cs"/>
          <w:rtl/>
        </w:rPr>
        <w:t xml:space="preserve">דזהב </w:t>
      </w:r>
      <w:r>
        <w:rPr>
          <w:rStyle w:val="afffff0"/>
          <w:rFonts w:hint="cs"/>
          <w:rtl/>
          <w:rPrChange w:id="9014" w:author="מנוע פסוקים" w:date="2026-10-11T09:32:13Z">
            <w:rPr>
              <w:rFonts w:hint="cs"/>
              <w:rtl/>
            </w:rPr>
          </w:rPrChange>
        </w:rPr>
        <w:t xml:space="preserve">סגור</w:t>
      </w:r>
      <w:r>
        <w:rPr>
          <w:rStyle w:val="afffff0"/>
          <w:rtl/>
          <w:rPrChange w:id="9015" w:author="מנוע פסוקים" w:date="2026-10-11T09:32:13Z">
            <w:rPr>
              <w:rtl/>
            </w:rPr>
          </w:rPrChange>
        </w:rPr>
        <w:t xml:space="preserve"> אין כסף נחשב בימי שלמה למאומה</w:t>
      </w:r>
      <w:r>
        <w:rPr>
          <w:rtl/>
        </w:rPr>
        <w:t xml:space="preserve">!</w:t>
      </w:r>
      <w:r>
        <w:rPr>
          <w:rFonts w:hint="cs"/>
          <w:rtl/>
        </w:rPr>
        <w:t xml:space="preserve">- שאני זהב סגור </w:t>
      </w:r>
    </w:p>
    <w:p>
      <w:pPr>
        <w:pStyle w:val="38"/>
        <w:rPr>
          <w:ins w:id="98982" w:author="מנוע מכני" w:date="2026-10-11T12:04:40Z"/>
        </w:rPr>
      </w:pPr>
      <w:r>
        <w:t>והך דריב</w:t>
      </w:r>
      <w:r>
        <w:t>"</w:t>
      </w:r>
      <w:r>
        <w:t>י</w:t>
      </w:r>
      <w:r>
        <w:t xml:space="preserve">:</w:t>
      </w:r>
    </w:p>
    <w:p w:rsidR="00DA63EC" w:rsidRDefault="00DA63EC" w:rsidP="00DA63EC">
      <w:pPr>
        <w:tabs>
          <w:tab w:val="center" w:pos="2835"/>
        </w:tabs>
        <w:rPr>
          <w:rtl/>
        </w:rPr>
      </w:pPr>
      <w:del w:id="98983" w:author="מנוע מכני" w:date="2026-10-11T12:04:40Z">
        <w:r>
          <w:rPr>
            <w:rtl/>
          </w:rPr>
          <w:delText xml:space="preserve"> </w:delText>
        </w:r>
      </w:del>
      <w:r>
        <w:rPr>
          <w:rtl/>
        </w:rPr>
        <w:t xml:space="preserve">מעשה והיתה מנורת בית המקדש יתירה על של משה בדינר זהב קורדיקיני, והכניסוה פ' פעמים לכור והעמידוה על ככר!</w:t>
      </w:r>
      <w:r>
        <w:rPr>
          <w:rFonts w:hint="cs"/>
          <w:rtl/>
        </w:rPr>
        <w:t xml:space="preserve"> - </w:t>
      </w:r>
      <w:r>
        <w:rPr>
          <w:rtl/>
        </w:rPr>
        <w:t xml:space="preserve">כיון </w:t>
      </w:r>
      <w:ins w:id="97335" w:author="מנוע מכני" w:date="2026-10-11T12:04:40Z">
        <w:r>
          <w:rPr>
            <w:rtl/>
          </w:rPr>
          <w:t xml:space="preserve">דעומד</w:t>
        </w:r>
      </w:ins>
      <w:del w:id="97336" w:author="מנוע מכני" w:date="2026-10-11T12:04:40Z">
        <w:r>
          <w:rPr>
            <w:rtl/>
          </w:rPr>
          <w:delText xml:space="preserve">דקאי</w:delText>
        </w:r>
      </w:del>
      <w:r>
        <w:rPr>
          <w:rtl/>
        </w:rPr>
        <w:t xml:space="preserve"> </w:t>
      </w:r>
      <w:ins w:id="97337" w:author="מנוע מכני" w:date="2026-10-11T12:04:40Z">
        <w:r>
          <w:rPr>
            <w:rtl/>
          </w:rPr>
          <w:t xml:space="preserve">עומד</w:t>
        </w:r>
      </w:ins>
      <w:del w:id="97338" w:author="מנוע מכני" w:date="2026-10-11T12:04:40Z">
        <w:r>
          <w:rPr>
            <w:rtl/>
          </w:rPr>
          <w:delText xml:space="preserve">קאי</w:delText>
        </w:r>
      </w:del>
      <w:r>
        <w:rPr>
          <w:rtl/>
        </w:rPr>
        <w:t xml:space="preserve">.</w:t>
      </w:r>
    </w:p>
    <w:p>
      <w:pPr>
        <w:pStyle w:val="afffff8"/>
        <w:rPr>
          <w:ins w:id="90657" w:author="קלוד" w:date="2026-10-11T12:32:08Z"/>
        </w:rPr>
      </w:pPr>
      <w:ins w:id="90658" w:author="קלוד" w:date="2026-10-11T12:32:08Z">
        <w:r>
          <w:rPr>
            <w:color w:val="7B3F00"/>
          </w:rPr>
          <w:t xml:space="preserve">'המנורה הטהורה' - שירדו מעשיה ממקום טהרה</w:t>
        </w:r>
      </w:ins>
    </w:p>
    <w:p w:rsidR="00DA63EC" w:rsidRDefault="00DA63EC" w:rsidP="00DA63EC">
      <w:pPr>
        <w:tabs>
          <w:tab w:val="center" w:pos="2835"/>
        </w:tabs>
        <w:rPr>
          <w:rtl/>
        </w:rPr>
      </w:pPr>
      <w:r w:rsidRPr="0051076E">
        <w:rPr>
          <w:b/>
          <w:bCs/>
          <w:rtl/>
        </w:rPr>
        <w:t xml:space="preserve">• </w:t>
      </w:r>
      <w:r>
        <w:rPr>
          <w:rStyle w:val="2fb"/>
          <w:rFonts w:hint="cs"/>
          <w:rtl/>
        </w:rPr>
        <w:t>רשב</w:t>
      </w:r>
      <w:r>
        <w:rPr>
          <w:rStyle w:val="2fb"/>
          <w:rtl/>
        </w:rPr>
        <w:t>"</w:t>
      </w:r>
      <w:r>
        <w:rPr>
          <w:rStyle w:val="2fb"/>
          <w:rFonts w:hint="cs"/>
          <w:rtl/>
        </w:rPr>
        <w:t xml:space="preserve">נ</w:t>
      </w:r>
      <w:r>
        <w:rPr>
          <w:rFonts w:hint="cs"/>
          <w:rtl/>
        </w:rPr>
        <w:t xml:space="preserve"> מרי</w:t>
      </w:r>
      <w:r>
        <w:rPr>
          <w:rtl/>
        </w:rPr>
        <w:t>"</w:t>
      </w:r>
      <w:r>
        <w:rPr>
          <w:rFonts w:hint="cs"/>
          <w:rtl/>
        </w:rPr>
        <w:t>ו'</w:t>
      </w:r>
      <w:r>
        <w:rPr>
          <w:rStyle w:val="afffff0"/>
          <w:rtl/>
        </w:rPr>
        <w:t>על המנורה הטהורה</w:t>
      </w:r>
      <w:r>
        <w:rPr>
          <w:rFonts w:hint="cs"/>
          <w:rtl/>
        </w:rPr>
        <w:t>'</w:t>
      </w:r>
      <w:r>
        <w:rPr>
          <w:rtl/>
        </w:rPr>
        <w:t xml:space="preserve"> שירדו מעשיה ממקום טהרה.</w:t>
      </w:r>
    </w:p>
    <w:p>
      <w:pPr>
        <w:pStyle w:val="38"/>
        <w:rPr>
          <w:ins w:id="98984" w:author="מנוע מכני" w:date="2026-10-11T12:04:40Z"/>
        </w:rPr>
      </w:pPr>
      <w:r>
        <w:t xml:space="preserve">אלא</w:t>
      </w:r>
    </w:p>
    <w:p w:rsidR="00DA63EC" w:rsidRDefault="00DA63EC" w:rsidP="00DA63EC">
      <w:pPr>
        <w:tabs>
          <w:tab w:val="center" w:pos="2835"/>
        </w:tabs>
        <w:rPr>
          <w:rtl/>
        </w:rPr>
      </w:pPr>
      <w:del w:id="98985" w:author="מנוע מכני" w:date="2026-10-11T12:04:40Z">
        <w:r>
          <w:rPr>
            <w:rtl/>
          </w:rPr>
          <w:delText xml:space="preserve"> </w:delText>
        </w:r>
      </w:del>
      <w:r>
        <w:rPr>
          <w:rtl/>
        </w:rPr>
        <w:t xml:space="preserve">מעתה, על השלחן הטהור - שירדו מעשיו ממקום טהור? אלא טהור מכלל שהוא טמא, </w:t>
      </w:r>
      <w:r>
        <w:rPr>
          <w:rFonts w:hint="cs"/>
          <w:rtl/>
        </w:rPr>
        <w:t>ה</w:t>
      </w:r>
      <w:r>
        <w:rPr>
          <w:rtl/>
        </w:rPr>
        <w:t>"</w:t>
      </w:r>
      <w:r>
        <w:rPr>
          <w:rFonts w:hint="cs"/>
          <w:rtl/>
        </w:rPr>
        <w:t xml:space="preserve">נ</w:t>
      </w:r>
      <w:r>
        <w:rPr>
          <w:rFonts w:hint="cs"/>
          <w:rtl/>
        </w:rPr>
        <w:t xml:space="preserve"> </w:t>
      </w:r>
      <w:ins w:id="91085" w:author="מנוע מכני" w:date="2026-10-11T12:04:40Z">
        <w:r>
          <w:rPr>
            <w:rFonts w:hint="cs"/>
            <w:rtl/>
          </w:rPr>
          <w:t xml:space="preserve">כאן</w:t>
        </w:r>
      </w:ins>
      <w:del w:id="91086" w:author="מנוע מכני" w:date="2026-10-11T12:04:40Z">
        <w:r>
          <w:rPr>
            <w:rFonts w:hint="cs"/>
            <w:rtl/>
          </w:rPr>
          <w:delText xml:space="preserve">הכא</w:delText>
        </w:r>
      </w:del>
      <w:r>
        <w:rPr>
          <w:rFonts w:hint="cs"/>
          <w:rtl/>
        </w:rPr>
        <w:t xml:space="preserve"> </w:t>
      </w:r>
    </w:p>
    <w:p w:rsidR="00DA63EC" w:rsidRPr="00FE1B89" w:rsidRDefault="00DA63EC" w:rsidP="00DA63EC">
      <w:pPr>
        <w:tabs>
          <w:tab w:val="center" w:pos="2835"/>
        </w:tabs>
        <w:rPr>
          <w:spacing w:val="-2"/>
          <w:rtl/>
        </w:rPr>
      </w:pPr>
      <w:ins w:id="91087" w:author="מנוע מכני" w:date="2026-10-11T12:04:40Z">
        <w:r>
          <w:rPr>
            <w:rFonts w:hint="cs"/>
            <w:spacing w:val="-2"/>
            <w:rtl/>
          </w:rPr>
          <w:t xml:space="preserve">שם</w:t>
        </w:r>
      </w:ins>
      <w:del w:id="91088" w:author="מנוע מכני" w:date="2026-10-11T12:04:40Z">
        <w:r w:rsidRPr="00FE1B89">
          <w:rPr>
            <w:rFonts w:hint="cs"/>
            <w:spacing w:val="-2"/>
            <w:rtl/>
          </w:rPr>
          <w:delText xml:space="preserve">התם</w:delText>
        </w:r>
      </w:del>
      <w:r w:rsidRPr="00FE1B89">
        <w:rPr>
          <w:rFonts w:hint="cs"/>
          <w:spacing w:val="-2"/>
          <w:rtl/>
        </w:rPr>
        <w:t xml:space="preserve"> </w:t>
      </w:r>
      <w:r w:rsidRPr="00FE1B89">
        <w:rPr>
          <w:rStyle w:val="2fb"/>
          <w:rFonts w:hint="cs"/>
          <w:spacing w:val="-2"/>
          <w:rtl/>
        </w:rPr>
        <w:t xml:space="preserve">כדר</w:t>
      </w:r>
      <w:r w:rsidRPr="00FE1B89">
        <w:rPr>
          <w:rStyle w:val="2fb"/>
          <w:spacing w:val="-2"/>
          <w:rtl/>
        </w:rPr>
        <w:t>"</w:t>
      </w:r>
      <w:r w:rsidRPr="00FE1B89">
        <w:rPr>
          <w:rStyle w:val="2fb"/>
          <w:rFonts w:hint="cs"/>
          <w:spacing w:val="-2"/>
          <w:rtl/>
        </w:rPr>
        <w:t xml:space="preserve">ל</w:t>
      </w:r>
      <w:r w:rsidRPr="00FE1B89">
        <w:rPr>
          <w:rFonts w:hint="cs"/>
          <w:spacing w:val="-2"/>
          <w:rtl/>
        </w:rPr>
        <w:t xml:space="preserve"> </w:t>
      </w:r>
      <w:r w:rsidRPr="00FE1B89">
        <w:rPr>
          <w:rStyle w:val="afffff0"/>
          <w:rFonts w:hint="cs"/>
          <w:spacing w:val="-2"/>
          <w:rtl/>
        </w:rPr>
        <w:t>ד'</w:t>
      </w:r>
      <w:r w:rsidRPr="00FE1B89">
        <w:rPr>
          <w:rStyle w:val="afffff0"/>
          <w:spacing w:val="-2"/>
          <w:rtl/>
        </w:rPr>
        <w:t>על השולחן הטהור</w:t>
      </w:r>
      <w:r w:rsidRPr="00FE1B89">
        <w:rPr>
          <w:rStyle w:val="afffff0"/>
          <w:rFonts w:hint="cs"/>
          <w:spacing w:val="-2"/>
          <w:rtl/>
        </w:rPr>
        <w:t>'</w:t>
      </w:r>
      <w:r w:rsidRPr="00FE1B89">
        <w:rPr>
          <w:rStyle w:val="afffff0"/>
          <w:spacing w:val="-2"/>
          <w:rtl/>
        </w:rPr>
        <w:t xml:space="preserve"> </w:t>
      </w:r>
      <w:r w:rsidRPr="00FE1B89">
        <w:rPr>
          <w:spacing w:val="-2"/>
          <w:rtl/>
        </w:rPr>
        <w:t xml:space="preserve">מכלל שהוא טמא כלי עץ העשוי לנחת הוא, </w:t>
      </w:r>
      <w:r w:rsidRPr="00FE1B89">
        <w:rPr>
          <w:rFonts w:hint="cs"/>
          <w:spacing w:val="-2"/>
          <w:rtl/>
        </w:rPr>
        <w:t>ו</w:t>
      </w:r>
      <w:r w:rsidRPr="00FE1B89">
        <w:rPr>
          <w:spacing w:val="-2"/>
          <w:rtl/>
        </w:rPr>
        <w:t xml:space="preserve">אינו מקבל טומאה, </w:t>
      </w:r>
    </w:p>
    <w:p>
      <w:pPr>
        <w:pStyle w:val="38"/>
        <w:rPr>
          <w:ins w:id="102423" w:author="מנוע מכני" w:date="2026-10-11T12:04:40Z"/>
        </w:rPr>
      </w:pPr>
      <w:r w:rsidRPr="00336727">
        <w:t xml:space="preserve">אלא,</w:t>
      </w:r>
    </w:p>
    <w:p w:rsidR="00DA63EC" w:rsidRDefault="00DA63EC" w:rsidP="00DA63EC">
      <w:pPr>
        <w:rPr>
          <w:rtl/>
        </w:rPr>
      </w:pPr>
      <w:del w:id="102424" w:author="מנוע מכני" w:date="2026-10-11T12:04:40Z">
        <w:r w:rsidRPr="00336727">
          <w:rPr>
            <w:rtl/>
          </w:rPr>
          <w:delText xml:space="preserve"> </w:delText>
        </w:r>
      </w:del>
      <w:r w:rsidRPr="00336727">
        <w:rPr>
          <w:rtl/>
        </w:rPr>
        <w:t xml:space="preserve">מלמד שמגביהין אותו לעולי רגלים ומראים להם לחם הפנים, ואומר להם: ראו חיבתכם לפני המקום.</w:t>
      </w:r>
    </w:p>
    <w:p>
      <w:pPr>
        <w:pStyle w:val="38"/>
        <w:rPr>
          <w:ins w:id="98986" w:author="מנוע מכני" w:date="2026-10-11T12:04:40Z"/>
        </w:rPr>
      </w:pPr>
      <w:r w:rsidRPr="00554173">
        <w:t>חיבתכם</w:t>
      </w:r>
      <w:r>
        <w:t>? כדריב"ל</w:t>
      </w:r>
      <w:r>
        <w:t>:</w:t>
      </w:r>
    </w:p>
    <w:p w:rsidR="00DA63EC" w:rsidRDefault="00DA63EC" w:rsidP="00DA63EC">
      <w:pPr>
        <w:tabs>
          <w:tab w:val="center" w:pos="2835"/>
        </w:tabs>
        <w:rPr>
          <w:rtl/>
        </w:rPr>
      </w:pPr>
      <w:del w:id="98987" w:author="מנוע מכני" w:date="2026-10-11T12:04:40Z">
        <w:r>
          <w:rPr>
            <w:rtl/>
          </w:rPr>
          <w:delText xml:space="preserve"> </w:delText>
        </w:r>
      </w:del>
      <w:r>
        <w:rPr>
          <w:rtl/>
        </w:rPr>
        <w:t xml:space="preserve">נס גדול נעשה בלחם הפנים, סילוקו כסידורו, שנאמר: </w:t>
      </w:r>
      <w:r>
        <w:rPr>
          <w:rStyle w:val="afffff0"/>
          <w:rtl/>
          <w:rPrChange w:id="9016" w:author="מנוע פסוקים" w:date="2026-10-11T09:32:13Z">
            <w:rPr>
              <w:rtl/>
            </w:rPr>
          </w:rPrChange>
        </w:rPr>
        <w:t xml:space="preserve">לשום לחם חם ביום הלקחו</w:t>
      </w:r>
      <w:r>
        <w:rPr>
          <w:rtl/>
        </w:rPr>
        <w:t xml:space="preserve">.</w:t>
      </w:r>
    </w:p>
    <w:p w:rsidR="00DA63EC" w:rsidRDefault="00DA63EC" w:rsidP="00DA63EC">
      <w:pPr>
        <w:tabs>
          <w:tab w:val="center" w:pos="2835"/>
        </w:tabs>
        <w:rPr>
          <w:rtl/>
        </w:rPr>
      </w:pPr>
      <w:ins w:id="91089" w:author="מנוע מכני" w:date="2026-10-11T12:04:40Z">
        <w:r>
          <w:rPr>
            <w:rFonts w:hint="cs"/>
            <w:rtl/>
          </w:rPr>
          <w:t xml:space="preserve">וכאן</w:t>
        </w:r>
      </w:ins>
      <w:del w:id="91090" w:author="מנוע מכני" w:date="2026-10-11T12:04:40Z">
        <w:r>
          <w:rPr>
            <w:rFonts w:hint="cs"/>
            <w:rtl/>
          </w:rPr>
          <w:delText xml:space="preserve">והכא</w:delText>
        </w:r>
      </w:del>
      <w:r>
        <w:rPr>
          <w:rFonts w:hint="cs"/>
          <w:rtl/>
        </w:rPr>
        <w:t xml:space="preserve"> טהורה היינו </w:t>
      </w:r>
      <w:r>
        <w:rPr>
          <w:rtl/>
        </w:rPr>
        <w:t>שירדו מעשיה ממקום טהרה.</w:t>
      </w:r>
    </w:p>
    <w:p w:rsidR="00DA63EC" w:rsidRDefault="00DA63EC" w:rsidP="00DA63EC">
      <w:pPr>
        <w:tabs>
          <w:tab w:val="center" w:pos="2835"/>
        </w:tabs>
        <w:rPr>
          <w:rtl/>
        </w:rPr>
      </w:pPr>
    </w:p>
    <w:p>
      <w:pPr>
        <w:pStyle w:val="afffff8"/>
        <w:rPr>
          <w:ins w:id="90655" w:author="קלוד" w:date="2026-10-11T12:32:08Z"/>
        </w:rPr>
      </w:pPr>
      <w:ins w:id="90656" w:author="קלוד" w:date="2026-10-11T12:32:08Z">
        <w:r>
          <w:rPr>
            <w:color w:val="7B3F00"/>
          </w:rPr>
          <w:t xml:space="preserve">מנורה של אש - ירדה מן השמים</w:t>
        </w:r>
      </w:ins>
    </w:p>
    <w:p w:rsidR="00DA63EC" w:rsidRDefault="00DA63EC" w:rsidP="00DA63EC">
      <w:pPr>
        <w:tabs>
          <w:tab w:val="center" w:pos="2835"/>
        </w:tabs>
        <w:rPr>
          <w:rtl/>
        </w:rPr>
      </w:pPr>
      <w:r>
        <w:rPr>
          <w:rtl/>
        </w:rPr>
        <w:t>תניא</w:t>
      </w:r>
      <w:r>
        <w:rPr>
          <w:rFonts w:hint="cs"/>
          <w:rtl/>
        </w:rPr>
        <w:t xml:space="preserve"> </w:t>
      </w:r>
      <w:r>
        <w:rPr>
          <w:rStyle w:val="2fb"/>
          <w:rFonts w:hint="cs"/>
          <w:rtl/>
        </w:rPr>
        <w:t xml:space="preserve">ריב</w:t>
      </w:r>
      <w:r>
        <w:rPr>
          <w:rStyle w:val="2fb"/>
          <w:rtl/>
        </w:rPr>
        <w:t>"</w:t>
      </w:r>
      <w:r>
        <w:rPr>
          <w:rStyle w:val="2fb"/>
          <w:rFonts w:hint="cs"/>
          <w:rtl/>
        </w:rPr>
        <w:t>י</w:t>
      </w:r>
      <w:r>
        <w:rPr>
          <w:rtl/>
        </w:rPr>
        <w:t>:</w:t>
      </w:r>
      <w:r>
        <w:rPr>
          <w:rFonts w:hint="cs"/>
          <w:rtl/>
        </w:rPr>
        <w:t>'</w:t>
      </w:r>
      <w:r>
        <w:rPr>
          <w:rtl/>
        </w:rPr>
        <w:t>ארון של אש ושלחן של אש ומנורה של אש ירדו מן השמים, וראה משה ועשה כמותם, שנאמר: וראה ועשה כתבניתם אשר אתה מראה בהר.</w:t>
      </w:r>
    </w:p>
    <w:p>
      <w:pPr>
        <w:pStyle w:val="38"/>
        <w:rPr>
          <w:ins w:id="98988" w:author="מנוע מכני" w:date="2026-10-11T12:04:40Z"/>
        </w:rPr>
      </w:pPr>
      <w:r w:rsidRPr="00FE1B89">
        <w:t xml:space="preserve">והך</w:t>
      </w:r>
    </w:p>
    <w:p w:rsidR="00DA63EC" w:rsidRPr="00FE1B89" w:rsidRDefault="00DA63EC" w:rsidP="00DA63EC">
      <w:pPr>
        <w:tabs>
          <w:tab w:val="center" w:pos="2835"/>
        </w:tabs>
        <w:rPr>
          <w:spacing w:val="-2"/>
          <w:rtl/>
        </w:rPr>
      </w:pPr>
      <w:del w:id="98989" w:author="מנוע מכני" w:date="2026-10-11T12:04:40Z">
        <w:r w:rsidRPr="00FE1B89">
          <w:rPr>
            <w:rFonts w:hint="cs"/>
            <w:spacing w:val="-2"/>
            <w:rtl/>
          </w:rPr>
          <w:delText xml:space="preserve"> </w:delText>
        </w:r>
      </w:del>
      <w:r w:rsidRPr="00FE1B89">
        <w:rPr>
          <w:rStyle w:val="afffff0"/>
          <w:rFonts w:hint="cs"/>
          <w:spacing w:val="-2"/>
          <w:rtl/>
        </w:rPr>
        <w:t>ד'</w:t>
      </w:r>
      <w:ins w:id="90495" w:author="Claude - סמנטי" w:date="2026-10-11T12:27:00Z">
        <w:r>
          <w:rPr>
            <w:rStyle w:val="afffff0"/>
            <w:spacing w:val="-2"/>
            <w:rtl/>
          </w:rPr>
          <w:t xml:space="preserve">וַהֲקֵמֹתָ אֶת הַמִּשְׁכָּן כְּמִשְׁפָּטוֹ אֲשֶׁר הָרְאֵיתָ בָּהָר</w:t>
        </w:r>
      </w:ins>
      <w:del w:id="90496" w:author="Claude - סמנטי" w:date="2026-10-11T12:27:00Z">
        <w:r w:rsidRPr="00FE1B89">
          <w:rPr>
            <w:rStyle w:val="afffff0"/>
            <w:spacing w:val="-2"/>
            <w:rtl/>
          </w:rPr>
          <w:delText xml:space="preserve">והקמת את המשכן כמשפטו אשר הראית בהר</w:delText>
        </w:r>
      </w:del>
      <w:r w:rsidRPr="00FE1B89">
        <w:rPr>
          <w:rStyle w:val="afffff0"/>
          <w:rFonts w:hint="cs"/>
          <w:spacing w:val="-2"/>
          <w:rtl/>
        </w:rPr>
        <w:t>'</w:t>
      </w:r>
      <w:r w:rsidRPr="00FE1B89">
        <w:rPr>
          <w:rStyle w:val="afffff0"/>
          <w:spacing w:val="-2"/>
          <w:rtl/>
        </w:rPr>
        <w:t xml:space="preserve"> </w:t>
      </w:r>
      <w:r w:rsidRPr="00FE1B89">
        <w:rPr>
          <w:rFonts w:hint="cs"/>
          <w:spacing w:val="-2"/>
          <w:rtl/>
        </w:rPr>
        <w:t>ה</w:t>
      </w:r>
      <w:r w:rsidRPr="00FE1B89">
        <w:rPr>
          <w:spacing w:val="-2"/>
          <w:rtl/>
        </w:rPr>
        <w:t>"</w:t>
      </w:r>
      <w:r w:rsidRPr="00FE1B89">
        <w:rPr>
          <w:rFonts w:hint="cs"/>
          <w:spacing w:val="-2"/>
          <w:rtl/>
        </w:rPr>
        <w:t>נ</w:t>
      </w:r>
      <w:r w:rsidRPr="00FE1B89">
        <w:rPr>
          <w:spacing w:val="-2"/>
          <w:rtl/>
        </w:rPr>
        <w:t xml:space="preserve">? </w:t>
      </w:r>
      <w:ins w:id="91093" w:author="מנוע מכני" w:date="2026-10-11T12:04:40Z">
        <w:r>
          <w:rPr>
            <w:spacing w:val="-2"/>
            <w:rtl/>
          </w:rPr>
          <w:t xml:space="preserve">כאן</w:t>
        </w:r>
      </w:ins>
      <w:del w:id="91094" w:author="מנוע מכני" w:date="2026-10-11T12:04:40Z">
        <w:r w:rsidRPr="00FE1B89">
          <w:rPr>
            <w:spacing w:val="-2"/>
            <w:rtl/>
          </w:rPr>
          <w:delText xml:space="preserve">הכא</w:delText>
        </w:r>
      </w:del>
      <w:r w:rsidRPr="00FE1B89">
        <w:rPr>
          <w:spacing w:val="-2"/>
          <w:rtl/>
        </w:rPr>
        <w:t xml:space="preserve"> כתיב כמשפטו, </w:t>
      </w:r>
      <w:ins w:id="91091" w:author="מנוע מכני" w:date="2026-10-11T12:04:40Z">
        <w:r>
          <w:rPr>
            <w:spacing w:val="-2"/>
            <w:rtl/>
          </w:rPr>
          <w:t xml:space="preserve">שם</w:t>
        </w:r>
      </w:ins>
      <w:del w:id="91092" w:author="מנוע מכני" w:date="2026-10-11T12:04:40Z">
        <w:r w:rsidRPr="00FE1B89">
          <w:rPr>
            <w:spacing w:val="-2"/>
            <w:rtl/>
          </w:rPr>
          <w:delText xml:space="preserve">התם</w:delText>
        </w:r>
      </w:del>
      <w:r w:rsidRPr="00FE1B89">
        <w:rPr>
          <w:spacing w:val="-2"/>
          <w:rtl/>
        </w:rPr>
        <w:t xml:space="preserve"> כתיב כתבניתם.</w:t>
      </w:r>
    </w:p>
    <w:p>
      <w:pPr>
        <w:pStyle w:val="38"/>
        <w:rPr>
          <w:ins w:id="98990" w:author="מנוע מכני" w:date="2026-10-11T12:04:40Z"/>
        </w:rPr>
      </w:pPr>
      <w:r w:rsidRPr="00FE1B89">
        <w:t>רחב</w:t>
      </w:r>
      <w:r w:rsidRPr="00FE1B89">
        <w:t>"</w:t>
      </w:r>
      <w:r w:rsidRPr="00FE1B89">
        <w:t>א מרי</w:t>
      </w:r>
      <w:r w:rsidRPr="00FE1B89">
        <w:t>"</w:t>
      </w:r>
      <w:r w:rsidRPr="00FE1B89">
        <w:t>ו</w:t>
      </w:r>
      <w:r w:rsidRPr="00FE1B89">
        <w:t xml:space="preserve">:</w:t>
      </w:r>
    </w:p>
    <w:p w:rsidR="00DA63EC" w:rsidRPr="00FE1B89" w:rsidRDefault="00DA63EC" w:rsidP="00DA63EC">
      <w:pPr>
        <w:tabs>
          <w:tab w:val="center" w:pos="2835"/>
        </w:tabs>
        <w:rPr>
          <w:spacing w:val="-4"/>
          <w:rtl/>
        </w:rPr>
      </w:pPr>
      <w:del w:id="98991" w:author="מנוע מכני" w:date="2026-10-11T12:04:40Z">
        <w:r w:rsidRPr="00FE1B89">
          <w:rPr>
            <w:spacing w:val="-4"/>
            <w:rtl/>
          </w:rPr>
          <w:delText xml:space="preserve"> </w:delText>
        </w:r>
      </w:del>
      <w:r w:rsidRPr="00FE1B89">
        <w:rPr>
          <w:spacing w:val="-4"/>
          <w:rtl/>
        </w:rPr>
        <w:t xml:space="preserve">גבריאל חגור כמין פסיקיא היה, והראה לו למשה מעשה מנורה, </w:t>
      </w:r>
      <w:r w:rsidRPr="00FE1B89">
        <w:rPr>
          <w:rStyle w:val="afffff0"/>
          <w:spacing w:val="-4"/>
          <w:rtl/>
        </w:rPr>
        <w:t>ד</w:t>
      </w:r>
      <w:r w:rsidRPr="00FE1B89">
        <w:rPr>
          <w:rStyle w:val="afffff0"/>
          <w:rFonts w:hint="cs"/>
          <w:spacing w:val="-4"/>
          <w:rtl/>
        </w:rPr>
        <w:t>'</w:t>
      </w:r>
      <w:r w:rsidRPr="00FE1B89">
        <w:rPr>
          <w:rStyle w:val="afffff0"/>
          <w:spacing w:val="-4"/>
          <w:rtl/>
        </w:rPr>
        <w:t>וזה מעשה המנורה</w:t>
      </w:r>
      <w:r w:rsidRPr="00FE1B89">
        <w:rPr>
          <w:rStyle w:val="afffff0"/>
          <w:rFonts w:hint="cs"/>
          <w:spacing w:val="-4"/>
          <w:rtl/>
        </w:rPr>
        <w:t>'</w:t>
      </w:r>
      <w:r w:rsidRPr="00FE1B89">
        <w:rPr>
          <w:rStyle w:val="afffff0"/>
          <w:spacing w:val="-4"/>
          <w:rtl/>
        </w:rPr>
        <w:t>.</w:t>
      </w:r>
    </w:p>
    <w:p w:rsidR="00DA63EC" w:rsidRDefault="00DA63EC" w:rsidP="00DA63EC">
      <w:pPr>
        <w:tabs>
          <w:tab w:val="center" w:pos="2835"/>
        </w:tabs>
        <w:rPr>
          <w:rFonts w:ascii="BA Franknatan Regular" w:hAnsi="BA Franknatan Regular"/>
          <w:rtl/>
        </w:rPr>
      </w:pPr>
    </w:p>
    <w:p>
      <w:pPr>
        <w:pStyle w:val="afffff8"/>
        <w:rPr>
          <w:ins w:id="90653" w:author="קלוד" w:date="2026-10-11T12:32:08Z"/>
        </w:rPr>
      </w:pPr>
      <w:ins w:id="90654" w:author="קלוד" w:date="2026-10-11T12:32:08Z">
        <w:r>
          <w:rPr>
            <w:color w:val="7B3F00"/>
          </w:rPr>
          <w:t xml:space="preserve">שלשה דברים שהראה הקב"ה באצבעו - מנורה, חדש ושרצים</w:t>
        </w:r>
      </w:ins>
    </w:p>
    <w:p>
      <w:pPr>
        <w:pStyle w:val="38"/>
        <w:rPr>
          <w:ins w:id="98993" w:author="מנוע מכני" w:date="2026-10-11T12:04:40Z"/>
        </w:rPr>
      </w:pPr>
      <w:del w:id="98992" w:author="מנוע מכני" w:date="2026-10-11T12:04:40Z">
        <w:r>
          <w:delText xml:space="preserve">•</w:delText>
        </w:r>
      </w:del>
      <w:r>
        <w:t xml:space="preserve"> </w:t>
      </w:r>
      <w:r w:rsidRPr="00947625">
        <w:t xml:space="preserve">תנא דבי רבי ישמעאל:</w:t>
      </w:r>
    </w:p>
    <w:p w:rsidR="00DA63EC" w:rsidRDefault="00DA63EC" w:rsidP="00DA63EC">
      <w:pPr>
        <w:tabs>
          <w:tab w:val="center" w:pos="2835"/>
        </w:tabs>
        <w:rPr>
          <w:rFonts w:ascii="BA Franknatan Regular" w:hAnsi="BA Franknatan Regular"/>
          <w:rtl/>
        </w:rPr>
      </w:pPr>
      <w:del w:id="9899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שלשה דברים היו קשין לו למשה, עד שהראה לו </w:t>
      </w:r>
      <w:r>
        <w:rPr>
          <w:rFonts w:ascii="BA Franknatan Regular" w:hAnsi="BA Franknatan Regular"/>
          <w:rtl/>
        </w:rPr>
        <w:t>הקב"ה</w:t>
      </w:r>
      <w:r w:rsidRPr="00947625">
        <w:rPr>
          <w:rFonts w:ascii="BA Franknatan Regular" w:hAnsi="BA Franknatan Regular"/>
          <w:rtl/>
        </w:rPr>
        <w:t xml:space="preserve"> באצבעו, </w:t>
      </w:r>
    </w:p>
    <w:p>
      <w:pPr>
        <w:pStyle w:val="38"/>
        <w:rPr>
          <w:ins w:id="98995" w:author="מנוע מכני" w:date="2026-10-11T12:04:40Z"/>
        </w:rPr>
      </w:pPr>
      <w:del w:id="90104" w:author="מנוע מכני" w:date="2026-10-11T12:04:40Z">
        <w:r>
          <w:delText xml:space="preserve"> </w:delText>
        </w:r>
      </w:del>
      <w:r w:rsidRPr="00947625">
        <w:t xml:space="preserve">ואלו הן:</w:t>
      </w:r>
    </w:p>
    <w:p w:rsidR="00DA63EC" w:rsidRDefault="00DA63EC" w:rsidP="00DA63EC">
      <w:pPr>
        <w:tabs>
          <w:tab w:val="center" w:pos="2835"/>
        </w:tabs>
        <w:rPr>
          <w:rFonts w:ascii="BA Franknatan Regular" w:hAnsi="BA Franknatan Regular"/>
          <w:rtl/>
        </w:rPr>
      </w:pPr>
      <w:del w:id="9899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מנורה, וראש חדש, ושרצים.</w:t>
      </w:r>
    </w:p>
    <w:p w:rsidR="00DA63EC" w:rsidRPr="00E105BC" w:rsidRDefault="00DA63EC" w:rsidP="00DA63EC">
      <w:pPr>
        <w:tabs>
          <w:tab w:val="center" w:pos="2835"/>
        </w:tabs>
        <w:rPr>
          <w:rFonts w:ascii="BA Franknatan Regular" w:hAnsi="BA Franknatan Regular"/>
          <w:spacing w:val="-2"/>
          <w:rtl/>
        </w:rPr>
      </w:pPr>
      <w:r w:rsidRPr="00E105BC">
        <w:rPr>
          <w:rFonts w:ascii="BA Franknatan Regular" w:hAnsi="BA Franknatan Regular"/>
          <w:b/>
          <w:bCs/>
          <w:spacing w:val="-2"/>
          <w:rtl/>
        </w:rPr>
        <w:t>מנורה</w:t>
      </w:r>
      <w:r w:rsidRPr="00E105BC">
        <w:rPr>
          <w:rFonts w:ascii="BA Franknatan Regular" w:hAnsi="BA Franknatan Regular"/>
          <w:spacing w:val="-2"/>
          <w:rtl/>
        </w:rPr>
        <w:t xml:space="preserve"> ד'</w:t>
      </w:r>
      <w:r w:rsidRPr="00E105BC">
        <w:rPr>
          <w:rStyle w:val="afffff0"/>
          <w:rFonts w:ascii="BA Franknatan Regular" w:hAnsi="BA Franknatan Regular"/>
          <w:spacing w:val="-2"/>
          <w:rtl/>
        </w:rPr>
        <w:t xml:space="preserve">וזה מעשה המנורה</w:t>
      </w:r>
      <w:r w:rsidRPr="00E105BC">
        <w:rPr>
          <w:rFonts w:ascii="BA Franknatan Regular" w:hAnsi="BA Franknatan Regular"/>
          <w:spacing w:val="-2"/>
          <w:rtl/>
        </w:rPr>
        <w:t xml:space="preserve">'</w:t>
      </w:r>
      <w:ins w:id="94435" w:author="מנוע מכני" w:date="2026-10-11T12:04:40Z">
        <w:r>
          <w:rPr>
            <w:rFonts w:ascii="BA Franknatan Regular" w:hAnsi="BA Franknatan Regular"/>
            <w:spacing w:val="-2"/>
            <w:rtl/>
          </w:rPr>
          <w:t xml:space="preserve">,</w:t>
        </w:r>
      </w:ins>
      <w:del w:id="94436" w:author="מנוע מכני" w:date="2026-10-11T12:04:40Z">
        <w:r w:rsidRPr="00E105BC">
          <w:rPr>
            <w:rFonts w:ascii="BA Franknatan Regular" w:hAnsi="BA Franknatan Regular"/>
            <w:spacing w:val="-2"/>
            <w:rtl/>
          </w:rPr>
          <w:delText xml:space="preserve">;</w:delText>
        </w:r>
      </w:del>
      <w:r w:rsidRPr="00E105BC">
        <w:rPr>
          <w:rFonts w:ascii="BA Franknatan Regular" w:hAnsi="BA Franknatan Regular"/>
          <w:spacing w:val="-2"/>
          <w:rtl/>
        </w:rPr>
        <w:t xml:space="preserve"> </w:t>
      </w:r>
      <w:r w:rsidRPr="00E105BC">
        <w:rPr>
          <w:rStyle w:val="2fb"/>
          <w:rFonts w:ascii="BA Franknatan Regular" w:hAnsi="BA Franknatan Regular"/>
          <w:b/>
          <w:bCs/>
          <w:spacing w:val="-2"/>
          <w:rtl/>
        </w:rPr>
        <w:t>ר"ח</w:t>
      </w:r>
      <w:r>
        <w:rPr>
          <w:rFonts w:ascii="BA Franknatan Regular" w:hAnsi="BA Franknatan Regular"/>
          <w:spacing w:val="-2"/>
          <w:rtl/>
        </w:rPr>
        <w:t xml:space="preserve"> ד'</w:t>
      </w:r>
      <w:r>
        <w:rPr>
          <w:rStyle w:val="afffff0"/>
          <w:rFonts w:ascii="BA Franknatan Regular" w:hAnsi="BA Franknatan Regular"/>
          <w:spacing w:val="-2"/>
          <w:rtl/>
          <w:rPrChange w:id="9017" w:author="מנוע פסוקים" w:date="2026-10-11T09:32:13Z">
            <w:rPr>
              <w:rFonts w:ascii="BA Franknatan Regular" w:hAnsi="BA Franknatan Regular"/>
              <w:spacing w:val="-2"/>
              <w:rtl/>
            </w:rPr>
          </w:rPrChange>
        </w:rPr>
        <w:t xml:space="preserve">החודש הזה לכם ראש חדשים</w:t>
      </w:r>
      <w:ins w:id="94437" w:author="מנוע מכני" w:date="2026-10-11T12:04:40Z">
        <w:r>
          <w:rPr>
            <w:rFonts w:ascii="BA Franknatan Regular" w:hAnsi="BA Franknatan Regular"/>
            <w:spacing w:val="-2"/>
            <w:rtl/>
          </w:rPr>
          <w:t xml:space="preserve">,</w:t>
        </w:r>
      </w:ins>
      <w:del w:id="94438" w:author="מנוע מכני" w:date="2026-10-11T12:04:40Z">
        <w:r w:rsidRPr="00E105BC">
          <w:rPr>
            <w:rFonts w:ascii="BA Franknatan Regular" w:hAnsi="BA Franknatan Regular"/>
            <w:spacing w:val="-2"/>
            <w:rtl/>
          </w:rPr>
          <w:delText xml:space="preserve">;</w:delText>
        </w:r>
      </w:del>
      <w:r w:rsidRPr="00E105BC">
        <w:rPr>
          <w:rFonts w:ascii="BA Franknatan Regular" w:hAnsi="BA Franknatan Regular"/>
          <w:spacing w:val="-2"/>
          <w:rtl/>
        </w:rPr>
        <w:t xml:space="preserve"> </w:t>
      </w:r>
      <w:r w:rsidRPr="00E105BC">
        <w:rPr>
          <w:rFonts w:ascii="BA Franknatan Regular" w:hAnsi="BA Franknatan Regular"/>
          <w:b/>
          <w:bCs/>
          <w:spacing w:val="-2"/>
          <w:rtl/>
        </w:rPr>
        <w:t>שרצים</w:t>
      </w:r>
      <w:r w:rsidRPr="00E105BC">
        <w:rPr>
          <w:rFonts w:ascii="BA Franknatan Regular" w:hAnsi="BA Franknatan Regular"/>
          <w:spacing w:val="-2"/>
          <w:rtl/>
        </w:rPr>
        <w:t xml:space="preserve">, ד'וזה לכם הטמא'</w:t>
      </w:r>
      <w:ins w:id="94439" w:author="מנוע מכני" w:date="2026-10-11T12:04:40Z">
        <w:r>
          <w:rPr>
            <w:rFonts w:ascii="BA Franknatan Regular" w:hAnsi="BA Franknatan Regular"/>
            <w:spacing w:val="-2"/>
            <w:rtl/>
          </w:rPr>
          <w:t xml:space="preserve">,</w:t>
        </w:r>
      </w:ins>
      <w:del w:id="94440" w:author="מנוע מכני" w:date="2026-10-11T12:04:40Z">
        <w:r w:rsidRPr="00E105BC">
          <w:rPr>
            <w:rFonts w:ascii="BA Franknatan Regular" w:hAnsi="BA Franknatan Regular"/>
            <w:spacing w:val="-2"/>
            <w:rtl/>
          </w:rPr>
          <w:delText xml:space="preserve">;</w:delText>
        </w:r>
      </w:del>
      <w:r w:rsidRPr="00E105BC">
        <w:rPr>
          <w:rFonts w:ascii="BA Franknatan Regular" w:hAnsi="BA Franknatan Regular"/>
          <w:spacing w:val="-2"/>
          <w:rtl/>
        </w:rPr>
        <w:t xml:space="preserve">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וי</w:t>
      </w:r>
      <w:r>
        <w:rPr>
          <w:rFonts w:ascii="BA Franknatan Regular" w:hAnsi="BA Franknatan Regular"/>
          <w:rtl/>
        </w:rPr>
        <w:t>"</w:t>
      </w:r>
      <w:r>
        <w:rPr>
          <w:rFonts w:ascii="BA Franknatan Regular" w:hAnsi="BA Franknatan Regular"/>
          <w:rtl/>
        </w:rPr>
        <w:t xml:space="preserve">א: אף הלכות שחיטה, שנא': </w:t>
      </w:r>
      <w:r>
        <w:rPr>
          <w:rStyle w:val="afffff0"/>
          <w:rFonts w:ascii="BA Franknatan Regular" w:hAnsi="BA Franknatan Regular"/>
          <w:rtl/>
          <w:rPrChange w:id="9018" w:author="מנוע פסוקים" w:date="2026-10-11T09:32:13Z">
            <w:rPr>
              <w:rFonts w:ascii="BA Franknatan Regular" w:hAnsi="BA Franknatan Regular"/>
              <w:rtl/>
            </w:rPr>
          </w:rPrChange>
        </w:rPr>
        <w:t xml:space="preserve">וזה אשר תעשה על המזבח</w:t>
      </w:r>
      <w:r>
        <w:rPr>
          <w:rFonts w:ascii="BA Franknatan Regular" w:hAnsi="BA Franknatan Regular"/>
          <w:rtl/>
        </w:rPr>
        <w:t xml:space="preserve">'.</w:t>
      </w:r>
    </w:p>
    <w:p w:rsidR="00DA63EC" w:rsidRDefault="00DA63EC" w:rsidP="00DA63EC">
      <w:pPr>
        <w:tabs>
          <w:tab w:val="center" w:pos="2835"/>
        </w:tabs>
        <w:rPr>
          <w:rFonts w:ascii="BA Franknatan Regular" w:hAnsi="BA Franknatan Regular"/>
          <w:rtl/>
        </w:rPr>
      </w:pPr>
    </w:p>
    <w:p>
      <w:pPr>
        <w:pStyle w:val="afffff8"/>
        <w:rPr>
          <w:ins w:id="90651" w:author="קלוד" w:date="2026-10-11T12:32:08Z"/>
        </w:rPr>
      </w:pPr>
      <w:ins w:id="90652" w:author="קלוד" w:date="2026-10-11T12:32:08Z">
        <w:r>
          <w:rPr>
            <w:color w:val="7B3F00"/>
          </w:rPr>
          <w:t xml:space="preserve">אות שאין גויל מוקף לה מארבע רוחותיה - פסולה</w:t>
        </w:r>
      </w:ins>
    </w:p>
    <w:p w:rsidR="00DA63EC" w:rsidRPr="00E105BC" w:rsidRDefault="00DA63EC" w:rsidP="00DA63EC">
      <w:pPr>
        <w:tabs>
          <w:tab w:val="center" w:pos="2835"/>
        </w:tabs>
        <w:rPr>
          <w:rFonts w:ascii="BA Franknatan Regular" w:hAnsi="BA Franknatan Regular"/>
          <w:spacing w:val="-4"/>
          <w:rtl/>
        </w:rPr>
      </w:pPr>
      <w:r w:rsidRPr="00E105BC">
        <w:rPr>
          <w:b/>
          <w:bCs/>
          <w:spacing w:val="-4"/>
          <w:rtl/>
        </w:rPr>
        <w:t xml:space="preserve">• </w:t>
      </w:r>
      <w:r w:rsidRPr="00E105BC">
        <w:rPr>
          <w:rFonts w:ascii="BA Franknatan Regular" w:hAnsi="BA Franknatan Regular"/>
          <w:spacing w:val="-4"/>
          <w:rtl/>
        </w:rPr>
        <w:t xml:space="preserve">שתי פרשיות שבמזוזה מעכבות זו את זו, </w:t>
      </w:r>
      <w:ins w:id="90391" w:author="מנוע מכני" w:date="2026-10-11T12:04:40Z">
        <w:r>
          <w:rPr>
            <w:rFonts w:ascii="BA Franknatan Regular" w:hAnsi="BA Franknatan Regular"/>
            <w:spacing w:val="-4"/>
            <w:rtl/>
          </w:rPr>
          <w:t xml:space="preserve">ואפי'</w:t>
        </w:r>
      </w:ins>
      <w:del w:id="90392" w:author="מנוע מכני" w:date="2026-10-11T12:04:40Z">
        <w:r w:rsidRPr="00E105BC">
          <w:rPr>
            <w:rFonts w:ascii="BA Franknatan Regular" w:hAnsi="BA Franknatan Regular"/>
            <w:spacing w:val="-4"/>
            <w:rtl/>
          </w:rPr>
          <w:delText xml:space="preserve">ואפילו</w:delText>
        </w:r>
      </w:del>
      <w:r w:rsidRPr="00E105BC">
        <w:rPr>
          <w:rFonts w:ascii="BA Franknatan Regular" w:hAnsi="BA Franknatan Regular"/>
          <w:spacing w:val="-4"/>
          <w:rtl/>
        </w:rPr>
        <w:t xml:space="preserve"> כתב אחד מעכבן.</w:t>
      </w:r>
      <w:r w:rsidRPr="00E105BC">
        <w:rPr>
          <w:rFonts w:ascii="BA Franknatan Regular" w:hAnsi="BA Franknatan Regular" w:hint="cs"/>
          <w:spacing w:val="-4"/>
          <w:rtl/>
        </w:rPr>
        <w:t xml:space="preserve"> [וא</w:t>
      </w:r>
      <w:r w:rsidRPr="00E105BC">
        <w:rPr>
          <w:rFonts w:ascii="BA Franknatan Regular" w:hAnsi="BA Franknatan Regular"/>
          <w:spacing w:val="-4"/>
          <w:rtl/>
        </w:rPr>
        <w:t>"</w:t>
      </w:r>
      <w:r w:rsidRPr="00E105BC">
        <w:rPr>
          <w:rFonts w:ascii="BA Franknatan Regular" w:hAnsi="BA Franknatan Regular" w:hint="cs"/>
          <w:spacing w:val="-4"/>
          <w:rtl/>
        </w:rPr>
        <w:t>א דקמ</w:t>
      </w:r>
      <w:r w:rsidRPr="00E105BC">
        <w:rPr>
          <w:rFonts w:ascii="BA Franknatan Regular" w:hAnsi="BA Franknatan Regular"/>
          <w:spacing w:val="-4"/>
          <w:rtl/>
        </w:rPr>
        <w:t>"</w:t>
      </w:r>
      <w:r w:rsidRPr="00E105BC">
        <w:rPr>
          <w:rFonts w:ascii="BA Franknatan Regular" w:hAnsi="BA Franknatan Regular" w:hint="cs"/>
          <w:spacing w:val="-4"/>
          <w:rtl/>
        </w:rPr>
        <w:t>ל קוצה של יוד]</w:t>
      </w:r>
    </w:p>
    <w:p>
      <w:pPr>
        <w:pStyle w:val="38"/>
        <w:rPr>
          <w:ins w:id="98997" w:author="מנוע מכני" w:date="2026-10-11T12:04:40Z"/>
        </w:rPr>
      </w:pPr>
      <w:r>
        <w:t>וקמ</w:t>
      </w:r>
      <w:r>
        <w:t>"</w:t>
      </w:r>
      <w:r>
        <w:t xml:space="preserve">ל</w:t>
      </w:r>
      <w:r>
        <w:t xml:space="preserve"> כ</w:t>
      </w:r>
      <w:r w:rsidRPr="00947625">
        <w:t>ריא</w:t>
      </w:r>
      <w:r>
        <w:t>"</w:t>
      </w:r>
      <w:r w:rsidRPr="00947625">
        <w:t xml:space="preserve">ר:</w:t>
      </w:r>
    </w:p>
    <w:p w:rsidR="00DA63EC" w:rsidRDefault="00DA63EC" w:rsidP="00DA63EC">
      <w:pPr>
        <w:tabs>
          <w:tab w:val="center" w:pos="2835"/>
        </w:tabs>
        <w:rPr>
          <w:rFonts w:ascii="BA Franknatan Regular" w:hAnsi="BA Franknatan Regular"/>
          <w:rtl/>
        </w:rPr>
      </w:pPr>
      <w:del w:id="9899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כל אות שאין גויל מוקף לה מארבע רוחותיה - פסולה.</w:t>
      </w:r>
    </w:p>
    <w:p>
      <w:pPr>
        <w:pStyle w:val="38"/>
        <w:rPr>
          <w:ins w:id="99000" w:author="מנוע מכני" w:date="2026-10-11T12:04:40Z"/>
        </w:rPr>
      </w:pPr>
      <w:del w:id="98999" w:author="מנוע מכני" w:date="2026-10-11T12:04:40Z">
        <w:r w:rsidRPr="0051076E">
          <w:lastRenderedPageBreak/>
          <w:delText xml:space="preserve">•</w:delText>
        </w:r>
      </w:del>
      <w:r w:rsidRPr="0051076E">
        <w:lastRenderedPageBreak/>
        <w:t xml:space="preserve"> </w:t>
      </w:r>
      <w:r>
        <w:t>אב</w:t>
      </w:r>
      <w:r>
        <w:t>"</w:t>
      </w:r>
      <w:r>
        <w:t>נ</w:t>
      </w:r>
      <w:r w:rsidRPr="00947625">
        <w:t xml:space="preserve"> מדר</w:t>
      </w:r>
      <w:r>
        <w:t>"</w:t>
      </w:r>
      <w:r w:rsidRPr="00947625">
        <w:t xml:space="preserve">י:</w:t>
      </w:r>
    </w:p>
    <w:p w:rsidR="00DA63EC" w:rsidRDefault="00DA63EC" w:rsidP="00DA63EC">
      <w:pPr>
        <w:tabs>
          <w:tab w:val="center" w:pos="2835"/>
        </w:tabs>
        <w:rPr>
          <w:rFonts w:ascii="BA Franknatan Regular" w:hAnsi="BA Franknatan Regular"/>
          <w:rtl/>
        </w:rPr>
      </w:pPr>
      <w:del w:id="9900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ניקב תוכו של ה"י - כשר, יריכו - פסול.</w:t>
      </w:r>
    </w:p>
    <w:p>
      <w:pPr>
        <w:pStyle w:val="38"/>
        <w:rPr>
          <w:ins w:id="99002" w:author="מנוע מכני" w:date="2026-10-11T12:04:40Z"/>
        </w:rPr>
      </w:pPr>
      <w:r>
        <w:t>אר</w:t>
      </w:r>
      <w:r>
        <w:t>"</w:t>
      </w:r>
      <w:r>
        <w:t>ז</w:t>
      </w:r>
      <w:r w:rsidRPr="00947625">
        <w:t xml:space="preserve">:</w:t>
      </w:r>
    </w:p>
    <w:p w:rsidR="00DA63EC" w:rsidRDefault="00DA63EC" w:rsidP="00DA63EC">
      <w:pPr>
        <w:tabs>
          <w:tab w:val="center" w:pos="2835"/>
        </w:tabs>
        <w:rPr>
          <w:rFonts w:ascii="BA Franknatan Regular" w:hAnsi="BA Franknatan Regular"/>
          <w:rtl/>
        </w:rPr>
      </w:pPr>
      <w:del w:id="99003" w:author="מנוע מכני" w:date="2026-10-11T12:04:40Z">
        <w:r w:rsidRPr="00947625">
          <w:rPr>
            <w:rFonts w:ascii="BA Franknatan Regular" w:hAnsi="BA Franknatan Regular"/>
            <w:rtl/>
          </w:rPr>
          <w:delText xml:space="preserve"> </w:delText>
        </w:r>
      </w:del>
      <w:ins w:id="92751" w:author="מנוע מכני" w:date="2026-10-11T12:04:40Z">
        <w:r>
          <w:rPr>
            <w:rFonts w:ascii="BA Franknatan Regular" w:hAnsi="BA Franknatan Regular"/>
            <w:rtl/>
          </w:rPr>
          <w:t xml:space="preserve">לי</w:t>
        </w:r>
      </w:ins>
      <w:del w:id="92752" w:author="מנוע מכני" w:date="2026-10-11T12:04:40Z">
        <w:r w:rsidRPr="00947625">
          <w:rPr>
            <w:rFonts w:ascii="BA Franknatan Regular" w:hAnsi="BA Franknatan Regular"/>
            <w:rtl/>
          </w:rPr>
          <w:delText xml:space="preserve">לדידי</w:delText>
        </w:r>
      </w:del>
      <w:r w:rsidRPr="00947625">
        <w:rPr>
          <w:rFonts w:ascii="BA Franknatan Regular" w:hAnsi="BA Franknatan Regular"/>
          <w:rtl/>
        </w:rPr>
        <w:t xml:space="preserve"> מפרשה </w:t>
      </w:r>
      <w:r>
        <w:rPr>
          <w:rStyle w:val="2fb"/>
          <w:rFonts w:ascii="BA Franknatan Regular" w:hAnsi="BA Franknatan Regular" w:hint="cs"/>
          <w:rtl/>
        </w:rPr>
        <w:t>מר</w:t>
      </w:r>
      <w:r>
        <w:rPr>
          <w:rStyle w:val="2fb"/>
          <w:rFonts w:ascii="BA Franknatan Regular" w:hAnsi="BA Franknatan Regular"/>
          <w:rtl/>
        </w:rPr>
        <w:t>"</w:t>
      </w:r>
      <w:r>
        <w:rPr>
          <w:rStyle w:val="2fb"/>
          <w:rFonts w:ascii="BA Franknatan Regular" w:hAnsi="BA Franknatan Regular" w:hint="cs"/>
          <w:rtl/>
        </w:rPr>
        <w:t xml:space="preserve">ה</w:t>
      </w:r>
      <w:r>
        <w:rPr>
          <w:rFonts w:ascii="BA Franknatan Regular" w:hAnsi="BA Franknatan Regular" w:hint="cs"/>
          <w:rtl/>
        </w:rPr>
        <w:t xml:space="preserve"> [</w:t>
      </w:r>
      <w:r>
        <w:rPr>
          <w:rStyle w:val="2fb"/>
          <w:rFonts w:ascii="BA Franknatan Regular" w:hAnsi="BA Franknatan Regular" w:hint="cs"/>
          <w:rtl/>
        </w:rPr>
        <w:t xml:space="preserve">ורי</w:t>
      </w:r>
      <w:r>
        <w:rPr>
          <w:rStyle w:val="2fb"/>
          <w:rFonts w:ascii="BA Franknatan Regular" w:hAnsi="BA Franknatan Regular"/>
          <w:rtl/>
        </w:rPr>
        <w:t>"</w:t>
      </w:r>
      <w:r>
        <w:rPr>
          <w:rStyle w:val="2fb"/>
          <w:rFonts w:ascii="BA Franknatan Regular" w:hAnsi="BA Franknatan Regular" w:hint="cs"/>
          <w:rtl/>
        </w:rPr>
        <w:t xml:space="preserve">ע</w:t>
      </w:r>
      <w:r>
        <w:rPr>
          <w:rFonts w:ascii="BA Franknatan Regular" w:hAnsi="BA Franknatan Regular" w:hint="cs"/>
          <w:rtl/>
        </w:rPr>
        <w:t xml:space="preserve"> </w:t>
      </w:r>
      <w:r>
        <w:rPr>
          <w:rStyle w:val="2fb"/>
          <w:rFonts w:ascii="BA Franknatan Regular" w:hAnsi="BA Franknatan Regular" w:hint="cs"/>
          <w:rtl/>
        </w:rPr>
        <w:t xml:space="preserve">מר</w:t>
      </w:r>
      <w:r>
        <w:rPr>
          <w:rStyle w:val="2fb"/>
          <w:rFonts w:ascii="BA Franknatan Regular" w:hAnsi="BA Franknatan Regular"/>
          <w:rtl/>
        </w:rPr>
        <w:t>"</w:t>
      </w:r>
      <w:r>
        <w:rPr>
          <w:rStyle w:val="2fb"/>
          <w:rFonts w:ascii="BA Franknatan Regular" w:hAnsi="BA Franknatan Regular" w:hint="cs"/>
          <w:rtl/>
        </w:rPr>
        <w:t xml:space="preserve">י</w:t>
      </w:r>
      <w:r>
        <w:rPr>
          <w:rFonts w:ascii="BA Franknatan Regular" w:hAnsi="BA Franknatan Regular" w:hint="cs"/>
          <w:rtl/>
        </w:rPr>
        <w:t xml:space="preserve">]</w:t>
      </w:r>
      <w:r w:rsidRPr="00947625">
        <w:rPr>
          <w:rFonts w:ascii="BA Franknatan Regular" w:hAnsi="BA Franknatan Regular"/>
          <w:rtl/>
        </w:rPr>
        <w:t xml:space="preserve">: ניקב תוכו של ה"י - כשר</w:t>
      </w:r>
      <w:ins w:id="94441" w:author="מנוע מכני" w:date="2026-10-11T12:04:40Z">
        <w:r>
          <w:rPr>
            <w:rFonts w:ascii="BA Franknatan Regular" w:hAnsi="BA Franknatan Regular"/>
            <w:rtl/>
          </w:rPr>
          <w:t xml:space="preserve">,</w:t>
        </w:r>
      </w:ins>
      <w:del w:id="94442"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יריכו, אם נשתייר בו כשיעור אות קטנה - כשר, ואם </w:t>
      </w:r>
      <w:ins w:id="91095" w:author="מנוע מכני" w:date="2026-10-11T12:04:40Z">
        <w:r>
          <w:rPr>
            <w:rFonts w:ascii="BA Franknatan Regular" w:hAnsi="BA Franknatan Regular"/>
            <w:rtl/>
          </w:rPr>
          <w:t xml:space="preserve">לא</w:t>
        </w:r>
      </w:ins>
      <w:del w:id="91096" w:author="מנוע מכני" w:date="2026-10-11T12:04:40Z">
        <w:r w:rsidRPr="00947625">
          <w:rPr>
            <w:rFonts w:ascii="BA Franknatan Regular" w:hAnsi="BA Franknatan Regular"/>
            <w:rtl/>
          </w:rPr>
          <w:delText xml:space="preserve">לאו</w:delText>
        </w:r>
      </w:del>
      <w:r w:rsidRPr="00947625">
        <w:rPr>
          <w:rFonts w:ascii="BA Franknatan Regular" w:hAnsi="BA Franknatan Regular"/>
          <w:rtl/>
        </w:rPr>
        <w:t xml:space="preserve"> - פסול.</w:t>
      </w:r>
    </w:p>
    <w:p w:rsidR="00DA63EC" w:rsidRPr="00947625" w:rsidRDefault="00DA63EC" w:rsidP="00DA63EC">
      <w:pPr>
        <w:pStyle w:val="afff3"/>
        <w:framePr w:wrap="around"/>
        <w:rPr>
          <w:rtl/>
        </w:rPr>
      </w:pPr>
      <w:r>
        <w:rPr>
          <w:rFonts w:hint="cs"/>
          <w:rtl/>
        </w:rPr>
        <w:t>כט:</w:t>
      </w:r>
    </w:p>
    <w:p w:rsidR="00DA63EC" w:rsidRDefault="00DA63EC" w:rsidP="00DA63EC">
      <w:pPr>
        <w:tabs>
          <w:tab w:val="center" w:pos="2835"/>
        </w:tabs>
        <w:rPr>
          <w:rFonts w:ascii="BA Franknatan Regular" w:hAnsi="BA Franknatan Regular"/>
          <w:rtl/>
        </w:rPr>
      </w:pPr>
      <w:r w:rsidRPr="0051076E">
        <w:rPr>
          <w:b/>
          <w:bCs/>
          <w:rtl/>
        </w:rPr>
        <w:t xml:space="preserve">• </w:t>
      </w:r>
      <w:r w:rsidRPr="00947625">
        <w:rPr>
          <w:rFonts w:ascii="BA Franknatan Regular" w:hAnsi="BA Franknatan Regular"/>
          <w:rtl/>
        </w:rPr>
        <w:t xml:space="preserve">אגרא חמוה </w:t>
      </w:r>
      <w:r w:rsidRPr="00947625">
        <w:rPr>
          <w:rStyle w:val="2fb"/>
          <w:rFonts w:ascii="BA Franknatan Regular" w:hAnsi="BA Franknatan Regular"/>
          <w:rtl/>
        </w:rPr>
        <w:t xml:space="preserve">דר</w:t>
      </w:r>
      <w:r>
        <w:rPr>
          <w:rStyle w:val="2fb"/>
          <w:rFonts w:ascii="BA Franknatan Regular" w:hAnsi="BA Franknatan Regular"/>
          <w:rtl/>
        </w:rPr>
        <w:t>"</w:t>
      </w:r>
      <w:r>
        <w:rPr>
          <w:rStyle w:val="2fb"/>
          <w:rFonts w:ascii="BA Franknatan Regular" w:hAnsi="BA Franknatan Regular" w:hint="cs"/>
          <w:rtl/>
        </w:rPr>
        <w:t>א</w:t>
      </w:r>
      <w:r w:rsidRPr="00947625">
        <w:rPr>
          <w:rFonts w:ascii="BA Franknatan Regular" w:hAnsi="BA Franknatan Regular"/>
          <w:rtl/>
        </w:rPr>
        <w:t xml:space="preserve"> איפסיקא </w:t>
      </w:r>
      <w:ins w:id="92753" w:author="מנוע מכני" w:date="2026-10-11T12:04:40Z">
        <w:r>
          <w:rPr>
            <w:rFonts w:ascii="BA Franknatan Regular" w:hAnsi="BA Franknatan Regular"/>
            <w:rtl/>
          </w:rPr>
          <w:t xml:space="preserve">לו</w:t>
        </w:r>
      </w:ins>
      <w:del w:id="92754" w:author="מנוע מכני" w:date="2026-10-11T12:04:40Z">
        <w:r w:rsidRPr="00947625">
          <w:rPr>
            <w:rFonts w:ascii="BA Franknatan Regular" w:hAnsi="BA Franknatan Regular"/>
            <w:rtl/>
          </w:rPr>
          <w:delText xml:space="preserve">ליה</w:delText>
        </w:r>
      </w:del>
      <w:r w:rsidRPr="00947625">
        <w:rPr>
          <w:rFonts w:ascii="BA Franknatan Regular" w:hAnsi="BA Franknatan Regular"/>
          <w:rtl/>
        </w:rPr>
        <w:t xml:space="preserve"> כרעא דה"י דהעם בניקבא, </w:t>
      </w:r>
    </w:p>
    <w:p>
      <w:pPr>
        <w:pStyle w:val="38"/>
        <w:rPr>
          <w:ins w:id="99004" w:author="מנוע מכני" w:date="2026-10-11T12:04:40Z"/>
        </w:rPr>
      </w:pPr>
      <w:r>
        <w:t xml:space="preserve">בא לפני ר' אבא </w:t>
      </w:r>
      <w:r w:rsidRPr="00947625">
        <w:t xml:space="preserve">א"ל</w:t>
      </w:r>
      <w:r w:rsidRPr="00947625">
        <w:t xml:space="preserve">:</w:t>
      </w:r>
    </w:p>
    <w:p w:rsidR="00DA63EC" w:rsidRDefault="00DA63EC" w:rsidP="00DA63EC">
      <w:pPr>
        <w:tabs>
          <w:tab w:val="center" w:pos="2835"/>
        </w:tabs>
        <w:rPr>
          <w:rFonts w:ascii="BA Franknatan Regular" w:hAnsi="BA Franknatan Regular"/>
          <w:rtl/>
        </w:rPr>
      </w:pPr>
      <w:del w:id="9900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אם משתייר בו כשיעור אות קטנה - כשר, ואם </w:t>
      </w:r>
      <w:ins w:id="91097" w:author="מנוע מכני" w:date="2026-10-11T12:04:40Z">
        <w:r>
          <w:rPr>
            <w:rFonts w:ascii="BA Franknatan Regular" w:hAnsi="BA Franknatan Regular"/>
            <w:rtl/>
          </w:rPr>
          <w:t xml:space="preserve">לא</w:t>
        </w:r>
      </w:ins>
      <w:del w:id="91098" w:author="מנוע מכני" w:date="2026-10-11T12:04:40Z">
        <w:r w:rsidRPr="00947625">
          <w:rPr>
            <w:rFonts w:ascii="BA Franknatan Regular" w:hAnsi="BA Franknatan Regular"/>
            <w:rtl/>
          </w:rPr>
          <w:delText xml:space="preserve">לאו</w:delText>
        </w:r>
      </w:del>
      <w:r w:rsidRPr="00947625">
        <w:rPr>
          <w:rFonts w:ascii="BA Franknatan Regular" w:hAnsi="BA Franknatan Regular"/>
          <w:rtl/>
        </w:rPr>
        <w:t xml:space="preserve"> - פסול.</w:t>
      </w:r>
    </w:p>
    <w:p w:rsidR="00DA63EC" w:rsidRDefault="00DA63EC" w:rsidP="00DA63EC">
      <w:pPr>
        <w:tabs>
          <w:tab w:val="center" w:pos="2835"/>
        </w:tabs>
        <w:rPr>
          <w:rFonts w:ascii="BA Franknatan Regular" w:hAnsi="BA Franknatan Regular"/>
          <w:rtl/>
        </w:rPr>
      </w:pPr>
      <w:r>
        <w:rPr>
          <w:rStyle w:val="2fb"/>
          <w:rFonts w:ascii="BA Franknatan Regular" w:hAnsi="BA Franknatan Regular" w:hint="cs"/>
          <w:rtl/>
        </w:rPr>
        <w:t>רב</w:t>
      </w:r>
      <w:r>
        <w:rPr>
          <w:rStyle w:val="2fb"/>
          <w:rFonts w:ascii="BA Franknatan Regular" w:hAnsi="BA Franknatan Regular"/>
          <w:rtl/>
        </w:rPr>
        <w:t>"</w:t>
      </w:r>
      <w:r>
        <w:rPr>
          <w:rStyle w:val="2fb"/>
          <w:rFonts w:ascii="BA Franknatan Regular" w:hAnsi="BA Franknatan Regular" w:hint="cs"/>
          <w:rtl/>
        </w:rPr>
        <w:t>ת</w:t>
      </w:r>
      <w:r w:rsidRPr="00947625">
        <w:rPr>
          <w:rFonts w:ascii="BA Franknatan Regular" w:hAnsi="BA Franknatan Regular"/>
          <w:rtl/>
        </w:rPr>
        <w:t xml:space="preserve"> </w:t>
      </w:r>
      <w:r>
        <w:rPr>
          <w:rFonts w:ascii="BA Franknatan Regular" w:hAnsi="BA Franknatan Regular" w:hint="cs"/>
          <w:rtl/>
        </w:rPr>
        <w:t xml:space="preserve">חמיו של </w:t>
      </w:r>
      <w:r>
        <w:rPr>
          <w:rStyle w:val="2fb"/>
          <w:rFonts w:ascii="BA Franknatan Regular" w:hAnsi="BA Franknatan Regular" w:hint="cs"/>
          <w:rtl/>
        </w:rPr>
        <w:t xml:space="preserve">רב</w:t>
      </w:r>
      <w:r>
        <w:rPr>
          <w:rStyle w:val="2fb"/>
          <w:rFonts w:ascii="BA Franknatan Regular" w:hAnsi="BA Franknatan Regular"/>
          <w:rtl/>
        </w:rPr>
        <w:t>"</w:t>
      </w:r>
      <w:r>
        <w:rPr>
          <w:rStyle w:val="2fb"/>
          <w:rFonts w:ascii="BA Franknatan Regular" w:hAnsi="BA Franknatan Regular" w:hint="cs"/>
          <w:rtl/>
        </w:rPr>
        <w:t xml:space="preserve">ד</w:t>
      </w:r>
      <w:r>
        <w:rPr>
          <w:rFonts w:ascii="BA Franknatan Regular" w:hAnsi="BA Franknatan Regular" w:hint="cs"/>
          <w:rtl/>
        </w:rPr>
        <w:t xml:space="preserve"> נפסק לו</w:t>
      </w:r>
      <w:r w:rsidRPr="00947625">
        <w:rPr>
          <w:rFonts w:ascii="BA Franknatan Regular" w:hAnsi="BA Franknatan Regular"/>
          <w:rtl/>
        </w:rPr>
        <w:t xml:space="preserve"> כרעא דוי"ו </w:t>
      </w:r>
      <w:r w:rsidRPr="0046594B">
        <w:rPr>
          <w:rStyle w:val="afffff0"/>
          <w:rtl/>
        </w:rPr>
        <w:t>ד</w:t>
      </w:r>
      <w:r w:rsidRPr="0046594B">
        <w:rPr>
          <w:rStyle w:val="afffff0"/>
          <w:rFonts w:hint="cs"/>
          <w:rtl/>
        </w:rPr>
        <w:t>'</w:t>
      </w:r>
      <w:r w:rsidRPr="0046594B">
        <w:rPr>
          <w:rStyle w:val="afffff0"/>
          <w:rtl/>
        </w:rPr>
        <w:t>ויהרג</w:t>
      </w:r>
      <w:r w:rsidRPr="0046594B">
        <w:rPr>
          <w:rStyle w:val="afffff0"/>
          <w:rFonts w:hint="cs"/>
          <w:rtl/>
        </w:rPr>
        <w:t>'</w:t>
      </w:r>
      <w:r w:rsidRPr="0046594B">
        <w:rPr>
          <w:rStyle w:val="afffff0"/>
          <w:rtl/>
        </w:rPr>
        <w:t xml:space="preserve"> </w:t>
      </w:r>
      <w:r w:rsidRPr="00947625">
        <w:rPr>
          <w:rFonts w:ascii="BA Franknatan Regular" w:hAnsi="BA Franknatan Regular"/>
          <w:rtl/>
        </w:rPr>
        <w:t xml:space="preserve">בניקבא, </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וא</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ז</w:t>
      </w:r>
      <w:r>
        <w:rPr>
          <w:rFonts w:ascii="BA Franknatan Regular" w:hAnsi="BA Franknatan Regular" w:hint="cs"/>
          <w:rtl/>
        </w:rPr>
        <w:t xml:space="preserve"> שיביא ינוקא </w:t>
      </w:r>
      <w:r>
        <w:rPr>
          <w:rFonts w:ascii="BA Franknatan Regular" w:hAnsi="BA Franknatan Regular" w:hint="cs"/>
          <w:rtl/>
        </w:rPr>
        <w:t xml:space="preserve">לא</w:t>
      </w:r>
      <w:r>
        <w:rPr>
          <w:rFonts w:ascii="BA Franknatan Regular" w:hAnsi="BA Franknatan Regular" w:hint="cs"/>
          <w:rtl/>
        </w:rPr>
        <w:t xml:space="preserve"> חכם ולא טפש </w:t>
      </w:r>
      <w:ins w:id="96101" w:author="מנוע מכני" w:date="2026-10-11T12:04:40Z">
        <w:r>
          <w:rPr>
            <w:rFonts w:ascii="BA Franknatan Regular" w:hAnsi="BA Franknatan Regular" w:hint="cs"/>
            <w:rtl/>
          </w:rPr>
          <w:t xml:space="preserve">אם </w:t>
        </w:r>
      </w:ins>
      <w:del w:id="96102" w:author="מנוע מכני" w:date="2026-10-11T12:04:40Z">
        <w:r>
          <w:rPr>
            <w:rFonts w:ascii="BA Franknatan Regular" w:hAnsi="BA Franknatan Regular" w:hint="cs"/>
            <w:rtl/>
          </w:rPr>
          <w:delText xml:space="preserve">אי </w:delText>
        </w:r>
      </w:del>
      <w:r>
        <w:rPr>
          <w:rFonts w:ascii="BA Franknatan Regular" w:hAnsi="BA Franknatan Regular" w:hint="cs"/>
          <w:rtl/>
        </w:rPr>
        <w:t xml:space="preserve">קרי </w:t>
      </w:r>
      <w:r w:rsidRPr="00947625">
        <w:rPr>
          <w:rFonts w:ascii="BA Franknatan Regular" w:hAnsi="BA Franknatan Regular"/>
          <w:b/>
          <w:bCs/>
          <w:rtl/>
        </w:rPr>
        <w:t>ו</w:t>
      </w:r>
      <w:r w:rsidRPr="00947625">
        <w:rPr>
          <w:rFonts w:ascii="BA Franknatan Regular" w:hAnsi="BA Franknatan Regular"/>
          <w:rtl/>
        </w:rPr>
        <w:t xml:space="preserve">יהרג - כשר, </w:t>
      </w:r>
      <w:ins w:id="96103" w:author="מנוע מכני" w:date="2026-10-11T12:04:40Z">
        <w:r>
          <w:rPr>
            <w:rFonts w:ascii="BA Franknatan Regular" w:hAnsi="BA Franknatan Regular"/>
            <w:rtl/>
          </w:rPr>
          <w:t xml:space="preserve">אם </w:t>
        </w:r>
      </w:ins>
      <w:del w:id="96104" w:author="מנוע מכני" w:date="2026-10-11T12:04:40Z">
        <w:r w:rsidRPr="00947625">
          <w:rPr>
            <w:rFonts w:ascii="BA Franknatan Regular" w:hAnsi="BA Franknatan Regular"/>
            <w:rtl/>
          </w:rPr>
          <w:delText xml:space="preserve">אי </w:delText>
        </w:r>
      </w:del>
      <w:r w:rsidRPr="00947625">
        <w:rPr>
          <w:rFonts w:ascii="BA Franknatan Regular" w:hAnsi="BA Franknatan Regular"/>
          <w:rtl/>
        </w:rPr>
        <w:t xml:space="preserve">לא</w:t>
      </w:r>
      <w:r w:rsidRPr="00947625">
        <w:rPr>
          <w:rFonts w:ascii="BA Franknatan Regular" w:hAnsi="BA Franknatan Regular"/>
          <w:rtl/>
        </w:rPr>
        <w:t xml:space="preserve"> - יהרג הוא ופסול.</w:t>
      </w:r>
    </w:p>
    <w:p w:rsidR="00DA63EC" w:rsidRDefault="00DA63EC" w:rsidP="00DA63EC">
      <w:pPr>
        <w:tabs>
          <w:tab w:val="center" w:pos="2835"/>
        </w:tabs>
        <w:rPr>
          <w:b/>
          <w:bCs/>
          <w:rtl/>
        </w:rPr>
      </w:pPr>
    </w:p>
    <w:p>
      <w:pPr>
        <w:pStyle w:val="afffff8"/>
        <w:rPr>
          <w:ins w:id="90649" w:author="קלוד" w:date="2026-10-11T12:32:08Z"/>
        </w:rPr>
      </w:pPr>
      <w:ins w:id="90650" w:author="קלוד" w:date="2026-10-11T12:32:08Z">
        <w:r>
          <w:rPr>
            <w:color w:val="7B3F00"/>
          </w:rPr>
          <w:t xml:space="preserve">תגי האותיות - 'ועקיבא בן יוסף שמו'</w:t>
        </w:r>
      </w:ins>
    </w:p>
    <w:p>
      <w:pPr>
        <w:pStyle w:val="38"/>
        <w:rPr>
          <w:ins w:id="99007" w:author="מנוע מכני" w:date="2026-10-11T12:04:40Z"/>
        </w:rPr>
      </w:pPr>
      <w:del w:id="99006" w:author="מנוע מכני" w:date="2026-10-11T12:04:40Z">
        <w:r w:rsidRPr="0051076E">
          <w:delText xml:space="preserve">•</w:delText>
        </w:r>
      </w:del>
      <w:r w:rsidRPr="0051076E">
        <w:t xml:space="preserve"> </w:t>
      </w:r>
      <w:r>
        <w:t>אר</w:t>
      </w:r>
      <w:r>
        <w:t>"</w:t>
      </w:r>
      <w:r>
        <w:t>י מרב</w:t>
      </w:r>
      <w:r w:rsidRPr="00947625">
        <w:t xml:space="preserve">:</w:t>
      </w:r>
    </w:p>
    <w:p w:rsidR="00DA63EC" w:rsidRDefault="00DA63EC" w:rsidP="00DA63EC">
      <w:pPr>
        <w:tabs>
          <w:tab w:val="center" w:pos="2835"/>
        </w:tabs>
        <w:rPr>
          <w:rFonts w:ascii="BA Franknatan Regular" w:hAnsi="BA Franknatan Regular"/>
          <w:rtl/>
        </w:rPr>
      </w:pPr>
      <w:del w:id="9900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בשעה שעלה משה למרום, מצאו להקב"ה שיושב וקושר כתרים לאותיות, </w:t>
      </w:r>
    </w:p>
    <w:p>
      <w:pPr>
        <w:pStyle w:val="38"/>
        <w:rPr>
          <w:ins w:id="99009" w:author="מנוע מכני" w:date="2026-10-11T12:04:40Z"/>
        </w:rPr>
      </w:pPr>
      <w:del w:id="102495" w:author="מנוע מכני" w:date="2026-10-11T12:04:40Z">
        <w:r w:rsidRPr="00947625">
          <w:delText xml:space="preserve">אמר </w:delText>
        </w:r>
      </w:del>
      <w:r w:rsidRPr="00947625">
        <w:t xml:space="preserve">לפניו:</w:t>
      </w:r>
    </w:p>
    <w:p w:rsidR="00DA63EC" w:rsidRDefault="00DA63EC" w:rsidP="00DA63EC">
      <w:pPr>
        <w:tabs>
          <w:tab w:val="center" w:pos="2835"/>
        </w:tabs>
        <w:rPr>
          <w:rFonts w:ascii="BA Franknatan Regular" w:hAnsi="BA Franknatan Regular"/>
          <w:rtl/>
        </w:rPr>
      </w:pPr>
      <w:del w:id="99010" w:author="מנוע מכני" w:date="2026-10-11T12:04:40Z">
        <w:r w:rsidRPr="00947625">
          <w:rPr>
            <w:rFonts w:ascii="BA Franknatan Regular" w:hAnsi="BA Franknatan Regular"/>
            <w:rtl/>
          </w:rPr>
          <w:delText xml:space="preserve"> </w:delText>
        </w:r>
      </w:del>
      <w:r w:rsidRPr="00947625">
        <w:rPr>
          <w:rStyle w:val="2fb"/>
          <w:rFonts w:ascii="BA Franknatan Regular" w:hAnsi="BA Franknatan Regular"/>
          <w:rtl/>
        </w:rPr>
        <w:t xml:space="preserve">רבש"ע</w:t>
      </w:r>
      <w:r w:rsidRPr="00947625">
        <w:rPr>
          <w:rFonts w:ascii="BA Franknatan Regular" w:hAnsi="BA Franknatan Regular"/>
          <w:rtl/>
        </w:rPr>
        <w:t xml:space="preserve">, מי מעכב על ידך? </w:t>
      </w:r>
    </w:p>
    <w:p>
      <w:pPr>
        <w:pStyle w:val="38"/>
        <w:rPr>
          <w:ins w:id="99011" w:author="מנוע מכני" w:date="2026-10-11T12:04:40Z"/>
        </w:rPr>
      </w:pPr>
      <w:r>
        <w:t>א"ל</w:t>
      </w:r>
      <w:r w:rsidRPr="00947625">
        <w:t xml:space="preserve">:</w:t>
      </w:r>
    </w:p>
    <w:p w:rsidR="00DA63EC" w:rsidRDefault="00DA63EC" w:rsidP="00DA63EC">
      <w:pPr>
        <w:tabs>
          <w:tab w:val="center" w:pos="2835"/>
        </w:tabs>
        <w:rPr>
          <w:rFonts w:ascii="BA Franknatan Regular" w:hAnsi="BA Franknatan Regular"/>
          <w:rtl/>
        </w:rPr>
      </w:pPr>
      <w:del w:id="9901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אדם אחד יש שעתיד להיות בסוף כמה דורות ועקיבא בן יוסף שמו,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שעתיד לדרוש על כל קוץ וקוץ תילין תילין של הלכות.</w:t>
      </w:r>
    </w:p>
    <w:p>
      <w:pPr>
        <w:pStyle w:val="38"/>
        <w:rPr>
          <w:ins w:id="99013" w:author="מנוע מכני" w:date="2026-10-11T12:04:40Z"/>
        </w:rPr>
      </w:pPr>
      <w:del w:id="102496" w:author="מנוע מכני" w:date="2026-10-11T12:04:40Z">
        <w:r w:rsidRPr="00947625">
          <w:delText xml:space="preserve">אמר </w:delText>
        </w:r>
      </w:del>
      <w:r w:rsidRPr="00947625">
        <w:t xml:space="preserve">לפניו:</w:t>
      </w:r>
    </w:p>
    <w:p w:rsidR="00DA63EC" w:rsidRDefault="00DA63EC" w:rsidP="00DA63EC">
      <w:pPr>
        <w:tabs>
          <w:tab w:val="center" w:pos="2835"/>
        </w:tabs>
        <w:rPr>
          <w:rFonts w:ascii="BA Franknatan Regular" w:hAnsi="BA Franknatan Regular"/>
          <w:rtl/>
        </w:rPr>
      </w:pPr>
      <w:del w:id="99014" w:author="מנוע מכני" w:date="2026-10-11T12:04:40Z">
        <w:r w:rsidRPr="00947625">
          <w:rPr>
            <w:rFonts w:ascii="BA Franknatan Regular" w:hAnsi="BA Franknatan Regular"/>
            <w:rtl/>
          </w:rPr>
          <w:delText xml:space="preserve"> </w:delText>
        </w:r>
      </w:del>
      <w:r w:rsidRPr="00947625">
        <w:rPr>
          <w:rStyle w:val="2fb"/>
          <w:rFonts w:ascii="BA Franknatan Regular" w:hAnsi="BA Franknatan Regular"/>
          <w:rtl/>
        </w:rPr>
        <w:t xml:space="preserve">רבש"ע</w:t>
      </w:r>
      <w:r w:rsidRPr="00947625">
        <w:rPr>
          <w:rFonts w:ascii="BA Franknatan Regular" w:hAnsi="BA Franknatan Regular"/>
          <w:rtl/>
        </w:rPr>
        <w:t xml:space="preserve">, הראהו לי, </w:t>
      </w:r>
      <w:r>
        <w:rPr>
          <w:rFonts w:ascii="BA Franknatan Regular" w:hAnsi="BA Franknatan Regular"/>
          <w:rtl/>
        </w:rPr>
        <w:t>א"ל</w:t>
      </w:r>
      <w:r w:rsidRPr="00947625">
        <w:rPr>
          <w:rFonts w:ascii="BA Franknatan Regular" w:hAnsi="BA Franknatan Regular"/>
          <w:rtl/>
        </w:rPr>
        <w:t>: חזור לאחורך.</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הלך וישב בסוף שמונה שורות, ולא היה יודע מה הן אומרים, תשש כחו</w:t>
      </w:r>
      <w:ins w:id="94443" w:author="מנוע מכני" w:date="2026-10-11T12:04:40Z">
        <w:r>
          <w:rPr>
            <w:rFonts w:ascii="BA Franknatan Regular" w:hAnsi="BA Franknatan Regular"/>
            <w:rtl/>
          </w:rPr>
          <w:t xml:space="preserve">,</w:t>
        </w:r>
      </w:ins>
      <w:del w:id="94444"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rsidR="00DA63EC" w:rsidRDefault="00DA63EC" w:rsidP="00DA63EC">
      <w:pPr>
        <w:rPr>
          <w:rtl/>
        </w:rPr>
      </w:pPr>
      <w:r w:rsidRPr="00336727">
        <w:rPr>
          <w:rtl/>
        </w:rPr>
        <w:t xml:space="preserve">כיון שהגיע לדבר אחד, אמרו לו תלמידיו: </w:t>
      </w:r>
      <w:r w:rsidRPr="00336727">
        <w:rPr>
          <w:rStyle w:val="2fb"/>
          <w:rtl/>
        </w:rPr>
        <w:t xml:space="preserve">רבי</w:t>
      </w:r>
      <w:r w:rsidRPr="00336727">
        <w:rPr>
          <w:rtl/>
        </w:rPr>
        <w:t xml:space="preserve">, מנין לך? </w:t>
      </w:r>
      <w:r w:rsidRPr="00336727">
        <w:rPr>
          <w:rtl/>
        </w:rPr>
        <w:t xml:space="preserve">אמר</w:t>
      </w:r>
      <w:r w:rsidRPr="00336727">
        <w:rPr>
          <w:rtl/>
        </w:rPr>
        <w:t xml:space="preserve"> להן: הלכה למשה מסיני, נתיישבה דעתו.</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חזר ובא לפני </w:t>
      </w:r>
      <w:r w:rsidRPr="00947625">
        <w:rPr>
          <w:rFonts w:ascii="BA Franknatan Regular" w:hAnsi="BA Franknatan Regular"/>
          <w:rtl/>
        </w:rPr>
        <w:t xml:space="preserve">הק</w:t>
      </w:r>
      <w:r>
        <w:rPr>
          <w:rFonts w:ascii="BA Franknatan Regular" w:hAnsi="BA Franknatan Regular" w:hint="cs"/>
          <w:rtl/>
        </w:rPr>
        <w:t>ב</w:t>
      </w:r>
      <w:r>
        <w:rPr>
          <w:rFonts w:ascii="BA Franknatan Regular" w:hAnsi="BA Franknatan Regular"/>
          <w:rtl/>
        </w:rPr>
        <w:t>"</w:t>
      </w:r>
      <w:r>
        <w:rPr>
          <w:rFonts w:ascii="BA Franknatan Regular" w:hAnsi="BA Franknatan Regular" w:hint="cs"/>
          <w:rtl/>
        </w:rPr>
        <w:t>ה</w:t>
      </w:r>
      <w:r w:rsidRPr="00947625">
        <w:rPr>
          <w:rFonts w:ascii="BA Franknatan Regular" w:hAnsi="BA Franknatan Regular"/>
          <w:rtl/>
        </w:rPr>
        <w:t xml:space="preserve"> </w:t>
      </w:r>
      <w:r w:rsidRPr="00947625">
        <w:rPr>
          <w:rFonts w:ascii="BA Franknatan Regular" w:hAnsi="BA Franknatan Regular"/>
          <w:rtl/>
        </w:rPr>
        <w:t xml:space="preserve">אמר</w:t>
      </w:r>
      <w:r w:rsidRPr="00947625">
        <w:rPr>
          <w:rFonts w:ascii="BA Franknatan Regular" w:hAnsi="BA Franknatan Regular"/>
          <w:rtl/>
        </w:rPr>
        <w:t xml:space="preserve"> לפניו: </w:t>
      </w:r>
      <w:r>
        <w:rPr>
          <w:rStyle w:val="2fb"/>
          <w:rFonts w:ascii="BA Franknatan Regular" w:hAnsi="BA Franknatan Regular"/>
          <w:rtl/>
        </w:rPr>
        <w:t>רבש"ע</w:t>
      </w:r>
      <w:r w:rsidRPr="00947625">
        <w:rPr>
          <w:rFonts w:ascii="BA Franknatan Regular" w:hAnsi="BA Franknatan Regular"/>
          <w:rtl/>
        </w:rPr>
        <w:t xml:space="preserve">, יש לך אדם כזה ואתה נותן תורה </w:t>
      </w:r>
      <w:r w:rsidRPr="00947625">
        <w:rPr>
          <w:rFonts w:ascii="BA Franknatan Regular" w:hAnsi="BA Franknatan Regular"/>
          <w:rtl/>
        </w:rPr>
        <w:t xml:space="preserve">ע"י</w:t>
      </w:r>
      <w:r w:rsidRPr="00947625">
        <w:rPr>
          <w:rFonts w:ascii="BA Franknatan Regular" w:hAnsi="BA Franknatan Regular"/>
          <w:rtl/>
        </w:rPr>
        <w:t xml:space="preserve">? </w:t>
      </w:r>
    </w:p>
    <w:p>
      <w:pPr>
        <w:pStyle w:val="38"/>
        <w:rPr>
          <w:ins w:id="99015" w:author="מנוע מכני" w:date="2026-10-11T12:04:40Z"/>
        </w:rPr>
      </w:pPr>
      <w:r>
        <w:t>א"ל</w:t>
      </w:r>
      <w:r w:rsidRPr="00947625">
        <w:t xml:space="preserve">:</w:t>
      </w:r>
    </w:p>
    <w:p w:rsidR="00DA63EC" w:rsidRDefault="00DA63EC" w:rsidP="00DA63EC">
      <w:pPr>
        <w:tabs>
          <w:tab w:val="center" w:pos="2835"/>
        </w:tabs>
        <w:rPr>
          <w:rFonts w:ascii="BA Franknatan Regular" w:hAnsi="BA Franknatan Regular"/>
          <w:rtl/>
        </w:rPr>
      </w:pPr>
      <w:del w:id="9901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שתוק, כך עלה במחשבה לפני.</w:t>
      </w:r>
    </w:p>
    <w:p>
      <w:pPr>
        <w:pStyle w:val="38"/>
        <w:rPr>
          <w:ins w:id="99017" w:author="מנוע מכני" w:date="2026-10-11T12:04:40Z"/>
        </w:rPr>
      </w:pPr>
      <w:del w:id="102497" w:author="מנוע מכני" w:date="2026-10-11T12:04:40Z">
        <w:r w:rsidRPr="00947625">
          <w:delText xml:space="preserve">אמר </w:delText>
        </w:r>
      </w:del>
      <w:r w:rsidRPr="00947625">
        <w:t xml:space="preserve">לפניו:</w:t>
      </w:r>
    </w:p>
    <w:p w:rsidR="00DA63EC" w:rsidRDefault="00DA63EC" w:rsidP="00DA63EC">
      <w:pPr>
        <w:tabs>
          <w:tab w:val="center" w:pos="2835"/>
        </w:tabs>
        <w:rPr>
          <w:rFonts w:ascii="BA Franknatan Regular" w:hAnsi="BA Franknatan Regular"/>
          <w:rtl/>
        </w:rPr>
      </w:pPr>
      <w:del w:id="99018" w:author="מנוע מכני" w:date="2026-10-11T12:04:40Z">
        <w:r w:rsidRPr="00947625">
          <w:rPr>
            <w:rFonts w:ascii="BA Franknatan Regular" w:hAnsi="BA Franknatan Regular"/>
            <w:rtl/>
          </w:rPr>
          <w:delText xml:space="preserve"> </w:delText>
        </w:r>
      </w:del>
      <w:r>
        <w:rPr>
          <w:rStyle w:val="2fb"/>
          <w:rFonts w:ascii="BA Franknatan Regular" w:hAnsi="BA Franknatan Regular"/>
          <w:rtl/>
        </w:rPr>
        <w:t>רבש"ע</w:t>
      </w:r>
      <w:r w:rsidRPr="00947625">
        <w:rPr>
          <w:rFonts w:ascii="BA Franknatan Regular" w:hAnsi="BA Franknatan Regular"/>
          <w:rtl/>
        </w:rPr>
        <w:t xml:space="preserve">, הראיתני תורתו, הראני שכרו, </w:t>
      </w:r>
    </w:p>
    <w:p>
      <w:pPr>
        <w:pStyle w:val="38"/>
        <w:rPr>
          <w:ins w:id="99019" w:author="מנוע מכני" w:date="2026-10-11T12:04:40Z"/>
        </w:rPr>
      </w:pPr>
      <w:r>
        <w:t xml:space="preserve">א"ל</w:t>
      </w:r>
      <w:r>
        <w:t xml:space="preserve">:</w:t>
      </w:r>
    </w:p>
    <w:p w:rsidR="00DA63EC" w:rsidRDefault="00DA63EC" w:rsidP="00DA63EC">
      <w:pPr>
        <w:tabs>
          <w:tab w:val="center" w:pos="2835"/>
        </w:tabs>
        <w:rPr>
          <w:rFonts w:ascii="BA Franknatan Regular" w:hAnsi="BA Franknatan Regular"/>
          <w:rtl/>
        </w:rPr>
      </w:pPr>
      <w:del w:id="99020" w:author="מנוע מכני" w:date="2026-10-11T12:04:40Z">
        <w:r>
          <w:rPr>
            <w:rFonts w:ascii="BA Franknatan Regular" w:hAnsi="BA Franknatan Regular"/>
            <w:rtl/>
          </w:rPr>
          <w:delText xml:space="preserve"> </w:delText>
        </w:r>
      </w:del>
      <w:r>
        <w:rPr>
          <w:rFonts w:ascii="BA Franknatan Regular" w:hAnsi="BA Franknatan Regular"/>
          <w:rtl/>
        </w:rPr>
        <w:t xml:space="preserve">חזור לאחורך</w:t>
      </w:r>
      <w:r>
        <w:rPr>
          <w:rFonts w:ascii="BA Franknatan Regular" w:hAnsi="BA Franknatan Regular" w:hint="cs"/>
          <w:rtl/>
        </w:rPr>
        <w:t xml:space="preserve"> </w:t>
      </w:r>
      <w:r w:rsidRPr="00947625">
        <w:rPr>
          <w:rFonts w:ascii="BA Franknatan Regular" w:hAnsi="BA Franknatan Regular"/>
          <w:rtl/>
        </w:rPr>
        <w:t xml:space="preserve">חזר לאחוריו, ראה ששוקלין בשרו במקולין, </w:t>
      </w:r>
    </w:p>
    <w:p>
      <w:pPr>
        <w:pStyle w:val="38"/>
        <w:rPr>
          <w:ins w:id="99021" w:author="מנוע מכני" w:date="2026-10-11T12:04:40Z"/>
        </w:rPr>
      </w:pPr>
      <w:del w:id="102498" w:author="מנוע מכני" w:date="2026-10-11T12:04:40Z">
        <w:r w:rsidRPr="00947625">
          <w:delText xml:space="preserve">אמר </w:delText>
        </w:r>
      </w:del>
      <w:r w:rsidRPr="00947625">
        <w:t xml:space="preserve">לפניו:</w:t>
      </w:r>
    </w:p>
    <w:p w:rsidR="00DA63EC" w:rsidRDefault="00DA63EC" w:rsidP="00DA63EC">
      <w:pPr>
        <w:tabs>
          <w:tab w:val="center" w:pos="2835"/>
        </w:tabs>
        <w:rPr>
          <w:rFonts w:ascii="BA Franknatan Regular" w:hAnsi="BA Franknatan Regular"/>
          <w:rtl/>
        </w:rPr>
      </w:pPr>
      <w:del w:id="99022" w:author="מנוע מכני" w:date="2026-10-11T12:04:40Z">
        <w:r w:rsidRPr="00947625">
          <w:rPr>
            <w:rFonts w:ascii="BA Franknatan Regular" w:hAnsi="BA Franknatan Regular"/>
            <w:rtl/>
          </w:rPr>
          <w:delText xml:space="preserve"> </w:delText>
        </w:r>
      </w:del>
      <w:r w:rsidRPr="00947625">
        <w:rPr>
          <w:rStyle w:val="2fb"/>
          <w:rFonts w:ascii="BA Franknatan Regular" w:hAnsi="BA Franknatan Regular"/>
          <w:rtl/>
        </w:rPr>
        <w:t xml:space="preserve">רבש"ע</w:t>
      </w:r>
      <w:r w:rsidRPr="00947625">
        <w:rPr>
          <w:rFonts w:ascii="BA Franknatan Regular" w:hAnsi="BA Franknatan Regular"/>
          <w:rtl/>
        </w:rPr>
        <w:t xml:space="preserve">, זו תורה וזו שכרה? </w:t>
      </w:r>
      <w:r w:rsidRPr="00947625">
        <w:rPr>
          <w:rFonts w:ascii="BA Franknatan Regular" w:hAnsi="BA Franknatan Regular"/>
          <w:rtl/>
        </w:rPr>
        <w:t xml:space="preserve">א"ל</w:t>
      </w:r>
      <w:r w:rsidRPr="00947625">
        <w:rPr>
          <w:rFonts w:ascii="BA Franknatan Regular" w:hAnsi="BA Franknatan Regular"/>
          <w:rtl/>
        </w:rPr>
        <w:t xml:space="preserve">: שתוק, כך עלה במחשבה לפני.</w:t>
      </w:r>
    </w:p>
    <w:p w:rsidR="00DA63EC" w:rsidRDefault="00DA63EC" w:rsidP="00DA63EC">
      <w:pPr>
        <w:tabs>
          <w:tab w:val="center" w:pos="2835"/>
        </w:tabs>
        <w:rPr>
          <w:rFonts w:ascii="BA Franknatan Regular" w:hAnsi="BA Franknatan Regular"/>
          <w:rtl/>
        </w:rPr>
      </w:pPr>
    </w:p>
    <w:p>
      <w:pPr>
        <w:pStyle w:val="afffff8"/>
        <w:rPr>
          <w:ins w:id="90647" w:author="קלוד" w:date="2026-10-11T12:32:08Z"/>
        </w:rPr>
      </w:pPr>
      <w:ins w:id="90648" w:author="קלוד" w:date="2026-10-11T12:32:08Z">
        <w:r>
          <w:rPr>
            <w:color w:val="7B3F00"/>
          </w:rPr>
          <w:t xml:space="preserve">שבע אותיות - שעטנ"ז ג"ץ בשלשה זיונין</w:t>
        </w:r>
      </w:ins>
    </w:p>
    <w:p>
      <w:pPr>
        <w:pStyle w:val="38"/>
        <w:rPr>
          <w:ins w:id="99024" w:author="מנוע מכני" w:date="2026-10-11T12:04:40Z"/>
        </w:rPr>
      </w:pPr>
      <w:del w:id="99023" w:author="מנוע מכני" w:date="2026-10-11T12:04:40Z">
        <w:r w:rsidRPr="0051076E">
          <w:delText xml:space="preserve">•</w:delText>
        </w:r>
      </w:del>
      <w:r w:rsidRPr="0051076E">
        <w:t xml:space="preserve"> </w:t>
      </w:r>
      <w:r w:rsidRPr="00947625">
        <w:t xml:space="preserve">רבא:</w:t>
      </w:r>
    </w:p>
    <w:p w:rsidR="00DA63EC" w:rsidRDefault="00DA63EC" w:rsidP="00DA63EC">
      <w:pPr>
        <w:tabs>
          <w:tab w:val="center" w:pos="2835"/>
        </w:tabs>
        <w:rPr>
          <w:rFonts w:ascii="BA Franknatan Regular" w:hAnsi="BA Franknatan Regular"/>
          <w:rtl/>
        </w:rPr>
      </w:pPr>
      <w:del w:id="9902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שבעה אותיות צריכות שלשה זיונין, ואלו הן: שעטנ"ז ג"ץ.</w:t>
      </w:r>
    </w:p>
    <w:p>
      <w:pPr>
        <w:pStyle w:val="afffff8"/>
        <w:rPr>
          <w:ins w:id="90645" w:author="קלוד" w:date="2026-10-11T12:32:08Z"/>
        </w:rPr>
      </w:pPr>
      <w:ins w:id="90646" w:author="קלוד" w:date="2026-10-11T12:32:08Z">
        <w:r>
          <w:rPr>
            <w:color w:val="7B3F00"/>
          </w:rPr>
          <w:t xml:space="preserve">גג החי"ת ורגל ה"י - העולם הזה והעולם הבא</w:t>
        </w:r>
      </w:ins>
    </w:p>
    <w:p>
      <w:pPr>
        <w:pStyle w:val="38"/>
        <w:rPr>
          <w:ins w:id="99026" w:author="מנוע מכני" w:date="2026-10-11T12:04:40Z"/>
        </w:rPr>
      </w:pPr>
      <w:r w:rsidRPr="00336727">
        <w:t>א</w:t>
      </w:r>
      <w:r w:rsidRPr="00336727">
        <w:t>ר</w:t>
      </w:r>
      <w:r w:rsidRPr="00336727">
        <w:t>"</w:t>
      </w:r>
      <w:r w:rsidRPr="00336727">
        <w:t>א</w:t>
      </w:r>
      <w:r w:rsidRPr="00336727">
        <w:t xml:space="preserve">:</w:t>
      </w:r>
    </w:p>
    <w:p w:rsidR="00DA63EC" w:rsidRDefault="00DA63EC" w:rsidP="00DA63EC">
      <w:pPr>
        <w:rPr>
          <w:rtl/>
        </w:rPr>
      </w:pPr>
      <w:del w:id="99027" w:author="מנוע מכני" w:date="2026-10-11T12:04:40Z">
        <w:r w:rsidRPr="00336727">
          <w:rPr>
            <w:rtl/>
          </w:rPr>
          <w:delText xml:space="preserve"> </w:delText>
        </w:r>
      </w:del>
      <w:r w:rsidRPr="00336727">
        <w:rPr>
          <w:rtl/>
        </w:rPr>
        <w:t xml:space="preserve">חזינא לספרי דווקני דבי </w:t>
      </w:r>
      <w:r w:rsidRPr="00336727">
        <w:rPr>
          <w:rStyle w:val="2fb"/>
          <w:rtl/>
        </w:rPr>
        <w:t xml:space="preserve">רב</w:t>
      </w:r>
      <w:r w:rsidRPr="00336727">
        <w:rPr>
          <w:rtl/>
        </w:rPr>
        <w:t xml:space="preserve">, דחטרי </w:t>
      </w:r>
      <w:ins w:id="95669" w:author="מנוע מכני" w:date="2026-10-11T12:04:40Z">
        <w:r>
          <w:rPr>
            <w:rtl/>
          </w:rPr>
          <w:t xml:space="preserve">להם</w:t>
        </w:r>
      </w:ins>
      <w:del w:id="95670" w:author="מנוע מכני" w:date="2026-10-11T12:04:40Z">
        <w:r w:rsidRPr="00336727">
          <w:rPr>
            <w:rtl/>
          </w:rPr>
          <w:delText xml:space="preserve">להו</w:delText>
        </w:r>
      </w:del>
      <w:r w:rsidRPr="00336727">
        <w:rPr>
          <w:rtl/>
        </w:rPr>
        <w:t xml:space="preserve"> לגג דחי"ת ותלו </w:t>
      </w:r>
      <w:ins w:id="92755" w:author="מנוע מכני" w:date="2026-10-11T12:04:40Z">
        <w:r>
          <w:rPr>
            <w:rtl/>
          </w:rPr>
          <w:t xml:space="preserve">לו</w:t>
        </w:r>
      </w:ins>
      <w:del w:id="92756" w:author="מנוע מכני" w:date="2026-10-11T12:04:40Z">
        <w:r w:rsidRPr="00336727">
          <w:rPr>
            <w:rtl/>
          </w:rPr>
          <w:delText xml:space="preserve">ליה</w:delText>
        </w:r>
      </w:del>
      <w:r w:rsidRPr="00336727">
        <w:rPr>
          <w:rtl/>
        </w:rPr>
        <w:t xml:space="preserve"> לכרעיה דה"י</w:t>
      </w:r>
      <w:ins w:id="94445" w:author="מנוע מכני" w:date="2026-10-11T12:04:40Z">
        <w:r>
          <w:rPr>
            <w:rtl/>
          </w:rPr>
          <w:t xml:space="preserve">,</w:t>
        </w:r>
      </w:ins>
      <w:del w:id="94446" w:author="מנוע מכני" w:date="2026-10-11T12:04:40Z">
        <w:r w:rsidRPr="00336727">
          <w:rPr>
            <w:rtl/>
          </w:rPr>
          <w:delText xml:space="preserve">;</w:delText>
        </w:r>
      </w:del>
      <w:r w:rsidRPr="00336727">
        <w:rPr>
          <w:rtl/>
        </w:rPr>
        <w:t xml:space="preserve"> חטרי </w:t>
      </w:r>
      <w:ins w:id="95671" w:author="מנוע מכני" w:date="2026-10-11T12:04:40Z">
        <w:r>
          <w:rPr>
            <w:rtl/>
          </w:rPr>
          <w:t xml:space="preserve">להם</w:t>
        </w:r>
      </w:ins>
      <w:del w:id="95672" w:author="מנוע מכני" w:date="2026-10-11T12:04:40Z">
        <w:r w:rsidRPr="00336727">
          <w:rPr>
            <w:rtl/>
          </w:rPr>
          <w:delText xml:space="preserve">להו</w:delText>
        </w:r>
      </w:del>
      <w:r w:rsidRPr="00336727">
        <w:rPr>
          <w:rtl/>
        </w:rPr>
        <w:t xml:space="preserve"> לגג דחי"ת,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כלומר חי הוא ברומו של עולם</w:t>
      </w:r>
      <w:ins w:id="94447" w:author="מנוע מכני" w:date="2026-10-11T12:04:40Z">
        <w:r>
          <w:rPr>
            <w:rFonts w:ascii="BA Franknatan Regular" w:hAnsi="BA Franknatan Regular"/>
            <w:rtl/>
          </w:rPr>
          <w:t xml:space="preserve">,</w:t>
        </w:r>
      </w:ins>
      <w:del w:id="94448"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ותלו </w:t>
      </w:r>
      <w:ins w:id="92757" w:author="מנוע מכני" w:date="2026-10-11T12:04:40Z">
        <w:r>
          <w:rPr>
            <w:rFonts w:ascii="BA Franknatan Regular" w:hAnsi="BA Franknatan Regular"/>
            <w:rtl/>
          </w:rPr>
          <w:t xml:space="preserve">לו</w:t>
        </w:r>
      </w:ins>
      <w:del w:id="92758" w:author="מנוע מכני" w:date="2026-10-11T12:04:40Z">
        <w:r w:rsidRPr="00947625">
          <w:rPr>
            <w:rFonts w:ascii="BA Franknatan Regular" w:hAnsi="BA Franknatan Regular"/>
            <w:rtl/>
          </w:rPr>
          <w:delText xml:space="preserve">ליה</w:delText>
        </w:r>
      </w:del>
      <w:r w:rsidRPr="00947625">
        <w:rPr>
          <w:rFonts w:ascii="BA Franknatan Regular" w:hAnsi="BA Franknatan Regular"/>
          <w:rtl/>
        </w:rPr>
        <w:t xml:space="preserve"> לכרעיה דה"י,</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כדבעא </w:t>
      </w:r>
      <w:r>
        <w:rPr>
          <w:rStyle w:val="2fb"/>
          <w:rFonts w:ascii="BA Franknatan Regular" w:hAnsi="BA Franknatan Regular" w:hint="cs"/>
          <w:rtl/>
        </w:rPr>
        <w:t>מר</w:t>
      </w:r>
      <w:r>
        <w:rPr>
          <w:rStyle w:val="2fb"/>
          <w:rFonts w:ascii="BA Franknatan Regular" w:hAnsi="BA Franknatan Regular"/>
          <w:rtl/>
        </w:rPr>
        <w:t>"</w:t>
      </w:r>
      <w:r>
        <w:rPr>
          <w:rStyle w:val="2fb"/>
          <w:rFonts w:ascii="BA Franknatan Regular" w:hAnsi="BA Franknatan Regular" w:hint="cs"/>
          <w:rtl/>
        </w:rPr>
        <w:t xml:space="preserve">נ</w:t>
      </w:r>
      <w:r>
        <w:rPr>
          <w:rFonts w:ascii="BA Franknatan Regular" w:hAnsi="BA Franknatan Regular" w:hint="cs"/>
          <w:rtl/>
        </w:rPr>
        <w:t xml:space="preserve"> </w:t>
      </w:r>
      <w:r>
        <w:rPr>
          <w:rStyle w:val="2fb"/>
          <w:rFonts w:ascii="BA Franknatan Regular" w:hAnsi="BA Franknatan Regular" w:hint="cs"/>
          <w:rtl/>
        </w:rPr>
        <w:t xml:space="preserve">מר</w:t>
      </w:r>
      <w:r>
        <w:rPr>
          <w:rStyle w:val="2fb"/>
          <w:rFonts w:ascii="BA Franknatan Regular" w:hAnsi="BA Franknatan Regular"/>
          <w:rtl/>
        </w:rPr>
        <w:t>"</w:t>
      </w:r>
      <w:r>
        <w:rPr>
          <w:rStyle w:val="2fb"/>
          <w:rFonts w:ascii="BA Franknatan Regular" w:hAnsi="BA Franknatan Regular" w:hint="cs"/>
          <w:rtl/>
        </w:rPr>
        <w:t>א</w:t>
      </w:r>
      <w:r w:rsidRPr="00A563E0">
        <w:rPr>
          <w:rStyle w:val="afffff0"/>
          <w:rFonts w:hint="cs"/>
          <w:rtl/>
        </w:rPr>
        <w:t xml:space="preserve"> '</w:t>
      </w:r>
      <w:r w:rsidRPr="00A563E0">
        <w:rPr>
          <w:rStyle w:val="afffff0"/>
          <w:rtl/>
        </w:rPr>
        <w:t xml:space="preserve">בטחו ביי' </w:t>
      </w:r>
      <w:r w:rsidRPr="00947625">
        <w:rPr>
          <w:rFonts w:ascii="BA Franknatan Regular" w:hAnsi="BA Franknatan Regular"/>
          <w:rtl/>
        </w:rPr>
        <w:t xml:space="preserve">עדי עד כי </w:t>
      </w:r>
      <w:ins w:id="92759" w:author="מנוע מכני" w:date="2026-10-11T12:04:40Z">
        <w:r>
          <w:rPr>
            <w:rFonts w:ascii="BA Franknatan Regular" w:hAnsi="BA Franknatan Regular"/>
            <w:rtl/>
          </w:rPr>
          <w:t xml:space="preserve">בו</w:t>
        </w:r>
      </w:ins>
      <w:del w:id="92760" w:author="מנוע מכני" w:date="2026-10-11T12:04:40Z">
        <w:r w:rsidRPr="00947625">
          <w:rPr>
            <w:rFonts w:ascii="BA Franknatan Regular" w:hAnsi="BA Franknatan Regular"/>
            <w:rtl/>
          </w:rPr>
          <w:delText xml:space="preserve">ביה</w:delText>
        </w:r>
      </w:del>
      <w:r w:rsidRPr="00947625">
        <w:rPr>
          <w:rFonts w:ascii="BA Franknatan Regular" w:hAnsi="BA Franknatan Regular"/>
          <w:rtl/>
        </w:rPr>
        <w:t xml:space="preserve"> יי' צור עולמים? </w:t>
      </w:r>
    </w:p>
    <w:p>
      <w:pPr>
        <w:pStyle w:val="38"/>
        <w:rPr>
          <w:ins w:id="99028" w:author="מנוע מכני" w:date="2026-10-11T12:04:40Z"/>
        </w:rPr>
      </w:pPr>
      <w:r>
        <w:t>א</w:t>
      </w:r>
      <w:r>
        <w:t>"</w:t>
      </w:r>
      <w:r>
        <w:t>ל</w:t>
      </w:r>
      <w:r w:rsidRPr="00947625">
        <w:t xml:space="preserve">:</w:t>
      </w:r>
    </w:p>
    <w:p w:rsidR="00DA63EC" w:rsidRDefault="00DA63EC" w:rsidP="00DA63EC">
      <w:pPr>
        <w:tabs>
          <w:tab w:val="center" w:pos="2835"/>
        </w:tabs>
        <w:rPr>
          <w:rFonts w:ascii="BA Franknatan Regular" w:hAnsi="BA Franknatan Regular"/>
          <w:rtl/>
        </w:rPr>
      </w:pPr>
      <w:del w:id="9902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כל התולה בטחונו בהקב"ה - הרי לו מחסה בעולם הזה ולעולם הבא, </w:t>
      </w:r>
    </w:p>
    <w:p>
      <w:pPr>
        <w:pStyle w:val="38"/>
        <w:rPr>
          <w:ins w:id="99030" w:author="מנוע מכני" w:date="2026-10-11T12:04:40Z"/>
        </w:rPr>
      </w:pPr>
      <w:r>
        <w:t>א</w:t>
      </w:r>
      <w:r>
        <w:t>"</w:t>
      </w:r>
      <w:r>
        <w:t>ל</w:t>
      </w:r>
      <w:r>
        <w:t xml:space="preserve">:</w:t>
      </w:r>
    </w:p>
    <w:p w:rsidR="00DA63EC" w:rsidRDefault="00DA63EC" w:rsidP="00DA63EC">
      <w:pPr>
        <w:tabs>
          <w:tab w:val="center" w:pos="2835"/>
        </w:tabs>
        <w:rPr>
          <w:rFonts w:ascii="BA Franknatan Regular" w:hAnsi="BA Franknatan Regular"/>
          <w:rtl/>
        </w:rPr>
      </w:pPr>
      <w:del w:id="99031" w:author="מנוע מכני" w:date="2026-10-11T12:04:40Z">
        <w:r>
          <w:rPr>
            <w:rFonts w:ascii="BA Franknatan Regular" w:hAnsi="BA Franknatan Regular"/>
            <w:rtl/>
          </w:rPr>
          <w:delText xml:space="preserve"> </w:delText>
        </w:r>
      </w:del>
      <w:ins w:id="97339" w:author="מנוע מכני" w:date="2026-10-11T12:04:40Z">
        <w:r>
          <w:rPr>
            <w:rFonts w:ascii="BA Franknatan Regular" w:hAnsi="BA Franknatan Regular"/>
            <w:rtl/>
          </w:rPr>
          <w:t xml:space="preserve">אני</w:t>
        </w:r>
      </w:ins>
      <w:del w:id="97340" w:author="מנוע מכני" w:date="2026-10-11T12:04:40Z">
        <w:r>
          <w:rPr>
            <w:rFonts w:ascii="BA Franknatan Regular" w:hAnsi="BA Franknatan Regular"/>
            <w:rtl/>
          </w:rPr>
          <w:delText xml:space="preserve">אנא</w:delText>
        </w:r>
      </w:del>
      <w:r>
        <w:rPr>
          <w:rFonts w:ascii="BA Franknatan Regular" w:hAnsi="BA Franknatan Regular"/>
          <w:rtl/>
        </w:rPr>
        <w:t xml:space="preserve"> </w:t>
      </w:r>
      <w:ins w:id="92763" w:author="מנוע מכני" w:date="2026-10-11T12:04:40Z">
        <w:r>
          <w:rPr>
            <w:rFonts w:ascii="BA Franknatan Regular" w:hAnsi="BA Franknatan Regular"/>
            <w:rtl/>
          </w:rPr>
          <w:t xml:space="preserve">כך</w:t>
        </w:r>
      </w:ins>
      <w:del w:id="92764" w:author="מנוע מכני" w:date="2026-10-11T12:04:40Z">
        <w:r>
          <w:rPr>
            <w:rFonts w:ascii="BA Franknatan Regular" w:hAnsi="BA Franknatan Regular"/>
            <w:rtl/>
          </w:rPr>
          <w:delText xml:space="preserve">הכי</w:delText>
        </w:r>
      </w:del>
      <w:r w:rsidRPr="00947625">
        <w:rPr>
          <w:rFonts w:ascii="BA Franknatan Regular" w:hAnsi="BA Franknatan Regular"/>
          <w:rtl/>
        </w:rPr>
        <w:t xml:space="preserve"> </w:t>
      </w:r>
      <w:ins w:id="95819" w:author="מנוע מכני" w:date="2026-10-11T12:04:40Z">
        <w:r>
          <w:rPr>
            <w:rFonts w:ascii="BA Franknatan Regular" w:hAnsi="BA Franknatan Regular"/>
            <w:rtl/>
          </w:rPr>
          <w:t xml:space="preserve">קשה</w:t>
        </w:r>
      </w:ins>
      <w:del w:id="95820" w:author="מנוע מכני" w:date="2026-10-11T12:04:40Z">
        <w:r w:rsidRPr="00947625">
          <w:rPr>
            <w:rFonts w:ascii="BA Franknatan Regular" w:hAnsi="BA Franknatan Regular"/>
            <w:rtl/>
          </w:rPr>
          <w:delText xml:space="preserve">קשיא</w:delText>
        </w:r>
      </w:del>
      <w:r w:rsidRPr="00947625">
        <w:rPr>
          <w:rFonts w:ascii="BA Franknatan Regular" w:hAnsi="BA Franknatan Regular"/>
          <w:rtl/>
        </w:rPr>
        <w:t xml:space="preserve"> לי, </w:t>
      </w:r>
      <w:r>
        <w:rPr>
          <w:rFonts w:ascii="BA Franknatan Regular" w:hAnsi="BA Franknatan Regular" w:hint="cs"/>
          <w:rtl/>
        </w:rPr>
        <w:t>מ</w:t>
      </w:r>
      <w:r>
        <w:rPr>
          <w:rFonts w:ascii="BA Franknatan Regular" w:hAnsi="BA Franknatan Regular"/>
          <w:rtl/>
        </w:rPr>
        <w:t>"</w:t>
      </w:r>
      <w:r>
        <w:rPr>
          <w:rFonts w:ascii="BA Franknatan Regular" w:hAnsi="BA Franknatan Regular" w:hint="cs"/>
          <w:rtl/>
        </w:rPr>
        <w:t>ש</w:t>
      </w:r>
      <w:r w:rsidRPr="00947625">
        <w:rPr>
          <w:rFonts w:ascii="BA Franknatan Regular" w:hAnsi="BA Franknatan Regular"/>
          <w:rtl/>
        </w:rPr>
        <w:t xml:space="preserve"> דכתיב </w:t>
      </w:r>
      <w:ins w:id="92761" w:author="מנוע מכני" w:date="2026-10-11T12:04:40Z">
        <w:r>
          <w:rPr>
            <w:rFonts w:ascii="BA Franknatan Regular" w:hAnsi="BA Franknatan Regular"/>
            <w:b/>
            <w:bCs/>
            <w:rtl/>
          </w:rPr>
          <w:t xml:space="preserve">בו</w:t>
        </w:r>
      </w:ins>
      <w:del w:id="92762" w:author="מנוע מכני" w:date="2026-10-11T12:04:40Z">
        <w:r w:rsidRPr="00F63BE4">
          <w:rPr>
            <w:rFonts w:ascii="BA Franknatan Regular" w:hAnsi="BA Franknatan Regular"/>
            <w:b/>
            <w:bCs/>
            <w:rtl/>
          </w:rPr>
          <w:delText xml:space="preserve">ב</w:delText>
        </w:r>
        <w:r w:rsidRPr="00947625">
          <w:rPr>
            <w:rFonts w:ascii="BA Franknatan Regular" w:hAnsi="BA Franknatan Regular"/>
            <w:rtl/>
          </w:rPr>
          <w:delText xml:space="preserve">יה</w:delText>
        </w:r>
      </w:del>
      <w:r w:rsidRPr="00947625">
        <w:rPr>
          <w:rFonts w:ascii="BA Franknatan Regular" w:hAnsi="BA Franknatan Regular"/>
          <w:rtl/>
        </w:rPr>
        <w:t xml:space="preserve"> ולא כתיב יה? </w:t>
      </w:r>
    </w:p>
    <w:p>
      <w:pPr>
        <w:pStyle w:val="38"/>
        <w:rPr>
          <w:ins w:id="99032" w:author="מנוע מכני" w:date="2026-10-11T12:04:40Z"/>
        </w:rPr>
      </w:pPr>
      <w:r w:rsidRPr="00947625">
        <w:t>כדדרש ר</w:t>
      </w:r>
      <w:r>
        <w:t>יבר</w:t>
      </w:r>
      <w:r>
        <w:t>"</w:t>
      </w:r>
      <w:r>
        <w:t>א</w:t>
      </w:r>
      <w:r w:rsidRPr="00947625">
        <w:t xml:space="preserve">:</w:t>
      </w:r>
    </w:p>
    <w:p w:rsidR="00DA63EC" w:rsidRDefault="00DA63EC" w:rsidP="00DA63EC">
      <w:pPr>
        <w:tabs>
          <w:tab w:val="center" w:pos="2835"/>
        </w:tabs>
        <w:rPr>
          <w:rFonts w:ascii="BA Franknatan Regular" w:hAnsi="BA Franknatan Regular"/>
          <w:rtl/>
        </w:rPr>
      </w:pPr>
      <w:del w:id="99033"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אלו שני עולמות שברא </w:t>
      </w:r>
      <w:r w:rsidRPr="00947625">
        <w:rPr>
          <w:rFonts w:ascii="BA Franknatan Regular" w:hAnsi="BA Franknatan Regular"/>
          <w:rtl/>
        </w:rPr>
        <w:t xml:space="preserve">הק</w:t>
      </w:r>
      <w:r>
        <w:rPr>
          <w:rFonts w:ascii="BA Franknatan Regular" w:hAnsi="BA Franknatan Regular" w:hint="cs"/>
          <w:rtl/>
        </w:rPr>
        <w:t>ב</w:t>
      </w:r>
      <w:r>
        <w:rPr>
          <w:rFonts w:ascii="BA Franknatan Regular" w:hAnsi="BA Franknatan Regular"/>
          <w:rtl/>
        </w:rPr>
        <w:t>"</w:t>
      </w:r>
      <w:r>
        <w:rPr>
          <w:rFonts w:ascii="BA Franknatan Regular" w:hAnsi="BA Franknatan Regular" w:hint="cs"/>
          <w:rtl/>
        </w:rPr>
        <w:t>ה</w:t>
      </w:r>
      <w:r w:rsidRPr="00947625">
        <w:rPr>
          <w:rFonts w:ascii="BA Franknatan Regular" w:hAnsi="BA Franknatan Regular"/>
          <w:rtl/>
        </w:rPr>
        <w:t>, אחד בה"י ואחד ביו"ד,</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כשהוא אומר: אלה תולדות השמים והארץ</w:t>
      </w:r>
      <w:r w:rsidRPr="00A563E0">
        <w:rPr>
          <w:rStyle w:val="afffff0"/>
          <w:rtl/>
        </w:rPr>
        <w:t xml:space="preserve"> </w:t>
      </w:r>
      <w:r w:rsidRPr="00A563E0">
        <w:rPr>
          <w:rStyle w:val="afffff0"/>
          <w:rFonts w:hint="cs"/>
          <w:rtl/>
        </w:rPr>
        <w:t>'</w:t>
      </w:r>
      <w:ins w:id="90497" w:author="Claude - סמנטי" w:date="2026-10-11T12:27:00Z">
        <w:r>
          <w:rPr>
            <w:rStyle w:val="afffff0"/>
            <w:rtl/>
          </w:rPr>
          <w:t xml:space="preserve">בְּהִבָּרְאָם</w:t>
        </w:r>
      </w:ins>
      <w:del w:id="90498" w:author="Claude - סמנטי" w:date="2026-10-11T12:27:00Z">
        <w:r w:rsidRPr="00A563E0">
          <w:rPr>
            <w:rStyle w:val="afffff0"/>
            <w:rtl/>
          </w:rPr>
          <w:delText xml:space="preserve">בהבראם</w:delText>
        </w:r>
      </w:del>
      <w:r w:rsidRPr="00A563E0">
        <w:rPr>
          <w:rStyle w:val="afffff0"/>
          <w:rFonts w:hint="cs"/>
          <w:rtl/>
        </w:rPr>
        <w:t>'</w:t>
      </w:r>
      <w:r w:rsidRPr="00A563E0">
        <w:rPr>
          <w:rStyle w:val="afffff0"/>
          <w:rtl/>
        </w:rPr>
        <w:t>,</w:t>
      </w:r>
      <w:r w:rsidRPr="00947625">
        <w:rPr>
          <w:rFonts w:ascii="BA Franknatan Regular" w:hAnsi="BA Franknatan Regular"/>
          <w:rtl/>
        </w:rPr>
        <w:t xml:space="preserve"> אל תקרי בהבראם אלא בה"י בראם, </w:t>
      </w:r>
    </w:p>
    <w:p>
      <w:pPr>
        <w:pStyle w:val="38"/>
        <w:rPr>
          <w:ins w:id="99034" w:author="מנוע מכני" w:date="2026-10-11T12:04:40Z"/>
        </w:rPr>
      </w:pPr>
      <w:r>
        <w:tab/>
      </w:r>
      <w:r>
        <w:tab/>
      </w:r>
      <w:r w:rsidRPr="00947625">
        <w:t xml:space="preserve">הוי</w:t>
      </w:r>
      <w:del w:id="102499" w:author="מנוע מכני" w:date="2026-10-11T12:04:40Z">
        <w:r w:rsidRPr="00947625">
          <w:delText xml:space="preserve"> אומר</w:delText>
        </w:r>
      </w:del>
      <w:r w:rsidRPr="00947625">
        <w:t xml:space="preserve">:</w:t>
      </w:r>
    </w:p>
    <w:p w:rsidR="00DA63EC" w:rsidRDefault="00DA63EC" w:rsidP="00DA63EC">
      <w:pPr>
        <w:tabs>
          <w:tab w:val="center" w:pos="2835"/>
        </w:tabs>
        <w:rPr>
          <w:rFonts w:ascii="BA Franknatan Regular" w:hAnsi="BA Franknatan Regular"/>
          <w:rtl/>
        </w:rPr>
      </w:pPr>
      <w:del w:id="9903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w:t>
      </w:r>
      <w:r>
        <w:rPr>
          <w:rFonts w:ascii="BA Franknatan Regular" w:hAnsi="BA Franknatan Regular"/>
          <w:rtl/>
        </w:rPr>
        <w:t>עולם הזה בה"י, והעולם הבא ביו"ד</w:t>
      </w:r>
      <w:r w:rsidRPr="00947625">
        <w:rPr>
          <w:rFonts w:ascii="BA Franknatan Regular" w:hAnsi="BA Franknatan Regular"/>
          <w:rtl/>
        </w:rPr>
        <w:t>.</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העולם הזה בה"י מפני שדומה לאכסדרה, שכל הרוצה לצאת יצא</w:t>
      </w:r>
      <w:ins w:id="94449" w:author="מנוע מכני" w:date="2026-10-11T12:04:40Z">
        <w:r>
          <w:rPr>
            <w:rFonts w:ascii="BA Franknatan Regular" w:hAnsi="BA Franknatan Regular"/>
            <w:rtl/>
          </w:rPr>
          <w:t xml:space="preserve">,</w:t>
        </w:r>
      </w:ins>
      <w:del w:id="94450"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r>
        <w:rPr>
          <w:rFonts w:ascii="BA Franknatan Regular" w:hAnsi="BA Franknatan Regular" w:hint="cs"/>
          <w:rtl/>
        </w:rPr>
        <w:t xml:space="preserve">ותלויה רגלו שאם שב בתשובה מעלין אותו </w:t>
      </w:r>
    </w:p>
    <w:p>
      <w:pPr>
        <w:pStyle w:val="38"/>
        <w:rPr>
          <w:ins w:id="99036" w:author="מנוע מכני" w:date="2026-10-11T12:04:40Z"/>
        </w:rPr>
      </w:pPr>
      <w:r>
        <w:t>וא</w:t>
      </w:r>
      <w:r>
        <w:t>"</w:t>
      </w:r>
      <w:r>
        <w:t>א לעלות בזה כדר</w:t>
      </w:r>
      <w:r>
        <w:t>"</w:t>
      </w:r>
      <w:r>
        <w:t>ל</w:t>
      </w:r>
      <w:r w:rsidRPr="00947625">
        <w:t xml:space="preserve">:</w:t>
      </w:r>
    </w:p>
    <w:p w:rsidR="00DA63EC" w:rsidRDefault="00DA63EC" w:rsidP="00DA63EC">
      <w:pPr>
        <w:tabs>
          <w:tab w:val="center" w:pos="2835"/>
        </w:tabs>
        <w:rPr>
          <w:rFonts w:ascii="BA Franknatan Regular" w:hAnsi="BA Franknatan Regular"/>
          <w:rtl/>
        </w:rPr>
      </w:pPr>
      <w:del w:id="99037" w:author="מנוע מכני" w:date="2026-10-11T12:04:40Z">
        <w:r w:rsidRPr="00947625">
          <w:rPr>
            <w:rFonts w:ascii="BA Franknatan Regular" w:hAnsi="BA Franknatan Regular"/>
            <w:rtl/>
          </w:rPr>
          <w:delText xml:space="preserve"> </w:delText>
        </w:r>
      </w:del>
      <w:r>
        <w:rPr>
          <w:rFonts w:ascii="BA Franknatan Regular" w:hAnsi="BA Franknatan Regular" w:hint="cs"/>
          <w:rtl/>
        </w:rPr>
        <w:t>ד'</w:t>
      </w:r>
      <w:r w:rsidRPr="00947625">
        <w:rPr>
          <w:rFonts w:ascii="BA Franknatan Regular" w:hAnsi="BA Franknatan Regular"/>
          <w:rtl/>
        </w:rPr>
        <w:t>אם ללצים הוא יליץ ולענוים יתן חן? בא לטהר מסייעין אותו, בא לטמא פותחין לו.</w:t>
      </w:r>
    </w:p>
    <w:p w:rsidR="00DA63EC" w:rsidRDefault="00DA63EC" w:rsidP="00DA63EC">
      <w:pPr>
        <w:tabs>
          <w:tab w:val="center" w:pos="2835"/>
        </w:tabs>
        <w:rPr>
          <w:rFonts w:ascii="BA Franknatan Regular" w:hAnsi="BA Franknatan Regular"/>
          <w:rtl/>
        </w:rPr>
      </w:pPr>
      <w:ins w:id="92767" w:author="מנוע מכני" w:date="2026-10-11T12:04:40Z">
        <w:r>
          <w:rPr>
            <w:rFonts w:ascii="BA Franknatan Regular" w:hAnsi="BA Franknatan Regular" w:hint="cs"/>
            <w:rtl/>
          </w:rPr>
          <w:t xml:space="preserve">ויש</w:t>
        </w:r>
      </w:ins>
      <w:del w:id="92768" w:author="מנוע מכני" w:date="2026-10-11T12:04:40Z">
        <w:r>
          <w:rPr>
            <w:rFonts w:ascii="BA Franknatan Regular" w:hAnsi="BA Franknatan Regular" w:hint="cs"/>
            <w:rtl/>
          </w:rPr>
          <w:delText xml:space="preserve">ו</w:delText>
        </w:r>
        <w:r w:rsidRPr="00947625">
          <w:rPr>
            <w:rFonts w:ascii="BA Franknatan Regular" w:hAnsi="BA Franknatan Regular"/>
            <w:rtl/>
          </w:rPr>
          <w:delText xml:space="preserve">אית</w:delText>
        </w:r>
      </w:del>
      <w:r w:rsidRPr="00947625">
        <w:rPr>
          <w:rFonts w:ascii="BA Franknatan Regular" w:hAnsi="BA Franknatan Regular"/>
          <w:rtl/>
        </w:rPr>
        <w:t xml:space="preserve"> </w:t>
      </w:r>
      <w:ins w:id="92765" w:author="מנוע מכני" w:date="2026-10-11T12:04:40Z">
        <w:r>
          <w:rPr>
            <w:rFonts w:ascii="BA Franknatan Regular" w:hAnsi="BA Franknatan Regular"/>
            <w:rtl/>
          </w:rPr>
          <w:t xml:space="preserve">לו</w:t>
        </w:r>
      </w:ins>
      <w:del w:id="92766" w:author="מנוע מכני" w:date="2026-10-11T12:04:40Z">
        <w:r w:rsidRPr="00947625">
          <w:rPr>
            <w:rFonts w:ascii="BA Franknatan Regular" w:hAnsi="BA Franknatan Regular"/>
            <w:rtl/>
          </w:rPr>
          <w:delText xml:space="preserve">ליה</w:delText>
        </w:r>
      </w:del>
      <w:r w:rsidRPr="00947625">
        <w:rPr>
          <w:rFonts w:ascii="BA Franknatan Regular" w:hAnsi="BA Franknatan Regular"/>
          <w:rtl/>
        </w:rPr>
        <w:t xml:space="preserve"> תאגא</w:t>
      </w:r>
      <w:r>
        <w:rPr>
          <w:rFonts w:ascii="BA Franknatan Regular" w:hAnsi="BA Franknatan Regular" w:hint="cs"/>
          <w:rtl/>
        </w:rPr>
        <w:t>- ד</w:t>
      </w:r>
      <w:r w:rsidRPr="00947625">
        <w:rPr>
          <w:rFonts w:ascii="BA Franknatan Regular" w:hAnsi="BA Franknatan Regular"/>
          <w:rtl/>
        </w:rPr>
        <w:t xml:space="preserve">אמר </w:t>
      </w:r>
      <w:r>
        <w:rPr>
          <w:rFonts w:ascii="BA Franknatan Regular" w:hAnsi="BA Franknatan Regular"/>
          <w:rtl/>
        </w:rPr>
        <w:t>הקב"ה</w:t>
      </w:r>
      <w:r w:rsidRPr="00947625">
        <w:rPr>
          <w:rFonts w:ascii="BA Franknatan Regular" w:hAnsi="BA Franknatan Regular"/>
          <w:rtl/>
        </w:rPr>
        <w:t xml:space="preserve">: אם חוזר </w:t>
      </w:r>
      <w:r>
        <w:rPr>
          <w:rFonts w:ascii="BA Franknatan Regular" w:hAnsi="BA Franknatan Regular"/>
          <w:rtl/>
        </w:rPr>
        <w:t>בו</w:t>
      </w:r>
      <w:r w:rsidRPr="00947625">
        <w:rPr>
          <w:rFonts w:ascii="BA Franknatan Regular" w:hAnsi="BA Franknatan Regular"/>
          <w:rtl/>
        </w:rPr>
        <w:t xml:space="preserve"> אני קושר לו קשר.</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מפני מה נברא העולם הבא ביו"ד? מפני שצדיקים שבו מועטים.</w:t>
      </w:r>
    </w:p>
    <w:p w:rsidR="00DA63EC" w:rsidRPr="00E105BC" w:rsidRDefault="00DA63EC" w:rsidP="00DA63EC">
      <w:pPr>
        <w:tabs>
          <w:tab w:val="center" w:pos="2835"/>
        </w:tabs>
        <w:rPr>
          <w:rFonts w:ascii="BA Franknatan Regular" w:hAnsi="BA Franknatan Regular"/>
          <w:spacing w:val="-2"/>
          <w:rtl/>
        </w:rPr>
      </w:pPr>
      <w:r w:rsidRPr="00E105BC">
        <w:rPr>
          <w:rFonts w:ascii="BA Franknatan Regular" w:hAnsi="BA Franknatan Regular"/>
          <w:spacing w:val="-2"/>
          <w:rtl/>
        </w:rPr>
        <w:t>ומפני מה כפוף ראשו? מפני שצדיקים שבו כפוף ראשיהם, מפני מעשיהן שאינן דומין זה לזה.</w:t>
      </w:r>
    </w:p>
    <w:p w:rsidR="00DA63EC" w:rsidRDefault="00DA63EC" w:rsidP="00DA63EC">
      <w:pPr>
        <w:tabs>
          <w:tab w:val="center" w:pos="2835"/>
        </w:tabs>
        <w:rPr>
          <w:rFonts w:ascii="BA Franknatan Regular" w:hAnsi="BA Franknatan Regular"/>
          <w:rtl/>
        </w:rPr>
      </w:pPr>
    </w:p>
    <w:p>
      <w:pPr>
        <w:pStyle w:val="afffff8"/>
        <w:rPr>
          <w:ins w:id="90643" w:author="קלוד" w:date="2026-10-11T12:32:08Z"/>
        </w:rPr>
      </w:pPr>
      <w:ins w:id="90644" w:author="קלוד" w:date="2026-10-11T12:32:08Z">
        <w:r>
          <w:rPr>
            <w:color w:val="7B3F00"/>
          </w:rPr>
          <w:t xml:space="preserve">ס"ת שיש בו טעיות - יתקן או יגנז</w:t>
        </w:r>
      </w:ins>
    </w:p>
    <w:p>
      <w:pPr>
        <w:pStyle w:val="38"/>
        <w:rPr>
          <w:ins w:id="99038" w:author="מנוע מכני" w:date="2026-10-11T12:04:40Z"/>
        </w:rPr>
      </w:pPr>
      <w:r w:rsidRPr="00947625">
        <w:t xml:space="preserve">רב יוסף:</w:t>
      </w:r>
    </w:p>
    <w:p w:rsidR="00DA63EC" w:rsidRDefault="00DA63EC" w:rsidP="00DA63EC">
      <w:pPr>
        <w:tabs>
          <w:tab w:val="center" w:pos="2835"/>
        </w:tabs>
        <w:rPr>
          <w:rFonts w:ascii="BA Franknatan Regular" w:hAnsi="BA Franknatan Regular"/>
          <w:rtl/>
        </w:rPr>
      </w:pPr>
      <w:del w:id="99039" w:author="מנוע מכני" w:date="2026-10-11T12:04:40Z">
        <w:r w:rsidRPr="00947625">
          <w:rPr>
            <w:rFonts w:ascii="BA Franknatan Regular" w:hAnsi="BA Franknatan Regular"/>
            <w:rtl/>
          </w:rPr>
          <w:delText xml:space="preserve"> </w:delText>
        </w:r>
      </w:del>
      <w:ins w:id="92771" w:author="מנוע מכני" w:date="2026-10-11T12:04:40Z">
        <w:r>
          <w:rPr>
            <w:rFonts w:ascii="BA Franknatan Regular" w:hAnsi="BA Franknatan Regular"/>
            <w:rtl/>
          </w:rPr>
          <w:t xml:space="preserve">אלו</w:t>
        </w:r>
      </w:ins>
      <w:del w:id="92772" w:author="מנוע מכני" w:date="2026-10-11T12:04:40Z">
        <w:r w:rsidRPr="00947625">
          <w:rPr>
            <w:rFonts w:ascii="BA Franknatan Regular" w:hAnsi="BA Franknatan Regular"/>
            <w:rtl/>
          </w:rPr>
          <w:delText xml:space="preserve">הני</w:delText>
        </w:r>
      </w:del>
      <w:r w:rsidRPr="00947625">
        <w:rPr>
          <w:rFonts w:ascii="BA Franknatan Regular" w:hAnsi="BA Franknatan Regular"/>
          <w:rtl/>
        </w:rPr>
        <w:t xml:space="preserve"> תרתי </w:t>
      </w:r>
      <w:ins w:id="92769" w:author="מנוע מכני" w:date="2026-10-11T12:04:40Z">
        <w:r>
          <w:rPr>
            <w:rFonts w:ascii="BA Franknatan Regular" w:hAnsi="BA Franknatan Regular"/>
            <w:rtl/>
          </w:rPr>
          <w:t xml:space="preserve">דברים</w:t>
        </w:r>
      </w:ins>
      <w:del w:id="92770" w:author="מנוע מכני" w:date="2026-10-11T12:04:40Z">
        <w:r w:rsidRPr="00947625">
          <w:rPr>
            <w:rFonts w:ascii="BA Franknatan Regular" w:hAnsi="BA Franknatan Regular"/>
            <w:rtl/>
          </w:rPr>
          <w:delText xml:space="preserve">מילי</w:delText>
        </w:r>
      </w:del>
      <w:r w:rsidRPr="00947625">
        <w:rPr>
          <w:rFonts w:ascii="BA Franknatan Regular" w:hAnsi="BA Franknatan Regular"/>
          <w:rtl/>
        </w:rPr>
        <w:t xml:space="preserve"> </w:t>
      </w:r>
      <w:r w:rsidRPr="00947625">
        <w:rPr>
          <w:rFonts w:ascii="BA Franknatan Regular" w:hAnsi="BA Franknatan Regular"/>
          <w:rtl/>
        </w:rPr>
        <w:t xml:space="preserve">אמר</w:t>
      </w:r>
      <w:r w:rsidRPr="00947625">
        <w:rPr>
          <w:rFonts w:ascii="BA Franknatan Regular" w:hAnsi="BA Franknatan Regular"/>
          <w:rtl/>
        </w:rPr>
        <w:t xml:space="preserve"> </w:t>
      </w:r>
      <w:r w:rsidRPr="00947625">
        <w:rPr>
          <w:rStyle w:val="2fb"/>
          <w:rFonts w:ascii="BA Franknatan Regular" w:hAnsi="BA Franknatan Regular"/>
          <w:rtl/>
        </w:rPr>
        <w:t xml:space="preserve">רב</w:t>
      </w:r>
      <w:r w:rsidRPr="00947625">
        <w:rPr>
          <w:rFonts w:ascii="BA Franknatan Regular" w:hAnsi="BA Franknatan Regular"/>
          <w:rtl/>
        </w:rPr>
        <w:t xml:space="preserve"> בספרים.</w:t>
      </w:r>
    </w:p>
    <w:p w:rsidR="00DA63EC" w:rsidRPr="00E105BC" w:rsidRDefault="00DA63EC" w:rsidP="00DA63EC">
      <w:pPr>
        <w:tabs>
          <w:tab w:val="center" w:pos="2835"/>
        </w:tabs>
        <w:rPr>
          <w:rFonts w:ascii="BA Franknatan Regular" w:hAnsi="BA Franknatan Regular"/>
          <w:spacing w:val="-2"/>
          <w:rtl/>
        </w:rPr>
      </w:pPr>
      <w:r w:rsidRPr="00E105BC">
        <w:rPr>
          <w:rFonts w:ascii="BA Franknatan Regular" w:hAnsi="BA Franknatan Regular"/>
          <w:spacing w:val="-2"/>
          <w:rtl/>
        </w:rPr>
        <w:t xml:space="preserve">ותניא תיובתיה</w:t>
      </w:r>
      <w:ins w:id="94451" w:author="מנוע מכני" w:date="2026-10-11T12:04:40Z">
        <w:r>
          <w:rPr>
            <w:rFonts w:ascii="BA Franknatan Regular" w:hAnsi="BA Franknatan Regular"/>
            <w:spacing w:val="-2"/>
            <w:rtl/>
          </w:rPr>
          <w:t xml:space="preserve">,</w:t>
        </w:r>
      </w:ins>
      <w:del w:id="94452" w:author="מנוע מכני" w:date="2026-10-11T12:04:40Z">
        <w:r w:rsidRPr="00E105BC">
          <w:rPr>
            <w:rFonts w:ascii="BA Franknatan Regular" w:hAnsi="BA Franknatan Regular"/>
            <w:spacing w:val="-2"/>
            <w:rtl/>
          </w:rPr>
          <w:delText xml:space="preserve">;</w:delText>
        </w:r>
      </w:del>
      <w:r w:rsidRPr="00E105BC">
        <w:rPr>
          <w:rFonts w:ascii="BA Franknatan Regular" w:hAnsi="BA Franknatan Regular"/>
          <w:spacing w:val="-2"/>
          <w:rtl/>
        </w:rPr>
        <w:t xml:space="preserve"> </w:t>
      </w:r>
      <w:ins w:id="92773" w:author="מנוע מכני" w:date="2026-10-11T12:04:40Z">
        <w:r>
          <w:rPr>
            <w:rFonts w:ascii="BA Franknatan Regular" w:hAnsi="BA Franknatan Regular"/>
            <w:spacing w:val="-2"/>
            <w:rtl/>
          </w:rPr>
          <w:t xml:space="preserve">אחת</w:t>
        </w:r>
      </w:ins>
      <w:del w:id="92774" w:author="מנוע מכני" w:date="2026-10-11T12:04:40Z">
        <w:r w:rsidRPr="00E105BC">
          <w:rPr>
            <w:rFonts w:ascii="BA Franknatan Regular" w:hAnsi="BA Franknatan Regular"/>
            <w:spacing w:val="-2"/>
            <w:rtl/>
          </w:rPr>
          <w:delText xml:space="preserve">חדא</w:delText>
        </w:r>
      </w:del>
      <w:r w:rsidRPr="00E105BC">
        <w:rPr>
          <w:rFonts w:ascii="BA Franknatan Regular" w:hAnsi="BA Franknatan Regular"/>
          <w:spacing w:val="-2"/>
          <w:rtl/>
        </w:rPr>
        <w:t xml:space="preserve">, הא דאמר </w:t>
      </w:r>
      <w:r w:rsidRPr="00E105BC">
        <w:rPr>
          <w:rStyle w:val="2fb"/>
          <w:rFonts w:ascii="BA Franknatan Regular" w:hAnsi="BA Franknatan Regular"/>
          <w:spacing w:val="-2"/>
          <w:rtl/>
        </w:rPr>
        <w:t xml:space="preserve">רב</w:t>
      </w:r>
      <w:r w:rsidRPr="00E105BC">
        <w:rPr>
          <w:rFonts w:ascii="BA Franknatan Regular" w:hAnsi="BA Franknatan Regular"/>
          <w:spacing w:val="-2"/>
          <w:rtl/>
        </w:rPr>
        <w:t xml:space="preserve">: ס"ת שיש בו שתי טעיות בכל דף ודף - יתקן, שלש - יגנז, </w:t>
      </w:r>
    </w:p>
    <w:p>
      <w:pPr>
        <w:pStyle w:val="38"/>
        <w:rPr>
          <w:ins w:id="99040" w:author="מנוע מכני" w:date="2026-10-11T12:04:40Z"/>
        </w:rPr>
      </w:pPr>
      <w:r w:rsidRPr="00947625">
        <w:t xml:space="preserve">ותניא תיובתיה:</w:t>
      </w:r>
    </w:p>
    <w:p w:rsidR="00DA63EC" w:rsidRDefault="00DA63EC" w:rsidP="00DA63EC">
      <w:pPr>
        <w:tabs>
          <w:tab w:val="center" w:pos="2835"/>
        </w:tabs>
        <w:rPr>
          <w:rFonts w:ascii="BA Franknatan Regular" w:hAnsi="BA Franknatan Regular"/>
          <w:rtl/>
        </w:rPr>
      </w:pPr>
      <w:del w:id="9904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שלש - יתקן, ארבע - יגנז.</w:t>
      </w:r>
    </w:p>
    <w:p>
      <w:pPr>
        <w:pStyle w:val="38"/>
        <w:rPr>
          <w:ins w:id="99042" w:author="מנוע מכני" w:date="2026-10-11T12:04:40Z"/>
        </w:rPr>
      </w:pPr>
      <w:r w:rsidRPr="00947625">
        <w:t xml:space="preserve">תנא:</w:t>
      </w:r>
    </w:p>
    <w:p w:rsidR="00DA63EC" w:rsidRDefault="00DA63EC" w:rsidP="00DA63EC">
      <w:pPr>
        <w:tabs>
          <w:tab w:val="center" w:pos="2835"/>
        </w:tabs>
        <w:rPr>
          <w:rFonts w:ascii="BA Franknatan Regular" w:hAnsi="BA Franknatan Regular"/>
          <w:rtl/>
        </w:rPr>
      </w:pPr>
      <w:del w:id="99043"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אם יש בו דף אחת שלימה - מצלת על כולו.</w:t>
      </w:r>
    </w:p>
    <w:p>
      <w:pPr>
        <w:pStyle w:val="38"/>
        <w:rPr>
          <w:ins w:id="99045" w:author="מנוע מכני" w:date="2026-10-11T12:04:40Z"/>
        </w:rPr>
      </w:pPr>
      <w:del w:id="99044" w:author="מנוע מכני" w:date="2026-10-11T12:04:40Z">
        <w:r w:rsidRPr="0051076E">
          <w:lastRenderedPageBreak/>
          <w:delText xml:space="preserve">•</w:delText>
        </w:r>
      </w:del>
      <w:r w:rsidRPr="0051076E">
        <w:lastRenderedPageBreak/>
        <w:t xml:space="preserve"> </w:t>
      </w:r>
      <w:r>
        <w:t>ריבשב</w:t>
      </w:r>
      <w:r>
        <w:t>"</w:t>
      </w:r>
      <w:r>
        <w:t>מ מרב</w:t>
      </w:r>
      <w:r w:rsidRPr="00947625">
        <w:t xml:space="preserve">:</w:t>
      </w:r>
    </w:p>
    <w:p w:rsidR="00DA63EC" w:rsidRDefault="00DA63EC" w:rsidP="00DA63EC">
      <w:pPr>
        <w:tabs>
          <w:tab w:val="center" w:pos="2835"/>
        </w:tabs>
        <w:rPr>
          <w:rFonts w:ascii="BA Franknatan Regular" w:hAnsi="BA Franknatan Regular"/>
          <w:rtl/>
        </w:rPr>
      </w:pPr>
      <w:del w:id="9904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והוא דכתיב רוביה דספרא </w:t>
      </w:r>
      <w:ins w:id="97341" w:author="מנוע מכני" w:date="2026-10-11T12:04:40Z">
        <w:r>
          <w:rPr>
            <w:rFonts w:ascii="BA Franknatan Regular" w:hAnsi="BA Franknatan Regular"/>
            <w:rtl/>
          </w:rPr>
          <w:t xml:space="preserve">יפה</w:t>
        </w:r>
      </w:ins>
      <w:del w:id="97342" w:author="מנוע מכני" w:date="2026-10-11T12:04:40Z">
        <w:r w:rsidRPr="00947625">
          <w:rPr>
            <w:rFonts w:ascii="BA Franknatan Regular" w:hAnsi="BA Franknatan Regular"/>
            <w:rtl/>
          </w:rPr>
          <w:delText xml:space="preserve">שפיר</w:delText>
        </w:r>
      </w:del>
      <w:r w:rsidRPr="00947625">
        <w:rPr>
          <w:rFonts w:ascii="BA Franknatan Regular" w:hAnsi="BA Franknatan Regular"/>
          <w:rtl/>
        </w:rPr>
        <w:t xml:space="preserve">.</w:t>
      </w:r>
    </w:p>
    <w:p>
      <w:pPr>
        <w:pStyle w:val="38"/>
        <w:rPr>
          <w:ins w:id="99047" w:author="מנוע מכני" w:date="2026-10-11T12:04:40Z"/>
        </w:rPr>
      </w:pPr>
      <w:del w:id="102610" w:author="מנוע מכני" w:date="2026-10-11T12:04:40Z">
        <w:r w:rsidRPr="00E105BC">
          <w:delText xml:space="preserve">א"ל </w:delText>
        </w:r>
      </w:del>
      <w:r w:rsidRPr="00E105BC">
        <w:t xml:space="preserve">אביי לרב יוסף:</w:t>
      </w:r>
    </w:p>
    <w:p w:rsidR="00DA63EC" w:rsidRPr="00E105BC" w:rsidRDefault="00DA63EC" w:rsidP="00DA63EC">
      <w:pPr>
        <w:tabs>
          <w:tab w:val="center" w:pos="2835"/>
        </w:tabs>
        <w:rPr>
          <w:rFonts w:ascii="BA Franknatan Regular" w:hAnsi="BA Franknatan Regular"/>
          <w:spacing w:val="-4"/>
          <w:rtl/>
        </w:rPr>
      </w:pPr>
      <w:del w:id="99048" w:author="מנוע מכני" w:date="2026-10-11T12:04:40Z">
        <w:r w:rsidRPr="00E105BC">
          <w:rPr>
            <w:rFonts w:ascii="BA Franknatan Regular" w:hAnsi="BA Franknatan Regular"/>
            <w:spacing w:val="-4"/>
            <w:rtl/>
          </w:rPr>
          <w:delText xml:space="preserve"> </w:delText>
        </w:r>
      </w:del>
      <w:ins w:id="96105" w:author="מנוע מכני" w:date="2026-10-11T12:04:40Z">
        <w:r>
          <w:rPr>
            <w:rFonts w:ascii="BA Franknatan Regular" w:hAnsi="BA Franknatan Regular"/>
            <w:spacing w:val="-4"/>
            <w:rtl/>
          </w:rPr>
          <w:t xml:space="preserve">אם </w:t>
        </w:r>
      </w:ins>
      <w:del w:id="96106" w:author="מנוע מכני" w:date="2026-10-11T12:04:40Z">
        <w:r w:rsidRPr="00E105BC">
          <w:rPr>
            <w:rFonts w:ascii="BA Franknatan Regular" w:hAnsi="BA Franknatan Regular"/>
            <w:spacing w:val="-4"/>
            <w:rtl/>
          </w:rPr>
          <w:delText xml:space="preserve">אי </w:delText>
        </w:r>
      </w:del>
      <w:ins w:id="92777" w:author="מנוע מכני" w:date="2026-10-11T12:04:40Z">
        <w:r>
          <w:rPr>
            <w:rFonts w:ascii="BA Franknatan Regular" w:hAnsi="BA Franknatan Regular"/>
            <w:spacing w:val="-4"/>
            <w:rtl/>
          </w:rPr>
          <w:t xml:space="preserve">יש</w:t>
        </w:r>
      </w:ins>
      <w:del w:id="92778" w:author="מנוע מכני" w:date="2026-10-11T12:04:40Z">
        <w:r w:rsidRPr="00E105BC">
          <w:rPr>
            <w:rFonts w:ascii="BA Franknatan Regular" w:hAnsi="BA Franknatan Regular"/>
            <w:spacing w:val="-4"/>
            <w:rtl/>
          </w:rPr>
          <w:delText xml:space="preserve">אית</w:delText>
        </w:r>
      </w:del>
      <w:r w:rsidRPr="00E105BC">
        <w:rPr>
          <w:rFonts w:ascii="BA Franknatan Regular" w:hAnsi="BA Franknatan Regular"/>
          <w:spacing w:val="-4"/>
          <w:rtl/>
        </w:rPr>
        <w:t xml:space="preserve"> בההוא דף שלש טעיות </w:t>
      </w:r>
      <w:ins w:id="92775" w:author="מנוע מכני" w:date="2026-10-11T12:04:40Z">
        <w:r>
          <w:rPr>
            <w:rFonts w:ascii="BA Franknatan Regular" w:hAnsi="BA Franknatan Regular"/>
            <w:spacing w:val="-4"/>
            <w:rtl/>
          </w:rPr>
          <w:t xml:space="preserve">מה</w:t>
        </w:r>
      </w:ins>
      <w:del w:id="92776" w:author="מנוע מכני" w:date="2026-10-11T12:04:40Z">
        <w:r w:rsidRPr="00E105BC">
          <w:rPr>
            <w:rFonts w:ascii="BA Franknatan Regular" w:hAnsi="BA Franknatan Regular"/>
            <w:spacing w:val="-4"/>
            <w:rtl/>
          </w:rPr>
          <w:delText xml:space="preserve">מאי</w:delText>
        </w:r>
      </w:del>
      <w:r w:rsidRPr="00E105BC">
        <w:rPr>
          <w:rFonts w:ascii="BA Franknatan Regular" w:hAnsi="BA Franknatan Regular"/>
          <w:spacing w:val="-4"/>
          <w:rtl/>
        </w:rPr>
        <w:t xml:space="preserve">? </w:t>
      </w:r>
      <w:r w:rsidRPr="00E105BC">
        <w:rPr>
          <w:rFonts w:ascii="BA Franknatan Regular" w:hAnsi="BA Franknatan Regular"/>
          <w:spacing w:val="-4"/>
          <w:rtl/>
        </w:rPr>
        <w:t xml:space="preserve">א"ל</w:t>
      </w:r>
      <w:r w:rsidRPr="00E105BC">
        <w:rPr>
          <w:rFonts w:ascii="BA Franknatan Regular" w:hAnsi="BA Franknatan Regular"/>
          <w:spacing w:val="-4"/>
          <w:rtl/>
        </w:rPr>
        <w:t xml:space="preserve">: הואיל ואיתיהיב לאיתקוני מיתקן.</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וה"מ</w:t>
      </w:r>
      <w:r w:rsidRPr="00947625">
        <w:rPr>
          <w:rFonts w:ascii="BA Franknatan Regular" w:hAnsi="BA Franknatan Regular"/>
          <w:rtl/>
        </w:rPr>
        <w:t xml:space="preserve"> חסירות, אבל יתירות </w:t>
      </w:r>
      <w:ins w:id="92779" w:author="מנוע מכני" w:date="2026-10-11T12:04:40Z">
        <w:r>
          <w:rPr>
            <w:rFonts w:ascii="BA Franknatan Regular" w:hAnsi="BA Franknatan Regular"/>
            <w:rtl/>
          </w:rPr>
          <w:t xml:space="preserve">אין</w:t>
        </w:r>
      </w:ins>
      <w:del w:id="92780" w:author="מנוע מכני" w:date="2026-10-11T12:04:40Z">
        <w:r w:rsidRPr="00947625">
          <w:rPr>
            <w:rFonts w:ascii="BA Franknatan Regular" w:hAnsi="BA Franknatan Regular"/>
            <w:rtl/>
          </w:rPr>
          <w:delText xml:space="preserve">לית</w:delText>
        </w:r>
      </w:del>
      <w:r w:rsidRPr="00947625">
        <w:rPr>
          <w:rFonts w:ascii="BA Franknatan Regular" w:hAnsi="BA Franknatan Regular"/>
          <w:rtl/>
        </w:rPr>
        <w:t xml:space="preserve"> </w:t>
      </w:r>
      <w:ins w:id="96963" w:author="מנוע מכני" w:date="2026-10-11T12:04:40Z">
        <w:r>
          <w:rPr>
            <w:rFonts w:ascii="BA Franknatan Regular" w:hAnsi="BA Franknatan Regular"/>
            <w:rtl/>
          </w:rPr>
          <w:t xml:space="preserve">לנו</w:t>
        </w:r>
      </w:ins>
      <w:del w:id="96964" w:author="מנוע מכני" w:date="2026-10-11T12:04:40Z">
        <w:r w:rsidRPr="00947625">
          <w:rPr>
            <w:rFonts w:ascii="BA Franknatan Regular" w:hAnsi="BA Franknatan Regular"/>
            <w:rtl/>
          </w:rPr>
          <w:delText xml:space="preserve">לן</w:delText>
        </w:r>
      </w:del>
      <w:r w:rsidRPr="00947625">
        <w:rPr>
          <w:rFonts w:ascii="BA Franknatan Regular" w:hAnsi="BA Franknatan Regular"/>
          <w:rtl/>
        </w:rPr>
        <w:t xml:space="preserve"> בה.</w:t>
      </w:r>
    </w:p>
    <w:p>
      <w:pPr>
        <w:pStyle w:val="38"/>
        <w:rPr>
          <w:ins w:id="99049" w:author="מנוע מכני" w:date="2026-10-11T12:04:40Z"/>
        </w:rPr>
      </w:pPr>
      <w:r w:rsidRPr="00947625">
        <w:t xml:space="preserve">חסירות </w:t>
      </w:r>
      <w:r w:rsidRPr="00947625">
        <w:t xml:space="preserve">לא</w:t>
      </w:r>
      <w:r>
        <w:t>- אר</w:t>
      </w:r>
      <w:r>
        <w:t>"</w:t>
      </w:r>
      <w:r>
        <w:t>כ</w:t>
      </w:r>
      <w:r w:rsidRPr="00947625">
        <w:t xml:space="preserve">:</w:t>
      </w:r>
    </w:p>
    <w:p w:rsidR="00DA63EC" w:rsidRDefault="00DA63EC" w:rsidP="00DA63EC">
      <w:pPr>
        <w:tabs>
          <w:tab w:val="center" w:pos="2835"/>
        </w:tabs>
        <w:rPr>
          <w:rFonts w:ascii="BA Franknatan Regular" w:hAnsi="BA Franknatan Regular"/>
          <w:rtl/>
        </w:rPr>
      </w:pPr>
      <w:del w:id="9905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משום דמיחזי כמנומר.</w:t>
      </w:r>
    </w:p>
    <w:p w:rsidR="00DA63EC" w:rsidRDefault="00DA63EC" w:rsidP="00DA63EC">
      <w:pPr>
        <w:tabs>
          <w:tab w:val="center" w:pos="2835"/>
        </w:tabs>
        <w:rPr>
          <w:rFonts w:ascii="BA Franknatan Regular" w:hAnsi="BA Franknatan Regular"/>
          <w:rtl/>
        </w:rPr>
      </w:pPr>
    </w:p>
    <w:p w:rsidR="00DA63EC" w:rsidRDefault="00DA63EC" w:rsidP="00DA63EC">
      <w:pPr>
        <w:pStyle w:val="afff3"/>
        <w:framePr w:wrap="around"/>
        <w:rPr>
          <w:rtl/>
        </w:rPr>
      </w:pPr>
      <w:r>
        <w:rPr>
          <w:rFonts w:hint="cs"/>
          <w:rtl/>
        </w:rPr>
        <w:t>ל.</w:t>
      </w:r>
    </w:p>
    <w:p w:rsidR="00DA63EC" w:rsidRDefault="00DA63EC" w:rsidP="00DA63EC">
      <w:pPr>
        <w:tabs>
          <w:tab w:val="center" w:pos="2835"/>
        </w:tabs>
        <w:rPr>
          <w:rFonts w:ascii="BA Franknatan Regular" w:hAnsi="BA Franknatan Regular"/>
          <w:rtl/>
        </w:rPr>
      </w:pPr>
      <w:r w:rsidRPr="0051076E">
        <w:rPr>
          <w:b/>
          <w:bCs/>
          <w:rtl/>
        </w:rPr>
        <w:t xml:space="preserve">• </w:t>
      </w:r>
      <w:r w:rsidRPr="00947625">
        <w:rPr>
          <w:rFonts w:ascii="BA Franknatan Regular" w:hAnsi="BA Franknatan Regular"/>
          <w:rtl/>
        </w:rPr>
        <w:t>אגרא חמ</w:t>
      </w:r>
      <w:r>
        <w:rPr>
          <w:rFonts w:ascii="BA Franknatan Regular" w:hAnsi="BA Franknatan Regular" w:hint="cs"/>
          <w:rtl/>
        </w:rPr>
        <w:t xml:space="preserve">יו של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w:t>
      </w:r>
      <w:r>
        <w:rPr>
          <w:rFonts w:ascii="BA Franknatan Regular" w:hAnsi="BA Franknatan Regular" w:hint="cs"/>
          <w:rtl/>
        </w:rPr>
        <w:t xml:space="preserve">הו</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יתירות בספרו בא לפני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א</w:t>
      </w:r>
      <w:r w:rsidRPr="00947625">
        <w:rPr>
          <w:rFonts w:ascii="BA Franknatan Regular" w:hAnsi="BA Franknatan Regular"/>
          <w:rtl/>
        </w:rPr>
        <w:t xml:space="preserve"> </w:t>
      </w:r>
    </w:p>
    <w:p>
      <w:pPr>
        <w:pStyle w:val="38"/>
        <w:rPr>
          <w:ins w:id="99051" w:author="מנוע מכני" w:date="2026-10-11T12:04:40Z"/>
        </w:rPr>
      </w:pPr>
      <w:r w:rsidRPr="00947625">
        <w:t xml:space="preserve">א"ל</w:t>
      </w:r>
      <w:r w:rsidRPr="00947625">
        <w:t xml:space="preserve">:</w:t>
      </w:r>
    </w:p>
    <w:p w:rsidR="00DA63EC" w:rsidRDefault="00DA63EC" w:rsidP="00DA63EC">
      <w:pPr>
        <w:tabs>
          <w:tab w:val="center" w:pos="2835"/>
        </w:tabs>
        <w:rPr>
          <w:rFonts w:ascii="BA Franknatan Regular" w:hAnsi="BA Franknatan Regular"/>
          <w:rtl/>
        </w:rPr>
      </w:pPr>
      <w:del w:id="9905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לא</w:t>
      </w:r>
      <w:r w:rsidRPr="00947625">
        <w:rPr>
          <w:rFonts w:ascii="BA Franknatan Regular" w:hAnsi="BA Franknatan Regular"/>
          <w:rtl/>
        </w:rPr>
        <w:t xml:space="preserve"> אמרן אלא בחסירות, אבל יתרות </w:t>
      </w:r>
      <w:ins w:id="92781" w:author="מנוע מכני" w:date="2026-10-11T12:04:40Z">
        <w:r>
          <w:rPr>
            <w:rFonts w:ascii="BA Franknatan Regular" w:hAnsi="BA Franknatan Regular"/>
            <w:rtl/>
          </w:rPr>
          <w:t xml:space="preserve">אין</w:t>
        </w:r>
      </w:ins>
      <w:del w:id="92782" w:author="מנוע מכני" w:date="2026-10-11T12:04:40Z">
        <w:r w:rsidRPr="00947625">
          <w:rPr>
            <w:rFonts w:ascii="BA Franknatan Regular" w:hAnsi="BA Franknatan Regular"/>
            <w:rtl/>
          </w:rPr>
          <w:delText xml:space="preserve">לית</w:delText>
        </w:r>
      </w:del>
      <w:r w:rsidRPr="00947625">
        <w:rPr>
          <w:rFonts w:ascii="BA Franknatan Regular" w:hAnsi="BA Franknatan Regular"/>
          <w:rtl/>
        </w:rPr>
        <w:t xml:space="preserve"> </w:t>
      </w:r>
      <w:ins w:id="96965" w:author="מנוע מכני" w:date="2026-10-11T12:04:40Z">
        <w:r>
          <w:rPr>
            <w:rFonts w:ascii="BA Franknatan Regular" w:hAnsi="BA Franknatan Regular"/>
            <w:rtl/>
          </w:rPr>
          <w:t xml:space="preserve">לנו</w:t>
        </w:r>
      </w:ins>
      <w:del w:id="96966" w:author="מנוע מכני" w:date="2026-10-11T12:04:40Z">
        <w:r w:rsidRPr="00947625">
          <w:rPr>
            <w:rFonts w:ascii="BA Franknatan Regular" w:hAnsi="BA Franknatan Regular"/>
            <w:rtl/>
          </w:rPr>
          <w:delText xml:space="preserve">לן</w:delText>
        </w:r>
      </w:del>
      <w:r w:rsidRPr="00947625">
        <w:rPr>
          <w:rFonts w:ascii="BA Franknatan Regular" w:hAnsi="BA Franknatan Regular"/>
          <w:rtl/>
        </w:rPr>
        <w:t xml:space="preserve"> בה.</w:t>
      </w:r>
    </w:p>
    <w:p>
      <w:pPr>
        <w:pStyle w:val="afffff8"/>
        <w:rPr>
          <w:ins w:id="90641" w:author="קלוד" w:date="2026-10-11T12:32:08Z"/>
        </w:rPr>
      </w:pPr>
      <w:ins w:id="90642" w:author="קלוד" w:date="2026-10-11T12:32:08Z">
        <w:r>
          <w:rPr>
            <w:color w:val="7B3F00"/>
          </w:rPr>
          <w:t xml:space="preserve">סיום ס"ת - באמצע הדף או עד סוף הדף</w:t>
        </w:r>
      </w:ins>
    </w:p>
    <w:p>
      <w:pPr>
        <w:pStyle w:val="38"/>
        <w:rPr>
          <w:ins w:id="99053" w:author="מנוע מכני" w:date="2026-10-11T12:04:40Z"/>
        </w:rPr>
      </w:pPr>
      <w:r w:rsidRPr="00947625">
        <w:t xml:space="preserve">אידך, דאמר רב:</w:t>
      </w:r>
    </w:p>
    <w:p w:rsidR="00DA63EC" w:rsidRDefault="00DA63EC" w:rsidP="00DA63EC">
      <w:pPr>
        <w:tabs>
          <w:tab w:val="center" w:pos="2835"/>
        </w:tabs>
        <w:rPr>
          <w:rFonts w:ascii="BA Franknatan Regular" w:hAnsi="BA Franknatan Regular"/>
          <w:rtl/>
        </w:rPr>
      </w:pPr>
      <w:del w:id="9905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הכותב ס"ת ובא לגמור, גומר </w:t>
      </w:r>
      <w:ins w:id="90393" w:author="מנוע מכני" w:date="2026-10-11T12:04:40Z">
        <w:r>
          <w:rPr>
            <w:rFonts w:ascii="BA Franknatan Regular" w:hAnsi="BA Franknatan Regular"/>
            <w:rtl/>
          </w:rPr>
          <w:t xml:space="preserve">ואפי'</w:t>
        </w:r>
      </w:ins>
      <w:del w:id="90394" w:author="מנוע מכני" w:date="2026-10-11T12:04:40Z">
        <w:r w:rsidRPr="00947625">
          <w:rPr>
            <w:rFonts w:ascii="BA Franknatan Regular" w:hAnsi="BA Franknatan Regular"/>
            <w:rtl/>
          </w:rPr>
          <w:delText xml:space="preserve">ואפילו</w:delText>
        </w:r>
      </w:del>
      <w:r w:rsidRPr="00947625">
        <w:rPr>
          <w:rFonts w:ascii="BA Franknatan Regular" w:hAnsi="BA Franknatan Regular"/>
          <w:rtl/>
        </w:rPr>
        <w:t xml:space="preserve"> באמצע הדף.</w:t>
      </w:r>
    </w:p>
    <w:p>
      <w:pPr>
        <w:pStyle w:val="38"/>
        <w:rPr>
          <w:ins w:id="99055" w:author="מנוע מכני" w:date="2026-10-11T12:04:40Z"/>
        </w:rPr>
      </w:pPr>
      <w:r w:rsidRPr="00947625">
        <w:t xml:space="preserve">מיתיבי:</w:t>
      </w:r>
    </w:p>
    <w:p w:rsidR="00DA63EC" w:rsidRDefault="00DA63EC" w:rsidP="00DA63EC">
      <w:pPr>
        <w:tabs>
          <w:tab w:val="center" w:pos="2835"/>
        </w:tabs>
        <w:rPr>
          <w:rFonts w:ascii="BA Franknatan Regular" w:hAnsi="BA Franknatan Regular"/>
          <w:rtl/>
        </w:rPr>
      </w:pPr>
      <w:del w:id="9905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הכותב ס"ת, בא לו לגמור, </w:t>
      </w:r>
      <w:r w:rsidRPr="00947625">
        <w:rPr>
          <w:rFonts w:ascii="BA Franknatan Regular" w:hAnsi="BA Franknatan Regular"/>
          <w:rtl/>
        </w:rPr>
        <w:t xml:space="preserve">לא</w:t>
      </w:r>
      <w:r w:rsidRPr="00947625">
        <w:rPr>
          <w:rFonts w:ascii="BA Franknatan Regular" w:hAnsi="BA Franknatan Regular"/>
          <w:rtl/>
        </w:rPr>
        <w:t xml:space="preserve"> יגמור באמצע הדף כדרך שגומר בחומשין, אלא מקצר והולך עד סוף הדף!</w:t>
      </w:r>
    </w:p>
    <w:p w:rsidR="00DA63EC" w:rsidRDefault="00DA63EC" w:rsidP="00DA63EC">
      <w:pPr>
        <w:pStyle w:val="affffb"/>
        <w:rPr>
          <w:rtl/>
        </w:rPr>
      </w:pPr>
      <w:r>
        <w:rPr>
          <w:rtl/>
        </w:rPr>
        <w:t xml:space="preserve">- </w:t>
      </w:r>
      <w:r>
        <w:rPr>
          <w:rFonts w:hint="cs"/>
          <w:rtl/>
        </w:rPr>
        <w:t>מה ש</w:t>
      </w:r>
      <w:r w:rsidRPr="00947625">
        <w:rPr>
          <w:rtl/>
        </w:rPr>
        <w:t xml:space="preserve">אמר </w:t>
      </w:r>
      <w:r w:rsidRPr="00947625">
        <w:rPr>
          <w:rStyle w:val="2fb"/>
          <w:rtl/>
        </w:rPr>
        <w:t xml:space="preserve">רב</w:t>
      </w:r>
      <w:r w:rsidRPr="00947625">
        <w:rPr>
          <w:rtl/>
        </w:rPr>
        <w:t xml:space="preserve"> </w:t>
      </w:r>
      <w:r>
        <w:rPr>
          <w:rtl/>
        </w:rPr>
        <w:t>–</w:t>
      </w:r>
      <w:r w:rsidRPr="00947625">
        <w:rPr>
          <w:rtl/>
        </w:rPr>
        <w:t xml:space="preserve"> בחומשין</w:t>
      </w:r>
      <w:r>
        <w:rPr>
          <w:rFonts w:hint="cs"/>
          <w:rtl/>
        </w:rPr>
        <w:t xml:space="preserve"> של ס</w:t>
      </w:r>
      <w:r>
        <w:rPr>
          <w:rtl/>
        </w:rPr>
        <w:t>"</w:t>
      </w:r>
      <w:r>
        <w:rPr>
          <w:rFonts w:hint="cs"/>
          <w:rtl/>
        </w:rPr>
        <w:t>ת</w:t>
      </w:r>
    </w:p>
    <w:p>
      <w:pPr>
        <w:pStyle w:val="38"/>
        <w:rPr>
          <w:ins w:id="99057" w:author="מנוע מכני" w:date="2026-10-11T12:04:40Z"/>
        </w:rPr>
      </w:pPr>
      <w:r>
        <w:t>והך דאריב</w:t>
      </w:r>
      <w:r>
        <w:t>"</w:t>
      </w:r>
      <w:r>
        <w:t>א מר</w:t>
      </w:r>
      <w:r>
        <w:t>"</w:t>
      </w:r>
      <w:r>
        <w:t>ג מרב</w:t>
      </w:r>
      <w:r w:rsidRPr="00947625">
        <w:t>:</w:t>
      </w:r>
    </w:p>
    <w:p w:rsidR="00DA63EC" w:rsidRDefault="00DA63EC" w:rsidP="00DA63EC">
      <w:pPr>
        <w:tabs>
          <w:tab w:val="center" w:pos="2835"/>
        </w:tabs>
        <w:rPr>
          <w:rFonts w:ascii="BA Franknatan Regular" w:hAnsi="BA Franknatan Regular"/>
          <w:rtl/>
        </w:rPr>
      </w:pPr>
      <w:del w:id="99058" w:author="מנוע מכני" w:date="2026-10-11T12:04:40Z">
        <w:r w:rsidRPr="00A563E0">
          <w:rPr>
            <w:rStyle w:val="afffff0"/>
            <w:rtl/>
          </w:rPr>
          <w:delText xml:space="preserve"> </w:delText>
        </w:r>
      </w:del>
      <w:r w:rsidRPr="00A563E0">
        <w:rPr>
          <w:rStyle w:val="afffff0"/>
          <w:rFonts w:hint="cs"/>
          <w:rtl/>
        </w:rPr>
        <w:t>'</w:t>
      </w:r>
      <w:ins w:id="90499" w:author="Claude - סמנטי" w:date="2026-10-11T12:27:00Z">
        <w:r>
          <w:rPr>
            <w:rStyle w:val="afffff0"/>
            <w:rtl/>
          </w:rPr>
          <w:t xml:space="preserve">לְעֵינֵי כָּל יִשְׂרָאֵל</w:t>
        </w:r>
      </w:ins>
      <w:del w:id="90500" w:author="Claude - סמנטי" w:date="2026-10-11T12:27:00Z">
        <w:r w:rsidRPr="00A563E0">
          <w:rPr>
            <w:rStyle w:val="afffff0"/>
            <w:rtl/>
          </w:rPr>
          <w:delText xml:space="preserve">לעיני כל ישראל</w:delText>
        </w:r>
      </w:del>
      <w:r w:rsidRPr="00A563E0">
        <w:rPr>
          <w:rStyle w:val="afffff0"/>
          <w:rFonts w:hint="cs"/>
          <w:rtl/>
        </w:rPr>
        <w:t>'</w:t>
      </w:r>
      <w:r w:rsidRPr="00A563E0">
        <w:rPr>
          <w:rStyle w:val="afffff0"/>
          <w:rtl/>
        </w:rPr>
        <w:t xml:space="preserve"> </w:t>
      </w:r>
      <w:r w:rsidRPr="00947625">
        <w:rPr>
          <w:rFonts w:ascii="BA Franknatan Regular" w:hAnsi="BA Franknatan Regular"/>
          <w:rtl/>
        </w:rPr>
        <w:t>באמצע הדף</w:t>
      </w:r>
      <w:r>
        <w:rPr>
          <w:rFonts w:ascii="BA Franknatan Regular" w:hAnsi="BA Franknatan Regular" w:hint="cs"/>
          <w:rtl/>
        </w:rPr>
        <w:t xml:space="preserve">- </w:t>
      </w:r>
      <w:r w:rsidRPr="00947625">
        <w:rPr>
          <w:rFonts w:ascii="BA Franknatan Regular" w:hAnsi="BA Franknatan Regular"/>
          <w:rtl/>
        </w:rPr>
        <w:t>ההיא באמצע שיטה איתמר.</w:t>
      </w:r>
    </w:p>
    <w:p>
      <w:pPr>
        <w:pStyle w:val="38"/>
        <w:rPr>
          <w:ins w:id="99059" w:author="מנוע מכני" w:date="2026-10-11T12:04:40Z"/>
        </w:rPr>
      </w:pPr>
      <w:r w:rsidRPr="00FB7F57">
        <w:t>רבנן</w:t>
      </w:r>
      <w:r w:rsidRPr="00947625">
        <w:t xml:space="preserve">:</w:t>
      </w:r>
    </w:p>
    <w:p w:rsidR="00DA63EC" w:rsidRDefault="00DA63EC" w:rsidP="00DA63EC">
      <w:pPr>
        <w:tabs>
          <w:tab w:val="center" w:pos="2835"/>
        </w:tabs>
        <w:rPr>
          <w:rFonts w:ascii="BA Franknatan Regular" w:hAnsi="BA Franknatan Regular"/>
          <w:rtl/>
        </w:rPr>
      </w:pPr>
      <w:del w:id="9906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אף באמצע שיטה.</w:t>
      </w:r>
    </w:p>
    <w:p>
      <w:pPr>
        <w:pStyle w:val="38"/>
        <w:rPr>
          <w:ins w:id="99061" w:author="מנוע מכני" w:date="2026-10-11T12:04:40Z"/>
        </w:rPr>
      </w:pPr>
      <w:r w:rsidRPr="00FB7F57">
        <w:t>רב</w:t>
      </w:r>
      <w:r w:rsidRPr="00947625">
        <w:t xml:space="preserve"> </w:t>
      </w:r>
      <w:r w:rsidRPr="00FB7F57">
        <w:t>אשי</w:t>
      </w:r>
      <w:r w:rsidRPr="00947625">
        <w:t xml:space="preserve">:</w:t>
      </w:r>
    </w:p>
    <w:p w:rsidR="00DA63EC" w:rsidRDefault="00DA63EC" w:rsidP="00DA63EC">
      <w:pPr>
        <w:tabs>
          <w:tab w:val="center" w:pos="2835"/>
        </w:tabs>
        <w:rPr>
          <w:rFonts w:ascii="BA Franknatan Regular" w:hAnsi="BA Franknatan Regular"/>
          <w:rtl/>
        </w:rPr>
      </w:pPr>
      <w:del w:id="9906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באמצע שיטה דווקא.</w:t>
      </w:r>
    </w:p>
    <w:p>
      <w:pPr>
        <w:pStyle w:val="38"/>
        <w:rPr>
          <w:ins w:id="99063" w:author="מנוע מכני" w:date="2026-10-11T12:04:40Z"/>
        </w:rPr>
      </w:pPr>
      <w:r w:rsidRPr="00FB7F57">
        <w:t xml:space="preserve">והלכתא:</w:t>
      </w:r>
    </w:p>
    <w:p w:rsidR="00DA63EC" w:rsidRDefault="00DA63EC" w:rsidP="00DA63EC">
      <w:pPr>
        <w:tabs>
          <w:tab w:val="center" w:pos="2835"/>
        </w:tabs>
        <w:rPr>
          <w:rFonts w:ascii="BA Franknatan Regular" w:hAnsi="BA Franknatan Regular"/>
          <w:b/>
          <w:bCs/>
          <w:rtl/>
        </w:rPr>
      </w:pPr>
      <w:del w:id="99064" w:author="מנוע מכני" w:date="2026-10-11T12:04:40Z">
        <w:r w:rsidRPr="00FB7F57">
          <w:rPr>
            <w:rFonts w:ascii="BA Franknatan Regular" w:hAnsi="BA Franknatan Regular"/>
            <w:b/>
            <w:bCs/>
            <w:rtl/>
          </w:rPr>
          <w:delText xml:space="preserve"> </w:delText>
        </w:r>
      </w:del>
      <w:r w:rsidRPr="00FB7F57">
        <w:rPr>
          <w:rFonts w:ascii="BA Franknatan Regular" w:hAnsi="BA Franknatan Regular"/>
          <w:b/>
          <w:bCs/>
          <w:rtl/>
        </w:rPr>
        <w:t xml:space="preserve">באמצע שיטה דווקא.</w:t>
      </w:r>
    </w:p>
    <w:p w:rsidR="00DA63EC" w:rsidRDefault="00DA63EC" w:rsidP="00DA63EC">
      <w:pPr>
        <w:tabs>
          <w:tab w:val="center" w:pos="2835"/>
        </w:tabs>
        <w:rPr>
          <w:rFonts w:ascii="BA Franknatan Regular" w:hAnsi="BA Franknatan Regular"/>
          <w:rtl/>
        </w:rPr>
      </w:pPr>
    </w:p>
    <w:p>
      <w:pPr>
        <w:pStyle w:val="afffff8"/>
        <w:rPr>
          <w:ins w:id="90639" w:author="קלוד" w:date="2026-10-11T12:32:08Z"/>
        </w:rPr>
      </w:pPr>
      <w:ins w:id="90640" w:author="קלוד" w:date="2026-10-11T12:32:08Z">
        <w:r>
          <w:rPr>
            <w:color w:val="7B3F00"/>
          </w:rPr>
          <w:t xml:space="preserve">שמנה פסוקים אחרונים - יחיד קורא, ומי כתבם</w:t>
        </w:r>
      </w:ins>
    </w:p>
    <w:p>
      <w:pPr>
        <w:pStyle w:val="38"/>
        <w:rPr>
          <w:ins w:id="99066" w:author="מנוע מכני" w:date="2026-10-11T12:04:40Z"/>
        </w:rPr>
      </w:pPr>
      <w:del w:id="99065" w:author="מנוע מכני" w:date="2026-10-11T12:04:40Z">
        <w:r w:rsidRPr="0051076E">
          <w:delText xml:space="preserve">•</w:delText>
        </w:r>
      </w:del>
      <w:r w:rsidRPr="0051076E">
        <w:t xml:space="preserve"> </w:t>
      </w:r>
      <w:r>
        <w:t>ריב</w:t>
      </w:r>
      <w:r>
        <w:t>"</w:t>
      </w:r>
      <w:r>
        <w:t>א מר</w:t>
      </w:r>
      <w:r>
        <w:t>"</w:t>
      </w:r>
      <w:r>
        <w:t>ג מרב</w:t>
      </w:r>
      <w:r w:rsidRPr="00947625">
        <w:t xml:space="preserve">:</w:t>
      </w:r>
    </w:p>
    <w:p w:rsidR="00DA63EC" w:rsidRDefault="00DA63EC" w:rsidP="00DA63EC">
      <w:pPr>
        <w:tabs>
          <w:tab w:val="center" w:pos="2835"/>
        </w:tabs>
        <w:rPr>
          <w:rFonts w:ascii="BA Franknatan Regular" w:hAnsi="BA Franknatan Regular"/>
          <w:rtl/>
        </w:rPr>
      </w:pPr>
      <w:del w:id="9906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שמנה פסוקים שבתורה, יחיד קורא אותן בבהכ"נ.</w:t>
      </w:r>
      <w:r>
        <w:rPr>
          <w:rFonts w:ascii="BA Franknatan Regular" w:hAnsi="BA Franknatan Regular" w:hint="cs"/>
          <w:rtl/>
        </w:rPr>
        <w:t xml:space="preserve"> [</w:t>
      </w:r>
      <w:r>
        <w:rPr>
          <w:rFonts w:ascii="BA Franknatan Regular" w:hAnsi="BA Franknatan Regular"/>
          <w:rtl/>
        </w:rPr>
        <w:t xml:space="preserve">דלא </w:t>
      </w:r>
      <w:r>
        <w:rPr>
          <w:rStyle w:val="2fb"/>
          <w:rFonts w:ascii="BA Franknatan Regular" w:hAnsi="BA Franknatan Regular"/>
          <w:rtl/>
        </w:rPr>
        <w:t xml:space="preserve">כר"ש</w:t>
      </w:r>
      <w:r>
        <w:rPr>
          <w:rFonts w:ascii="BA Franknatan Regular" w:hAnsi="BA Franknatan Regular" w:hint="cs"/>
          <w:rtl/>
        </w:rPr>
        <w:t>]</w:t>
      </w:r>
      <w:r w:rsidRPr="00947625">
        <w:rPr>
          <w:rFonts w:ascii="BA Franknatan Regular" w:hAnsi="BA Franknatan Regular"/>
          <w:rtl/>
        </w:rPr>
        <w:t xml:space="preserve"> </w:t>
      </w:r>
    </w:p>
    <w:p>
      <w:pPr>
        <w:pStyle w:val="38"/>
        <w:rPr>
          <w:ins w:id="99068" w:author="מנוע מכני" w:date="2026-10-11T12:04:40Z"/>
        </w:rPr>
      </w:pPr>
      <w:r w:rsidRPr="00947625">
        <w:t xml:space="preserve">דתניא</w:t>
      </w:r>
      <w:r w:rsidRPr="00947625">
        <w:t xml:space="preserve">:</w:t>
      </w:r>
    </w:p>
    <w:p w:rsidR="00DA63EC" w:rsidRDefault="00DA63EC" w:rsidP="00DA63EC">
      <w:pPr>
        <w:tabs>
          <w:tab w:val="center" w:pos="2835"/>
        </w:tabs>
        <w:rPr>
          <w:rFonts w:ascii="BA Franknatan Regular" w:hAnsi="BA Franknatan Regular"/>
          <w:rtl/>
        </w:rPr>
      </w:pPr>
      <w:del w:id="99069" w:author="מנוע מכני" w:date="2026-10-11T12:04:40Z">
        <w:r w:rsidRPr="00A563E0">
          <w:rPr>
            <w:rStyle w:val="afffff0"/>
            <w:rtl/>
          </w:rPr>
          <w:delText xml:space="preserve"> </w:delText>
        </w:r>
      </w:del>
      <w:r w:rsidRPr="00A563E0">
        <w:rPr>
          <w:rStyle w:val="afffff0"/>
          <w:rFonts w:hint="cs"/>
          <w:rtl/>
        </w:rPr>
        <w:t>'</w:t>
      </w:r>
      <w:ins w:id="90501" w:author="Claude - סמנטי" w:date="2026-10-11T12:27:00Z">
        <w:r>
          <w:rPr>
            <w:rStyle w:val="afffff0"/>
            <w:rtl/>
          </w:rPr>
          <w:t xml:space="preserve">וַיָּמָת שָׁם מֹשֶׁה עֶבֶד יְיָ</w:t>
        </w:r>
      </w:ins>
      <w:del w:id="90502" w:author="Claude - סמנטי" w:date="2026-10-11T12:27:00Z">
        <w:r w:rsidRPr="00A563E0">
          <w:rPr>
            <w:rStyle w:val="afffff0"/>
            <w:rtl/>
          </w:rPr>
          <w:delText xml:space="preserve">וימת שם משה עבד יי</w:delText>
        </w:r>
      </w:del>
      <w:r w:rsidRPr="00A563E0">
        <w:rPr>
          <w:rStyle w:val="afffff0"/>
          <w:rtl/>
        </w:rPr>
        <w:t xml:space="preserve">'.</w:t>
      </w:r>
      <w:r>
        <w:rPr>
          <w:rFonts w:ascii="BA Franknatan Regular" w:hAnsi="BA Franknatan Regular" w:hint="cs"/>
          <w:rtl/>
        </w:rPr>
        <w:t xml:space="preserve"> </w:t>
      </w:r>
      <w:r w:rsidRPr="00947625">
        <w:rPr>
          <w:rFonts w:ascii="BA Franknatan Regular" w:hAnsi="BA Franknatan Regular"/>
          <w:rtl/>
        </w:rPr>
        <w:t xml:space="preserve">אפשר משה חי וכתב וימת שם משה? אלא עד כאן כתב משה, מכאן ואילך כתב יהושע בן נון, </w:t>
      </w:r>
      <w:r>
        <w:rPr>
          <w:rFonts w:ascii="BA Franknatan Regular" w:hAnsi="BA Franknatan Regular" w:hint="cs"/>
          <w:rtl/>
        </w:rPr>
        <w:t xml:space="preserve">דברי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י</w:t>
      </w:r>
      <w:r>
        <w:rPr>
          <w:rFonts w:ascii="BA Franknatan Regular" w:hAnsi="BA Franknatan Regular" w:hint="cs"/>
          <w:rtl/>
        </w:rPr>
        <w:t xml:space="preserve">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נ</w:t>
      </w:r>
      <w:r>
        <w:rPr>
          <w:rFonts w:ascii="BA Franknatan Regular" w:hAnsi="BA Franknatan Regular" w:hint="cs"/>
          <w:rtl/>
        </w:rPr>
        <w:t xml:space="preserve">]</w:t>
      </w:r>
    </w:p>
    <w:p>
      <w:pPr>
        <w:pStyle w:val="38"/>
        <w:rPr>
          <w:ins w:id="99071" w:author="מנוע מכני" w:date="2026-10-11T12:04:40Z"/>
        </w:rPr>
      </w:pPr>
      <w:del w:id="99070" w:author="מנוע מכני" w:date="2026-10-11T12:04:40Z">
        <w:r w:rsidRPr="00FE1B89">
          <w:delText xml:space="preserve">•</w:delText>
        </w:r>
      </w:del>
      <w:r w:rsidRPr="00FE1B89">
        <w:t xml:space="preserve"> </w:t>
      </w:r>
      <w:r w:rsidRPr="00FE1B89">
        <w:t>א</w:t>
      </w:r>
      <w:r w:rsidRPr="00FE1B89">
        <w:t>"</w:t>
      </w:r>
      <w:r w:rsidRPr="00FE1B89">
        <w:t>ל</w:t>
      </w:r>
      <w:r w:rsidRPr="00FE1B89">
        <w:t xml:space="preserve"> ר"ש:</w:t>
      </w:r>
    </w:p>
    <w:p w:rsidR="00DA63EC" w:rsidRPr="00FE1B89" w:rsidRDefault="00DA63EC" w:rsidP="00DA63EC">
      <w:pPr>
        <w:tabs>
          <w:tab w:val="center" w:pos="2835"/>
        </w:tabs>
        <w:rPr>
          <w:rFonts w:ascii="BA Franknatan Regular" w:hAnsi="BA Franknatan Regular"/>
          <w:spacing w:val="-2"/>
          <w:rtl/>
        </w:rPr>
      </w:pPr>
      <w:del w:id="99072" w:author="מנוע מכני" w:date="2026-10-11T12:04:40Z">
        <w:r w:rsidRPr="00FE1B89">
          <w:rPr>
            <w:rFonts w:ascii="BA Franknatan Regular" w:hAnsi="BA Franknatan Regular"/>
            <w:spacing w:val="-2"/>
            <w:rtl/>
          </w:rPr>
          <w:delText xml:space="preserve"> </w:delText>
        </w:r>
      </w:del>
      <w:r w:rsidRPr="00FE1B89">
        <w:rPr>
          <w:rFonts w:ascii="BA Franknatan Regular" w:hAnsi="BA Franknatan Regular"/>
          <w:spacing w:val="-2"/>
          <w:rtl/>
        </w:rPr>
        <w:t xml:space="preserve">אפשר ס"ת חסר אות אחת? וכתיב: </w:t>
      </w:r>
      <w:r w:rsidRPr="00FE1B89">
        <w:rPr>
          <w:rFonts w:ascii="BA Franknatan Regular" w:hAnsi="BA Franknatan Regular" w:hint="cs"/>
          <w:spacing w:val="-2"/>
          <w:rtl/>
        </w:rPr>
        <w:t>'</w:t>
      </w:r>
      <w:r w:rsidRPr="00FE1B89">
        <w:rPr>
          <w:rStyle w:val="afffff0"/>
          <w:rFonts w:ascii="BA Franknatan Regular" w:hAnsi="BA Franknatan Regular"/>
          <w:spacing w:val="-2"/>
          <w:rtl/>
        </w:rPr>
        <w:t xml:space="preserve">לקוח את ספר התורה הזה ושמתם אותו וגו</w:t>
      </w:r>
      <w:r w:rsidRPr="00FE1B89">
        <w:rPr>
          <w:rFonts w:ascii="BA Franknatan Regular" w:hAnsi="BA Franknatan Regular"/>
          <w:spacing w:val="-2"/>
          <w:rtl/>
        </w:rPr>
        <w:t xml:space="preserve">'!</w:t>
      </w:r>
    </w:p>
    <w:p>
      <w:pPr>
        <w:pStyle w:val="38"/>
        <w:rPr>
          <w:ins w:id="102425" w:author="מנוע מכני" w:date="2026-10-11T12:04:40Z"/>
        </w:rPr>
      </w:pPr>
      <w:r w:rsidRPr="00947625">
        <w:t xml:space="preserve">אלא,</w:t>
      </w:r>
    </w:p>
    <w:p w:rsidR="00DA63EC" w:rsidRDefault="00DA63EC" w:rsidP="00DA63EC">
      <w:pPr>
        <w:tabs>
          <w:tab w:val="center" w:pos="2835"/>
        </w:tabs>
        <w:rPr>
          <w:rFonts w:ascii="BA Franknatan Regular" w:hAnsi="BA Franknatan Regular"/>
          <w:rtl/>
        </w:rPr>
      </w:pPr>
      <w:del w:id="10242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עד כאן </w:t>
      </w:r>
      <w:r>
        <w:rPr>
          <w:rFonts w:ascii="BA Franknatan Regular" w:hAnsi="BA Franknatan Regular"/>
          <w:rtl/>
        </w:rPr>
        <w:t>הקב"ה</w:t>
      </w:r>
      <w:r w:rsidRPr="00947625">
        <w:rPr>
          <w:rFonts w:ascii="BA Franknatan Regular" w:hAnsi="BA Franknatan Regular"/>
          <w:rtl/>
        </w:rPr>
        <w:t xml:space="preserve"> אומר ומשה כותב ואומר, מכאן ואילך </w:t>
      </w:r>
      <w:r>
        <w:rPr>
          <w:rFonts w:ascii="BA Franknatan Regular" w:hAnsi="BA Franknatan Regular"/>
          <w:rtl/>
        </w:rPr>
        <w:t>הקב"ה</w:t>
      </w:r>
      <w:r w:rsidRPr="00947625">
        <w:rPr>
          <w:rFonts w:ascii="BA Franknatan Regular" w:hAnsi="BA Franknatan Regular"/>
          <w:rtl/>
        </w:rPr>
        <w:t xml:space="preserve"> אומר ומשה כותב בדמע, </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כש</w:t>
      </w:r>
      <w:r>
        <w:rPr>
          <w:rFonts w:ascii="BA Franknatan Regular" w:hAnsi="BA Franknatan Regular"/>
          <w:rtl/>
        </w:rPr>
        <w:t>"</w:t>
      </w:r>
      <w:r>
        <w:rPr>
          <w:rFonts w:ascii="BA Franknatan Regular" w:hAnsi="BA Franknatan Regular" w:hint="cs"/>
          <w:rtl/>
        </w:rPr>
        <w:t xml:space="preserve">נ </w:t>
      </w:r>
      <w:r>
        <w:rPr>
          <w:rFonts w:ascii="BA Franknatan Regular" w:hAnsi="BA Franknatan Regular"/>
          <w:rtl/>
        </w:rPr>
        <w:t xml:space="preserve">להלן: </w:t>
      </w:r>
      <w:r>
        <w:rPr>
          <w:rStyle w:val="afffff0"/>
          <w:rFonts w:ascii="BA Franknatan Regular" w:hAnsi="BA Franknatan Regular"/>
          <w:rtl/>
          <w:rPrChange w:id="9019" w:author="מנוע פסוקים" w:date="2026-10-11T09:32:13Z">
            <w:rPr>
              <w:rFonts w:ascii="BA Franknatan Regular" w:hAnsi="BA Franknatan Regular"/>
              <w:rtl/>
            </w:rPr>
          </w:rPrChange>
        </w:rPr>
        <w:t xml:space="preserve">ויאמר להם ברוך מפיו יקרא אלי את כל הדברים האלה ואני כותב על הספר בדיו</w:t>
      </w:r>
      <w:r>
        <w:rPr>
          <w:rFonts w:ascii="BA Franknatan Regular" w:hAnsi="BA Franknatan Regular" w:hint="cs"/>
          <w:rtl/>
        </w:rPr>
        <w:t>'</w:t>
      </w:r>
      <w:r w:rsidRPr="00947625">
        <w:rPr>
          <w:rFonts w:ascii="BA Franknatan Regular" w:hAnsi="BA Franknatan Regular"/>
          <w:rtl/>
        </w:rPr>
        <w:t xml:space="preserve"> </w:t>
      </w:r>
    </w:p>
    <w:p w:rsidR="00DA63EC" w:rsidRDefault="00DA63EC" w:rsidP="00DA63EC">
      <w:pPr>
        <w:pStyle w:val="affffb"/>
        <w:rPr>
          <w:rtl/>
        </w:rPr>
      </w:pPr>
      <w:r>
        <w:rPr>
          <w:rtl/>
        </w:rPr>
        <w:t xml:space="preserve">- </w:t>
      </w:r>
      <w:r w:rsidRPr="00947625">
        <w:rPr>
          <w:rtl/>
        </w:rPr>
        <w:t xml:space="preserve">אפי' </w:t>
      </w:r>
      <w:ins w:id="96967" w:author="מנוע מכני" w:date="2026-10-11T12:04:40Z">
        <w:r>
          <w:rPr>
            <w:rtl/>
          </w:rPr>
          <w:t xml:space="preserve">תאמר</w:t>
        </w:r>
      </w:ins>
      <w:del w:id="96968" w:author="מנוע מכני" w:date="2026-10-11T12:04:40Z">
        <w:r w:rsidRPr="00947625">
          <w:rPr>
            <w:rtl/>
          </w:rPr>
          <w:delText xml:space="preserve">תימא</w:delText>
        </w:r>
      </w:del>
      <w:r w:rsidRPr="00947625">
        <w:rPr>
          <w:rtl/>
        </w:rPr>
        <w:t xml:space="preserve"> </w:t>
      </w:r>
      <w:r w:rsidRPr="00947625">
        <w:rPr>
          <w:rStyle w:val="2fb"/>
          <w:rtl/>
        </w:rPr>
        <w:t xml:space="preserve">ר"ש</w:t>
      </w:r>
      <w:r w:rsidRPr="00947625">
        <w:rPr>
          <w:rtl/>
        </w:rPr>
        <w:t xml:space="preserve">, הואיל ואישתני </w:t>
      </w:r>
      <w:r>
        <w:rPr>
          <w:rFonts w:hint="cs"/>
          <w:rtl/>
        </w:rPr>
        <w:t xml:space="preserve">[שנכתב בדמע] </w:t>
      </w:r>
      <w:r w:rsidRPr="00947625">
        <w:rPr>
          <w:rtl/>
        </w:rPr>
        <w:t>אישתני.</w:t>
      </w:r>
    </w:p>
    <w:p>
      <w:pPr>
        <w:pStyle w:val="afffff8"/>
        <w:rPr>
          <w:ins w:id="90637" w:author="קלוד" w:date="2026-10-11T12:32:08Z"/>
        </w:rPr>
      </w:pPr>
      <w:ins w:id="90638" w:author="קלוד" w:date="2026-10-11T12:32:08Z">
        <w:r>
          <w:rPr>
            <w:color w:val="7B3F00"/>
          </w:rPr>
          <w:t xml:space="preserve">לוקח ס"ת מן השוק - כחוטף מצוה</w:t>
        </w:r>
      </w:ins>
    </w:p>
    <w:p>
      <w:pPr>
        <w:pStyle w:val="38"/>
        <w:rPr>
          <w:ins w:id="99074" w:author="מנוע מכני" w:date="2026-10-11T12:04:40Z"/>
        </w:rPr>
      </w:pPr>
      <w:del w:id="99073" w:author="מנוע מכני" w:date="2026-10-11T12:04:40Z">
        <w:r w:rsidRPr="0051076E">
          <w:delText xml:space="preserve">•</w:delText>
        </w:r>
      </w:del>
      <w:r w:rsidRPr="0051076E">
        <w:t xml:space="preserve"> </w:t>
      </w:r>
      <w:r>
        <w:t>ואריב</w:t>
      </w:r>
      <w:r>
        <w:t>"</w:t>
      </w:r>
      <w:r>
        <w:t>א מר</w:t>
      </w:r>
      <w:r>
        <w:t>"</w:t>
      </w:r>
      <w:r>
        <w:t>ג מרב</w:t>
      </w:r>
      <w:r w:rsidRPr="00947625">
        <w:t xml:space="preserve">:</w:t>
      </w:r>
    </w:p>
    <w:p w:rsidR="00DA63EC" w:rsidRDefault="00DA63EC" w:rsidP="00DA63EC">
      <w:pPr>
        <w:tabs>
          <w:tab w:val="center" w:pos="2835"/>
        </w:tabs>
        <w:rPr>
          <w:rFonts w:ascii="BA Franknatan Regular" w:hAnsi="BA Franknatan Regular"/>
          <w:rtl/>
        </w:rPr>
      </w:pPr>
      <w:del w:id="9907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הלוקח ס"ת מן השוק - כחוטף מצוה מן השוק, כתבו - מעלה עליו הכתוב כאילו קיבלו מהר סיני.</w:t>
      </w:r>
    </w:p>
    <w:p>
      <w:pPr>
        <w:pStyle w:val="38"/>
        <w:rPr>
          <w:ins w:id="99077" w:author="מנוע מכני" w:date="2026-10-11T12:04:40Z"/>
        </w:rPr>
      </w:pPr>
      <w:del w:id="99076" w:author="מנוע מכני" w:date="2026-10-11T12:04:40Z">
        <w:r w:rsidRPr="0051076E">
          <w:delText xml:space="preserve">•</w:delText>
        </w:r>
      </w:del>
      <w:r w:rsidRPr="0051076E">
        <w:t xml:space="preserve"> </w:t>
      </w:r>
      <w:r>
        <w:t>אר</w:t>
      </w:r>
      <w:r>
        <w:t>"</w:t>
      </w:r>
      <w:r>
        <w:t>ש</w:t>
      </w:r>
      <w:r w:rsidRPr="00947625">
        <w:t xml:space="preserve">:</w:t>
      </w:r>
    </w:p>
    <w:p w:rsidR="00DA63EC" w:rsidRDefault="00DA63EC" w:rsidP="00DA63EC">
      <w:pPr>
        <w:tabs>
          <w:tab w:val="center" w:pos="2835"/>
        </w:tabs>
        <w:rPr>
          <w:rFonts w:ascii="BA Franknatan Regular" w:hAnsi="BA Franknatan Regular"/>
          <w:rtl/>
        </w:rPr>
      </w:pPr>
      <w:del w:id="9907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אם הגיה אפי' אות אחת, מעלה עליו כאילו כתבו.</w:t>
      </w:r>
    </w:p>
    <w:p>
      <w:pPr>
        <w:pStyle w:val="afffff8"/>
        <w:rPr>
          <w:ins w:id="90635" w:author="קלוד" w:date="2026-10-11T12:32:08Z"/>
        </w:rPr>
      </w:pPr>
      <w:ins w:id="90636" w:author="קלוד" w:date="2026-10-11T12:32:08Z">
        <w:r>
          <w:rPr>
            <w:color w:val="7B3F00"/>
          </w:rPr>
          <w:t xml:space="preserve">יריעה בס"ת - מספר הדפים ושיעור הגליון</w:t>
        </w:r>
      </w:ins>
    </w:p>
    <w:p>
      <w:pPr>
        <w:pStyle w:val="38"/>
        <w:rPr>
          <w:ins w:id="99080" w:author="מנוע מכני" w:date="2026-10-11T12:04:40Z"/>
        </w:rPr>
      </w:pPr>
      <w:del w:id="99079" w:author="מנוע מכני" w:date="2026-10-11T12:04:40Z">
        <w:r w:rsidRPr="00FE1B89">
          <w:delText xml:space="preserve">•</w:delText>
        </w:r>
      </w:del>
      <w:r w:rsidRPr="00FE1B89">
        <w:t xml:space="preserve"> </w:t>
      </w:r>
      <w:r w:rsidRPr="00FE1B89">
        <w:t>ת"ר</w:t>
      </w:r>
      <w:r w:rsidRPr="00FE1B89">
        <w:t xml:space="preserve">:</w:t>
      </w:r>
    </w:p>
    <w:p w:rsidR="00DA63EC" w:rsidRPr="00FE1B89" w:rsidRDefault="00DA63EC" w:rsidP="00DA63EC">
      <w:pPr>
        <w:tabs>
          <w:tab w:val="center" w:pos="2835"/>
        </w:tabs>
        <w:rPr>
          <w:rFonts w:ascii="BA Franknatan Regular" w:hAnsi="BA Franknatan Regular"/>
          <w:spacing w:val="-2"/>
          <w:rtl/>
        </w:rPr>
      </w:pPr>
      <w:del w:id="99081" w:author="מנוע מכני" w:date="2026-10-11T12:04:40Z">
        <w:r w:rsidRPr="00FE1B89">
          <w:rPr>
            <w:rFonts w:ascii="BA Franknatan Regular" w:hAnsi="BA Franknatan Regular"/>
            <w:spacing w:val="-2"/>
            <w:rtl/>
          </w:rPr>
          <w:delText xml:space="preserve"> </w:delText>
        </w:r>
      </w:del>
      <w:r w:rsidRPr="00FE1B89">
        <w:rPr>
          <w:rFonts w:ascii="BA Franknatan Regular" w:hAnsi="BA Franknatan Regular"/>
          <w:spacing w:val="-2"/>
          <w:rtl/>
        </w:rPr>
        <w:t xml:space="preserve">עושה אדם יריעה מבת שלש דפין ועד בת שמנה דפין, פחות מיכן ויתר על כן </w:t>
      </w:r>
      <w:r w:rsidRPr="00FE1B89">
        <w:rPr>
          <w:rFonts w:ascii="BA Franknatan Regular" w:hAnsi="BA Franknatan Regular"/>
          <w:spacing w:val="-2"/>
          <w:rtl/>
        </w:rPr>
        <w:t xml:space="preserve">לא</w:t>
      </w:r>
      <w:r w:rsidRPr="00FE1B89">
        <w:rPr>
          <w:rFonts w:ascii="BA Franknatan Regular" w:hAnsi="BA Franknatan Regular"/>
          <w:spacing w:val="-2"/>
          <w:rtl/>
        </w:rPr>
        <w:t xml:space="preserve"> יעשה, </w:t>
      </w:r>
    </w:p>
    <w:p w:rsidR="00DA63EC" w:rsidRDefault="00DA63EC" w:rsidP="00DA63EC">
      <w:pPr>
        <w:rPr>
          <w:rtl/>
        </w:rPr>
      </w:pPr>
      <w:r w:rsidRPr="00336727">
        <w:rPr>
          <w:rtl/>
        </w:rPr>
        <w:t xml:space="preserve">ולא ירבה בדפין מפני שנראה אגרת, ולא ימעט בדפין מפני שעיניו משוטטות, אלא כגון למשפחותיכם</w:t>
      </w:r>
      <w:ins w:id="94453" w:author="מנוע מכני" w:date="2026-10-11T12:04:40Z">
        <w:r>
          <w:rPr>
            <w:rtl/>
          </w:rPr>
          <w:t xml:space="preserve"> </w:t>
        </w:r>
      </w:ins>
      <w:del w:id="94454" w:author="מנוע מכני" w:date="2026-10-11T12:04:40Z">
        <w:r w:rsidRPr="00336727">
          <w:rPr>
            <w:rtl/>
          </w:rPr>
          <w:delText xml:space="preserve">  </w:delText>
        </w:r>
      </w:del>
      <w:r w:rsidRPr="00336727">
        <w:rPr>
          <w:rtl/>
        </w:rPr>
        <w:t xml:space="preserve">ג' פעמים.</w:t>
      </w:r>
    </w:p>
    <w:p w:rsidR="00DA63EC" w:rsidRDefault="00DA63EC" w:rsidP="00DA63EC">
      <w:pPr>
        <w:tabs>
          <w:tab w:val="center" w:pos="2835"/>
        </w:tabs>
        <w:rPr>
          <w:rFonts w:ascii="BA Franknatan Regular" w:hAnsi="BA Franknatan Regular"/>
          <w:rtl/>
        </w:rPr>
      </w:pPr>
      <w:r w:rsidRPr="0051076E">
        <w:rPr>
          <w:b/>
          <w:bCs/>
          <w:rtl/>
        </w:rPr>
        <w:t xml:space="preserve">• </w:t>
      </w:r>
      <w:r w:rsidRPr="00947625">
        <w:rPr>
          <w:rFonts w:ascii="BA Franknatan Regular" w:hAnsi="BA Franknatan Regular"/>
          <w:rtl/>
        </w:rPr>
        <w:t xml:space="preserve">נזדמנה לו יריעה בת תשע דפים, </w:t>
      </w:r>
      <w:r w:rsidRPr="00947625">
        <w:rPr>
          <w:rFonts w:ascii="BA Franknatan Regular" w:hAnsi="BA Franknatan Regular"/>
          <w:rtl/>
        </w:rPr>
        <w:t xml:space="preserve">לא</w:t>
      </w:r>
      <w:r w:rsidRPr="00947625">
        <w:rPr>
          <w:rFonts w:ascii="BA Franknatan Regular" w:hAnsi="BA Franknatan Regular"/>
          <w:rtl/>
        </w:rPr>
        <w:t xml:space="preserve"> יחלוק שלש לכאן ושש לכאן, אלא ארבע לכאן וחמש לכאן</w:t>
      </w:r>
      <w:ins w:id="94455" w:author="מנוע מכני" w:date="2026-10-11T12:04:40Z">
        <w:r>
          <w:rPr>
            <w:rFonts w:ascii="BA Franknatan Regular" w:hAnsi="BA Franknatan Regular"/>
            <w:rtl/>
          </w:rPr>
          <w:t xml:space="preserve">,</w:t>
        </w:r>
      </w:ins>
      <w:del w:id="94456"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r w:rsidRPr="00947625">
        <w:rPr>
          <w:rFonts w:ascii="BA Franknatan Regular" w:hAnsi="BA Franknatan Regular"/>
          <w:rtl/>
        </w:rPr>
        <w:t xml:space="preserve">בד"א</w:t>
      </w:r>
      <w:r w:rsidRPr="00947625">
        <w:rPr>
          <w:rFonts w:ascii="BA Franknatan Regular" w:hAnsi="BA Franknatan Regular"/>
          <w:rtl/>
        </w:rPr>
        <w:t xml:space="preserve"> - בתחלת הספר, אבל בסוף הספר - אפי' פסוק אחד </w:t>
      </w:r>
      <w:r>
        <w:rPr>
          <w:rFonts w:ascii="BA Franknatan Regular" w:hAnsi="BA Franknatan Regular" w:hint="cs"/>
          <w:rtl/>
        </w:rPr>
        <w:t>ב</w:t>
      </w:r>
      <w:r w:rsidRPr="00947625">
        <w:rPr>
          <w:rFonts w:ascii="BA Franknatan Regular" w:hAnsi="BA Franknatan Regular"/>
          <w:rtl/>
        </w:rPr>
        <w:t>דף אחד.</w:t>
      </w:r>
    </w:p>
    <w:p w:rsidR="00DA63EC" w:rsidRDefault="00DA63EC" w:rsidP="00DA63EC">
      <w:pPr>
        <w:tabs>
          <w:tab w:val="center" w:pos="2835"/>
        </w:tabs>
        <w:rPr>
          <w:rFonts w:ascii="BA Franknatan Regular" w:hAnsi="BA Franknatan Regular"/>
          <w:rtl/>
        </w:rPr>
      </w:pPr>
    </w:p>
    <w:p w:rsidR="00DA63EC" w:rsidRPr="00E105BC" w:rsidRDefault="00DA63EC" w:rsidP="00DA63EC">
      <w:pPr>
        <w:tabs>
          <w:tab w:val="center" w:pos="2835"/>
        </w:tabs>
        <w:rPr>
          <w:rFonts w:ascii="BA Franknatan Regular" w:hAnsi="BA Franknatan Regular"/>
          <w:spacing w:val="-4"/>
          <w:rtl/>
        </w:rPr>
      </w:pPr>
      <w:r w:rsidRPr="00E105BC">
        <w:rPr>
          <w:b/>
          <w:bCs/>
          <w:spacing w:val="-4"/>
          <w:rtl/>
        </w:rPr>
        <w:t xml:space="preserve">• </w:t>
      </w:r>
      <w:r w:rsidRPr="00E105BC">
        <w:rPr>
          <w:rFonts w:ascii="BA Franknatan Regular" w:hAnsi="BA Franknatan Regular"/>
          <w:spacing w:val="-4"/>
          <w:rtl/>
        </w:rPr>
        <w:t xml:space="preserve">שיעור גליון - מלמטה טפח, מלמעלה ג' אצבעות, ובין דף לדף - כמלא ריוח רוחב שתי אצבעות, </w:t>
      </w:r>
    </w:p>
    <w:p w:rsidR="00DA63EC" w:rsidRPr="00E105BC" w:rsidRDefault="00DA63EC" w:rsidP="00DA63EC">
      <w:pPr>
        <w:tabs>
          <w:tab w:val="center" w:pos="2835"/>
        </w:tabs>
        <w:rPr>
          <w:rFonts w:ascii="BA Franknatan Regular" w:hAnsi="BA Franknatan Regular"/>
          <w:spacing w:val="-4"/>
          <w:rtl/>
        </w:rPr>
      </w:pPr>
      <w:r w:rsidRPr="00E105BC">
        <w:rPr>
          <w:rFonts w:ascii="BA Franknatan Regular" w:hAnsi="BA Franknatan Regular"/>
          <w:spacing w:val="-4"/>
          <w:rtl/>
        </w:rPr>
        <w:t xml:space="preserve">ובחומשין - מלמטה שלש אצבעות, מלמעלה שתי אצבעות, ובין דף לדף - כמלא ריוח רוחב גודל, </w:t>
      </w:r>
    </w:p>
    <w:p w:rsidR="00DA63EC" w:rsidRDefault="00DA63EC" w:rsidP="00DA63EC">
      <w:pPr>
        <w:rPr>
          <w:rtl/>
        </w:rPr>
      </w:pPr>
      <w:r w:rsidRPr="00336727">
        <w:rPr>
          <w:rtl/>
        </w:rPr>
        <w:t>ובין שיטה לשיטה - כמלא שיטה, ובין תיבה לתיבה כמלא אות קטנה, ובין אות לאות כמלא חוט השערה.</w:t>
      </w:r>
    </w:p>
    <w:p w:rsidR="00DA63EC" w:rsidRDefault="00DA63EC" w:rsidP="00DA63EC">
      <w:pPr>
        <w:tabs>
          <w:tab w:val="center" w:pos="2835"/>
        </w:tabs>
        <w:rPr>
          <w:rFonts w:ascii="BA Franknatan Regular" w:hAnsi="BA Franknatan Regular"/>
          <w:rtl/>
        </w:rPr>
      </w:pPr>
      <w:r w:rsidRPr="0051076E">
        <w:rPr>
          <w:b/>
          <w:bCs/>
          <w:rtl/>
        </w:rPr>
        <w:t xml:space="preserve">• </w:t>
      </w:r>
      <w:r w:rsidRPr="00947625">
        <w:rPr>
          <w:rFonts w:ascii="BA Franknatan Regular" w:hAnsi="BA Franknatan Regular"/>
          <w:rtl/>
        </w:rPr>
        <w:t xml:space="preserve">אל ימעט אדם את הכתב, </w:t>
      </w:r>
      <w:r w:rsidRPr="00947625">
        <w:rPr>
          <w:rFonts w:ascii="BA Franknatan Regular" w:hAnsi="BA Franknatan Regular"/>
          <w:rtl/>
        </w:rPr>
        <w:t xml:space="preserve">לא</w:t>
      </w:r>
      <w:r w:rsidRPr="00947625">
        <w:rPr>
          <w:rFonts w:ascii="BA Franknatan Regular" w:hAnsi="BA Franknatan Regular"/>
          <w:rtl/>
        </w:rPr>
        <w:t xml:space="preserve"> מפני ריוח של מטה ולא מפני ריוח של מעלה, ולא מפני ריוח שבין שיטה לשיטה, ולא מפני ריוח שבין פרשה לפרשה.</w:t>
      </w:r>
    </w:p>
    <w:p w:rsidR="00DA63EC" w:rsidRDefault="00DA63EC" w:rsidP="00DA63EC">
      <w:pPr>
        <w:pStyle w:val="afff3"/>
        <w:framePr w:wrap="around"/>
        <w:rPr>
          <w:rtl/>
        </w:rPr>
      </w:pPr>
      <w:r>
        <w:rPr>
          <w:rFonts w:hint="cs"/>
          <w:rtl/>
        </w:rPr>
        <w:t>ל:</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נזדמנה לו תיבה בת חמש אותיות, </w:t>
      </w:r>
      <w:r w:rsidRPr="00947625">
        <w:rPr>
          <w:rFonts w:ascii="BA Franknatan Regular" w:hAnsi="BA Franknatan Regular"/>
          <w:rtl/>
        </w:rPr>
        <w:t xml:space="preserve">לא</w:t>
      </w:r>
      <w:r w:rsidRPr="00947625">
        <w:rPr>
          <w:rFonts w:ascii="BA Franknatan Regular" w:hAnsi="BA Franknatan Regular"/>
          <w:rtl/>
        </w:rPr>
        <w:t xml:space="preserve"> יכתוב שתים בתוך הדף ושלש חוץ לדף, אלא שלש בתוך הדף ושתים חוץ לדף.</w:t>
      </w:r>
    </w:p>
    <w:p w:rsidR="00DA63EC" w:rsidRDefault="00DA63EC" w:rsidP="00DA63EC">
      <w:pPr>
        <w:tabs>
          <w:tab w:val="center" w:pos="2835"/>
        </w:tabs>
        <w:rPr>
          <w:b/>
          <w:bCs/>
          <w:rtl/>
        </w:rPr>
      </w:pPr>
    </w:p>
    <w:p w:rsidR="00DA63EC" w:rsidRDefault="00DA63EC" w:rsidP="00DA63EC">
      <w:pPr>
        <w:tabs>
          <w:tab w:val="center" w:pos="2835"/>
        </w:tabs>
        <w:rPr>
          <w:rFonts w:ascii="BA Franknatan Regular" w:hAnsi="BA Franknatan Regular"/>
          <w:rtl/>
        </w:rPr>
      </w:pPr>
      <w:r w:rsidRPr="0051076E">
        <w:rPr>
          <w:b/>
          <w:bCs/>
          <w:rtl/>
        </w:rPr>
        <w:t xml:space="preserve">• </w:t>
      </w:r>
      <w:r w:rsidRPr="00947625">
        <w:rPr>
          <w:rFonts w:ascii="BA Franknatan Regular" w:hAnsi="BA Franknatan Regular"/>
          <w:rtl/>
        </w:rPr>
        <w:t xml:space="preserve">נזדמנה לו תיבה בת שתי אותיות, </w:t>
      </w:r>
      <w:r w:rsidRPr="00947625">
        <w:rPr>
          <w:rFonts w:ascii="BA Franknatan Regular" w:hAnsi="BA Franknatan Regular"/>
          <w:rtl/>
        </w:rPr>
        <w:t xml:space="preserve">לא</w:t>
      </w:r>
      <w:r w:rsidRPr="00947625">
        <w:rPr>
          <w:rFonts w:ascii="BA Franknatan Regular" w:hAnsi="BA Franknatan Regular"/>
          <w:rtl/>
        </w:rPr>
        <w:t xml:space="preserve"> יזרקנה לבין הדפין, אלא חוזר וכותב בתחילת השיטה.</w:t>
      </w:r>
    </w:p>
    <w:p>
      <w:pPr>
        <w:pStyle w:val="afffff8"/>
        <w:rPr>
          <w:ins w:id="90633" w:author="קלוד" w:date="2026-10-11T12:32:08Z"/>
        </w:rPr>
      </w:pPr>
      <w:ins w:id="90634" w:author="קלוד" w:date="2026-10-11T12:32:08Z">
        <w:r>
          <w:rPr>
            <w:color w:val="7B3F00"/>
          </w:rPr>
          <w:t xml:space="preserve">הטועה בשם - גורר, תולה או מוחק</w:t>
        </w:r>
      </w:ins>
    </w:p>
    <w:p w:rsidR="00DA63EC" w:rsidRDefault="00DA63EC" w:rsidP="00DA63EC">
      <w:pPr>
        <w:tabs>
          <w:tab w:val="center" w:pos="2835"/>
        </w:tabs>
        <w:rPr>
          <w:rFonts w:ascii="BA Franknatan Regular" w:hAnsi="BA Franknatan Regular"/>
          <w:rtl/>
        </w:rPr>
      </w:pPr>
      <w:r>
        <w:rPr>
          <w:rFonts w:ascii="BA Franknatan Regular" w:hAnsi="BA Franknatan Regular"/>
          <w:rtl/>
        </w:rPr>
        <w:t xml:space="preserve">הטועה בשם </w:t>
      </w:r>
      <w:r>
        <w:rPr>
          <w:rStyle w:val="2fb"/>
          <w:rFonts w:ascii="BA Franknatan Regular" w:hAnsi="BA Franknatan Regular" w:hint="cs"/>
          <w:rtl/>
        </w:rPr>
        <w:t>לר</w:t>
      </w:r>
      <w:r>
        <w:rPr>
          <w:rStyle w:val="2fb"/>
          <w:rFonts w:ascii="BA Franknatan Regular" w:hAnsi="BA Franknatan Regular"/>
          <w:rtl/>
        </w:rPr>
        <w:t>"</w:t>
      </w:r>
      <w:r>
        <w:rPr>
          <w:rStyle w:val="2fb"/>
          <w:rFonts w:ascii="BA Franknatan Regular" w:hAnsi="BA Franknatan Regular" w:hint="cs"/>
          <w:rtl/>
        </w:rPr>
        <w:t xml:space="preserve">י</w:t>
      </w:r>
      <w:r>
        <w:rPr>
          <w:rFonts w:ascii="BA Franknatan Regular" w:hAnsi="BA Franknatan Regular" w:hint="cs"/>
          <w:rtl/>
        </w:rPr>
        <w:t xml:space="preserve">- </w:t>
      </w:r>
      <w:r w:rsidRPr="00947625">
        <w:rPr>
          <w:rFonts w:ascii="BA Franknatan Regular" w:hAnsi="BA Franknatan Regular"/>
          <w:rtl/>
        </w:rPr>
        <w:t>גורר את מה שכתב ותולה את מה שגרר וכותב את הש</w:t>
      </w:r>
      <w:r>
        <w:rPr>
          <w:rFonts w:ascii="BA Franknatan Regular" w:hAnsi="BA Franknatan Regular"/>
          <w:rtl/>
        </w:rPr>
        <w:t>ם על מקום הגרר,</w:t>
      </w:r>
    </w:p>
    <w:p>
      <w:pPr>
        <w:pStyle w:val="38"/>
        <w:rPr>
          <w:ins w:id="99082" w:author="מנוע מכני" w:date="2026-10-11T12:04:40Z"/>
        </w:rPr>
      </w:pPr>
      <w:r w:rsidRPr="00947625">
        <w:t xml:space="preserve">רבי יוסי</w:t>
      </w:r>
      <w:del w:id="102500" w:author="מנוע מכני" w:date="2026-10-11T12:04:40Z">
        <w:r w:rsidRPr="00947625">
          <w:delText xml:space="preserve"> אומר</w:delText>
        </w:r>
      </w:del>
      <w:r w:rsidRPr="00947625">
        <w:t xml:space="preserve">:</w:t>
      </w:r>
    </w:p>
    <w:p w:rsidR="00DA63EC" w:rsidRDefault="00DA63EC" w:rsidP="00DA63EC">
      <w:pPr>
        <w:tabs>
          <w:tab w:val="center" w:pos="2835"/>
        </w:tabs>
        <w:rPr>
          <w:rFonts w:ascii="BA Franknatan Regular" w:hAnsi="BA Franknatan Regular"/>
          <w:rtl/>
        </w:rPr>
      </w:pPr>
      <w:del w:id="99083"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אף תולין את השם</w:t>
      </w:r>
      <w:ins w:id="94457" w:author="מנוע מכני" w:date="2026-10-11T12:04:40Z">
        <w:r>
          <w:rPr>
            <w:rFonts w:ascii="BA Franknatan Regular" w:hAnsi="BA Franknatan Regular"/>
            <w:rtl/>
          </w:rPr>
          <w:t xml:space="preserve">,</w:t>
        </w:r>
      </w:ins>
      <w:del w:id="94458"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084" w:author="מנוע מכני" w:date="2026-10-11T12:04:40Z"/>
        </w:rPr>
      </w:pPr>
      <w:r w:rsidRPr="00947625">
        <w:lastRenderedPageBreak/>
        <w:t xml:space="preserve">רבי יצחק</w:t>
      </w:r>
      <w:del w:id="102501" w:author="מנוע מכני" w:date="2026-10-11T12:04:40Z">
        <w:r w:rsidRPr="00947625">
          <w:lastRenderedPageBreak/>
          <w:delText xml:space="preserve"> אומר</w:delText>
        </w:r>
      </w:del>
      <w:r w:rsidRPr="00947625">
        <w:lastRenderedPageBreak/>
        <w:t xml:space="preserve">:</w:t>
      </w:r>
    </w:p>
    <w:p w:rsidR="00DA63EC" w:rsidRDefault="00DA63EC" w:rsidP="00DA63EC">
      <w:pPr>
        <w:tabs>
          <w:tab w:val="center" w:pos="2835"/>
        </w:tabs>
        <w:rPr>
          <w:rFonts w:ascii="BA Franknatan Regular" w:hAnsi="BA Franknatan Regular"/>
          <w:rtl/>
        </w:rPr>
      </w:pPr>
      <w:del w:id="99085" w:author="מנוע מכני" w:date="2026-10-11T12:04:40Z">
        <w:r w:rsidRPr="00947625">
          <w:rPr>
            <w:rFonts w:ascii="BA Franknatan Regular" w:hAnsi="BA Franknatan Regular"/>
            <w:rtl/>
          </w:rPr>
          <w:lastRenderedPageBreak/>
          <w:delText xml:space="preserve"> </w:delText>
        </w:r>
      </w:del>
      <w:r w:rsidRPr="00947625">
        <w:rPr>
          <w:rFonts w:ascii="BA Franknatan Regular" w:hAnsi="BA Franknatan Regular"/>
          <w:rtl/>
        </w:rPr>
        <w:lastRenderedPageBreak/>
        <w:t xml:space="preserve">אף מוחק וכותב</w:t>
      </w:r>
      <w:ins w:id="94459" w:author="מנוע מכני" w:date="2026-10-11T12:04:40Z">
        <w:r>
          <w:rPr>
            <w:rFonts w:ascii="BA Franknatan Regular" w:hAnsi="BA Franknatan Regular"/>
            <w:rtl/>
          </w:rPr>
          <w:t xml:space="preserve">,</w:t>
        </w:r>
      </w:ins>
      <w:del w:id="94460" w:author="מנוע מכני" w:date="2026-10-11T12:04:40Z">
        <w:r w:rsidRPr="00947625">
          <w:rPr>
            <w:rFonts w:ascii="BA Franknatan Regular" w:hAnsi="BA Franknatan Regular"/>
            <w:rtl/>
          </w:rPr>
          <w:lastRenderedPageBreak/>
          <w:delText xml:space="preserve">;</w:delText>
        </w:r>
      </w:del>
      <w:r w:rsidRPr="00947625">
        <w:rPr>
          <w:rFonts w:ascii="BA Franknatan Regular" w:hAnsi="BA Franknatan Regular"/>
          <w:rtl/>
        </w:rPr>
        <w:lastRenderedPageBreak/>
        <w:t xml:space="preserve"> </w:t>
      </w:r>
    </w:p>
    <w:p>
      <w:pPr>
        <w:pStyle w:val="38"/>
        <w:rPr>
          <w:ins w:id="99086" w:author="מנוע מכני" w:date="2026-10-11T12:04:40Z"/>
        </w:rPr>
      </w:pPr>
      <w:r w:rsidRPr="00947625">
        <w:t xml:space="preserve">ר"ש שזורי</w:t>
      </w:r>
      <w:del w:id="102502" w:author="מנוע מכני" w:date="2026-10-11T12:04:40Z">
        <w:r w:rsidRPr="00947625">
          <w:delText xml:space="preserve"> אומר</w:delText>
        </w:r>
      </w:del>
      <w:r w:rsidRPr="00947625">
        <w:t xml:space="preserve">:</w:t>
      </w:r>
    </w:p>
    <w:p w:rsidR="00DA63EC" w:rsidRDefault="00DA63EC" w:rsidP="00DA63EC">
      <w:pPr>
        <w:tabs>
          <w:tab w:val="center" w:pos="2835"/>
        </w:tabs>
        <w:rPr>
          <w:rFonts w:ascii="BA Franknatan Regular" w:hAnsi="BA Franknatan Regular"/>
          <w:rtl/>
        </w:rPr>
      </w:pPr>
      <w:del w:id="9908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כל השם כולו תולין, מקצתו אין תולין</w:t>
      </w:r>
      <w:ins w:id="94461" w:author="מנוע מכני" w:date="2026-10-11T12:04:40Z">
        <w:r>
          <w:rPr>
            <w:rFonts w:ascii="BA Franknatan Regular" w:hAnsi="BA Franknatan Regular"/>
            <w:rtl/>
          </w:rPr>
          <w:t xml:space="preserve">,</w:t>
        </w:r>
      </w:ins>
      <w:del w:id="94462"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088" w:author="מנוע מכני" w:date="2026-10-11T12:04:40Z"/>
        </w:rPr>
      </w:pPr>
      <w:r w:rsidRPr="00947625">
        <w:t>ר</w:t>
      </w:r>
      <w:r>
        <w:t>שב</w:t>
      </w:r>
      <w:r>
        <w:t>"</w:t>
      </w:r>
      <w:r>
        <w:t>א מ</w:t>
      </w:r>
      <w:r w:rsidRPr="00947625">
        <w:t xml:space="preserve">ר"מ:</w:t>
      </w:r>
    </w:p>
    <w:p w:rsidR="00DA63EC" w:rsidRDefault="00DA63EC" w:rsidP="00DA63EC">
      <w:pPr>
        <w:tabs>
          <w:tab w:val="center" w:pos="2835"/>
        </w:tabs>
        <w:rPr>
          <w:rFonts w:ascii="BA Franknatan Regular" w:hAnsi="BA Franknatan Regular"/>
          <w:rtl/>
        </w:rPr>
      </w:pPr>
      <w:del w:id="9908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אין כותבין את השם </w:t>
      </w:r>
      <w:r w:rsidRPr="00947625">
        <w:rPr>
          <w:rFonts w:ascii="BA Franknatan Regular" w:hAnsi="BA Franknatan Regular"/>
          <w:rtl/>
        </w:rPr>
        <w:t xml:space="preserve">לא</w:t>
      </w:r>
      <w:r w:rsidRPr="00947625">
        <w:rPr>
          <w:rFonts w:ascii="BA Franknatan Regular" w:hAnsi="BA Franknatan Regular"/>
          <w:rtl/>
        </w:rPr>
        <w:t xml:space="preserve"> על מקום הגרר ולא על מקום המחק ואין תולין אותו,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כיצד עושה? מסלק את היריעה כולה וגונזה.</w:t>
      </w:r>
    </w:p>
    <w:p>
      <w:pPr>
        <w:pStyle w:val="38"/>
        <w:rPr>
          <w:ins w:id="99091" w:author="מנוע מכני" w:date="2026-10-11T12:04:40Z"/>
        </w:rPr>
      </w:pPr>
      <w:del w:id="99090" w:author="מנוע מכני" w:date="2026-10-11T12:04:40Z">
        <w:r w:rsidRPr="00B214F4">
          <w:delText xml:space="preserve">•</w:delText>
        </w:r>
      </w:del>
      <w:r w:rsidRPr="00B214F4">
        <w:t xml:space="preserve"> איתמר:</w:t>
      </w:r>
    </w:p>
    <w:p w:rsidR="00DA63EC" w:rsidRDefault="00DA63EC" w:rsidP="00DA63EC">
      <w:pPr>
        <w:rPr>
          <w:b/>
          <w:bCs/>
          <w:rtl/>
        </w:rPr>
      </w:pPr>
      <w:del w:id="99092" w:author="מנוע מכני" w:date="2026-10-11T12:04:40Z">
        <w:r w:rsidRPr="00B214F4">
          <w:rPr>
            <w:b/>
            <w:bCs/>
            <w:rtl/>
          </w:rPr>
          <w:delText xml:space="preserve"> </w:delText>
        </w:r>
      </w:del>
      <w:r w:rsidRPr="00B214F4">
        <w:rPr>
          <w:rStyle w:val="2fb"/>
          <w:rFonts w:hint="cs"/>
          <w:b/>
          <w:bCs/>
          <w:rtl/>
        </w:rPr>
        <w:t>ר</w:t>
      </w:r>
      <w:r w:rsidRPr="00B214F4">
        <w:rPr>
          <w:rStyle w:val="2fb"/>
          <w:b/>
          <w:bCs/>
          <w:rtl/>
        </w:rPr>
        <w:t>"</w:t>
      </w:r>
      <w:r w:rsidRPr="00B214F4">
        <w:rPr>
          <w:rStyle w:val="2fb"/>
          <w:rFonts w:hint="cs"/>
          <w:b/>
          <w:bCs/>
          <w:rtl/>
        </w:rPr>
        <w:t xml:space="preserve">ח</w:t>
      </w:r>
      <w:r w:rsidRPr="00B214F4">
        <w:rPr>
          <w:rFonts w:hint="cs"/>
          <w:b/>
          <w:bCs/>
          <w:rtl/>
        </w:rPr>
        <w:t xml:space="preserve"> </w:t>
      </w:r>
      <w:r w:rsidRPr="00B214F4">
        <w:rPr>
          <w:rStyle w:val="2fb"/>
          <w:rFonts w:hint="cs"/>
          <w:b/>
          <w:bCs/>
          <w:rtl/>
        </w:rPr>
        <w:t xml:space="preserve">מרב</w:t>
      </w:r>
      <w:r w:rsidRPr="00B214F4">
        <w:rPr>
          <w:rFonts w:hint="cs"/>
          <w:b/>
          <w:bCs/>
          <w:rtl/>
        </w:rPr>
        <w:t xml:space="preserve"> </w:t>
      </w:r>
      <w:r w:rsidRPr="00B214F4">
        <w:rPr>
          <w:b/>
          <w:bCs/>
          <w:rtl/>
        </w:rPr>
        <w:t xml:space="preserve">הלכה: תולין את השם</w:t>
      </w:r>
      <w:ins w:id="94463" w:author="מנוע מכני" w:date="2026-10-11T12:04:40Z">
        <w:r>
          <w:rPr>
            <w:b/>
            <w:bCs/>
            <w:rtl/>
          </w:rPr>
          <w:t xml:space="preserve">,</w:t>
        </w:r>
      </w:ins>
      <w:del w:id="94464" w:author="מנוע מכני" w:date="2026-10-11T12:04:40Z">
        <w:r w:rsidRPr="00B214F4">
          <w:rPr>
            <w:b/>
            <w:bCs/>
            <w:rtl/>
          </w:rPr>
          <w:delText xml:space="preserve">;</w:delText>
        </w:r>
      </w:del>
      <w:r w:rsidRPr="00B214F4">
        <w:rPr>
          <w:b/>
          <w:bCs/>
          <w:rtl/>
        </w:rPr>
        <w:t xml:space="preserve"> </w:t>
      </w:r>
      <w:r w:rsidRPr="00B214F4">
        <w:rPr>
          <w:rStyle w:val="2fb"/>
          <w:b/>
          <w:bCs/>
          <w:rtl/>
        </w:rPr>
        <w:t xml:space="preserve">ר</w:t>
      </w:r>
      <w:r w:rsidRPr="00B214F4">
        <w:rPr>
          <w:rStyle w:val="2fb"/>
          <w:rFonts w:hint="cs"/>
          <w:b/>
          <w:bCs/>
          <w:rtl/>
        </w:rPr>
        <w:t>בב</w:t>
      </w:r>
      <w:r w:rsidRPr="00B214F4">
        <w:rPr>
          <w:rStyle w:val="2fb"/>
          <w:b/>
          <w:bCs/>
          <w:rtl/>
        </w:rPr>
        <w:t>"</w:t>
      </w:r>
      <w:r w:rsidRPr="00B214F4">
        <w:rPr>
          <w:rStyle w:val="2fb"/>
          <w:rFonts w:hint="cs"/>
          <w:b/>
          <w:bCs/>
          <w:rtl/>
        </w:rPr>
        <w:t xml:space="preserve">ח</w:t>
      </w:r>
      <w:r w:rsidRPr="00B214F4">
        <w:rPr>
          <w:rFonts w:hint="cs"/>
          <w:b/>
          <w:bCs/>
          <w:rtl/>
        </w:rPr>
        <w:t xml:space="preserve"> </w:t>
      </w:r>
      <w:r w:rsidRPr="00B214F4">
        <w:rPr>
          <w:rStyle w:val="2fb"/>
          <w:rFonts w:hint="cs"/>
          <w:b/>
          <w:bCs/>
          <w:rtl/>
        </w:rPr>
        <w:t xml:space="preserve">מרי</w:t>
      </w:r>
      <w:r w:rsidRPr="00B214F4">
        <w:rPr>
          <w:rStyle w:val="2fb"/>
          <w:b/>
          <w:bCs/>
          <w:rtl/>
        </w:rPr>
        <w:t>"</w:t>
      </w:r>
      <w:r w:rsidRPr="00B214F4">
        <w:rPr>
          <w:rStyle w:val="2fb"/>
          <w:rFonts w:hint="cs"/>
          <w:b/>
          <w:bCs/>
          <w:rtl/>
        </w:rPr>
        <w:t xml:space="preserve">צ</w:t>
      </w:r>
      <w:r w:rsidRPr="00B214F4">
        <w:rPr>
          <w:rFonts w:hint="cs"/>
          <w:b/>
          <w:bCs/>
          <w:rtl/>
        </w:rPr>
        <w:t xml:space="preserve"> </w:t>
      </w:r>
      <w:r w:rsidRPr="00B214F4">
        <w:rPr>
          <w:rFonts w:hint="cs"/>
          <w:b/>
          <w:bCs/>
          <w:rtl/>
        </w:rPr>
        <w:t xml:space="preserve">ב</w:t>
      </w:r>
      <w:r w:rsidRPr="00B214F4">
        <w:rPr>
          <w:b/>
          <w:bCs/>
          <w:rtl/>
        </w:rPr>
        <w:t>"</w:t>
      </w:r>
      <w:r w:rsidRPr="00B214F4">
        <w:rPr>
          <w:rFonts w:hint="cs"/>
          <w:b/>
          <w:bCs/>
          <w:rtl/>
        </w:rPr>
        <w:t>ש</w:t>
      </w:r>
      <w:r w:rsidRPr="00B214F4">
        <w:rPr>
          <w:b/>
          <w:bCs/>
          <w:rtl/>
        </w:rPr>
        <w:t>, הלכה: מוחק וכותב.</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 xml:space="preserve">[ולא </w:t>
      </w:r>
      <w:r>
        <w:rPr>
          <w:rFonts w:ascii="BA Franknatan Regular" w:hAnsi="BA Franknatan Regular" w:hint="cs"/>
          <w:rtl/>
        </w:rPr>
        <w:t xml:space="preserve">אמר</w:t>
      </w:r>
      <w:r>
        <w:rPr>
          <w:rFonts w:ascii="BA Franknatan Regular" w:hAnsi="BA Franknatan Regular" w:hint="cs"/>
          <w:rtl/>
        </w:rPr>
        <w:t xml:space="preserve"> הלכה כמר והלכה כמר משום דאפכי </w:t>
      </w:r>
      <w:ins w:id="95673" w:author="מנוע מכני" w:date="2026-10-11T12:04:40Z">
        <w:r>
          <w:rPr>
            <w:rFonts w:ascii="BA Franknatan Regular" w:hAnsi="BA Franknatan Regular" w:hint="cs"/>
            <w:rtl/>
          </w:rPr>
          <w:t xml:space="preserve">להם</w:t>
        </w:r>
      </w:ins>
      <w:del w:id="95674" w:author="מנוע מכני" w:date="2026-10-11T12:04:40Z">
        <w:r>
          <w:rPr>
            <w:rFonts w:ascii="BA Franknatan Regular" w:hAnsi="BA Franknatan Regular" w:hint="cs"/>
            <w:rtl/>
          </w:rPr>
          <w:delText xml:space="preserve">להו</w:delText>
        </w:r>
      </w:del>
      <w:r>
        <w:rPr>
          <w:rFonts w:ascii="BA Franknatan Regular" w:hAnsi="BA Franknatan Regular" w:hint="cs"/>
          <w:rtl/>
        </w:rPr>
        <w:t xml:space="preserve">] </w:t>
      </w:r>
    </w:p>
    <w:p>
      <w:pPr>
        <w:pStyle w:val="afffff8"/>
        <w:rPr>
          <w:ins w:id="90631" w:author="קלוד" w:date="2026-10-11T12:32:08Z"/>
        </w:rPr>
      </w:pPr>
      <w:ins w:id="90632" w:author="קלוד" w:date="2026-10-11T12:32:08Z">
        <w:r>
          <w:rPr>
            <w:color w:val="7B3F00"/>
          </w:rPr>
          <w:t xml:space="preserve">הלכה כר"ש שזורי - בכל מקום ששנה</w:t>
        </w:r>
      </w:ins>
    </w:p>
    <w:p>
      <w:pPr>
        <w:pStyle w:val="38"/>
        <w:rPr>
          <w:ins w:id="99094" w:author="מנוע מכני" w:date="2026-10-11T12:04:40Z"/>
        </w:rPr>
      </w:pPr>
      <w:del w:id="99093" w:author="מנוע מכני" w:date="2026-10-11T12:04:40Z">
        <w:r w:rsidRPr="0051076E">
          <w:delText xml:space="preserve">•</w:delText>
        </w:r>
      </w:del>
      <w:r w:rsidRPr="0051076E">
        <w:t xml:space="preserve"> </w:t>
      </w:r>
      <w:r>
        <w:t>רבין ב</w:t>
      </w:r>
      <w:r>
        <w:t>"</w:t>
      </w:r>
      <w:r>
        <w:t>ח מ</w:t>
      </w:r>
      <w:r w:rsidRPr="00947625">
        <w:t xml:space="preserve">עולא </w:t>
      </w:r>
      <w:r>
        <w:t>מר</w:t>
      </w:r>
      <w:r>
        <w:t>"</w:t>
      </w:r>
      <w:r>
        <w:t>ח</w:t>
      </w:r>
      <w:r w:rsidRPr="00947625">
        <w:t xml:space="preserve">:</w:t>
      </w:r>
    </w:p>
    <w:p w:rsidR="00DA63EC" w:rsidRDefault="00DA63EC" w:rsidP="00DA63EC">
      <w:pPr>
        <w:tabs>
          <w:tab w:val="center" w:pos="2835"/>
        </w:tabs>
        <w:rPr>
          <w:rFonts w:ascii="BA Franknatan Regular" w:hAnsi="BA Franknatan Regular"/>
          <w:rtl/>
        </w:rPr>
      </w:pPr>
      <w:del w:id="9909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הלכה </w:t>
      </w:r>
      <w:r w:rsidRPr="00947625">
        <w:rPr>
          <w:rStyle w:val="2fb"/>
          <w:rFonts w:ascii="BA Franknatan Regular" w:hAnsi="BA Franknatan Regular"/>
          <w:rtl/>
        </w:rPr>
        <w:t xml:space="preserve">כר"ש</w:t>
      </w:r>
      <w:r w:rsidRPr="00947625">
        <w:rPr>
          <w:rFonts w:ascii="BA Franknatan Regular" w:hAnsi="BA Franknatan Regular"/>
          <w:rtl/>
        </w:rPr>
        <w:t xml:space="preserve"> שזורי</w:t>
      </w:r>
      <w:ins w:id="94465" w:author="מנוע מכני" w:date="2026-10-11T12:04:40Z">
        <w:r>
          <w:rPr>
            <w:rFonts w:ascii="BA Franknatan Regular" w:hAnsi="BA Franknatan Regular"/>
            <w:rtl/>
          </w:rPr>
          <w:t xml:space="preserve">,</w:t>
        </w:r>
      </w:ins>
      <w:del w:id="94466"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ולא עוד, אלא כל מקום ששנה </w:t>
      </w:r>
      <w:r w:rsidRPr="00947625">
        <w:rPr>
          <w:rStyle w:val="2fb"/>
          <w:rFonts w:ascii="BA Franknatan Regular" w:hAnsi="BA Franknatan Regular"/>
          <w:rtl/>
        </w:rPr>
        <w:t xml:space="preserve">ר"ש</w:t>
      </w:r>
      <w:r w:rsidRPr="00947625">
        <w:rPr>
          <w:rFonts w:ascii="BA Franknatan Regular" w:hAnsi="BA Franknatan Regular"/>
          <w:rtl/>
        </w:rPr>
        <w:t xml:space="preserve"> שזורי, הלכה כמותו.</w:t>
      </w:r>
    </w:p>
    <w:p w:rsidR="00DA63EC" w:rsidRDefault="00DA63EC" w:rsidP="00DA63EC">
      <w:pPr>
        <w:tabs>
          <w:tab w:val="center" w:pos="2835"/>
        </w:tabs>
        <w:rPr>
          <w:rFonts w:ascii="BA Franknatan Regular" w:hAnsi="BA Franknatan Regular"/>
          <w:rtl/>
        </w:rPr>
      </w:pPr>
      <w:ins w:id="91101" w:author="מנוע מכני" w:date="2026-10-11T12:04:40Z">
        <w:r>
          <w:rPr>
            <w:rFonts w:ascii="BA Franknatan Regular" w:hAnsi="BA Franknatan Regular" w:hint="cs"/>
            <w:rtl/>
          </w:rPr>
          <w:t xml:space="preserve">לא</w:t>
        </w:r>
      </w:ins>
      <w:del w:id="91102" w:author="מנוע מכני" w:date="2026-10-11T12:04:40Z">
        <w:r>
          <w:rPr>
            <w:rFonts w:ascii="BA Franknatan Regular" w:hAnsi="BA Franknatan Regular" w:hint="cs"/>
            <w:rtl/>
          </w:rPr>
          <w:delText xml:space="preserve">לאו</w:delText>
        </w:r>
      </w:del>
      <w:r>
        <w:rPr>
          <w:rFonts w:ascii="BA Franknatan Regular" w:hAnsi="BA Franknatan Regular" w:hint="cs"/>
          <w:rtl/>
        </w:rPr>
        <w:t xml:space="preserve"> הך </w:t>
      </w:r>
      <w:r>
        <w:rPr>
          <w:rStyle w:val="2fb"/>
          <w:rFonts w:ascii="BA Franknatan Regular" w:hAnsi="BA Franknatan Regular" w:hint="cs"/>
          <w:rtl/>
        </w:rPr>
        <w:t xml:space="preserve">דר</w:t>
      </w:r>
      <w:r>
        <w:rPr>
          <w:rStyle w:val="2fb"/>
          <w:rFonts w:ascii="BA Franknatan Regular" w:hAnsi="BA Franknatan Regular"/>
          <w:rtl/>
        </w:rPr>
        <w:t>"</w:t>
      </w:r>
      <w:r>
        <w:rPr>
          <w:rStyle w:val="2fb"/>
          <w:rFonts w:ascii="BA Franknatan Regular" w:hAnsi="BA Franknatan Regular" w:hint="cs"/>
          <w:rtl/>
        </w:rPr>
        <w:t xml:space="preserve">ש</w:t>
      </w:r>
      <w:r>
        <w:rPr>
          <w:rFonts w:ascii="BA Franknatan Regular" w:hAnsi="BA Franknatan Regular" w:hint="cs"/>
          <w:rtl/>
        </w:rPr>
        <w:t xml:space="preserve"> דתולין דהלכה מוחק וכותב ולא </w:t>
      </w:r>
      <w:ins w:id="91099" w:author="מנוע מכני" w:date="2026-10-11T12:04:40Z">
        <w:r>
          <w:rPr>
            <w:rFonts w:ascii="BA Franknatan Regular" w:hAnsi="BA Franknatan Regular" w:hint="cs"/>
            <w:rtl/>
          </w:rPr>
          <w:t xml:space="preserve">אמרו</w:t>
        </w:r>
      </w:ins>
      <w:del w:id="91100" w:author="מנוע מכני" w:date="2026-10-11T12:04:40Z">
        <w:r>
          <w:rPr>
            <w:rFonts w:ascii="BA Franknatan Regular" w:hAnsi="BA Franknatan Regular" w:hint="cs"/>
            <w:rtl/>
          </w:rPr>
          <w:delText xml:space="preserve">אמרי</w:delText>
        </w:r>
      </w:del>
      <w:r>
        <w:rPr>
          <w:rFonts w:ascii="BA Franknatan Regular" w:hAnsi="BA Franknatan Regular" w:hint="cs"/>
          <w:rtl/>
        </w:rPr>
        <w:t xml:space="preserve"> דתולין </w:t>
      </w:r>
    </w:p>
    <w:p w:rsidR="00DA63EC" w:rsidRDefault="00DA63EC" w:rsidP="00DA63EC">
      <w:pPr>
        <w:tabs>
          <w:tab w:val="center" w:pos="2835"/>
        </w:tabs>
        <w:rPr>
          <w:rFonts w:ascii="BA Franknatan Regular" w:hAnsi="BA Franknatan Regular"/>
          <w:rtl/>
        </w:rPr>
      </w:pPr>
      <w:ins w:id="91103" w:author="מנוע מכני" w:date="2026-10-11T12:04:40Z">
        <w:r>
          <w:rPr>
            <w:rFonts w:ascii="BA Franknatan Regular" w:hAnsi="BA Franknatan Regular" w:hint="cs"/>
            <w:rtl/>
          </w:rPr>
          <w:t xml:space="preserve">ולא</w:t>
        </w:r>
      </w:ins>
      <w:del w:id="91104" w:author="מנוע מכני" w:date="2026-10-11T12:04:40Z">
        <w:r>
          <w:rPr>
            <w:rFonts w:ascii="BA Franknatan Regular" w:hAnsi="BA Franknatan Regular" w:hint="cs"/>
            <w:rtl/>
          </w:rPr>
          <w:delText xml:space="preserve">ולאו</w:delText>
        </w:r>
      </w:del>
      <w:r>
        <w:rPr>
          <w:rFonts w:ascii="BA Franknatan Regular" w:hAnsi="BA Franknatan Regular" w:hint="cs"/>
          <w:rtl/>
        </w:rPr>
        <w:t xml:space="preserve">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ש</w:t>
      </w:r>
      <w:r>
        <w:rPr>
          <w:rFonts w:ascii="BA Franknatan Regular" w:hAnsi="BA Franknatan Regular" w:hint="cs"/>
          <w:rtl/>
        </w:rPr>
        <w:t xml:space="preserve"> ד</w:t>
      </w:r>
      <w:r>
        <w:rPr>
          <w:rFonts w:ascii="BA Franknatan Regular" w:hAnsi="BA Franknatan Regular"/>
          <w:rtl/>
        </w:rPr>
        <w:t xml:space="preserve">אפי' בן חמש שנים וחורש בשדה </w:t>
      </w:r>
      <w:r>
        <w:rPr>
          <w:rFonts w:ascii="BA Franknatan Regular" w:hAnsi="BA Franknatan Regular" w:hint="cs"/>
          <w:rtl/>
        </w:rPr>
        <w:t>ד</w:t>
      </w:r>
      <w:r w:rsidRPr="00947625">
        <w:rPr>
          <w:rFonts w:ascii="BA Franknatan Regular" w:hAnsi="BA Franknatan Regular"/>
          <w:rtl/>
        </w:rPr>
        <w:t xml:space="preserve">שחיטת אמו מטהרתו, </w:t>
      </w:r>
      <w:r>
        <w:rPr>
          <w:rStyle w:val="2fb"/>
          <w:rFonts w:ascii="BA Franknatan Regular" w:hAnsi="BA Franknatan Regular" w:hint="cs"/>
          <w:rtl/>
        </w:rPr>
        <w:t>דאר</w:t>
      </w:r>
      <w:r>
        <w:rPr>
          <w:rStyle w:val="2fb"/>
          <w:rFonts w:ascii="BA Franknatan Regular" w:hAnsi="BA Franknatan Regular"/>
          <w:rtl/>
        </w:rPr>
        <w:t>"</w:t>
      </w:r>
      <w:r>
        <w:rPr>
          <w:rStyle w:val="2fb"/>
          <w:rFonts w:ascii="BA Franknatan Regular" w:hAnsi="BA Franknatan Regular" w:hint="cs"/>
          <w:rtl/>
        </w:rPr>
        <w:t>ח</w:t>
      </w:r>
      <w:r w:rsidRPr="00947625">
        <w:rPr>
          <w:rFonts w:ascii="BA Franknatan Regular" w:hAnsi="BA Franknatan Regular"/>
          <w:rtl/>
        </w:rPr>
        <w:t xml:space="preserve">: הלכה </w:t>
      </w:r>
      <w:r w:rsidRPr="00947625">
        <w:rPr>
          <w:rStyle w:val="2fb"/>
          <w:rFonts w:ascii="BA Franknatan Regular" w:hAnsi="BA Franknatan Regular"/>
          <w:rtl/>
        </w:rPr>
        <w:t xml:space="preserve">כר"ש</w:t>
      </w:r>
      <w:r w:rsidRPr="00947625">
        <w:rPr>
          <w:rFonts w:ascii="BA Franknatan Regular" w:hAnsi="BA Franknatan Regular"/>
          <w:rtl/>
        </w:rPr>
        <w:t xml:space="preserve"> שזורי, </w:t>
      </w:r>
      <w:r>
        <w:rPr>
          <w:rFonts w:ascii="BA Franknatan Regular" w:hAnsi="BA Franknatan Regular" w:hint="cs"/>
          <w:rtl/>
        </w:rPr>
        <w:t>והיצ</w:t>
      </w:r>
      <w:r>
        <w:rPr>
          <w:rFonts w:ascii="BA Franknatan Regular" w:hAnsi="BA Franknatan Regular"/>
          <w:rtl/>
        </w:rPr>
        <w:t>"</w:t>
      </w:r>
      <w:r>
        <w:rPr>
          <w:rFonts w:ascii="BA Franknatan Regular" w:hAnsi="BA Franknatan Regular" w:hint="cs"/>
          <w:rtl/>
        </w:rPr>
        <w:t>ל גם לזה</w:t>
      </w:r>
    </w:p>
    <w:p w:rsidR="00DA63EC" w:rsidRDefault="00DA63EC" w:rsidP="00DA63EC">
      <w:pPr>
        <w:tabs>
          <w:tab w:val="center" w:pos="2835"/>
        </w:tabs>
        <w:rPr>
          <w:rFonts w:ascii="BA Franknatan Regular" w:hAnsi="BA Franknatan Regular"/>
          <w:rtl/>
        </w:rPr>
      </w:pPr>
      <w:ins w:id="91105" w:author="מנוע מכני" w:date="2026-10-11T12:04:40Z">
        <w:r>
          <w:rPr>
            <w:rFonts w:ascii="BA Franknatan Regular" w:hAnsi="BA Franknatan Regular" w:hint="cs"/>
            <w:rtl/>
          </w:rPr>
          <w:t xml:space="preserve">ולא</w:t>
        </w:r>
      </w:ins>
      <w:del w:id="91106" w:author="מנוע מכני" w:date="2026-10-11T12:04:40Z">
        <w:r>
          <w:rPr>
            <w:rFonts w:ascii="BA Franknatan Regular" w:hAnsi="BA Franknatan Regular" w:hint="cs"/>
            <w:rtl/>
          </w:rPr>
          <w:delText xml:space="preserve">ולאו</w:delText>
        </w:r>
      </w:del>
      <w:r>
        <w:rPr>
          <w:rFonts w:ascii="BA Franknatan Regular" w:hAnsi="BA Franknatan Regular" w:hint="cs"/>
          <w:rtl/>
        </w:rPr>
        <w:t xml:space="preserve">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ש</w:t>
      </w:r>
      <w:r>
        <w:rPr>
          <w:rFonts w:ascii="BA Franknatan Regular" w:hAnsi="BA Franknatan Regular" w:hint="cs"/>
          <w:rtl/>
        </w:rPr>
        <w:t xml:space="preserve"> ד</w:t>
      </w:r>
      <w:r w:rsidRPr="00947625">
        <w:rPr>
          <w:rFonts w:ascii="BA Franknatan Regular" w:hAnsi="BA Franknatan Regular"/>
          <w:rtl/>
        </w:rPr>
        <w:t xml:space="preserve">בראשונה היו אומרים: היוצא בקולר ואמר כתבו גט לאשתי הרי אלו יכתבו ויתנו, חזרו לומר: אף המפרש והיוצא בשיירא, </w:t>
      </w:r>
      <w:r w:rsidRPr="00947625">
        <w:rPr>
          <w:rStyle w:val="2fb"/>
          <w:rFonts w:ascii="BA Franknatan Regular" w:hAnsi="BA Franknatan Regular"/>
          <w:rtl/>
        </w:rPr>
        <w:t xml:space="preserve">ר"ש</w:t>
      </w:r>
      <w:r w:rsidRPr="00947625">
        <w:rPr>
          <w:rFonts w:ascii="BA Franknatan Regular" w:hAnsi="BA Franknatan Regular"/>
          <w:rtl/>
        </w:rPr>
        <w:t xml:space="preserve"> שזורי אומר: אף המסוכן</w:t>
      </w:r>
      <w:ins w:id="94467" w:author="מנוע מכני" w:date="2026-10-11T12:04:40Z">
        <w:r>
          <w:rPr>
            <w:rFonts w:ascii="BA Franknatan Regular" w:hAnsi="BA Franknatan Regular"/>
            <w:rtl/>
          </w:rPr>
          <w:t xml:space="preserve">,</w:t>
        </w:r>
      </w:ins>
      <w:del w:id="94468"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rsidR="00DA63EC" w:rsidRDefault="00DA63EC" w:rsidP="00DA63EC">
      <w:pPr>
        <w:rPr>
          <w:rtl/>
        </w:rPr>
      </w:pPr>
      <w:r w:rsidRPr="00336727">
        <w:rPr>
          <w:rtl/>
        </w:rPr>
        <w:tab/>
      </w:r>
      <w:r w:rsidRPr="00336727">
        <w:rPr>
          <w:rFonts w:hint="cs"/>
          <w:rtl/>
        </w:rPr>
        <w:t>או אהך ד</w:t>
      </w:r>
      <w:r w:rsidRPr="00336727">
        <w:rPr>
          <w:rtl/>
        </w:rPr>
        <w:t xml:space="preserve">תרומת מעשר של </w:t>
      </w:r>
      <w:ins w:id="92783" w:author="מנוע מכני" w:date="2026-10-11T12:04:40Z">
        <w:r>
          <w:rPr>
            <w:rtl/>
          </w:rPr>
          <w:t xml:space="preserve">דמה</w:t>
        </w:r>
      </w:ins>
      <w:del w:id="92784" w:author="מנוע מכני" w:date="2026-10-11T12:04:40Z">
        <w:r w:rsidRPr="00336727">
          <w:rPr>
            <w:rtl/>
          </w:rPr>
          <w:delText xml:space="preserve">דמאי</w:delText>
        </w:r>
      </w:del>
      <w:r w:rsidRPr="00336727">
        <w:rPr>
          <w:rtl/>
        </w:rPr>
        <w:t xml:space="preserve"> שחזרה למקומה - </w:t>
      </w:r>
      <w:r w:rsidRPr="00336727">
        <w:rPr>
          <w:rStyle w:val="2fb"/>
          <w:rtl/>
        </w:rPr>
        <w:t xml:space="preserve">ר"ש</w:t>
      </w:r>
      <w:r w:rsidRPr="00336727">
        <w:rPr>
          <w:rtl/>
        </w:rPr>
        <w:t xml:space="preserve"> שזורי אף בחול שואלו ואוכלו על פיו, </w:t>
      </w:r>
    </w:p>
    <w:p w:rsidR="00DA63EC" w:rsidRDefault="00DA63EC" w:rsidP="00DA63EC">
      <w:pPr>
        <w:tabs>
          <w:tab w:val="center" w:pos="2835"/>
        </w:tabs>
        <w:rPr>
          <w:rFonts w:ascii="BA Franknatan Regular" w:hAnsi="BA Franknatan Regular"/>
          <w:rtl/>
        </w:rPr>
      </w:pPr>
      <w:ins w:id="91109" w:author="מנוע מכני" w:date="2026-10-11T12:04:40Z">
        <w:r>
          <w:rPr>
            <w:rFonts w:ascii="BA Franknatan Regular" w:hAnsi="BA Franknatan Regular" w:hint="cs"/>
            <w:rtl/>
          </w:rPr>
          <w:t xml:space="preserve">שהרי</w:t>
        </w:r>
      </w:ins>
      <w:del w:id="91110" w:author="מנוע מכני" w:date="2026-10-11T12:04:40Z">
        <w:r>
          <w:rPr>
            <w:rFonts w:ascii="BA Franknatan Regular" w:hAnsi="BA Franknatan Regular" w:hint="cs"/>
            <w:rtl/>
          </w:rPr>
          <w:delText xml:space="preserve">דהא</w:delText>
        </w:r>
      </w:del>
      <w:r>
        <w:rPr>
          <w:rFonts w:ascii="BA Franknatan Regular" w:hAnsi="BA Franknatan Regular" w:hint="cs"/>
          <w:rtl/>
        </w:rPr>
        <w:t xml:space="preserve"> </w:t>
      </w:r>
      <w:r>
        <w:rPr>
          <w:rStyle w:val="2fb"/>
          <w:rFonts w:ascii="BA Franknatan Regular" w:hAnsi="BA Franknatan Regular" w:hint="cs"/>
          <w:rtl/>
        </w:rPr>
        <w:t xml:space="preserve">ארי</w:t>
      </w:r>
      <w:r>
        <w:rPr>
          <w:rStyle w:val="2fb"/>
          <w:rFonts w:ascii="BA Franknatan Regular" w:hAnsi="BA Franknatan Regular"/>
          <w:rtl/>
        </w:rPr>
        <w:t>"</w:t>
      </w:r>
      <w:r>
        <w:rPr>
          <w:rStyle w:val="2fb"/>
          <w:rFonts w:ascii="BA Franknatan Regular" w:hAnsi="BA Franknatan Regular" w:hint="cs"/>
          <w:rtl/>
        </w:rPr>
        <w:t xml:space="preserve">ו</w:t>
      </w:r>
      <w:r>
        <w:rPr>
          <w:rFonts w:ascii="BA Franknatan Regular" w:hAnsi="BA Franknatan Regular" w:hint="cs"/>
          <w:rtl/>
        </w:rPr>
        <w:t xml:space="preserve"> הלכה </w:t>
      </w:r>
      <w:r>
        <w:rPr>
          <w:rStyle w:val="2fb"/>
          <w:rFonts w:ascii="BA Franknatan Regular" w:hAnsi="BA Franknatan Regular" w:hint="cs"/>
          <w:rtl/>
        </w:rPr>
        <w:t xml:space="preserve">כר</w:t>
      </w:r>
      <w:r>
        <w:rPr>
          <w:rStyle w:val="2fb"/>
          <w:rFonts w:ascii="BA Franknatan Regular" w:hAnsi="BA Franknatan Regular"/>
          <w:rtl/>
        </w:rPr>
        <w:t>"</w:t>
      </w:r>
      <w:r>
        <w:rPr>
          <w:rStyle w:val="2fb"/>
          <w:rFonts w:ascii="BA Franknatan Regular" w:hAnsi="BA Franknatan Regular" w:hint="cs"/>
          <w:rtl/>
        </w:rPr>
        <w:t xml:space="preserve">ש</w:t>
      </w:r>
      <w:r>
        <w:rPr>
          <w:rFonts w:ascii="BA Franknatan Regular" w:hAnsi="BA Franknatan Regular" w:hint="cs"/>
          <w:rtl/>
        </w:rPr>
        <w:t xml:space="preserve"> שזורי</w:t>
      </w:r>
      <w:r w:rsidRPr="00947625">
        <w:rPr>
          <w:rFonts w:ascii="BA Franknatan Regular" w:hAnsi="BA Franknatan Regular"/>
          <w:rtl/>
        </w:rPr>
        <w:t xml:space="preserve"> במסוכן ובתרומת מעשר של </w:t>
      </w:r>
      <w:ins w:id="92785" w:author="מנוע מכני" w:date="2026-10-11T12:04:40Z">
        <w:r>
          <w:rPr>
            <w:rFonts w:ascii="BA Franknatan Regular" w:hAnsi="BA Franknatan Regular"/>
            <w:rtl/>
          </w:rPr>
          <w:t xml:space="preserve">דמה</w:t>
        </w:r>
      </w:ins>
      <w:del w:id="92786" w:author="מנוע מכני" w:date="2026-10-11T12:04:40Z">
        <w:r w:rsidRPr="00947625">
          <w:rPr>
            <w:rFonts w:ascii="BA Franknatan Regular" w:hAnsi="BA Franknatan Regular"/>
            <w:rtl/>
          </w:rPr>
          <w:delText xml:space="preserve">דמאי</w:delText>
        </w:r>
      </w:del>
      <w:r w:rsidRPr="00947625">
        <w:rPr>
          <w:rFonts w:ascii="BA Franknatan Regular" w:hAnsi="BA Franknatan Regular"/>
          <w:rtl/>
        </w:rPr>
        <w:t xml:space="preserve">, ואם </w:t>
      </w:r>
      <w:ins w:id="97343" w:author="מנוע מכני" w:date="2026-10-11T12:04:40Z">
        <w:r>
          <w:rPr>
            <w:rFonts w:ascii="BA Franknatan Regular" w:hAnsi="BA Franknatan Regular"/>
            <w:rtl/>
          </w:rPr>
          <w:t xml:space="preserve">ישנו</w:t>
        </w:r>
      </w:ins>
      <w:del w:id="97344" w:author="מנוע מכני" w:date="2026-10-11T12:04:40Z">
        <w:r w:rsidRPr="00947625">
          <w:rPr>
            <w:rFonts w:ascii="BA Franknatan Regular" w:hAnsi="BA Franknatan Regular"/>
            <w:rtl/>
          </w:rPr>
          <w:delText xml:space="preserve">איתא</w:delText>
        </w:r>
      </w:del>
      <w:r w:rsidRPr="00947625">
        <w:rPr>
          <w:rFonts w:ascii="BA Franknatan Regular" w:hAnsi="BA Franknatan Regular"/>
          <w:rtl/>
        </w:rPr>
        <w:t xml:space="preserve">, הוא </w:t>
      </w:r>
      <w:ins w:id="91107" w:author="מנוע מכני" w:date="2026-10-11T12:04:40Z">
        <w:r>
          <w:rPr>
            <w:rFonts w:ascii="BA Franknatan Regular" w:hAnsi="BA Franknatan Regular"/>
            <w:rtl/>
          </w:rPr>
          <w:t xml:space="preserve">גם</w:t>
        </w:r>
      </w:ins>
      <w:del w:id="91108" w:author="מנוע מכני" w:date="2026-10-11T12:04:40Z">
        <w:r w:rsidRPr="00947625">
          <w:rPr>
            <w:rFonts w:ascii="BA Franknatan Regular" w:hAnsi="BA Franknatan Regular"/>
            <w:rtl/>
          </w:rPr>
          <w:delText xml:space="preserve">נמי</w:delText>
        </w:r>
      </w:del>
      <w:r w:rsidRPr="00947625">
        <w:rPr>
          <w:rFonts w:ascii="BA Franknatan Regular" w:hAnsi="BA Franknatan Regular"/>
          <w:rtl/>
        </w:rPr>
        <w:t xml:space="preserve"> לימא!</w:t>
      </w:r>
    </w:p>
    <w:p>
      <w:pPr>
        <w:pStyle w:val="38"/>
        <w:rPr>
          <w:ins w:id="99096" w:author="מנוע מכני" w:date="2026-10-11T12:04:40Z"/>
        </w:rPr>
      </w:pPr>
      <w:ins w:id="91111" w:author="מנוע מכני" w:date="2026-10-11T12:04:40Z">
        <w:r>
          <w:t xml:space="preserve">ולא</w:t>
        </w:r>
      </w:ins>
      <w:del w:id="91112" w:author="מנוע מכני" w:date="2026-10-11T12:04:40Z">
        <w:r w:rsidRPr="00336727">
          <w:delText xml:space="preserve">ולאו</w:delText>
        </w:r>
      </w:del>
      <w:r w:rsidRPr="00336727">
        <w:t xml:space="preserve"> ר</w:t>
      </w:r>
      <w:r w:rsidRPr="00336727">
        <w:t>"</w:t>
      </w:r>
      <w:r w:rsidRPr="00336727">
        <w:t>ש דאריב</w:t>
      </w:r>
      <w:r w:rsidRPr="00336727">
        <w:t>"</w:t>
      </w:r>
      <w:r w:rsidRPr="00336727">
        <w:t>כ מרש</w:t>
      </w:r>
      <w:r w:rsidRPr="00336727">
        <w:t>"</w:t>
      </w:r>
      <w:r w:rsidRPr="00336727">
        <w:t>ש</w:t>
      </w:r>
      <w:r w:rsidRPr="00336727">
        <w:t xml:space="preserve">:</w:t>
      </w:r>
    </w:p>
    <w:p w:rsidR="00DA63EC" w:rsidRDefault="00DA63EC" w:rsidP="00DA63EC">
      <w:pPr>
        <w:rPr>
          <w:rtl/>
        </w:rPr>
      </w:pPr>
      <w:del w:id="99097" w:author="מנוע מכני" w:date="2026-10-11T12:04:40Z">
        <w:r w:rsidRPr="00336727">
          <w:rPr>
            <w:rtl/>
          </w:rPr>
          <w:delText xml:space="preserve"> </w:delText>
        </w:r>
      </w:del>
      <w:r w:rsidRPr="00336727">
        <w:rPr>
          <w:rtl/>
        </w:rPr>
        <w:t xml:space="preserve">פול המצרי שזרעו לזרע, מקצתו השריש לפני </w:t>
      </w:r>
      <w:r w:rsidRPr="00336727">
        <w:rPr>
          <w:rStyle w:val="2fb"/>
          <w:rtl/>
        </w:rPr>
        <w:t xml:space="preserve">ר"ה</w:t>
      </w:r>
      <w:r w:rsidRPr="00336727">
        <w:rPr>
          <w:rtl/>
        </w:rPr>
        <w:t xml:space="preserve"> ומקצתו אחר </w:t>
      </w:r>
      <w:r w:rsidRPr="00336727">
        <w:rPr>
          <w:rStyle w:val="2fb"/>
          <w:rtl/>
        </w:rPr>
        <w:t xml:space="preserve">ר"ה</w:t>
      </w:r>
      <w:r w:rsidRPr="00336727">
        <w:rPr>
          <w:rtl/>
        </w:rPr>
        <w:t xml:space="preserve"> - אין תורמין מזה על זה, לפי שאין תורמין ומעשרין </w:t>
      </w:r>
      <w:r w:rsidRPr="00336727">
        <w:rPr>
          <w:rtl/>
        </w:rPr>
        <w:t xml:space="preserve">לא</w:t>
      </w:r>
      <w:r w:rsidRPr="00336727">
        <w:rPr>
          <w:rtl/>
        </w:rPr>
        <w:t xml:space="preserve"> מן החדש על הישן ולא מן הישן על החדש, </w:t>
      </w:r>
    </w:p>
    <w:p w:rsidR="00DA63EC" w:rsidRDefault="00DA63EC" w:rsidP="00DA63EC">
      <w:pPr>
        <w:tabs>
          <w:tab w:val="center" w:pos="2835"/>
        </w:tabs>
        <w:rPr>
          <w:rFonts w:ascii="BA Franknatan Regular" w:hAnsi="BA Franknatan Regular"/>
          <w:rtl/>
        </w:rPr>
      </w:pPr>
      <w:r>
        <w:rPr>
          <w:rFonts w:ascii="BA Franknatan Regular" w:hAnsi="BA Franknatan Regular"/>
          <w:rtl/>
        </w:rPr>
        <w:tab/>
      </w:r>
      <w:r w:rsidRPr="00947625">
        <w:rPr>
          <w:rFonts w:ascii="BA Franknatan Regular" w:hAnsi="BA Franknatan Regular"/>
          <w:rtl/>
        </w:rPr>
        <w:t xml:space="preserve">כיצד יעשה? צובר גרנו לתוכו, ונמצא תורם ומעשר מן החדש שבו על החדש שבו, ומן הישן שבו על הישן שבו</w:t>
      </w:r>
      <w:ins w:id="94469" w:author="מנוע מכני" w:date="2026-10-11T12:04:40Z">
        <w:r>
          <w:rPr>
            <w:rFonts w:ascii="BA Franknatan Regular" w:hAnsi="BA Franknatan Regular"/>
            <w:rtl/>
          </w:rPr>
          <w:t xml:space="preserve">,</w:t>
        </w:r>
      </w:ins>
      <w:del w:id="94470"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098" w:author="מנוע מכני" w:date="2026-10-11T12:04:40Z"/>
        </w:rPr>
      </w:pPr>
      <w:r>
        <w:t>והך דרשב</w:t>
      </w:r>
      <w:r>
        <w:t>"</w:t>
      </w:r>
      <w:r>
        <w:t>נ מרי</w:t>
      </w:r>
      <w:r>
        <w:t>"</w:t>
      </w:r>
      <w:r>
        <w:t>ו</w:t>
      </w:r>
      <w:r w:rsidRPr="00947625">
        <w:t xml:space="preserve">:</w:t>
      </w:r>
    </w:p>
    <w:p w:rsidR="00DA63EC" w:rsidRDefault="00DA63EC" w:rsidP="00DA63EC">
      <w:pPr>
        <w:tabs>
          <w:tab w:val="center" w:pos="2835"/>
        </w:tabs>
        <w:rPr>
          <w:rFonts w:ascii="BA Franknatan Regular" w:hAnsi="BA Franknatan Regular"/>
          <w:rtl/>
        </w:rPr>
      </w:pPr>
      <w:del w:id="99099" w:author="מנוע מכני" w:date="2026-10-11T12:04:40Z">
        <w:r w:rsidRPr="00947625">
          <w:rPr>
            <w:rFonts w:ascii="BA Franknatan Regular" w:hAnsi="BA Franknatan Regular"/>
            <w:rtl/>
          </w:rPr>
          <w:delText xml:space="preserve"> </w:delText>
        </w:r>
      </w:del>
      <w:r>
        <w:rPr>
          <w:rFonts w:ascii="BA Franknatan Regular" w:hAnsi="BA Franknatan Regular" w:hint="cs"/>
          <w:rtl/>
        </w:rPr>
        <w:t>ד</w:t>
      </w:r>
      <w:r w:rsidRPr="00947625">
        <w:rPr>
          <w:rFonts w:ascii="BA Franknatan Regular" w:hAnsi="BA Franknatan Regular"/>
          <w:rtl/>
        </w:rPr>
        <w:t xml:space="preserve">הלכה </w:t>
      </w:r>
      <w:r w:rsidRPr="00947625">
        <w:rPr>
          <w:rStyle w:val="2fb"/>
          <w:rFonts w:ascii="BA Franknatan Regular" w:hAnsi="BA Franknatan Regular"/>
          <w:rtl/>
        </w:rPr>
        <w:t xml:space="preserve">כר</w:t>
      </w:r>
      <w:r>
        <w:rPr>
          <w:rStyle w:val="2fb"/>
          <w:rFonts w:ascii="BA Franknatan Regular" w:hAnsi="BA Franknatan Regular" w:hint="cs"/>
          <w:rtl/>
        </w:rPr>
        <w:t>ש</w:t>
      </w:r>
      <w:r>
        <w:rPr>
          <w:rStyle w:val="2fb"/>
          <w:rFonts w:ascii="BA Franknatan Regular" w:hAnsi="BA Franknatan Regular"/>
          <w:rtl/>
        </w:rPr>
        <w:t>"</w:t>
      </w:r>
      <w:r>
        <w:rPr>
          <w:rStyle w:val="2fb"/>
          <w:rFonts w:ascii="BA Franknatan Regular" w:hAnsi="BA Franknatan Regular" w:hint="cs"/>
          <w:rtl/>
        </w:rPr>
        <w:t xml:space="preserve">ש</w:t>
      </w:r>
      <w:r>
        <w:rPr>
          <w:rFonts w:ascii="BA Franknatan Regular" w:hAnsi="BA Franknatan Regular" w:hint="cs"/>
          <w:rtl/>
        </w:rPr>
        <w:t xml:space="preserve"> </w:t>
      </w:r>
      <w:r w:rsidRPr="00947625">
        <w:rPr>
          <w:rFonts w:ascii="BA Franknatan Regular" w:hAnsi="BA Franknatan Regular"/>
          <w:rtl/>
        </w:rPr>
        <w:t xml:space="preserve">ואם </w:t>
      </w:r>
      <w:ins w:id="97345" w:author="מנוע מכני" w:date="2026-10-11T12:04:40Z">
        <w:r>
          <w:rPr>
            <w:rFonts w:ascii="BA Franknatan Regular" w:hAnsi="BA Franknatan Regular"/>
            <w:rtl/>
          </w:rPr>
          <w:t xml:space="preserve">ישנו</w:t>
        </w:r>
      </w:ins>
      <w:del w:id="97346" w:author="מנוע מכני" w:date="2026-10-11T12:04:40Z">
        <w:r w:rsidRPr="00947625">
          <w:rPr>
            <w:rFonts w:ascii="BA Franknatan Regular" w:hAnsi="BA Franknatan Regular"/>
            <w:rtl/>
          </w:rPr>
          <w:delText xml:space="preserve">איתא</w:delText>
        </w:r>
      </w:del>
      <w:r w:rsidRPr="00947625">
        <w:rPr>
          <w:rFonts w:ascii="BA Franknatan Regular" w:hAnsi="BA Franknatan Regular"/>
          <w:rtl/>
        </w:rPr>
        <w:t xml:space="preserve">, הוא </w:t>
      </w:r>
      <w:ins w:id="91113" w:author="מנוע מכני" w:date="2026-10-11T12:04:40Z">
        <w:r>
          <w:rPr>
            <w:rFonts w:ascii="BA Franknatan Regular" w:hAnsi="BA Franknatan Regular"/>
            <w:rtl/>
          </w:rPr>
          <w:t xml:space="preserve">גם</w:t>
        </w:r>
      </w:ins>
      <w:del w:id="91114" w:author="מנוע מכני" w:date="2026-10-11T12:04:40Z">
        <w:r w:rsidRPr="00947625">
          <w:rPr>
            <w:rFonts w:ascii="BA Franknatan Regular" w:hAnsi="BA Franknatan Regular"/>
            <w:rtl/>
          </w:rPr>
          <w:delText xml:space="preserve">נמי</w:delText>
        </w:r>
      </w:del>
      <w:r w:rsidRPr="00947625">
        <w:rPr>
          <w:rFonts w:ascii="BA Franknatan Regular" w:hAnsi="BA Franknatan Regular"/>
          <w:rtl/>
        </w:rPr>
        <w:t xml:space="preserve"> לימא!</w:t>
      </w:r>
    </w:p>
    <w:p w:rsidR="00DA63EC" w:rsidRDefault="00DA63EC" w:rsidP="00DA63EC">
      <w:pPr>
        <w:pStyle w:val="afff3"/>
        <w:framePr w:wrap="around"/>
        <w:rPr>
          <w:rtl/>
        </w:rPr>
      </w:pPr>
      <w:r>
        <w:rPr>
          <w:rFonts w:hint="cs"/>
          <w:rtl/>
        </w:rPr>
        <w:t>לא.</w:t>
      </w:r>
    </w:p>
    <w:p>
      <w:pPr>
        <w:pStyle w:val="38"/>
        <w:rPr>
          <w:ins w:id="99100" w:author="מנוע מכני" w:date="2026-10-11T12:04:40Z"/>
        </w:rPr>
      </w:pPr>
      <w:r>
        <w:t xml:space="preserve">א. </w:t>
      </w:r>
      <w:r w:rsidRPr="0051076E">
        <w:t xml:space="preserve">• </w:t>
      </w:r>
      <w:r w:rsidRPr="009F3F23">
        <w:t>אלא א</w:t>
      </w:r>
      <w:r w:rsidRPr="009F3F23">
        <w:t>ר</w:t>
      </w:r>
      <w:r>
        <w:t>"</w:t>
      </w:r>
      <w:r w:rsidRPr="009F3F23">
        <w:t>פ</w:t>
      </w:r>
      <w:r w:rsidRPr="009F3F23">
        <w:t xml:space="preserve">:</w:t>
      </w:r>
    </w:p>
    <w:p w:rsidR="00DA63EC" w:rsidRDefault="00DA63EC" w:rsidP="00DA63EC">
      <w:pPr>
        <w:tabs>
          <w:tab w:val="center" w:pos="2835"/>
        </w:tabs>
        <w:rPr>
          <w:rFonts w:ascii="BA Franknatan Regular" w:hAnsi="BA Franknatan Regular"/>
          <w:rtl/>
        </w:rPr>
      </w:pPr>
      <w:del w:id="99101" w:author="מנוע מכני" w:date="2026-10-11T12:04:40Z">
        <w:r w:rsidRPr="009F3F23">
          <w:rPr>
            <w:rFonts w:ascii="BA Franknatan Regular" w:hAnsi="BA Franknatan Regular"/>
            <w:b/>
            <w:bCs/>
            <w:rtl/>
          </w:rPr>
          <w:delText xml:space="preserve"> </w:delText>
        </w:r>
      </w:del>
      <w:r w:rsidRPr="009F3F23">
        <w:rPr>
          <w:rFonts w:ascii="BA Franknatan Regular" w:hAnsi="BA Franknatan Regular"/>
          <w:b/>
          <w:bCs/>
          <w:rtl/>
        </w:rPr>
        <w:t xml:space="preserve">אשידה</w:t>
      </w:r>
      <w:r w:rsidRPr="00947625">
        <w:rPr>
          <w:rFonts w:ascii="BA Franknatan Regular" w:hAnsi="BA Franknatan Regular"/>
          <w:rtl/>
        </w:rPr>
        <w:t xml:space="preserve">, </w:t>
      </w:r>
      <w:r w:rsidRPr="00947625">
        <w:rPr>
          <w:rFonts w:ascii="BA Franknatan Regular" w:hAnsi="BA Franknatan Regular"/>
          <w:rtl/>
        </w:rPr>
        <w:t xml:space="preserve">דתנן</w:t>
      </w:r>
      <w:r w:rsidRPr="00947625">
        <w:rPr>
          <w:rFonts w:ascii="BA Franknatan Regular" w:hAnsi="BA Franknatan Regular"/>
          <w:rtl/>
        </w:rPr>
        <w:t xml:space="preserve">: </w:t>
      </w:r>
      <w:r>
        <w:rPr>
          <w:rFonts w:ascii="BA Franknatan Regular" w:hAnsi="BA Franknatan Regular"/>
          <w:rtl/>
        </w:rPr>
        <w:t>השידה</w:t>
      </w:r>
      <w:r w:rsidRPr="00947625">
        <w:rPr>
          <w:rFonts w:ascii="BA Franknatan Regular" w:hAnsi="BA Franknatan Regular"/>
          <w:rtl/>
        </w:rPr>
        <w:t xml:space="preserve"> </w:t>
      </w:r>
      <w:r w:rsidRPr="00947625">
        <w:rPr>
          <w:rFonts w:ascii="BA Franknatan Regular" w:hAnsi="BA Franknatan Regular"/>
          <w:rtl/>
        </w:rPr>
        <w:t xml:space="preserve">ב"ש</w:t>
      </w:r>
      <w:r w:rsidRPr="00947625">
        <w:rPr>
          <w:rFonts w:ascii="BA Franknatan Regular" w:hAnsi="BA Franknatan Regular"/>
          <w:rtl/>
        </w:rPr>
        <w:t xml:space="preserve"> אומרים: נמדדת מבפנים, </w:t>
      </w:r>
      <w:r>
        <w:rPr>
          <w:rFonts w:ascii="BA Franknatan Regular" w:hAnsi="BA Franknatan Regular" w:hint="cs"/>
          <w:rtl/>
        </w:rPr>
        <w:t>וב</w:t>
      </w:r>
      <w:r>
        <w:rPr>
          <w:rFonts w:ascii="BA Franknatan Regular" w:hAnsi="BA Franknatan Regular"/>
          <w:rtl/>
        </w:rPr>
        <w:t>"</w:t>
      </w:r>
      <w:r>
        <w:rPr>
          <w:rFonts w:ascii="BA Franknatan Regular" w:hAnsi="BA Franknatan Regular" w:hint="cs"/>
          <w:rtl/>
        </w:rPr>
        <w:t>ה</w:t>
      </w:r>
      <w:r w:rsidRPr="00947625">
        <w:rPr>
          <w:rFonts w:ascii="BA Franknatan Regular" w:hAnsi="BA Franknatan Regular"/>
          <w:rtl/>
        </w:rPr>
        <w:t xml:space="preserve"> אומרים: מבחוץ,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ומודים אלו ואלו שאין עובי הרגלים ועובי הלבזבזין נמדד</w:t>
      </w:r>
      <w:ins w:id="94471" w:author="מנוע מכני" w:date="2026-10-11T12:04:40Z">
        <w:r>
          <w:rPr>
            <w:rFonts w:ascii="BA Franknatan Regular" w:hAnsi="BA Franknatan Regular"/>
            <w:rtl/>
          </w:rPr>
          <w:t xml:space="preserve">,</w:t>
        </w:r>
      </w:ins>
      <w:del w:id="94472"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102" w:author="מנוע מכני" w:date="2026-10-11T12:04:40Z"/>
        </w:rPr>
      </w:pPr>
      <w:r w:rsidRPr="00947625">
        <w:t xml:space="preserve">ר' יוסי</w:t>
      </w:r>
      <w:del w:id="102503" w:author="מנוע מכני" w:date="2026-10-11T12:04:40Z">
        <w:r w:rsidRPr="00947625">
          <w:delText xml:space="preserve"> אומר</w:delText>
        </w:r>
      </w:del>
      <w:r w:rsidRPr="00947625">
        <w:t xml:space="preserve">:</w:t>
      </w:r>
    </w:p>
    <w:p w:rsidR="00DA63EC" w:rsidRDefault="00DA63EC" w:rsidP="00DA63EC">
      <w:pPr>
        <w:tabs>
          <w:tab w:val="center" w:pos="2835"/>
        </w:tabs>
        <w:rPr>
          <w:rFonts w:ascii="BA Franknatan Regular" w:hAnsi="BA Franknatan Regular"/>
          <w:rtl/>
        </w:rPr>
      </w:pPr>
      <w:del w:id="99103"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מודים שעובי הרגלים ועובי הלבזבזין נמדד, וביניהן אין נמדד</w:t>
      </w:r>
      <w:ins w:id="94473" w:author="מנוע מכני" w:date="2026-10-11T12:04:40Z">
        <w:r>
          <w:rPr>
            <w:rFonts w:ascii="BA Franknatan Regular" w:hAnsi="BA Franknatan Regular"/>
            <w:rtl/>
          </w:rPr>
          <w:t xml:space="preserve">,</w:t>
        </w:r>
      </w:ins>
      <w:del w:id="94474"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104" w:author="מנוע מכני" w:date="2026-10-11T12:04:40Z"/>
        </w:rPr>
      </w:pPr>
      <w:r w:rsidRPr="00947625">
        <w:t xml:space="preserve">ר"ש שזורי:</w:t>
      </w:r>
    </w:p>
    <w:p w:rsidR="00DA63EC" w:rsidRDefault="00DA63EC" w:rsidP="00DA63EC">
      <w:pPr>
        <w:tabs>
          <w:tab w:val="center" w:pos="2835"/>
        </w:tabs>
        <w:rPr>
          <w:rFonts w:ascii="BA Franknatan Regular" w:hAnsi="BA Franknatan Regular"/>
          <w:rtl/>
        </w:rPr>
      </w:pPr>
      <w:del w:id="9910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אם היו רגלים גבוהות טפח - אין ביניהן נמדד, ואם </w:t>
      </w:r>
      <w:ins w:id="91115" w:author="מנוע מכני" w:date="2026-10-11T12:04:40Z">
        <w:r>
          <w:rPr>
            <w:rFonts w:ascii="BA Franknatan Regular" w:hAnsi="BA Franknatan Regular"/>
            <w:rtl/>
          </w:rPr>
          <w:t xml:space="preserve">לא</w:t>
        </w:r>
      </w:ins>
      <w:del w:id="91116" w:author="מנוע מכני" w:date="2026-10-11T12:04:40Z">
        <w:r w:rsidRPr="00947625">
          <w:rPr>
            <w:rFonts w:ascii="BA Franknatan Regular" w:hAnsi="BA Franknatan Regular"/>
            <w:rtl/>
          </w:rPr>
          <w:delText xml:space="preserve">לאו</w:delText>
        </w:r>
      </w:del>
      <w:r w:rsidRPr="00947625">
        <w:rPr>
          <w:rFonts w:ascii="BA Franknatan Regular" w:hAnsi="BA Franknatan Regular"/>
          <w:rtl/>
        </w:rPr>
        <w:t xml:space="preserve"> - ביניהן נמדד.</w:t>
      </w:r>
    </w:p>
    <w:p>
      <w:pPr>
        <w:pStyle w:val="38"/>
        <w:rPr>
          <w:ins w:id="99106" w:author="מנוע מכני" w:date="2026-10-11T12:04:40Z"/>
        </w:rPr>
      </w:pPr>
      <w:r>
        <w:t xml:space="preserve">ב. </w:t>
      </w:r>
      <w:r w:rsidRPr="0051076E">
        <w:t xml:space="preserve">• </w:t>
      </w:r>
      <w:r w:rsidRPr="009F3F23">
        <w:t>רנב</w:t>
      </w:r>
      <w:r>
        <w:t>"</w:t>
      </w:r>
      <w:r w:rsidRPr="009F3F23">
        <w:t>י</w:t>
      </w:r>
      <w:r w:rsidRPr="009F3F23">
        <w:t xml:space="preserve">:</w:t>
      </w:r>
    </w:p>
    <w:p w:rsidR="00DA63EC" w:rsidRDefault="00DA63EC" w:rsidP="00DA63EC">
      <w:pPr>
        <w:tabs>
          <w:tab w:val="center" w:pos="2835"/>
        </w:tabs>
        <w:rPr>
          <w:rFonts w:ascii="BA Franknatan Regular" w:hAnsi="BA Franknatan Regular"/>
          <w:rtl/>
        </w:rPr>
      </w:pPr>
      <w:del w:id="99107" w:author="מנוע מכני" w:date="2026-10-11T12:04:40Z">
        <w:r w:rsidRPr="009F3F23">
          <w:rPr>
            <w:rFonts w:ascii="BA Franknatan Regular" w:hAnsi="BA Franknatan Regular"/>
            <w:b/>
            <w:bCs/>
            <w:rtl/>
          </w:rPr>
          <w:delText xml:space="preserve"> </w:delText>
        </w:r>
      </w:del>
      <w:r w:rsidRPr="009F3F23">
        <w:rPr>
          <w:rFonts w:ascii="BA Franknatan Regular" w:hAnsi="BA Franknatan Regular"/>
          <w:b/>
          <w:bCs/>
          <w:rtl/>
        </w:rPr>
        <w:t xml:space="preserve">איין</w:t>
      </w:r>
      <w:r w:rsidRPr="00947625">
        <w:rPr>
          <w:rFonts w:ascii="BA Franknatan Regular" w:hAnsi="BA Franknatan Regular"/>
          <w:rtl/>
        </w:rPr>
        <w:t xml:space="preserve">, </w:t>
      </w:r>
      <w:r w:rsidRPr="00947625">
        <w:rPr>
          <w:rFonts w:ascii="BA Franknatan Regular" w:hAnsi="BA Franknatan Regular"/>
          <w:rtl/>
        </w:rPr>
        <w:t xml:space="preserve">דתנן</w:t>
      </w:r>
      <w:r w:rsidRPr="00947625">
        <w:rPr>
          <w:rFonts w:ascii="BA Franknatan Regular" w:hAnsi="BA Franknatan Regular"/>
          <w:rtl/>
        </w:rPr>
        <w:t xml:space="preserve">, </w:t>
      </w:r>
      <w:r w:rsidRPr="00947625">
        <w:rPr>
          <w:rStyle w:val="2fb"/>
          <w:rFonts w:ascii="BA Franknatan Regular" w:hAnsi="BA Franknatan Regular"/>
          <w:rtl/>
        </w:rPr>
        <w:t xml:space="preserve">ר</w:t>
      </w:r>
      <w:r>
        <w:rPr>
          <w:rStyle w:val="2fb"/>
          <w:rFonts w:ascii="BA Franknatan Regular" w:hAnsi="BA Franknatan Regular"/>
          <w:rtl/>
        </w:rPr>
        <w:t>"</w:t>
      </w:r>
      <w:r>
        <w:rPr>
          <w:rStyle w:val="2fb"/>
          <w:rFonts w:ascii="BA Franknatan Regular" w:hAnsi="BA Franknatan Regular" w:hint="cs"/>
          <w:rtl/>
        </w:rPr>
        <w:t>מ</w:t>
      </w:r>
      <w:r w:rsidRPr="00947625">
        <w:rPr>
          <w:rFonts w:ascii="BA Franknatan Regular" w:hAnsi="BA Franknatan Regular"/>
          <w:rtl/>
        </w:rPr>
        <w:t xml:space="preserve"> אומר: שמן תחלה לעולם, וחכ"א: אף הדבש, </w:t>
      </w:r>
      <w:r w:rsidRPr="00947625">
        <w:rPr>
          <w:rStyle w:val="2fb"/>
          <w:rFonts w:ascii="BA Franknatan Regular" w:hAnsi="BA Franknatan Regular"/>
          <w:rtl/>
        </w:rPr>
        <w:t xml:space="preserve">ר"ש</w:t>
      </w:r>
      <w:r w:rsidRPr="00947625">
        <w:rPr>
          <w:rFonts w:ascii="BA Franknatan Regular" w:hAnsi="BA Franknatan Regular"/>
          <w:rtl/>
        </w:rPr>
        <w:t xml:space="preserve"> שזורי אומר: אף היין.</w:t>
      </w:r>
    </w:p>
    <w:p>
      <w:pPr>
        <w:pStyle w:val="38"/>
        <w:rPr>
          <w:ins w:id="99108" w:author="מנוע מכני" w:date="2026-10-11T12:04:40Z"/>
        </w:rPr>
      </w:pPr>
      <w:r w:rsidRPr="00947625">
        <w:t xml:space="preserve">מכלל דת"ק סבר:</w:t>
      </w:r>
    </w:p>
    <w:p w:rsidR="00DA63EC" w:rsidRDefault="00DA63EC" w:rsidP="00DA63EC">
      <w:pPr>
        <w:tabs>
          <w:tab w:val="center" w:pos="2835"/>
        </w:tabs>
        <w:rPr>
          <w:rFonts w:ascii="BA Franknatan Regular" w:hAnsi="BA Franknatan Regular"/>
          <w:rtl/>
        </w:rPr>
      </w:pPr>
      <w:del w:id="9910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יין </w:t>
      </w:r>
      <w:r w:rsidRPr="00947625">
        <w:rPr>
          <w:rFonts w:ascii="BA Franknatan Regular" w:hAnsi="BA Franknatan Regular"/>
          <w:rtl/>
        </w:rPr>
        <w:t xml:space="preserve">לא</w:t>
      </w:r>
      <w:r w:rsidRPr="00947625">
        <w:rPr>
          <w:rFonts w:ascii="BA Franknatan Regular" w:hAnsi="BA Franknatan Regular"/>
          <w:rtl/>
        </w:rPr>
        <w:t xml:space="preserve">? אימא, </w:t>
      </w:r>
      <w:r>
        <w:rPr>
          <w:rStyle w:val="2fb"/>
          <w:rFonts w:ascii="BA Franknatan Regular" w:hAnsi="BA Franknatan Regular"/>
          <w:rtl/>
        </w:rPr>
        <w:t>ר"ש</w:t>
      </w:r>
      <w:r w:rsidRPr="00947625">
        <w:rPr>
          <w:rFonts w:ascii="BA Franknatan Regular" w:hAnsi="BA Franknatan Regular"/>
          <w:rtl/>
        </w:rPr>
        <w:t xml:space="preserve"> שזורי אומר: יין.</w:t>
      </w:r>
    </w:p>
    <w:p>
      <w:pPr>
        <w:pStyle w:val="38"/>
        <w:rPr>
          <w:ins w:id="99110" w:author="מנוע מכני" w:date="2026-10-11T12:04:40Z"/>
        </w:rPr>
      </w:pPr>
      <w:r w:rsidRPr="00947625">
        <w:t xml:space="preserve">תניא</w:t>
      </w:r>
      <w:r w:rsidRPr="00947625">
        <w:t xml:space="preserve">, א</w:t>
      </w:r>
      <w:r>
        <w:t>ר</w:t>
      </w:r>
      <w:r>
        <w:t>"</w:t>
      </w:r>
      <w:r>
        <w:t>ש</w:t>
      </w:r>
      <w:r w:rsidRPr="00947625">
        <w:t xml:space="preserve"> שזורי:</w:t>
      </w:r>
    </w:p>
    <w:p w:rsidR="00DA63EC" w:rsidRDefault="00DA63EC" w:rsidP="00DA63EC">
      <w:pPr>
        <w:tabs>
          <w:tab w:val="center" w:pos="2835"/>
        </w:tabs>
        <w:rPr>
          <w:rFonts w:ascii="BA Franknatan Regular" w:hAnsi="BA Franknatan Regular"/>
          <w:rtl/>
        </w:rPr>
      </w:pPr>
      <w:del w:id="9911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פעם אחת נתערב לי טבל בחולין, ובאתי ושאלתי את </w:t>
      </w:r>
      <w:r w:rsidRPr="00947625">
        <w:rPr>
          <w:rStyle w:val="2fb"/>
          <w:rFonts w:ascii="BA Franknatan Regular" w:hAnsi="BA Franknatan Regular"/>
          <w:rtl/>
        </w:rPr>
        <w:t xml:space="preserve">ר</w:t>
      </w:r>
      <w:r>
        <w:rPr>
          <w:rStyle w:val="2fb"/>
          <w:rFonts w:ascii="BA Franknatan Regular" w:hAnsi="BA Franknatan Regular"/>
          <w:rtl/>
        </w:rPr>
        <w:t>"</w:t>
      </w:r>
      <w:r>
        <w:rPr>
          <w:rStyle w:val="2fb"/>
          <w:rFonts w:ascii="BA Franknatan Regular" w:hAnsi="BA Franknatan Regular" w:hint="cs"/>
          <w:rtl/>
        </w:rPr>
        <w:t>ט</w:t>
      </w:r>
      <w:r w:rsidRPr="00947625">
        <w:rPr>
          <w:rFonts w:ascii="BA Franknatan Regular" w:hAnsi="BA Franknatan Regular"/>
          <w:rtl/>
        </w:rPr>
        <w:t>, ואמר ל</w:t>
      </w:r>
      <w:r>
        <w:rPr>
          <w:rFonts w:ascii="BA Franknatan Regular" w:hAnsi="BA Franknatan Regular"/>
          <w:rtl/>
        </w:rPr>
        <w:t xml:space="preserve">י: לך קח לך מן השוק ועשר עליו</w:t>
      </w:r>
      <w:ins w:id="94475" w:author="מנוע מכני" w:date="2026-10-11T12:04:40Z">
        <w:r>
          <w:rPr>
            <w:rFonts w:ascii="BA Franknatan Regular" w:hAnsi="BA Franknatan Regular"/>
            <w:rtl/>
          </w:rPr>
          <w:t xml:space="preserve">,</w:t>
        </w:r>
      </w:ins>
      <w:del w:id="94476" w:author="מנוע מכני" w:date="2026-10-11T12:04:40Z">
        <w:r>
          <w:rPr>
            <w:rFonts w:ascii="BA Franknatan Regular" w:hAnsi="BA Franknatan Regular"/>
            <w:rtl/>
          </w:rPr>
          <w:delText xml:space="preserve">;</w:delText>
        </w:r>
      </w:del>
    </w:p>
    <w:p w:rsidR="00DA63EC" w:rsidRPr="00E105BC" w:rsidRDefault="00DA63EC" w:rsidP="00DA63EC">
      <w:pPr>
        <w:tabs>
          <w:tab w:val="center" w:pos="2835"/>
        </w:tabs>
        <w:rPr>
          <w:rFonts w:ascii="BA Franknatan Regular" w:hAnsi="BA Franknatan Regular"/>
          <w:spacing w:val="-4"/>
          <w:rtl/>
        </w:rPr>
      </w:pPr>
      <w:r w:rsidRPr="00E105BC">
        <w:rPr>
          <w:rFonts w:ascii="BA Franknatan Regular" w:hAnsi="BA Franknatan Regular" w:hint="cs"/>
          <w:spacing w:val="-4"/>
          <w:rtl/>
        </w:rPr>
        <w:t>ד</w:t>
      </w:r>
      <w:r w:rsidRPr="00E105BC">
        <w:rPr>
          <w:rFonts w:ascii="BA Franknatan Regular" w:hAnsi="BA Franknatan Regular"/>
          <w:spacing w:val="-4"/>
          <w:rtl/>
        </w:rPr>
        <w:t xml:space="preserve">סבר: דאורייתא ברובא בטל, ורוב עמי הארץ מעשרים הן, </w:t>
      </w:r>
      <w:ins w:id="96659" w:author="מנוע מכני" w:date="2026-10-11T12:04:40Z">
        <w:r>
          <w:rPr>
            <w:rFonts w:ascii="BA Franknatan Regular" w:hAnsi="BA Franknatan Regular"/>
            <w:spacing w:val="-4"/>
            <w:rtl/>
          </w:rPr>
          <w:t xml:space="preserve">והיה</w:t>
        </w:r>
      </w:ins>
      <w:del w:id="96660" w:author="מנוע מכני" w:date="2026-10-11T12:04:40Z">
        <w:r w:rsidRPr="00E105BC">
          <w:rPr>
            <w:rFonts w:ascii="BA Franknatan Regular" w:hAnsi="BA Franknatan Regular"/>
            <w:spacing w:val="-4"/>
            <w:rtl/>
          </w:rPr>
          <w:delText xml:space="preserve">והוה</w:delText>
        </w:r>
      </w:del>
      <w:r w:rsidRPr="00E105BC">
        <w:rPr>
          <w:rFonts w:ascii="BA Franknatan Regular" w:hAnsi="BA Franknatan Regular"/>
          <w:spacing w:val="-4"/>
          <w:rtl/>
        </w:rPr>
        <w:t xml:space="preserve"> </w:t>
      </w:r>
      <w:ins w:id="92787" w:author="מנוע מכני" w:date="2026-10-11T12:04:40Z">
        <w:r>
          <w:rPr>
            <w:rFonts w:ascii="BA Franknatan Regular" w:hAnsi="BA Franknatan Regular"/>
            <w:spacing w:val="-4"/>
            <w:rtl/>
          </w:rPr>
          <w:t xml:space="preserve">לו</w:t>
        </w:r>
      </w:ins>
      <w:del w:id="92788" w:author="מנוע מכני" w:date="2026-10-11T12:04:40Z">
        <w:r w:rsidRPr="00E105BC">
          <w:rPr>
            <w:rFonts w:ascii="BA Franknatan Regular" w:hAnsi="BA Franknatan Regular"/>
            <w:spacing w:val="-4"/>
            <w:rtl/>
          </w:rPr>
          <w:delText xml:space="preserve">ליה</w:delText>
        </w:r>
      </w:del>
      <w:r w:rsidRPr="00E105BC">
        <w:rPr>
          <w:rFonts w:ascii="BA Franknatan Regular" w:hAnsi="BA Franknatan Regular"/>
          <w:spacing w:val="-4"/>
          <w:rtl/>
        </w:rPr>
        <w:t xml:space="preserve"> כתורם מן הפטור על הפטור.</w:t>
      </w:r>
    </w:p>
    <w:p w:rsidR="00DA63EC" w:rsidRPr="00E105BC" w:rsidRDefault="00DA63EC" w:rsidP="00DA63EC">
      <w:pPr>
        <w:tabs>
          <w:tab w:val="center" w:pos="2835"/>
        </w:tabs>
        <w:rPr>
          <w:rFonts w:ascii="BA Franknatan Regular" w:hAnsi="BA Franknatan Regular"/>
          <w:spacing w:val="-4"/>
          <w:rtl/>
        </w:rPr>
      </w:pPr>
      <w:r w:rsidRPr="00E105BC">
        <w:rPr>
          <w:rFonts w:ascii="BA Franknatan Regular" w:hAnsi="BA Franknatan Regular"/>
          <w:spacing w:val="-4"/>
          <w:rtl/>
        </w:rPr>
        <w:t>ו</w:t>
      </w:r>
      <w:r w:rsidRPr="00E105BC">
        <w:rPr>
          <w:rFonts w:ascii="BA Franknatan Regular" w:hAnsi="BA Franknatan Regular" w:hint="cs"/>
          <w:spacing w:val="-4"/>
          <w:rtl/>
        </w:rPr>
        <w:t xml:space="preserve">לא </w:t>
      </w:r>
      <w:r w:rsidRPr="00E105BC">
        <w:rPr>
          <w:rFonts w:ascii="BA Franknatan Regular" w:hAnsi="BA Franknatan Regular" w:hint="cs"/>
          <w:spacing w:val="-4"/>
          <w:rtl/>
        </w:rPr>
        <w:t xml:space="preserve">א</w:t>
      </w:r>
      <w:r w:rsidRPr="00E105BC">
        <w:rPr>
          <w:rFonts w:ascii="BA Franknatan Regular" w:hAnsi="BA Franknatan Regular"/>
          <w:spacing w:val="-4"/>
          <w:rtl/>
        </w:rPr>
        <w:t>"</w:t>
      </w:r>
      <w:r w:rsidRPr="00E105BC">
        <w:rPr>
          <w:rFonts w:ascii="BA Franknatan Regular" w:hAnsi="BA Franknatan Regular" w:hint="cs"/>
          <w:spacing w:val="-4"/>
          <w:rtl/>
        </w:rPr>
        <w:t xml:space="preserve">ל</w:t>
      </w:r>
      <w:r w:rsidRPr="00E105BC">
        <w:rPr>
          <w:rFonts w:ascii="BA Franknatan Regular" w:hAnsi="BA Franknatan Regular" w:hint="cs"/>
          <w:spacing w:val="-4"/>
          <w:rtl/>
        </w:rPr>
        <w:t xml:space="preserve"> ליקח מן העכו</w:t>
      </w:r>
      <w:r w:rsidRPr="00E105BC">
        <w:rPr>
          <w:rFonts w:ascii="BA Franknatan Regular" w:hAnsi="BA Franknatan Regular"/>
          <w:spacing w:val="-4"/>
          <w:rtl/>
        </w:rPr>
        <w:t>"</w:t>
      </w:r>
      <w:r w:rsidRPr="00E105BC">
        <w:rPr>
          <w:rFonts w:ascii="BA Franknatan Regular" w:hAnsi="BA Franknatan Regular" w:hint="cs"/>
          <w:spacing w:val="-4"/>
          <w:rtl/>
        </w:rPr>
        <w:t xml:space="preserve">ם </w:t>
      </w:r>
      <w:ins w:id="96551" w:author="מנוע מכני" w:date="2026-10-11T12:04:40Z">
        <w:r>
          <w:rPr>
            <w:rFonts w:ascii="BA Franknatan Regular" w:hAnsi="BA Franknatan Regular" w:hint="cs"/>
            <w:spacing w:val="-4"/>
            <w:rtl/>
          </w:rPr>
          <w:t xml:space="preserve">דסבר</w:t>
        </w:r>
      </w:ins>
      <w:del w:id="96552" w:author="מנוע מכני" w:date="2026-10-11T12:04:40Z">
        <w:r w:rsidRPr="00E105BC">
          <w:rPr>
            <w:rFonts w:ascii="BA Franknatan Regular" w:hAnsi="BA Franknatan Regular" w:hint="cs"/>
            <w:spacing w:val="-4"/>
            <w:rtl/>
          </w:rPr>
          <w:delText xml:space="preserve">דס</w:delText>
        </w:r>
        <w:r w:rsidRPr="00E105BC">
          <w:rPr>
            <w:rFonts w:ascii="BA Franknatan Regular" w:hAnsi="BA Franknatan Regular"/>
            <w:spacing w:val="-4"/>
            <w:rtl/>
          </w:rPr>
          <w:delText xml:space="preserve">"</w:delText>
        </w:r>
        <w:r w:rsidRPr="00E105BC">
          <w:rPr>
            <w:rFonts w:ascii="BA Franknatan Regular" w:hAnsi="BA Franknatan Regular" w:hint="cs"/>
            <w:spacing w:val="-4"/>
            <w:rtl/>
          </w:rPr>
          <w:delText xml:space="preserve">ל</w:delText>
        </w:r>
      </w:del>
      <w:r w:rsidRPr="00E105BC">
        <w:rPr>
          <w:rFonts w:ascii="BA Franknatan Regular" w:hAnsi="BA Franknatan Regular" w:hint="cs"/>
          <w:spacing w:val="-4"/>
          <w:rtl/>
        </w:rPr>
        <w:t xml:space="preserve"> אין קנין לעכום בא</w:t>
      </w:r>
      <w:r w:rsidRPr="00E105BC">
        <w:rPr>
          <w:rFonts w:ascii="BA Franknatan Regular" w:hAnsi="BA Franknatan Regular"/>
          <w:spacing w:val="-4"/>
          <w:rtl/>
        </w:rPr>
        <w:t>"</w:t>
      </w:r>
      <w:r w:rsidRPr="00E105BC">
        <w:rPr>
          <w:rFonts w:ascii="BA Franknatan Regular" w:hAnsi="BA Franknatan Regular" w:hint="cs"/>
          <w:spacing w:val="-4"/>
          <w:rtl/>
        </w:rPr>
        <w:t>י להפקיע ממעשר והו</w:t>
      </w:r>
      <w:r w:rsidRPr="00E105BC">
        <w:rPr>
          <w:rFonts w:ascii="BA Franknatan Regular" w:hAnsi="BA Franknatan Regular"/>
          <w:spacing w:val="-4"/>
          <w:rtl/>
        </w:rPr>
        <w:t>"</w:t>
      </w:r>
      <w:r w:rsidRPr="00E105BC">
        <w:rPr>
          <w:rFonts w:ascii="BA Franknatan Regular" w:hAnsi="BA Franknatan Regular" w:hint="cs"/>
          <w:spacing w:val="-4"/>
          <w:rtl/>
        </w:rPr>
        <w:t xml:space="preserve">ל מן החיוב על הפטור </w:t>
      </w:r>
    </w:p>
    <w:p>
      <w:pPr>
        <w:pStyle w:val="38"/>
        <w:rPr>
          <w:ins w:id="99112" w:author="מנוע מכני" w:date="2026-10-11T12:04:40Z"/>
        </w:rPr>
      </w:pPr>
      <w:r w:rsidRPr="00947625">
        <w:t>א"ד</w:t>
      </w:r>
      <w:r w:rsidRPr="00947625">
        <w:t xml:space="preserve">, </w:t>
      </w:r>
      <w:r>
        <w:t>א</w:t>
      </w:r>
      <w:r>
        <w:t>"</w:t>
      </w:r>
      <w:r>
        <w:t>ל</w:t>
      </w:r>
      <w:r>
        <w:t xml:space="preserve">:</w:t>
      </w:r>
    </w:p>
    <w:p w:rsidR="00DA63EC" w:rsidRDefault="00DA63EC" w:rsidP="00DA63EC">
      <w:pPr>
        <w:tabs>
          <w:tab w:val="center" w:pos="2835"/>
        </w:tabs>
        <w:rPr>
          <w:rFonts w:ascii="BA Franknatan Regular" w:hAnsi="BA Franknatan Regular"/>
          <w:rtl/>
        </w:rPr>
      </w:pPr>
      <w:del w:id="99113" w:author="מנוע מכני" w:date="2026-10-11T12:04:40Z">
        <w:r>
          <w:rPr>
            <w:rFonts w:ascii="BA Franknatan Regular" w:hAnsi="BA Franknatan Regular"/>
            <w:rtl/>
          </w:rPr>
          <w:delText xml:space="preserve"> </w:delText>
        </w:r>
      </w:del>
      <w:r>
        <w:rPr>
          <w:rFonts w:ascii="BA Franknatan Regular" w:hAnsi="BA Franknatan Regular" w:hint="cs"/>
          <w:rtl/>
        </w:rPr>
        <w:t>לי</w:t>
      </w:r>
      <w:r>
        <w:rPr>
          <w:rFonts w:ascii="BA Franknatan Regular" w:hAnsi="BA Franknatan Regular"/>
          <w:rtl/>
        </w:rPr>
        <w:t xml:space="preserve">קח </w:t>
      </w:r>
      <w:ins w:id="97097" w:author="מנוע מכני" w:date="2026-10-11T12:04:40Z">
        <w:r>
          <w:rPr>
            <w:rFonts w:ascii="BA Franknatan Regular" w:hAnsi="BA Franknatan Regular"/>
            <w:rtl/>
          </w:rPr>
          <w:t xml:space="preserve">מנכרי</w:t>
        </w:r>
      </w:ins>
      <w:del w:id="97098" w:author="מנוע מכני" w:date="2026-10-11T12:04:40Z">
        <w:r>
          <w:rPr>
            <w:rFonts w:ascii="BA Franknatan Regular" w:hAnsi="BA Franknatan Regular"/>
            <w:rtl/>
          </w:rPr>
          <w:delText xml:space="preserve">מע</w:delText>
        </w:r>
        <w:r>
          <w:rPr>
            <w:rFonts w:ascii="BA Franknatan Regular" w:hAnsi="BA Franknatan Regular" w:hint="cs"/>
            <w:rtl/>
          </w:rPr>
          <w:delText xml:space="preserve">כו</w:delText>
        </w:r>
        <w:r>
          <w:rPr>
            <w:rFonts w:ascii="BA Franknatan Regular" w:hAnsi="BA Franknatan Regular"/>
            <w:rtl/>
          </w:rPr>
          <w:delText xml:space="preserve">"</w:delText>
        </w:r>
        <w:r>
          <w:rPr>
            <w:rFonts w:ascii="BA Franknatan Regular" w:hAnsi="BA Franknatan Regular" w:hint="cs"/>
            <w:rtl/>
          </w:rPr>
          <w:delText xml:space="preserve">ם</w:delText>
        </w:r>
      </w:del>
      <w:r>
        <w:rPr>
          <w:rFonts w:ascii="BA Franknatan Regular" w:hAnsi="BA Franknatan Regular"/>
          <w:rtl/>
        </w:rPr>
        <w:t xml:space="preserve"> </w:t>
      </w:r>
      <w:ins w:id="96553" w:author="מנוע מכני" w:date="2026-10-11T12:04:40Z">
        <w:r>
          <w:rPr>
            <w:rFonts w:ascii="BA Franknatan Regular" w:hAnsi="BA Franknatan Regular" w:hint="cs"/>
            <w:rtl/>
          </w:rPr>
          <w:t xml:space="preserve">דסבר</w:t>
        </w:r>
      </w:ins>
      <w:del w:id="96554" w:author="מנוע מכני" w:date="2026-10-11T12:04:40Z">
        <w:r>
          <w:rPr>
            <w:rFonts w:ascii="BA Franknatan Regular" w:hAnsi="BA Franknatan Regular" w:hint="cs"/>
            <w:rtl/>
          </w:rPr>
          <w:delText xml:space="preserve">ד</w:delText>
        </w:r>
        <w:r w:rsidRPr="00947625">
          <w:rPr>
            <w:rFonts w:ascii="BA Franknatan Regular" w:hAnsi="BA Franknatan Regular"/>
            <w:rtl/>
          </w:rPr>
          <w:delText xml:space="preserve">ס</w:delText>
        </w:r>
        <w:r>
          <w:rPr>
            <w:rFonts w:ascii="BA Franknatan Regular" w:hAnsi="BA Franknatan Regular"/>
            <w:rtl/>
          </w:rPr>
          <w:delText xml:space="preserve">"</w:delText>
        </w:r>
        <w:r>
          <w:rPr>
            <w:rFonts w:ascii="BA Franknatan Regular" w:hAnsi="BA Franknatan Regular" w:hint="cs"/>
            <w:rtl/>
          </w:rPr>
          <w:delText xml:space="preserve">ל</w:delText>
        </w:r>
      </w:del>
      <w:r>
        <w:rPr>
          <w:rFonts w:ascii="BA Franknatan Regular" w:hAnsi="BA Franknatan Regular" w:hint="cs"/>
          <w:rtl/>
        </w:rPr>
        <w:t xml:space="preserve">:</w:t>
      </w:r>
      <w:r w:rsidRPr="00947625">
        <w:rPr>
          <w:rFonts w:ascii="BA Franknatan Regular" w:hAnsi="BA Franknatan Regular"/>
          <w:rtl/>
        </w:rPr>
        <w:t xml:space="preserve"> יש קנין </w:t>
      </w:r>
      <w:ins w:id="97099" w:author="מנוע מכני" w:date="2026-10-11T12:04:40Z">
        <w:r>
          <w:rPr>
            <w:rFonts w:ascii="BA Franknatan Regular" w:hAnsi="BA Franknatan Regular"/>
            <w:rtl/>
          </w:rPr>
          <w:t xml:space="preserve">לנכרי</w:t>
        </w:r>
      </w:ins>
      <w:del w:id="97100" w:author="מנוע מכני" w:date="2026-10-11T12:04:40Z">
        <w:r w:rsidRPr="00947625">
          <w:rPr>
            <w:rFonts w:ascii="BA Franknatan Regular" w:hAnsi="BA Franknatan Regular"/>
            <w:rtl/>
          </w:rPr>
          <w:delText xml:space="preserve">ל</w:delText>
        </w:r>
        <w:r>
          <w:rPr>
            <w:rFonts w:ascii="BA Franknatan Regular" w:hAnsi="BA Franknatan Regular"/>
            <w:rtl/>
          </w:rPr>
          <w:delText xml:space="preserve">עכו"ם</w:delText>
        </w:r>
      </w:del>
      <w:ins w:id="90003" w:author="מנוע מכני" w:date="2026-10-11T12:04:40Z"/>
      <w:del w:id="90004" w:author="מנוע מכני" w:date="2026-10-11T12:04:40Z">
        <w:r w:rsidRPr="00947625">
          <w:rPr>
            <w:rFonts w:ascii="BA Franknatan Regular" w:hAnsi="BA Franknatan Regular"/>
            <w:rtl/>
          </w:rPr>
          <w:delText xml:space="preserve">ע</w:delText>
        </w:r>
        <w:r>
          <w:rPr>
            <w:rFonts w:ascii="BA Franknatan Regular" w:hAnsi="BA Franknatan Regular" w:hint="cs"/>
            <w:rtl/>
          </w:rPr>
          <w:delText xml:space="preserve">כו'ם</w:delText>
        </w:r>
      </w:del>
      <w:r>
        <w:rPr>
          <w:rFonts w:ascii="BA Franknatan Regular" w:hAnsi="BA Franknatan Regular" w:hint="cs"/>
          <w:rtl/>
        </w:rPr>
        <w:t xml:space="preserve"> </w:t>
      </w:r>
      <w:r w:rsidRPr="00947625">
        <w:rPr>
          <w:rFonts w:ascii="BA Franknatan Regular" w:hAnsi="BA Franknatan Regular"/>
          <w:rtl/>
        </w:rPr>
        <w:t>בא</w:t>
      </w:r>
      <w:r>
        <w:rPr>
          <w:rFonts w:ascii="BA Franknatan Regular" w:hAnsi="BA Franknatan Regular"/>
          <w:rtl/>
        </w:rPr>
        <w:t>"</w:t>
      </w:r>
      <w:r>
        <w:rPr>
          <w:rFonts w:ascii="BA Franknatan Regular" w:hAnsi="BA Franknatan Regular" w:hint="cs"/>
          <w:rtl/>
        </w:rPr>
        <w:t xml:space="preserve">י </w:t>
      </w:r>
      <w:r>
        <w:rPr>
          <w:rFonts w:ascii="BA Franknatan Regular" w:hAnsi="BA Franknatan Regular"/>
          <w:rtl/>
        </w:rPr>
        <w:t>להפקיע מיד מעשר, וה</w:t>
      </w:r>
      <w:r>
        <w:rPr>
          <w:rFonts w:ascii="BA Franknatan Regular" w:hAnsi="BA Franknatan Regular" w:hint="cs"/>
          <w:rtl/>
        </w:rPr>
        <w:t>ו</w:t>
      </w:r>
      <w:r>
        <w:rPr>
          <w:rFonts w:ascii="BA Franknatan Regular" w:hAnsi="BA Franknatan Regular"/>
          <w:rtl/>
        </w:rPr>
        <w:t>"</w:t>
      </w:r>
      <w:r>
        <w:rPr>
          <w:rFonts w:ascii="BA Franknatan Regular" w:hAnsi="BA Franknatan Regular" w:hint="cs"/>
          <w:rtl/>
        </w:rPr>
        <w:t>ל</w:t>
      </w:r>
      <w:r w:rsidRPr="00947625">
        <w:rPr>
          <w:rFonts w:ascii="BA Franknatan Regular" w:hAnsi="BA Franknatan Regular"/>
          <w:rtl/>
        </w:rPr>
        <w:t xml:space="preserve"> מן הפטור על הפטור.</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 xml:space="preserve">ולא </w:t>
      </w:r>
      <w:r>
        <w:rPr>
          <w:rFonts w:ascii="BA Franknatan Regular" w:hAnsi="BA Franknatan Regular" w:hint="cs"/>
          <w:rtl/>
        </w:rPr>
        <w:t xml:space="preserve">א</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קח מהשוק </w:t>
      </w:r>
      <w:ins w:id="96555" w:author="מנוע מכני" w:date="2026-10-11T12:04:40Z">
        <w:r>
          <w:rPr>
            <w:rFonts w:ascii="BA Franknatan Regular" w:hAnsi="BA Franknatan Regular" w:hint="cs"/>
            <w:rtl/>
          </w:rPr>
          <w:t xml:space="preserve">דסבר</w:t>
        </w:r>
      </w:ins>
      <w:del w:id="96556" w:author="מנוע מכני" w:date="2026-10-11T12:04:40Z">
        <w:r>
          <w:rPr>
            <w:rFonts w:ascii="BA Franknatan Regular" w:hAnsi="BA Franknatan Regular" w:hint="cs"/>
            <w:rtl/>
          </w:rPr>
          <w:delText xml:space="preserve">דס</w:delText>
        </w:r>
        <w:r>
          <w:rPr>
            <w:rFonts w:ascii="BA Franknatan Regular" w:hAnsi="BA Franknatan Regular"/>
            <w:rtl/>
          </w:rPr>
          <w:delText xml:space="preserve">"</w:delText>
        </w:r>
        <w:r>
          <w:rPr>
            <w:rFonts w:ascii="BA Franknatan Regular" w:hAnsi="BA Franknatan Regular" w:hint="cs"/>
            <w:rtl/>
          </w:rPr>
          <w:delText xml:space="preserve">ל</w:delText>
        </w:r>
      </w:del>
      <w:r>
        <w:rPr>
          <w:rFonts w:ascii="BA Franknatan Regular" w:hAnsi="BA Franknatan Regular" w:hint="cs"/>
          <w:rtl/>
        </w:rPr>
        <w:t xml:space="preserve"> אין רוב עמי הארץ מעשרין </w:t>
      </w:r>
    </w:p>
    <w:p w:rsidR="00DA63EC" w:rsidRDefault="00DA63EC" w:rsidP="00DA63EC">
      <w:pPr>
        <w:tabs>
          <w:tab w:val="center" w:pos="2835"/>
        </w:tabs>
        <w:rPr>
          <w:rFonts w:ascii="BA Franknatan Regular" w:hAnsi="BA Franknatan Regular"/>
          <w:rtl/>
        </w:rPr>
      </w:pPr>
    </w:p>
    <w:p w:rsidR="00DA63EC" w:rsidRDefault="00DA63EC" w:rsidP="00DA63EC">
      <w:pPr>
        <w:tabs>
          <w:tab w:val="center" w:pos="2835"/>
        </w:tabs>
        <w:rPr>
          <w:rFonts w:ascii="BA Franknatan Regular" w:hAnsi="BA Franknatan Regular"/>
          <w:rtl/>
        </w:rPr>
      </w:pPr>
      <w:r w:rsidRPr="0051076E">
        <w:rPr>
          <w:b/>
          <w:bCs/>
          <w:rtl/>
        </w:rPr>
        <w:t xml:space="preserve">• </w:t>
      </w:r>
      <w:r w:rsidRPr="00947625">
        <w:rPr>
          <w:rFonts w:ascii="BA Franknatan Regular" w:hAnsi="BA Franknatan Regular"/>
          <w:rtl/>
        </w:rPr>
        <w:t xml:space="preserve">שלח </w:t>
      </w:r>
      <w:r w:rsidRPr="00947625">
        <w:rPr>
          <w:rStyle w:val="2fb"/>
          <w:rFonts w:ascii="BA Franknatan Regular" w:hAnsi="BA Franknatan Regular"/>
          <w:rtl/>
        </w:rPr>
        <w:t xml:space="preserve">ר</w:t>
      </w:r>
      <w:r>
        <w:rPr>
          <w:rStyle w:val="2fb"/>
          <w:rFonts w:ascii="BA Franknatan Regular" w:hAnsi="BA Franknatan Regular" w:hint="cs"/>
          <w:rtl/>
        </w:rPr>
        <w:t>יב</w:t>
      </w:r>
      <w:r>
        <w:rPr>
          <w:rStyle w:val="2fb"/>
          <w:rFonts w:ascii="BA Franknatan Regular" w:hAnsi="BA Franknatan Regular"/>
          <w:rtl/>
        </w:rPr>
        <w:t>"</w:t>
      </w:r>
      <w:r>
        <w:rPr>
          <w:rStyle w:val="2fb"/>
          <w:rFonts w:ascii="BA Franknatan Regular" w:hAnsi="BA Franknatan Regular" w:hint="cs"/>
          <w:rtl/>
        </w:rPr>
        <w:t xml:space="preserve">ש</w:t>
      </w:r>
      <w:r>
        <w:rPr>
          <w:rFonts w:ascii="BA Franknatan Regular" w:hAnsi="BA Franknatan Regular" w:hint="cs"/>
          <w:rtl/>
        </w:rPr>
        <w:t xml:space="preserve"> </w:t>
      </w:r>
      <w:r>
        <w:rPr>
          <w:rStyle w:val="2fb"/>
          <w:rFonts w:ascii="BA Franknatan Regular" w:hAnsi="BA Franknatan Regular" w:hint="cs"/>
          <w:rtl/>
        </w:rPr>
        <w:t xml:space="preserve">לר</w:t>
      </w:r>
      <w:r>
        <w:rPr>
          <w:rStyle w:val="2fb"/>
          <w:rFonts w:ascii="BA Franknatan Regular" w:hAnsi="BA Franknatan Regular"/>
          <w:rtl/>
        </w:rPr>
        <w:t>"</w:t>
      </w:r>
      <w:r>
        <w:rPr>
          <w:rStyle w:val="2fb"/>
          <w:rFonts w:ascii="BA Franknatan Regular" w:hAnsi="BA Franknatan Regular" w:hint="cs"/>
          <w:rtl/>
        </w:rPr>
        <w:t xml:space="preserve">פ</w:t>
      </w:r>
      <w:r>
        <w:rPr>
          <w:rFonts w:ascii="BA Franknatan Regular" w:hAnsi="BA Franknatan Regular" w:hint="cs"/>
          <w:rtl/>
        </w:rPr>
        <w:t xml:space="preserve"> הא </w:t>
      </w:r>
      <w:r>
        <w:rPr>
          <w:rStyle w:val="2fb"/>
          <w:rFonts w:ascii="BA Franknatan Regular" w:hAnsi="BA Franknatan Regular" w:hint="cs"/>
          <w:rtl/>
        </w:rPr>
        <w:t xml:space="preserve">דארב</w:t>
      </w:r>
      <w:r>
        <w:rPr>
          <w:rStyle w:val="2fb"/>
          <w:rFonts w:ascii="BA Franknatan Regular" w:hAnsi="BA Franknatan Regular"/>
          <w:rtl/>
        </w:rPr>
        <w:t>"</w:t>
      </w:r>
      <w:r>
        <w:rPr>
          <w:rStyle w:val="2fb"/>
          <w:rFonts w:ascii="BA Franknatan Regular" w:hAnsi="BA Franknatan Regular" w:hint="cs"/>
          <w:rtl/>
        </w:rPr>
        <w:t xml:space="preserve">ח</w:t>
      </w:r>
      <w:r>
        <w:rPr>
          <w:rFonts w:ascii="BA Franknatan Regular" w:hAnsi="BA Franknatan Regular" w:hint="cs"/>
          <w:rtl/>
        </w:rPr>
        <w:t xml:space="preserve"> </w:t>
      </w:r>
      <w:r>
        <w:rPr>
          <w:rStyle w:val="2fb"/>
          <w:rFonts w:ascii="BA Franknatan Regular" w:hAnsi="BA Franknatan Regular" w:hint="cs"/>
          <w:rtl/>
        </w:rPr>
        <w:t xml:space="preserve">מעולא</w:t>
      </w:r>
      <w:r>
        <w:rPr>
          <w:rFonts w:ascii="BA Franknatan Regular" w:hAnsi="BA Franknatan Regular" w:hint="cs"/>
          <w:rtl/>
        </w:rPr>
        <w:t xml:space="preserve"> </w:t>
      </w:r>
      <w:r>
        <w:rPr>
          <w:rStyle w:val="2fb"/>
          <w:rFonts w:ascii="BA Franknatan Regular" w:hAnsi="BA Franknatan Regular" w:hint="cs"/>
          <w:rtl/>
        </w:rPr>
        <w:t xml:space="preserve">מר</w:t>
      </w:r>
      <w:r>
        <w:rPr>
          <w:rStyle w:val="2fb"/>
          <w:rFonts w:ascii="BA Franknatan Regular" w:hAnsi="BA Franknatan Regular"/>
          <w:rtl/>
        </w:rPr>
        <w:t>"</w:t>
      </w:r>
      <w:r>
        <w:rPr>
          <w:rStyle w:val="2fb"/>
          <w:rFonts w:ascii="BA Franknatan Regular" w:hAnsi="BA Franknatan Regular" w:hint="cs"/>
          <w:rtl/>
        </w:rPr>
        <w:t>ח</w:t>
      </w:r>
      <w:r w:rsidRPr="00947625">
        <w:rPr>
          <w:rFonts w:ascii="BA Franknatan Regular" w:hAnsi="BA Franknatan Regular"/>
          <w:rtl/>
        </w:rPr>
        <w:t xml:space="preserve">: הלכה </w:t>
      </w:r>
      <w:r w:rsidRPr="00947625">
        <w:rPr>
          <w:rStyle w:val="2fb"/>
          <w:rFonts w:ascii="BA Franknatan Regular" w:hAnsi="BA Franknatan Regular"/>
          <w:rtl/>
        </w:rPr>
        <w:t xml:space="preserve">כר"ש</w:t>
      </w:r>
      <w:r w:rsidRPr="00947625">
        <w:rPr>
          <w:rFonts w:ascii="BA Franknatan Regular" w:hAnsi="BA Franknatan Regular"/>
          <w:rtl/>
        </w:rPr>
        <w:t xml:space="preserve"> שזורי, ולא עוד, אלא כל מקום ששנה </w:t>
      </w:r>
      <w:r>
        <w:rPr>
          <w:rStyle w:val="2fb"/>
          <w:rFonts w:ascii="BA Franknatan Regular" w:hAnsi="BA Franknatan Regular"/>
          <w:rtl/>
        </w:rPr>
        <w:t>ר"ש</w:t>
      </w:r>
      <w:r w:rsidRPr="00947625">
        <w:rPr>
          <w:rFonts w:ascii="BA Franknatan Regular" w:hAnsi="BA Franknatan Regular"/>
          <w:rtl/>
        </w:rPr>
        <w:t xml:space="preserve"> שזורי הלכה כמותו, אף בנתערב טבל בחולין</w:t>
      </w:r>
    </w:p>
    <w:p>
      <w:pPr>
        <w:pStyle w:val="38"/>
        <w:rPr>
          <w:ins w:id="99114" w:author="מנוע מכני" w:date="2026-10-11T12:04:40Z"/>
        </w:rPr>
      </w:pPr>
      <w:r>
        <w:t>ר</w:t>
      </w:r>
      <w:r>
        <w:t>"</w:t>
      </w:r>
      <w:r>
        <w:t>א</w:t>
      </w:r>
      <w:r w:rsidRPr="00947625">
        <w:t xml:space="preserve">:</w:t>
      </w:r>
    </w:p>
    <w:p w:rsidR="00DA63EC" w:rsidRDefault="00DA63EC" w:rsidP="00DA63EC">
      <w:pPr>
        <w:tabs>
          <w:tab w:val="center" w:pos="2835"/>
        </w:tabs>
        <w:rPr>
          <w:rFonts w:ascii="BA Franknatan Regular" w:hAnsi="BA Franknatan Regular"/>
          <w:rtl/>
        </w:rPr>
      </w:pPr>
      <w:del w:id="99115" w:author="מנוע מכני" w:date="2026-10-11T12:04:40Z">
        <w:r w:rsidRPr="00947625">
          <w:rPr>
            <w:rFonts w:ascii="BA Franknatan Regular" w:hAnsi="BA Franknatan Regular"/>
            <w:rtl/>
          </w:rPr>
          <w:delText xml:space="preserve"> </w:delText>
        </w:r>
      </w:del>
      <w:r>
        <w:rPr>
          <w:rFonts w:ascii="BA Franknatan Regular" w:hAnsi="BA Franknatan Regular" w:hint="cs"/>
          <w:rtl/>
        </w:rPr>
        <w:t>א</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w:t>
      </w:r>
      <w:r>
        <w:rPr>
          <w:rStyle w:val="2fb"/>
          <w:rFonts w:ascii="BA Franknatan Regular" w:hAnsi="BA Franknatan Regular" w:hint="cs"/>
          <w:rtl/>
        </w:rPr>
        <w:t xml:space="preserve">מ</w:t>
      </w:r>
      <w:r>
        <w:rPr>
          <w:rStyle w:val="2fb"/>
          <w:rFonts w:ascii="BA Franknatan Regular" w:hAnsi="BA Franknatan Regular"/>
          <w:rtl/>
        </w:rPr>
        <w:t>"</w:t>
      </w:r>
      <w:r>
        <w:rPr>
          <w:rStyle w:val="2fb"/>
          <w:rFonts w:ascii="BA Franknatan Regular" w:hAnsi="BA Franknatan Regular" w:hint="cs"/>
          <w:rtl/>
        </w:rPr>
        <w:t xml:space="preserve">ז</w:t>
      </w:r>
      <w:ins w:id="94477" w:author="מנוע מכני" w:date="2026-10-11T12:04:40Z">
        <w:r>
          <w:rPr>
            <w:rFonts w:ascii="BA Franknatan Regular" w:hAnsi="BA Franknatan Regular" w:hint="cs"/>
            <w:rtl/>
          </w:rPr>
          <w:t xml:space="preserve"> </w:t>
        </w:r>
      </w:ins>
      <w:del w:id="94478" w:author="מנוע מכני" w:date="2026-10-11T12:04:40Z">
        <w:r>
          <w:rPr>
            <w:rFonts w:ascii="BA Franknatan Regular" w:hAnsi="BA Franknatan Regular" w:hint="cs"/>
            <w:rtl/>
          </w:rPr>
          <w:delText xml:space="preserve"> </w:delText>
        </w:r>
        <w:r w:rsidRPr="00947625">
          <w:rPr>
            <w:rFonts w:ascii="BA Franknatan Regular" w:hAnsi="BA Franknatan Regular"/>
            <w:rtl/>
          </w:rPr>
          <w:delText xml:space="preserve"> </w:delText>
        </w:r>
      </w:del>
      <w:r w:rsidRPr="00947625">
        <w:rPr>
          <w:rFonts w:ascii="BA Franknatan Regular" w:hAnsi="BA Franknatan Regular"/>
          <w:rtl/>
        </w:rPr>
        <w:t xml:space="preserve">קשי בה </w:t>
      </w:r>
      <w:r w:rsidRPr="00947625">
        <w:rPr>
          <w:rStyle w:val="2fb"/>
          <w:rFonts w:ascii="BA Franknatan Regular" w:hAnsi="BA Franknatan Regular"/>
          <w:rtl/>
        </w:rPr>
        <w:t xml:space="preserve">ר</w:t>
      </w:r>
      <w:r>
        <w:rPr>
          <w:rStyle w:val="2fb"/>
          <w:rFonts w:ascii="BA Franknatan Regular" w:hAnsi="BA Franknatan Regular"/>
          <w:rtl/>
        </w:rPr>
        <w:t>"</w:t>
      </w:r>
      <w:r>
        <w:rPr>
          <w:rStyle w:val="2fb"/>
          <w:rFonts w:ascii="BA Franknatan Regular" w:hAnsi="BA Franknatan Regular" w:hint="cs"/>
          <w:rtl/>
        </w:rPr>
        <w:t xml:space="preserve">ח</w:t>
      </w:r>
      <w:r>
        <w:rPr>
          <w:rFonts w:ascii="BA Franknatan Regular" w:hAnsi="BA Franknatan Regular" w:hint="cs"/>
          <w:rtl/>
        </w:rPr>
        <w:t xml:space="preserve"> </w:t>
      </w:r>
      <w:r w:rsidRPr="00947625">
        <w:rPr>
          <w:rFonts w:ascii="BA Franknatan Regular" w:hAnsi="BA Franknatan Regular"/>
          <w:rtl/>
        </w:rPr>
        <w:t>מסורא: פשיטא!</w:t>
      </w:r>
    </w:p>
    <w:p w:rsidR="00DA63EC" w:rsidRDefault="00DA63EC" w:rsidP="00DA63EC">
      <w:pPr>
        <w:pStyle w:val="afff3"/>
        <w:framePr w:wrap="around"/>
        <w:rPr>
          <w:rtl/>
        </w:rPr>
      </w:pPr>
      <w:r>
        <w:rPr>
          <w:rFonts w:hint="cs"/>
          <w:rtl/>
        </w:rPr>
        <w:t>לא:</w:t>
      </w:r>
    </w:p>
    <w:p w:rsidR="00DA63EC" w:rsidRDefault="00DA63EC" w:rsidP="00DA63EC">
      <w:pPr>
        <w:tabs>
          <w:tab w:val="center" w:pos="2835"/>
        </w:tabs>
        <w:rPr>
          <w:rFonts w:ascii="BA Franknatan Regular" w:hAnsi="BA Franknatan Regular"/>
          <w:rtl/>
        </w:rPr>
      </w:pPr>
      <w:r>
        <w:rPr>
          <w:rFonts w:ascii="BA Franknatan Regular" w:hAnsi="BA Franknatan Regular"/>
          <w:rtl/>
        </w:rPr>
        <w:t xml:space="preserve">מי </w:t>
      </w:r>
      <w:r>
        <w:rPr>
          <w:rFonts w:ascii="BA Franknatan Regular" w:hAnsi="BA Franknatan Regular"/>
          <w:rtl/>
        </w:rPr>
        <w:t xml:space="preserve">אמר</w:t>
      </w:r>
      <w:r>
        <w:rPr>
          <w:rFonts w:ascii="BA Franknatan Regular" w:hAnsi="BA Franknatan Regular"/>
          <w:rtl/>
        </w:rPr>
        <w:t xml:space="preserve">, במשנתינו? כל מקום ששנה </w:t>
      </w:r>
      <w:r w:rsidRPr="00947625">
        <w:rPr>
          <w:rFonts w:ascii="BA Franknatan Regular" w:hAnsi="BA Franknatan Regular"/>
          <w:rtl/>
        </w:rPr>
        <w:t xml:space="preserve">אמר</w:t>
      </w:r>
      <w:r w:rsidRPr="00947625">
        <w:rPr>
          <w:rFonts w:ascii="BA Franknatan Regular" w:hAnsi="BA Franknatan Regular"/>
          <w:rtl/>
        </w:rPr>
        <w:t xml:space="preserve">.</w:t>
      </w:r>
    </w:p>
    <w:p w:rsidR="00DA63EC" w:rsidRDefault="00DA63EC" w:rsidP="00DA63EC">
      <w:pPr>
        <w:tabs>
          <w:tab w:val="center" w:pos="2835"/>
        </w:tabs>
        <w:rPr>
          <w:rFonts w:ascii="BA Franknatan Regular" w:hAnsi="BA Franknatan Regular"/>
          <w:rtl/>
        </w:rPr>
      </w:pPr>
    </w:p>
    <w:p>
      <w:pPr>
        <w:pStyle w:val="afffff8"/>
        <w:rPr>
          <w:ins w:id="90629" w:author="קלוד" w:date="2026-10-11T12:32:08Z"/>
        </w:rPr>
      </w:pPr>
      <w:ins w:id="90630" w:author="קלוד" w:date="2026-10-11T12:32:08Z">
        <w:r>
          <w:rPr>
            <w:color w:val="7B3F00"/>
          </w:rPr>
          <w:t xml:space="preserve">קרע בס"ת - בשני שיטין יתפור, בשלש לא</w:t>
        </w:r>
      </w:ins>
    </w:p>
    <w:p>
      <w:pPr>
        <w:pStyle w:val="38"/>
        <w:rPr>
          <w:ins w:id="99117" w:author="מנוע מכני" w:date="2026-10-11T12:04:40Z"/>
        </w:rPr>
      </w:pPr>
      <w:del w:id="99116" w:author="מנוע מכני" w:date="2026-10-11T12:04:40Z">
        <w:r w:rsidRPr="0051076E">
          <w:delText xml:space="preserve">•</w:delText>
        </w:r>
      </w:del>
      <w:r w:rsidRPr="0051076E">
        <w:t xml:space="preserve"> </w:t>
      </w:r>
      <w:r>
        <w:t>ר</w:t>
      </w:r>
      <w:r>
        <w:t>"</w:t>
      </w:r>
      <w:r>
        <w:t>ז מר</w:t>
      </w:r>
      <w:r>
        <w:t>"</w:t>
      </w:r>
      <w:r>
        <w:t>ח מרב</w:t>
      </w:r>
      <w:r w:rsidRPr="00947625">
        <w:t xml:space="preserve">:</w:t>
      </w:r>
    </w:p>
    <w:p w:rsidR="00DA63EC" w:rsidRDefault="00DA63EC" w:rsidP="00DA63EC">
      <w:pPr>
        <w:tabs>
          <w:tab w:val="center" w:pos="2835"/>
        </w:tabs>
        <w:rPr>
          <w:rFonts w:ascii="BA Franknatan Regular" w:hAnsi="BA Franknatan Regular"/>
          <w:rtl/>
        </w:rPr>
      </w:pPr>
      <w:del w:id="9911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קרע הבא בשני שיטין - יתפור, בשלש - אל יתפור.</w:t>
      </w:r>
    </w:p>
    <w:p>
      <w:pPr>
        <w:pStyle w:val="38"/>
        <w:rPr>
          <w:ins w:id="99119" w:author="מנוע מכני" w:date="2026-10-11T12:04:40Z"/>
        </w:rPr>
      </w:pPr>
      <w:r w:rsidRPr="00FE1B89">
        <w:t>ר</w:t>
      </w:r>
      <w:r w:rsidRPr="00FE1B89">
        <w:t>"</w:t>
      </w:r>
      <w:r w:rsidRPr="00FE1B89">
        <w:t>ז לר</w:t>
      </w:r>
      <w:r w:rsidRPr="00FE1B89">
        <w:t>"</w:t>
      </w:r>
      <w:r w:rsidRPr="00FE1B89">
        <w:t>א מרי</w:t>
      </w:r>
      <w:r w:rsidRPr="00FE1B89">
        <w:t>"</w:t>
      </w:r>
      <w:r w:rsidRPr="00FE1B89">
        <w:t>ר מרבא</w:t>
      </w:r>
      <w:r w:rsidRPr="00FE1B89">
        <w:t xml:space="preserve">:</w:t>
      </w:r>
    </w:p>
    <w:p w:rsidR="00DA63EC" w:rsidRPr="00FE1B89" w:rsidRDefault="00DA63EC" w:rsidP="00DA63EC">
      <w:pPr>
        <w:tabs>
          <w:tab w:val="center" w:pos="2835"/>
        </w:tabs>
        <w:rPr>
          <w:rFonts w:ascii="BA Franknatan Regular" w:hAnsi="BA Franknatan Regular"/>
          <w:spacing w:val="-2"/>
          <w:rtl/>
        </w:rPr>
      </w:pPr>
      <w:del w:id="99120" w:author="מנוע מכני" w:date="2026-10-11T12:04:40Z">
        <w:r w:rsidRPr="00FE1B89">
          <w:rPr>
            <w:rFonts w:ascii="BA Franknatan Regular" w:hAnsi="BA Franknatan Regular"/>
            <w:spacing w:val="-2"/>
            <w:rtl/>
          </w:rPr>
          <w:delText xml:space="preserve"> </w:delText>
        </w:r>
      </w:del>
      <w:r w:rsidRPr="00FE1B89">
        <w:rPr>
          <w:rFonts w:ascii="BA Franknatan Regular" w:hAnsi="BA Franknatan Regular"/>
          <w:spacing w:val="-2"/>
          <w:rtl/>
        </w:rPr>
        <w:t xml:space="preserve">ה</w:t>
      </w:r>
      <w:r w:rsidRPr="00FE1B89">
        <w:rPr>
          <w:rFonts w:ascii="BA Franknatan Regular" w:hAnsi="BA Franknatan Regular" w:hint="cs"/>
          <w:spacing w:val="-2"/>
          <w:rtl/>
        </w:rPr>
        <w:t>ך</w:t>
      </w:r>
      <w:r w:rsidRPr="00FE1B89">
        <w:rPr>
          <w:rFonts w:ascii="BA Franknatan Regular" w:hAnsi="BA Franknatan Regular"/>
          <w:spacing w:val="-2"/>
          <w:rtl/>
        </w:rPr>
        <w:t xml:space="preserve"> דבשלש אל יתפור, </w:t>
      </w:r>
      <w:r w:rsidRPr="00FE1B89">
        <w:rPr>
          <w:rFonts w:ascii="BA Franknatan Regular" w:hAnsi="BA Franknatan Regular" w:hint="cs"/>
          <w:spacing w:val="-2"/>
          <w:rtl/>
        </w:rPr>
        <w:t xml:space="preserve">דווקא בישן[באינו מעופץ]</w:t>
      </w:r>
      <w:ins w:id="94479" w:author="מנוע מכני" w:date="2026-10-11T12:04:40Z">
        <w:r>
          <w:rPr>
            <w:rFonts w:ascii="BA Franknatan Regular" w:hAnsi="BA Franknatan Regular" w:hint="cs"/>
            <w:spacing w:val="-2"/>
            <w:rtl/>
          </w:rPr>
          <w:t xml:space="preserve"> </w:t>
        </w:r>
      </w:ins>
      <w:del w:id="94480" w:author="מנוע מכני" w:date="2026-10-11T12:04:40Z">
        <w:r w:rsidRPr="00FE1B89">
          <w:rPr>
            <w:rFonts w:ascii="BA Franknatan Regular" w:hAnsi="BA Franknatan Regular" w:hint="cs"/>
            <w:spacing w:val="-2"/>
            <w:rtl/>
          </w:rPr>
          <w:delText xml:space="preserve">  </w:delText>
        </w:r>
      </w:del>
      <w:r w:rsidRPr="00FE1B89">
        <w:rPr>
          <w:rFonts w:ascii="BA Franknatan Regular" w:hAnsi="BA Franknatan Regular" w:hint="cs"/>
          <w:spacing w:val="-2"/>
          <w:rtl/>
        </w:rPr>
        <w:t xml:space="preserve">ולא בחדש ומעופץ, </w:t>
      </w:r>
    </w:p>
    <w:p w:rsidR="00DA63EC" w:rsidRDefault="00DA63EC" w:rsidP="00DA63EC">
      <w:pPr>
        <w:tabs>
          <w:tab w:val="center" w:pos="2835"/>
        </w:tabs>
        <w:rPr>
          <w:rFonts w:ascii="BA Franknatan Regular" w:hAnsi="BA Franknatan Regular"/>
          <w:rtl/>
        </w:rPr>
      </w:pPr>
      <w:r>
        <w:rPr>
          <w:rFonts w:ascii="BA Franknatan Regular" w:hAnsi="BA Franknatan Regular"/>
          <w:rtl/>
        </w:rPr>
        <w:lastRenderedPageBreak/>
        <w:tab/>
      </w:r>
      <w:r>
        <w:rPr>
          <w:rFonts w:ascii="BA Franknatan Regular" w:hAnsi="BA Franknatan Regular" w:hint="cs"/>
          <w:rtl/>
        </w:rPr>
        <w:t>וה</w:t>
      </w:r>
      <w:r>
        <w:rPr>
          <w:rFonts w:ascii="BA Franknatan Regular" w:hAnsi="BA Franknatan Regular"/>
          <w:rtl/>
        </w:rPr>
        <w:t>"</w:t>
      </w:r>
      <w:r>
        <w:rPr>
          <w:rFonts w:ascii="BA Franknatan Regular" w:hAnsi="BA Franknatan Regular" w:hint="cs"/>
          <w:rtl/>
        </w:rPr>
        <w:t xml:space="preserve">מ</w:t>
      </w:r>
      <w:r>
        <w:rPr>
          <w:rFonts w:ascii="BA Franknatan Regular" w:hAnsi="BA Franknatan Regular" w:hint="cs"/>
          <w:rtl/>
        </w:rPr>
        <w:t xml:space="preserve"> דתופר בגידין אבל </w:t>
      </w:r>
      <w:r>
        <w:rPr>
          <w:rFonts w:ascii="BA Franknatan Regular" w:hAnsi="BA Franknatan Regular" w:hint="cs"/>
          <w:rtl/>
        </w:rPr>
        <w:t xml:space="preserve">לא</w:t>
      </w:r>
      <w:r>
        <w:rPr>
          <w:rFonts w:ascii="BA Franknatan Regular" w:hAnsi="BA Franknatan Regular" w:hint="cs"/>
          <w:rtl/>
        </w:rPr>
        <w:t xml:space="preserve"> בגרדין[ציציות]</w:t>
      </w:r>
      <w:ins w:id="94481" w:author="מנוע מכני" w:date="2026-10-11T12:04:40Z">
        <w:r>
          <w:rPr>
            <w:rFonts w:ascii="BA Franknatan Regular" w:hAnsi="BA Franknatan Regular" w:hint="cs"/>
            <w:rtl/>
          </w:rPr>
          <w:t xml:space="preserve"> </w:t>
        </w:r>
      </w:ins>
      <w:del w:id="94482" w:author="מנוע מכני" w:date="2026-10-11T12:04:40Z">
        <w:r>
          <w:rPr>
            <w:rFonts w:ascii="BA Franknatan Regular" w:hAnsi="BA Franknatan Regular" w:hint="cs"/>
            <w:rtl/>
          </w:rPr>
          <w:delText xml:space="preserve">  </w:delText>
        </w:r>
      </w:del>
    </w:p>
    <w:p w:rsidR="00DA63EC" w:rsidRDefault="00DA63EC" w:rsidP="00DA63EC">
      <w:pPr>
        <w:tabs>
          <w:tab w:val="center" w:pos="2835"/>
        </w:tabs>
        <w:rPr>
          <w:rFonts w:ascii="BA Franknatan Regular" w:hAnsi="BA Franknatan Regular"/>
          <w:rtl/>
        </w:rPr>
      </w:pPr>
    </w:p>
    <w:p>
      <w:pPr>
        <w:pStyle w:val="38"/>
        <w:rPr>
          <w:ins w:id="99122" w:author="מנוע מכני" w:date="2026-10-11T12:04:40Z"/>
        </w:rPr>
      </w:pPr>
      <w:del w:id="99121" w:author="מנוע מכני" w:date="2026-10-11T12:04:40Z">
        <w:r w:rsidRPr="000279FA">
          <w:delText xml:space="preserve">•</w:delText>
        </w:r>
      </w:del>
      <w:r w:rsidRPr="000279FA">
        <w:t xml:space="preserve"> </w:t>
      </w:r>
      <w:r w:rsidRPr="000279FA">
        <w:t>בעי ר</w:t>
      </w:r>
      <w:r w:rsidRPr="000279FA">
        <w:t>יב</w:t>
      </w:r>
      <w:r>
        <w:t>"</w:t>
      </w:r>
      <w:r w:rsidRPr="000279FA">
        <w:t>א</w:t>
      </w:r>
      <w:r w:rsidRPr="000279FA">
        <w:t>:</w:t>
      </w:r>
    </w:p>
    <w:p w:rsidR="00DA63EC" w:rsidRDefault="00DA63EC" w:rsidP="00DA63EC">
      <w:pPr>
        <w:tabs>
          <w:tab w:val="center" w:pos="2835"/>
        </w:tabs>
        <w:rPr>
          <w:rFonts w:ascii="BA Franknatan Regular" w:hAnsi="BA Franknatan Regular"/>
          <w:rtl/>
        </w:rPr>
      </w:pPr>
      <w:del w:id="99123"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בין דף לדף, בין שיטה לשיטה </w:t>
      </w:r>
      <w:ins w:id="92789" w:author="מנוע מכני" w:date="2026-10-11T12:04:40Z">
        <w:r>
          <w:rPr>
            <w:rFonts w:ascii="BA Franknatan Regular" w:hAnsi="BA Franknatan Regular"/>
            <w:rtl/>
          </w:rPr>
          <w:t xml:space="preserve">מה</w:t>
        </w:r>
      </w:ins>
      <w:del w:id="92790" w:author="מנוע מכני" w:date="2026-10-11T12:04:40Z">
        <w:r w:rsidRPr="00947625">
          <w:rPr>
            <w:rFonts w:ascii="BA Franknatan Regular" w:hAnsi="BA Franknatan Regular"/>
            <w:rtl/>
          </w:rPr>
          <w:delText xml:space="preserve">מאי</w:delText>
        </w:r>
      </w:del>
      <w:r w:rsidRPr="00947625">
        <w:rPr>
          <w:rFonts w:ascii="BA Franknatan Regular" w:hAnsi="BA Franknatan Regular"/>
          <w:rtl/>
        </w:rPr>
        <w:t xml:space="preserve">? </w:t>
      </w:r>
      <w:r w:rsidRPr="00EC3A9D">
        <w:rPr>
          <w:rFonts w:ascii="BA Franknatan Regular" w:hAnsi="BA Franknatan Regular"/>
          <w:b/>
          <w:bCs/>
          <w:rtl/>
        </w:rPr>
        <w:t>תיקו</w:t>
      </w:r>
      <w:r w:rsidRPr="00947625">
        <w:rPr>
          <w:rFonts w:ascii="BA Franknatan Regular" w:hAnsi="BA Franknatan Regular"/>
          <w:rtl/>
        </w:rPr>
        <w:t>.</w:t>
      </w:r>
    </w:p>
    <w:p>
      <w:pPr>
        <w:pStyle w:val="afffff8"/>
        <w:rPr>
          <w:ins w:id="90627" w:author="קלוד" w:date="2026-10-11T12:32:08Z"/>
        </w:rPr>
      </w:pPr>
      <w:ins w:id="90628" w:author="קלוד" w:date="2026-10-11T12:32:08Z">
        <w:r>
          <w:rPr>
            <w:color w:val="7B3F00"/>
          </w:rPr>
          <w:t xml:space="preserve">מזוזה שכתבה שתים שתים - שתים ושלש ואחת</w:t>
        </w:r>
      </w:ins>
    </w:p>
    <w:p>
      <w:pPr>
        <w:pStyle w:val="38"/>
        <w:rPr>
          <w:ins w:id="99125" w:author="מנוע מכני" w:date="2026-10-11T12:04:40Z"/>
        </w:rPr>
      </w:pPr>
      <w:del w:id="99124" w:author="מנוע מכני" w:date="2026-10-11T12:04:40Z">
        <w:r w:rsidRPr="0051076E">
          <w:delText xml:space="preserve">•</w:delText>
        </w:r>
      </w:del>
      <w:r w:rsidRPr="0051076E">
        <w:t xml:space="preserve"> </w:t>
      </w:r>
      <w:r>
        <w:t>ר</w:t>
      </w:r>
      <w:r>
        <w:t>"</w:t>
      </w:r>
      <w:r>
        <w:t>ז מר</w:t>
      </w:r>
      <w:r>
        <w:t>"</w:t>
      </w:r>
      <w:r>
        <w:t>ח</w:t>
      </w:r>
      <w:r w:rsidRPr="00947625">
        <w:t xml:space="preserve"> </w:t>
      </w:r>
      <w:r>
        <w:t>מ</w:t>
      </w:r>
      <w:r w:rsidRPr="00947625">
        <w:t xml:space="preserve">רב:</w:t>
      </w:r>
    </w:p>
    <w:p w:rsidR="00DA63EC" w:rsidRDefault="00DA63EC" w:rsidP="00DA63EC">
      <w:pPr>
        <w:tabs>
          <w:tab w:val="center" w:pos="2835"/>
        </w:tabs>
        <w:rPr>
          <w:rFonts w:ascii="BA Franknatan Regular" w:hAnsi="BA Franknatan Regular"/>
          <w:rtl/>
        </w:rPr>
      </w:pPr>
      <w:del w:id="9912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מזוזה שכתבה שתים שתים - כשרה.</w:t>
      </w:r>
    </w:p>
    <w:p w:rsidR="00DA63EC" w:rsidRDefault="00DA63EC" w:rsidP="00DA63EC">
      <w:pPr>
        <w:tabs>
          <w:tab w:val="center" w:pos="2835"/>
        </w:tabs>
        <w:rPr>
          <w:rFonts w:ascii="BA Franknatan Regular" w:hAnsi="BA Franknatan Regular"/>
          <w:rtl/>
        </w:rPr>
      </w:pPr>
    </w:p>
    <w:p>
      <w:pPr>
        <w:pStyle w:val="38"/>
        <w:rPr>
          <w:ins w:id="99128" w:author="מנוע מכני" w:date="2026-10-11T12:04:40Z"/>
        </w:rPr>
      </w:pPr>
      <w:del w:id="99127" w:author="מנוע מכני" w:date="2026-10-11T12:04:40Z">
        <w:r w:rsidRPr="0051076E">
          <w:delText xml:space="preserve">•</w:delText>
        </w:r>
      </w:del>
      <w:r w:rsidRPr="0051076E">
        <w:t xml:space="preserve"> </w:t>
      </w:r>
      <w:r w:rsidRPr="004A7C9A">
        <w:t>איבעיא להו</w:t>
      </w:r>
      <w:r w:rsidRPr="00947625">
        <w:t xml:space="preserve">:</w:t>
      </w:r>
    </w:p>
    <w:p w:rsidR="00DA63EC" w:rsidRDefault="00DA63EC" w:rsidP="00DA63EC">
      <w:pPr>
        <w:tabs>
          <w:tab w:val="center" w:pos="2835"/>
        </w:tabs>
        <w:rPr>
          <w:rFonts w:ascii="BA Franknatan Regular" w:hAnsi="BA Franknatan Regular"/>
          <w:rtl/>
        </w:rPr>
      </w:pPr>
      <w:del w:id="9912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שתים ושלש ואחת, מהו? </w:t>
      </w:r>
      <w:r w:rsidRPr="00947625">
        <w:rPr>
          <w:rStyle w:val="2fb"/>
          <w:rFonts w:ascii="BA Franknatan Regular" w:hAnsi="BA Franknatan Regular"/>
          <w:rtl/>
        </w:rPr>
        <w:t xml:space="preserve">א</w:t>
      </w:r>
      <w:r>
        <w:rPr>
          <w:rStyle w:val="2fb"/>
          <w:rFonts w:ascii="BA Franknatan Regular" w:hAnsi="BA Franknatan Regular" w:hint="cs"/>
          <w:rtl/>
        </w:rPr>
        <w:t>רנב</w:t>
      </w:r>
      <w:r>
        <w:rPr>
          <w:rStyle w:val="2fb"/>
          <w:rFonts w:ascii="BA Franknatan Regular" w:hAnsi="BA Franknatan Regular"/>
          <w:rtl/>
        </w:rPr>
        <w:t>"</w:t>
      </w:r>
      <w:r>
        <w:rPr>
          <w:rStyle w:val="2fb"/>
          <w:rFonts w:ascii="BA Franknatan Regular" w:hAnsi="BA Franknatan Regular" w:hint="cs"/>
          <w:rtl/>
        </w:rPr>
        <w:t>י</w:t>
      </w:r>
      <w:r w:rsidRPr="00947625">
        <w:rPr>
          <w:rFonts w:ascii="BA Franknatan Regular" w:hAnsi="BA Franknatan Regular"/>
          <w:rtl/>
        </w:rPr>
        <w:t xml:space="preserve">: </w:t>
      </w:r>
      <w:r w:rsidRPr="00947625">
        <w:rPr>
          <w:rFonts w:ascii="BA Franknatan Regular" w:hAnsi="BA Franknatan Regular"/>
          <w:rtl/>
        </w:rPr>
        <w:t xml:space="preserve">כ"ש</w:t>
      </w:r>
      <w:r w:rsidRPr="00947625">
        <w:rPr>
          <w:rFonts w:ascii="BA Franknatan Regular" w:hAnsi="BA Franknatan Regular"/>
          <w:rtl/>
        </w:rPr>
        <w:t xml:space="preserve"> שעשאה כשירה.</w:t>
      </w:r>
    </w:p>
    <w:p>
      <w:pPr>
        <w:pStyle w:val="38"/>
        <w:rPr>
          <w:ins w:id="99130" w:author="מנוע מכני" w:date="2026-10-11T12:04:40Z"/>
        </w:rPr>
      </w:pPr>
      <w:r w:rsidRPr="00947625">
        <w:t xml:space="preserve">מיתיבי:</w:t>
      </w:r>
    </w:p>
    <w:p w:rsidR="00DA63EC" w:rsidRDefault="00DA63EC" w:rsidP="00DA63EC">
      <w:pPr>
        <w:tabs>
          <w:tab w:val="center" w:pos="2835"/>
        </w:tabs>
        <w:rPr>
          <w:rFonts w:ascii="BA Franknatan Regular" w:hAnsi="BA Franknatan Regular"/>
          <w:rtl/>
        </w:rPr>
      </w:pPr>
      <w:del w:id="9913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עשאה כשירה, או שירה כמותה - פסולה!</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כי </w:t>
      </w:r>
      <w:r w:rsidRPr="00947625">
        <w:rPr>
          <w:rFonts w:ascii="BA Franknatan Regular" w:hAnsi="BA Franknatan Regular"/>
          <w:rtl/>
        </w:rPr>
        <w:t xml:space="preserve">תניא</w:t>
      </w:r>
      <w:r w:rsidRPr="00947625">
        <w:rPr>
          <w:rFonts w:ascii="BA Franknatan Regular" w:hAnsi="BA Franknatan Regular"/>
          <w:rtl/>
        </w:rPr>
        <w:t xml:space="preserve"> ההיא בס"ת.</w:t>
      </w:r>
    </w:p>
    <w:p w:rsidR="00DA63EC" w:rsidRDefault="00DA63EC" w:rsidP="00DA63EC">
      <w:pPr>
        <w:tabs>
          <w:tab w:val="center" w:pos="2835"/>
        </w:tabs>
        <w:rPr>
          <w:rFonts w:ascii="BA Franknatan Regular" w:hAnsi="BA Franknatan Regular"/>
          <w:rtl/>
        </w:rPr>
      </w:pPr>
    </w:p>
    <w:p>
      <w:pPr>
        <w:pStyle w:val="38"/>
        <w:rPr>
          <w:ins w:id="99133" w:author="מנוע מכני" w:date="2026-10-11T12:04:40Z"/>
        </w:rPr>
      </w:pPr>
      <w:del w:id="99132" w:author="מנוע מכני" w:date="2026-10-11T12:04:40Z">
        <w:r w:rsidRPr="0051076E">
          <w:delText xml:space="preserve">•</w:delText>
        </w:r>
      </w:del>
      <w:r w:rsidRPr="0051076E">
        <w:t xml:space="preserve"> </w:t>
      </w:r>
      <w:r w:rsidRPr="00947625">
        <w:t xml:space="preserve">אתמר:</w:t>
      </w:r>
    </w:p>
    <w:p w:rsidR="00DA63EC" w:rsidRDefault="00DA63EC" w:rsidP="00DA63EC">
      <w:pPr>
        <w:tabs>
          <w:tab w:val="center" w:pos="2835"/>
        </w:tabs>
        <w:rPr>
          <w:rFonts w:ascii="BA Franknatan Regular" w:hAnsi="BA Franknatan Regular"/>
          <w:rtl/>
        </w:rPr>
      </w:pPr>
      <w:del w:id="99134" w:author="מנוע מכני" w:date="2026-10-11T12:04:40Z">
        <w:r w:rsidRPr="00947625">
          <w:rPr>
            <w:rFonts w:ascii="BA Franknatan Regular" w:hAnsi="BA Franknatan Regular"/>
            <w:rtl/>
          </w:rPr>
          <w:delText xml:space="preserve"> </w:delText>
        </w:r>
      </w:del>
      <w:r>
        <w:rPr>
          <w:rStyle w:val="2fb"/>
          <w:rFonts w:ascii="BA Franknatan Regular" w:hAnsi="BA Franknatan Regular" w:hint="cs"/>
          <w:rtl/>
        </w:rPr>
        <w:t>רבב</w:t>
      </w:r>
      <w:r>
        <w:rPr>
          <w:rStyle w:val="2fb"/>
          <w:rFonts w:ascii="BA Franknatan Regular" w:hAnsi="BA Franknatan Regular"/>
          <w:rtl/>
        </w:rPr>
        <w:t>"</w:t>
      </w:r>
      <w:r>
        <w:rPr>
          <w:rStyle w:val="2fb"/>
          <w:rFonts w:ascii="BA Franknatan Regular" w:hAnsi="BA Franknatan Regular" w:hint="cs"/>
          <w:rtl/>
        </w:rPr>
        <w:t xml:space="preserve">ח</w:t>
      </w:r>
      <w:r>
        <w:rPr>
          <w:rFonts w:ascii="BA Franknatan Regular" w:hAnsi="BA Franknatan Regular" w:hint="cs"/>
          <w:rtl/>
        </w:rPr>
        <w:t xml:space="preserve">[</w:t>
      </w:r>
      <w:r>
        <w:rPr>
          <w:rStyle w:val="2fb"/>
          <w:rFonts w:ascii="BA Franknatan Regular" w:hAnsi="BA Franknatan Regular" w:hint="cs"/>
          <w:rtl/>
        </w:rPr>
        <w:t xml:space="preserve">ראבב</w:t>
      </w:r>
      <w:r>
        <w:rPr>
          <w:rStyle w:val="2fb"/>
          <w:rFonts w:ascii="BA Franknatan Regular" w:hAnsi="BA Franknatan Regular"/>
          <w:rtl/>
        </w:rPr>
        <w:t>"</w:t>
      </w:r>
      <w:r>
        <w:rPr>
          <w:rStyle w:val="2fb"/>
          <w:rFonts w:ascii="BA Franknatan Regular" w:hAnsi="BA Franknatan Regular" w:hint="cs"/>
          <w:rtl/>
        </w:rPr>
        <w:t xml:space="preserve">ח</w:t>
      </w:r>
      <w:r>
        <w:rPr>
          <w:rFonts w:ascii="BA Franknatan Regular" w:hAnsi="BA Franknatan Regular" w:hint="cs"/>
          <w:rtl/>
        </w:rPr>
        <w:t xml:space="preserve">] </w:t>
      </w:r>
      <w:r>
        <w:rPr>
          <w:rStyle w:val="2fb"/>
          <w:rFonts w:ascii="BA Franknatan Regular" w:hAnsi="BA Franknatan Regular" w:hint="cs"/>
          <w:rtl/>
        </w:rPr>
        <w:t xml:space="preserve">מרי</w:t>
      </w:r>
      <w:r>
        <w:rPr>
          <w:rStyle w:val="2fb"/>
          <w:rFonts w:ascii="BA Franknatan Regular" w:hAnsi="BA Franknatan Regular"/>
          <w:rtl/>
        </w:rPr>
        <w:t>"</w:t>
      </w:r>
      <w:r>
        <w:rPr>
          <w:rStyle w:val="2fb"/>
          <w:rFonts w:ascii="BA Franknatan Regular" w:hAnsi="BA Franknatan Regular" w:hint="cs"/>
          <w:rtl/>
        </w:rPr>
        <w:t>ו</w:t>
      </w:r>
      <w:r w:rsidRPr="00947625">
        <w:rPr>
          <w:rFonts w:ascii="BA Franknatan Regular" w:hAnsi="BA Franknatan Regular"/>
          <w:rtl/>
        </w:rPr>
        <w:t xml:space="preserve">: מזוזה שעשאה שתים ושלש ואחת - כשרה, </w:t>
      </w:r>
    </w:p>
    <w:p w:rsidR="00DA63EC" w:rsidRDefault="00DA63EC" w:rsidP="00DA63EC">
      <w:pPr>
        <w:tabs>
          <w:tab w:val="center" w:pos="2835"/>
        </w:tabs>
        <w:rPr>
          <w:rFonts w:ascii="BA Franknatan Regular" w:hAnsi="BA Franknatan Regular"/>
          <w:rtl/>
        </w:rPr>
      </w:pPr>
      <w:r>
        <w:rPr>
          <w:b/>
          <w:bCs/>
          <w:rtl/>
        </w:rPr>
        <w:tab/>
      </w:r>
      <w:del w:id="90105" w:author="מנוע מכני" w:date="2026-10-11T12:04:40Z">
        <w:r>
          <w:rPr>
            <w:rFonts w:hint="cs"/>
            <w:b/>
            <w:bCs/>
            <w:rtl/>
          </w:rPr>
          <w:delText xml:space="preserve"> </w:delText>
        </w:r>
      </w:del>
      <w:r w:rsidRPr="00947625">
        <w:rPr>
          <w:rFonts w:ascii="BA Franknatan Regular" w:hAnsi="BA Franknatan Regular"/>
          <w:rtl/>
        </w:rPr>
        <w:t>ובלבד שלא יעשנה כקובה</w:t>
      </w:r>
      <w:r w:rsidRPr="00D567B1">
        <w:rPr>
          <w:rFonts w:ascii="BA Franknatan Regular" w:hAnsi="BA Franknatan Regular" w:hint="cs"/>
          <w:vertAlign w:val="subscript"/>
          <w:rtl/>
        </w:rPr>
        <w:t>^</w:t>
      </w:r>
      <w:r w:rsidRPr="00947625">
        <w:rPr>
          <w:rFonts w:ascii="BA Franknatan Regular" w:hAnsi="BA Franknatan Regular"/>
          <w:rtl/>
        </w:rPr>
        <w:t>, ובלבד שלא יעשנה כזנב</w:t>
      </w:r>
      <w:r w:rsidRPr="00D567B1">
        <w:rPr>
          <w:rFonts w:ascii="BA Franknatan Regular" w:hAnsi="BA Franknatan Regular" w:hint="cs"/>
          <w:sz w:val="12"/>
          <w:szCs w:val="12"/>
        </w:rPr>
        <w:t xml:space="preserve"> V</w:t>
      </w:r>
      <w:r w:rsidRPr="00947625">
        <w:rPr>
          <w:rFonts w:ascii="BA Franknatan Regular" w:hAnsi="BA Franknatan Regular"/>
          <w:rtl/>
        </w:rPr>
        <w:t>.</w:t>
      </w:r>
    </w:p>
    <w:p>
      <w:pPr>
        <w:pStyle w:val="38"/>
        <w:rPr>
          <w:ins w:id="99135" w:author="מנוע מכני" w:date="2026-10-11T12:04:40Z"/>
        </w:rPr>
      </w:pPr>
      <w:r>
        <w:t>אר</w:t>
      </w:r>
      <w:r>
        <w:t>"</w:t>
      </w:r>
      <w:r>
        <w:t>ח</w:t>
      </w:r>
      <w:r w:rsidRPr="00947625">
        <w:t xml:space="preserve">:</w:t>
      </w:r>
    </w:p>
    <w:p w:rsidR="00DA63EC" w:rsidRDefault="00DA63EC" w:rsidP="00DA63EC">
      <w:pPr>
        <w:tabs>
          <w:tab w:val="center" w:pos="2835"/>
        </w:tabs>
        <w:rPr>
          <w:rFonts w:ascii="BA Franknatan Regular" w:hAnsi="BA Franknatan Regular"/>
          <w:rtl/>
        </w:rPr>
      </w:pPr>
      <w:del w:id="9913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על הארץ - בשיטה אחרונה</w:t>
      </w:r>
      <w:ins w:id="94483" w:author="מנוע מכני" w:date="2026-10-11T12:04:40Z">
        <w:r>
          <w:rPr>
            <w:rFonts w:ascii="BA Franknatan Regular" w:hAnsi="BA Franknatan Regular"/>
            <w:rtl/>
          </w:rPr>
          <w:t xml:space="preserve">,</w:t>
        </w:r>
      </w:ins>
      <w:del w:id="94484"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r w:rsidRPr="00947625">
        <w:rPr>
          <w:rFonts w:ascii="BA Franknatan Regular" w:hAnsi="BA Franknatan Regular"/>
          <w:b/>
          <w:bCs/>
          <w:rtl/>
        </w:rPr>
        <w:t>א"ד</w:t>
      </w:r>
      <w:r w:rsidRPr="00947625">
        <w:rPr>
          <w:rFonts w:ascii="BA Franknatan Regular" w:hAnsi="BA Franknatan Regular"/>
          <w:rtl/>
        </w:rPr>
        <w:t>: בסוף שיטה</w:t>
      </w:r>
      <w:r>
        <w:rPr>
          <w:rFonts w:ascii="BA Franknatan Regular" w:hAnsi="BA Franknatan Regular" w:hint="cs"/>
          <w:rtl/>
        </w:rPr>
        <w:t xml:space="preserve">- </w:t>
      </w:r>
      <w:r w:rsidRPr="00947625">
        <w:rPr>
          <w:rFonts w:ascii="BA Franknatan Regular" w:hAnsi="BA Franknatan Regular"/>
          <w:rtl/>
        </w:rPr>
        <w:t xml:space="preserve">כגבוה שמים על הארץ</w:t>
      </w:r>
      <w:ins w:id="94485" w:author="מנוע מכני" w:date="2026-10-11T12:04:40Z">
        <w:r>
          <w:rPr>
            <w:rFonts w:ascii="BA Franknatan Regular" w:hAnsi="BA Franknatan Regular"/>
            <w:rtl/>
          </w:rPr>
          <w:t xml:space="preserve">,</w:t>
        </w:r>
      </w:ins>
      <w:del w:id="94486"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137" w:author="מנוע מכני" w:date="2026-10-11T12:04:40Z"/>
        </w:rPr>
      </w:pPr>
      <w:r>
        <w:tab/>
      </w:r>
      <w:r>
        <w:tab/>
      </w:r>
      <w:del w:id="90106" w:author="מנוע מכני" w:date="2026-10-11T12:04:40Z">
        <w:r>
          <w:delText xml:space="preserve">                                  </w:delText>
        </w:r>
      </w:del>
      <w:r w:rsidRPr="00947625">
        <w:t>ו</w:t>
      </w:r>
      <w:r>
        <w:t>א</w:t>
      </w:r>
      <w:r w:rsidRPr="00947625">
        <w:t>"ד</w:t>
      </w:r>
      <w:r>
        <w:t>:</w:t>
      </w:r>
    </w:p>
    <w:p w:rsidR="00DA63EC" w:rsidRDefault="00DA63EC" w:rsidP="00DA63EC">
      <w:pPr>
        <w:tabs>
          <w:tab w:val="center" w:pos="2835"/>
        </w:tabs>
        <w:rPr>
          <w:rFonts w:ascii="BA Franknatan Regular" w:hAnsi="BA Franknatan Regular"/>
          <w:rtl/>
        </w:rPr>
      </w:pPr>
      <w:del w:id="9913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בתחילת שיטה, כי </w:t>
      </w:r>
      <w:ins w:id="97347" w:author="מנוע מכני" w:date="2026-10-11T12:04:40Z">
        <w:r>
          <w:rPr>
            <w:rFonts w:ascii="BA Franknatan Regular" w:hAnsi="BA Franknatan Regular"/>
            <w:rtl/>
          </w:rPr>
          <w:t xml:space="preserve">איך</w:t>
        </w:r>
      </w:ins>
      <w:del w:id="97348" w:author="מנוע מכני" w:date="2026-10-11T12:04:40Z">
        <w:r w:rsidRPr="00947625">
          <w:rPr>
            <w:rFonts w:ascii="BA Franknatan Regular" w:hAnsi="BA Franknatan Regular"/>
            <w:rtl/>
          </w:rPr>
          <w:delText xml:space="preserve">היכי</w:delText>
        </w:r>
      </w:del>
      <w:r w:rsidRPr="00947625">
        <w:rPr>
          <w:rFonts w:ascii="BA Franknatan Regular" w:hAnsi="BA Franknatan Regular"/>
          <w:rtl/>
        </w:rPr>
        <w:t xml:space="preserve"> דמרחקא שמים מארץ.</w:t>
      </w:r>
    </w:p>
    <w:p>
      <w:pPr>
        <w:pStyle w:val="38"/>
        <w:rPr>
          <w:ins w:id="99139" w:author="מנוע מכני" w:date="2026-10-11T12:04:40Z"/>
        </w:rPr>
      </w:pPr>
      <w:r w:rsidRPr="00947625">
        <w:t xml:space="preserve">א"ר חלבו:</w:t>
      </w:r>
    </w:p>
    <w:p w:rsidR="00DA63EC" w:rsidRDefault="00DA63EC" w:rsidP="00DA63EC">
      <w:pPr>
        <w:tabs>
          <w:tab w:val="center" w:pos="2835"/>
        </w:tabs>
        <w:rPr>
          <w:rFonts w:ascii="BA Franknatan Regular" w:hAnsi="BA Franknatan Regular"/>
          <w:rtl/>
        </w:rPr>
      </w:pPr>
      <w:del w:id="9914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חזינא </w:t>
      </w:r>
      <w:r>
        <w:rPr>
          <w:rStyle w:val="2fb"/>
          <w:rFonts w:ascii="BA Franknatan Regular" w:hAnsi="BA Franknatan Regular" w:hint="cs"/>
          <w:rtl/>
        </w:rPr>
        <w:t>לר</w:t>
      </w:r>
      <w:r>
        <w:rPr>
          <w:rStyle w:val="2fb"/>
          <w:rFonts w:ascii="BA Franknatan Regular" w:hAnsi="BA Franknatan Regular"/>
          <w:rtl/>
        </w:rPr>
        <w:t>"</w:t>
      </w:r>
      <w:r>
        <w:rPr>
          <w:rStyle w:val="2fb"/>
          <w:rFonts w:ascii="BA Franknatan Regular" w:hAnsi="BA Franknatan Regular" w:hint="cs"/>
          <w:rtl/>
        </w:rPr>
        <w:t>ה</w:t>
      </w:r>
      <w:r w:rsidRPr="00947625">
        <w:rPr>
          <w:rFonts w:ascii="BA Franknatan Regular" w:hAnsi="BA Franknatan Regular"/>
          <w:rtl/>
        </w:rPr>
        <w:t xml:space="preserve"> דכריך לה מאחד כלפי שמע, ועושה פרשיותיה סתומות.</w:t>
      </w:r>
    </w:p>
    <w:p w:rsidR="00DA63EC" w:rsidRDefault="00DA63EC" w:rsidP="00DA63EC">
      <w:pPr>
        <w:pStyle w:val="afff3"/>
        <w:framePr w:wrap="around"/>
        <w:rPr>
          <w:rtl/>
        </w:rPr>
      </w:pPr>
      <w:r>
        <w:rPr>
          <w:rFonts w:hint="cs"/>
          <w:rtl/>
        </w:rPr>
        <w:t>לב.</w:t>
      </w:r>
    </w:p>
    <w:p>
      <w:pPr>
        <w:pStyle w:val="afffff8"/>
        <w:rPr>
          <w:ins w:id="90625" w:author="קלוד" w:date="2026-10-11T12:32:08Z"/>
        </w:rPr>
      </w:pPr>
      <w:ins w:id="90626" w:author="קלוד" w:date="2026-10-11T12:32:08Z">
        <w:r>
          <w:rPr>
            <w:color w:val="7B3F00"/>
          </w:rPr>
          <w:t xml:space="preserve">פרשיות מזוזה - פתוחות או סתומות או ריוח</w:t>
        </w:r>
      </w:ins>
    </w:p>
    <w:p>
      <w:pPr>
        <w:pStyle w:val="38"/>
        <w:rPr>
          <w:ins w:id="99142" w:author="מנוע מכני" w:date="2026-10-11T12:04:40Z"/>
        </w:rPr>
      </w:pPr>
      <w:del w:id="99141" w:author="מנוע מכני" w:date="2026-10-11T12:04:40Z">
        <w:r w:rsidRPr="0051076E">
          <w:delText xml:space="preserve">•</w:delText>
        </w:r>
      </w:del>
      <w:r w:rsidRPr="0051076E">
        <w:t xml:space="preserve"> </w:t>
      </w:r>
      <w:r>
        <w:t>מיתיבי, א</w:t>
      </w:r>
      <w:r w:rsidRPr="00947625">
        <w:t xml:space="preserve">רשב"א:</w:t>
      </w:r>
    </w:p>
    <w:p w:rsidR="00DA63EC" w:rsidRDefault="00DA63EC" w:rsidP="00DA63EC">
      <w:pPr>
        <w:tabs>
          <w:tab w:val="center" w:pos="2835"/>
        </w:tabs>
        <w:rPr>
          <w:rFonts w:ascii="BA Franknatan Regular" w:hAnsi="BA Franknatan Regular"/>
          <w:rtl/>
        </w:rPr>
      </w:pPr>
      <w:del w:id="99143" w:author="מנוע מכני" w:date="2026-10-11T12:04:40Z">
        <w:r w:rsidRPr="00947625">
          <w:rPr>
            <w:rFonts w:ascii="BA Franknatan Regular" w:hAnsi="BA Franknatan Regular"/>
            <w:rtl/>
          </w:rPr>
          <w:delText xml:space="preserve"> </w:delText>
        </w:r>
      </w:del>
      <w:r w:rsidRPr="00947625">
        <w:rPr>
          <w:rStyle w:val="2fb"/>
          <w:rFonts w:ascii="BA Franknatan Regular" w:hAnsi="BA Franknatan Regular"/>
          <w:rtl/>
        </w:rPr>
        <w:t xml:space="preserve">ר"מ</w:t>
      </w:r>
      <w:r w:rsidRPr="00947625">
        <w:rPr>
          <w:rFonts w:ascii="BA Franknatan Regular" w:hAnsi="BA Franknatan Regular"/>
          <w:rtl/>
        </w:rPr>
        <w:t xml:space="preserve"> היה כותבה על דוכסוסטוס כמין דף, </w:t>
      </w:r>
    </w:p>
    <w:p w:rsidR="00DA63EC" w:rsidRDefault="00DA63EC" w:rsidP="00DA63EC">
      <w:pPr>
        <w:tabs>
          <w:tab w:val="center" w:pos="2835"/>
        </w:tabs>
        <w:rPr>
          <w:rFonts w:ascii="BA Franknatan Regular" w:hAnsi="BA Franknatan Regular"/>
          <w:rtl/>
        </w:rPr>
      </w:pPr>
      <w:r>
        <w:rPr>
          <w:rFonts w:ascii="BA Franknatan Regular" w:hAnsi="BA Franknatan Regular"/>
          <w:rtl/>
        </w:rPr>
        <w:tab/>
      </w:r>
      <w:r>
        <w:rPr>
          <w:rFonts w:ascii="BA Franknatan Regular" w:hAnsi="BA Franknatan Regular"/>
          <w:rtl/>
        </w:rPr>
        <w:tab/>
      </w:r>
      <w:r w:rsidRPr="00947625">
        <w:rPr>
          <w:rFonts w:ascii="BA Franknatan Regular" w:hAnsi="BA Franknatan Regular"/>
          <w:rtl/>
        </w:rPr>
        <w:t xml:space="preserve">ועושה ריוח מלמעלה וריוח מלמטה, ועושה פרשיותיה פתוחות,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אמרתי לו: </w:t>
      </w:r>
      <w:r w:rsidRPr="00947625">
        <w:rPr>
          <w:rStyle w:val="2fb"/>
          <w:rFonts w:ascii="BA Franknatan Regular" w:hAnsi="BA Franknatan Regular"/>
          <w:rtl/>
        </w:rPr>
        <w:t xml:space="preserve">רבי</w:t>
      </w:r>
      <w:r w:rsidRPr="00947625">
        <w:rPr>
          <w:rFonts w:ascii="BA Franknatan Regular" w:hAnsi="BA Franknatan Regular"/>
          <w:rtl/>
        </w:rPr>
        <w:t xml:space="preserve">, מה טעם? </w:t>
      </w:r>
      <w:r w:rsidRPr="00947625">
        <w:rPr>
          <w:rFonts w:ascii="BA Franknatan Regular" w:hAnsi="BA Franknatan Regular"/>
          <w:rtl/>
        </w:rPr>
        <w:t xml:space="preserve">אמר</w:t>
      </w:r>
      <w:r w:rsidRPr="00947625">
        <w:rPr>
          <w:rFonts w:ascii="BA Franknatan Regular" w:hAnsi="BA Franknatan Regular"/>
          <w:rtl/>
        </w:rPr>
        <w:t xml:space="preserve"> לי: הואיל ואין סמוכות מן התורה</w:t>
      </w:r>
      <w:ins w:id="94487" w:author="מנוע מכני" w:date="2026-10-11T12:04:40Z">
        <w:r>
          <w:rPr>
            <w:rFonts w:ascii="BA Franknatan Regular" w:hAnsi="BA Franknatan Regular"/>
            <w:rtl/>
          </w:rPr>
          <w:t xml:space="preserve">,</w:t>
        </w:r>
      </w:ins>
      <w:del w:id="94488"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144" w:author="מנוע מכני" w:date="2026-10-11T12:04:40Z"/>
        </w:rPr>
      </w:pPr>
      <w:r>
        <w:t>ואר</w:t>
      </w:r>
      <w:r>
        <w:t>"</w:t>
      </w:r>
      <w:r>
        <w:t>ח מרב</w:t>
      </w:r>
      <w:r w:rsidRPr="00947625">
        <w:t xml:space="preserve">:</w:t>
      </w:r>
    </w:p>
    <w:p w:rsidR="00DA63EC" w:rsidRDefault="00DA63EC" w:rsidP="00DA63EC">
      <w:pPr>
        <w:tabs>
          <w:tab w:val="center" w:pos="2835"/>
        </w:tabs>
        <w:rPr>
          <w:rFonts w:ascii="BA Franknatan Regular" w:hAnsi="BA Franknatan Regular"/>
          <w:rtl/>
        </w:rPr>
      </w:pPr>
      <w:del w:id="9914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הלכה </w:t>
      </w:r>
      <w:r w:rsidRPr="00947625">
        <w:rPr>
          <w:rStyle w:val="2fb"/>
          <w:rFonts w:ascii="BA Franknatan Regular" w:hAnsi="BA Franknatan Regular"/>
          <w:rtl/>
        </w:rPr>
        <w:t xml:space="preserve">כר</w:t>
      </w:r>
      <w:r>
        <w:rPr>
          <w:rStyle w:val="2fb"/>
          <w:rFonts w:ascii="BA Franknatan Regular" w:hAnsi="BA Franknatan Regular" w:hint="cs"/>
          <w:rtl/>
        </w:rPr>
        <w:t>שב</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w:t>
      </w:r>
      <w:r w:rsidRPr="00947625">
        <w:rPr>
          <w:rFonts w:ascii="BA Franknatan Regular" w:hAnsi="BA Franknatan Regular"/>
          <w:rtl/>
        </w:rPr>
        <w:t xml:space="preserve"> </w:t>
      </w:r>
      <w:ins w:id="91117" w:author="מנוע מכני" w:date="2026-10-11T12:04:40Z">
        <w:r>
          <w:rPr>
            <w:rFonts w:ascii="BA Franknatan Regular" w:hAnsi="BA Franknatan Regular"/>
            <w:rtl/>
          </w:rPr>
          <w:t xml:space="preserve">לא</w:t>
        </w:r>
      </w:ins>
      <w:del w:id="91118" w:author="מנוע מכני" w:date="2026-10-11T12:04:40Z">
        <w:r w:rsidRPr="00947625">
          <w:rPr>
            <w:rFonts w:ascii="BA Franknatan Regular" w:hAnsi="BA Franknatan Regular"/>
            <w:rtl/>
          </w:rPr>
          <w:delText xml:space="preserve">לאו</w:delText>
        </w:r>
      </w:del>
      <w:r w:rsidRPr="00947625">
        <w:rPr>
          <w:rFonts w:ascii="BA Franknatan Regular" w:hAnsi="BA Franknatan Regular"/>
          <w:rtl/>
        </w:rPr>
        <w:t xml:space="preserve"> אפתוחות</w:t>
      </w:r>
      <w:r>
        <w:rPr>
          <w:rFonts w:ascii="BA Franknatan Regular" w:hAnsi="BA Franknatan Regular" w:hint="cs"/>
          <w:rtl/>
        </w:rPr>
        <w:t xml:space="preserve"> א</w:t>
      </w:r>
      <w:r w:rsidRPr="00947625">
        <w:rPr>
          <w:rFonts w:ascii="BA Franknatan Regular" w:hAnsi="BA Franknatan Regular"/>
          <w:rtl/>
        </w:rPr>
        <w:t>לא, אריוח.</w:t>
      </w:r>
    </w:p>
    <w:p w:rsidR="00DA63EC" w:rsidRDefault="00DA63EC" w:rsidP="00DA63EC">
      <w:pPr>
        <w:tabs>
          <w:tab w:val="center" w:pos="2835"/>
        </w:tabs>
        <w:rPr>
          <w:rFonts w:ascii="BA Franknatan Regular" w:hAnsi="BA Franknatan Regular"/>
          <w:rtl/>
        </w:rPr>
      </w:pPr>
    </w:p>
    <w:p w:rsidR="00DA63EC" w:rsidRDefault="00DA63EC" w:rsidP="00DA63EC">
      <w:pPr>
        <w:tabs>
          <w:tab w:val="center" w:pos="2835"/>
        </w:tabs>
        <w:rPr>
          <w:rFonts w:ascii="BA Franknatan Regular" w:hAnsi="BA Franknatan Regular"/>
          <w:rtl/>
        </w:rPr>
      </w:pPr>
      <w:r w:rsidRPr="0051076E">
        <w:rPr>
          <w:b/>
          <w:bCs/>
          <w:rtl/>
        </w:rPr>
        <w:t xml:space="preserve">• </w:t>
      </w:r>
      <w:r w:rsidRPr="00230E55">
        <w:rPr>
          <w:rFonts w:ascii="BA Franknatan Regular" w:hAnsi="BA Franknatan Regular"/>
          <w:b/>
          <w:bCs/>
          <w:rtl/>
        </w:rPr>
        <w:t>ריוח</w:t>
      </w:r>
      <w:r w:rsidRPr="00947625">
        <w:rPr>
          <w:rFonts w:ascii="BA Franknatan Regular" w:hAnsi="BA Franknatan Regular"/>
          <w:rtl/>
        </w:rPr>
        <w:t xml:space="preserve"> </w:t>
      </w:r>
      <w:r>
        <w:rPr>
          <w:rStyle w:val="2fb"/>
          <w:rFonts w:ascii="BA Franknatan Regular" w:hAnsi="BA Franknatan Regular" w:hint="cs"/>
          <w:rtl/>
        </w:rPr>
        <w:t>רמב</w:t>
      </w:r>
      <w:r>
        <w:rPr>
          <w:rStyle w:val="2fb"/>
          <w:rFonts w:ascii="BA Franknatan Regular" w:hAnsi="BA Franknatan Regular"/>
          <w:rtl/>
        </w:rPr>
        <w:t>"</w:t>
      </w:r>
      <w:r>
        <w:rPr>
          <w:rStyle w:val="2fb"/>
          <w:rFonts w:ascii="BA Franknatan Regular" w:hAnsi="BA Franknatan Regular" w:hint="cs"/>
          <w:rtl/>
        </w:rPr>
        <w:t>י</w:t>
      </w:r>
      <w:r w:rsidRPr="00947625">
        <w:rPr>
          <w:rFonts w:ascii="BA Franknatan Regular" w:hAnsi="BA Franknatan Regular"/>
          <w:rtl/>
        </w:rPr>
        <w:t xml:space="preserve">: כמלא </w:t>
      </w:r>
      <w:r>
        <w:rPr>
          <w:rFonts w:ascii="BA Franknatan Regular" w:hAnsi="BA Franknatan Regular" w:hint="cs"/>
          <w:rtl/>
        </w:rPr>
        <w:t>מהדק עץ המחזיק הספר</w:t>
      </w:r>
      <w:r w:rsidRPr="00947625">
        <w:rPr>
          <w:rFonts w:ascii="BA Franknatan Regular" w:hAnsi="BA Franknatan Regular"/>
          <w:rtl/>
        </w:rPr>
        <w:t>.</w:t>
      </w:r>
    </w:p>
    <w:p>
      <w:pPr>
        <w:pStyle w:val="38"/>
        <w:rPr>
          <w:ins w:id="99147" w:author="מנוע מכני" w:date="2026-10-11T12:04:40Z"/>
        </w:rPr>
      </w:pPr>
      <w:del w:id="99146" w:author="מנוע מכני" w:date="2026-10-11T12:04:40Z">
        <w:r w:rsidRPr="0051076E">
          <w:delText xml:space="preserve">•</w:delText>
        </w:r>
      </w:del>
      <w:r w:rsidRPr="0051076E">
        <w:t xml:space="preserve"> </w:t>
      </w:r>
      <w:r w:rsidRPr="00947625">
        <w:t xml:space="preserve">אביי לרב יוסף:</w:t>
      </w:r>
    </w:p>
    <w:p w:rsidR="00DA63EC" w:rsidRDefault="00DA63EC" w:rsidP="00DA63EC">
      <w:pPr>
        <w:tabs>
          <w:tab w:val="center" w:pos="2835"/>
        </w:tabs>
        <w:rPr>
          <w:rFonts w:ascii="BA Franknatan Regular" w:hAnsi="BA Franknatan Regular"/>
          <w:rtl/>
        </w:rPr>
      </w:pPr>
      <w:del w:id="9914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ואת </w:t>
      </w:r>
      <w:r w:rsidRPr="00947625">
        <w:rPr>
          <w:rFonts w:ascii="BA Franknatan Regular" w:hAnsi="BA Franknatan Regular"/>
          <w:rtl/>
        </w:rPr>
        <w:t xml:space="preserve">לא</w:t>
      </w:r>
      <w:r w:rsidRPr="00947625">
        <w:rPr>
          <w:rFonts w:ascii="BA Franknatan Regular" w:hAnsi="BA Franknatan Regular"/>
          <w:rtl/>
        </w:rPr>
        <w:t xml:space="preserve"> תסברא דכי </w:t>
      </w:r>
      <w:r w:rsidRPr="00947625">
        <w:rPr>
          <w:rFonts w:ascii="BA Franknatan Regular" w:hAnsi="BA Franknatan Regular"/>
          <w:rtl/>
        </w:rPr>
        <w:t xml:space="preserve">אמר</w:t>
      </w:r>
      <w:r w:rsidRPr="00947625">
        <w:rPr>
          <w:rFonts w:ascii="BA Franknatan Regular" w:hAnsi="BA Franknatan Regular"/>
          <w:rtl/>
        </w:rPr>
        <w:t xml:space="preserve"> </w:t>
      </w:r>
      <w:r w:rsidRPr="00947625">
        <w:rPr>
          <w:rStyle w:val="2fb"/>
          <w:rFonts w:ascii="BA Franknatan Regular" w:hAnsi="BA Franknatan Regular"/>
          <w:rtl/>
        </w:rPr>
        <w:t xml:space="preserve">רב</w:t>
      </w:r>
      <w:r w:rsidRPr="00947625">
        <w:rPr>
          <w:rFonts w:ascii="BA Franknatan Regular" w:hAnsi="BA Franknatan Regular"/>
          <w:rtl/>
        </w:rPr>
        <w:t xml:space="preserve"> אריוח?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והא </w:t>
      </w:r>
      <w:r w:rsidRPr="00947625">
        <w:rPr>
          <w:rStyle w:val="2fb"/>
          <w:rFonts w:ascii="BA Franknatan Regular" w:hAnsi="BA Franknatan Regular"/>
          <w:rtl/>
        </w:rPr>
        <w:t xml:space="preserve">רב</w:t>
      </w:r>
      <w:r w:rsidRPr="00947625">
        <w:rPr>
          <w:rFonts w:ascii="BA Franknatan Regular" w:hAnsi="BA Franknatan Regular"/>
          <w:rtl/>
        </w:rPr>
        <w:t xml:space="preserve"> </w:t>
      </w:r>
      <w:r>
        <w:rPr>
          <w:rFonts w:ascii="BA Franknatan Regular" w:hAnsi="BA Franknatan Regular" w:hint="cs"/>
          <w:rtl/>
        </w:rPr>
        <w:t>יש לו מ</w:t>
      </w:r>
      <w:r>
        <w:rPr>
          <w:rFonts w:ascii="BA Franknatan Regular" w:hAnsi="BA Franknatan Regular"/>
          <w:rtl/>
        </w:rPr>
        <w:t>נהג</w:t>
      </w:r>
      <w:r w:rsidRPr="00947625">
        <w:rPr>
          <w:rFonts w:ascii="BA Franknatan Regular" w:hAnsi="BA Franknatan Regular"/>
          <w:rtl/>
        </w:rPr>
        <w:t xml:space="preserve">, והאידנא נהוג </w:t>
      </w:r>
      <w:ins w:id="95821" w:author="מנוע מכני" w:date="2026-10-11T12:04:40Z">
        <w:r>
          <w:rPr>
            <w:rFonts w:ascii="BA Franknatan Regular" w:hAnsi="BA Franknatan Regular"/>
            <w:rtl/>
          </w:rPr>
          <w:t xml:space="preserve">עולם</w:t>
        </w:r>
      </w:ins>
      <w:del w:id="95822" w:author="מנוע מכני" w:date="2026-10-11T12:04:40Z">
        <w:r w:rsidRPr="00947625">
          <w:rPr>
            <w:rFonts w:ascii="BA Franknatan Regular" w:hAnsi="BA Franknatan Regular"/>
            <w:rtl/>
          </w:rPr>
          <w:delText xml:space="preserve">עלמא</w:delText>
        </w:r>
      </w:del>
      <w:r w:rsidRPr="00947625">
        <w:rPr>
          <w:rFonts w:ascii="BA Franknatan Regular" w:hAnsi="BA Franknatan Regular"/>
          <w:rtl/>
        </w:rPr>
        <w:t xml:space="preserve"> בסתומות, </w:t>
      </w:r>
    </w:p>
    <w:p>
      <w:pPr>
        <w:pStyle w:val="38"/>
        <w:rPr>
          <w:ins w:id="99149" w:author="מנוע מכני" w:date="2026-10-11T12:04:40Z"/>
        </w:rPr>
      </w:pPr>
      <w:r w:rsidRPr="00FF1021">
        <w:t xml:space="preserve">דאמר רבה </w:t>
      </w:r>
      <w:r w:rsidRPr="00FF1021">
        <w:t>מר</w:t>
      </w:r>
      <w:r>
        <w:t>"</w:t>
      </w:r>
      <w:r w:rsidRPr="00FF1021">
        <w:t>כ</w:t>
      </w:r>
      <w:r w:rsidRPr="00FF1021">
        <w:t xml:space="preserve"> </w:t>
      </w:r>
      <w:r w:rsidRPr="00FF1021">
        <w:t>מ</w:t>
      </w:r>
      <w:r w:rsidRPr="00FF1021">
        <w:t xml:space="preserve">רב:</w:t>
      </w:r>
    </w:p>
    <w:p w:rsidR="00DA63EC" w:rsidRDefault="00DA63EC" w:rsidP="00DA63EC">
      <w:pPr>
        <w:tabs>
          <w:tab w:val="center" w:pos="2835"/>
        </w:tabs>
        <w:rPr>
          <w:rFonts w:ascii="BA Franknatan Regular" w:hAnsi="BA Franknatan Regular"/>
          <w:rtl/>
        </w:rPr>
      </w:pPr>
      <w:del w:id="99150" w:author="מנוע מכני" w:date="2026-10-11T12:04:40Z">
        <w:r w:rsidRPr="00FF1021">
          <w:rPr>
            <w:rFonts w:ascii="BA Franknatan Regular" w:hAnsi="BA Franknatan Regular"/>
            <w:rtl/>
          </w:rPr>
          <w:delText xml:space="preserve"> </w:delText>
        </w:r>
      </w:del>
      <w:r w:rsidRPr="00FF1021">
        <w:rPr>
          <w:rFonts w:ascii="BA Franknatan Regular" w:hAnsi="BA Franknatan Regular"/>
          <w:rtl/>
        </w:rPr>
        <w:t xml:space="preserve">אם יבא אליהו ויאמר חולצין במנעל שומעין לו, אין חולצין בסנדל אין שומעין לו,</w:t>
      </w:r>
      <w:r w:rsidRPr="00947625">
        <w:rPr>
          <w:rFonts w:ascii="BA Franknatan Regular" w:hAnsi="BA Franknatan Regular"/>
          <w:rtl/>
        </w:rPr>
        <w:t xml:space="preserve"> שכבר נהגו העם בסנדל, </w:t>
      </w:r>
    </w:p>
    <w:p>
      <w:pPr>
        <w:pStyle w:val="38"/>
        <w:rPr>
          <w:ins w:id="99151" w:author="מנוע מכני" w:date="2026-10-11T12:04:40Z"/>
        </w:rPr>
      </w:pPr>
      <w:r w:rsidRPr="00FF1021">
        <w:t>ור</w:t>
      </w:r>
      <w:r>
        <w:t>"</w:t>
      </w:r>
      <w:r w:rsidRPr="00FF1021">
        <w:t>י מר</w:t>
      </w:r>
      <w:r>
        <w:t>"</w:t>
      </w:r>
      <w:r w:rsidRPr="00FF1021">
        <w:t>כ מ</w:t>
      </w:r>
      <w:r w:rsidRPr="00FF1021">
        <w:t xml:space="preserve">רב:</w:t>
      </w:r>
    </w:p>
    <w:p w:rsidR="00DA63EC" w:rsidRDefault="00DA63EC" w:rsidP="00DA63EC">
      <w:pPr>
        <w:tabs>
          <w:tab w:val="center" w:pos="2835"/>
        </w:tabs>
        <w:jc w:val="left"/>
        <w:rPr>
          <w:rFonts w:ascii="BA Franknatan Regular" w:hAnsi="BA Franknatan Regular"/>
          <w:spacing w:val="2"/>
          <w:rtl/>
        </w:rPr>
      </w:pPr>
      <w:del w:id="99152" w:author="מנוע מכני" w:date="2026-10-11T12:04:40Z">
        <w:r w:rsidRPr="00FF1021">
          <w:rPr>
            <w:rFonts w:ascii="BA Franknatan Regular" w:hAnsi="BA Franknatan Regular"/>
            <w:spacing w:val="2"/>
            <w:rtl/>
          </w:rPr>
          <w:delText xml:space="preserve"> </w:delText>
        </w:r>
      </w:del>
      <w:r w:rsidRPr="00FF1021">
        <w:rPr>
          <w:rFonts w:ascii="BA Franknatan Regular" w:hAnsi="BA Franknatan Regular"/>
          <w:spacing w:val="2"/>
          <w:rtl/>
        </w:rPr>
        <w:t xml:space="preserve">אם יבא אליהו ויאמר </w:t>
      </w:r>
      <w:r w:rsidRPr="00FF1021">
        <w:rPr>
          <w:rFonts w:ascii="BA Franknatan Regular" w:hAnsi="BA Franknatan Regular"/>
          <w:b/>
          <w:bCs/>
          <w:spacing w:val="2"/>
          <w:rtl/>
        </w:rPr>
        <w:t>אין</w:t>
      </w:r>
      <w:r w:rsidRPr="00FF1021">
        <w:rPr>
          <w:rFonts w:ascii="BA Franknatan Regular" w:hAnsi="BA Franknatan Regular"/>
          <w:spacing w:val="2"/>
          <w:rtl/>
        </w:rPr>
        <w:t xml:space="preserve"> חולצין במנעל שומעין לו, אין חולצין בסנדל אין שומעין לו </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ab/>
      </w:r>
      <w:r w:rsidRPr="00947625">
        <w:rPr>
          <w:rFonts w:ascii="BA Franknatan Regular" w:hAnsi="BA Franknatan Regular"/>
          <w:rtl/>
        </w:rPr>
        <w:t xml:space="preserve">שכבר נהגו העם בסנדל, </w:t>
      </w:r>
      <w:ins w:id="91119" w:author="מנוע מכני" w:date="2026-10-11T12:04:40Z">
        <w:r>
          <w:rPr>
            <w:rFonts w:ascii="BA Franknatan Regular" w:hAnsi="BA Franknatan Regular" w:hint="cs"/>
            <w:rtl/>
          </w:rPr>
          <w:t xml:space="preserve">ויש</w:t>
        </w:r>
      </w:ins>
      <w:del w:id="91120" w:author="מנוע מכני" w:date="2026-10-11T12:04:40Z">
        <w:r>
          <w:rPr>
            <w:rFonts w:ascii="BA Franknatan Regular" w:hAnsi="BA Franknatan Regular" w:hint="cs"/>
            <w:rtl/>
          </w:rPr>
          <w:delText xml:space="preserve">ו</w:delText>
        </w:r>
        <w:r w:rsidRPr="000B2438">
          <w:rPr>
            <w:rFonts w:ascii="BA Franknatan Regular" w:hAnsi="BA Franknatan Regular" w:hint="cs"/>
            <w:b/>
            <w:bCs/>
            <w:rtl/>
          </w:rPr>
          <w:delText xml:space="preserve">איכא</w:delText>
        </w:r>
      </w:del>
      <w:r w:rsidRPr="000B2438">
        <w:rPr>
          <w:rFonts w:ascii="BA Franknatan Regular" w:hAnsi="BA Franknatan Regular" w:hint="cs"/>
          <w:b/>
          <w:bCs/>
          <w:rtl/>
        </w:rPr>
        <w:t xml:space="preserve"> בנייהו</w:t>
      </w:r>
      <w:r>
        <w:rPr>
          <w:rFonts w:ascii="BA Franknatan Regular" w:hAnsi="BA Franknatan Regular" w:hint="cs"/>
          <w:rtl/>
        </w:rPr>
        <w:t xml:space="preserve"> </w:t>
      </w:r>
      <w:r w:rsidRPr="00947625">
        <w:rPr>
          <w:rFonts w:ascii="BA Franknatan Regular" w:hAnsi="BA Franknatan Regular"/>
          <w:rtl/>
        </w:rPr>
        <w:t xml:space="preserve">מנעל לכתחילה </w:t>
      </w:r>
    </w:p>
    <w:p>
      <w:pPr>
        <w:pStyle w:val="38"/>
        <w:rPr>
          <w:ins w:id="99153" w:author="מנוע מכני" w:date="2026-10-11T12:04:40Z"/>
        </w:rPr>
      </w:pPr>
      <w:r w:rsidRPr="00947625">
        <w:t xml:space="preserve">אלא</w:t>
      </w:r>
    </w:p>
    <w:p w:rsidR="00DA63EC" w:rsidRDefault="00DA63EC" w:rsidP="00DA63EC">
      <w:pPr>
        <w:tabs>
          <w:tab w:val="center" w:pos="2835"/>
        </w:tabs>
        <w:rPr>
          <w:rFonts w:ascii="BA Franknatan Regular" w:hAnsi="BA Franknatan Regular"/>
          <w:rtl/>
        </w:rPr>
      </w:pPr>
      <w:del w:id="99154" w:author="מנוע מכני" w:date="2026-10-11T12:04:40Z">
        <w:r w:rsidRPr="00947625">
          <w:rPr>
            <w:rFonts w:ascii="BA Franknatan Regular" w:hAnsi="BA Franknatan Regular"/>
            <w:rtl/>
          </w:rPr>
          <w:delText xml:space="preserve"> </w:delText>
        </w:r>
      </w:del>
      <w:ins w:id="91121" w:author="מנוע מכני" w:date="2026-10-11T12:04:40Z">
        <w:r>
          <w:rPr>
            <w:rFonts w:ascii="BA Franknatan Regular" w:hAnsi="BA Franknatan Regular"/>
            <w:rtl/>
          </w:rPr>
          <w:t xml:space="preserve">לא</w:t>
        </w:r>
      </w:ins>
      <w:del w:id="91122" w:author="מנוע מכני" w:date="2026-10-11T12:04:40Z">
        <w:r w:rsidRPr="00947625">
          <w:rPr>
            <w:rFonts w:ascii="BA Franknatan Regular" w:hAnsi="BA Franknatan Regular"/>
            <w:rtl/>
          </w:rPr>
          <w:delText xml:space="preserve">לאו</w:delText>
        </w:r>
      </w:del>
      <w:r w:rsidRPr="00947625">
        <w:rPr>
          <w:rFonts w:ascii="BA Franknatan Regular" w:hAnsi="BA Franknatan Regular"/>
          <w:rtl/>
        </w:rPr>
        <w:t xml:space="preserve"> </w:t>
      </w:r>
      <w:r>
        <w:rPr>
          <w:rFonts w:ascii="BA Franknatan Regular" w:hAnsi="BA Franknatan Regular"/>
          <w:rtl/>
        </w:rPr>
        <w:t>ש"מ</w:t>
      </w:r>
      <w:r w:rsidRPr="00947625">
        <w:rPr>
          <w:rFonts w:ascii="BA Franknatan Regular" w:hAnsi="BA Franknatan Regular"/>
          <w:rtl/>
        </w:rPr>
        <w:t xml:space="preserve"> אריוח, </w:t>
      </w:r>
      <w:r w:rsidRPr="00947625">
        <w:rPr>
          <w:rFonts w:ascii="BA Franknatan Regular" w:hAnsi="BA Franknatan Regular"/>
          <w:rtl/>
        </w:rPr>
        <w:t xml:space="preserve">ש"מ</w:t>
      </w:r>
      <w:r w:rsidRPr="00947625">
        <w:rPr>
          <w:rFonts w:ascii="BA Franknatan Regular" w:hAnsi="BA Franknatan Regular"/>
          <w:rtl/>
        </w:rPr>
        <w:t xml:space="preserve">.</w:t>
      </w:r>
    </w:p>
    <w:p w:rsidR="00DA63EC" w:rsidRDefault="00DA63EC" w:rsidP="00DA63EC">
      <w:pPr>
        <w:tabs>
          <w:tab w:val="center" w:pos="2835"/>
        </w:tabs>
        <w:rPr>
          <w:rFonts w:ascii="BA Franknatan Regular" w:hAnsi="BA Franknatan Regular"/>
          <w:rtl/>
        </w:rPr>
      </w:pPr>
    </w:p>
    <w:p>
      <w:pPr>
        <w:pStyle w:val="38"/>
        <w:rPr>
          <w:ins w:id="99156" w:author="מנוע מכני" w:date="2026-10-11T12:04:40Z"/>
        </w:rPr>
      </w:pPr>
      <w:del w:id="99155" w:author="מנוע מכני" w:date="2026-10-11T12:04:40Z">
        <w:r w:rsidRPr="0051076E">
          <w:delText xml:space="preserve">•</w:delText>
        </w:r>
      </w:del>
      <w:r w:rsidRPr="0051076E">
        <w:t xml:space="preserve"> </w:t>
      </w:r>
      <w:r w:rsidRPr="00947625">
        <w:t>ר</w:t>
      </w:r>
      <w:r>
        <w:t>נב</w:t>
      </w:r>
      <w:r>
        <w:t>"</w:t>
      </w:r>
      <w:r>
        <w:t>י</w:t>
      </w:r>
      <w:r w:rsidRPr="00947625">
        <w:t xml:space="preserve">:</w:t>
      </w:r>
    </w:p>
    <w:p w:rsidR="00DA63EC" w:rsidRDefault="00DA63EC" w:rsidP="00DA63EC">
      <w:pPr>
        <w:tabs>
          <w:tab w:val="center" w:pos="2835"/>
        </w:tabs>
        <w:rPr>
          <w:rFonts w:ascii="BA Franknatan Regular" w:hAnsi="BA Franknatan Regular"/>
          <w:rtl/>
        </w:rPr>
      </w:pPr>
      <w:del w:id="99157" w:author="מנוע מכני" w:date="2026-10-11T12:04:40Z">
        <w:r w:rsidRPr="00947625">
          <w:rPr>
            <w:rFonts w:ascii="BA Franknatan Regular" w:hAnsi="BA Franknatan Regular"/>
            <w:rtl/>
          </w:rPr>
          <w:delText xml:space="preserve"> </w:delText>
        </w:r>
      </w:del>
      <w:r>
        <w:rPr>
          <w:rFonts w:ascii="BA Franknatan Regular" w:hAnsi="BA Franknatan Regular"/>
          <w:rtl/>
        </w:rPr>
        <w:t>מצוה לעשותן סתומות, וא</w:t>
      </w:r>
      <w:r>
        <w:rPr>
          <w:rFonts w:ascii="BA Franknatan Regular" w:hAnsi="BA Franknatan Regular" w:hint="cs"/>
          <w:rtl/>
        </w:rPr>
        <w:t xml:space="preserve">ף </w:t>
      </w:r>
      <w:r w:rsidRPr="00947625">
        <w:rPr>
          <w:rFonts w:ascii="BA Franknatan Regular" w:hAnsi="BA Franknatan Regular"/>
          <w:rtl/>
        </w:rPr>
        <w:t xml:space="preserve">פתוחות </w:t>
      </w:r>
      <w:ins w:id="97349" w:author="מנוע מכני" w:date="2026-10-11T12:04:40Z">
        <w:r>
          <w:rPr>
            <w:rFonts w:ascii="BA Franknatan Regular" w:hAnsi="BA Franknatan Regular"/>
            <w:rtl/>
          </w:rPr>
          <w:t xml:space="preserve">יפה</w:t>
        </w:r>
      </w:ins>
      <w:del w:id="97350" w:author="מנוע מכני" w:date="2026-10-11T12:04:40Z">
        <w:r w:rsidRPr="00947625">
          <w:rPr>
            <w:rFonts w:ascii="BA Franknatan Regular" w:hAnsi="BA Franknatan Regular"/>
            <w:rtl/>
          </w:rPr>
          <w:delText xml:space="preserve">שפיר</w:delText>
        </w:r>
      </w:del>
      <w:r w:rsidRPr="00947625">
        <w:rPr>
          <w:rFonts w:ascii="BA Franknatan Regular" w:hAnsi="BA Franknatan Regular"/>
          <w:rtl/>
        </w:rPr>
        <w:t xml:space="preserve"> דמי,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מסייע </w:t>
      </w:r>
      <w:ins w:id="92793" w:author="מנוע מכני" w:date="2026-10-11T12:04:40Z">
        <w:r>
          <w:rPr>
            <w:rFonts w:ascii="BA Franknatan Regular" w:hAnsi="BA Franknatan Regular"/>
            <w:rtl/>
          </w:rPr>
          <w:t xml:space="preserve">לו</w:t>
        </w:r>
      </w:ins>
      <w:del w:id="92794" w:author="מנוע מכני" w:date="2026-10-11T12:04:40Z">
        <w:r w:rsidRPr="00947625">
          <w:rPr>
            <w:rFonts w:ascii="BA Franknatan Regular" w:hAnsi="BA Franknatan Regular"/>
            <w:rtl/>
          </w:rPr>
          <w:delText xml:space="preserve">ליה</w:delText>
        </w:r>
      </w:del>
      <w:r w:rsidRPr="00947625">
        <w:rPr>
          <w:rFonts w:ascii="BA Franknatan Regular" w:hAnsi="BA Franknatan Regular"/>
          <w:rtl/>
        </w:rPr>
        <w:t xml:space="preserve">: </w:t>
      </w:r>
      <w:r>
        <w:rPr>
          <w:rFonts w:ascii="BA Franknatan Regular" w:hAnsi="BA Franknatan Regular" w:hint="cs"/>
          <w:rtl/>
        </w:rPr>
        <w:t>ד</w:t>
      </w:r>
      <w:r w:rsidRPr="00947625">
        <w:rPr>
          <w:rFonts w:ascii="BA Franknatan Regular" w:hAnsi="BA Franknatan Regular"/>
          <w:rtl/>
        </w:rPr>
        <w:t xml:space="preserve">כיוצא בו, ספר תורה </w:t>
      </w:r>
      <w:r>
        <w:rPr>
          <w:rFonts w:ascii="BA Franknatan Regular" w:hAnsi="BA Franknatan Regular" w:hint="cs"/>
          <w:rtl/>
        </w:rPr>
        <w:t>ו</w:t>
      </w:r>
      <w:r w:rsidRPr="00947625">
        <w:rPr>
          <w:rFonts w:ascii="BA Franknatan Regular" w:hAnsi="BA Franknatan Regular"/>
          <w:rtl/>
        </w:rPr>
        <w:t xml:space="preserve">תפילין שבלו אין עושין מהן מזוזה, לפי שאין מורידין </w:t>
      </w:r>
      <w:r w:rsidRPr="00E105BC">
        <w:rPr>
          <w:rFonts w:ascii="BA Franknatan Regular" w:hAnsi="BA Franknatan Regular"/>
          <w:spacing w:val="-4"/>
          <w:rtl/>
        </w:rPr>
        <w:t xml:space="preserve">מקדושה חמורה לקדושה קלה</w:t>
      </w:r>
      <w:ins w:id="94489" w:author="מנוע מכני" w:date="2026-10-11T12:04:40Z">
        <w:r>
          <w:rPr>
            <w:rFonts w:ascii="BA Franknatan Regular" w:hAnsi="BA Franknatan Regular"/>
            <w:spacing w:val="-4"/>
            <w:rtl/>
          </w:rPr>
          <w:t xml:space="preserve">,</w:t>
        </w:r>
      </w:ins>
      <w:del w:id="94490" w:author="מנוע מכני" w:date="2026-10-11T12:04:40Z">
        <w:r w:rsidRPr="00E105BC">
          <w:rPr>
            <w:rFonts w:ascii="BA Franknatan Regular" w:hAnsi="BA Franknatan Regular"/>
            <w:spacing w:val="-4"/>
            <w:rtl/>
          </w:rPr>
          <w:delText xml:space="preserve">;</w:delText>
        </w:r>
      </w:del>
      <w:r w:rsidRPr="00E105BC">
        <w:rPr>
          <w:rFonts w:ascii="BA Franknatan Regular" w:hAnsi="BA Franknatan Regular"/>
          <w:spacing w:val="-4"/>
          <w:rtl/>
        </w:rPr>
        <w:t xml:space="preserve"> הא מורידין - עושין, </w:t>
      </w:r>
      <w:ins w:id="92791" w:author="מנוע מכני" w:date="2026-10-11T12:04:40Z">
        <w:r>
          <w:rPr>
            <w:rFonts w:ascii="BA Franknatan Regular" w:hAnsi="BA Franknatan Regular"/>
            <w:spacing w:val="-4"/>
            <w:rtl/>
          </w:rPr>
          <w:t xml:space="preserve">למה</w:t>
        </w:r>
      </w:ins>
      <w:del w:id="92792" w:author="מנוע מכני" w:date="2026-10-11T12:04:40Z">
        <w:r w:rsidRPr="00E105BC">
          <w:rPr>
            <w:rFonts w:ascii="BA Franknatan Regular" w:hAnsi="BA Franknatan Regular"/>
            <w:spacing w:val="-4"/>
            <w:rtl/>
          </w:rPr>
          <w:delText xml:space="preserve">אמאי</w:delText>
        </w:r>
      </w:del>
      <w:r w:rsidRPr="00E105BC">
        <w:rPr>
          <w:rFonts w:ascii="BA Franknatan Regular" w:hAnsi="BA Franknatan Regular"/>
          <w:spacing w:val="-4"/>
          <w:rtl/>
        </w:rPr>
        <w:t xml:space="preserve">? </w:t>
      </w:r>
      <w:ins w:id="91123" w:author="מנוע מכני" w:date="2026-10-11T12:04:40Z">
        <w:r>
          <w:rPr>
            <w:rFonts w:ascii="BA Franknatan Regular" w:hAnsi="BA Franknatan Regular"/>
            <w:spacing w:val="-4"/>
            <w:rtl/>
          </w:rPr>
          <w:t xml:space="preserve">כאן</w:t>
        </w:r>
      </w:ins>
      <w:del w:id="91124" w:author="מנוע מכני" w:date="2026-10-11T12:04:40Z">
        <w:r w:rsidRPr="00E105BC">
          <w:rPr>
            <w:rFonts w:ascii="BA Franknatan Regular" w:hAnsi="BA Franknatan Regular"/>
            <w:spacing w:val="-4"/>
            <w:rtl/>
          </w:rPr>
          <w:delText xml:space="preserve">הכא</w:delText>
        </w:r>
      </w:del>
      <w:r w:rsidRPr="00E105BC">
        <w:rPr>
          <w:rFonts w:ascii="BA Franknatan Regular" w:hAnsi="BA Franknatan Regular"/>
          <w:spacing w:val="-4"/>
          <w:rtl/>
        </w:rPr>
        <w:t xml:space="preserve"> סתומות </w:t>
      </w:r>
      <w:ins w:id="91125" w:author="מנוע מכני" w:date="2026-10-11T12:04:40Z">
        <w:r>
          <w:rPr>
            <w:rFonts w:ascii="BA Franknatan Regular" w:hAnsi="BA Franknatan Regular"/>
            <w:spacing w:val="-4"/>
            <w:rtl/>
          </w:rPr>
          <w:t xml:space="preserve">וכאן</w:t>
        </w:r>
      </w:ins>
      <w:del w:id="91126" w:author="מנוע מכני" w:date="2026-10-11T12:04:40Z">
        <w:r w:rsidRPr="00E105BC">
          <w:rPr>
            <w:rFonts w:ascii="BA Franknatan Regular" w:hAnsi="BA Franknatan Regular"/>
            <w:spacing w:val="-4"/>
            <w:rtl/>
          </w:rPr>
          <w:delText xml:space="preserve">והכא</w:delText>
        </w:r>
      </w:del>
      <w:r w:rsidRPr="00E105BC">
        <w:rPr>
          <w:rFonts w:ascii="BA Franknatan Regular" w:hAnsi="BA Franknatan Regular"/>
          <w:spacing w:val="-4"/>
          <w:rtl/>
        </w:rPr>
        <w:t xml:space="preserve"> פתוחות!</w:t>
      </w:r>
    </w:p>
    <w:p w:rsidR="00DA63EC" w:rsidRDefault="00DA63EC" w:rsidP="00DA63EC">
      <w:pPr>
        <w:tabs>
          <w:tab w:val="center" w:pos="2835"/>
        </w:tabs>
        <w:rPr>
          <w:rFonts w:ascii="BA Franknatan Regular" w:hAnsi="BA Franknatan Regular"/>
          <w:rtl/>
        </w:rPr>
      </w:pPr>
      <w:ins w:id="92795" w:author="מנוע מכני" w:date="2026-10-11T12:04:40Z">
        <w:r>
          <w:rPr>
            <w:rFonts w:ascii="BA Franknatan Regular" w:hAnsi="BA Franknatan Regular"/>
            <w:rtl/>
          </w:rPr>
          <w:t xml:space="preserve">שמא</w:t>
        </w:r>
      </w:ins>
      <w:del w:id="92796" w:author="מנוע מכני" w:date="2026-10-11T12:04:40Z">
        <w:r w:rsidRPr="00947625">
          <w:rPr>
            <w:rFonts w:ascii="BA Franknatan Regular" w:hAnsi="BA Franknatan Regular"/>
            <w:rtl/>
          </w:rPr>
          <w:delText xml:space="preserve">דלמא</w:delText>
        </w:r>
      </w:del>
      <w:r w:rsidRPr="00947625">
        <w:rPr>
          <w:rFonts w:ascii="BA Franknatan Regular" w:hAnsi="BA Franknatan Regular"/>
          <w:rtl/>
        </w:rPr>
        <w:t xml:space="preserve"> להשלים.</w:t>
      </w:r>
    </w:p>
    <w:p>
      <w:pPr>
        <w:pStyle w:val="afffff8"/>
        <w:rPr>
          <w:ins w:id="90623" w:author="קלוד" w:date="2026-10-11T12:32:08Z"/>
        </w:rPr>
      </w:pPr>
      <w:ins w:id="90624" w:author="קלוד" w:date="2026-10-11T12:32:08Z">
        <w:r>
          <w:rPr>
            <w:color w:val="7B3F00"/>
          </w:rPr>
          <w:t xml:space="preserve">תפילין על קלף ומזוזה על דוכסוסטוס - הלכה למשה מסיני</w:t>
        </w:r>
      </w:ins>
    </w:p>
    <w:p>
      <w:pPr>
        <w:pStyle w:val="38"/>
        <w:rPr>
          <w:ins w:id="99158" w:author="מנוע מכני" w:date="2026-10-11T12:04:40Z"/>
        </w:rPr>
      </w:pPr>
      <w:r>
        <w:t xml:space="preserve">הא מורידין </w:t>
      </w:r>
      <w:r w:rsidRPr="00947625">
        <w:t>ע</w:t>
      </w:r>
      <w:r>
        <w:t xml:space="preserve">ושין, והתניא:</w:t>
      </w:r>
    </w:p>
    <w:p w:rsidR="00DA63EC" w:rsidRDefault="00DA63EC" w:rsidP="00DA63EC">
      <w:pPr>
        <w:tabs>
          <w:tab w:val="center" w:pos="2835"/>
        </w:tabs>
        <w:rPr>
          <w:rFonts w:ascii="BA Franknatan Regular" w:hAnsi="BA Franknatan Regular"/>
          <w:rtl/>
        </w:rPr>
      </w:pPr>
      <w:del w:id="99159" w:author="מנוע מכני" w:date="2026-10-11T12:04:40Z">
        <w:r>
          <w:rPr>
            <w:rFonts w:ascii="BA Franknatan Regular" w:hAnsi="BA Franknatan Regular"/>
            <w:rtl/>
          </w:rPr>
          <w:delText xml:space="preserve"> </w:delText>
        </w:r>
      </w:del>
      <w:r>
        <w:rPr>
          <w:rFonts w:ascii="BA Franknatan Regular" w:hAnsi="BA Franknatan Regular"/>
          <w:rtl/>
        </w:rPr>
        <w:t xml:space="preserve">הלכה למשה מסיני </w:t>
      </w:r>
      <w:r w:rsidRPr="00947625">
        <w:rPr>
          <w:rFonts w:ascii="BA Franknatan Regular" w:hAnsi="BA Franknatan Regular"/>
          <w:rtl/>
        </w:rPr>
        <w:t>תפילין על הקלף ומזוזה על דוכסוסטוס, קלף במקום בשר, דוכסוסטוס במקום שער</w:t>
      </w:r>
      <w:r>
        <w:rPr>
          <w:rFonts w:ascii="BA Franknatan Regular" w:hAnsi="BA Franknatan Regular" w:hint="cs"/>
          <w:rtl/>
        </w:rPr>
        <w:t>- ל</w:t>
      </w:r>
      <w:r w:rsidRPr="00947625">
        <w:rPr>
          <w:rFonts w:ascii="BA Franknatan Regular" w:hAnsi="BA Franknatan Regular"/>
          <w:rtl/>
        </w:rPr>
        <w:t>מצוה.</w:t>
      </w:r>
    </w:p>
    <w:p>
      <w:pPr>
        <w:pStyle w:val="38"/>
        <w:rPr>
          <w:ins w:id="99160" w:author="מנוע מכני" w:date="2026-10-11T12:04:40Z"/>
        </w:rPr>
      </w:pPr>
      <w:r w:rsidRPr="00947625">
        <w:t>וה</w:t>
      </w:r>
      <w:r>
        <w:t xml:space="preserve">ך</w:t>
      </w:r>
    </w:p>
    <w:p w:rsidR="00DA63EC" w:rsidRDefault="00DA63EC" w:rsidP="00DA63EC">
      <w:pPr>
        <w:tabs>
          <w:tab w:val="center" w:pos="2835"/>
        </w:tabs>
        <w:rPr>
          <w:rFonts w:ascii="BA Franknatan Regular" w:hAnsi="BA Franknatan Regular"/>
          <w:rtl/>
        </w:rPr>
      </w:pPr>
      <w:del w:id="99161"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ד</w:t>
      </w:r>
      <w:r w:rsidRPr="00947625">
        <w:rPr>
          <w:rFonts w:ascii="BA Franknatan Regular" w:hAnsi="BA Franknatan Regular"/>
          <w:rtl/>
        </w:rPr>
        <w:t>שינה - פסול!</w:t>
      </w:r>
      <w:r>
        <w:rPr>
          <w:rFonts w:ascii="BA Franknatan Regular" w:hAnsi="BA Franknatan Regular" w:hint="cs"/>
          <w:rtl/>
        </w:rPr>
        <w:t xml:space="preserve"> מיירי </w:t>
      </w:r>
      <w:r w:rsidRPr="00947625">
        <w:rPr>
          <w:rFonts w:ascii="BA Franknatan Regular" w:hAnsi="BA Franknatan Regular"/>
          <w:rtl/>
        </w:rPr>
        <w:t>בתפילין.</w:t>
      </w:r>
    </w:p>
    <w:p>
      <w:pPr>
        <w:pStyle w:val="38"/>
        <w:rPr>
          <w:ins w:id="99162" w:author="מנוע מכני" w:date="2026-10-11T12:04:40Z"/>
        </w:rPr>
      </w:pPr>
      <w:r>
        <w:t>ו</w:t>
      </w:r>
      <w:r>
        <w:t xml:space="preserve">הך</w:t>
      </w:r>
    </w:p>
    <w:p w:rsidR="00DA63EC" w:rsidRDefault="00DA63EC" w:rsidP="00DA63EC">
      <w:pPr>
        <w:tabs>
          <w:tab w:val="center" w:pos="2835"/>
        </w:tabs>
        <w:rPr>
          <w:rFonts w:ascii="BA Franknatan Regular" w:hAnsi="BA Franknatan Regular"/>
          <w:rtl/>
        </w:rPr>
      </w:pPr>
      <w:del w:id="99163"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ד</w:t>
      </w:r>
      <w:r w:rsidRPr="00947625">
        <w:rPr>
          <w:rFonts w:ascii="BA Franknatan Regular" w:hAnsi="BA Franknatan Regular"/>
          <w:rtl/>
        </w:rPr>
        <w:t>שינה בין בזה ובין בזה - פסול!</w:t>
      </w:r>
    </w:p>
    <w:p w:rsidR="00DA63EC" w:rsidRPr="00E105BC" w:rsidRDefault="00DA63EC" w:rsidP="00DA63EC">
      <w:pPr>
        <w:rPr>
          <w:spacing w:val="-4"/>
          <w:rtl/>
        </w:rPr>
      </w:pPr>
      <w:r w:rsidRPr="00E105BC">
        <w:rPr>
          <w:spacing w:val="-4"/>
          <w:rtl/>
        </w:rPr>
        <w:t>אידי ואידי בתפילין, והא דכתבינהו אקלף במקום שער, והא דכתבינהו אדוכסוסטוס במקום בשר.</w:t>
      </w:r>
    </w:p>
    <w:p w:rsidR="00DA63EC" w:rsidRDefault="00DA63EC" w:rsidP="00DA63EC">
      <w:pPr>
        <w:pStyle w:val="afff3"/>
        <w:framePr w:wrap="around"/>
        <w:rPr>
          <w:rtl/>
        </w:rPr>
      </w:pPr>
      <w:r>
        <w:rPr>
          <w:rFonts w:hint="cs"/>
          <w:rtl/>
        </w:rPr>
        <w:t>לב:</w:t>
      </w:r>
    </w:p>
    <w:p>
      <w:pPr>
        <w:pStyle w:val="38"/>
        <w:rPr>
          <w:ins w:id="99164" w:author="מנוע מכני" w:date="2026-10-11T12:04:40Z"/>
        </w:rPr>
      </w:pPr>
      <w:r w:rsidRPr="00E35321">
        <w:t>ואב"א</w:t>
      </w:r>
      <w:r w:rsidRPr="00947625">
        <w:t xml:space="preserve">:</w:t>
      </w:r>
    </w:p>
    <w:p w:rsidR="00DA63EC" w:rsidRDefault="00DA63EC" w:rsidP="00DA63EC">
      <w:pPr>
        <w:tabs>
          <w:tab w:val="center" w:pos="2835"/>
        </w:tabs>
        <w:rPr>
          <w:rFonts w:ascii="BA Franknatan Regular" w:hAnsi="BA Franknatan Regular"/>
          <w:rtl/>
        </w:rPr>
      </w:pPr>
      <w:del w:id="9916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שינה בזה ובזה תנאי היא, </w:t>
      </w:r>
      <w:r>
        <w:rPr>
          <w:rStyle w:val="2fb"/>
          <w:rFonts w:ascii="BA Franknatan Regular" w:hAnsi="BA Franknatan Regular" w:hint="cs"/>
          <w:rtl/>
        </w:rPr>
        <w:t>לת</w:t>
      </w:r>
      <w:r>
        <w:rPr>
          <w:rStyle w:val="2fb"/>
          <w:rFonts w:ascii="BA Franknatan Regular" w:hAnsi="BA Franknatan Regular"/>
          <w:rtl/>
        </w:rPr>
        <w:t>"</w:t>
      </w:r>
      <w:r>
        <w:rPr>
          <w:rStyle w:val="2fb"/>
          <w:rFonts w:ascii="BA Franknatan Regular" w:hAnsi="BA Franknatan Regular" w:hint="cs"/>
          <w:rtl/>
        </w:rPr>
        <w:t>ק</w:t>
      </w:r>
      <w:r w:rsidRPr="00947625">
        <w:rPr>
          <w:rFonts w:ascii="BA Franknatan Regular" w:hAnsi="BA Franknatan Regular"/>
          <w:rtl/>
        </w:rPr>
        <w:t xml:space="preserve"> </w:t>
      </w:r>
      <w:r w:rsidRPr="00BE09F7">
        <w:rPr>
          <w:rFonts w:ascii="BA Franknatan Regular" w:hAnsi="BA Franknatan Regular"/>
          <w:b/>
          <w:bCs/>
          <w:rtl/>
        </w:rPr>
        <w:t>פסול</w:t>
      </w:r>
      <w:r w:rsidRPr="00947625">
        <w:rPr>
          <w:rFonts w:ascii="BA Franknatan Regular" w:hAnsi="BA Franknatan Regular"/>
          <w:rtl/>
        </w:rPr>
        <w:t xml:space="preserve">, </w:t>
      </w:r>
      <w:r>
        <w:rPr>
          <w:rStyle w:val="2fb"/>
          <w:rFonts w:ascii="BA Franknatan Regular" w:hAnsi="BA Franknatan Regular" w:hint="cs"/>
          <w:rtl/>
        </w:rPr>
        <w:t>ור</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w:t>
      </w:r>
      <w:r>
        <w:rPr>
          <w:rStyle w:val="2fb"/>
          <w:rFonts w:ascii="BA Franknatan Regular" w:hAnsi="BA Franknatan Regular" w:hint="cs"/>
          <w:rtl/>
        </w:rPr>
        <w:t xml:space="preserve">מראבר</w:t>
      </w:r>
      <w:r>
        <w:rPr>
          <w:rStyle w:val="2fb"/>
          <w:rFonts w:ascii="BA Franknatan Regular" w:hAnsi="BA Franknatan Regular"/>
          <w:rtl/>
        </w:rPr>
        <w:t>"</w:t>
      </w:r>
      <w:r>
        <w:rPr>
          <w:rStyle w:val="2fb"/>
          <w:rFonts w:ascii="BA Franknatan Regular" w:hAnsi="BA Franknatan Regular" w:hint="cs"/>
          <w:rtl/>
        </w:rPr>
        <w:t xml:space="preserve">ח</w:t>
      </w:r>
      <w:r>
        <w:rPr>
          <w:rFonts w:ascii="BA Franknatan Regular" w:hAnsi="BA Franknatan Regular" w:hint="cs"/>
          <w:rtl/>
        </w:rPr>
        <w:t xml:space="preserve"> </w:t>
      </w:r>
      <w:r w:rsidRPr="00BE09F7">
        <w:rPr>
          <w:rFonts w:ascii="BA Franknatan Regular" w:hAnsi="BA Franknatan Regular" w:hint="cs"/>
          <w:b/>
          <w:bCs/>
          <w:rtl/>
        </w:rPr>
        <w:t>מכשיר</w:t>
      </w:r>
      <w:r>
        <w:rPr>
          <w:rFonts w:ascii="BA Franknatan Regular" w:hAnsi="BA Franknatan Regular" w:hint="cs"/>
          <w:rtl/>
        </w:rPr>
        <w:t xml:space="preserve">, הא מורידין עושין </w:t>
      </w:r>
    </w:p>
    <w:p w:rsidR="00DA63EC" w:rsidRDefault="00DA63EC" w:rsidP="00DA63EC">
      <w:pPr>
        <w:tabs>
          <w:tab w:val="center" w:pos="2835"/>
        </w:tabs>
        <w:rPr>
          <w:rFonts w:ascii="BA Franknatan Regular" w:hAnsi="BA Franknatan Regular"/>
          <w:rtl/>
        </w:rPr>
      </w:pPr>
    </w:p>
    <w:p>
      <w:pPr>
        <w:pStyle w:val="afffff8"/>
        <w:rPr>
          <w:ins w:id="90621" w:author="קלוד" w:date="2026-10-11T12:32:08Z"/>
        </w:rPr>
      </w:pPr>
      <w:ins w:id="90622" w:author="קלוד" w:date="2026-10-11T12:32:08Z">
        <w:r>
          <w:rPr>
            <w:color w:val="7B3F00"/>
          </w:rPr>
          <w:t xml:space="preserve">שרטוט במזוזה - הלכה למשה מסיני</w:t>
        </w:r>
      </w:ins>
    </w:p>
    <w:p>
      <w:pPr>
        <w:pStyle w:val="38"/>
        <w:rPr>
          <w:ins w:id="99166" w:author="מנוע מכני" w:date="2026-10-11T12:04:40Z"/>
        </w:rPr>
      </w:pPr>
      <w:r>
        <w:t xml:space="preserve">והך</w:t>
      </w:r>
    </w:p>
    <w:p w:rsidR="00DA63EC" w:rsidRDefault="00DA63EC" w:rsidP="00DA63EC">
      <w:pPr>
        <w:tabs>
          <w:tab w:val="center" w:pos="2835"/>
        </w:tabs>
        <w:rPr>
          <w:rFonts w:ascii="BA Franknatan Regular" w:hAnsi="BA Franknatan Regular"/>
          <w:rtl/>
        </w:rPr>
      </w:pPr>
      <w:del w:id="99167"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דחזי דבעי' שרטוט </w:t>
      </w:r>
      <w:r>
        <w:rPr>
          <w:rStyle w:val="2fb"/>
          <w:rFonts w:ascii="BA Franknatan Regular" w:hAnsi="BA Franknatan Regular" w:hint="cs"/>
          <w:rtl/>
        </w:rPr>
        <w:t xml:space="preserve">מרמב</w:t>
      </w:r>
      <w:r>
        <w:rPr>
          <w:rStyle w:val="2fb"/>
          <w:rFonts w:ascii="BA Franknatan Regular" w:hAnsi="BA Franknatan Regular"/>
          <w:rtl/>
        </w:rPr>
        <w:t>"</w:t>
      </w:r>
      <w:r>
        <w:rPr>
          <w:rStyle w:val="2fb"/>
          <w:rFonts w:ascii="BA Franknatan Regular" w:hAnsi="BA Franknatan Regular" w:hint="cs"/>
          <w:rtl/>
        </w:rPr>
        <w:t xml:space="preserve">ח</w:t>
      </w:r>
      <w:r>
        <w:rPr>
          <w:rFonts w:ascii="BA Franknatan Regular" w:hAnsi="BA Franknatan Regular" w:hint="cs"/>
          <w:rtl/>
        </w:rPr>
        <w:t xml:space="preserve"> </w:t>
      </w:r>
      <w:r>
        <w:rPr>
          <w:rStyle w:val="2fb"/>
          <w:rFonts w:ascii="BA Franknatan Regular" w:hAnsi="BA Franknatan Regular" w:hint="cs"/>
          <w:rtl/>
        </w:rPr>
        <w:t xml:space="preserve">מרחב</w:t>
      </w:r>
      <w:r>
        <w:rPr>
          <w:rStyle w:val="2fb"/>
          <w:rFonts w:ascii="BA Franknatan Regular" w:hAnsi="BA Franknatan Regular"/>
          <w:rtl/>
        </w:rPr>
        <w:t>"</w:t>
      </w:r>
      <w:r>
        <w:rPr>
          <w:rStyle w:val="2fb"/>
          <w:rFonts w:ascii="BA Franknatan Regular" w:hAnsi="BA Franknatan Regular" w:hint="cs"/>
          <w:rtl/>
        </w:rPr>
        <w:t xml:space="preserve">ג</w:t>
      </w:r>
      <w:r>
        <w:rPr>
          <w:rFonts w:ascii="BA Franknatan Regular" w:hAnsi="BA Franknatan Regular" w:hint="cs"/>
          <w:rtl/>
        </w:rPr>
        <w:t xml:space="preserve"> </w:t>
      </w:r>
      <w:r>
        <w:rPr>
          <w:rStyle w:val="2fb"/>
          <w:rFonts w:ascii="BA Franknatan Regular" w:hAnsi="BA Franknatan Regular" w:hint="cs"/>
          <w:rtl/>
        </w:rPr>
        <w:t xml:space="preserve">מרב</w:t>
      </w:r>
      <w:r w:rsidRPr="00947625">
        <w:rPr>
          <w:rFonts w:ascii="BA Franknatan Regular" w:hAnsi="BA Franknatan Regular"/>
          <w:rtl/>
        </w:rPr>
        <w:t xml:space="preserve">: </w:t>
      </w:r>
    </w:p>
    <w:p w:rsidR="00DA63EC" w:rsidRDefault="00DA63EC" w:rsidP="00DA63EC">
      <w:pPr>
        <w:tabs>
          <w:tab w:val="center" w:pos="2835"/>
        </w:tabs>
        <w:rPr>
          <w:rFonts w:ascii="BA Franknatan Regular" w:hAnsi="BA Franknatan Regular"/>
          <w:rtl/>
        </w:rPr>
      </w:pPr>
      <w:r w:rsidRPr="0051076E">
        <w:rPr>
          <w:b/>
          <w:bCs/>
          <w:rtl/>
        </w:rPr>
        <w:t xml:space="preserve">• </w:t>
      </w:r>
      <w:r>
        <w:rPr>
          <w:rFonts w:ascii="BA Franknatan Regular" w:hAnsi="BA Franknatan Regular"/>
          <w:rtl/>
        </w:rPr>
        <w:t xml:space="preserve">כל מזוזה שאינה משורטטת </w:t>
      </w:r>
      <w:r w:rsidRPr="00947625">
        <w:rPr>
          <w:rFonts w:ascii="BA Franknatan Regular" w:hAnsi="BA Franknatan Regular"/>
          <w:rtl/>
        </w:rPr>
        <w:t xml:space="preserve">פסולה, </w:t>
      </w:r>
      <w:r w:rsidRPr="00947625">
        <w:rPr>
          <w:rStyle w:val="2fb"/>
          <w:rFonts w:ascii="BA Franknatan Regular" w:hAnsi="BA Franknatan Regular"/>
          <w:rtl/>
        </w:rPr>
        <w:t xml:space="preserve">ור</w:t>
      </w:r>
      <w:r>
        <w:rPr>
          <w:rStyle w:val="2fb"/>
          <w:rFonts w:ascii="BA Franknatan Regular" w:hAnsi="BA Franknatan Regular" w:hint="cs"/>
          <w:rtl/>
        </w:rPr>
        <w:t>מב</w:t>
      </w:r>
      <w:r>
        <w:rPr>
          <w:rStyle w:val="2fb"/>
          <w:rFonts w:ascii="BA Franknatan Regular" w:hAnsi="BA Franknatan Regular"/>
          <w:rtl/>
        </w:rPr>
        <w:t>"</w:t>
      </w:r>
      <w:r>
        <w:rPr>
          <w:rStyle w:val="2fb"/>
          <w:rFonts w:ascii="BA Franknatan Regular" w:hAnsi="BA Franknatan Regular" w:hint="cs"/>
          <w:rtl/>
        </w:rPr>
        <w:t>ח</w:t>
      </w:r>
      <w:r w:rsidRPr="00947625">
        <w:rPr>
          <w:rFonts w:ascii="BA Franknatan Regular" w:hAnsi="BA Franknatan Regular"/>
          <w:rtl/>
        </w:rPr>
        <w:t>: שרטוט של מזוזה - הלכה למשה מסיני!</w:t>
      </w:r>
    </w:p>
    <w:p>
      <w:pPr>
        <w:pStyle w:val="38"/>
        <w:rPr>
          <w:ins w:id="99168" w:author="מנוע מכני" w:date="2026-10-11T12:04:40Z"/>
        </w:rPr>
      </w:pPr>
      <w:r w:rsidRPr="00947625">
        <w:t xml:space="preserve">תנאי היא</w:t>
      </w:r>
      <w:ins w:id="94491" w:author="מנוע מכני" w:date="2026-10-11T12:04:40Z">
        <w:r>
          <w:t xml:space="preserve">,</w:t>
        </w:r>
      </w:ins>
      <w:del w:id="94492" w:author="מנוע מכני" w:date="2026-10-11T12:04:40Z">
        <w:r w:rsidRPr="00947625">
          <w:delText xml:space="preserve">;</w:delText>
        </w:r>
      </w:del>
      <w:r w:rsidRPr="00947625">
        <w:t xml:space="preserve"> </w:t>
      </w:r>
      <w:r>
        <w:t>דרי</w:t>
      </w:r>
      <w:r>
        <w:t>"</w:t>
      </w:r>
      <w:r>
        <w:t>ר מ</w:t>
      </w:r>
      <w:r w:rsidRPr="00947625">
        <w:t xml:space="preserve">רבינו:</w:t>
      </w:r>
    </w:p>
    <w:p w:rsidR="00DA63EC" w:rsidRDefault="00DA63EC" w:rsidP="00DA63EC">
      <w:pPr>
        <w:tabs>
          <w:tab w:val="center" w:pos="2835"/>
        </w:tabs>
        <w:rPr>
          <w:rFonts w:ascii="BA Franknatan Regular" w:hAnsi="BA Franknatan Regular"/>
          <w:rtl/>
        </w:rPr>
      </w:pPr>
      <w:del w:id="9916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תפילין ומזוזות נכתבות שלא מן הכתב, ואין צריכות שירטוט.</w:t>
      </w:r>
    </w:p>
    <w:p w:rsidR="00DA63EC" w:rsidRDefault="00DA63EC" w:rsidP="00DA63EC">
      <w:pPr>
        <w:rPr>
          <w:rtl/>
        </w:rPr>
      </w:pPr>
      <w:r w:rsidRPr="00336727">
        <w:rPr>
          <w:rtl/>
        </w:rPr>
        <w:lastRenderedPageBreak/>
        <w:t xml:space="preserve">והילכתא: תפילין </w:t>
      </w:r>
      <w:ins w:id="96107" w:author="מנוע מכני" w:date="2026-10-11T12:04:40Z">
        <w:r>
          <w:rPr>
            <w:rtl/>
          </w:rPr>
          <w:t xml:space="preserve">לא</w:t>
        </w:r>
        <w:r>
          <w:rPr>
            <w:rtl/>
          </w:rPr>
          <w:t xml:space="preserve"> צריך</w:t>
        </w:r>
      </w:ins>
      <w:del w:id="96108" w:author="מנוע מכני" w:date="2026-10-11T12:04:40Z">
        <w:r w:rsidRPr="00336727">
          <w:rPr>
            <w:rtl/>
          </w:rPr>
          <w:lastRenderedPageBreak/>
          <w:delText xml:space="preserve">לא בעי</w:delText>
        </w:r>
      </w:del>
      <w:r w:rsidRPr="00336727">
        <w:rPr>
          <w:rtl/>
        </w:rPr>
        <w:lastRenderedPageBreak/>
        <w:t xml:space="preserve"> שרטוט, ומזוזה בעיא שירטוט, ואידי ואידי נכתבות שלא מן הכתב</w:t>
      </w:r>
      <w:ins w:id="94493" w:author="מנוע מכני" w:date="2026-10-11T12:04:40Z">
        <w:r>
          <w:rPr>
            <w:rtl/>
          </w:rPr>
          <w:t xml:space="preserve">,</w:t>
        </w:r>
      </w:ins>
      <w:del w:id="94494" w:author="מנוע מכני" w:date="2026-10-11T12:04:40Z">
        <w:r w:rsidRPr="00336727">
          <w:rPr>
            <w:rtl/>
          </w:rPr>
          <w:lastRenderedPageBreak/>
          <w:delText xml:space="preserve">;</w:delText>
        </w:r>
      </w:del>
      <w:r w:rsidRPr="00336727">
        <w:rPr>
          <w:rtl/>
        </w:rPr>
        <w:lastRenderedPageBreak/>
        <w:t xml:space="preserve"> </w:t>
      </w:r>
      <w:r w:rsidRPr="00336727">
        <w:rPr>
          <w:rFonts w:hint="cs"/>
          <w:rtl/>
        </w:rPr>
        <w:t>ד</w:t>
      </w:r>
      <w:r w:rsidRPr="00336727">
        <w:rPr>
          <w:rtl/>
        </w:rPr>
        <w:t>מיגרס גריסין.</w:t>
      </w:r>
    </w:p>
    <w:p w:rsidR="00DA63EC" w:rsidRDefault="00DA63EC" w:rsidP="00DA63EC">
      <w:pPr>
        <w:rPr>
          <w:rtl/>
        </w:rPr>
      </w:pPr>
    </w:p>
    <w:p>
      <w:pPr>
        <w:pStyle w:val="afffff8"/>
        <w:rPr>
          <w:ins w:id="90619" w:author="קלוד" w:date="2026-10-11T12:32:08Z"/>
        </w:rPr>
      </w:pPr>
      <w:ins w:id="90620" w:author="קלוד" w:date="2026-10-11T12:32:08Z">
        <w:r>
          <w:rPr>
            <w:color w:val="7B3F00"/>
          </w:rPr>
          <w:t xml:space="preserve">ישיבה על מיטה שס"ת מונח עליה</w:t>
        </w:r>
      </w:ins>
    </w:p>
    <w:p>
      <w:pPr>
        <w:pStyle w:val="38"/>
        <w:rPr>
          <w:ins w:id="99171" w:author="מנוע מכני" w:date="2026-10-11T12:04:40Z"/>
        </w:rPr>
      </w:pPr>
      <w:del w:id="99170" w:author="מנוע מכני" w:date="2026-10-11T12:04:40Z">
        <w:r w:rsidRPr="0051076E">
          <w:delText xml:space="preserve">•</w:delText>
        </w:r>
      </w:del>
      <w:r w:rsidRPr="0051076E">
        <w:t xml:space="preserve"> </w:t>
      </w:r>
      <w:r>
        <w:t>ר</w:t>
      </w:r>
      <w:r>
        <w:t>"</w:t>
      </w:r>
      <w:r>
        <w:t>ח</w:t>
      </w:r>
      <w:r>
        <w:t xml:space="preserve">:</w:t>
      </w:r>
    </w:p>
    <w:p w:rsidR="00DA63EC" w:rsidRDefault="00DA63EC" w:rsidP="00DA63EC">
      <w:pPr>
        <w:tabs>
          <w:tab w:val="center" w:pos="2835"/>
        </w:tabs>
        <w:rPr>
          <w:rFonts w:ascii="BA Franknatan Regular" w:hAnsi="BA Franknatan Regular"/>
          <w:rtl/>
        </w:rPr>
      </w:pPr>
      <w:del w:id="99172" w:author="מנוע מכני" w:date="2026-10-11T12:04:40Z">
        <w:r>
          <w:rPr>
            <w:rFonts w:ascii="BA Franknatan Regular" w:hAnsi="BA Franknatan Regular"/>
            <w:rtl/>
          </w:rPr>
          <w:delText xml:space="preserve"> </w:delText>
        </w:r>
      </w:del>
      <w:r>
        <w:rPr>
          <w:rFonts w:ascii="BA Franknatan Regular" w:hAnsi="BA Franknatan Regular"/>
          <w:rtl/>
        </w:rPr>
        <w:t xml:space="preserve">אנ</w:t>
      </w:r>
      <w:r>
        <w:rPr>
          <w:rFonts w:ascii="BA Franknatan Regular" w:hAnsi="BA Franknatan Regular" w:hint="cs"/>
          <w:rtl/>
        </w:rPr>
        <w:t xml:space="preserve">י ראיתי </w:t>
      </w:r>
      <w:r>
        <w:rPr>
          <w:rStyle w:val="2fb"/>
          <w:rFonts w:ascii="BA Franknatan Regular" w:hAnsi="BA Franknatan Regular" w:hint="cs"/>
          <w:rtl/>
        </w:rPr>
        <w:t xml:space="preserve">לר</w:t>
      </w:r>
      <w:r>
        <w:rPr>
          <w:rStyle w:val="2fb"/>
          <w:rFonts w:ascii="BA Franknatan Regular" w:hAnsi="BA Franknatan Regular"/>
          <w:rtl/>
        </w:rPr>
        <w:t>"</w:t>
      </w:r>
      <w:r>
        <w:rPr>
          <w:rStyle w:val="2fb"/>
          <w:rFonts w:ascii="BA Franknatan Regular" w:hAnsi="BA Franknatan Regular" w:hint="cs"/>
          <w:rtl/>
        </w:rPr>
        <w:t xml:space="preserve">ה</w:t>
      </w:r>
      <w:r>
        <w:rPr>
          <w:rFonts w:ascii="BA Franknatan Regular" w:hAnsi="BA Franknatan Regular" w:hint="cs"/>
          <w:rtl/>
        </w:rPr>
        <w:t xml:space="preserve"> שישב על מיטה שס</w:t>
      </w:r>
      <w:r>
        <w:rPr>
          <w:rFonts w:ascii="BA Franknatan Regular" w:hAnsi="BA Franknatan Regular"/>
          <w:rtl/>
        </w:rPr>
        <w:t>"</w:t>
      </w:r>
      <w:r>
        <w:rPr>
          <w:rFonts w:ascii="BA Franknatan Regular" w:hAnsi="BA Franknatan Regular" w:hint="cs"/>
          <w:rtl/>
        </w:rPr>
        <w:t xml:space="preserve">ת </w:t>
      </w:r>
      <w:ins w:id="92797" w:author="מנוע מכני" w:date="2026-10-11T12:04:40Z">
        <w:r>
          <w:rPr>
            <w:rFonts w:ascii="BA Franknatan Regular" w:hAnsi="BA Franknatan Regular" w:hint="cs"/>
            <w:rtl/>
          </w:rPr>
          <w:t xml:space="preserve">עליו</w:t>
        </w:r>
      </w:ins>
      <w:del w:id="92798" w:author="מנוע מכני" w:date="2026-10-11T12:04:40Z">
        <w:r>
          <w:rPr>
            <w:rFonts w:ascii="BA Franknatan Regular" w:hAnsi="BA Franknatan Regular" w:hint="cs"/>
            <w:rtl/>
          </w:rPr>
          <w:delText xml:space="preserve">עליה</w:delText>
        </w:r>
      </w:del>
      <w:r w:rsidRPr="00947625">
        <w:rPr>
          <w:rFonts w:ascii="BA Franknatan Regular" w:hAnsi="BA Franknatan Regular"/>
          <w:rtl/>
        </w:rPr>
        <w:t>, ו</w:t>
      </w:r>
      <w:r>
        <w:rPr>
          <w:rFonts w:ascii="BA Franknatan Regular" w:hAnsi="BA Franknatan Regular" w:hint="cs"/>
          <w:rtl/>
        </w:rPr>
        <w:t>כפה כד על הארץ והניח הס</w:t>
      </w:r>
      <w:r>
        <w:rPr>
          <w:rFonts w:ascii="BA Franknatan Regular" w:hAnsi="BA Franknatan Regular"/>
          <w:rtl/>
        </w:rPr>
        <w:t>"</w:t>
      </w:r>
      <w:r>
        <w:rPr>
          <w:rFonts w:ascii="BA Franknatan Regular" w:hAnsi="BA Franknatan Regular" w:hint="cs"/>
          <w:rtl/>
        </w:rPr>
        <w:t xml:space="preserve">ת עליו </w:t>
      </w:r>
      <w:r>
        <w:rPr>
          <w:rFonts w:ascii="BA Franknatan Regular" w:hAnsi="BA Franknatan Regular" w:hint="cs"/>
          <w:rtl/>
        </w:rPr>
        <w:t xml:space="preserve">ואח</w:t>
      </w:r>
      <w:r>
        <w:rPr>
          <w:rFonts w:ascii="BA Franknatan Regular" w:hAnsi="BA Franknatan Regular"/>
          <w:rtl/>
        </w:rPr>
        <w:t>"</w:t>
      </w:r>
      <w:r>
        <w:rPr>
          <w:rFonts w:ascii="BA Franknatan Regular" w:hAnsi="BA Franknatan Regular" w:hint="cs"/>
          <w:rtl/>
        </w:rPr>
        <w:t xml:space="preserve">כ</w:t>
      </w:r>
      <w:r>
        <w:rPr>
          <w:rFonts w:ascii="BA Franknatan Regular" w:hAnsi="BA Franknatan Regular" w:hint="cs"/>
          <w:rtl/>
        </w:rPr>
        <w:t xml:space="preserve"> ישב ד</w:t>
      </w:r>
      <w:r w:rsidRPr="00947625">
        <w:rPr>
          <w:rFonts w:ascii="BA Franknatan Regular" w:hAnsi="BA Franknatan Regular"/>
          <w:rtl/>
        </w:rPr>
        <w:t xml:space="preserve">סבר: אסור לישב על גבי מיטה שס"ת מונח </w:t>
      </w:r>
      <w:ins w:id="92799" w:author="מנוע מכני" w:date="2026-10-11T12:04:40Z">
        <w:r>
          <w:rPr>
            <w:rFonts w:ascii="BA Franknatan Regular" w:hAnsi="BA Franknatan Regular"/>
            <w:rtl/>
          </w:rPr>
          <w:t xml:space="preserve">עליו</w:t>
        </w:r>
      </w:ins>
      <w:del w:id="92800" w:author="מנוע מכני" w:date="2026-10-11T12:04:40Z">
        <w:r w:rsidRPr="00947625">
          <w:rPr>
            <w:rFonts w:ascii="BA Franknatan Regular" w:hAnsi="BA Franknatan Regular"/>
            <w:rtl/>
          </w:rPr>
          <w:delText xml:space="preserve">עליה</w:delText>
        </w:r>
      </w:del>
      <w:r w:rsidRPr="00947625">
        <w:rPr>
          <w:rFonts w:ascii="BA Franknatan Regular" w:hAnsi="BA Franknatan Regular"/>
          <w:rtl/>
        </w:rPr>
        <w:t xml:space="preserve">.</w:t>
      </w:r>
    </w:p>
    <w:p>
      <w:pPr>
        <w:pStyle w:val="38"/>
        <w:rPr>
          <w:ins w:id="99173" w:author="מנוע מכני" w:date="2026-10-11T12:04:40Z"/>
        </w:rPr>
      </w:pPr>
      <w:r w:rsidRPr="00947625">
        <w:t>ופליגא דר</w:t>
      </w:r>
      <w:r>
        <w:t>בב</w:t>
      </w:r>
      <w:r>
        <w:t>"</w:t>
      </w:r>
      <w:r>
        <w:t>ח מרי</w:t>
      </w:r>
      <w:r>
        <w:t>"</w:t>
      </w:r>
      <w:r>
        <w:t>ו</w:t>
      </w:r>
      <w:r w:rsidRPr="00947625">
        <w:t xml:space="preserve">:</w:t>
      </w:r>
    </w:p>
    <w:p w:rsidR="00DA63EC" w:rsidRDefault="00DA63EC" w:rsidP="00DA63EC">
      <w:pPr>
        <w:tabs>
          <w:tab w:val="center" w:pos="2835"/>
        </w:tabs>
        <w:rPr>
          <w:rFonts w:ascii="BA Franknatan Regular" w:hAnsi="BA Franknatan Regular"/>
          <w:rtl/>
        </w:rPr>
      </w:pPr>
      <w:del w:id="9917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מותר לישב </w:t>
      </w:r>
      <w:r w:rsidRPr="00947625">
        <w:rPr>
          <w:rFonts w:ascii="BA Franknatan Regular" w:hAnsi="BA Franknatan Regular"/>
          <w:rtl/>
        </w:rPr>
        <w:t xml:space="preserve">ע</w:t>
      </w:r>
      <w:r>
        <w:rPr>
          <w:rFonts w:ascii="BA Franknatan Regular" w:hAnsi="BA Franknatan Regular"/>
          <w:rtl/>
        </w:rPr>
        <w:t>"</w:t>
      </w:r>
      <w:r>
        <w:rPr>
          <w:rFonts w:ascii="BA Franknatan Regular" w:hAnsi="BA Franknatan Regular" w:hint="cs"/>
          <w:rtl/>
        </w:rPr>
        <w:t>ג</w:t>
      </w:r>
      <w:r w:rsidRPr="00947625">
        <w:rPr>
          <w:rFonts w:ascii="BA Franknatan Regular" w:hAnsi="BA Franknatan Regular"/>
          <w:rtl/>
        </w:rPr>
        <w:t xml:space="preserve"> מיטה שספר תורה מונח </w:t>
      </w:r>
      <w:ins w:id="92801" w:author="מנוע מכני" w:date="2026-10-11T12:04:40Z">
        <w:r>
          <w:rPr>
            <w:rFonts w:ascii="BA Franknatan Regular" w:hAnsi="BA Franknatan Regular"/>
            <w:rtl/>
          </w:rPr>
          <w:t xml:space="preserve">עליו</w:t>
        </w:r>
      </w:ins>
      <w:del w:id="92802" w:author="מנוע מכני" w:date="2026-10-11T12:04:40Z">
        <w:r w:rsidRPr="00947625">
          <w:rPr>
            <w:rFonts w:ascii="BA Franknatan Regular" w:hAnsi="BA Franknatan Regular"/>
            <w:rtl/>
          </w:rPr>
          <w:delText xml:space="preserve">עליה</w:delText>
        </w:r>
      </w:del>
      <w:ins w:id="94495" w:author="מנוע מכני" w:date="2026-10-11T12:04:40Z">
        <w:r>
          <w:rPr>
            <w:rFonts w:ascii="BA Franknatan Regular" w:hAnsi="BA Franknatan Regular"/>
            <w:rtl/>
          </w:rPr>
          <w:t xml:space="preserve">,</w:t>
        </w:r>
      </w:ins>
      <w:del w:id="94496"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ואם לחשך אדם לומר: מעשה </w:t>
      </w:r>
      <w:r w:rsidRPr="00947625">
        <w:rPr>
          <w:rStyle w:val="2fb"/>
          <w:rFonts w:ascii="BA Franknatan Regular" w:hAnsi="BA Franknatan Regular"/>
          <w:rtl/>
        </w:rPr>
        <w:t xml:space="preserve">בר</w:t>
      </w:r>
      <w:r>
        <w:rPr>
          <w:rStyle w:val="2fb"/>
          <w:rFonts w:ascii="BA Franknatan Regular" w:hAnsi="BA Franknatan Regular"/>
          <w:rtl/>
        </w:rPr>
        <w:t>"</w:t>
      </w:r>
      <w:r>
        <w:rPr>
          <w:rStyle w:val="2fb"/>
          <w:rFonts w:ascii="BA Franknatan Regular" w:hAnsi="BA Franknatan Regular" w:hint="cs"/>
          <w:rtl/>
        </w:rPr>
        <w:t>א</w:t>
      </w:r>
      <w:r w:rsidRPr="00947625">
        <w:rPr>
          <w:rFonts w:ascii="BA Franknatan Regular" w:hAnsi="BA Franknatan Regular"/>
          <w:rtl/>
        </w:rPr>
        <w:t xml:space="preserve"> שהיה יושב על המיטה ונזכר שס"ת מונח </w:t>
      </w:r>
      <w:ins w:id="92803" w:author="מנוע מכני" w:date="2026-10-11T12:04:40Z">
        <w:r>
          <w:rPr>
            <w:rFonts w:ascii="BA Franknatan Regular" w:hAnsi="BA Franknatan Regular"/>
            <w:rtl/>
          </w:rPr>
          <w:t xml:space="preserve">עליו</w:t>
        </w:r>
      </w:ins>
      <w:del w:id="92804" w:author="מנוע מכני" w:date="2026-10-11T12:04:40Z">
        <w:r w:rsidRPr="00947625">
          <w:rPr>
            <w:rFonts w:ascii="BA Franknatan Regular" w:hAnsi="BA Franknatan Regular"/>
            <w:rtl/>
          </w:rPr>
          <w:delText xml:space="preserve">עליה</w:delText>
        </w:r>
      </w:del>
      <w:r w:rsidRPr="00947625">
        <w:rPr>
          <w:rFonts w:ascii="BA Franknatan Regular" w:hAnsi="BA Franknatan Regular"/>
          <w:rtl/>
        </w:rPr>
        <w:t xml:space="preserve">, ונשמט וישב </w:t>
      </w:r>
      <w:r w:rsidRPr="00947625">
        <w:rPr>
          <w:rFonts w:ascii="BA Franknatan Regular" w:hAnsi="BA Franknatan Regular"/>
          <w:rtl/>
        </w:rPr>
        <w:t xml:space="preserve">ע"ג</w:t>
      </w:r>
      <w:r w:rsidRPr="00947625">
        <w:rPr>
          <w:rFonts w:ascii="BA Franknatan Regular" w:hAnsi="BA Franknatan Regular"/>
          <w:rtl/>
        </w:rPr>
        <w:t xml:space="preserve"> קרקע, ודומה כמי שהכישו נחש!</w:t>
      </w:r>
    </w:p>
    <w:p w:rsidR="00DA63EC" w:rsidRDefault="00DA63EC" w:rsidP="00DA63EC">
      <w:pPr>
        <w:pStyle w:val="affffb"/>
        <w:rPr>
          <w:rtl/>
        </w:rPr>
      </w:pPr>
      <w:r>
        <w:rPr>
          <w:rtl/>
        </w:rPr>
        <w:t xml:space="preserve">- </w:t>
      </w:r>
      <w:ins w:id="91127" w:author="מנוע מכני" w:date="2026-10-11T12:04:40Z">
        <w:r>
          <w:rPr>
            <w:rtl/>
          </w:rPr>
          <w:t xml:space="preserve">שם</w:t>
        </w:r>
      </w:ins>
      <w:del w:id="91128" w:author="מנוע מכני" w:date="2026-10-11T12:04:40Z">
        <w:r w:rsidRPr="00947625">
          <w:rPr>
            <w:rtl/>
          </w:rPr>
          <w:delText xml:space="preserve">התם</w:delText>
        </w:r>
      </w:del>
      <w:r w:rsidRPr="00947625">
        <w:rPr>
          <w:rtl/>
        </w:rPr>
        <w:t xml:space="preserve"> ס"ת על גבי קרקע </w:t>
      </w:r>
      <w:ins w:id="96661" w:author="מנוע מכני" w:date="2026-10-11T12:04:40Z">
        <w:r>
          <w:rPr>
            <w:rtl/>
          </w:rPr>
          <w:t xml:space="preserve">היה</w:t>
        </w:r>
      </w:ins>
      <w:del w:id="96662" w:author="מנוע מכני" w:date="2026-10-11T12:04:40Z">
        <w:r w:rsidRPr="00947625">
          <w:rPr>
            <w:rtl/>
          </w:rPr>
          <w:delText xml:space="preserve">הוה</w:delText>
        </w:r>
      </w:del>
      <w:r w:rsidRPr="00947625">
        <w:rPr>
          <w:rtl/>
        </w:rPr>
        <w:t xml:space="preserve">.</w:t>
      </w:r>
    </w:p>
    <w:p w:rsidR="00DA63EC" w:rsidRDefault="00DA63EC" w:rsidP="00DA63EC">
      <w:pPr>
        <w:tabs>
          <w:tab w:val="center" w:pos="2835"/>
        </w:tabs>
        <w:rPr>
          <w:rFonts w:ascii="BA Franknatan Regular" w:hAnsi="BA Franknatan Regular"/>
          <w:rtl/>
        </w:rPr>
      </w:pPr>
    </w:p>
    <w:p>
      <w:pPr>
        <w:pStyle w:val="afffff8"/>
        <w:rPr>
          <w:ins w:id="90617" w:author="קלוד" w:date="2026-10-11T12:32:08Z"/>
        </w:rPr>
      </w:pPr>
      <w:ins w:id="90618" w:author="קלוד" w:date="2026-10-11T12:32:08Z">
        <w:r>
          <w:rPr>
            <w:color w:val="7B3F00"/>
          </w:rPr>
          <w:t xml:space="preserve">מזוזה שכתבה אגרת או תלאה במקל - פסולה</w:t>
        </w:r>
      </w:ins>
    </w:p>
    <w:p>
      <w:pPr>
        <w:pStyle w:val="38"/>
        <w:rPr>
          <w:ins w:id="99176" w:author="מנוע מכני" w:date="2026-10-11T12:04:40Z"/>
        </w:rPr>
      </w:pPr>
      <w:del w:id="99175" w:author="מנוע מכני" w:date="2026-10-11T12:04:40Z">
        <w:r w:rsidRPr="0051076E">
          <w:delText xml:space="preserve">•</w:delText>
        </w:r>
      </w:del>
      <w:r w:rsidRPr="0051076E">
        <w:t xml:space="preserve"> </w:t>
      </w:r>
      <w:r>
        <w:t>ר</w:t>
      </w:r>
      <w:r>
        <w:t>"</w:t>
      </w:r>
      <w:r>
        <w:t>י מ</w:t>
      </w:r>
      <w:r w:rsidRPr="00947625">
        <w:t xml:space="preserve">שמואל:</w:t>
      </w:r>
    </w:p>
    <w:p w:rsidR="00DA63EC" w:rsidRDefault="00DA63EC" w:rsidP="00DA63EC">
      <w:pPr>
        <w:tabs>
          <w:tab w:val="center" w:pos="2835"/>
        </w:tabs>
        <w:rPr>
          <w:rFonts w:ascii="BA Franknatan Regular" w:hAnsi="BA Franknatan Regular"/>
          <w:rtl/>
        </w:rPr>
      </w:pPr>
      <w:del w:id="9917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כתבה אגרת - פסולה</w:t>
      </w:r>
      <w:ins w:id="94497" w:author="מנוע מכני" w:date="2026-10-11T12:04:40Z">
        <w:r>
          <w:rPr>
            <w:rFonts w:ascii="BA Franknatan Regular" w:hAnsi="BA Franknatan Regular"/>
            <w:rtl/>
          </w:rPr>
          <w:t xml:space="preserve">,</w:t>
        </w:r>
      </w:ins>
      <w:del w:id="94498"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ins w:id="97351" w:author="מנוע מכני" w:date="2026-10-11T12:04:40Z">
        <w:r>
          <w:rPr>
            <w:rFonts w:ascii="BA Franknatan Regular" w:hAnsi="BA Franknatan Regular" w:hint="cs"/>
            <w:rtl/>
          </w:rPr>
          <w:t xml:space="preserve">דבאה</w:t>
        </w:r>
      </w:ins>
      <w:del w:id="97352" w:author="מנוע מכני" w:date="2026-10-11T12:04:40Z">
        <w:r>
          <w:rPr>
            <w:rFonts w:ascii="BA Franknatan Regular" w:hAnsi="BA Franknatan Regular" w:hint="cs"/>
            <w:rtl/>
          </w:rPr>
          <w:delText xml:space="preserve">ד</w:delText>
        </w:r>
        <w:r w:rsidRPr="00947625">
          <w:rPr>
            <w:rFonts w:ascii="BA Franknatan Regular" w:hAnsi="BA Franknatan Regular"/>
            <w:rtl/>
          </w:rPr>
          <w:delText xml:space="preserve">אתיא</w:delText>
        </w:r>
      </w:del>
      <w:r w:rsidRPr="00947625">
        <w:rPr>
          <w:rFonts w:ascii="BA Franknatan Regular" w:hAnsi="BA Franknatan Regular"/>
          <w:rtl/>
        </w:rPr>
        <w:t xml:space="preserve"> כתיבה כתיבה מספר.</w:t>
      </w:r>
    </w:p>
    <w:p>
      <w:pPr>
        <w:pStyle w:val="38"/>
        <w:rPr>
          <w:ins w:id="99178" w:author="מנוע מכני" w:date="2026-10-11T12:04:40Z"/>
        </w:rPr>
      </w:pPr>
      <w:r>
        <w:t>ר</w:t>
      </w:r>
      <w:r>
        <w:t>"</w:t>
      </w:r>
      <w:r>
        <w:t>י מ</w:t>
      </w:r>
      <w:r>
        <w:t xml:space="preserve">שמואל:</w:t>
      </w:r>
    </w:p>
    <w:p w:rsidR="00DA63EC" w:rsidRDefault="00DA63EC" w:rsidP="00DA63EC">
      <w:pPr>
        <w:tabs>
          <w:tab w:val="center" w:pos="2835"/>
        </w:tabs>
        <w:rPr>
          <w:rFonts w:ascii="BA Franknatan Regular" w:hAnsi="BA Franknatan Regular"/>
          <w:rtl/>
        </w:rPr>
      </w:pPr>
      <w:del w:id="99179" w:author="מנוע מכני" w:date="2026-10-11T12:04:40Z">
        <w:r>
          <w:rPr>
            <w:rFonts w:ascii="BA Franknatan Regular" w:hAnsi="BA Franknatan Regular"/>
            <w:rtl/>
          </w:rPr>
          <w:delText xml:space="preserve"> </w:delText>
        </w:r>
      </w:del>
      <w:r>
        <w:rPr>
          <w:rFonts w:ascii="BA Franknatan Regular" w:hAnsi="BA Franknatan Regular"/>
          <w:rtl/>
        </w:rPr>
        <w:t xml:space="preserve">תלאה במקל - פסולה</w:t>
      </w:r>
      <w:ins w:id="94499" w:author="מנוע מכני" w:date="2026-10-11T12:04:40Z">
        <w:r>
          <w:rPr>
            <w:rFonts w:ascii="BA Franknatan Regular" w:hAnsi="BA Franknatan Regular"/>
            <w:rtl/>
          </w:rPr>
          <w:t xml:space="preserve">,</w:t>
        </w:r>
      </w:ins>
      <w:del w:id="94500" w:author="מנוע מכני" w:date="2026-10-11T12:04:40Z">
        <w:r>
          <w:rPr>
            <w:rFonts w:ascii="BA Franknatan Regular" w:hAnsi="BA Franknatan Regular"/>
            <w:rtl/>
          </w:rPr>
          <w:delText xml:space="preserve">;</w:delText>
        </w:r>
      </w:del>
      <w:r>
        <w:rPr>
          <w:rFonts w:ascii="BA Franknatan Regular" w:hAnsi="BA Franknatan Regular"/>
          <w:rtl/>
        </w:rPr>
        <w:t xml:space="preserve"> </w:t>
      </w:r>
      <w:r>
        <w:rPr>
          <w:rFonts w:ascii="BA Franknatan Regular" w:hAnsi="BA Franknatan Regular" w:hint="cs"/>
          <w:rtl/>
        </w:rPr>
        <w:t>ד</w:t>
      </w:r>
      <w:r w:rsidRPr="00947625">
        <w:rPr>
          <w:rFonts w:ascii="BA Franknatan Regular" w:hAnsi="BA Franknatan Regular"/>
          <w:rtl/>
        </w:rPr>
        <w:t xml:space="preserve">בשעריך </w:t>
      </w:r>
      <w:ins w:id="91129" w:author="מנוע מכני" w:date="2026-10-11T12:04:40Z">
        <w:r>
          <w:rPr>
            <w:rFonts w:ascii="BA Franknatan Regular" w:hAnsi="BA Franknatan Regular"/>
            <w:rtl/>
          </w:rPr>
          <w:t xml:space="preserve">צריך</w:t>
        </w:r>
      </w:ins>
      <w:del w:id="91130" w:author="מנוע מכני" w:date="2026-10-11T12:04:40Z">
        <w:r w:rsidRPr="00947625">
          <w:rPr>
            <w:rFonts w:ascii="BA Franknatan Regular" w:hAnsi="BA Franknatan Regular"/>
            <w:rtl/>
          </w:rPr>
          <w:delText xml:space="preserve">בעינן</w:delText>
        </w:r>
      </w:del>
      <w:r w:rsidRPr="00947625">
        <w:rPr>
          <w:rFonts w:ascii="BA Franknatan Regular" w:hAnsi="BA Franknatan Regular"/>
          <w:rtl/>
        </w:rPr>
        <w:t xml:space="preserve">.</w:t>
      </w:r>
    </w:p>
    <w:p>
      <w:pPr>
        <w:pStyle w:val="38"/>
        <w:rPr>
          <w:ins w:id="99180" w:author="מנוע מכני" w:date="2026-10-11T12:04:40Z"/>
        </w:rPr>
      </w:pPr>
      <w:r>
        <w:t>תנ</w:t>
      </w:r>
      <w:r>
        <w:t>"</w:t>
      </w:r>
      <w:r>
        <w:t>ה</w:t>
      </w:r>
      <w:r w:rsidRPr="00947625">
        <w:t xml:space="preserve">:</w:t>
      </w:r>
    </w:p>
    <w:p w:rsidR="00DA63EC" w:rsidRDefault="00DA63EC" w:rsidP="00DA63EC">
      <w:pPr>
        <w:tabs>
          <w:tab w:val="center" w:pos="2835"/>
        </w:tabs>
        <w:rPr>
          <w:rFonts w:ascii="BA Franknatan Regular" w:hAnsi="BA Franknatan Regular"/>
          <w:rtl/>
        </w:rPr>
      </w:pPr>
      <w:del w:id="9918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תלאה במקל או שהניחה אחר הדלת - סכנה ואין בה מצוה, של בית מונבז המלך היו עושין בפונדקותיהן כן, זכר למזוזה.</w:t>
      </w:r>
    </w:p>
    <w:p>
      <w:pPr>
        <w:pStyle w:val="afffff8"/>
        <w:rPr>
          <w:ins w:id="90615" w:author="קלוד" w:date="2026-10-11T12:32:08Z"/>
        </w:rPr>
      </w:pPr>
      <w:ins w:id="90616" w:author="קלוד" w:date="2026-10-11T12:32:08Z">
        <w:r>
          <w:rPr>
            <w:color w:val="7B3F00"/>
          </w:rPr>
          <w:t xml:space="preserve">מקום המזוזה - בתוך חללו של פתח</w:t>
        </w:r>
      </w:ins>
    </w:p>
    <w:p>
      <w:pPr>
        <w:pStyle w:val="38"/>
        <w:rPr>
          <w:ins w:id="99183" w:author="מנוע מכני" w:date="2026-10-11T12:04:40Z"/>
        </w:rPr>
      </w:pPr>
      <w:del w:id="99182" w:author="מנוע מכני" w:date="2026-10-11T12:04:40Z">
        <w:r w:rsidRPr="0051076E">
          <w:delText xml:space="preserve">•</w:delText>
        </w:r>
      </w:del>
      <w:r w:rsidRPr="0051076E">
        <w:t xml:space="preserve"> </w:t>
      </w:r>
      <w:r w:rsidRPr="00947625">
        <w:t>וא</w:t>
      </w:r>
      <w:r>
        <w:t>ריא</w:t>
      </w:r>
      <w:r>
        <w:t>"</w:t>
      </w:r>
      <w:r>
        <w:t>ש</w:t>
      </w:r>
      <w:r w:rsidRPr="00947625">
        <w:t xml:space="preserve">:</w:t>
      </w:r>
    </w:p>
    <w:p w:rsidR="00DA63EC" w:rsidRDefault="00DA63EC" w:rsidP="00DA63EC">
      <w:pPr>
        <w:tabs>
          <w:tab w:val="center" w:pos="2835"/>
        </w:tabs>
        <w:rPr>
          <w:rFonts w:ascii="BA Franknatan Regular" w:hAnsi="BA Franknatan Regular"/>
          <w:rtl/>
        </w:rPr>
      </w:pPr>
      <w:del w:id="9918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מצוה להניחה בתוך חללו של פתח.</w:t>
      </w:r>
    </w:p>
    <w:p w:rsidR="00DA63EC" w:rsidRDefault="00DA63EC" w:rsidP="00DA63EC">
      <w:pPr>
        <w:tabs>
          <w:tab w:val="center" w:pos="2835"/>
        </w:tabs>
        <w:rPr>
          <w:rFonts w:ascii="BA Franknatan Regular" w:hAnsi="BA Franknatan Regular"/>
          <w:rtl/>
        </w:rPr>
      </w:pPr>
    </w:p>
    <w:p w:rsidR="00DA63EC" w:rsidRDefault="00DA63EC" w:rsidP="00DA63EC">
      <w:pPr>
        <w:pStyle w:val="afff3"/>
        <w:framePr w:wrap="around"/>
        <w:rPr>
          <w:rtl/>
        </w:rPr>
      </w:pPr>
      <w:r>
        <w:rPr>
          <w:rFonts w:hint="cs"/>
          <w:rtl/>
        </w:rPr>
        <w:t>לג.</w:t>
      </w:r>
    </w:p>
    <w:p w:rsidR="00DA63EC" w:rsidRDefault="00DA63EC" w:rsidP="00DA63EC">
      <w:pPr>
        <w:rPr>
          <w:rtl/>
        </w:rPr>
      </w:pPr>
      <w:r w:rsidRPr="00336727">
        <w:rPr>
          <w:rFonts w:hint="cs"/>
          <w:rtl/>
        </w:rPr>
        <w:t xml:space="preserve">ואפי' </w:t>
      </w:r>
      <w:r w:rsidRPr="0046594B">
        <w:rPr>
          <w:rStyle w:val="afffff0"/>
          <w:rFonts w:hint="cs"/>
          <w:rtl/>
        </w:rPr>
        <w:t>ד'</w:t>
      </w:r>
      <w:r w:rsidRPr="0046594B">
        <w:rPr>
          <w:rStyle w:val="afffff0"/>
          <w:rtl/>
        </w:rPr>
        <w:t>בשעריך</w:t>
      </w:r>
      <w:r w:rsidRPr="0046594B">
        <w:rPr>
          <w:rStyle w:val="afffff0"/>
          <w:rFonts w:hint="cs"/>
          <w:rtl/>
        </w:rPr>
        <w:t xml:space="preserve">' </w:t>
      </w:r>
      <w:r w:rsidRPr="00336727">
        <w:rPr>
          <w:rtl/>
        </w:rPr>
        <w:t>ס</w:t>
      </w:r>
      <w:r w:rsidRPr="00336727">
        <w:rPr>
          <w:rFonts w:hint="cs"/>
          <w:rtl/>
        </w:rPr>
        <w:t>ד</w:t>
      </w:r>
      <w:r w:rsidRPr="00336727">
        <w:rPr>
          <w:rtl/>
        </w:rPr>
        <w:t>"</w:t>
      </w:r>
      <w:r w:rsidRPr="00336727">
        <w:rPr>
          <w:rFonts w:hint="cs"/>
          <w:rtl/>
        </w:rPr>
        <w:t>א</w:t>
      </w:r>
      <w:r w:rsidRPr="00336727">
        <w:rPr>
          <w:rtl/>
        </w:rPr>
        <w:t xml:space="preserve">, הואיל ואמר </w:t>
      </w:r>
      <w:r w:rsidRPr="00336727">
        <w:rPr>
          <w:rStyle w:val="2fb"/>
          <w:rtl/>
        </w:rPr>
        <w:t xml:space="preserve">רבא</w:t>
      </w:r>
      <w:r w:rsidRPr="00336727">
        <w:rPr>
          <w:rtl/>
        </w:rPr>
        <w:t xml:space="preserve">: מצוה להניחה בטפח הסמוך </w:t>
      </w:r>
      <w:r w:rsidRPr="00336727">
        <w:rPr>
          <w:rStyle w:val="2fb"/>
          <w:rtl/>
        </w:rPr>
        <w:t xml:space="preserve">לר</w:t>
      </w:r>
      <w:r w:rsidRPr="00336727">
        <w:rPr>
          <w:rStyle w:val="2fb"/>
          <w:rFonts w:hint="cs"/>
          <w:rtl/>
        </w:rPr>
        <w:t>ה</w:t>
      </w:r>
      <w:r>
        <w:rPr>
          <w:rStyle w:val="2fb"/>
          <w:rtl/>
        </w:rPr>
        <w:t>"</w:t>
      </w:r>
      <w:r w:rsidRPr="00336727">
        <w:rPr>
          <w:rStyle w:val="2fb"/>
          <w:rFonts w:hint="cs"/>
          <w:rtl/>
        </w:rPr>
        <w:t>ר</w:t>
      </w:r>
      <w:r w:rsidRPr="00336727">
        <w:rPr>
          <w:rtl/>
        </w:rPr>
        <w:t xml:space="preserve">, כמה דמרחק מעלי, </w:t>
      </w:r>
      <w:r w:rsidRPr="00336727">
        <w:rPr>
          <w:rtl/>
        </w:rPr>
        <w:t xml:space="preserve">קמ"ל</w:t>
      </w:r>
      <w:r w:rsidRPr="00336727">
        <w:rPr>
          <w:rtl/>
        </w:rPr>
        <w:t xml:space="preserve">.</w:t>
      </w:r>
    </w:p>
    <w:p>
      <w:pPr>
        <w:pStyle w:val="afffff8"/>
        <w:rPr>
          <w:ins w:id="90613" w:author="קלוד" w:date="2026-10-11T12:32:08Z"/>
        </w:rPr>
      </w:pPr>
      <w:ins w:id="90614" w:author="קלוד" w:date="2026-10-11T12:32:08Z">
        <w:r>
          <w:rPr>
            <w:color w:val="7B3F00"/>
          </w:rPr>
          <w:t xml:space="preserve">מזוזה על שני דפין - והניחה בשני סיפין</w:t>
        </w:r>
      </w:ins>
    </w:p>
    <w:p>
      <w:pPr>
        <w:pStyle w:val="38"/>
        <w:rPr>
          <w:ins w:id="99186" w:author="מנוע מכני" w:date="2026-10-11T12:04:40Z"/>
        </w:rPr>
      </w:pPr>
      <w:del w:id="99185" w:author="מנוע מכני" w:date="2026-10-11T12:04:40Z">
        <w:r w:rsidRPr="0051076E">
          <w:delText xml:space="preserve">•</w:delText>
        </w:r>
      </w:del>
      <w:r w:rsidRPr="0051076E">
        <w:t xml:space="preserve"> </w:t>
      </w:r>
      <w:r w:rsidRPr="00947625">
        <w:t>וא</w:t>
      </w:r>
      <w:r>
        <w:t>ריא</w:t>
      </w:r>
      <w:r>
        <w:t>"</w:t>
      </w:r>
      <w:r>
        <w:t>ש</w:t>
      </w:r>
      <w:r w:rsidRPr="00947625">
        <w:t xml:space="preserve">:</w:t>
      </w:r>
    </w:p>
    <w:p w:rsidR="00DA63EC" w:rsidRDefault="00DA63EC" w:rsidP="00DA63EC">
      <w:pPr>
        <w:tabs>
          <w:tab w:val="center" w:pos="2835"/>
        </w:tabs>
        <w:rPr>
          <w:rFonts w:ascii="BA Franknatan Regular" w:hAnsi="BA Franknatan Regular"/>
          <w:rtl/>
        </w:rPr>
      </w:pPr>
      <w:del w:id="9918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כתבה על שני דפין - פסולה.</w:t>
      </w:r>
    </w:p>
    <w:p>
      <w:pPr>
        <w:pStyle w:val="38"/>
        <w:rPr>
          <w:ins w:id="99188" w:author="מנוע מכני" w:date="2026-10-11T12:04:40Z"/>
        </w:rPr>
      </w:pPr>
      <w:r>
        <w:t xml:space="preserve">והך</w:t>
      </w:r>
    </w:p>
    <w:p w:rsidR="00DA63EC" w:rsidRDefault="00DA63EC" w:rsidP="00DA63EC">
      <w:pPr>
        <w:tabs>
          <w:tab w:val="center" w:pos="2835"/>
        </w:tabs>
        <w:rPr>
          <w:rFonts w:ascii="BA Franknatan Regular" w:hAnsi="BA Franknatan Regular"/>
          <w:rtl/>
        </w:rPr>
      </w:pPr>
      <w:del w:id="99189"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ד</w:t>
      </w:r>
      <w:r w:rsidRPr="00947625">
        <w:rPr>
          <w:rFonts w:ascii="BA Franknatan Regular" w:hAnsi="BA Franknatan Regular"/>
          <w:rtl/>
        </w:rPr>
        <w:t>כתבה על שני דפין והניחה בשני סיפין - פסולה, הא בסף אחד - כשרה!</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ראויה לשני סיפין</w:t>
      </w:r>
      <w:r>
        <w:rPr>
          <w:rFonts w:ascii="BA Franknatan Regular" w:hAnsi="BA Franknatan Regular" w:hint="cs"/>
          <w:rtl/>
        </w:rPr>
        <w:t xml:space="preserve"> </w:t>
      </w:r>
      <w:r>
        <w:rPr>
          <w:rFonts w:ascii="BA Franknatan Regular" w:hAnsi="BA Franknatan Regular" w:hint="cs"/>
          <w:rtl/>
        </w:rPr>
        <w:t xml:space="preserve">א</w:t>
      </w:r>
      <w:r w:rsidRPr="00947625">
        <w:rPr>
          <w:rFonts w:ascii="BA Franknatan Regular" w:hAnsi="BA Franknatan Regular"/>
          <w:rtl/>
        </w:rPr>
        <w:t xml:space="preserve">מר</w:t>
      </w:r>
      <w:r w:rsidRPr="00947625">
        <w:rPr>
          <w:rFonts w:ascii="BA Franknatan Regular" w:hAnsi="BA Franknatan Regular"/>
          <w:rtl/>
        </w:rPr>
        <w:t xml:space="preserve">.</w:t>
      </w:r>
    </w:p>
    <w:p>
      <w:pPr>
        <w:pStyle w:val="38"/>
        <w:rPr>
          <w:ins w:id="99190" w:author="מנוע מכני" w:date="2026-10-11T12:04:40Z"/>
        </w:rPr>
      </w:pPr>
      <w:r w:rsidRPr="00E105BC">
        <w:t>והך דאר</w:t>
      </w:r>
      <w:r w:rsidRPr="00E105BC">
        <w:t>"</w:t>
      </w:r>
      <w:r w:rsidRPr="00E105BC">
        <w:t>י משמואל</w:t>
      </w:r>
      <w:r w:rsidRPr="00E105BC">
        <w:t xml:space="preserve">:</w:t>
      </w:r>
    </w:p>
    <w:p w:rsidR="00DA63EC" w:rsidRPr="00E105BC" w:rsidRDefault="00DA63EC" w:rsidP="00DA63EC">
      <w:pPr>
        <w:tabs>
          <w:tab w:val="center" w:pos="2835"/>
        </w:tabs>
        <w:rPr>
          <w:rFonts w:ascii="BA Franknatan Regular" w:hAnsi="BA Franknatan Regular"/>
          <w:spacing w:val="-2"/>
          <w:rtl/>
        </w:rPr>
      </w:pPr>
      <w:del w:id="99191" w:author="מנוע מכני" w:date="2026-10-11T12:04:40Z">
        <w:r w:rsidRPr="00E105BC">
          <w:rPr>
            <w:rFonts w:ascii="BA Franknatan Regular" w:hAnsi="BA Franknatan Regular"/>
            <w:spacing w:val="-2"/>
            <w:rtl/>
          </w:rPr>
          <w:delText xml:space="preserve"> </w:delText>
        </w:r>
      </w:del>
      <w:r w:rsidRPr="00E105BC">
        <w:rPr>
          <w:rFonts w:ascii="BA Franknatan Regular" w:hAnsi="BA Franknatan Regular"/>
          <w:spacing w:val="-2"/>
          <w:rtl/>
        </w:rPr>
        <w:t xml:space="preserve">במזוזה הלך אחר היכר ציר.</w:t>
      </w:r>
      <w:r w:rsidRPr="00E105BC">
        <w:rPr>
          <w:rFonts w:ascii="BA Franknatan Regular" w:hAnsi="BA Franknatan Regular" w:hint="cs"/>
          <w:spacing w:val="-2"/>
          <w:rtl/>
        </w:rPr>
        <w:t xml:space="preserve">- היינו אבקתא [חור שבאיסקופא] </w:t>
      </w:r>
      <w:r w:rsidRPr="00E105BC">
        <w:rPr>
          <w:rFonts w:ascii="BA Franknatan Regular" w:hAnsi="BA Franknatan Regular"/>
          <w:spacing w:val="-2"/>
          <w:rtl/>
        </w:rPr>
        <w:t>–</w:t>
      </w:r>
      <w:r w:rsidRPr="00E105BC">
        <w:rPr>
          <w:rFonts w:ascii="BA Franknatan Regular" w:hAnsi="BA Franknatan Regular" w:hint="cs"/>
          <w:spacing w:val="-2"/>
          <w:rtl/>
        </w:rPr>
        <w:t xml:space="preserve"> היכר ציר</w:t>
      </w:r>
    </w:p>
    <w:p w:rsidR="00DA63EC" w:rsidRDefault="00DA63EC" w:rsidP="00DA63EC">
      <w:pPr>
        <w:tabs>
          <w:tab w:val="center" w:pos="2835"/>
        </w:tabs>
        <w:rPr>
          <w:rFonts w:ascii="BA Franknatan Regular" w:hAnsi="BA Franknatan Regular"/>
          <w:rtl/>
        </w:rPr>
      </w:pPr>
    </w:p>
    <w:p w:rsidR="00DA63EC" w:rsidRDefault="00DA63EC" w:rsidP="00DA63EC">
      <w:pPr>
        <w:tabs>
          <w:tab w:val="center" w:pos="2835"/>
        </w:tabs>
        <w:rPr>
          <w:rFonts w:ascii="BA Franknatan Regular" w:hAnsi="BA Franknatan Regular"/>
          <w:rtl/>
        </w:rPr>
      </w:pPr>
      <w:r>
        <w:rPr>
          <w:rFonts w:ascii="BA Franknatan Regular" w:hAnsi="BA Franknatan Regular" w:hint="cs"/>
          <w:rtl/>
        </w:rPr>
        <w:t xml:space="preserve">והר </w:t>
      </w:r>
      <w:r>
        <w:rPr>
          <w:rStyle w:val="2fb"/>
          <w:rFonts w:ascii="BA Franknatan Regular" w:hAnsi="BA Franknatan Regular" w:hint="cs"/>
          <w:rtl/>
        </w:rPr>
        <w:t xml:space="preserve">דר</w:t>
      </w:r>
      <w:r>
        <w:rPr>
          <w:rStyle w:val="2fb"/>
          <w:rFonts w:ascii="BA Franknatan Regular" w:hAnsi="BA Franknatan Regular"/>
          <w:rtl/>
        </w:rPr>
        <w:t>"</w:t>
      </w:r>
      <w:r>
        <w:rPr>
          <w:rStyle w:val="2fb"/>
          <w:rFonts w:ascii="BA Franknatan Regular" w:hAnsi="BA Franknatan Regular" w:hint="cs"/>
          <w:rtl/>
        </w:rPr>
        <w:t xml:space="preserve">י</w:t>
      </w:r>
      <w:r>
        <w:rPr>
          <w:rFonts w:ascii="BA Franknatan Regular" w:hAnsi="BA Franknatan Regular" w:hint="cs"/>
          <w:rtl/>
        </w:rPr>
        <w:t xml:space="preserve"> דהיכר ציר </w:t>
      </w:r>
      <w:r>
        <w:rPr>
          <w:rFonts w:ascii="BA Franknatan Regular" w:hAnsi="BA Franknatan Regular"/>
          <w:rtl/>
        </w:rPr>
        <w:t>–</w:t>
      </w:r>
      <w:r>
        <w:rPr>
          <w:rFonts w:ascii="BA Franknatan Regular" w:hAnsi="BA Franknatan Regular" w:hint="cs"/>
          <w:rtl/>
        </w:rPr>
        <w:t xml:space="preserve"> אבקתא </w:t>
      </w:r>
      <w:r>
        <w:rPr>
          <w:rFonts w:ascii="BA Franknatan Regular" w:hAnsi="BA Franknatan Regular"/>
          <w:rtl/>
        </w:rPr>
        <w:t>–</w:t>
      </w:r>
      <w:r>
        <w:rPr>
          <w:rFonts w:ascii="BA Franknatan Regular" w:hAnsi="BA Franknatan Regular" w:hint="cs"/>
          <w:rtl/>
        </w:rPr>
        <w:t xml:space="preserve"> היינו בפתח שבין חלקי הבית, שהפנימי לאשה,</w:t>
      </w:r>
      <w:ins w:id="94501" w:author="מנוע מכני" w:date="2026-10-11T12:04:40Z">
        <w:r>
          <w:rPr>
            <w:rFonts w:ascii="BA Franknatan Regular" w:hAnsi="BA Franknatan Regular" w:hint="cs"/>
            <w:rtl/>
          </w:rPr>
          <w:t xml:space="preserve"> </w:t>
        </w:r>
      </w:ins>
      <w:del w:id="94502" w:author="מנוע מכני" w:date="2026-10-11T12:04:40Z">
        <w:r>
          <w:rPr>
            <w:rFonts w:ascii="BA Franknatan Regular" w:hAnsi="BA Franknatan Regular" w:hint="cs"/>
            <w:rtl/>
          </w:rPr>
          <w:delText xml:space="preserve"> </w:delText>
        </w:r>
        <w:r w:rsidRPr="00947625">
          <w:rPr>
            <w:rFonts w:ascii="BA Franknatan Regular" w:hAnsi="BA Franknatan Regular"/>
            <w:rtl/>
          </w:rPr>
          <w:delText xml:space="preserve"> </w:delText>
        </w:r>
      </w:del>
    </w:p>
    <w:p w:rsidR="00DA63EC" w:rsidRDefault="00DA63EC" w:rsidP="00DA63EC">
      <w:pPr>
        <w:tabs>
          <w:tab w:val="center" w:pos="2835"/>
        </w:tabs>
        <w:rPr>
          <w:rFonts w:ascii="BA Franknatan Regular" w:hAnsi="BA Franknatan Regular"/>
          <w:rtl/>
        </w:rPr>
      </w:pPr>
      <w:r w:rsidRPr="0051076E">
        <w:rPr>
          <w:b/>
          <w:bCs/>
          <w:rtl/>
        </w:rPr>
        <w:t>•</w:t>
      </w:r>
      <w:r>
        <w:rPr>
          <w:rFonts w:ascii="BA Franknatan Regular" w:hAnsi="BA Franknatan Regular" w:hint="cs"/>
          <w:rtl/>
        </w:rPr>
        <w:t xml:space="preserve"> כש</w:t>
      </w:r>
      <w:r w:rsidRPr="00947625">
        <w:rPr>
          <w:rFonts w:ascii="BA Franknatan Regular" w:hAnsi="BA Franknatan Regular"/>
          <w:rtl/>
        </w:rPr>
        <w:t xml:space="preserve">ריש </w:t>
      </w:r>
      <w:ins w:id="97353" w:author="מנוע מכני" w:date="2026-10-11T12:04:40Z">
        <w:r>
          <w:rPr>
            <w:rFonts w:ascii="BA Franknatan Regular" w:hAnsi="BA Franknatan Regular"/>
            <w:rtl/>
          </w:rPr>
          <w:t xml:space="preserve">גלות</w:t>
        </w:r>
      </w:ins>
      <w:del w:id="97354" w:author="מנוע מכני" w:date="2026-10-11T12:04:40Z">
        <w:r w:rsidRPr="00947625">
          <w:rPr>
            <w:rFonts w:ascii="BA Franknatan Regular" w:hAnsi="BA Franknatan Regular"/>
            <w:rtl/>
          </w:rPr>
          <w:delText xml:space="preserve">גלותא</w:delText>
        </w:r>
      </w:del>
      <w:r w:rsidRPr="00947625">
        <w:rPr>
          <w:rFonts w:ascii="BA Franknatan Regular" w:hAnsi="BA Franknatan Regular"/>
          <w:rtl/>
        </w:rPr>
        <w:t xml:space="preserve"> בנ</w:t>
      </w:r>
      <w:r>
        <w:rPr>
          <w:rFonts w:ascii="BA Franknatan Regular" w:hAnsi="BA Franknatan Regular" w:hint="cs"/>
          <w:rtl/>
        </w:rPr>
        <w:t xml:space="preserve">ה ביתו </w:t>
      </w:r>
      <w:r>
        <w:rPr>
          <w:rFonts w:ascii="BA Franknatan Regular" w:hAnsi="BA Franknatan Regular" w:hint="cs"/>
          <w:rtl/>
        </w:rPr>
        <w:t xml:space="preserve">א</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ל</w:t>
      </w:r>
      <w:ins w:id="90005" w:author="מנוע מכני" w:date="2026-10-11T12:04:40Z">
        <w:r>
          <w:rPr>
            <w:rFonts w:ascii="BA Franknatan Regular" w:hAnsi="BA Franknatan Regular" w:hint="cs"/>
            <w:rtl/>
          </w:rPr>
          <w:t xml:space="preserve">ר"נ</w:t>
        </w:r>
      </w:ins>
      <w:del w:id="90006" w:author="מנוע מכני" w:date="2026-10-11T12:04:40Z">
        <w:r>
          <w:rPr>
            <w:rFonts w:ascii="BA Franknatan Regular" w:hAnsi="BA Franknatan Regular" w:hint="cs"/>
            <w:rtl/>
          </w:rPr>
          <w:delText xml:space="preserve">ר'נ</w:delText>
        </w:r>
      </w:del>
      <w:r>
        <w:rPr>
          <w:rFonts w:ascii="BA Franknatan Regular" w:hAnsi="BA Franknatan Regular" w:hint="cs"/>
          <w:rtl/>
        </w:rPr>
        <w:t xml:space="preserve">' שיקבע לו מזוזה </w:t>
      </w:r>
      <w:r>
        <w:rPr>
          <w:rStyle w:val="2fb"/>
          <w:rFonts w:ascii="BA Franknatan Regular" w:hAnsi="BA Franknatan Regular" w:hint="cs"/>
          <w:rtl/>
        </w:rPr>
        <w:t xml:space="preserve">אר</w:t>
      </w:r>
      <w:r>
        <w:rPr>
          <w:rStyle w:val="2fb"/>
          <w:rFonts w:ascii="BA Franknatan Regular" w:hAnsi="BA Franknatan Regular"/>
          <w:rtl/>
        </w:rPr>
        <w:t>"</w:t>
      </w:r>
      <w:r>
        <w:rPr>
          <w:rStyle w:val="2fb"/>
          <w:rFonts w:ascii="BA Franknatan Regular" w:hAnsi="BA Franknatan Regular" w:hint="cs"/>
          <w:rtl/>
        </w:rPr>
        <w:t xml:space="preserve">נ</w:t>
      </w:r>
      <w:r>
        <w:rPr>
          <w:rFonts w:ascii="BA Franknatan Regular" w:hAnsi="BA Franknatan Regular" w:hint="cs"/>
          <w:rtl/>
        </w:rPr>
        <w:t xml:space="preserve"> שקודם צריך להעמיד הסיפא בבנין דתעשה ול אמן העשוי</w:t>
      </w:r>
    </w:p>
    <w:p>
      <w:pPr>
        <w:pStyle w:val="afffff8"/>
        <w:rPr>
          <w:ins w:id="90611" w:author="קלוד" w:date="2026-10-11T12:32:08Z"/>
        </w:rPr>
      </w:pPr>
      <w:ins w:id="90612" w:author="קלוד" w:date="2026-10-11T12:32:08Z">
        <w:r>
          <w:rPr>
            <w:color w:val="7B3F00"/>
          </w:rPr>
          <w:t xml:space="preserve">מזוזה כמין נגר - ומזוזות בית רבי</w:t>
        </w:r>
      </w:ins>
    </w:p>
    <w:p>
      <w:pPr>
        <w:pStyle w:val="38"/>
        <w:rPr>
          <w:ins w:id="99193" w:author="מנוע מכני" w:date="2026-10-11T12:04:40Z"/>
        </w:rPr>
      </w:pPr>
      <w:del w:id="99192" w:author="מנוע מכני" w:date="2026-10-11T12:04:40Z">
        <w:r w:rsidRPr="0051076E">
          <w:delText xml:space="preserve">•</w:delText>
        </w:r>
      </w:del>
      <w:r w:rsidRPr="0051076E">
        <w:t xml:space="preserve"> </w:t>
      </w:r>
      <w:r>
        <w:t>ר</w:t>
      </w:r>
      <w:r>
        <w:t>"</w:t>
      </w:r>
      <w:r>
        <w:t>י מ</w:t>
      </w:r>
      <w:r w:rsidRPr="00947625">
        <w:t xml:space="preserve">רב:</w:t>
      </w:r>
    </w:p>
    <w:p w:rsidR="00DA63EC" w:rsidRDefault="00DA63EC" w:rsidP="00DA63EC">
      <w:pPr>
        <w:tabs>
          <w:tab w:val="center" w:pos="2835"/>
        </w:tabs>
        <w:rPr>
          <w:rFonts w:ascii="BA Franknatan Regular" w:hAnsi="BA Franknatan Regular"/>
          <w:rtl/>
        </w:rPr>
      </w:pPr>
      <w:del w:id="9919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עשאה כמין נגר - פסולה.</w:t>
      </w:r>
    </w:p>
    <w:p>
      <w:pPr>
        <w:pStyle w:val="38"/>
        <w:rPr>
          <w:ins w:id="99195" w:author="מנוע מכני" w:date="2026-10-11T12:04:40Z"/>
        </w:rPr>
      </w:pPr>
      <w:r>
        <w:t xml:space="preserve">והך</w:t>
      </w:r>
    </w:p>
    <w:p w:rsidR="00DA63EC" w:rsidRDefault="00DA63EC" w:rsidP="00DA63EC">
      <w:pPr>
        <w:tabs>
          <w:tab w:val="center" w:pos="2835"/>
        </w:tabs>
        <w:rPr>
          <w:rFonts w:ascii="BA Franknatan Regular" w:hAnsi="BA Franknatan Regular"/>
          <w:rtl/>
        </w:rPr>
      </w:pPr>
      <w:del w:id="99196"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דריב'י</w:t>
      </w:r>
      <w:r w:rsidRPr="00947625">
        <w:rPr>
          <w:rFonts w:ascii="BA Franknatan Regular" w:hAnsi="BA Franknatan Regular"/>
          <w:rtl/>
        </w:rPr>
        <w:t xml:space="preserve">: </w:t>
      </w:r>
      <w:r>
        <w:rPr>
          <w:rFonts w:ascii="BA Franknatan Regular" w:hAnsi="BA Franknatan Regular" w:hint="cs"/>
          <w:rtl/>
        </w:rPr>
        <w:t>ד</w:t>
      </w:r>
      <w:r w:rsidRPr="00947625">
        <w:rPr>
          <w:rFonts w:ascii="BA Franknatan Regular" w:hAnsi="BA Franknatan Regular"/>
          <w:rtl/>
        </w:rPr>
        <w:t>כ</w:t>
      </w:r>
      <w:r>
        <w:rPr>
          <w:rFonts w:ascii="BA Franknatan Regular" w:hAnsi="BA Franknatan Regular" w:hint="cs"/>
          <w:rtl/>
        </w:rPr>
        <w:t xml:space="preserve">ל מזוזות של </w:t>
      </w:r>
      <w:r>
        <w:rPr>
          <w:rStyle w:val="2fb"/>
          <w:rFonts w:ascii="BA Franknatan Regular" w:hAnsi="BA Franknatan Regular" w:hint="cs"/>
          <w:rtl/>
        </w:rPr>
        <w:t xml:space="preserve">רבי</w:t>
      </w:r>
      <w:r>
        <w:rPr>
          <w:rFonts w:ascii="BA Franknatan Regular" w:hAnsi="BA Franknatan Regular" w:hint="cs"/>
          <w:rtl/>
        </w:rPr>
        <w:t xml:space="preserve"> היו כמין נגר ופתח של </w:t>
      </w:r>
      <w:r>
        <w:rPr>
          <w:rStyle w:val="2fb"/>
          <w:rFonts w:ascii="BA Franknatan Regular" w:hAnsi="BA Franknatan Regular" w:hint="cs"/>
          <w:rtl/>
        </w:rPr>
        <w:t xml:space="preserve">רבי</w:t>
      </w:r>
      <w:r>
        <w:rPr>
          <w:rFonts w:ascii="BA Franknatan Regular" w:hAnsi="BA Franknatan Regular" w:hint="cs"/>
          <w:rtl/>
        </w:rPr>
        <w:t xml:space="preserve"> שהיה עובר בו שלא להטריח התלמידין לעמוד, </w:t>
      </w:r>
      <w:r>
        <w:rPr>
          <w:rFonts w:ascii="BA Franknatan Regular" w:hAnsi="BA Franknatan Regular" w:hint="cs"/>
          <w:rtl/>
        </w:rPr>
        <w:t xml:space="preserve">לא</w:t>
      </w:r>
      <w:r>
        <w:rPr>
          <w:rFonts w:ascii="BA Franknatan Regular" w:hAnsi="BA Franknatan Regular" w:hint="cs"/>
          <w:rtl/>
        </w:rPr>
        <w:t xml:space="preserve"> היה לו מזוזה</w:t>
      </w:r>
    </w:p>
    <w:p>
      <w:pPr>
        <w:pStyle w:val="38"/>
        <w:rPr>
          <w:ins w:id="99197" w:author="מנוע מכני" w:date="2026-10-11T12:04:40Z"/>
        </w:rPr>
      </w:pPr>
      <w:r>
        <w:t xml:space="preserve">- </w:t>
      </w:r>
      <w:r w:rsidRPr="00947625">
        <w:t>ל"ק</w:t>
      </w:r>
      <w:r>
        <w:t xml:space="preserve">:</w:t>
      </w:r>
    </w:p>
    <w:p w:rsidR="00DA63EC" w:rsidRDefault="00DA63EC" w:rsidP="00DA63EC">
      <w:pPr>
        <w:pStyle w:val="affffb"/>
        <w:rPr>
          <w:rtl/>
        </w:rPr>
      </w:pPr>
      <w:del w:id="99198" w:author="מנוע מכני" w:date="2026-10-11T12:04:40Z">
        <w:r>
          <w:rPr>
            <w:rtl/>
          </w:rPr>
          <w:delText xml:space="preserve"> </w:delText>
        </w:r>
      </w:del>
      <w:r>
        <w:rPr>
          <w:rtl/>
        </w:rPr>
        <w:t xml:space="preserve">ה</w:t>
      </w:r>
      <w:r>
        <w:rPr>
          <w:rFonts w:hint="cs"/>
          <w:rtl/>
        </w:rPr>
        <w:t xml:space="preserve">ך </w:t>
      </w:r>
      <w:r>
        <w:rPr>
          <w:rtl/>
        </w:rPr>
        <w:t>כ</w:t>
      </w:r>
      <w:r>
        <w:rPr>
          <w:rFonts w:hint="cs"/>
          <w:rtl/>
        </w:rPr>
        <w:t>נגר פסולה</w:t>
      </w:r>
      <w:r w:rsidRPr="00947625">
        <w:rPr>
          <w:rtl/>
        </w:rPr>
        <w:t xml:space="preserve">, </w:t>
      </w:r>
      <w:r>
        <w:rPr>
          <w:rFonts w:hint="cs"/>
          <w:rtl/>
        </w:rPr>
        <w:t xml:space="preserve">והך </w:t>
      </w:r>
      <w:r w:rsidRPr="00947625">
        <w:rPr>
          <w:rtl/>
        </w:rPr>
        <w:t>כאיסתוירא</w:t>
      </w:r>
      <w:r>
        <w:rPr>
          <w:rFonts w:hint="cs"/>
          <w:rtl/>
        </w:rPr>
        <w:t>[מקום חיבור השוק והרגל ומעומד] וכשר</w:t>
      </w:r>
      <w:r w:rsidRPr="00947625">
        <w:rPr>
          <w:rtl/>
        </w:rPr>
        <w:t>.</w:t>
      </w:r>
    </w:p>
    <w:p>
      <w:pPr>
        <w:pStyle w:val="38"/>
        <w:rPr>
          <w:ins w:id="99199" w:author="מנוע מכני" w:date="2026-10-11T12:04:40Z"/>
        </w:rPr>
      </w:pPr>
      <w:r>
        <w:t xml:space="preserve">והך</w:t>
      </w:r>
    </w:p>
    <w:p w:rsidR="00DA63EC" w:rsidRDefault="00DA63EC" w:rsidP="00DA63EC">
      <w:pPr>
        <w:tabs>
          <w:tab w:val="center" w:pos="2835"/>
        </w:tabs>
        <w:rPr>
          <w:rFonts w:ascii="BA Franknatan Regular" w:hAnsi="BA Franknatan Regular"/>
          <w:rtl/>
        </w:rPr>
      </w:pPr>
      <w:del w:id="99200"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דאותו הפתח שהיה עולה בו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ה</w:t>
      </w:r>
      <w:r>
        <w:rPr>
          <w:rFonts w:ascii="BA Franknatan Regular" w:hAnsi="BA Franknatan Regular" w:hint="cs"/>
          <w:rtl/>
        </w:rPr>
        <w:t xml:space="preserve"> לבי מדרשא והיה לו מזוזה, </w:t>
      </w:r>
    </w:p>
    <w:p>
      <w:pPr>
        <w:pStyle w:val="38"/>
        <w:rPr>
          <w:ins w:id="99201" w:author="מנוע מכני" w:date="2026-10-11T12:04:40Z"/>
        </w:rPr>
      </w:pPr>
      <w:r>
        <w:tab/>
      </w:r>
      <w:r w:rsidRPr="00947625">
        <w:t xml:space="preserve">ההוא רגיל </w:t>
      </w:r>
      <w:ins w:id="96663" w:author="מנוע מכני" w:date="2026-10-11T12:04:40Z">
        <w:r>
          <w:t xml:space="preserve">היה</w:t>
        </w:r>
      </w:ins>
      <w:del w:id="96664" w:author="מנוע מכני" w:date="2026-10-11T12:04:40Z">
        <w:r w:rsidRPr="00947625">
          <w:delText xml:space="preserve">הוה</w:delText>
        </w:r>
      </w:del>
      <w:r w:rsidRPr="00947625">
        <w:t xml:space="preserve">, דא</w:t>
      </w:r>
      <w:r>
        <w:t>ר</w:t>
      </w:r>
      <w:r>
        <w:t>"</w:t>
      </w:r>
      <w:r>
        <w:t>י מרב</w:t>
      </w:r>
      <w:r w:rsidRPr="00947625">
        <w:t xml:space="preserve">:</w:t>
      </w:r>
    </w:p>
    <w:p w:rsidR="00DA63EC" w:rsidRDefault="00DA63EC" w:rsidP="00DA63EC">
      <w:pPr>
        <w:tabs>
          <w:tab w:val="center" w:pos="2835"/>
        </w:tabs>
        <w:rPr>
          <w:rFonts w:ascii="BA Franknatan Regular" w:hAnsi="BA Franknatan Regular"/>
          <w:rtl/>
        </w:rPr>
      </w:pPr>
      <w:del w:id="9920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במזוזה הלך אחר הרגיל.</w:t>
      </w:r>
    </w:p>
    <w:p w:rsidR="00DA63EC" w:rsidRPr="00947625" w:rsidRDefault="00DA63EC" w:rsidP="00DA63EC">
      <w:pPr>
        <w:pStyle w:val="affffd"/>
        <w:rPr>
          <w:rtl/>
        </w:rPr>
      </w:pPr>
      <w:r>
        <w:rPr>
          <w:rFonts w:ascii="BA Franknatan Regular" w:hAnsi="BA Franknatan Regular"/>
          <w:rtl/>
        </w:rPr>
        <w:t>׹</w:t>
      </w:r>
    </w:p>
    <w:p>
      <w:pPr>
        <w:pStyle w:val="afffff8"/>
        <w:rPr>
          <w:ins w:id="90609" w:author="קלוד" w:date="2026-10-11T12:32:08Z"/>
        </w:rPr>
      </w:pPr>
      <w:ins w:id="90610" w:author="קלוד" w:date="2026-10-11T12:32:08Z">
        <w:r>
          <w:rPr>
            <w:color w:val="7B3F00"/>
          </w:rPr>
          <w:t xml:space="preserve">גובה המזוזה - תחילת שליש העליון או טפח מן הקורה</w:t>
        </w:r>
      </w:ins>
    </w:p>
    <w:p>
      <w:pPr>
        <w:pStyle w:val="38"/>
        <w:rPr>
          <w:ins w:id="99203" w:author="מנוע מכני" w:date="2026-10-11T12:04:40Z"/>
        </w:rPr>
      </w:pPr>
      <w:r w:rsidRPr="00947625">
        <w:t>א</w:t>
      </w:r>
      <w:r>
        <w:t>ר</w:t>
      </w:r>
      <w:r>
        <w:t>"</w:t>
      </w:r>
      <w:r>
        <w:t>ז מר</w:t>
      </w:r>
      <w:r>
        <w:t>"</w:t>
      </w:r>
      <w:r>
        <w:t>מ מ</w:t>
      </w:r>
      <w:r w:rsidRPr="00947625">
        <w:t xml:space="preserve">שמואל:</w:t>
      </w:r>
    </w:p>
    <w:p w:rsidR="00DA63EC" w:rsidRDefault="00DA63EC" w:rsidP="00DA63EC">
      <w:pPr>
        <w:tabs>
          <w:tab w:val="center" w:pos="2835"/>
        </w:tabs>
        <w:rPr>
          <w:rFonts w:ascii="BA Franknatan Regular" w:hAnsi="BA Franknatan Regular"/>
          <w:rtl/>
        </w:rPr>
      </w:pPr>
      <w:del w:id="9920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מצוה להניחה בתחלת שליש העליון, </w:t>
      </w:r>
    </w:p>
    <w:p>
      <w:pPr>
        <w:pStyle w:val="38"/>
        <w:rPr>
          <w:ins w:id="99205" w:author="מנוע מכני" w:date="2026-10-11T12:04:40Z"/>
        </w:rPr>
      </w:pPr>
      <w:r>
        <w:t>ור</w:t>
      </w:r>
      <w:r>
        <w:t>"</w:t>
      </w:r>
      <w:r>
        <w:t>ה</w:t>
      </w:r>
      <w:r w:rsidRPr="00947625">
        <w:t xml:space="preserve">:</w:t>
      </w:r>
    </w:p>
    <w:p w:rsidR="00DA63EC" w:rsidRDefault="00DA63EC" w:rsidP="00DA63EC">
      <w:pPr>
        <w:tabs>
          <w:tab w:val="center" w:pos="2835"/>
        </w:tabs>
        <w:rPr>
          <w:rFonts w:ascii="BA Franknatan Regular" w:hAnsi="BA Franknatan Regular"/>
          <w:rtl/>
        </w:rPr>
      </w:pPr>
      <w:del w:id="9920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מגביה מן הקרקע טפח, ומרחיק מן הקורה טפח, וכל הפתח כולו כשר למזוזה.</w:t>
      </w:r>
    </w:p>
    <w:p w:rsidR="00DA63EC" w:rsidRDefault="00DA63EC" w:rsidP="00DA63EC">
      <w:pPr>
        <w:tabs>
          <w:tab w:val="center" w:pos="2835"/>
        </w:tabs>
        <w:rPr>
          <w:rFonts w:ascii="BA Franknatan Regular" w:hAnsi="BA Franknatan Regular"/>
          <w:rtl/>
        </w:rPr>
      </w:pPr>
    </w:p>
    <w:p>
      <w:pPr>
        <w:pStyle w:val="38"/>
        <w:rPr>
          <w:ins w:id="99207" w:author="מנוע מכני" w:date="2026-10-11T12:04:40Z"/>
        </w:rPr>
      </w:pPr>
      <w:r>
        <w:t xml:space="preserve">והך</w:t>
      </w:r>
    </w:p>
    <w:p w:rsidR="00DA63EC" w:rsidRDefault="00DA63EC" w:rsidP="00DA63EC">
      <w:pPr>
        <w:tabs>
          <w:tab w:val="center" w:pos="2835"/>
        </w:tabs>
        <w:rPr>
          <w:rFonts w:ascii="BA Franknatan Regular" w:hAnsi="BA Franknatan Regular"/>
          <w:rtl/>
        </w:rPr>
      </w:pPr>
      <w:del w:id="99208" w:author="מנוע מכני" w:date="2026-10-11T12:04:40Z">
        <w:r>
          <w:rPr>
            <w:rFonts w:ascii="BA Franknatan Regular" w:hAnsi="BA Franknatan Regular" w:hint="cs"/>
            <w:rtl/>
          </w:rPr>
          <w:delText xml:space="preserve"> </w:delText>
        </w:r>
      </w:del>
      <w:r>
        <w:rPr>
          <w:rStyle w:val="2fb"/>
          <w:rFonts w:ascii="BA Franknatan Regular" w:hAnsi="BA Franknatan Regular" w:hint="cs"/>
          <w:rtl/>
        </w:rPr>
        <w:t xml:space="preserve">דלר</w:t>
      </w:r>
      <w:r>
        <w:rPr>
          <w:rStyle w:val="2fb"/>
          <w:rFonts w:ascii="BA Franknatan Regular" w:hAnsi="BA Franknatan Regular"/>
          <w:rtl/>
        </w:rPr>
        <w:t>"</w:t>
      </w:r>
      <w:r>
        <w:rPr>
          <w:rStyle w:val="2fb"/>
          <w:rFonts w:ascii="BA Franknatan Regular" w:hAnsi="BA Franknatan Regular" w:hint="cs"/>
          <w:rtl/>
        </w:rPr>
        <w:t xml:space="preserve">י</w:t>
      </w:r>
      <w:r>
        <w:rPr>
          <w:rFonts w:ascii="BA Franknatan Regular" w:hAnsi="BA Franknatan Regular" w:hint="cs"/>
          <w:rtl/>
        </w:rPr>
        <w:t xml:space="preserve"> </w:t>
      </w:r>
      <w:r w:rsidRPr="00947625">
        <w:rPr>
          <w:rFonts w:ascii="BA Franknatan Regular" w:hAnsi="BA Franknatan Regular"/>
          <w:rtl/>
        </w:rPr>
        <w:t xml:space="preserve">מגביה מן הקרקע טפח, ומרחיק מן הקורה טפח, וכל הפתח כולו כשר למזוזה, </w:t>
      </w:r>
    </w:p>
    <w:p>
      <w:pPr>
        <w:pStyle w:val="38"/>
        <w:rPr>
          <w:ins w:id="99209" w:author="מנוע מכני" w:date="2026-10-11T12:04:40Z"/>
        </w:rPr>
      </w:pPr>
      <w:r>
        <w:t>ול</w:t>
      </w:r>
      <w:r w:rsidRPr="00947625">
        <w:t>רבי יוסי</w:t>
      </w:r>
      <w:r>
        <w:t>:</w:t>
      </w:r>
    </w:p>
    <w:p w:rsidR="00DA63EC" w:rsidRDefault="00DA63EC" w:rsidP="00DA63EC">
      <w:pPr>
        <w:tabs>
          <w:tab w:val="center" w:pos="2835"/>
        </w:tabs>
        <w:rPr>
          <w:rFonts w:ascii="BA Franknatan Regular" w:hAnsi="BA Franknatan Regular"/>
          <w:rtl/>
        </w:rPr>
      </w:pPr>
      <w:del w:id="9921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וקשרתם וכתבתם, מה קשירה בגובה, אף כתיבה בגובה.</w:t>
      </w:r>
    </w:p>
    <w:p w:rsidR="00DA63EC" w:rsidRDefault="00DA63EC" w:rsidP="00DA63EC">
      <w:pPr>
        <w:tabs>
          <w:tab w:val="center" w:pos="2835"/>
        </w:tabs>
        <w:rPr>
          <w:rFonts w:ascii="BA Franknatan Regular" w:hAnsi="BA Franknatan Regular"/>
          <w:rtl/>
        </w:rPr>
      </w:pPr>
      <w:r>
        <w:rPr>
          <w:rStyle w:val="2fb"/>
          <w:rFonts w:ascii="BA Franknatan Regular" w:hAnsi="BA Franknatan Regular" w:hint="cs"/>
          <w:rtl/>
        </w:rPr>
        <w:t>לר</w:t>
      </w:r>
      <w:r>
        <w:rPr>
          <w:rStyle w:val="2fb"/>
          <w:rFonts w:ascii="BA Franknatan Regular" w:hAnsi="BA Franknatan Regular"/>
          <w:rtl/>
        </w:rPr>
        <w:t>"</w:t>
      </w:r>
      <w:r>
        <w:rPr>
          <w:rStyle w:val="2fb"/>
          <w:rFonts w:ascii="BA Franknatan Regular" w:hAnsi="BA Franknatan Regular" w:hint="cs"/>
          <w:rtl/>
        </w:rPr>
        <w:t xml:space="preserve">ה</w:t>
      </w:r>
      <w:r>
        <w:rPr>
          <w:rFonts w:ascii="BA Franknatan Regular" w:hAnsi="BA Franknatan Regular" w:hint="cs"/>
          <w:rtl/>
        </w:rPr>
        <w:t xml:space="preserve"> </w:t>
      </w:r>
      <w:r>
        <w:rPr>
          <w:rStyle w:val="2fb"/>
          <w:rFonts w:ascii="BA Franknatan Regular" w:hAnsi="BA Franknatan Regular" w:hint="cs"/>
          <w:rtl/>
        </w:rPr>
        <w:t xml:space="preserve">כר</w:t>
      </w:r>
      <w:r>
        <w:rPr>
          <w:rStyle w:val="2fb"/>
          <w:rFonts w:ascii="BA Franknatan Regular" w:hAnsi="BA Franknatan Regular"/>
          <w:rtl/>
        </w:rPr>
        <w:t>"</w:t>
      </w:r>
      <w:r>
        <w:rPr>
          <w:rStyle w:val="2fb"/>
          <w:rFonts w:ascii="BA Franknatan Regular" w:hAnsi="BA Franknatan Regular" w:hint="cs"/>
          <w:rtl/>
        </w:rPr>
        <w:t>י</w:t>
      </w:r>
      <w:r w:rsidRPr="00947625">
        <w:rPr>
          <w:rFonts w:ascii="BA Franknatan Regular" w:hAnsi="BA Franknatan Regular"/>
          <w:rtl/>
        </w:rPr>
        <w:t xml:space="preserve"> אלא </w:t>
      </w:r>
      <w:r w:rsidRPr="00947625">
        <w:rPr>
          <w:rStyle w:val="2fb"/>
          <w:rFonts w:ascii="BA Franknatan Regular" w:hAnsi="BA Franknatan Regular"/>
          <w:rtl/>
        </w:rPr>
        <w:t xml:space="preserve">לשמואל</w:t>
      </w:r>
      <w:r w:rsidRPr="00947625">
        <w:rPr>
          <w:rFonts w:ascii="BA Franknatan Regular" w:hAnsi="BA Franknatan Regular"/>
          <w:rtl/>
        </w:rPr>
        <w:t xml:space="preserve"> </w:t>
      </w:r>
      <w:r>
        <w:rPr>
          <w:rFonts w:ascii="BA Franknatan Regular" w:hAnsi="BA Franknatan Regular" w:hint="cs"/>
          <w:rtl/>
        </w:rPr>
        <w:t xml:space="preserve">לימא דלא </w:t>
      </w:r>
      <w:r>
        <w:rPr>
          <w:rStyle w:val="2fb"/>
          <w:rFonts w:ascii="BA Franknatan Regular" w:hAnsi="BA Franknatan Regular" w:hint="cs"/>
          <w:rtl/>
        </w:rPr>
        <w:t xml:space="preserve">כר</w:t>
      </w:r>
      <w:r>
        <w:rPr>
          <w:rStyle w:val="2fb"/>
          <w:rFonts w:ascii="BA Franknatan Regular" w:hAnsi="BA Franknatan Regular"/>
          <w:rtl/>
        </w:rPr>
        <w:t>"</w:t>
      </w:r>
      <w:r>
        <w:rPr>
          <w:rStyle w:val="2fb"/>
          <w:rFonts w:ascii="BA Franknatan Regular" w:hAnsi="BA Franknatan Regular" w:hint="cs"/>
          <w:rtl/>
        </w:rPr>
        <w:t xml:space="preserve">י</w:t>
      </w:r>
      <w:r>
        <w:rPr>
          <w:rFonts w:ascii="BA Franknatan Regular" w:hAnsi="BA Franknatan Regular" w:hint="cs"/>
          <w:rtl/>
        </w:rPr>
        <w:t xml:space="preserve"> ולא </w:t>
      </w:r>
      <w:r>
        <w:rPr>
          <w:rStyle w:val="2fb"/>
          <w:rFonts w:ascii="BA Franknatan Regular" w:hAnsi="BA Franknatan Regular" w:hint="cs"/>
          <w:rtl/>
        </w:rPr>
        <w:t xml:space="preserve">כר</w:t>
      </w:r>
      <w:r>
        <w:rPr>
          <w:rStyle w:val="2fb"/>
          <w:rFonts w:ascii="BA Franknatan Regular" w:hAnsi="BA Franknatan Regular"/>
          <w:rtl/>
        </w:rPr>
        <w:t>"</w:t>
      </w:r>
      <w:r>
        <w:rPr>
          <w:rStyle w:val="2fb"/>
          <w:rFonts w:ascii="BA Franknatan Regular" w:hAnsi="BA Franknatan Regular" w:hint="cs"/>
          <w:rtl/>
        </w:rPr>
        <w:t>יו</w:t>
      </w:r>
    </w:p>
    <w:p w:rsidR="00DA63EC" w:rsidRPr="00947625" w:rsidRDefault="00DA63EC" w:rsidP="00DA63EC">
      <w:pPr>
        <w:pStyle w:val="afff3"/>
        <w:framePr w:wrap="around"/>
        <w:rPr>
          <w:rtl/>
        </w:rPr>
      </w:pPr>
      <w:r>
        <w:rPr>
          <w:rFonts w:hint="cs"/>
          <w:rtl/>
        </w:rPr>
        <w:t>לג.</w:t>
      </w:r>
    </w:p>
    <w:p w:rsidR="00DA63EC" w:rsidRDefault="00DA63EC" w:rsidP="00DA63EC">
      <w:pPr>
        <w:tabs>
          <w:tab w:val="center" w:pos="2835"/>
        </w:tabs>
        <w:rPr>
          <w:rFonts w:ascii="BA Franknatan Regular" w:hAnsi="BA Franknatan Regular"/>
          <w:rtl/>
        </w:rPr>
      </w:pPr>
    </w:p>
    <w:p>
      <w:pPr>
        <w:pStyle w:val="38"/>
        <w:rPr>
          <w:ins w:id="99211" w:author="מנוע מכני" w:date="2026-10-11T12:04:40Z"/>
        </w:rPr>
      </w:pPr>
      <w:r w:rsidRPr="00FE1B89">
        <w:t>רהבדר</w:t>
      </w:r>
      <w:r w:rsidRPr="00FE1B89">
        <w:t>"</w:t>
      </w:r>
      <w:r w:rsidRPr="00FE1B89">
        <w:t>נ</w:t>
      </w:r>
      <w:r w:rsidRPr="00FE1B89">
        <w:t xml:space="preserve">:</w:t>
      </w:r>
    </w:p>
    <w:p w:rsidR="00DA63EC" w:rsidRPr="00FE1B89" w:rsidRDefault="00DA63EC" w:rsidP="00DA63EC">
      <w:pPr>
        <w:tabs>
          <w:tab w:val="center" w:pos="2835"/>
        </w:tabs>
        <w:rPr>
          <w:rFonts w:ascii="BA Franknatan Regular" w:hAnsi="BA Franknatan Regular"/>
          <w:spacing w:val="-6"/>
          <w:rtl/>
        </w:rPr>
      </w:pPr>
      <w:del w:id="99212" w:author="מנוע מכני" w:date="2026-10-11T12:04:40Z">
        <w:r w:rsidRPr="00FE1B89">
          <w:rPr>
            <w:rFonts w:ascii="BA Franknatan Regular" w:hAnsi="BA Franknatan Regular"/>
            <w:spacing w:val="-6"/>
            <w:rtl/>
          </w:rPr>
          <w:delText xml:space="preserve"> </w:delText>
        </w:r>
      </w:del>
      <w:r w:rsidRPr="00FE1B89">
        <w:rPr>
          <w:rFonts w:ascii="BA Franknatan Regular" w:hAnsi="BA Franknatan Regular"/>
          <w:spacing w:val="-6"/>
          <w:rtl/>
        </w:rPr>
        <w:t xml:space="preserve">לעולם </w:t>
      </w:r>
      <w:r w:rsidRPr="00FE1B89">
        <w:rPr>
          <w:rStyle w:val="2fb"/>
          <w:rFonts w:ascii="BA Franknatan Regular" w:hAnsi="BA Franknatan Regular"/>
          <w:spacing w:val="-6"/>
          <w:rtl/>
        </w:rPr>
        <w:t xml:space="preserve">כרבי יוסי</w:t>
      </w:r>
      <w:r w:rsidRPr="00FE1B89">
        <w:rPr>
          <w:rFonts w:ascii="BA Franknatan Regular" w:hAnsi="BA Franknatan Regular"/>
          <w:spacing w:val="-6"/>
          <w:rtl/>
        </w:rPr>
        <w:t xml:space="preserve">, </w:t>
      </w:r>
      <w:r w:rsidRPr="00FE1B89">
        <w:rPr>
          <w:rFonts w:ascii="BA Franknatan Regular" w:hAnsi="BA Franknatan Regular" w:hint="cs"/>
          <w:spacing w:val="-6"/>
          <w:rtl/>
        </w:rPr>
        <w:t>ו</w:t>
      </w:r>
      <w:r w:rsidRPr="00FE1B89">
        <w:rPr>
          <w:rFonts w:ascii="BA Franknatan Regular" w:hAnsi="BA Franknatan Regular"/>
          <w:spacing w:val="-6"/>
          <w:rtl/>
        </w:rPr>
        <w:t xml:space="preserve">תחילת שליש העליון</w:t>
      </w:r>
      <w:ins w:id="94503" w:author="מנוע מכני" w:date="2026-10-11T12:04:40Z">
        <w:r>
          <w:rPr>
            <w:rFonts w:ascii="BA Franknatan Regular" w:hAnsi="BA Franknatan Regular"/>
            <w:spacing w:val="-6"/>
            <w:rtl/>
          </w:rPr>
          <w:t xml:space="preserve"> </w:t>
        </w:r>
      </w:ins>
      <w:del w:id="94504" w:author="מנוע מכני" w:date="2026-10-11T12:04:40Z">
        <w:r w:rsidRPr="00FE1B89">
          <w:rPr>
            <w:rFonts w:ascii="BA Franknatan Regular" w:hAnsi="BA Franknatan Regular"/>
            <w:spacing w:val="-6"/>
            <w:rtl/>
          </w:rPr>
          <w:delText xml:space="preserve">  </w:delText>
        </w:r>
      </w:del>
      <w:r w:rsidRPr="00FE1B89">
        <w:rPr>
          <w:rFonts w:ascii="BA Franknatan Regular" w:hAnsi="BA Franknatan Regular"/>
          <w:spacing w:val="-6"/>
          <w:rtl/>
        </w:rPr>
        <w:t xml:space="preserve">שלא להרחיקה מן הקורה של מעלה יותר משליש.</w:t>
      </w:r>
    </w:p>
    <w:p>
      <w:pPr>
        <w:pStyle w:val="afffff8"/>
        <w:rPr>
          <w:ins w:id="90607" w:author="קלוד" w:date="2026-10-11T12:32:08Z"/>
        </w:rPr>
      </w:pPr>
      <w:ins w:id="90608" w:author="קלוד" w:date="2026-10-11T12:32:08Z">
        <w:r>
          <w:rPr>
            <w:color w:val="7B3F00"/>
          </w:rPr>
          <w:t xml:space="preserve">מזוזה בטפח הסמוך לרה"ר - כדי שתשמור עליו</w:t>
        </w:r>
      </w:ins>
    </w:p>
    <w:p>
      <w:pPr>
        <w:pStyle w:val="38"/>
        <w:rPr>
          <w:ins w:id="99214" w:author="מנוע מכני" w:date="2026-10-11T12:04:40Z"/>
        </w:rPr>
      </w:pPr>
      <w:del w:id="99213" w:author="מנוע מכני" w:date="2026-10-11T12:04:40Z">
        <w:r w:rsidRPr="0051076E">
          <w:delText xml:space="preserve">•</w:delText>
        </w:r>
      </w:del>
      <w:r w:rsidRPr="0051076E">
        <w:t xml:space="preserve"> </w:t>
      </w:r>
      <w:r w:rsidRPr="00947625">
        <w:t xml:space="preserve">רבא:</w:t>
      </w:r>
    </w:p>
    <w:p w:rsidR="00DA63EC" w:rsidRDefault="00DA63EC" w:rsidP="00DA63EC">
      <w:pPr>
        <w:tabs>
          <w:tab w:val="center" w:pos="2835"/>
        </w:tabs>
        <w:rPr>
          <w:rFonts w:ascii="BA Franknatan Regular" w:hAnsi="BA Franknatan Regular"/>
          <w:rtl/>
        </w:rPr>
      </w:pPr>
      <w:del w:id="9921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מצוה להניחה בטפח הסמוך </w:t>
      </w:r>
      <w:r w:rsidRPr="00947625">
        <w:rPr>
          <w:rStyle w:val="2fb"/>
          <w:rFonts w:ascii="BA Franknatan Regular" w:hAnsi="BA Franknatan Regular"/>
          <w:rtl/>
        </w:rPr>
        <w:t xml:space="preserve">לרה"ר</w:t>
      </w:r>
      <w:r w:rsidRPr="00947625">
        <w:rPr>
          <w:rFonts w:ascii="BA Franknatan Regular" w:hAnsi="BA Franknatan Regular"/>
          <w:rtl/>
        </w:rPr>
        <w:t xml:space="preserve">.</w:t>
      </w:r>
    </w:p>
    <w:p>
      <w:pPr>
        <w:pStyle w:val="38"/>
        <w:rPr>
          <w:ins w:id="99216" w:author="מנוע מכני" w:date="2026-10-11T12:04:40Z"/>
        </w:rPr>
      </w:pPr>
      <w:r>
        <w:t>ו</w:t>
      </w:r>
      <w:r w:rsidRPr="00947625">
        <w:t>טעמא</w:t>
      </w:r>
      <w:r>
        <w:t xml:space="preserve"> רבנן</w:t>
      </w:r>
      <w:r w:rsidRPr="00947625">
        <w:t xml:space="preserve">:</w:t>
      </w:r>
    </w:p>
    <w:p w:rsidR="00DA63EC" w:rsidRDefault="00DA63EC" w:rsidP="00DA63EC">
      <w:pPr>
        <w:tabs>
          <w:tab w:val="center" w:pos="2835"/>
        </w:tabs>
        <w:rPr>
          <w:rFonts w:ascii="BA Franknatan Regular" w:hAnsi="BA Franknatan Regular"/>
          <w:rtl/>
        </w:rPr>
      </w:pPr>
      <w:del w:id="9921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כדי שיפגע במזוזה מיד, </w:t>
      </w:r>
      <w:r w:rsidRPr="00947625">
        <w:rPr>
          <w:rStyle w:val="2fb"/>
          <w:rFonts w:ascii="BA Franknatan Regular" w:hAnsi="BA Franknatan Regular"/>
          <w:rtl/>
        </w:rPr>
        <w:t xml:space="preserve">ר</w:t>
      </w:r>
      <w:r>
        <w:rPr>
          <w:rStyle w:val="2fb"/>
          <w:rFonts w:ascii="BA Franknatan Regular" w:hAnsi="BA Franknatan Regular"/>
          <w:rtl/>
        </w:rPr>
        <w:t>"</w:t>
      </w:r>
      <w:r>
        <w:rPr>
          <w:rStyle w:val="2fb"/>
          <w:rFonts w:ascii="BA Franknatan Regular" w:hAnsi="BA Franknatan Regular" w:hint="cs"/>
          <w:rtl/>
        </w:rPr>
        <w:t xml:space="preserve">ח</w:t>
      </w:r>
      <w:r>
        <w:rPr>
          <w:rFonts w:ascii="BA Franknatan Regular" w:hAnsi="BA Franknatan Regular" w:hint="cs"/>
          <w:rtl/>
        </w:rPr>
        <w:t xml:space="preserve"> </w:t>
      </w:r>
      <w:r>
        <w:rPr>
          <w:rFonts w:ascii="BA Franknatan Regular" w:hAnsi="BA Franknatan Regular"/>
          <w:rtl/>
        </w:rPr>
        <w:t>מסורא</w:t>
      </w:r>
      <w:r w:rsidRPr="00947625">
        <w:rPr>
          <w:rFonts w:ascii="BA Franknatan Regular" w:hAnsi="BA Franknatan Regular"/>
          <w:rtl/>
        </w:rPr>
        <w:t>: כ</w:t>
      </w:r>
      <w:r>
        <w:rPr>
          <w:rFonts w:ascii="BA Franknatan Regular" w:hAnsi="BA Franknatan Regular" w:hint="cs"/>
          <w:rtl/>
        </w:rPr>
        <w:t>ד</w:t>
      </w:r>
      <w:r w:rsidRPr="00947625">
        <w:rPr>
          <w:rFonts w:ascii="BA Franknatan Regular" w:hAnsi="BA Franknatan Regular"/>
          <w:rtl/>
        </w:rPr>
        <w:t xml:space="preserve">י </w:t>
      </w:r>
      <w:r>
        <w:rPr>
          <w:rFonts w:ascii="BA Franknatan Regular" w:hAnsi="BA Franknatan Regular" w:hint="cs"/>
          <w:rtl/>
        </w:rPr>
        <w:t>שתשמור עליו,</w:t>
      </w:r>
    </w:p>
    <w:p>
      <w:pPr>
        <w:pStyle w:val="38"/>
        <w:rPr>
          <w:ins w:id="99218" w:author="מנוע מכני" w:date="2026-10-11T12:04:40Z"/>
        </w:rPr>
      </w:pPr>
      <w:r>
        <w:lastRenderedPageBreak/>
        <w:t>ר</w:t>
      </w:r>
      <w:r>
        <w:t>"</w:t>
      </w:r>
      <w:r>
        <w:t>ח</w:t>
      </w:r>
      <w:r w:rsidRPr="00947625">
        <w:t xml:space="preserve">:</w:t>
      </w:r>
    </w:p>
    <w:p w:rsidR="00DA63EC" w:rsidRDefault="00DA63EC" w:rsidP="00DA63EC">
      <w:pPr>
        <w:tabs>
          <w:tab w:val="center" w:pos="2835"/>
        </w:tabs>
        <w:rPr>
          <w:rFonts w:ascii="BA Franknatan Regular" w:hAnsi="BA Franknatan Regular"/>
          <w:rtl/>
        </w:rPr>
      </w:pPr>
      <w:del w:id="9921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בוא וראה שלא כמדת </w:t>
      </w:r>
      <w:r>
        <w:rPr>
          <w:rFonts w:ascii="BA Franknatan Regular" w:hAnsi="BA Franknatan Regular"/>
          <w:rtl/>
        </w:rPr>
        <w:t xml:space="preserve">הקב"ה</w:t>
      </w:r>
      <w:r>
        <w:rPr>
          <w:rFonts w:ascii="BA Franknatan Regular" w:hAnsi="BA Franknatan Regular"/>
          <w:rtl/>
        </w:rPr>
        <w:t xml:space="preserve"> מדת בשר ודם, מדת בשר ודם</w:t>
      </w:r>
      <w:r w:rsidRPr="00947625">
        <w:rPr>
          <w:rFonts w:ascii="BA Franknatan Regular" w:hAnsi="BA Franknatan Regular"/>
          <w:rtl/>
        </w:rPr>
        <w:t xml:space="preserve"> מלך יושב מבפנים ועם משמרין אותו מבחוץ,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מדת </w:t>
      </w:r>
      <w:r>
        <w:rPr>
          <w:rFonts w:ascii="BA Franknatan Regular" w:hAnsi="BA Franknatan Regular"/>
          <w:rtl/>
        </w:rPr>
        <w:t>הקב"ה</w:t>
      </w:r>
      <w:r w:rsidRPr="00947625">
        <w:rPr>
          <w:rFonts w:ascii="BA Franknatan Regular" w:hAnsi="BA Franknatan Regular"/>
          <w:rtl/>
        </w:rPr>
        <w:t xml:space="preserve"> אינו כן, עבדיו יושבין מבפנים והוא משמרן מבחוץ, שנא</w:t>
      </w:r>
      <w:r>
        <w:rPr>
          <w:rFonts w:ascii="BA Franknatan Regular" w:hAnsi="BA Franknatan Regular" w:hint="cs"/>
          <w:rtl/>
        </w:rPr>
        <w:t>'</w:t>
      </w:r>
      <w:r w:rsidRPr="00947625">
        <w:rPr>
          <w:rFonts w:ascii="BA Franknatan Regular" w:hAnsi="BA Franknatan Regular"/>
          <w:rtl/>
        </w:rPr>
        <w:t>:</w:t>
      </w:r>
      <w:r>
        <w:rPr>
          <w:rFonts w:ascii="BA Franknatan Regular" w:hAnsi="BA Franknatan Regular"/>
          <w:rtl/>
        </w:rPr>
        <w:t xml:space="preserve"> </w:t>
      </w:r>
      <w:r>
        <w:rPr>
          <w:rStyle w:val="afffff0"/>
          <w:rFonts w:ascii="BA Franknatan Regular" w:hAnsi="BA Franknatan Regular"/>
          <w:rtl/>
          <w:rPrChange w:id="9020" w:author="מנוע פסוקים" w:date="2026-10-11T09:32:13Z">
            <w:rPr>
              <w:rFonts w:ascii="BA Franknatan Regular" w:hAnsi="BA Franknatan Regular"/>
              <w:rtl/>
            </w:rPr>
          </w:rPrChange>
        </w:rPr>
        <w:t xml:space="preserve">ה</w:t>
      </w:r>
      <w:r>
        <w:rPr>
          <w:rStyle w:val="afffff0"/>
          <w:rFonts w:ascii="BA Franknatan Regular" w:hAnsi="BA Franknatan Regular"/>
          <w:rtl/>
          <w:rPrChange w:id="9021" w:author="מנוע פסוקים" w:date="2026-10-11T09:32:13Z">
            <w:rPr>
              <w:rFonts w:ascii="BA Franknatan Regular" w:hAnsi="BA Franknatan Regular"/>
              <w:rtl/>
            </w:rPr>
          </w:rPrChange>
        </w:rPr>
        <w:t xml:space="preserve">'</w:t>
      </w:r>
      <w:r>
        <w:rPr>
          <w:rStyle w:val="afffff0"/>
          <w:rFonts w:ascii="BA Franknatan Regular" w:hAnsi="BA Franknatan Regular"/>
          <w:rtl/>
          <w:rPrChange w:id="9022" w:author="מנוע פסוקים" w:date="2026-10-11T09:32:13Z">
            <w:rPr>
              <w:rFonts w:ascii="BA Franknatan Regular" w:hAnsi="BA Franknatan Regular"/>
              <w:rtl/>
            </w:rPr>
          </w:rPrChange>
        </w:rPr>
        <w:t xml:space="preserve"> </w:t>
      </w:r>
      <w:r>
        <w:rPr>
          <w:rStyle w:val="afffff0"/>
          <w:rFonts w:ascii="BA Franknatan Regular" w:hAnsi="BA Franknatan Regular"/>
          <w:rtl/>
          <w:rPrChange w:id="9023" w:author="מנוע פסוקים" w:date="2026-10-11T09:32:13Z">
            <w:rPr>
              <w:rFonts w:ascii="BA Franknatan Regular" w:hAnsi="BA Franknatan Regular"/>
              <w:rtl/>
            </w:rPr>
          </w:rPrChange>
        </w:rPr>
        <w:t xml:space="preserve">שומרך</w:t>
      </w:r>
      <w:r>
        <w:rPr>
          <w:rStyle w:val="afffff0"/>
          <w:rFonts w:ascii="BA Franknatan Regular" w:hAnsi="BA Franknatan Regular"/>
          <w:rtl/>
          <w:rPrChange w:id="9024" w:author="מנוע פסוקים" w:date="2026-10-11T09:32:13Z">
            <w:rPr>
              <w:rFonts w:ascii="BA Franknatan Regular" w:hAnsi="BA Franknatan Regular"/>
              <w:rtl/>
            </w:rPr>
          </w:rPrChange>
        </w:rPr>
        <w:t xml:space="preserve"> ה</w:t>
      </w:r>
      <w:r>
        <w:rPr>
          <w:rStyle w:val="afffff0"/>
          <w:rFonts w:ascii="BA Franknatan Regular" w:hAnsi="BA Franknatan Regular"/>
          <w:rtl/>
          <w:rPrChange w:id="9025" w:author="מנוע פסוקים" w:date="2026-10-11T09:32:13Z">
            <w:rPr>
              <w:rFonts w:ascii="BA Franknatan Regular" w:hAnsi="BA Franknatan Regular"/>
              <w:rtl/>
            </w:rPr>
          </w:rPrChange>
        </w:rPr>
        <w:t xml:space="preserve">'</w:t>
      </w:r>
      <w:r>
        <w:rPr>
          <w:rStyle w:val="afffff0"/>
          <w:rFonts w:ascii="BA Franknatan Regular" w:hAnsi="BA Franknatan Regular"/>
          <w:rtl/>
          <w:rPrChange w:id="9026" w:author="מנוע פסוקים" w:date="2026-10-11T09:32:13Z">
            <w:rPr>
              <w:rFonts w:ascii="BA Franknatan Regular" w:hAnsi="BA Franknatan Regular"/>
              <w:rtl/>
            </w:rPr>
          </w:rPrChange>
        </w:rPr>
        <w:t xml:space="preserve"> </w:t>
      </w:r>
      <w:r>
        <w:rPr>
          <w:rStyle w:val="afffff0"/>
          <w:rFonts w:ascii="BA Franknatan Regular" w:hAnsi="BA Franknatan Regular"/>
          <w:rtl/>
          <w:rPrChange w:id="9027" w:author="מנוע פסוקים" w:date="2026-10-11T09:32:13Z">
            <w:rPr>
              <w:rFonts w:ascii="BA Franknatan Regular" w:hAnsi="BA Franknatan Regular"/>
              <w:rtl/>
            </w:rPr>
          </w:rPrChange>
        </w:rPr>
        <w:t xml:space="preserve">צלך על יד ימינך</w:t>
      </w:r>
      <w:r>
        <w:rPr>
          <w:rFonts w:ascii="BA Franknatan Regular" w:hAnsi="BA Franknatan Regular"/>
          <w:rtl/>
        </w:rPr>
        <w:t xml:space="preserve">: </w:t>
      </w:r>
    </w:p>
    <w:p>
      <w:pPr>
        <w:pStyle w:val="afffff8"/>
        <w:rPr>
          <w:ins w:id="90605" w:author="קלוד" w:date="2026-10-11T12:32:08Z"/>
        </w:rPr>
      </w:pPr>
      <w:ins w:id="90606" w:author="קלוד" w:date="2026-10-11T12:32:08Z">
        <w:r>
          <w:rPr>
            <w:color w:val="7B3F00"/>
          </w:rPr>
          <w:t xml:space="preserve">העמקת מזוזה טפח בכותל - פסולה</w:t>
        </w:r>
      </w:ins>
    </w:p>
    <w:p>
      <w:pPr>
        <w:pStyle w:val="38"/>
        <w:rPr>
          <w:ins w:id="99220" w:author="מנוע מכני" w:date="2026-10-11T12:04:40Z"/>
        </w:rPr>
      </w:pPr>
      <w:r w:rsidRPr="00947625">
        <w:t>דרש ר</w:t>
      </w:r>
      <w:r>
        <w:t>יבד</w:t>
      </w:r>
      <w:r>
        <w:t>"</w:t>
      </w:r>
      <w:r>
        <w:t>ר מדרבא</w:t>
      </w:r>
      <w:r w:rsidRPr="00947625">
        <w:t xml:space="preserve">:</w:t>
      </w:r>
    </w:p>
    <w:p w:rsidR="00DA63EC" w:rsidRDefault="00DA63EC" w:rsidP="00DA63EC">
      <w:pPr>
        <w:tabs>
          <w:tab w:val="center" w:pos="2835"/>
        </w:tabs>
        <w:rPr>
          <w:rFonts w:ascii="BA Franknatan Regular" w:hAnsi="BA Franknatan Regular"/>
          <w:rtl/>
        </w:rPr>
      </w:pPr>
      <w:del w:id="9922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העמיק לה טפח - פסולה.</w:t>
      </w:r>
    </w:p>
    <w:p>
      <w:pPr>
        <w:pStyle w:val="38"/>
        <w:rPr>
          <w:ins w:id="99223" w:author="מנוע מכני" w:date="2026-10-11T12:04:40Z"/>
        </w:rPr>
      </w:pPr>
      <w:del w:id="99222" w:author="מנוע מכני" w:date="2026-10-11T12:04:40Z">
        <w:r w:rsidRPr="00336727">
          <w:delText xml:space="preserve">•</w:delText>
        </w:r>
      </w:del>
      <w:r w:rsidRPr="00336727">
        <w:t xml:space="preserve"> </w:t>
      </w:r>
      <w:r w:rsidRPr="00336727">
        <w:t xml:space="preserve">והך</w:t>
      </w:r>
    </w:p>
    <w:p w:rsidR="00DA63EC" w:rsidRDefault="00DA63EC" w:rsidP="00DA63EC">
      <w:pPr>
        <w:rPr>
          <w:rtl/>
        </w:rPr>
      </w:pPr>
      <w:del w:id="99224" w:author="מנוע מכני" w:date="2026-10-11T12:04:40Z">
        <w:r w:rsidRPr="00336727">
          <w:rPr>
            <w:rFonts w:hint="cs"/>
            <w:rtl/>
          </w:rPr>
          <w:delText xml:space="preserve"> </w:delText>
        </w:r>
      </w:del>
      <w:r w:rsidRPr="00336727">
        <w:rPr>
          <w:rFonts w:hint="cs"/>
          <w:rtl/>
        </w:rPr>
        <w:t xml:space="preserve">ד</w:t>
      </w:r>
      <w:r w:rsidRPr="00336727">
        <w:rPr>
          <w:rtl/>
        </w:rPr>
        <w:t xml:space="preserve">הניחה בפצין או שטלה </w:t>
      </w:r>
      <w:ins w:id="92805" w:author="מנוע מכני" w:date="2026-10-11T12:04:40Z">
        <w:r>
          <w:rPr>
            <w:rtl/>
          </w:rPr>
          <w:t xml:space="preserve">עליו</w:t>
        </w:r>
      </w:ins>
      <w:del w:id="92806" w:author="מנוע מכני" w:date="2026-10-11T12:04:40Z">
        <w:r w:rsidRPr="00336727">
          <w:rPr>
            <w:rtl/>
          </w:rPr>
          <w:delText xml:space="preserve">עליה</w:delText>
        </w:r>
      </w:del>
      <w:r w:rsidRPr="00336727">
        <w:rPr>
          <w:rtl/>
        </w:rPr>
        <w:t xml:space="preserve"> מלבן, אם יש שם טפח צריך מזוזה אחרת, אם </w:t>
      </w:r>
      <w:ins w:id="91131" w:author="מנוע מכני" w:date="2026-10-11T12:04:40Z">
        <w:r>
          <w:rPr>
            <w:rtl/>
          </w:rPr>
          <w:t xml:space="preserve">לא</w:t>
        </w:r>
      </w:ins>
      <w:del w:id="91132" w:author="מנוע מכני" w:date="2026-10-11T12:04:40Z">
        <w:r w:rsidRPr="00336727">
          <w:rPr>
            <w:rtl/>
          </w:rPr>
          <w:delText xml:space="preserve">לאו</w:delText>
        </w:r>
      </w:del>
      <w:r w:rsidRPr="00336727">
        <w:rPr>
          <w:rtl/>
        </w:rPr>
        <w:t xml:space="preserve"> </w:t>
      </w:r>
      <w:r w:rsidRPr="00336727">
        <w:rPr>
          <w:rtl/>
        </w:rPr>
        <w:t xml:space="preserve">א"</w:t>
      </w:r>
      <w:r w:rsidRPr="00336727">
        <w:rPr>
          <w:rFonts w:hint="cs"/>
          <w:rtl/>
        </w:rPr>
        <w:t xml:space="preserve">צ</w:t>
      </w:r>
      <w:r w:rsidRPr="00336727">
        <w:rPr>
          <w:rFonts w:hint="cs"/>
          <w:rtl/>
        </w:rPr>
        <w:t xml:space="preserve"> </w:t>
      </w:r>
      <w:r w:rsidRPr="00336727">
        <w:rPr>
          <w:rtl/>
        </w:rPr>
        <w:t>מזוזה אחרת!</w:t>
      </w:r>
    </w:p>
    <w:p w:rsidR="00DA63EC" w:rsidRPr="00FE1B89" w:rsidRDefault="00DA63EC" w:rsidP="00DA63EC">
      <w:pPr>
        <w:tabs>
          <w:tab w:val="center" w:pos="2835"/>
        </w:tabs>
        <w:rPr>
          <w:rFonts w:ascii="BA Franknatan Regular" w:hAnsi="BA Franknatan Regular"/>
          <w:spacing w:val="-2"/>
          <w:rtl/>
        </w:rPr>
      </w:pPr>
      <w:r w:rsidRPr="00FE1B89">
        <w:rPr>
          <w:rFonts w:ascii="BA Franknatan Regular" w:hAnsi="BA Franknatan Regular"/>
          <w:spacing w:val="-2"/>
          <w:rtl/>
        </w:rPr>
        <w:t xml:space="preserve">כי </w:t>
      </w:r>
      <w:r w:rsidRPr="00FE1B89">
        <w:rPr>
          <w:rFonts w:ascii="BA Franknatan Regular" w:hAnsi="BA Franknatan Regular"/>
          <w:spacing w:val="-2"/>
          <w:rtl/>
        </w:rPr>
        <w:t xml:space="preserve">תניא</w:t>
      </w:r>
      <w:r w:rsidRPr="00FE1B89">
        <w:rPr>
          <w:rFonts w:ascii="BA Franknatan Regular" w:hAnsi="BA Franknatan Regular"/>
          <w:spacing w:val="-2"/>
          <w:rtl/>
        </w:rPr>
        <w:t xml:space="preserve"> ההיא, בפתח שאחורי הדלת.</w:t>
      </w:r>
      <w:r w:rsidRPr="00FE1B89">
        <w:rPr>
          <w:rFonts w:ascii="BA Franknatan Regular" w:hAnsi="BA Franknatan Regular" w:hint="cs"/>
          <w:spacing w:val="-2"/>
          <w:rtl/>
        </w:rPr>
        <w:t xml:space="preserve"> וכיצד קתני דאם יש טפח צריך מזוזה אחרת </w:t>
      </w:r>
      <w:ins w:id="96109" w:author="מנוע מכני" w:date="2026-10-11T12:04:40Z">
        <w:r>
          <w:rPr>
            <w:rFonts w:ascii="BA Franknatan Regular" w:hAnsi="BA Franknatan Regular" w:hint="cs"/>
            <w:spacing w:val="-2"/>
            <w:rtl/>
          </w:rPr>
          <w:t xml:space="preserve">ואם </w:t>
        </w:r>
      </w:ins>
      <w:del w:id="96110" w:author="מנוע מכני" w:date="2026-10-11T12:04:40Z">
        <w:r w:rsidRPr="00FE1B89">
          <w:rPr>
            <w:rFonts w:ascii="BA Franknatan Regular" w:hAnsi="BA Franknatan Regular" w:hint="cs"/>
            <w:spacing w:val="-2"/>
            <w:rtl/>
          </w:rPr>
          <w:delText xml:space="preserve">ואי </w:delText>
        </w:r>
      </w:del>
      <w:ins w:id="91133" w:author="מנוע מכני" w:date="2026-10-11T12:04:40Z">
        <w:r>
          <w:rPr>
            <w:rFonts w:ascii="BA Franknatan Regular" w:hAnsi="BA Franknatan Regular" w:hint="cs"/>
            <w:spacing w:val="-2"/>
            <w:rtl/>
          </w:rPr>
          <w:t xml:space="preserve">לא</w:t>
        </w:r>
      </w:ins>
      <w:del w:id="91134" w:author="מנוע מכני" w:date="2026-10-11T12:04:40Z">
        <w:r w:rsidRPr="00FE1B89">
          <w:rPr>
            <w:rFonts w:ascii="BA Franknatan Regular" w:hAnsi="BA Franknatan Regular" w:hint="cs"/>
            <w:spacing w:val="-2"/>
            <w:rtl/>
          </w:rPr>
          <w:delText xml:space="preserve">לאו</w:delText>
        </w:r>
      </w:del>
      <w:r w:rsidRPr="00FE1B89">
        <w:rPr>
          <w:rFonts w:ascii="BA Franknatan Regular" w:hAnsi="BA Franknatan Regular" w:hint="cs"/>
          <w:spacing w:val="-2"/>
          <w:rtl/>
        </w:rPr>
        <w:t xml:space="preserve"> </w:t>
      </w:r>
      <w:r w:rsidRPr="00FE1B89">
        <w:rPr>
          <w:rFonts w:ascii="BA Franknatan Regular" w:hAnsi="BA Franknatan Regular" w:hint="cs"/>
          <w:spacing w:val="-2"/>
          <w:rtl/>
        </w:rPr>
        <w:t xml:space="preserve">א</w:t>
      </w:r>
      <w:r w:rsidRPr="00FE1B89">
        <w:rPr>
          <w:rFonts w:ascii="BA Franknatan Regular" w:hAnsi="BA Franknatan Regular"/>
          <w:spacing w:val="-2"/>
          <w:rtl/>
        </w:rPr>
        <w:t>"</w:t>
      </w:r>
      <w:r w:rsidRPr="00FE1B89">
        <w:rPr>
          <w:rFonts w:ascii="BA Franknatan Regular" w:hAnsi="BA Franknatan Regular" w:hint="cs"/>
          <w:spacing w:val="-2"/>
          <w:rtl/>
        </w:rPr>
        <w:t xml:space="preserve">צ</w:t>
      </w:r>
      <w:r w:rsidRPr="00FE1B89">
        <w:rPr>
          <w:rFonts w:ascii="BA Franknatan Regular" w:hAnsi="BA Franknatan Regular" w:hint="cs"/>
          <w:spacing w:val="-2"/>
          <w:rtl/>
        </w:rPr>
        <w:t xml:space="preserve"> </w:t>
      </w:r>
    </w:p>
    <w:p w:rsidR="00DA63EC" w:rsidRDefault="00DA63EC" w:rsidP="00DA63EC">
      <w:pPr>
        <w:tabs>
          <w:tab w:val="center" w:pos="2835"/>
        </w:tabs>
        <w:rPr>
          <w:rFonts w:ascii="BA Franknatan Regular" w:hAnsi="BA Franknatan Regular"/>
          <w:rtl/>
        </w:rPr>
      </w:pPr>
    </w:p>
    <w:p>
      <w:pPr>
        <w:pStyle w:val="38"/>
        <w:rPr>
          <w:ins w:id="99226" w:author="מנוע מכני" w:date="2026-10-11T12:04:40Z"/>
        </w:rPr>
      </w:pPr>
      <w:del w:id="99225" w:author="מנוע מכני" w:date="2026-10-11T12:04:40Z">
        <w:r w:rsidRPr="0051076E">
          <w:delText xml:space="preserve">•</w:delText>
        </w:r>
      </w:del>
      <w:r w:rsidRPr="0051076E">
        <w:t xml:space="preserve"> </w:t>
      </w:r>
      <w:r w:rsidRPr="00947625">
        <w:t xml:space="preserve">תנא:</w:t>
      </w:r>
    </w:p>
    <w:p w:rsidR="00DA63EC" w:rsidRDefault="00DA63EC" w:rsidP="00DA63EC">
      <w:pPr>
        <w:tabs>
          <w:tab w:val="center" w:pos="2835"/>
        </w:tabs>
        <w:rPr>
          <w:rFonts w:ascii="BA Franknatan Regular" w:hAnsi="BA Franknatan Regular"/>
          <w:rtl/>
        </w:rPr>
      </w:pPr>
      <w:del w:id="9922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העמיד לה מלבן של קנים, חותך שפופרת ומניחה.</w:t>
      </w:r>
    </w:p>
    <w:p>
      <w:pPr>
        <w:pStyle w:val="38"/>
        <w:rPr>
          <w:ins w:id="99228" w:author="מנוע מכני" w:date="2026-10-11T12:04:40Z"/>
        </w:rPr>
      </w:pPr>
      <w:r>
        <w:t>ר</w:t>
      </w:r>
      <w:r>
        <w:t>"</w:t>
      </w:r>
      <w:r>
        <w:t xml:space="preserve">א בריה </w:t>
      </w:r>
      <w:r w:rsidRPr="00947625">
        <w:t xml:space="preserve">דרבא:</w:t>
      </w:r>
    </w:p>
    <w:p w:rsidR="00DA63EC" w:rsidRDefault="00DA63EC" w:rsidP="00DA63EC">
      <w:pPr>
        <w:tabs>
          <w:tab w:val="center" w:pos="2835"/>
        </w:tabs>
        <w:rPr>
          <w:rFonts w:ascii="BA Franknatan Regular" w:hAnsi="BA Franknatan Regular"/>
          <w:rtl/>
        </w:rPr>
      </w:pPr>
      <w:del w:id="9922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ל</w:t>
      </w:r>
      <w:r>
        <w:rPr>
          <w:rFonts w:ascii="BA Franknatan Regular" w:hAnsi="BA Franknatan Regular"/>
          <w:rtl/>
        </w:rPr>
        <w:t>"</w:t>
      </w:r>
      <w:r>
        <w:rPr>
          <w:rFonts w:ascii="BA Franknatan Regular" w:hAnsi="BA Franknatan Regular" w:hint="cs"/>
          <w:rtl/>
        </w:rPr>
        <w:t>ש</w:t>
      </w:r>
      <w:r w:rsidRPr="00947625">
        <w:rPr>
          <w:rFonts w:ascii="BA Franknatan Regular" w:hAnsi="BA Franknatan Regular"/>
          <w:rtl/>
        </w:rPr>
        <w:t xml:space="preserve"> אלא שהעמיד ולבסוף חתך והניחה, אבל חתך והניח ולבסוף העמיד - פסולה, תעשה - ולא מן העשוי.</w:t>
      </w:r>
    </w:p>
    <w:p>
      <w:pPr>
        <w:pStyle w:val="afffff8"/>
        <w:rPr>
          <w:ins w:id="90603" w:author="קלוד" w:date="2026-10-11T12:32:08Z"/>
        </w:rPr>
      </w:pPr>
      <w:ins w:id="90604" w:author="קלוד" w:date="2026-10-11T12:32:08Z">
        <w:r>
          <w:rPr>
            <w:color w:val="7B3F00"/>
          </w:rPr>
          <w:t xml:space="preserve">פתחי שימאי ואכסדרה - חיוב מזוזה</w:t>
        </w:r>
      </w:ins>
    </w:p>
    <w:p>
      <w:pPr>
        <w:pStyle w:val="38"/>
        <w:rPr>
          <w:ins w:id="99231" w:author="מנוע מכני" w:date="2026-10-11T12:04:40Z"/>
        </w:rPr>
      </w:pPr>
      <w:del w:id="99230" w:author="מנוע מכני" w:date="2026-10-11T12:04:40Z">
        <w:r w:rsidRPr="0051076E">
          <w:delText xml:space="preserve">•</w:delText>
        </w:r>
      </w:del>
      <w:r w:rsidRPr="0051076E">
        <w:t xml:space="preserve"> </w:t>
      </w:r>
      <w:r>
        <w:t>רבא:</w:t>
      </w:r>
    </w:p>
    <w:p w:rsidR="00DA63EC" w:rsidRDefault="00DA63EC" w:rsidP="00DA63EC">
      <w:pPr>
        <w:tabs>
          <w:tab w:val="center" w:pos="2835"/>
        </w:tabs>
        <w:rPr>
          <w:rFonts w:ascii="BA Franknatan Regular" w:hAnsi="BA Franknatan Regular"/>
          <w:rtl/>
        </w:rPr>
      </w:pPr>
      <w:del w:id="9923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פיתחי שימאי</w:t>
      </w:r>
      <w:r>
        <w:rPr>
          <w:rFonts w:ascii="BA Franknatan Regular" w:hAnsi="BA Franknatan Regular" w:hint="cs"/>
          <w:rtl/>
        </w:rPr>
        <w:t xml:space="preserve">:- [ונחלקו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ח</w:t>
      </w:r>
      <w:r>
        <w:rPr>
          <w:rFonts w:ascii="BA Franknatan Regular" w:hAnsi="BA Franknatan Regular" w:hint="cs"/>
          <w:rtl/>
        </w:rPr>
        <w:t xml:space="preserve"> ואבא יוסי</w:t>
      </w:r>
      <w:r w:rsidRPr="00947625">
        <w:rPr>
          <w:rFonts w:ascii="BA Franknatan Regular" w:hAnsi="BA Franknatan Regular"/>
          <w:rtl/>
        </w:rPr>
        <w:t xml:space="preserve">: </w:t>
      </w:r>
      <w:ins w:id="96111" w:author="מנוע מכני" w:date="2026-10-11T12:04:40Z">
        <w:r>
          <w:rPr>
            <w:rFonts w:ascii="BA Franknatan Regular" w:hAnsi="BA Franknatan Regular" w:hint="cs"/>
            <w:rtl/>
          </w:rPr>
          <w:t xml:space="preserve">אם </w:t>
        </w:r>
      </w:ins>
      <w:del w:id="96112" w:author="מנוע מכני" w:date="2026-10-11T12:04:40Z">
        <w:r>
          <w:rPr>
            <w:rFonts w:ascii="BA Franknatan Regular" w:hAnsi="BA Franknatan Regular" w:hint="cs"/>
            <w:rtl/>
          </w:rPr>
          <w:delText xml:space="preserve">אי </w:delText>
        </w:r>
      </w:del>
      <w:r>
        <w:rPr>
          <w:rFonts w:ascii="BA Franknatan Regular" w:hAnsi="BA Franknatan Regular" w:hint="cs"/>
          <w:rtl/>
        </w:rPr>
        <w:t xml:space="preserve">אין להם תקרה או משקופים]- פטורין מן המזוזה </w:t>
      </w:r>
    </w:p>
    <w:p>
      <w:pPr>
        <w:pStyle w:val="38"/>
        <w:rPr>
          <w:ins w:id="99234" w:author="מנוע מכני" w:date="2026-10-11T12:04:40Z"/>
        </w:rPr>
      </w:pPr>
      <w:del w:id="99233" w:author="מנוע מכני" w:date="2026-10-11T12:04:40Z">
        <w:r w:rsidRPr="0051076E">
          <w:delText xml:space="preserve">•</w:delText>
        </w:r>
      </w:del>
      <w:ins w:id="94505" w:author="מנוע מכני" w:date="2026-10-11T12:04:40Z">
        <w:r>
          <w:t xml:space="preserve"> </w:t>
        </w:r>
      </w:ins>
      <w:del w:id="94506" w:author="מנוע מכני" w:date="2026-10-11T12:04:40Z">
        <w:r w:rsidRPr="0051076E">
          <w:delText xml:space="preserve">  </w:delText>
        </w:r>
      </w:del>
      <w:r>
        <w:t>רב</w:t>
      </w:r>
      <w:r>
        <w:t>"</w:t>
      </w:r>
      <w:r>
        <w:t>ש מר</w:t>
      </w:r>
      <w:r>
        <w:t>"</w:t>
      </w:r>
      <w:r>
        <w:t>ח</w:t>
      </w:r>
      <w:r w:rsidRPr="00947625">
        <w:t xml:space="preserve">:</w:t>
      </w:r>
    </w:p>
    <w:p w:rsidR="00DA63EC" w:rsidRDefault="00DA63EC" w:rsidP="00DA63EC">
      <w:pPr>
        <w:tabs>
          <w:tab w:val="center" w:pos="2835"/>
        </w:tabs>
        <w:rPr>
          <w:rFonts w:ascii="BA Franknatan Regular" w:hAnsi="BA Franknatan Regular"/>
          <w:rtl/>
        </w:rPr>
      </w:pPr>
      <w:del w:id="9923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אכסדרה</w:t>
      </w:r>
      <w:r>
        <w:rPr>
          <w:rFonts w:ascii="BA Franknatan Regular" w:hAnsi="BA Franknatan Regular" w:hint="cs"/>
          <w:rtl/>
        </w:rPr>
        <w:t xml:space="preserve"> </w:t>
      </w:r>
      <w:ins w:id="94015" w:author="מנוע מכני" w:date="2026-10-11T12:04:40Z">
        <w:r>
          <w:rPr>
            <w:rFonts w:ascii="BA Franknatan Regular" w:hAnsi="BA Franknatan Regular" w:hint="cs"/>
            <w:rtl/>
          </w:rPr>
          <w:t xml:space="preserve">אף</w:t>
        </w:r>
      </w:ins>
      <w:del w:id="94016" w:author="מנוע מכני" w:date="2026-10-11T12:04:40Z">
        <w:r>
          <w:rPr>
            <w:rFonts w:ascii="BA Franknatan Regular" w:hAnsi="BA Franknatan Regular" w:hint="cs"/>
            <w:rtl/>
          </w:rPr>
          <w:delText xml:space="preserve">אע</w:delText>
        </w:r>
        <w:r>
          <w:rPr>
            <w:rFonts w:ascii="BA Franknatan Regular" w:hAnsi="BA Franknatan Regular"/>
            <w:rtl/>
          </w:rPr>
          <w:delText xml:space="preserve">"</w:delText>
        </w:r>
        <w:r>
          <w:rPr>
            <w:rFonts w:ascii="BA Franknatan Regular" w:hAnsi="BA Franknatan Regular" w:hint="cs"/>
            <w:rtl/>
          </w:rPr>
          <w:delText xml:space="preserve">פ</w:delText>
        </w:r>
      </w:del>
      <w:r w:rsidRPr="00947625">
        <w:rPr>
          <w:rFonts w:ascii="BA Franknatan Regular" w:hAnsi="BA Franknatan Regular"/>
          <w:rtl/>
        </w:rPr>
        <w:t xml:space="preserve"> שיש לה פצימין - פטורה, שאין עשויין אלא לחיזוק לתקרה.</w:t>
      </w:r>
    </w:p>
    <w:p>
      <w:pPr>
        <w:pStyle w:val="38"/>
        <w:rPr>
          <w:ins w:id="99237" w:author="מנוע מכני" w:date="2026-10-11T12:04:40Z"/>
        </w:rPr>
      </w:pPr>
      <w:del w:id="99236" w:author="מנוע מכני" w:date="2026-10-11T12:04:40Z">
        <w:r w:rsidRPr="00E105BC">
          <w:delText xml:space="preserve">•</w:delText>
        </w:r>
      </w:del>
      <w:r w:rsidRPr="00E105BC">
        <w:t xml:space="preserve"> </w:t>
      </w:r>
      <w:r w:rsidRPr="00E105BC">
        <w:t xml:space="preserve">אביי:</w:t>
      </w:r>
    </w:p>
    <w:p w:rsidR="00DA63EC" w:rsidRPr="00E105BC" w:rsidRDefault="00DA63EC" w:rsidP="00DA63EC">
      <w:pPr>
        <w:tabs>
          <w:tab w:val="center" w:pos="2835"/>
        </w:tabs>
        <w:rPr>
          <w:rFonts w:ascii="BA Franknatan Regular" w:hAnsi="BA Franknatan Regular"/>
          <w:spacing w:val="-2"/>
          <w:rtl/>
        </w:rPr>
      </w:pPr>
      <w:del w:id="99238" w:author="מנוע מכני" w:date="2026-10-11T12:04:40Z">
        <w:r w:rsidRPr="00E105BC">
          <w:rPr>
            <w:rFonts w:ascii="BA Franknatan Regular" w:hAnsi="BA Franknatan Regular"/>
            <w:spacing w:val="-2"/>
            <w:rtl/>
          </w:rPr>
          <w:delText xml:space="preserve"> </w:delText>
        </w:r>
      </w:del>
      <w:r w:rsidRPr="00E105BC">
        <w:rPr>
          <w:rFonts w:ascii="BA Franknatan Regular" w:hAnsi="BA Franknatan Regular"/>
          <w:spacing w:val="-2"/>
          <w:rtl/>
        </w:rPr>
        <w:t xml:space="preserve">חזינא לאיספלידי דמר ד</w:t>
      </w:r>
      <w:r w:rsidRPr="00E105BC">
        <w:rPr>
          <w:rFonts w:ascii="BA Franknatan Regular" w:hAnsi="BA Franknatan Regular" w:hint="cs"/>
          <w:spacing w:val="-2"/>
          <w:rtl/>
        </w:rPr>
        <w:t xml:space="preserve">יש לו פצימי ואין לו מזוזה </w:t>
      </w:r>
      <w:r w:rsidRPr="00E105BC">
        <w:rPr>
          <w:rFonts w:ascii="BA Franknatan Regular" w:hAnsi="BA Franknatan Regular"/>
          <w:spacing w:val="-2"/>
          <w:rtl/>
        </w:rPr>
        <w:t>–</w:t>
      </w:r>
      <w:r w:rsidRPr="00E105BC">
        <w:rPr>
          <w:rFonts w:ascii="BA Franknatan Regular" w:hAnsi="BA Franknatan Regular" w:hint="cs"/>
          <w:spacing w:val="-2"/>
          <w:rtl/>
        </w:rPr>
        <w:t xml:space="preserve"> </w:t>
      </w:r>
      <w:ins w:id="96557" w:author="מנוע מכני" w:date="2026-10-11T12:04:40Z">
        <w:r>
          <w:rPr>
            <w:rFonts w:ascii="BA Franknatan Regular" w:hAnsi="BA Franknatan Regular" w:hint="cs"/>
            <w:spacing w:val="-2"/>
            <w:rtl/>
          </w:rPr>
          <w:t xml:space="preserve">דסבר</w:t>
        </w:r>
      </w:ins>
      <w:del w:id="96558" w:author="מנוע מכני" w:date="2026-10-11T12:04:40Z">
        <w:r w:rsidRPr="00E105BC">
          <w:rPr>
            <w:rFonts w:ascii="BA Franknatan Regular" w:hAnsi="BA Franknatan Regular" w:hint="cs"/>
            <w:spacing w:val="-2"/>
            <w:rtl/>
          </w:rPr>
          <w:delText xml:space="preserve">דס</w:delText>
        </w:r>
        <w:r w:rsidRPr="00E105BC">
          <w:rPr>
            <w:rFonts w:ascii="BA Franknatan Regular" w:hAnsi="BA Franknatan Regular"/>
            <w:spacing w:val="-2"/>
            <w:rtl/>
          </w:rPr>
          <w:delText xml:space="preserve">"</w:delText>
        </w:r>
        <w:r w:rsidRPr="00E105BC">
          <w:rPr>
            <w:rFonts w:ascii="BA Franknatan Regular" w:hAnsi="BA Franknatan Regular" w:hint="cs"/>
            <w:spacing w:val="-2"/>
            <w:rtl/>
          </w:rPr>
          <w:delText xml:space="preserve">ל</w:delText>
        </w:r>
      </w:del>
      <w:r w:rsidRPr="00E105BC">
        <w:rPr>
          <w:rFonts w:ascii="BA Franknatan Regular" w:hAnsi="BA Franknatan Regular" w:hint="cs"/>
          <w:spacing w:val="-2"/>
          <w:rtl/>
        </w:rPr>
        <w:t xml:space="preserve"> שהפצימי רק </w:t>
      </w:r>
      <w:r w:rsidRPr="00E105BC">
        <w:rPr>
          <w:rFonts w:ascii="BA Franknatan Regular" w:hAnsi="BA Franknatan Regular"/>
          <w:spacing w:val="-2"/>
          <w:rtl/>
        </w:rPr>
        <w:t>לחיזוק תקרה</w:t>
      </w:r>
    </w:p>
    <w:p>
      <w:pPr>
        <w:pStyle w:val="38"/>
        <w:rPr>
          <w:ins w:id="99240" w:author="מנוע מכני" w:date="2026-10-11T12:04:40Z"/>
        </w:rPr>
      </w:pPr>
      <w:del w:id="99239" w:author="מנוע מכני" w:date="2026-10-11T12:04:40Z">
        <w:r w:rsidRPr="00E105BC">
          <w:delText xml:space="preserve">•</w:delText>
        </w:r>
      </w:del>
      <w:r w:rsidRPr="00E105BC">
        <w:t xml:space="preserve"> </w:t>
      </w:r>
      <w:r w:rsidRPr="00E105BC">
        <w:t xml:space="preserve">והך</w:t>
      </w:r>
    </w:p>
    <w:p w:rsidR="00DA63EC" w:rsidRPr="00E105BC" w:rsidRDefault="00DA63EC" w:rsidP="00DA63EC">
      <w:pPr>
        <w:tabs>
          <w:tab w:val="center" w:pos="2835"/>
        </w:tabs>
        <w:rPr>
          <w:rFonts w:ascii="BA Franknatan Regular" w:hAnsi="BA Franknatan Regular"/>
          <w:spacing w:val="-4"/>
          <w:rtl/>
        </w:rPr>
      </w:pPr>
      <w:del w:id="99241" w:author="מנוע מכני" w:date="2026-10-11T12:04:40Z">
        <w:r w:rsidRPr="00E105BC">
          <w:rPr>
            <w:rFonts w:ascii="BA Franknatan Regular" w:hAnsi="BA Franknatan Regular" w:hint="cs"/>
            <w:spacing w:val="-4"/>
            <w:rtl/>
          </w:rPr>
          <w:delText xml:space="preserve"> </w:delText>
        </w:r>
      </w:del>
      <w:r w:rsidRPr="00E105BC">
        <w:rPr>
          <w:rFonts w:ascii="BA Franknatan Regular" w:hAnsi="BA Franknatan Regular" w:hint="cs"/>
          <w:spacing w:val="-4"/>
          <w:rtl/>
        </w:rPr>
        <w:t xml:space="preserve">ד</w:t>
      </w:r>
      <w:r w:rsidRPr="00E105BC">
        <w:rPr>
          <w:rFonts w:ascii="BA Franknatan Regular" w:hAnsi="BA Franknatan Regular"/>
          <w:spacing w:val="-4"/>
          <w:rtl/>
        </w:rPr>
        <w:t>בית שער, אכסדרה, ומרפסת חייבין במזוזה</w:t>
      </w:r>
      <w:r w:rsidRPr="00E105BC">
        <w:rPr>
          <w:rFonts w:ascii="BA Franknatan Regular" w:hAnsi="BA Franknatan Regular" w:hint="cs"/>
          <w:spacing w:val="-4"/>
          <w:rtl/>
        </w:rPr>
        <w:t xml:space="preserve">- </w:t>
      </w:r>
      <w:r w:rsidRPr="00E105BC">
        <w:rPr>
          <w:rFonts w:ascii="BA Franknatan Regular" w:hAnsi="BA Franknatan Regular"/>
          <w:spacing w:val="-4"/>
          <w:rtl/>
        </w:rPr>
        <w:t>באכסדרה רומיתא</w:t>
      </w:r>
      <w:r w:rsidRPr="00E105BC">
        <w:rPr>
          <w:rFonts w:ascii="BA Franknatan Regular" w:hAnsi="BA Franknatan Regular" w:hint="cs"/>
          <w:spacing w:val="-4"/>
          <w:rtl/>
        </w:rPr>
        <w:t>[העשויה חלונות חלונות]</w:t>
      </w:r>
    </w:p>
    <w:p>
      <w:pPr>
        <w:pStyle w:val="38"/>
        <w:rPr>
          <w:ins w:id="99243" w:author="מנוע מכני" w:date="2026-10-11T12:04:40Z"/>
        </w:rPr>
      </w:pPr>
      <w:del w:id="99242" w:author="מנוע מכני" w:date="2026-10-11T12:04:40Z">
        <w:r w:rsidRPr="0051076E">
          <w:delText xml:space="preserve">•</w:delText>
        </w:r>
      </w:del>
      <w:r w:rsidRPr="0051076E">
        <w:t xml:space="preserve"> </w:t>
      </w:r>
      <w:r>
        <w:t>רחבה מר</w:t>
      </w:r>
      <w:r>
        <w:t>"</w:t>
      </w:r>
      <w:r>
        <w:t>י</w:t>
      </w:r>
      <w:r w:rsidRPr="00947625">
        <w:t xml:space="preserve">:</w:t>
      </w:r>
    </w:p>
    <w:p w:rsidR="00DA63EC" w:rsidRDefault="00DA63EC" w:rsidP="00DA63EC">
      <w:pPr>
        <w:tabs>
          <w:tab w:val="center" w:pos="2835"/>
        </w:tabs>
        <w:rPr>
          <w:rFonts w:ascii="BA Franknatan Regular" w:hAnsi="BA Franknatan Regular"/>
          <w:rtl/>
        </w:rPr>
      </w:pPr>
      <w:del w:id="9924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בי</w:t>
      </w:r>
      <w:r>
        <w:rPr>
          <w:rFonts w:ascii="BA Franknatan Regular" w:hAnsi="BA Franknatan Regular" w:hint="cs"/>
          <w:rtl/>
        </w:rPr>
        <w:t xml:space="preserve">ת שער הפתוח לחצר ובתים פתוחין לבית שער </w:t>
      </w:r>
      <w:r w:rsidRPr="00947625">
        <w:rPr>
          <w:rFonts w:ascii="BA Franknatan Regular" w:hAnsi="BA Franknatan Regular"/>
          <w:rtl/>
        </w:rPr>
        <w:t>חייב בשתי מזוזות.</w:t>
      </w:r>
    </w:p>
    <w:p w:rsidR="00DA63EC" w:rsidRDefault="00DA63EC" w:rsidP="00DA63EC">
      <w:pPr>
        <w:tabs>
          <w:tab w:val="center" w:pos="2835"/>
        </w:tabs>
        <w:rPr>
          <w:rFonts w:ascii="BA Franknatan Regular" w:hAnsi="BA Franknatan Regular"/>
          <w:rtl/>
        </w:rPr>
      </w:pPr>
    </w:p>
    <w:p>
      <w:pPr>
        <w:pStyle w:val="afffff8"/>
        <w:rPr>
          <w:ins w:id="90601" w:author="קלוד" w:date="2026-10-11T12:32:08Z"/>
        </w:rPr>
      </w:pPr>
      <w:ins w:id="90602" w:author="קלוד" w:date="2026-10-11T12:32:08Z">
        <w:r>
          <w:rPr>
            <w:color w:val="7B3F00"/>
          </w:rPr>
          <w:t xml:space="preserve">בית שער הפתוח לגינה ולקיטונית - נידון כמה</w:t>
        </w:r>
      </w:ins>
    </w:p>
    <w:p>
      <w:pPr>
        <w:pStyle w:val="38"/>
        <w:rPr>
          <w:ins w:id="99246" w:author="מנוע מכני" w:date="2026-10-11T12:04:40Z"/>
        </w:rPr>
      </w:pPr>
      <w:del w:id="99245" w:author="מנוע מכני" w:date="2026-10-11T12:04:40Z">
        <w:r w:rsidRPr="0051076E">
          <w:delText xml:space="preserve">•</w:delText>
        </w:r>
      </w:del>
      <w:r w:rsidRPr="0051076E">
        <w:t xml:space="preserve"> </w:t>
      </w:r>
      <w:r w:rsidRPr="004A7C9A">
        <w:t>ת"ר</w:t>
      </w:r>
      <w:r w:rsidRPr="00947625">
        <w:t xml:space="preserve">:</w:t>
      </w:r>
    </w:p>
    <w:p w:rsidR="00DA63EC" w:rsidRDefault="00DA63EC" w:rsidP="00DA63EC">
      <w:pPr>
        <w:tabs>
          <w:tab w:val="center" w:pos="2835"/>
        </w:tabs>
        <w:rPr>
          <w:rFonts w:ascii="BA Franknatan Regular" w:hAnsi="BA Franknatan Regular"/>
          <w:rtl/>
        </w:rPr>
      </w:pPr>
      <w:del w:id="9924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בית שער הפתוח לגינה ולקיטונית - </w:t>
      </w:r>
      <w:r w:rsidRPr="00947625">
        <w:rPr>
          <w:rStyle w:val="2fb"/>
          <w:rFonts w:ascii="BA Franknatan Regular" w:hAnsi="BA Franknatan Regular"/>
          <w:rtl/>
        </w:rPr>
        <w:t xml:space="preserve">רבי יוסי</w:t>
      </w:r>
      <w:r w:rsidRPr="00947625">
        <w:rPr>
          <w:rFonts w:ascii="BA Franknatan Regular" w:hAnsi="BA Franknatan Regular"/>
          <w:rtl/>
        </w:rPr>
        <w:t xml:space="preserve"> אומר: נידון כקיטונית, וחכ"א: נידון כבית שער.</w:t>
      </w:r>
    </w:p>
    <w:p>
      <w:pPr>
        <w:pStyle w:val="38"/>
        <w:rPr>
          <w:ins w:id="99248" w:author="מנוע מכני" w:date="2026-10-11T12:04:40Z"/>
        </w:rPr>
      </w:pPr>
      <w:del w:id="90107" w:author="מנוע מכני" w:date="2026-10-11T12:04:40Z">
        <w:r>
          <w:delText xml:space="preserve">    </w:delText>
        </w:r>
      </w:del>
      <w:r w:rsidRPr="00947625">
        <w:t xml:space="preserve">רב ושמואל:</w:t>
      </w:r>
    </w:p>
    <w:p w:rsidR="00DA63EC" w:rsidRDefault="00DA63EC" w:rsidP="00DA63EC">
      <w:pPr>
        <w:tabs>
          <w:tab w:val="center" w:pos="2835"/>
        </w:tabs>
        <w:rPr>
          <w:rFonts w:ascii="BA Franknatan Regular" w:hAnsi="BA Franknatan Regular"/>
          <w:rtl/>
        </w:rPr>
      </w:pPr>
      <w:del w:id="99249" w:author="מנוע מכני" w:date="2026-10-11T12:04:40Z">
        <w:r w:rsidRPr="00947625">
          <w:rPr>
            <w:rFonts w:ascii="BA Franknatan Regular" w:hAnsi="BA Franknatan Regular"/>
            <w:rtl/>
          </w:rPr>
          <w:delText xml:space="preserve"> </w:delText>
        </w:r>
      </w:del>
      <w:r w:rsidRPr="003D1902">
        <w:rPr>
          <w:rFonts w:ascii="BA Franknatan Regular" w:hAnsi="BA Franknatan Regular"/>
          <w:b/>
          <w:bCs/>
          <w:rtl/>
        </w:rPr>
        <w:t>מגינה לבית</w:t>
      </w:r>
      <w:r w:rsidRPr="00947625">
        <w:rPr>
          <w:rFonts w:ascii="BA Franknatan Regular" w:hAnsi="BA Franknatan Regular"/>
          <w:rtl/>
        </w:rPr>
        <w:t xml:space="preserve"> </w:t>
      </w:r>
      <w:r>
        <w:rPr>
          <w:rFonts w:ascii="BA Franknatan Regular" w:hAnsi="BA Franknatan Regular" w:hint="cs"/>
          <w:rtl/>
        </w:rPr>
        <w:t>לכו</w:t>
      </w:r>
      <w:r>
        <w:rPr>
          <w:rFonts w:ascii="BA Franknatan Regular" w:hAnsi="BA Franknatan Regular"/>
          <w:rtl/>
        </w:rPr>
        <w:t>"</w:t>
      </w:r>
      <w:r>
        <w:rPr>
          <w:rFonts w:ascii="BA Franknatan Regular" w:hAnsi="BA Franknatan Regular" w:hint="cs"/>
          <w:rtl/>
        </w:rPr>
        <w:t xml:space="preserve">ע</w:t>
      </w:r>
      <w:r>
        <w:rPr>
          <w:rFonts w:ascii="BA Franknatan Regular" w:hAnsi="BA Franknatan Regular" w:hint="cs"/>
          <w:rtl/>
        </w:rPr>
        <w:t xml:space="preserve"> </w:t>
      </w:r>
      <w:r w:rsidRPr="00947625">
        <w:rPr>
          <w:rFonts w:ascii="BA Franknatan Regular" w:hAnsi="BA Franknatan Regular"/>
          <w:rtl/>
        </w:rPr>
        <w:t xml:space="preserve">חייב, </w:t>
      </w:r>
      <w:r>
        <w:rPr>
          <w:rFonts w:ascii="BA Franknatan Regular" w:hAnsi="BA Franknatan Regular" w:hint="cs"/>
          <w:rtl/>
        </w:rPr>
        <w:t>ד</w:t>
      </w:r>
      <w:r w:rsidRPr="00947625">
        <w:rPr>
          <w:rFonts w:ascii="BA Franknatan Regular" w:hAnsi="BA Franknatan Regular"/>
          <w:rtl/>
        </w:rPr>
        <w:t xml:space="preserve">ביאה דבית היא, </w:t>
      </w:r>
    </w:p>
    <w:p w:rsidR="00DA63EC" w:rsidRDefault="00DA63EC" w:rsidP="00DA63EC">
      <w:pPr>
        <w:tabs>
          <w:tab w:val="center" w:pos="2835"/>
        </w:tabs>
        <w:rPr>
          <w:rFonts w:ascii="BA Franknatan Regular" w:hAnsi="BA Franknatan Regular"/>
          <w:rtl/>
        </w:rPr>
      </w:pPr>
      <w:r>
        <w:rPr>
          <w:rFonts w:ascii="BA Franknatan Regular" w:hAnsi="BA Franknatan Regular"/>
          <w:rtl/>
        </w:rPr>
        <w:tab/>
      </w:r>
      <w:ins w:id="91135" w:author="מנוע מכני" w:date="2026-10-11T12:04:40Z">
        <w:r>
          <w:rPr>
            <w:rFonts w:ascii="BA Franknatan Regular" w:hAnsi="BA Franknatan Regular" w:hint="cs"/>
            <w:b/>
            <w:bCs/>
            <w:rtl/>
          </w:rPr>
          <w:t xml:space="preserve">וחלקו</w:t>
        </w:r>
      </w:ins>
      <w:del w:id="91136" w:author="מנוע מכני" w:date="2026-10-11T12:04:40Z">
        <w:r w:rsidRPr="00B531AC">
          <w:rPr>
            <w:rFonts w:ascii="BA Franknatan Regular" w:hAnsi="BA Franknatan Regular" w:hint="cs"/>
            <w:b/>
            <w:bCs/>
            <w:rtl/>
          </w:rPr>
          <w:delText xml:space="preserve">ופליגי</w:delText>
        </w:r>
      </w:del>
      <w:r>
        <w:rPr>
          <w:rFonts w:ascii="BA Franknatan Regular" w:hAnsi="BA Franknatan Regular" w:hint="cs"/>
          <w:rtl/>
        </w:rPr>
        <w:t>:</w:t>
      </w:r>
      <w:r w:rsidRPr="00947625">
        <w:rPr>
          <w:rFonts w:ascii="BA Franknatan Regular" w:hAnsi="BA Franknatan Regular"/>
          <w:rtl/>
        </w:rPr>
        <w:t xml:space="preserve">- מבית לגינה, </w:t>
      </w:r>
      <w:ins w:id="94017" w:author="מנוע מכני" w:date="2026-10-11T12:04:40Z">
        <w:r>
          <w:rPr>
            <w:rFonts w:ascii="BA Franknatan Regular" w:hAnsi="BA Franknatan Regular"/>
            <w:rtl/>
          </w:rPr>
          <w:t xml:space="preserve">מ"ד</w:t>
        </w:r>
      </w:ins>
      <w:del w:id="94018" w:author="מנוע מכני" w:date="2026-10-11T12:04:40Z">
        <w:r w:rsidRPr="00947625">
          <w:rPr>
            <w:rFonts w:ascii="BA Franknatan Regular" w:hAnsi="BA Franknatan Regular"/>
            <w:rtl/>
          </w:rPr>
          <w:delText xml:space="preserve">מר סבר</w:delText>
        </w:r>
      </w:del>
      <w:r w:rsidRPr="00947625">
        <w:rPr>
          <w:rFonts w:ascii="BA Franknatan Regular" w:hAnsi="BA Franknatan Regular"/>
          <w:rtl/>
        </w:rPr>
        <w:t xml:space="preserve">: קיטונית עיקר, ומר סבר: גינה עיקר.</w:t>
      </w:r>
    </w:p>
    <w:p>
      <w:pPr>
        <w:pStyle w:val="38"/>
        <w:rPr>
          <w:ins w:id="99251" w:author="מנוע מכני" w:date="2026-10-11T12:04:40Z"/>
        </w:rPr>
      </w:pPr>
      <w:del w:id="99250" w:author="מנוע מכני" w:date="2026-10-11T12:04:40Z">
        <w:r w:rsidRPr="0051076E">
          <w:delText xml:space="preserve">•</w:delText>
        </w:r>
      </w:del>
      <w:r w:rsidRPr="0051076E">
        <w:t xml:space="preserve"> </w:t>
      </w:r>
      <w:r w:rsidRPr="00947625">
        <w:t xml:space="preserve">רבה ורב יוסף:</w:t>
      </w:r>
    </w:p>
    <w:p w:rsidR="00DA63EC" w:rsidRDefault="00DA63EC" w:rsidP="00DA63EC">
      <w:pPr>
        <w:tabs>
          <w:tab w:val="center" w:pos="2835"/>
        </w:tabs>
        <w:rPr>
          <w:rFonts w:ascii="BA Franknatan Regular" w:hAnsi="BA Franknatan Regular"/>
          <w:rtl/>
        </w:rPr>
      </w:pPr>
      <w:del w:id="99252" w:author="מנוע מכני" w:date="2026-10-11T12:04:40Z">
        <w:r w:rsidRPr="00947625">
          <w:rPr>
            <w:rFonts w:ascii="BA Franknatan Regular" w:hAnsi="BA Franknatan Regular"/>
            <w:rtl/>
          </w:rPr>
          <w:delText xml:space="preserve"> </w:delText>
        </w:r>
      </w:del>
      <w:r w:rsidRPr="003D1902">
        <w:rPr>
          <w:rFonts w:ascii="BA Franknatan Regular" w:hAnsi="BA Franknatan Regular"/>
          <w:b/>
          <w:bCs/>
          <w:rtl/>
        </w:rPr>
        <w:t>מבית לגינה</w:t>
      </w:r>
      <w:r w:rsidRPr="00947625">
        <w:rPr>
          <w:rFonts w:ascii="BA Franknatan Regular" w:hAnsi="BA Franknatan Regular"/>
          <w:rtl/>
        </w:rPr>
        <w:t xml:space="preserve"> </w:t>
      </w:r>
      <w:r>
        <w:rPr>
          <w:rFonts w:ascii="BA Franknatan Regular" w:hAnsi="BA Franknatan Regular" w:hint="cs"/>
          <w:rtl/>
        </w:rPr>
        <w:t>לכו</w:t>
      </w:r>
      <w:r>
        <w:rPr>
          <w:rFonts w:ascii="BA Franknatan Regular" w:hAnsi="BA Franknatan Regular"/>
          <w:rtl/>
        </w:rPr>
        <w:t>"</w:t>
      </w:r>
      <w:r>
        <w:rPr>
          <w:rFonts w:ascii="BA Franknatan Regular" w:hAnsi="BA Franknatan Regular" w:hint="cs"/>
          <w:rtl/>
        </w:rPr>
        <w:t>ע</w:t>
      </w:r>
      <w:r w:rsidRPr="00947625">
        <w:rPr>
          <w:rFonts w:ascii="BA Franknatan Regular" w:hAnsi="BA Franknatan Regular"/>
          <w:rtl/>
        </w:rPr>
        <w:t xml:space="preserve"> דפטור, </w:t>
      </w:r>
      <w:r>
        <w:rPr>
          <w:rFonts w:ascii="BA Franknatan Regular" w:hAnsi="BA Franknatan Regular" w:hint="cs"/>
          <w:rtl/>
        </w:rPr>
        <w:t>ד</w:t>
      </w:r>
      <w:r w:rsidRPr="00947625">
        <w:rPr>
          <w:rFonts w:ascii="BA Franknatan Regular" w:hAnsi="BA Franknatan Regular"/>
          <w:rtl/>
        </w:rPr>
        <w:t xml:space="preserve">פיתחא דגינה הוא, </w:t>
      </w:r>
    </w:p>
    <w:p w:rsidR="00DA63EC" w:rsidRDefault="00DA63EC" w:rsidP="00DA63EC">
      <w:pPr>
        <w:tabs>
          <w:tab w:val="center" w:pos="2835"/>
        </w:tabs>
        <w:rPr>
          <w:rFonts w:ascii="BA Franknatan Regular" w:hAnsi="BA Franknatan Regular"/>
          <w:rtl/>
        </w:rPr>
      </w:pPr>
      <w:r>
        <w:rPr>
          <w:b/>
          <w:bCs/>
          <w:rtl/>
        </w:rPr>
        <w:tab/>
      </w:r>
      <w:ins w:id="91137" w:author="מנוע מכני" w:date="2026-10-11T12:04:40Z">
        <w:r>
          <w:rPr>
            <w:rFonts w:hint="cs"/>
            <w:b/>
            <w:bCs/>
            <w:rtl/>
          </w:rPr>
          <w:t xml:space="preserve">וחלקו</w:t>
        </w:r>
      </w:ins>
      <w:del w:id="91138" w:author="מנוע מכני" w:date="2026-10-11T12:04:40Z">
        <w:r>
          <w:rPr>
            <w:rFonts w:hint="cs"/>
            <w:b/>
            <w:bCs/>
            <w:rtl/>
          </w:rPr>
          <w:delText xml:space="preserve">ופליגי</w:delText>
        </w:r>
      </w:del>
      <w:r>
        <w:rPr>
          <w:rFonts w:hint="cs"/>
          <w:b/>
          <w:bCs/>
          <w:rtl/>
        </w:rPr>
        <w:t xml:space="preserve">: </w:t>
      </w:r>
      <w:r w:rsidRPr="00947625">
        <w:rPr>
          <w:rFonts w:ascii="BA Franknatan Regular" w:hAnsi="BA Franknatan Regular"/>
          <w:rtl/>
        </w:rPr>
        <w:t xml:space="preserve">מגינה לבית, </w:t>
      </w:r>
      <w:ins w:id="96113" w:author="מנוע מכני" w:date="2026-10-11T12:04:40Z">
        <w:r>
          <w:rPr>
            <w:rFonts w:ascii="BA Franknatan Regular" w:hAnsi="BA Franknatan Regular" w:hint="cs"/>
            <w:rtl/>
          </w:rPr>
          <w:t xml:space="preserve">אם </w:t>
        </w:r>
      </w:ins>
      <w:del w:id="96114" w:author="מנוע מכני" w:date="2026-10-11T12:04:40Z">
        <w:r>
          <w:rPr>
            <w:rFonts w:ascii="BA Franknatan Regular" w:hAnsi="BA Franknatan Regular" w:hint="cs"/>
            <w:rtl/>
          </w:rPr>
          <w:delText xml:space="preserve">אי </w:delText>
        </w:r>
      </w:del>
      <w:r>
        <w:rPr>
          <w:rFonts w:ascii="BA Franknatan Regular" w:hAnsi="BA Franknatan Regular" w:hint="cs"/>
          <w:rtl/>
        </w:rPr>
        <w:t xml:space="preserve">ביאה דבית הוא או כולה על דעת גינה עבידא </w:t>
      </w:r>
    </w:p>
    <w:p w:rsidR="00DA63EC" w:rsidRDefault="00DA63EC" w:rsidP="00DA63EC">
      <w:pPr>
        <w:pStyle w:val="afff3"/>
        <w:framePr w:wrap="around"/>
        <w:rPr>
          <w:rtl/>
        </w:rPr>
      </w:pPr>
      <w:r>
        <w:rPr>
          <w:rFonts w:hint="cs"/>
          <w:rtl/>
        </w:rPr>
        <w:t>לד.</w:t>
      </w:r>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 xml:space="preserve">אביי</w:t>
      </w:r>
      <w:r w:rsidRPr="00947625">
        <w:rPr>
          <w:rFonts w:ascii="BA Franknatan Regular" w:hAnsi="BA Franknatan Regular"/>
          <w:rtl/>
        </w:rPr>
        <w:t xml:space="preserve"> </w:t>
      </w:r>
      <w:r w:rsidRPr="00947625">
        <w:rPr>
          <w:rStyle w:val="2fb"/>
          <w:rFonts w:ascii="BA Franknatan Regular" w:hAnsi="BA Franknatan Regular"/>
          <w:rtl/>
        </w:rPr>
        <w:t xml:space="preserve">ורבא</w:t>
      </w:r>
      <w:r w:rsidRPr="00947625">
        <w:rPr>
          <w:rFonts w:ascii="BA Franknatan Regular" w:hAnsi="BA Franknatan Regular"/>
          <w:rtl/>
        </w:rPr>
        <w:t xml:space="preserve"> עבדי </w:t>
      </w:r>
      <w:r w:rsidRPr="00947625">
        <w:rPr>
          <w:rStyle w:val="2fb"/>
          <w:rFonts w:ascii="BA Franknatan Regular" w:hAnsi="BA Franknatan Regular"/>
          <w:rtl/>
        </w:rPr>
        <w:t xml:space="preserve">כרבה</w:t>
      </w:r>
      <w:r w:rsidRPr="00947625">
        <w:rPr>
          <w:rFonts w:ascii="BA Franknatan Regular" w:hAnsi="BA Franknatan Regular"/>
          <w:rtl/>
        </w:rPr>
        <w:t xml:space="preserve"> </w:t>
      </w:r>
      <w:r w:rsidRPr="00947625">
        <w:rPr>
          <w:rStyle w:val="2fb"/>
          <w:rFonts w:ascii="BA Franknatan Regular" w:hAnsi="BA Franknatan Regular"/>
          <w:rtl/>
        </w:rPr>
        <w:t xml:space="preserve">ורב יוסף</w:t>
      </w:r>
      <w:r w:rsidRPr="00947625">
        <w:rPr>
          <w:rFonts w:ascii="BA Franknatan Regular" w:hAnsi="BA Franknatan Regular"/>
          <w:rtl/>
        </w:rPr>
        <w:t xml:space="preserve">, </w:t>
      </w:r>
      <w:r w:rsidRPr="00947625">
        <w:rPr>
          <w:rStyle w:val="2fb"/>
          <w:rFonts w:ascii="BA Franknatan Regular" w:hAnsi="BA Franknatan Regular"/>
          <w:rtl/>
        </w:rPr>
        <w:t xml:space="preserve">ורב אשי</w:t>
      </w:r>
      <w:r w:rsidRPr="00947625">
        <w:rPr>
          <w:rFonts w:ascii="BA Franknatan Regular" w:hAnsi="BA Franknatan Regular"/>
          <w:rtl/>
        </w:rPr>
        <w:t xml:space="preserve"> </w:t>
      </w:r>
      <w:ins w:id="96837" w:author="מנוע מכני" w:date="2026-10-11T12:04:40Z">
        <w:r>
          <w:rPr>
            <w:rFonts w:ascii="BA Franknatan Regular" w:hAnsi="BA Franknatan Regular"/>
            <w:rtl/>
          </w:rPr>
          <w:t xml:space="preserve">עשה</w:t>
        </w:r>
      </w:ins>
      <w:del w:id="96838" w:author="מנוע מכני" w:date="2026-10-11T12:04:40Z">
        <w:r w:rsidRPr="00947625">
          <w:rPr>
            <w:rFonts w:ascii="BA Franknatan Regular" w:hAnsi="BA Franknatan Regular"/>
            <w:rtl/>
          </w:rPr>
          <w:delText xml:space="preserve">עביד</w:delText>
        </w:r>
      </w:del>
      <w:r w:rsidRPr="00947625">
        <w:rPr>
          <w:rFonts w:ascii="BA Franknatan Regular" w:hAnsi="BA Franknatan Regular"/>
          <w:rtl/>
        </w:rPr>
        <w:t xml:space="preserve"> </w:t>
      </w:r>
      <w:r w:rsidRPr="00947625">
        <w:rPr>
          <w:rStyle w:val="2fb"/>
          <w:rFonts w:ascii="BA Franknatan Regular" w:hAnsi="BA Franknatan Regular"/>
          <w:rtl/>
        </w:rPr>
        <w:t xml:space="preserve">כרב</w:t>
      </w:r>
      <w:r w:rsidRPr="00947625">
        <w:rPr>
          <w:rFonts w:ascii="BA Franknatan Regular" w:hAnsi="BA Franknatan Regular"/>
          <w:rtl/>
        </w:rPr>
        <w:t xml:space="preserve"> </w:t>
      </w:r>
      <w:r w:rsidRPr="00947625">
        <w:rPr>
          <w:rStyle w:val="2fb"/>
          <w:rFonts w:ascii="BA Franknatan Regular" w:hAnsi="BA Franknatan Regular"/>
          <w:rtl/>
        </w:rPr>
        <w:t xml:space="preserve">ושמואל</w:t>
      </w:r>
      <w:r w:rsidRPr="00947625">
        <w:rPr>
          <w:rFonts w:ascii="BA Franknatan Regular" w:hAnsi="BA Franknatan Regular"/>
          <w:rtl/>
        </w:rPr>
        <w:t xml:space="preserve"> לחומרא.</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והילכתא </w:t>
      </w:r>
      <w:r w:rsidRPr="00947625">
        <w:rPr>
          <w:rStyle w:val="2fb"/>
          <w:rFonts w:ascii="BA Franknatan Regular" w:hAnsi="BA Franknatan Regular"/>
          <w:rtl/>
        </w:rPr>
        <w:t xml:space="preserve">כרב</w:t>
      </w:r>
      <w:r w:rsidRPr="00947625">
        <w:rPr>
          <w:rFonts w:ascii="BA Franknatan Regular" w:hAnsi="BA Franknatan Regular"/>
          <w:rtl/>
        </w:rPr>
        <w:t xml:space="preserve"> </w:t>
      </w:r>
      <w:r w:rsidRPr="00947625">
        <w:rPr>
          <w:rStyle w:val="2fb"/>
          <w:rFonts w:ascii="BA Franknatan Regular" w:hAnsi="BA Franknatan Regular"/>
          <w:rtl/>
        </w:rPr>
        <w:t xml:space="preserve">ושמואל</w:t>
      </w:r>
      <w:r w:rsidRPr="00947625">
        <w:rPr>
          <w:rFonts w:ascii="BA Franknatan Regular" w:hAnsi="BA Franknatan Regular"/>
          <w:rtl/>
        </w:rPr>
        <w:t xml:space="preserve"> לחומרא.</w:t>
      </w:r>
    </w:p>
    <w:p w:rsidR="00DA63EC" w:rsidRDefault="00DA63EC" w:rsidP="00DA63EC">
      <w:pPr>
        <w:tabs>
          <w:tab w:val="center" w:pos="2835"/>
        </w:tabs>
        <w:rPr>
          <w:rFonts w:ascii="BA Franknatan Regular" w:hAnsi="BA Franknatan Regular"/>
          <w:rtl/>
        </w:rPr>
      </w:pPr>
    </w:p>
    <w:p>
      <w:pPr>
        <w:pStyle w:val="afffff8"/>
        <w:rPr>
          <w:ins w:id="90599" w:author="קלוד" w:date="2026-10-11T12:32:08Z"/>
        </w:rPr>
      </w:pPr>
      <w:ins w:id="90600" w:author="קלוד" w:date="2026-10-11T12:32:08Z">
        <w:r>
          <w:rPr>
            <w:color w:val="7B3F00"/>
          </w:rPr>
          <w:t xml:space="preserve">לול פתוח לעלייה - מספר פתחים ומזוזות</w:t>
        </w:r>
      </w:ins>
    </w:p>
    <w:p>
      <w:pPr>
        <w:pStyle w:val="38"/>
        <w:rPr>
          <w:ins w:id="99254" w:author="מנוע מכני" w:date="2026-10-11T12:04:40Z"/>
        </w:rPr>
      </w:pPr>
      <w:del w:id="99253" w:author="מנוע מכני" w:date="2026-10-11T12:04:40Z">
        <w:r w:rsidRPr="0051076E">
          <w:delText xml:space="preserve">•</w:delText>
        </w:r>
      </w:del>
      <w:r w:rsidRPr="0051076E">
        <w:t xml:space="preserve"> </w:t>
      </w:r>
      <w:r w:rsidRPr="00E55A17">
        <w:t xml:space="preserve">איתמר:</w:t>
      </w:r>
    </w:p>
    <w:p w:rsidR="00DA63EC" w:rsidRDefault="00DA63EC" w:rsidP="00DA63EC">
      <w:pPr>
        <w:tabs>
          <w:tab w:val="center" w:pos="2835"/>
        </w:tabs>
        <w:rPr>
          <w:rFonts w:ascii="BA Franknatan Regular" w:hAnsi="BA Franknatan Regular"/>
          <w:rtl/>
        </w:rPr>
      </w:pPr>
      <w:del w:id="99255" w:author="מנוע מכני" w:date="2026-10-11T12:04:40Z">
        <w:r w:rsidRPr="00E55A17">
          <w:rPr>
            <w:rFonts w:ascii="BA Franknatan Regular" w:hAnsi="BA Franknatan Regular"/>
            <w:b/>
            <w:bCs/>
            <w:rtl/>
          </w:rPr>
          <w:delText xml:space="preserve"> </w:delText>
        </w:r>
      </w:del>
      <w:r w:rsidRPr="00E55A17">
        <w:rPr>
          <w:rFonts w:ascii="BA Franknatan Regular" w:hAnsi="BA Franknatan Regular"/>
          <w:b/>
          <w:bCs/>
          <w:rtl/>
        </w:rPr>
        <w:t xml:space="preserve">לול פתוח מן הבית לעלייה, </w:t>
      </w:r>
    </w:p>
    <w:p w:rsidR="00DA63EC" w:rsidRDefault="00DA63EC" w:rsidP="00DA63EC">
      <w:pPr>
        <w:tabs>
          <w:tab w:val="center" w:pos="2835"/>
        </w:tabs>
        <w:rPr>
          <w:rFonts w:ascii="BA Franknatan Regular" w:hAnsi="BA Franknatan Regular"/>
          <w:rtl/>
        </w:rPr>
      </w:pPr>
      <w:del w:id="90108" w:author="מנוע מכני" w:date="2026-10-11T12:04:40Z">
        <w:r>
          <w:rPr>
            <w:rFonts w:hint="cs"/>
            <w:b/>
            <w:bCs/>
            <w:rtl/>
          </w:rPr>
          <w:delText xml:space="preserve">   </w:delText>
        </w:r>
      </w:del>
      <w:r>
        <w:rPr>
          <w:rFonts w:hint="cs"/>
          <w:b/>
          <w:bCs/>
          <w:rtl/>
        </w:rPr>
        <w:t xml:space="preserve">לר'ה</w:t>
      </w:r>
      <w:r w:rsidRPr="00947625">
        <w:rPr>
          <w:rFonts w:ascii="BA Franknatan Regular" w:hAnsi="BA Franknatan Regular"/>
          <w:rtl/>
        </w:rPr>
        <w:t>: אם יש לו פתח אחד - חייב במזוזה אחת, אם יש לו ב' פתחין - חייב בשתי מזוזות.</w:t>
      </w:r>
    </w:p>
    <w:p>
      <w:pPr>
        <w:pStyle w:val="38"/>
        <w:rPr>
          <w:ins w:id="99257" w:author="מנוע מכני" w:date="2026-10-11T12:04:40Z"/>
        </w:rPr>
      </w:pPr>
      <w:del w:id="99256" w:author="מנוע מכני" w:date="2026-10-11T12:04:40Z">
        <w:r w:rsidRPr="0051076E">
          <w:delText xml:space="preserve">•</w:delText>
        </w:r>
      </w:del>
      <w:r w:rsidRPr="0051076E">
        <w:t xml:space="preserve"> </w:t>
      </w:r>
      <w:r>
        <w:t>ר</w:t>
      </w:r>
      <w:r>
        <w:t>"</w:t>
      </w:r>
      <w:r>
        <w:t>פ</w:t>
      </w:r>
      <w:r w:rsidRPr="00947625">
        <w:t xml:space="preserve">:</w:t>
      </w:r>
    </w:p>
    <w:p w:rsidR="00DA63EC" w:rsidRDefault="00DA63EC" w:rsidP="00DA63EC">
      <w:pPr>
        <w:tabs>
          <w:tab w:val="center" w:pos="2835"/>
        </w:tabs>
        <w:rPr>
          <w:rFonts w:ascii="BA Franknatan Regular" w:hAnsi="BA Franknatan Regular"/>
          <w:rtl/>
        </w:rPr>
      </w:pPr>
      <w:del w:id="9925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ש</w:t>
      </w:r>
      <w:r>
        <w:rPr>
          <w:rFonts w:ascii="BA Franknatan Regular" w:hAnsi="BA Franknatan Regular"/>
          <w:rtl/>
        </w:rPr>
        <w:t>"</w:t>
      </w:r>
      <w:r w:rsidRPr="00947625">
        <w:rPr>
          <w:rFonts w:ascii="BA Franknatan Regular" w:hAnsi="BA Franknatan Regular"/>
          <w:rtl/>
        </w:rPr>
        <w:t>מ</w:t>
      </w:r>
      <w:r>
        <w:rPr>
          <w:rFonts w:ascii="BA Franknatan Regular" w:hAnsi="BA Franknatan Regular" w:hint="cs"/>
          <w:rtl/>
        </w:rPr>
        <w:t xml:space="preserve"> </w:t>
      </w:r>
      <w:r>
        <w:rPr>
          <w:rStyle w:val="2fb"/>
          <w:rFonts w:ascii="BA Franknatan Regular" w:hAnsi="BA Franknatan Regular" w:hint="cs"/>
          <w:rtl/>
        </w:rPr>
        <w:t xml:space="preserve">מדר</w:t>
      </w:r>
      <w:r>
        <w:rPr>
          <w:rStyle w:val="2fb"/>
          <w:rFonts w:ascii="BA Franknatan Regular" w:hAnsi="BA Franknatan Regular"/>
          <w:rtl/>
        </w:rPr>
        <w:t>"</w:t>
      </w:r>
      <w:r>
        <w:rPr>
          <w:rStyle w:val="2fb"/>
          <w:rFonts w:ascii="BA Franknatan Regular" w:hAnsi="BA Franknatan Regular" w:hint="cs"/>
          <w:rtl/>
        </w:rPr>
        <w:t>ה</w:t>
      </w:r>
      <w:r w:rsidRPr="00947625">
        <w:rPr>
          <w:rFonts w:ascii="BA Franknatan Regular" w:hAnsi="BA Franknatan Regular"/>
          <w:rtl/>
        </w:rPr>
        <w:t xml:space="preserve">, </w:t>
      </w:r>
      <w:r>
        <w:rPr>
          <w:rFonts w:ascii="BA Franknatan Regular" w:hAnsi="BA Franknatan Regular" w:hint="cs"/>
          <w:rtl/>
        </w:rPr>
        <w:t xml:space="preserve">חדר שיש לו </w:t>
      </w:r>
      <w:r w:rsidRPr="0046594B">
        <w:rPr>
          <w:rStyle w:val="afffff0"/>
          <w:rFonts w:hint="cs"/>
          <w:rtl/>
        </w:rPr>
        <w:t xml:space="preserve">ד' פתחים חייב בד' </w:t>
      </w:r>
      <w:r>
        <w:rPr>
          <w:rFonts w:ascii="BA Franknatan Regular" w:hAnsi="BA Franknatan Regular" w:hint="cs"/>
          <w:rtl/>
        </w:rPr>
        <w:t xml:space="preserve">מזוזות </w:t>
      </w:r>
      <w:r>
        <w:rPr>
          <w:rFonts w:ascii="BA Franknatan Regular" w:hAnsi="BA Franknatan Regular" w:hint="cs"/>
          <w:rtl/>
        </w:rPr>
        <w:t xml:space="preserve">וקמ</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w:t>
      </w:r>
      <w:ins w:id="94019" w:author="מנוע מכני" w:date="2026-10-11T12:04:40Z">
        <w:r>
          <w:rPr>
            <w:rFonts w:ascii="BA Franknatan Regular" w:hAnsi="BA Franknatan Regular" w:hint="cs"/>
            <w:rtl/>
          </w:rPr>
          <w:t xml:space="preserve">אף</w:t>
        </w:r>
      </w:ins>
      <w:del w:id="94020" w:author="מנוע מכני" w:date="2026-10-11T12:04:40Z">
        <w:r>
          <w:rPr>
            <w:rFonts w:ascii="BA Franknatan Regular" w:hAnsi="BA Franknatan Regular" w:hint="cs"/>
            <w:rtl/>
          </w:rPr>
          <w:delText xml:space="preserve">א</w:delText>
        </w:r>
        <w:r w:rsidRPr="00947625">
          <w:rPr>
            <w:rFonts w:ascii="BA Franknatan Regular" w:hAnsi="BA Franknatan Regular"/>
            <w:rtl/>
          </w:rPr>
          <w:delText xml:space="preserve">ע"ג</w:delText>
        </w:r>
      </w:del>
      <w:r w:rsidRPr="00947625">
        <w:rPr>
          <w:rFonts w:ascii="BA Franknatan Regular" w:hAnsi="BA Franknatan Regular"/>
          <w:rtl/>
        </w:rPr>
        <w:t xml:space="preserve"> דרגיל בחד.</w:t>
      </w:r>
    </w:p>
    <w:p>
      <w:pPr>
        <w:pStyle w:val="afffff8"/>
        <w:rPr>
          <w:ins w:id="90597" w:author="קלוד" w:date="2026-10-11T12:32:08Z"/>
        </w:rPr>
      </w:pPr>
      <w:ins w:id="90598" w:author="קלוד" w:date="2026-10-11T12:32:08Z">
        <w:r>
          <w:rPr>
            <w:color w:val="7B3F00"/>
          </w:rPr>
          <w:t xml:space="preserve">פתח בקרן זוית - ראשי הכתלים נידונין כפצימין</w:t>
        </w:r>
      </w:ins>
    </w:p>
    <w:p>
      <w:pPr>
        <w:pStyle w:val="38"/>
        <w:rPr>
          <w:ins w:id="99260" w:author="מנוע מכני" w:date="2026-10-11T12:04:40Z"/>
        </w:rPr>
      </w:pPr>
      <w:del w:id="99259" w:author="מנוע מכני" w:date="2026-10-11T12:04:40Z">
        <w:r w:rsidRPr="0051076E">
          <w:delText xml:space="preserve">•</w:delText>
        </w:r>
      </w:del>
      <w:r w:rsidRPr="0051076E">
        <w:t xml:space="preserve"> </w:t>
      </w:r>
      <w:r w:rsidRPr="00947625">
        <w:t xml:space="preserve">אמימר:</w:t>
      </w:r>
    </w:p>
    <w:p w:rsidR="00DA63EC" w:rsidRDefault="00DA63EC" w:rsidP="00DA63EC">
      <w:pPr>
        <w:tabs>
          <w:tab w:val="center" w:pos="2835"/>
        </w:tabs>
        <w:rPr>
          <w:rFonts w:ascii="BA Franknatan Regular" w:hAnsi="BA Franknatan Regular"/>
          <w:rtl/>
        </w:rPr>
      </w:pPr>
      <w:del w:id="99261" w:author="מנוע מכני" w:date="2026-10-11T12:04:40Z">
        <w:r w:rsidRPr="00947625">
          <w:rPr>
            <w:rFonts w:ascii="BA Franknatan Regular" w:hAnsi="BA Franknatan Regular"/>
            <w:rtl/>
          </w:rPr>
          <w:delText xml:space="preserve"> </w:delText>
        </w:r>
      </w:del>
      <w:r>
        <w:rPr>
          <w:rFonts w:ascii="BA Franknatan Regular" w:hAnsi="BA Franknatan Regular" w:hint="cs"/>
          <w:rtl/>
        </w:rPr>
        <w:t xml:space="preserve">פתח בקרן זוית הבית חייב במזוזה דראשי הכתלים נידונין כפצימין </w:t>
      </w:r>
    </w:p>
    <w:p>
      <w:pPr>
        <w:pStyle w:val="afffff8"/>
        <w:rPr>
          <w:ins w:id="90595" w:author="קלוד" w:date="2026-10-11T12:32:08Z"/>
        </w:rPr>
      </w:pPr>
      <w:ins w:id="90596" w:author="קלוד" w:date="2026-10-11T12:32:08Z">
        <w:r>
          <w:rPr>
            <w:color w:val="7B3F00"/>
          </w:rPr>
          <w:t xml:space="preserve">פצים אחד בלבד - 'מזוזות' ר"מ וחכמים</w:t>
        </w:r>
      </w:ins>
    </w:p>
    <w:p w:rsidR="00DA63EC" w:rsidRPr="00E105BC" w:rsidRDefault="00DA63EC" w:rsidP="00DA63EC">
      <w:pPr>
        <w:tabs>
          <w:tab w:val="center" w:pos="2835"/>
        </w:tabs>
        <w:rPr>
          <w:rFonts w:ascii="BA Franknatan Regular" w:hAnsi="BA Franknatan Regular"/>
          <w:spacing w:val="-2"/>
          <w:rtl/>
        </w:rPr>
      </w:pPr>
      <w:r w:rsidRPr="00E105BC">
        <w:rPr>
          <w:b/>
          <w:bCs/>
          <w:spacing w:val="-2"/>
          <w:rtl/>
        </w:rPr>
        <w:t xml:space="preserve">• </w:t>
      </w:r>
      <w:r w:rsidRPr="00E105BC">
        <w:rPr>
          <w:rStyle w:val="2fb"/>
          <w:rFonts w:hint="cs"/>
          <w:b/>
          <w:bCs/>
          <w:spacing w:val="-2"/>
          <w:rtl/>
        </w:rPr>
        <w:t>ר</w:t>
      </w:r>
      <w:r w:rsidRPr="00E105BC">
        <w:rPr>
          <w:rStyle w:val="2fb"/>
          <w:b/>
          <w:bCs/>
          <w:spacing w:val="-2"/>
          <w:rtl/>
        </w:rPr>
        <w:t>"</w:t>
      </w:r>
      <w:r w:rsidRPr="00E105BC">
        <w:rPr>
          <w:rStyle w:val="2fb"/>
          <w:rFonts w:hint="cs"/>
          <w:b/>
          <w:bCs/>
          <w:spacing w:val="-2"/>
          <w:rtl/>
        </w:rPr>
        <w:t xml:space="preserve">פ</w:t>
      </w:r>
      <w:r w:rsidRPr="00E105BC">
        <w:rPr>
          <w:rFonts w:hint="cs"/>
          <w:b/>
          <w:bCs/>
          <w:spacing w:val="-2"/>
          <w:rtl/>
        </w:rPr>
        <w:t xml:space="preserve"> נקלה לבית </w:t>
      </w:r>
      <w:r w:rsidRPr="00E105BC">
        <w:rPr>
          <w:rStyle w:val="2fb"/>
          <w:rFonts w:hint="cs"/>
          <w:b/>
          <w:bCs/>
          <w:spacing w:val="-2"/>
          <w:rtl/>
        </w:rPr>
        <w:t xml:space="preserve">שמואל</w:t>
      </w:r>
      <w:r w:rsidRPr="00E105BC">
        <w:rPr>
          <w:rFonts w:hint="cs"/>
          <w:b/>
          <w:bCs/>
          <w:spacing w:val="-2"/>
          <w:rtl/>
        </w:rPr>
        <w:t xml:space="preserve"> ראה פתח שלא היה לו אלא פצים אחד בשמאל ועשה לו מזוזה </w:t>
      </w:r>
      <w:r w:rsidRPr="00E105BC">
        <w:rPr>
          <w:rStyle w:val="2fb"/>
          <w:rFonts w:hint="cs"/>
          <w:b/>
          <w:bCs/>
          <w:spacing w:val="-2"/>
          <w:rtl/>
        </w:rPr>
        <w:t xml:space="preserve">כר</w:t>
      </w:r>
      <w:r w:rsidRPr="00E105BC">
        <w:rPr>
          <w:rStyle w:val="2fb"/>
          <w:b/>
          <w:bCs/>
          <w:spacing w:val="-2"/>
          <w:rtl/>
        </w:rPr>
        <w:t>"</w:t>
      </w:r>
      <w:r w:rsidRPr="00E105BC">
        <w:rPr>
          <w:rStyle w:val="2fb"/>
          <w:rFonts w:hint="cs"/>
          <w:b/>
          <w:bCs/>
          <w:spacing w:val="-2"/>
          <w:rtl/>
        </w:rPr>
        <w:t xml:space="preserve">מ</w:t>
      </w:r>
      <w:r w:rsidRPr="00E105BC">
        <w:rPr>
          <w:rFonts w:hint="cs"/>
          <w:b/>
          <w:bCs/>
          <w:spacing w:val="-2"/>
          <w:rtl/>
        </w:rPr>
        <w:t xml:space="preserve"> </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 xml:space="preserve">והקשה דהך </w:t>
      </w:r>
      <w:r>
        <w:rPr>
          <w:rStyle w:val="2fb"/>
          <w:rFonts w:ascii="BA Franknatan Regular" w:hAnsi="BA Franknatan Regular" w:hint="cs"/>
          <w:rtl/>
        </w:rPr>
        <w:t xml:space="preserve">דר</w:t>
      </w:r>
      <w:r>
        <w:rPr>
          <w:rStyle w:val="2fb"/>
          <w:rFonts w:ascii="BA Franknatan Regular" w:hAnsi="BA Franknatan Regular"/>
          <w:rtl/>
        </w:rPr>
        <w:t>"</w:t>
      </w:r>
      <w:r>
        <w:rPr>
          <w:rStyle w:val="2fb"/>
          <w:rFonts w:ascii="BA Franknatan Regular" w:hAnsi="BA Franknatan Regular" w:hint="cs"/>
          <w:rtl/>
        </w:rPr>
        <w:t>מ</w:t>
      </w:r>
      <w:r w:rsidRPr="00A563E0">
        <w:rPr>
          <w:rStyle w:val="afffff0"/>
          <w:rFonts w:hint="cs"/>
          <w:rtl/>
        </w:rPr>
        <w:t xml:space="preserve"> 'ביתך' </w:t>
      </w:r>
      <w:r w:rsidRPr="00947625">
        <w:rPr>
          <w:rFonts w:ascii="BA Franknatan Regular" w:hAnsi="BA Franknatan Regular"/>
          <w:rtl/>
        </w:rPr>
        <w:t xml:space="preserve">ביאתך מן </w:t>
      </w:r>
      <w:r w:rsidRPr="008A3E50">
        <w:rPr>
          <w:rFonts w:ascii="BA Franknatan Regular" w:hAnsi="BA Franknatan Regular"/>
          <w:b/>
          <w:bCs/>
          <w:rtl/>
        </w:rPr>
        <w:t>הימין</w:t>
      </w:r>
      <w:ins w:id="94507" w:author="מנוע מכני" w:date="2026-10-11T12:04:40Z">
        <w:r>
          <w:rPr>
            <w:rFonts w:ascii="BA Franknatan Regular" w:hAnsi="BA Franknatan Regular"/>
            <w:rtl/>
          </w:rPr>
          <w:t xml:space="preserve">,</w:t>
        </w:r>
      </w:ins>
      <w:del w:id="94508" w:author="מנוע מכני" w:date="2026-10-11T12:04:40Z">
        <w:r w:rsidRPr="00947625">
          <w:rPr>
            <w:rFonts w:ascii="BA Franknatan Regular" w:hAnsi="BA Franknatan Regular"/>
            <w:rtl/>
          </w:rPr>
          <w:delText xml:space="preserve">;</w:delText>
        </w:r>
      </w:del>
      <w:r>
        <w:rPr>
          <w:rFonts w:ascii="BA Franknatan Regular" w:hAnsi="BA Franknatan Regular" w:hint="cs"/>
          <w:rtl/>
        </w:rPr>
        <w:t xml:space="preserve"> כדרך ביאתך דעוקר רגל ימין קודם </w:t>
      </w:r>
    </w:p>
    <w:p w:rsidR="00DA63EC" w:rsidRDefault="00DA63EC" w:rsidP="00DA63EC">
      <w:pPr>
        <w:tabs>
          <w:tab w:val="center" w:pos="2835"/>
        </w:tabs>
        <w:rPr>
          <w:rFonts w:ascii="BA Franknatan Regular" w:hAnsi="BA Franknatan Regular"/>
          <w:rtl/>
        </w:rPr>
      </w:pPr>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ר</w:t>
      </w:r>
      <w:r>
        <w:rPr>
          <w:rStyle w:val="2fb"/>
          <w:rFonts w:ascii="BA Franknatan Regular" w:hAnsi="BA Franknatan Regular" w:hint="cs"/>
          <w:rtl/>
        </w:rPr>
        <w:t>שב</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לפני </w:t>
      </w:r>
      <w:r>
        <w:rPr>
          <w:rStyle w:val="2fb"/>
          <w:rFonts w:ascii="BA Franknatan Regular" w:hAnsi="BA Franknatan Regular" w:hint="cs"/>
          <w:rtl/>
        </w:rPr>
        <w:t xml:space="preserve">ר</w:t>
      </w:r>
      <w:r>
        <w:rPr>
          <w:rStyle w:val="2fb"/>
          <w:rFonts w:ascii="BA Franknatan Regular" w:hAnsi="BA Franknatan Regular"/>
          <w:rtl/>
        </w:rPr>
        <w:t>"</w:t>
      </w:r>
      <w:r>
        <w:rPr>
          <w:rStyle w:val="2fb"/>
          <w:rFonts w:ascii="BA Franknatan Regular" w:hAnsi="BA Franknatan Regular" w:hint="cs"/>
          <w:rtl/>
        </w:rPr>
        <w:t xml:space="preserve">פ</w:t>
      </w:r>
      <w:r>
        <w:rPr>
          <w:rFonts w:ascii="BA Franknatan Regular" w:hAnsi="BA Franknatan Regular" w:hint="cs"/>
          <w:rtl/>
        </w:rPr>
        <w:t xml:space="preserve"> </w:t>
      </w:r>
      <w:r>
        <w:rPr>
          <w:rStyle w:val="2fb"/>
          <w:rFonts w:ascii="BA Franknatan Regular" w:hAnsi="BA Franknatan Regular" w:hint="cs"/>
          <w:rtl/>
        </w:rPr>
        <w:t xml:space="preserve">מדרב</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w:t>
      </w:r>
      <w:r w:rsidRPr="003017EE">
        <w:rPr>
          <w:rStyle w:val="afffff0"/>
          <w:rFonts w:hint="cs"/>
          <w:rtl/>
        </w:rPr>
        <w:t>מ'</w:t>
      </w:r>
      <w:r w:rsidRPr="003017EE">
        <w:rPr>
          <w:rStyle w:val="afffff0"/>
          <w:rtl/>
        </w:rPr>
        <w:t>ויקח יהוידע הכהן ארון אחד ויקב חור בדלתו ויתן אותו אצל המזבח מימין בבוא איש בית ה</w:t>
      </w:r>
      <w:r w:rsidR="005608A0">
        <w:rPr>
          <w:rStyle w:val="afffff0"/>
          <w:rtl/>
        </w:rPr>
        <w:t>'</w:t>
      </w:r>
      <w:r w:rsidRPr="003017EE">
        <w:rPr>
          <w:rStyle w:val="afffff0"/>
          <w:rtl/>
        </w:rPr>
        <w:t xml:space="preserve"> ונתנו שמה הכהנים שומרי הסף את כל הכסף המובא בית ה'.</w:t>
      </w:r>
    </w:p>
    <w:p>
      <w:pPr>
        <w:pStyle w:val="38"/>
        <w:rPr>
          <w:ins w:id="99262" w:author="מנוע מכני" w:date="2026-10-11T12:04:40Z"/>
        </w:rPr>
      </w:pPr>
      <w:r w:rsidRPr="00947625">
        <w:t xml:space="preserve">ר"מ </w:t>
      </w:r>
      <w:r w:rsidRPr="00947625">
        <w:t xml:space="preserve">דתניא</w:t>
      </w:r>
      <w:r w:rsidRPr="00947625">
        <w:t xml:space="preserve">:</w:t>
      </w:r>
    </w:p>
    <w:p w:rsidR="00DA63EC" w:rsidRDefault="00DA63EC" w:rsidP="00DA63EC">
      <w:pPr>
        <w:tabs>
          <w:tab w:val="center" w:pos="2835"/>
        </w:tabs>
        <w:rPr>
          <w:rFonts w:ascii="BA Franknatan Regular" w:hAnsi="BA Franknatan Regular"/>
          <w:rtl/>
        </w:rPr>
      </w:pPr>
      <w:del w:id="99263"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בית שאין לו אלא פצים אחד וחכמים פוטרין</w:t>
      </w:r>
      <w:r>
        <w:rPr>
          <w:rFonts w:ascii="BA Franknatan Regular" w:hAnsi="BA Franknatan Regular" w:hint="cs"/>
          <w:rtl/>
        </w:rPr>
        <w:t xml:space="preserve"> ד</w:t>
      </w:r>
      <w:r w:rsidRPr="00947625">
        <w:rPr>
          <w:rFonts w:ascii="BA Franknatan Regular" w:hAnsi="BA Franknatan Regular"/>
          <w:rtl/>
        </w:rPr>
        <w:t>מזוזות כתיב.</w:t>
      </w:r>
    </w:p>
    <w:p w:rsidR="00DA63EC" w:rsidRDefault="00DA63EC" w:rsidP="00DA63EC">
      <w:pPr>
        <w:tabs>
          <w:tab w:val="center" w:pos="2835"/>
        </w:tabs>
        <w:rPr>
          <w:rFonts w:ascii="BA Franknatan Regular" w:hAnsi="BA Franknatan Regular"/>
          <w:rtl/>
        </w:rPr>
      </w:pPr>
      <w:r>
        <w:rPr>
          <w:rStyle w:val="2fb"/>
          <w:rFonts w:ascii="BA Franknatan Regular" w:hAnsi="BA Franknatan Regular" w:hint="cs"/>
          <w:rtl/>
        </w:rPr>
        <w:t>ור</w:t>
      </w:r>
      <w:r>
        <w:rPr>
          <w:rStyle w:val="2fb"/>
          <w:rFonts w:ascii="BA Franknatan Regular" w:hAnsi="BA Franknatan Regular"/>
          <w:rtl/>
        </w:rPr>
        <w:t>"</w:t>
      </w:r>
      <w:r>
        <w:rPr>
          <w:rStyle w:val="2fb"/>
          <w:rFonts w:ascii="BA Franknatan Regular" w:hAnsi="BA Franknatan Regular" w:hint="cs"/>
          <w:rtl/>
        </w:rPr>
        <w:t>מ</w:t>
      </w:r>
      <w:r w:rsidRPr="00A563E0">
        <w:rPr>
          <w:rStyle w:val="afffff0"/>
          <w:rFonts w:hint="cs"/>
          <w:rtl/>
        </w:rPr>
        <w:t xml:space="preserve"> 'מזוזות' </w:t>
      </w:r>
      <w:r w:rsidRPr="00947625">
        <w:rPr>
          <w:rFonts w:ascii="BA Franknatan Regular" w:hAnsi="BA Franknatan Regular"/>
          <w:rtl/>
        </w:rPr>
        <w:t xml:space="preserve">מיעוט מזוזות שתים, </w:t>
      </w:r>
      <w:r>
        <w:rPr>
          <w:rFonts w:ascii="BA Franknatan Regular" w:hAnsi="BA Franknatan Regular" w:hint="cs"/>
          <w:rtl/>
        </w:rPr>
        <w:t xml:space="preserve">מזוזות בפרשה שניה ריבוי אחר ריבוי </w:t>
      </w:r>
      <w:r>
        <w:rPr>
          <w:rStyle w:val="2fb"/>
          <w:rFonts w:ascii="BA Franknatan Regular" w:hAnsi="BA Franknatan Regular" w:hint="cs"/>
          <w:rtl/>
        </w:rPr>
        <w:t xml:space="preserve">ולרי</w:t>
      </w:r>
      <w:r>
        <w:rPr>
          <w:rStyle w:val="2fb"/>
          <w:rFonts w:ascii="BA Franknatan Regular" w:hAnsi="BA Franknatan Regular"/>
          <w:rtl/>
        </w:rPr>
        <w:t>"</w:t>
      </w:r>
      <w:r>
        <w:rPr>
          <w:rStyle w:val="2fb"/>
          <w:rFonts w:ascii="BA Franknatan Regular" w:hAnsi="BA Franknatan Regular" w:hint="cs"/>
          <w:rtl/>
        </w:rPr>
        <w:t xml:space="preserve">ש</w:t>
      </w:r>
      <w:r>
        <w:rPr>
          <w:rFonts w:ascii="BA Franknatan Regular" w:hAnsi="BA Franknatan Regular" w:hint="cs"/>
          <w:rtl/>
        </w:rPr>
        <w:t xml:space="preserve">: למעט מזוזה אחת </w:t>
      </w:r>
    </w:p>
    <w:p>
      <w:pPr>
        <w:pStyle w:val="38"/>
        <w:rPr>
          <w:ins w:id="99264" w:author="מנוע מכני" w:date="2026-10-11T12:04:40Z"/>
        </w:rPr>
      </w:pPr>
      <w:r>
        <w:t>ול</w:t>
      </w:r>
      <w:r>
        <w:t>ר"ע</w:t>
      </w:r>
      <w:r w:rsidRPr="00947625">
        <w:t>:</w:t>
      </w:r>
    </w:p>
    <w:p w:rsidR="00DA63EC" w:rsidRDefault="00DA63EC" w:rsidP="00DA63EC">
      <w:pPr>
        <w:tabs>
          <w:tab w:val="center" w:pos="2835"/>
        </w:tabs>
        <w:rPr>
          <w:rFonts w:ascii="BA Franknatan Regular" w:hAnsi="BA Franknatan Regular"/>
          <w:rtl/>
        </w:rPr>
      </w:pPr>
      <w:del w:id="99265"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על המשקוף ועל שתי המזוזות</w:t>
      </w:r>
      <w:r w:rsidRPr="00A563E0">
        <w:rPr>
          <w:rStyle w:val="afffff0"/>
          <w:rFonts w:hint="cs"/>
          <w:rtl/>
        </w:rPr>
        <w:t>'</w:t>
      </w:r>
      <w:r w:rsidRPr="00A563E0">
        <w:rPr>
          <w:rStyle w:val="afffff0"/>
          <w:rtl/>
        </w:rPr>
        <w:t xml:space="preserve">, </w:t>
      </w:r>
      <w:r w:rsidRPr="00A563E0">
        <w:rPr>
          <w:rStyle w:val="afffff0"/>
          <w:rFonts w:hint="cs"/>
          <w:rtl/>
        </w:rPr>
        <w:t>'</w:t>
      </w:r>
      <w:r w:rsidRPr="00A563E0">
        <w:rPr>
          <w:rStyle w:val="afffff0"/>
          <w:rtl/>
        </w:rPr>
        <w:t>שתי</w:t>
      </w:r>
      <w:r w:rsidRPr="00A563E0">
        <w:rPr>
          <w:rStyle w:val="afffff0"/>
          <w:rFonts w:hint="cs"/>
          <w:rtl/>
        </w:rPr>
        <w:t>'</w:t>
      </w:r>
      <w:r w:rsidRPr="00A563E0">
        <w:rPr>
          <w:rStyle w:val="afffff0"/>
          <w:rtl/>
        </w:rPr>
        <w:t xml:space="preserve"> </w:t>
      </w:r>
      <w:r w:rsidRPr="00947625">
        <w:rPr>
          <w:rFonts w:ascii="BA Franknatan Regular" w:hAnsi="BA Franknatan Regular"/>
          <w:rtl/>
        </w:rPr>
        <w:t>זה בנה אב, כל מקום שנאמר מזוזות אינו אלא אחת, עד שיפרט לך הכתוב שתים.</w:t>
      </w:r>
    </w:p>
    <w:p w:rsidR="00DA63EC" w:rsidRDefault="00DA63EC" w:rsidP="00DA63EC">
      <w:pPr>
        <w:tabs>
          <w:tab w:val="center" w:pos="2835"/>
        </w:tabs>
        <w:rPr>
          <w:rFonts w:ascii="BA Franknatan Regular" w:hAnsi="BA Franknatan Regular"/>
          <w:rtl/>
        </w:rPr>
      </w:pPr>
    </w:p>
    <w:p>
      <w:pPr>
        <w:pStyle w:val="afffff8"/>
        <w:rPr>
          <w:ins w:id="90593" w:author="קלוד" w:date="2026-10-11T12:32:08Z"/>
        </w:rPr>
      </w:pPr>
      <w:ins w:id="90594" w:author="קלוד" w:date="2026-10-11T12:32:08Z">
        <w:r>
          <w:rPr>
            <w:color w:val="7B3F00"/>
          </w:rPr>
          <w:t xml:space="preserve">מזוזה על הספר - 'וכתבתם' בגז"ש</w:t>
        </w:r>
      </w:ins>
    </w:p>
    <w:p>
      <w:pPr>
        <w:pStyle w:val="38"/>
        <w:rPr>
          <w:ins w:id="99267" w:author="מנוע מכני" w:date="2026-10-11T12:04:40Z"/>
        </w:rPr>
      </w:pPr>
      <w:del w:id="99266" w:author="מנוע מכני" w:date="2026-10-11T12:04:40Z">
        <w:r w:rsidRPr="0051076E">
          <w:lastRenderedPageBreak/>
          <w:delText xml:space="preserve">•</w:delText>
        </w:r>
      </w:del>
      <w:r w:rsidRPr="0051076E">
        <w:lastRenderedPageBreak/>
        <w:t xml:space="preserve"> </w:t>
      </w:r>
      <w:r w:rsidRPr="004A7C9A">
        <w:t>ת"ר</w:t>
      </w:r>
      <w:r w:rsidRPr="00947625">
        <w:t>:</w:t>
      </w:r>
    </w:p>
    <w:p w:rsidR="00DA63EC" w:rsidRDefault="00DA63EC" w:rsidP="00DA63EC">
      <w:pPr>
        <w:tabs>
          <w:tab w:val="center" w:pos="2835"/>
        </w:tabs>
        <w:rPr>
          <w:rFonts w:ascii="BA Franknatan Regular" w:hAnsi="BA Franknatan Regular"/>
          <w:rtl/>
        </w:rPr>
      </w:pPr>
      <w:del w:id="99268" w:author="מנוע מכני" w:date="2026-10-11T12:04:40Z">
        <w:r w:rsidRPr="00A563E0">
          <w:rPr>
            <w:rStyle w:val="afffff0"/>
            <w:rtl/>
          </w:rPr>
          <w:delText xml:space="preserve"> </w:delText>
        </w:r>
      </w:del>
      <w:r w:rsidRPr="00A563E0">
        <w:rPr>
          <w:rStyle w:val="afffff0"/>
          <w:rFonts w:hint="cs"/>
          <w:rtl/>
        </w:rPr>
        <w:t>'</w:t>
      </w:r>
      <w:ins w:id="90503" w:author="Claude - סמנטי" w:date="2026-10-11T12:27:00Z">
        <w:r>
          <w:rPr>
            <w:rStyle w:val="afffff0"/>
            <w:rtl/>
          </w:rPr>
          <w:t xml:space="preserve">וּכְתַבְתָּם</w:t>
        </w:r>
      </w:ins>
      <w:del w:id="90504" w:author="Claude - סמנטי" w:date="2026-10-11T12:27:00Z">
        <w:r w:rsidRPr="00A563E0">
          <w:rPr>
            <w:rStyle w:val="afffff0"/>
            <w:rtl/>
          </w:rPr>
          <w:delText xml:space="preserve">וכתבתם</w:delText>
        </w:r>
      </w:del>
      <w:r w:rsidRPr="00A563E0">
        <w:rPr>
          <w:rStyle w:val="afffff0"/>
          <w:rFonts w:hint="cs"/>
          <w:rtl/>
        </w:rPr>
        <w:t>'</w:t>
      </w:r>
      <w:r w:rsidRPr="00A563E0">
        <w:rPr>
          <w:rStyle w:val="afffff0"/>
          <w:rtl/>
        </w:rPr>
        <w:t xml:space="preserve"> </w:t>
      </w:r>
      <w:r>
        <w:rPr>
          <w:rFonts w:ascii="BA Franknatan Regular" w:hAnsi="BA Franknatan Regular" w:hint="cs"/>
          <w:rtl/>
        </w:rPr>
        <w:t xml:space="preserve">נאמר כאן ולהלן כתיבה </w:t>
      </w:r>
      <w:r w:rsidRPr="00947625">
        <w:rPr>
          <w:rFonts w:ascii="BA Franknatan Regular" w:hAnsi="BA Franknatan Regular"/>
          <w:rtl/>
        </w:rPr>
        <w:t xml:space="preserve">מה להלן על הספר, אף כאן על הספר</w:t>
      </w:r>
      <w:ins w:id="94509" w:author="מנוע מכני" w:date="2026-10-11T12:04:40Z">
        <w:r>
          <w:rPr>
            <w:rFonts w:ascii="BA Franknatan Regular" w:hAnsi="BA Franknatan Regular"/>
            <w:rtl/>
          </w:rPr>
          <w:t xml:space="preserve">,</w:t>
        </w:r>
      </w:ins>
      <w:del w:id="94510"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r>
        <w:rPr>
          <w:rFonts w:ascii="BA Franknatan Regular" w:hAnsi="BA Franknatan Regular" w:hint="cs"/>
          <w:rtl/>
        </w:rPr>
        <w:t xml:space="preserve">ולא אמרי' על האבנים </w:t>
      </w:r>
    </w:p>
    <w:p w:rsidR="00DA63EC" w:rsidRDefault="00DA63EC" w:rsidP="00DA63EC">
      <w:pPr>
        <w:tabs>
          <w:tab w:val="center" w:pos="2835"/>
        </w:tabs>
        <w:rPr>
          <w:rFonts w:ascii="BA Franknatan Regular" w:hAnsi="BA Franknatan Regular"/>
          <w:rtl/>
        </w:rPr>
      </w:pPr>
      <w:r>
        <w:rPr>
          <w:rFonts w:hint="cs"/>
          <w:b/>
          <w:bCs/>
          <w:rtl/>
        </w:rPr>
        <w:t>ד</w:t>
      </w:r>
      <w:r w:rsidRPr="00947625">
        <w:rPr>
          <w:rFonts w:ascii="BA Franknatan Regular" w:hAnsi="BA Franknatan Regular"/>
          <w:rtl/>
        </w:rPr>
        <w:t xml:space="preserve">דנין כתיבה הנוהגת לדורות מכתיבה הנוהגת לדורות, </w:t>
      </w:r>
      <w:r>
        <w:rPr>
          <w:rFonts w:ascii="BA Franknatan Regular" w:hAnsi="BA Franknatan Regular" w:hint="cs"/>
          <w:rtl/>
        </w:rPr>
        <w:t xml:space="preserve">ולא </w:t>
      </w:r>
      <w:r w:rsidRPr="00947625">
        <w:rPr>
          <w:rFonts w:ascii="BA Franknatan Regular" w:hAnsi="BA Franknatan Regular"/>
          <w:rtl/>
        </w:rPr>
        <w:t xml:space="preserve">מכתיבה שאינה נוהגת לדורות,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וכמו שנא</w:t>
      </w:r>
      <w:r>
        <w:rPr>
          <w:rFonts w:ascii="BA Franknatan Regular" w:hAnsi="BA Franknatan Regular" w:hint="cs"/>
          <w:rtl/>
        </w:rPr>
        <w:t>'</w:t>
      </w:r>
      <w:r w:rsidRPr="00947625">
        <w:rPr>
          <w:rFonts w:ascii="BA Franknatan Regular" w:hAnsi="BA Franknatan Regular"/>
          <w:rtl/>
        </w:rPr>
        <w:t xml:space="preserve"> להלן:</w:t>
      </w:r>
      <w:r w:rsidRPr="00A563E0">
        <w:rPr>
          <w:rStyle w:val="afffff0"/>
          <w:rtl/>
        </w:rPr>
        <w:t xml:space="preserve"> </w:t>
      </w:r>
      <w:r w:rsidRPr="00A563E0">
        <w:rPr>
          <w:rStyle w:val="afffff0"/>
          <w:rFonts w:hint="cs"/>
          <w:rtl/>
        </w:rPr>
        <w:t>'</w:t>
      </w:r>
      <w:r w:rsidRPr="00A563E0">
        <w:rPr>
          <w:rStyle w:val="afffff0"/>
          <w:rtl/>
        </w:rPr>
        <w:t>ויאמר להם ברוך מפיו יקרא אלי את הדברים האלה ואני כותב על הספר בדיו</w:t>
      </w:r>
      <w:r w:rsidRPr="00A563E0">
        <w:rPr>
          <w:rStyle w:val="afffff0"/>
          <w:rFonts w:hint="cs"/>
          <w:rtl/>
        </w:rPr>
        <w:t>'</w:t>
      </w:r>
      <w:r w:rsidRPr="00A563E0">
        <w:rPr>
          <w:rStyle w:val="afffff0"/>
          <w:rtl/>
        </w:rPr>
        <w:t>.</w:t>
      </w:r>
    </w:p>
    <w:p w:rsidR="00DA63EC" w:rsidRDefault="00DA63EC" w:rsidP="00DA63EC">
      <w:pPr>
        <w:tabs>
          <w:tab w:val="center" w:pos="2835"/>
        </w:tabs>
        <w:rPr>
          <w:rFonts w:ascii="BA Franknatan Regular" w:hAnsi="BA Franknatan Regular"/>
          <w:rtl/>
        </w:rPr>
      </w:pPr>
    </w:p>
    <w:p w:rsidR="00DA63EC" w:rsidRDefault="00DA63EC" w:rsidP="00DA63EC">
      <w:pPr>
        <w:tabs>
          <w:tab w:val="center" w:pos="2835"/>
        </w:tabs>
        <w:rPr>
          <w:rFonts w:ascii="BA Franknatan Regular" w:hAnsi="BA Franknatan Regular"/>
          <w:rtl/>
        </w:rPr>
      </w:pPr>
      <w:r w:rsidRPr="0051076E">
        <w:rPr>
          <w:b/>
          <w:bCs/>
          <w:rtl/>
        </w:rPr>
        <w:t xml:space="preserve">• </w:t>
      </w:r>
      <w:del w:id="102595" w:author="מנוע מכני" w:date="2026-10-11T12:04:40Z">
        <w:r w:rsidRPr="00947625">
          <w:rPr>
            <w:rFonts w:ascii="BA Franknatan Regular" w:hAnsi="BA Franknatan Regular"/>
            <w:rtl/>
          </w:rPr>
          <w:delText xml:space="preserve">א</w:delText>
        </w:r>
        <w:r>
          <w:rPr>
            <w:rFonts w:ascii="BA Franknatan Regular" w:hAnsi="BA Franknatan Regular"/>
            <w:rtl/>
          </w:rPr>
          <w:delText xml:space="preserve">"</w:delText>
        </w:r>
        <w:r>
          <w:rPr>
            <w:rFonts w:ascii="BA Franknatan Regular" w:hAnsi="BA Franknatan Regular" w:hint="cs"/>
            <w:rtl/>
          </w:rPr>
          <w:delText xml:space="preserve">ל</w:delText>
        </w:r>
        <w:r w:rsidRPr="00947625">
          <w:rPr>
            <w:rFonts w:ascii="BA Franknatan Regular" w:hAnsi="BA Franknatan Regular"/>
            <w:rtl/>
          </w:rPr>
          <w:delText xml:space="preserve"> </w:delText>
        </w:r>
      </w:del>
      <w:r w:rsidRPr="00947625">
        <w:rPr>
          <w:rStyle w:val="2fb"/>
          <w:rFonts w:ascii="BA Franknatan Regular" w:hAnsi="BA Franknatan Regular"/>
          <w:rtl/>
        </w:rPr>
        <w:t xml:space="preserve">ראבד"ר</w:t>
      </w:r>
      <w:r w:rsidRPr="00947625">
        <w:rPr>
          <w:rFonts w:ascii="BA Franknatan Regular" w:hAnsi="BA Franknatan Regular"/>
          <w:rtl/>
        </w:rPr>
        <w:t xml:space="preserve"> </w:t>
      </w:r>
      <w:r w:rsidRPr="00947625">
        <w:rPr>
          <w:rStyle w:val="2fb"/>
          <w:rFonts w:ascii="BA Franknatan Regular" w:hAnsi="BA Franknatan Regular"/>
          <w:rtl/>
        </w:rPr>
        <w:t xml:space="preserve">לר"א</w:t>
      </w:r>
      <w:r w:rsidRPr="00947625">
        <w:rPr>
          <w:rFonts w:ascii="BA Franknatan Regular" w:hAnsi="BA Franknatan Regular"/>
          <w:rtl/>
        </w:rPr>
        <w:t xml:space="preserve">,</w:t>
      </w:r>
      <w:r w:rsidRPr="00A563E0">
        <w:rPr>
          <w:rStyle w:val="afffff0"/>
          <w:rFonts w:hint="cs"/>
          <w:rtl/>
        </w:rPr>
        <w:t xml:space="preserve"> '</w:t>
      </w:r>
      <w:r w:rsidRPr="00A563E0">
        <w:rPr>
          <w:rStyle w:val="afffff0"/>
          <w:rtl/>
        </w:rPr>
        <w:t>על מזוזות</w:t>
      </w:r>
      <w:r w:rsidRPr="00A563E0">
        <w:rPr>
          <w:rStyle w:val="afffff0"/>
          <w:rFonts w:hint="cs"/>
          <w:rtl/>
        </w:rPr>
        <w:t>'</w:t>
      </w:r>
      <w:r w:rsidRPr="00A563E0">
        <w:rPr>
          <w:rStyle w:val="afffff0"/>
          <w:rtl/>
        </w:rPr>
        <w:t>,</w:t>
      </w:r>
      <w:r w:rsidRPr="00947625">
        <w:rPr>
          <w:rFonts w:ascii="BA Franknatan Regular" w:hAnsi="BA Franknatan Regular"/>
          <w:rtl/>
        </w:rPr>
        <w:t xml:space="preserve"> ואת אמרת: </w:t>
      </w:r>
      <w:ins w:id="97355" w:author="מנוע מכני" w:date="2026-10-11T12:04:40Z">
        <w:r>
          <w:rPr>
            <w:rFonts w:ascii="BA Franknatan Regular" w:hAnsi="BA Franknatan Regular"/>
            <w:rtl/>
          </w:rPr>
          <w:t xml:space="preserve">נלמד</w:t>
        </w:r>
      </w:ins>
      <w:del w:id="97356" w:author="מנוע מכני" w:date="2026-10-11T12:04:40Z">
        <w:r w:rsidRPr="00947625">
          <w:rPr>
            <w:rFonts w:ascii="BA Franknatan Regular" w:hAnsi="BA Franknatan Regular"/>
            <w:rtl/>
          </w:rPr>
          <w:delText xml:space="preserve">נילף</w:delText>
        </w:r>
      </w:del>
      <w:r w:rsidRPr="00947625">
        <w:rPr>
          <w:rFonts w:ascii="BA Franknatan Regular" w:hAnsi="BA Franknatan Regular"/>
          <w:rtl/>
        </w:rPr>
        <w:t xml:space="preserve"> כתיבה כתיבה!</w:t>
      </w:r>
    </w:p>
    <w:p w:rsidR="00DA63EC" w:rsidRDefault="00DA63EC" w:rsidP="00DA63EC">
      <w:pPr>
        <w:tabs>
          <w:tab w:val="center" w:pos="2835"/>
        </w:tabs>
        <w:rPr>
          <w:rFonts w:ascii="BA Franknatan Regular" w:hAnsi="BA Franknatan Regular"/>
          <w:rtl/>
        </w:rPr>
      </w:pPr>
      <w:r w:rsidRPr="003017EE">
        <w:rPr>
          <w:rStyle w:val="afffff0"/>
          <w:rFonts w:hint="cs"/>
          <w:rtl/>
        </w:rPr>
        <w:t>'</w:t>
      </w:r>
      <w:ins w:id="90505" w:author="Claude - סמנטי" w:date="2026-10-11T12:27:00Z">
        <w:r>
          <w:rPr>
            <w:rStyle w:val="afffff0"/>
            <w:rtl/>
          </w:rPr>
          <w:t xml:space="preserve">וּכְתַבְתָּם</w:t>
        </w:r>
      </w:ins>
      <w:del w:id="90506" w:author="Claude - סמנטי" w:date="2026-10-11T12:27:00Z">
        <w:r w:rsidRPr="003017EE">
          <w:rPr>
            <w:rStyle w:val="afffff0"/>
            <w:rtl/>
          </w:rPr>
          <w:delText xml:space="preserve">וכתבתם</w:delText>
        </w:r>
      </w:del>
      <w:r w:rsidRPr="003017EE">
        <w:rPr>
          <w:rStyle w:val="afffff0"/>
          <w:rFonts w:hint="cs"/>
          <w:rtl/>
        </w:rPr>
        <w:t>'</w:t>
      </w:r>
      <w:r w:rsidRPr="003017EE">
        <w:rPr>
          <w:rStyle w:val="afffff0"/>
          <w:rtl/>
        </w:rPr>
        <w:t>,</w:t>
      </w:r>
      <w:r w:rsidRPr="00947625">
        <w:rPr>
          <w:rFonts w:ascii="BA Franknatan Regular" w:hAnsi="BA Franknatan Regular"/>
          <w:rtl/>
        </w:rPr>
        <w:t xml:space="preserve"> כתיבה תמה, </w:t>
      </w:r>
      <w:ins w:id="91139" w:author="מנוע מכני" w:date="2026-10-11T12:04:40Z">
        <w:r>
          <w:rPr>
            <w:rFonts w:ascii="BA Franknatan Regular" w:hAnsi="BA Franknatan Regular"/>
            <w:rtl/>
          </w:rPr>
          <w:t xml:space="preserve">ואח"כ</w:t>
        </w:r>
      </w:ins>
      <w:del w:id="91140" w:author="מנוע מכני" w:date="2026-10-11T12:04:40Z">
        <w:r w:rsidRPr="00947625">
          <w:rPr>
            <w:rFonts w:ascii="BA Franknatan Regular" w:hAnsi="BA Franknatan Regular"/>
            <w:rtl/>
          </w:rPr>
          <w:delText xml:space="preserve">והדר</w:delText>
        </w:r>
      </w:del>
      <w:r w:rsidRPr="00947625">
        <w:rPr>
          <w:rFonts w:ascii="BA Franknatan Regular" w:hAnsi="BA Franknatan Regular"/>
          <w:rtl/>
        </w:rPr>
        <w:t xml:space="preserve"> על המזוזות.</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ובעי לגז</w:t>
      </w:r>
      <w:r>
        <w:rPr>
          <w:rFonts w:ascii="BA Franknatan Regular" w:hAnsi="BA Franknatan Regular"/>
          <w:rtl/>
        </w:rPr>
        <w:t>"</w:t>
      </w:r>
      <w:r>
        <w:rPr>
          <w:rFonts w:ascii="BA Franknatan Regular" w:hAnsi="BA Franknatan Regular" w:hint="cs"/>
          <w:rtl/>
        </w:rPr>
        <w:t xml:space="preserve">ש דלא לימא </w:t>
      </w:r>
      <w:ins w:id="90087" w:author="Claude - סמנטי" w:date="2026-10-11T12:27:00Z">
        <w:r>
          <w:rPr>
            <w:rFonts w:ascii="BA Franknatan Regular" w:hAnsi="BA Franknatan Regular" w:hint="cs"/>
            <w:rtl/>
          </w:rPr>
          <w:t xml:space="preserve">יכתוב</w:t>
        </w:r>
      </w:ins>
      <w:del w:id="90088" w:author="Claude - סמנטי" w:date="2026-10-11T12:27:00Z">
        <w:r>
          <w:rPr>
            <w:rFonts w:ascii="BA Franknatan Regular" w:hAnsi="BA Franknatan Regular" w:hint="cs"/>
            <w:rtl/>
          </w:rPr>
          <w:delText xml:space="preserve">ליכתוב</w:delText>
        </w:r>
      </w:del>
      <w:r>
        <w:rPr>
          <w:rFonts w:ascii="BA Franknatan Regular" w:hAnsi="BA Franknatan Regular" w:hint="cs"/>
          <w:rtl/>
        </w:rPr>
        <w:t xml:space="preserve"> על האבן ולקבוע אסיפא - </w:t>
      </w:r>
      <w:r w:rsidRPr="00947625">
        <w:rPr>
          <w:rFonts w:ascii="BA Franknatan Regular" w:hAnsi="BA Franknatan Regular"/>
          <w:rtl/>
        </w:rPr>
        <w:t xml:space="preserve">קמ"ל</w:t>
      </w:r>
      <w:r w:rsidRPr="00947625">
        <w:rPr>
          <w:rFonts w:ascii="BA Franknatan Regular" w:hAnsi="BA Franknatan Regular"/>
          <w:rtl/>
        </w:rPr>
        <w:t xml:space="preserve">.</w:t>
      </w:r>
    </w:p>
    <w:p w:rsidR="00DA63EC" w:rsidRPr="00947625" w:rsidRDefault="00DA63EC" w:rsidP="00DA63EC">
      <w:pPr>
        <w:pStyle w:val="affffd"/>
        <w:rPr>
          <w:rtl/>
        </w:rPr>
      </w:pPr>
      <w:r>
        <w:rPr>
          <w:rFonts w:ascii="BA Franknatan Regular" w:hAnsi="BA Franknatan Regular"/>
          <w:rtl/>
        </w:rPr>
        <w:t>׹</w:t>
      </w:r>
    </w:p>
    <w:p>
      <w:pPr>
        <w:pStyle w:val="afffff8"/>
        <w:rPr>
          <w:ins w:id="90591" w:author="קלוד" w:date="2026-10-11T12:32:08Z"/>
        </w:rPr>
      </w:pPr>
      <w:ins w:id="90592" w:author="קלוד" w:date="2026-10-11T12:32:08Z">
        <w:r>
          <w:rPr>
            <w:color w:val="7B3F00"/>
          </w:rPr>
          <w:t xml:space="preserve">ארבע פרשיות שבתפילין - אפילו כתב אחד מעכבן</w:t>
        </w:r>
      </w:ins>
    </w:p>
    <w:p w:rsidR="00DA63EC" w:rsidRDefault="00DA63EC" w:rsidP="00DA63EC">
      <w:pPr>
        <w:tabs>
          <w:tab w:val="center" w:pos="2835"/>
        </w:tabs>
        <w:rPr>
          <w:rFonts w:ascii="BA Franknatan Regular" w:hAnsi="BA Franknatan Regular"/>
          <w:b/>
          <w:bCs/>
          <w:rtl/>
        </w:rPr>
      </w:pPr>
      <w:r w:rsidRPr="003022C3">
        <w:rPr>
          <w:rFonts w:ascii="BA Franknatan Regular" w:hAnsi="BA Franknatan Regular"/>
          <w:b/>
          <w:bCs/>
          <w:rtl/>
        </w:rPr>
        <w:t xml:space="preserve">ארבע פרשיות שבתפילין מעכבות זו את זו, </w:t>
      </w:r>
      <w:ins w:id="90395" w:author="מנוע מכני" w:date="2026-10-11T12:04:40Z">
        <w:r>
          <w:rPr>
            <w:rFonts w:ascii="BA Franknatan Regular" w:hAnsi="BA Franknatan Regular"/>
            <w:b/>
            <w:bCs/>
            <w:rtl/>
          </w:rPr>
          <w:t xml:space="preserve">ואפי'</w:t>
        </w:r>
      </w:ins>
      <w:del w:id="90396" w:author="מנוע מכני" w:date="2026-10-11T12:04:40Z">
        <w:r w:rsidRPr="003022C3">
          <w:rPr>
            <w:rFonts w:ascii="BA Franknatan Regular" w:hAnsi="BA Franknatan Regular"/>
            <w:b/>
            <w:bCs/>
            <w:rtl/>
          </w:rPr>
          <w:delText xml:space="preserve">ואפילו</w:delText>
        </w:r>
      </w:del>
      <w:r w:rsidRPr="003022C3">
        <w:rPr>
          <w:rFonts w:ascii="BA Franknatan Regular" w:hAnsi="BA Franknatan Regular"/>
          <w:b/>
          <w:bCs/>
          <w:rtl/>
        </w:rPr>
        <w:t xml:space="preserve"> כתב אחד מעכבן.</w:t>
      </w:r>
    </w:p>
    <w:p w:rsidR="00DA63EC" w:rsidRDefault="00DA63EC" w:rsidP="00DA63EC">
      <w:pPr>
        <w:rPr>
          <w:rtl/>
        </w:rPr>
      </w:pPr>
      <w:ins w:id="91141" w:author="מנוע מכני" w:date="2026-10-11T12:04:40Z">
        <w:r>
          <w:rPr>
            <w:rFonts w:hint="cs"/>
            <w:rtl/>
          </w:rPr>
          <w:t xml:space="preserve">לא</w:t>
        </w:r>
      </w:ins>
      <w:del w:id="91142" w:author="מנוע מכני" w:date="2026-10-11T12:04:40Z">
        <w:r w:rsidRPr="00336727">
          <w:rPr>
            <w:rFonts w:hint="cs"/>
            <w:rtl/>
          </w:rPr>
          <w:delText xml:space="preserve">לאו</w:delText>
        </w:r>
      </w:del>
      <w:r w:rsidRPr="00336727">
        <w:rPr>
          <w:rFonts w:hint="cs"/>
          <w:rtl/>
        </w:rPr>
        <w:t xml:space="preserve"> לאשמעי' קוצו של יוד דפשיטא אלא להך </w:t>
      </w:r>
      <w:r w:rsidRPr="00336727">
        <w:rPr>
          <w:rStyle w:val="2fb"/>
          <w:rFonts w:hint="cs"/>
          <w:rtl/>
        </w:rPr>
        <w:t xml:space="preserve">דאריא</w:t>
      </w:r>
      <w:r w:rsidRPr="00336727">
        <w:rPr>
          <w:rStyle w:val="2fb"/>
          <w:rtl/>
        </w:rPr>
        <w:t>"</w:t>
      </w:r>
      <w:r w:rsidRPr="00336727">
        <w:rPr>
          <w:rStyle w:val="2fb"/>
          <w:rFonts w:hint="cs"/>
          <w:rtl/>
        </w:rPr>
        <w:t>ר</w:t>
      </w:r>
      <w:r w:rsidRPr="00336727">
        <w:rPr>
          <w:rtl/>
        </w:rPr>
        <w:t>: כל אות שאין גויל מוקף לה מארבע רוחותיה - פסולה.</w:t>
      </w:r>
    </w:p>
    <w:p w:rsidR="00DA63EC" w:rsidRDefault="00DA63EC" w:rsidP="00DA63EC">
      <w:pPr>
        <w:pStyle w:val="afff3"/>
        <w:framePr w:wrap="around"/>
        <w:rPr>
          <w:rtl/>
        </w:rPr>
      </w:pPr>
      <w:r>
        <w:rPr>
          <w:rFonts w:hint="cs"/>
          <w:rtl/>
        </w:rPr>
        <w:t>לד:</w:t>
      </w:r>
    </w:p>
    <w:p>
      <w:pPr>
        <w:pStyle w:val="afffff8"/>
        <w:rPr>
          <w:ins w:id="90589" w:author="קלוד" w:date="2026-10-11T12:32:08Z"/>
        </w:rPr>
      </w:pPr>
      <w:ins w:id="90590" w:author="קלוד" w:date="2026-10-11T12:32:08Z">
        <w:r>
          <w:rPr>
            <w:color w:val="7B3F00"/>
          </w:rPr>
          <w:t xml:space="preserve">טטפת - ארבע בתים בתפילין</w:t>
        </w:r>
      </w:ins>
    </w:p>
    <w:p>
      <w:pPr>
        <w:pStyle w:val="38"/>
        <w:rPr>
          <w:ins w:id="99270" w:author="מנוע מכני" w:date="2026-10-11T12:04:40Z"/>
        </w:rPr>
      </w:pPr>
      <w:del w:id="99269" w:author="מנוע מכני" w:date="2026-10-11T12:04:40Z">
        <w:r w:rsidRPr="0051076E">
          <w:delText xml:space="preserve">•</w:delText>
        </w:r>
      </w:del>
      <w:r w:rsidRPr="0051076E">
        <w:t xml:space="preserve"> </w:t>
      </w:r>
      <w:r w:rsidRPr="004A7C9A">
        <w:t>ת"ר</w:t>
      </w:r>
      <w:r w:rsidRPr="00947625">
        <w:t xml:space="preserve">:</w:t>
      </w:r>
    </w:p>
    <w:p w:rsidR="00DA63EC" w:rsidRDefault="00DA63EC" w:rsidP="00DA63EC">
      <w:pPr>
        <w:tabs>
          <w:tab w:val="center" w:pos="2835"/>
        </w:tabs>
        <w:rPr>
          <w:rFonts w:ascii="BA Franknatan Regular" w:hAnsi="BA Franknatan Regular"/>
          <w:rtl/>
        </w:rPr>
      </w:pPr>
      <w:del w:id="9927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לטטפת לטטפת לטוטפת </w:t>
      </w:r>
      <w:r>
        <w:rPr>
          <w:rFonts w:ascii="BA Franknatan Regular" w:hAnsi="BA Franknatan Regular"/>
          <w:rtl/>
        </w:rPr>
        <w:t>–</w:t>
      </w:r>
      <w:r w:rsidRPr="00947625">
        <w:rPr>
          <w:rFonts w:ascii="BA Franknatan Regular" w:hAnsi="BA Franknatan Regular"/>
          <w:rtl/>
        </w:rPr>
        <w:t xml:space="preserve"> </w:t>
      </w:r>
      <w:r>
        <w:rPr>
          <w:rStyle w:val="2fb"/>
          <w:rFonts w:ascii="BA Franknatan Regular" w:hAnsi="BA Franknatan Regular" w:hint="cs"/>
          <w:rtl/>
        </w:rPr>
        <w:t>לרי</w:t>
      </w:r>
      <w:r>
        <w:rPr>
          <w:rStyle w:val="2fb"/>
          <w:rFonts w:ascii="BA Franknatan Regular" w:hAnsi="BA Franknatan Regular"/>
          <w:rtl/>
        </w:rPr>
        <w:t>"</w:t>
      </w:r>
      <w:r>
        <w:rPr>
          <w:rStyle w:val="2fb"/>
          <w:rFonts w:ascii="BA Franknatan Regular" w:hAnsi="BA Franknatan Regular" w:hint="cs"/>
          <w:rtl/>
        </w:rPr>
        <w:t xml:space="preserve">ש</w:t>
      </w:r>
      <w:r>
        <w:rPr>
          <w:rFonts w:ascii="BA Franknatan Regular" w:hAnsi="BA Franknatan Regular" w:hint="cs"/>
          <w:rtl/>
        </w:rPr>
        <w:t xml:space="preserve"> </w:t>
      </w:r>
      <w:r w:rsidRPr="00947625">
        <w:rPr>
          <w:rFonts w:ascii="BA Franknatan Regular" w:hAnsi="BA Franknatan Regular"/>
          <w:rtl/>
        </w:rPr>
        <w:t xml:space="preserve">הרי כאן ד', </w:t>
      </w:r>
    </w:p>
    <w:p>
      <w:pPr>
        <w:pStyle w:val="38"/>
        <w:rPr>
          <w:ins w:id="99272" w:author="מנוע מכני" w:date="2026-10-11T12:04:40Z"/>
        </w:rPr>
      </w:pPr>
      <w:r>
        <w:t>ל</w:t>
      </w:r>
      <w:r>
        <w:t>ר"ע</w:t>
      </w:r>
      <w:r w:rsidRPr="00947625">
        <w:t xml:space="preserve">:</w:t>
      </w:r>
    </w:p>
    <w:p w:rsidR="00DA63EC" w:rsidRDefault="00DA63EC" w:rsidP="00DA63EC">
      <w:pPr>
        <w:tabs>
          <w:tab w:val="center" w:pos="2835"/>
        </w:tabs>
        <w:rPr>
          <w:rFonts w:ascii="BA Franknatan Regular" w:hAnsi="BA Franknatan Regular"/>
          <w:rtl/>
        </w:rPr>
      </w:pPr>
      <w:del w:id="99273"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w:t>
      </w:r>
      <w:r>
        <w:rPr>
          <w:rFonts w:ascii="BA Franknatan Regular" w:hAnsi="BA Franknatan Regular"/>
          <w:rtl/>
        </w:rPr>
        <w:t>"</w:t>
      </w:r>
      <w:r>
        <w:rPr>
          <w:rFonts w:ascii="BA Franknatan Regular" w:hAnsi="BA Franknatan Regular" w:hint="cs"/>
          <w:rtl/>
        </w:rPr>
        <w:t>צ</w:t>
      </w:r>
      <w:r w:rsidRPr="00947625">
        <w:rPr>
          <w:rFonts w:ascii="BA Franknatan Regular" w:hAnsi="BA Franknatan Regular"/>
          <w:rtl/>
        </w:rPr>
        <w:t>, טט בכתפי שתים, פת באפריקי שתים.</w:t>
      </w:r>
    </w:p>
    <w:p>
      <w:pPr>
        <w:pStyle w:val="afffff8"/>
        <w:rPr>
          <w:ins w:id="90587" w:author="קלוד" w:date="2026-10-11T12:32:08Z"/>
        </w:rPr>
      </w:pPr>
      <w:ins w:id="90588" w:author="קלוד" w:date="2026-10-11T12:32:08Z">
        <w:r>
          <w:rPr>
            <w:color w:val="7B3F00"/>
          </w:rPr>
          <w:t xml:space="preserve">תפילין של ראש - ארבע פרשיות בעור אחד או בארבעה</w:t>
        </w:r>
      </w:ins>
    </w:p>
    <w:p>
      <w:pPr>
        <w:pStyle w:val="38"/>
        <w:rPr>
          <w:ins w:id="99274" w:author="מנוע מכני" w:date="2026-10-11T12:04:40Z"/>
        </w:rPr>
      </w:pPr>
      <w:r w:rsidRPr="004A7C9A">
        <w:t>ת"ר</w:t>
      </w:r>
      <w:r w:rsidRPr="00947625">
        <w:t xml:space="preserve">:</w:t>
      </w:r>
    </w:p>
    <w:p w:rsidR="00DA63EC" w:rsidRDefault="00DA63EC" w:rsidP="00DA63EC">
      <w:pPr>
        <w:tabs>
          <w:tab w:val="center" w:pos="2835"/>
        </w:tabs>
        <w:rPr>
          <w:rFonts w:ascii="BA Franknatan Regular" w:hAnsi="BA Franknatan Regular"/>
          <w:rtl/>
        </w:rPr>
      </w:pPr>
      <w:del w:id="9927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יכול יכתבם על ד' עורות ויניחם בד' בתים בד' עורות? </w:t>
      </w:r>
      <w:r w:rsidRPr="00947625">
        <w:rPr>
          <w:rFonts w:ascii="BA Franknatan Regular" w:hAnsi="BA Franknatan Regular"/>
          <w:rtl/>
        </w:rPr>
        <w:t xml:space="preserve">ת"ל</w:t>
      </w:r>
      <w:r w:rsidRPr="00947625">
        <w:rPr>
          <w:rFonts w:ascii="BA Franknatan Regular" w:hAnsi="BA Franknatan Regular"/>
          <w:rtl/>
        </w:rPr>
        <w:t xml:space="preserve">:</w:t>
      </w:r>
      <w:r w:rsidRPr="00A563E0">
        <w:rPr>
          <w:rStyle w:val="afffff0"/>
          <w:rtl/>
        </w:rPr>
        <w:t xml:space="preserve"> </w:t>
      </w:r>
      <w:r w:rsidRPr="00A563E0">
        <w:rPr>
          <w:rStyle w:val="afffff0"/>
          <w:rFonts w:hint="cs"/>
          <w:rtl/>
        </w:rPr>
        <w:t>'</w:t>
      </w:r>
      <w:r w:rsidRPr="00A563E0">
        <w:rPr>
          <w:rStyle w:val="afffff0"/>
          <w:rtl/>
        </w:rPr>
        <w:t>ולזכרון בין עיניך</w:t>
      </w:r>
      <w:r w:rsidRPr="00A563E0">
        <w:rPr>
          <w:rStyle w:val="afffff0"/>
          <w:rFonts w:hint="cs"/>
          <w:rtl/>
        </w:rPr>
        <w:t>'</w:t>
      </w:r>
      <w:r w:rsidRPr="00A563E0">
        <w:rPr>
          <w:rStyle w:val="afffff0"/>
          <w:rtl/>
        </w:rPr>
        <w:t>,</w:t>
      </w:r>
      <w:r w:rsidRPr="00947625">
        <w:rPr>
          <w:rFonts w:ascii="BA Franknatan Regular" w:hAnsi="BA Franknatan Regular"/>
          <w:rtl/>
        </w:rPr>
        <w:t xml:space="preserve"> זכרון אחד אמרתי לך ולא ב' וג' זכרונות, </w:t>
      </w:r>
    </w:p>
    <w:p w:rsidR="00DA63EC" w:rsidRDefault="00DA63EC" w:rsidP="00DA63EC">
      <w:pPr>
        <w:pStyle w:val="affffb"/>
        <w:rPr>
          <w:rtl/>
        </w:rPr>
      </w:pPr>
      <w:r>
        <w:rPr>
          <w:rtl/>
        </w:rPr>
        <w:t xml:space="preserve">- </w:t>
      </w:r>
      <w:r w:rsidRPr="00947625">
        <w:rPr>
          <w:rtl/>
        </w:rPr>
        <w:t xml:space="preserve">כותבן על ד' עורות ומניחן בד' בתים בעור אחד, ואם כתבן בעור אחד והניחן בד' בתים - יצא</w:t>
      </w:r>
      <w:ins w:id="94511" w:author="מנוע מכני" w:date="2026-10-11T12:04:40Z">
        <w:r>
          <w:rPr>
            <w:rtl/>
          </w:rPr>
          <w:t xml:space="preserve">,</w:t>
        </w:r>
      </w:ins>
      <w:del w:id="94512" w:author="מנוע מכני" w:date="2026-10-11T12:04:40Z">
        <w:r w:rsidRPr="00947625">
          <w:rPr>
            <w:rtl/>
          </w:rPr>
          <w:delText xml:space="preserve">;</w:delText>
        </w:r>
      </w:del>
      <w:r w:rsidRPr="00947625">
        <w:rPr>
          <w:rtl/>
        </w:rPr>
        <w:t xml:space="preserve"> </w:t>
      </w:r>
    </w:p>
    <w:p>
      <w:pPr>
        <w:pStyle w:val="38"/>
        <w:rPr>
          <w:ins w:id="99276" w:author="מנוע מכני" w:date="2026-10-11T12:04:40Z"/>
        </w:rPr>
      </w:pPr>
      <w:r>
        <w:t xml:space="preserve">רבי:</w:t>
      </w:r>
    </w:p>
    <w:p w:rsidR="00DA63EC" w:rsidRDefault="00DA63EC" w:rsidP="00DA63EC">
      <w:pPr>
        <w:tabs>
          <w:tab w:val="center" w:pos="2835"/>
        </w:tabs>
        <w:rPr>
          <w:rFonts w:ascii="BA Franknatan Regular" w:hAnsi="BA Franknatan Regular"/>
          <w:rtl/>
        </w:rPr>
      </w:pPr>
      <w:del w:id="99277" w:author="מנוע מכני" w:date="2026-10-11T12:04:40Z">
        <w:r>
          <w:rPr>
            <w:rFonts w:ascii="BA Franknatan Regular" w:hAnsi="BA Franknatan Regular" w:hint="cs"/>
            <w:rtl/>
          </w:rPr>
          <w:delText xml:space="preserve"> </w:delText>
        </w:r>
      </w:del>
      <w:r w:rsidRPr="00947625">
        <w:rPr>
          <w:rFonts w:ascii="BA Franknatan Regular" w:hAnsi="BA Franknatan Regular"/>
          <w:rtl/>
        </w:rPr>
        <w:t>ו</w:t>
      </w:r>
      <w:r>
        <w:rPr>
          <w:rFonts w:ascii="BA Franknatan Regular" w:hAnsi="BA Franknatan Regular"/>
          <w:rtl/>
        </w:rPr>
        <w:t>צריך שיהא ריוח ביניהן</w:t>
      </w:r>
      <w:r w:rsidRPr="00947625">
        <w:rPr>
          <w:rFonts w:ascii="BA Franknatan Regular" w:hAnsi="BA Franknatan Regular"/>
          <w:rtl/>
        </w:rPr>
        <w:t xml:space="preserve"> </w:t>
      </w:r>
    </w:p>
    <w:p>
      <w:pPr>
        <w:pStyle w:val="38"/>
        <w:rPr>
          <w:ins w:id="99278" w:author="מנוע מכני" w:date="2026-10-11T12:04:40Z"/>
        </w:rPr>
      </w:pPr>
      <w:r w:rsidRPr="00E105BC">
        <w:t xml:space="preserve">וחכ"א:</w:t>
      </w:r>
    </w:p>
    <w:p w:rsidR="00DA63EC" w:rsidRPr="00E105BC" w:rsidRDefault="00DA63EC" w:rsidP="00DA63EC">
      <w:pPr>
        <w:tabs>
          <w:tab w:val="center" w:pos="2835"/>
        </w:tabs>
        <w:rPr>
          <w:rFonts w:ascii="BA Franknatan Regular" w:hAnsi="BA Franknatan Regular"/>
          <w:spacing w:val="-4"/>
          <w:rtl/>
        </w:rPr>
      </w:pPr>
      <w:del w:id="99279" w:author="מנוע מכני" w:date="2026-10-11T12:04:40Z">
        <w:r w:rsidRPr="00E105BC">
          <w:rPr>
            <w:rFonts w:ascii="BA Franknatan Regular" w:hAnsi="BA Franknatan Regular"/>
            <w:spacing w:val="-4"/>
            <w:rtl/>
          </w:rPr>
          <w:delText xml:space="preserve"> </w:delText>
        </w:r>
      </w:del>
      <w:r w:rsidRPr="00E105BC">
        <w:rPr>
          <w:rFonts w:ascii="BA Franknatan Regular" w:hAnsi="BA Franknatan Regular"/>
          <w:spacing w:val="-4"/>
          <w:rtl/>
        </w:rPr>
        <w:t xml:space="preserve">אינו צריך</w:t>
      </w:r>
      <w:ins w:id="94513" w:author="מנוע מכני" w:date="2026-10-11T12:04:40Z">
        <w:r>
          <w:rPr>
            <w:rFonts w:ascii="BA Franknatan Regular" w:hAnsi="BA Franknatan Regular"/>
            <w:spacing w:val="-4"/>
            <w:rtl/>
          </w:rPr>
          <w:t xml:space="preserve">,</w:t>
        </w:r>
      </w:ins>
      <w:del w:id="94514" w:author="מנוע מכני" w:date="2026-10-11T12:04:40Z">
        <w:r w:rsidRPr="00E105BC">
          <w:rPr>
            <w:rFonts w:ascii="BA Franknatan Regular" w:hAnsi="BA Franknatan Regular"/>
            <w:spacing w:val="-4"/>
            <w:rtl/>
          </w:rPr>
          <w:delText xml:space="preserve">;</w:delText>
        </w:r>
      </w:del>
      <w:r w:rsidRPr="00E105BC">
        <w:rPr>
          <w:rFonts w:ascii="BA Franknatan Regular" w:hAnsi="BA Franknatan Regular"/>
          <w:spacing w:val="-4"/>
          <w:rtl/>
        </w:rPr>
        <w:t xml:space="preserve"> ושוין, שנותן חוט או משיחה בין כל אחת ואחת</w:t>
      </w:r>
      <w:ins w:id="94515" w:author="מנוע מכני" w:date="2026-10-11T12:04:40Z">
        <w:r>
          <w:rPr>
            <w:rFonts w:ascii="BA Franknatan Regular" w:hAnsi="BA Franknatan Regular"/>
            <w:spacing w:val="-4"/>
            <w:rtl/>
          </w:rPr>
          <w:t xml:space="preserve">,</w:t>
        </w:r>
      </w:ins>
      <w:del w:id="94516" w:author="מנוע מכני" w:date="2026-10-11T12:04:40Z">
        <w:r w:rsidRPr="00E105BC">
          <w:rPr>
            <w:rFonts w:ascii="BA Franknatan Regular" w:hAnsi="BA Franknatan Regular"/>
            <w:spacing w:val="-4"/>
            <w:rtl/>
          </w:rPr>
          <w:delText xml:space="preserve">;</w:delText>
        </w:r>
      </w:del>
      <w:r w:rsidRPr="00E105BC">
        <w:rPr>
          <w:rFonts w:ascii="BA Franknatan Regular" w:hAnsi="BA Franknatan Regular"/>
          <w:spacing w:val="-4"/>
          <w:rtl/>
        </w:rPr>
        <w:t xml:space="preserve"> ואם אין חריצן ניכר - פסולות.</w:t>
      </w:r>
    </w:p>
    <w:p w:rsidR="00DA63EC" w:rsidRDefault="00DA63EC" w:rsidP="00DA63EC">
      <w:pPr>
        <w:tabs>
          <w:tab w:val="center" w:pos="2835"/>
        </w:tabs>
        <w:rPr>
          <w:rFonts w:ascii="BA Franknatan Regular" w:hAnsi="BA Franknatan Regular"/>
          <w:rtl/>
        </w:rPr>
      </w:pPr>
    </w:p>
    <w:p>
      <w:pPr>
        <w:pStyle w:val="afffff8"/>
        <w:rPr>
          <w:ins w:id="90585" w:author="קלוד" w:date="2026-10-11T12:32:08Z"/>
        </w:rPr>
      </w:pPr>
      <w:ins w:id="90586" w:author="קלוד" w:date="2026-10-11T12:32:08Z">
        <w:r>
          <w:rPr>
            <w:color w:val="7B3F00"/>
          </w:rPr>
          <w:t xml:space="preserve">תפילה של יד - עור אחד, וצריך לדבק</w:t>
        </w:r>
      </w:ins>
    </w:p>
    <w:p>
      <w:pPr>
        <w:pStyle w:val="38"/>
        <w:rPr>
          <w:ins w:id="99281" w:author="מנוע מכני" w:date="2026-10-11T12:04:40Z"/>
        </w:rPr>
      </w:pPr>
      <w:del w:id="99280" w:author="מנוע מכני" w:date="2026-10-11T12:04:40Z">
        <w:r w:rsidRPr="00336727">
          <w:delText xml:space="preserve">•</w:delText>
        </w:r>
      </w:del>
      <w:r w:rsidRPr="00336727">
        <w:t xml:space="preserve"> </w:t>
      </w:r>
      <w:r w:rsidRPr="0064582E">
        <w:t>ת</w:t>
      </w:r>
      <w:r w:rsidRPr="0064582E">
        <w:t>"</w:t>
      </w:r>
      <w:r w:rsidRPr="0064582E">
        <w:t>ר</w:t>
      </w:r>
      <w:r w:rsidRPr="00336727">
        <w:t xml:space="preserve">:</w:t>
      </w:r>
    </w:p>
    <w:p w:rsidR="00DA63EC" w:rsidRDefault="00DA63EC" w:rsidP="00DA63EC">
      <w:pPr>
        <w:rPr>
          <w:rtl/>
        </w:rPr>
      </w:pPr>
      <w:del w:id="99282" w:author="מנוע מכני" w:date="2026-10-11T12:04:40Z">
        <w:r w:rsidRPr="00336727">
          <w:rPr>
            <w:rtl/>
          </w:rPr>
          <w:delText xml:space="preserve"> </w:delText>
        </w:r>
      </w:del>
      <w:r w:rsidRPr="00336727">
        <w:rPr>
          <w:rtl/>
        </w:rPr>
        <w:t xml:space="preserve">כיצד כותבן? תפלה של יד כותבה על עור אחד, ואם כתבה בארבע עורות והניחה בבית אחד - יצא</w:t>
      </w:r>
      <w:ins w:id="94517" w:author="מנוע מכני" w:date="2026-10-11T12:04:40Z">
        <w:r>
          <w:rPr>
            <w:rtl/>
          </w:rPr>
          <w:t xml:space="preserve">,</w:t>
        </w:r>
      </w:ins>
      <w:del w:id="94518"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וצריך לדבק, </w:t>
      </w:r>
      <w:r>
        <w:rPr>
          <w:rStyle w:val="2fb"/>
          <w:rFonts w:ascii="BA Franknatan Regular" w:hAnsi="BA Franknatan Regular" w:hint="cs"/>
          <w:rtl/>
        </w:rPr>
        <w:t>ר</w:t>
      </w:r>
      <w:r>
        <w:rPr>
          <w:rStyle w:val="2fb"/>
          <w:rFonts w:ascii="BA Franknatan Regular" w:hAnsi="BA Franknatan Regular"/>
          <w:rtl/>
        </w:rPr>
        <w:t>"</w:t>
      </w:r>
      <w:r>
        <w:rPr>
          <w:rStyle w:val="2fb"/>
          <w:rFonts w:ascii="BA Franknatan Regular" w:hAnsi="BA Franknatan Regular" w:hint="cs"/>
          <w:rtl/>
        </w:rPr>
        <w:t xml:space="preserve">י</w:t>
      </w:r>
      <w:r>
        <w:rPr>
          <w:rFonts w:ascii="BA Franknatan Regular" w:hAnsi="BA Franknatan Regular" w:hint="cs"/>
          <w:rtl/>
        </w:rPr>
        <w:t xml:space="preserve"> </w:t>
      </w:r>
      <w:ins w:id="96863" w:author="מנוע מכני" w:date="2026-10-11T12:04:40Z">
        <w:r>
          <w:rPr>
            <w:rFonts w:ascii="BA Franknatan Regular" w:hAnsi="BA Franknatan Regular"/>
            <w:rtl/>
          </w:rPr>
          <w:t xml:space="preserve">ד'</w:t>
        </w:r>
      </w:ins>
      <w:del w:id="96864" w:author="מנוע מכני" w:date="2026-10-11T12:04:40Z">
        <w:r w:rsidRPr="00947625">
          <w:rPr>
            <w:rFonts w:ascii="BA Franknatan Regular" w:hAnsi="BA Franknatan Regular"/>
            <w:rtl/>
          </w:rPr>
          <w:delText xml:space="preserve">שנא</w:delText>
        </w:r>
        <w:r>
          <w:rPr>
            <w:rFonts w:ascii="BA Franknatan Regular" w:hAnsi="BA Franknatan Regular" w:hint="cs"/>
            <w:rtl/>
          </w:rPr>
          <w:delText xml:space="preserve">'</w:delText>
        </w:r>
        <w:r w:rsidRPr="00947625">
          <w:rPr>
            <w:rFonts w:ascii="BA Franknatan Regular" w:hAnsi="BA Franknatan Regular"/>
            <w:rtl/>
          </w:rPr>
          <w:delText xml:space="preserve">:</w:delText>
        </w:r>
        <w:r w:rsidRPr="00A71A5E">
          <w:rPr>
            <w:rStyle w:val="afffff0"/>
            <w:rtl/>
          </w:rPr>
          <w:delText xml:space="preserve"> </w:delText>
        </w:r>
        <w:r w:rsidRPr="00A71A5E">
          <w:rPr>
            <w:rStyle w:val="afffff0"/>
            <w:rFonts w:hint="cs"/>
            <w:rtl/>
          </w:rPr>
          <w:delText xml:space="preserve">'</w:delText>
        </w:r>
      </w:del>
      <w:ins w:id="90507" w:author="Claude - סמנטי" w:date="2026-10-11T12:27:00Z">
        <w:r>
          <w:rPr>
            <w:rStyle w:val="afffff0"/>
            <w:rtl/>
          </w:rPr>
          <w:t xml:space="preserve">וְהָיָה לְךָ לְאוֹת עַל יָדְךָ</w:t>
        </w:r>
      </w:ins>
      <w:del w:id="90508" w:author="Claude - סמנטי" w:date="2026-10-11T12:27:00Z">
        <w:r w:rsidRPr="00A71A5E">
          <w:rPr>
            <w:rStyle w:val="afffff0"/>
            <w:rtl/>
          </w:rPr>
          <w:delText xml:space="preserve">והיה לך לאות על ידך</w:delText>
        </w:r>
      </w:del>
      <w:r w:rsidRPr="00A71A5E">
        <w:rPr>
          <w:rStyle w:val="afffff0"/>
          <w:rFonts w:hint="cs"/>
          <w:rtl/>
        </w:rPr>
        <w:t>'</w:t>
      </w:r>
      <w:r w:rsidRPr="00A71A5E">
        <w:rPr>
          <w:rStyle w:val="afffff0"/>
          <w:rtl/>
        </w:rPr>
        <w:t>,</w:t>
      </w:r>
      <w:r w:rsidRPr="00947625">
        <w:rPr>
          <w:rFonts w:ascii="BA Franknatan Regular" w:hAnsi="BA Franknatan Regular"/>
          <w:rtl/>
        </w:rPr>
        <w:t xml:space="preserve"> כשם שאות אחת מבחוץ כך אות אחת מבפנים, </w:t>
      </w:r>
    </w:p>
    <w:p>
      <w:pPr>
        <w:pStyle w:val="38"/>
        <w:rPr>
          <w:ins w:id="99283" w:author="מנוע מכני" w:date="2026-10-11T12:04:40Z"/>
        </w:rPr>
      </w:pPr>
      <w:r w:rsidRPr="00947625">
        <w:t xml:space="preserve">ר' יוסי</w:t>
      </w:r>
      <w:del w:id="102504" w:author="מנוע מכני" w:date="2026-10-11T12:04:40Z">
        <w:r w:rsidRPr="00947625">
          <w:delText xml:space="preserve"> אומר</w:delText>
        </w:r>
      </w:del>
      <w:r w:rsidRPr="00947625">
        <w:t xml:space="preserve">:</w:t>
      </w:r>
    </w:p>
    <w:p w:rsidR="00DA63EC" w:rsidRDefault="00DA63EC" w:rsidP="00DA63EC">
      <w:pPr>
        <w:tabs>
          <w:tab w:val="center" w:pos="2835"/>
        </w:tabs>
        <w:rPr>
          <w:rFonts w:ascii="BA Franknatan Regular" w:hAnsi="BA Franknatan Regular"/>
          <w:rtl/>
        </w:rPr>
      </w:pPr>
      <w:del w:id="9928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אינו צריך.</w:t>
      </w:r>
    </w:p>
    <w:p>
      <w:pPr>
        <w:pStyle w:val="38"/>
        <w:rPr>
          <w:ins w:id="99286" w:author="מנוע מכני" w:date="2026-10-11T12:04:40Z"/>
        </w:rPr>
      </w:pPr>
      <w:del w:id="99285" w:author="מנוע מכני" w:date="2026-10-11T12:04:40Z">
        <w:r w:rsidRPr="0051076E">
          <w:delText xml:space="preserve">•</w:delText>
        </w:r>
      </w:del>
      <w:r w:rsidRPr="0051076E">
        <w:t xml:space="preserve"> </w:t>
      </w:r>
      <w:r w:rsidRPr="00947625">
        <w:t xml:space="preserve">א"ר יוסי:</w:t>
      </w:r>
    </w:p>
    <w:p w:rsidR="00DA63EC" w:rsidRDefault="00DA63EC" w:rsidP="00DA63EC">
      <w:pPr>
        <w:tabs>
          <w:tab w:val="center" w:pos="2835"/>
        </w:tabs>
        <w:rPr>
          <w:rFonts w:ascii="BA Franknatan Regular" w:hAnsi="BA Franknatan Regular"/>
          <w:rtl/>
        </w:rPr>
      </w:pPr>
      <w:del w:id="9928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ומודה לי </w:t>
      </w:r>
      <w:r>
        <w:rPr>
          <w:rStyle w:val="2fb"/>
          <w:rFonts w:ascii="BA Franknatan Regular" w:hAnsi="BA Franknatan Regular" w:hint="cs"/>
          <w:rtl/>
        </w:rPr>
        <w:t>ר</w:t>
      </w:r>
      <w:r>
        <w:rPr>
          <w:rStyle w:val="2fb"/>
          <w:rFonts w:ascii="BA Franknatan Regular" w:hAnsi="BA Franknatan Regular"/>
          <w:rtl/>
        </w:rPr>
        <w:t>"</w:t>
      </w:r>
      <w:r>
        <w:rPr>
          <w:rStyle w:val="2fb"/>
          <w:rFonts w:ascii="BA Franknatan Regular" w:hAnsi="BA Franknatan Regular" w:hint="cs"/>
          <w:rtl/>
        </w:rPr>
        <w:t xml:space="preserve">י</w:t>
      </w:r>
      <w:r>
        <w:rPr>
          <w:rFonts w:ascii="BA Franknatan Regular" w:hAnsi="BA Franknatan Regular" w:hint="cs"/>
          <w:rtl/>
        </w:rPr>
        <w:t xml:space="preserve"> ברבי</w:t>
      </w:r>
      <w:r w:rsidRPr="00947625">
        <w:rPr>
          <w:rFonts w:ascii="BA Franknatan Regular" w:hAnsi="BA Franknatan Regular"/>
          <w:rtl/>
        </w:rPr>
        <w:t>, שאם אין לו תפילין של יד ויש לו שתי תפילין של ראש, שטולה עור על אחת מהן ומניחה.</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מודה, היינו </w:t>
      </w:r>
      <w:ins w:id="90089" w:author="Claude - סמנטי" w:date="2026-10-11T12:27:00Z">
        <w:r>
          <w:rPr>
            <w:rFonts w:ascii="BA Franknatan Regular" w:hAnsi="BA Franknatan Regular"/>
            <w:rtl/>
          </w:rPr>
          <w:t xml:space="preserve">מחלוקתם</w:t>
        </w:r>
      </w:ins>
      <w:del w:id="90090" w:author="Claude - סמנטי" w:date="2026-10-11T12:27:00Z">
        <w:r w:rsidRPr="00947625">
          <w:rPr>
            <w:rFonts w:ascii="BA Franknatan Regular" w:hAnsi="BA Franknatan Regular"/>
            <w:rtl/>
          </w:rPr>
          <w:delText xml:space="preserve">פלוגתייהו</w:delText>
        </w:r>
      </w:del>
      <w:r w:rsidRPr="00947625">
        <w:rPr>
          <w:rFonts w:ascii="BA Franknatan Regular" w:hAnsi="BA Franknatan Regular"/>
          <w:rtl/>
        </w:rPr>
        <w:t xml:space="preserve">!</w:t>
      </w:r>
    </w:p>
    <w:p w:rsidR="00DA63EC" w:rsidRDefault="00DA63EC" w:rsidP="00DA63EC">
      <w:pPr>
        <w:tabs>
          <w:tab w:val="center" w:pos="2835"/>
        </w:tabs>
        <w:rPr>
          <w:b/>
          <w:bCs/>
          <w:rtl/>
        </w:rPr>
      </w:pPr>
    </w:p>
    <w:p>
      <w:pPr>
        <w:pStyle w:val="38"/>
        <w:rPr>
          <w:ins w:id="99289" w:author="מנוע מכני" w:date="2026-10-11T12:04:40Z"/>
        </w:rPr>
      </w:pPr>
      <w:del w:id="99288" w:author="מנוע מכני" w:date="2026-10-11T12:04:40Z">
        <w:r w:rsidRPr="0051076E">
          <w:delText xml:space="preserve">•</w:delText>
        </w:r>
      </w:del>
      <w:r w:rsidRPr="0051076E">
        <w:t xml:space="preserve"> </w:t>
      </w:r>
      <w:r w:rsidRPr="00947625">
        <w:t xml:space="preserve">רבא:</w:t>
      </w:r>
    </w:p>
    <w:p w:rsidR="00DA63EC" w:rsidRDefault="00DA63EC" w:rsidP="00DA63EC">
      <w:pPr>
        <w:tabs>
          <w:tab w:val="center" w:pos="2835"/>
        </w:tabs>
        <w:rPr>
          <w:rFonts w:ascii="BA Franknatan Regular" w:hAnsi="BA Franknatan Regular"/>
          <w:rtl/>
        </w:rPr>
      </w:pPr>
      <w:del w:id="9929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מדבריו של </w:t>
      </w:r>
      <w:r w:rsidRPr="00947625">
        <w:rPr>
          <w:rStyle w:val="2fb"/>
          <w:rFonts w:ascii="BA Franknatan Regular" w:hAnsi="BA Franknatan Regular"/>
          <w:rtl/>
        </w:rPr>
        <w:t xml:space="preserve">ר' יוסי</w:t>
      </w:r>
      <w:r w:rsidRPr="00947625">
        <w:rPr>
          <w:rFonts w:ascii="BA Franknatan Regular" w:hAnsi="BA Franknatan Regular"/>
          <w:rtl/>
        </w:rPr>
        <w:t xml:space="preserve">, חזר בו </w:t>
      </w:r>
      <w:r w:rsidRPr="00947625">
        <w:rPr>
          <w:rStyle w:val="2fb"/>
          <w:rFonts w:ascii="BA Franknatan Regular" w:hAnsi="BA Franknatan Regular"/>
          <w:rtl/>
        </w:rPr>
        <w:t xml:space="preserve">ר</w:t>
      </w:r>
      <w:r>
        <w:rPr>
          <w:rStyle w:val="2fb"/>
          <w:rFonts w:ascii="BA Franknatan Regular" w:hAnsi="BA Franknatan Regular"/>
          <w:rtl/>
        </w:rPr>
        <w:t>"</w:t>
      </w:r>
      <w:r>
        <w:rPr>
          <w:rStyle w:val="2fb"/>
          <w:rFonts w:ascii="BA Franknatan Regular" w:hAnsi="BA Franknatan Regular" w:hint="cs"/>
          <w:rtl/>
        </w:rPr>
        <w:t>י</w:t>
      </w:r>
      <w:r w:rsidRPr="00947625">
        <w:rPr>
          <w:rFonts w:ascii="BA Franknatan Regular" w:hAnsi="BA Franknatan Regular"/>
          <w:rtl/>
        </w:rPr>
        <w:t>.</w:t>
      </w:r>
    </w:p>
    <w:p>
      <w:pPr>
        <w:pStyle w:val="afffff8"/>
        <w:rPr>
          <w:ins w:id="90583" w:author="קלוד" w:date="2026-10-11T12:32:08Z"/>
        </w:rPr>
      </w:pPr>
      <w:ins w:id="90584" w:author="קלוד" w:date="2026-10-11T12:32:08Z">
        <w:r>
          <w:rPr>
            <w:color w:val="7B3F00"/>
          </w:rPr>
          <w:t xml:space="preserve">תפילה של יד נעשית של ראש - ולא להיפך</w:t>
        </w:r>
      </w:ins>
    </w:p>
    <w:p>
      <w:pPr>
        <w:pStyle w:val="38"/>
        <w:rPr>
          <w:ins w:id="99291" w:author="מנוע מכני" w:date="2026-10-11T12:04:40Z"/>
        </w:rPr>
      </w:pPr>
      <w:r>
        <w:t>והך ד</w:t>
      </w:r>
      <w:r w:rsidRPr="00947625">
        <w:t>שלח ר</w:t>
      </w:r>
      <w:r>
        <w:t>"</w:t>
      </w:r>
      <w:r>
        <w:t>ח מדרי</w:t>
      </w:r>
      <w:r>
        <w:t>"</w:t>
      </w:r>
      <w:r>
        <w:t>ו</w:t>
      </w:r>
      <w:r w:rsidRPr="00947625">
        <w:t xml:space="preserve">:</w:t>
      </w:r>
    </w:p>
    <w:p w:rsidR="00DA63EC" w:rsidRDefault="00DA63EC" w:rsidP="00DA63EC">
      <w:pPr>
        <w:tabs>
          <w:tab w:val="center" w:pos="2835"/>
        </w:tabs>
        <w:rPr>
          <w:rFonts w:ascii="BA Franknatan Regular" w:hAnsi="BA Franknatan Regular"/>
          <w:rtl/>
        </w:rPr>
      </w:pPr>
      <w:del w:id="9929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תפלה של יד עושין אותה של ראש, ושל ראש אין עושין אותה של יד, לפי שאין מורידין מקדושה חמור' לקדושה קלה!</w:t>
      </w:r>
    </w:p>
    <w:p>
      <w:pPr>
        <w:pStyle w:val="38"/>
        <w:rPr>
          <w:ins w:id="99293" w:author="מנוע מכני" w:date="2026-10-11T12:04:40Z"/>
        </w:rPr>
      </w:pPr>
      <w:r w:rsidRPr="00947625">
        <w:t xml:space="preserve">ל"ק</w:t>
      </w:r>
      <w:r w:rsidRPr="00947625">
        <w:t xml:space="preserve">:</w:t>
      </w:r>
    </w:p>
    <w:p w:rsidR="00DA63EC" w:rsidRDefault="00DA63EC" w:rsidP="00DA63EC">
      <w:pPr>
        <w:tabs>
          <w:tab w:val="center" w:pos="2835"/>
        </w:tabs>
        <w:rPr>
          <w:rFonts w:ascii="BA Franknatan Regular" w:hAnsi="BA Franknatan Regular"/>
          <w:rtl/>
        </w:rPr>
      </w:pPr>
      <w:del w:id="9929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הא בעתיקתא, הא בחדתתא.</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ולמ"ד</w:t>
      </w:r>
      <w:r w:rsidRPr="00947625">
        <w:rPr>
          <w:rFonts w:ascii="BA Franknatan Regular" w:hAnsi="BA Franknatan Regular"/>
          <w:rtl/>
        </w:rPr>
        <w:t xml:space="preserve"> הזמנה </w:t>
      </w:r>
      <w:ins w:id="91143" w:author="מנוע מכני" w:date="2026-10-11T12:04:40Z">
        <w:r>
          <w:rPr>
            <w:rFonts w:ascii="BA Franknatan Regular" w:hAnsi="BA Franknatan Regular"/>
            <w:rtl/>
          </w:rPr>
          <w:t xml:space="preserve">דבר</w:t>
        </w:r>
      </w:ins>
      <w:del w:id="91144" w:author="מנוע מכני" w:date="2026-10-11T12:04:40Z">
        <w:r w:rsidRPr="00947625">
          <w:rPr>
            <w:rFonts w:ascii="BA Franknatan Regular" w:hAnsi="BA Franknatan Regular"/>
            <w:rtl/>
          </w:rPr>
          <w:delText xml:space="preserve">מילתא</w:delText>
        </w:r>
      </w:del>
      <w:r w:rsidRPr="00947625">
        <w:rPr>
          <w:rFonts w:ascii="BA Franknatan Regular" w:hAnsi="BA Franknatan Regular"/>
          <w:rtl/>
        </w:rPr>
        <w:t xml:space="preserve"> היא, דאתני </w:t>
      </w:r>
      <w:ins w:id="92807" w:author="מנוע מכני" w:date="2026-10-11T12:04:40Z">
        <w:r>
          <w:rPr>
            <w:rFonts w:ascii="BA Franknatan Regular" w:hAnsi="BA Franknatan Regular"/>
            <w:rtl/>
          </w:rPr>
          <w:t xml:space="preserve">עליהם</w:t>
        </w:r>
      </w:ins>
      <w:del w:id="92808" w:author="מנוע מכני" w:date="2026-10-11T12:04:40Z">
        <w:r w:rsidRPr="00947625">
          <w:rPr>
            <w:rFonts w:ascii="BA Franknatan Regular" w:hAnsi="BA Franknatan Regular"/>
            <w:rtl/>
          </w:rPr>
          <w:delText xml:space="preserve">עלייהו</w:delText>
        </w:r>
      </w:del>
      <w:r w:rsidRPr="00947625">
        <w:rPr>
          <w:rFonts w:ascii="BA Franknatan Regular" w:hAnsi="BA Franknatan Regular"/>
          <w:rtl/>
        </w:rPr>
        <w:t xml:space="preserve"> </w:t>
      </w:r>
      <w:ins w:id="97357" w:author="מנוע מכני" w:date="2026-10-11T12:04:40Z">
        <w:r>
          <w:rPr>
            <w:rFonts w:ascii="BA Franknatan Regular" w:hAnsi="BA Franknatan Regular"/>
            <w:rtl/>
          </w:rPr>
          <w:t xml:space="preserve">מתחילה</w:t>
        </w:r>
      </w:ins>
      <w:del w:id="97358" w:author="מנוע מכני" w:date="2026-10-11T12:04:40Z">
        <w:r w:rsidRPr="00947625">
          <w:rPr>
            <w:rFonts w:ascii="BA Franknatan Regular" w:hAnsi="BA Franknatan Regular"/>
            <w:rtl/>
          </w:rPr>
          <w:delText xml:space="preserve">מעיקרא</w:delText>
        </w:r>
      </w:del>
      <w:r w:rsidRPr="00947625">
        <w:rPr>
          <w:rFonts w:ascii="BA Franknatan Regular" w:hAnsi="BA Franknatan Regular"/>
          <w:rtl/>
        </w:rPr>
        <w:t xml:space="preserve">.</w:t>
      </w:r>
    </w:p>
    <w:p w:rsidR="00DA63EC" w:rsidRDefault="00DA63EC" w:rsidP="00DA63EC">
      <w:pPr>
        <w:tabs>
          <w:tab w:val="center" w:pos="2835"/>
        </w:tabs>
        <w:rPr>
          <w:rFonts w:ascii="BA Franknatan Regular" w:hAnsi="BA Franknatan Regular"/>
          <w:rtl/>
        </w:rPr>
      </w:pPr>
    </w:p>
    <w:p>
      <w:pPr>
        <w:pStyle w:val="afffff8"/>
        <w:rPr>
          <w:ins w:id="90581" w:author="קלוד" w:date="2026-10-11T12:32:08Z"/>
        </w:rPr>
      </w:pPr>
      <w:ins w:id="90582" w:author="קלוד" w:date="2026-10-11T12:32:08Z">
        <w:r>
          <w:rPr>
            <w:color w:val="7B3F00"/>
          </w:rPr>
          <w:t xml:space="preserve">סדר פרשיות התפילין - מימין ושמאל</w:t>
        </w:r>
      </w:ins>
    </w:p>
    <w:p>
      <w:pPr>
        <w:pStyle w:val="38"/>
        <w:rPr>
          <w:ins w:id="99295" w:author="מנוע מכני" w:date="2026-10-11T12:04:40Z"/>
        </w:rPr>
      </w:pPr>
      <w:r w:rsidRPr="004A7C9A">
        <w:t>ת"ר</w:t>
      </w:r>
      <w:r w:rsidRPr="00947625">
        <w:t xml:space="preserve">:</w:t>
      </w:r>
    </w:p>
    <w:p w:rsidR="00DA63EC" w:rsidRDefault="00DA63EC" w:rsidP="00DA63EC">
      <w:pPr>
        <w:tabs>
          <w:tab w:val="center" w:pos="2835"/>
        </w:tabs>
        <w:rPr>
          <w:rFonts w:ascii="BA Franknatan Regular" w:hAnsi="BA Franknatan Regular"/>
          <w:rtl/>
        </w:rPr>
      </w:pPr>
      <w:del w:id="9929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כיצד סדרן? קדש לי והי' כי יביאך מימין, שמע והי' אם שמוע משמאל.</w:t>
      </w:r>
    </w:p>
    <w:p>
      <w:pPr>
        <w:pStyle w:val="38"/>
        <w:rPr>
          <w:ins w:id="99297" w:author="מנוע מכני" w:date="2026-10-11T12:04:40Z"/>
        </w:rPr>
      </w:pPr>
      <w:r>
        <w:t xml:space="preserve">והך </w:t>
      </w:r>
      <w:r>
        <w:t xml:space="preserve">ד</w:t>
      </w:r>
      <w:r w:rsidRPr="00947625">
        <w:t xml:space="preserve">תניא</w:t>
      </w:r>
      <w:r w:rsidRPr="00947625">
        <w:t xml:space="preserve"> איפכא!</w:t>
      </w:r>
      <w:r>
        <w:t xml:space="preserve"> -</w:t>
      </w:r>
      <w:ins w:id="94519" w:author="מנוע מכני" w:date="2026-10-11T12:04:40Z">
        <w:r>
          <w:t xml:space="preserve"> </w:t>
        </w:r>
      </w:ins>
      <w:del w:id="94520" w:author="מנוע מכני" w:date="2026-10-11T12:04:40Z">
        <w:r>
          <w:delText xml:space="preserve"> </w:delText>
        </w:r>
        <w:r w:rsidRPr="00947625">
          <w:delText xml:space="preserve"> </w:delText>
        </w:r>
      </w:del>
      <w:r w:rsidRPr="00947625">
        <w:t xml:space="preserve">ל"ק</w:t>
      </w:r>
      <w:r w:rsidRPr="00947625">
        <w:t xml:space="preserve">:</w:t>
      </w:r>
    </w:p>
    <w:p w:rsidR="00DA63EC" w:rsidRDefault="00DA63EC" w:rsidP="00DA63EC">
      <w:pPr>
        <w:tabs>
          <w:tab w:val="center" w:pos="2835"/>
        </w:tabs>
        <w:rPr>
          <w:rFonts w:ascii="BA Franknatan Regular" w:hAnsi="BA Franknatan Regular"/>
          <w:rtl/>
        </w:rPr>
      </w:pPr>
      <w:del w:id="9929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כאן מימינו של קורא, כאן מימינו של מניח, והקורא קורא כסדרן.</w:t>
      </w:r>
    </w:p>
    <w:p w:rsidR="00DA63EC" w:rsidRDefault="00DA63EC" w:rsidP="00DA63EC">
      <w:pPr>
        <w:tabs>
          <w:tab w:val="center" w:pos="2835"/>
        </w:tabs>
        <w:rPr>
          <w:rFonts w:ascii="BA Franknatan Regular" w:hAnsi="BA Franknatan Regular"/>
          <w:rtl/>
        </w:rPr>
      </w:pPr>
    </w:p>
    <w:p>
      <w:pPr>
        <w:pStyle w:val="afffff8"/>
        <w:rPr>
          <w:ins w:id="90579" w:author="קלוד" w:date="2026-10-11T12:32:08Z"/>
        </w:rPr>
      </w:pPr>
      <w:ins w:id="90580" w:author="קלוד" w:date="2026-10-11T12:32:08Z">
        <w:r>
          <w:rPr>
            <w:color w:val="7B3F00"/>
          </w:rPr>
          <w:t xml:space="preserve">החליף פרשיות התפילין - פסולות</w:t>
        </w:r>
      </w:ins>
    </w:p>
    <w:p>
      <w:pPr>
        <w:pStyle w:val="38"/>
        <w:rPr>
          <w:ins w:id="99300" w:author="מנוע מכני" w:date="2026-10-11T12:04:40Z"/>
        </w:rPr>
      </w:pPr>
      <w:del w:id="99299" w:author="מנוע מכני" w:date="2026-10-11T12:04:40Z">
        <w:r w:rsidRPr="0051076E">
          <w:delText xml:space="preserve">•</w:delText>
        </w:r>
      </w:del>
      <w:r w:rsidRPr="0051076E">
        <w:t xml:space="preserve"> </w:t>
      </w:r>
      <w:r>
        <w:t>ר</w:t>
      </w:r>
      <w:r>
        <w:t>"</w:t>
      </w:r>
      <w:r>
        <w:t>ח מ</w:t>
      </w:r>
      <w:r w:rsidRPr="00947625">
        <w:t xml:space="preserve">רב:</w:t>
      </w:r>
    </w:p>
    <w:p w:rsidR="00DA63EC" w:rsidRDefault="00DA63EC" w:rsidP="00DA63EC">
      <w:pPr>
        <w:tabs>
          <w:tab w:val="center" w:pos="2835"/>
        </w:tabs>
        <w:rPr>
          <w:rFonts w:ascii="BA Franknatan Regular" w:hAnsi="BA Franknatan Regular"/>
          <w:rtl/>
        </w:rPr>
      </w:pPr>
      <w:del w:id="9930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החליף פרשיותיה - פסולות.</w:t>
      </w:r>
    </w:p>
    <w:p w:rsidR="00DA63EC" w:rsidRPr="00947625" w:rsidRDefault="00DA63EC" w:rsidP="00DA63EC">
      <w:pPr>
        <w:pStyle w:val="afff3"/>
        <w:framePr w:wrap="around"/>
        <w:rPr>
          <w:rFonts w:ascii="BA Franknatan Regular" w:hAnsi="BA Franknatan Regular" w:cs="BA Franknatan Regular"/>
          <w:rtl/>
        </w:rPr>
      </w:pPr>
      <w:r>
        <w:rPr>
          <w:rFonts w:hint="cs"/>
          <w:rtl/>
        </w:rPr>
        <w:t>לה.</w:t>
      </w:r>
    </w:p>
    <w:p>
      <w:pPr>
        <w:pStyle w:val="38"/>
        <w:rPr>
          <w:ins w:id="99302" w:author="מנוע מכני" w:date="2026-10-11T12:04:40Z"/>
        </w:rPr>
      </w:pPr>
      <w:r w:rsidRPr="00947625">
        <w:t xml:space="preserve">אביי:</w:t>
      </w:r>
    </w:p>
    <w:p w:rsidR="00DA63EC" w:rsidRDefault="00DA63EC" w:rsidP="00DA63EC">
      <w:pPr>
        <w:tabs>
          <w:tab w:val="center" w:pos="2835"/>
        </w:tabs>
        <w:rPr>
          <w:rFonts w:ascii="BA Franknatan Regular" w:hAnsi="BA Franknatan Regular"/>
          <w:rtl/>
        </w:rPr>
      </w:pPr>
      <w:del w:id="99303" w:author="מנוע מכני" w:date="2026-10-11T12:04:40Z">
        <w:r w:rsidRPr="00947625">
          <w:rPr>
            <w:rFonts w:ascii="BA Franknatan Regular" w:hAnsi="BA Franknatan Regular"/>
            <w:rtl/>
          </w:rPr>
          <w:delText xml:space="preserve"> </w:delText>
        </w:r>
      </w:del>
      <w:r>
        <w:rPr>
          <w:rFonts w:ascii="BA Franknatan Regular" w:hAnsi="BA Franknatan Regular" w:hint="cs"/>
          <w:rtl/>
        </w:rPr>
        <w:t xml:space="preserve">דווקא הפנימיות לחוץ וחיצוניות לפנים אבל </w:t>
      </w:r>
      <w:r>
        <w:rPr>
          <w:rFonts w:ascii="BA Franknatan Regular" w:hAnsi="BA Franknatan Regular" w:hint="cs"/>
          <w:rtl/>
        </w:rPr>
        <w:t xml:space="preserve">לא</w:t>
      </w:r>
      <w:r>
        <w:rPr>
          <w:rFonts w:ascii="BA Franknatan Regular" w:hAnsi="BA Franknatan Regular" w:hint="cs"/>
          <w:rtl/>
        </w:rPr>
        <w:t xml:space="preserve"> פנים לפנים וחוץ בחוץ </w:t>
      </w:r>
    </w:p>
    <w:p>
      <w:pPr>
        <w:pStyle w:val="38"/>
        <w:rPr>
          <w:ins w:id="99304" w:author="מנוע מכני" w:date="2026-10-11T12:04:40Z"/>
        </w:rPr>
      </w:pPr>
      <w:r w:rsidRPr="00947625">
        <w:t xml:space="preserve">א"ל</w:t>
      </w:r>
      <w:r w:rsidRPr="00947625">
        <w:t xml:space="preserve"> רבא:</w:t>
      </w:r>
    </w:p>
    <w:p w:rsidR="00DA63EC" w:rsidRDefault="00DA63EC" w:rsidP="00DA63EC">
      <w:pPr>
        <w:tabs>
          <w:tab w:val="center" w:pos="2835"/>
        </w:tabs>
        <w:rPr>
          <w:rFonts w:ascii="BA Franknatan Regular" w:hAnsi="BA Franknatan Regular"/>
          <w:rtl/>
        </w:rPr>
      </w:pPr>
      <w:del w:id="99305" w:author="מנוע מכני" w:date="2026-10-11T12:04:40Z">
        <w:r w:rsidRPr="00947625">
          <w:rPr>
            <w:rFonts w:ascii="BA Franknatan Regular" w:hAnsi="BA Franknatan Regular"/>
            <w:rtl/>
          </w:rPr>
          <w:delText xml:space="preserve"> </w:delText>
        </w:r>
      </w:del>
      <w:ins w:id="96115" w:author="מנוע מכני" w:date="2026-10-11T12:04:40Z">
        <w:r>
          <w:rPr>
            <w:rFonts w:ascii="BA Franknatan Regular" w:hAnsi="BA Franknatan Regular" w:hint="cs"/>
            <w:rtl/>
          </w:rPr>
          <w:t xml:space="preserve">אם </w:t>
        </w:r>
      </w:ins>
      <w:del w:id="96116" w:author="מנוע מכני" w:date="2026-10-11T12:04:40Z">
        <w:r>
          <w:rPr>
            <w:rFonts w:ascii="BA Franknatan Regular" w:hAnsi="BA Franknatan Regular" w:hint="cs"/>
            <w:rtl/>
          </w:rPr>
          <w:delText xml:space="preserve">אי </w:delText>
        </w:r>
      </w:del>
      <w:r>
        <w:rPr>
          <w:rFonts w:ascii="BA Franknatan Regular" w:hAnsi="BA Franknatan Regular" w:hint="cs"/>
          <w:rtl/>
        </w:rPr>
        <w:t xml:space="preserve">פנימיות לחוץ א</w:t>
      </w:r>
      <w:r>
        <w:rPr>
          <w:rFonts w:ascii="BA Franknatan Regular" w:hAnsi="BA Franknatan Regular"/>
          <w:rtl/>
        </w:rPr>
        <w:t>"</w:t>
      </w:r>
      <w:r>
        <w:rPr>
          <w:rFonts w:ascii="BA Franknatan Regular" w:hAnsi="BA Franknatan Regular" w:hint="cs"/>
          <w:rtl/>
        </w:rPr>
        <w:t xml:space="preserve">א דבעי </w:t>
      </w:r>
      <w:ins w:id="90091" w:author="Claude - סמנטי" w:date="2026-10-11T12:27:00Z">
        <w:r>
          <w:rPr>
            <w:rFonts w:ascii="BA Franknatan Regular" w:hAnsi="BA Franknatan Regular" w:hint="cs"/>
            <w:rtl/>
          </w:rPr>
          <w:t xml:space="preserve">לראות</w:t>
        </w:r>
      </w:ins>
      <w:del w:id="90092" w:author="Claude - סמנטי" w:date="2026-10-11T12:27:00Z">
        <w:r>
          <w:rPr>
            <w:rFonts w:ascii="BA Franknatan Regular" w:hAnsi="BA Franknatan Regular" w:hint="cs"/>
            <w:rtl/>
          </w:rPr>
          <w:delText xml:space="preserve">למיחזי</w:delText>
        </w:r>
      </w:del>
      <w:r>
        <w:rPr>
          <w:rFonts w:ascii="BA Franknatan Regular" w:hAnsi="BA Franknatan Regular" w:hint="cs"/>
          <w:rtl/>
        </w:rPr>
        <w:t xml:space="preserve"> אוירא </w:t>
      </w:r>
      <w:r>
        <w:rPr>
          <w:rFonts w:ascii="BA Franknatan Regular" w:hAnsi="BA Franknatan Regular" w:hint="cs"/>
          <w:rtl/>
        </w:rPr>
        <w:t xml:space="preserve">ה</w:t>
      </w:r>
      <w:r>
        <w:rPr>
          <w:rFonts w:ascii="BA Franknatan Regular" w:hAnsi="BA Franknatan Regular"/>
          <w:rtl/>
        </w:rPr>
        <w:t>"</w:t>
      </w:r>
      <w:r>
        <w:rPr>
          <w:rFonts w:ascii="BA Franknatan Regular" w:hAnsi="BA Franknatan Regular" w:hint="cs"/>
          <w:rtl/>
        </w:rPr>
        <w:t xml:space="preserve">נ</w:t>
      </w:r>
      <w:r>
        <w:rPr>
          <w:rFonts w:ascii="BA Franknatan Regular" w:hAnsi="BA Franknatan Regular" w:hint="cs"/>
          <w:rtl/>
        </w:rPr>
        <w:t xml:space="preserve"> פנימיות בפנימיות דבעו לראות אירא דימין</w:t>
      </w:r>
    </w:p>
    <w:p>
      <w:pPr>
        <w:pStyle w:val="38"/>
        <w:rPr>
          <w:ins w:id="99306" w:author="מנוע מכני" w:date="2026-10-11T12:04:40Z"/>
        </w:rPr>
      </w:pPr>
      <w:del w:id="90109" w:author="מנוע מכני" w:date="2026-10-11T12:04:40Z">
        <w:r>
          <w:tab/>
          <w:delText xml:space="preserve">    </w:delText>
        </w:r>
      </w:del>
      <w:r>
        <w:tab/>
        <w:t xml:space="preserve">אלא</w:t>
      </w:r>
    </w:p>
    <w:p w:rsidR="00DA63EC" w:rsidRDefault="00DA63EC" w:rsidP="00DA63EC">
      <w:pPr>
        <w:tabs>
          <w:tab w:val="center" w:pos="2835"/>
        </w:tabs>
        <w:rPr>
          <w:rFonts w:ascii="BA Franknatan Regular" w:hAnsi="BA Franknatan Regular"/>
          <w:rtl/>
        </w:rPr>
      </w:pPr>
      <w:del w:id="99307" w:author="מנוע מכני" w:date="2026-10-11T12:04:40Z">
        <w:r>
          <w:rPr>
            <w:rFonts w:ascii="BA Franknatan Regular" w:hAnsi="BA Franknatan Regular" w:hint="cs"/>
            <w:rtl/>
          </w:rPr>
          <w:tab/>
          <w:delText xml:space="preserve"> </w:delText>
        </w:r>
      </w:del>
      <w:r>
        <w:rPr>
          <w:rFonts w:ascii="BA Franknatan Regular" w:hAnsi="BA Franknatan Regular" w:hint="cs"/>
          <w:rtl/>
        </w:rPr>
        <w:tab/>
        <w:t xml:space="preserve">ל</w:t>
      </w:r>
      <w:r>
        <w:rPr>
          <w:rFonts w:ascii="BA Franknatan Regular" w:hAnsi="BA Franknatan Regular"/>
          <w:rtl/>
        </w:rPr>
        <w:t>"</w:t>
      </w:r>
      <w:r>
        <w:rPr>
          <w:rFonts w:ascii="BA Franknatan Regular" w:hAnsi="BA Franknatan Regular" w:hint="cs"/>
          <w:rtl/>
        </w:rPr>
        <w:t xml:space="preserve">ש</w:t>
      </w:r>
      <w:r>
        <w:rPr>
          <w:rFonts w:ascii="BA Franknatan Regular" w:hAnsi="BA Franknatan Regular" w:hint="cs"/>
          <w:rtl/>
        </w:rPr>
        <w:t xml:space="preserve"> בין פנימיות בחיצוניות או בפנימיות </w:t>
      </w:r>
    </w:p>
    <w:p w:rsidR="00DA63EC" w:rsidRDefault="00DA63EC" w:rsidP="00DA63EC">
      <w:pPr>
        <w:tabs>
          <w:tab w:val="center" w:pos="2835"/>
        </w:tabs>
        <w:rPr>
          <w:rFonts w:ascii="BA Franknatan Regular" w:hAnsi="BA Franknatan Regular"/>
          <w:rtl/>
        </w:rPr>
      </w:pPr>
    </w:p>
    <w:p>
      <w:pPr>
        <w:pStyle w:val="afffff8"/>
        <w:rPr>
          <w:ins w:id="90577" w:author="קלוד" w:date="2026-10-11T12:32:08Z"/>
        </w:rPr>
      </w:pPr>
      <w:ins w:id="90578" w:author="קלוד" w:date="2026-10-11T12:32:08Z">
        <w:r>
          <w:rPr>
            <w:color w:val="7B3F00"/>
          </w:rPr>
          <w:t xml:space="preserve">תיתורא, מעברתא ושי"ן - הלכה למשה מסיני</w:t>
        </w:r>
      </w:ins>
    </w:p>
    <w:p>
      <w:pPr>
        <w:pStyle w:val="38"/>
        <w:rPr>
          <w:ins w:id="99309" w:author="מנוע מכני" w:date="2026-10-11T12:04:40Z"/>
        </w:rPr>
      </w:pPr>
      <w:del w:id="99308" w:author="מנוע מכני" w:date="2026-10-11T12:04:40Z">
        <w:r w:rsidRPr="0051076E">
          <w:lastRenderedPageBreak/>
          <w:delText xml:space="preserve">•</w:delText>
        </w:r>
      </w:del>
      <w:r w:rsidRPr="0051076E">
        <w:lastRenderedPageBreak/>
        <w:t xml:space="preserve"> </w:t>
      </w:r>
      <w:r>
        <w:t>ואר</w:t>
      </w:r>
      <w:r>
        <w:t>"</w:t>
      </w:r>
      <w:r>
        <w:t>ח מרב</w:t>
      </w:r>
      <w:r w:rsidRPr="00947625">
        <w:t xml:space="preserve">:</w:t>
      </w:r>
    </w:p>
    <w:p w:rsidR="00DA63EC" w:rsidRDefault="00DA63EC" w:rsidP="00DA63EC">
      <w:pPr>
        <w:tabs>
          <w:tab w:val="center" w:pos="2835"/>
        </w:tabs>
        <w:rPr>
          <w:rFonts w:ascii="BA Franknatan Regular" w:hAnsi="BA Franknatan Regular"/>
          <w:rtl/>
        </w:rPr>
      </w:pPr>
      <w:del w:id="9931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תיתורא דתפילין - הלכה למשה מסיני.</w:t>
      </w:r>
    </w:p>
    <w:p>
      <w:pPr>
        <w:pStyle w:val="38"/>
        <w:rPr>
          <w:ins w:id="99311" w:author="מנוע מכני" w:date="2026-10-11T12:04:40Z"/>
        </w:rPr>
      </w:pPr>
      <w:r w:rsidRPr="00947625">
        <w:t xml:space="preserve">אביי:</w:t>
      </w:r>
    </w:p>
    <w:p w:rsidR="00DA63EC" w:rsidRDefault="00DA63EC" w:rsidP="00DA63EC">
      <w:pPr>
        <w:tabs>
          <w:tab w:val="center" w:pos="2835"/>
        </w:tabs>
        <w:rPr>
          <w:rFonts w:ascii="BA Franknatan Regular" w:hAnsi="BA Franknatan Regular"/>
          <w:rtl/>
        </w:rPr>
      </w:pPr>
      <w:del w:id="9931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מעברתא דתפילין - הלכה למשה מסיני.</w:t>
      </w:r>
    </w:p>
    <w:p>
      <w:pPr>
        <w:pStyle w:val="38"/>
        <w:rPr>
          <w:ins w:id="99313" w:author="מנוע מכני" w:date="2026-10-11T12:04:40Z"/>
        </w:rPr>
      </w:pPr>
      <w:r>
        <w:t xml:space="preserve">אביי:</w:t>
      </w:r>
    </w:p>
    <w:p w:rsidR="00DA63EC" w:rsidRDefault="00DA63EC" w:rsidP="00DA63EC">
      <w:pPr>
        <w:tabs>
          <w:tab w:val="center" w:pos="2835"/>
        </w:tabs>
        <w:rPr>
          <w:rFonts w:ascii="BA Franknatan Regular" w:hAnsi="BA Franknatan Regular"/>
          <w:rtl/>
        </w:rPr>
      </w:pPr>
      <w:del w:id="99314" w:author="מנוע מכני" w:date="2026-10-11T12:04:40Z">
        <w:r>
          <w:rPr>
            <w:rFonts w:ascii="BA Franknatan Regular" w:hAnsi="BA Franknatan Regular"/>
            <w:rtl/>
          </w:rPr>
          <w:delText xml:space="preserve"> </w:delText>
        </w:r>
      </w:del>
      <w:r>
        <w:rPr>
          <w:rFonts w:ascii="BA Franknatan Regular" w:hAnsi="BA Franknatan Regular"/>
          <w:rtl/>
        </w:rPr>
        <w:t xml:space="preserve">שי"ן של תפילין </w:t>
      </w:r>
      <w:r w:rsidRPr="00947625">
        <w:rPr>
          <w:rFonts w:ascii="BA Franknatan Regular" w:hAnsi="BA Franknatan Regular"/>
          <w:rtl/>
        </w:rPr>
        <w:t xml:space="preserve">הלכה למשה מסיני, וצריך שיגיע חריץ למקום התפר</w:t>
      </w:r>
      <w:ins w:id="94521" w:author="מנוע מכני" w:date="2026-10-11T12:04:40Z">
        <w:r>
          <w:rPr>
            <w:rFonts w:ascii="BA Franknatan Regular" w:hAnsi="BA Franknatan Regular"/>
            <w:rtl/>
          </w:rPr>
          <w:t xml:space="preserve">,</w:t>
        </w:r>
      </w:ins>
      <w:del w:id="94522"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315" w:author="מנוע מכני" w:date="2026-10-11T12:04:40Z"/>
        </w:rPr>
      </w:pPr>
      <w:r w:rsidRPr="00947625">
        <w:t xml:space="preserve">רב דימי מנהרדעא</w:t>
      </w:r>
      <w:del w:id="102505" w:author="מנוע מכני" w:date="2026-10-11T12:04:40Z">
        <w:r w:rsidRPr="00947625">
          <w:delText xml:space="preserve"> אמר</w:delText>
        </w:r>
      </w:del>
      <w:r w:rsidRPr="00947625">
        <w:t xml:space="preserve">:</w:t>
      </w:r>
    </w:p>
    <w:p w:rsidR="00DA63EC" w:rsidRDefault="00DA63EC" w:rsidP="00DA63EC">
      <w:pPr>
        <w:tabs>
          <w:tab w:val="center" w:pos="2835"/>
        </w:tabs>
        <w:rPr>
          <w:rFonts w:ascii="BA Franknatan Regular" w:hAnsi="BA Franknatan Regular"/>
          <w:rtl/>
        </w:rPr>
      </w:pPr>
      <w:del w:id="9931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כיון דמנכר </w:t>
      </w:r>
      <w:r w:rsidRPr="00947625">
        <w:rPr>
          <w:rFonts w:ascii="BA Franknatan Regular" w:hAnsi="BA Franknatan Regular"/>
          <w:rtl/>
        </w:rPr>
        <w:t xml:space="preserve">לא</w:t>
      </w:r>
      <w:r w:rsidRPr="00947625">
        <w:rPr>
          <w:rFonts w:ascii="BA Franknatan Regular" w:hAnsi="BA Franknatan Regular"/>
          <w:rtl/>
        </w:rPr>
        <w:t xml:space="preserve"> צריך.</w:t>
      </w:r>
    </w:p>
    <w:p w:rsidR="00DA63EC" w:rsidRDefault="00DA63EC" w:rsidP="00DA63EC">
      <w:pPr>
        <w:tabs>
          <w:tab w:val="center" w:pos="2835"/>
        </w:tabs>
        <w:rPr>
          <w:rFonts w:ascii="BA Franknatan Regular" w:hAnsi="BA Franknatan Regular"/>
          <w:rtl/>
        </w:rPr>
      </w:pPr>
    </w:p>
    <w:p>
      <w:pPr>
        <w:pStyle w:val="38"/>
        <w:rPr>
          <w:ins w:id="99317" w:author="מנוע מכני" w:date="2026-10-11T12:04:40Z"/>
        </w:rPr>
      </w:pPr>
      <w:r w:rsidRPr="00FE1B89">
        <w:t xml:space="preserve">אביי:</w:t>
      </w:r>
    </w:p>
    <w:p w:rsidR="00DA63EC" w:rsidRPr="00FE1B89" w:rsidRDefault="00DA63EC" w:rsidP="00DA63EC">
      <w:pPr>
        <w:tabs>
          <w:tab w:val="center" w:pos="2835"/>
        </w:tabs>
        <w:rPr>
          <w:rFonts w:ascii="BA Franknatan Regular" w:hAnsi="BA Franknatan Regular"/>
          <w:spacing w:val="-4"/>
          <w:rtl/>
        </w:rPr>
      </w:pPr>
      <w:del w:id="99318" w:author="מנוע מכני" w:date="2026-10-11T12:04:40Z">
        <w:r w:rsidRPr="00FE1B89">
          <w:rPr>
            <w:rFonts w:ascii="BA Franknatan Regular" w:hAnsi="BA Franknatan Regular"/>
            <w:spacing w:val="-4"/>
            <w:rtl/>
          </w:rPr>
          <w:delText xml:space="preserve"> </w:delText>
        </w:r>
      </w:del>
      <w:ins w:id="92811" w:author="מנוע מכני" w:date="2026-10-11T12:04:40Z">
        <w:r>
          <w:rPr>
            <w:rFonts w:ascii="BA Franknatan Regular" w:hAnsi="BA Franknatan Regular"/>
            <w:spacing w:val="-4"/>
            <w:rtl/>
          </w:rPr>
          <w:t xml:space="preserve">זה</w:t>
        </w:r>
      </w:ins>
      <w:del w:id="92812" w:author="מנוע מכני" w:date="2026-10-11T12:04:40Z">
        <w:r w:rsidRPr="00FE1B89">
          <w:rPr>
            <w:rFonts w:ascii="BA Franknatan Regular" w:hAnsi="BA Franknatan Regular"/>
            <w:spacing w:val="-4"/>
            <w:rtl/>
          </w:rPr>
          <w:delText xml:space="preserve">האי</w:delText>
        </w:r>
      </w:del>
      <w:r w:rsidRPr="00FE1B89">
        <w:rPr>
          <w:rFonts w:ascii="BA Franknatan Regular" w:hAnsi="BA Franknatan Regular"/>
          <w:spacing w:val="-4"/>
          <w:rtl/>
        </w:rPr>
        <w:t xml:space="preserve"> קילפא דתפילין צריך </w:t>
      </w:r>
      <w:ins w:id="90093" w:author="Claude - סמנטי" w:date="2026-10-11T12:27:00Z">
        <w:r>
          <w:rPr>
            <w:rFonts w:ascii="BA Franknatan Regular" w:hAnsi="BA Franknatan Regular"/>
            <w:spacing w:val="-4"/>
            <w:rtl/>
          </w:rPr>
          <w:t xml:space="preserve">לבודקו</w:t>
        </w:r>
      </w:ins>
      <w:del w:id="90094" w:author="Claude - סמנטי" w:date="2026-10-11T12:27:00Z">
        <w:r w:rsidRPr="00FE1B89">
          <w:rPr>
            <w:rFonts w:ascii="BA Franknatan Regular" w:hAnsi="BA Franknatan Regular"/>
            <w:spacing w:val="-4"/>
            <w:rtl/>
          </w:rPr>
          <w:delText xml:space="preserve">למיבדקיה</w:delText>
        </w:r>
      </w:del>
      <w:r w:rsidRPr="00FE1B89">
        <w:rPr>
          <w:rFonts w:ascii="BA Franknatan Regular" w:hAnsi="BA Franknatan Regular"/>
          <w:spacing w:val="-4"/>
          <w:rtl/>
        </w:rPr>
        <w:t xml:space="preserve">, </w:t>
      </w:r>
      <w:ins w:id="92809" w:author="מנוע מכני" w:date="2026-10-11T12:04:40Z">
        <w:r>
          <w:rPr>
            <w:rFonts w:ascii="BA Franknatan Regular" w:hAnsi="BA Franknatan Regular"/>
            <w:spacing w:val="-4"/>
            <w:rtl/>
          </w:rPr>
          <w:t xml:space="preserve">דשמא</w:t>
        </w:r>
      </w:ins>
      <w:del w:id="92810" w:author="מנוע מכני" w:date="2026-10-11T12:04:40Z">
        <w:r w:rsidRPr="00FE1B89">
          <w:rPr>
            <w:rFonts w:ascii="BA Franknatan Regular" w:hAnsi="BA Franknatan Regular"/>
            <w:spacing w:val="-4"/>
            <w:rtl/>
          </w:rPr>
          <w:delText xml:space="preserve">דדילמא</w:delText>
        </w:r>
      </w:del>
      <w:r w:rsidRPr="00FE1B89">
        <w:rPr>
          <w:rFonts w:ascii="BA Franknatan Regular" w:hAnsi="BA Franknatan Regular"/>
          <w:spacing w:val="-4"/>
          <w:rtl/>
        </w:rPr>
        <w:t xml:space="preserve"> </w:t>
      </w:r>
      <w:ins w:id="92813" w:author="מנוע מכני" w:date="2026-10-11T12:04:40Z">
        <w:r>
          <w:rPr>
            <w:rFonts w:ascii="BA Franknatan Regular" w:hAnsi="BA Franknatan Regular"/>
            <w:spacing w:val="-4"/>
            <w:rtl/>
          </w:rPr>
          <w:t xml:space="preserve">יש</w:t>
        </w:r>
      </w:ins>
      <w:del w:id="92814" w:author="מנוע מכני" w:date="2026-10-11T12:04:40Z">
        <w:r w:rsidRPr="00FE1B89">
          <w:rPr>
            <w:rFonts w:ascii="BA Franknatan Regular" w:hAnsi="BA Franknatan Regular"/>
            <w:spacing w:val="-4"/>
            <w:rtl/>
          </w:rPr>
          <w:delText xml:space="preserve">אית</w:delText>
        </w:r>
      </w:del>
      <w:r w:rsidRPr="00FE1B89">
        <w:rPr>
          <w:rFonts w:ascii="BA Franknatan Regular" w:hAnsi="BA Franknatan Regular"/>
          <w:spacing w:val="-4"/>
          <w:rtl/>
        </w:rPr>
        <w:t xml:space="preserve"> בה ריעותא, ובעינא כתיבה תמה </w:t>
      </w:r>
      <w:ins w:id="91145" w:author="מנוע מכני" w:date="2026-10-11T12:04:40Z">
        <w:r>
          <w:rPr>
            <w:rFonts w:ascii="BA Franknatan Regular" w:hAnsi="BA Franknatan Regular"/>
            <w:spacing w:val="-4"/>
            <w:rtl/>
          </w:rPr>
          <w:t xml:space="preserve">ואין</w:t>
        </w:r>
      </w:ins>
      <w:del w:id="91146" w:author="מנוע מכני" w:date="2026-10-11T12:04:40Z">
        <w:r w:rsidRPr="00FE1B89">
          <w:rPr>
            <w:rFonts w:ascii="BA Franknatan Regular" w:hAnsi="BA Franknatan Regular"/>
            <w:spacing w:val="-4"/>
            <w:rtl/>
          </w:rPr>
          <w:delText xml:space="preserve">וליכא</w:delText>
        </w:r>
      </w:del>
      <w:ins w:id="94523" w:author="מנוע מכני" w:date="2026-10-11T12:04:40Z">
        <w:r>
          <w:rPr>
            <w:rFonts w:ascii="BA Franknatan Regular" w:hAnsi="BA Franknatan Regular"/>
            <w:spacing w:val="-4"/>
            <w:rtl/>
          </w:rPr>
          <w:t xml:space="preserve">,</w:t>
        </w:r>
      </w:ins>
      <w:del w:id="94524" w:author="מנוע מכני" w:date="2026-10-11T12:04:40Z">
        <w:r w:rsidRPr="00FE1B89">
          <w:rPr>
            <w:rFonts w:ascii="BA Franknatan Regular" w:hAnsi="BA Franknatan Regular"/>
            <w:spacing w:val="-4"/>
            <w:rtl/>
          </w:rPr>
          <w:delText xml:space="preserve">;</w:delText>
        </w:r>
      </w:del>
      <w:r w:rsidRPr="00FE1B89">
        <w:rPr>
          <w:rFonts w:ascii="BA Franknatan Regular" w:hAnsi="BA Franknatan Regular"/>
          <w:spacing w:val="-4"/>
          <w:rtl/>
        </w:rPr>
        <w:t xml:space="preserve"> </w:t>
      </w:r>
    </w:p>
    <w:p>
      <w:pPr>
        <w:pStyle w:val="38"/>
        <w:rPr>
          <w:ins w:id="99319" w:author="מנוע מכני" w:date="2026-10-11T12:04:40Z"/>
        </w:rPr>
      </w:pPr>
      <w:r>
        <w:t>ר"</w:t>
      </w:r>
      <w:r>
        <w:t xml:space="preserve">ד </w:t>
      </w:r>
      <w:r w:rsidRPr="00947625">
        <w:t xml:space="preserve">מנהרדעא</w:t>
      </w:r>
      <w:del w:id="102506" w:author="מנוע מכני" w:date="2026-10-11T12:04:40Z">
        <w:r w:rsidRPr="00947625">
          <w:delText xml:space="preserve"> אמר</w:delText>
        </w:r>
      </w:del>
      <w:r w:rsidRPr="00947625">
        <w:t xml:space="preserve">:</w:t>
      </w:r>
    </w:p>
    <w:p w:rsidR="00DA63EC" w:rsidRDefault="00DA63EC" w:rsidP="00DA63EC">
      <w:pPr>
        <w:tabs>
          <w:tab w:val="center" w:pos="2835"/>
        </w:tabs>
        <w:rPr>
          <w:rFonts w:ascii="BA Franknatan Regular" w:hAnsi="BA Franknatan Regular"/>
          <w:rtl/>
        </w:rPr>
      </w:pPr>
      <w:del w:id="9932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לא</w:t>
      </w:r>
      <w:r w:rsidRPr="00947625">
        <w:rPr>
          <w:rFonts w:ascii="BA Franknatan Regular" w:hAnsi="BA Franknatan Regular"/>
          <w:rtl/>
        </w:rPr>
        <w:t xml:space="preserve"> צריך, קולמוסא בדיק לה.</w:t>
      </w:r>
    </w:p>
    <w:p w:rsidR="00DA63EC" w:rsidRDefault="00DA63EC" w:rsidP="00DA63EC">
      <w:pPr>
        <w:tabs>
          <w:tab w:val="center" w:pos="2835"/>
        </w:tabs>
        <w:rPr>
          <w:rFonts w:ascii="BA Franknatan Regular" w:hAnsi="BA Franknatan Regular"/>
          <w:rtl/>
        </w:rPr>
      </w:pPr>
    </w:p>
    <w:p>
      <w:pPr>
        <w:pStyle w:val="afffff8"/>
        <w:rPr>
          <w:ins w:id="90575" w:author="קלוד" w:date="2026-10-11T12:32:08Z"/>
        </w:rPr>
      </w:pPr>
      <w:ins w:id="90576" w:author="קלוד" w:date="2026-10-11T12:32:08Z">
        <w:r>
          <w:rPr>
            <w:color w:val="7B3F00"/>
          </w:rPr>
          <w:t xml:space="preserve">רצועות שחורות - הלכה למשה מסיני</w:t>
        </w:r>
      </w:ins>
    </w:p>
    <w:p>
      <w:pPr>
        <w:pStyle w:val="38"/>
        <w:rPr>
          <w:ins w:id="99322" w:author="מנוע מכני" w:date="2026-10-11T12:04:40Z"/>
        </w:rPr>
      </w:pPr>
      <w:del w:id="99321" w:author="מנוע מכני" w:date="2026-10-11T12:04:40Z">
        <w:r w:rsidRPr="0051076E">
          <w:delText xml:space="preserve">•</w:delText>
        </w:r>
      </w:del>
      <w:r w:rsidRPr="0051076E">
        <w:t xml:space="preserve"> </w:t>
      </w:r>
      <w:r w:rsidRPr="00947625">
        <w:t>א</w:t>
      </w:r>
      <w:r>
        <w:t>רי</w:t>
      </w:r>
      <w:r>
        <w:t>"</w:t>
      </w:r>
      <w:r>
        <w:t>צ</w:t>
      </w:r>
      <w:r w:rsidRPr="00947625">
        <w:t xml:space="preserve">:</w:t>
      </w:r>
    </w:p>
    <w:p w:rsidR="00DA63EC" w:rsidRDefault="00DA63EC" w:rsidP="00DA63EC">
      <w:pPr>
        <w:tabs>
          <w:tab w:val="center" w:pos="2835"/>
        </w:tabs>
        <w:rPr>
          <w:rFonts w:ascii="BA Franknatan Regular" w:hAnsi="BA Franknatan Regular"/>
          <w:rtl/>
        </w:rPr>
      </w:pPr>
      <w:del w:id="99323"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רצועות שחורות - הלכה למשה מסיני.</w:t>
      </w:r>
    </w:p>
    <w:p>
      <w:pPr>
        <w:pStyle w:val="38"/>
        <w:rPr>
          <w:ins w:id="99324" w:author="מנוע מכני" w:date="2026-10-11T12:04:40Z"/>
        </w:rPr>
      </w:pPr>
      <w:r w:rsidRPr="00947625">
        <w:t xml:space="preserve">מיתיבי:</w:t>
      </w:r>
    </w:p>
    <w:p w:rsidR="00DA63EC" w:rsidRDefault="00DA63EC" w:rsidP="00DA63EC">
      <w:pPr>
        <w:tabs>
          <w:tab w:val="center" w:pos="2835"/>
        </w:tabs>
        <w:rPr>
          <w:rFonts w:ascii="BA Franknatan Regular" w:hAnsi="BA Franknatan Regular"/>
          <w:rtl/>
        </w:rPr>
      </w:pPr>
      <w:del w:id="9932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תפילין אין קושרין אותן אלא במינן, בין ירוקות בין שחורות בין לבנות, אדומות </w:t>
      </w:r>
      <w:r w:rsidRPr="00947625">
        <w:rPr>
          <w:rFonts w:ascii="BA Franknatan Regular" w:hAnsi="BA Franknatan Regular"/>
          <w:rtl/>
        </w:rPr>
        <w:t xml:space="preserve">לא</w:t>
      </w:r>
      <w:r w:rsidRPr="00947625">
        <w:rPr>
          <w:rFonts w:ascii="BA Franknatan Regular" w:hAnsi="BA Franknatan Regular"/>
          <w:rtl/>
        </w:rPr>
        <w:t xml:space="preserve"> יעשה מפני גנאי ודבר אחר</w:t>
      </w:r>
      <w:ins w:id="94525" w:author="מנוע מכני" w:date="2026-10-11T12:04:40Z">
        <w:r>
          <w:rPr>
            <w:rFonts w:ascii="BA Franknatan Regular" w:hAnsi="BA Franknatan Regular"/>
            <w:rtl/>
          </w:rPr>
          <w:t xml:space="preserve">,</w:t>
        </w:r>
      </w:ins>
      <w:del w:id="94526"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326" w:author="מנוע מכני" w:date="2026-10-11T12:04:40Z"/>
        </w:rPr>
      </w:pPr>
      <w:r>
        <w:t>אר</w:t>
      </w:r>
      <w:r>
        <w:t>"</w:t>
      </w:r>
      <w:r>
        <w:t>י</w:t>
      </w:r>
      <w:r w:rsidRPr="00947625">
        <w:t xml:space="preserve">:</w:t>
      </w:r>
    </w:p>
    <w:p w:rsidR="00DA63EC" w:rsidRDefault="00DA63EC" w:rsidP="00DA63EC">
      <w:pPr>
        <w:tabs>
          <w:tab w:val="center" w:pos="2835"/>
        </w:tabs>
        <w:rPr>
          <w:rFonts w:ascii="BA Franknatan Regular" w:hAnsi="BA Franknatan Regular"/>
          <w:rtl/>
        </w:rPr>
      </w:pPr>
      <w:del w:id="9932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מעשה בתלמידו של </w:t>
      </w:r>
      <w:r w:rsidRPr="00947625">
        <w:rPr>
          <w:rStyle w:val="2fb"/>
          <w:rFonts w:ascii="BA Franknatan Regular" w:hAnsi="BA Franknatan Regular"/>
          <w:rtl/>
        </w:rPr>
        <w:t xml:space="preserve">ר"ע</w:t>
      </w:r>
      <w:r w:rsidRPr="00947625">
        <w:rPr>
          <w:rFonts w:ascii="BA Franknatan Regular" w:hAnsi="BA Franknatan Regular"/>
          <w:rtl/>
        </w:rPr>
        <w:t xml:space="preserve"> שהיה קושר תפיליו בלשונות של תכלת ולא </w:t>
      </w:r>
      <w:r>
        <w:rPr>
          <w:rFonts w:ascii="BA Franknatan Regular" w:hAnsi="BA Franknatan Regular"/>
          <w:rtl/>
        </w:rPr>
        <w:t>א"ל</w:t>
      </w:r>
      <w:r w:rsidRPr="00947625">
        <w:rPr>
          <w:rFonts w:ascii="BA Franknatan Regular" w:hAnsi="BA Franknatan Regular"/>
          <w:rtl/>
        </w:rPr>
        <w:t xml:space="preserve"> דבר, איפשר אותו צדיק ראה תלמידו ולא מיחה בו? </w:t>
      </w:r>
      <w:r>
        <w:rPr>
          <w:rFonts w:ascii="BA Franknatan Regular" w:hAnsi="BA Franknatan Regular"/>
          <w:rtl/>
        </w:rPr>
        <w:t>א"ל</w:t>
      </w:r>
      <w:r w:rsidRPr="00947625">
        <w:rPr>
          <w:rFonts w:ascii="BA Franknatan Regular" w:hAnsi="BA Franknatan Regular"/>
          <w:rtl/>
        </w:rPr>
        <w:t xml:space="preserve">: הן, </w:t>
      </w:r>
      <w:r w:rsidRPr="00947625">
        <w:rPr>
          <w:rFonts w:ascii="BA Franknatan Regular" w:hAnsi="BA Franknatan Regular"/>
          <w:rtl/>
        </w:rPr>
        <w:t xml:space="preserve">לא</w:t>
      </w:r>
      <w:r w:rsidRPr="00947625">
        <w:rPr>
          <w:rFonts w:ascii="BA Franknatan Regular" w:hAnsi="BA Franknatan Regular"/>
          <w:rtl/>
        </w:rPr>
        <w:t xml:space="preserve"> ראה אותו, ואם ראה אותו </w:t>
      </w:r>
      <w:r w:rsidRPr="00947625">
        <w:rPr>
          <w:rFonts w:ascii="BA Franknatan Regular" w:hAnsi="BA Franknatan Regular"/>
          <w:rtl/>
        </w:rPr>
        <w:t xml:space="preserve">לא</w:t>
      </w:r>
      <w:r w:rsidRPr="00947625">
        <w:rPr>
          <w:rFonts w:ascii="BA Franknatan Regular" w:hAnsi="BA Franknatan Regular"/>
          <w:rtl/>
        </w:rPr>
        <w:t xml:space="preserve"> היה מניחו</w:t>
      </w:r>
      <w:ins w:id="94527" w:author="מנוע מכני" w:date="2026-10-11T12:04:40Z">
        <w:r>
          <w:rPr>
            <w:rFonts w:ascii="BA Franknatan Regular" w:hAnsi="BA Franknatan Regular"/>
            <w:rtl/>
          </w:rPr>
          <w:t xml:space="preserve">,</w:t>
        </w:r>
      </w:ins>
      <w:del w:id="94528"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מעשה בהורקנוס בנו של </w:t>
      </w:r>
      <w:r w:rsidRPr="00947625">
        <w:rPr>
          <w:rStyle w:val="2fb"/>
          <w:rFonts w:ascii="BA Franknatan Regular" w:hAnsi="BA Franknatan Regular"/>
          <w:rtl/>
        </w:rPr>
        <w:t xml:space="preserve">ר</w:t>
      </w:r>
      <w:r>
        <w:rPr>
          <w:rStyle w:val="2fb"/>
          <w:rFonts w:ascii="BA Franknatan Regular" w:hAnsi="BA Franknatan Regular" w:hint="cs"/>
          <w:rtl/>
        </w:rPr>
        <w:t>אב</w:t>
      </w:r>
      <w:r>
        <w:rPr>
          <w:rStyle w:val="2fb"/>
          <w:rFonts w:ascii="BA Franknatan Regular" w:hAnsi="BA Franknatan Regular"/>
          <w:rtl/>
        </w:rPr>
        <w:t>"</w:t>
      </w:r>
      <w:r>
        <w:rPr>
          <w:rStyle w:val="2fb"/>
          <w:rFonts w:ascii="BA Franknatan Regular" w:hAnsi="BA Franknatan Regular" w:hint="cs"/>
          <w:rtl/>
        </w:rPr>
        <w:t xml:space="preserve">ה</w:t>
      </w:r>
      <w:r>
        <w:rPr>
          <w:rFonts w:ascii="BA Franknatan Regular" w:hAnsi="BA Franknatan Regular" w:hint="cs"/>
          <w:rtl/>
        </w:rPr>
        <w:t xml:space="preserve"> </w:t>
      </w:r>
      <w:r w:rsidRPr="00947625">
        <w:rPr>
          <w:rFonts w:ascii="BA Franknatan Regular" w:hAnsi="BA Franknatan Regular"/>
          <w:rtl/>
        </w:rPr>
        <w:t xml:space="preserve">שהיה קושר תפיליו בלשונות של ארגמן ולא </w:t>
      </w:r>
      <w:r>
        <w:rPr>
          <w:rFonts w:ascii="BA Franknatan Regular" w:hAnsi="BA Franknatan Regular"/>
          <w:rtl/>
        </w:rPr>
        <w:t>א"ל</w:t>
      </w:r>
      <w:r w:rsidRPr="00947625">
        <w:rPr>
          <w:rFonts w:ascii="BA Franknatan Regular" w:hAnsi="BA Franknatan Regular"/>
          <w:rtl/>
        </w:rPr>
        <w:t xml:space="preserve"> דבר, איפשר אותו צדיק ראה בנו ולא מיחה בו? אמרו לו: הן, </w:t>
      </w:r>
      <w:r w:rsidRPr="00947625">
        <w:rPr>
          <w:rFonts w:ascii="BA Franknatan Regular" w:hAnsi="BA Franknatan Regular"/>
          <w:rtl/>
        </w:rPr>
        <w:t xml:space="preserve">לא</w:t>
      </w:r>
      <w:r w:rsidRPr="00947625">
        <w:rPr>
          <w:rFonts w:ascii="BA Franknatan Regular" w:hAnsi="BA Franknatan Regular"/>
          <w:rtl/>
        </w:rPr>
        <w:t xml:space="preserve"> ראה אותו, ואם ראה אותו </w:t>
      </w:r>
      <w:r w:rsidRPr="00947625">
        <w:rPr>
          <w:rFonts w:ascii="BA Franknatan Regular" w:hAnsi="BA Franknatan Regular"/>
          <w:rtl/>
        </w:rPr>
        <w:t xml:space="preserve">לא</w:t>
      </w:r>
      <w:r w:rsidRPr="00947625">
        <w:rPr>
          <w:rFonts w:ascii="BA Franknatan Regular" w:hAnsi="BA Franknatan Regular"/>
          <w:rtl/>
        </w:rPr>
        <w:t xml:space="preserve"> היה מניחו</w:t>
      </w:r>
      <w:ins w:id="94529" w:author="מנוע מכני" w:date="2026-10-11T12:04:40Z">
        <w:r>
          <w:rPr>
            <w:rFonts w:ascii="BA Franknatan Regular" w:hAnsi="BA Franknatan Regular"/>
            <w:rtl/>
          </w:rPr>
          <w:t xml:space="preserve">,</w:t>
        </w:r>
      </w:ins>
      <w:del w:id="94530"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קתני מיהא: בין ירוקות בין שחורות ובין לבנות!</w:t>
      </w:r>
    </w:p>
    <w:p>
      <w:pPr>
        <w:pStyle w:val="38"/>
        <w:rPr>
          <w:ins w:id="99328" w:author="מנוע מכני" w:date="2026-10-11T12:04:40Z"/>
        </w:rPr>
      </w:pPr>
      <w:r w:rsidRPr="00947625">
        <w:t xml:space="preserve">ל"ק</w:t>
      </w:r>
      <w:r w:rsidRPr="00947625">
        <w:t xml:space="preserve">:</w:t>
      </w:r>
    </w:p>
    <w:p w:rsidR="00DA63EC" w:rsidRDefault="00DA63EC" w:rsidP="00DA63EC">
      <w:pPr>
        <w:tabs>
          <w:tab w:val="center" w:pos="2835"/>
        </w:tabs>
        <w:rPr>
          <w:rFonts w:ascii="BA Franknatan Regular" w:hAnsi="BA Franknatan Regular"/>
          <w:rtl/>
        </w:rPr>
      </w:pPr>
      <w:del w:id="9932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כאן מבפנים</w:t>
      </w:r>
      <w:r>
        <w:rPr>
          <w:rFonts w:ascii="BA Franknatan Regular" w:hAnsi="BA Franknatan Regular" w:hint="cs"/>
          <w:rtl/>
        </w:rPr>
        <w:t xml:space="preserve"> [וגנאי ודבר אחר דפעמים מתהפכין </w:t>
      </w:r>
      <w:ins w:id="92815" w:author="מנוע מכני" w:date="2026-10-11T12:04:40Z">
        <w:r>
          <w:rPr>
            <w:rFonts w:ascii="BA Franknatan Regular" w:hAnsi="BA Franknatan Regular" w:hint="cs"/>
            <w:rtl/>
          </w:rPr>
          <w:t xml:space="preserve">לו</w:t>
        </w:r>
      </w:ins>
      <w:del w:id="92816" w:author="מנוע מכני" w:date="2026-10-11T12:04:40Z">
        <w:r>
          <w:rPr>
            <w:rFonts w:ascii="BA Franknatan Regular" w:hAnsi="BA Franknatan Regular" w:hint="cs"/>
            <w:rtl/>
          </w:rPr>
          <w:delText xml:space="preserve">ליה</w:delText>
        </w:r>
      </w:del>
      <w:r>
        <w:rPr>
          <w:rFonts w:ascii="BA Franknatan Regular" w:hAnsi="BA Franknatan Regular" w:hint="cs"/>
          <w:rtl/>
        </w:rPr>
        <w:t xml:space="preserve">]</w:t>
      </w:r>
      <w:ins w:id="95951" w:author="מנוע מכני" w:date="2026-10-11T12:04:40Z">
        <w:r>
          <w:rPr>
            <w:rFonts w:ascii="BA Franknatan Regular" w:hAnsi="BA Franknatan Regular" w:hint="cs"/>
            <w:rtl/>
          </w:rPr>
          <w:t xml:space="preserve">,</w:t>
        </w:r>
      </w:ins>
      <w:del w:id="95952" w:author="מנוע מכני" w:date="2026-10-11T12:04:40Z">
        <w:r>
          <w:rPr>
            <w:rFonts w:ascii="BA Franknatan Regular" w:hAnsi="BA Franknatan Regular" w:hint="cs"/>
            <w:rtl/>
          </w:rPr>
          <w:delText xml:space="preserve"> </w:delText>
        </w:r>
        <w:r w:rsidRPr="00947625">
          <w:rPr>
            <w:rFonts w:ascii="BA Franknatan Regular" w:hAnsi="BA Franknatan Regular"/>
            <w:rtl/>
          </w:rPr>
          <w:delText xml:space="preserve">,</w:delText>
        </w:r>
      </w:del>
      <w:r w:rsidRPr="00947625">
        <w:rPr>
          <w:rFonts w:ascii="BA Franknatan Regular" w:hAnsi="BA Franknatan Regular"/>
          <w:rtl/>
        </w:rPr>
        <w:t xml:space="preserve"> </w:t>
      </w:r>
      <w:r>
        <w:rPr>
          <w:rFonts w:ascii="BA Franknatan Regular" w:hAnsi="BA Franknatan Regular" w:hint="cs"/>
          <w:rtl/>
        </w:rPr>
        <w:t>ו</w:t>
      </w:r>
      <w:r w:rsidRPr="00947625">
        <w:rPr>
          <w:rFonts w:ascii="BA Franknatan Regular" w:hAnsi="BA Franknatan Regular"/>
          <w:rtl/>
        </w:rPr>
        <w:t>כאן מבחוץ.</w:t>
      </w:r>
    </w:p>
    <w:p>
      <w:pPr>
        <w:pStyle w:val="afffff8"/>
        <w:rPr>
          <w:ins w:id="90573" w:author="קלוד" w:date="2026-10-11T12:32:08Z"/>
        </w:rPr>
      </w:pPr>
      <w:ins w:id="90574" w:author="קלוד" w:date="2026-10-11T12:32:08Z">
        <w:r>
          <w:rPr>
            <w:color w:val="7B3F00"/>
          </w:rPr>
          <w:t xml:space="preserve">תפילין מרובעות - בתפרן ובאלכסונן</w:t>
        </w:r>
      </w:ins>
    </w:p>
    <w:p>
      <w:pPr>
        <w:pStyle w:val="38"/>
        <w:rPr>
          <w:ins w:id="99330" w:author="מנוע מכני" w:date="2026-10-11T12:04:40Z"/>
        </w:rPr>
      </w:pPr>
      <w:r w:rsidRPr="00947625">
        <w:t xml:space="preserve">תנא:</w:t>
      </w:r>
    </w:p>
    <w:p w:rsidR="00DA63EC" w:rsidRDefault="00DA63EC" w:rsidP="00DA63EC">
      <w:pPr>
        <w:tabs>
          <w:tab w:val="center" w:pos="2835"/>
        </w:tabs>
        <w:rPr>
          <w:rFonts w:ascii="BA Franknatan Regular" w:hAnsi="BA Franknatan Regular"/>
          <w:rtl/>
        </w:rPr>
      </w:pPr>
      <w:del w:id="9933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תפילין מרובעות - הלכה למשה מסיני.</w:t>
      </w:r>
    </w:p>
    <w:p w:rsidR="00DA63EC" w:rsidRDefault="00DA63EC" w:rsidP="00DA63EC">
      <w:pPr>
        <w:tabs>
          <w:tab w:val="center" w:pos="2835"/>
        </w:tabs>
        <w:rPr>
          <w:rFonts w:ascii="BA Franknatan Regular" w:hAnsi="BA Franknatan Regular"/>
          <w:rtl/>
        </w:rPr>
      </w:pPr>
    </w:p>
    <w:p>
      <w:pPr>
        <w:pStyle w:val="38"/>
        <w:rPr>
          <w:ins w:id="99333" w:author="מנוע מכני" w:date="2026-10-11T12:04:40Z"/>
        </w:rPr>
      </w:pPr>
      <w:del w:id="99332" w:author="מנוע מכני" w:date="2026-10-11T12:04:40Z">
        <w:r w:rsidRPr="0051076E">
          <w:delText xml:space="preserve">•</w:delText>
        </w:r>
      </w:del>
      <w:r w:rsidRPr="0051076E">
        <w:t xml:space="preserve"> </w:t>
      </w:r>
      <w:del w:id="102507" w:author="מנוע מכני" w:date="2026-10-11T12:04:40Z">
        <w:r w:rsidRPr="00947625">
          <w:delText xml:space="preserve">אמר </w:delText>
        </w:r>
      </w:del>
      <w:ins w:id="90397" w:author="מנוע מכני" w:date="2026-10-11T12:04:40Z">
        <w:r>
          <w:t xml:space="preserve">ר"פ</w:t>
        </w:r>
      </w:ins>
      <w:del w:id="90398" w:author="מנוע מכני" w:date="2026-10-11T12:04:40Z">
        <w:r w:rsidRPr="00947625">
          <w:delText xml:space="preserve">רב פפא</w:delText>
        </w:r>
      </w:del>
      <w:r w:rsidRPr="00947625">
        <w:t xml:space="preserve">:</w:t>
      </w:r>
    </w:p>
    <w:p w:rsidR="00DA63EC" w:rsidRDefault="00DA63EC" w:rsidP="00DA63EC">
      <w:pPr>
        <w:tabs>
          <w:tab w:val="center" w:pos="2835"/>
        </w:tabs>
        <w:rPr>
          <w:rFonts w:ascii="BA Franknatan Regular" w:hAnsi="BA Franknatan Regular"/>
          <w:rtl/>
        </w:rPr>
      </w:pPr>
      <w:del w:id="9933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בתפרן ובאלכסונן.</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מסייע </w:t>
      </w:r>
      <w:ins w:id="92817" w:author="מנוע מכני" w:date="2026-10-11T12:04:40Z">
        <w:r>
          <w:rPr>
            <w:rFonts w:ascii="BA Franknatan Regular" w:hAnsi="BA Franknatan Regular"/>
            <w:rtl/>
          </w:rPr>
          <w:t xml:space="preserve">לו</w:t>
        </w:r>
      </w:ins>
      <w:del w:id="92818" w:author="מנוע מכני" w:date="2026-10-11T12:04:40Z">
        <w:r w:rsidRPr="00947625">
          <w:rPr>
            <w:rFonts w:ascii="BA Franknatan Regular" w:hAnsi="BA Franknatan Regular"/>
            <w:rtl/>
          </w:rPr>
          <w:delText xml:space="preserve">ליה</w:delText>
        </w:r>
      </w:del>
      <w:r w:rsidRPr="00947625">
        <w:rPr>
          <w:rFonts w:ascii="BA Franknatan Regular" w:hAnsi="BA Franknatan Regular"/>
          <w:rtl/>
        </w:rPr>
        <w:t xml:space="preserve">: </w:t>
      </w:r>
      <w:r>
        <w:rPr>
          <w:rFonts w:ascii="BA Franknatan Regular" w:hAnsi="BA Franknatan Regular" w:hint="cs"/>
          <w:rtl/>
        </w:rPr>
        <w:t>ד</w:t>
      </w:r>
      <w:r w:rsidRPr="00947625">
        <w:rPr>
          <w:rFonts w:ascii="BA Franknatan Regular" w:hAnsi="BA Franknatan Regular"/>
          <w:rtl/>
        </w:rPr>
        <w:t xml:space="preserve">העושה תפילתו עגולה - סכנה ואין בה מצוה</w:t>
      </w:r>
      <w:ins w:id="94531" w:author="מנוע מכני" w:date="2026-10-11T12:04:40Z">
        <w:r>
          <w:rPr>
            <w:rFonts w:ascii="BA Franknatan Regular" w:hAnsi="BA Franknatan Regular"/>
            <w:rtl/>
          </w:rPr>
          <w:t xml:space="preserve">,</w:t>
        </w:r>
      </w:ins>
      <w:del w:id="94532" w:author="מנוע מכני" w:date="2026-10-11T12:04:40Z">
        <w:r w:rsidRPr="00947625">
          <w:rPr>
            <w:rFonts w:ascii="BA Franknatan Regular" w:hAnsi="BA Franknatan Regular"/>
            <w:rtl/>
          </w:rPr>
          <w:delText xml:space="preserve">;</w:delText>
        </w:r>
      </w:del>
      <w:ins w:id="94533" w:author="מנוע מכני" w:date="2026-10-11T12:04:40Z">
        <w:r>
          <w:rPr>
            <w:rFonts w:ascii="BA Franknatan Regular" w:hAnsi="BA Franknatan Regular"/>
            <w:rtl/>
          </w:rPr>
          <w:t xml:space="preserve"> </w:t>
        </w:r>
      </w:ins>
      <w:del w:id="94534" w:author="מנוע מכני" w:date="2026-10-11T12:04:40Z">
        <w:r w:rsidRPr="00947625">
          <w:rPr>
            <w:rFonts w:ascii="BA Franknatan Regular" w:hAnsi="BA Franknatan Regular"/>
            <w:rtl/>
          </w:rPr>
          <w:delText xml:space="preserve"> </w:delText>
        </w:r>
        <w:r>
          <w:rPr>
            <w:rFonts w:ascii="BA Franknatan Regular" w:hAnsi="BA Franknatan Regular" w:hint="cs"/>
            <w:rtl/>
          </w:rPr>
          <w:delText xml:space="preserve"> </w:delText>
        </w:r>
      </w:del>
      <w:r>
        <w:rPr>
          <w:rStyle w:val="2fb"/>
          <w:rFonts w:ascii="BA Franknatan Regular" w:hAnsi="BA Franknatan Regular" w:hint="cs"/>
          <w:rtl/>
        </w:rPr>
        <w:t xml:space="preserve">אר</w:t>
      </w:r>
      <w:r>
        <w:rPr>
          <w:rStyle w:val="2fb"/>
          <w:rFonts w:ascii="BA Franknatan Regular" w:hAnsi="BA Franknatan Regular"/>
          <w:rtl/>
        </w:rPr>
        <w:t>"</w:t>
      </w:r>
      <w:r>
        <w:rPr>
          <w:rStyle w:val="2fb"/>
          <w:rFonts w:ascii="BA Franknatan Regular" w:hAnsi="BA Franknatan Regular" w:hint="cs"/>
          <w:rtl/>
        </w:rPr>
        <w:t>פ</w:t>
      </w:r>
      <w:r w:rsidRPr="00947625">
        <w:rPr>
          <w:rFonts w:ascii="BA Franknatan Regular" w:hAnsi="BA Franknatan Regular"/>
          <w:rtl/>
        </w:rPr>
        <w:t>: מתני' דעבידא כי אמגוזא.</w:t>
      </w:r>
    </w:p>
    <w:p>
      <w:pPr>
        <w:pStyle w:val="38"/>
        <w:rPr>
          <w:ins w:id="99336" w:author="מנוע מכני" w:date="2026-10-11T12:04:40Z"/>
        </w:rPr>
      </w:pPr>
      <w:del w:id="99335" w:author="מנוע מכני" w:date="2026-10-11T12:04:40Z">
        <w:r w:rsidRPr="00E105BC">
          <w:delText xml:space="preserve">•</w:delText>
        </w:r>
      </w:del>
      <w:r w:rsidRPr="00E105BC">
        <w:t xml:space="preserve"> </w:t>
      </w:r>
      <w:r w:rsidRPr="00E105BC">
        <w:t>אר</w:t>
      </w:r>
      <w:r w:rsidRPr="00E105BC">
        <w:t>"</w:t>
      </w:r>
      <w:r w:rsidRPr="00E105BC">
        <w:t>ה</w:t>
      </w:r>
      <w:r w:rsidRPr="00E105BC">
        <w:t xml:space="preserve">:</w:t>
      </w:r>
    </w:p>
    <w:p w:rsidR="00DA63EC" w:rsidRPr="00E105BC" w:rsidRDefault="00DA63EC" w:rsidP="00DA63EC">
      <w:pPr>
        <w:tabs>
          <w:tab w:val="center" w:pos="2835"/>
        </w:tabs>
        <w:rPr>
          <w:rFonts w:ascii="BA Franknatan Regular" w:hAnsi="BA Franknatan Regular"/>
          <w:spacing w:val="-4"/>
          <w:rtl/>
        </w:rPr>
      </w:pPr>
      <w:del w:id="99337" w:author="מנוע מכני" w:date="2026-10-11T12:04:40Z">
        <w:r w:rsidRPr="00E105BC">
          <w:rPr>
            <w:rFonts w:ascii="BA Franknatan Regular" w:hAnsi="BA Franknatan Regular"/>
            <w:spacing w:val="-4"/>
            <w:rtl/>
          </w:rPr>
          <w:delText xml:space="preserve"> </w:delText>
        </w:r>
      </w:del>
      <w:r w:rsidRPr="00E105BC">
        <w:rPr>
          <w:rFonts w:ascii="BA Franknatan Regular" w:hAnsi="BA Franknatan Regular"/>
          <w:spacing w:val="-4"/>
          <w:rtl/>
        </w:rPr>
        <w:t xml:space="preserve">תפילין כל זמן שפני טבלא קיימת - כשירות</w:t>
      </w:r>
      <w:ins w:id="94535" w:author="מנוע מכני" w:date="2026-10-11T12:04:40Z">
        <w:r>
          <w:rPr>
            <w:rFonts w:ascii="BA Franknatan Regular" w:hAnsi="BA Franknatan Regular"/>
            <w:spacing w:val="-4"/>
            <w:rtl/>
          </w:rPr>
          <w:t xml:space="preserve">,</w:t>
        </w:r>
      </w:ins>
      <w:del w:id="94536" w:author="מנוע מכני" w:date="2026-10-11T12:04:40Z">
        <w:r w:rsidRPr="00E105BC">
          <w:rPr>
            <w:rFonts w:ascii="BA Franknatan Regular" w:hAnsi="BA Franknatan Regular"/>
            <w:spacing w:val="-4"/>
            <w:rtl/>
          </w:rPr>
          <w:delText xml:space="preserve">;</w:delText>
        </w:r>
      </w:del>
      <w:r w:rsidRPr="00E105BC">
        <w:rPr>
          <w:rFonts w:ascii="BA Franknatan Regular" w:hAnsi="BA Franknatan Regular"/>
          <w:spacing w:val="-4"/>
          <w:rtl/>
        </w:rPr>
        <w:t xml:space="preserve"> </w:t>
      </w:r>
      <w:r w:rsidRPr="00E105BC">
        <w:rPr>
          <w:rStyle w:val="2fb"/>
          <w:rFonts w:ascii="BA Franknatan Regular" w:hAnsi="BA Franknatan Regular"/>
          <w:spacing w:val="-4"/>
          <w:rtl/>
        </w:rPr>
        <w:t xml:space="preserve">ר"</w:t>
      </w:r>
      <w:r w:rsidRPr="00E105BC">
        <w:rPr>
          <w:rStyle w:val="2fb"/>
          <w:rFonts w:ascii="BA Franknatan Regular" w:hAnsi="BA Franknatan Regular" w:hint="cs"/>
          <w:spacing w:val="-4"/>
          <w:rtl/>
        </w:rPr>
        <w:t>ח</w:t>
      </w:r>
      <w:r w:rsidRPr="00E105BC">
        <w:rPr>
          <w:rFonts w:ascii="BA Franknatan Regular" w:hAnsi="BA Franknatan Regular"/>
          <w:spacing w:val="-4"/>
          <w:rtl/>
        </w:rPr>
        <w:t>: נפסקו שתים - כשירות, שלש - פסולות.</w:t>
      </w:r>
    </w:p>
    <w:p>
      <w:pPr>
        <w:pStyle w:val="38"/>
        <w:rPr>
          <w:ins w:id="99338" w:author="מנוע מכני" w:date="2026-10-11T12:04:40Z"/>
        </w:rPr>
      </w:pPr>
      <w:r w:rsidRPr="00947625">
        <w:t xml:space="preserve">רבא:</w:t>
      </w:r>
    </w:p>
    <w:p w:rsidR="00DA63EC" w:rsidRDefault="00DA63EC" w:rsidP="00DA63EC">
      <w:pPr>
        <w:tabs>
          <w:tab w:val="center" w:pos="2835"/>
        </w:tabs>
        <w:rPr>
          <w:rFonts w:ascii="BA Franknatan Regular" w:hAnsi="BA Franknatan Regular"/>
          <w:rtl/>
        </w:rPr>
      </w:pPr>
      <w:del w:id="9933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הא דאמרת שתים כשירות, </w:t>
      </w:r>
      <w:r>
        <w:rPr>
          <w:rFonts w:ascii="BA Franknatan Regular" w:hAnsi="BA Franknatan Regular" w:hint="cs"/>
          <w:rtl/>
        </w:rPr>
        <w:t>דווקא</w:t>
      </w:r>
      <w:r w:rsidRPr="00947625">
        <w:rPr>
          <w:rFonts w:ascii="BA Franknatan Regular" w:hAnsi="BA Franknatan Regular"/>
          <w:rtl/>
        </w:rPr>
        <w:t xml:space="preserve"> זה שלא כנגד זה, אבל זה כנגד זה - פסולות</w:t>
      </w:r>
      <w:ins w:id="94537" w:author="מנוע מכני" w:date="2026-10-11T12:04:40Z">
        <w:r>
          <w:rPr>
            <w:rFonts w:ascii="BA Franknatan Regular" w:hAnsi="BA Franknatan Regular"/>
            <w:rtl/>
          </w:rPr>
          <w:t xml:space="preserve">,</w:t>
        </w:r>
      </w:ins>
      <w:del w:id="94538"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וזה כנגד זה </w:t>
      </w:r>
      <w:ins w:id="91147" w:author="מנוע מכני" w:date="2026-10-11T12:04:40Z">
        <w:r>
          <w:rPr>
            <w:rFonts w:ascii="BA Franknatan Regular" w:hAnsi="BA Franknatan Regular"/>
            <w:rtl/>
          </w:rPr>
          <w:t xml:space="preserve">גם</w:t>
        </w:r>
      </w:ins>
      <w:del w:id="91148" w:author="מנוע מכני" w:date="2026-10-11T12:04:40Z">
        <w:r w:rsidRPr="00947625">
          <w:rPr>
            <w:rFonts w:ascii="BA Franknatan Regular" w:hAnsi="BA Franknatan Regular"/>
            <w:rtl/>
          </w:rPr>
          <w:delText xml:space="preserve">נמי</w:delText>
        </w:r>
      </w:del>
      <w:r w:rsidRPr="00947625">
        <w:rPr>
          <w:rFonts w:ascii="BA Franknatan Regular" w:hAnsi="BA Franknatan Regular"/>
          <w:rtl/>
        </w:rPr>
        <w:t xml:space="preserve"> </w:t>
      </w:r>
      <w:r w:rsidRPr="00947625">
        <w:rPr>
          <w:rFonts w:ascii="BA Franknatan Regular" w:hAnsi="BA Franknatan Regular"/>
          <w:rtl/>
        </w:rPr>
        <w:t xml:space="preserve">לא</w:t>
      </w:r>
      <w:r w:rsidRPr="00947625">
        <w:rPr>
          <w:rFonts w:ascii="BA Franknatan Regular" w:hAnsi="BA Franknatan Regular"/>
          <w:rtl/>
        </w:rPr>
        <w:t xml:space="preserve"> אמרן אלא בחדתתא, אבל בעתיקתא </w:t>
      </w:r>
      <w:ins w:id="92819" w:author="מנוע מכני" w:date="2026-10-11T12:04:40Z">
        <w:r>
          <w:rPr>
            <w:rFonts w:ascii="BA Franknatan Regular" w:hAnsi="BA Franknatan Regular"/>
            <w:rtl/>
          </w:rPr>
          <w:t xml:space="preserve">אין</w:t>
        </w:r>
      </w:ins>
      <w:del w:id="92820" w:author="מנוע מכני" w:date="2026-10-11T12:04:40Z">
        <w:r w:rsidRPr="00947625">
          <w:rPr>
            <w:rFonts w:ascii="BA Franknatan Regular" w:hAnsi="BA Franknatan Regular"/>
            <w:rtl/>
          </w:rPr>
          <w:delText xml:space="preserve">לית</w:delText>
        </w:r>
      </w:del>
      <w:r w:rsidRPr="00947625">
        <w:rPr>
          <w:rFonts w:ascii="BA Franknatan Regular" w:hAnsi="BA Franknatan Regular"/>
          <w:rtl/>
        </w:rPr>
        <w:t xml:space="preserve"> </w:t>
      </w:r>
      <w:ins w:id="96969" w:author="מנוע מכני" w:date="2026-10-11T12:04:40Z">
        <w:r>
          <w:rPr>
            <w:rFonts w:ascii="BA Franknatan Regular" w:hAnsi="BA Franknatan Regular"/>
            <w:rtl/>
          </w:rPr>
          <w:t xml:space="preserve">לנו</w:t>
        </w:r>
      </w:ins>
      <w:del w:id="96970" w:author="מנוע מכני" w:date="2026-10-11T12:04:40Z">
        <w:r w:rsidRPr="00947625">
          <w:rPr>
            <w:rFonts w:ascii="BA Franknatan Regular" w:hAnsi="BA Franknatan Regular"/>
            <w:rtl/>
          </w:rPr>
          <w:delText xml:space="preserve">לן</w:delText>
        </w:r>
      </w:del>
      <w:r w:rsidRPr="00947625">
        <w:rPr>
          <w:rFonts w:ascii="BA Franknatan Regular" w:hAnsi="BA Franknatan Regular"/>
          <w:rtl/>
        </w:rPr>
        <w:t xml:space="preserve"> בה.</w:t>
      </w:r>
    </w:p>
    <w:p>
      <w:pPr>
        <w:pStyle w:val="38"/>
        <w:rPr>
          <w:ins w:id="99340" w:author="מנוע מכני" w:date="2026-10-11T12:04:40Z"/>
        </w:rPr>
      </w:pPr>
      <w:r w:rsidRPr="00947625">
        <w:t xml:space="preserve">אביי לרב יוסף:</w:t>
      </w:r>
    </w:p>
    <w:p w:rsidR="00DA63EC" w:rsidRDefault="00DA63EC" w:rsidP="00DA63EC">
      <w:pPr>
        <w:tabs>
          <w:tab w:val="center" w:pos="2835"/>
        </w:tabs>
        <w:rPr>
          <w:rFonts w:ascii="BA Franknatan Regular" w:hAnsi="BA Franknatan Regular"/>
          <w:rtl/>
        </w:rPr>
      </w:pPr>
      <w:del w:id="99341"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w:t>
      </w:r>
      <w:r>
        <w:rPr>
          <w:rFonts w:ascii="BA Franknatan Regular" w:hAnsi="BA Franknatan Regular"/>
          <w:rtl/>
        </w:rPr>
        <w:t>"</w:t>
      </w:r>
      <w:r>
        <w:rPr>
          <w:rFonts w:ascii="BA Franknatan Regular" w:hAnsi="BA Franknatan Regular" w:hint="cs"/>
          <w:rtl/>
        </w:rPr>
        <w:t>ד</w:t>
      </w:r>
      <w:r w:rsidRPr="00947625">
        <w:rPr>
          <w:rFonts w:ascii="BA Franknatan Regular" w:hAnsi="BA Franknatan Regular"/>
          <w:rtl/>
        </w:rPr>
        <w:t xml:space="preserve"> חדתתא, </w:t>
      </w:r>
      <w:ins w:id="97359" w:author="מנוע מכני" w:date="2026-10-11T12:04:40Z">
        <w:r>
          <w:rPr>
            <w:rFonts w:ascii="BA Franknatan Regular" w:hAnsi="BA Franknatan Regular"/>
            <w:rtl/>
          </w:rPr>
          <w:t xml:space="preserve">ואיך</w:t>
        </w:r>
      </w:ins>
      <w:del w:id="97360" w:author="מנוע מכני" w:date="2026-10-11T12:04:40Z">
        <w:r w:rsidRPr="00947625">
          <w:rPr>
            <w:rFonts w:ascii="BA Franknatan Regular" w:hAnsi="BA Franknatan Regular"/>
            <w:rtl/>
          </w:rPr>
          <w:delText xml:space="preserve">והיכי</w:delText>
        </w:r>
      </w:del>
      <w:r w:rsidRPr="00947625">
        <w:rPr>
          <w:rFonts w:ascii="BA Franknatan Regular" w:hAnsi="BA Franknatan Regular"/>
          <w:rtl/>
        </w:rPr>
        <w:t xml:space="preserve"> דמיין עתיקתא? </w:t>
      </w:r>
      <w:r>
        <w:rPr>
          <w:rFonts w:ascii="BA Franknatan Regular" w:hAnsi="BA Franknatan Regular"/>
          <w:rtl/>
        </w:rPr>
        <w:t>א"ל</w:t>
      </w:r>
      <w:r w:rsidRPr="00947625">
        <w:rPr>
          <w:rFonts w:ascii="BA Franknatan Regular" w:hAnsi="BA Franknatan Regular"/>
          <w:rtl/>
        </w:rPr>
        <w:t xml:space="preserve">: כל </w:t>
      </w:r>
      <w:ins w:id="91151" w:author="מנוע מכני" w:date="2026-10-11T12:04:40Z">
        <w:r>
          <w:rPr>
            <w:rFonts w:ascii="BA Franknatan Regular" w:hAnsi="BA Franknatan Regular"/>
            <w:rtl/>
          </w:rPr>
          <w:t xml:space="preserve">מקום</w:t>
        </w:r>
      </w:ins>
      <w:del w:id="91152" w:author="מנוע מכני" w:date="2026-10-11T12:04:40Z">
        <w:r w:rsidRPr="00947625">
          <w:rPr>
            <w:rFonts w:ascii="BA Franknatan Regular" w:hAnsi="BA Franknatan Regular"/>
            <w:rtl/>
          </w:rPr>
          <w:delText xml:space="preserve">היכא</w:delText>
        </w:r>
      </w:del>
      <w:r w:rsidRPr="00947625">
        <w:rPr>
          <w:rFonts w:ascii="BA Franknatan Regular" w:hAnsi="BA Franknatan Regular"/>
          <w:rtl/>
        </w:rPr>
        <w:t xml:space="preserve"> כי מיתלי </w:t>
      </w:r>
      <w:ins w:id="92821" w:author="מנוע מכני" w:date="2026-10-11T12:04:40Z">
        <w:r>
          <w:rPr>
            <w:rFonts w:ascii="BA Franknatan Regular" w:hAnsi="BA Franknatan Regular"/>
            <w:rtl/>
          </w:rPr>
          <w:t xml:space="preserve">בו</w:t>
        </w:r>
      </w:ins>
      <w:del w:id="92822" w:author="מנוע מכני" w:date="2026-10-11T12:04:40Z">
        <w:r w:rsidRPr="00947625">
          <w:rPr>
            <w:rFonts w:ascii="BA Franknatan Regular" w:hAnsi="BA Franknatan Regular"/>
            <w:rtl/>
          </w:rPr>
          <w:delText xml:space="preserve">ביה</w:delText>
        </w:r>
      </w:del>
      <w:r w:rsidRPr="00947625">
        <w:rPr>
          <w:rFonts w:ascii="BA Franknatan Regular" w:hAnsi="BA Franknatan Regular"/>
          <w:rtl/>
        </w:rPr>
        <w:t xml:space="preserve"> בשלחא </w:t>
      </w:r>
      <w:ins w:id="91149" w:author="מנוע מכני" w:date="2026-10-11T12:04:40Z">
        <w:r>
          <w:rPr>
            <w:rFonts w:ascii="BA Franknatan Regular" w:hAnsi="BA Franknatan Regular"/>
            <w:rtl/>
          </w:rPr>
          <w:t xml:space="preserve">ואח"כ</w:t>
        </w:r>
      </w:ins>
      <w:del w:id="91150" w:author="מנוע מכני" w:date="2026-10-11T12:04:40Z">
        <w:r w:rsidRPr="00947625">
          <w:rPr>
            <w:rFonts w:ascii="BA Franknatan Regular" w:hAnsi="BA Franknatan Regular"/>
            <w:rtl/>
          </w:rPr>
          <w:delText xml:space="preserve">והדר</w:delText>
        </w:r>
      </w:del>
      <w:r w:rsidRPr="00947625">
        <w:rPr>
          <w:rFonts w:ascii="BA Franknatan Regular" w:hAnsi="BA Franknatan Regular"/>
          <w:rtl/>
        </w:rPr>
        <w:t xml:space="preserve"> חלים - עתיקתא, ואידך חדתתא</w:t>
      </w:r>
      <w:ins w:id="94539" w:author="מנוע מכני" w:date="2026-10-11T12:04:40Z">
        <w:r>
          <w:rPr>
            <w:rFonts w:ascii="BA Franknatan Regular" w:hAnsi="BA Franknatan Regular"/>
            <w:rtl/>
          </w:rPr>
          <w:t xml:space="preserve">,</w:t>
        </w:r>
      </w:ins>
      <w:del w:id="94540"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rsidR="00DA63EC" w:rsidRDefault="00DA63EC" w:rsidP="00DA63EC">
      <w:pPr>
        <w:pStyle w:val="afff3"/>
        <w:framePr w:wrap="around"/>
        <w:rPr>
          <w:rtl/>
        </w:rPr>
      </w:pPr>
      <w:r>
        <w:rPr>
          <w:rFonts w:hint="cs"/>
          <w:rtl/>
        </w:rPr>
        <w:t>לה:</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וא"נ, כל </w:t>
      </w:r>
      <w:ins w:id="97361" w:author="מנוע מכני" w:date="2026-10-11T12:04:40Z">
        <w:r>
          <w:rPr>
            <w:rFonts w:ascii="BA Franknatan Regular" w:hAnsi="BA Franknatan Regular"/>
            <w:rtl/>
          </w:rPr>
          <w:t xml:space="preserve">איך</w:t>
        </w:r>
      </w:ins>
      <w:del w:id="97362" w:author="מנוע מכני" w:date="2026-10-11T12:04:40Z">
        <w:r w:rsidRPr="00947625">
          <w:rPr>
            <w:rFonts w:ascii="BA Franknatan Regular" w:hAnsi="BA Franknatan Regular"/>
            <w:rtl/>
          </w:rPr>
          <w:delText xml:space="preserve">היכי</w:delText>
        </w:r>
      </w:del>
      <w:r w:rsidRPr="00947625">
        <w:rPr>
          <w:rFonts w:ascii="BA Franknatan Regular" w:hAnsi="BA Franknatan Regular"/>
          <w:rtl/>
        </w:rPr>
        <w:t xml:space="preserve"> דמיתלי </w:t>
      </w:r>
      <w:ins w:id="92823" w:author="מנוע מכני" w:date="2026-10-11T12:04:40Z">
        <w:r>
          <w:rPr>
            <w:rFonts w:ascii="BA Franknatan Regular" w:hAnsi="BA Franknatan Regular"/>
            <w:rtl/>
          </w:rPr>
          <w:t xml:space="preserve">בו</w:t>
        </w:r>
      </w:ins>
      <w:del w:id="92824" w:author="מנוע מכני" w:date="2026-10-11T12:04:40Z">
        <w:r w:rsidRPr="00947625">
          <w:rPr>
            <w:rFonts w:ascii="BA Franknatan Regular" w:hAnsi="BA Franknatan Regular"/>
            <w:rtl/>
          </w:rPr>
          <w:delText xml:space="preserve">ביה</w:delText>
        </w:r>
      </w:del>
      <w:r w:rsidRPr="00947625">
        <w:rPr>
          <w:rFonts w:ascii="BA Franknatan Regular" w:hAnsi="BA Franknatan Regular"/>
          <w:rtl/>
        </w:rPr>
        <w:t xml:space="preserve"> במתנא אתייה אבתריה - חדתתא, ואידך עתיקתא.</w:t>
      </w:r>
    </w:p>
    <w:p>
      <w:pPr>
        <w:pStyle w:val="afffff8"/>
        <w:rPr>
          <w:ins w:id="90571" w:author="קלוד" w:date="2026-10-11T12:32:08Z"/>
        </w:rPr>
      </w:pPr>
      <w:ins w:id="90572" w:author="קלוד" w:date="2026-10-11T12:32:08Z">
        <w:r>
          <w:rPr>
            <w:color w:val="7B3F00"/>
          </w:rPr>
          <w:t xml:space="preserve">רצועה שנפסקה - האם לתפור ולקשור</w:t>
        </w:r>
      </w:ins>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 xml:space="preserve">אביי</w:t>
      </w:r>
      <w:r w:rsidRPr="00947625">
        <w:rPr>
          <w:rFonts w:ascii="BA Franknatan Regular" w:hAnsi="BA Franknatan Regular"/>
          <w:rtl/>
        </w:rPr>
        <w:t xml:space="preserve"> </w:t>
      </w:r>
      <w:r>
        <w:rPr>
          <w:rFonts w:ascii="BA Franknatan Regular" w:hAnsi="BA Franknatan Regular" w:hint="cs"/>
          <w:rtl/>
        </w:rPr>
        <w:t xml:space="preserve">ישב לפני </w:t>
      </w:r>
      <w:r w:rsidRPr="00947625">
        <w:rPr>
          <w:rStyle w:val="2fb"/>
          <w:rFonts w:ascii="BA Franknatan Regular" w:hAnsi="BA Franknatan Regular"/>
          <w:rtl/>
        </w:rPr>
        <w:t xml:space="preserve">רב יוסף</w:t>
      </w:r>
      <w:r w:rsidRPr="00947625">
        <w:rPr>
          <w:rFonts w:ascii="BA Franknatan Regular" w:hAnsi="BA Franknatan Regular"/>
          <w:rtl/>
        </w:rPr>
        <w:t xml:space="preserve">, </w:t>
      </w:r>
      <w:r>
        <w:rPr>
          <w:rFonts w:ascii="BA Franknatan Regular" w:hAnsi="BA Franknatan Regular" w:hint="cs"/>
          <w:rtl/>
        </w:rPr>
        <w:t xml:space="preserve">נפסקה לו רצועה של תפילין </w:t>
      </w:r>
      <w:r>
        <w:rPr>
          <w:rFonts w:ascii="BA Franknatan Regular" w:hAnsi="BA Franknatan Regular" w:hint="cs"/>
          <w:rtl/>
        </w:rPr>
        <w:t xml:space="preserve">וא</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שאינו יכול לקשור </w:t>
      </w:r>
      <w:r w:rsidRPr="0046594B">
        <w:rPr>
          <w:rStyle w:val="afffff0"/>
          <w:rFonts w:hint="cs"/>
          <w:rtl/>
        </w:rPr>
        <w:t>ד'</w:t>
      </w:r>
      <w:ins w:id="90509" w:author="Claude - סמנטי" w:date="2026-10-11T12:27:00Z">
        <w:r>
          <w:rPr>
            <w:rStyle w:val="afffff0"/>
            <w:rtl/>
          </w:rPr>
          <w:t xml:space="preserve">וּקְשַׁרְתָּם</w:t>
        </w:r>
      </w:ins>
      <w:del w:id="90510" w:author="Claude - סמנטי" w:date="2026-10-11T12:27:00Z">
        <w:r w:rsidRPr="0046594B">
          <w:rPr>
            <w:rStyle w:val="afffff0"/>
            <w:rtl/>
          </w:rPr>
          <w:delText xml:space="preserve">וקשרתם</w:delText>
        </w:r>
      </w:del>
      <w:r w:rsidRPr="0046594B">
        <w:rPr>
          <w:rStyle w:val="afffff0"/>
          <w:rFonts w:hint="cs"/>
          <w:rtl/>
        </w:rPr>
        <w:t>'</w:t>
      </w:r>
      <w:r w:rsidRPr="0046594B">
        <w:rPr>
          <w:rStyle w:val="afffff0"/>
          <w:rtl/>
        </w:rPr>
        <w:t xml:space="preserve"> </w:t>
      </w:r>
      <w:r w:rsidRPr="00947625">
        <w:rPr>
          <w:rFonts w:ascii="BA Franknatan Regular" w:hAnsi="BA Franknatan Regular"/>
          <w:rtl/>
        </w:rPr>
        <w:t>שתהא קשירה תמה.</w:t>
      </w:r>
    </w:p>
    <w:p>
      <w:pPr>
        <w:pStyle w:val="38"/>
        <w:rPr>
          <w:ins w:id="99342" w:author="מנוע מכני" w:date="2026-10-11T12:04:40Z"/>
        </w:rPr>
      </w:pPr>
      <w:del w:id="102611" w:author="מנוע מכני" w:date="2026-10-11T12:04:40Z">
        <w:r w:rsidRPr="00E105BC">
          <w:delText xml:space="preserve">א"ל </w:delText>
        </w:r>
      </w:del>
      <w:r w:rsidRPr="00E105BC">
        <w:t xml:space="preserve">ר</w:t>
      </w:r>
      <w:r w:rsidRPr="00E105BC">
        <w:t>אבדר</w:t>
      </w:r>
      <w:r w:rsidRPr="00E105BC">
        <w:t>"</w:t>
      </w:r>
      <w:r w:rsidRPr="00E105BC">
        <w:t>י לר</w:t>
      </w:r>
      <w:r w:rsidRPr="00E105BC">
        <w:t>"</w:t>
      </w:r>
      <w:r w:rsidRPr="00E105BC">
        <w:t>א</w:t>
      </w:r>
      <w:r w:rsidRPr="00E105BC">
        <w:t xml:space="preserve">:</w:t>
      </w:r>
    </w:p>
    <w:p w:rsidR="00DA63EC" w:rsidRPr="00E105BC" w:rsidRDefault="00DA63EC" w:rsidP="00DA63EC">
      <w:pPr>
        <w:tabs>
          <w:tab w:val="center" w:pos="2835"/>
        </w:tabs>
        <w:rPr>
          <w:rFonts w:ascii="BA Franknatan Regular" w:hAnsi="BA Franknatan Regular"/>
          <w:spacing w:val="-6"/>
          <w:rtl/>
        </w:rPr>
      </w:pPr>
      <w:del w:id="99343" w:author="מנוע מכני" w:date="2026-10-11T12:04:40Z">
        <w:r w:rsidRPr="00E105BC">
          <w:rPr>
            <w:rFonts w:ascii="BA Franknatan Regular" w:hAnsi="BA Franknatan Regular"/>
            <w:spacing w:val="-6"/>
            <w:rtl/>
          </w:rPr>
          <w:delText xml:space="preserve"> </w:delText>
        </w:r>
      </w:del>
      <w:r w:rsidRPr="00E105BC">
        <w:rPr>
          <w:rFonts w:ascii="BA Franknatan Regular" w:hAnsi="BA Franknatan Regular"/>
          <w:spacing w:val="-6"/>
          <w:rtl/>
        </w:rPr>
        <w:t xml:space="preserve">מהו ל</w:t>
      </w:r>
      <w:r w:rsidRPr="00E105BC">
        <w:rPr>
          <w:rFonts w:ascii="BA Franknatan Regular" w:hAnsi="BA Franknatan Regular" w:hint="cs"/>
          <w:spacing w:val="-6"/>
          <w:rtl/>
        </w:rPr>
        <w:t xml:space="preserve">תפור ולהפוך התפירה לפנים </w:t>
      </w:r>
      <w:r w:rsidRPr="00E105BC">
        <w:rPr>
          <w:rFonts w:ascii="BA Franknatan Regular" w:hAnsi="BA Franknatan Regular" w:hint="cs"/>
          <w:spacing w:val="-6"/>
          <w:rtl/>
        </w:rPr>
        <w:t xml:space="preserve">אמר</w:t>
      </w:r>
      <w:r w:rsidRPr="00E105BC">
        <w:rPr>
          <w:rFonts w:ascii="BA Franknatan Regular" w:hAnsi="BA Franknatan Regular" w:hint="cs"/>
          <w:spacing w:val="-6"/>
          <w:rtl/>
        </w:rPr>
        <w:t xml:space="preserve"> צא וראה מה העולם נוהג [ושלא יעשה]</w:t>
      </w:r>
    </w:p>
    <w:p w:rsidR="00DA63EC" w:rsidRDefault="00DA63EC" w:rsidP="00DA63EC">
      <w:pPr>
        <w:tabs>
          <w:tab w:val="center" w:pos="2835"/>
        </w:tabs>
        <w:rPr>
          <w:rFonts w:ascii="BA Franknatan Regular" w:hAnsi="BA Franknatan Regular"/>
          <w:rtl/>
        </w:rPr>
      </w:pPr>
    </w:p>
    <w:p>
      <w:pPr>
        <w:pStyle w:val="afffff8"/>
        <w:rPr>
          <w:ins w:id="90569" w:author="קלוד" w:date="2026-10-11T12:32:08Z"/>
        </w:rPr>
      </w:pPr>
      <w:ins w:id="90570" w:author="קלוד" w:date="2026-10-11T12:32:08Z">
        <w:r>
          <w:rPr>
            <w:color w:val="7B3F00"/>
          </w:rPr>
          <w:t xml:space="preserve">גרדומי רצועות - שיעורם</w:t>
        </w:r>
      </w:ins>
    </w:p>
    <w:p>
      <w:pPr>
        <w:pStyle w:val="38"/>
        <w:rPr>
          <w:ins w:id="99345" w:author="מנוע מכני" w:date="2026-10-11T12:04:40Z"/>
        </w:rPr>
      </w:pPr>
      <w:del w:id="99344" w:author="מנוע מכני" w:date="2026-10-11T12:04:40Z">
        <w:r w:rsidRPr="0051076E">
          <w:delText xml:space="preserve">•</w:delText>
        </w:r>
      </w:del>
      <w:r w:rsidRPr="0051076E">
        <w:t xml:space="preserve"> </w:t>
      </w:r>
      <w:r>
        <w:t>אר</w:t>
      </w:r>
      <w:r>
        <w:t>"</w:t>
      </w:r>
      <w:r>
        <w:t>פ</w:t>
      </w:r>
      <w:r w:rsidRPr="00947625">
        <w:t xml:space="preserve">:</w:t>
      </w:r>
    </w:p>
    <w:p w:rsidR="00DA63EC" w:rsidRDefault="00DA63EC" w:rsidP="00DA63EC">
      <w:pPr>
        <w:tabs>
          <w:tab w:val="center" w:pos="2835"/>
        </w:tabs>
        <w:rPr>
          <w:rFonts w:ascii="BA Franknatan Regular" w:hAnsi="BA Franknatan Regular"/>
          <w:rtl/>
        </w:rPr>
      </w:pPr>
      <w:del w:id="9934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גרדומי רצועות כשירות.</w:t>
      </w:r>
    </w:p>
    <w:p w:rsidR="00DA63EC" w:rsidRDefault="00DA63EC" w:rsidP="00DA63EC">
      <w:pPr>
        <w:tabs>
          <w:tab w:val="center" w:pos="2835"/>
        </w:tabs>
        <w:rPr>
          <w:rFonts w:ascii="BA Franknatan Regular" w:hAnsi="BA Franknatan Regular"/>
          <w:rtl/>
        </w:rPr>
      </w:pPr>
      <w:ins w:id="91159" w:author="מנוע מכני" w:date="2026-10-11T12:04:40Z">
        <w:r>
          <w:rPr>
            <w:rFonts w:ascii="BA Franknatan Regular" w:hAnsi="BA Franknatan Regular"/>
            <w:rtl/>
          </w:rPr>
          <w:t xml:space="preserve">ולא</w:t>
        </w:r>
      </w:ins>
      <w:del w:id="91160" w:author="מנוע מכני" w:date="2026-10-11T12:04:40Z">
        <w:r w:rsidRPr="00947625">
          <w:rPr>
            <w:rFonts w:ascii="BA Franknatan Regular" w:hAnsi="BA Franknatan Regular"/>
            <w:rtl/>
          </w:rPr>
          <w:delText xml:space="preserve">ולאו</w:delText>
        </w:r>
      </w:del>
      <w:r w:rsidRPr="00947625">
        <w:rPr>
          <w:rFonts w:ascii="BA Franknatan Regular" w:hAnsi="BA Franknatan Regular"/>
          <w:rtl/>
        </w:rPr>
        <w:t xml:space="preserve"> </w:t>
      </w:r>
      <w:ins w:id="91153" w:author="מנוע מכני" w:date="2026-10-11T12:04:40Z">
        <w:r>
          <w:rPr>
            <w:rFonts w:ascii="BA Franknatan Regular" w:hAnsi="BA Franknatan Regular"/>
            <w:rtl/>
          </w:rPr>
          <w:t xml:space="preserve">דבר</w:t>
        </w:r>
      </w:ins>
      <w:del w:id="91154" w:author="מנוע מכני" w:date="2026-10-11T12:04:40Z">
        <w:r w:rsidRPr="00947625">
          <w:rPr>
            <w:rFonts w:ascii="BA Franknatan Regular" w:hAnsi="BA Franknatan Regular"/>
            <w:rtl/>
          </w:rPr>
          <w:delText xml:space="preserve">מילתא</w:delText>
        </w:r>
      </w:del>
      <w:r w:rsidRPr="00947625">
        <w:rPr>
          <w:rFonts w:ascii="BA Franknatan Regular" w:hAnsi="BA Franknatan Regular"/>
          <w:rtl/>
        </w:rPr>
        <w:t xml:space="preserve"> היא, מדאמרי בני </w:t>
      </w:r>
      <w:r w:rsidRPr="00947625">
        <w:rPr>
          <w:rStyle w:val="2fb"/>
          <w:rFonts w:ascii="BA Franknatan Regular" w:hAnsi="BA Franknatan Regular"/>
          <w:rtl/>
        </w:rPr>
        <w:t xml:space="preserve">רבי חייא</w:t>
      </w:r>
      <w:r w:rsidRPr="00947625">
        <w:rPr>
          <w:rFonts w:ascii="BA Franknatan Regular" w:hAnsi="BA Franknatan Regular"/>
          <w:rtl/>
        </w:rPr>
        <w:t xml:space="preserve">: גרדומי תכלת וגרדומי אזוב כשירין, </w:t>
      </w:r>
      <w:ins w:id="91155" w:author="מנוע מכני" w:date="2026-10-11T12:04:40Z">
        <w:r>
          <w:rPr>
            <w:rFonts w:ascii="BA Franknatan Regular" w:hAnsi="BA Franknatan Regular"/>
            <w:rtl/>
          </w:rPr>
          <w:t xml:space="preserve">שם</w:t>
        </w:r>
      </w:ins>
      <w:del w:id="91156" w:author="מנוע מכני" w:date="2026-10-11T12:04:40Z">
        <w:r w:rsidRPr="00947625">
          <w:rPr>
            <w:rFonts w:ascii="BA Franknatan Regular" w:hAnsi="BA Franknatan Regular"/>
            <w:rtl/>
          </w:rPr>
          <w:delText xml:space="preserve">התם</w:delText>
        </w:r>
      </w:del>
      <w:r w:rsidRPr="00947625">
        <w:rPr>
          <w:rFonts w:ascii="BA Franknatan Regular" w:hAnsi="BA Franknatan Regular"/>
          <w:rtl/>
        </w:rPr>
        <w:t xml:space="preserve"> הוא דתשמישי מצוה </w:t>
      </w:r>
      <w:ins w:id="92825" w:author="מנוע מכני" w:date="2026-10-11T12:04:40Z">
        <w:r>
          <w:rPr>
            <w:rFonts w:ascii="BA Franknatan Regular" w:hAnsi="BA Franknatan Regular"/>
            <w:rtl/>
          </w:rPr>
          <w:t xml:space="preserve">הם</w:t>
        </w:r>
      </w:ins>
      <w:del w:id="92826" w:author="מנוע מכני" w:date="2026-10-11T12:04:40Z">
        <w:r w:rsidRPr="00947625">
          <w:rPr>
            <w:rFonts w:ascii="BA Franknatan Regular" w:hAnsi="BA Franknatan Regular"/>
            <w:rtl/>
          </w:rPr>
          <w:delText xml:space="preserve">נינהו</w:delText>
        </w:r>
      </w:del>
      <w:r w:rsidRPr="00947625">
        <w:rPr>
          <w:rFonts w:ascii="BA Franknatan Regular" w:hAnsi="BA Franknatan Regular"/>
          <w:rtl/>
        </w:rPr>
        <w:t xml:space="preserve">, אבל </w:t>
      </w:r>
      <w:ins w:id="91157" w:author="מנוע מכני" w:date="2026-10-11T12:04:40Z">
        <w:r>
          <w:rPr>
            <w:rFonts w:ascii="BA Franknatan Regular" w:hAnsi="BA Franknatan Regular"/>
            <w:rtl/>
          </w:rPr>
          <w:t xml:space="preserve">כאן</w:t>
        </w:r>
      </w:ins>
      <w:del w:id="91158" w:author="מנוע מכני" w:date="2026-10-11T12:04:40Z">
        <w:r w:rsidRPr="00947625">
          <w:rPr>
            <w:rFonts w:ascii="BA Franknatan Regular" w:hAnsi="BA Franknatan Regular"/>
            <w:rtl/>
          </w:rPr>
          <w:delText xml:space="preserve">הכא</w:delText>
        </w:r>
      </w:del>
      <w:r w:rsidRPr="00947625">
        <w:rPr>
          <w:rFonts w:ascii="BA Franknatan Regular" w:hAnsi="BA Franknatan Regular"/>
          <w:rtl/>
        </w:rPr>
        <w:t xml:space="preserve"> דתשמישי קדושה </w:t>
      </w:r>
      <w:ins w:id="92827" w:author="מנוע מכני" w:date="2026-10-11T12:04:40Z">
        <w:r>
          <w:rPr>
            <w:rFonts w:ascii="BA Franknatan Regular" w:hAnsi="BA Franknatan Regular"/>
            <w:rtl/>
          </w:rPr>
          <w:t xml:space="preserve">הם</w:t>
        </w:r>
      </w:ins>
      <w:del w:id="92828" w:author="מנוע מכני" w:date="2026-10-11T12:04:40Z">
        <w:r w:rsidRPr="00947625">
          <w:rPr>
            <w:rFonts w:ascii="BA Franknatan Regular" w:hAnsi="BA Franknatan Regular"/>
            <w:rtl/>
          </w:rPr>
          <w:delText xml:space="preserve">נינהו</w:delText>
        </w:r>
      </w:del>
      <w:r w:rsidRPr="00947625">
        <w:rPr>
          <w:rFonts w:ascii="BA Franknatan Regular" w:hAnsi="BA Franknatan Regular"/>
          <w:rtl/>
        </w:rPr>
        <w:t xml:space="preserve"> </w:t>
      </w:r>
      <w:r w:rsidRPr="00947625">
        <w:rPr>
          <w:rFonts w:ascii="BA Franknatan Regular" w:hAnsi="BA Franknatan Regular"/>
          <w:rtl/>
        </w:rPr>
        <w:t xml:space="preserve">לא</w:t>
      </w:r>
      <w:r w:rsidRPr="00947625">
        <w:rPr>
          <w:rFonts w:ascii="BA Franknatan Regular" w:hAnsi="BA Franknatan Regular"/>
          <w:rtl/>
        </w:rPr>
        <w:t xml:space="preserve">, מכלל </w:t>
      </w:r>
      <w:ins w:id="92829" w:author="מנוע מכני" w:date="2026-10-11T12:04:40Z">
        <w:r>
          <w:rPr>
            <w:rFonts w:ascii="BA Franknatan Regular" w:hAnsi="BA Franknatan Regular"/>
            <w:rtl/>
          </w:rPr>
          <w:t xml:space="preserve">דיש</w:t>
        </w:r>
      </w:ins>
      <w:del w:id="92830" w:author="מנוע מכני" w:date="2026-10-11T12:04:40Z">
        <w:r w:rsidRPr="00947625">
          <w:rPr>
            <w:rFonts w:ascii="BA Franknatan Regular" w:hAnsi="BA Franknatan Regular"/>
            <w:rtl/>
          </w:rPr>
          <w:delText xml:space="preserve">דאית</w:delText>
        </w:r>
      </w:del>
      <w:r w:rsidRPr="00947625">
        <w:rPr>
          <w:rFonts w:ascii="BA Franknatan Regular" w:hAnsi="BA Franknatan Regular"/>
          <w:rtl/>
        </w:rPr>
        <w:t xml:space="preserve"> </w:t>
      </w:r>
      <w:ins w:id="95675" w:author="מנוע מכני" w:date="2026-10-11T12:04:40Z">
        <w:r>
          <w:rPr>
            <w:rFonts w:ascii="BA Franknatan Regular" w:hAnsi="BA Franknatan Regular"/>
            <w:rtl/>
          </w:rPr>
          <w:t xml:space="preserve">להם</w:t>
        </w:r>
      </w:ins>
      <w:del w:id="95676" w:author="מנוע מכני" w:date="2026-10-11T12:04:40Z">
        <w:r w:rsidRPr="00947625">
          <w:rPr>
            <w:rFonts w:ascii="BA Franknatan Regular" w:hAnsi="BA Franknatan Regular"/>
            <w:rtl/>
          </w:rPr>
          <w:delText xml:space="preserve">להו</w:delText>
        </w:r>
      </w:del>
      <w:r w:rsidRPr="00947625">
        <w:rPr>
          <w:rFonts w:ascii="BA Franknatan Regular" w:hAnsi="BA Franknatan Regular"/>
          <w:rtl/>
        </w:rPr>
        <w:t xml:space="preserve"> שיעורא.</w:t>
      </w:r>
    </w:p>
    <w:p>
      <w:pPr>
        <w:pStyle w:val="38"/>
        <w:rPr>
          <w:ins w:id="99347" w:author="מנוע מכני" w:date="2026-10-11T12:04:40Z"/>
        </w:rPr>
      </w:pPr>
      <w:ins w:id="90095" w:author="Claude - סמנטי" w:date="2026-10-11T12:27:00Z">
        <w:r>
          <w:t xml:space="preserve">ושיעורם</w:t>
        </w:r>
      </w:ins>
      <w:del w:id="90096" w:author="Claude - סמנטי" w:date="2026-10-11T12:27:00Z">
        <w:r>
          <w:delText xml:space="preserve">ו</w:delText>
        </w:r>
        <w:r w:rsidRPr="00947625">
          <w:delText xml:space="preserve">שיעורייהו</w:delText>
        </w:r>
      </w:del>
      <w:r>
        <w:t>- רמב</w:t>
      </w:r>
      <w:r>
        <w:t>"</w:t>
      </w:r>
      <w:r>
        <w:t>ח מ</w:t>
      </w:r>
      <w:r w:rsidRPr="00947625">
        <w:t xml:space="preserve">ר"ל:</w:t>
      </w:r>
    </w:p>
    <w:p w:rsidR="00DA63EC" w:rsidRDefault="00DA63EC" w:rsidP="00DA63EC">
      <w:pPr>
        <w:tabs>
          <w:tab w:val="center" w:pos="2835"/>
        </w:tabs>
        <w:rPr>
          <w:rFonts w:ascii="BA Franknatan Regular" w:hAnsi="BA Franknatan Regular"/>
          <w:rtl/>
        </w:rPr>
      </w:pPr>
      <w:del w:id="9934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עד אצבע צרדה.</w:t>
      </w:r>
    </w:p>
    <w:p w:rsidR="00DA63EC" w:rsidRDefault="00DA63EC" w:rsidP="00DA63EC">
      <w:pPr>
        <w:tabs>
          <w:tab w:val="center" w:pos="2835"/>
        </w:tabs>
        <w:rPr>
          <w:rFonts w:ascii="BA Franknatan Regular" w:hAnsi="BA Franknatan Regular"/>
          <w:rtl/>
        </w:rPr>
      </w:pPr>
    </w:p>
    <w:p w:rsidR="00DA63EC" w:rsidRDefault="00DA63EC" w:rsidP="00DA63EC">
      <w:pPr>
        <w:tabs>
          <w:tab w:val="center" w:pos="2835"/>
        </w:tabs>
        <w:rPr>
          <w:rFonts w:ascii="BA Franknatan Regular" w:hAnsi="BA Franknatan Regular"/>
          <w:rtl/>
        </w:rPr>
      </w:pPr>
      <w:ins w:id="90399" w:author="מנוע מכני" w:date="2026-10-11T12:04:40Z">
        <w:r>
          <w:rPr>
            <w:rStyle w:val="2fb"/>
            <w:rFonts w:ascii="BA Franknatan Regular" w:hAnsi="BA Franknatan Regular"/>
            <w:rtl/>
          </w:rPr>
          <w:t xml:space="preserve">ר"כ</w:t>
        </w:r>
      </w:ins>
      <w:del w:id="90400" w:author="מנוע מכני" w:date="2026-10-11T12:04:40Z">
        <w:r w:rsidRPr="00947625">
          <w:rPr>
            <w:rFonts w:ascii="BA Franknatan Regular" w:hAnsi="BA Franknatan Regular"/>
            <w:rtl/>
          </w:rPr>
          <w:delText xml:space="preserve">רב כהנא</w:delText>
        </w:r>
      </w:del>
      <w:r w:rsidRPr="00947625">
        <w:rPr>
          <w:rFonts w:ascii="BA Franknatan Regular" w:hAnsi="BA Franknatan Regular"/>
          <w:rtl/>
        </w:rPr>
        <w:t xml:space="preserve"> מחוי כפוף.</w:t>
      </w:r>
      <w:r>
        <w:rPr>
          <w:rFonts w:ascii="BA Franknatan Regular" w:hAnsi="BA Franknatan Regular" w:hint="cs"/>
          <w:rtl/>
        </w:rPr>
        <w:t xml:space="preserve">[שתהא עודפת על הקשר] </w:t>
      </w:r>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 xml:space="preserve">רב אשי</w:t>
      </w:r>
      <w:r w:rsidRPr="00947625">
        <w:rPr>
          <w:rFonts w:ascii="BA Franknatan Regular" w:hAnsi="BA Franknatan Regular"/>
          <w:rtl/>
        </w:rPr>
        <w:t xml:space="preserve"> מחוי פשוט.</w:t>
      </w:r>
      <w:r>
        <w:rPr>
          <w:rFonts w:ascii="BA Franknatan Regular" w:hAnsi="BA Franknatan Regular" w:hint="cs"/>
          <w:rtl/>
        </w:rPr>
        <w:t>[יותר]</w:t>
      </w:r>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 xml:space="preserve">רבה</w:t>
      </w:r>
      <w:r w:rsidRPr="00947625">
        <w:rPr>
          <w:rFonts w:ascii="BA Franknatan Regular" w:hAnsi="BA Franknatan Regular"/>
          <w:rtl/>
        </w:rPr>
        <w:t xml:space="preserve"> </w:t>
      </w:r>
      <w:r>
        <w:rPr>
          <w:rFonts w:ascii="BA Franknatan Regular" w:hAnsi="BA Franknatan Regular" w:hint="cs"/>
          <w:rtl/>
        </w:rPr>
        <w:t>קשר הרצועות והשאר הניחם תלויין</w:t>
      </w:r>
      <w:r w:rsidRPr="00947625">
        <w:rPr>
          <w:rFonts w:ascii="BA Franknatan Regular" w:hAnsi="BA Franknatan Regular"/>
          <w:rtl/>
        </w:rPr>
        <w:t>.</w:t>
      </w:r>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 xml:space="preserve">רב אחא</w:t>
      </w:r>
      <w:r w:rsidRPr="00947625">
        <w:rPr>
          <w:rFonts w:ascii="BA Franknatan Regular" w:hAnsi="BA Franknatan Regular"/>
          <w:rtl/>
        </w:rPr>
        <w:t xml:space="preserve"> בר יעקב</w:t>
      </w:r>
      <w:r>
        <w:rPr>
          <w:rFonts w:ascii="BA Franknatan Regular" w:hAnsi="BA Franknatan Regular" w:hint="cs"/>
          <w:rtl/>
        </w:rPr>
        <w:t xml:space="preserve"> קשרם וקלעם</w:t>
      </w:r>
      <w:ins w:id="94541" w:author="מנוע מכני" w:date="2026-10-11T12:04:40Z">
        <w:r>
          <w:rPr>
            <w:rFonts w:ascii="BA Franknatan Regular" w:hAnsi="BA Franknatan Regular" w:hint="cs"/>
            <w:rtl/>
          </w:rPr>
          <w:t xml:space="preserve"> </w:t>
        </w:r>
      </w:ins>
      <w:del w:id="94542" w:author="מנוע מכני" w:date="2026-10-11T12:04:40Z">
        <w:r>
          <w:rPr>
            <w:rFonts w:ascii="BA Franknatan Regular" w:hAnsi="BA Franknatan Regular" w:hint="cs"/>
            <w:rtl/>
          </w:rPr>
          <w:delText xml:space="preserve"> </w:delText>
        </w:r>
        <w:r w:rsidRPr="00947625">
          <w:rPr>
            <w:rFonts w:ascii="BA Franknatan Regular" w:hAnsi="BA Franknatan Regular"/>
            <w:rtl/>
          </w:rPr>
          <w:delText xml:space="preserve"> </w:delText>
        </w:r>
      </w:del>
      <w:r w:rsidRPr="00947625">
        <w:rPr>
          <w:rFonts w:ascii="BA Franknatan Regular" w:hAnsi="BA Franknatan Regular"/>
          <w:rtl/>
        </w:rPr>
        <w:t xml:space="preserve">.</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מר בריה דרבנא </w:t>
      </w:r>
      <w:ins w:id="96839" w:author="מנוע מכני" w:date="2026-10-11T12:04:40Z">
        <w:r>
          <w:rPr>
            <w:rFonts w:ascii="BA Franknatan Regular" w:hAnsi="BA Franknatan Regular"/>
            <w:rtl/>
          </w:rPr>
          <w:t xml:space="preserve">עשה</w:t>
        </w:r>
      </w:ins>
      <w:del w:id="96840" w:author="מנוע מכני" w:date="2026-10-11T12:04:40Z">
        <w:r w:rsidRPr="00947625">
          <w:rPr>
            <w:rFonts w:ascii="BA Franknatan Regular" w:hAnsi="BA Franknatan Regular"/>
            <w:rtl/>
          </w:rPr>
          <w:delText xml:space="preserve">עביד</w:delText>
        </w:r>
      </w:del>
      <w:r w:rsidRPr="00947625">
        <w:rPr>
          <w:rFonts w:ascii="BA Franknatan Regular" w:hAnsi="BA Franknatan Regular"/>
          <w:rtl/>
        </w:rPr>
        <w:t xml:space="preserve"> </w:t>
      </w:r>
      <w:r>
        <w:rPr>
          <w:rFonts w:ascii="BA Franknatan Regular" w:hAnsi="BA Franknatan Regular" w:hint="cs"/>
          <w:rtl/>
        </w:rPr>
        <w:t>כמותנו [שהרצועות לפניו]</w:t>
      </w:r>
      <w:r w:rsidRPr="00947625">
        <w:rPr>
          <w:rFonts w:ascii="BA Franknatan Regular" w:hAnsi="BA Franknatan Regular"/>
          <w:rtl/>
        </w:rPr>
        <w:t>.</w:t>
      </w:r>
    </w:p>
    <w:p>
      <w:pPr>
        <w:pStyle w:val="afffff8"/>
        <w:rPr>
          <w:ins w:id="90567" w:author="קלוד" w:date="2026-10-11T12:32:08Z"/>
        </w:rPr>
      </w:pPr>
      <w:ins w:id="90568" w:author="קלוד" w:date="2026-10-11T12:32:08Z">
        <w:r>
          <w:rPr>
            <w:color w:val="7B3F00"/>
          </w:rPr>
          <w:t xml:space="preserve">קשר של תפילין - הלכה למשה מסיני</w:t>
        </w:r>
      </w:ins>
    </w:p>
    <w:p>
      <w:pPr>
        <w:pStyle w:val="38"/>
        <w:rPr>
          <w:ins w:id="99349" w:author="מנוע מכני" w:date="2026-10-11T12:04:40Z"/>
        </w:rPr>
      </w:pPr>
      <w:r>
        <w:t>ריבדר</w:t>
      </w:r>
      <w:r>
        <w:t>"</w:t>
      </w:r>
      <w:r>
        <w:t>שב</w:t>
      </w:r>
      <w:r>
        <w:t>"</w:t>
      </w:r>
      <w:r>
        <w:t>ש מדרב</w:t>
      </w:r>
      <w:r w:rsidRPr="00947625">
        <w:t xml:space="preserve">:</w:t>
      </w:r>
    </w:p>
    <w:p w:rsidR="00DA63EC" w:rsidRDefault="00DA63EC" w:rsidP="00DA63EC">
      <w:pPr>
        <w:tabs>
          <w:tab w:val="center" w:pos="2835"/>
        </w:tabs>
        <w:rPr>
          <w:rFonts w:ascii="BA Franknatan Regular" w:hAnsi="BA Franknatan Regular"/>
          <w:rtl/>
        </w:rPr>
      </w:pPr>
      <w:del w:id="9935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קשר של תפילין - הלכה למשה מסיני.</w:t>
      </w:r>
    </w:p>
    <w:p>
      <w:pPr>
        <w:pStyle w:val="38"/>
        <w:rPr>
          <w:ins w:id="99351" w:author="מנוע מכני" w:date="2026-10-11T12:04:40Z"/>
        </w:rPr>
      </w:pPr>
      <w:del w:id="102508" w:author="מנוע מכני" w:date="2026-10-11T12:04:40Z">
        <w:r w:rsidRPr="00947625">
          <w:delText xml:space="preserve">אמר </w:delText>
        </w:r>
      </w:del>
      <w:r w:rsidRPr="00947625">
        <w:t xml:space="preserve">ר"נ:</w:t>
      </w:r>
    </w:p>
    <w:p w:rsidR="00DA63EC" w:rsidRDefault="00DA63EC" w:rsidP="00DA63EC">
      <w:pPr>
        <w:tabs>
          <w:tab w:val="center" w:pos="2835"/>
        </w:tabs>
        <w:rPr>
          <w:rFonts w:ascii="BA Franknatan Regular" w:hAnsi="BA Franknatan Regular"/>
          <w:rtl/>
        </w:rPr>
      </w:pPr>
      <w:del w:id="9935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ונוייהן לבר.</w:t>
      </w:r>
    </w:p>
    <w:p w:rsidR="00DA63EC" w:rsidRPr="00FE1B89" w:rsidRDefault="00DA63EC" w:rsidP="00DA63EC">
      <w:pPr>
        <w:tabs>
          <w:tab w:val="center" w:pos="2835"/>
        </w:tabs>
        <w:rPr>
          <w:rFonts w:ascii="BA Franknatan Regular" w:hAnsi="BA Franknatan Regular"/>
          <w:spacing w:val="-2"/>
          <w:rtl/>
        </w:rPr>
      </w:pPr>
      <w:r w:rsidRPr="00FE1B89">
        <w:rPr>
          <w:rStyle w:val="2fb"/>
          <w:rFonts w:ascii="BA Franknatan Regular" w:hAnsi="BA Franknatan Regular"/>
          <w:spacing w:val="-2"/>
          <w:rtl/>
        </w:rPr>
        <w:lastRenderedPageBreak/>
        <w:t xml:space="preserve">רב אשי</w:t>
      </w:r>
      <w:r w:rsidRPr="00FE1B89">
        <w:rPr>
          <w:rFonts w:ascii="BA Franknatan Regular" w:hAnsi="BA Franknatan Regular"/>
          <w:spacing w:val="-2"/>
          <w:rtl/>
        </w:rPr>
        <w:lastRenderedPageBreak/>
        <w:t xml:space="preserve"> </w:t>
      </w:r>
      <w:r w:rsidRPr="00FE1B89">
        <w:rPr>
          <w:rFonts w:ascii="BA Franknatan Regular" w:hAnsi="BA Franknatan Regular" w:hint="cs"/>
          <w:spacing w:val="-2"/>
          <w:rtl/>
        </w:rPr>
        <w:t xml:space="preserve">ישב לפני </w:t>
      </w:r>
      <w:r w:rsidRPr="00FE1B89">
        <w:rPr>
          <w:rStyle w:val="2fb"/>
          <w:rFonts w:ascii="BA Franknatan Regular" w:hAnsi="BA Franknatan Regular" w:hint="cs"/>
          <w:spacing w:val="-2"/>
          <w:rtl/>
        </w:rPr>
        <w:t xml:space="preserve">מ</w:t>
      </w:r>
      <w:r w:rsidRPr="00FE1B89">
        <w:rPr>
          <w:rStyle w:val="2fb"/>
          <w:rFonts w:ascii="BA Franknatan Regular" w:hAnsi="BA Franknatan Regular"/>
          <w:spacing w:val="-2"/>
          <w:rtl/>
        </w:rPr>
        <w:t>"</w:t>
      </w:r>
      <w:r w:rsidRPr="00FE1B89">
        <w:rPr>
          <w:rStyle w:val="2fb"/>
          <w:rFonts w:ascii="BA Franknatan Regular" w:hAnsi="BA Franknatan Regular" w:hint="cs"/>
          <w:spacing w:val="-2"/>
          <w:rtl/>
        </w:rPr>
        <w:t xml:space="preserve">ז</w:t>
      </w:r>
      <w:r w:rsidRPr="00FE1B89">
        <w:rPr>
          <w:rFonts w:ascii="BA Franknatan Regular" w:hAnsi="BA Franknatan Regular" w:hint="cs"/>
          <w:spacing w:val="-2"/>
          <w:rtl/>
        </w:rPr>
        <w:t xml:space="preserve"> ונהפכה לו רצועה דתפילין </w:t>
      </w:r>
      <w:r w:rsidRPr="00FE1B89">
        <w:rPr>
          <w:rFonts w:ascii="BA Franknatan Regular" w:hAnsi="BA Franknatan Regular" w:hint="cs"/>
          <w:spacing w:val="-2"/>
          <w:rtl/>
        </w:rPr>
        <w:t xml:space="preserve">א</w:t>
      </w:r>
      <w:r w:rsidRPr="00FE1B89">
        <w:rPr>
          <w:rFonts w:ascii="BA Franknatan Regular" w:hAnsi="BA Franknatan Regular"/>
          <w:spacing w:val="-2"/>
          <w:rtl/>
        </w:rPr>
        <w:t>"</w:t>
      </w:r>
      <w:r w:rsidRPr="00FE1B89">
        <w:rPr>
          <w:rFonts w:ascii="BA Franknatan Regular" w:hAnsi="BA Franknatan Regular" w:hint="cs"/>
          <w:spacing w:val="-2"/>
          <w:rtl/>
        </w:rPr>
        <w:t xml:space="preserve">ל</w:t>
      </w:r>
      <w:r w:rsidRPr="00FE1B89">
        <w:rPr>
          <w:rFonts w:ascii="BA Franknatan Regular" w:hAnsi="BA Franknatan Regular" w:hint="cs"/>
          <w:spacing w:val="-2"/>
          <w:rtl/>
        </w:rPr>
        <w:t xml:space="preserve"> </w:t>
      </w:r>
      <w:r w:rsidRPr="00FE1B89">
        <w:rPr>
          <w:rFonts w:ascii="BA Franknatan Regular" w:hAnsi="BA Franknatan Regular" w:hint="cs"/>
          <w:spacing w:val="-2"/>
          <w:rtl/>
        </w:rPr>
        <w:t xml:space="preserve">לא</w:t>
      </w:r>
      <w:r w:rsidRPr="00FE1B89">
        <w:rPr>
          <w:rFonts w:ascii="BA Franknatan Regular" w:hAnsi="BA Franknatan Regular" w:hint="cs"/>
          <w:spacing w:val="-2"/>
          <w:rtl/>
        </w:rPr>
        <w:t xml:space="preserve"> </w:t>
      </w:r>
      <w:ins w:id="96559" w:author="מנוע מכני" w:date="2026-10-11T12:04:40Z">
        <w:r>
          <w:rPr>
            <w:rFonts w:ascii="BA Franknatan Regular" w:hAnsi="BA Franknatan Regular" w:hint="cs"/>
            <w:spacing w:val="-2"/>
            <w:rtl/>
          </w:rPr>
          <w:t xml:space="preserve">סבר</w:t>
        </w:r>
      </w:ins>
      <w:del w:id="96560" w:author="מנוע מכני" w:date="2026-10-11T12:04:40Z">
        <w:r w:rsidRPr="00FE1B89">
          <w:rPr>
            <w:rFonts w:ascii="BA Franknatan Regular" w:hAnsi="BA Franknatan Regular" w:hint="cs"/>
            <w:spacing w:val="-2"/>
            <w:rtl/>
          </w:rPr>
          <w:delText xml:space="preserve">ס</w:delText>
        </w:r>
        <w:r w:rsidRPr="00FE1B89">
          <w:rPr>
            <w:rFonts w:ascii="BA Franknatan Regular" w:hAnsi="BA Franknatan Regular"/>
            <w:spacing w:val="-2"/>
            <w:rtl/>
          </w:rPr>
          <w:delText xml:space="preserve">"</w:delText>
        </w:r>
        <w:r w:rsidRPr="00FE1B89">
          <w:rPr>
            <w:rFonts w:ascii="BA Franknatan Regular" w:hAnsi="BA Franknatan Regular" w:hint="cs"/>
            <w:spacing w:val="-2"/>
            <w:rtl/>
          </w:rPr>
          <w:delText xml:space="preserve">ל</w:delText>
        </w:r>
      </w:del>
      <w:r w:rsidRPr="00FE1B89">
        <w:rPr>
          <w:rFonts w:ascii="BA Franknatan Regular" w:hAnsi="BA Franknatan Regular"/>
          <w:spacing w:val="-2"/>
          <w:rtl/>
        </w:rPr>
        <w:t xml:space="preserve"> ונוייהן לבר? </w:t>
      </w:r>
      <w:r w:rsidRPr="00FE1B89">
        <w:rPr>
          <w:rFonts w:ascii="BA Franknatan Regular" w:hAnsi="BA Franknatan Regular"/>
          <w:spacing w:val="-2"/>
          <w:rtl/>
        </w:rPr>
        <w:t xml:space="preserve">א"ל</w:t>
      </w:r>
      <w:r w:rsidRPr="00FE1B89">
        <w:rPr>
          <w:rFonts w:ascii="BA Franknatan Regular" w:hAnsi="BA Franknatan Regular"/>
          <w:spacing w:val="-2"/>
          <w:rtl/>
        </w:rPr>
        <w:t xml:space="preserve">: </w:t>
      </w:r>
      <w:ins w:id="91161" w:author="מנוע מכני" w:date="2026-10-11T12:04:40Z">
        <w:r>
          <w:rPr>
            <w:rFonts w:ascii="BA Franknatan Regular" w:hAnsi="BA Franknatan Regular"/>
            <w:spacing w:val="-2"/>
            <w:rtl/>
          </w:rPr>
          <w:t xml:space="preserve">לא</w:t>
        </w:r>
      </w:ins>
      <w:del w:id="91162" w:author="מנוע מכני" w:date="2026-10-11T12:04:40Z">
        <w:r w:rsidRPr="00FE1B89">
          <w:rPr>
            <w:rFonts w:ascii="BA Franknatan Regular" w:hAnsi="BA Franknatan Regular"/>
            <w:spacing w:val="-2"/>
            <w:rtl/>
          </w:rPr>
          <w:delText xml:space="preserve">לאו</w:delText>
        </w:r>
      </w:del>
      <w:r w:rsidRPr="00FE1B89">
        <w:rPr>
          <w:rFonts w:ascii="BA Franknatan Regular" w:hAnsi="BA Franknatan Regular"/>
          <w:spacing w:val="-2"/>
          <w:rtl/>
        </w:rPr>
        <w:t xml:space="preserve"> אדעתאי.</w:t>
      </w:r>
    </w:p>
    <w:p w:rsidR="00DA63EC" w:rsidRPr="00FE1B89" w:rsidRDefault="00DA63EC" w:rsidP="00DA63EC">
      <w:pPr>
        <w:tabs>
          <w:tab w:val="center" w:pos="2835"/>
        </w:tabs>
        <w:rPr>
          <w:rFonts w:ascii="BA Franknatan Regular" w:hAnsi="BA Franknatan Regular"/>
          <w:spacing w:val="-6"/>
          <w:rtl/>
        </w:rPr>
      </w:pPr>
      <w:r w:rsidRPr="00FE1B89">
        <w:rPr>
          <w:b/>
          <w:bCs/>
          <w:spacing w:val="-6"/>
          <w:rtl/>
        </w:rPr>
        <w:t xml:space="preserve">• </w:t>
      </w:r>
      <w:r w:rsidRPr="00FE1B89">
        <w:rPr>
          <w:rFonts w:ascii="BA Franknatan Regular" w:hAnsi="BA Franknatan Regular"/>
          <w:spacing w:val="-6"/>
          <w:rtl/>
        </w:rPr>
        <w:t>וראו כל עמי הארץ כי שם ה</w:t>
      </w:r>
      <w:r w:rsidR="005608A0">
        <w:rPr>
          <w:rFonts w:ascii="BA Franknatan Regular" w:hAnsi="BA Franknatan Regular"/>
          <w:spacing w:val="-6"/>
          <w:rtl/>
        </w:rPr>
        <w:t>'</w:t>
      </w:r>
      <w:ins w:id="90511" w:author="Claude - סמנטי" w:date="2026-10-11T12:27:00Z">
        <w:r>
          <w:rPr>
            <w:rStyle w:val="afffff0"/>
            <w:rFonts w:ascii="BA Franknatan Regular" w:hAnsi="BA Franknatan Regular"/>
            <w:spacing w:val="-6"/>
            <w:rtl/>
          </w:rPr>
          <w:t xml:space="preserve"> נִקְרָא עָלֶיךָ וְיָרְאוּ מִמֶּךָּ</w:t>
        </w:r>
      </w:ins>
      <w:del w:id="90512" w:author="Claude - סמנטי" w:date="2026-10-11T12:27:00Z">
        <w:r w:rsidRPr="00FE1B89">
          <w:rPr>
            <w:rFonts w:ascii="BA Franknatan Regular" w:hAnsi="BA Franknatan Regular"/>
            <w:spacing w:val="-6"/>
            <w:rtl/>
          </w:rPr>
          <w:delText xml:space="preserve"> נקרא עליך ויראו ממך</w:delText>
        </w:r>
      </w:del>
      <w:r w:rsidRPr="00FE1B89">
        <w:rPr>
          <w:rFonts w:ascii="BA Franknatan Regular" w:hAnsi="BA Franknatan Regular" w:hint="cs"/>
          <w:spacing w:val="-6"/>
          <w:rtl/>
        </w:rPr>
        <w:t xml:space="preserve">' </w:t>
      </w:r>
      <w:r w:rsidRPr="00FE1B89">
        <w:rPr>
          <w:rFonts w:ascii="BA Franknatan Regular" w:hAnsi="BA Franknatan Regular"/>
          <w:spacing w:val="-6"/>
          <w:rtl/>
        </w:rPr>
        <w:t xml:space="preserve">תניא</w:t>
      </w:r>
      <w:r w:rsidRPr="00FE1B89">
        <w:rPr>
          <w:rFonts w:ascii="BA Franknatan Regular" w:hAnsi="BA Franknatan Regular"/>
          <w:spacing w:val="-6"/>
          <w:rtl/>
        </w:rPr>
        <w:t xml:space="preserve">, </w:t>
      </w:r>
      <w:r w:rsidRPr="00FE1B89">
        <w:rPr>
          <w:rStyle w:val="2fb"/>
          <w:rFonts w:ascii="BA Franknatan Regular" w:hAnsi="BA Franknatan Regular"/>
          <w:spacing w:val="-6"/>
          <w:rtl/>
        </w:rPr>
        <w:t xml:space="preserve">ר"א</w:t>
      </w:r>
      <w:r w:rsidRPr="00FE1B89">
        <w:rPr>
          <w:rFonts w:ascii="BA Franknatan Regular" w:hAnsi="BA Franknatan Regular"/>
          <w:spacing w:val="-6"/>
          <w:rtl/>
        </w:rPr>
        <w:t xml:space="preserve"> הגדול אומר: אלו תפילין שבראש.</w:t>
      </w:r>
    </w:p>
    <w:p w:rsidR="00DA63EC" w:rsidRDefault="00DA63EC" w:rsidP="00DA63EC">
      <w:pPr>
        <w:rPr>
          <w:rtl/>
        </w:rPr>
      </w:pPr>
      <w:r w:rsidRPr="00336727">
        <w:rPr>
          <w:rtl/>
        </w:rPr>
        <w:t>•</w:t>
      </w:r>
      <w:r w:rsidRPr="00A563E0">
        <w:rPr>
          <w:rStyle w:val="afffff0"/>
          <w:rtl/>
        </w:rPr>
        <w:t xml:space="preserve"> </w:t>
      </w:r>
      <w:r w:rsidRPr="00A563E0">
        <w:rPr>
          <w:rStyle w:val="afffff0"/>
          <w:rFonts w:hint="cs"/>
          <w:rtl/>
        </w:rPr>
        <w:t>'</w:t>
      </w:r>
      <w:r w:rsidRPr="00A563E0">
        <w:rPr>
          <w:rStyle w:val="afffff0"/>
          <w:rtl/>
        </w:rPr>
        <w:t>והסרותי את כפי וראית את אחורי</w:t>
      </w:r>
      <w:r w:rsidRPr="00A563E0">
        <w:rPr>
          <w:rStyle w:val="afffff0"/>
          <w:rFonts w:hint="cs"/>
          <w:rtl/>
        </w:rPr>
        <w:t>'</w:t>
      </w:r>
      <w:r w:rsidRPr="00A563E0">
        <w:rPr>
          <w:rStyle w:val="afffff0"/>
          <w:rtl/>
        </w:rPr>
        <w:t xml:space="preserve"> </w:t>
      </w:r>
      <w:r w:rsidRPr="00336727">
        <w:rPr>
          <w:rStyle w:val="2fb"/>
          <w:rFonts w:hint="cs"/>
          <w:rtl/>
        </w:rPr>
        <w:t>רחב</w:t>
      </w:r>
      <w:r w:rsidRPr="00336727">
        <w:rPr>
          <w:rStyle w:val="2fb"/>
          <w:rtl/>
        </w:rPr>
        <w:t>"</w:t>
      </w:r>
      <w:r w:rsidRPr="00336727">
        <w:rPr>
          <w:rStyle w:val="2fb"/>
          <w:rFonts w:hint="cs"/>
          <w:rtl/>
        </w:rPr>
        <w:t>ב</w:t>
      </w:r>
      <w:r w:rsidRPr="00336727">
        <w:rPr>
          <w:rtl/>
        </w:rPr>
        <w:t xml:space="preserve"> </w:t>
      </w:r>
      <w:r w:rsidRPr="00336727">
        <w:rPr>
          <w:rStyle w:val="2fb"/>
          <w:rFonts w:hint="cs"/>
          <w:rtl/>
        </w:rPr>
        <w:t>מ</w:t>
      </w:r>
      <w:r w:rsidRPr="00336727">
        <w:rPr>
          <w:rStyle w:val="2fb"/>
          <w:rtl/>
        </w:rPr>
        <w:t xml:space="preserve">ר"ש</w:t>
      </w:r>
      <w:r w:rsidRPr="00336727">
        <w:rPr>
          <w:rtl/>
        </w:rPr>
        <w:t xml:space="preserve"> חסידא: מלמד שהראה לו </w:t>
      </w:r>
      <w:r w:rsidRPr="00336727">
        <w:rPr>
          <w:rtl/>
        </w:rPr>
        <w:t xml:space="preserve">הקב"ה</w:t>
      </w:r>
      <w:r w:rsidRPr="00336727">
        <w:rPr>
          <w:rtl/>
        </w:rPr>
        <w:t xml:space="preserve"> למשה קשר של תפילין.</w:t>
      </w:r>
    </w:p>
    <w:p>
      <w:pPr>
        <w:pStyle w:val="38"/>
        <w:rPr>
          <w:ins w:id="99353" w:author="מנוע מכני" w:date="2026-10-11T12:04:40Z"/>
        </w:rPr>
      </w:pPr>
      <w:r>
        <w:t>אר</w:t>
      </w:r>
      <w:r>
        <w:t>"</w:t>
      </w:r>
      <w:r>
        <w:t>י</w:t>
      </w:r>
      <w:r w:rsidRPr="00947625">
        <w:t xml:space="preserve">:</w:t>
      </w:r>
    </w:p>
    <w:p w:rsidR="00DA63EC" w:rsidRDefault="00DA63EC" w:rsidP="00DA63EC">
      <w:pPr>
        <w:tabs>
          <w:tab w:val="center" w:pos="2835"/>
        </w:tabs>
        <w:rPr>
          <w:rFonts w:ascii="BA Franknatan Regular" w:hAnsi="BA Franknatan Regular"/>
          <w:rtl/>
        </w:rPr>
      </w:pPr>
      <w:del w:id="9935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קשר של תפילין צריך שיהא למעלה, כדי שיהו ישראל למעלה ולא למטה: וצריך שיהא כלפי פנים, כדי שיהו ישראל לפנים ולא לאחור.</w:t>
      </w:r>
    </w:p>
    <w:p>
      <w:pPr>
        <w:pStyle w:val="afffff8"/>
        <w:rPr>
          <w:ins w:id="90565" w:author="קלוד" w:date="2026-10-11T12:32:08Z"/>
        </w:rPr>
      </w:pPr>
      <w:ins w:id="90566" w:author="קלוד" w:date="2026-10-11T12:32:08Z">
        <w:r>
          <w:rPr>
            <w:color w:val="7B3F00"/>
          </w:rPr>
          <w:t xml:space="preserve">ברכת התפילין - משעת הנחה, וסח בין תפילה לתפילה</w:t>
        </w:r>
      </w:ins>
    </w:p>
    <w:p>
      <w:pPr>
        <w:pStyle w:val="38"/>
        <w:rPr>
          <w:ins w:id="99356" w:author="מנוע מכני" w:date="2026-10-11T12:04:40Z"/>
        </w:rPr>
      </w:pPr>
      <w:del w:id="99355" w:author="מנוע מכני" w:date="2026-10-11T12:04:40Z">
        <w:r>
          <w:delText xml:space="preserve">•</w:delText>
        </w:r>
      </w:del>
      <w:r>
        <w:t xml:space="preserve"> </w:t>
      </w:r>
      <w:r>
        <w:t>רשב</w:t>
      </w:r>
      <w:r>
        <w:t>"</w:t>
      </w:r>
      <w:r>
        <w:t>ב מ</w:t>
      </w:r>
      <w:r w:rsidRPr="00947625">
        <w:t xml:space="preserve">רב:</w:t>
      </w:r>
    </w:p>
    <w:p w:rsidR="00DA63EC" w:rsidRDefault="00DA63EC" w:rsidP="00DA63EC">
      <w:pPr>
        <w:tabs>
          <w:tab w:val="center" w:pos="2835"/>
        </w:tabs>
        <w:rPr>
          <w:rFonts w:ascii="BA Franknatan Regular" w:hAnsi="BA Franknatan Regular"/>
          <w:rtl/>
        </w:rPr>
      </w:pPr>
      <w:del w:id="99357"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תפילין מאימתי מברך עליהן? משעת הנחתן.</w:t>
      </w:r>
    </w:p>
    <w:p>
      <w:pPr>
        <w:pStyle w:val="38"/>
        <w:rPr>
          <w:ins w:id="99358" w:author="מנוע מכני" w:date="2026-10-11T12:04:40Z"/>
        </w:rPr>
      </w:pPr>
      <w:r w:rsidRPr="00E105BC">
        <w:t xml:space="preserve">והך</w:t>
      </w:r>
    </w:p>
    <w:p w:rsidR="00DA63EC" w:rsidRPr="00E105BC" w:rsidRDefault="00DA63EC" w:rsidP="00DA63EC">
      <w:pPr>
        <w:tabs>
          <w:tab w:val="center" w:pos="2835"/>
        </w:tabs>
        <w:rPr>
          <w:rFonts w:ascii="BA Franknatan Regular" w:hAnsi="BA Franknatan Regular"/>
          <w:spacing w:val="-4"/>
          <w:rtl/>
        </w:rPr>
      </w:pPr>
      <w:del w:id="99359" w:author="מנוע מכני" w:date="2026-10-11T12:04:40Z">
        <w:r w:rsidRPr="00E105BC">
          <w:rPr>
            <w:rFonts w:ascii="BA Franknatan Regular" w:hAnsi="BA Franknatan Regular" w:hint="cs"/>
            <w:spacing w:val="-4"/>
            <w:rtl/>
          </w:rPr>
          <w:delText xml:space="preserve"> </w:delText>
        </w:r>
      </w:del>
      <w:r w:rsidRPr="00E105BC">
        <w:rPr>
          <w:rStyle w:val="2fb"/>
          <w:rFonts w:ascii="BA Franknatan Regular" w:hAnsi="BA Franknatan Regular" w:hint="cs"/>
          <w:spacing w:val="-4"/>
          <w:rtl/>
        </w:rPr>
        <w:t xml:space="preserve">דאריא</w:t>
      </w:r>
      <w:r w:rsidRPr="00E105BC">
        <w:rPr>
          <w:rStyle w:val="2fb"/>
          <w:rFonts w:ascii="BA Franknatan Regular" w:hAnsi="BA Franknatan Regular"/>
          <w:spacing w:val="-4"/>
          <w:rtl/>
        </w:rPr>
        <w:t>"</w:t>
      </w:r>
      <w:r w:rsidRPr="00E105BC">
        <w:rPr>
          <w:rStyle w:val="2fb"/>
          <w:rFonts w:ascii="BA Franknatan Regular" w:hAnsi="BA Franknatan Regular" w:hint="cs"/>
          <w:spacing w:val="-4"/>
          <w:rtl/>
        </w:rPr>
        <w:t xml:space="preserve">ש</w:t>
      </w:r>
      <w:r w:rsidRPr="00E105BC">
        <w:rPr>
          <w:rFonts w:ascii="BA Franknatan Regular" w:hAnsi="BA Franknatan Regular" w:hint="cs"/>
          <w:spacing w:val="-4"/>
          <w:rtl/>
        </w:rPr>
        <w:t xml:space="preserve"> דמברך עובר לעשייתן </w:t>
      </w:r>
      <w:r w:rsidRPr="00E105BC">
        <w:rPr>
          <w:rStyle w:val="2fb"/>
          <w:rFonts w:ascii="BA Franknatan Regular" w:hAnsi="BA Franknatan Regular" w:hint="cs"/>
          <w:spacing w:val="-4"/>
          <w:rtl/>
        </w:rPr>
        <w:t xml:space="preserve">וא</w:t>
      </w:r>
      <w:r w:rsidRPr="00E105BC">
        <w:rPr>
          <w:rStyle w:val="2fb"/>
          <w:rFonts w:ascii="BA Franknatan Regular" w:hAnsi="BA Franknatan Regular"/>
          <w:spacing w:val="-4"/>
          <w:rtl/>
        </w:rPr>
        <w:t xml:space="preserve">ביי</w:t>
      </w:r>
      <w:r w:rsidRPr="00E105BC">
        <w:rPr>
          <w:rFonts w:ascii="BA Franknatan Regular" w:hAnsi="BA Franknatan Regular"/>
          <w:spacing w:val="-4"/>
          <w:rtl/>
        </w:rPr>
        <w:t xml:space="preserve"> </w:t>
      </w:r>
      <w:r w:rsidRPr="00E105BC">
        <w:rPr>
          <w:rStyle w:val="2fb"/>
          <w:rFonts w:ascii="BA Franknatan Regular" w:hAnsi="BA Franknatan Regular"/>
          <w:spacing w:val="-4"/>
          <w:rtl/>
        </w:rPr>
        <w:t xml:space="preserve">ורבא</w:t>
      </w:r>
      <w:r w:rsidRPr="00E105BC">
        <w:rPr>
          <w:rFonts w:ascii="BA Franknatan Regular" w:hAnsi="BA Franknatan Regular"/>
          <w:spacing w:val="-4"/>
          <w:rtl/>
        </w:rPr>
        <w:t xml:space="preserve"> </w:t>
      </w:r>
      <w:ins w:id="91165" w:author="מנוע מכני" w:date="2026-10-11T12:04:40Z">
        <w:r>
          <w:rPr>
            <w:rFonts w:ascii="BA Franknatan Regular" w:hAnsi="BA Franknatan Regular"/>
            <w:spacing w:val="-4"/>
            <w:rtl/>
          </w:rPr>
          <w:t xml:space="preserve">דאמרו</w:t>
        </w:r>
      </w:ins>
      <w:del w:id="91166" w:author="מנוע מכני" w:date="2026-10-11T12:04:40Z">
        <w:r w:rsidRPr="00E105BC">
          <w:rPr>
            <w:rFonts w:ascii="BA Franknatan Regular" w:hAnsi="BA Franknatan Regular"/>
            <w:spacing w:val="-4"/>
            <w:rtl/>
          </w:rPr>
          <w:delText xml:space="preserve">דאמרי</w:delText>
        </w:r>
      </w:del>
      <w:r w:rsidRPr="00E105BC">
        <w:rPr>
          <w:rFonts w:ascii="BA Franknatan Regular" w:hAnsi="BA Franknatan Regular"/>
          <w:spacing w:val="-4"/>
          <w:rtl/>
        </w:rPr>
        <w:t xml:space="preserve"> </w:t>
      </w:r>
      <w:ins w:id="91163" w:author="מנוע מכני" w:date="2026-10-11T12:04:40Z">
        <w:r>
          <w:rPr>
            <w:rFonts w:ascii="BA Franknatan Regular" w:hAnsi="BA Franknatan Regular"/>
            <w:spacing w:val="-4"/>
            <w:rtl/>
          </w:rPr>
          <w:t xml:space="preserve">שניהם</w:t>
        </w:r>
      </w:ins>
      <w:del w:id="91164" w:author="מנוע מכני" w:date="2026-10-11T12:04:40Z">
        <w:r w:rsidRPr="00E105BC">
          <w:rPr>
            <w:rFonts w:ascii="BA Franknatan Regular" w:hAnsi="BA Franknatan Regular"/>
            <w:spacing w:val="-4"/>
            <w:rtl/>
          </w:rPr>
          <w:delText xml:space="preserve">תרוייהו</w:delText>
        </w:r>
      </w:del>
      <w:r w:rsidRPr="00E105BC">
        <w:rPr>
          <w:rFonts w:ascii="BA Franknatan Regular" w:hAnsi="BA Franknatan Regular"/>
          <w:spacing w:val="-4"/>
          <w:rtl/>
        </w:rPr>
        <w:t xml:space="preserve">: משעת הנחה ועד שעת קשירה.</w:t>
      </w:r>
    </w:p>
    <w:p w:rsidR="00DA63EC" w:rsidRDefault="00DA63EC" w:rsidP="00DA63EC">
      <w:pPr>
        <w:pStyle w:val="afff3"/>
        <w:framePr w:wrap="around"/>
        <w:rPr>
          <w:rtl/>
        </w:rPr>
      </w:pPr>
      <w:r>
        <w:rPr>
          <w:rFonts w:hint="cs"/>
          <w:rtl/>
        </w:rPr>
        <w:t xml:space="preserve">לו. </w:t>
      </w:r>
    </w:p>
    <w:p>
      <w:pPr>
        <w:pStyle w:val="38"/>
        <w:rPr>
          <w:ins w:id="99361" w:author="מנוע מכני" w:date="2026-10-11T12:04:40Z"/>
        </w:rPr>
      </w:pPr>
      <w:del w:id="99360" w:author="מנוע מכני" w:date="2026-10-11T12:04:40Z">
        <w:r w:rsidRPr="0051076E">
          <w:delText xml:space="preserve">•</w:delText>
        </w:r>
      </w:del>
      <w:r w:rsidRPr="0051076E">
        <w:t xml:space="preserve"> </w:t>
      </w:r>
      <w:r>
        <w:t>אר</w:t>
      </w:r>
      <w:r>
        <w:t>"</w:t>
      </w:r>
      <w:r>
        <w:t>ח</w:t>
      </w:r>
      <w:r w:rsidRPr="00947625">
        <w:t xml:space="preserve">:</w:t>
      </w:r>
    </w:p>
    <w:p w:rsidR="00DA63EC" w:rsidRDefault="00DA63EC" w:rsidP="00DA63EC">
      <w:pPr>
        <w:tabs>
          <w:tab w:val="center" w:pos="2835"/>
        </w:tabs>
        <w:rPr>
          <w:rFonts w:ascii="BA Franknatan Regular" w:hAnsi="BA Franknatan Regular"/>
          <w:rtl/>
        </w:rPr>
      </w:pPr>
      <w:del w:id="9936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סח בין תפילה לתפילה - חוזר ומברך.</w:t>
      </w:r>
      <w:ins w:id="94543" w:author="מנוע מכני" w:date="2026-10-11T12:04:40Z">
        <w:r>
          <w:rPr>
            <w:rFonts w:ascii="BA Franknatan Regular" w:hAnsi="BA Franknatan Regular" w:hint="cs"/>
            <w:rtl/>
          </w:rPr>
          <w:t xml:space="preserve"> </w:t>
        </w:r>
      </w:ins>
      <w:del w:id="94544"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 </w:t>
      </w:r>
      <w:r w:rsidRPr="00947625">
        <w:rPr>
          <w:rFonts w:ascii="BA Franknatan Regular" w:hAnsi="BA Franknatan Regular"/>
          <w:rtl/>
        </w:rPr>
        <w:t xml:space="preserve">סח אין, </w:t>
      </w:r>
      <w:r w:rsidRPr="00947625">
        <w:rPr>
          <w:rFonts w:ascii="BA Franknatan Regular" w:hAnsi="BA Franknatan Regular"/>
          <w:rtl/>
        </w:rPr>
        <w:t xml:space="preserve">לא</w:t>
      </w:r>
      <w:r w:rsidRPr="00947625">
        <w:rPr>
          <w:rFonts w:ascii="BA Franknatan Regular" w:hAnsi="BA Franknatan Regular"/>
          <w:rtl/>
        </w:rPr>
        <w:t xml:space="preserve"> סח </w:t>
      </w:r>
      <w:r w:rsidRPr="00947625">
        <w:rPr>
          <w:rFonts w:ascii="BA Franknatan Regular" w:hAnsi="BA Franknatan Regular"/>
          <w:rtl/>
        </w:rPr>
        <w:t xml:space="preserve">לא</w:t>
      </w:r>
      <w:r w:rsidRPr="00947625">
        <w:rPr>
          <w:rFonts w:ascii="BA Franknatan Regular" w:hAnsi="BA Franknatan Regular"/>
          <w:rtl/>
        </w:rPr>
        <w:t xml:space="preserve">, </w:t>
      </w:r>
    </w:p>
    <w:p>
      <w:pPr>
        <w:pStyle w:val="38"/>
        <w:rPr>
          <w:ins w:id="99363" w:author="מנוע מכני" w:date="2026-10-11T12:04:40Z"/>
        </w:rPr>
      </w:pPr>
      <w:r>
        <w:t>והך ד</w:t>
      </w:r>
      <w:r w:rsidRPr="00947625">
        <w:t xml:space="preserve">שלח </w:t>
      </w:r>
      <w:r>
        <w:t>רחבדר</w:t>
      </w:r>
      <w:r>
        <w:t>"</w:t>
      </w:r>
      <w:r>
        <w:t>ה מדרי</w:t>
      </w:r>
      <w:r>
        <w:t>"</w:t>
      </w:r>
      <w:r>
        <w:t>ו</w:t>
      </w:r>
      <w:r>
        <w:t xml:space="preserve">:</w:t>
      </w:r>
    </w:p>
    <w:p w:rsidR="00DA63EC" w:rsidRDefault="00DA63EC" w:rsidP="00DA63EC">
      <w:pPr>
        <w:tabs>
          <w:tab w:val="center" w:pos="2835"/>
        </w:tabs>
        <w:rPr>
          <w:rFonts w:ascii="BA Franknatan Regular" w:hAnsi="BA Franknatan Regular"/>
          <w:rtl/>
        </w:rPr>
      </w:pPr>
      <w:del w:id="99364" w:author="מנוע מכני" w:date="2026-10-11T12:04:40Z">
        <w:r>
          <w:rPr>
            <w:rFonts w:ascii="BA Franknatan Regular" w:hAnsi="BA Franknatan Regular"/>
            <w:rtl/>
          </w:rPr>
          <w:delText xml:space="preserve"> </w:delText>
        </w:r>
      </w:del>
      <w:r>
        <w:rPr>
          <w:rFonts w:ascii="BA Franknatan Regular" w:hAnsi="BA Franknatan Regular"/>
          <w:rtl/>
        </w:rPr>
        <w:t xml:space="preserve">על תפילה של יד</w:t>
      </w:r>
      <w:r w:rsidRPr="00947625">
        <w:rPr>
          <w:rFonts w:ascii="BA Franknatan Regular" w:hAnsi="BA Franknatan Regular"/>
          <w:rtl/>
        </w:rPr>
        <w:t xml:space="preserve"> אומר: ברוך אשר קדשנו במצותיו וצונו להניח תפילין,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על תפילין של ראש, אומר: ברוך אשר קדשנו במצותיו וצונו על מצות תפילין!</w:t>
      </w:r>
    </w:p>
    <w:p>
      <w:pPr>
        <w:pStyle w:val="38"/>
        <w:rPr>
          <w:ins w:id="99365" w:author="מנוע מכני" w:date="2026-10-11T12:04:40Z"/>
        </w:rPr>
      </w:pPr>
      <w:r w:rsidRPr="00947625">
        <w:t xml:space="preserve">אביי ורבא </w:t>
      </w:r>
      <w:ins w:id="91169" w:author="מנוע מכני" w:date="2026-10-11T12:04:40Z">
        <w:r>
          <w:t xml:space="preserve">דאמרו</w:t>
        </w:r>
      </w:ins>
      <w:del w:id="91170" w:author="מנוע מכני" w:date="2026-10-11T12:04:40Z">
        <w:r w:rsidRPr="00947625">
          <w:delText xml:space="preserve">דאמרי</w:delText>
        </w:r>
      </w:del>
      <w:r w:rsidRPr="00947625">
        <w:t xml:space="preserve"> </w:t>
      </w:r>
      <w:ins w:id="91167" w:author="מנוע מכני" w:date="2026-10-11T12:04:40Z">
        <w:r>
          <w:t xml:space="preserve">שניהם</w:t>
        </w:r>
      </w:ins>
      <w:del w:id="91168" w:author="מנוע מכני" w:date="2026-10-11T12:04:40Z">
        <w:r w:rsidRPr="00947625">
          <w:delText xml:space="preserve">תרוייהו</w:delText>
        </w:r>
      </w:del>
      <w:r w:rsidRPr="00947625">
        <w:t xml:space="preserve">:</w:t>
      </w:r>
    </w:p>
    <w:p w:rsidR="00DA63EC" w:rsidRDefault="00DA63EC" w:rsidP="00DA63EC">
      <w:pPr>
        <w:tabs>
          <w:tab w:val="center" w:pos="2835"/>
        </w:tabs>
        <w:rPr>
          <w:rFonts w:ascii="BA Franknatan Regular" w:hAnsi="BA Franknatan Regular"/>
          <w:rtl/>
        </w:rPr>
      </w:pPr>
      <w:del w:id="9936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לא</w:t>
      </w:r>
      <w:r w:rsidRPr="00947625">
        <w:rPr>
          <w:rFonts w:ascii="BA Franknatan Regular" w:hAnsi="BA Franknatan Regular"/>
          <w:rtl/>
        </w:rPr>
        <w:t xml:space="preserve"> סח - מברך אחת, סח - מברך שתים.</w:t>
      </w:r>
    </w:p>
    <w:p>
      <w:pPr>
        <w:pStyle w:val="38"/>
        <w:rPr>
          <w:ins w:id="99368" w:author="מנוע מכני" w:date="2026-10-11T12:04:40Z"/>
        </w:rPr>
      </w:pPr>
      <w:del w:id="99367" w:author="מנוע מכני" w:date="2026-10-11T12:04:40Z">
        <w:r w:rsidRPr="0051076E">
          <w:delText xml:space="preserve">•</w:delText>
        </w:r>
      </w:del>
      <w:r w:rsidRPr="0051076E">
        <w:t xml:space="preserve"> </w:t>
      </w:r>
      <w:r w:rsidRPr="00947625">
        <w:t xml:space="preserve">תנא:</w:t>
      </w:r>
    </w:p>
    <w:p w:rsidR="00DA63EC" w:rsidRDefault="00DA63EC" w:rsidP="00DA63EC">
      <w:pPr>
        <w:tabs>
          <w:tab w:val="center" w:pos="2835"/>
        </w:tabs>
        <w:rPr>
          <w:rFonts w:ascii="BA Franknatan Regular" w:hAnsi="BA Franknatan Regular"/>
          <w:rtl/>
        </w:rPr>
      </w:pPr>
      <w:del w:id="9936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סח בין תפילה לתפילה עבירה היא בידו, וחוזר </w:t>
      </w:r>
      <w:ins w:id="92831" w:author="מנוע מכני" w:date="2026-10-11T12:04:40Z">
        <w:r>
          <w:rPr>
            <w:rFonts w:ascii="BA Franknatan Regular" w:hAnsi="BA Franknatan Regular"/>
            <w:rtl/>
          </w:rPr>
          <w:t xml:space="preserve">עליו</w:t>
        </w:r>
      </w:ins>
      <w:del w:id="92832" w:author="מנוע מכני" w:date="2026-10-11T12:04:40Z">
        <w:r w:rsidRPr="00947625">
          <w:rPr>
            <w:rFonts w:ascii="BA Franknatan Regular" w:hAnsi="BA Franknatan Regular"/>
            <w:rtl/>
          </w:rPr>
          <w:delText xml:space="preserve">עליה</w:delText>
        </w:r>
      </w:del>
      <w:r w:rsidRPr="00947625">
        <w:rPr>
          <w:rFonts w:ascii="BA Franknatan Regular" w:hAnsi="BA Franknatan Regular"/>
          <w:rtl/>
        </w:rPr>
        <w:t xml:space="preserve"> מערכי המלחמה.</w:t>
      </w:r>
    </w:p>
    <w:p>
      <w:pPr>
        <w:pStyle w:val="afffff8"/>
        <w:rPr>
          <w:ins w:id="90563" w:author="קלוד" w:date="2026-10-11T12:32:08Z"/>
        </w:rPr>
      </w:pPr>
      <w:ins w:id="90564" w:author="קלוד" w:date="2026-10-11T12:32:08Z">
        <w:r>
          <w:rPr>
            <w:color w:val="7B3F00"/>
          </w:rPr>
          <w:t xml:space="preserve">הנחת תפילין - של יד ואחר כך של ראש</w:t>
        </w:r>
      </w:ins>
    </w:p>
    <w:p>
      <w:pPr>
        <w:pStyle w:val="38"/>
        <w:rPr>
          <w:ins w:id="99371" w:author="מנוע מכני" w:date="2026-10-11T12:04:40Z"/>
        </w:rPr>
      </w:pPr>
      <w:del w:id="99370" w:author="מנוע מכני" w:date="2026-10-11T12:04:40Z">
        <w:r w:rsidRPr="00336727">
          <w:delText xml:space="preserve">•</w:delText>
        </w:r>
      </w:del>
      <w:r w:rsidRPr="00336727">
        <w:t xml:space="preserve"> תנא:</w:t>
      </w:r>
    </w:p>
    <w:p w:rsidR="00DA63EC" w:rsidRDefault="00DA63EC" w:rsidP="00DA63EC">
      <w:pPr>
        <w:rPr>
          <w:rtl/>
        </w:rPr>
      </w:pPr>
      <w:del w:id="99372" w:author="מנוע מכני" w:date="2026-10-11T12:04:40Z">
        <w:r w:rsidRPr="00336727">
          <w:rPr>
            <w:rtl/>
          </w:rPr>
          <w:delText xml:space="preserve"> </w:delText>
        </w:r>
      </w:del>
      <w:r w:rsidRPr="00336727">
        <w:rPr>
          <w:rtl/>
        </w:rPr>
        <w:t xml:space="preserve">כשהוא מניח מניח של יד </w:t>
      </w:r>
      <w:r w:rsidRPr="00336727">
        <w:rPr>
          <w:rtl/>
        </w:rPr>
        <w:t xml:space="preserve">ואח"</w:t>
      </w:r>
      <w:r w:rsidRPr="00336727">
        <w:rPr>
          <w:rFonts w:hint="cs"/>
          <w:rtl/>
        </w:rPr>
        <w:t xml:space="preserve">כ</w:t>
      </w:r>
      <w:r w:rsidRPr="00336727">
        <w:rPr>
          <w:rFonts w:hint="cs"/>
          <w:rtl/>
        </w:rPr>
        <w:t xml:space="preserve"> </w:t>
      </w:r>
      <w:r w:rsidRPr="00336727">
        <w:rPr>
          <w:rtl/>
        </w:rPr>
        <w:t>מניח של ראש, וכשהוא חולץ חולץ של ראש ואחר כך חולץ של יד.</w:t>
      </w:r>
    </w:p>
    <w:p w:rsidR="00DA63EC" w:rsidRPr="00E105BC" w:rsidRDefault="00DA63EC" w:rsidP="00DA63EC">
      <w:pPr>
        <w:tabs>
          <w:tab w:val="center" w:pos="2835"/>
        </w:tabs>
        <w:rPr>
          <w:rFonts w:ascii="BA Franknatan Regular" w:hAnsi="BA Franknatan Regular"/>
          <w:spacing w:val="-2"/>
          <w:rtl/>
        </w:rPr>
      </w:pPr>
      <w:r w:rsidRPr="00E105BC">
        <w:rPr>
          <w:rFonts w:ascii="BA Franknatan Regular" w:hAnsi="BA Franknatan Regular"/>
          <w:spacing w:val="-2"/>
          <w:rtl/>
        </w:rPr>
        <w:t xml:space="preserve">כשהוא מניח -מניח של יד </w:t>
      </w:r>
      <w:r w:rsidRPr="00E105BC">
        <w:rPr>
          <w:rFonts w:ascii="BA Franknatan Regular" w:hAnsi="BA Franknatan Regular"/>
          <w:spacing w:val="-2"/>
          <w:rtl/>
        </w:rPr>
        <w:t xml:space="preserve">ואח"כ</w:t>
      </w:r>
      <w:r w:rsidRPr="00E105BC">
        <w:rPr>
          <w:rFonts w:ascii="BA Franknatan Regular" w:hAnsi="BA Franknatan Regular"/>
          <w:spacing w:val="-2"/>
          <w:rtl/>
        </w:rPr>
        <w:t xml:space="preserve"> של ראש, </w:t>
      </w:r>
      <w:r w:rsidRPr="00E105BC">
        <w:rPr>
          <w:rStyle w:val="afffff0"/>
          <w:spacing w:val="-2"/>
          <w:rtl/>
        </w:rPr>
        <w:t>ד</w:t>
      </w:r>
      <w:r w:rsidRPr="00E105BC">
        <w:rPr>
          <w:rStyle w:val="afffff0"/>
          <w:rFonts w:hint="cs"/>
          <w:spacing w:val="-2"/>
          <w:rtl/>
        </w:rPr>
        <w:t>'</w:t>
      </w:r>
      <w:ins w:id="90513" w:author="Claude - סמנטי" w:date="2026-10-11T12:27:00Z">
        <w:r>
          <w:rPr>
            <w:rStyle w:val="afffff0"/>
            <w:spacing w:val="-2"/>
            <w:rtl/>
          </w:rPr>
          <w:t xml:space="preserve">וּקְשַׁרְתָּם לְאוֹת עַל יָדֶךָ</w:t>
        </w:r>
      </w:ins>
      <w:del w:id="90514" w:author="Claude - סמנטי" w:date="2026-10-11T12:27:00Z">
        <w:r w:rsidRPr="00E105BC">
          <w:rPr>
            <w:rStyle w:val="afffff0"/>
            <w:spacing w:val="-2"/>
            <w:rtl/>
          </w:rPr>
          <w:delText xml:space="preserve">וקשרתם לאות על ידך</w:delText>
        </w:r>
      </w:del>
      <w:r w:rsidRPr="00E105BC">
        <w:rPr>
          <w:rStyle w:val="afffff0"/>
          <w:rFonts w:hint="cs"/>
          <w:spacing w:val="-2"/>
          <w:rtl/>
        </w:rPr>
        <w:t>'</w:t>
      </w:r>
      <w:r w:rsidRPr="00E105BC">
        <w:rPr>
          <w:rStyle w:val="afffff0"/>
          <w:spacing w:val="-2"/>
          <w:rtl/>
        </w:rPr>
        <w:t xml:space="preserve"> </w:t>
      </w:r>
      <w:ins w:id="91171" w:author="מנוע מכני" w:date="2026-10-11T12:04:40Z">
        <w:r>
          <w:rPr>
            <w:rFonts w:ascii="BA Franknatan Regular" w:hAnsi="BA Franknatan Regular"/>
            <w:spacing w:val="-2"/>
            <w:rtl/>
          </w:rPr>
          <w:t xml:space="preserve">ואח"כ</w:t>
        </w:r>
      </w:ins>
      <w:del w:id="91172" w:author="מנוע מכני" w:date="2026-10-11T12:04:40Z">
        <w:r w:rsidRPr="00E105BC">
          <w:rPr>
            <w:rFonts w:ascii="BA Franknatan Regular" w:hAnsi="BA Franknatan Regular"/>
            <w:spacing w:val="-2"/>
            <w:rtl/>
          </w:rPr>
          <w:delText xml:space="preserve">והדר</w:delText>
        </w:r>
      </w:del>
      <w:r w:rsidRPr="00E105BC">
        <w:rPr>
          <w:rFonts w:ascii="BA Franknatan Regular" w:hAnsi="BA Franknatan Regular"/>
          <w:spacing w:val="-2"/>
          <w:rtl/>
        </w:rPr>
        <w:t xml:space="preserve"> והיו לטוטפת בין עיניך,</w:t>
      </w:r>
    </w:p>
    <w:p>
      <w:pPr>
        <w:pStyle w:val="38"/>
        <w:rPr>
          <w:ins w:id="99373" w:author="מנוע מכני" w:date="2026-10-11T12:04:40Z"/>
        </w:rPr>
      </w:pPr>
      <w:r>
        <w:t xml:space="preserve">אלא</w:t>
      </w:r>
    </w:p>
    <w:p w:rsidR="00DA63EC" w:rsidRDefault="00DA63EC" w:rsidP="00DA63EC">
      <w:pPr>
        <w:tabs>
          <w:tab w:val="center" w:pos="2835"/>
        </w:tabs>
        <w:rPr>
          <w:rFonts w:ascii="BA Franknatan Regular" w:hAnsi="BA Franknatan Regular"/>
          <w:rtl/>
        </w:rPr>
      </w:pPr>
      <w:del w:id="99374" w:author="מנוע מכני" w:date="2026-10-11T12:04:40Z">
        <w:r>
          <w:rPr>
            <w:rFonts w:ascii="BA Franknatan Regular" w:hAnsi="BA Franknatan Regular"/>
            <w:rtl/>
          </w:rPr>
          <w:delText xml:space="preserve"> </w:delText>
        </w:r>
      </w:del>
      <w:r>
        <w:rPr>
          <w:rFonts w:ascii="BA Franknatan Regular" w:hAnsi="BA Franknatan Regular"/>
          <w:rtl/>
        </w:rPr>
        <w:t xml:space="preserve">כש</w:t>
      </w:r>
      <w:r w:rsidRPr="00947625">
        <w:rPr>
          <w:rFonts w:ascii="BA Franknatan Regular" w:hAnsi="BA Franknatan Regular"/>
          <w:rtl/>
        </w:rPr>
        <w:t xml:space="preserve">חולץ - חולץ של ראש </w:t>
      </w:r>
      <w:r w:rsidRPr="00947625">
        <w:rPr>
          <w:rFonts w:ascii="BA Franknatan Regular" w:hAnsi="BA Franknatan Regular"/>
          <w:rtl/>
        </w:rPr>
        <w:t xml:space="preserve">ואח"כ</w:t>
      </w:r>
      <w:r w:rsidRPr="00947625">
        <w:rPr>
          <w:rFonts w:ascii="BA Franknatan Regular" w:hAnsi="BA Franknatan Regular"/>
          <w:rtl/>
        </w:rPr>
        <w:t xml:space="preserve"> חולץ של יד מנלן? </w:t>
      </w:r>
    </w:p>
    <w:p>
      <w:pPr>
        <w:pStyle w:val="38"/>
        <w:rPr>
          <w:ins w:id="99375" w:author="מנוע מכני" w:date="2026-10-11T12:04:40Z"/>
        </w:rPr>
      </w:pPr>
      <w:r>
        <w:t xml:space="preserve">- </w:t>
      </w:r>
      <w:r w:rsidRPr="00947625">
        <w:t xml:space="preserve">רבה:</w:t>
      </w:r>
    </w:p>
    <w:p w:rsidR="00DA63EC" w:rsidRDefault="00DA63EC" w:rsidP="00DA63EC">
      <w:pPr>
        <w:pStyle w:val="affffb"/>
        <w:rPr>
          <w:rtl/>
        </w:rPr>
      </w:pPr>
      <w:del w:id="99376" w:author="מנוע מכני" w:date="2026-10-11T12:04:40Z">
        <w:r w:rsidRPr="00947625">
          <w:rPr>
            <w:rtl/>
          </w:rPr>
          <w:delText xml:space="preserve"> </w:delText>
        </w:r>
      </w:del>
      <w:r w:rsidRPr="00947625">
        <w:rPr>
          <w:rStyle w:val="2fb"/>
          <w:rtl/>
        </w:rPr>
        <w:t xml:space="preserve">ר</w:t>
      </w:r>
      <w:r>
        <w:rPr>
          <w:rStyle w:val="2fb"/>
          <w:rtl/>
        </w:rPr>
        <w:t>"</w:t>
      </w:r>
      <w:r>
        <w:rPr>
          <w:rStyle w:val="2fb"/>
          <w:rFonts w:hint="cs"/>
          <w:rtl/>
        </w:rPr>
        <w:t xml:space="preserve">ה</w:t>
      </w:r>
      <w:r>
        <w:rPr>
          <w:rFonts w:hint="cs"/>
          <w:rtl/>
        </w:rPr>
        <w:t xml:space="preserve"> </w:t>
      </w:r>
      <w:r w:rsidRPr="00947625">
        <w:rPr>
          <w:rtl/>
        </w:rPr>
        <w:t>אסברא לי</w:t>
      </w:r>
      <w:r>
        <w:rPr>
          <w:rFonts w:hint="cs"/>
          <w:rtl/>
        </w:rPr>
        <w:t xml:space="preserve"> </w:t>
      </w:r>
      <w:r w:rsidRPr="0046594B">
        <w:rPr>
          <w:rStyle w:val="afffff0"/>
          <w:rFonts w:hint="cs"/>
          <w:rtl/>
        </w:rPr>
        <w:t>ד'</w:t>
      </w:r>
      <w:r w:rsidRPr="0046594B">
        <w:rPr>
          <w:rStyle w:val="afffff0"/>
          <w:rtl/>
        </w:rPr>
        <w:t>והיו לטוטפת בין עיניך</w:t>
      </w:r>
      <w:r w:rsidRPr="0046594B">
        <w:rPr>
          <w:rStyle w:val="afffff0"/>
          <w:rFonts w:hint="cs"/>
          <w:rtl/>
        </w:rPr>
        <w:t>'</w:t>
      </w:r>
      <w:r w:rsidRPr="0046594B">
        <w:rPr>
          <w:rStyle w:val="afffff0"/>
          <w:rtl/>
        </w:rPr>
        <w:t>,</w:t>
      </w:r>
      <w:r w:rsidRPr="00947625">
        <w:rPr>
          <w:rtl/>
        </w:rPr>
        <w:t xml:space="preserve"> כל זמן שבין עיניך יהו שתים.</w:t>
      </w:r>
    </w:p>
    <w:p w:rsidR="00DA63EC" w:rsidRDefault="00DA63EC" w:rsidP="00DA63EC">
      <w:pPr>
        <w:tabs>
          <w:tab w:val="center" w:pos="2835"/>
        </w:tabs>
        <w:rPr>
          <w:rFonts w:ascii="BA Franknatan Regular" w:hAnsi="BA Franknatan Regular"/>
          <w:rtl/>
        </w:rPr>
      </w:pPr>
    </w:p>
    <w:p>
      <w:pPr>
        <w:pStyle w:val="afffff8"/>
        <w:rPr>
          <w:ins w:id="90561" w:author="קלוד" w:date="2026-10-11T12:32:08Z"/>
        </w:rPr>
      </w:pPr>
      <w:ins w:id="90562" w:author="קלוד" w:date="2026-10-11T12:32:08Z">
        <w:r>
          <w:rPr>
            <w:color w:val="7B3F00"/>
          </w:rPr>
          <w:t xml:space="preserve">עד מתי מניחין תפילין - עד שקיעה או זמן שינה</w:t>
        </w:r>
      </w:ins>
    </w:p>
    <w:p>
      <w:pPr>
        <w:pStyle w:val="38"/>
        <w:rPr>
          <w:ins w:id="99378" w:author="מנוע מכני" w:date="2026-10-11T12:04:40Z"/>
        </w:rPr>
      </w:pPr>
      <w:del w:id="99377" w:author="מנוע מכני" w:date="2026-10-11T12:04:40Z">
        <w:r w:rsidRPr="0051076E">
          <w:delText xml:space="preserve">•</w:delText>
        </w:r>
      </w:del>
      <w:r w:rsidRPr="0051076E">
        <w:t xml:space="preserve"> </w:t>
      </w:r>
      <w:r w:rsidRPr="004A7C9A">
        <w:t>ת"ר</w:t>
      </w:r>
      <w:r w:rsidRPr="00947625">
        <w:t xml:space="preserve">:</w:t>
      </w:r>
    </w:p>
    <w:p w:rsidR="00DA63EC" w:rsidRDefault="00DA63EC" w:rsidP="00DA63EC">
      <w:pPr>
        <w:tabs>
          <w:tab w:val="center" w:pos="2835"/>
        </w:tabs>
        <w:rPr>
          <w:rFonts w:ascii="BA Franknatan Regular" w:hAnsi="BA Franknatan Regular"/>
          <w:rtl/>
        </w:rPr>
      </w:pPr>
      <w:del w:id="99379"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תפילין מאימתי מברך עליהן? משעת הנחתן.</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כיצד? היה משכי</w:t>
      </w:r>
      <w:r>
        <w:rPr>
          <w:rFonts w:ascii="BA Franknatan Regular" w:hAnsi="BA Franknatan Regular"/>
          <w:rtl/>
        </w:rPr>
        <w:t xml:space="preserve">ם לצאת לדרך ומתיירא שמא יאבדו </w:t>
      </w:r>
      <w:r w:rsidRPr="00947625">
        <w:rPr>
          <w:rFonts w:ascii="BA Franknatan Regular" w:hAnsi="BA Franknatan Regular"/>
          <w:rtl/>
        </w:rPr>
        <w:t>מניחן, וכשיגיע זמנן, ממשמש בהן ומברך עליהן.</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ועד מתי מניחן? עד שתשקע החמה, </w:t>
      </w:r>
      <w:r w:rsidRPr="00947625">
        <w:rPr>
          <w:rStyle w:val="2fb"/>
          <w:rFonts w:ascii="BA Franknatan Regular" w:hAnsi="BA Franknatan Regular"/>
          <w:rtl/>
        </w:rPr>
        <w:t xml:space="preserve">רבי</w:t>
      </w:r>
      <w:r w:rsidRPr="00947625">
        <w:rPr>
          <w:rFonts w:ascii="BA Franknatan Regular" w:hAnsi="BA Franknatan Regular"/>
          <w:rtl/>
        </w:rPr>
        <w:t xml:space="preserve"> יעקב אומר: עד שתכלה רגל מן השוק, וחכמים אומרים: עד זמן שינה</w:t>
      </w:r>
      <w:ins w:id="94545" w:author="מנוע מכני" w:date="2026-10-11T12:04:40Z">
        <w:r>
          <w:rPr>
            <w:rFonts w:ascii="BA Franknatan Regular" w:hAnsi="BA Franknatan Regular"/>
            <w:rtl/>
          </w:rPr>
          <w:t xml:space="preserve">,</w:t>
        </w:r>
      </w:ins>
      <w:del w:id="94546"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ומודים חכמים </w:t>
      </w:r>
      <w:r w:rsidRPr="00947625">
        <w:rPr>
          <w:rStyle w:val="2fb"/>
          <w:rFonts w:ascii="BA Franknatan Regular" w:hAnsi="BA Franknatan Regular"/>
          <w:rtl/>
        </w:rPr>
        <w:t xml:space="preserve">לר' יעקב</w:t>
      </w:r>
      <w:r w:rsidRPr="00947625">
        <w:rPr>
          <w:rFonts w:ascii="BA Franknatan Regular" w:hAnsi="BA Franknatan Regular"/>
          <w:rtl/>
        </w:rPr>
        <w:t xml:space="preserve">, שאם חלצן לצאת לבית הכסא או ליכנס לבית המרחץ ושקעה חמה, שוב אינו חוזר ומניחן.</w:t>
      </w:r>
    </w:p>
    <w:p>
      <w:pPr>
        <w:pStyle w:val="38"/>
        <w:rPr>
          <w:ins w:id="99380" w:author="מנוע מכני" w:date="2026-10-11T12:04:40Z"/>
        </w:rPr>
      </w:pPr>
      <w:del w:id="102509" w:author="מנוע מכני" w:date="2026-10-11T12:04:40Z">
        <w:r w:rsidRPr="00EC3A9D">
          <w:delText xml:space="preserve">אמר </w:delText>
        </w:r>
      </w:del>
      <w:ins w:id="90401" w:author="מנוע מכני" w:date="2026-10-11T12:04:40Z">
        <w:r>
          <w:t xml:space="preserve">ר"נ</w:t>
        </w:r>
      </w:ins>
      <w:del w:id="90402" w:author="מנוע מכני" w:date="2026-10-11T12:04:40Z">
        <w:r w:rsidRPr="00EC3A9D">
          <w:delText xml:space="preserve">רב נחמן</w:delText>
        </w:r>
      </w:del>
      <w:r w:rsidRPr="00EC3A9D">
        <w:t xml:space="preserve">:</w:t>
      </w:r>
    </w:p>
    <w:p w:rsidR="00DA63EC" w:rsidRDefault="00DA63EC" w:rsidP="00DA63EC">
      <w:pPr>
        <w:tabs>
          <w:tab w:val="center" w:pos="2835"/>
        </w:tabs>
        <w:rPr>
          <w:rFonts w:ascii="BA Franknatan Regular" w:hAnsi="BA Franknatan Regular"/>
          <w:rtl/>
        </w:rPr>
      </w:pPr>
      <w:del w:id="99381" w:author="מנוע מכני" w:date="2026-10-11T12:04:40Z">
        <w:r w:rsidRPr="00EC3A9D">
          <w:rPr>
            <w:rFonts w:ascii="BA Franknatan Regular" w:hAnsi="BA Franknatan Regular"/>
            <w:b/>
            <w:bCs/>
            <w:rtl/>
          </w:rPr>
          <w:delText xml:space="preserve"> </w:delText>
        </w:r>
      </w:del>
      <w:r w:rsidRPr="00EC3A9D">
        <w:rPr>
          <w:rFonts w:ascii="BA Franknatan Regular" w:hAnsi="BA Franknatan Regular"/>
          <w:b/>
          <w:bCs/>
          <w:rtl/>
        </w:rPr>
        <w:t xml:space="preserve">הלכה </w:t>
      </w:r>
      <w:r w:rsidRPr="00EC3A9D">
        <w:rPr>
          <w:rStyle w:val="2fb"/>
          <w:rFonts w:ascii="BA Franknatan Regular" w:hAnsi="BA Franknatan Regular"/>
          <w:b/>
          <w:bCs/>
          <w:rtl/>
        </w:rPr>
        <w:t xml:space="preserve">כרבי</w:t>
      </w:r>
      <w:r w:rsidRPr="00EC3A9D">
        <w:rPr>
          <w:rFonts w:ascii="BA Franknatan Regular" w:hAnsi="BA Franknatan Regular"/>
          <w:b/>
          <w:bCs/>
          <w:rtl/>
        </w:rPr>
        <w:t xml:space="preserve"> יעקב.</w:t>
      </w:r>
      <w:ins w:id="94547" w:author="מנוע מכני" w:date="2026-10-11T12:04:40Z">
        <w:r>
          <w:rPr>
            <w:rFonts w:ascii="BA Franknatan Regular" w:hAnsi="BA Franknatan Regular" w:hint="cs"/>
            <w:b/>
            <w:bCs/>
            <w:rtl/>
          </w:rPr>
          <w:t xml:space="preserve"> </w:t>
        </w:r>
      </w:ins>
      <w:del w:id="94548" w:author="מנוע מכני" w:date="2026-10-11T12:04:40Z">
        <w:r>
          <w:rPr>
            <w:rFonts w:ascii="BA Franknatan Regular" w:hAnsi="BA Franknatan Regular" w:hint="cs"/>
            <w:b/>
            <w:bCs/>
            <w:rtl/>
          </w:rPr>
          <w:delText xml:space="preserve">  </w:delText>
        </w:r>
      </w:del>
      <w:r>
        <w:rPr>
          <w:rStyle w:val="2fb"/>
          <w:rFonts w:ascii="BA Franknatan Regular" w:hAnsi="BA Franknatan Regular" w:hint="cs"/>
          <w:b/>
          <w:bCs/>
          <w:rtl/>
        </w:rPr>
        <w:t xml:space="preserve">ר</w:t>
      </w:r>
      <w:r>
        <w:rPr>
          <w:rStyle w:val="2fb"/>
          <w:rFonts w:ascii="BA Franknatan Regular" w:hAnsi="BA Franknatan Regular"/>
          <w:b/>
          <w:bCs/>
          <w:rtl/>
        </w:rPr>
        <w:t>"</w:t>
      </w:r>
      <w:r>
        <w:rPr>
          <w:rStyle w:val="2fb"/>
          <w:rFonts w:ascii="BA Franknatan Regular" w:hAnsi="BA Franknatan Regular" w:hint="cs"/>
          <w:b/>
          <w:bCs/>
          <w:rtl/>
        </w:rPr>
        <w:t xml:space="preserve">ח</w:t>
      </w:r>
      <w:r>
        <w:rPr>
          <w:rFonts w:ascii="BA Franknatan Regular" w:hAnsi="BA Franknatan Regular" w:hint="cs"/>
          <w:b/>
          <w:bCs/>
          <w:rtl/>
        </w:rPr>
        <w:t xml:space="preserve"> </w:t>
      </w:r>
      <w:r>
        <w:rPr>
          <w:rStyle w:val="2fb"/>
          <w:rFonts w:ascii="BA Franknatan Regular" w:hAnsi="BA Franknatan Regular" w:hint="cs"/>
          <w:b/>
          <w:bCs/>
          <w:rtl/>
        </w:rPr>
        <w:t xml:space="preserve">ורבר</w:t>
      </w:r>
      <w:r>
        <w:rPr>
          <w:rStyle w:val="2fb"/>
          <w:rFonts w:ascii="BA Franknatan Regular" w:hAnsi="BA Franknatan Regular"/>
          <w:b/>
          <w:bCs/>
          <w:rtl/>
        </w:rPr>
        <w:t>"</w:t>
      </w:r>
      <w:r>
        <w:rPr>
          <w:rStyle w:val="2fb"/>
          <w:rFonts w:ascii="BA Franknatan Regular" w:hAnsi="BA Franknatan Regular" w:hint="cs"/>
          <w:b/>
          <w:bCs/>
          <w:rtl/>
        </w:rPr>
        <w:t>ה</w:t>
      </w:r>
      <w:r>
        <w:rPr>
          <w:rFonts w:ascii="BA Franknatan Regular" w:hAnsi="BA Franknatan Regular" w:hint="cs"/>
          <w:rtl/>
        </w:rPr>
        <w:t xml:space="preserve"> מ</w:t>
      </w:r>
      <w:r w:rsidRPr="00947625">
        <w:rPr>
          <w:rFonts w:ascii="BA Franknatan Regular" w:hAnsi="BA Franknatan Regular"/>
          <w:rtl/>
        </w:rPr>
        <w:t xml:space="preserve">צלו </w:t>
      </w:r>
      <w:ins w:id="92833" w:author="מנוע מכני" w:date="2026-10-11T12:04:40Z">
        <w:r>
          <w:rPr>
            <w:rFonts w:ascii="BA Franknatan Regular" w:hAnsi="BA Franknatan Regular"/>
            <w:rtl/>
          </w:rPr>
          <w:t xml:space="preserve">בהם</w:t>
        </w:r>
      </w:ins>
      <w:del w:id="92834" w:author="מנוע מכני" w:date="2026-10-11T12:04:40Z">
        <w:r w:rsidRPr="00947625">
          <w:rPr>
            <w:rFonts w:ascii="BA Franknatan Regular" w:hAnsi="BA Franknatan Regular"/>
            <w:rtl/>
          </w:rPr>
          <w:delText xml:space="preserve">בהו</w:delText>
        </w:r>
      </w:del>
      <w:r w:rsidRPr="00947625">
        <w:rPr>
          <w:rFonts w:ascii="BA Franknatan Regular" w:hAnsi="BA Franknatan Regular"/>
          <w:rtl/>
        </w:rPr>
        <w:t xml:space="preserve"> </w:t>
      </w:r>
      <w:ins w:id="90097" w:author="Claude - סמנטי" w:date="2026-10-11T12:27:00Z">
        <w:r>
          <w:rPr>
            <w:rFonts w:ascii="BA Franknatan Regular" w:hAnsi="BA Franknatan Regular"/>
            <w:rtl/>
          </w:rPr>
          <w:t xml:space="preserve">בערב</w:t>
        </w:r>
      </w:ins>
      <w:del w:id="90098" w:author="Claude - סמנטי" w:date="2026-10-11T12:27:00Z">
        <w:r w:rsidRPr="00947625">
          <w:rPr>
            <w:rFonts w:ascii="BA Franknatan Regular" w:hAnsi="BA Franknatan Regular"/>
            <w:rtl/>
          </w:rPr>
          <w:delText xml:space="preserve">באורתא</w:delText>
        </w:r>
      </w:del>
      <w:r w:rsidRPr="00947625">
        <w:rPr>
          <w:rFonts w:ascii="BA Franknatan Regular" w:hAnsi="BA Franknatan Regular"/>
          <w:rtl/>
        </w:rPr>
        <w:t xml:space="preserve">.</w:t>
      </w:r>
    </w:p>
    <w:p>
      <w:pPr>
        <w:pStyle w:val="38"/>
        <w:rPr>
          <w:ins w:id="99382" w:author="מנוע מכני" w:date="2026-10-11T12:04:40Z"/>
        </w:rPr>
      </w:pPr>
      <w:r w:rsidRPr="00EC3A9D">
        <w:t xml:space="preserve">א"ד:</w:t>
      </w:r>
    </w:p>
    <w:p w:rsidR="00DA63EC" w:rsidRDefault="00DA63EC" w:rsidP="00DA63EC">
      <w:pPr>
        <w:tabs>
          <w:tab w:val="center" w:pos="2835"/>
        </w:tabs>
        <w:rPr>
          <w:rFonts w:ascii="BA Franknatan Regular" w:hAnsi="BA Franknatan Regular"/>
          <w:b/>
          <w:bCs/>
          <w:rtl/>
        </w:rPr>
      </w:pPr>
      <w:del w:id="99383" w:author="מנוע מכני" w:date="2026-10-11T12:04:40Z">
        <w:r w:rsidRPr="00EC3A9D">
          <w:rPr>
            <w:rFonts w:ascii="BA Franknatan Regular" w:hAnsi="BA Franknatan Regular"/>
            <w:b/>
            <w:bCs/>
            <w:rtl/>
          </w:rPr>
          <w:delText xml:space="preserve"> </w:delText>
        </w:r>
      </w:del>
      <w:r w:rsidRPr="00EC3A9D">
        <w:rPr>
          <w:rFonts w:ascii="BA Franknatan Regular" w:hAnsi="BA Franknatan Regular"/>
          <w:b/>
          <w:bCs/>
          <w:rtl/>
        </w:rPr>
        <w:t xml:space="preserve">אין הלכה </w:t>
      </w:r>
      <w:r w:rsidRPr="00EC3A9D">
        <w:rPr>
          <w:rStyle w:val="2fb"/>
          <w:rFonts w:ascii="BA Franknatan Regular" w:hAnsi="BA Franknatan Regular"/>
          <w:b/>
          <w:bCs/>
          <w:rtl/>
        </w:rPr>
        <w:t xml:space="preserve">כר' יעקב</w:t>
      </w:r>
      <w:r w:rsidRPr="00EC3A9D">
        <w:rPr>
          <w:rFonts w:ascii="BA Franknatan Regular" w:hAnsi="BA Franknatan Regular"/>
          <w:b/>
          <w:bCs/>
          <w:rtl/>
        </w:rPr>
        <w:t xml:space="preserve">.</w:t>
      </w:r>
      <w:r w:rsidRPr="00EC3A9D">
        <w:rPr>
          <w:rFonts w:ascii="BA Franknatan Regular" w:hAnsi="BA Franknatan Regular" w:hint="cs"/>
          <w:b/>
          <w:bCs/>
          <w:rtl/>
        </w:rPr>
        <w:t xml:space="preserve"> והך </w:t>
      </w:r>
      <w:r w:rsidRPr="00EC3A9D">
        <w:rPr>
          <w:rStyle w:val="2fb"/>
          <w:rFonts w:ascii="BA Franknatan Regular" w:hAnsi="BA Franknatan Regular" w:hint="cs"/>
          <w:b/>
          <w:bCs/>
          <w:rtl/>
        </w:rPr>
        <w:t xml:space="preserve">דר</w:t>
      </w:r>
      <w:r>
        <w:rPr>
          <w:rStyle w:val="2fb"/>
          <w:rFonts w:ascii="BA Franknatan Regular" w:hAnsi="BA Franknatan Regular"/>
          <w:b/>
          <w:bCs/>
          <w:rtl/>
        </w:rPr>
        <w:t>"</w:t>
      </w:r>
      <w:r w:rsidRPr="00EC3A9D">
        <w:rPr>
          <w:rStyle w:val="2fb"/>
          <w:rFonts w:ascii="BA Franknatan Regular" w:hAnsi="BA Franknatan Regular" w:hint="cs"/>
          <w:b/>
          <w:bCs/>
          <w:rtl/>
        </w:rPr>
        <w:t xml:space="preserve">ח</w:t>
      </w:r>
      <w:r w:rsidRPr="00EC3A9D">
        <w:rPr>
          <w:rFonts w:ascii="BA Franknatan Regular" w:hAnsi="BA Franknatan Regular" w:hint="cs"/>
          <w:b/>
          <w:bCs/>
          <w:rtl/>
        </w:rPr>
        <w:t xml:space="preserve"> </w:t>
      </w:r>
      <w:r w:rsidRPr="00EC3A9D">
        <w:rPr>
          <w:rStyle w:val="2fb"/>
          <w:rFonts w:ascii="BA Franknatan Regular" w:hAnsi="BA Franknatan Regular" w:hint="cs"/>
          <w:b/>
          <w:bCs/>
          <w:rtl/>
        </w:rPr>
        <w:t xml:space="preserve">ורבר</w:t>
      </w:r>
      <w:r>
        <w:rPr>
          <w:rStyle w:val="2fb"/>
          <w:rFonts w:ascii="BA Franknatan Regular" w:hAnsi="BA Franknatan Regular"/>
          <w:b/>
          <w:bCs/>
          <w:rtl/>
        </w:rPr>
        <w:t>"</w:t>
      </w:r>
      <w:r w:rsidRPr="00EC3A9D">
        <w:rPr>
          <w:rStyle w:val="2fb"/>
          <w:rFonts w:ascii="BA Franknatan Regular" w:hAnsi="BA Franknatan Regular" w:hint="cs"/>
          <w:b/>
          <w:bCs/>
          <w:rtl/>
        </w:rPr>
        <w:t xml:space="preserve">ה</w:t>
      </w:r>
      <w:r w:rsidRPr="00EC3A9D">
        <w:rPr>
          <w:rFonts w:ascii="BA Franknatan Regular" w:hAnsi="BA Franknatan Regular" w:hint="cs"/>
          <w:b/>
          <w:bCs/>
          <w:rtl/>
        </w:rPr>
        <w:t xml:space="preserve"> התפללו </w:t>
      </w:r>
      <w:ins w:id="90099" w:author="Claude - סמנטי" w:date="2026-10-11T12:27:00Z">
        <w:r>
          <w:rPr>
            <w:rFonts w:ascii="BA Franknatan Regular" w:hAnsi="BA Franknatan Regular" w:hint="cs"/>
            <w:b/>
            <w:bCs/>
            <w:rtl/>
          </w:rPr>
          <w:t xml:space="preserve">בערב</w:t>
        </w:r>
      </w:ins>
      <w:del w:id="90100" w:author="Claude - סמנטי" w:date="2026-10-11T12:27:00Z">
        <w:r w:rsidRPr="00EC3A9D">
          <w:rPr>
            <w:rFonts w:ascii="BA Franknatan Regular" w:hAnsi="BA Franknatan Regular" w:hint="cs"/>
            <w:b/>
            <w:bCs/>
            <w:rtl/>
          </w:rPr>
          <w:delText xml:space="preserve">באורתא</w:delText>
        </w:r>
      </w:del>
      <w:r w:rsidRPr="00EC3A9D">
        <w:rPr>
          <w:rFonts w:ascii="BA Franknatan Regular" w:hAnsi="BA Franknatan Regular" w:hint="cs"/>
          <w:b/>
          <w:bCs/>
          <w:rtl/>
        </w:rPr>
        <w:t xml:space="preserve"> </w:t>
      </w:r>
      <w:r w:rsidRPr="00EC3A9D">
        <w:rPr>
          <w:rFonts w:ascii="BA Franknatan Regular" w:hAnsi="BA Franknatan Regular"/>
          <w:b/>
          <w:bCs/>
          <w:rtl/>
        </w:rPr>
        <w:t>–</w:t>
      </w:r>
      <w:r w:rsidRPr="00EC3A9D">
        <w:rPr>
          <w:rFonts w:ascii="BA Franknatan Regular" w:hAnsi="BA Franknatan Regular" w:hint="cs"/>
          <w:b/>
          <w:bCs/>
          <w:rtl/>
        </w:rPr>
        <w:t xml:space="preserve"> ההוא פליגא </w:t>
      </w:r>
    </w:p>
    <w:p w:rsidR="00DA63EC" w:rsidRPr="00EC3A9D" w:rsidRDefault="00DA63EC" w:rsidP="00DA63EC">
      <w:pPr>
        <w:pStyle w:val="afff3"/>
        <w:framePr w:wrap="around"/>
        <w:rPr>
          <w:rtl/>
        </w:rPr>
      </w:pPr>
      <w:r w:rsidRPr="00EC3A9D">
        <w:rPr>
          <w:rFonts w:hint="cs"/>
          <w:rtl/>
        </w:rPr>
        <w:t>לו:</w:t>
      </w:r>
    </w:p>
    <w:p w:rsidR="00DA63EC" w:rsidRDefault="00DA63EC" w:rsidP="00DA63EC">
      <w:pPr>
        <w:tabs>
          <w:tab w:val="center" w:pos="2835"/>
        </w:tabs>
        <w:rPr>
          <w:rFonts w:ascii="BA Franknatan Regular" w:hAnsi="BA Franknatan Regular"/>
          <w:rtl/>
        </w:rPr>
      </w:pPr>
    </w:p>
    <w:p>
      <w:pPr>
        <w:pStyle w:val="afffff8"/>
        <w:rPr>
          <w:ins w:id="90559" w:author="קלוד" w:date="2026-10-11T12:32:08Z"/>
        </w:rPr>
      </w:pPr>
      <w:ins w:id="90560" w:author="קלוד" w:date="2026-10-11T12:32:08Z">
        <w:r>
          <w:rPr>
            <w:color w:val="7B3F00"/>
          </w:rPr>
          <w:t xml:space="preserve">תפילין בלילה ובשבת - 'מימים ימימה'</w:t>
        </w:r>
      </w:ins>
    </w:p>
    <w:p>
      <w:pPr>
        <w:pStyle w:val="38"/>
        <w:rPr>
          <w:ins w:id="99385" w:author="מנוע מכני" w:date="2026-10-11T12:04:40Z"/>
        </w:rPr>
      </w:pPr>
      <w:del w:id="99384" w:author="מנוע מכני" w:date="2026-10-11T12:04:40Z">
        <w:r w:rsidRPr="00FE1B89">
          <w:delText xml:space="preserve">•</w:delText>
        </w:r>
      </w:del>
      <w:r w:rsidRPr="00FE1B89">
        <w:t xml:space="preserve"> </w:t>
      </w:r>
      <w:r w:rsidRPr="00FE1B89">
        <w:t xml:space="preserve">והך</w:t>
      </w:r>
    </w:p>
    <w:p w:rsidR="00DA63EC" w:rsidRPr="00FE1B89" w:rsidRDefault="00DA63EC" w:rsidP="00DA63EC">
      <w:pPr>
        <w:tabs>
          <w:tab w:val="center" w:pos="2835"/>
        </w:tabs>
        <w:rPr>
          <w:rFonts w:ascii="BA Franknatan Regular" w:hAnsi="BA Franknatan Regular"/>
          <w:spacing w:val="-6"/>
          <w:rtl/>
        </w:rPr>
      </w:pPr>
      <w:del w:id="99386" w:author="מנוע מכני" w:date="2026-10-11T12:04:40Z">
        <w:r w:rsidRPr="00FE1B89">
          <w:rPr>
            <w:rFonts w:ascii="BA Franknatan Regular" w:hAnsi="BA Franknatan Regular" w:hint="cs"/>
            <w:spacing w:val="-6"/>
            <w:rtl/>
          </w:rPr>
          <w:delText xml:space="preserve"> </w:delText>
        </w:r>
      </w:del>
      <w:r w:rsidRPr="00FE1B89">
        <w:rPr>
          <w:rStyle w:val="2fb"/>
          <w:rFonts w:ascii="BA Franknatan Regular" w:hAnsi="BA Franknatan Regular" w:hint="cs"/>
          <w:spacing w:val="-6"/>
          <w:rtl/>
        </w:rPr>
        <w:t xml:space="preserve">דרבר</w:t>
      </w:r>
      <w:r w:rsidRPr="00FE1B89">
        <w:rPr>
          <w:rStyle w:val="2fb"/>
          <w:rFonts w:ascii="BA Franknatan Regular" w:hAnsi="BA Franknatan Regular"/>
          <w:spacing w:val="-6"/>
          <w:rtl/>
        </w:rPr>
        <w:t>"</w:t>
      </w:r>
      <w:r w:rsidRPr="00FE1B89">
        <w:rPr>
          <w:rStyle w:val="2fb"/>
          <w:rFonts w:ascii="BA Franknatan Regular" w:hAnsi="BA Franknatan Regular" w:hint="cs"/>
          <w:spacing w:val="-6"/>
          <w:rtl/>
        </w:rPr>
        <w:t>ה</w:t>
      </w:r>
      <w:r w:rsidRPr="00FE1B89">
        <w:rPr>
          <w:rFonts w:ascii="BA Franknatan Regular" w:hAnsi="BA Franknatan Regular"/>
          <w:spacing w:val="-6"/>
          <w:rtl/>
        </w:rPr>
        <w:t xml:space="preserve"> </w:t>
      </w:r>
      <w:r w:rsidRPr="00FE1B89">
        <w:rPr>
          <w:rFonts w:ascii="BA Franknatan Regular" w:hAnsi="BA Franknatan Regular" w:hint="cs"/>
          <w:spacing w:val="-6"/>
          <w:rtl/>
        </w:rPr>
        <w:t>ד</w:t>
      </w:r>
      <w:r w:rsidRPr="00FE1B89">
        <w:rPr>
          <w:rFonts w:ascii="BA Franknatan Regular" w:hAnsi="BA Franknatan Regular"/>
          <w:spacing w:val="-6"/>
          <w:rtl/>
        </w:rPr>
        <w:t xml:space="preserve">ספק חשיכה ספק </w:t>
      </w:r>
      <w:r w:rsidRPr="00FE1B89">
        <w:rPr>
          <w:rFonts w:ascii="BA Franknatan Regular" w:hAnsi="BA Franknatan Regular"/>
          <w:spacing w:val="-6"/>
          <w:rtl/>
        </w:rPr>
        <w:t xml:space="preserve">לא</w:t>
      </w:r>
      <w:r w:rsidRPr="00FE1B89">
        <w:rPr>
          <w:rFonts w:ascii="BA Franknatan Regular" w:hAnsi="BA Franknatan Regular"/>
          <w:spacing w:val="-6"/>
          <w:rtl/>
        </w:rPr>
        <w:t xml:space="preserve"> חשיכה - </w:t>
      </w:r>
      <w:r w:rsidRPr="00FE1B89">
        <w:rPr>
          <w:rFonts w:ascii="BA Franknatan Regular" w:hAnsi="BA Franknatan Regular"/>
          <w:spacing w:val="-6"/>
          <w:rtl/>
        </w:rPr>
        <w:t xml:space="preserve">לא</w:t>
      </w:r>
      <w:r w:rsidRPr="00FE1B89">
        <w:rPr>
          <w:rFonts w:ascii="BA Franknatan Regular" w:hAnsi="BA Franknatan Regular"/>
          <w:spacing w:val="-6"/>
          <w:rtl/>
        </w:rPr>
        <w:t xml:space="preserve"> חולץ ולא מניח, הא ודאי חשיכה חולץ!</w:t>
      </w:r>
      <w:r w:rsidRPr="00FE1B89">
        <w:rPr>
          <w:rFonts w:ascii="BA Franknatan Regular" w:hAnsi="BA Franknatan Regular" w:hint="cs"/>
          <w:spacing w:val="-6"/>
          <w:rtl/>
        </w:rPr>
        <w:t xml:space="preserve">- </w:t>
      </w:r>
      <w:r w:rsidRPr="00FE1B89">
        <w:rPr>
          <w:rStyle w:val="2fb"/>
          <w:rFonts w:ascii="BA Franknatan Regular" w:hAnsi="BA Franknatan Regular" w:hint="cs"/>
          <w:spacing w:val="-6"/>
          <w:rtl/>
        </w:rPr>
        <w:t xml:space="preserve">בער</w:t>
      </w:r>
      <w:r w:rsidRPr="00FE1B89">
        <w:rPr>
          <w:rStyle w:val="2fb"/>
          <w:rFonts w:ascii="BA Franknatan Regular" w:hAnsi="BA Franknatan Regular"/>
          <w:spacing w:val="-6"/>
          <w:rtl/>
        </w:rPr>
        <w:t>"</w:t>
      </w:r>
      <w:r w:rsidRPr="00FE1B89">
        <w:rPr>
          <w:rStyle w:val="2fb"/>
          <w:rFonts w:ascii="BA Franknatan Regular" w:hAnsi="BA Franknatan Regular" w:hint="cs"/>
          <w:spacing w:val="-6"/>
          <w:rtl/>
        </w:rPr>
        <w:t xml:space="preserve">ש</w:t>
      </w:r>
      <w:r w:rsidRPr="00FE1B89">
        <w:rPr>
          <w:rFonts w:ascii="BA Franknatan Regular" w:hAnsi="BA Franknatan Regular" w:hint="cs"/>
          <w:spacing w:val="-6"/>
          <w:rtl/>
        </w:rPr>
        <w:t xml:space="preserve">.</w:t>
      </w:r>
    </w:p>
    <w:p>
      <w:pPr>
        <w:pStyle w:val="38"/>
        <w:rPr>
          <w:ins w:id="99387" w:author="מנוע מכני" w:date="2026-10-11T12:04:40Z"/>
        </w:rPr>
      </w:pPr>
      <w:r>
        <w:t xml:space="preserve">ויקשה</w:t>
      </w:r>
    </w:p>
    <w:p w:rsidR="00DA63EC" w:rsidRDefault="00DA63EC" w:rsidP="00DA63EC">
      <w:pPr>
        <w:tabs>
          <w:tab w:val="center" w:pos="2835"/>
        </w:tabs>
        <w:rPr>
          <w:rFonts w:ascii="BA Franknatan Regular" w:hAnsi="BA Franknatan Regular"/>
          <w:rtl/>
        </w:rPr>
      </w:pPr>
      <w:del w:id="99388"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דממ</w:t>
      </w:r>
      <w:r>
        <w:rPr>
          <w:rFonts w:ascii="BA Franknatan Regular" w:hAnsi="BA Franknatan Regular"/>
          <w:rtl/>
        </w:rPr>
        <w:t>"</w:t>
      </w:r>
      <w:r>
        <w:rPr>
          <w:rFonts w:ascii="BA Franknatan Regular" w:hAnsi="BA Franknatan Regular" w:hint="cs"/>
          <w:rtl/>
        </w:rPr>
        <w:t xml:space="preserve">נ </w:t>
      </w:r>
      <w:ins w:id="96117" w:author="מנוע מכני" w:date="2026-10-11T12:04:40Z">
        <w:r>
          <w:rPr>
            <w:rFonts w:ascii="BA Franknatan Regular" w:hAnsi="BA Franknatan Regular" w:hint="cs"/>
            <w:rtl/>
          </w:rPr>
          <w:t xml:space="preserve">אם </w:t>
        </w:r>
      </w:ins>
      <w:del w:id="96118" w:author="מנוע מכני" w:date="2026-10-11T12:04:40Z">
        <w:r>
          <w:rPr>
            <w:rFonts w:ascii="BA Franknatan Regular" w:hAnsi="BA Franknatan Regular" w:hint="cs"/>
            <w:rtl/>
          </w:rPr>
          <w:delText xml:space="preserve">אי </w:delText>
        </w:r>
      </w:del>
      <w:ins w:id="96561" w:author="מנוע מכני" w:date="2026-10-11T12:04:40Z">
        <w:r>
          <w:rPr>
            <w:rFonts w:ascii="BA Franknatan Regular" w:hAnsi="BA Franknatan Regular" w:hint="cs"/>
            <w:rtl/>
          </w:rPr>
          <w:t xml:space="preserve">סבר</w:t>
        </w:r>
      </w:ins>
      <w:del w:id="96562" w:author="מנוע מכני" w:date="2026-10-11T12:04:40Z">
        <w:r>
          <w:rPr>
            <w:rFonts w:ascii="BA Franknatan Regular" w:hAnsi="BA Franknatan Regular" w:hint="cs"/>
            <w:rtl/>
          </w:rPr>
          <w:delText xml:space="preserve">ס</w:delText>
        </w:r>
        <w:r>
          <w:rPr>
            <w:rFonts w:ascii="BA Franknatan Regular" w:hAnsi="BA Franknatan Regular"/>
            <w:rtl/>
          </w:rPr>
          <w:delText xml:space="preserve">"</w:delText>
        </w:r>
        <w:r>
          <w:rPr>
            <w:rFonts w:ascii="BA Franknatan Regular" w:hAnsi="BA Franknatan Regular" w:hint="cs"/>
            <w:rtl/>
          </w:rPr>
          <w:delText xml:space="preserve">ל</w:delText>
        </w:r>
      </w:del>
      <w:r>
        <w:rPr>
          <w:rFonts w:ascii="BA Franknatan Regular" w:hAnsi="BA Franknatan Regular" w:hint="cs"/>
          <w:rtl/>
        </w:rPr>
        <w:t xml:space="preserve"> שבת </w:t>
      </w:r>
      <w:ins w:id="91175" w:author="מנוע מכני" w:date="2026-10-11T12:04:40Z">
        <w:r>
          <w:rPr>
            <w:rFonts w:ascii="BA Franknatan Regular" w:hAnsi="BA Franknatan Regular" w:hint="cs"/>
            <w:rtl/>
          </w:rPr>
          <w:t xml:space="preserve">לא</w:t>
        </w:r>
      </w:ins>
      <w:del w:id="91176" w:author="מנוע מכני" w:date="2026-10-11T12:04:40Z">
        <w:r>
          <w:rPr>
            <w:rFonts w:ascii="BA Franknatan Regular" w:hAnsi="BA Franknatan Regular" w:hint="cs"/>
            <w:rtl/>
          </w:rPr>
          <w:delText xml:space="preserve">לאו</w:delText>
        </w:r>
      </w:del>
      <w:r>
        <w:rPr>
          <w:rFonts w:ascii="BA Franknatan Regular" w:hAnsi="BA Franknatan Regular" w:hint="cs"/>
          <w:rtl/>
        </w:rPr>
        <w:t xml:space="preserve"> זמן תפילין ללילה </w:t>
      </w:r>
      <w:ins w:id="91173" w:author="מנוע מכני" w:date="2026-10-11T12:04:40Z">
        <w:r>
          <w:rPr>
            <w:rFonts w:ascii="BA Franknatan Regular" w:hAnsi="BA Franknatan Regular" w:hint="cs"/>
            <w:rtl/>
          </w:rPr>
          <w:t xml:space="preserve">גם</w:t>
        </w:r>
      </w:ins>
      <w:del w:id="91174" w:author="מנוע מכני" w:date="2026-10-11T12:04:40Z">
        <w:r>
          <w:rPr>
            <w:rFonts w:ascii="BA Franknatan Regular" w:hAnsi="BA Franknatan Regular" w:hint="cs"/>
            <w:rtl/>
          </w:rPr>
          <w:delText xml:space="preserve">נמי</w:delText>
        </w:r>
      </w:del>
      <w:r>
        <w:rPr>
          <w:rFonts w:ascii="BA Franknatan Regular" w:hAnsi="BA Franknatan Regular" w:hint="cs"/>
          <w:rtl/>
        </w:rPr>
        <w:t xml:space="preserve"> </w:t>
      </w:r>
      <w:r>
        <w:rPr>
          <w:rFonts w:ascii="BA Franknatan Regular" w:hAnsi="BA Franknatan Regular" w:hint="cs"/>
          <w:rtl/>
        </w:rPr>
        <w:t xml:space="preserve">לא</w:t>
      </w:r>
      <w:r>
        <w:rPr>
          <w:rFonts w:ascii="BA Franknatan Regular" w:hAnsi="BA Franknatan Regular" w:hint="cs"/>
          <w:rtl/>
        </w:rPr>
        <w:t xml:space="preserve"> דמאותו מקום דממעט שבת ממעט לילות </w:t>
      </w:r>
      <w:r w:rsidRPr="0046594B">
        <w:rPr>
          <w:rStyle w:val="afffff0"/>
          <w:rFonts w:hint="cs"/>
          <w:rtl/>
        </w:rPr>
        <w:t>ד'</w:t>
      </w:r>
      <w:r w:rsidRPr="0046594B">
        <w:rPr>
          <w:rStyle w:val="afffff0"/>
          <w:rtl/>
        </w:rPr>
        <w:t>ושמרת את החוקה הזאת למועדה מימים ימימה</w:t>
      </w:r>
      <w:r w:rsidRPr="0046594B">
        <w:rPr>
          <w:rStyle w:val="afffff0"/>
          <w:rFonts w:hint="cs"/>
          <w:rtl/>
        </w:rPr>
        <w:t>'</w:t>
      </w:r>
      <w:r w:rsidRPr="0046594B">
        <w:rPr>
          <w:rStyle w:val="afffff0"/>
          <w:rtl/>
        </w:rPr>
        <w:t>,</w:t>
      </w:r>
      <w:r w:rsidRPr="00947625">
        <w:rPr>
          <w:rFonts w:ascii="BA Franknatan Regular" w:hAnsi="BA Franknatan Regular"/>
          <w:rtl/>
        </w:rPr>
        <w:t xml:space="preserve"> </w:t>
      </w:r>
      <w:r>
        <w:rPr>
          <w:rStyle w:val="2fb"/>
          <w:rFonts w:ascii="BA Franknatan Regular" w:hAnsi="BA Franknatan Regular" w:hint="cs"/>
          <w:rtl/>
        </w:rPr>
        <w:t>לריה</w:t>
      </w:r>
      <w:r>
        <w:rPr>
          <w:rStyle w:val="2fb"/>
          <w:rFonts w:ascii="BA Franknatan Regular" w:hAnsi="BA Franknatan Regular"/>
          <w:rtl/>
        </w:rPr>
        <w:t>"</w:t>
      </w:r>
      <w:r>
        <w:rPr>
          <w:rStyle w:val="2fb"/>
          <w:rFonts w:ascii="BA Franknatan Regular" w:hAnsi="BA Franknatan Regular" w:hint="cs"/>
          <w:rtl/>
        </w:rPr>
        <w:t xml:space="preserve">ג</w:t>
      </w:r>
      <w:r>
        <w:rPr>
          <w:rFonts w:ascii="BA Franknatan Regular" w:hAnsi="BA Franknatan Regular" w:hint="cs"/>
          <w:rtl/>
        </w:rPr>
        <w:t xml:space="preserve">: </w:t>
      </w:r>
      <w:r w:rsidRPr="00947625">
        <w:rPr>
          <w:rFonts w:ascii="BA Franknatan Regular" w:hAnsi="BA Franknatan Regular"/>
          <w:rtl/>
        </w:rPr>
        <w:t>ימים - ולא לילות, מימים - ולא כל ימים, פרט לשבתות וי</w:t>
      </w:r>
      <w:r>
        <w:rPr>
          <w:rFonts w:ascii="BA Franknatan Regular" w:hAnsi="BA Franknatan Regular" w:hint="cs"/>
          <w:rtl/>
        </w:rPr>
        <w:t>ו</w:t>
      </w:r>
      <w:r>
        <w:rPr>
          <w:rFonts w:ascii="BA Franknatan Regular" w:hAnsi="BA Franknatan Regular"/>
          <w:rtl/>
        </w:rPr>
        <w:t>"</w:t>
      </w:r>
      <w:r>
        <w:rPr>
          <w:rFonts w:ascii="BA Franknatan Regular" w:hAnsi="BA Franknatan Regular" w:hint="cs"/>
          <w:rtl/>
        </w:rPr>
        <w:t>ט</w:t>
      </w:r>
      <w:ins w:id="94549" w:author="מנוע מכני" w:date="2026-10-11T12:04:40Z">
        <w:r>
          <w:rPr>
            <w:rFonts w:ascii="BA Franknatan Regular" w:hAnsi="BA Franknatan Regular"/>
            <w:rtl/>
          </w:rPr>
          <w:t xml:space="preserve">,</w:t>
        </w:r>
      </w:ins>
      <w:del w:id="94550" w:author="מנוע מכני" w:date="2026-10-11T12:04:40Z">
        <w:r>
          <w:rPr>
            <w:rFonts w:ascii="BA Franknatan Regular" w:hAnsi="BA Franknatan Regular"/>
            <w:rtl/>
          </w:rPr>
          <w:delText xml:space="preserve">;</w:delText>
        </w:r>
      </w:del>
      <w:r>
        <w:rPr>
          <w:rFonts w:ascii="BA Franknatan Regular" w:hAnsi="BA Franknatan Regular"/>
          <w:rtl/>
        </w:rPr>
        <w:t xml:space="preserve"> </w:t>
      </w:r>
      <w:r>
        <w:rPr>
          <w:rStyle w:val="2fb"/>
          <w:rFonts w:ascii="BA Franknatan Regular" w:hAnsi="BA Franknatan Regular"/>
          <w:rtl/>
        </w:rPr>
        <w:t xml:space="preserve">ר"ע</w:t>
      </w:r>
      <w:r w:rsidRPr="00947625">
        <w:rPr>
          <w:rFonts w:ascii="BA Franknatan Regular" w:hAnsi="BA Franknatan Regular"/>
          <w:rtl/>
        </w:rPr>
        <w:t xml:space="preserve">: </w:t>
      </w:r>
      <w:r w:rsidRPr="00947625">
        <w:rPr>
          <w:rFonts w:ascii="BA Franknatan Regular" w:hAnsi="BA Franknatan Regular"/>
          <w:rtl/>
        </w:rPr>
        <w:t xml:space="preserve">לא</w:t>
      </w:r>
      <w:r w:rsidRPr="00947625">
        <w:rPr>
          <w:rFonts w:ascii="BA Franknatan Regular" w:hAnsi="BA Franknatan Regular"/>
          <w:rtl/>
        </w:rPr>
        <w:t xml:space="preserve"> נאמר חוקה זו אלא לפסח בלבד!</w:t>
      </w:r>
    </w:p>
    <w:p w:rsidR="00DA63EC" w:rsidRDefault="00DA63EC" w:rsidP="00DA63EC">
      <w:pPr>
        <w:tabs>
          <w:tab w:val="center" w:pos="2835"/>
        </w:tabs>
        <w:rPr>
          <w:rFonts w:ascii="BA Franknatan Regular" w:hAnsi="BA Franknatan Regular"/>
          <w:rtl/>
        </w:rPr>
      </w:pPr>
    </w:p>
    <w:p w:rsidR="00DA63EC" w:rsidRDefault="00DA63EC" w:rsidP="00DA63EC">
      <w:pPr>
        <w:tabs>
          <w:tab w:val="center" w:pos="2835"/>
        </w:tabs>
        <w:rPr>
          <w:rFonts w:ascii="BA Franknatan Regular" w:hAnsi="BA Franknatan Regular"/>
          <w:rtl/>
        </w:rPr>
      </w:pPr>
      <w:r>
        <w:rPr>
          <w:rFonts w:ascii="BA Franknatan Regular" w:hAnsi="BA Franknatan Regular" w:hint="cs"/>
          <w:rtl/>
        </w:rPr>
        <w:t>נפק</w:t>
      </w:r>
      <w:r>
        <w:rPr>
          <w:rFonts w:ascii="BA Franknatan Regular" w:hAnsi="BA Franknatan Regular"/>
          <w:rtl/>
        </w:rPr>
        <w:t>"</w:t>
      </w:r>
      <w:r>
        <w:rPr>
          <w:rFonts w:ascii="BA Franknatan Regular" w:hAnsi="BA Franknatan Regular" w:hint="cs"/>
          <w:rtl/>
        </w:rPr>
        <w:t xml:space="preserve">ל </w:t>
      </w:r>
      <w:ins w:id="91177" w:author="מנוע מכני" w:date="2026-10-11T12:04:40Z">
        <w:r>
          <w:rPr>
            <w:rFonts w:ascii="BA Franknatan Regular" w:hAnsi="BA Franknatan Regular" w:hint="cs"/>
            <w:rtl/>
          </w:rPr>
          <w:t xml:space="preserve">ממקום</w:t>
        </w:r>
      </w:ins>
      <w:del w:id="91178" w:author="מנוע מכני" w:date="2026-10-11T12:04:40Z">
        <w:r>
          <w:rPr>
            <w:rFonts w:ascii="BA Franknatan Regular" w:hAnsi="BA Franknatan Regular" w:hint="cs"/>
            <w:rtl/>
          </w:rPr>
          <w:delText xml:space="preserve">מהיכא</w:delText>
        </w:r>
      </w:del>
      <w:r>
        <w:rPr>
          <w:rFonts w:ascii="BA Franknatan Regular" w:hAnsi="BA Franknatan Regular" w:hint="cs"/>
          <w:rtl/>
        </w:rPr>
        <w:t xml:space="preserve"> דנפק</w:t>
      </w:r>
      <w:r>
        <w:rPr>
          <w:rFonts w:ascii="BA Franknatan Regular" w:hAnsi="BA Franknatan Regular"/>
          <w:rtl/>
        </w:rPr>
        <w:t>"</w:t>
      </w:r>
      <w:r>
        <w:rPr>
          <w:rFonts w:ascii="BA Franknatan Regular" w:hAnsi="BA Franknatan Regular" w:hint="cs"/>
          <w:rtl/>
        </w:rPr>
        <w:t xml:space="preserve">ל </w:t>
      </w:r>
      <w:r>
        <w:rPr>
          <w:rStyle w:val="2fb"/>
          <w:rFonts w:ascii="BA Franknatan Regular" w:hAnsi="BA Franknatan Regular" w:hint="cs"/>
          <w:rtl/>
        </w:rPr>
        <w:t xml:space="preserve">לר</w:t>
      </w:r>
      <w:r>
        <w:rPr>
          <w:rStyle w:val="2fb"/>
          <w:rFonts w:ascii="BA Franknatan Regular" w:hAnsi="BA Franknatan Regular"/>
          <w:rtl/>
        </w:rPr>
        <w:t>"</w:t>
      </w:r>
      <w:r>
        <w:rPr>
          <w:rStyle w:val="2fb"/>
          <w:rFonts w:ascii="BA Franknatan Regular" w:hAnsi="BA Franknatan Regular" w:hint="cs"/>
          <w:rtl/>
        </w:rPr>
        <w:t>ע</w:t>
      </w:r>
      <w:ins w:id="94551" w:author="מנוע מכני" w:date="2026-10-11T12:04:40Z">
        <w:r>
          <w:rPr>
            <w:rFonts w:ascii="BA Franknatan Regular" w:hAnsi="BA Franknatan Regular"/>
            <w:rtl/>
          </w:rPr>
          <w:t xml:space="preserve">,</w:t>
        </w:r>
      </w:ins>
      <w:del w:id="94552"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r w:rsidRPr="00947625">
        <w:rPr>
          <w:rFonts w:ascii="BA Franknatan Regular" w:hAnsi="BA Franknatan Regular"/>
          <w:rtl/>
        </w:rPr>
        <w:t xml:space="preserve">דתניא</w:t>
      </w:r>
      <w:r w:rsidRPr="00947625">
        <w:rPr>
          <w:rFonts w:ascii="BA Franknatan Regular" w:hAnsi="BA Franknatan Regular"/>
          <w:rtl/>
        </w:rPr>
        <w:t xml:space="preserve">, ר' עקיבא אומר: יכול יניח אדם תפילין בשבתות ובימים טובים? </w:t>
      </w:r>
      <w:r w:rsidRPr="00947625">
        <w:rPr>
          <w:rFonts w:ascii="BA Franknatan Regular" w:hAnsi="BA Franknatan Regular"/>
          <w:rtl/>
        </w:rPr>
        <w:t xml:space="preserve">ת"ל</w:t>
      </w:r>
      <w:r w:rsidRPr="00947625">
        <w:rPr>
          <w:rFonts w:ascii="BA Franknatan Regular" w:hAnsi="BA Franknatan Regular"/>
          <w:rtl/>
        </w:rPr>
        <w:t xml:space="preserve">:</w:t>
      </w:r>
      <w:r w:rsidRPr="00A563E0">
        <w:rPr>
          <w:rStyle w:val="afffff0"/>
          <w:rtl/>
        </w:rPr>
        <w:t xml:space="preserve"> </w:t>
      </w:r>
      <w:r w:rsidRPr="00A563E0">
        <w:rPr>
          <w:rStyle w:val="afffff0"/>
          <w:rFonts w:hint="cs"/>
          <w:rtl/>
        </w:rPr>
        <w:t>'</w:t>
      </w:r>
      <w:r w:rsidRPr="00A563E0">
        <w:rPr>
          <w:rStyle w:val="afffff0"/>
          <w:rtl/>
        </w:rPr>
        <w:t>והיה לאות על ידך ולטוטפת בין עיניך</w:t>
      </w:r>
      <w:r w:rsidRPr="00A563E0">
        <w:rPr>
          <w:rStyle w:val="afffff0"/>
          <w:rFonts w:hint="cs"/>
          <w:rtl/>
        </w:rPr>
        <w:t>'</w:t>
      </w:r>
      <w:r w:rsidRPr="00A563E0">
        <w:rPr>
          <w:rStyle w:val="afffff0"/>
          <w:rtl/>
        </w:rPr>
        <w:t>,</w:t>
      </w:r>
      <w:r w:rsidRPr="00947625">
        <w:rPr>
          <w:rFonts w:ascii="BA Franknatan Regular" w:hAnsi="BA Franknatan Regular"/>
          <w:rtl/>
        </w:rPr>
        <w:t xml:space="preserve"> מי שצריכין אות, יצאו שבתות וימים טובים שהן גופן אות.</w:t>
      </w:r>
    </w:p>
    <w:p>
      <w:pPr>
        <w:pStyle w:val="afffff8"/>
        <w:rPr>
          <w:ins w:id="90557" w:author="קלוד" w:date="2026-10-11T12:32:08Z"/>
        </w:rPr>
      </w:pPr>
      <w:ins w:id="90558" w:author="קלוד" w:date="2026-10-11T12:32:08Z">
        <w:r>
          <w:rPr>
            <w:color w:val="7B3F00"/>
          </w:rPr>
          <w:t xml:space="preserve">תפילין אחר השקיעה - עובר בעשה או בלאו</w:t>
        </w:r>
      </w:ins>
    </w:p>
    <w:p>
      <w:pPr>
        <w:pStyle w:val="38"/>
        <w:rPr>
          <w:ins w:id="99390" w:author="מנוע מכני" w:date="2026-10-11T12:04:40Z"/>
        </w:rPr>
      </w:pPr>
      <w:del w:id="99389" w:author="מנוע מכני" w:date="2026-10-11T12:04:40Z">
        <w:r w:rsidRPr="00FE1B89">
          <w:delText xml:space="preserve">•</w:delText>
        </w:r>
      </w:del>
      <w:r w:rsidRPr="00FE1B89">
        <w:t xml:space="preserve"> </w:t>
      </w:r>
      <w:del w:id="102510" w:author="מנוע מכני" w:date="2026-10-11T12:04:40Z">
        <w:r w:rsidRPr="00FE1B89">
          <w:delText xml:space="preserve">אמר </w:delText>
        </w:r>
      </w:del>
      <w:r w:rsidRPr="00FE1B89">
        <w:t xml:space="preserve">ר' אלעזר:</w:t>
      </w:r>
    </w:p>
    <w:p w:rsidR="00DA63EC" w:rsidRPr="00FE1B89" w:rsidRDefault="00DA63EC" w:rsidP="00DA63EC">
      <w:pPr>
        <w:tabs>
          <w:tab w:val="center" w:pos="2835"/>
        </w:tabs>
        <w:rPr>
          <w:rFonts w:ascii="BA Franknatan Regular" w:hAnsi="BA Franknatan Regular"/>
          <w:spacing w:val="-4"/>
          <w:rtl/>
        </w:rPr>
      </w:pPr>
      <w:del w:id="99391" w:author="מנוע מכני" w:date="2026-10-11T12:04:40Z">
        <w:r w:rsidRPr="00FE1B89">
          <w:rPr>
            <w:rFonts w:ascii="BA Franknatan Regular" w:hAnsi="BA Franknatan Regular"/>
            <w:spacing w:val="-4"/>
            <w:rtl/>
          </w:rPr>
          <w:delText xml:space="preserve"> </w:delText>
        </w:r>
      </w:del>
      <w:r w:rsidRPr="00FE1B89">
        <w:rPr>
          <w:rFonts w:ascii="BA Franknatan Regular" w:hAnsi="BA Franknatan Regular"/>
          <w:spacing w:val="-4"/>
          <w:rtl/>
        </w:rPr>
        <w:t xml:space="preserve">כל המניח תפילין אחר שקיעת החמה - עובר בעשה, </w:t>
      </w:r>
      <w:r w:rsidRPr="00FE1B89">
        <w:rPr>
          <w:rStyle w:val="2fb"/>
          <w:rFonts w:ascii="BA Franknatan Regular" w:hAnsi="BA Franknatan Regular"/>
          <w:spacing w:val="-4"/>
          <w:rtl/>
        </w:rPr>
        <w:t xml:space="preserve">ור' יוחנן</w:t>
      </w:r>
      <w:r w:rsidRPr="00FE1B89">
        <w:rPr>
          <w:rFonts w:ascii="BA Franknatan Regular" w:hAnsi="BA Franknatan Regular"/>
          <w:spacing w:val="-4"/>
          <w:rtl/>
        </w:rPr>
        <w:t xml:space="preserve"> </w:t>
      </w:r>
      <w:r w:rsidRPr="00FE1B89">
        <w:rPr>
          <w:rFonts w:ascii="BA Franknatan Regular" w:hAnsi="BA Franknatan Regular"/>
          <w:spacing w:val="-4"/>
          <w:rtl/>
        </w:rPr>
        <w:t xml:space="preserve">אמר</w:t>
      </w:r>
      <w:r w:rsidRPr="00FE1B89">
        <w:rPr>
          <w:rFonts w:ascii="BA Franknatan Regular" w:hAnsi="BA Franknatan Regular"/>
          <w:spacing w:val="-4"/>
          <w:rtl/>
        </w:rPr>
        <w:t xml:space="preserve">: עובר בלאו.</w:t>
      </w:r>
    </w:p>
    <w:p>
      <w:pPr>
        <w:pStyle w:val="38"/>
        <w:rPr>
          <w:ins w:id="102427" w:author="מנוע מכני" w:date="2026-10-11T12:04:40Z"/>
        </w:rPr>
      </w:pPr>
      <w:r w:rsidRPr="00947625">
        <w:t xml:space="preserve">לימא,</w:t>
      </w:r>
    </w:p>
    <w:p w:rsidR="00DA63EC" w:rsidRDefault="00DA63EC" w:rsidP="00DA63EC">
      <w:pPr>
        <w:tabs>
          <w:tab w:val="center" w:pos="2835"/>
        </w:tabs>
        <w:rPr>
          <w:rFonts w:ascii="BA Franknatan Regular" w:hAnsi="BA Franknatan Regular"/>
          <w:rtl/>
        </w:rPr>
      </w:pPr>
      <w:del w:id="102428" w:author="מנוע מכני" w:date="2026-10-11T12:04:40Z">
        <w:r w:rsidRPr="00947625">
          <w:rPr>
            <w:rFonts w:ascii="BA Franknatan Regular" w:hAnsi="BA Franknatan Regular"/>
            <w:rtl/>
          </w:rPr>
          <w:delText xml:space="preserve"> </w:delText>
        </w:r>
      </w:del>
      <w:r w:rsidRPr="00947625">
        <w:rPr>
          <w:rStyle w:val="2fb"/>
          <w:rFonts w:ascii="BA Franknatan Regular" w:hAnsi="BA Franknatan Regular"/>
          <w:rtl/>
        </w:rPr>
        <w:t xml:space="preserve">בר</w:t>
      </w:r>
      <w:r>
        <w:rPr>
          <w:rStyle w:val="2fb"/>
          <w:rFonts w:ascii="BA Franknatan Regular" w:hAnsi="BA Franknatan Regular" w:hint="cs"/>
          <w:rtl/>
        </w:rPr>
        <w:t>אמר</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פליגא דאמר כל מקום שנא'</w:t>
      </w:r>
      <w:r w:rsidRPr="00A563E0">
        <w:rPr>
          <w:rStyle w:val="afffff0"/>
          <w:rFonts w:hint="cs"/>
          <w:rtl/>
        </w:rPr>
        <w:t xml:space="preserve"> '</w:t>
      </w:r>
      <w:r w:rsidRPr="00A563E0">
        <w:rPr>
          <w:rStyle w:val="afffff0"/>
          <w:rtl/>
        </w:rPr>
        <w:t>השמר פן ואל</w:t>
      </w:r>
      <w:r w:rsidRPr="00A563E0">
        <w:rPr>
          <w:rStyle w:val="afffff0"/>
          <w:rFonts w:hint="cs"/>
          <w:rtl/>
        </w:rPr>
        <w:t>'</w:t>
      </w:r>
      <w:r w:rsidRPr="00A563E0">
        <w:rPr>
          <w:rStyle w:val="afffff0"/>
          <w:rtl/>
        </w:rPr>
        <w:t xml:space="preserve"> </w:t>
      </w:r>
      <w:r w:rsidRPr="00947625">
        <w:rPr>
          <w:rFonts w:ascii="BA Franknatan Regular" w:hAnsi="BA Franknatan Regular"/>
          <w:rtl/>
        </w:rPr>
        <w:t>- אינו אלא ל</w:t>
      </w:r>
      <w:r>
        <w:rPr>
          <w:rFonts w:ascii="BA Franknatan Regular" w:hAnsi="BA Franknatan Regular"/>
          <w:rtl/>
        </w:rPr>
        <w:t>"</w:t>
      </w:r>
      <w:r>
        <w:rPr>
          <w:rFonts w:ascii="BA Franknatan Regular" w:hAnsi="BA Franknatan Regular" w:hint="cs"/>
          <w:rtl/>
        </w:rPr>
        <w:t>ת</w:t>
      </w:r>
      <w:r w:rsidRPr="00947625">
        <w:rPr>
          <w:rFonts w:ascii="BA Franknatan Regular" w:hAnsi="BA Franknatan Regular"/>
          <w:rtl/>
        </w:rPr>
        <w:t xml:space="preserve">, </w:t>
      </w:r>
    </w:p>
    <w:p>
      <w:pPr>
        <w:pStyle w:val="38"/>
        <w:rPr>
          <w:ins w:id="99392" w:author="מנוע מכני" w:date="2026-10-11T12:04:40Z"/>
        </w:rPr>
      </w:pPr>
      <w:r w:rsidRPr="00B86088">
        <w:t>ו</w:t>
      </w:r>
      <w:r>
        <w:t>דחי</w:t>
      </w:r>
      <w:r w:rsidR="005608A0">
        <w:t>'</w:t>
      </w:r>
    </w:p>
    <w:p w:rsidR="00DA63EC" w:rsidRDefault="00DA63EC" w:rsidP="00DA63EC">
      <w:pPr>
        <w:tabs>
          <w:tab w:val="center" w:pos="2835"/>
        </w:tabs>
        <w:rPr>
          <w:rFonts w:ascii="BA Franknatan Regular" w:hAnsi="BA Franknatan Regular"/>
          <w:rtl/>
        </w:rPr>
      </w:pPr>
      <w:del w:id="99393" w:author="מנוע מכני" w:date="2026-10-11T12:04:40Z">
        <w:r>
          <w:rPr>
            <w:rFonts w:ascii="BA Franknatan Regular" w:hAnsi="BA Franknatan Regular" w:hint="cs"/>
            <w:rtl/>
          </w:rPr>
          <w:delText xml:space="preserve"> </w:delText>
        </w:r>
      </w:del>
      <w:ins w:id="96787" w:author="מנוע מכני" w:date="2026-10-11T12:04:40Z">
        <w:r>
          <w:rPr>
            <w:rFonts w:ascii="BA Franknatan Regular" w:hAnsi="BA Franknatan Regular" w:hint="cs"/>
            <w:rtl/>
          </w:rPr>
          <w:t xml:space="preserve">דכו"ע</w:t>
        </w:r>
      </w:ins>
      <w:del w:id="96788" w:author="מנוע מכני" w:date="2026-10-11T12:04:40Z">
        <w:r>
          <w:rPr>
            <w:rFonts w:ascii="BA Franknatan Regular" w:hAnsi="BA Franknatan Regular" w:hint="cs"/>
            <w:rtl/>
          </w:rPr>
          <w:delText xml:space="preserve">דל</w:delText>
        </w:r>
        <w:r w:rsidRPr="00947625">
          <w:rPr>
            <w:rFonts w:ascii="BA Franknatan Regular" w:hAnsi="BA Franknatan Regular"/>
            <w:rtl/>
          </w:rPr>
          <w:delText xml:space="preserve">כו</w:delText>
        </w:r>
        <w:r>
          <w:rPr>
            <w:rFonts w:ascii="BA Franknatan Regular" w:hAnsi="BA Franknatan Regular"/>
            <w:rtl/>
          </w:rPr>
          <w:delText xml:space="preserve">"</w:delText>
        </w:r>
        <w:r>
          <w:rPr>
            <w:rFonts w:ascii="BA Franknatan Regular" w:hAnsi="BA Franknatan Regular" w:hint="cs"/>
            <w:rtl/>
          </w:rPr>
          <w:delText xml:space="preserve">ע</w:delText>
        </w:r>
      </w:del>
      <w:r>
        <w:rPr>
          <w:rFonts w:ascii="BA Franknatan Regular" w:hAnsi="BA Franknatan Regular" w:hint="cs"/>
          <w:rtl/>
        </w:rPr>
        <w:t xml:space="preserve"> </w:t>
      </w:r>
      <w:ins w:id="92835" w:author="מנוע מכני" w:date="2026-10-11T12:04:40Z">
        <w:r>
          <w:rPr>
            <w:rFonts w:ascii="BA Franknatan Regular" w:hAnsi="BA Franknatan Regular"/>
            <w:rtl/>
          </w:rPr>
          <w:t xml:space="preserve">יש</w:t>
        </w:r>
      </w:ins>
      <w:del w:id="92836" w:author="מנוע מכני" w:date="2026-10-11T12:04:40Z">
        <w:r>
          <w:rPr>
            <w:rFonts w:ascii="BA Franknatan Regular" w:hAnsi="BA Franknatan Regular"/>
            <w:rtl/>
          </w:rPr>
          <w:delText xml:space="preserve">אית</w:delText>
        </w:r>
      </w:del>
      <w:r>
        <w:rPr>
          <w:rFonts w:ascii="BA Franknatan Regular" w:hAnsi="BA Franknatan Regular"/>
          <w:rtl/>
        </w:rPr>
        <w:t xml:space="preserve"> </w:t>
      </w:r>
      <w:r>
        <w:rPr>
          <w:rStyle w:val="2fb"/>
          <w:rFonts w:ascii="BA Franknatan Regular" w:hAnsi="BA Franknatan Regular" w:hint="cs"/>
          <w:rtl/>
        </w:rPr>
        <w:t>לדר</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w:t>
      </w:r>
      <w:r>
        <w:rPr>
          <w:rStyle w:val="2fb"/>
          <w:rFonts w:ascii="BA Franknatan Regular" w:hAnsi="BA Franknatan Regular" w:hint="cs"/>
          <w:rtl/>
        </w:rPr>
        <w:t xml:space="preserve">מר</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w:t>
      </w:r>
      <w:ins w:id="91181" w:author="מנוע מכני" w:date="2026-10-11T12:04:40Z">
        <w:r>
          <w:rPr>
            <w:rFonts w:ascii="BA Franknatan Regular" w:hAnsi="BA Franknatan Regular" w:hint="cs"/>
            <w:rtl/>
          </w:rPr>
          <w:t xml:space="preserve">וכאן</w:t>
        </w:r>
      </w:ins>
      <w:del w:id="91182" w:author="מנוע מכני" w:date="2026-10-11T12:04:40Z">
        <w:r>
          <w:rPr>
            <w:rFonts w:ascii="BA Franknatan Regular" w:hAnsi="BA Franknatan Regular" w:hint="cs"/>
            <w:rtl/>
          </w:rPr>
          <w:delText xml:space="preserve">והכא</w:delText>
        </w:r>
      </w:del>
      <w:r>
        <w:rPr>
          <w:rFonts w:ascii="BA Franknatan Regular" w:hAnsi="BA Franknatan Regular" w:hint="cs"/>
          <w:rtl/>
        </w:rPr>
        <w:t xml:space="preserve"> </w:t>
      </w:r>
      <w:ins w:id="91179" w:author="מנוע מכני" w:date="2026-10-11T12:04:40Z">
        <w:r>
          <w:rPr>
            <w:rFonts w:ascii="BA Franknatan Regular" w:hAnsi="BA Franknatan Regular" w:hint="cs"/>
            <w:rtl/>
          </w:rPr>
          <w:t xml:space="preserve">חלקו</w:t>
        </w:r>
      </w:ins>
      <w:del w:id="91180" w:author="מנוע מכני" w:date="2026-10-11T12:04:40Z">
        <w:r>
          <w:rPr>
            <w:rFonts w:ascii="BA Franknatan Regular" w:hAnsi="BA Franknatan Regular" w:hint="cs"/>
            <w:rtl/>
          </w:rPr>
          <w:delText xml:space="preserve">פליגי</w:delText>
        </w:r>
      </w:del>
      <w:r>
        <w:rPr>
          <w:rFonts w:ascii="BA Franknatan Regular" w:hAnsi="BA Franknatan Regular" w:hint="cs"/>
          <w:rtl/>
        </w:rPr>
        <w:t xml:space="preserve"> ד</w:t>
      </w:r>
      <w:r w:rsidRPr="00947625">
        <w:rPr>
          <w:rFonts w:ascii="BA Franknatan Regular" w:hAnsi="BA Franknatan Regular"/>
          <w:rtl/>
        </w:rPr>
        <w:t xml:space="preserve">מר סבר השמר - </w:t>
      </w:r>
      <w:ins w:id="91185" w:author="מנוע מכני" w:date="2026-10-11T12:04:40Z">
        <w:r>
          <w:rPr>
            <w:rFonts w:ascii="BA Franknatan Regular" w:hAnsi="BA Franknatan Regular"/>
            <w:rtl/>
          </w:rPr>
          <w:t xml:space="preserve">דלא</w:t>
        </w:r>
      </w:ins>
      <w:del w:id="91186" w:author="מנוע מכני" w:date="2026-10-11T12:04:40Z">
        <w:r w:rsidRPr="00947625">
          <w:rPr>
            <w:rFonts w:ascii="BA Franknatan Regular" w:hAnsi="BA Franknatan Regular"/>
            <w:rtl/>
          </w:rPr>
          <w:delText xml:space="preserve">דלאו</w:delText>
        </w:r>
      </w:del>
      <w:r w:rsidRPr="00947625">
        <w:rPr>
          <w:rFonts w:ascii="BA Franknatan Regular" w:hAnsi="BA Franknatan Regular"/>
          <w:rtl/>
        </w:rPr>
        <w:t xml:space="preserve"> - </w:t>
      </w:r>
      <w:ins w:id="91187" w:author="מנוע מכני" w:date="2026-10-11T12:04:40Z">
        <w:r>
          <w:rPr>
            <w:rFonts w:ascii="BA Franknatan Regular" w:hAnsi="BA Franknatan Regular"/>
            <w:rtl/>
          </w:rPr>
          <w:t xml:space="preserve">לא</w:t>
        </w:r>
      </w:ins>
      <w:del w:id="91188" w:author="מנוע מכני" w:date="2026-10-11T12:04:40Z">
        <w:r w:rsidRPr="00947625">
          <w:rPr>
            <w:rFonts w:ascii="BA Franknatan Regular" w:hAnsi="BA Franknatan Regular"/>
            <w:rtl/>
          </w:rPr>
          <w:delText xml:space="preserve">לאו</w:delText>
        </w:r>
      </w:del>
      <w:r w:rsidRPr="00947625">
        <w:rPr>
          <w:rFonts w:ascii="BA Franknatan Regular" w:hAnsi="BA Franknatan Regular"/>
          <w:rtl/>
        </w:rPr>
        <w:t xml:space="preserve">, והשמר דעשה - עשה, ומר סבר: השמר דעשה </w:t>
      </w:r>
      <w:ins w:id="91183" w:author="מנוע מכני" w:date="2026-10-11T12:04:40Z">
        <w:r>
          <w:rPr>
            <w:rFonts w:ascii="BA Franknatan Regular" w:hAnsi="BA Franknatan Regular"/>
            <w:rtl/>
          </w:rPr>
          <w:t xml:space="preserve">גם</w:t>
        </w:r>
      </w:ins>
      <w:del w:id="91184" w:author="מנוע מכני" w:date="2026-10-11T12:04:40Z">
        <w:r w:rsidRPr="00947625">
          <w:rPr>
            <w:rFonts w:ascii="BA Franknatan Regular" w:hAnsi="BA Franknatan Regular"/>
            <w:rtl/>
          </w:rPr>
          <w:delText xml:space="preserve">נמי</w:delText>
        </w:r>
      </w:del>
      <w:r w:rsidRPr="00947625">
        <w:rPr>
          <w:rFonts w:ascii="BA Franknatan Regular" w:hAnsi="BA Franknatan Regular"/>
          <w:rtl/>
        </w:rPr>
        <w:t xml:space="preserve"> </w:t>
      </w:r>
      <w:ins w:id="91189" w:author="מנוע מכני" w:date="2026-10-11T12:04:40Z">
        <w:r>
          <w:rPr>
            <w:rFonts w:ascii="BA Franknatan Regular" w:hAnsi="BA Franknatan Regular"/>
            <w:rtl/>
          </w:rPr>
          <w:t xml:space="preserve">לא</w:t>
        </w:r>
      </w:ins>
      <w:del w:id="91190" w:author="מנוע מכני" w:date="2026-10-11T12:04:40Z">
        <w:r w:rsidRPr="00947625">
          <w:rPr>
            <w:rFonts w:ascii="BA Franknatan Regular" w:hAnsi="BA Franknatan Regular"/>
            <w:rtl/>
          </w:rPr>
          <w:delText xml:space="preserve">לאו</w:delText>
        </w:r>
      </w:del>
      <w:r w:rsidRPr="00947625">
        <w:rPr>
          <w:rFonts w:ascii="BA Franknatan Regular" w:hAnsi="BA Franknatan Regular"/>
          <w:rtl/>
        </w:rPr>
        <w:t xml:space="preserve">.</w:t>
      </w:r>
    </w:p>
    <w:p>
      <w:pPr>
        <w:pStyle w:val="38"/>
        <w:rPr>
          <w:ins w:id="99394" w:author="מנוע מכני" w:date="2026-10-11T12:04:40Z"/>
        </w:rPr>
      </w:pPr>
      <w:r>
        <w:t>ואר</w:t>
      </w:r>
      <w:r>
        <w:t>"</w:t>
      </w:r>
      <w:r>
        <w:t>א</w:t>
      </w:r>
      <w:r w:rsidRPr="00947625">
        <w:t xml:space="preserve">:</w:t>
      </w:r>
    </w:p>
    <w:p w:rsidR="00DA63EC" w:rsidRDefault="00DA63EC" w:rsidP="00DA63EC">
      <w:pPr>
        <w:tabs>
          <w:tab w:val="center" w:pos="2835"/>
        </w:tabs>
        <w:rPr>
          <w:rFonts w:ascii="BA Franknatan Regular" w:hAnsi="BA Franknatan Regular"/>
          <w:rtl/>
        </w:rPr>
      </w:pPr>
      <w:del w:id="99395"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ואם לשמרן - מותר.</w:t>
      </w:r>
    </w:p>
    <w:p>
      <w:pPr>
        <w:pStyle w:val="38"/>
        <w:rPr>
          <w:ins w:id="99396" w:author="מנוע מכני" w:date="2026-10-11T12:04:40Z"/>
        </w:rPr>
      </w:pPr>
      <w:r>
        <w:t xml:space="preserve">רבינא:</w:t>
      </w:r>
    </w:p>
    <w:p w:rsidR="00DA63EC" w:rsidRDefault="00DA63EC" w:rsidP="00DA63EC">
      <w:pPr>
        <w:tabs>
          <w:tab w:val="center" w:pos="2835"/>
        </w:tabs>
        <w:rPr>
          <w:rFonts w:ascii="BA Franknatan Regular" w:hAnsi="BA Franknatan Regular"/>
          <w:rtl/>
        </w:rPr>
      </w:pPr>
      <w:del w:id="99397" w:author="מנוע מכני" w:date="2026-10-11T12:04:40Z">
        <w:r>
          <w:rPr>
            <w:rFonts w:ascii="BA Franknatan Regular" w:hAnsi="BA Franknatan Regular"/>
            <w:rtl/>
          </w:rPr>
          <w:delText xml:space="preserve"> </w:delText>
        </w:r>
      </w:del>
      <w:r>
        <w:rPr>
          <w:rFonts w:ascii="BA Franknatan Regular" w:hAnsi="BA Franknatan Regular" w:hint="cs"/>
          <w:rtl/>
        </w:rPr>
        <w:t xml:space="preserve">ישב לפני </w:t>
      </w:r>
      <w:r>
        <w:rPr>
          <w:rStyle w:val="2fb"/>
          <w:rFonts w:ascii="BA Franknatan Regular" w:hAnsi="BA Franknatan Regular" w:hint="cs"/>
          <w:rtl/>
        </w:rPr>
        <w:t xml:space="preserve">רב</w:t>
      </w:r>
      <w:r w:rsidRPr="00947625">
        <w:rPr>
          <w:rStyle w:val="2fb"/>
          <w:rFonts w:ascii="BA Franknatan Regular" w:hAnsi="BA Franknatan Regular"/>
          <w:rtl/>
        </w:rPr>
        <w:t xml:space="preserve"> אשי</w:t>
      </w:r>
      <w:r w:rsidRPr="00947625">
        <w:rPr>
          <w:rFonts w:ascii="BA Franknatan Regular" w:hAnsi="BA Franknatan Regular"/>
          <w:rtl/>
        </w:rPr>
        <w:t xml:space="preserve"> וחשך ו</w:t>
      </w:r>
      <w:r>
        <w:rPr>
          <w:rFonts w:ascii="BA Franknatan Regular" w:hAnsi="BA Franknatan Regular"/>
          <w:rtl/>
        </w:rPr>
        <w:t xml:space="preserve">הניח תפילין, </w:t>
      </w:r>
      <w:ins w:id="91191" w:author="מנוע מכני" w:date="2026-10-11T12:04:40Z">
        <w:r>
          <w:rPr>
            <w:rFonts w:ascii="BA Franknatan Regular" w:hAnsi="BA Franknatan Regular"/>
            <w:rtl/>
          </w:rPr>
          <w:t xml:space="preserve">ואמרו</w:t>
        </w:r>
      </w:ins>
      <w:del w:id="91192" w:author="מנוע מכני" w:date="2026-10-11T12:04:40Z">
        <w:r>
          <w:rPr>
            <w:rFonts w:ascii="BA Franknatan Regular" w:hAnsi="BA Franknatan Regular"/>
            <w:rtl/>
          </w:rPr>
          <w:delText xml:space="preserve">ואמרי</w:delText>
        </w:r>
      </w:del>
      <w:r>
        <w:rPr>
          <w:rFonts w:ascii="BA Franknatan Regular" w:hAnsi="BA Franknatan Regular"/>
          <w:rtl/>
        </w:rPr>
        <w:t xml:space="preserve"> </w:t>
      </w:r>
      <w:ins w:id="92837" w:author="מנוע מכני" w:date="2026-10-11T12:04:40Z">
        <w:r>
          <w:rPr>
            <w:rFonts w:ascii="BA Franknatan Regular" w:hAnsi="BA Franknatan Regular"/>
            <w:rtl/>
          </w:rPr>
          <w:t xml:space="preserve">לו</w:t>
        </w:r>
      </w:ins>
      <w:del w:id="92838" w:author="מנוע מכני" w:date="2026-10-11T12:04:40Z">
        <w:r>
          <w:rPr>
            <w:rFonts w:ascii="BA Franknatan Regular" w:hAnsi="BA Franknatan Regular"/>
            <w:rtl/>
          </w:rPr>
          <w:delText xml:space="preserve">ליה</w:delText>
        </w:r>
      </w:del>
      <w:r>
        <w:rPr>
          <w:rFonts w:ascii="BA Franknatan Regular" w:hAnsi="BA Franknatan Regular"/>
          <w:rtl/>
        </w:rPr>
        <w:t xml:space="preserve">: לשמרן </w:t>
      </w:r>
      <w:r w:rsidRPr="00947625">
        <w:rPr>
          <w:rFonts w:ascii="BA Franknatan Regular" w:hAnsi="BA Franknatan Regular"/>
          <w:rtl/>
        </w:rPr>
        <w:t xml:space="preserve">בעי מר? </w:t>
      </w:r>
    </w:p>
    <w:p>
      <w:pPr>
        <w:pStyle w:val="38"/>
        <w:rPr>
          <w:ins w:id="99398" w:author="מנוע מכני" w:date="2026-10-11T12:04:40Z"/>
        </w:rPr>
      </w:pPr>
      <w:r w:rsidRPr="00947625">
        <w:lastRenderedPageBreak/>
        <w:t xml:space="preserve">ואמר לי:</w:t>
      </w:r>
    </w:p>
    <w:p w:rsidR="00DA63EC" w:rsidRDefault="00DA63EC" w:rsidP="00DA63EC">
      <w:pPr>
        <w:tabs>
          <w:tab w:val="center" w:pos="2835"/>
        </w:tabs>
        <w:rPr>
          <w:rFonts w:ascii="BA Franknatan Regular" w:hAnsi="BA Franknatan Regular"/>
          <w:rtl/>
        </w:rPr>
      </w:pPr>
      <w:del w:id="99399" w:author="מנוע מכני" w:date="2026-10-11T12:04:40Z">
        <w:r w:rsidRPr="00947625">
          <w:rPr>
            <w:rFonts w:ascii="BA Franknatan Regular" w:hAnsi="BA Franknatan Regular"/>
            <w:rtl/>
          </w:rPr>
          <w:lastRenderedPageBreak/>
          <w:delText xml:space="preserve"> </w:delText>
        </w:r>
      </w:del>
      <w:r w:rsidRPr="00947625">
        <w:rPr>
          <w:rFonts w:ascii="BA Franknatan Regular" w:hAnsi="BA Franknatan Regular"/>
          <w:rtl/>
        </w:rPr>
        <w:lastRenderedPageBreak/>
        <w:t xml:space="preserve">אין, וחזיתיה </w:t>
      </w:r>
      <w:ins w:id="96563" w:author="מנוע מכני" w:date="2026-10-11T12:04:40Z">
        <w:r>
          <w:rPr>
            <w:rFonts w:ascii="BA Franknatan Regular" w:hAnsi="BA Franknatan Regular"/>
            <w:rtl/>
          </w:rPr>
          <w:t xml:space="preserve">לדעתו</w:t>
        </w:r>
      </w:ins>
      <w:del w:id="96564" w:author="מנוע מכני" w:date="2026-10-11T12:04:40Z">
        <w:r w:rsidRPr="00947625">
          <w:rPr>
            <w:rFonts w:ascii="BA Franknatan Regular" w:hAnsi="BA Franknatan Regular"/>
            <w:rtl/>
          </w:rPr>
          <w:lastRenderedPageBreak/>
          <w:delText xml:space="preserve">לדעתיה</w:delText>
        </w:r>
      </w:del>
      <w:r w:rsidRPr="00947625">
        <w:rPr>
          <w:rFonts w:ascii="BA Franknatan Regular" w:hAnsi="BA Franknatan Regular"/>
          <w:rtl/>
        </w:rPr>
        <w:lastRenderedPageBreak/>
        <w:t xml:space="preserve"> </w:t>
      </w:r>
      <w:ins w:id="91195" w:author="מנוע מכני" w:date="2026-10-11T12:04:40Z">
        <w:r>
          <w:rPr>
            <w:rFonts w:ascii="BA Franknatan Regular" w:hAnsi="BA Franknatan Regular"/>
            <w:rtl/>
          </w:rPr>
          <w:t xml:space="preserve">דלא</w:t>
        </w:r>
      </w:ins>
      <w:del w:id="91196" w:author="מנוע מכני" w:date="2026-10-11T12:04:40Z">
        <w:r w:rsidRPr="00947625">
          <w:rPr>
            <w:rFonts w:ascii="BA Franknatan Regular" w:hAnsi="BA Franknatan Regular"/>
            <w:rtl/>
          </w:rPr>
          <w:lastRenderedPageBreak/>
          <w:delText xml:space="preserve">דלאו</w:delText>
        </w:r>
      </w:del>
      <w:r w:rsidRPr="00947625">
        <w:rPr>
          <w:rFonts w:ascii="BA Franknatan Regular" w:hAnsi="BA Franknatan Regular"/>
          <w:rtl/>
        </w:rPr>
        <w:lastRenderedPageBreak/>
        <w:t xml:space="preserve"> לשמרן הוא בעי, </w:t>
      </w:r>
      <w:ins w:id="91193" w:author="מנוע מכני" w:date="2026-10-11T12:04:40Z">
        <w:r>
          <w:rPr>
            <w:rFonts w:ascii="BA Franknatan Regular" w:hAnsi="BA Franknatan Regular"/>
            <w:rtl/>
          </w:rPr>
          <w:t xml:space="preserve">סבר</w:t>
        </w:r>
      </w:ins>
      <w:del w:id="91194" w:author="מנוע מכני" w:date="2026-10-11T12:04:40Z">
        <w:r w:rsidRPr="00947625">
          <w:rPr>
            <w:rFonts w:ascii="BA Franknatan Regular" w:hAnsi="BA Franknatan Regular"/>
            <w:rtl/>
          </w:rPr>
          <w:lastRenderedPageBreak/>
          <w:delText xml:space="preserve">קסבר</w:delText>
        </w:r>
      </w:del>
      <w:r w:rsidRPr="00947625">
        <w:rPr>
          <w:rFonts w:ascii="BA Franknatan Regular" w:hAnsi="BA Franknatan Regular"/>
          <w:rtl/>
        </w:rPr>
        <w:lastRenderedPageBreak/>
        <w:t xml:space="preserve">: הלכה ואין מורין כן.</w:t>
      </w:r>
    </w:p>
    <w:p>
      <w:pPr>
        <w:pStyle w:val="afffff8"/>
        <w:rPr>
          <w:ins w:id="90555" w:author="קלוד" w:date="2026-10-11T12:32:08Z"/>
        </w:rPr>
      </w:pPr>
      <w:ins w:id="90556" w:author="קלוד" w:date="2026-10-11T12:32:08Z">
        <w:r>
          <w:rPr>
            <w:color w:val="7B3F00"/>
          </w:rPr>
          <w:t xml:space="preserve">משמוש בתפילין - ק"ו מציץ</w:t>
        </w:r>
      </w:ins>
    </w:p>
    <w:p>
      <w:pPr>
        <w:pStyle w:val="38"/>
        <w:rPr>
          <w:ins w:id="99401" w:author="מנוע מכני" w:date="2026-10-11T12:04:40Z"/>
        </w:rPr>
      </w:pPr>
      <w:del w:id="99400" w:author="מנוע מכני" w:date="2026-10-11T12:04:40Z">
        <w:r w:rsidRPr="00336727">
          <w:delText xml:space="preserve">•</w:delText>
        </w:r>
      </w:del>
      <w:r w:rsidRPr="00336727">
        <w:t xml:space="preserve"> </w:t>
      </w:r>
      <w:r w:rsidRPr="00336727">
        <w:t>רבר</w:t>
      </w:r>
      <w:r w:rsidRPr="00336727">
        <w:t>"</w:t>
      </w:r>
      <w:r w:rsidRPr="00336727">
        <w:t>ה</w:t>
      </w:r>
      <w:r w:rsidRPr="00336727">
        <w:t xml:space="preserve">:</w:t>
      </w:r>
    </w:p>
    <w:p w:rsidR="00DA63EC" w:rsidRDefault="00DA63EC" w:rsidP="00DA63EC">
      <w:pPr>
        <w:rPr>
          <w:rtl/>
        </w:rPr>
      </w:pPr>
      <w:del w:id="99402" w:author="מנוע מכני" w:date="2026-10-11T12:04:40Z">
        <w:r w:rsidRPr="00336727">
          <w:rPr>
            <w:rtl/>
          </w:rPr>
          <w:delText xml:space="preserve"> </w:delText>
        </w:r>
      </w:del>
      <w:r w:rsidRPr="00336727">
        <w:rPr>
          <w:rtl/>
        </w:rPr>
        <w:t xml:space="preserve">חייב אדם למשמש בתפילין בכל שעה, </w:t>
      </w:r>
      <w:r w:rsidRPr="00336727">
        <w:rPr>
          <w:rtl/>
        </w:rPr>
        <w:t xml:space="preserve">ק"ו</w:t>
      </w:r>
      <w:r w:rsidRPr="00336727">
        <w:rPr>
          <w:rtl/>
        </w:rPr>
        <w:t xml:space="preserve"> מציץ שאין בו אלא אזכרה אחת, אמרה תורה:</w:t>
      </w:r>
      <w:r w:rsidRPr="00A563E0">
        <w:rPr>
          <w:rStyle w:val="afffff0"/>
          <w:rtl/>
        </w:rPr>
        <w:t xml:space="preserve"> </w:t>
      </w:r>
      <w:r w:rsidRPr="00A563E0">
        <w:rPr>
          <w:rStyle w:val="afffff0"/>
          <w:rFonts w:hint="cs"/>
          <w:rtl/>
        </w:rPr>
        <w:t>'</w:t>
      </w:r>
      <w:ins w:id="90515" w:author="Claude - סמנטי" w:date="2026-10-11T12:27:00Z">
        <w:r>
          <w:rPr>
            <w:rStyle w:val="afffff0"/>
            <w:rtl/>
          </w:rPr>
          <w:t xml:space="preserve">וְהָיָה עַל מִצְחוֹ תָּמִיד</w:t>
        </w:r>
      </w:ins>
      <w:del w:id="90516" w:author="Claude - סמנטי" w:date="2026-10-11T12:27:00Z">
        <w:r w:rsidRPr="00A563E0">
          <w:rPr>
            <w:rStyle w:val="afffff0"/>
            <w:rtl/>
          </w:rPr>
          <w:delText xml:space="preserve">והיה על מצחו תמיד</w:delText>
        </w:r>
      </w:del>
      <w:r w:rsidRPr="00A563E0">
        <w:rPr>
          <w:rStyle w:val="afffff0"/>
          <w:rFonts w:hint="cs"/>
          <w:rtl/>
        </w:rPr>
        <w:t>'</w:t>
      </w:r>
      <w:r w:rsidRPr="00A563E0">
        <w:rPr>
          <w:rStyle w:val="afffff0"/>
          <w:rtl/>
        </w:rPr>
        <w:t xml:space="preserve"> </w:t>
      </w:r>
      <w:r w:rsidRPr="00336727">
        <w:rPr>
          <w:rtl/>
        </w:rPr>
        <w:t>שלא תסיח דעתו ממנו, תפילין שיש בהן אזכרות הרבה על אחת כמה וכמה.</w:t>
      </w:r>
    </w:p>
    <w:p w:rsidR="00DA63EC" w:rsidRDefault="00DA63EC" w:rsidP="00DA63EC">
      <w:pPr>
        <w:tabs>
          <w:tab w:val="center" w:pos="2835"/>
        </w:tabs>
        <w:rPr>
          <w:rFonts w:ascii="BA Franknatan Regular" w:hAnsi="BA Franknatan Regular"/>
          <w:b/>
          <w:bCs/>
          <w:rtl/>
        </w:rPr>
      </w:pPr>
    </w:p>
    <w:p>
      <w:pPr>
        <w:pStyle w:val="afffff8"/>
        <w:rPr>
          <w:ins w:id="90553" w:author="קלוד" w:date="2026-10-11T12:32:08Z"/>
        </w:rPr>
      </w:pPr>
      <w:ins w:id="90554" w:author="קלוד" w:date="2026-10-11T12:32:08Z">
        <w:r>
          <w:rPr>
            <w:color w:val="7B3F00"/>
          </w:rPr>
          <w:t xml:space="preserve">תפילין ביד שמאל - 'ידך' או 'ידכה'</w:t>
        </w:r>
      </w:ins>
    </w:p>
    <w:p>
      <w:pPr>
        <w:pStyle w:val="38"/>
        <w:rPr>
          <w:ins w:id="99403" w:author="מנוע מכני" w:date="2026-10-11T12:04:40Z"/>
        </w:rPr>
      </w:pPr>
      <w:r w:rsidRPr="004A7C9A">
        <w:t>ת"ר</w:t>
      </w:r>
      <w:r w:rsidRPr="00947625">
        <w:t xml:space="preserve">:</w:t>
      </w:r>
    </w:p>
    <w:p w:rsidR="00DA63EC" w:rsidRDefault="00DA63EC" w:rsidP="00DA63EC">
      <w:pPr>
        <w:tabs>
          <w:tab w:val="center" w:pos="2835"/>
        </w:tabs>
        <w:rPr>
          <w:rFonts w:ascii="BA Franknatan Regular" w:hAnsi="BA Franknatan Regular"/>
          <w:rtl/>
        </w:rPr>
      </w:pPr>
      <w:del w:id="9940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ידך - זו שמאל</w:t>
      </w:r>
      <w:ins w:id="94553" w:author="מנוע מכני" w:date="2026-10-11T12:04:40Z">
        <w:r>
          <w:rPr>
            <w:rFonts w:ascii="BA Franknatan Regular" w:hAnsi="BA Franknatan Regular"/>
            <w:rtl/>
          </w:rPr>
          <w:t xml:space="preserve">,</w:t>
        </w:r>
      </w:ins>
      <w:del w:id="94554"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r w:rsidRPr="0046594B">
        <w:rPr>
          <w:rStyle w:val="afffff0"/>
          <w:rFonts w:hint="cs"/>
          <w:rtl/>
        </w:rPr>
        <w:t>ד'</w:t>
      </w:r>
      <w:ins w:id="90517" w:author="Claude - סמנטי" w:date="2026-10-11T12:27:00Z">
        <w:r>
          <w:rPr>
            <w:rStyle w:val="afffff0"/>
            <w:rtl/>
          </w:rPr>
          <w:t xml:space="preserve">אַף יָדִי יָסְדָה אֶרֶץ וִימִינִי טִפְּחָה שָׁמָיִם</w:t>
        </w:r>
      </w:ins>
      <w:del w:id="90518" w:author="Claude - סמנטי" w:date="2026-10-11T12:27:00Z">
        <w:r w:rsidRPr="0046594B">
          <w:rPr>
            <w:rStyle w:val="afffff0"/>
            <w:rtl/>
          </w:rPr>
          <w:delText xml:space="preserve">אף ידי יסדה ארץ וימיני טפחה שמים</w:delText>
        </w:r>
      </w:del>
      <w:r w:rsidRPr="0046594B">
        <w:rPr>
          <w:rStyle w:val="afffff0"/>
          <w:rFonts w:hint="cs"/>
          <w:rtl/>
        </w:rPr>
        <w:t>'</w:t>
      </w:r>
      <w:r w:rsidRPr="0046594B">
        <w:rPr>
          <w:rStyle w:val="afffff0"/>
          <w:rtl/>
        </w:rPr>
        <w:t>,</w:t>
      </w:r>
      <w:r w:rsidRPr="00947625">
        <w:rPr>
          <w:rFonts w:ascii="BA Franknatan Regular" w:hAnsi="BA Franknatan Regular"/>
          <w:rtl/>
        </w:rPr>
        <w:t xml:space="preserve"> </w:t>
      </w:r>
    </w:p>
    <w:p>
      <w:pPr>
        <w:pStyle w:val="38"/>
        <w:rPr>
          <w:ins w:id="99405" w:author="מנוע מכני" w:date="2026-10-11T12:04:40Z"/>
        </w:rPr>
      </w:pPr>
      <w:r w:rsidRPr="00947625">
        <w:t xml:space="preserve">ואומר:</w:t>
      </w:r>
    </w:p>
    <w:p w:rsidR="00DA63EC" w:rsidRDefault="00DA63EC" w:rsidP="00DA63EC">
      <w:pPr>
        <w:tabs>
          <w:tab w:val="center" w:pos="2835"/>
        </w:tabs>
        <w:rPr>
          <w:rFonts w:ascii="BA Franknatan Regular" w:hAnsi="BA Franknatan Regular"/>
          <w:rtl/>
        </w:rPr>
      </w:pPr>
      <w:del w:id="99406" w:author="מנוע מכני" w:date="2026-10-11T12:04:40Z">
        <w:r w:rsidRPr="00947625">
          <w:rPr>
            <w:rFonts w:ascii="BA Franknatan Regular" w:hAnsi="BA Franknatan Regular"/>
            <w:rtl/>
          </w:rPr>
          <w:delText xml:space="preserve"> </w:delText>
        </w:r>
      </w:del>
      <w:r>
        <w:rPr>
          <w:rStyle w:val="afffff0"/>
          <w:rFonts w:ascii="BA Franknatan Regular" w:hAnsi="BA Franknatan Regular"/>
          <w:rtl/>
          <w:rPrChange w:id="9028" w:author="מנוע פסוקים" w:date="2026-10-11T09:32:13Z">
            <w:rPr>
              <w:rFonts w:ascii="BA Franknatan Regular" w:hAnsi="BA Franknatan Regular"/>
              <w:rtl/>
            </w:rPr>
          </w:rPrChange>
        </w:rPr>
        <w:t xml:space="preserve">ידה ליתד תשלחנה וימינה להלמות עמלים</w:t>
      </w:r>
      <w:r>
        <w:rPr>
          <w:rFonts w:ascii="BA Franknatan Regular" w:hAnsi="BA Franknatan Regular"/>
          <w:rtl/>
        </w:rPr>
        <w:t xml:space="preserve">, </w:t>
      </w:r>
    </w:p>
    <w:p>
      <w:pPr>
        <w:pStyle w:val="38"/>
        <w:rPr>
          <w:ins w:id="99407" w:author="מנוע מכני" w:date="2026-10-11T12:04:40Z"/>
        </w:rPr>
      </w:pPr>
      <w:r w:rsidRPr="00947625">
        <w:t xml:space="preserve">ואומר:</w:t>
      </w:r>
    </w:p>
    <w:p w:rsidR="00DA63EC" w:rsidRDefault="00DA63EC" w:rsidP="00DA63EC">
      <w:pPr>
        <w:tabs>
          <w:tab w:val="center" w:pos="2835"/>
        </w:tabs>
        <w:rPr>
          <w:rFonts w:ascii="BA Franknatan Regular" w:hAnsi="BA Franknatan Regular"/>
          <w:rtl/>
        </w:rPr>
      </w:pPr>
      <w:del w:id="99408" w:author="מנוע מכני" w:date="2026-10-11T12:04:40Z">
        <w:r w:rsidRPr="00947625">
          <w:rPr>
            <w:rFonts w:ascii="BA Franknatan Regular" w:hAnsi="BA Franknatan Regular"/>
            <w:rtl/>
          </w:rPr>
          <w:delText xml:space="preserve"> </w:delText>
        </w:r>
      </w:del>
      <w:r>
        <w:rPr>
          <w:rStyle w:val="afffff0"/>
          <w:rFonts w:ascii="BA Franknatan Regular" w:hAnsi="BA Franknatan Regular"/>
          <w:rtl/>
          <w:rPrChange w:id="9029" w:author="מנוע פסוקים" w:date="2026-10-11T09:32:13Z">
            <w:rPr>
              <w:rFonts w:ascii="BA Franknatan Regular" w:hAnsi="BA Franknatan Regular"/>
              <w:rtl/>
            </w:rPr>
          </w:rPrChange>
        </w:rPr>
        <w:t xml:space="preserve">למה תשיב ידך וימינך מקרב חיקך</w:t>
      </w:r>
      <w:r>
        <w:rPr>
          <w:rFonts w:ascii="BA Franknatan Regular" w:hAnsi="BA Franknatan Regular"/>
          <w:rtl/>
        </w:rPr>
        <w:t xml:space="preserve"> כלה</w:t>
      </w:r>
      <w:ins w:id="94555" w:author="מנוע מכני" w:date="2026-10-11T12:04:40Z">
        <w:r>
          <w:rPr>
            <w:rFonts w:ascii="BA Franknatan Regular" w:hAnsi="BA Franknatan Regular"/>
            <w:rtl/>
          </w:rPr>
          <w:t xml:space="preserve">,</w:t>
        </w:r>
      </w:ins>
      <w:del w:id="94556"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rsidR="00DA63EC" w:rsidRDefault="00DA63EC" w:rsidP="00DA63EC">
      <w:pPr>
        <w:pStyle w:val="afff3"/>
        <w:framePr w:wrap="around"/>
        <w:rPr>
          <w:rtl/>
        </w:rPr>
      </w:pPr>
      <w:r>
        <w:rPr>
          <w:rFonts w:hint="cs"/>
          <w:rtl/>
        </w:rPr>
        <w:t>לז.</w:t>
      </w:r>
    </w:p>
    <w:p>
      <w:pPr>
        <w:pStyle w:val="38"/>
        <w:rPr>
          <w:ins w:id="99409" w:author="מנוע מכני" w:date="2026-10-11T12:04:40Z"/>
        </w:rPr>
      </w:pPr>
      <w:r w:rsidRPr="00947625">
        <w:t xml:space="preserve">רבי יוסי החורם</w:t>
      </w:r>
      <w:del w:id="102511" w:author="מנוע מכני" w:date="2026-10-11T12:04:40Z">
        <w:r w:rsidRPr="00947625">
          <w:delText xml:space="preserve"> אומר</w:delText>
        </w:r>
      </w:del>
      <w:r w:rsidRPr="00947625">
        <w:t xml:space="preserve">:</w:t>
      </w:r>
    </w:p>
    <w:p w:rsidR="00DA63EC" w:rsidRDefault="00DA63EC" w:rsidP="00DA63EC">
      <w:pPr>
        <w:tabs>
          <w:tab w:val="center" w:pos="2835"/>
        </w:tabs>
        <w:rPr>
          <w:rFonts w:ascii="BA Franknatan Regular" w:hAnsi="BA Franknatan Regular"/>
          <w:rtl/>
        </w:rPr>
      </w:pPr>
      <w:del w:id="9941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מצינו ימין שנקרא יד, </w:t>
      </w:r>
      <w:ins w:id="96865" w:author="מנוע מכני" w:date="2026-10-11T12:04:40Z">
        <w:r>
          <w:rPr>
            <w:rFonts w:ascii="BA Franknatan Regular" w:hAnsi="BA Franknatan Regular"/>
            <w:rtl/>
          </w:rPr>
          <w:t xml:space="preserve">ד'</w:t>
        </w:r>
      </w:ins>
      <w:del w:id="96866" w:author="מנוע מכני" w:date="2026-10-11T12:04:40Z">
        <w:r w:rsidRPr="00947625">
          <w:rPr>
            <w:rFonts w:ascii="BA Franknatan Regular" w:hAnsi="BA Franknatan Regular"/>
            <w:rtl/>
          </w:rPr>
          <w:delText xml:space="preserve">שנאמר:</w:delText>
        </w:r>
        <w:r w:rsidRPr="00A563E0">
          <w:rPr>
            <w:rStyle w:val="afffff0"/>
            <w:rtl/>
          </w:rPr>
          <w:delText xml:space="preserve"> </w:delText>
        </w:r>
        <w:r w:rsidRPr="00A563E0">
          <w:rPr>
            <w:rStyle w:val="afffff0"/>
            <w:rFonts w:hint="cs"/>
            <w:rtl/>
          </w:rPr>
          <w:delText xml:space="preserve">'</w:delText>
        </w:r>
      </w:del>
      <w:ins w:id="90519" w:author="Claude - סמנטי" w:date="2026-10-11T12:27:00Z">
        <w:r>
          <w:rPr>
            <w:rStyle w:val="afffff0"/>
            <w:rtl/>
          </w:rPr>
          <w:t xml:space="preserve">וַיַּרְא יוֹסֵף כִּי יָשִׁית אָבִיו יַד יְמִינוֹ</w:t>
        </w:r>
      </w:ins>
      <w:del w:id="90520" w:author="Claude - סמנטי" w:date="2026-10-11T12:27:00Z">
        <w:r w:rsidRPr="00A563E0">
          <w:rPr>
            <w:rStyle w:val="afffff0"/>
            <w:rtl/>
          </w:rPr>
          <w:delText xml:space="preserve">וירא יוסף כי ישית אביו יד ימינו</w:delText>
        </w:r>
      </w:del>
      <w:r w:rsidRPr="00A563E0">
        <w:rPr>
          <w:rStyle w:val="afffff0"/>
          <w:rFonts w:hint="cs"/>
          <w:rtl/>
        </w:rPr>
        <w:t>'</w:t>
      </w:r>
      <w:r w:rsidRPr="00A563E0">
        <w:rPr>
          <w:rStyle w:val="afffff0"/>
          <w:rtl/>
        </w:rPr>
        <w:t>.</w:t>
      </w:r>
    </w:p>
    <w:p>
      <w:pPr>
        <w:pStyle w:val="38"/>
        <w:rPr>
          <w:ins w:id="99411" w:author="מנוע מכני" w:date="2026-10-11T12:04:40Z"/>
        </w:rPr>
      </w:pPr>
      <w:r w:rsidRPr="00947625">
        <w:t xml:space="preserve">ואידך?</w:t>
      </w:r>
    </w:p>
    <w:p w:rsidR="00DA63EC" w:rsidRDefault="00DA63EC" w:rsidP="00DA63EC">
      <w:pPr>
        <w:tabs>
          <w:tab w:val="center" w:pos="2835"/>
        </w:tabs>
        <w:rPr>
          <w:rFonts w:ascii="BA Franknatan Regular" w:hAnsi="BA Franknatan Regular"/>
          <w:rtl/>
        </w:rPr>
      </w:pPr>
      <w:del w:id="9941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יד ימינו איקרי, יד סתמא </w:t>
      </w:r>
      <w:r w:rsidRPr="00947625">
        <w:rPr>
          <w:rFonts w:ascii="BA Franknatan Regular" w:hAnsi="BA Franknatan Regular"/>
          <w:rtl/>
        </w:rPr>
        <w:t xml:space="preserve">לא</w:t>
      </w:r>
      <w:r w:rsidRPr="00947625">
        <w:rPr>
          <w:rFonts w:ascii="BA Franknatan Regular" w:hAnsi="BA Franknatan Regular"/>
          <w:rtl/>
        </w:rPr>
        <w:t xml:space="preserve"> איקרי.</w:t>
      </w:r>
    </w:p>
    <w:p w:rsidR="00DA63EC" w:rsidRDefault="00DA63EC" w:rsidP="00DA63EC">
      <w:pPr>
        <w:tabs>
          <w:tab w:val="center" w:pos="2835"/>
        </w:tabs>
        <w:rPr>
          <w:rFonts w:ascii="BA Franknatan Regular" w:hAnsi="BA Franknatan Regular"/>
          <w:rtl/>
        </w:rPr>
      </w:pPr>
    </w:p>
    <w:p>
      <w:pPr>
        <w:pStyle w:val="38"/>
        <w:rPr>
          <w:ins w:id="99413" w:author="מנוע מכני" w:date="2026-10-11T12:04:40Z"/>
        </w:rPr>
      </w:pPr>
      <w:r w:rsidRPr="00947625">
        <w:t xml:space="preserve">ר' נתן</w:t>
      </w:r>
      <w:del w:id="102512" w:author="מנוע מכני" w:date="2026-10-11T12:04:40Z">
        <w:r w:rsidRPr="00947625">
          <w:delText xml:space="preserve"> אומר</w:delText>
        </w:r>
      </w:del>
      <w:r w:rsidRPr="00947625">
        <w:t xml:space="preserve">:</w:t>
      </w:r>
    </w:p>
    <w:p w:rsidR="00DA63EC" w:rsidRDefault="00DA63EC" w:rsidP="00DA63EC">
      <w:pPr>
        <w:tabs>
          <w:tab w:val="center" w:pos="2835"/>
        </w:tabs>
        <w:rPr>
          <w:rFonts w:ascii="BA Franknatan Regular" w:hAnsi="BA Franknatan Regular"/>
          <w:rtl/>
        </w:rPr>
      </w:pPr>
      <w:del w:id="99414"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w:t>
      </w:r>
      <w:r>
        <w:rPr>
          <w:rFonts w:ascii="BA Franknatan Regular" w:hAnsi="BA Franknatan Regular"/>
          <w:rtl/>
        </w:rPr>
        <w:t>"</w:t>
      </w:r>
      <w:r>
        <w:rPr>
          <w:rFonts w:ascii="BA Franknatan Regular" w:hAnsi="BA Franknatan Regular" w:hint="cs"/>
          <w:rtl/>
        </w:rPr>
        <w:t xml:space="preserve">צ</w:t>
      </w:r>
      <w:r>
        <w:rPr>
          <w:rFonts w:ascii="BA Franknatan Regular" w:hAnsi="BA Franknatan Regular" w:hint="cs"/>
          <w:rtl/>
        </w:rPr>
        <w:t xml:space="preserve"> </w:t>
      </w:r>
      <w:r w:rsidRPr="0046594B">
        <w:rPr>
          <w:rStyle w:val="afffff0"/>
          <w:rFonts w:hint="cs"/>
          <w:rtl/>
        </w:rPr>
        <w:t>ד'</w:t>
      </w:r>
      <w:ins w:id="90521" w:author="Claude - סמנטי" w:date="2026-10-11T12:27:00Z">
        <w:r>
          <w:rPr>
            <w:rStyle w:val="afffff0"/>
            <w:rtl/>
          </w:rPr>
          <w:t xml:space="preserve">וּקְשַׁרְתָּם וּכְתַבְתָּם</w:t>
        </w:r>
      </w:ins>
      <w:del w:id="90522" w:author="Claude - סמנטי" w:date="2026-10-11T12:27:00Z">
        <w:r w:rsidRPr="0046594B">
          <w:rPr>
            <w:rStyle w:val="afffff0"/>
            <w:rtl/>
          </w:rPr>
          <w:delText xml:space="preserve">וקשרתם וכתבתם</w:delText>
        </w:r>
      </w:del>
      <w:r w:rsidRPr="0046594B">
        <w:rPr>
          <w:rStyle w:val="afffff0"/>
          <w:rFonts w:hint="cs"/>
          <w:rtl/>
        </w:rPr>
        <w:t>'</w:t>
      </w:r>
      <w:r w:rsidRPr="0046594B">
        <w:rPr>
          <w:rStyle w:val="afffff0"/>
          <w:rtl/>
        </w:rPr>
        <w:t>,</w:t>
      </w:r>
      <w:r w:rsidRPr="00947625">
        <w:rPr>
          <w:rFonts w:ascii="BA Franknatan Regular" w:hAnsi="BA Franknatan Regular"/>
          <w:rtl/>
        </w:rPr>
        <w:t xml:space="preserve"> מה כתיבה בימין אף קשירה בימין, וכיון דקשירה בימין, הנחה בשמאל היא.</w:t>
      </w:r>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 xml:space="preserve">ור' יוסי</w:t>
      </w:r>
      <w:r w:rsidRPr="00947625">
        <w:rPr>
          <w:rFonts w:ascii="BA Franknatan Regular" w:hAnsi="BA Franknatan Regular"/>
          <w:rtl/>
        </w:rPr>
        <w:t xml:space="preserve"> החורם, הנחה דבשמאל </w:t>
      </w:r>
      <w:r>
        <w:rPr>
          <w:rStyle w:val="2fb"/>
          <w:rFonts w:ascii="BA Franknatan Regular" w:hAnsi="BA Franknatan Regular" w:hint="cs"/>
          <w:rtl/>
        </w:rPr>
        <w:t>כר</w:t>
      </w:r>
      <w:r>
        <w:rPr>
          <w:rStyle w:val="2fb"/>
          <w:rFonts w:ascii="BA Franknatan Regular" w:hAnsi="BA Franknatan Regular"/>
          <w:rtl/>
        </w:rPr>
        <w:t>"</w:t>
      </w:r>
      <w:r>
        <w:rPr>
          <w:rStyle w:val="2fb"/>
          <w:rFonts w:ascii="BA Franknatan Regular" w:hAnsi="BA Franknatan Regular" w:hint="cs"/>
          <w:rtl/>
        </w:rPr>
        <w:t xml:space="preserve">נ</w:t>
      </w:r>
      <w:r>
        <w:rPr>
          <w:rFonts w:ascii="BA Franknatan Regular" w:hAnsi="BA Franknatan Regular" w:hint="cs"/>
          <w:rtl/>
        </w:rPr>
        <w:t xml:space="preserve"> מוקשרתם וכתבתם</w:t>
      </w:r>
    </w:p>
    <w:p>
      <w:pPr>
        <w:pStyle w:val="38"/>
        <w:rPr>
          <w:ins w:id="99415" w:author="מנוע מכני" w:date="2026-10-11T12:04:40Z"/>
        </w:rPr>
      </w:pPr>
      <w:r w:rsidRPr="00947625">
        <w:t xml:space="preserve">רב אשי</w:t>
      </w:r>
      <w:del w:id="102513" w:author="מנוע מכני" w:date="2026-10-11T12:04:40Z">
        <w:r w:rsidRPr="00947625">
          <w:delText xml:space="preserve"> אמר</w:delText>
        </w:r>
      </w:del>
      <w:r w:rsidRPr="00947625">
        <w:t xml:space="preserve">:</w:t>
      </w:r>
    </w:p>
    <w:p w:rsidR="00DA63EC" w:rsidRDefault="00DA63EC" w:rsidP="00DA63EC">
      <w:pPr>
        <w:tabs>
          <w:tab w:val="center" w:pos="2835"/>
        </w:tabs>
        <w:rPr>
          <w:rFonts w:ascii="BA Franknatan Regular" w:hAnsi="BA Franknatan Regular"/>
          <w:rtl/>
        </w:rPr>
      </w:pPr>
      <w:del w:id="9941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מידכה, כתיב בה"י, כהה.</w:t>
      </w:r>
      <w:ins w:id="94557" w:author="מנוע מכני" w:date="2026-10-11T12:04:40Z">
        <w:r>
          <w:rPr>
            <w:rFonts w:ascii="BA Franknatan Regular" w:hAnsi="BA Franknatan Regular" w:hint="cs"/>
            <w:rtl/>
          </w:rPr>
          <w:t xml:space="preserve"> </w:t>
        </w:r>
      </w:ins>
      <w:del w:id="94558"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ולא ידך שבכח דכתיב בכ. </w:t>
      </w:r>
    </w:p>
    <w:p>
      <w:pPr>
        <w:pStyle w:val="38"/>
        <w:rPr>
          <w:ins w:id="99417" w:author="מנוע מכני" w:date="2026-10-11T12:04:40Z"/>
        </w:rPr>
      </w:pPr>
      <w:r w:rsidRPr="00947625">
        <w:t xml:space="preserve">כתנאי:</w:t>
      </w:r>
    </w:p>
    <w:p w:rsidR="00DA63EC" w:rsidRDefault="00DA63EC" w:rsidP="00DA63EC">
      <w:pPr>
        <w:tabs>
          <w:tab w:val="center" w:pos="2835"/>
        </w:tabs>
        <w:rPr>
          <w:rFonts w:ascii="BA Franknatan Regular" w:hAnsi="BA Franknatan Regular"/>
          <w:rtl/>
        </w:rPr>
      </w:pPr>
      <w:del w:id="9941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ידכה בה"י - זו שמאל</w:t>
      </w:r>
      <w:ins w:id="94559" w:author="מנוע מכני" w:date="2026-10-11T12:04:40Z">
        <w:r>
          <w:rPr>
            <w:rFonts w:ascii="BA Franknatan Regular" w:hAnsi="BA Franknatan Regular"/>
            <w:rtl/>
          </w:rPr>
          <w:t xml:space="preserve">,</w:t>
        </w:r>
      </w:ins>
      <w:del w:id="94560"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אחרים אומרים: ידך - לרבות את הגידם.</w:t>
      </w:r>
    </w:p>
    <w:p>
      <w:pPr>
        <w:pStyle w:val="38"/>
        <w:rPr>
          <w:ins w:id="99419" w:author="מנוע מכני" w:date="2026-10-11T12:04:40Z"/>
        </w:rPr>
      </w:pPr>
      <w:r w:rsidRPr="00947625">
        <w:t xml:space="preserve">תניא</w:t>
      </w:r>
      <w:r w:rsidRPr="00947625">
        <w:t xml:space="preserve"> אידך:</w:t>
      </w:r>
    </w:p>
    <w:p w:rsidR="00DA63EC" w:rsidRDefault="00DA63EC" w:rsidP="00DA63EC">
      <w:pPr>
        <w:tabs>
          <w:tab w:val="center" w:pos="2835"/>
        </w:tabs>
        <w:rPr>
          <w:rFonts w:ascii="BA Franknatan Regular" w:hAnsi="BA Franknatan Regular"/>
          <w:rtl/>
        </w:rPr>
      </w:pPr>
      <w:del w:id="9942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אין לו זרוע - פטור מן התפילין</w:t>
      </w:r>
      <w:ins w:id="94561" w:author="מנוע מכני" w:date="2026-10-11T12:04:40Z">
        <w:r>
          <w:rPr>
            <w:rFonts w:ascii="BA Franknatan Regular" w:hAnsi="BA Franknatan Regular"/>
            <w:rtl/>
          </w:rPr>
          <w:t xml:space="preserve">,</w:t>
        </w:r>
      </w:ins>
      <w:del w:id="94562"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אחרים אומר: ידכה - לרבות את הגידם.</w:t>
      </w:r>
    </w:p>
    <w:p w:rsidR="00DA63EC" w:rsidRDefault="00DA63EC" w:rsidP="00DA63EC">
      <w:pPr>
        <w:tabs>
          <w:tab w:val="center" w:pos="2835"/>
        </w:tabs>
        <w:rPr>
          <w:rFonts w:ascii="BA Franknatan Regular" w:hAnsi="BA Franknatan Regular"/>
          <w:rtl/>
        </w:rPr>
      </w:pPr>
    </w:p>
    <w:p>
      <w:pPr>
        <w:pStyle w:val="afffff8"/>
        <w:rPr>
          <w:ins w:id="90551" w:author="קלוד" w:date="2026-10-11T12:32:08Z"/>
        </w:rPr>
      </w:pPr>
      <w:ins w:id="90552" w:author="קלוד" w:date="2026-10-11T12:32:08Z">
        <w:r>
          <w:rPr>
            <w:color w:val="7B3F00"/>
          </w:rPr>
          <w:t xml:space="preserve">אטר - מניח תפילין בימינו שהוא שמאלו</w:t>
        </w:r>
      </w:ins>
    </w:p>
    <w:p>
      <w:pPr>
        <w:pStyle w:val="38"/>
        <w:rPr>
          <w:ins w:id="99422" w:author="מנוע מכני" w:date="2026-10-11T12:04:40Z"/>
        </w:rPr>
      </w:pPr>
      <w:del w:id="99421" w:author="מנוע מכני" w:date="2026-10-11T12:04:40Z">
        <w:r w:rsidRPr="00336727">
          <w:delText xml:space="preserve">•</w:delText>
        </w:r>
      </w:del>
      <w:r w:rsidRPr="00336727">
        <w:t xml:space="preserve"> </w:t>
      </w:r>
      <w:r w:rsidRPr="0064582E">
        <w:t>ת"ר</w:t>
      </w:r>
      <w:r w:rsidRPr="00336727">
        <w:t xml:space="preserve">:</w:t>
      </w:r>
    </w:p>
    <w:p w:rsidR="00DA63EC" w:rsidRDefault="00DA63EC" w:rsidP="00DA63EC">
      <w:pPr>
        <w:rPr>
          <w:rtl/>
        </w:rPr>
      </w:pPr>
      <w:del w:id="99423" w:author="מנוע מכני" w:date="2026-10-11T12:04:40Z">
        <w:r w:rsidRPr="00336727">
          <w:rPr>
            <w:rtl/>
          </w:rPr>
          <w:delText xml:space="preserve"> </w:delText>
        </w:r>
      </w:del>
      <w:r w:rsidRPr="00336727">
        <w:rPr>
          <w:rtl/>
        </w:rPr>
        <w:t xml:space="preserve">אטר מניח תפילין בימינו שהוא שמאלו.</w:t>
      </w:r>
      <w:r w:rsidRPr="00336727">
        <w:rPr>
          <w:rFonts w:hint="cs"/>
          <w:rtl/>
        </w:rPr>
        <w:t xml:space="preserve"> והך דמניח בשמאלו שהוא שמאל כל אדם בשולט בשתי ידיו </w:t>
      </w:r>
    </w:p>
    <w:p>
      <w:pPr>
        <w:pStyle w:val="afffff8"/>
        <w:rPr>
          <w:ins w:id="90549" w:author="קלוד" w:date="2026-10-11T12:32:08Z"/>
        </w:rPr>
      </w:pPr>
      <w:ins w:id="90550" w:author="קלוד" w:date="2026-10-11T12:32:08Z">
        <w:r>
          <w:rPr>
            <w:color w:val="7B3F00"/>
          </w:rPr>
          <w:t xml:space="preserve">'על ידך' - קיבורת, 'בין עיניך' - קדקד</w:t>
        </w:r>
      </w:ins>
    </w:p>
    <w:p>
      <w:pPr>
        <w:pStyle w:val="38"/>
        <w:rPr>
          <w:ins w:id="99425" w:author="מנוע מכני" w:date="2026-10-11T12:04:40Z"/>
        </w:rPr>
      </w:pPr>
      <w:del w:id="99424" w:author="מנוע מכני" w:date="2026-10-11T12:04:40Z">
        <w:r w:rsidRPr="0051076E">
          <w:delText xml:space="preserve">•</w:delText>
        </w:r>
      </w:del>
      <w:r w:rsidRPr="0051076E">
        <w:t xml:space="preserve"> </w:t>
      </w:r>
      <w:r w:rsidRPr="00947625">
        <w:t xml:space="preserve">תנא דבי מנשה:</w:t>
      </w:r>
    </w:p>
    <w:p w:rsidR="00DA63EC" w:rsidRDefault="00DA63EC" w:rsidP="00DA63EC">
      <w:pPr>
        <w:tabs>
          <w:tab w:val="center" w:pos="2835"/>
        </w:tabs>
        <w:rPr>
          <w:rFonts w:ascii="BA Franknatan Regular" w:hAnsi="BA Franknatan Regular"/>
          <w:rtl/>
        </w:rPr>
      </w:pPr>
      <w:del w:id="9942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על ידך - זו קיבורת, בין עיניך - זו קדקד.</w:t>
      </w:r>
      <w:r>
        <w:rPr>
          <w:rFonts w:ascii="BA Franknatan Regular" w:hAnsi="BA Franknatan Regular" w:hint="cs"/>
          <w:rtl/>
        </w:rPr>
        <w:t>- ב</w:t>
      </w:r>
      <w:r w:rsidRPr="00947625">
        <w:rPr>
          <w:rFonts w:ascii="BA Franknatan Regular" w:hAnsi="BA Franknatan Regular"/>
          <w:rtl/>
        </w:rPr>
        <w:t>מקום שמוחו של תינוק רופס.</w:t>
      </w:r>
    </w:p>
    <w:p>
      <w:pPr>
        <w:pStyle w:val="afffff8"/>
        <w:rPr>
          <w:ins w:id="90547" w:author="קלוד" w:date="2026-10-11T12:32:08Z"/>
        </w:rPr>
      </w:pPr>
      <w:ins w:id="90548" w:author="קלוד" w:date="2026-10-11T12:32:08Z">
        <w:r>
          <w:rPr>
            <w:color w:val="7B3F00"/>
          </w:rPr>
          <w:t xml:space="preserve">בעל שני ראשים - באיזה מהם מניח תפילין</w:t>
        </w:r>
      </w:ins>
    </w:p>
    <w:p>
      <w:pPr>
        <w:pStyle w:val="38"/>
        <w:rPr>
          <w:ins w:id="99428" w:author="מנוע מכני" w:date="2026-10-11T12:04:40Z"/>
        </w:rPr>
      </w:pPr>
      <w:del w:id="99427" w:author="מנוע מכני" w:date="2026-10-11T12:04:40Z">
        <w:r w:rsidRPr="00336727">
          <w:delText xml:space="preserve">•</w:delText>
        </w:r>
      </w:del>
      <w:r w:rsidRPr="00336727">
        <w:t xml:space="preserve"> </w:t>
      </w:r>
      <w:r w:rsidRPr="00B86088">
        <w:t>בעא</w:t>
      </w:r>
      <w:r w:rsidRPr="00336727">
        <w:t xml:space="preserve"> פלימו מרבי:</w:t>
      </w:r>
    </w:p>
    <w:p w:rsidR="00DA63EC" w:rsidRDefault="00DA63EC" w:rsidP="00DA63EC">
      <w:pPr>
        <w:rPr>
          <w:rtl/>
        </w:rPr>
      </w:pPr>
      <w:del w:id="99429" w:author="מנוע מכני" w:date="2026-10-11T12:04:40Z">
        <w:r w:rsidRPr="00336727">
          <w:rPr>
            <w:rtl/>
          </w:rPr>
          <w:delText xml:space="preserve"> </w:delText>
        </w:r>
      </w:del>
      <w:r w:rsidRPr="00336727">
        <w:rPr>
          <w:rtl/>
        </w:rPr>
        <w:t xml:space="preserve">מי שיש לו שני ראשים באיזה מהן מניח תפילין? </w:t>
      </w:r>
      <w:r w:rsidRPr="00336727">
        <w:rPr>
          <w:rtl/>
        </w:rPr>
        <w:t xml:space="preserve">א"ל</w:t>
      </w:r>
      <w:r w:rsidRPr="00336727">
        <w:rPr>
          <w:rtl/>
        </w:rPr>
        <w:t xml:space="preserve">: או קום גלי או קבל עלך </w:t>
      </w:r>
      <w:r w:rsidRPr="00336727">
        <w:rPr>
          <w:rFonts w:hint="cs"/>
          <w:rtl/>
        </w:rPr>
        <w:t>נדוי</w:t>
      </w:r>
      <w:r w:rsidRPr="00336727">
        <w:rPr>
          <w:rtl/>
        </w:rPr>
        <w:t>.</w:t>
      </w:r>
    </w:p>
    <w:p w:rsidR="00DA63EC" w:rsidRPr="00E105BC" w:rsidRDefault="00DA63EC" w:rsidP="00DA63EC">
      <w:pPr>
        <w:tabs>
          <w:tab w:val="center" w:pos="2835"/>
        </w:tabs>
        <w:rPr>
          <w:rFonts w:ascii="BA Franknatan Regular" w:hAnsi="BA Franknatan Regular"/>
          <w:spacing w:val="-2"/>
          <w:rtl/>
        </w:rPr>
      </w:pPr>
      <w:ins w:id="92839" w:author="מנוע מכני" w:date="2026-10-11T12:04:40Z">
        <w:r>
          <w:rPr>
            <w:rFonts w:ascii="BA Franknatan Regular" w:hAnsi="BA Franknatan Regular"/>
            <w:spacing w:val="-2"/>
            <w:rtl/>
          </w:rPr>
          <w:t xml:space="preserve">אדכך</w:t>
        </w:r>
      </w:ins>
      <w:del w:id="92840" w:author="מנוע מכני" w:date="2026-10-11T12:04:40Z">
        <w:r w:rsidRPr="00E105BC">
          <w:rPr>
            <w:rFonts w:ascii="BA Franknatan Regular" w:hAnsi="BA Franknatan Regular"/>
            <w:spacing w:val="-2"/>
            <w:rtl/>
          </w:rPr>
          <w:delText xml:space="preserve">אדהכי</w:delText>
        </w:r>
      </w:del>
      <w:r w:rsidRPr="00E105BC">
        <w:rPr>
          <w:rFonts w:ascii="BA Franknatan Regular" w:hAnsi="BA Franknatan Regular"/>
          <w:spacing w:val="-2"/>
          <w:rtl/>
        </w:rPr>
        <w:t xml:space="preserve"> </w:t>
      </w:r>
      <w:r w:rsidRPr="00E105BC">
        <w:rPr>
          <w:rFonts w:ascii="BA Franknatan Regular" w:hAnsi="BA Franknatan Regular" w:hint="cs"/>
          <w:spacing w:val="-2"/>
          <w:rtl/>
        </w:rPr>
        <w:t xml:space="preserve">בא אחד </w:t>
      </w:r>
      <w:r w:rsidRPr="00E105BC">
        <w:rPr>
          <w:rFonts w:ascii="BA Franknatan Regular" w:hAnsi="BA Franknatan Regular" w:hint="cs"/>
          <w:spacing w:val="-2"/>
          <w:rtl/>
        </w:rPr>
        <w:t xml:space="preserve">א</w:t>
      </w:r>
      <w:r w:rsidRPr="00E105BC">
        <w:rPr>
          <w:rFonts w:ascii="BA Franknatan Regular" w:hAnsi="BA Franknatan Regular"/>
          <w:spacing w:val="-2"/>
          <w:rtl/>
        </w:rPr>
        <w:t>"</w:t>
      </w:r>
      <w:r w:rsidRPr="00E105BC">
        <w:rPr>
          <w:rFonts w:ascii="BA Franknatan Regular" w:hAnsi="BA Franknatan Regular" w:hint="cs"/>
          <w:spacing w:val="-2"/>
          <w:rtl/>
        </w:rPr>
        <w:t xml:space="preserve">ל</w:t>
      </w:r>
      <w:r w:rsidRPr="00E105BC">
        <w:rPr>
          <w:rFonts w:ascii="BA Franknatan Regular" w:hAnsi="BA Franknatan Regular" w:hint="cs"/>
          <w:spacing w:val="-2"/>
          <w:rtl/>
        </w:rPr>
        <w:t xml:space="preserve"> נולד לי תינוק בעל ב' ראשים כמה צריך ליתן לכה ענה ההוא סבא י' סלעים </w:t>
      </w:r>
    </w:p>
    <w:p w:rsidR="00DA63EC" w:rsidRDefault="00DA63EC" w:rsidP="00DA63EC">
      <w:pPr>
        <w:pStyle w:val="afff3"/>
        <w:framePr w:wrap="around"/>
        <w:rPr>
          <w:rtl/>
        </w:rPr>
      </w:pPr>
      <w:r>
        <w:rPr>
          <w:rFonts w:hint="cs"/>
          <w:rtl/>
        </w:rPr>
        <w:t>לז:</w:t>
      </w:r>
    </w:p>
    <w:p>
      <w:pPr>
        <w:pStyle w:val="38"/>
        <w:rPr>
          <w:ins w:id="99430" w:author="מנוע מכני" w:date="2026-10-11T12:04:40Z"/>
        </w:rPr>
      </w:pPr>
      <w:r>
        <w:t xml:space="preserve">והך</w:t>
      </w:r>
    </w:p>
    <w:p w:rsidR="00DA63EC" w:rsidRDefault="00DA63EC" w:rsidP="00DA63EC">
      <w:pPr>
        <w:tabs>
          <w:tab w:val="center" w:pos="2835"/>
        </w:tabs>
        <w:rPr>
          <w:rFonts w:ascii="BA Franknatan Regular" w:hAnsi="BA Franknatan Regular"/>
          <w:rtl/>
        </w:rPr>
      </w:pPr>
      <w:del w:id="99431" w:author="מנוע מכני" w:date="2026-10-11T12:04:40Z">
        <w:r>
          <w:rPr>
            <w:rFonts w:ascii="BA Franknatan Regular" w:hAnsi="BA Franknatan Regular" w:hint="cs"/>
            <w:rtl/>
          </w:rPr>
          <w:delText xml:space="preserve"> </w:delText>
        </w:r>
      </w:del>
      <w:r>
        <w:rPr>
          <w:rStyle w:val="2fb"/>
          <w:rFonts w:ascii="BA Franknatan Regular" w:hAnsi="BA Franknatan Regular" w:hint="cs"/>
          <w:rtl/>
        </w:rPr>
        <w:t xml:space="preserve">דרב</w:t>
      </w:r>
      <w:r>
        <w:rPr>
          <w:rStyle w:val="2fb"/>
          <w:rFonts w:ascii="BA Franknatan Regular" w:hAnsi="BA Franknatan Regular"/>
          <w:rtl/>
        </w:rPr>
        <w:t>"</w:t>
      </w:r>
      <w:r>
        <w:rPr>
          <w:rStyle w:val="2fb"/>
          <w:rFonts w:ascii="BA Franknatan Regular" w:hAnsi="BA Franknatan Regular" w:hint="cs"/>
          <w:rtl/>
        </w:rPr>
        <w:t>ח</w:t>
      </w:r>
      <w:r w:rsidRPr="00A563E0">
        <w:rPr>
          <w:rStyle w:val="afffff0"/>
          <w:rFonts w:hint="cs"/>
          <w:rtl/>
        </w:rPr>
        <w:t xml:space="preserve"> '</w:t>
      </w:r>
      <w:r w:rsidRPr="00A563E0">
        <w:rPr>
          <w:rStyle w:val="afffff0"/>
          <w:rtl/>
        </w:rPr>
        <w:t xml:space="preserve">פדה תפדה את בכור האדם, שומע אני </w:t>
      </w:r>
      <w:ins w:id="90403" w:author="מנוע מכני" w:date="2026-10-11T12:04:40Z">
        <w:r>
          <w:rPr>
            <w:rStyle w:val="afffff0"/>
            <w:rtl/>
          </w:rPr>
          <w:t xml:space="preserve">אפי'</w:t>
        </w:r>
      </w:ins>
      <w:del w:id="90404" w:author="מנוע מכני" w:date="2026-10-11T12:04:40Z">
        <w:r w:rsidRPr="00A563E0">
          <w:rPr>
            <w:rStyle w:val="afffff0"/>
            <w:rtl/>
          </w:rPr>
          <w:delText xml:space="preserve">אפילו</w:delText>
        </w:r>
      </w:del>
      <w:r w:rsidRPr="00A563E0">
        <w:rPr>
          <w:rStyle w:val="afffff0"/>
          <w:rtl/>
        </w:rPr>
        <w:t xml:space="preserve"> נטרף בתוך ל',</w:t>
      </w:r>
      <w:r w:rsidRPr="00947625">
        <w:rPr>
          <w:rFonts w:ascii="BA Franknatan Regular" w:hAnsi="BA Franknatan Regular"/>
          <w:rtl/>
        </w:rPr>
        <w:t xml:space="preserve"> </w:t>
      </w:r>
      <w:r w:rsidRPr="00947625">
        <w:rPr>
          <w:rFonts w:ascii="BA Franknatan Regular" w:hAnsi="BA Franknatan Regular"/>
          <w:rtl/>
        </w:rPr>
        <w:t xml:space="preserve">ת"ל</w:t>
      </w:r>
      <w:r w:rsidRPr="00947625">
        <w:rPr>
          <w:rFonts w:ascii="BA Franknatan Regular" w:hAnsi="BA Franknatan Regular"/>
          <w:rtl/>
        </w:rPr>
        <w:t xml:space="preserve">: אך, חלק!</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שאני </w:t>
      </w:r>
      <w:ins w:id="91197" w:author="מנוע מכני" w:date="2026-10-11T12:04:40Z">
        <w:r>
          <w:rPr>
            <w:rFonts w:ascii="BA Franknatan Regular" w:hAnsi="BA Franknatan Regular"/>
            <w:rtl/>
          </w:rPr>
          <w:t xml:space="preserve">כאן</w:t>
        </w:r>
      </w:ins>
      <w:del w:id="91198" w:author="מנוע מכני" w:date="2026-10-11T12:04:40Z">
        <w:r w:rsidRPr="00947625">
          <w:rPr>
            <w:rFonts w:ascii="BA Franknatan Regular" w:hAnsi="BA Franknatan Regular"/>
            <w:rtl/>
          </w:rPr>
          <w:delText xml:space="preserve">הכא</w:delText>
        </w:r>
      </w:del>
      <w:r w:rsidRPr="00947625">
        <w:rPr>
          <w:rFonts w:ascii="BA Franknatan Regular" w:hAnsi="BA Franknatan Regular"/>
          <w:rtl/>
        </w:rPr>
        <w:t xml:space="preserve">, דבגולגולת תלא </w:t>
      </w:r>
      <w:ins w:id="92841" w:author="מנוע מכני" w:date="2026-10-11T12:04:40Z">
        <w:r>
          <w:rPr>
            <w:rFonts w:ascii="BA Franknatan Regular" w:hAnsi="BA Franknatan Regular"/>
            <w:rtl/>
          </w:rPr>
          <w:t xml:space="preserve">התורה</w:t>
        </w:r>
      </w:ins>
      <w:del w:id="92842" w:author="מנוע מכני" w:date="2026-10-11T12:04:40Z">
        <w:r w:rsidRPr="00947625">
          <w:rPr>
            <w:rFonts w:ascii="BA Franknatan Regular" w:hAnsi="BA Franknatan Regular"/>
            <w:rtl/>
          </w:rPr>
          <w:delText xml:space="preserve">רחמנא</w:delText>
        </w:r>
      </w:del>
      <w:r w:rsidRPr="00947625">
        <w:rPr>
          <w:rFonts w:ascii="BA Franknatan Regular" w:hAnsi="BA Franknatan Regular"/>
          <w:rtl/>
        </w:rPr>
        <w:t xml:space="preserve">.</w:t>
      </w:r>
    </w:p>
    <w:p w:rsidR="00DA63EC" w:rsidRDefault="00DA63EC" w:rsidP="00DA63EC">
      <w:pPr>
        <w:tabs>
          <w:tab w:val="center" w:pos="2835"/>
        </w:tabs>
        <w:rPr>
          <w:rFonts w:ascii="BA Franknatan Regular" w:hAnsi="BA Franknatan Regular"/>
          <w:rtl/>
        </w:rPr>
      </w:pPr>
    </w:p>
    <w:p>
      <w:pPr>
        <w:pStyle w:val="38"/>
        <w:rPr>
          <w:ins w:id="99433" w:author="מנוע מכני" w:date="2026-10-11T12:04:40Z"/>
        </w:rPr>
      </w:pPr>
      <w:del w:id="99432" w:author="מנוע מכני" w:date="2026-10-11T12:04:40Z">
        <w:r w:rsidRPr="0051076E">
          <w:delText xml:space="preserve">•</w:delText>
        </w:r>
      </w:del>
      <w:r w:rsidRPr="0051076E">
        <w:t xml:space="preserve"> </w:t>
      </w:r>
      <w:r w:rsidRPr="006F2DE6">
        <w:t xml:space="preserve">אמר</w:t>
      </w:r>
      <w:r w:rsidRPr="006F2DE6">
        <w:t xml:space="preserve"> מר:</w:t>
      </w:r>
    </w:p>
    <w:p w:rsidR="00DA63EC" w:rsidRDefault="00DA63EC" w:rsidP="00DA63EC">
      <w:pPr>
        <w:tabs>
          <w:tab w:val="center" w:pos="2835"/>
        </w:tabs>
        <w:rPr>
          <w:rFonts w:ascii="BA Franknatan Regular" w:hAnsi="BA Franknatan Regular"/>
          <w:rtl/>
        </w:rPr>
      </w:pPr>
      <w:del w:id="99434" w:author="מנוע מכני" w:date="2026-10-11T12:04:40Z">
        <w:r w:rsidRPr="006F2DE6">
          <w:rPr>
            <w:rFonts w:ascii="BA Franknatan Regular" w:hAnsi="BA Franknatan Regular"/>
            <w:b/>
            <w:bCs/>
            <w:rtl/>
          </w:rPr>
          <w:delText xml:space="preserve"> </w:delText>
        </w:r>
      </w:del>
      <w:r w:rsidRPr="006F2DE6">
        <w:rPr>
          <w:rFonts w:ascii="BA Franknatan Regular" w:hAnsi="BA Franknatan Regular"/>
          <w:b/>
          <w:bCs/>
          <w:rtl/>
        </w:rPr>
        <w:t xml:space="preserve">ידך - זו קיבורת</w:t>
      </w:r>
      <w:r w:rsidRPr="00947625">
        <w:rPr>
          <w:rFonts w:ascii="BA Franknatan Regular" w:hAnsi="BA Franknatan Regular"/>
          <w:rtl/>
        </w:rPr>
        <w:t>.</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מד'</w:t>
      </w:r>
      <w:r w:rsidRPr="004A7C9A">
        <w:rPr>
          <w:rFonts w:ascii="BA Franknatan Regular" w:hAnsi="BA Franknatan Regular"/>
          <w:b/>
          <w:bCs/>
          <w:rtl/>
        </w:rPr>
        <w:t>ת"ר</w:t>
      </w:r>
      <w:r w:rsidRPr="00947625">
        <w:rPr>
          <w:rFonts w:ascii="BA Franknatan Regular" w:hAnsi="BA Franknatan Regular"/>
          <w:rtl/>
        </w:rPr>
        <w:t>:</w:t>
      </w:r>
      <w:r w:rsidRPr="00A563E0">
        <w:rPr>
          <w:rStyle w:val="afffff0"/>
          <w:rtl/>
        </w:rPr>
        <w:t xml:space="preserve"> </w:t>
      </w:r>
      <w:r w:rsidRPr="00A563E0">
        <w:rPr>
          <w:rStyle w:val="afffff0"/>
          <w:rFonts w:hint="cs"/>
          <w:rtl/>
        </w:rPr>
        <w:t>'</w:t>
      </w:r>
      <w:r w:rsidRPr="00A563E0">
        <w:rPr>
          <w:rStyle w:val="afffff0"/>
          <w:rtl/>
        </w:rPr>
        <w:t>על ידך</w:t>
      </w:r>
      <w:r w:rsidRPr="00A563E0">
        <w:rPr>
          <w:rStyle w:val="afffff0"/>
          <w:rFonts w:hint="cs"/>
          <w:rtl/>
        </w:rPr>
        <w:t>'</w:t>
      </w:r>
      <w:r w:rsidRPr="00A563E0">
        <w:rPr>
          <w:rStyle w:val="afffff0"/>
          <w:rtl/>
        </w:rPr>
        <w:t xml:space="preserve"> </w:t>
      </w:r>
      <w:r w:rsidRPr="00947625">
        <w:rPr>
          <w:rFonts w:ascii="BA Franknatan Regular" w:hAnsi="BA Franknatan Regular"/>
          <w:rtl/>
        </w:rPr>
        <w:t xml:space="preserve">- זו גובה שביד</w:t>
      </w:r>
      <w:ins w:id="94563" w:author="מנוע מכני" w:date="2026-10-11T12:04:40Z">
        <w:r>
          <w:rPr>
            <w:rFonts w:ascii="BA Franknatan Regular" w:hAnsi="BA Franknatan Regular"/>
            <w:rtl/>
          </w:rPr>
          <w:t xml:space="preserve">,</w:t>
        </w:r>
      </w:ins>
      <w:del w:id="94564"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r>
        <w:rPr>
          <w:rFonts w:ascii="BA Franknatan Regular" w:hAnsi="BA Franknatan Regular" w:hint="cs"/>
          <w:rtl/>
        </w:rPr>
        <w:t>ולא ירך ממש ד</w:t>
      </w:r>
      <w:r w:rsidRPr="00947625">
        <w:rPr>
          <w:rFonts w:ascii="BA Franknatan Regular" w:hAnsi="BA Franknatan Regular"/>
          <w:rtl/>
        </w:rPr>
        <w:t xml:space="preserve">הנח תפילין ביד והנח תפילין בראש, מה להלן בגובה שבראש, אף כאן בגובה שביד</w:t>
      </w:r>
      <w:ins w:id="94565" w:author="מנוע מכני" w:date="2026-10-11T12:04:40Z">
        <w:r>
          <w:rPr>
            <w:rFonts w:ascii="BA Franknatan Regular" w:hAnsi="BA Franknatan Regular"/>
            <w:rtl/>
          </w:rPr>
          <w:t xml:space="preserve">,</w:t>
        </w:r>
      </w:ins>
      <w:del w:id="94566"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rsidR="00DA63EC" w:rsidRDefault="00DA63EC" w:rsidP="00DA63EC">
      <w:pPr>
        <w:tabs>
          <w:tab w:val="center" w:pos="2835"/>
        </w:tabs>
        <w:rPr>
          <w:rFonts w:ascii="BA Franknatan Regular" w:hAnsi="BA Franknatan Regular"/>
          <w:rtl/>
        </w:rPr>
      </w:pPr>
      <w:r>
        <w:rPr>
          <w:rStyle w:val="2fb"/>
          <w:rFonts w:ascii="BA Franknatan Regular" w:hAnsi="BA Franknatan Regular" w:hint="cs"/>
          <w:rtl/>
        </w:rPr>
        <w:t>ר</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w:t>
      </w:r>
      <w:r>
        <w:rPr>
          <w:rFonts w:ascii="BA Franknatan Regular" w:hAnsi="BA Franknatan Regular" w:hint="cs"/>
          <w:rtl/>
        </w:rPr>
        <w:t xml:space="preserve">א</w:t>
      </w:r>
      <w:r>
        <w:rPr>
          <w:rFonts w:ascii="BA Franknatan Regular" w:hAnsi="BA Franknatan Regular"/>
          <w:rtl/>
        </w:rPr>
        <w:t>"</w:t>
      </w:r>
      <w:r>
        <w:rPr>
          <w:rFonts w:ascii="BA Franknatan Regular" w:hAnsi="BA Franknatan Regular" w:hint="cs"/>
          <w:rtl/>
        </w:rPr>
        <w:t xml:space="preserve">צ</w:t>
      </w:r>
      <w:r>
        <w:rPr>
          <w:rFonts w:ascii="BA Franknatan Regular" w:hAnsi="BA Franknatan Regular" w:hint="cs"/>
          <w:rtl/>
        </w:rPr>
        <w:t xml:space="preserve"> </w:t>
      </w:r>
      <w:r w:rsidRPr="0046594B">
        <w:rPr>
          <w:rStyle w:val="afffff0"/>
          <w:rFonts w:hint="cs"/>
          <w:rtl/>
        </w:rPr>
        <w:t xml:space="preserve">ד'</w:t>
      </w:r>
      <w:ins w:id="90523" w:author="Claude - סמנטי" w:date="2026-10-11T12:27:00Z">
        <w:r>
          <w:rPr>
            <w:rStyle w:val="afffff0"/>
            <w:rFonts w:hint="cs"/>
            <w:rtl/>
          </w:rPr>
          <w:t xml:space="preserve">וְהָיָה לְךָ לְאוֹת</w:t>
        </w:r>
      </w:ins>
      <w:del w:id="90524" w:author="Claude - סמנטי" w:date="2026-10-11T12:27:00Z">
        <w:r w:rsidRPr="0046594B">
          <w:rPr>
            <w:rStyle w:val="afffff0"/>
            <w:rFonts w:hint="cs"/>
            <w:rtl/>
          </w:rPr>
          <w:delText xml:space="preserve">והיה לך לאות</w:delText>
        </w:r>
      </w:del>
      <w:r w:rsidRPr="0046594B">
        <w:rPr>
          <w:rStyle w:val="afffff0"/>
          <w:rFonts w:hint="cs"/>
          <w:rtl/>
        </w:rPr>
        <w:t xml:space="preserve">' </w:t>
      </w:r>
      <w:r>
        <w:rPr>
          <w:rFonts w:ascii="BA Franknatan Regular" w:hAnsi="BA Franknatan Regular" w:hint="cs"/>
          <w:rtl/>
        </w:rPr>
        <w:t xml:space="preserve">- </w:t>
      </w:r>
      <w:r w:rsidRPr="00947625">
        <w:rPr>
          <w:rFonts w:ascii="BA Franknatan Regular" w:hAnsi="BA Franknatan Regular"/>
          <w:rtl/>
        </w:rPr>
        <w:t xml:space="preserve">ולא לאחרים לאות</w:t>
      </w:r>
      <w:ins w:id="94567" w:author="מנוע מכני" w:date="2026-10-11T12:04:40Z">
        <w:r>
          <w:rPr>
            <w:rFonts w:ascii="BA Franknatan Regular" w:hAnsi="BA Franknatan Regular"/>
            <w:rtl/>
          </w:rPr>
          <w:t xml:space="preserve">,</w:t>
        </w:r>
      </w:ins>
      <w:del w:id="94568"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p>
    <w:p>
      <w:pPr>
        <w:pStyle w:val="38"/>
        <w:rPr>
          <w:ins w:id="99435" w:author="מנוע מכני" w:date="2026-10-11T12:04:40Z"/>
        </w:rPr>
      </w:pPr>
      <w:r w:rsidRPr="00947625">
        <w:t xml:space="preserve">ר' יצחק:</w:t>
      </w:r>
    </w:p>
    <w:p w:rsidR="00DA63EC" w:rsidRDefault="00DA63EC" w:rsidP="00DA63EC">
      <w:pPr>
        <w:tabs>
          <w:tab w:val="center" w:pos="2835"/>
        </w:tabs>
        <w:rPr>
          <w:rFonts w:ascii="BA Franknatan Regular" w:hAnsi="BA Franknatan Regular"/>
          <w:rtl/>
        </w:rPr>
      </w:pPr>
      <w:del w:id="99436" w:author="מנוע מכני" w:date="2026-10-11T12:04:40Z">
        <w:r w:rsidRPr="00947625">
          <w:rPr>
            <w:rFonts w:ascii="BA Franknatan Regular" w:hAnsi="BA Franknatan Regular"/>
            <w:rtl/>
          </w:rPr>
          <w:delText xml:space="preserve"> </w:delText>
        </w:r>
      </w:del>
      <w:r>
        <w:rPr>
          <w:rFonts w:ascii="BA Franknatan Regular" w:hAnsi="BA Franknatan Regular" w:hint="cs"/>
          <w:rtl/>
        </w:rPr>
        <w:t>א</w:t>
      </w:r>
      <w:r>
        <w:rPr>
          <w:rFonts w:ascii="BA Franknatan Regular" w:hAnsi="BA Franknatan Regular"/>
          <w:rtl/>
        </w:rPr>
        <w:t>"</w:t>
      </w:r>
      <w:r>
        <w:rPr>
          <w:rFonts w:ascii="BA Franknatan Regular" w:hAnsi="BA Franknatan Regular" w:hint="cs"/>
          <w:rtl/>
        </w:rPr>
        <w:t>צ</w:t>
      </w:r>
      <w:r>
        <w:rPr>
          <w:rFonts w:ascii="BA Franknatan Regular" w:hAnsi="BA Franknatan Regular"/>
          <w:rtl/>
        </w:rPr>
        <w:t xml:space="preserve">: </w:t>
      </w:r>
      <w:r>
        <w:rPr>
          <w:rStyle w:val="afffff0"/>
          <w:rFonts w:ascii="BA Franknatan Regular" w:hAnsi="BA Franknatan Regular"/>
          <w:rtl/>
          <w:rPrChange w:id="9030" w:author="מנוע פסוקים" w:date="2026-10-11T09:32:13Z">
            <w:rPr>
              <w:rFonts w:ascii="BA Franknatan Regular" w:hAnsi="BA Franknatan Regular"/>
              <w:rtl/>
            </w:rPr>
          </w:rPrChange>
        </w:rPr>
        <w:t xml:space="preserve">ושמתם את דברי אלה על לבבכם</w:t>
      </w:r>
      <w:r>
        <w:rPr>
          <w:rFonts w:ascii="BA Franknatan Regular" w:hAnsi="BA Franknatan Regular"/>
          <w:rtl/>
        </w:rPr>
        <w:t xml:space="preserve">.</w:t>
      </w:r>
      <w:r w:rsidRPr="00A563E0">
        <w:rPr>
          <w:rStyle w:val="afffff0"/>
          <w:rFonts w:hint="cs"/>
          <w:rtl/>
        </w:rPr>
        <w:t xml:space="preserve"> '</w:t>
      </w:r>
      <w:ins w:id="90525" w:author="Claude - סמנטי" w:date="2026-10-11T12:27:00Z">
        <w:r>
          <w:rPr>
            <w:rStyle w:val="afffff0"/>
            <w:rtl/>
          </w:rPr>
          <w:t xml:space="preserve">וּקְשַׁרְתָּם</w:t>
        </w:r>
      </w:ins>
      <w:del w:id="90526" w:author="Claude - סמנטי" w:date="2026-10-11T12:27:00Z">
        <w:r w:rsidRPr="00A563E0">
          <w:rPr>
            <w:rStyle w:val="afffff0"/>
            <w:rtl/>
          </w:rPr>
          <w:delText xml:space="preserve">וקשרתם</w:delText>
        </w:r>
      </w:del>
      <w:r w:rsidRPr="00A563E0">
        <w:rPr>
          <w:rStyle w:val="afffff0"/>
          <w:rFonts w:hint="cs"/>
          <w:rtl/>
        </w:rPr>
        <w:t>'</w:t>
      </w:r>
      <w:r w:rsidRPr="00A563E0">
        <w:rPr>
          <w:rStyle w:val="afffff0"/>
          <w:rtl/>
        </w:rPr>
        <w:t>,</w:t>
      </w:r>
      <w:r w:rsidRPr="00947625">
        <w:rPr>
          <w:rFonts w:ascii="BA Franknatan Regular" w:hAnsi="BA Franknatan Regular"/>
          <w:rtl/>
        </w:rPr>
        <w:t xml:space="preserve"> שתהא שימה כנגד הלב.</w:t>
      </w:r>
    </w:p>
    <w:p w:rsidR="00DA63EC" w:rsidRDefault="00DA63EC" w:rsidP="00DA63EC">
      <w:pPr>
        <w:tabs>
          <w:tab w:val="center" w:pos="2835"/>
        </w:tabs>
        <w:rPr>
          <w:rFonts w:ascii="BA Franknatan Regular" w:hAnsi="BA Franknatan Regular"/>
          <w:rtl/>
        </w:rPr>
      </w:pPr>
      <w:r>
        <w:rPr>
          <w:rFonts w:ascii="BA Franknatan Regular" w:hAnsi="BA Franknatan Regular" w:hint="cs"/>
          <w:rtl/>
        </w:rPr>
        <w:t xml:space="preserve">רח </w:t>
      </w:r>
      <w:r>
        <w:rPr>
          <w:rStyle w:val="2fb"/>
          <w:rFonts w:ascii="BA Franknatan Regular" w:hAnsi="BA Franknatan Regular" w:hint="cs"/>
          <w:rtl/>
        </w:rPr>
        <w:t xml:space="preserve">וראבדר</w:t>
      </w:r>
      <w:r>
        <w:rPr>
          <w:rStyle w:val="2fb"/>
          <w:rFonts w:ascii="BA Franknatan Regular" w:hAnsi="BA Franknatan Regular"/>
          <w:rtl/>
        </w:rPr>
        <w:t>"</w:t>
      </w:r>
      <w:r>
        <w:rPr>
          <w:rStyle w:val="2fb"/>
          <w:rFonts w:ascii="BA Franknatan Regular" w:hAnsi="BA Franknatan Regular" w:hint="cs"/>
          <w:rtl/>
        </w:rPr>
        <w:t>א</w:t>
      </w:r>
      <w:r w:rsidRPr="00947625">
        <w:rPr>
          <w:rFonts w:ascii="BA Franknatan Regular" w:hAnsi="BA Franknatan Regular"/>
          <w:rtl/>
        </w:rPr>
        <w:t xml:space="preserve"> מכוין ומנח </w:t>
      </w:r>
      <w:ins w:id="92843" w:author="מנוע מכני" w:date="2026-10-11T12:04:40Z">
        <w:r>
          <w:rPr>
            <w:rFonts w:ascii="BA Franknatan Regular" w:hAnsi="BA Franknatan Regular"/>
            <w:rtl/>
          </w:rPr>
          <w:t xml:space="preserve">לו</w:t>
        </w:r>
      </w:ins>
      <w:del w:id="92844" w:author="מנוע מכני" w:date="2026-10-11T12:04:40Z">
        <w:r w:rsidRPr="00947625">
          <w:rPr>
            <w:rFonts w:ascii="BA Franknatan Regular" w:hAnsi="BA Franknatan Regular"/>
            <w:rtl/>
          </w:rPr>
          <w:delText xml:space="preserve">ליה</w:delText>
        </w:r>
      </w:del>
      <w:r w:rsidRPr="00947625">
        <w:rPr>
          <w:rFonts w:ascii="BA Franknatan Regular" w:hAnsi="BA Franknatan Regular"/>
          <w:rtl/>
        </w:rPr>
        <w:t xml:space="preserve"> להדי </w:t>
      </w:r>
      <w:ins w:id="90101" w:author="Claude - סמנטי" w:date="2026-10-11T12:27:00Z">
        <w:r>
          <w:rPr>
            <w:rFonts w:ascii="BA Franknatan Regular" w:hAnsi="BA Franknatan Regular"/>
            <w:rtl/>
          </w:rPr>
          <w:t xml:space="preserve">לבו</w:t>
        </w:r>
      </w:ins>
      <w:del w:id="90102" w:author="Claude - סמנטי" w:date="2026-10-11T12:27:00Z">
        <w:r w:rsidRPr="00947625">
          <w:rPr>
            <w:rFonts w:ascii="BA Franknatan Regular" w:hAnsi="BA Franknatan Regular"/>
            <w:rtl/>
          </w:rPr>
          <w:delText xml:space="preserve">ליביה</w:delText>
        </w:r>
      </w:del>
      <w:r w:rsidRPr="00947625">
        <w:rPr>
          <w:rFonts w:ascii="BA Franknatan Regular" w:hAnsi="BA Franknatan Regular"/>
          <w:rtl/>
        </w:rPr>
        <w:t xml:space="preserve">.</w:t>
      </w:r>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 xml:space="preserve">רב אשי</w:t>
      </w:r>
      <w:r w:rsidRPr="00947625">
        <w:rPr>
          <w:rFonts w:ascii="BA Franknatan Regular" w:hAnsi="BA Franknatan Regular"/>
          <w:rtl/>
        </w:rPr>
        <w:t xml:space="preserve"> </w:t>
      </w:r>
      <w:r>
        <w:rPr>
          <w:rFonts w:ascii="BA Franknatan Regular" w:hAnsi="BA Franknatan Regular" w:hint="cs"/>
          <w:rtl/>
        </w:rPr>
        <w:t xml:space="preserve">ישב לפני </w:t>
      </w:r>
      <w:r>
        <w:rPr>
          <w:rStyle w:val="2fb"/>
          <w:rFonts w:ascii="BA Franknatan Regular" w:hAnsi="BA Franknatan Regular" w:hint="cs"/>
          <w:rtl/>
        </w:rPr>
        <w:t xml:space="preserve">אמימר</w:t>
      </w:r>
      <w:r>
        <w:rPr>
          <w:rFonts w:ascii="BA Franknatan Regular" w:hAnsi="BA Franknatan Regular" w:hint="cs"/>
          <w:rtl/>
        </w:rPr>
        <w:t xml:space="preserve"> היה </w:t>
      </w:r>
      <w:r w:rsidRPr="00947625">
        <w:rPr>
          <w:rFonts w:ascii="BA Franknatan Regular" w:hAnsi="BA Franknatan Regular"/>
          <w:rtl/>
        </w:rPr>
        <w:t>ציריא ביד</w:t>
      </w:r>
      <w:r>
        <w:rPr>
          <w:rFonts w:ascii="BA Franknatan Regular" w:hAnsi="BA Franknatan Regular" w:hint="cs"/>
          <w:rtl/>
        </w:rPr>
        <w:t>ו</w:t>
      </w:r>
      <w:r w:rsidRPr="00947625">
        <w:rPr>
          <w:rFonts w:ascii="BA Franknatan Regular" w:hAnsi="BA Franknatan Regular"/>
          <w:rtl/>
        </w:rPr>
        <w:t xml:space="preserve"> וקא מתחזיין תפילין, </w:t>
      </w:r>
      <w:r>
        <w:rPr>
          <w:rFonts w:ascii="BA Franknatan Regular" w:hAnsi="BA Franknatan Regular"/>
          <w:rtl/>
        </w:rPr>
        <w:t>א"ל</w:t>
      </w:r>
      <w:r w:rsidRPr="00947625">
        <w:rPr>
          <w:rFonts w:ascii="BA Franknatan Regular" w:hAnsi="BA Franknatan Regular"/>
          <w:rtl/>
        </w:rPr>
        <w:t xml:space="preserve">, </w:t>
      </w:r>
      <w:r w:rsidRPr="00947625">
        <w:rPr>
          <w:rFonts w:ascii="BA Franknatan Regular" w:hAnsi="BA Franknatan Regular"/>
          <w:rtl/>
        </w:rPr>
        <w:t xml:space="preserve">לא</w:t>
      </w:r>
      <w:r w:rsidRPr="00947625">
        <w:rPr>
          <w:rFonts w:ascii="BA Franknatan Regular" w:hAnsi="BA Franknatan Regular"/>
          <w:rtl/>
        </w:rPr>
        <w:t xml:space="preserve"> סבר לה מר: לך לאות - ולא לאחרים לאות? </w:t>
      </w:r>
      <w:r>
        <w:rPr>
          <w:rFonts w:ascii="BA Franknatan Regular" w:hAnsi="BA Franknatan Regular"/>
          <w:rtl/>
        </w:rPr>
        <w:t>א"ל</w:t>
      </w:r>
      <w:r w:rsidRPr="00947625">
        <w:rPr>
          <w:rFonts w:ascii="BA Franknatan Regular" w:hAnsi="BA Franknatan Regular"/>
          <w:rtl/>
        </w:rPr>
        <w:t>: במקום לך לאות איתמר.</w:t>
      </w:r>
    </w:p>
    <w:p w:rsidR="00DA63EC" w:rsidRDefault="00DA63EC" w:rsidP="00DA63EC">
      <w:pPr>
        <w:tabs>
          <w:tab w:val="center" w:pos="2835"/>
        </w:tabs>
        <w:rPr>
          <w:rFonts w:ascii="BA Franknatan Regular" w:hAnsi="BA Franknatan Regular"/>
          <w:rtl/>
        </w:rPr>
      </w:pPr>
    </w:p>
    <w:p>
      <w:pPr>
        <w:pStyle w:val="afffff8"/>
        <w:rPr>
          <w:ins w:id="90545" w:author="קלוד" w:date="2026-10-11T12:32:08Z"/>
        </w:rPr>
      </w:pPr>
      <w:ins w:id="90546" w:author="קלוד" w:date="2026-10-11T12:32:08Z">
        <w:r>
          <w:rPr>
            <w:color w:val="7B3F00"/>
          </w:rPr>
          <w:t xml:space="preserve">מקום תפילין של ראש - גובה שבראש</w:t>
        </w:r>
      </w:ins>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גובה שבראש מנלן? ד</w:t>
      </w:r>
      <w:r w:rsidRPr="004A7C9A">
        <w:rPr>
          <w:rFonts w:ascii="BA Franknatan Regular" w:hAnsi="BA Franknatan Regular"/>
          <w:b/>
          <w:bCs/>
          <w:rtl/>
        </w:rPr>
        <w:t>ת"ר</w:t>
      </w:r>
      <w:r w:rsidRPr="00947625">
        <w:rPr>
          <w:rFonts w:ascii="BA Franknatan Regular" w:hAnsi="BA Franknatan Regular"/>
          <w:rtl/>
        </w:rPr>
        <w:t>:</w:t>
      </w:r>
      <w:r w:rsidRPr="00A563E0">
        <w:rPr>
          <w:rStyle w:val="afffff0"/>
          <w:rtl/>
        </w:rPr>
        <w:t xml:space="preserve"> </w:t>
      </w:r>
      <w:r w:rsidRPr="00A563E0">
        <w:rPr>
          <w:rStyle w:val="afffff0"/>
          <w:rFonts w:hint="cs"/>
          <w:rtl/>
        </w:rPr>
        <w:t>'</w:t>
      </w:r>
      <w:ins w:id="90527" w:author="Claude - סמנטי" w:date="2026-10-11T12:27:00Z">
        <w:r>
          <w:rPr>
            <w:rStyle w:val="afffff0"/>
            <w:rtl/>
          </w:rPr>
          <w:t xml:space="preserve">בֵּין עֵינֶיךָ</w:t>
        </w:r>
      </w:ins>
      <w:del w:id="90528" w:author="Claude - סמנטי" w:date="2026-10-11T12:27:00Z">
        <w:r w:rsidRPr="00A563E0">
          <w:rPr>
            <w:rStyle w:val="afffff0"/>
            <w:rtl/>
          </w:rPr>
          <w:delText xml:space="preserve">בין עיניך</w:delText>
        </w:r>
      </w:del>
      <w:r w:rsidRPr="00A563E0">
        <w:rPr>
          <w:rStyle w:val="afffff0"/>
          <w:rFonts w:hint="cs"/>
          <w:rtl/>
        </w:rPr>
        <w:t>'</w:t>
      </w:r>
      <w:r w:rsidRPr="00A563E0">
        <w:rPr>
          <w:rStyle w:val="afffff0"/>
          <w:rtl/>
        </w:rPr>
        <w:t xml:space="preserve"> </w:t>
      </w:r>
      <w:r w:rsidRPr="00947625">
        <w:rPr>
          <w:rFonts w:ascii="BA Franknatan Regular" w:hAnsi="BA Franknatan Regular"/>
          <w:rtl/>
        </w:rPr>
        <w:t xml:space="preserve">- זו גובה שבראש</w:t>
      </w:r>
      <w:ins w:id="94569" w:author="מנוע מכני" w:date="2026-10-11T12:04:40Z">
        <w:r>
          <w:rPr>
            <w:rFonts w:ascii="BA Franknatan Regular" w:hAnsi="BA Franknatan Regular"/>
            <w:rtl/>
          </w:rPr>
          <w:t xml:space="preserve">,</w:t>
        </w:r>
      </w:ins>
      <w:del w:id="94570"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w:t>
      </w:r>
      <w:r>
        <w:rPr>
          <w:rFonts w:ascii="BA Franknatan Regular" w:hAnsi="BA Franknatan Regular" w:hint="cs"/>
          <w:rtl/>
        </w:rPr>
        <w:t xml:space="preserve">וילפי מ'</w:t>
      </w:r>
      <w:r>
        <w:rPr>
          <w:rStyle w:val="afffff0"/>
          <w:rFonts w:ascii="BA Franknatan Regular" w:hAnsi="BA Franknatan Regular" w:hint="cs"/>
          <w:rtl/>
        </w:rPr>
        <w:t xml:space="preserve">לא תשימו קרחה בין עינים</w:t>
      </w:r>
      <w:r>
        <w:rPr>
          <w:rFonts w:ascii="BA Franknatan Regular" w:hAnsi="BA Franknatan Regular" w:hint="cs"/>
          <w:rtl/>
        </w:rPr>
        <w:t xml:space="preserve">' </w:t>
      </w:r>
    </w:p>
    <w:p>
      <w:pPr>
        <w:pStyle w:val="38"/>
        <w:rPr>
          <w:ins w:id="99437" w:author="מנוע מכני" w:date="2026-10-11T12:04:40Z"/>
        </w:rPr>
      </w:pPr>
      <w:r>
        <w:t>ר</w:t>
      </w:r>
      <w:r>
        <w:t>"</w:t>
      </w:r>
      <w:r>
        <w:t>י</w:t>
      </w:r>
      <w:r w:rsidRPr="00947625">
        <w:t xml:space="preserve"> יהודה:</w:t>
      </w:r>
    </w:p>
    <w:p w:rsidR="00DA63EC" w:rsidRDefault="00DA63EC" w:rsidP="00DA63EC">
      <w:pPr>
        <w:tabs>
          <w:tab w:val="center" w:pos="2835"/>
        </w:tabs>
        <w:rPr>
          <w:rFonts w:ascii="BA Franknatan Regular" w:hAnsi="BA Franknatan Regular"/>
          <w:rtl/>
        </w:rPr>
      </w:pPr>
      <w:del w:id="9943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w:t>
      </w:r>
      <w:r>
        <w:rPr>
          <w:rFonts w:ascii="BA Franknatan Regular" w:hAnsi="BA Franknatan Regular"/>
          <w:rtl/>
        </w:rPr>
        <w:t>"</w:t>
      </w:r>
      <w:r>
        <w:rPr>
          <w:rFonts w:ascii="BA Franknatan Regular" w:hAnsi="BA Franknatan Regular" w:hint="cs"/>
          <w:rtl/>
        </w:rPr>
        <w:t xml:space="preserve">צ</w:t>
      </w:r>
      <w:r>
        <w:rPr>
          <w:rFonts w:ascii="BA Franknatan Regular" w:hAnsi="BA Franknatan Regular" w:hint="cs"/>
          <w:rtl/>
        </w:rPr>
        <w:t xml:space="preserve"> ד</w:t>
      </w:r>
      <w:r w:rsidRPr="00947625">
        <w:rPr>
          <w:rFonts w:ascii="BA Franknatan Regular" w:hAnsi="BA Franknatan Regular"/>
          <w:rtl/>
        </w:rPr>
        <w:t xml:space="preserve">אמרה תורה: הנח תפילין ביד הנח תפילין בראש, מה להלן במקום הראוי ליטמא בנגע אחד, אף כאן במקום הראוי ליטמא בנגע אחד, </w:t>
      </w:r>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 xml:space="preserve">לאפוקי בין עיניך </w:t>
      </w:r>
      <w:ins w:id="91199" w:author="מנוע מכני" w:date="2026-10-11T12:04:40Z">
        <w:r>
          <w:rPr>
            <w:rFonts w:ascii="BA Franknatan Regular" w:hAnsi="BA Franknatan Regular"/>
            <w:rtl/>
          </w:rPr>
          <w:t xml:space="preserve">דיש</w:t>
        </w:r>
      </w:ins>
      <w:del w:id="91200" w:author="מנוע מכני" w:date="2026-10-11T12:04:40Z">
        <w:r w:rsidRPr="00947625">
          <w:rPr>
            <w:rFonts w:ascii="BA Franknatan Regular" w:hAnsi="BA Franknatan Regular"/>
            <w:rtl/>
          </w:rPr>
          <w:delText xml:space="preserve">דאיכא</w:delText>
        </w:r>
      </w:del>
      <w:r w:rsidRPr="00947625">
        <w:rPr>
          <w:rFonts w:ascii="BA Franknatan Regular" w:hAnsi="BA Franknatan Regular"/>
          <w:rtl/>
        </w:rPr>
        <w:t xml:space="preserve"> בשר ושער, </w:t>
      </w:r>
      <w:ins w:id="91201" w:author="מנוע מכני" w:date="2026-10-11T12:04:40Z">
        <w:r>
          <w:rPr>
            <w:rFonts w:ascii="BA Franknatan Regular" w:hAnsi="BA Franknatan Regular"/>
            <w:rtl/>
          </w:rPr>
          <w:t xml:space="preserve">דיש</w:t>
        </w:r>
      </w:ins>
      <w:del w:id="91202" w:author="מנוע מכני" w:date="2026-10-11T12:04:40Z">
        <w:r w:rsidRPr="00947625">
          <w:rPr>
            <w:rFonts w:ascii="BA Franknatan Regular" w:hAnsi="BA Franknatan Regular"/>
            <w:rtl/>
          </w:rPr>
          <w:delText xml:space="preserve">דאיכא</w:delText>
        </w:r>
      </w:del>
      <w:r w:rsidRPr="00947625">
        <w:rPr>
          <w:rFonts w:ascii="BA Franknatan Regular" w:hAnsi="BA Franknatan Regular"/>
          <w:rtl/>
        </w:rPr>
        <w:t xml:space="preserve"> שער לבן </w:t>
      </w:r>
      <w:ins w:id="91203" w:author="מנוע מכני" w:date="2026-10-11T12:04:40Z">
        <w:r>
          <w:rPr>
            <w:rFonts w:ascii="BA Franknatan Regular" w:hAnsi="BA Franknatan Regular"/>
            <w:rtl/>
          </w:rPr>
          <w:t xml:space="preserve">ויש</w:t>
        </w:r>
      </w:ins>
      <w:del w:id="91204" w:author="מנוע מכני" w:date="2026-10-11T12:04:40Z">
        <w:r w:rsidRPr="00947625">
          <w:rPr>
            <w:rFonts w:ascii="BA Franknatan Regular" w:hAnsi="BA Franknatan Regular"/>
            <w:rtl/>
          </w:rPr>
          <w:delText xml:space="preserve">ואיכא</w:delText>
        </w:r>
      </w:del>
      <w:r w:rsidRPr="00947625">
        <w:rPr>
          <w:rFonts w:ascii="BA Franknatan Regular" w:hAnsi="BA Franknatan Regular"/>
          <w:rtl/>
        </w:rPr>
        <w:t xml:space="preserve"> </w:t>
      </w:r>
      <w:ins w:id="91205" w:author="מנוע מכני" w:date="2026-10-11T12:04:40Z">
        <w:r>
          <w:rPr>
            <w:rFonts w:ascii="BA Franknatan Regular" w:hAnsi="BA Franknatan Regular"/>
            <w:rtl/>
          </w:rPr>
          <w:t xml:space="preserve">גם</w:t>
        </w:r>
      </w:ins>
      <w:del w:id="91206" w:author="מנוע מכני" w:date="2026-10-11T12:04:40Z">
        <w:r w:rsidRPr="00947625">
          <w:rPr>
            <w:rFonts w:ascii="BA Franknatan Regular" w:hAnsi="BA Franknatan Regular"/>
            <w:rtl/>
          </w:rPr>
          <w:delText xml:space="preserve">נמי</w:delText>
        </w:r>
      </w:del>
      <w:r w:rsidRPr="00947625">
        <w:rPr>
          <w:rFonts w:ascii="BA Franknatan Regular" w:hAnsi="BA Franknatan Regular"/>
          <w:rtl/>
        </w:rPr>
        <w:t xml:space="preserve"> שער צהוב.</w:t>
      </w:r>
    </w:p>
    <w:p w:rsidR="00DA63EC" w:rsidRPr="00947625" w:rsidRDefault="00DA63EC" w:rsidP="00DA63EC">
      <w:pPr>
        <w:pStyle w:val="affffd"/>
        <w:rPr>
          <w:rtl/>
        </w:rPr>
      </w:pPr>
      <w:r>
        <w:rPr>
          <w:rFonts w:ascii="BA Franknatan Regular" w:hAnsi="BA Franknatan Regular"/>
          <w:rtl/>
        </w:rPr>
        <w:t>׹</w:t>
      </w:r>
    </w:p>
    <w:p>
      <w:pPr>
        <w:pStyle w:val="afffff8"/>
        <w:rPr>
          <w:ins w:id="90543" w:author="קלוד" w:date="2026-10-11T12:32:08Z"/>
        </w:rPr>
      </w:pPr>
      <w:ins w:id="90544" w:author="קלוד" w:date="2026-10-11T12:32:08Z">
        <w:r>
          <w:rPr>
            <w:color w:val="7B3F00"/>
          </w:rPr>
          <w:t xml:space="preserve">ארבע ציציות - מצוה אחת, ומה ביניהן</w:t>
        </w:r>
      </w:ins>
    </w:p>
    <w:p w:rsidR="00DA63EC" w:rsidRDefault="00DA63EC" w:rsidP="00DA63EC">
      <w:pPr>
        <w:tabs>
          <w:tab w:val="center" w:pos="2835"/>
        </w:tabs>
        <w:rPr>
          <w:rFonts w:ascii="BA Franknatan Regular" w:hAnsi="BA Franknatan Regular"/>
          <w:rtl/>
        </w:rPr>
      </w:pPr>
      <w:r w:rsidRPr="00947625">
        <w:rPr>
          <w:rFonts w:ascii="BA Franknatan Regular" w:hAnsi="BA Franknatan Regular"/>
          <w:rtl/>
        </w:rPr>
        <w:t>ארבע ציציות מעכבות זו את זו, שארבעתן מצוה אחת.</w:t>
      </w:r>
    </w:p>
    <w:p w:rsidR="00DA63EC" w:rsidRDefault="00DA63EC" w:rsidP="00DA63EC">
      <w:pPr>
        <w:tabs>
          <w:tab w:val="center" w:pos="2835"/>
        </w:tabs>
        <w:rPr>
          <w:rFonts w:ascii="BA Franknatan Regular" w:hAnsi="BA Franknatan Regular"/>
          <w:rtl/>
        </w:rPr>
      </w:pPr>
      <w:ins w:id="91207" w:author="מנוע מכני" w:date="2026-10-11T12:04:40Z">
        <w:r>
          <w:rPr>
            <w:rFonts w:ascii="BA Franknatan Regular" w:hAnsi="BA Franknatan Regular" w:hint="cs"/>
            <w:rtl/>
          </w:rPr>
          <w:t xml:space="preserve">ויש</w:t>
        </w:r>
      </w:ins>
      <w:del w:id="91208" w:author="מנוע מכני" w:date="2026-10-11T12:04:40Z">
        <w:r>
          <w:rPr>
            <w:rFonts w:ascii="BA Franknatan Regular" w:hAnsi="BA Franknatan Regular" w:hint="cs"/>
            <w:rtl/>
          </w:rPr>
          <w:delText xml:space="preserve">ו</w:delText>
        </w:r>
        <w:r w:rsidRPr="000B2438">
          <w:rPr>
            <w:rFonts w:ascii="BA Franknatan Regular" w:hAnsi="BA Franknatan Regular" w:hint="cs"/>
            <w:b/>
            <w:bCs/>
            <w:rtl/>
          </w:rPr>
          <w:delText xml:space="preserve">איכא</w:delText>
        </w:r>
      </w:del>
      <w:r w:rsidRPr="000B2438">
        <w:rPr>
          <w:rFonts w:ascii="BA Franknatan Regular" w:hAnsi="BA Franknatan Regular" w:hint="cs"/>
          <w:b/>
          <w:bCs/>
          <w:rtl/>
        </w:rPr>
        <w:t xml:space="preserve"> </w:t>
      </w:r>
      <w:ins w:id="90103" w:author="Claude - סמנטי" w:date="2026-10-11T12:27:00Z">
        <w:r>
          <w:rPr>
            <w:rFonts w:ascii="BA Franknatan Regular" w:hAnsi="BA Franknatan Regular" w:hint="cs"/>
            <w:b/>
            <w:bCs/>
            <w:rtl/>
          </w:rPr>
          <w:t xml:space="preserve">ביניהם</w:t>
        </w:r>
      </w:ins>
      <w:del w:id="90104" w:author="Claude - סמנטי" w:date="2026-10-11T12:27:00Z">
        <w:r w:rsidRPr="000B2438">
          <w:rPr>
            <w:rFonts w:ascii="BA Franknatan Regular" w:hAnsi="BA Franknatan Regular" w:hint="cs"/>
            <w:b/>
            <w:bCs/>
            <w:rtl/>
          </w:rPr>
          <w:delText xml:space="preserve">בנייהו</w:delText>
        </w:r>
      </w:del>
      <w:r w:rsidRPr="00947625">
        <w:rPr>
          <w:rFonts w:ascii="BA Franknatan Regular" w:hAnsi="BA Franknatan Regular"/>
          <w:rtl/>
        </w:rPr>
        <w:t xml:space="preserve">: סדין בציצית </w:t>
      </w:r>
    </w:p>
    <w:p>
      <w:pPr>
        <w:pStyle w:val="38"/>
        <w:rPr>
          <w:ins w:id="99439" w:author="מנוע מכני" w:date="2026-10-11T12:04:40Z"/>
        </w:rPr>
      </w:pPr>
      <w:r w:rsidRPr="00947625">
        <w:t xml:space="preserve">רבא בר אהינא</w:t>
      </w:r>
      <w:del w:id="102514" w:author="מנוע מכני" w:date="2026-10-11T12:04:40Z">
        <w:r w:rsidRPr="00947625">
          <w:delText xml:space="preserve"> אמר</w:delText>
        </w:r>
      </w:del>
      <w:r w:rsidRPr="00947625">
        <w:t xml:space="preserve">:</w:t>
      </w:r>
    </w:p>
    <w:p w:rsidR="00DA63EC" w:rsidRDefault="00DA63EC" w:rsidP="00DA63EC">
      <w:pPr>
        <w:tabs>
          <w:tab w:val="center" w:pos="2835"/>
        </w:tabs>
        <w:rPr>
          <w:rFonts w:ascii="BA Franknatan Regular" w:hAnsi="BA Franknatan Regular"/>
          <w:rtl/>
        </w:rPr>
      </w:pPr>
      <w:del w:id="9944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טלית בעלת חמש </w:t>
      </w:r>
      <w:ins w:id="91209" w:author="מנוע מכני" w:date="2026-10-11T12:04:40Z">
        <w:r>
          <w:rPr>
            <w:rFonts w:ascii="BA Franknatan Regular" w:hAnsi="BA Franknatan Regular"/>
            <w:b/>
            <w:bCs/>
            <w:rtl/>
          </w:rPr>
          <w:t xml:space="preserve">יש</w:t>
        </w:r>
      </w:ins>
      <w:del w:id="91210" w:author="מנוע מכני" w:date="2026-10-11T12:04:40Z">
        <w:r w:rsidRPr="000B2438">
          <w:rPr>
            <w:rFonts w:ascii="BA Franknatan Regular" w:hAnsi="BA Franknatan Regular"/>
            <w:b/>
            <w:bCs/>
            <w:rtl/>
          </w:rPr>
          <w:delText xml:space="preserve">איכא</w:delText>
        </w:r>
      </w:del>
      <w:r w:rsidRPr="000B2438">
        <w:rPr>
          <w:rFonts w:ascii="BA Franknatan Regular" w:hAnsi="BA Franknatan Regular"/>
          <w:b/>
          <w:bCs/>
          <w:rtl/>
        </w:rPr>
        <w:t xml:space="preserve"> </w:t>
      </w:r>
      <w:ins w:id="90105" w:author="Claude - סמנטי" w:date="2026-10-11T12:27:00Z">
        <w:r>
          <w:rPr>
            <w:rFonts w:ascii="BA Franknatan Regular" w:hAnsi="BA Franknatan Regular"/>
            <w:b/>
            <w:bCs/>
            <w:rtl/>
          </w:rPr>
          <w:t xml:space="preserve">ביניהם</w:t>
        </w:r>
      </w:ins>
      <w:del w:id="90106" w:author="Claude - סמנטי" w:date="2026-10-11T12:27:00Z">
        <w:r w:rsidRPr="000B2438">
          <w:rPr>
            <w:rFonts w:ascii="BA Franknatan Regular" w:hAnsi="BA Franknatan Regular"/>
            <w:b/>
            <w:bCs/>
            <w:rtl/>
          </w:rPr>
          <w:delText xml:space="preserve">בינייהו</w:delText>
        </w:r>
      </w:del>
      <w:r w:rsidRPr="00947625">
        <w:rPr>
          <w:rFonts w:ascii="BA Franknatan Regular" w:hAnsi="BA Franknatan Regular"/>
          <w:rtl/>
        </w:rPr>
        <w:t>.</w:t>
      </w:r>
    </w:p>
    <w:p>
      <w:pPr>
        <w:pStyle w:val="38"/>
        <w:rPr>
          <w:ins w:id="99441" w:author="מנוע מכני" w:date="2026-10-11T12:04:40Z"/>
        </w:rPr>
      </w:pPr>
      <w:r>
        <w:lastRenderedPageBreak/>
        <w:t>רבינא</w:t>
      </w:r>
      <w:r w:rsidRPr="00947625">
        <w:t xml:space="preserve">:</w:t>
      </w:r>
    </w:p>
    <w:p w:rsidR="00DA63EC" w:rsidRDefault="00DA63EC" w:rsidP="00DA63EC">
      <w:pPr>
        <w:tabs>
          <w:tab w:val="center" w:pos="2835"/>
        </w:tabs>
        <w:rPr>
          <w:rFonts w:ascii="BA Franknatan Regular" w:hAnsi="BA Franknatan Regular"/>
          <w:rtl/>
        </w:rPr>
      </w:pPr>
      <w:del w:id="99442" w:author="מנוע מכני" w:date="2026-10-11T12:04:40Z">
        <w:r w:rsidRPr="00947625">
          <w:rPr>
            <w:rFonts w:ascii="BA Franknatan Regular" w:hAnsi="BA Franknatan Regular"/>
            <w:rtl/>
          </w:rPr>
          <w:delText xml:space="preserve"> </w:delText>
        </w:r>
      </w:del>
      <w:r>
        <w:rPr>
          <w:rStyle w:val="2fb"/>
          <w:rFonts w:ascii="BA Franknatan Regular" w:hAnsi="BA Franknatan Regular" w:hint="cs"/>
          <w:rtl/>
        </w:rPr>
        <w:t>ר</w:t>
      </w:r>
      <w:r>
        <w:rPr>
          <w:rStyle w:val="2fb"/>
          <w:rFonts w:ascii="BA Franknatan Regular" w:hAnsi="BA Franknatan Regular"/>
          <w:rtl/>
        </w:rPr>
        <w:t>"</w:t>
      </w:r>
      <w:r>
        <w:rPr>
          <w:rStyle w:val="2fb"/>
          <w:rFonts w:ascii="BA Franknatan Regular" w:hAnsi="BA Franknatan Regular" w:hint="cs"/>
          <w:rtl/>
        </w:rPr>
        <w:t xml:space="preserve">ה</w:t>
      </w:r>
      <w:r>
        <w:rPr>
          <w:rFonts w:ascii="BA Franknatan Regular" w:hAnsi="BA Franknatan Regular" w:hint="cs"/>
          <w:rtl/>
        </w:rPr>
        <w:t xml:space="preserve"> יש בניהם </w:t>
      </w:r>
      <w:r>
        <w:rPr>
          <w:rStyle w:val="2fb"/>
          <w:rFonts w:ascii="BA Franknatan Regular" w:hAnsi="BA Franknatan Regular" w:hint="cs"/>
          <w:rtl/>
        </w:rPr>
        <w:t xml:space="preserve">דאר</w:t>
      </w:r>
      <w:r>
        <w:rPr>
          <w:rStyle w:val="2fb"/>
          <w:rFonts w:ascii="BA Franknatan Regular" w:hAnsi="BA Franknatan Regular"/>
          <w:rtl/>
        </w:rPr>
        <w:t>"</w:t>
      </w:r>
      <w:r>
        <w:rPr>
          <w:rStyle w:val="2fb"/>
          <w:rFonts w:ascii="BA Franknatan Regular" w:hAnsi="BA Franknatan Regular" w:hint="cs"/>
          <w:rtl/>
        </w:rPr>
        <w:t>ה</w:t>
      </w:r>
      <w:r w:rsidRPr="00947625">
        <w:rPr>
          <w:rFonts w:ascii="BA Franknatan Regular" w:hAnsi="BA Franknatan Regular"/>
          <w:rtl/>
        </w:rPr>
        <w:t>: היוצא בטלית שאינה מצוייצת כהלכתה בשבת - חייב חטאת.</w:t>
      </w:r>
    </w:p>
    <w:p>
      <w:pPr>
        <w:pStyle w:val="38"/>
        <w:rPr>
          <w:ins w:id="99443" w:author="מנוע מכני" w:date="2026-10-11T12:04:40Z"/>
        </w:rPr>
      </w:pPr>
      <w:r>
        <w:t>א</w:t>
      </w:r>
      <w:r>
        <w:t>רשבדר</w:t>
      </w:r>
      <w:r>
        <w:t>"</w:t>
      </w:r>
      <w:r>
        <w:t>א</w:t>
      </w:r>
      <w:r w:rsidRPr="00947625">
        <w:t xml:space="preserve">:</w:t>
      </w:r>
    </w:p>
    <w:p w:rsidR="00DA63EC" w:rsidRDefault="00DA63EC" w:rsidP="00DA63EC">
      <w:pPr>
        <w:tabs>
          <w:tab w:val="center" w:pos="2835"/>
        </w:tabs>
        <w:rPr>
          <w:rFonts w:ascii="BA Franknatan Regular" w:hAnsi="BA Franknatan Regular"/>
          <w:rtl/>
        </w:rPr>
      </w:pPr>
      <w:del w:id="99444" w:author="מנוע מכני" w:date="2026-10-11T12:04:40Z">
        <w:r w:rsidRPr="00947625">
          <w:rPr>
            <w:rFonts w:ascii="BA Franknatan Regular" w:hAnsi="BA Franknatan Regular"/>
            <w:rtl/>
          </w:rPr>
          <w:delText xml:space="preserve"> </w:delText>
        </w:r>
      </w:del>
      <w:ins w:id="92845" w:author="מנוע מכני" w:date="2026-10-11T12:04:40Z">
        <w:r>
          <w:rPr>
            <w:rFonts w:ascii="BA Franknatan Regular" w:hAnsi="BA Franknatan Regular"/>
            <w:rtl/>
          </w:rPr>
          <w:t xml:space="preserve">זה</w:t>
        </w:r>
      </w:ins>
      <w:del w:id="92846" w:author="מנוע מכני" w:date="2026-10-11T12:04:40Z">
        <w:r w:rsidRPr="00947625">
          <w:rPr>
            <w:rFonts w:ascii="BA Franknatan Regular" w:hAnsi="BA Franknatan Regular"/>
            <w:rtl/>
          </w:rPr>
          <w:delText xml:space="preserve">האי</w:delText>
        </w:r>
      </w:del>
      <w:r w:rsidRPr="00947625">
        <w:rPr>
          <w:rFonts w:ascii="BA Franknatan Regular" w:hAnsi="BA Franknatan Regular"/>
          <w:rtl/>
        </w:rPr>
        <w:t xml:space="preserve"> מאן דבצריה לגלימיה - </w:t>
      </w:r>
      <w:r w:rsidRPr="00947625">
        <w:rPr>
          <w:rFonts w:ascii="BA Franknatan Regular" w:hAnsi="BA Franknatan Regular"/>
          <w:rtl/>
        </w:rPr>
        <w:t xml:space="preserve">לא</w:t>
      </w:r>
      <w:r w:rsidRPr="00947625">
        <w:rPr>
          <w:rFonts w:ascii="BA Franknatan Regular" w:hAnsi="BA Franknatan Regular"/>
          <w:rtl/>
        </w:rPr>
        <w:t xml:space="preserve"> </w:t>
      </w:r>
      <w:ins w:id="96841" w:author="מנוע מכני" w:date="2026-10-11T12:04:40Z">
        <w:r>
          <w:rPr>
            <w:rFonts w:ascii="BA Franknatan Regular" w:hAnsi="BA Franknatan Regular"/>
            <w:rtl/>
          </w:rPr>
          <w:t xml:space="preserve">עשה</w:t>
        </w:r>
      </w:ins>
      <w:del w:id="96842" w:author="מנוע מכני" w:date="2026-10-11T12:04:40Z">
        <w:r w:rsidRPr="00947625">
          <w:rPr>
            <w:rFonts w:ascii="BA Franknatan Regular" w:hAnsi="BA Franknatan Regular"/>
            <w:rtl/>
          </w:rPr>
          <w:delText xml:space="preserve">עביד</w:delText>
        </w:r>
      </w:del>
      <w:r w:rsidRPr="00947625">
        <w:rPr>
          <w:rFonts w:ascii="BA Franknatan Regular" w:hAnsi="BA Franknatan Regular"/>
          <w:rtl/>
        </w:rPr>
        <w:t xml:space="preserve"> ולא כלום, שוייה טלית בעלת חמש.</w:t>
      </w:r>
    </w:p>
    <w:p w:rsidR="00DA63EC" w:rsidRDefault="00DA63EC" w:rsidP="00DA63EC">
      <w:pPr>
        <w:tabs>
          <w:tab w:val="center" w:pos="2835"/>
        </w:tabs>
        <w:rPr>
          <w:rFonts w:ascii="BA Franknatan Regular" w:hAnsi="BA Franknatan Regular"/>
          <w:rtl/>
        </w:rPr>
      </w:pPr>
      <w:r>
        <w:rPr>
          <w:rStyle w:val="2fb"/>
          <w:rFonts w:ascii="BA Franknatan Regular" w:hAnsi="BA Franknatan Regular"/>
          <w:rtl/>
        </w:rPr>
        <w:t>א</w:t>
      </w:r>
      <w:r>
        <w:rPr>
          <w:rStyle w:val="2fb"/>
          <w:rFonts w:ascii="BA Franknatan Regular" w:hAnsi="BA Franknatan Regular" w:hint="cs"/>
          <w:rtl/>
        </w:rPr>
        <w:t>ר</w:t>
      </w:r>
      <w:r>
        <w:rPr>
          <w:rStyle w:val="2fb"/>
          <w:rFonts w:ascii="BA Franknatan Regular" w:hAnsi="BA Franknatan Regular"/>
          <w:rtl/>
        </w:rPr>
        <w:t>"</w:t>
      </w:r>
      <w:r>
        <w:rPr>
          <w:rStyle w:val="2fb"/>
          <w:rFonts w:ascii="BA Franknatan Regular" w:hAnsi="BA Franknatan Regular" w:hint="cs"/>
          <w:rtl/>
        </w:rPr>
        <w:t>צ</w:t>
      </w:r>
      <w:r w:rsidRPr="00947625">
        <w:rPr>
          <w:rFonts w:ascii="BA Franknatan Regular" w:hAnsi="BA Franknatan Regular"/>
          <w:rtl/>
        </w:rPr>
        <w:t xml:space="preserve">: </w:t>
      </w:r>
      <w:ins w:id="92847" w:author="מנוע מכני" w:date="2026-10-11T12:04:40Z">
        <w:r>
          <w:rPr>
            <w:rFonts w:ascii="BA Franknatan Regular" w:hAnsi="BA Franknatan Regular"/>
            <w:rtl/>
          </w:rPr>
          <w:t xml:space="preserve">זה</w:t>
        </w:r>
      </w:ins>
      <w:del w:id="92848" w:author="מנוע מכני" w:date="2026-10-11T12:04:40Z">
        <w:r w:rsidRPr="00947625">
          <w:rPr>
            <w:rFonts w:ascii="BA Franknatan Regular" w:hAnsi="BA Franknatan Regular"/>
            <w:rtl/>
          </w:rPr>
          <w:delText xml:space="preserve">האי</w:delText>
        </w:r>
      </w:del>
      <w:r w:rsidRPr="00947625">
        <w:rPr>
          <w:rFonts w:ascii="BA Franknatan Regular" w:hAnsi="BA Franknatan Regular"/>
          <w:rtl/>
        </w:rPr>
        <w:t xml:space="preserve"> מאן דצייריה לגלימיה - </w:t>
      </w:r>
      <w:r w:rsidRPr="00947625">
        <w:rPr>
          <w:rFonts w:ascii="BA Franknatan Regular" w:hAnsi="BA Franknatan Regular"/>
          <w:rtl/>
        </w:rPr>
        <w:t xml:space="preserve">לא</w:t>
      </w:r>
      <w:r w:rsidRPr="00947625">
        <w:rPr>
          <w:rFonts w:ascii="BA Franknatan Regular" w:hAnsi="BA Franknatan Regular"/>
          <w:rtl/>
        </w:rPr>
        <w:t xml:space="preserve"> עבד ולא כלום</w:t>
      </w:r>
      <w:ins w:id="94571" w:author="מנוע מכני" w:date="2026-10-11T12:04:40Z">
        <w:r>
          <w:rPr>
            <w:rFonts w:ascii="BA Franknatan Regular" w:hAnsi="BA Franknatan Regular"/>
            <w:rtl/>
          </w:rPr>
          <w:t xml:space="preserve">,</w:t>
        </w:r>
      </w:ins>
      <w:del w:id="94572" w:author="מנוע מכני" w:date="2026-10-11T12:04:40Z">
        <w:r w:rsidRPr="00947625">
          <w:rPr>
            <w:rFonts w:ascii="BA Franknatan Regular" w:hAnsi="BA Franknatan Regular"/>
            <w:rtl/>
          </w:rPr>
          <w:delText xml:space="preserve">;</w:delText>
        </w:r>
      </w:del>
      <w:r w:rsidRPr="00947625">
        <w:rPr>
          <w:rFonts w:ascii="BA Franknatan Regular" w:hAnsi="BA Franknatan Regular"/>
          <w:rtl/>
        </w:rPr>
        <w:t xml:space="preserve"> דכמאן דשרייה דמי, </w:t>
      </w:r>
    </w:p>
    <w:p>
      <w:pPr>
        <w:pStyle w:val="38"/>
        <w:rPr>
          <w:ins w:id="99445" w:author="מנוע מכני" w:date="2026-10-11T12:04:40Z"/>
        </w:rPr>
      </w:pPr>
      <w:r w:rsidRPr="00947625">
        <w:t xml:space="preserve">ותנן </w:t>
      </w:r>
      <w:ins w:id="91211" w:author="מנוע מכני" w:date="2026-10-11T12:04:40Z">
        <w:r>
          <w:t xml:space="preserve">גם</w:t>
        </w:r>
      </w:ins>
      <w:del w:id="91212" w:author="מנוע מכני" w:date="2026-10-11T12:04:40Z">
        <w:r w:rsidRPr="00947625">
          <w:delText xml:space="preserve">נמי</w:delText>
        </w:r>
      </w:del>
      <w:r w:rsidRPr="00947625">
        <w:t xml:space="preserve">:</w:t>
      </w:r>
    </w:p>
    <w:p w:rsidR="00DA63EC" w:rsidRDefault="00DA63EC" w:rsidP="00DA63EC">
      <w:pPr>
        <w:tabs>
          <w:tab w:val="center" w:pos="2835"/>
        </w:tabs>
        <w:rPr>
          <w:rFonts w:ascii="BA Franknatan Regular" w:hAnsi="BA Franknatan Regular"/>
          <w:rtl/>
        </w:rPr>
      </w:pPr>
      <w:del w:id="99446"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כל חמתות הצרורות טהורות, חוץ משל ערביים.</w:t>
      </w:r>
    </w:p>
    <w:p>
      <w:pPr>
        <w:pStyle w:val="38"/>
        <w:rPr>
          <w:ins w:id="99447" w:author="מנוע מכני" w:date="2026-10-11T12:04:40Z"/>
        </w:rPr>
      </w:pPr>
      <w:r w:rsidRPr="00E105BC">
        <w:t>ר</w:t>
      </w:r>
      <w:r w:rsidRPr="00E105BC">
        <w:t>"</w:t>
      </w:r>
      <w:r w:rsidRPr="00E105BC">
        <w:t>ד</w:t>
      </w:r>
      <w:r w:rsidRPr="00E105BC">
        <w:t xml:space="preserve"> מנהרדעא:</w:t>
      </w:r>
    </w:p>
    <w:p w:rsidR="00DA63EC" w:rsidRPr="00E105BC" w:rsidRDefault="00DA63EC" w:rsidP="00DA63EC">
      <w:pPr>
        <w:rPr>
          <w:spacing w:val="-8"/>
          <w:rtl/>
        </w:rPr>
      </w:pPr>
      <w:del w:id="99448" w:author="מנוע מכני" w:date="2026-10-11T12:04:40Z">
        <w:r w:rsidRPr="00E105BC">
          <w:rPr>
            <w:spacing w:val="-8"/>
            <w:rtl/>
          </w:rPr>
          <w:delText xml:space="preserve"> </w:delText>
        </w:r>
      </w:del>
      <w:r w:rsidRPr="00E105BC">
        <w:rPr>
          <w:spacing w:val="-8"/>
          <w:rtl/>
        </w:rPr>
        <w:t xml:space="preserve">מאן דחייטיה לגלימיה - </w:t>
      </w:r>
      <w:r w:rsidRPr="00E105BC">
        <w:rPr>
          <w:spacing w:val="-8"/>
          <w:rtl/>
        </w:rPr>
        <w:t xml:space="preserve">לא</w:t>
      </w:r>
      <w:r w:rsidRPr="00E105BC">
        <w:rPr>
          <w:spacing w:val="-8"/>
          <w:rtl/>
        </w:rPr>
        <w:t xml:space="preserve"> עבד ולא כלום, אם </w:t>
      </w:r>
      <w:ins w:id="97365" w:author="מנוע מכני" w:date="2026-10-11T12:04:40Z">
        <w:r>
          <w:rPr>
            <w:spacing w:val="-8"/>
            <w:rtl/>
          </w:rPr>
          <w:t xml:space="preserve">ישנו</w:t>
        </w:r>
      </w:ins>
      <w:del w:id="97366" w:author="מנוע מכני" w:date="2026-10-11T12:04:40Z">
        <w:r w:rsidRPr="00E105BC">
          <w:rPr>
            <w:spacing w:val="-8"/>
            <w:rtl/>
          </w:rPr>
          <w:delText xml:space="preserve">איתא</w:delText>
        </w:r>
      </w:del>
      <w:r w:rsidRPr="00E105BC">
        <w:rPr>
          <w:spacing w:val="-8"/>
          <w:rtl/>
        </w:rPr>
        <w:t xml:space="preserve"> דלא </w:t>
      </w:r>
      <w:ins w:id="97363" w:author="מנוע מכני" w:date="2026-10-11T12:04:40Z">
        <w:r>
          <w:rPr>
            <w:spacing w:val="-8"/>
            <w:rtl/>
          </w:rPr>
          <w:t xml:space="preserve">צריך</w:t>
        </w:r>
      </w:ins>
      <w:del w:id="97364" w:author="מנוע מכני" w:date="2026-10-11T12:04:40Z">
        <w:r w:rsidRPr="00E105BC">
          <w:rPr>
            <w:spacing w:val="-8"/>
            <w:rtl/>
          </w:rPr>
          <w:delText xml:space="preserve">מיבעי</w:delText>
        </w:r>
      </w:del>
      <w:r w:rsidRPr="00E105BC">
        <w:rPr>
          <w:spacing w:val="-8"/>
          <w:rtl/>
        </w:rPr>
        <w:t xml:space="preserve"> </w:t>
      </w:r>
      <w:ins w:id="92849" w:author="מנוע מכני" w:date="2026-10-11T12:04:40Z">
        <w:r>
          <w:rPr>
            <w:spacing w:val="-8"/>
            <w:rtl/>
          </w:rPr>
          <w:t xml:space="preserve">לו</w:t>
        </w:r>
      </w:ins>
      <w:del w:id="92850" w:author="מנוע מכני" w:date="2026-10-11T12:04:40Z">
        <w:r w:rsidRPr="00E105BC">
          <w:rPr>
            <w:spacing w:val="-8"/>
            <w:rtl/>
          </w:rPr>
          <w:delText xml:space="preserve">ליה</w:delText>
        </w:r>
      </w:del>
      <w:r w:rsidRPr="00E105BC">
        <w:rPr>
          <w:spacing w:val="-8"/>
          <w:rtl/>
        </w:rPr>
        <w:t xml:space="preserve">, ליפסוק ולישדייה.</w:t>
      </w:r>
    </w:p>
    <w:p w:rsidR="00DA63EC" w:rsidRPr="00947625" w:rsidRDefault="00DA63EC" w:rsidP="00DA63EC">
      <w:pPr>
        <w:pStyle w:val="affffd"/>
        <w:rPr>
          <w:rtl/>
        </w:rPr>
      </w:pPr>
      <w:r>
        <w:rPr>
          <w:rFonts w:ascii="BA Franknatan Regular" w:hAnsi="BA Franknatan Regular"/>
          <w:rtl/>
        </w:rPr>
        <w:t>׹</w:t>
      </w:r>
    </w:p>
    <w:p>
      <w:pPr>
        <w:pStyle w:val="38"/>
        <w:rPr>
          <w:ins w:id="99449" w:author="מנוע מכני" w:date="2026-10-11T12:04:40Z"/>
        </w:rPr>
      </w:pPr>
      <w:r w:rsidRPr="00947625">
        <w:t xml:space="preserve">רבי ישמעאל</w:t>
      </w:r>
      <w:del w:id="102515" w:author="מנוע מכני" w:date="2026-10-11T12:04:40Z">
        <w:r w:rsidRPr="00947625">
          <w:delText xml:space="preserve"> אומר</w:delText>
        </w:r>
      </w:del>
      <w:r w:rsidRPr="00947625">
        <w:t xml:space="preserve">:</w:t>
      </w:r>
    </w:p>
    <w:p w:rsidR="00DA63EC" w:rsidRDefault="00DA63EC" w:rsidP="00DA63EC">
      <w:pPr>
        <w:tabs>
          <w:tab w:val="center" w:pos="2835"/>
        </w:tabs>
        <w:rPr>
          <w:rFonts w:ascii="BA Franknatan Regular" w:hAnsi="BA Franknatan Regular"/>
          <w:rtl/>
        </w:rPr>
      </w:pPr>
      <w:del w:id="99450"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ארבעתן ארבע מצות.</w:t>
      </w:r>
    </w:p>
    <w:p>
      <w:pPr>
        <w:pStyle w:val="38"/>
        <w:rPr>
          <w:ins w:id="99451" w:author="מנוע מכני" w:date="2026-10-11T12:04:40Z"/>
        </w:rPr>
      </w:pPr>
      <w:r>
        <w:t>ר</w:t>
      </w:r>
      <w:r>
        <w:t>"</w:t>
      </w:r>
      <w:r>
        <w:t>י מ</w:t>
      </w:r>
      <w:r w:rsidRPr="00947625">
        <w:t xml:space="preserve">שמואל:</w:t>
      </w:r>
    </w:p>
    <w:p w:rsidR="00DA63EC" w:rsidRDefault="00DA63EC" w:rsidP="00DA63EC">
      <w:pPr>
        <w:tabs>
          <w:tab w:val="center" w:pos="2835"/>
        </w:tabs>
        <w:rPr>
          <w:rFonts w:ascii="BA Franknatan Regular" w:hAnsi="BA Franknatan Regular"/>
          <w:rtl/>
        </w:rPr>
      </w:pPr>
      <w:del w:id="99452"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הלכה </w:t>
      </w:r>
      <w:r w:rsidRPr="00947625">
        <w:rPr>
          <w:rStyle w:val="2fb"/>
          <w:rFonts w:ascii="BA Franknatan Regular" w:hAnsi="BA Franknatan Regular"/>
          <w:rtl/>
        </w:rPr>
        <w:t xml:space="preserve">כרבי ישמעאל</w:t>
      </w:r>
      <w:r w:rsidRPr="00947625">
        <w:rPr>
          <w:rFonts w:ascii="BA Franknatan Regular" w:hAnsi="BA Franknatan Regular"/>
          <w:rtl/>
        </w:rPr>
        <w:t xml:space="preserve">.</w:t>
      </w:r>
    </w:p>
    <w:p w:rsidR="00DA63EC" w:rsidRDefault="00DA63EC" w:rsidP="00DA63EC">
      <w:pPr>
        <w:tabs>
          <w:tab w:val="center" w:pos="2835"/>
        </w:tabs>
        <w:rPr>
          <w:rFonts w:ascii="BA Franknatan Regular" w:hAnsi="BA Franknatan Regular"/>
          <w:b/>
          <w:bCs/>
          <w:rtl/>
        </w:rPr>
      </w:pPr>
      <w:ins w:id="92851" w:author="מנוע מכני" w:date="2026-10-11T12:04:40Z">
        <w:r>
          <w:rPr>
            <w:rFonts w:ascii="BA Franknatan Regular" w:hAnsi="BA Franknatan Regular"/>
            <w:b/>
            <w:bCs/>
            <w:rtl/>
          </w:rPr>
          <w:t xml:space="preserve">ואין</w:t>
        </w:r>
      </w:ins>
      <w:del w:id="92852" w:author="מנוע מכני" w:date="2026-10-11T12:04:40Z">
        <w:r w:rsidRPr="00ED1EDF">
          <w:rPr>
            <w:rFonts w:ascii="BA Franknatan Regular" w:hAnsi="BA Franknatan Regular"/>
            <w:b/>
            <w:bCs/>
            <w:rtl/>
          </w:rPr>
          <w:delText xml:space="preserve">ולית</w:delText>
        </w:r>
      </w:del>
      <w:r w:rsidRPr="00ED1EDF">
        <w:rPr>
          <w:rFonts w:ascii="BA Franknatan Regular" w:hAnsi="BA Franknatan Regular"/>
          <w:b/>
          <w:bCs/>
          <w:rtl/>
        </w:rPr>
        <w:t xml:space="preserve"> הלכתא כותיה.</w:t>
      </w:r>
    </w:p>
    <w:p w:rsidR="00DA63EC" w:rsidRDefault="00DA63EC" w:rsidP="00DA63EC">
      <w:pPr>
        <w:tabs>
          <w:tab w:val="center" w:pos="2835"/>
        </w:tabs>
        <w:rPr>
          <w:rFonts w:ascii="BA Franknatan Regular" w:hAnsi="BA Franknatan Regular"/>
          <w:rtl/>
        </w:rPr>
      </w:pPr>
      <w:r w:rsidRPr="00947625">
        <w:rPr>
          <w:rStyle w:val="2fb"/>
          <w:rFonts w:ascii="BA Franknatan Regular" w:hAnsi="BA Franknatan Regular"/>
          <w:rtl/>
        </w:rPr>
        <w:t xml:space="preserve">רבינא</w:t>
      </w:r>
      <w:r w:rsidRPr="00947625">
        <w:rPr>
          <w:rFonts w:ascii="BA Franknatan Regular" w:hAnsi="BA Franknatan Regular"/>
          <w:rtl/>
        </w:rPr>
        <w:t xml:space="preserve"> </w:t>
      </w:r>
      <w:r>
        <w:rPr>
          <w:rFonts w:ascii="BA Franknatan Regular" w:hAnsi="BA Franknatan Regular" w:hint="cs"/>
          <w:rtl/>
        </w:rPr>
        <w:t xml:space="preserve">הלך אחר </w:t>
      </w:r>
      <w:r>
        <w:rPr>
          <w:rStyle w:val="2fb"/>
          <w:rFonts w:ascii="BA Franknatan Regular" w:hAnsi="BA Franknatan Regular" w:hint="cs"/>
          <w:rtl/>
        </w:rPr>
        <w:t xml:space="preserve">מבר</w:t>
      </w:r>
      <w:r>
        <w:rPr>
          <w:rStyle w:val="2fb"/>
          <w:rFonts w:ascii="BA Franknatan Regular" w:hAnsi="BA Franknatan Regular"/>
          <w:rtl/>
        </w:rPr>
        <w:t>"</w:t>
      </w:r>
      <w:r>
        <w:rPr>
          <w:rStyle w:val="2fb"/>
          <w:rFonts w:ascii="BA Franknatan Regular" w:hAnsi="BA Franknatan Regular" w:hint="cs"/>
          <w:rtl/>
        </w:rPr>
        <w:t xml:space="preserve">א</w:t>
      </w:r>
      <w:r>
        <w:rPr>
          <w:rFonts w:ascii="BA Franknatan Regular" w:hAnsi="BA Franknatan Regular" w:hint="cs"/>
          <w:rtl/>
        </w:rPr>
        <w:t xml:space="preserve"> בשבת רגל ונפסק קרן בבגדו ולא </w:t>
      </w:r>
      <w:r>
        <w:rPr>
          <w:rFonts w:ascii="BA Franknatan Regular" w:hAnsi="BA Franknatan Regular" w:hint="cs"/>
          <w:rtl/>
        </w:rPr>
        <w:t xml:space="preserve">א</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כלום וכשהגיע לביתו </w:t>
      </w:r>
      <w:r>
        <w:rPr>
          <w:rFonts w:ascii="BA Franknatan Regular" w:hAnsi="BA Franknatan Regular" w:hint="cs"/>
          <w:rtl/>
        </w:rPr>
        <w:t xml:space="preserve">א</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מהיכן הפסיק </w:t>
      </w:r>
      <w:r>
        <w:rPr>
          <w:rFonts w:ascii="BA Franknatan Regular" w:hAnsi="BA Franknatan Regular" w:hint="cs"/>
          <w:rtl/>
        </w:rPr>
        <w:t xml:space="preserve">א</w:t>
      </w:r>
      <w:r>
        <w:rPr>
          <w:rFonts w:ascii="BA Franknatan Regular" w:hAnsi="BA Franknatan Regular"/>
          <w:rtl/>
        </w:rPr>
        <w:t>"</w:t>
      </w:r>
      <w:r>
        <w:rPr>
          <w:rFonts w:ascii="BA Franknatan Regular" w:hAnsi="BA Franknatan Regular" w:hint="cs"/>
          <w:rtl/>
        </w:rPr>
        <w:t xml:space="preserve">ל</w:t>
      </w:r>
      <w:r>
        <w:rPr>
          <w:rFonts w:ascii="BA Franknatan Regular" w:hAnsi="BA Franknatan Regular" w:hint="cs"/>
          <w:rtl/>
        </w:rPr>
        <w:t xml:space="preserve"> </w:t>
      </w:r>
      <w:ins w:id="96119" w:author="מנוע מכני" w:date="2026-10-11T12:04:40Z">
        <w:r>
          <w:rPr>
            <w:rFonts w:ascii="BA Franknatan Regular" w:hAnsi="BA Franknatan Regular" w:hint="cs"/>
            <w:rtl/>
          </w:rPr>
          <w:t xml:space="preserve">אם </w:t>
        </w:r>
      </w:ins>
      <w:del w:id="96120" w:author="מנוע מכני" w:date="2026-10-11T12:04:40Z">
        <w:r>
          <w:rPr>
            <w:rFonts w:ascii="BA Franknatan Regular" w:hAnsi="BA Franknatan Regular" w:hint="cs"/>
            <w:rtl/>
          </w:rPr>
          <w:delText xml:space="preserve">אי </w:delText>
        </w:r>
      </w:del>
      <w:r>
        <w:rPr>
          <w:rFonts w:ascii="BA Franknatan Regular" w:hAnsi="BA Franknatan Regular" w:hint="cs"/>
          <w:rtl/>
        </w:rPr>
        <w:t xml:space="preserve">אמרתי לי אז הייתי זורקה ואפי' דגדול כבוד הבירות שדוחה ל</w:t>
      </w:r>
      <w:r>
        <w:rPr>
          <w:rFonts w:ascii="BA Franknatan Regular" w:hAnsi="BA Franknatan Regular"/>
          <w:rtl/>
        </w:rPr>
        <w:t>"</w:t>
      </w:r>
      <w:r>
        <w:rPr>
          <w:rFonts w:ascii="BA Franknatan Regular" w:hAnsi="BA Franknatan Regular" w:hint="cs"/>
          <w:rtl/>
        </w:rPr>
        <w:t xml:space="preserve">ת שבתורה </w:t>
      </w:r>
    </w:p>
    <w:p w:rsidR="00DA63EC" w:rsidRDefault="00DA63EC" w:rsidP="00DA63EC">
      <w:pPr>
        <w:pStyle w:val="afff3"/>
        <w:framePr w:wrap="around"/>
        <w:rPr>
          <w:rtl/>
        </w:rPr>
      </w:pPr>
      <w:r>
        <w:rPr>
          <w:rFonts w:hint="cs"/>
          <w:rtl/>
        </w:rPr>
        <w:t>לח.</w:t>
      </w:r>
    </w:p>
    <w:p>
      <w:pPr>
        <w:pStyle w:val="38"/>
        <w:rPr>
          <w:ins w:id="99453" w:author="מנוע מכני" w:date="2026-10-11T12:04:40Z"/>
        </w:rPr>
      </w:pPr>
      <w:r>
        <w:t>רב</w:t>
      </w:r>
      <w:r>
        <w:t>"</w:t>
      </w:r>
      <w:r>
        <w:t>ש לפני ר</w:t>
      </w:r>
      <w:r>
        <w:t>"</w:t>
      </w:r>
      <w:r>
        <w:t>כ</w:t>
      </w:r>
      <w:r w:rsidRPr="00947625">
        <w:t xml:space="preserve">:</w:t>
      </w:r>
    </w:p>
    <w:p w:rsidR="00DA63EC" w:rsidRDefault="00DA63EC" w:rsidP="00DA63EC">
      <w:pPr>
        <w:tabs>
          <w:tab w:val="center" w:pos="2835"/>
        </w:tabs>
        <w:rPr>
          <w:rFonts w:ascii="BA Franknatan Regular" w:hAnsi="BA Franknatan Regular"/>
          <w:rtl/>
        </w:rPr>
      </w:pPr>
      <w:del w:id="99454" w:author="מנוע מכני" w:date="2026-10-11T12:04:40Z">
        <w:r w:rsidRPr="00947625">
          <w:rPr>
            <w:rFonts w:ascii="BA Franknatan Regular" w:hAnsi="BA Franknatan Regular"/>
            <w:rtl/>
          </w:rPr>
          <w:delText xml:space="preserve"> </w:delText>
        </w:r>
      </w:del>
      <w:ins w:id="91213" w:author="מנוע מכני" w:date="2026-10-11T12:04:40Z">
        <w:r>
          <w:rPr>
            <w:rFonts w:ascii="BA Franknatan Regular" w:hAnsi="BA Franknatan Regular" w:hint="cs"/>
            <w:rtl/>
          </w:rPr>
          <w:t xml:space="preserve">לא</w:t>
        </w:r>
      </w:ins>
      <w:del w:id="91214" w:author="מנוע מכני" w:date="2026-10-11T12:04:40Z">
        <w:r>
          <w:rPr>
            <w:rFonts w:ascii="BA Franknatan Regular" w:hAnsi="BA Franknatan Regular" w:hint="cs"/>
            <w:rtl/>
          </w:rPr>
          <w:delText xml:space="preserve">לאו</w:delText>
        </w:r>
      </w:del>
      <w:r>
        <w:rPr>
          <w:rFonts w:ascii="BA Franknatan Regular" w:hAnsi="BA Franknatan Regular" w:hint="cs"/>
          <w:rtl/>
        </w:rPr>
        <w:t xml:space="preserve"> </w:t>
      </w:r>
      <w:r w:rsidRPr="00947625">
        <w:rPr>
          <w:rFonts w:ascii="BA Franknatan Regular" w:hAnsi="BA Franknatan Regular"/>
          <w:rtl/>
        </w:rPr>
        <w:t>בלאו דלא תסור.</w:t>
      </w:r>
    </w:p>
    <w:p>
      <w:pPr>
        <w:pStyle w:val="38"/>
        <w:rPr>
          <w:ins w:id="99455" w:author="מנוע מכני" w:date="2026-10-11T12:04:40Z"/>
        </w:rPr>
      </w:pPr>
      <w:r w:rsidRPr="00947625">
        <w:t>ו</w:t>
      </w:r>
      <w:r w:rsidRPr="00947625">
        <w:t>א"ד</w:t>
      </w:r>
      <w:r w:rsidRPr="00947625">
        <w:t xml:space="preserve">:</w:t>
      </w:r>
    </w:p>
    <w:p w:rsidR="00DA63EC" w:rsidRDefault="00DA63EC" w:rsidP="00DA63EC">
      <w:pPr>
        <w:tabs>
          <w:tab w:val="center" w:pos="2835"/>
        </w:tabs>
        <w:rPr>
          <w:rFonts w:ascii="BA Franknatan Regular" w:hAnsi="BA Franknatan Regular"/>
          <w:rtl/>
        </w:rPr>
      </w:pPr>
      <w:del w:id="99456" w:author="מנוע מכני" w:date="2026-10-11T12:04:40Z">
        <w:r w:rsidRPr="00947625">
          <w:rPr>
            <w:rFonts w:ascii="BA Franknatan Regular" w:hAnsi="BA Franknatan Regular"/>
            <w:rtl/>
          </w:rPr>
          <w:delText xml:space="preserve"> </w:delText>
        </w:r>
      </w:del>
      <w:ins w:id="91215" w:author="מנוע מכני" w:date="2026-10-11T12:04:40Z">
        <w:r>
          <w:rPr>
            <w:rFonts w:ascii="BA Franknatan Regular" w:hAnsi="BA Franknatan Regular"/>
            <w:rtl/>
          </w:rPr>
          <w:t xml:space="preserve">משם</w:t>
        </w:r>
      </w:ins>
      <w:del w:id="91216" w:author="מנוע מכני" w:date="2026-10-11T12:04:40Z">
        <w:r w:rsidRPr="00947625">
          <w:rPr>
            <w:rFonts w:ascii="BA Franknatan Regular" w:hAnsi="BA Franknatan Regular"/>
            <w:rtl/>
          </w:rPr>
          <w:delText xml:space="preserve">מהתם</w:delText>
        </w:r>
      </w:del>
      <w:r>
        <w:rPr>
          <w:rFonts w:ascii="BA Franknatan Regular" w:hAnsi="BA Franknatan Regular" w:hint="cs"/>
          <w:rtl/>
        </w:rPr>
        <w:t xml:space="preserve"> והקשהו </w:t>
      </w:r>
      <w:ins w:id="91217" w:author="מנוע מכני" w:date="2026-10-11T12:04:40Z">
        <w:r>
          <w:rPr>
            <w:rFonts w:ascii="BA Franknatan Regular" w:hAnsi="BA Franknatan Regular" w:hint="cs"/>
            <w:rtl/>
          </w:rPr>
          <w:t xml:space="preserve">שהרי</w:t>
        </w:r>
      </w:ins>
      <w:del w:id="91218" w:author="מנוע מכני" w:date="2026-10-11T12:04:40Z">
        <w:r>
          <w:rPr>
            <w:rFonts w:ascii="BA Franknatan Regular" w:hAnsi="BA Franknatan Regular" w:hint="cs"/>
            <w:rtl/>
          </w:rPr>
          <w:delText xml:space="preserve">דהא</w:delText>
        </w:r>
      </w:del>
      <w:r>
        <w:rPr>
          <w:rFonts w:ascii="BA Franknatan Regular" w:hAnsi="BA Franknatan Regular" w:hint="cs"/>
          <w:rtl/>
        </w:rPr>
        <w:t xml:space="preserve"> מר: ד</w:t>
      </w:r>
      <w:r w:rsidRPr="00947625">
        <w:rPr>
          <w:rFonts w:ascii="BA Franknatan Regular" w:hAnsi="BA Franknatan Regular"/>
          <w:rtl/>
        </w:rPr>
        <w:t xml:space="preserve">גדול כבוד הבריות שדוחה את </w:t>
      </w:r>
      <w:r w:rsidRPr="00947625">
        <w:rPr>
          <w:rFonts w:ascii="BA Franknatan Regular" w:hAnsi="BA Franknatan Regular"/>
          <w:rtl/>
        </w:rPr>
        <w:t xml:space="preserve">לא</w:t>
      </w:r>
      <w:r w:rsidRPr="00947625">
        <w:rPr>
          <w:rFonts w:ascii="BA Franknatan Regular" w:hAnsi="BA Franknatan Regular"/>
          <w:rtl/>
        </w:rPr>
        <w:t xml:space="preserve"> תעשה שבתורה!</w:t>
      </w:r>
    </w:p>
    <w:p>
      <w:pPr>
        <w:pStyle w:val="38"/>
        <w:rPr>
          <w:ins w:id="99457" w:author="מנוע מכני" w:date="2026-10-11T12:04:40Z"/>
        </w:rPr>
      </w:pPr>
      <w:r>
        <w:t>והא תרגומה</w:t>
      </w:r>
      <w:r w:rsidRPr="00947625">
        <w:t xml:space="preserve">:</w:t>
      </w:r>
    </w:p>
    <w:p w:rsidR="00DA63EC" w:rsidRDefault="00DA63EC" w:rsidP="00DA63EC">
      <w:pPr>
        <w:tabs>
          <w:tab w:val="center" w:pos="2835"/>
        </w:tabs>
        <w:rPr>
          <w:rFonts w:ascii="BA Franknatan Regular" w:hAnsi="BA Franknatan Regular"/>
          <w:rtl/>
        </w:rPr>
      </w:pPr>
      <w:del w:id="99458" w:author="מנוע מכני" w:date="2026-10-11T12:04:40Z">
        <w:r w:rsidRPr="00947625">
          <w:rPr>
            <w:rFonts w:ascii="BA Franknatan Regular" w:hAnsi="BA Franknatan Regular"/>
            <w:rtl/>
          </w:rPr>
          <w:delText xml:space="preserve"> </w:delText>
        </w:r>
      </w:del>
      <w:r w:rsidRPr="00947625">
        <w:rPr>
          <w:rFonts w:ascii="BA Franknatan Regular" w:hAnsi="BA Franknatan Regular"/>
          <w:rtl/>
        </w:rPr>
        <w:t xml:space="preserve">בלאו דלא תסור!</w:t>
      </w:r>
      <w:ins w:id="94573" w:author="מנוע מכני" w:date="2026-10-11T12:04:40Z">
        <w:r>
          <w:rPr>
            <w:rFonts w:ascii="BA Franknatan Regular" w:hAnsi="BA Franknatan Regular" w:hint="cs"/>
            <w:rtl/>
          </w:rPr>
          <w:t xml:space="preserve"> </w:t>
        </w:r>
      </w:ins>
      <w:del w:id="94574" w:author="מנוע מכני" w:date="2026-10-11T12:04:40Z">
        <w:r>
          <w:rPr>
            <w:rFonts w:ascii="BA Franknatan Regular" w:hAnsi="BA Franknatan Regular" w:hint="cs"/>
            <w:rtl/>
          </w:rPr>
          <w:delText xml:space="preserve">  </w:delText>
        </w:r>
      </w:del>
      <w:r>
        <w:rPr>
          <w:rFonts w:ascii="BA Franknatan Regular" w:hAnsi="BA Franknatan Regular" w:hint="cs"/>
          <w:rtl/>
        </w:rPr>
        <w:t xml:space="preserve">ה</w:t>
      </w:r>
      <w:r>
        <w:rPr>
          <w:rFonts w:ascii="BA Franknatan Regular" w:hAnsi="BA Franknatan Regular"/>
          <w:rtl/>
        </w:rPr>
        <w:t>"</w:t>
      </w:r>
      <w:r>
        <w:rPr>
          <w:rFonts w:ascii="BA Franknatan Regular" w:hAnsi="BA Franknatan Regular" w:hint="cs"/>
          <w:rtl/>
        </w:rPr>
        <w:t xml:space="preserve">נ</w:t>
      </w:r>
      <w:r>
        <w:rPr>
          <w:rFonts w:ascii="BA Franknatan Regular" w:hAnsi="BA Franknatan Regular" w:hint="cs"/>
          <w:rtl/>
        </w:rPr>
        <w:t xml:space="preserve"> כרמלית דרבנן היא . </w:t>
      </w:r>
    </w:p>
    <w:p w:rsidR="00DA63EC" w:rsidRPr="00947625" w:rsidRDefault="00DA63EC" w:rsidP="00DA63EC">
      <w:pPr>
        <w:pStyle w:val="Hadran"/>
        <w:rPr>
          <w:rtl/>
        </w:rPr>
        <w:pPrChange w:id="104876" w:author="Claude" w:date="2026-10-11T09:08:13Z">
          <w:pPr>
            <w:pStyle w:val="affff"/>
            <w:rPr>
              <w:rtl/>
            </w:rPr>
          </w:pPr>
        </w:pPrChange>
      </w:pPr>
      <w:r w:rsidRPr="00947625">
        <w:rPr>
          <w:rtl/>
        </w:rPr>
        <w:t>הדרן עלך הקומץ.</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3"/>
        <w:framePr w:wrap="around"/>
        <w:rPr>
          <w:rtl/>
        </w:rPr>
      </w:pPr>
      <w:r>
        <w:rPr>
          <w:rFonts w:hint="cs"/>
          <w:rtl/>
        </w:rPr>
        <w:lastRenderedPageBreak/>
        <w:t>לח.</w:t>
      </w:r>
    </w:p>
    <w:p w:rsidR="00DA63EC" w:rsidRDefault="00DA63EC" w:rsidP="00DA63EC">
      <w:pPr>
        <w:pStyle w:val="afff7"/>
        <w:framePr w:wrap="around"/>
        <w:rPr>
          <w:del w:id="103819" w:author="Claude" w:date="2026-10-11T09:07:48Z"/>
          <w:rtl/>
        </w:rPr>
      </w:pPr>
      <w:del w:id="103818" w:author="Claude" w:date="2026-10-11T09:07:48Z">
        <w:r>
          <w:rPr>
            <w:rFonts w:hint="cs"/>
            <w:rtl/>
          </w:rPr>
          <w:delText xml:space="preserve">התכלת</w:delText>
        </w:r>
      </w:del>
    </w:p>
    <w:p w:rsidR="00DA63EC" w:rsidRDefault="00DA63EC" w:rsidP="00DA63EC">
      <w:pPr>
        <w:pStyle w:val="afff6"/>
        <w:framePr w:wrap="around"/>
        <w:rPr>
          <w:del w:id="103817" w:author="Claude" w:date="2026-10-11T09:07:48Z"/>
          <w:rtl/>
        </w:rPr>
      </w:pPr>
      <w:del w:id="103816" w:author="Claude" w:date="2026-10-11T09:07:48Z">
        <w:r>
          <w:rPr>
            <w:rFonts w:hint="cs"/>
            <w:rtl/>
          </w:rPr>
          <w:delText xml:space="preserve">פרק רביעי</w:delText>
        </w:r>
      </w:del>
    </w:p>
    <w:p w:rsidR="00DA63EC" w:rsidRDefault="00DA63EC" w:rsidP="00DA63EC">
      <w:pPr>
        <w:pStyle w:val="afff8"/>
        <w:framePr w:wrap="around"/>
        <w:rPr>
          <w:rtl/>
        </w:rPr>
      </w:pPr>
      <w:r>
        <w:rPr>
          <w:rFonts w:hint="cs"/>
          <w:rtl/>
        </w:rPr>
        <w:t>לח. נב:</w:t>
      </w:r>
    </w:p>
    <w:p>
      <w:pPr>
        <w:pStyle w:val="PetichatPerek"/>
        <w:rPr>
          <w:ins w:id="103815" w:author="Claude" w:date="2026-10-11T09:07:48Z"/>
        </w:rPr>
      </w:pPr>
      <w:ins w:id="103814" w:author="Claude" w:date="2026-10-11T09:07:48Z">
        <w:r>
          <w:rPr>
            <w:rFonts w:hint="cs"/>
            <w:rtl/>
          </w:rPr>
          <w:t xml:space="preserve">פרק רביעי</w:t>
        </w:r>
        <w:r>
          <w:rPr>
            <w:rFonts w:hint="cs"/>
            <w:rtl/>
          </w:rPr>
          <w:t xml:space="preserve"> - </w:t>
        </w:r>
        <w:r>
          <w:rPr>
            <w:rFonts w:hint="cs"/>
            <w:rtl/>
          </w:rPr>
          <w:t xml:space="preserve">התכלת</w:t>
        </w:r>
      </w:ins>
    </w:p>
    <w:p>
      <w:pPr>
        <w:pStyle w:val="MishnaBatzad"/>
        <w:rPr>
          <w:ins w:id="20360" w:author="קלוד" w:date="2026-10-11T09:07:26Z"/>
        </w:rPr>
      </w:pPr>
      <w:ins w:id="20359" w:author="קלוד" w:date="2026-10-11T09:07:26Z">
        <w:r>
          <w:t xml:space="preserve">משנה א</w:t>
        </w:r>
      </w:ins>
    </w:p>
    <w:p w:rsidR="00DA63EC" w:rsidRPr="000A334C" w:rsidRDefault="00DA63EC" w:rsidP="003B6D22">
      <w:pPr>
        <w:pStyle w:val="afff9"/>
        <w:rPr>
          <w:del w:id="20168" w:author="קלוד" w:date="2026-10-11T09:07:26Z"/>
          <w:rtl/>
        </w:rPr>
      </w:pPr>
      <w:del w:id="20167" w:author="קלוד" w:date="2026-10-11T09:07:26Z">
        <w:r w:rsidRPr="000A334C">
          <w:rPr>
            <w:rtl/>
          </w:rPr>
          <w:delText xml:space="preserve">מתני'.</w:delText>
        </w:r>
      </w:del>
    </w:p>
    <w:p w:rsidR="00DA63EC" w:rsidRPr="000A334C" w:rsidRDefault="00DA63EC" w:rsidP="003B6D22">
      <w:pPr>
        <w:pStyle w:val="afff9"/>
        <w:spacing w:before="120"/>
        <w:rPr>
          <w:rtl/>
        </w:rPr>
        <w:pPrChange w:id="90022" w:author="קלוד" w:date="2026-10-11T12:09:42Z">
          <w:pPr>
            <w:pStyle w:val="afff9"/>
          </w:pPr>
        </w:pPrChange>
      </w:pPr>
      <w:r w:rsidRPr="000A334C">
        <w:rPr>
          <w:rtl/>
        </w:rPr>
        <w:t>התכלת אינה מעכבת את הלבן, והלבן אינו מעכב את התכלת.</w:t>
      </w:r>
    </w:p>
    <w:p w:rsidR="00DA63EC" w:rsidRPr="000A334C" w:rsidRDefault="00DA63EC" w:rsidP="003B6D22">
      <w:pPr>
        <w:pStyle w:val="afff9"/>
        <w:rPr>
          <w:rtl/>
        </w:rPr>
      </w:pPr>
      <w:r w:rsidRPr="000A334C">
        <w:rPr>
          <w:rtl/>
        </w:rPr>
        <w:t>תפלה של יד אינה מעכבת את של ראש, ושל ראש אינה מעכבת את של יד.</w:t>
      </w:r>
    </w:p>
    <w:p w:rsidR="00DA63EC" w:rsidRDefault="00DA63EC" w:rsidP="00DA63EC">
      <w:pPr>
        <w:pStyle w:val="affffd"/>
        <w:rPr>
          <w:rtl/>
        </w:rPr>
      </w:pPr>
      <w:r>
        <w:rPr>
          <w:rtl/>
        </w:rPr>
        <w:t>׹</w:t>
      </w:r>
    </w:p>
    <w:p w:rsidR="00DA63EC" w:rsidRDefault="00DA63EC" w:rsidP="00DA63EC">
      <w:pPr>
        <w:tabs>
          <w:tab w:val="center" w:pos="2835"/>
        </w:tabs>
        <w:rPr>
          <w:rtl/>
        </w:rPr>
      </w:pPr>
      <w:r>
        <w:rPr>
          <w:rtl/>
        </w:rPr>
        <w:t xml:space="preserve">מתני' דלא </w:t>
      </w:r>
      <w:r>
        <w:rPr>
          <w:rStyle w:val="2fb"/>
          <w:rtl/>
        </w:rPr>
        <w:t xml:space="preserve">כרבי</w:t>
      </w:r>
      <w:ins w:id="94575" w:author="מנוע מכני" w:date="2026-10-11T12:04:40Z">
        <w:r>
          <w:rPr>
            <w:rtl/>
          </w:rPr>
          <w:t xml:space="preserve">,</w:t>
        </w:r>
      </w:ins>
      <w:del w:id="94576" w:author="מנוע מכני" w:date="2026-10-11T12:04:40Z">
        <w:r>
          <w:rPr>
            <w:rtl/>
          </w:rPr>
          <w:delText xml:space="preserve">;</w:delText>
        </w:r>
      </w:del>
      <w:r>
        <w:rPr>
          <w:rtl/>
        </w:rPr>
        <w:t xml:space="preserve"> </w:t>
      </w:r>
      <w:r w:rsidRPr="0046594B">
        <w:rPr>
          <w:rStyle w:val="afffff0"/>
          <w:rtl/>
        </w:rPr>
        <w:t>ד</w:t>
      </w:r>
      <w:r w:rsidRPr="0046594B">
        <w:rPr>
          <w:rStyle w:val="afffff0"/>
          <w:rFonts w:hint="cs"/>
          <w:rtl/>
        </w:rPr>
        <w:t>'</w:t>
      </w:r>
      <w:r w:rsidRPr="0046594B">
        <w:rPr>
          <w:rStyle w:val="afffff0"/>
          <w:rtl/>
        </w:rPr>
        <w:t>וראיתם אותו</w:t>
      </w:r>
      <w:r w:rsidRPr="0046594B">
        <w:rPr>
          <w:rStyle w:val="afffff0"/>
          <w:rFonts w:hint="cs"/>
          <w:rtl/>
        </w:rPr>
        <w:t>'</w:t>
      </w:r>
      <w:r w:rsidRPr="0046594B">
        <w:rPr>
          <w:rStyle w:val="afffff0"/>
          <w:rtl/>
        </w:rPr>
        <w:t xml:space="preserve"> </w:t>
      </w:r>
      <w:r>
        <w:rPr>
          <w:rFonts w:cs="BA Franknatan Decor"/>
          <w:rtl/>
        </w:rPr>
        <w:t>–</w:t>
      </w:r>
      <w:r>
        <w:rPr>
          <w:rtl/>
        </w:rPr>
        <w:t xml:space="preserve"> </w:t>
      </w:r>
      <w:r>
        <w:rPr>
          <w:rStyle w:val="2fb"/>
          <w:rFonts w:hint="cs"/>
          <w:rtl/>
        </w:rPr>
        <w:t xml:space="preserve">לרבי</w:t>
      </w:r>
      <w:r>
        <w:rPr>
          <w:rFonts w:hint="cs"/>
          <w:rtl/>
        </w:rPr>
        <w:t xml:space="preserve">: </w:t>
      </w:r>
      <w:r>
        <w:rPr>
          <w:rtl/>
        </w:rPr>
        <w:t>מלמד שמעכבין זה את זה, וחכ"א: אין מעכבין.</w:t>
      </w:r>
    </w:p>
    <w:p>
      <w:pPr>
        <w:pStyle w:val="38"/>
        <w:rPr>
          <w:ins w:id="99459" w:author="מנוע מכני" w:date="2026-10-11T12:04:40Z"/>
        </w:rPr>
      </w:pPr>
      <w:r>
        <w:t>טעמא דרבי:</w:t>
      </w:r>
    </w:p>
    <w:p w:rsidR="00DA63EC" w:rsidRDefault="00DA63EC" w:rsidP="00DA63EC">
      <w:pPr>
        <w:tabs>
          <w:tab w:val="center" w:pos="2835"/>
        </w:tabs>
        <w:rPr>
          <w:rtl/>
        </w:rPr>
      </w:pPr>
      <w:del w:id="99460" w:author="מנוע מכני" w:date="2026-10-11T12:04:40Z">
        <w:r w:rsidRPr="00A563E0">
          <w:rPr>
            <w:rStyle w:val="afffff0"/>
            <w:rtl/>
          </w:rPr>
          <w:delText xml:space="preserve"> </w:delText>
        </w:r>
      </w:del>
      <w:r w:rsidRPr="00A563E0">
        <w:rPr>
          <w:rStyle w:val="afffff0"/>
          <w:rFonts w:hint="cs"/>
          <w:rtl/>
        </w:rPr>
        <w:t>'</w:t>
      </w:r>
      <w:ins w:id="90533" w:author="Claude - סמנטי" w:date="2026-10-11T12:27:00Z">
        <w:r>
          <w:rPr>
            <w:rStyle w:val="afffff0"/>
            <w:rtl/>
          </w:rPr>
          <w:t xml:space="preserve">הַכָּנָף</w:t>
        </w:r>
      </w:ins>
      <w:del w:id="90534" w:author="Claude - סמנטי" w:date="2026-10-11T12:27:00Z">
        <w:r w:rsidRPr="00A563E0">
          <w:rPr>
            <w:rStyle w:val="afffff0"/>
            <w:rtl/>
          </w:rPr>
          <w:delText xml:space="preserve">הכנף</w:delText>
        </w:r>
      </w:del>
      <w:r w:rsidRPr="00A563E0">
        <w:rPr>
          <w:rStyle w:val="afffff0"/>
          <w:rFonts w:hint="cs"/>
          <w:rtl/>
        </w:rPr>
        <w:t>'</w:t>
      </w:r>
      <w:r w:rsidRPr="00A563E0">
        <w:rPr>
          <w:rStyle w:val="afffff0"/>
          <w:rtl/>
        </w:rPr>
        <w:t xml:space="preserve"> </w:t>
      </w:r>
      <w:r>
        <w:rPr>
          <w:rtl/>
        </w:rPr>
        <w:t>מין כנף, וכתיב:</w:t>
      </w:r>
      <w:r w:rsidRPr="00A563E0">
        <w:rPr>
          <w:rStyle w:val="afffff0"/>
          <w:rtl/>
        </w:rPr>
        <w:t xml:space="preserve"> </w:t>
      </w:r>
      <w:r w:rsidRPr="00A563E0">
        <w:rPr>
          <w:rStyle w:val="afffff0"/>
          <w:rFonts w:hint="cs"/>
          <w:rtl/>
        </w:rPr>
        <w:t>'</w:t>
      </w:r>
      <w:ins w:id="90531" w:author="Claude - סמנטי" w:date="2026-10-11T12:27:00Z">
        <w:r>
          <w:rPr>
            <w:rStyle w:val="afffff0"/>
            <w:rtl/>
          </w:rPr>
          <w:t xml:space="preserve">פְּתִיל תְּכֵלֶת</w:t>
        </w:r>
      </w:ins>
      <w:del w:id="90532" w:author="Claude - סמנטי" w:date="2026-10-11T12:27:00Z">
        <w:r w:rsidRPr="00A563E0">
          <w:rPr>
            <w:rStyle w:val="afffff0"/>
            <w:rtl/>
          </w:rPr>
          <w:delText xml:space="preserve">פתיל תכלת</w:delText>
        </w:r>
      </w:del>
      <w:r w:rsidRPr="00A563E0">
        <w:rPr>
          <w:rStyle w:val="afffff0"/>
          <w:rFonts w:hint="cs"/>
          <w:rtl/>
        </w:rPr>
        <w:t>'</w:t>
      </w:r>
      <w:r w:rsidRPr="00A563E0">
        <w:rPr>
          <w:rStyle w:val="afffff0"/>
          <w:rtl/>
        </w:rPr>
        <w:t>,</w:t>
      </w:r>
      <w:r>
        <w:rPr>
          <w:rFonts w:hint="cs"/>
          <w:rtl/>
        </w:rPr>
        <w:t>-</w:t>
      </w:r>
      <w:r w:rsidRPr="003017EE">
        <w:rPr>
          <w:rStyle w:val="afffff0"/>
          <w:rFonts w:hint="cs"/>
          <w:rtl/>
        </w:rPr>
        <w:t>'</w:t>
      </w:r>
      <w:ins w:id="90529" w:author="Claude - סמנטי" w:date="2026-10-11T12:27:00Z">
        <w:r>
          <w:rPr>
            <w:rStyle w:val="afffff0"/>
            <w:rtl/>
          </w:rPr>
          <w:t xml:space="preserve">וּרְאִיתֶם אוֹתוֹ</w:t>
        </w:r>
      </w:ins>
      <w:del w:id="90530" w:author="Claude - סמנטי" w:date="2026-10-11T12:27:00Z">
        <w:r w:rsidRPr="003017EE">
          <w:rPr>
            <w:rStyle w:val="afffff0"/>
            <w:rtl/>
          </w:rPr>
          <w:delText xml:space="preserve">וראיתם אותו</w:delText>
        </w:r>
      </w:del>
      <w:r w:rsidRPr="003017EE">
        <w:rPr>
          <w:rStyle w:val="afffff0"/>
          <w:rFonts w:hint="cs"/>
          <w:rtl/>
        </w:rPr>
        <w:t>'</w:t>
      </w:r>
      <w:r w:rsidRPr="003017EE">
        <w:rPr>
          <w:rStyle w:val="afffff0"/>
          <w:rtl/>
        </w:rPr>
        <w:t>,</w:t>
      </w:r>
      <w:r>
        <w:rPr>
          <w:rtl/>
        </w:rPr>
        <w:t xml:space="preserve"> עד </w:t>
      </w:r>
      <w:ins w:id="91221" w:author="מנוע מכני" w:date="2026-10-11T12:04:40Z">
        <w:r>
          <w:rPr>
            <w:rtl/>
          </w:rPr>
          <w:t xml:space="preserve">דיש</w:t>
        </w:r>
      </w:ins>
      <w:del w:id="91222" w:author="מנוע מכני" w:date="2026-10-11T12:04:40Z">
        <w:r>
          <w:rPr>
            <w:rtl/>
          </w:rPr>
          <w:delText xml:space="preserve">דאיכא</w:delText>
        </w:r>
      </w:del>
      <w:r>
        <w:rPr>
          <w:rtl/>
        </w:rPr>
        <w:t xml:space="preserve"> </w:t>
      </w:r>
      <w:ins w:id="91219" w:author="מנוע מכני" w:date="2026-10-11T12:04:40Z">
        <w:r>
          <w:rPr>
            <w:rtl/>
          </w:rPr>
          <w:t xml:space="preserve">שניהם</w:t>
        </w:r>
      </w:ins>
      <w:del w:id="91220" w:author="מנוע מכני" w:date="2026-10-11T12:04:40Z">
        <w:r>
          <w:rPr>
            <w:rtl/>
          </w:rPr>
          <w:delText xml:space="preserve">תרוייהו</w:delText>
        </w:r>
      </w:del>
      <w:r>
        <w:rPr>
          <w:rtl/>
        </w:rPr>
        <w:t xml:space="preserve"> בחד.</w:t>
      </w:r>
    </w:p>
    <w:p>
      <w:pPr>
        <w:pStyle w:val="38"/>
        <w:rPr>
          <w:ins w:id="99461" w:author="מנוע מכני" w:date="2026-10-11T12:04:40Z"/>
        </w:rPr>
      </w:pPr>
      <w:r>
        <w:t>ורבנן</w:t>
      </w:r>
      <w:r>
        <w:t>:</w:t>
      </w:r>
    </w:p>
    <w:p w:rsidR="00DA63EC" w:rsidRDefault="00DA63EC" w:rsidP="00DA63EC">
      <w:pPr>
        <w:tabs>
          <w:tab w:val="center" w:pos="2835"/>
        </w:tabs>
        <w:rPr>
          <w:rtl/>
        </w:rPr>
      </w:pPr>
      <w:del w:id="99462" w:author="מנוע מכני" w:date="2026-10-11T12:04:40Z">
        <w:r w:rsidRPr="00A563E0">
          <w:rPr>
            <w:rStyle w:val="afffff0"/>
            <w:rtl/>
          </w:rPr>
          <w:delText xml:space="preserve"> </w:delText>
        </w:r>
      </w:del>
      <w:r w:rsidRPr="00A563E0">
        <w:rPr>
          <w:rStyle w:val="afffff0"/>
          <w:rFonts w:hint="cs"/>
          <w:rtl/>
        </w:rPr>
        <w:t>'</w:t>
      </w:r>
      <w:ins w:id="90535" w:author="Claude - סמנטי" w:date="2026-10-11T12:27:00Z">
        <w:r>
          <w:rPr>
            <w:rStyle w:val="afffff0"/>
            <w:rtl/>
          </w:rPr>
          <w:t xml:space="preserve">וּרְאִיתֶם אוֹתוֹ</w:t>
        </w:r>
      </w:ins>
      <w:del w:id="90536" w:author="Claude - סמנטי" w:date="2026-10-11T12:27:00Z">
        <w:r w:rsidRPr="00A563E0">
          <w:rPr>
            <w:rStyle w:val="afffff0"/>
            <w:rtl/>
          </w:rPr>
          <w:delText xml:space="preserve">וראיתם אותו</w:delText>
        </w:r>
      </w:del>
      <w:r w:rsidRPr="00A563E0">
        <w:rPr>
          <w:rStyle w:val="afffff0"/>
          <w:rFonts w:hint="cs"/>
          <w:rtl/>
        </w:rPr>
        <w:t>'</w:t>
      </w:r>
      <w:r w:rsidRPr="00A563E0">
        <w:rPr>
          <w:rStyle w:val="afffff0"/>
          <w:rtl/>
        </w:rPr>
        <w:t>,</w:t>
      </w:r>
      <w:r>
        <w:rPr>
          <w:rtl/>
        </w:rPr>
        <w:t xml:space="preserve"> כל חד לחודיה משמע.</w:t>
      </w:r>
      <w:r>
        <w:rPr>
          <w:rFonts w:hint="cs"/>
          <w:rtl/>
        </w:rPr>
        <w:t xml:space="preserve">-</w:t>
      </w:r>
      <w:ins w:id="94577" w:author="מנוע מכני" w:date="2026-10-11T12:04:40Z">
        <w:r>
          <w:rPr>
            <w:rFonts w:hint="cs"/>
            <w:rtl/>
          </w:rPr>
          <w:t xml:space="preserve"> </w:t>
        </w:r>
      </w:ins>
      <w:del w:id="94578" w:author="מנוע מכני" w:date="2026-10-11T12:04:40Z">
        <w:r>
          <w:rPr>
            <w:rFonts w:hint="cs"/>
            <w:rtl/>
          </w:rPr>
          <w:delText xml:space="preserve">  </w:delText>
        </w:r>
      </w:del>
      <w:r>
        <w:rPr>
          <w:rFonts w:hint="cs"/>
          <w:rtl/>
        </w:rPr>
        <w:t xml:space="preserve">ודלא </w:t>
      </w:r>
      <w:r>
        <w:rPr>
          <w:rStyle w:val="2fb"/>
          <w:rFonts w:hint="cs"/>
          <w:rtl/>
        </w:rPr>
        <w:t xml:space="preserve">כרבי</w:t>
      </w:r>
      <w:r>
        <w:rPr>
          <w:rFonts w:hint="cs"/>
          <w:rtl/>
        </w:rPr>
        <w:t xml:space="preserve"> </w:t>
      </w:r>
    </w:p>
    <w:p w:rsidR="00DA63EC" w:rsidRDefault="00DA63EC" w:rsidP="00DA63EC">
      <w:pPr>
        <w:tabs>
          <w:tab w:val="center" w:pos="2835"/>
        </w:tabs>
        <w:rPr>
          <w:rtl/>
        </w:rPr>
      </w:pPr>
    </w:p>
    <w:p>
      <w:pPr>
        <w:pStyle w:val="afffff8"/>
        <w:rPr>
          <w:ins w:id="90541" w:author="קלוד" w:date="2026-10-11T12:32:08Z"/>
        </w:rPr>
      </w:pPr>
      <w:ins w:id="90542" w:author="קלוד" w:date="2026-10-11T12:32:08Z">
        <w:r>
          <w:rPr>
            <w:color w:val="7B3F00"/>
          </w:rPr>
          <w:t xml:space="preserve">הקדמת לבן לתכלת - מצוה מן המובחר</w:t>
        </w:r>
      </w:ins>
    </w:p>
    <w:p>
      <w:pPr>
        <w:pStyle w:val="38"/>
        <w:rPr>
          <w:ins w:id="99464" w:author="מנוע מכני" w:date="2026-10-11T12:04:40Z"/>
        </w:rPr>
      </w:pPr>
      <w:del w:id="99463" w:author="מנוע מכני" w:date="2026-10-11T12:04:40Z">
        <w:r w:rsidRPr="00947625">
          <w:delText xml:space="preserve">•</w:delText>
        </w:r>
      </w:del>
      <w:r w:rsidRPr="00947625">
        <w:t xml:space="preserve"> </w:t>
      </w:r>
      <w:r>
        <w:t>אריא</w:t>
      </w:r>
      <w:r>
        <w:t>"</w:t>
      </w:r>
      <w:r>
        <w:t>ר</w:t>
      </w:r>
      <w:r>
        <w:t xml:space="preserve">:</w:t>
      </w:r>
    </w:p>
    <w:p w:rsidR="00DA63EC" w:rsidRDefault="00DA63EC" w:rsidP="00DA63EC">
      <w:pPr>
        <w:tabs>
          <w:tab w:val="center" w:pos="2835"/>
        </w:tabs>
        <w:rPr>
          <w:rtl/>
        </w:rPr>
      </w:pPr>
      <w:del w:id="99465" w:author="מנוע מכני" w:date="2026-10-11T12:04:40Z">
        <w:r>
          <w:rPr>
            <w:rtl/>
          </w:rPr>
          <w:delText xml:space="preserve"> </w:delText>
        </w:r>
      </w:del>
      <w:r>
        <w:rPr>
          <w:rtl/>
        </w:rPr>
        <w:t xml:space="preserve">אפי' </w:t>
      </w:r>
      <w:r>
        <w:rPr>
          <w:rStyle w:val="2fb"/>
          <w:rFonts w:hint="cs"/>
          <w:rtl/>
        </w:rPr>
        <w:t>כ</w:t>
      </w:r>
      <w:r>
        <w:rPr>
          <w:rStyle w:val="2fb"/>
          <w:rtl/>
        </w:rPr>
        <w:t xml:space="preserve">רבי</w:t>
      </w:r>
      <w:r>
        <w:rPr>
          <w:rtl/>
        </w:rPr>
        <w:t xml:space="preserve">, </w:t>
      </w:r>
      <w:r>
        <w:rPr>
          <w:rFonts w:hint="cs"/>
          <w:rtl/>
        </w:rPr>
        <w:t xml:space="preserve">בעי' כדי לקדם דמצוה </w:t>
      </w:r>
      <w:r>
        <w:rPr>
          <w:rtl/>
        </w:rPr>
        <w:t>להקדים לבן לתכלת, ואם הקדים תכלת ללבן - יצא, אלא שחיסר מצוה.</w:t>
      </w:r>
    </w:p>
    <w:p w:rsidR="00DA63EC" w:rsidRDefault="00DA63EC" w:rsidP="00DA63EC">
      <w:pPr>
        <w:pStyle w:val="afff3"/>
        <w:framePr w:wrap="around"/>
        <w:rPr>
          <w:rtl/>
        </w:rPr>
      </w:pPr>
      <w:r>
        <w:rPr>
          <w:rFonts w:hint="cs"/>
          <w:rtl/>
        </w:rPr>
        <w:t>לח:</w:t>
      </w:r>
    </w:p>
    <w:p>
      <w:pPr>
        <w:pStyle w:val="38"/>
        <w:rPr>
          <w:ins w:id="99466" w:author="מנוע מכני" w:date="2026-10-11T12:04:40Z"/>
        </w:rPr>
      </w:pPr>
      <w:r>
        <w:t>וכריא</w:t>
      </w:r>
      <w:r>
        <w:t>"</w:t>
      </w:r>
      <w:r>
        <w:t>ר</w:t>
      </w:r>
      <w:r>
        <w:t xml:space="preserve">:</w:t>
      </w:r>
    </w:p>
    <w:p w:rsidR="00DA63EC" w:rsidRDefault="00DA63EC" w:rsidP="00DA63EC">
      <w:pPr>
        <w:tabs>
          <w:tab w:val="center" w:pos="2835"/>
        </w:tabs>
        <w:rPr>
          <w:rtl/>
        </w:rPr>
      </w:pPr>
      <w:del w:id="99467" w:author="מנוע מכני" w:date="2026-10-11T12:04:40Z">
        <w:r>
          <w:rPr>
            <w:rtl/>
          </w:rPr>
          <w:delText xml:space="preserve"> </w:delText>
        </w:r>
      </w:del>
      <w:r>
        <w:rPr>
          <w:rtl/>
        </w:rPr>
        <w:t xml:space="preserve">שחיסר מצוה</w:t>
      </w:r>
      <w:r>
        <w:rPr>
          <w:rFonts w:hint="cs"/>
          <w:rtl/>
        </w:rPr>
        <w:t xml:space="preserve"> בזה שלא עשה מצוה מן המובחר </w:t>
      </w:r>
    </w:p>
    <w:p w:rsidR="00DA63EC" w:rsidRDefault="00DA63EC" w:rsidP="00DA63EC">
      <w:pPr>
        <w:tabs>
          <w:tab w:val="center" w:pos="2835"/>
        </w:tabs>
        <w:rPr>
          <w:rtl/>
        </w:rPr>
      </w:pPr>
      <w:r>
        <w:rPr>
          <w:rtl/>
        </w:rPr>
        <w:t xml:space="preserve">לבן דאינו מעכב את התכלת, </w:t>
      </w:r>
    </w:p>
    <w:p w:rsidR="00DA63EC" w:rsidRDefault="00DA63EC" w:rsidP="00DA63EC">
      <w:pPr>
        <w:tabs>
          <w:tab w:val="center" w:pos="2835"/>
        </w:tabs>
        <w:rPr>
          <w:rtl/>
        </w:rPr>
      </w:pPr>
      <w:r>
        <w:rPr>
          <w:rtl/>
        </w:rPr>
        <w:t xml:space="preserve">תכלת אינה מעכבת את הלבן </w:t>
      </w:r>
      <w:r>
        <w:rPr>
          <w:rStyle w:val="2fb"/>
          <w:rFonts w:hint="cs"/>
          <w:rtl/>
        </w:rPr>
        <w:t>כרב</w:t>
      </w:r>
      <w:r>
        <w:rPr>
          <w:rStyle w:val="2fb"/>
          <w:rtl/>
        </w:rPr>
        <w:t>"</w:t>
      </w:r>
      <w:r>
        <w:rPr>
          <w:rStyle w:val="2fb"/>
          <w:rFonts w:hint="cs"/>
          <w:rtl/>
        </w:rPr>
        <w:t xml:space="preserve">ח</w:t>
      </w:r>
      <w:r>
        <w:rPr>
          <w:rFonts w:hint="cs"/>
          <w:rtl/>
        </w:rPr>
        <w:t xml:space="preserve"> ב</w:t>
      </w:r>
      <w:r>
        <w:rPr>
          <w:rtl/>
        </w:rPr>
        <w:t>טלית שכולה תכלת.</w:t>
      </w:r>
    </w:p>
    <w:p w:rsidR="00DA63EC" w:rsidRDefault="00DA63EC" w:rsidP="00DA63EC">
      <w:pPr>
        <w:tabs>
          <w:tab w:val="center" w:pos="2835"/>
        </w:tabs>
        <w:rPr>
          <w:rtl/>
        </w:rPr>
      </w:pPr>
    </w:p>
    <w:p>
      <w:pPr>
        <w:pStyle w:val="afffff8"/>
        <w:rPr>
          <w:ins w:id="90539" w:author="קלוד" w:date="2026-10-11T12:32:08Z"/>
        </w:rPr>
      </w:pPr>
      <w:ins w:id="90540" w:author="קלוד" w:date="2026-10-11T12:32:08Z">
        <w:r>
          <w:rPr>
            <w:color w:val="7B3F00"/>
          </w:rPr>
          <w:t xml:space="preserve">התכלת והלבן אינם מעכבים - סדין ובטלית תכלת</w:t>
        </w:r>
      </w:ins>
    </w:p>
    <w:p>
      <w:pPr>
        <w:pStyle w:val="38"/>
        <w:rPr>
          <w:ins w:id="99469" w:author="מנוע מכני" w:date="2026-10-11T12:04:40Z"/>
        </w:rPr>
      </w:pPr>
      <w:del w:id="99468" w:author="מנוע מכני" w:date="2026-10-11T12:04:40Z">
        <w:r w:rsidRPr="00E55A17">
          <w:delText xml:space="preserve">•</w:delText>
        </w:r>
      </w:del>
      <w:r w:rsidRPr="00E55A17">
        <w:t xml:space="preserve"> </w:t>
      </w:r>
      <w:r w:rsidRPr="00E55A17">
        <w:t xml:space="preserve">איתמר </w:t>
      </w:r>
      <w:r w:rsidRPr="00E55A17">
        <w:t>ל</w:t>
      </w:r>
      <w:r w:rsidRPr="00E55A17">
        <w:t>וי לשמואל:</w:t>
      </w:r>
    </w:p>
    <w:p w:rsidR="00DA63EC" w:rsidRDefault="00DA63EC" w:rsidP="00DA63EC">
      <w:pPr>
        <w:tabs>
          <w:tab w:val="center" w:pos="2835"/>
        </w:tabs>
        <w:rPr>
          <w:rtl/>
        </w:rPr>
      </w:pPr>
      <w:del w:id="99470" w:author="מנוע מכני" w:date="2026-10-11T12:04:40Z">
        <w:r>
          <w:rPr>
            <w:rtl/>
          </w:rPr>
          <w:delText xml:space="preserve"> </w:delText>
        </w:r>
      </w:del>
      <w:r>
        <w:rPr>
          <w:rtl/>
        </w:rPr>
        <w:t xml:space="preserve">אריוך, </w:t>
      </w:r>
      <w:r>
        <w:rPr>
          <w:rtl/>
        </w:rPr>
        <w:t xml:space="preserve">לא</w:t>
      </w:r>
      <w:r>
        <w:rPr>
          <w:rtl/>
        </w:rPr>
        <w:t xml:space="preserve"> ת</w:t>
      </w:r>
      <w:r>
        <w:rPr>
          <w:rFonts w:hint="cs"/>
          <w:rtl/>
        </w:rPr>
        <w:t xml:space="preserve">שב על רגלך עד שתפרש לי הך </w:t>
      </w:r>
      <w:r w:rsidRPr="0046594B">
        <w:rPr>
          <w:rStyle w:val="afffff0"/>
          <w:rFonts w:hint="cs"/>
          <w:rtl/>
        </w:rPr>
        <w:t xml:space="preserve">ד'התכלת </w:t>
      </w:r>
      <w:r w:rsidRPr="0046594B">
        <w:rPr>
          <w:rStyle w:val="afffff0"/>
          <w:rtl/>
        </w:rPr>
        <w:t>אינה מעכבת את הלבן</w:t>
      </w:r>
      <w:r w:rsidRPr="0046594B">
        <w:rPr>
          <w:rStyle w:val="afffff0"/>
          <w:rFonts w:hint="cs"/>
          <w:rtl/>
        </w:rPr>
        <w:t>'</w:t>
      </w:r>
      <w:r w:rsidRPr="0046594B">
        <w:rPr>
          <w:rStyle w:val="afffff0"/>
          <w:rtl/>
        </w:rPr>
        <w:t>,</w:t>
      </w:r>
      <w:r>
        <w:rPr>
          <w:rtl/>
        </w:rPr>
        <w:t xml:space="preserve"> והלבן אינו מעכב את התכלת, </w:t>
      </w:r>
      <w:r>
        <w:rPr>
          <w:rFonts w:hint="cs"/>
          <w:rtl/>
        </w:rPr>
        <w:t>-</w:t>
      </w:r>
      <w:r>
        <w:rPr>
          <w:rtl/>
        </w:rPr>
        <w:t>לסדין בציצית, דמצוה ל</w:t>
      </w:r>
      <w:r>
        <w:rPr>
          <w:rFonts w:hint="cs"/>
          <w:rtl/>
        </w:rPr>
        <w:t xml:space="preserve">הקדים בן בתחילה </w:t>
      </w:r>
      <w:r w:rsidRPr="0046594B">
        <w:rPr>
          <w:rStyle w:val="afffff0"/>
          <w:rFonts w:hint="cs"/>
          <w:rtl/>
        </w:rPr>
        <w:t>ד'</w:t>
      </w:r>
      <w:ins w:id="90537" w:author="Claude - סמנטי" w:date="2026-10-11T12:27:00Z">
        <w:r>
          <w:rPr>
            <w:rStyle w:val="afffff0"/>
            <w:rtl/>
          </w:rPr>
          <w:t xml:space="preserve">הַכָּנָף</w:t>
        </w:r>
      </w:ins>
      <w:del w:id="90538" w:author="Claude - סמנטי" w:date="2026-10-11T12:27:00Z">
        <w:r w:rsidRPr="0046594B">
          <w:rPr>
            <w:rStyle w:val="afffff0"/>
            <w:rtl/>
          </w:rPr>
          <w:delText xml:space="preserve">הכנף</w:delText>
        </w:r>
      </w:del>
      <w:r w:rsidRPr="0046594B">
        <w:rPr>
          <w:rStyle w:val="afffff0"/>
          <w:rFonts w:hint="cs"/>
          <w:rtl/>
        </w:rPr>
        <w:t>'</w:t>
      </w:r>
      <w:r w:rsidRPr="0046594B">
        <w:rPr>
          <w:rStyle w:val="afffff0"/>
          <w:rtl/>
        </w:rPr>
        <w:t xml:space="preserve"> </w:t>
      </w:r>
      <w:r>
        <w:rPr>
          <w:rtl/>
        </w:rPr>
        <w:t xml:space="preserve">- מין כנף, </w:t>
      </w:r>
      <w:ins w:id="96121" w:author="מנוע מכני" w:date="2026-10-11T12:04:40Z">
        <w:r>
          <w:rPr>
            <w:rtl/>
          </w:rPr>
          <w:t xml:space="preserve">ואם </w:t>
        </w:r>
      </w:ins>
      <w:del w:id="96122" w:author="מנוע מכני" w:date="2026-10-11T12:04:40Z">
        <w:r>
          <w:rPr>
            <w:rtl/>
          </w:rPr>
          <w:delText xml:space="preserve">ואי </w:delText>
        </w:r>
      </w:del>
      <w:r>
        <w:rPr>
          <w:rtl/>
        </w:rPr>
        <w:t xml:space="preserve">אקדים תכלת ללבן </w:t>
      </w:r>
      <w:ins w:id="92853" w:author="מנוע מכני" w:date="2026-10-11T12:04:40Z">
        <w:r>
          <w:rPr>
            <w:rtl/>
          </w:rPr>
          <w:t xml:space="preserve">אין</w:t>
        </w:r>
      </w:ins>
      <w:del w:id="92854" w:author="מנוע מכני" w:date="2026-10-11T12:04:40Z">
        <w:r>
          <w:rPr>
            <w:rtl/>
          </w:rPr>
          <w:delText xml:space="preserve">לית</w:delText>
        </w:r>
      </w:del>
      <w:r>
        <w:rPr>
          <w:rtl/>
        </w:rPr>
        <w:t xml:space="preserve"> </w:t>
      </w:r>
      <w:ins w:id="96971" w:author="מנוע מכני" w:date="2026-10-11T12:04:40Z">
        <w:r>
          <w:rPr>
            <w:rtl/>
          </w:rPr>
          <w:t xml:space="preserve">לנו</w:t>
        </w:r>
      </w:ins>
      <w:del w:id="96972" w:author="מנוע מכני" w:date="2026-10-11T12:04:40Z">
        <w:r>
          <w:rPr>
            <w:rtl/>
          </w:rPr>
          <w:delText xml:space="preserve">לן</w:delText>
        </w:r>
      </w:del>
      <w:r>
        <w:rPr>
          <w:rtl/>
        </w:rPr>
        <w:t xml:space="preserve"> בה.</w:t>
      </w:r>
    </w:p>
    <w:p>
      <w:pPr>
        <w:pStyle w:val="38"/>
        <w:rPr>
          <w:ins w:id="99472" w:author="מנוע מכני" w:date="2026-10-11T12:04:40Z"/>
        </w:rPr>
      </w:pPr>
      <w:del w:id="99471" w:author="מנוע מכני" w:date="2026-10-11T12:04:40Z">
        <w:r w:rsidRPr="00947625">
          <w:delText xml:space="preserve">•</w:delText>
        </w:r>
      </w:del>
      <w:r w:rsidRPr="00947625">
        <w:t xml:space="preserve"> </w:t>
      </w:r>
      <w:r>
        <w:t xml:space="preserve">תכלת דאינה מעכבת לבן </w:t>
      </w:r>
      <w:r>
        <w:t>כרב</w:t>
      </w:r>
      <w:r>
        <w:t>"</w:t>
      </w:r>
      <w:r>
        <w:t>ח</w:t>
      </w:r>
      <w:r>
        <w:t xml:space="preserve">:</w:t>
      </w:r>
    </w:p>
    <w:p w:rsidR="00DA63EC" w:rsidRDefault="00DA63EC" w:rsidP="00DA63EC">
      <w:pPr>
        <w:tabs>
          <w:tab w:val="center" w:pos="2835"/>
        </w:tabs>
        <w:rPr>
          <w:rtl/>
        </w:rPr>
      </w:pPr>
      <w:del w:id="99473" w:author="מנוע מכני" w:date="2026-10-11T12:04:40Z">
        <w:r>
          <w:rPr>
            <w:rtl/>
          </w:rPr>
          <w:delText xml:space="preserve"> </w:delText>
        </w:r>
      </w:del>
      <w:r>
        <w:rPr>
          <w:rFonts w:hint="cs"/>
          <w:rtl/>
        </w:rPr>
        <w:t>ב</w:t>
      </w:r>
      <w:r>
        <w:rPr>
          <w:rtl/>
        </w:rPr>
        <w:t>טלית שכולה תכלת, דמצוה ל</w:t>
      </w:r>
      <w:r>
        <w:rPr>
          <w:rFonts w:hint="cs"/>
          <w:rtl/>
        </w:rPr>
        <w:t xml:space="preserve">הקדים תכלת ד'הכנף מין כנף </w:t>
      </w:r>
      <w:ins w:id="96123" w:author="מנוע מכני" w:date="2026-10-11T12:04:40Z">
        <w:r>
          <w:rPr>
            <w:rFonts w:hint="cs"/>
            <w:rtl/>
          </w:rPr>
          <w:t xml:space="preserve">ואם </w:t>
        </w:r>
      </w:ins>
      <w:del w:id="96124" w:author="מנוע מכני" w:date="2026-10-11T12:04:40Z">
        <w:r>
          <w:rPr>
            <w:rFonts w:hint="cs"/>
            <w:rtl/>
          </w:rPr>
          <w:delText xml:space="preserve">ואי </w:delText>
        </w:r>
      </w:del>
      <w:r>
        <w:rPr>
          <w:rFonts w:hint="cs"/>
          <w:rtl/>
        </w:rPr>
        <w:t xml:space="preserve">הקדים לבן </w:t>
      </w:r>
      <w:ins w:id="92855" w:author="מנוע מכני" w:date="2026-10-11T12:04:40Z">
        <w:r>
          <w:rPr>
            <w:rFonts w:hint="cs"/>
            <w:rtl/>
          </w:rPr>
          <w:t xml:space="preserve">אין</w:t>
        </w:r>
      </w:ins>
      <w:del w:id="92856" w:author="מנוע מכני" w:date="2026-10-11T12:04:40Z">
        <w:r>
          <w:rPr>
            <w:rFonts w:hint="cs"/>
            <w:rtl/>
          </w:rPr>
          <w:delText xml:space="preserve">לית</w:delText>
        </w:r>
      </w:del>
      <w:r>
        <w:rPr>
          <w:rFonts w:hint="cs"/>
          <w:rtl/>
        </w:rPr>
        <w:t xml:space="preserve"> </w:t>
      </w:r>
      <w:ins w:id="96973" w:author="מנוע מכני" w:date="2026-10-11T12:04:40Z">
        <w:r>
          <w:rPr>
            <w:rFonts w:hint="cs"/>
            <w:rtl/>
          </w:rPr>
          <w:t xml:space="preserve">לנו</w:t>
        </w:r>
      </w:ins>
      <w:del w:id="96974" w:author="מנוע מכני" w:date="2026-10-11T12:04:40Z">
        <w:r>
          <w:rPr>
            <w:rFonts w:hint="cs"/>
            <w:rtl/>
          </w:rPr>
          <w:delText xml:space="preserve">לן</w:delText>
        </w:r>
      </w:del>
      <w:r>
        <w:rPr>
          <w:rFonts w:hint="cs"/>
          <w:rtl/>
        </w:rPr>
        <w:t xml:space="preserve"> בה </w:t>
      </w:r>
    </w:p>
    <w:p>
      <w:pPr>
        <w:pStyle w:val="afffff8"/>
        <w:rPr>
          <w:ins w:id="90537" w:author="קלוד" w:date="2026-10-11T12:32:08Z"/>
        </w:rPr>
      </w:pPr>
      <w:ins w:id="90538" w:author="קלוד" w:date="2026-10-11T12:32:08Z">
        <w:r>
          <w:rPr>
            <w:color w:val="7B3F00"/>
          </w:rPr>
          <w:t xml:space="preserve">גרדומי תכלת ולבן - כדי לענבן</w:t>
        </w:r>
      </w:ins>
    </w:p>
    <w:p>
      <w:pPr>
        <w:pStyle w:val="38"/>
        <w:rPr>
          <w:ins w:id="99474" w:author="מנוע מכני" w:date="2026-10-11T12:04:40Z"/>
        </w:rPr>
      </w:pPr>
      <w:r>
        <w:t xml:space="preserve">רבא:</w:t>
      </w:r>
    </w:p>
    <w:p w:rsidR="00DA63EC" w:rsidRDefault="00DA63EC" w:rsidP="00DA63EC">
      <w:pPr>
        <w:tabs>
          <w:tab w:val="center" w:pos="2835"/>
        </w:tabs>
        <w:rPr>
          <w:rtl/>
        </w:rPr>
      </w:pPr>
      <w:del w:id="99475" w:author="מנוע מכני" w:date="2026-10-11T12:04:40Z">
        <w:r>
          <w:rPr>
            <w:rtl/>
          </w:rPr>
          <w:delText xml:space="preserve"> </w:delText>
        </w:r>
      </w:del>
      <w:ins w:id="92857" w:author="מנוע מכני" w:date="2026-10-11T12:04:40Z">
        <w:r>
          <w:rPr>
            <w:rtl/>
          </w:rPr>
          <w:t xml:space="preserve">כלום</w:t>
        </w:r>
      </w:ins>
      <w:del w:id="92858" w:author="מנוע מכני" w:date="2026-10-11T12:04:40Z">
        <w:r>
          <w:rPr>
            <w:rtl/>
          </w:rPr>
          <w:delText xml:space="preserve">מידי</w:delText>
        </w:r>
      </w:del>
      <w:r>
        <w:rPr>
          <w:rtl/>
        </w:rPr>
        <w:t xml:space="preserve"> צבע</w:t>
      </w:r>
      <w:r>
        <w:rPr>
          <w:rFonts w:hint="cs"/>
          <w:rtl/>
        </w:rPr>
        <w:t xml:space="preserve"> גורם? אלא </w:t>
      </w:r>
      <w:r>
        <w:rPr>
          <w:rtl/>
        </w:rPr>
        <w:t xml:space="preserve">לגרדומין, </w:t>
      </w:r>
      <w:ins w:id="96125" w:author="מנוע מכני" w:date="2026-10-11T12:04:40Z">
        <w:r>
          <w:rPr>
            <w:rtl/>
          </w:rPr>
          <w:t xml:space="preserve">דאם </w:t>
        </w:r>
      </w:ins>
      <w:del w:id="96126" w:author="מנוע מכני" w:date="2026-10-11T12:04:40Z">
        <w:r>
          <w:rPr>
            <w:rtl/>
          </w:rPr>
          <w:delText xml:space="preserve">דאי </w:delText>
        </w:r>
      </w:del>
      <w:r>
        <w:rPr>
          <w:rtl/>
        </w:rPr>
        <w:t xml:space="preserve">איגרדם תכלת </w:t>
      </w:r>
      <w:ins w:id="97367" w:author="מנוע מכני" w:date="2026-10-11T12:04:40Z">
        <w:r>
          <w:rPr>
            <w:rtl/>
          </w:rPr>
          <w:t xml:space="preserve">ועומד</w:t>
        </w:r>
      </w:ins>
      <w:del w:id="97368" w:author="מנוע מכני" w:date="2026-10-11T12:04:40Z">
        <w:r>
          <w:rPr>
            <w:rtl/>
          </w:rPr>
          <w:delText xml:space="preserve">וקאי</w:delText>
        </w:r>
      </w:del>
      <w:r>
        <w:rPr>
          <w:rtl/>
        </w:rPr>
        <w:t xml:space="preserve"> לבן, </w:t>
      </w:r>
      <w:ins w:id="96127" w:author="מנוע מכני" w:date="2026-10-11T12:04:40Z">
        <w:r>
          <w:rPr>
            <w:rtl/>
          </w:rPr>
          <w:t xml:space="preserve">ואם </w:t>
        </w:r>
      </w:ins>
      <w:del w:id="96128" w:author="מנוע מכני" w:date="2026-10-11T12:04:40Z">
        <w:r>
          <w:rPr>
            <w:rtl/>
          </w:rPr>
          <w:delText xml:space="preserve">ואי </w:delText>
        </w:r>
      </w:del>
      <w:r>
        <w:rPr>
          <w:rtl/>
        </w:rPr>
        <w:t xml:space="preserve">איגרדם לבן </w:t>
      </w:r>
      <w:ins w:id="97369" w:author="מנוע מכני" w:date="2026-10-11T12:04:40Z">
        <w:r>
          <w:rPr>
            <w:rtl/>
          </w:rPr>
          <w:t xml:space="preserve">ועומד</w:t>
        </w:r>
      </w:ins>
      <w:del w:id="97370" w:author="מנוע מכני" w:date="2026-10-11T12:04:40Z">
        <w:r>
          <w:rPr>
            <w:rtl/>
          </w:rPr>
          <w:delText xml:space="preserve">וקאי</w:delText>
        </w:r>
      </w:del>
      <w:r>
        <w:rPr>
          <w:rtl/>
        </w:rPr>
        <w:t xml:space="preserve"> תכלת - </w:t>
      </w:r>
      <w:ins w:id="92859" w:author="מנוע מכני" w:date="2026-10-11T12:04:40Z">
        <w:r>
          <w:rPr>
            <w:rtl/>
          </w:rPr>
          <w:t xml:space="preserve">אין</w:t>
        </w:r>
      </w:ins>
      <w:del w:id="92860" w:author="מנוע מכני" w:date="2026-10-11T12:04:40Z">
        <w:r>
          <w:rPr>
            <w:rtl/>
          </w:rPr>
          <w:delText xml:space="preserve">לית</w:delText>
        </w:r>
      </w:del>
      <w:r>
        <w:rPr>
          <w:rtl/>
        </w:rPr>
        <w:t xml:space="preserve"> </w:t>
      </w:r>
      <w:ins w:id="96975" w:author="מנוע מכני" w:date="2026-10-11T12:04:40Z">
        <w:r>
          <w:rPr>
            <w:rtl/>
          </w:rPr>
          <w:t xml:space="preserve">לנו</w:t>
        </w:r>
      </w:ins>
      <w:del w:id="96976" w:author="מנוע מכני" w:date="2026-10-11T12:04:40Z">
        <w:r>
          <w:rPr>
            <w:rtl/>
          </w:rPr>
          <w:delText xml:space="preserve">לן</w:delText>
        </w:r>
      </w:del>
      <w:r>
        <w:rPr>
          <w:rtl/>
        </w:rPr>
        <w:t xml:space="preserve"> בה, </w:t>
      </w:r>
      <w:ins w:id="91223" w:author="מנוע מכני" w:date="2026-10-11T12:04:40Z">
        <w:r>
          <w:rPr>
            <w:rtl/>
          </w:rPr>
          <w:t xml:space="preserve">דאמרו</w:t>
        </w:r>
      </w:ins>
      <w:del w:id="91224" w:author="מנוע מכני" w:date="2026-10-11T12:04:40Z">
        <w:r>
          <w:rPr>
            <w:rtl/>
          </w:rPr>
          <w:delText xml:space="preserve">דאמרי</w:delText>
        </w:r>
      </w:del>
      <w:r>
        <w:rPr>
          <w:rtl/>
        </w:rPr>
        <w:t xml:space="preserve"> </w:t>
      </w:r>
      <w:r>
        <w:rPr>
          <w:rStyle w:val="2fb"/>
          <w:rtl/>
        </w:rPr>
        <w:t xml:space="preserve">בנ</w:t>
      </w:r>
      <w:r>
        <w:rPr>
          <w:rStyle w:val="2fb"/>
          <w:rFonts w:hint="cs"/>
          <w:rtl/>
        </w:rPr>
        <w:t>ר</w:t>
      </w:r>
      <w:r>
        <w:rPr>
          <w:rStyle w:val="2fb"/>
          <w:rtl/>
        </w:rPr>
        <w:t>"</w:t>
      </w:r>
      <w:r>
        <w:rPr>
          <w:rStyle w:val="2fb"/>
          <w:rFonts w:hint="cs"/>
          <w:rtl/>
        </w:rPr>
        <w:t>ח</w:t>
      </w:r>
      <w:r>
        <w:rPr>
          <w:rtl/>
        </w:rPr>
        <w:t>: גרדומי תכלת כשרין, וגרדומי אזוב כשרין.</w:t>
      </w:r>
    </w:p>
    <w:p>
      <w:pPr>
        <w:pStyle w:val="38"/>
        <w:rPr>
          <w:ins w:id="99476" w:author="מנוע מכני" w:date="2026-10-11T12:04:40Z"/>
        </w:rPr>
      </w:pPr>
      <w:r>
        <w:t xml:space="preserve">שיעור גרדומין? </w:t>
      </w:r>
      <w:r>
        <w:t>ב</w:t>
      </w:r>
      <w:r>
        <w:t>"</w:t>
      </w:r>
      <w:r>
        <w:t xml:space="preserve">ה</w:t>
      </w:r>
      <w:r>
        <w:t xml:space="preserve"> מ</w:t>
      </w:r>
      <w:r>
        <w:t xml:space="preserve">שמואל:</w:t>
      </w:r>
    </w:p>
    <w:p w:rsidR="00DA63EC" w:rsidRDefault="00DA63EC" w:rsidP="00DA63EC">
      <w:pPr>
        <w:tabs>
          <w:tab w:val="center" w:pos="2835"/>
        </w:tabs>
        <w:rPr>
          <w:rtl/>
        </w:rPr>
      </w:pPr>
      <w:del w:id="99477" w:author="מנוע מכני" w:date="2026-10-11T12:04:40Z">
        <w:r>
          <w:rPr>
            <w:rtl/>
          </w:rPr>
          <w:delText xml:space="preserve"> </w:delText>
        </w:r>
      </w:del>
      <w:r>
        <w:rPr>
          <w:rtl/>
        </w:rPr>
        <w:t xml:space="preserve">כדי לענבן.</w:t>
      </w:r>
    </w:p>
    <w:p>
      <w:pPr>
        <w:pStyle w:val="38"/>
        <w:rPr>
          <w:ins w:id="99479" w:author="מנוע מכני" w:date="2026-10-11T12:04:40Z"/>
        </w:rPr>
      </w:pPr>
      <w:del w:id="99478" w:author="מנוע מכני" w:date="2026-10-11T12:04:40Z">
        <w:r w:rsidRPr="00947625">
          <w:delText xml:space="preserve">•</w:delText>
        </w:r>
      </w:del>
      <w:r w:rsidRPr="00947625">
        <w:t xml:space="preserve"> </w:t>
      </w:r>
      <w:r w:rsidRPr="004A7C9A">
        <w:t>איבעיא להו</w:t>
      </w:r>
      <w:r>
        <w:t xml:space="preserve">:</w:t>
      </w:r>
    </w:p>
    <w:p w:rsidR="00DA63EC" w:rsidRDefault="00DA63EC" w:rsidP="00DA63EC">
      <w:pPr>
        <w:tabs>
          <w:tab w:val="center" w:pos="2835"/>
        </w:tabs>
        <w:rPr>
          <w:rtl/>
        </w:rPr>
      </w:pPr>
      <w:del w:id="99480" w:author="מנוע מכני" w:date="2026-10-11T12:04:40Z">
        <w:r>
          <w:rPr>
            <w:rtl/>
          </w:rPr>
          <w:delText xml:space="preserve"> </w:delText>
        </w:r>
      </w:del>
      <w:r>
        <w:rPr>
          <w:rtl/>
        </w:rPr>
        <w:t xml:space="preserve">כדי לענבן, לענבן </w:t>
      </w:r>
      <w:ins w:id="91225" w:author="מנוע מכני" w:date="2026-10-11T12:04:40Z">
        <w:r>
          <w:rPr>
            <w:rtl/>
          </w:rPr>
          <w:t xml:space="preserve">כולם</w:t>
        </w:r>
      </w:ins>
      <w:del w:id="91226" w:author="מנוע מכני" w:date="2026-10-11T12:04:40Z">
        <w:r>
          <w:rPr>
            <w:rtl/>
          </w:rPr>
          <w:delText xml:space="preserve">כולהו</w:delText>
        </w:r>
      </w:del>
      <w:r>
        <w:rPr>
          <w:rtl/>
        </w:rPr>
        <w:t xml:space="preserve"> </w:t>
      </w:r>
      <w:ins w:id="91227" w:author="מנוע מכני" w:date="2026-10-11T12:04:40Z">
        <w:r>
          <w:rPr>
            <w:rtl/>
          </w:rPr>
          <w:t xml:space="preserve">כאחד</w:t>
        </w:r>
      </w:ins>
      <w:del w:id="91228" w:author="מנוע מכני" w:date="2026-10-11T12:04:40Z">
        <w:r>
          <w:rPr>
            <w:rtl/>
          </w:rPr>
          <w:delText xml:space="preserve">בהדדי</w:delText>
        </w:r>
      </w:del>
      <w:r>
        <w:rPr>
          <w:rtl/>
        </w:rPr>
        <w:t xml:space="preserve">, </w:t>
      </w:r>
      <w:r w:rsidRPr="00EC3A9D">
        <w:rPr>
          <w:b/>
          <w:bCs/>
          <w:rtl/>
        </w:rPr>
        <w:t>או"ד</w:t>
      </w:r>
      <w:r>
        <w:rPr>
          <w:rtl/>
        </w:rPr>
        <w:t xml:space="preserve"> כל חד וחד לחודיה? </w:t>
      </w:r>
      <w:r w:rsidRPr="00EC3A9D">
        <w:rPr>
          <w:b/>
          <w:bCs/>
          <w:rtl/>
        </w:rPr>
        <w:t>תיקו</w:t>
      </w:r>
      <w:r>
        <w:rPr>
          <w:rtl/>
        </w:rPr>
        <w:t>.</w:t>
      </w:r>
    </w:p>
    <w:p w:rsidR="00DA63EC" w:rsidRDefault="00DA63EC" w:rsidP="00DA63EC">
      <w:pPr>
        <w:tabs>
          <w:tab w:val="center" w:pos="2835"/>
        </w:tabs>
        <w:rPr>
          <w:rtl/>
        </w:rPr>
      </w:pPr>
    </w:p>
    <w:p>
      <w:pPr>
        <w:pStyle w:val="38"/>
        <w:rPr>
          <w:ins w:id="99482" w:author="מנוע מכני" w:date="2026-10-11T12:04:40Z"/>
        </w:rPr>
      </w:pPr>
      <w:del w:id="99481" w:author="מנוע מכני" w:date="2026-10-11T12:04:40Z">
        <w:r w:rsidRPr="00452899">
          <w:delText xml:space="preserve">•</w:delText>
        </w:r>
      </w:del>
      <w:r w:rsidRPr="00452899">
        <w:t xml:space="preserve"> </w:t>
      </w:r>
      <w:r w:rsidRPr="00452899">
        <w:t>בעי רב אשי</w:t>
      </w:r>
      <w:r>
        <w:t xml:space="preserve">:</w:t>
      </w:r>
    </w:p>
    <w:p w:rsidR="00DA63EC" w:rsidRDefault="00DA63EC" w:rsidP="00DA63EC">
      <w:pPr>
        <w:tabs>
          <w:tab w:val="center" w:pos="2835"/>
        </w:tabs>
        <w:rPr>
          <w:rtl/>
        </w:rPr>
      </w:pPr>
      <w:del w:id="99483" w:author="מנוע מכני" w:date="2026-10-11T12:04:40Z">
        <w:r>
          <w:rPr>
            <w:rtl/>
          </w:rPr>
          <w:delText xml:space="preserve"> </w:delText>
        </w:r>
      </w:del>
      <w:r>
        <w:rPr>
          <w:rtl/>
        </w:rPr>
        <w:t xml:space="preserve">אלימי דלא מיענבי </w:t>
      </w:r>
      <w:ins w:id="96129" w:author="מנוע מכני" w:date="2026-10-11T12:04:40Z">
        <w:r>
          <w:rPr>
            <w:rtl/>
          </w:rPr>
          <w:t xml:space="preserve">ואם </w:t>
        </w:r>
      </w:ins>
      <w:del w:id="96130" w:author="מנוע מכני" w:date="2026-10-11T12:04:40Z">
        <w:r>
          <w:rPr>
            <w:rtl/>
          </w:rPr>
          <w:delText xml:space="preserve">ואי </w:delText>
        </w:r>
      </w:del>
      <w:ins w:id="96665" w:author="מנוע מכני" w:date="2026-10-11T12:04:40Z">
        <w:r>
          <w:rPr>
            <w:rtl/>
          </w:rPr>
          <w:t xml:space="preserve">היו</w:t>
        </w:r>
      </w:ins>
      <w:del w:id="96666" w:author="מנוע מכני" w:date="2026-10-11T12:04:40Z">
        <w:r>
          <w:rPr>
            <w:rtl/>
          </w:rPr>
          <w:delText xml:space="preserve">הוו</w:delText>
        </w:r>
      </w:del>
      <w:r>
        <w:rPr>
          <w:rtl/>
        </w:rPr>
        <w:t xml:space="preserve"> קטיני מיענבי, </w:t>
      </w:r>
      <w:ins w:id="92861" w:author="מנוע מכני" w:date="2026-10-11T12:04:40Z">
        <w:r>
          <w:rPr>
            <w:rtl/>
          </w:rPr>
          <w:t xml:space="preserve">מה</w:t>
        </w:r>
      </w:ins>
      <w:del w:id="92862" w:author="מנוע מכני" w:date="2026-10-11T12:04:40Z">
        <w:r>
          <w:rPr>
            <w:rtl/>
          </w:rPr>
          <w:delText xml:space="preserve">מאי</w:delText>
        </w:r>
      </w:del>
      <w:r>
        <w:rPr>
          <w:rtl/>
        </w:rPr>
        <w:t xml:space="preserve">? </w:t>
      </w:r>
    </w:p>
    <w:p>
      <w:pPr>
        <w:pStyle w:val="38"/>
        <w:rPr>
          <w:ins w:id="99484" w:author="מנוע מכני" w:date="2026-10-11T12:04:40Z"/>
        </w:rPr>
      </w:pPr>
      <w:del w:id="102612" w:author="מנוע מכני" w:date="2026-10-11T12:04:40Z">
        <w:r>
          <w:delText xml:space="preserve">א</w:delText>
        </w:r>
        <w:r>
          <w:delText xml:space="preserve">"</w:delText>
        </w:r>
        <w:r>
          <w:delText xml:space="preserve">ל </w:delText>
        </w:r>
      </w:del>
      <w:r>
        <w:t xml:space="preserve">ראבד"ר לר"א:</w:t>
      </w:r>
    </w:p>
    <w:p w:rsidR="00DA63EC" w:rsidRDefault="00DA63EC" w:rsidP="00DA63EC">
      <w:pPr>
        <w:tabs>
          <w:tab w:val="center" w:pos="2835"/>
        </w:tabs>
        <w:rPr>
          <w:rtl/>
        </w:rPr>
      </w:pPr>
      <w:del w:id="99485" w:author="מנוע מכני" w:date="2026-10-11T12:04:40Z">
        <w:r>
          <w:rPr>
            <w:rtl/>
          </w:rPr>
          <w:delText xml:space="preserve"> </w:delText>
        </w:r>
      </w:del>
      <w:r>
        <w:rPr>
          <w:rtl/>
        </w:rPr>
        <w:t xml:space="preserve">כ"ש</w:t>
      </w:r>
      <w:r>
        <w:rPr>
          <w:rtl/>
        </w:rPr>
        <w:t xml:space="preserve"> דמינכר </w:t>
      </w:r>
      <w:ins w:id="90107" w:author="Claude - סמנטי" w:date="2026-10-11T12:27:00Z">
        <w:r>
          <w:rPr>
            <w:rtl/>
          </w:rPr>
          <w:t xml:space="preserve">מצוותם</w:t>
        </w:r>
      </w:ins>
      <w:del w:id="90108" w:author="Claude - סמנטי" w:date="2026-10-11T12:27:00Z">
        <w:r>
          <w:rPr>
            <w:rtl/>
          </w:rPr>
          <w:delText xml:space="preserve">מצותייהו</w:delText>
        </w:r>
      </w:del>
      <w:r>
        <w:rPr>
          <w:rtl/>
        </w:rPr>
        <w:t xml:space="preserve">.</w:t>
      </w:r>
    </w:p>
    <w:p>
      <w:pPr>
        <w:pStyle w:val="38"/>
        <w:rPr>
          <w:ins w:id="99486" w:author="מנוע מכני" w:date="2026-10-11T12:04:40Z"/>
        </w:rPr>
      </w:pPr>
      <w:r>
        <w:t xml:space="preserve">והך</w:t>
      </w:r>
    </w:p>
    <w:p w:rsidR="00DA63EC" w:rsidRDefault="00DA63EC" w:rsidP="00DA63EC">
      <w:pPr>
        <w:tabs>
          <w:tab w:val="center" w:pos="2835"/>
        </w:tabs>
        <w:rPr>
          <w:rtl/>
        </w:rPr>
      </w:pPr>
      <w:del w:id="99487" w:author="מנוע מכני" w:date="2026-10-11T12:04:40Z">
        <w:r>
          <w:rPr>
            <w:rFonts w:hint="cs"/>
            <w:rtl/>
          </w:rPr>
          <w:delText xml:space="preserve"> </w:delText>
        </w:r>
      </w:del>
      <w:r>
        <w:rPr>
          <w:rFonts w:hint="cs"/>
          <w:rtl/>
        </w:rPr>
        <w:t xml:space="preserve">דתנא דפליג ארבי </w:t>
      </w:r>
      <w:r>
        <w:rPr>
          <w:rStyle w:val="2fb"/>
          <w:rFonts w:hint="cs"/>
          <w:rtl/>
        </w:rPr>
        <w:t xml:space="preserve">דרי</w:t>
      </w:r>
      <w:r>
        <w:rPr>
          <w:rStyle w:val="2fb"/>
          <w:rtl/>
        </w:rPr>
        <w:t>"</w:t>
      </w:r>
      <w:r>
        <w:rPr>
          <w:rStyle w:val="2fb"/>
          <w:rFonts w:hint="cs"/>
          <w:rtl/>
        </w:rPr>
        <w:t xml:space="preserve">צ</w:t>
      </w:r>
      <w:r>
        <w:rPr>
          <w:rFonts w:hint="cs"/>
          <w:rtl/>
        </w:rPr>
        <w:t xml:space="preserve"> </w:t>
      </w:r>
      <w:r>
        <w:rPr>
          <w:rStyle w:val="2fb"/>
          <w:rFonts w:hint="cs"/>
          <w:rtl/>
        </w:rPr>
        <w:t xml:space="preserve">מר</w:t>
      </w:r>
      <w:r>
        <w:rPr>
          <w:rStyle w:val="2fb"/>
          <w:rtl/>
        </w:rPr>
        <w:t>"</w:t>
      </w:r>
      <w:r>
        <w:rPr>
          <w:rStyle w:val="2fb"/>
          <w:rFonts w:hint="cs"/>
          <w:rtl/>
        </w:rPr>
        <w:t xml:space="preserve">נ</w:t>
      </w:r>
      <w:r>
        <w:rPr>
          <w:rFonts w:hint="cs"/>
          <w:rtl/>
        </w:rPr>
        <w:t xml:space="preserve"> </w:t>
      </w:r>
      <w:r>
        <w:rPr>
          <w:rStyle w:val="2fb"/>
          <w:rFonts w:hint="cs"/>
          <w:rtl/>
        </w:rPr>
        <w:t xml:space="preserve">מריה</w:t>
      </w:r>
      <w:r>
        <w:rPr>
          <w:rStyle w:val="2fb"/>
          <w:rtl/>
        </w:rPr>
        <w:t>"</w:t>
      </w:r>
      <w:r>
        <w:rPr>
          <w:rStyle w:val="2fb"/>
          <w:rFonts w:hint="cs"/>
          <w:rtl/>
        </w:rPr>
        <w:t xml:space="preserve">ג</w:t>
      </w:r>
      <w:r>
        <w:rPr>
          <w:rFonts w:hint="cs"/>
          <w:rtl/>
        </w:rPr>
        <w:t xml:space="preserve"> </w:t>
      </w:r>
      <w:r>
        <w:rPr>
          <w:rStyle w:val="2fb"/>
          <w:rFonts w:hint="cs"/>
          <w:rtl/>
        </w:rPr>
        <w:t xml:space="preserve">מריב</w:t>
      </w:r>
      <w:r>
        <w:rPr>
          <w:rStyle w:val="2fb"/>
          <w:rtl/>
        </w:rPr>
        <w:t>"</w:t>
      </w:r>
      <w:r>
        <w:rPr>
          <w:rStyle w:val="2fb"/>
          <w:rFonts w:hint="cs"/>
          <w:rtl/>
        </w:rPr>
        <w:t>נ</w:t>
      </w:r>
      <w:r>
        <w:rPr>
          <w:rtl/>
        </w:rPr>
        <w:t>: אין לו תכלת מטיל לבן.</w:t>
      </w:r>
    </w:p>
    <w:p w:rsidR="00DA63EC" w:rsidRDefault="00DA63EC" w:rsidP="00DA63EC">
      <w:pPr>
        <w:tabs>
          <w:tab w:val="center" w:pos="2835"/>
        </w:tabs>
        <w:rPr>
          <w:rtl/>
        </w:rPr>
      </w:pPr>
    </w:p>
    <w:p>
      <w:pPr>
        <w:pStyle w:val="38"/>
        <w:rPr>
          <w:ins w:id="99489" w:author="מנוע מכני" w:date="2026-10-11T12:04:40Z"/>
        </w:rPr>
      </w:pPr>
      <w:del w:id="99488" w:author="מנוע מכני" w:date="2026-10-11T12:04:40Z">
        <w:r w:rsidRPr="00947625">
          <w:delText xml:space="preserve">•</w:delText>
        </w:r>
      </w:del>
      <w:r w:rsidRPr="00947625">
        <w:t xml:space="preserve"> </w:t>
      </w:r>
      <w:r>
        <w:t xml:space="preserve">רבא </w:t>
      </w:r>
      <w:r>
        <w:t xml:space="preserve">ש"מ</w:t>
      </w:r>
      <w:r>
        <w:t xml:space="preserve">:</w:t>
      </w:r>
    </w:p>
    <w:p w:rsidR="00DA63EC" w:rsidRDefault="00DA63EC" w:rsidP="00DA63EC">
      <w:pPr>
        <w:tabs>
          <w:tab w:val="center" w:pos="2835"/>
        </w:tabs>
        <w:rPr>
          <w:rtl/>
        </w:rPr>
      </w:pPr>
      <w:del w:id="99490" w:author="מנוע מכני" w:date="2026-10-11T12:04:40Z">
        <w:r>
          <w:rPr>
            <w:rtl/>
          </w:rPr>
          <w:delText xml:space="preserve"> </w:delText>
        </w:r>
      </w:del>
      <w:r>
        <w:rPr>
          <w:rtl/>
        </w:rPr>
        <w:t xml:space="preserve">צריך לקשור על כל חוליא וחוליא, </w:t>
      </w:r>
      <w:ins w:id="96131" w:author="מנוע מכני" w:date="2026-10-11T12:04:40Z">
        <w:r>
          <w:rPr>
            <w:rtl/>
          </w:rPr>
          <w:t xml:space="preserve">דאם </w:t>
        </w:r>
      </w:ins>
      <w:del w:id="96132" w:author="מנוע מכני" w:date="2026-10-11T12:04:40Z">
        <w:r>
          <w:rPr>
            <w:rtl/>
          </w:rPr>
          <w:delText xml:space="preserve">דאי</w:delText>
        </w:r>
        <w:r>
          <w:rPr>
            <w:rFonts w:hint="cs"/>
            <w:rtl/>
          </w:rPr>
          <w:delText xml:space="preserve"> </w:delText>
        </w:r>
      </w:del>
      <w:r>
        <w:rPr>
          <w:rtl/>
        </w:rPr>
        <w:t xml:space="preserve">לא</w:t>
      </w:r>
      <w:r>
        <w:rPr>
          <w:rtl/>
        </w:rPr>
        <w:t xml:space="preserve"> צריך, </w:t>
      </w:r>
    </w:p>
    <w:p>
      <w:pPr>
        <w:pStyle w:val="38"/>
        <w:rPr>
          <w:ins w:id="99491" w:author="מנוע מכני" w:date="2026-10-11T12:04:40Z"/>
        </w:rPr>
      </w:pPr>
      <w:r>
        <w:t xml:space="preserve">הא </w:t>
      </w:r>
      <w:ins w:id="91229" w:author="מנוע מכני" w:date="2026-10-11T12:04:40Z">
        <w:r>
          <w:t xml:space="preserve">דאמרו</w:t>
        </w:r>
      </w:ins>
      <w:del w:id="91230" w:author="מנוע מכני" w:date="2026-10-11T12:04:40Z">
        <w:r>
          <w:delText xml:space="preserve">דאמרי</w:delText>
        </w:r>
      </w:del>
      <w:r>
        <w:t xml:space="preserve"> ב</w:t>
      </w:r>
      <w:r>
        <w:t>ר</w:t>
      </w:r>
      <w:r>
        <w:t>"</w:t>
      </w:r>
      <w:r>
        <w:t>ח</w:t>
      </w:r>
      <w:r>
        <w:t xml:space="preserve">:</w:t>
      </w:r>
    </w:p>
    <w:p w:rsidR="00DA63EC" w:rsidRDefault="00DA63EC" w:rsidP="00DA63EC">
      <w:pPr>
        <w:tabs>
          <w:tab w:val="center" w:pos="2835"/>
        </w:tabs>
        <w:rPr>
          <w:rtl/>
        </w:rPr>
      </w:pPr>
      <w:del w:id="99492" w:author="מנוע מכני" w:date="2026-10-11T12:04:40Z">
        <w:r>
          <w:rPr>
            <w:rtl/>
          </w:rPr>
          <w:delText xml:space="preserve"> </w:delText>
        </w:r>
      </w:del>
      <w:r>
        <w:rPr>
          <w:rtl/>
        </w:rPr>
        <w:t xml:space="preserve">גרדומי תכלת וגרדומי אזוב כשרין, כיון </w:t>
      </w:r>
      <w:ins w:id="90109" w:author="Claude - סמנטי" w:date="2026-10-11T12:27:00Z">
        <w:r>
          <w:rPr>
            <w:rtl/>
          </w:rPr>
          <w:t xml:space="preserve">שהותר</w:t>
        </w:r>
      </w:ins>
      <w:del w:id="90110" w:author="Claude - סמנטי" w:date="2026-10-11T12:27:00Z">
        <w:r>
          <w:rPr>
            <w:rtl/>
          </w:rPr>
          <w:delText xml:space="preserve">ד</w:delText>
        </w:r>
        <w:r>
          <w:rPr>
            <w:rFonts w:hint="cs"/>
            <w:rtl/>
          </w:rPr>
          <w:delText xml:space="preserve">הותר</w:delText>
        </w:r>
      </w:del>
      <w:r>
        <w:rPr>
          <w:rFonts w:hint="cs"/>
          <w:rtl/>
        </w:rPr>
        <w:t xml:space="preserve"> העליון הותר הכל- </w:t>
      </w:r>
    </w:p>
    <w:p w:rsidR="00DA63EC" w:rsidRDefault="00DA63EC" w:rsidP="00DA63EC">
      <w:pPr>
        <w:pStyle w:val="afff3"/>
        <w:framePr w:wrap="around"/>
        <w:rPr>
          <w:rtl/>
        </w:rPr>
      </w:pPr>
      <w:r>
        <w:rPr>
          <w:rFonts w:hint="cs"/>
          <w:rtl/>
        </w:rPr>
        <w:t>לט.</w:t>
      </w:r>
    </w:p>
    <w:p w:rsidR="00DA63EC" w:rsidRDefault="00DA63EC" w:rsidP="00DA63EC">
      <w:pPr>
        <w:pStyle w:val="affffb"/>
        <w:rPr>
          <w:rtl/>
        </w:rPr>
      </w:pPr>
      <w:r>
        <w:rPr>
          <w:rtl/>
        </w:rPr>
        <w:t xml:space="preserve">- </w:t>
      </w:r>
      <w:ins w:id="92863" w:author="מנוע מכני" w:date="2026-10-11T12:04:40Z">
        <w:r>
          <w:rPr>
            <w:rtl/>
          </w:rPr>
          <w:t xml:space="preserve">שמא</w:t>
        </w:r>
      </w:ins>
      <w:del w:id="92864" w:author="מנוע מכני" w:date="2026-10-11T12:04:40Z">
        <w:r>
          <w:rPr>
            <w:rtl/>
          </w:rPr>
          <w:delText xml:space="preserve">דלמא</w:delText>
        </w:r>
      </w:del>
      <w:r>
        <w:rPr>
          <w:rtl/>
        </w:rPr>
        <w:t xml:space="preserve"> דאיקטר.</w:t>
      </w:r>
    </w:p>
    <w:p w:rsidR="00DA63EC" w:rsidRDefault="00DA63EC" w:rsidP="00DA63EC">
      <w:pPr>
        <w:tabs>
          <w:tab w:val="center" w:pos="2835"/>
        </w:tabs>
        <w:rPr>
          <w:rtl/>
        </w:rPr>
      </w:pPr>
    </w:p>
    <w:p>
      <w:pPr>
        <w:pStyle w:val="afffff8"/>
        <w:rPr>
          <w:ins w:id="90535" w:author="קלוד" w:date="2026-10-11T12:32:08Z"/>
        </w:rPr>
      </w:pPr>
      <w:ins w:id="90536" w:author="קלוד" w:date="2026-10-11T12:32:08Z">
        <w:r>
          <w:rPr>
            <w:color w:val="7B3F00"/>
          </w:rPr>
          <w:t xml:space="preserve">קשר עליון - דאורייתא</w:t>
        </w:r>
      </w:ins>
    </w:p>
    <w:p>
      <w:pPr>
        <w:pStyle w:val="38"/>
        <w:rPr>
          <w:ins w:id="99494" w:author="מנוע מכני" w:date="2026-10-11T12:04:40Z"/>
        </w:rPr>
      </w:pPr>
      <w:del w:id="99493" w:author="מנוע מכני" w:date="2026-10-11T12:04:40Z">
        <w:r w:rsidRPr="00947625">
          <w:delText xml:space="preserve">•</w:delText>
        </w:r>
      </w:del>
      <w:r w:rsidRPr="00947625">
        <w:t xml:space="preserve"> </w:t>
      </w:r>
      <w:r>
        <w:t>רבה</w:t>
      </w:r>
      <w:r>
        <w:t xml:space="preserve"> </w:t>
      </w:r>
      <w:r>
        <w:t xml:space="preserve">ש</w:t>
      </w:r>
      <w:r>
        <w:t>"</w:t>
      </w:r>
      <w:r>
        <w:t>מ</w:t>
      </w:r>
      <w:r>
        <w:t xml:space="preserve">:</w:t>
      </w:r>
    </w:p>
    <w:p w:rsidR="00DA63EC" w:rsidRDefault="00DA63EC" w:rsidP="00DA63EC">
      <w:pPr>
        <w:tabs>
          <w:tab w:val="center" w:pos="2835"/>
        </w:tabs>
        <w:rPr>
          <w:rtl/>
        </w:rPr>
      </w:pPr>
      <w:del w:id="99495" w:author="מנוע מכני" w:date="2026-10-11T12:04:40Z">
        <w:r>
          <w:rPr>
            <w:rtl/>
          </w:rPr>
          <w:delText xml:space="preserve"> </w:delText>
        </w:r>
      </w:del>
      <w:r>
        <w:rPr>
          <w:rtl/>
        </w:rPr>
        <w:t xml:space="preserve">קשר עליון דאורייתא, </w:t>
      </w:r>
      <w:ins w:id="96133" w:author="מנוע מכני" w:date="2026-10-11T12:04:40Z">
        <w:r>
          <w:rPr>
            <w:rtl/>
          </w:rPr>
          <w:t xml:space="preserve">דאם </w:t>
        </w:r>
      </w:ins>
      <w:del w:id="96134" w:author="מנוע מכני" w:date="2026-10-11T12:04:40Z">
        <w:r>
          <w:rPr>
            <w:rtl/>
          </w:rPr>
          <w:delText xml:space="preserve">דאי </w:delText>
        </w:r>
      </w:del>
      <w:r>
        <w:rPr>
          <w:rtl/>
        </w:rPr>
        <w:t xml:space="preserve">דרבנן, </w:t>
      </w:r>
      <w:ins w:id="92865" w:author="מנוע מכני" w:date="2026-10-11T12:04:40Z">
        <w:r>
          <w:rPr>
            <w:rtl/>
          </w:rPr>
          <w:t xml:space="preserve">מה</w:t>
        </w:r>
      </w:ins>
      <w:del w:id="92866" w:author="מנוע מכני" w:date="2026-10-11T12:04:40Z">
        <w:r>
          <w:rPr>
            <w:rtl/>
          </w:rPr>
          <w:delText xml:space="preserve">מאי</w:delText>
        </w:r>
      </w:del>
      <w:r>
        <w:rPr>
          <w:rtl/>
        </w:rPr>
        <w:t xml:space="preserve"> </w:t>
      </w:r>
      <w:ins w:id="97371" w:author="מנוע מכני" w:date="2026-10-11T12:04:40Z">
        <w:r>
          <w:rPr>
            <w:rtl/>
          </w:rPr>
          <w:t xml:space="preserve">הוצרך</w:t>
        </w:r>
      </w:ins>
      <w:del w:id="97372" w:author="מנוע מכני" w:date="2026-10-11T12:04:40Z">
        <w:r>
          <w:rPr>
            <w:rtl/>
          </w:rPr>
          <w:delText xml:space="preserve">איצטריך</w:delText>
        </w:r>
      </w:del>
      <w:r>
        <w:rPr>
          <w:rtl/>
        </w:rPr>
        <w:t xml:space="preserve"> </w:t>
      </w:r>
      <w:ins w:id="90111" w:author="Claude - סמנטי" w:date="2026-10-11T12:27:00Z">
        <w:r>
          <w:rPr>
            <w:rtl/>
          </w:rPr>
          <w:t xml:space="preserve">להתיר</w:t>
        </w:r>
      </w:ins>
      <w:del w:id="90112" w:author="Claude - סמנטי" w:date="2026-10-11T12:27:00Z">
        <w:r>
          <w:rPr>
            <w:rtl/>
          </w:rPr>
          <w:delText xml:space="preserve">למישרי</w:delText>
        </w:r>
      </w:del>
      <w:r>
        <w:rPr>
          <w:rtl/>
        </w:rPr>
        <w:t xml:space="preserve"> סדין בציצית? פשיטא, התוכף תכיפה אחת אינו חיבור!</w:t>
      </w:r>
      <w:r>
        <w:rPr>
          <w:rFonts w:hint="cs"/>
          <w:rtl/>
        </w:rPr>
        <w:t xml:space="preserve"> </w:t>
      </w:r>
      <w:r>
        <w:rPr>
          <w:rtl/>
        </w:rPr>
        <w:t xml:space="preserve">אלא </w:t>
      </w:r>
      <w:r>
        <w:rPr>
          <w:rtl/>
        </w:rPr>
        <w:t xml:space="preserve">ש"מ</w:t>
      </w:r>
      <w:r>
        <w:rPr>
          <w:rtl/>
        </w:rPr>
        <w:t xml:space="preserve">: דאורייתא.</w:t>
      </w:r>
    </w:p>
    <w:p w:rsidR="00DA63EC" w:rsidRDefault="00DA63EC" w:rsidP="00DA63EC">
      <w:pPr>
        <w:tabs>
          <w:tab w:val="center" w:pos="2835"/>
        </w:tabs>
        <w:rPr>
          <w:rtl/>
        </w:rPr>
      </w:pPr>
    </w:p>
    <w:p>
      <w:pPr>
        <w:pStyle w:val="afffff8"/>
        <w:rPr>
          <w:ins w:id="90533" w:author="קלוד" w:date="2026-10-11T12:32:08Z"/>
        </w:rPr>
      </w:pPr>
      <w:ins w:id="90534" w:author="קלוד" w:date="2026-10-11T12:32:08Z">
        <w:r>
          <w:rPr>
            <w:color w:val="7B3F00"/>
          </w:rPr>
          <w:t xml:space="preserve">חוט ציצית שנפסק - מעיקרו או בסופו</w:t>
        </w:r>
      </w:ins>
    </w:p>
    <w:p>
      <w:pPr>
        <w:pStyle w:val="38"/>
        <w:rPr>
          <w:ins w:id="99497" w:author="מנוע מכני" w:date="2026-10-11T12:04:40Z"/>
        </w:rPr>
      </w:pPr>
      <w:del w:id="99496" w:author="מנוע מכני" w:date="2026-10-11T12:04:40Z">
        <w:r w:rsidRPr="00947625">
          <w:delText xml:space="preserve">•</w:delText>
        </w:r>
      </w:del>
      <w:r w:rsidRPr="00947625">
        <w:t xml:space="preserve"> </w:t>
      </w:r>
      <w:r>
        <w:t>רבר</w:t>
      </w:r>
      <w:r>
        <w:t>"</w:t>
      </w:r>
      <w:r>
        <w:t>א מ</w:t>
      </w:r>
      <w:r>
        <w:t xml:space="preserve">רב:</w:t>
      </w:r>
    </w:p>
    <w:p w:rsidR="00DA63EC" w:rsidRDefault="00DA63EC" w:rsidP="00DA63EC">
      <w:pPr>
        <w:tabs>
          <w:tab w:val="center" w:pos="2835"/>
        </w:tabs>
        <w:rPr>
          <w:rtl/>
        </w:rPr>
      </w:pPr>
      <w:del w:id="99498" w:author="מנוע מכני" w:date="2026-10-11T12:04:40Z">
        <w:r>
          <w:rPr>
            <w:rtl/>
          </w:rPr>
          <w:delText xml:space="preserve"> </w:delText>
        </w:r>
      </w:del>
      <w:r>
        <w:rPr>
          <w:rtl/>
        </w:rPr>
        <w:t xml:space="preserve">אם נפסק החוט מעיקרו - פסולה.</w:t>
      </w:r>
    </w:p>
    <w:p w:rsidR="00DA63EC" w:rsidRDefault="00DA63EC" w:rsidP="00DA63EC">
      <w:pPr>
        <w:tabs>
          <w:tab w:val="center" w:pos="2835"/>
        </w:tabs>
        <w:rPr>
          <w:rtl/>
        </w:rPr>
      </w:pPr>
      <w:r>
        <w:rPr>
          <w:rFonts w:hint="cs"/>
          <w:rtl/>
        </w:rPr>
        <w:t xml:space="preserve">ישב </w:t>
      </w:r>
      <w:r>
        <w:rPr>
          <w:rStyle w:val="2fb"/>
          <w:rFonts w:hint="cs"/>
          <w:rtl/>
        </w:rPr>
        <w:t xml:space="preserve">ר</w:t>
      </w:r>
      <w:r>
        <w:rPr>
          <w:rStyle w:val="2fb"/>
          <w:rtl/>
        </w:rPr>
        <w:t>"</w:t>
      </w:r>
      <w:r>
        <w:rPr>
          <w:rStyle w:val="2fb"/>
          <w:rFonts w:hint="cs"/>
          <w:rtl/>
        </w:rPr>
        <w:t xml:space="preserve">נ</w:t>
      </w:r>
      <w:r>
        <w:rPr>
          <w:rFonts w:hint="cs"/>
          <w:rtl/>
        </w:rPr>
        <w:t xml:space="preserve"> ואמר להא </w:t>
      </w:r>
      <w:ins w:id="95823" w:author="מנוע מכני" w:date="2026-10-11T12:04:40Z">
        <w:r>
          <w:rPr>
            <w:rFonts w:hint="cs"/>
            <w:rtl/>
          </w:rPr>
          <w:t xml:space="preserve">שמועה</w:t>
        </w:r>
      </w:ins>
      <w:del w:id="95824" w:author="מנוע מכני" w:date="2026-10-11T12:04:40Z">
        <w:r>
          <w:rPr>
            <w:rFonts w:hint="cs"/>
            <w:rtl/>
          </w:rPr>
          <w:delText xml:space="preserve">שמעתא</w:delText>
        </w:r>
      </w:del>
      <w:r>
        <w:rPr>
          <w:rFonts w:hint="cs"/>
          <w:rtl/>
        </w:rPr>
        <w:t xml:space="preserve"> </w:t>
      </w:r>
    </w:p>
    <w:p>
      <w:pPr>
        <w:pStyle w:val="38"/>
        <w:rPr>
          <w:ins w:id="99499" w:author="מנוע מכני" w:date="2026-10-11T12:04:40Z"/>
        </w:rPr>
      </w:pPr>
      <w:r>
        <w:t xml:space="preserve">והך</w:t>
      </w:r>
    </w:p>
    <w:p w:rsidR="00DA63EC" w:rsidRDefault="00DA63EC" w:rsidP="00DA63EC">
      <w:pPr>
        <w:tabs>
          <w:tab w:val="center" w:pos="2835"/>
        </w:tabs>
        <w:rPr>
          <w:rtl/>
        </w:rPr>
      </w:pPr>
      <w:del w:id="99500" w:author="מנוע מכני" w:date="2026-10-11T12:04:40Z">
        <w:r>
          <w:rPr>
            <w:rFonts w:hint="cs"/>
            <w:rtl/>
          </w:rPr>
          <w:delText xml:space="preserve"> </w:delText>
        </w:r>
      </w:del>
      <w:r>
        <w:rPr>
          <w:rFonts w:hint="cs"/>
          <w:rtl/>
        </w:rPr>
        <w:t xml:space="preserve">ד</w:t>
      </w:r>
      <w:r>
        <w:rPr>
          <w:rtl/>
        </w:rPr>
        <w:t>ב</w:t>
      </w:r>
      <w:r>
        <w:rPr>
          <w:rFonts w:hint="cs"/>
          <w:rtl/>
        </w:rPr>
        <w:t>ד</w:t>
      </w:r>
      <w:r>
        <w:rPr>
          <w:rtl/>
        </w:rPr>
        <w:t>"</w:t>
      </w:r>
      <w:r>
        <w:rPr>
          <w:rFonts w:hint="cs"/>
          <w:rtl/>
        </w:rPr>
        <w:t xml:space="preserve">א </w:t>
      </w:r>
      <w:r>
        <w:rPr>
          <w:rtl/>
        </w:rPr>
        <w:t xml:space="preserve">- בתחילתו, אבל סופו - שיריו וגרדומיו כל שהוא</w:t>
      </w:r>
      <w:ins w:id="94579" w:author="מנוע מכני" w:date="2026-10-11T12:04:40Z">
        <w:r>
          <w:rPr>
            <w:rtl/>
          </w:rPr>
          <w:t xml:space="preserve">,</w:t>
        </w:r>
      </w:ins>
      <w:del w:id="94580" w:author="מנוע מכני" w:date="2026-10-11T12:04:40Z">
        <w:r>
          <w:rPr>
            <w:rtl/>
          </w:rPr>
          <w:delText xml:space="preserve">;</w:delText>
        </w:r>
      </w:del>
    </w:p>
    <w:p w:rsidR="00DA63EC" w:rsidRDefault="00DA63EC" w:rsidP="00DA63EC">
      <w:pPr>
        <w:tabs>
          <w:tab w:val="center" w:pos="2835"/>
        </w:tabs>
        <w:rPr>
          <w:rtl/>
        </w:rPr>
      </w:pPr>
      <w:r>
        <w:rPr>
          <w:rFonts w:hint="cs"/>
          <w:rtl/>
        </w:rPr>
        <w:t xml:space="preserve">[ולא שייריו שנשאר וגרדומיו שנפסקו]</w:t>
      </w:r>
      <w:ins w:id="94581" w:author="מנוע מכני" w:date="2026-10-11T12:04:40Z">
        <w:r>
          <w:rPr>
            <w:rFonts w:hint="cs"/>
            <w:rtl/>
          </w:rPr>
          <w:t xml:space="preserve"> </w:t>
        </w:r>
      </w:ins>
      <w:del w:id="94582" w:author="מנוע מכני" w:date="2026-10-11T12:04:40Z">
        <w:r>
          <w:rPr>
            <w:rFonts w:hint="cs"/>
            <w:rtl/>
          </w:rPr>
          <w:delText xml:space="preserve">  </w:delText>
        </w:r>
      </w:del>
      <w:r>
        <w:rPr>
          <w:rFonts w:hint="cs"/>
          <w:rtl/>
        </w:rPr>
        <w:t xml:space="preserve">ושייריו </w:t>
      </w:r>
      <w:r>
        <w:rPr>
          <w:rFonts w:hint="cs"/>
          <w:rtl/>
        </w:rPr>
        <w:t xml:space="preserve">קמ</w:t>
      </w:r>
      <w:r>
        <w:rPr>
          <w:rtl/>
        </w:rPr>
        <w:t>"</w:t>
      </w:r>
      <w:r>
        <w:rPr>
          <w:rFonts w:hint="cs"/>
          <w:rtl/>
        </w:rPr>
        <w:t xml:space="preserve">ל</w:t>
      </w:r>
      <w:r>
        <w:rPr>
          <w:rFonts w:hint="cs"/>
          <w:rtl/>
        </w:rPr>
        <w:t xml:space="preserve"> </w:t>
      </w:r>
      <w:ins w:id="91231" w:author="מנוע מכני" w:date="2026-10-11T12:04:40Z">
        <w:r>
          <w:rPr>
            <w:rtl/>
          </w:rPr>
          <w:t xml:space="preserve">דצריך</w:t>
        </w:r>
      </w:ins>
      <w:del w:id="91232" w:author="מנוע מכני" w:date="2026-10-11T12:04:40Z">
        <w:r>
          <w:rPr>
            <w:rtl/>
          </w:rPr>
          <w:delText xml:space="preserve">דבעינן</w:delText>
        </w:r>
      </w:del>
      <w:r>
        <w:rPr>
          <w:rtl/>
        </w:rPr>
        <w:t xml:space="preserve"> שיורא </w:t>
      </w:r>
      <w:r>
        <w:rPr>
          <w:rFonts w:hint="cs"/>
          <w:rtl/>
        </w:rPr>
        <w:t xml:space="preserve">למה שנפסק </w:t>
      </w:r>
      <w:r>
        <w:rPr>
          <w:rtl/>
        </w:rPr>
        <w:t>כדי לענבן.</w:t>
      </w:r>
    </w:p>
    <w:p w:rsidR="00DA63EC" w:rsidRDefault="00DA63EC" w:rsidP="00DA63EC">
      <w:pPr>
        <w:tabs>
          <w:tab w:val="center" w:pos="2835"/>
        </w:tabs>
        <w:rPr>
          <w:rtl/>
        </w:rPr>
      </w:pPr>
    </w:p>
    <w:p>
      <w:pPr>
        <w:pStyle w:val="afffff8"/>
        <w:rPr>
          <w:ins w:id="90531" w:author="קלוד" w:date="2026-10-11T12:32:08Z"/>
        </w:rPr>
      </w:pPr>
      <w:ins w:id="90532" w:author="קלוד" w:date="2026-10-11T12:32:08Z">
        <w:r>
          <w:rPr>
            <w:color w:val="7B3F00"/>
          </w:rPr>
          <w:t xml:space="preserve">חוט של כרך - עולה מן המנין</w:t>
        </w:r>
      </w:ins>
    </w:p>
    <w:p>
      <w:pPr>
        <w:pStyle w:val="38"/>
        <w:rPr>
          <w:ins w:id="99502" w:author="מנוע מכני" w:date="2026-10-11T12:04:40Z"/>
        </w:rPr>
      </w:pPr>
      <w:del w:id="99501" w:author="מנוע מכני" w:date="2026-10-11T12:04:40Z">
        <w:r w:rsidRPr="00947625">
          <w:delText xml:space="preserve">•</w:delText>
        </w:r>
      </w:del>
      <w:r w:rsidRPr="00947625">
        <w:t xml:space="preserve"> </w:t>
      </w:r>
      <w:r>
        <w:t>י</w:t>
      </w:r>
      <w:r>
        <w:t xml:space="preserve">שב רבה ואמר </w:t>
      </w:r>
      <w:r w:rsidRPr="00B26D44">
        <w:t>מרב</w:t>
      </w:r>
      <w:r>
        <w:t xml:space="preserve">:</w:t>
      </w:r>
    </w:p>
    <w:p w:rsidR="00DA63EC" w:rsidRDefault="00DA63EC" w:rsidP="00DA63EC">
      <w:pPr>
        <w:tabs>
          <w:tab w:val="center" w:pos="2835"/>
        </w:tabs>
        <w:rPr>
          <w:rtl/>
        </w:rPr>
      </w:pPr>
      <w:del w:id="99503" w:author="מנוע מכני" w:date="2026-10-11T12:04:40Z">
        <w:r>
          <w:rPr>
            <w:rtl/>
          </w:rPr>
          <w:delText xml:space="preserve"> </w:delText>
        </w:r>
      </w:del>
      <w:r>
        <w:rPr>
          <w:rtl/>
        </w:rPr>
        <w:t xml:space="preserve">חוט של כרך עולה מן המנין, </w:t>
      </w:r>
    </w:p>
    <w:p>
      <w:pPr>
        <w:pStyle w:val="38"/>
        <w:rPr>
          <w:ins w:id="99504" w:author="מנוע מכני" w:date="2026-10-11T12:04:40Z"/>
        </w:rPr>
      </w:pPr>
      <w:r>
        <w:t>א</w:t>
      </w:r>
      <w:r>
        <w:t>"</w:t>
      </w:r>
      <w:r>
        <w:t xml:space="preserve">ל</w:t>
      </w:r>
      <w:r>
        <w:t xml:space="preserve"> </w:t>
      </w:r>
      <w:r>
        <w:t xml:space="preserve">רב יוסף:</w:t>
      </w:r>
    </w:p>
    <w:p w:rsidR="00DA63EC" w:rsidRDefault="00DA63EC" w:rsidP="00DA63EC">
      <w:pPr>
        <w:tabs>
          <w:tab w:val="center" w:pos="2835"/>
        </w:tabs>
        <w:rPr>
          <w:rtl/>
        </w:rPr>
      </w:pPr>
      <w:del w:id="99505" w:author="מנוע מכני" w:date="2026-10-11T12:04:40Z">
        <w:r>
          <w:rPr>
            <w:rtl/>
          </w:rPr>
          <w:delText xml:space="preserve"> </w:delText>
        </w:r>
      </w:del>
      <w:r w:rsidRPr="00B26D44">
        <w:rPr>
          <w:rStyle w:val="2fb"/>
          <w:b/>
          <w:bCs/>
          <w:rtl/>
        </w:rPr>
        <w:t>שמואל</w:t>
      </w:r>
      <w:r>
        <w:rPr>
          <w:rtl/>
        </w:rPr>
        <w:t xml:space="preserve"> אמרה ולא </w:t>
      </w:r>
      <w:r>
        <w:rPr>
          <w:rStyle w:val="2fb"/>
          <w:rtl/>
        </w:rPr>
        <w:t xml:space="preserve">רב</w:t>
      </w:r>
      <w:r>
        <w:rPr>
          <w:rtl/>
        </w:rPr>
        <w:t xml:space="preserve">.</w:t>
      </w:r>
    </w:p>
    <w:p>
      <w:pPr>
        <w:pStyle w:val="38"/>
        <w:rPr>
          <w:ins w:id="99506" w:author="מנוע מכני" w:date="2026-10-11T12:04:40Z"/>
        </w:rPr>
      </w:pPr>
      <w:r w:rsidRPr="00E55A17">
        <w:t xml:space="preserve">איתמר </w:t>
      </w:r>
      <w:r w:rsidRPr="00E55A17">
        <w:t xml:space="preserve">מ</w:t>
      </w:r>
      <w:ins w:id="90007" w:author="מנוע מכני" w:date="2026-10-11T12:04:40Z">
        <w:r>
          <w:t xml:space="preserve">רבב"ח</w:t>
        </w:r>
      </w:ins>
      <w:del w:id="90008" w:author="מנוע מכני" w:date="2026-10-11T12:04:40Z">
        <w:r w:rsidRPr="00E55A17">
          <w:delText xml:space="preserve">רבב'ח</w:delText>
        </w:r>
      </w:del>
      <w:r w:rsidRPr="00E55A17">
        <w:t xml:space="preserve">:</w:t>
      </w:r>
    </w:p>
    <w:p w:rsidR="00DA63EC" w:rsidRDefault="00DA63EC" w:rsidP="00DA63EC">
      <w:pPr>
        <w:tabs>
          <w:tab w:val="center" w:pos="2835"/>
        </w:tabs>
        <w:rPr>
          <w:b/>
          <w:bCs/>
          <w:rtl/>
        </w:rPr>
      </w:pPr>
      <w:del w:id="99507" w:author="מנוע מכני" w:date="2026-10-11T12:04:40Z">
        <w:r w:rsidRPr="00E55A17">
          <w:rPr>
            <w:b/>
            <w:bCs/>
            <w:rtl/>
          </w:rPr>
          <w:delText xml:space="preserve"> </w:delText>
        </w:r>
      </w:del>
      <w:r w:rsidRPr="00E55A17">
        <w:rPr>
          <w:b/>
          <w:bCs/>
          <w:rtl/>
        </w:rPr>
        <w:t xml:space="preserve">סח לי </w:t>
      </w:r>
      <w:r w:rsidRPr="00E55A17">
        <w:rPr>
          <w:rStyle w:val="2fb"/>
          <w:b/>
          <w:bCs/>
          <w:rtl/>
        </w:rPr>
        <w:t xml:space="preserve">רבי</w:t>
      </w:r>
      <w:r w:rsidRPr="00E55A17">
        <w:rPr>
          <w:b/>
          <w:bCs/>
          <w:rtl/>
        </w:rPr>
        <w:t xml:space="preserve"> יאשיה דאושא: חוט של כרך עולה לה מן המנין.</w:t>
      </w:r>
    </w:p>
    <w:p>
      <w:pPr>
        <w:pStyle w:val="38"/>
        <w:rPr>
          <w:ins w:id="99508" w:author="מנוע מכני" w:date="2026-10-11T12:04:40Z"/>
        </w:rPr>
      </w:pPr>
      <w:r>
        <w:t xml:space="preserve">רבא מדשמואל:</w:t>
      </w:r>
    </w:p>
    <w:p w:rsidR="00DA63EC" w:rsidRDefault="00DA63EC" w:rsidP="00DA63EC">
      <w:pPr>
        <w:tabs>
          <w:tab w:val="center" w:pos="2835"/>
        </w:tabs>
        <w:rPr>
          <w:rtl/>
        </w:rPr>
      </w:pPr>
      <w:del w:id="99509" w:author="מנוע מכני" w:date="2026-10-11T12:04:40Z">
        <w:r>
          <w:rPr>
            <w:rtl/>
          </w:rPr>
          <w:delText xml:space="preserve"> </w:delText>
        </w:r>
      </w:del>
      <w:r>
        <w:rPr>
          <w:rtl/>
        </w:rPr>
        <w:t xml:space="preserve">תכלת שכרך רובה - כשרה, </w:t>
      </w:r>
    </w:p>
    <w:p>
      <w:pPr>
        <w:pStyle w:val="38"/>
        <w:rPr>
          <w:ins w:id="99510" w:author="מנוע מכני" w:date="2026-10-11T12:04:40Z"/>
        </w:rPr>
      </w:pPr>
      <w:r>
        <w:lastRenderedPageBreak/>
        <w:t>א</w:t>
      </w:r>
      <w:r>
        <w:t>"</w:t>
      </w:r>
      <w:r>
        <w:t xml:space="preserve">ל</w:t>
      </w:r>
      <w:r>
        <w:t xml:space="preserve"> </w:t>
      </w:r>
      <w:r>
        <w:t xml:space="preserve">רב יוסף:</w:t>
      </w:r>
    </w:p>
    <w:p w:rsidR="00DA63EC" w:rsidRDefault="00DA63EC" w:rsidP="00DA63EC">
      <w:pPr>
        <w:tabs>
          <w:tab w:val="center" w:pos="2835"/>
        </w:tabs>
        <w:rPr>
          <w:rtl/>
        </w:rPr>
      </w:pPr>
      <w:del w:id="99511" w:author="מנוע מכני" w:date="2026-10-11T12:04:40Z">
        <w:r>
          <w:rPr>
            <w:rtl/>
          </w:rPr>
          <w:delText xml:space="preserve"> </w:delText>
        </w:r>
      </w:del>
      <w:r w:rsidRPr="00B26D44">
        <w:rPr>
          <w:rStyle w:val="2fb"/>
          <w:b/>
          <w:bCs/>
          <w:rtl/>
        </w:rPr>
        <w:t>רב</w:t>
      </w:r>
      <w:r>
        <w:rPr>
          <w:rtl/>
        </w:rPr>
        <w:t xml:space="preserve"> אמרה ולא </w:t>
      </w:r>
      <w:r>
        <w:rPr>
          <w:rStyle w:val="2fb"/>
          <w:rtl/>
        </w:rPr>
        <w:t xml:space="preserve">שמואל</w:t>
      </w:r>
      <w:r>
        <w:rPr>
          <w:rtl/>
        </w:rPr>
        <w:t xml:space="preserve">.</w:t>
      </w:r>
    </w:p>
    <w:p w:rsidR="00DA63EC" w:rsidRDefault="00DA63EC" w:rsidP="00DA63EC">
      <w:pPr>
        <w:tabs>
          <w:tab w:val="center" w:pos="2835"/>
        </w:tabs>
        <w:rPr>
          <w:rtl/>
        </w:rPr>
      </w:pPr>
      <w:r w:rsidRPr="00E55A17">
        <w:rPr>
          <w:rFonts w:ascii="BA Franknatan Regular" w:hAnsi="BA Franknatan Regular"/>
          <w:b/>
          <w:bCs/>
          <w:rtl/>
        </w:rPr>
        <w:t xml:space="preserve">• </w:t>
      </w:r>
      <w:r w:rsidRPr="00E55A17">
        <w:rPr>
          <w:b/>
          <w:bCs/>
          <w:rtl/>
        </w:rPr>
        <w:t xml:space="preserve">איתמר </w:t>
      </w:r>
      <w:r w:rsidRPr="00E55A17">
        <w:rPr>
          <w:rStyle w:val="2fb"/>
          <w:rFonts w:hint="cs"/>
          <w:b/>
          <w:bCs/>
          <w:rtl/>
        </w:rPr>
        <w:t>רהב</w:t>
      </w:r>
      <w:r w:rsidRPr="00E55A17">
        <w:rPr>
          <w:rStyle w:val="2fb"/>
          <w:b/>
          <w:bCs/>
          <w:rtl/>
        </w:rPr>
        <w:t>"</w:t>
      </w:r>
      <w:r w:rsidRPr="00E55A17">
        <w:rPr>
          <w:rStyle w:val="2fb"/>
          <w:rFonts w:hint="cs"/>
          <w:b/>
          <w:bCs/>
          <w:rtl/>
        </w:rPr>
        <w:t xml:space="preserve">י</w:t>
      </w:r>
      <w:r w:rsidRPr="00E55A17">
        <w:rPr>
          <w:rFonts w:hint="cs"/>
          <w:b/>
          <w:bCs/>
          <w:rtl/>
        </w:rPr>
        <w:t xml:space="preserve"> </w:t>
      </w:r>
      <w:r w:rsidRPr="00E55A17">
        <w:rPr>
          <w:rStyle w:val="2fb"/>
          <w:rFonts w:hint="cs"/>
          <w:b/>
          <w:bCs/>
          <w:rtl/>
        </w:rPr>
        <w:t xml:space="preserve">מר</w:t>
      </w:r>
      <w:r w:rsidRPr="00E55A17">
        <w:rPr>
          <w:rStyle w:val="2fb"/>
          <w:b/>
          <w:bCs/>
          <w:rtl/>
        </w:rPr>
        <w:t>"</w:t>
      </w:r>
      <w:r w:rsidRPr="00E55A17">
        <w:rPr>
          <w:rStyle w:val="2fb"/>
          <w:rFonts w:hint="cs"/>
          <w:b/>
          <w:bCs/>
          <w:rtl/>
        </w:rPr>
        <w:t xml:space="preserve">ש</w:t>
      </w:r>
      <w:r w:rsidRPr="00E55A17">
        <w:rPr>
          <w:rFonts w:hint="cs"/>
          <w:b/>
          <w:bCs/>
          <w:rtl/>
        </w:rPr>
        <w:t xml:space="preserve"> </w:t>
      </w:r>
      <w:r w:rsidRPr="00E55A17">
        <w:rPr>
          <w:rStyle w:val="2fb"/>
          <w:rFonts w:hint="cs"/>
          <w:b/>
          <w:bCs/>
          <w:rtl/>
        </w:rPr>
        <w:t xml:space="preserve">מריב</w:t>
      </w:r>
      <w:r w:rsidRPr="00E55A17">
        <w:rPr>
          <w:rStyle w:val="2fb"/>
          <w:b/>
          <w:bCs/>
          <w:rtl/>
        </w:rPr>
        <w:t>"</w:t>
      </w:r>
      <w:r w:rsidRPr="00E55A17">
        <w:rPr>
          <w:rStyle w:val="2fb"/>
          <w:rFonts w:hint="cs"/>
          <w:b/>
          <w:bCs/>
          <w:rtl/>
        </w:rPr>
        <w:t xml:space="preserve">א</w:t>
      </w:r>
      <w:r w:rsidRPr="00E55A17">
        <w:rPr>
          <w:rFonts w:hint="cs"/>
          <w:b/>
          <w:bCs/>
          <w:rtl/>
        </w:rPr>
        <w:t xml:space="preserve"> </w:t>
      </w:r>
      <w:r w:rsidRPr="00E55A17">
        <w:rPr>
          <w:rStyle w:val="2fb"/>
          <w:rFonts w:hint="cs"/>
          <w:b/>
          <w:bCs/>
          <w:rtl/>
        </w:rPr>
        <w:t xml:space="preserve">מרב</w:t>
      </w:r>
      <w:r w:rsidRPr="00E55A17">
        <w:rPr>
          <w:rFonts w:hint="cs"/>
          <w:b/>
          <w:bCs/>
          <w:rtl/>
        </w:rPr>
        <w:t xml:space="preserve">:</w:t>
      </w:r>
      <w:r>
        <w:rPr>
          <w:rtl/>
        </w:rPr>
        <w:t xml:space="preserve"> תכלת שכרך רובה - כשרה.</w:t>
      </w:r>
    </w:p>
    <w:p w:rsidR="00DA63EC" w:rsidRDefault="00DA63EC" w:rsidP="00DA63EC">
      <w:pPr>
        <w:tabs>
          <w:tab w:val="center" w:pos="2835"/>
        </w:tabs>
        <w:rPr>
          <w:rtl/>
        </w:rPr>
      </w:pPr>
      <w:r>
        <w:rPr>
          <w:rStyle w:val="2fb"/>
          <w:rFonts w:hint="cs"/>
          <w:rtl/>
        </w:rPr>
        <w:t>רחבדר</w:t>
      </w:r>
      <w:r>
        <w:rPr>
          <w:rStyle w:val="2fb"/>
          <w:rtl/>
        </w:rPr>
        <w:t>"</w:t>
      </w:r>
      <w:r>
        <w:rPr>
          <w:rStyle w:val="2fb"/>
          <w:rFonts w:hint="cs"/>
          <w:rtl/>
        </w:rPr>
        <w:t xml:space="preserve">נ</w:t>
      </w:r>
      <w:r>
        <w:rPr>
          <w:rFonts w:hint="cs"/>
          <w:rtl/>
        </w:rPr>
        <w:t xml:space="preserve"> [</w:t>
      </w:r>
      <w:r>
        <w:rPr>
          <w:rStyle w:val="2fb"/>
          <w:rFonts w:hint="cs"/>
          <w:rtl/>
        </w:rPr>
        <w:t xml:space="preserve">מרהמר</w:t>
      </w:r>
      <w:r>
        <w:rPr>
          <w:rStyle w:val="2fb"/>
          <w:rtl/>
        </w:rPr>
        <w:t>"</w:t>
      </w:r>
      <w:r>
        <w:rPr>
          <w:rStyle w:val="2fb"/>
          <w:rFonts w:hint="cs"/>
          <w:rtl/>
        </w:rPr>
        <w:t xml:space="preserve">ש</w:t>
      </w:r>
      <w:r>
        <w:rPr>
          <w:rFonts w:hint="cs"/>
          <w:rtl/>
        </w:rPr>
        <w:t xml:space="preserve"> </w:t>
      </w:r>
      <w:r>
        <w:rPr>
          <w:rStyle w:val="2fb"/>
          <w:rFonts w:hint="cs"/>
          <w:rtl/>
        </w:rPr>
        <w:t xml:space="preserve">מריב</w:t>
      </w:r>
      <w:r>
        <w:rPr>
          <w:rStyle w:val="2fb"/>
          <w:rtl/>
        </w:rPr>
        <w:t>"</w:t>
      </w:r>
      <w:r>
        <w:rPr>
          <w:rStyle w:val="2fb"/>
          <w:rFonts w:hint="cs"/>
          <w:rtl/>
        </w:rPr>
        <w:t xml:space="preserve">א</w:t>
      </w:r>
      <w:r>
        <w:rPr>
          <w:rFonts w:hint="cs"/>
          <w:rtl/>
        </w:rPr>
        <w:t xml:space="preserve">] </w:t>
      </w:r>
      <w:r>
        <w:rPr>
          <w:rStyle w:val="2fb"/>
          <w:rFonts w:hint="cs"/>
          <w:rtl/>
        </w:rPr>
        <w:t xml:space="preserve">מרב</w:t>
      </w:r>
      <w:r>
        <w:rPr>
          <w:rtl/>
        </w:rPr>
        <w:t xml:space="preserve">: תכלת שכרך רובה - כשרה, </w:t>
      </w:r>
      <w:ins w:id="90405" w:author="מנוע מכני" w:date="2026-10-11T12:04:40Z">
        <w:r>
          <w:rPr>
            <w:rtl/>
          </w:rPr>
          <w:t xml:space="preserve">ואפי'</w:t>
        </w:r>
      </w:ins>
      <w:del w:id="90406" w:author="מנוע מכני" w:date="2026-10-11T12:04:40Z">
        <w:r>
          <w:rPr>
            <w:rtl/>
          </w:rPr>
          <w:delText xml:space="preserve">ואפילו</w:delText>
        </w:r>
      </w:del>
      <w:r>
        <w:rPr>
          <w:rtl/>
        </w:rPr>
        <w:t xml:space="preserve"> </w:t>
      </w:r>
      <w:r>
        <w:rPr>
          <w:rtl/>
        </w:rPr>
        <w:t xml:space="preserve">לא</w:t>
      </w:r>
      <w:r>
        <w:rPr>
          <w:rtl/>
        </w:rPr>
        <w:t xml:space="preserve"> כרך בה אלא חוליא אחת - כשרה, ונויי תכלת - שליש גדיל ושני שלישי ענף.</w:t>
      </w:r>
    </w:p>
    <w:p>
      <w:pPr>
        <w:pStyle w:val="afffff8"/>
        <w:rPr>
          <w:ins w:id="90529" w:author="קלוד" w:date="2026-10-11T12:32:08Z"/>
        </w:rPr>
      </w:pPr>
      <w:ins w:id="90530" w:author="קלוד" w:date="2026-10-11T12:32:08Z">
        <w:r>
          <w:rPr>
            <w:color w:val="7B3F00"/>
          </w:rPr>
          <w:t xml:space="preserve">שיעור חוליא וגדיל - משבע עד שלש עשרה</w:t>
        </w:r>
      </w:ins>
    </w:p>
    <w:p w:rsidR="00DA63EC" w:rsidRDefault="00DA63EC" w:rsidP="00DA63EC">
      <w:pPr>
        <w:tabs>
          <w:tab w:val="center" w:pos="2835"/>
        </w:tabs>
        <w:rPr>
          <w:rtl/>
        </w:rPr>
      </w:pPr>
      <w:r w:rsidRPr="00947625">
        <w:rPr>
          <w:rFonts w:ascii="BA Franknatan Regular" w:hAnsi="BA Franknatan Regular"/>
          <w:rtl/>
        </w:rPr>
        <w:t xml:space="preserve">• </w:t>
      </w:r>
      <w:r>
        <w:rPr>
          <w:rFonts w:hint="cs"/>
          <w:rtl/>
        </w:rPr>
        <w:t>ש</w:t>
      </w:r>
      <w:r>
        <w:rPr>
          <w:rtl/>
        </w:rPr>
        <w:t xml:space="preserve">יעור חוליא? </w:t>
      </w:r>
      <w:r>
        <w:rPr>
          <w:rtl/>
        </w:rPr>
        <w:t xml:space="preserve">תניא</w:t>
      </w:r>
      <w:r>
        <w:rPr>
          <w:rtl/>
        </w:rPr>
        <w:t xml:space="preserve">, </w:t>
      </w:r>
      <w:r>
        <w:rPr>
          <w:rStyle w:val="2fb"/>
          <w:rtl/>
        </w:rPr>
        <w:t xml:space="preserve">רבי</w:t>
      </w:r>
      <w:r>
        <w:rPr>
          <w:rtl/>
        </w:rPr>
        <w:t xml:space="preserve"> אומר: כדי שיכרוך וישנה וישלש.</w:t>
      </w:r>
    </w:p>
    <w:p w:rsidR="00DA63EC" w:rsidRDefault="00DA63EC" w:rsidP="00DA63EC">
      <w:pPr>
        <w:tabs>
          <w:tab w:val="center" w:pos="2835"/>
        </w:tabs>
        <w:rPr>
          <w:rtl/>
        </w:rPr>
      </w:pPr>
      <w:r>
        <w:rPr>
          <w:rtl/>
        </w:rPr>
        <w:t xml:space="preserve">תאנא: הפוחת </w:t>
      </w:r>
      <w:r>
        <w:rPr>
          <w:rtl/>
        </w:rPr>
        <w:t xml:space="preserve">לא</w:t>
      </w:r>
      <w:r>
        <w:rPr>
          <w:rtl/>
        </w:rPr>
        <w:t xml:space="preserve"> יפחות משבע, - כנגד שבעה רקיעים, </w:t>
      </w:r>
    </w:p>
    <w:p w:rsidR="00DA63EC" w:rsidRDefault="00DA63EC" w:rsidP="00DA63EC">
      <w:pPr>
        <w:tabs>
          <w:tab w:val="center" w:pos="2835"/>
        </w:tabs>
        <w:rPr>
          <w:rtl/>
        </w:rPr>
      </w:pPr>
      <w:r>
        <w:rPr>
          <w:rtl/>
        </w:rPr>
        <w:t xml:space="preserve">והמוסיף </w:t>
      </w:r>
      <w:r>
        <w:rPr>
          <w:rtl/>
        </w:rPr>
        <w:t xml:space="preserve">לא</w:t>
      </w:r>
      <w:r>
        <w:rPr>
          <w:rtl/>
        </w:rPr>
        <w:t xml:space="preserve"> יוסיף על שלש עשרה - כנגד שבעה רקיעין וששה אוירין שביניהם.</w:t>
      </w:r>
    </w:p>
    <w:p>
      <w:pPr>
        <w:pStyle w:val="38"/>
        <w:rPr>
          <w:ins w:id="99512" w:author="מנוע מכני" w:date="2026-10-11T12:04:40Z"/>
        </w:rPr>
      </w:pPr>
      <w:r>
        <w:t xml:space="preserve">תנא:</w:t>
      </w:r>
    </w:p>
    <w:p w:rsidR="00DA63EC" w:rsidRDefault="00DA63EC" w:rsidP="00DA63EC">
      <w:pPr>
        <w:tabs>
          <w:tab w:val="center" w:pos="2835"/>
        </w:tabs>
        <w:rPr>
          <w:rtl/>
        </w:rPr>
      </w:pPr>
      <w:del w:id="99513" w:author="מנוע מכני" w:date="2026-10-11T12:04:40Z">
        <w:r>
          <w:rPr>
            <w:rtl/>
          </w:rPr>
          <w:delText xml:space="preserve"> </w:delText>
        </w:r>
      </w:del>
      <w:r>
        <w:rPr>
          <w:rtl/>
        </w:rPr>
        <w:t xml:space="preserve">כשהוא מתחיל בלבן, הכנף - מין כנף</w:t>
      </w:r>
      <w:ins w:id="94583" w:author="מנוע מכני" w:date="2026-10-11T12:04:40Z">
        <w:r>
          <w:rPr>
            <w:rtl/>
          </w:rPr>
          <w:t xml:space="preserve">,</w:t>
        </w:r>
      </w:ins>
      <w:del w:id="94584" w:author="מנוע מכני" w:date="2026-10-11T12:04:40Z">
        <w:r>
          <w:rPr>
            <w:rtl/>
          </w:rPr>
          <w:delText xml:space="preserve">;</w:delText>
        </w:r>
      </w:del>
      <w:r>
        <w:rPr>
          <w:rtl/>
        </w:rPr>
        <w:t xml:space="preserve"> וכשהוא מסיים - מסיים בלבן, מעלין בקודש ולא מורידין.</w:t>
      </w:r>
    </w:p>
    <w:p w:rsidR="00DA63EC" w:rsidRDefault="00DA63EC" w:rsidP="00DA63EC">
      <w:pPr>
        <w:tabs>
          <w:tab w:val="center" w:pos="2835"/>
        </w:tabs>
        <w:rPr>
          <w:rFonts w:ascii="BA Franknatan Regular" w:hAnsi="BA Franknatan Regular"/>
          <w:rtl/>
        </w:rPr>
      </w:pPr>
    </w:p>
    <w:p w:rsidR="00DA63EC" w:rsidRPr="00E105BC" w:rsidRDefault="00DA63EC" w:rsidP="00DA63EC">
      <w:pPr>
        <w:tabs>
          <w:tab w:val="center" w:pos="2835"/>
        </w:tabs>
        <w:rPr>
          <w:spacing w:val="-8"/>
          <w:rtl/>
        </w:rPr>
      </w:pPr>
      <w:r w:rsidRPr="00E105BC">
        <w:rPr>
          <w:rFonts w:ascii="BA Franknatan Regular" w:hAnsi="BA Franknatan Regular"/>
          <w:spacing w:val="-8"/>
          <w:rtl/>
        </w:rPr>
        <w:t xml:space="preserve">• </w:t>
      </w:r>
      <w:r w:rsidRPr="00E105BC">
        <w:rPr>
          <w:rStyle w:val="2fb"/>
          <w:spacing w:val="-8"/>
          <w:rtl/>
        </w:rPr>
        <w:t xml:space="preserve">רב</w:t>
      </w:r>
      <w:r w:rsidRPr="00E105BC">
        <w:rPr>
          <w:spacing w:val="-8"/>
          <w:rtl/>
        </w:rPr>
        <w:t xml:space="preserve"> </w:t>
      </w:r>
      <w:r w:rsidRPr="00E105BC">
        <w:rPr>
          <w:rStyle w:val="2fb"/>
          <w:spacing w:val="-8"/>
          <w:rtl/>
        </w:rPr>
        <w:t xml:space="preserve">ור</w:t>
      </w:r>
      <w:r w:rsidRPr="00E105BC">
        <w:rPr>
          <w:rStyle w:val="2fb"/>
          <w:rFonts w:hint="cs"/>
          <w:spacing w:val="-8"/>
          <w:rtl/>
        </w:rPr>
        <w:t>בב</w:t>
      </w:r>
      <w:r w:rsidRPr="00E105BC">
        <w:rPr>
          <w:rStyle w:val="2fb"/>
          <w:spacing w:val="-8"/>
          <w:rtl/>
        </w:rPr>
        <w:t>"</w:t>
      </w:r>
      <w:r w:rsidRPr="00E105BC">
        <w:rPr>
          <w:rStyle w:val="2fb"/>
          <w:rFonts w:hint="cs"/>
          <w:spacing w:val="-8"/>
          <w:rtl/>
        </w:rPr>
        <w:t xml:space="preserve">ח</w:t>
      </w:r>
      <w:r w:rsidRPr="00E105BC">
        <w:rPr>
          <w:rFonts w:hint="cs"/>
          <w:spacing w:val="-8"/>
          <w:rtl/>
        </w:rPr>
        <w:t xml:space="preserve"> ישבו חליף והלך אותו אחד שהתכסה בבגד שכולו תכלת והטיל בו תכלת ו</w:t>
      </w:r>
      <w:r w:rsidRPr="00E105BC">
        <w:rPr>
          <w:spacing w:val="-8"/>
          <w:rtl/>
        </w:rPr>
        <w:t>גדילא מיגדיל,</w:t>
      </w:r>
    </w:p>
    <w:p w:rsidR="00DA63EC" w:rsidRDefault="00DA63EC" w:rsidP="00DA63EC">
      <w:pPr>
        <w:pStyle w:val="afff3"/>
        <w:framePr w:wrap="around"/>
        <w:rPr>
          <w:rtl/>
        </w:rPr>
      </w:pPr>
      <w:r>
        <w:rPr>
          <w:rFonts w:hint="cs"/>
          <w:rtl/>
        </w:rPr>
        <w:t>לט:</w:t>
      </w:r>
    </w:p>
    <w:p>
      <w:pPr>
        <w:pStyle w:val="38"/>
        <w:rPr>
          <w:ins w:id="99514" w:author="מנוע מכני" w:date="2026-10-11T12:04:40Z"/>
        </w:rPr>
      </w:pPr>
      <w:r>
        <w:t xml:space="preserve">רב:</w:t>
      </w:r>
    </w:p>
    <w:p w:rsidR="00DA63EC" w:rsidRDefault="00DA63EC" w:rsidP="00DA63EC">
      <w:pPr>
        <w:tabs>
          <w:tab w:val="center" w:pos="2835"/>
        </w:tabs>
        <w:rPr>
          <w:rtl/>
        </w:rPr>
      </w:pPr>
      <w:del w:id="99515" w:author="מנוע מכני" w:date="2026-10-11T12:04:40Z">
        <w:r>
          <w:rPr>
            <w:rtl/>
          </w:rPr>
          <w:delText xml:space="preserve"> </w:delText>
        </w:r>
      </w:del>
      <w:r>
        <w:rPr>
          <w:rtl/>
        </w:rPr>
        <w:t xml:space="preserve">יאי גלימא ולא יאי </w:t>
      </w:r>
      <w:ins w:id="90115" w:author="Claude - סמנטי" w:date="2026-10-11T12:27:00Z">
        <w:r>
          <w:rPr>
            <w:rtl/>
          </w:rPr>
          <w:t xml:space="preserve">תכלת</w:t>
        </w:r>
      </w:ins>
      <w:del w:id="90116" w:author="Claude - סמנטי" w:date="2026-10-11T12:27:00Z">
        <w:r>
          <w:rPr>
            <w:rtl/>
          </w:rPr>
          <w:delText xml:space="preserve">תכלתא</w:delText>
        </w:r>
      </w:del>
      <w:r>
        <w:rPr>
          <w:rtl/>
        </w:rPr>
        <w:t xml:space="preserve">, </w:t>
      </w:r>
      <w:r>
        <w:rPr>
          <w:rStyle w:val="2fb"/>
          <w:rtl/>
        </w:rPr>
        <w:t xml:space="preserve">ר</w:t>
      </w:r>
      <w:r>
        <w:rPr>
          <w:rStyle w:val="2fb"/>
          <w:rFonts w:hint="cs"/>
          <w:rtl/>
        </w:rPr>
        <w:t>בב</w:t>
      </w:r>
      <w:r>
        <w:rPr>
          <w:rStyle w:val="2fb"/>
          <w:rtl/>
        </w:rPr>
        <w:t>"</w:t>
      </w:r>
      <w:r>
        <w:rPr>
          <w:rStyle w:val="2fb"/>
          <w:rFonts w:hint="cs"/>
          <w:rtl/>
        </w:rPr>
        <w:t>ח</w:t>
      </w:r>
      <w:r>
        <w:rPr>
          <w:rtl/>
        </w:rPr>
        <w:t xml:space="preserve">: יאי גלימא ויאי </w:t>
      </w:r>
      <w:ins w:id="90113" w:author="Claude - סמנטי" w:date="2026-10-11T12:27:00Z">
        <w:r>
          <w:rPr>
            <w:rtl/>
          </w:rPr>
          <w:t xml:space="preserve">תכלת</w:t>
        </w:r>
      </w:ins>
      <w:del w:id="90114" w:author="Claude - סמנטי" w:date="2026-10-11T12:27:00Z">
        <w:r>
          <w:rPr>
            <w:rtl/>
          </w:rPr>
          <w:delText xml:space="preserve">תכלתא</w:delText>
        </w:r>
      </w:del>
      <w:r>
        <w:rPr>
          <w:rtl/>
        </w:rPr>
        <w:t xml:space="preserve">.</w:t>
      </w:r>
    </w:p>
    <w:p>
      <w:pPr>
        <w:pStyle w:val="38"/>
        <w:rPr>
          <w:ins w:id="99516" w:author="מנוע מכני" w:date="2026-10-11T12:04:40Z"/>
        </w:rPr>
      </w:pPr>
      <w:ins w:id="91233" w:author="מנוע מכני" w:date="2026-10-11T12:04:40Z">
        <w:r>
          <w:t xml:space="preserve">וחלקו</w:t>
        </w:r>
      </w:ins>
      <w:del w:id="91234" w:author="מנוע מכני" w:date="2026-10-11T12:04:40Z">
        <w:r w:rsidRPr="00B531AC">
          <w:delText xml:space="preserve">ופליגי</w:delText>
        </w:r>
      </w:del>
      <w:r>
        <w:t xml:space="preserve"> ד</w:t>
      </w:r>
      <w:ins w:id="90009" w:author="מנוע מכני" w:date="2026-10-11T12:04:40Z">
        <w:r>
          <w:t xml:space="preserve">רבב"ח</w:t>
        </w:r>
      </w:ins>
      <w:del w:id="90010" w:author="מנוע מכני" w:date="2026-10-11T12:04:40Z">
        <w:r>
          <w:delText xml:space="preserve">רבב'ח</w:delText>
        </w:r>
      </w:del>
      <w:r>
        <w:t xml:space="preserve"> סבר</w:t>
      </w:r>
      <w:r>
        <w:t xml:space="preserve">:</w:t>
      </w:r>
    </w:p>
    <w:p w:rsidR="00DA63EC" w:rsidRDefault="00DA63EC" w:rsidP="00DA63EC">
      <w:pPr>
        <w:tabs>
          <w:tab w:val="center" w:pos="2835"/>
        </w:tabs>
        <w:rPr>
          <w:rtl/>
        </w:rPr>
      </w:pPr>
      <w:del w:id="99517" w:author="מנוע מכני" w:date="2026-10-11T12:04:40Z">
        <w:r>
          <w:rPr>
            <w:rtl/>
          </w:rPr>
          <w:delText xml:space="preserve"> </w:delText>
        </w:r>
      </w:del>
      <w:r>
        <w:rPr>
          <w:rtl/>
        </w:rPr>
        <w:t xml:space="preserve">כתיב גדיל וכתיב פתיל, או גדיל או פתיל</w:t>
      </w:r>
      <w:ins w:id="94585" w:author="מנוע מכני" w:date="2026-10-11T12:04:40Z">
        <w:r>
          <w:rPr>
            <w:rtl/>
          </w:rPr>
          <w:t xml:space="preserve">,</w:t>
        </w:r>
      </w:ins>
      <w:del w:id="94586" w:author="מנוע מכני" w:date="2026-10-11T12:04:40Z">
        <w:r>
          <w:rPr>
            <w:rtl/>
          </w:rPr>
          <w:delText xml:space="preserve">;</w:delText>
        </w:r>
      </w:del>
      <w:r>
        <w:rPr>
          <w:rtl/>
        </w:rPr>
        <w:t xml:space="preserve"> </w:t>
      </w:r>
      <w:r>
        <w:rPr>
          <w:rStyle w:val="2fb"/>
          <w:rtl/>
        </w:rPr>
        <w:t xml:space="preserve">ורב</w:t>
      </w:r>
      <w:r>
        <w:rPr>
          <w:rtl/>
        </w:rPr>
        <w:t xml:space="preserve"> סבר: לעולם פתיל </w:t>
      </w:r>
      <w:ins w:id="91235" w:author="מנוע מכני" w:date="2026-10-11T12:04:40Z">
        <w:r>
          <w:rPr>
            <w:rtl/>
          </w:rPr>
          <w:t xml:space="preserve">צריך</w:t>
        </w:r>
      </w:ins>
      <w:del w:id="91236" w:author="מנוע מכני" w:date="2026-10-11T12:04:40Z">
        <w:r>
          <w:rPr>
            <w:rtl/>
          </w:rPr>
          <w:delText xml:space="preserve">בעינן</w:delText>
        </w:r>
      </w:del>
      <w:r>
        <w:rPr>
          <w:rtl/>
        </w:rPr>
        <w:t xml:space="preserve">, </w:t>
      </w:r>
    </w:p>
    <w:p w:rsidR="00DA63EC" w:rsidRDefault="00DA63EC" w:rsidP="00DA63EC">
      <w:pPr>
        <w:tabs>
          <w:tab w:val="center" w:pos="2835"/>
        </w:tabs>
        <w:rPr>
          <w:rtl/>
        </w:rPr>
      </w:pPr>
      <w:r>
        <w:rPr>
          <w:rtl/>
        </w:rPr>
        <w:t xml:space="preserve">וגדילים למניינא </w:t>
      </w:r>
      <w:ins w:id="92867" w:author="מנוע מכני" w:date="2026-10-11T12:04:40Z">
        <w:r>
          <w:rPr>
            <w:rtl/>
          </w:rPr>
          <w:t xml:space="preserve">בא</w:t>
        </w:r>
      </w:ins>
      <w:del w:id="92868" w:author="מנוע מכני" w:date="2026-10-11T12:04:40Z">
        <w:r>
          <w:rPr>
            <w:rtl/>
          </w:rPr>
          <w:delText xml:space="preserve">אתא</w:delText>
        </w:r>
      </w:del>
      <w:r>
        <w:rPr>
          <w:rtl/>
        </w:rPr>
        <w:t xml:space="preserve">, גדיל - שנים, גדילים - ארבעה, עשה גדיל ופותליהו מתוכו.</w:t>
      </w:r>
    </w:p>
    <w:p>
      <w:pPr>
        <w:pStyle w:val="afffff8"/>
        <w:rPr>
          <w:ins w:id="90527" w:author="קלוד" w:date="2026-10-11T12:32:08Z"/>
        </w:rPr>
      </w:pPr>
      <w:ins w:id="90528" w:author="קלוד" w:date="2026-10-11T12:32:08Z">
        <w:r>
          <w:rPr>
            <w:color w:val="7B3F00"/>
          </w:rPr>
          <w:t xml:space="preserve">חוטי צמר ופשתים - פוטרין זה בזה בציצית</w:t>
        </w:r>
      </w:ins>
    </w:p>
    <w:p>
      <w:pPr>
        <w:pStyle w:val="38"/>
        <w:rPr>
          <w:ins w:id="99518" w:author="מנוע מכני" w:date="2026-10-11T12:04:40Z"/>
        </w:rPr>
      </w:pPr>
      <w:r>
        <w:t>שמואל מ</w:t>
      </w:r>
      <w:r>
        <w:t>ד</w:t>
      </w:r>
      <w:r>
        <w:t xml:space="preserve">לוי:</w:t>
      </w:r>
    </w:p>
    <w:p w:rsidR="00DA63EC" w:rsidRDefault="00DA63EC" w:rsidP="00DA63EC">
      <w:pPr>
        <w:tabs>
          <w:tab w:val="center" w:pos="2835"/>
        </w:tabs>
        <w:rPr>
          <w:rtl/>
        </w:rPr>
      </w:pPr>
      <w:del w:id="99519" w:author="מנוע מכני" w:date="2026-10-11T12:04:40Z">
        <w:r>
          <w:rPr>
            <w:rtl/>
          </w:rPr>
          <w:delText xml:space="preserve"> </w:delText>
        </w:r>
      </w:del>
      <w:r>
        <w:rPr>
          <w:rtl/>
        </w:rPr>
        <w:t xml:space="preserve">חוטי צמר פוטרין בשל פשתן.</w:t>
      </w:r>
    </w:p>
    <w:p w:rsidR="00DA63EC" w:rsidRDefault="00DA63EC" w:rsidP="00DA63EC">
      <w:pPr>
        <w:tabs>
          <w:tab w:val="center" w:pos="2835"/>
        </w:tabs>
        <w:rPr>
          <w:rtl/>
        </w:rPr>
      </w:pPr>
    </w:p>
    <w:p>
      <w:pPr>
        <w:pStyle w:val="38"/>
        <w:rPr>
          <w:ins w:id="99521" w:author="מנוע מכני" w:date="2026-10-11T12:04:40Z"/>
        </w:rPr>
      </w:pPr>
      <w:del w:id="99520" w:author="מנוע מכני" w:date="2026-10-11T12:04:40Z">
        <w:r w:rsidRPr="00336727">
          <w:delText xml:space="preserve">•</w:delText>
        </w:r>
      </w:del>
      <w:r w:rsidRPr="00336727">
        <w:t xml:space="preserve"> </w:t>
      </w:r>
      <w:r w:rsidRPr="000B2438">
        <w:t>איבעיא להו</w:t>
      </w:r>
      <w:r w:rsidRPr="00336727">
        <w:t xml:space="preserve">:</w:t>
      </w:r>
    </w:p>
    <w:p w:rsidR="00DA63EC" w:rsidRDefault="00DA63EC" w:rsidP="00DA63EC">
      <w:pPr>
        <w:rPr>
          <w:rtl/>
        </w:rPr>
      </w:pPr>
      <w:del w:id="99522" w:author="מנוע מכני" w:date="2026-10-11T12:04:40Z">
        <w:r w:rsidRPr="00336727">
          <w:rPr>
            <w:rtl/>
          </w:rPr>
          <w:delText xml:space="preserve"> </w:delText>
        </w:r>
      </w:del>
      <w:r w:rsidRPr="00336727">
        <w:rPr>
          <w:rtl/>
        </w:rPr>
        <w:t xml:space="preserve">של פשתן מהו שיפטרו בשל צמר? </w:t>
      </w:r>
      <w:r w:rsidRPr="00336727">
        <w:rPr>
          <w:rFonts w:hint="cs"/>
          <w:rtl/>
        </w:rPr>
        <w:t xml:space="preserve">דדווקא צמר לבן פטר בשל פשתים כיון דתכלת פטר </w:t>
      </w:r>
    </w:p>
    <w:p w:rsidR="00DA63EC" w:rsidRPr="00E105BC" w:rsidRDefault="00DA63EC" w:rsidP="00DA63EC">
      <w:pPr>
        <w:rPr>
          <w:spacing w:val="-6"/>
          <w:rtl/>
        </w:rPr>
      </w:pPr>
      <w:r w:rsidRPr="00E105BC">
        <w:rPr>
          <w:b/>
          <w:bCs/>
          <w:spacing w:val="-6"/>
          <w:rtl/>
        </w:rPr>
        <w:t>או"ד</w:t>
      </w:r>
      <w:r w:rsidRPr="00E105BC">
        <w:rPr>
          <w:spacing w:val="-6"/>
          <w:rtl/>
        </w:rPr>
        <w:t xml:space="preserve"> כיון </w:t>
      </w:r>
      <w:r w:rsidRPr="00E105BC">
        <w:rPr>
          <w:rStyle w:val="afffff0"/>
          <w:spacing w:val="-6"/>
          <w:rtl/>
        </w:rPr>
        <w:t>ד</w:t>
      </w:r>
      <w:r w:rsidRPr="00E105BC">
        <w:rPr>
          <w:rStyle w:val="afffff0"/>
          <w:rFonts w:hint="cs"/>
          <w:spacing w:val="-6"/>
          <w:rtl/>
        </w:rPr>
        <w:t>'</w:t>
      </w:r>
      <w:r w:rsidRPr="00E105BC">
        <w:rPr>
          <w:rStyle w:val="afffff0"/>
          <w:spacing w:val="-6"/>
          <w:rtl/>
        </w:rPr>
        <w:t>לא תלבש שעטנז צמר ופשתים יחדו גדילים תעשה לך</w:t>
      </w:r>
      <w:r w:rsidRPr="00E105BC">
        <w:rPr>
          <w:rStyle w:val="afffff0"/>
          <w:rFonts w:hint="cs"/>
          <w:spacing w:val="-6"/>
          <w:rtl/>
        </w:rPr>
        <w:t>'</w:t>
      </w:r>
      <w:r w:rsidRPr="00E105BC">
        <w:rPr>
          <w:rStyle w:val="afffff0"/>
          <w:spacing w:val="-6"/>
          <w:rtl/>
        </w:rPr>
        <w:t>,</w:t>
      </w:r>
      <w:r w:rsidRPr="00E105BC">
        <w:rPr>
          <w:spacing w:val="-6"/>
          <w:rtl/>
        </w:rPr>
        <w:t xml:space="preserve"> </w:t>
      </w:r>
      <w:r w:rsidRPr="00E105BC">
        <w:rPr>
          <w:spacing w:val="-6"/>
          <w:rtl/>
        </w:rPr>
        <w:t xml:space="preserve">ל"</w:t>
      </w:r>
      <w:r w:rsidRPr="00E105BC">
        <w:rPr>
          <w:rFonts w:hint="cs"/>
          <w:spacing w:val="-6"/>
          <w:rtl/>
        </w:rPr>
        <w:t>ש</w:t>
      </w:r>
      <w:r w:rsidRPr="00E105BC">
        <w:rPr>
          <w:spacing w:val="-6"/>
          <w:rtl/>
        </w:rPr>
        <w:t xml:space="preserve"> צמר בפשתים ול"</w:t>
      </w:r>
      <w:r w:rsidRPr="00E105BC">
        <w:rPr>
          <w:rFonts w:hint="cs"/>
          <w:spacing w:val="-6"/>
          <w:rtl/>
        </w:rPr>
        <w:t xml:space="preserve">ש </w:t>
      </w:r>
      <w:r w:rsidRPr="00E105BC">
        <w:rPr>
          <w:spacing w:val="-6"/>
          <w:rtl/>
        </w:rPr>
        <w:t xml:space="preserve">פשתים בצמר? </w:t>
      </w:r>
    </w:p>
    <w:p>
      <w:pPr>
        <w:pStyle w:val="38"/>
        <w:rPr>
          <w:ins w:id="99523" w:author="מנוע מכני" w:date="2026-10-11T12:04:40Z"/>
        </w:rPr>
      </w:pPr>
      <w:r>
        <w:t>ת"ש, דא</w:t>
      </w:r>
      <w:r>
        <w:t>רחמר</w:t>
      </w:r>
      <w:r>
        <w:t>"</w:t>
      </w:r>
      <w:r>
        <w:t>י</w:t>
      </w:r>
      <w:r>
        <w:t xml:space="preserve">:</w:t>
      </w:r>
    </w:p>
    <w:p w:rsidR="00DA63EC" w:rsidRDefault="00DA63EC" w:rsidP="00DA63EC">
      <w:pPr>
        <w:tabs>
          <w:tab w:val="center" w:pos="2835"/>
        </w:tabs>
        <w:rPr>
          <w:rtl/>
        </w:rPr>
      </w:pPr>
      <w:del w:id="99524" w:author="מנוע מכני" w:date="2026-10-11T12:04:40Z">
        <w:r>
          <w:rPr>
            <w:rtl/>
          </w:rPr>
          <w:delText xml:space="preserve"> </w:delText>
        </w:r>
      </w:del>
      <w:r>
        <w:rPr>
          <w:rtl/>
        </w:rPr>
        <w:t xml:space="preserve">חוטי צמר פוטרין בשל פשתן ושל פשתן פוטרין בשל צמר, חוטי צמר ופשתים פוטרין בכל מקום </w:t>
      </w:r>
      <w:ins w:id="90407" w:author="מנוע מכני" w:date="2026-10-11T12:04:40Z">
        <w:r>
          <w:rPr>
            <w:rtl/>
          </w:rPr>
          <w:t xml:space="preserve">ואפי'</w:t>
        </w:r>
      </w:ins>
      <w:del w:id="90408" w:author="מנוע מכני" w:date="2026-10-11T12:04:40Z">
        <w:r>
          <w:rPr>
            <w:rtl/>
          </w:rPr>
          <w:delText xml:space="preserve">ואפילו</w:delText>
        </w:r>
      </w:del>
      <w:r>
        <w:rPr>
          <w:rtl/>
        </w:rPr>
        <w:t xml:space="preserve"> בשיראין.</w:t>
      </w:r>
    </w:p>
    <w:p>
      <w:pPr>
        <w:pStyle w:val="afffff8"/>
        <w:rPr>
          <w:ins w:id="90525" w:author="קלוד" w:date="2026-10-11T12:32:08Z"/>
        </w:rPr>
      </w:pPr>
      <w:ins w:id="90526" w:author="קלוד" w:date="2026-10-11T12:32:08Z">
        <w:r>
          <w:rPr>
            <w:color w:val="7B3F00"/>
          </w:rPr>
          <w:t xml:space="preserve">שיראין וכלך - האם חייבין בציצית</w:t>
        </w:r>
      </w:ins>
    </w:p>
    <w:p>
      <w:pPr>
        <w:pStyle w:val="38"/>
        <w:rPr>
          <w:ins w:id="99525" w:author="מנוע מכני" w:date="2026-10-11T12:04:40Z"/>
        </w:rPr>
      </w:pPr>
      <w:r>
        <w:t>ופליגא דר"</w:t>
      </w:r>
      <w:r>
        <w:t>נ דאר</w:t>
      </w:r>
      <w:r>
        <w:t>"</w:t>
      </w:r>
      <w:r>
        <w:t>נ</w:t>
      </w:r>
      <w:r>
        <w:t xml:space="preserve">:</w:t>
      </w:r>
    </w:p>
    <w:p w:rsidR="00DA63EC" w:rsidRDefault="00DA63EC" w:rsidP="00DA63EC">
      <w:pPr>
        <w:tabs>
          <w:tab w:val="center" w:pos="2835"/>
        </w:tabs>
        <w:rPr>
          <w:rtl/>
        </w:rPr>
      </w:pPr>
      <w:del w:id="99526" w:author="מנוע מכני" w:date="2026-10-11T12:04:40Z">
        <w:r>
          <w:rPr>
            <w:rtl/>
          </w:rPr>
          <w:delText xml:space="preserve"> </w:delText>
        </w:r>
      </w:del>
      <w:r>
        <w:rPr>
          <w:rtl/>
        </w:rPr>
        <w:t xml:space="preserve">השיראין פטורין מן הציצית.</w:t>
      </w:r>
    </w:p>
    <w:p>
      <w:pPr>
        <w:pStyle w:val="38"/>
        <w:rPr>
          <w:ins w:id="99527" w:author="מנוע מכני" w:date="2026-10-11T12:04:40Z"/>
        </w:rPr>
      </w:pPr>
      <w:r>
        <w:t xml:space="preserve">והך</w:t>
      </w:r>
    </w:p>
    <w:p w:rsidR="00DA63EC" w:rsidRDefault="00DA63EC" w:rsidP="00DA63EC">
      <w:pPr>
        <w:tabs>
          <w:tab w:val="center" w:pos="2835"/>
        </w:tabs>
        <w:rPr>
          <w:rtl/>
        </w:rPr>
      </w:pPr>
      <w:del w:id="99528" w:author="מנוע מכני" w:date="2026-10-11T12:04:40Z">
        <w:r>
          <w:rPr>
            <w:rFonts w:hint="cs"/>
            <w:rtl/>
          </w:rPr>
          <w:delText xml:space="preserve"> </w:delText>
        </w:r>
      </w:del>
      <w:r>
        <w:rPr>
          <w:rFonts w:hint="cs"/>
          <w:rtl/>
        </w:rPr>
        <w:t xml:space="preserve">ד</w:t>
      </w:r>
      <w:r>
        <w:rPr>
          <w:rtl/>
        </w:rPr>
        <w:t>השיראין, והכלך, והסריקין - כולן חייבין בציצית</w:t>
      </w:r>
      <w:r>
        <w:rPr>
          <w:rFonts w:hint="cs"/>
          <w:rtl/>
        </w:rPr>
        <w:t xml:space="preserve">- </w:t>
      </w:r>
      <w:r>
        <w:rPr>
          <w:rtl/>
        </w:rPr>
        <w:t>מדרבנן.</w:t>
      </w:r>
    </w:p>
    <w:p w:rsidR="00DA63EC" w:rsidRDefault="00DA63EC" w:rsidP="00DA63EC">
      <w:pPr>
        <w:tabs>
          <w:tab w:val="center" w:pos="2835"/>
        </w:tabs>
        <w:rPr>
          <w:rtl/>
        </w:rPr>
      </w:pPr>
    </w:p>
    <w:p>
      <w:pPr>
        <w:pStyle w:val="38"/>
        <w:rPr>
          <w:ins w:id="99529" w:author="מנוע מכני" w:date="2026-10-11T12:04:40Z"/>
        </w:rPr>
      </w:pPr>
      <w:r>
        <w:t>והך ד</w:t>
      </w:r>
      <w:r>
        <w:t xml:space="preserve">סיפא:</w:t>
      </w:r>
    </w:p>
    <w:p w:rsidR="00DA63EC" w:rsidRDefault="00DA63EC" w:rsidP="00DA63EC">
      <w:pPr>
        <w:tabs>
          <w:tab w:val="center" w:pos="2835"/>
        </w:tabs>
        <w:rPr>
          <w:rtl/>
        </w:rPr>
      </w:pPr>
      <w:del w:id="99530" w:author="מנוע מכני" w:date="2026-10-11T12:04:40Z">
        <w:r>
          <w:rPr>
            <w:rtl/>
          </w:rPr>
          <w:delText xml:space="preserve"> </w:delText>
        </w:r>
      </w:del>
      <w:r>
        <w:rPr>
          <w:rFonts w:hint="cs"/>
          <w:rtl/>
        </w:rPr>
        <w:t>ד</w:t>
      </w:r>
      <w:r>
        <w:rPr>
          <w:rtl/>
        </w:rPr>
        <w:t xml:space="preserve">וכולן, צמר ופשתים פוטרין בהן</w:t>
      </w:r>
      <w:ins w:id="94587" w:author="מנוע מכני" w:date="2026-10-11T12:04:40Z">
        <w:r>
          <w:rPr>
            <w:rtl/>
          </w:rPr>
          <w:t xml:space="preserve">,</w:t>
        </w:r>
      </w:ins>
      <w:del w:id="94588" w:author="מנוע מכני" w:date="2026-10-11T12:04:40Z">
        <w:r>
          <w:rPr>
            <w:rtl/>
          </w:rPr>
          <w:delText xml:space="preserve">;</w:delText>
        </w:r>
      </w:del>
      <w:r>
        <w:rPr>
          <w:rtl/>
        </w:rPr>
        <w:t xml:space="preserve"> </w:t>
      </w:r>
      <w:ins w:id="96135" w:author="מנוע מכני" w:date="2026-10-11T12:04:40Z">
        <w:r>
          <w:rPr>
            <w:rFonts w:hint="cs"/>
            <w:rtl/>
          </w:rPr>
          <w:t xml:space="preserve">אם </w:t>
        </w:r>
      </w:ins>
      <w:del w:id="96136" w:author="מנוע מכני" w:date="2026-10-11T12:04:40Z">
        <w:r>
          <w:rPr>
            <w:rFonts w:hint="cs"/>
            <w:rtl/>
          </w:rPr>
          <w:delText xml:space="preserve">אי</w:delText>
        </w:r>
        <w:r>
          <w:rPr>
            <w:rtl/>
          </w:rPr>
          <w:delText xml:space="preserve"> </w:delText>
        </w:r>
      </w:del>
      <w:r>
        <w:rPr>
          <w:rFonts w:hint="cs"/>
          <w:rtl/>
        </w:rPr>
        <w:t>מ</w:t>
      </w:r>
      <w:r>
        <w:rPr>
          <w:rtl/>
        </w:rPr>
        <w:t xml:space="preserve">דאורייתא, היינו דמישתרו </w:t>
      </w:r>
      <w:ins w:id="92869" w:author="מנוע מכני" w:date="2026-10-11T12:04:40Z">
        <w:r>
          <w:rPr>
            <w:rtl/>
          </w:rPr>
          <w:t xml:space="preserve">בהם</w:t>
        </w:r>
      </w:ins>
      <w:del w:id="92870" w:author="מנוע מכני" w:date="2026-10-11T12:04:40Z">
        <w:r>
          <w:rPr>
            <w:rtl/>
          </w:rPr>
          <w:delText xml:space="preserve">בהו</w:delText>
        </w:r>
      </w:del>
      <w:r>
        <w:rPr>
          <w:rtl/>
        </w:rPr>
        <w:t xml:space="preserve"> כלאים, </w:t>
      </w:r>
    </w:p>
    <w:p w:rsidR="00DA63EC" w:rsidRDefault="00DA63EC" w:rsidP="00DA63EC">
      <w:pPr>
        <w:tabs>
          <w:tab w:val="center" w:pos="2835"/>
        </w:tabs>
        <w:rPr>
          <w:rtl/>
        </w:rPr>
      </w:pPr>
      <w:ins w:id="96137" w:author="מנוע מכני" w:date="2026-10-11T12:04:40Z">
        <w:r>
          <w:rPr>
            <w:rFonts w:hint="cs"/>
            <w:rtl/>
          </w:rPr>
          <w:t xml:space="preserve">אם </w:t>
        </w:r>
      </w:ins>
      <w:del w:id="96138" w:author="מנוע מכני" w:date="2026-10-11T12:04:40Z">
        <w:r>
          <w:rPr>
            <w:rFonts w:hint="cs"/>
            <w:rtl/>
          </w:rPr>
          <w:delText xml:space="preserve">אי </w:delText>
        </w:r>
      </w:del>
      <w:r>
        <w:rPr>
          <w:rtl/>
        </w:rPr>
        <w:t xml:space="preserve">דרבנן, </w:t>
      </w:r>
      <w:ins w:id="97373" w:author="מנוע מכני" w:date="2026-10-11T12:04:40Z">
        <w:r>
          <w:rPr>
            <w:rtl/>
          </w:rPr>
          <w:t xml:space="preserve">איך</w:t>
        </w:r>
      </w:ins>
      <w:del w:id="97374" w:author="מנוע מכני" w:date="2026-10-11T12:04:40Z">
        <w:r>
          <w:rPr>
            <w:rtl/>
          </w:rPr>
          <w:delText xml:space="preserve">היכי</w:delText>
        </w:r>
      </w:del>
      <w:r>
        <w:rPr>
          <w:rtl/>
        </w:rPr>
        <w:t xml:space="preserve"> מישתרי </w:t>
      </w:r>
      <w:ins w:id="92871" w:author="מנוע מכני" w:date="2026-10-11T12:04:40Z">
        <w:r>
          <w:rPr>
            <w:rtl/>
          </w:rPr>
          <w:t xml:space="preserve">בהם</w:t>
        </w:r>
      </w:ins>
      <w:del w:id="92872" w:author="מנוע מכני" w:date="2026-10-11T12:04:40Z">
        <w:r>
          <w:rPr>
            <w:rtl/>
          </w:rPr>
          <w:delText xml:space="preserve">בהו</w:delText>
        </w:r>
      </w:del>
      <w:r>
        <w:rPr>
          <w:rtl/>
        </w:rPr>
        <w:t xml:space="preserve"> כלאים? אימא:</w:t>
      </w:r>
      <w:r w:rsidRPr="00A563E0">
        <w:rPr>
          <w:rStyle w:val="afffff0"/>
          <w:rtl/>
        </w:rPr>
        <w:t xml:space="preserve"> </w:t>
      </w:r>
      <w:r w:rsidRPr="00A563E0">
        <w:rPr>
          <w:rStyle w:val="afffff0"/>
          <w:rFonts w:hint="cs"/>
          <w:rtl/>
        </w:rPr>
        <w:t>'</w:t>
      </w:r>
      <w:r w:rsidRPr="00A563E0">
        <w:rPr>
          <w:rStyle w:val="afffff0"/>
          <w:rtl/>
        </w:rPr>
        <w:t>או צמר או פשתים</w:t>
      </w:r>
      <w:r w:rsidRPr="00A563E0">
        <w:rPr>
          <w:rStyle w:val="afffff0"/>
          <w:rFonts w:hint="cs"/>
          <w:rtl/>
        </w:rPr>
        <w:t>'</w:t>
      </w:r>
      <w:r w:rsidRPr="00A563E0">
        <w:rPr>
          <w:rStyle w:val="afffff0"/>
          <w:rtl/>
        </w:rPr>
        <w:t>.</w:t>
      </w:r>
    </w:p>
    <w:p w:rsidR="00DA63EC" w:rsidRDefault="00DA63EC" w:rsidP="00DA63EC">
      <w:pPr>
        <w:tabs>
          <w:tab w:val="center" w:pos="2835"/>
        </w:tabs>
        <w:rPr>
          <w:rtl/>
        </w:rPr>
      </w:pPr>
      <w:r>
        <w:rPr>
          <w:rFonts w:hint="cs"/>
          <w:rtl/>
        </w:rPr>
        <w:t>ה</w:t>
      </w:r>
      <w:r>
        <w:rPr>
          <w:rtl/>
        </w:rPr>
        <w:t>"</w:t>
      </w:r>
      <w:r>
        <w:rPr>
          <w:rFonts w:hint="cs"/>
          <w:rtl/>
        </w:rPr>
        <w:t>נ</w:t>
      </w:r>
      <w:r>
        <w:rPr>
          <w:rtl/>
        </w:rPr>
        <w:t xml:space="preserve"> </w:t>
      </w:r>
      <w:ins w:id="97375" w:author="מנוע מכני" w:date="2026-10-11T12:04:40Z">
        <w:r>
          <w:rPr>
            <w:rtl/>
          </w:rPr>
          <w:t xml:space="preserve">מסתבר</w:t>
        </w:r>
      </w:ins>
      <w:del w:id="97376" w:author="מנוע מכני" w:date="2026-10-11T12:04:40Z">
        <w:r>
          <w:rPr>
            <w:rtl/>
          </w:rPr>
          <w:delText xml:space="preserve">מסתברא</w:delText>
        </w:r>
      </w:del>
      <w:r>
        <w:rPr>
          <w:rtl/>
        </w:rPr>
        <w:t xml:space="preserve">, דקתני סיפא: הן במינן פוטרין, שלא במינן אין פוטרין</w:t>
      </w:r>
      <w:ins w:id="94589" w:author="מנוע מכני" w:date="2026-10-11T12:04:40Z">
        <w:r>
          <w:rPr>
            <w:rtl/>
          </w:rPr>
          <w:t xml:space="preserve">,</w:t>
        </w:r>
      </w:ins>
      <w:del w:id="9459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א</w:t>
      </w:r>
      <w:r>
        <w:rPr>
          <w:rtl/>
        </w:rPr>
        <w:t>"</w:t>
      </w:r>
      <w:r>
        <w:rPr>
          <w:rFonts w:hint="cs"/>
          <w:rtl/>
        </w:rPr>
        <w:t xml:space="preserve">א מדרבנן </w:t>
      </w:r>
      <w:r>
        <w:rPr>
          <w:rtl/>
        </w:rPr>
        <w:t xml:space="preserve">היינו דמיפטרו במינן, אלא </w:t>
      </w:r>
      <w:ins w:id="96139" w:author="מנוע מכני" w:date="2026-10-11T12:04:40Z">
        <w:r>
          <w:rPr>
            <w:rtl/>
          </w:rPr>
          <w:t xml:space="preserve">אם </w:t>
        </w:r>
      </w:ins>
      <w:del w:id="96140" w:author="מנוע מכני" w:date="2026-10-11T12:04:40Z">
        <w:r>
          <w:rPr>
            <w:rtl/>
          </w:rPr>
          <w:delText xml:space="preserve">אי </w:delText>
        </w:r>
      </w:del>
      <w:r>
        <w:rPr>
          <w:rtl/>
        </w:rPr>
        <w:t xml:space="preserve">דאורייתא, צמר ופשתים הוא דפטר!</w:t>
      </w:r>
    </w:p>
    <w:p w:rsidR="00DA63EC" w:rsidRDefault="00DA63EC" w:rsidP="00DA63EC">
      <w:pPr>
        <w:tabs>
          <w:tab w:val="center" w:pos="2835"/>
        </w:tabs>
        <w:rPr>
          <w:rtl/>
        </w:rPr>
      </w:pPr>
      <w:ins w:id="96141" w:author="מנוע מכני" w:date="2026-10-11T12:04:40Z">
        <w:r>
          <w:rPr>
            <w:rtl/>
          </w:rPr>
          <w:t xml:space="preserve">אם </w:t>
        </w:r>
      </w:ins>
      <w:del w:id="96142" w:author="מנוע מכני" w:date="2026-10-11T12:04:40Z">
        <w:r>
          <w:rPr>
            <w:rtl/>
          </w:rPr>
          <w:delText xml:space="preserve">אי </w:delText>
        </w:r>
      </w:del>
      <w:r>
        <w:rPr>
          <w:rtl/>
        </w:rPr>
        <w:t xml:space="preserve">משום הא </w:t>
      </w:r>
      <w:r>
        <w:rPr>
          <w:rtl/>
        </w:rPr>
        <w:t xml:space="preserve">לא</w:t>
      </w:r>
      <w:r>
        <w:rPr>
          <w:rtl/>
        </w:rPr>
        <w:t xml:space="preserve"> איריא, </w:t>
      </w:r>
      <w:r>
        <w:rPr>
          <w:rStyle w:val="2fb"/>
          <w:rtl/>
        </w:rPr>
        <w:t xml:space="preserve">כדרבא</w:t>
      </w:r>
      <w:r>
        <w:rPr>
          <w:rtl/>
        </w:rPr>
        <w:t xml:space="preserve">, </w:t>
      </w:r>
      <w:r>
        <w:rPr>
          <w:rFonts w:hint="cs"/>
          <w:rtl/>
        </w:rPr>
        <w:t>ד</w:t>
      </w:r>
      <w:r>
        <w:rPr>
          <w:rtl/>
        </w:rPr>
        <w:t>רמי, כתיב:</w:t>
      </w:r>
      <w:r w:rsidRPr="00A563E0">
        <w:rPr>
          <w:rStyle w:val="afffff0"/>
          <w:rtl/>
        </w:rPr>
        <w:t xml:space="preserve"> </w:t>
      </w:r>
      <w:r w:rsidRPr="00A563E0">
        <w:rPr>
          <w:rStyle w:val="afffff0"/>
          <w:rFonts w:hint="cs"/>
          <w:rtl/>
        </w:rPr>
        <w:t>'</w:t>
      </w:r>
      <w:ins w:id="90541" w:author="Claude - סמנטי" w:date="2026-10-11T12:27:00Z">
        <w:r>
          <w:rPr>
            <w:rStyle w:val="afffff0"/>
            <w:rtl/>
          </w:rPr>
          <w:t xml:space="preserve">הַכָּנָף</w:t>
        </w:r>
      </w:ins>
      <w:del w:id="90542" w:author="Claude - סמנטי" w:date="2026-10-11T12:27:00Z">
        <w:r w:rsidRPr="00A563E0">
          <w:rPr>
            <w:rStyle w:val="afffff0"/>
            <w:rtl/>
          </w:rPr>
          <w:delText xml:space="preserve">הכנף</w:delText>
        </w:r>
      </w:del>
      <w:r w:rsidRPr="00A563E0">
        <w:rPr>
          <w:rStyle w:val="afffff0"/>
          <w:rFonts w:hint="cs"/>
          <w:rtl/>
        </w:rPr>
        <w:t>'</w:t>
      </w:r>
      <w:r w:rsidRPr="00A563E0">
        <w:rPr>
          <w:rStyle w:val="afffff0"/>
          <w:rtl/>
        </w:rPr>
        <w:t xml:space="preserve"> </w:t>
      </w:r>
      <w:r>
        <w:rPr>
          <w:rtl/>
        </w:rPr>
        <w:t>- מין כנף, וכתיב:</w:t>
      </w:r>
      <w:r w:rsidRPr="00A563E0">
        <w:rPr>
          <w:rStyle w:val="afffff0"/>
          <w:rtl/>
        </w:rPr>
        <w:t xml:space="preserve"> </w:t>
      </w:r>
      <w:r w:rsidRPr="00A563E0">
        <w:rPr>
          <w:rStyle w:val="afffff0"/>
          <w:rFonts w:hint="cs"/>
          <w:rtl/>
        </w:rPr>
        <w:t>'</w:t>
      </w:r>
      <w:ins w:id="90539" w:author="Claude - סמנטי" w:date="2026-10-11T12:27:00Z">
        <w:r>
          <w:rPr>
            <w:rStyle w:val="afffff0"/>
            <w:rtl/>
          </w:rPr>
          <w:t xml:space="preserve">צֶמֶר וּפִשְׁתִּים</w:t>
        </w:r>
      </w:ins>
      <w:del w:id="90540" w:author="Claude - סמנטי" w:date="2026-10-11T12:27:00Z">
        <w:r w:rsidRPr="00A563E0">
          <w:rPr>
            <w:rStyle w:val="afffff0"/>
            <w:rtl/>
          </w:rPr>
          <w:delText xml:space="preserve">צמר ופשתים</w:delText>
        </w:r>
      </w:del>
      <w:r w:rsidRPr="00A563E0">
        <w:rPr>
          <w:rStyle w:val="afffff0"/>
          <w:rFonts w:hint="cs"/>
          <w:rtl/>
        </w:rPr>
        <w:t>'</w:t>
      </w:r>
      <w:r w:rsidRPr="00A563E0">
        <w:rPr>
          <w:rStyle w:val="afffff0"/>
          <w:rtl/>
        </w:rPr>
        <w:t>,</w:t>
      </w:r>
      <w:r>
        <w:rPr>
          <w:rtl/>
        </w:rPr>
        <w:t xml:space="preserve"> </w:t>
      </w:r>
    </w:p>
    <w:p>
      <w:pPr>
        <w:pStyle w:val="38"/>
        <w:rPr>
          <w:ins w:id="99531" w:author="מנוע מכני" w:date="2026-10-11T12:04:40Z"/>
        </w:rPr>
      </w:pPr>
      <w:r w:rsidRPr="00336727">
        <w:t>הא כיצד?</w:t>
      </w:r>
    </w:p>
    <w:p w:rsidR="00DA63EC" w:rsidRDefault="00DA63EC" w:rsidP="00DA63EC">
      <w:pPr>
        <w:rPr>
          <w:rtl/>
        </w:rPr>
      </w:pPr>
      <w:del w:id="99532" w:author="מנוע מכני" w:date="2026-10-11T12:04:40Z">
        <w:r w:rsidRPr="00A563E0">
          <w:rPr>
            <w:rStyle w:val="afffff0"/>
            <w:rtl/>
          </w:rPr>
          <w:delText xml:space="preserve"> </w:delText>
        </w:r>
      </w:del>
      <w:r w:rsidRPr="00A563E0">
        <w:rPr>
          <w:rStyle w:val="afffff0"/>
          <w:rFonts w:hint="cs"/>
          <w:rtl/>
        </w:rPr>
        <w:t>'</w:t>
      </w:r>
      <w:ins w:id="90117" w:author="Claude - סמנטי" w:date="2026-10-11T12:27:00Z">
        <w:r>
          <w:rPr>
            <w:rStyle w:val="afffff0"/>
            <w:rtl/>
          </w:rPr>
          <w:t xml:space="preserve">צֶמֶר וּפִשְׁתִּים</w:t>
        </w:r>
      </w:ins>
      <w:del w:id="90118" w:author="Claude - סמנטי" w:date="2026-10-11T12:27:00Z">
        <w:r w:rsidRPr="00A563E0">
          <w:rPr>
            <w:rStyle w:val="afffff0"/>
            <w:rtl/>
          </w:rPr>
          <w:delText xml:space="preserve">צמר ופשתים</w:delText>
        </w:r>
      </w:del>
      <w:r w:rsidRPr="00A563E0">
        <w:rPr>
          <w:rStyle w:val="afffff0"/>
          <w:rFonts w:hint="cs"/>
          <w:rtl/>
        </w:rPr>
        <w:t>'</w:t>
      </w:r>
      <w:r w:rsidRPr="00A563E0">
        <w:rPr>
          <w:rStyle w:val="afffff0"/>
          <w:rtl/>
        </w:rPr>
        <w:t xml:space="preserve"> </w:t>
      </w:r>
      <w:r w:rsidRPr="00336727">
        <w:rPr>
          <w:rtl/>
        </w:rPr>
        <w:t>- פוטרין בין במינן בין שלא במינן, שאר מינין במינן פוטרין, שלא במינן אין פוטרין.</w:t>
      </w:r>
    </w:p>
    <w:p>
      <w:pPr>
        <w:pStyle w:val="38"/>
        <w:rPr>
          <w:ins w:id="99534" w:author="מנוע מכני" w:date="2026-10-11T12:04:40Z"/>
        </w:rPr>
      </w:pPr>
      <w:del w:id="99533" w:author="מנוע מכני" w:date="2026-10-11T12:04:40Z">
        <w:r w:rsidRPr="00947625">
          <w:delText xml:space="preserve">•</w:delText>
        </w:r>
      </w:del>
      <w:r w:rsidRPr="00947625">
        <w:t xml:space="preserve"> </w:t>
      </w:r>
      <w:r>
        <w:t>ור"</w:t>
      </w:r>
      <w:r>
        <w:t>נ כתדר</w:t>
      </w:r>
      <w:r>
        <w:t>"</w:t>
      </w:r>
      <w:r>
        <w:t>י:</w:t>
      </w:r>
    </w:p>
    <w:p w:rsidR="00DA63EC" w:rsidRDefault="00DA63EC" w:rsidP="00DA63EC">
      <w:pPr>
        <w:tabs>
          <w:tab w:val="center" w:pos="2835"/>
        </w:tabs>
        <w:rPr>
          <w:rtl/>
        </w:rPr>
      </w:pPr>
      <w:del w:id="99535" w:author="מנוע מכני" w:date="2026-10-11T12:04:40Z">
        <w:r>
          <w:rPr>
            <w:rtl/>
          </w:rPr>
          <w:delText xml:space="preserve"> </w:delText>
        </w:r>
      </w:del>
      <w:r>
        <w:rPr>
          <w:rtl/>
        </w:rPr>
        <w:t xml:space="preserve">הואיל ונאמרו בגדים בתורה סתם, ופרט לך הכתוב באחד מהן צמר ופשתים, אף כל צמר ופשתים.</w:t>
      </w:r>
    </w:p>
    <w:p>
      <w:pPr>
        <w:pStyle w:val="38"/>
        <w:rPr>
          <w:ins w:id="99537" w:author="מנוע מכני" w:date="2026-10-11T12:04:40Z"/>
        </w:rPr>
      </w:pPr>
      <w:del w:id="99536" w:author="מנוע מכני" w:date="2026-10-11T12:04:40Z">
        <w:r w:rsidRPr="00947625">
          <w:delText xml:space="preserve">•</w:delText>
        </w:r>
      </w:del>
      <w:r w:rsidRPr="00947625">
        <w:t xml:space="preserve"> </w:t>
      </w:r>
      <w:r>
        <w:t xml:space="preserve">אביי:</w:t>
      </w:r>
    </w:p>
    <w:p w:rsidR="00DA63EC" w:rsidRDefault="00DA63EC" w:rsidP="00DA63EC">
      <w:pPr>
        <w:tabs>
          <w:tab w:val="center" w:pos="2835"/>
        </w:tabs>
        <w:rPr>
          <w:rtl/>
        </w:rPr>
      </w:pPr>
      <w:del w:id="99538" w:author="מנוע מכני" w:date="2026-10-11T12:04:40Z">
        <w:r>
          <w:rPr>
            <w:rtl/>
          </w:rPr>
          <w:delText xml:space="preserve"> </w:delText>
        </w:r>
      </w:del>
      <w:ins w:id="92873" w:author="מנוע מכני" w:date="2026-10-11T12:04:40Z">
        <w:r>
          <w:rPr>
            <w:rtl/>
          </w:rPr>
          <w:t xml:space="preserve">וזה</w:t>
        </w:r>
      </w:ins>
      <w:del w:id="92874" w:author="מנוע מכני" w:date="2026-10-11T12:04:40Z">
        <w:r>
          <w:rPr>
            <w:rtl/>
          </w:rPr>
          <w:delText xml:space="preserve">והאי</w:delText>
        </w:r>
      </w:del>
      <w:r>
        <w:rPr>
          <w:rtl/>
        </w:rPr>
        <w:t xml:space="preserve"> תנא דבי </w:t>
      </w:r>
      <w:r>
        <w:rPr>
          <w:rStyle w:val="2fb"/>
          <w:rtl/>
        </w:rPr>
        <w:t xml:space="preserve">רבי ישמעאל</w:t>
      </w:r>
      <w:r>
        <w:rPr>
          <w:rtl/>
        </w:rPr>
        <w:t xml:space="preserve"> מפקא מאידך </w:t>
      </w:r>
      <w:r>
        <w:rPr>
          <w:rStyle w:val="2fb"/>
          <w:rtl/>
        </w:rPr>
        <w:t xml:space="preserve">ת</w:t>
      </w:r>
      <w:r>
        <w:rPr>
          <w:rStyle w:val="2fb"/>
          <w:rFonts w:hint="cs"/>
          <w:rtl/>
        </w:rPr>
        <w:t>דר</w:t>
      </w:r>
      <w:r>
        <w:rPr>
          <w:rStyle w:val="2fb"/>
          <w:rtl/>
        </w:rPr>
        <w:t>"</w:t>
      </w:r>
      <w:r>
        <w:rPr>
          <w:rStyle w:val="2fb"/>
          <w:rFonts w:hint="cs"/>
          <w:rtl/>
        </w:rPr>
        <w:t>י</w:t>
      </w:r>
      <w:r>
        <w:rPr>
          <w:rtl/>
        </w:rPr>
        <w:t>:</w:t>
      </w:r>
      <w:r w:rsidRPr="00A563E0">
        <w:rPr>
          <w:rStyle w:val="afffff0"/>
          <w:rtl/>
        </w:rPr>
        <w:t xml:space="preserve"> </w:t>
      </w:r>
      <w:r w:rsidRPr="00A563E0">
        <w:rPr>
          <w:rStyle w:val="afffff0"/>
          <w:rFonts w:hint="cs"/>
          <w:rtl/>
        </w:rPr>
        <w:t>'</w:t>
      </w:r>
      <w:r w:rsidRPr="00A563E0">
        <w:rPr>
          <w:rStyle w:val="afffff0"/>
          <w:rtl/>
        </w:rPr>
        <w:t>בגד</w:t>
      </w:r>
      <w:r w:rsidRPr="00A563E0">
        <w:rPr>
          <w:rStyle w:val="afffff0"/>
          <w:rFonts w:hint="cs"/>
          <w:rtl/>
        </w:rPr>
        <w:t>'</w:t>
      </w:r>
      <w:r w:rsidRPr="00A563E0">
        <w:rPr>
          <w:rStyle w:val="afffff0"/>
          <w:rtl/>
        </w:rPr>
        <w:t xml:space="preserve"> </w:t>
      </w:r>
      <w:r>
        <w:rPr>
          <w:rtl/>
        </w:rPr>
        <w:t xml:space="preserve">- אין לי אלא בגד צמר</w:t>
      </w:r>
      <w:ins w:id="94591" w:author="מנוע מכני" w:date="2026-10-11T12:04:40Z">
        <w:r>
          <w:rPr>
            <w:rtl/>
          </w:rPr>
          <w:t xml:space="preserve">,</w:t>
        </w:r>
      </w:ins>
      <w:del w:id="94592" w:author="מנוע מכני" w:date="2026-10-11T12:04:40Z">
        <w:r>
          <w:rPr>
            <w:rtl/>
          </w:rPr>
          <w:delText xml:space="preserve">;</w:delText>
        </w:r>
      </w:del>
      <w:r>
        <w:rPr>
          <w:rtl/>
        </w:rPr>
        <w:t xml:space="preserve"> מנין לרבות צמר גמלים וצמר ארנבים ונוצה של עזים, והכלך והסריקין והשיראין, מנין? </w:t>
      </w:r>
      <w:r>
        <w:rPr>
          <w:rtl/>
        </w:rPr>
        <w:t xml:space="preserve">ת"ל</w:t>
      </w:r>
      <w:r w:rsidRPr="00A563E0">
        <w:rPr>
          <w:rStyle w:val="afffff0"/>
          <w:rtl/>
        </w:rPr>
        <w:t xml:space="preserve"> </w:t>
      </w:r>
      <w:r w:rsidRPr="00A563E0">
        <w:rPr>
          <w:rStyle w:val="afffff0"/>
          <w:rFonts w:hint="cs"/>
          <w:rtl/>
        </w:rPr>
        <w:t>'</w:t>
      </w:r>
      <w:r w:rsidRPr="00A563E0">
        <w:rPr>
          <w:rStyle w:val="afffff0"/>
          <w:rtl/>
        </w:rPr>
        <w:t>או בגד</w:t>
      </w:r>
      <w:r w:rsidRPr="00A563E0">
        <w:rPr>
          <w:rStyle w:val="afffff0"/>
          <w:rFonts w:hint="cs"/>
          <w:rtl/>
        </w:rPr>
        <w:t>'</w:t>
      </w:r>
      <w:r w:rsidRPr="00A563E0">
        <w:rPr>
          <w:rStyle w:val="afffff0"/>
          <w:rtl/>
        </w:rPr>
        <w:t>.</w:t>
      </w:r>
    </w:p>
    <w:p w:rsidR="00DA63EC" w:rsidRDefault="00DA63EC" w:rsidP="00DA63EC">
      <w:pPr>
        <w:pStyle w:val="afff3"/>
        <w:framePr w:wrap="around"/>
        <w:rPr>
          <w:rtl/>
        </w:rPr>
      </w:pPr>
      <w:r>
        <w:rPr>
          <w:rFonts w:hint="cs"/>
          <w:rtl/>
        </w:rPr>
        <w:t>מ.</w:t>
      </w:r>
    </w:p>
    <w:p w:rsidR="00DA63EC" w:rsidRDefault="00DA63EC" w:rsidP="00DA63EC">
      <w:pPr>
        <w:tabs>
          <w:tab w:val="center" w:pos="2835"/>
        </w:tabs>
        <w:rPr>
          <w:rtl/>
        </w:rPr>
      </w:pPr>
    </w:p>
    <w:p>
      <w:pPr>
        <w:pStyle w:val="afffff8"/>
        <w:rPr>
          <w:ins w:id="90523" w:author="קלוד" w:date="2026-10-11T12:32:08Z"/>
        </w:rPr>
      </w:pPr>
      <w:ins w:id="90524" w:author="קלוד" w:date="2026-10-11T12:32:08Z">
        <w:r>
          <w:rPr>
            <w:color w:val="7B3F00"/>
          </w:rPr>
          <w:t xml:space="preserve">סדין בציצית - ב"ש פוטרין, וב"ה מחייבין</w:t>
        </w:r>
      </w:ins>
    </w:p>
    <w:p>
      <w:pPr>
        <w:pStyle w:val="38"/>
        <w:rPr>
          <w:ins w:id="99540" w:author="מנוע מכני" w:date="2026-10-11T12:04:40Z"/>
        </w:rPr>
      </w:pPr>
      <w:del w:id="99539" w:author="מנוע מכני" w:date="2026-10-11T12:04:40Z">
        <w:r w:rsidRPr="00947625">
          <w:delText xml:space="preserve">•</w:delText>
        </w:r>
      </w:del>
      <w:r w:rsidRPr="00947625">
        <w:t xml:space="preserve"> </w:t>
      </w:r>
      <w:r w:rsidRPr="004A7C9A">
        <w:t>ת</w:t>
      </w:r>
      <w:r w:rsidRPr="004A7C9A">
        <w:t>"</w:t>
      </w:r>
      <w:r w:rsidRPr="004A7C9A">
        <w:t>ר</w:t>
      </w:r>
      <w:r>
        <w:t xml:space="preserve">:</w:t>
      </w:r>
    </w:p>
    <w:p w:rsidR="00DA63EC" w:rsidRDefault="00DA63EC" w:rsidP="00DA63EC">
      <w:pPr>
        <w:tabs>
          <w:tab w:val="center" w:pos="2835"/>
        </w:tabs>
        <w:rPr>
          <w:rtl/>
        </w:rPr>
      </w:pPr>
      <w:del w:id="99541" w:author="מנוע מכני" w:date="2026-10-11T12:04:40Z">
        <w:r>
          <w:rPr>
            <w:rtl/>
          </w:rPr>
          <w:delText xml:space="preserve"> </w:delText>
        </w:r>
      </w:del>
      <w:r>
        <w:rPr>
          <w:rtl/>
        </w:rPr>
        <w:t xml:space="preserve">סדין בציצית - </w:t>
      </w:r>
      <w:r>
        <w:rPr>
          <w:rtl/>
        </w:rPr>
        <w:t xml:space="preserve">ב"ש</w:t>
      </w:r>
      <w:r>
        <w:rPr>
          <w:rtl/>
        </w:rPr>
        <w:t xml:space="preserve"> פוטרין, </w:t>
      </w:r>
      <w:r>
        <w:rPr>
          <w:rtl/>
        </w:rPr>
        <w:t xml:space="preserve">וב"ה</w:t>
      </w:r>
      <w:r>
        <w:rPr>
          <w:rtl/>
        </w:rPr>
        <w:t xml:space="preserve"> מחייבין, והלכה כדברי </w:t>
      </w:r>
      <w:r>
        <w:rPr>
          <w:rtl/>
        </w:rPr>
        <w:t xml:space="preserve">ב"ה</w:t>
      </w:r>
      <w:r>
        <w:rPr>
          <w:rtl/>
        </w:rPr>
        <w:t xml:space="preserve">.</w:t>
      </w:r>
    </w:p>
    <w:p>
      <w:pPr>
        <w:pStyle w:val="38"/>
        <w:rPr>
          <w:ins w:id="99542" w:author="מנוע מכני" w:date="2026-10-11T12:04:40Z"/>
        </w:rPr>
      </w:pPr>
      <w:r w:rsidRPr="00E105BC">
        <w:t>אראב</w:t>
      </w:r>
      <w:r w:rsidRPr="00E105BC">
        <w:t>"</w:t>
      </w:r>
      <w:r w:rsidRPr="00E105BC">
        <w:t>צ</w:t>
      </w:r>
      <w:r w:rsidRPr="00E105BC">
        <w:t xml:space="preserve">:</w:t>
      </w:r>
    </w:p>
    <w:p w:rsidR="00DA63EC" w:rsidRPr="00E105BC" w:rsidRDefault="00DA63EC" w:rsidP="00DA63EC">
      <w:pPr>
        <w:tabs>
          <w:tab w:val="center" w:pos="2835"/>
        </w:tabs>
        <w:rPr>
          <w:spacing w:val="-6"/>
          <w:rtl/>
        </w:rPr>
      </w:pPr>
      <w:del w:id="99543" w:author="מנוע מכני" w:date="2026-10-11T12:04:40Z">
        <w:r w:rsidRPr="00E105BC">
          <w:rPr>
            <w:spacing w:val="-6"/>
            <w:rtl/>
          </w:rPr>
          <w:delText xml:space="preserve"> </w:delText>
        </w:r>
      </w:del>
      <w:r w:rsidRPr="00E105BC">
        <w:rPr>
          <w:spacing w:val="-6"/>
          <w:rtl/>
        </w:rPr>
        <w:t xml:space="preserve">והלא כל המטיל תכלת בירושלים אינו אלא מן המתמיהין!</w:t>
      </w:r>
      <w:r w:rsidRPr="00E105BC">
        <w:rPr>
          <w:rFonts w:hint="cs"/>
          <w:spacing w:val="-6"/>
          <w:rtl/>
        </w:rPr>
        <w:t xml:space="preserve"> ומה דאסרוה לפי שאין בקיאין </w:t>
      </w:r>
    </w:p>
    <w:p>
      <w:pPr>
        <w:pStyle w:val="38"/>
        <w:rPr>
          <w:ins w:id="99544" w:author="מנוע מכני" w:date="2026-10-11T12:04:40Z"/>
        </w:rPr>
      </w:pPr>
      <w:r w:rsidRPr="00336727">
        <w:t>וא</w:t>
      </w:r>
      <w:r w:rsidRPr="00336727">
        <w:t>"</w:t>
      </w:r>
      <w:r w:rsidRPr="00336727">
        <w:t xml:space="preserve">א</w:t>
      </w:r>
    </w:p>
    <w:p w:rsidR="00DA63EC" w:rsidRDefault="00DA63EC" w:rsidP="00DA63EC">
      <w:pPr>
        <w:rPr>
          <w:rtl/>
        </w:rPr>
      </w:pPr>
      <w:del w:id="99545" w:author="מנוע מכני" w:date="2026-10-11T12:04:40Z">
        <w:r w:rsidRPr="00336727">
          <w:rPr>
            <w:rFonts w:hint="cs"/>
            <w:rtl/>
          </w:rPr>
          <w:delText xml:space="preserve"> </w:delText>
        </w:r>
      </w:del>
      <w:r w:rsidRPr="00336727">
        <w:rPr>
          <w:rFonts w:hint="cs"/>
          <w:rtl/>
        </w:rPr>
        <w:t xml:space="preserve">שיבואו עשרה ויצאו לשוק ויפרסמו דכ</w:t>
      </w:r>
      <w:r w:rsidRPr="00336727">
        <w:rPr>
          <w:rtl/>
        </w:rPr>
        <w:t>"</w:t>
      </w:r>
      <w:r w:rsidRPr="00336727">
        <w:rPr>
          <w:rFonts w:hint="cs"/>
          <w:rtl/>
        </w:rPr>
        <w:t>ש שיתמההו וא</w:t>
      </w:r>
      <w:r w:rsidRPr="00336727">
        <w:rPr>
          <w:rtl/>
        </w:rPr>
        <w:t>"</w:t>
      </w:r>
      <w:r w:rsidRPr="00336727">
        <w:rPr>
          <w:rFonts w:hint="cs"/>
          <w:rtl/>
        </w:rPr>
        <w:t xml:space="preserve">א לדרוש בפירקא גזירה משום קלא אילן </w:t>
      </w:r>
    </w:p>
    <w:p w:rsidR="00DA63EC" w:rsidRDefault="00DA63EC" w:rsidP="00DA63EC">
      <w:pPr>
        <w:tabs>
          <w:tab w:val="center" w:pos="2835"/>
        </w:tabs>
        <w:rPr>
          <w:rtl/>
        </w:rPr>
      </w:pPr>
      <w:r>
        <w:rPr>
          <w:rFonts w:hint="cs"/>
          <w:rtl/>
        </w:rPr>
        <w:t xml:space="preserve">ואינו דומה ללבן כיון דאפשר במינן </w:t>
      </w:r>
      <w:r>
        <w:rPr>
          <w:rFonts w:hint="cs"/>
          <w:rtl/>
        </w:rPr>
        <w:t xml:space="preserve">לא</w:t>
      </w:r>
      <w:r>
        <w:rPr>
          <w:rFonts w:hint="cs"/>
          <w:rtl/>
        </w:rPr>
        <w:t xml:space="preserve"> </w:t>
      </w:r>
      <w:r>
        <w:rPr>
          <w:rStyle w:val="2fb"/>
          <w:rFonts w:hint="cs"/>
          <w:rtl/>
        </w:rPr>
        <w:t xml:space="preserve">כדר</w:t>
      </w:r>
      <w:r>
        <w:rPr>
          <w:rStyle w:val="2fb"/>
          <w:rtl/>
        </w:rPr>
        <w:t>"</w:t>
      </w:r>
      <w:r>
        <w:rPr>
          <w:rStyle w:val="2fb"/>
          <w:rFonts w:hint="cs"/>
          <w:rtl/>
        </w:rPr>
        <w:t xml:space="preserve">ל</w:t>
      </w:r>
      <w:r>
        <w:rPr>
          <w:rFonts w:hint="cs"/>
          <w:rtl/>
        </w:rPr>
        <w:t xml:space="preserve"> </w:t>
      </w:r>
      <w:r>
        <w:rPr>
          <w:rStyle w:val="2fb"/>
          <w:rFonts w:hint="cs"/>
          <w:rtl/>
        </w:rPr>
        <w:t xml:space="preserve">דאר</w:t>
      </w:r>
      <w:r>
        <w:rPr>
          <w:rStyle w:val="2fb"/>
          <w:rtl/>
        </w:rPr>
        <w:t>"</w:t>
      </w:r>
      <w:r>
        <w:rPr>
          <w:rStyle w:val="2fb"/>
          <w:rFonts w:hint="cs"/>
          <w:rtl/>
        </w:rPr>
        <w:t xml:space="preserve">ל</w:t>
      </w:r>
      <w:r>
        <w:rPr>
          <w:rFonts w:hint="cs"/>
          <w:rtl/>
        </w:rPr>
        <w:t xml:space="preserve"> כל מקום שאתה מוצא עשה ול</w:t>
      </w:r>
      <w:r>
        <w:rPr>
          <w:rtl/>
        </w:rPr>
        <w:t>"</w:t>
      </w:r>
      <w:r>
        <w:rPr>
          <w:rFonts w:hint="cs"/>
          <w:rtl/>
        </w:rPr>
        <w:t xml:space="preserve">ת אי </w:t>
      </w:r>
      <w:r w:rsidRPr="00E105BC">
        <w:rPr>
          <w:rFonts w:hint="cs"/>
          <w:spacing w:val="-6"/>
          <w:rtl/>
        </w:rPr>
        <w:t xml:space="preserve">אתה יכול לקיים שניהם מוטב </w:t>
      </w:r>
      <w:ins w:id="96143" w:author="מנוע מכני" w:date="2026-10-11T12:04:40Z">
        <w:r>
          <w:rPr>
            <w:rFonts w:hint="cs"/>
            <w:spacing w:val="-6"/>
            <w:rtl/>
          </w:rPr>
          <w:t xml:space="preserve">ואם </w:t>
        </w:r>
      </w:ins>
      <w:del w:id="96144" w:author="מנוע מכני" w:date="2026-10-11T12:04:40Z">
        <w:r w:rsidRPr="00E105BC">
          <w:rPr>
            <w:rFonts w:hint="cs"/>
            <w:spacing w:val="-6"/>
            <w:rtl/>
          </w:rPr>
          <w:delText xml:space="preserve">ואי </w:delText>
        </w:r>
      </w:del>
      <w:ins w:id="91237" w:author="מנוע מכני" w:date="2026-10-11T12:04:40Z">
        <w:r>
          <w:rPr>
            <w:rFonts w:hint="cs"/>
            <w:spacing w:val="-6"/>
            <w:rtl/>
          </w:rPr>
          <w:t xml:space="preserve">לא</w:t>
        </w:r>
      </w:ins>
      <w:del w:id="91238" w:author="מנוע מכני" w:date="2026-10-11T12:04:40Z">
        <w:r w:rsidRPr="00E105BC">
          <w:rPr>
            <w:rFonts w:hint="cs"/>
            <w:spacing w:val="-6"/>
            <w:rtl/>
          </w:rPr>
          <w:delText xml:space="preserve">לאו</w:delText>
        </w:r>
      </w:del>
      <w:r w:rsidRPr="00E105BC">
        <w:rPr>
          <w:rFonts w:hint="cs"/>
          <w:spacing w:val="-6"/>
          <w:rtl/>
        </w:rPr>
        <w:t xml:space="preserve"> יבוא עשה וידחה ל</w:t>
      </w:r>
      <w:r w:rsidRPr="00E105BC">
        <w:rPr>
          <w:spacing w:val="-6"/>
          <w:rtl/>
        </w:rPr>
        <w:t>"</w:t>
      </w:r>
      <w:r w:rsidRPr="00E105BC">
        <w:rPr>
          <w:rFonts w:hint="cs"/>
          <w:spacing w:val="-6"/>
          <w:rtl/>
        </w:rPr>
        <w:t>ת וא</w:t>
      </w:r>
      <w:r w:rsidRPr="00E105BC">
        <w:rPr>
          <w:spacing w:val="-6"/>
          <w:rtl/>
        </w:rPr>
        <w:t>"</w:t>
      </w:r>
      <w:r w:rsidRPr="00E105BC">
        <w:rPr>
          <w:rFonts w:hint="cs"/>
          <w:spacing w:val="-6"/>
          <w:rtl/>
        </w:rPr>
        <w:t xml:space="preserve">א לבדוק גזירה משום טעימה </w:t>
      </w:r>
    </w:p>
    <w:p>
      <w:pPr>
        <w:pStyle w:val="38"/>
        <w:rPr>
          <w:ins w:id="99546" w:author="מנוע מכני" w:date="2026-10-11T12:04:40Z"/>
        </w:rPr>
      </w:pPr>
      <w:r w:rsidRPr="00FE0BA2">
        <w:t>ו</w:t>
      </w:r>
      <w:r>
        <w:t>דחי</w:t>
      </w:r>
      <w:r w:rsidR="005608A0">
        <w:t>'</w:t>
      </w:r>
    </w:p>
    <w:p w:rsidR="00DA63EC" w:rsidRDefault="00DA63EC" w:rsidP="00DA63EC">
      <w:pPr>
        <w:tabs>
          <w:tab w:val="center" w:pos="2835"/>
        </w:tabs>
        <w:rPr>
          <w:rtl/>
        </w:rPr>
      </w:pPr>
      <w:del w:id="99547" w:author="מנוע מכני" w:date="2026-10-11T12:04:40Z">
        <w:r>
          <w:rPr>
            <w:rFonts w:hint="cs"/>
            <w:rtl/>
          </w:rPr>
          <w:delText xml:space="preserve"> </w:delText>
        </w:r>
      </w:del>
      <w:r>
        <w:rPr>
          <w:rFonts w:hint="cs"/>
          <w:rtl/>
        </w:rPr>
        <w:t xml:space="preserve">דא</w:t>
      </w:r>
      <w:r>
        <w:rPr>
          <w:rtl/>
        </w:rPr>
        <w:t>"</w:t>
      </w:r>
      <w:r>
        <w:rPr>
          <w:rFonts w:hint="cs"/>
          <w:rtl/>
        </w:rPr>
        <w:t xml:space="preserve">כ</w:t>
      </w:r>
      <w:r>
        <w:rPr>
          <w:rFonts w:hint="cs"/>
          <w:rtl/>
        </w:rPr>
        <w:t xml:space="preserve"> לכתוב על דיסקא וליסמוך וכ</w:t>
      </w:r>
      <w:r>
        <w:rPr>
          <w:rtl/>
        </w:rPr>
        <w:t>"</w:t>
      </w:r>
      <w:r>
        <w:rPr>
          <w:rFonts w:hint="cs"/>
          <w:rtl/>
        </w:rPr>
        <w:t>ש מחמץ בפסח ויוה</w:t>
      </w:r>
      <w:r>
        <w:rPr>
          <w:rtl/>
        </w:rPr>
        <w:t>"</w:t>
      </w:r>
      <w:r>
        <w:rPr>
          <w:rFonts w:hint="cs"/>
          <w:rtl/>
        </w:rPr>
        <w:t xml:space="preserve">כ דבכרת דסמכי' אדיסקא </w:t>
      </w:r>
    </w:p>
    <w:p w:rsidR="00DA63EC" w:rsidRDefault="00DA63EC" w:rsidP="00DA63EC">
      <w:pPr>
        <w:pStyle w:val="afff3"/>
        <w:framePr w:wrap="around"/>
        <w:rPr>
          <w:rtl/>
        </w:rPr>
      </w:pPr>
      <w:r>
        <w:rPr>
          <w:rFonts w:hint="cs"/>
          <w:rtl/>
        </w:rPr>
        <w:lastRenderedPageBreak/>
        <w:t>מ:</w:t>
      </w:r>
    </w:p>
    <w:p>
      <w:pPr>
        <w:pStyle w:val="38"/>
        <w:rPr>
          <w:ins w:id="99548" w:author="מנוע מכני" w:date="2026-10-11T12:04:40Z"/>
        </w:rPr>
      </w:pPr>
      <w:r w:rsidRPr="00336727">
        <w:t>אלא</w:t>
      </w:r>
      <w:r w:rsidRPr="00336727">
        <w:t xml:space="preserve"> </w:t>
      </w:r>
      <w:r w:rsidRPr="00336727">
        <w:t xml:space="preserve">רבא:</w:t>
      </w:r>
    </w:p>
    <w:p w:rsidR="00DA63EC" w:rsidRDefault="00DA63EC" w:rsidP="00DA63EC">
      <w:pPr>
        <w:rPr>
          <w:rtl/>
        </w:rPr>
      </w:pPr>
      <w:del w:id="99549" w:author="מנוע מכני" w:date="2026-10-11T12:04:40Z">
        <w:r w:rsidRPr="00336727">
          <w:rPr>
            <w:rtl/>
          </w:rPr>
          <w:delText xml:space="preserve"> </w:delText>
        </w:r>
      </w:del>
      <w:ins w:id="91239" w:author="מנוע מכני" w:date="2026-10-11T12:04:40Z">
        <w:r>
          <w:rPr>
            <w:rFonts w:hint="cs"/>
            <w:rtl/>
          </w:rPr>
          <w:t xml:space="preserve">כדאמרו</w:t>
        </w:r>
      </w:ins>
      <w:del w:id="91240" w:author="מנוע מכני" w:date="2026-10-11T12:04:40Z">
        <w:r w:rsidRPr="00336727">
          <w:rPr>
            <w:rFonts w:hint="cs"/>
            <w:rtl/>
          </w:rPr>
          <w:delText xml:space="preserve">כדאמרי</w:delText>
        </w:r>
      </w:del>
      <w:r w:rsidRPr="00336727">
        <w:rPr>
          <w:rFonts w:hint="cs"/>
          <w:rtl/>
        </w:rPr>
        <w:t xml:space="preserve"> במערבא </w:t>
      </w:r>
      <w:r w:rsidRPr="00336727">
        <w:rPr>
          <w:rStyle w:val="2fb"/>
          <w:rFonts w:hint="cs"/>
          <w:rtl/>
        </w:rPr>
        <w:t xml:space="preserve">מר</w:t>
      </w:r>
      <w:r w:rsidRPr="00336727">
        <w:rPr>
          <w:rStyle w:val="2fb"/>
          <w:rtl/>
        </w:rPr>
        <w:t>"</w:t>
      </w:r>
      <w:r w:rsidRPr="00336727">
        <w:rPr>
          <w:rStyle w:val="2fb"/>
          <w:rFonts w:hint="cs"/>
          <w:rtl/>
        </w:rPr>
        <w:t>ז</w:t>
      </w:r>
      <w:r w:rsidRPr="00336727">
        <w:rPr>
          <w:rtl/>
        </w:rPr>
        <w:t>: שמא יקרע סדינו בתוך ג' ויתפרנו, והתורה אמרה:</w:t>
      </w:r>
      <w:r w:rsidRPr="00A563E0">
        <w:rPr>
          <w:rStyle w:val="afffff0"/>
          <w:rtl/>
        </w:rPr>
        <w:t xml:space="preserve"> </w:t>
      </w:r>
      <w:r w:rsidRPr="00A563E0">
        <w:rPr>
          <w:rStyle w:val="afffff0"/>
          <w:rFonts w:hint="cs"/>
          <w:rtl/>
        </w:rPr>
        <w:t>'</w:t>
      </w:r>
      <w:r w:rsidRPr="00A563E0">
        <w:rPr>
          <w:rStyle w:val="afffff0"/>
          <w:rtl/>
        </w:rPr>
        <w:t>תעשה</w:t>
      </w:r>
      <w:r w:rsidRPr="00A563E0">
        <w:rPr>
          <w:rStyle w:val="afffff0"/>
          <w:rFonts w:hint="cs"/>
          <w:rtl/>
        </w:rPr>
        <w:t>'</w:t>
      </w:r>
      <w:r w:rsidRPr="00A563E0">
        <w:rPr>
          <w:rStyle w:val="afffff0"/>
          <w:rtl/>
        </w:rPr>
        <w:t xml:space="preserve"> </w:t>
      </w:r>
      <w:r w:rsidRPr="00336727">
        <w:rPr>
          <w:rtl/>
        </w:rPr>
        <w:t>ולא מן העשוי</w:t>
      </w:r>
    </w:p>
    <w:p w:rsidR="00DA63EC" w:rsidRDefault="00DA63EC" w:rsidP="00DA63EC">
      <w:pPr>
        <w:tabs>
          <w:tab w:val="center" w:pos="2835"/>
        </w:tabs>
        <w:rPr>
          <w:rtl/>
        </w:rPr>
      </w:pPr>
      <w:r>
        <w:rPr>
          <w:rtl/>
        </w:rPr>
        <w:t xml:space="preserve">שרא </w:t>
      </w:r>
      <w:r>
        <w:rPr>
          <w:rStyle w:val="2fb"/>
          <w:rtl/>
        </w:rPr>
        <w:t xml:space="preserve">רבי זירא</w:t>
      </w:r>
      <w:r>
        <w:rPr>
          <w:rtl/>
        </w:rPr>
        <w:t xml:space="preserve"> לסדיניה.</w:t>
      </w:r>
    </w:p>
    <w:p>
      <w:pPr>
        <w:pStyle w:val="38"/>
        <w:rPr>
          <w:ins w:id="99551" w:author="מנוע מכני" w:date="2026-10-11T12:04:40Z"/>
        </w:rPr>
      </w:pPr>
      <w:del w:id="99550" w:author="מנוע מכני" w:date="2026-10-11T12:04:40Z">
        <w:r w:rsidRPr="00947625">
          <w:delText xml:space="preserve">•</w:delText>
        </w:r>
      </w:del>
      <w:r w:rsidRPr="00947625">
        <w:t xml:space="preserve"> </w:t>
      </w:r>
      <w:r>
        <w:t>ר</w:t>
      </w:r>
      <w:r>
        <w:t>"</w:t>
      </w:r>
      <w:r>
        <w:t>ז</w:t>
      </w:r>
      <w:r>
        <w:t xml:space="preserve">:</w:t>
      </w:r>
    </w:p>
    <w:p w:rsidR="00DA63EC" w:rsidRDefault="00DA63EC" w:rsidP="00DA63EC">
      <w:pPr>
        <w:tabs>
          <w:tab w:val="center" w:pos="2835"/>
        </w:tabs>
        <w:rPr>
          <w:rtl/>
        </w:rPr>
      </w:pPr>
      <w:del w:id="99552" w:author="מנוע מכני" w:date="2026-10-11T12:04:40Z">
        <w:r>
          <w:rPr>
            <w:rtl/>
          </w:rPr>
          <w:delText xml:space="preserve"> </w:delText>
        </w:r>
      </w:del>
      <w:r>
        <w:rPr>
          <w:rtl/>
        </w:rPr>
        <w:t xml:space="preserve">גזירה </w:t>
      </w:r>
      <w:ins w:id="91241" w:author="מנוע מכני" w:date="2026-10-11T12:04:40Z">
        <w:r>
          <w:rPr>
            <w:rtl/>
          </w:rPr>
          <w:t xml:space="preserve">גם</w:t>
        </w:r>
      </w:ins>
      <w:del w:id="91242" w:author="מנוע מכני" w:date="2026-10-11T12:04:40Z">
        <w:r>
          <w:rPr>
            <w:rtl/>
          </w:rPr>
          <w:delText xml:space="preserve">נמי</w:delText>
        </w:r>
      </w:del>
      <w:r>
        <w:rPr>
          <w:rtl/>
        </w:rPr>
        <w:t xml:space="preserve"> משום כסות לילה.</w:t>
      </w:r>
    </w:p>
    <w:p>
      <w:pPr>
        <w:pStyle w:val="afffff8"/>
        <w:rPr>
          <w:ins w:id="90521" w:author="קלוד" w:date="2026-10-11T12:32:08Z"/>
        </w:rPr>
      </w:pPr>
      <w:ins w:id="90522" w:author="קלוד" w:date="2026-10-11T12:32:08Z">
        <w:r>
          <w:rPr>
            <w:color w:val="7B3F00"/>
          </w:rPr>
          <w:t xml:space="preserve">טלית של בגד וכנפיה של עור - אחר העיקר</w:t>
        </w:r>
      </w:ins>
    </w:p>
    <w:p>
      <w:pPr>
        <w:pStyle w:val="38"/>
        <w:rPr>
          <w:ins w:id="99554" w:author="מנוע מכני" w:date="2026-10-11T12:04:40Z"/>
        </w:rPr>
      </w:pPr>
      <w:del w:id="99553" w:author="מנוע מכני" w:date="2026-10-11T12:04:40Z">
        <w:r w:rsidRPr="00947625">
          <w:delText xml:space="preserve">•</w:delText>
        </w:r>
      </w:del>
      <w:r w:rsidRPr="00947625">
        <w:t xml:space="preserve"> </w:t>
      </w:r>
      <w:r>
        <w:t xml:space="preserve">רבא:</w:t>
      </w:r>
    </w:p>
    <w:p w:rsidR="00DA63EC" w:rsidRDefault="00DA63EC" w:rsidP="00DA63EC">
      <w:pPr>
        <w:tabs>
          <w:tab w:val="center" w:pos="2835"/>
        </w:tabs>
        <w:rPr>
          <w:rtl/>
        </w:rPr>
      </w:pPr>
      <w:del w:id="99555" w:author="מנוע מכני" w:date="2026-10-11T12:04:40Z">
        <w:r>
          <w:rPr>
            <w:rtl/>
          </w:rPr>
          <w:delText xml:space="preserve"> </w:delText>
        </w:r>
      </w:del>
      <w:r>
        <w:rPr>
          <w:rtl/>
        </w:rPr>
        <w:t xml:space="preserve">הא </w:t>
      </w:r>
      <w:ins w:id="91243" w:author="מנוע מכני" w:date="2026-10-11T12:04:40Z">
        <w:r>
          <w:rPr>
            <w:rtl/>
          </w:rPr>
          <w:t xml:space="preserve">דבר</w:t>
        </w:r>
      </w:ins>
      <w:del w:id="91244" w:author="מנוע מכני" w:date="2026-10-11T12:04:40Z">
        <w:r>
          <w:rPr>
            <w:rtl/>
          </w:rPr>
          <w:delText xml:space="preserve">מילתא</w:delText>
        </w:r>
      </w:del>
      <w:r>
        <w:rPr>
          <w:rFonts w:hint="cs"/>
          <w:rtl/>
        </w:rPr>
        <w:t xml:space="preserve"> ואיתמר במערבא </w:t>
      </w:r>
      <w:r>
        <w:rPr>
          <w:rStyle w:val="2fb"/>
          <w:rFonts w:hint="cs"/>
          <w:rtl/>
        </w:rPr>
        <w:t xml:space="preserve">מדר</w:t>
      </w:r>
      <w:r>
        <w:rPr>
          <w:rStyle w:val="2fb"/>
          <w:rtl/>
        </w:rPr>
        <w:t>"</w:t>
      </w:r>
      <w:r>
        <w:rPr>
          <w:rStyle w:val="2fb"/>
          <w:rFonts w:hint="cs"/>
          <w:rtl/>
        </w:rPr>
        <w:t>ז</w:t>
      </w:r>
      <w:r>
        <w:rPr>
          <w:rtl/>
        </w:rPr>
        <w:t xml:space="preserve">: היא של בגד וכנפיה של עור - חייבת, </w:t>
      </w:r>
    </w:p>
    <w:p w:rsidR="00DA63EC" w:rsidRDefault="00DA63EC" w:rsidP="00DA63EC">
      <w:pPr>
        <w:tabs>
          <w:tab w:val="center" w:pos="2835"/>
        </w:tabs>
        <w:rPr>
          <w:rtl/>
        </w:rPr>
      </w:pPr>
      <w:r>
        <w:rPr>
          <w:rtl/>
        </w:rPr>
        <w:tab/>
      </w:r>
      <w:r>
        <w:rPr>
          <w:rtl/>
        </w:rPr>
        <w:tab/>
      </w:r>
      <w:del w:id="90110" w:author="מנוע מכני" w:date="2026-10-11T12:04:40Z">
        <w:r>
          <w:rPr>
            <w:rFonts w:hint="cs"/>
            <w:rtl/>
          </w:rPr>
          <w:delText xml:space="preserve">                                               </w:delText>
        </w:r>
      </w:del>
      <w:r>
        <w:rPr>
          <w:rtl/>
        </w:rPr>
        <w:t xml:space="preserve">היא של עור וכנפיה של בגד פטורה, </w:t>
      </w:r>
      <w:r>
        <w:rPr>
          <w:rFonts w:hint="cs"/>
          <w:rtl/>
        </w:rPr>
        <w:t>ד</w:t>
      </w:r>
      <w:r>
        <w:rPr>
          <w:rtl/>
        </w:rPr>
        <w:t xml:space="preserve">עיקר בגד </w:t>
      </w:r>
      <w:ins w:id="91245" w:author="מנוע מכני" w:date="2026-10-11T12:04:40Z">
        <w:r>
          <w:rPr>
            <w:rtl/>
          </w:rPr>
          <w:t xml:space="preserve">צריך</w:t>
        </w:r>
      </w:ins>
      <w:del w:id="91246" w:author="מנוע מכני" w:date="2026-10-11T12:04:40Z">
        <w:r>
          <w:rPr>
            <w:rtl/>
          </w:rPr>
          <w:delText xml:space="preserve">בעינן</w:delText>
        </w:r>
      </w:del>
      <w:r>
        <w:rPr>
          <w:rtl/>
        </w:rPr>
        <w:t xml:space="preserve">.</w:t>
      </w:r>
    </w:p>
    <w:p w:rsidR="00DA63EC" w:rsidRDefault="00DA63EC" w:rsidP="00DA63EC">
      <w:pPr>
        <w:tabs>
          <w:tab w:val="center" w:pos="2835"/>
        </w:tabs>
        <w:rPr>
          <w:rtl/>
        </w:rPr>
      </w:pPr>
      <w:r>
        <w:rPr>
          <w:rStyle w:val="2fb"/>
          <w:rtl/>
        </w:rPr>
        <w:t xml:space="preserve">רב אחאי</w:t>
      </w:r>
      <w:r>
        <w:rPr>
          <w:rtl/>
        </w:rPr>
        <w:t xml:space="preserve"> אזיל </w:t>
      </w:r>
      <w:ins w:id="96977" w:author="מנוע מכני" w:date="2026-10-11T12:04:40Z">
        <w:r>
          <w:rPr>
            <w:rtl/>
          </w:rPr>
          <w:t xml:space="preserve">אחר</w:t>
        </w:r>
      </w:ins>
      <w:del w:id="96978" w:author="מנוע מכני" w:date="2026-10-11T12:04:40Z">
        <w:r>
          <w:rPr>
            <w:rtl/>
          </w:rPr>
          <w:delText xml:space="preserve">בתר</w:delText>
        </w:r>
      </w:del>
      <w:r>
        <w:rPr>
          <w:rtl/>
        </w:rPr>
        <w:t xml:space="preserve"> כנף.</w:t>
      </w:r>
    </w:p>
    <w:p>
      <w:pPr>
        <w:pStyle w:val="38"/>
        <w:rPr>
          <w:ins w:id="99556" w:author="מנוע מכני" w:date="2026-10-11T12:04:40Z"/>
        </w:rPr>
      </w:pPr>
      <w:r w:rsidRPr="00E105BC">
        <w:t>רבא מר</w:t>
      </w:r>
      <w:r w:rsidRPr="00E105BC">
        <w:t>"</w:t>
      </w:r>
      <w:r w:rsidRPr="00E105BC">
        <w:t>ס מר</w:t>
      </w:r>
      <w:r w:rsidRPr="00E105BC">
        <w:t>"</w:t>
      </w:r>
      <w:r w:rsidRPr="00E105BC">
        <w:t>ה</w:t>
      </w:r>
      <w:r w:rsidRPr="00E105BC">
        <w:t xml:space="preserve">:</w:t>
      </w:r>
    </w:p>
    <w:p>
      <w:pPr>
        <w:pStyle w:val="afffff8"/>
        <w:rPr>
          <w:ins w:id="90519" w:author="קלוד" w:date="2026-10-11T12:32:08Z"/>
        </w:rPr>
      </w:pPr>
      <w:ins w:id="90520" w:author="קלוד" w:date="2026-10-11T12:32:08Z">
        <w:r>
          <w:rPr>
            <w:color w:val="7B3F00"/>
          </w:rPr>
          <w:t xml:space="preserve">הטיל לבעלת שלש והשלימה לארבע - תעשה ולא מן העשוי</w:t>
        </w:r>
      </w:ins>
    </w:p>
    <w:p w:rsidR="00DA63EC" w:rsidRPr="00E105BC" w:rsidRDefault="00DA63EC" w:rsidP="00DA63EC">
      <w:pPr>
        <w:tabs>
          <w:tab w:val="center" w:pos="2835"/>
        </w:tabs>
        <w:rPr>
          <w:spacing w:val="-2"/>
          <w:rtl/>
        </w:rPr>
      </w:pPr>
      <w:del w:id="99557" w:author="מנוע מכני" w:date="2026-10-11T12:04:40Z">
        <w:r w:rsidRPr="00E105BC">
          <w:rPr>
            <w:spacing w:val="-2"/>
            <w:rtl/>
          </w:rPr>
          <w:delText xml:space="preserve"> </w:delText>
        </w:r>
      </w:del>
      <w:r w:rsidRPr="00E105BC">
        <w:rPr>
          <w:spacing w:val="-2"/>
          <w:rtl/>
        </w:rPr>
        <w:t xml:space="preserve">הטיל לבעלת שלש והשלימה לארבע - פסולה, [משום] תעשה ולא מן העשוי.</w:t>
      </w:r>
    </w:p>
    <w:p>
      <w:pPr>
        <w:pStyle w:val="38"/>
        <w:rPr>
          <w:ins w:id="99559" w:author="מנוע מכני" w:date="2026-10-11T12:04:40Z"/>
        </w:rPr>
      </w:pPr>
      <w:del w:id="99558" w:author="מנוע מכני" w:date="2026-10-11T12:04:40Z">
        <w:r w:rsidRPr="00947625">
          <w:delText xml:space="preserve">•</w:delText>
        </w:r>
      </w:del>
      <w:r w:rsidRPr="00947625">
        <w:t xml:space="preserve"> </w:t>
      </w:r>
      <w:r>
        <w:t xml:space="preserve">מיתיבי:</w:t>
      </w:r>
    </w:p>
    <w:p w:rsidR="00DA63EC" w:rsidRDefault="00DA63EC" w:rsidP="00DA63EC">
      <w:pPr>
        <w:tabs>
          <w:tab w:val="center" w:pos="2835"/>
        </w:tabs>
        <w:rPr>
          <w:rtl/>
        </w:rPr>
      </w:pPr>
      <w:del w:id="99560" w:author="מנוע מכני" w:date="2026-10-11T12:04:40Z">
        <w:r>
          <w:rPr>
            <w:rtl/>
          </w:rPr>
          <w:delText xml:space="preserve"> </w:delText>
        </w:r>
      </w:del>
      <w:r>
        <w:rPr>
          <w:rtl/>
        </w:rPr>
        <w:t xml:space="preserve">חסידים הראשונים, כיון שארגו בה ג' היו מטילין לה תכלת!</w:t>
      </w:r>
    </w:p>
    <w:p>
      <w:pPr>
        <w:pStyle w:val="38"/>
        <w:rPr>
          <w:ins w:id="99561" w:author="מנוע מכני" w:date="2026-10-11T12:04:40Z"/>
        </w:rPr>
      </w:pPr>
      <w:r>
        <w:t xml:space="preserve">אימא:</w:t>
      </w:r>
    </w:p>
    <w:p w:rsidR="00DA63EC" w:rsidRDefault="00DA63EC" w:rsidP="00DA63EC">
      <w:pPr>
        <w:tabs>
          <w:tab w:val="center" w:pos="2835"/>
        </w:tabs>
        <w:rPr>
          <w:rtl/>
        </w:rPr>
      </w:pPr>
      <w:del w:id="99562" w:author="מנוע מכני" w:date="2026-10-11T12:04:40Z">
        <w:r>
          <w:rPr>
            <w:rtl/>
          </w:rPr>
          <w:delText xml:space="preserve"> </w:delText>
        </w:r>
      </w:del>
      <w:r>
        <w:rPr>
          <w:rtl/>
        </w:rPr>
        <w:t xml:space="preserve">כיון שפצעו בה ג' היו מטילין לה תכלת.</w:t>
      </w:r>
    </w:p>
    <w:p w:rsidR="00DA63EC" w:rsidRDefault="00DA63EC" w:rsidP="00DA63EC">
      <w:pPr>
        <w:tabs>
          <w:tab w:val="center" w:pos="2835"/>
        </w:tabs>
        <w:rPr>
          <w:rtl/>
        </w:rPr>
      </w:pPr>
      <w:r>
        <w:rPr>
          <w:rtl/>
        </w:rPr>
        <w:t xml:space="preserve">ומי </w:t>
      </w:r>
      <w:ins w:id="91247" w:author="מנוע מכני" w:date="2026-10-11T12:04:40Z">
        <w:r>
          <w:rPr>
            <w:rtl/>
          </w:rPr>
          <w:t xml:space="preserve">אומרים</w:t>
        </w:r>
      </w:ins>
      <w:del w:id="91248" w:author="מנוע מכני" w:date="2026-10-11T12:04:40Z">
        <w:r>
          <w:rPr>
            <w:rtl/>
          </w:rPr>
          <w:delText xml:space="preserve">אמרינן</w:delText>
        </w:r>
      </w:del>
      <w:r>
        <w:rPr>
          <w:rtl/>
        </w:rPr>
        <w:t xml:space="preserve"> תעשה ולא מן העשוי? </w:t>
      </w:r>
      <w:r>
        <w:rPr>
          <w:rFonts w:hint="cs"/>
          <w:rtl/>
        </w:rPr>
        <w:t xml:space="preserve">והך </w:t>
      </w:r>
      <w:r>
        <w:rPr>
          <w:rStyle w:val="2fb"/>
          <w:rFonts w:hint="cs"/>
          <w:rtl/>
        </w:rPr>
        <w:t xml:space="preserve">דר</w:t>
      </w:r>
      <w:r>
        <w:rPr>
          <w:rStyle w:val="2fb"/>
          <w:rtl/>
        </w:rPr>
        <w:t>"</w:t>
      </w:r>
      <w:r>
        <w:rPr>
          <w:rStyle w:val="2fb"/>
          <w:rFonts w:hint="cs"/>
          <w:rtl/>
        </w:rPr>
        <w:t>ז</w:t>
      </w:r>
      <w:r>
        <w:rPr>
          <w:rtl/>
        </w:rPr>
        <w:t>: הטיל למוטלת - כשרה!</w:t>
      </w:r>
    </w:p>
    <w:p w:rsidR="00DA63EC" w:rsidRDefault="00DA63EC" w:rsidP="00DA63EC">
      <w:pPr>
        <w:tabs>
          <w:tab w:val="center" w:pos="2835"/>
        </w:tabs>
        <w:rPr>
          <w:rtl/>
        </w:rPr>
      </w:pPr>
    </w:p>
    <w:p>
      <w:pPr>
        <w:pStyle w:val="38"/>
        <w:rPr>
          <w:ins w:id="99564" w:author="מנוע מכני" w:date="2026-10-11T12:04:40Z"/>
        </w:rPr>
      </w:pPr>
      <w:del w:id="99563" w:author="מנוע מכני" w:date="2026-10-11T12:04:40Z">
        <w:r w:rsidRPr="00947625">
          <w:delText xml:space="preserve">•</w:delText>
        </w:r>
      </w:del>
      <w:r w:rsidRPr="00947625">
        <w:t xml:space="preserve"> </w:t>
      </w:r>
      <w:r>
        <w:t xml:space="preserve">רבא:</w:t>
      </w:r>
    </w:p>
    <w:p w:rsidR="00DA63EC" w:rsidRDefault="00DA63EC" w:rsidP="00DA63EC">
      <w:pPr>
        <w:tabs>
          <w:tab w:val="center" w:pos="2835"/>
        </w:tabs>
        <w:rPr>
          <w:rtl/>
        </w:rPr>
      </w:pPr>
      <w:del w:id="99565" w:author="מנוע מכני" w:date="2026-10-11T12:04:40Z">
        <w:r>
          <w:rPr>
            <w:rtl/>
          </w:rPr>
          <w:delText xml:space="preserve"> </w:delText>
        </w:r>
      </w:del>
      <w:ins w:id="92875" w:author="מנוע מכני" w:date="2026-10-11T12:04:40Z">
        <w:r>
          <w:rPr>
            <w:rtl/>
          </w:rPr>
          <w:t xml:space="preserve">עכשיו</w:t>
        </w:r>
      </w:ins>
      <w:del w:id="92876" w:author="מנוע מכני" w:date="2026-10-11T12:04:40Z">
        <w:r>
          <w:rPr>
            <w:rtl/>
          </w:rPr>
          <w:delText xml:space="preserve">השתא</w:delText>
        </w:r>
      </w:del>
      <w:r>
        <w:rPr>
          <w:rtl/>
        </w:rPr>
        <w:t xml:space="preserve"> בבל תוסיף </w:t>
      </w:r>
      <w:ins w:id="97377" w:author="מנוע מכני" w:date="2026-10-11T12:04:40Z">
        <w:r>
          <w:rPr>
            <w:rtl/>
          </w:rPr>
          <w:t xml:space="preserve">עומד</w:t>
        </w:r>
      </w:ins>
      <w:del w:id="97378" w:author="מנוע מכני" w:date="2026-10-11T12:04:40Z">
        <w:r>
          <w:rPr>
            <w:rtl/>
          </w:rPr>
          <w:delText xml:space="preserve">קאי</w:delText>
        </w:r>
      </w:del>
      <w:r>
        <w:rPr>
          <w:rtl/>
        </w:rPr>
        <w:t xml:space="preserve">, מעשה </w:t>
      </w:r>
      <w:r>
        <w:rPr>
          <w:rtl/>
        </w:rPr>
        <w:t xml:space="preserve">לא</w:t>
      </w:r>
      <w:r>
        <w:rPr>
          <w:rtl/>
        </w:rPr>
        <w:t xml:space="preserve"> הוי.</w:t>
      </w:r>
    </w:p>
    <w:p>
      <w:pPr>
        <w:pStyle w:val="38"/>
        <w:rPr>
          <w:ins w:id="99566" w:author="מנוע מכני" w:date="2026-10-11T12:04:40Z"/>
        </w:rPr>
      </w:pPr>
      <w:r>
        <w:t xml:space="preserve">מתקיף </w:t>
      </w:r>
      <w:ins w:id="90409" w:author="מנוע מכני" w:date="2026-10-11T12:04:40Z">
        <w:r>
          <w:t xml:space="preserve">ר"פ</w:t>
        </w:r>
      </w:ins>
      <w:del w:id="90410" w:author="מנוע מכני" w:date="2026-10-11T12:04:40Z">
        <w:r>
          <w:delText xml:space="preserve">רב פפא</w:delText>
        </w:r>
      </w:del>
      <w:r>
        <w:t xml:space="preserve">:</w:t>
      </w:r>
    </w:p>
    <w:p w:rsidR="00DA63EC" w:rsidRDefault="00DA63EC" w:rsidP="00DA63EC">
      <w:pPr>
        <w:tabs>
          <w:tab w:val="center" w:pos="2835"/>
        </w:tabs>
        <w:rPr>
          <w:rtl/>
        </w:rPr>
      </w:pPr>
      <w:del w:id="99567" w:author="מנוע מכני" w:date="2026-10-11T12:04:40Z">
        <w:r>
          <w:rPr>
            <w:rtl/>
          </w:rPr>
          <w:delText xml:space="preserve"> </w:delText>
        </w:r>
      </w:del>
      <w:ins w:id="92877" w:author="מנוע מכני" w:date="2026-10-11T12:04:40Z">
        <w:r>
          <w:rPr>
            <w:rtl/>
          </w:rPr>
          <w:t xml:space="preserve">ממה</w:t>
        </w:r>
      </w:ins>
      <w:del w:id="92878" w:author="מנוע מכני" w:date="2026-10-11T12:04:40Z">
        <w:r>
          <w:rPr>
            <w:rtl/>
          </w:rPr>
          <w:delText xml:space="preserve">ממאי</w:delText>
        </w:r>
      </w:del>
      <w:r>
        <w:rPr>
          <w:rtl/>
        </w:rPr>
        <w:t xml:space="preserve"> </w:t>
      </w:r>
      <w:r>
        <w:rPr>
          <w:rFonts w:hint="cs"/>
          <w:rtl/>
        </w:rPr>
        <w:t xml:space="preserve">שמתכוון להוסיף שמא לבטל מכוון ואין בל תוסיף ויש מעשה </w:t>
      </w:r>
    </w:p>
    <w:p>
      <w:pPr>
        <w:pStyle w:val="afffff8"/>
        <w:rPr>
          <w:ins w:id="90517" w:author="קלוד" w:date="2026-10-11T12:32:08Z"/>
        </w:rPr>
      </w:pPr>
      <w:ins w:id="90518" w:author="קלוד" w:date="2026-10-11T12:32:08Z">
        <w:r>
          <w:rPr>
            <w:color w:val="7B3F00"/>
          </w:rPr>
          <w:t xml:space="preserve">תכלת - אין בה משום כלאים, ואפילו בטלית</w:t>
        </w:r>
      </w:ins>
    </w:p>
    <w:p>
      <w:pPr>
        <w:pStyle w:val="38"/>
        <w:rPr>
          <w:ins w:id="99569" w:author="מנוע מכני" w:date="2026-10-11T12:04:40Z"/>
        </w:rPr>
      </w:pPr>
      <w:del w:id="99568" w:author="מנוע מכני" w:date="2026-10-11T12:04:40Z">
        <w:r w:rsidRPr="00947625">
          <w:delText xml:space="preserve">•</w:delText>
        </w:r>
      </w:del>
      <w:r w:rsidRPr="00947625">
        <w:t xml:space="preserve"> </w:t>
      </w:r>
      <w:r>
        <w:t>ר</w:t>
      </w:r>
      <w:r>
        <w:t>"</w:t>
      </w:r>
      <w:r>
        <w:t>ז מר</w:t>
      </w:r>
      <w:r>
        <w:t>"</w:t>
      </w:r>
      <w:r>
        <w:t>מ מ</w:t>
      </w:r>
      <w:r>
        <w:t xml:space="preserve">שמואל:</w:t>
      </w:r>
    </w:p>
    <w:p w:rsidR="00DA63EC" w:rsidRDefault="00DA63EC" w:rsidP="00DA63EC">
      <w:pPr>
        <w:tabs>
          <w:tab w:val="center" w:pos="2835"/>
        </w:tabs>
        <w:rPr>
          <w:rtl/>
        </w:rPr>
      </w:pPr>
      <w:del w:id="99570" w:author="מנוע מכני" w:date="2026-10-11T12:04:40Z">
        <w:r>
          <w:rPr>
            <w:rtl/>
          </w:rPr>
          <w:delText xml:space="preserve"> </w:delText>
        </w:r>
      </w:del>
      <w:r>
        <w:rPr>
          <w:rtl/>
        </w:rPr>
        <w:t xml:space="preserve">תכלת אין בה משום כלאים, ואפי' בטלית פטורה.</w:t>
      </w:r>
    </w:p>
    <w:p w:rsidR="00DA63EC" w:rsidRDefault="00DA63EC" w:rsidP="00DA63EC">
      <w:pPr>
        <w:pStyle w:val="afff3"/>
        <w:framePr w:wrap="around"/>
        <w:rPr>
          <w:rtl/>
        </w:rPr>
      </w:pPr>
      <w:r>
        <w:rPr>
          <w:rFonts w:hint="cs"/>
          <w:rtl/>
        </w:rPr>
        <w:t>מא.</w:t>
      </w:r>
    </w:p>
    <w:p>
      <w:pPr>
        <w:pStyle w:val="38"/>
        <w:rPr>
          <w:ins w:id="99571" w:author="מנוע מכני" w:date="2026-10-11T12:04:40Z"/>
        </w:rPr>
      </w:pPr>
      <w:ins w:id="91249" w:author="מנוע מכני" w:date="2026-10-11T12:04:40Z">
        <w:r>
          <w:t xml:space="preserve">לא</w:t>
        </w:r>
      </w:ins>
      <w:del w:id="91250" w:author="מנוע מכני" w:date="2026-10-11T12:04:40Z">
        <w:r>
          <w:delText xml:space="preserve">לאו</w:delText>
        </w:r>
      </w:del>
      <w:r>
        <w:t xml:space="preserve"> </w:t>
      </w:r>
      <w:ins w:id="92879" w:author="מנוע מכני" w:date="2026-10-11T12:04:40Z">
        <w:r>
          <w:t xml:space="preserve">דאין</w:t>
        </w:r>
      </w:ins>
      <w:del w:id="92880" w:author="מנוע מכני" w:date="2026-10-11T12:04:40Z">
        <w:r>
          <w:delText xml:space="preserve">דלית</w:delText>
        </w:r>
      </w:del>
      <w:r>
        <w:t xml:space="preserve"> בה שיעור </w:t>
      </w:r>
      <w:r>
        <w:t xml:space="preserve">דתניא</w:t>
      </w:r>
      <w:r>
        <w:t xml:space="preserve">:</w:t>
      </w:r>
    </w:p>
    <w:p w:rsidR="00DA63EC" w:rsidRDefault="00DA63EC" w:rsidP="00DA63EC">
      <w:pPr>
        <w:tabs>
          <w:tab w:val="center" w:pos="2835"/>
        </w:tabs>
        <w:rPr>
          <w:rtl/>
        </w:rPr>
      </w:pPr>
      <w:del w:id="99572" w:author="מנוע מכני" w:date="2026-10-11T12:04:40Z">
        <w:r>
          <w:rPr>
            <w:rtl/>
          </w:rPr>
          <w:delText xml:space="preserve"> </w:delText>
        </w:r>
      </w:del>
      <w:r>
        <w:rPr>
          <w:rtl/>
        </w:rPr>
        <w:t xml:space="preserve">טלית שהקטן מתכסה בו ראשו ורובו והגדול יוצא בה דרך עראי </w:t>
      </w:r>
      <w:r w:rsidRPr="00E105BC">
        <w:rPr>
          <w:spacing w:val="-4"/>
          <w:rtl/>
        </w:rPr>
        <w:t xml:space="preserve">חייבת בציצית, אין הקטן מתכסה בו ראשו ורובו אף על פי שהגדול יוצא בה עראי פטורה, </w:t>
      </w:r>
    </w:p>
    <w:p w:rsidR="00DA63EC" w:rsidRDefault="00DA63EC" w:rsidP="00DA63EC">
      <w:pPr>
        <w:tabs>
          <w:tab w:val="center" w:pos="2835"/>
        </w:tabs>
        <w:rPr>
          <w:rtl/>
        </w:rPr>
      </w:pPr>
      <w:r>
        <w:rPr>
          <w:rtl/>
        </w:rPr>
        <w:tab/>
        <w:t xml:space="preserve">וכן לענין כלאים</w:t>
      </w:r>
      <w:ins w:id="94593" w:author="מנוע מכני" w:date="2026-10-11T12:04:40Z">
        <w:r>
          <w:rPr>
            <w:rtl/>
          </w:rPr>
          <w:t xml:space="preserve">,</w:t>
        </w:r>
      </w:ins>
      <w:del w:id="94594" w:author="מנוע מכני" w:date="2026-10-11T12:04:40Z">
        <w:r>
          <w:rPr>
            <w:rtl/>
          </w:rPr>
          <w:tab/>
          <w:delText xml:space="preserve">;</w:delText>
        </w:r>
      </w:del>
      <w:r>
        <w:rPr>
          <w:rtl/>
        </w:rPr>
        <w:tab/>
        <w:t xml:space="preserve"> והוינן בה, </w:t>
      </w:r>
      <w:r>
        <w:rPr>
          <w:rFonts w:hint="cs"/>
          <w:rtl/>
        </w:rPr>
        <w:t>ד</w:t>
      </w:r>
      <w:r>
        <w:rPr>
          <w:rtl/>
        </w:rPr>
        <w:t xml:space="preserve">וכן לענין איסורא דכלאים, </w:t>
      </w:r>
    </w:p>
    <w:p>
      <w:pPr>
        <w:pStyle w:val="38"/>
        <w:rPr>
          <w:ins w:id="99573" w:author="מנוע מכני" w:date="2026-10-11T12:04:40Z"/>
        </w:rPr>
      </w:pPr>
      <w:r>
        <w:tab/>
        <w:t xml:space="preserve">והא אנן </w:t>
      </w:r>
      <w:r>
        <w:tab/>
        <w:t xml:space="preserve">תנן</w:t>
      </w:r>
      <w:del w:id="103666" w:author="Claude" w:date="2026-10-11T09:07:48Z">
        <w:r>
          <w:delText xml:space="preserve">	</w:delText>
        </w:r>
      </w:del>
      <w:r>
        <w:t xml:space="preserve">:</w:t>
      </w:r>
    </w:p>
    <w:p w:rsidR="00DA63EC" w:rsidRDefault="00DA63EC" w:rsidP="00DA63EC">
      <w:pPr>
        <w:tabs>
          <w:tab w:val="center" w:pos="2835"/>
        </w:tabs>
        <w:rPr>
          <w:rtl/>
        </w:rPr>
      </w:pPr>
      <w:del w:id="99574" w:author="מנוע מכני" w:date="2026-10-11T12:04:40Z">
        <w:r>
          <w:rPr>
            <w:rtl/>
          </w:rPr>
          <w:tab/>
          <w:delText xml:space="preserve"> </w:delText>
        </w:r>
      </w:del>
      <w:r>
        <w:rPr>
          <w:rtl/>
        </w:rPr>
        <w:tab/>
        <w:t xml:space="preserve">אין עראי בכלאים, </w:t>
      </w:r>
      <w:r>
        <w:rPr>
          <w:rStyle w:val="2fb"/>
          <w:rtl/>
        </w:rPr>
        <w:tab/>
        <w:t xml:space="preserve">וא</w:t>
      </w:r>
      <w:r>
        <w:rPr>
          <w:rStyle w:val="2fb"/>
          <w:rFonts w:hint="cs"/>
          <w:rtl/>
        </w:rPr>
        <w:t>רנב</w:t>
      </w:r>
      <w:r>
        <w:rPr>
          <w:rStyle w:val="2fb"/>
          <w:rtl/>
        </w:rPr>
        <w:t>"</w:t>
      </w:r>
      <w:r>
        <w:rPr>
          <w:rStyle w:val="2fb"/>
          <w:rFonts w:hint="cs"/>
          <w:rtl/>
        </w:rPr>
        <w:t>י</w:t>
      </w:r>
      <w:r>
        <w:rPr>
          <w:rtl/>
        </w:rPr>
        <w:t>: וכן לענין סדין בציצית!</w:t>
      </w:r>
    </w:p>
    <w:p>
      <w:pPr>
        <w:pStyle w:val="38"/>
        <w:rPr>
          <w:ins w:id="99575" w:author="מנוע מכני" w:date="2026-10-11T12:04:40Z"/>
        </w:rPr>
      </w:pPr>
      <w:r>
        <w:t>והך ד</w:t>
      </w:r>
      <w:r>
        <w:t xml:space="preserve">פטורה?</w:t>
      </w:r>
    </w:p>
    <w:p w:rsidR="00DA63EC" w:rsidRDefault="00DA63EC" w:rsidP="00DA63EC">
      <w:pPr>
        <w:tabs>
          <w:tab w:val="center" w:pos="2835"/>
        </w:tabs>
        <w:rPr>
          <w:rtl/>
        </w:rPr>
      </w:pPr>
      <w:del w:id="99576" w:author="מנוע מכני" w:date="2026-10-11T12:04:40Z">
        <w:r>
          <w:rPr>
            <w:rtl/>
          </w:rPr>
          <w:delText xml:space="preserve"> </w:delText>
        </w:r>
      </w:del>
      <w:r>
        <w:rPr>
          <w:rtl/>
        </w:rPr>
        <w:t xml:space="preserve">הטיל למוטלת.</w:t>
      </w:r>
    </w:p>
    <w:p w:rsidR="00DA63EC" w:rsidRDefault="00DA63EC" w:rsidP="00DA63EC">
      <w:pPr>
        <w:tabs>
          <w:tab w:val="center" w:pos="2835"/>
        </w:tabs>
        <w:rPr>
          <w:rtl/>
        </w:rPr>
      </w:pPr>
      <w:r>
        <w:rPr>
          <w:rtl/>
        </w:rPr>
        <w:t xml:space="preserve">והא </w:t>
      </w:r>
      <w:r>
        <w:rPr>
          <w:rFonts w:hint="cs"/>
          <w:rtl/>
        </w:rPr>
        <w:t>ד</w:t>
      </w:r>
      <w:r>
        <w:rPr>
          <w:rtl/>
        </w:rPr>
        <w:t xml:space="preserve">אמרה </w:t>
      </w:r>
      <w:r>
        <w:rPr>
          <w:rFonts w:hint="cs"/>
          <w:rtl/>
        </w:rPr>
        <w:t xml:space="preserve">כבר </w:t>
      </w:r>
      <w:r>
        <w:rPr>
          <w:rStyle w:val="2fb"/>
          <w:rFonts w:hint="cs"/>
          <w:rtl/>
        </w:rPr>
        <w:t xml:space="preserve">ר</w:t>
      </w:r>
      <w:r>
        <w:rPr>
          <w:rStyle w:val="2fb"/>
          <w:rtl/>
        </w:rPr>
        <w:t>"</w:t>
      </w:r>
      <w:r>
        <w:rPr>
          <w:rStyle w:val="2fb"/>
          <w:rFonts w:hint="cs"/>
          <w:rtl/>
        </w:rPr>
        <w:t xml:space="preserve">ז</w:t>
      </w:r>
      <w:r>
        <w:rPr>
          <w:rFonts w:hint="cs"/>
          <w:rtl/>
        </w:rPr>
        <w:t xml:space="preserve"> </w:t>
      </w:r>
      <w:ins w:id="92881" w:author="מנוע מכני" w:date="2026-10-11T12:04:40Z">
        <w:r>
          <w:rPr>
            <w:rFonts w:hint="cs"/>
            <w:rtl/>
          </w:rPr>
          <w:t xml:space="preserve">אחת</w:t>
        </w:r>
      </w:ins>
      <w:del w:id="92882" w:author="מנוע מכני" w:date="2026-10-11T12:04:40Z">
        <w:r>
          <w:rPr>
            <w:rFonts w:hint="cs"/>
            <w:rtl/>
          </w:rPr>
          <w:delText xml:space="preserve">ח</w:delText>
        </w:r>
        <w:r>
          <w:rPr>
            <w:rtl/>
          </w:rPr>
          <w:delText xml:space="preserve">דא</w:delText>
        </w:r>
      </w:del>
      <w:r>
        <w:rPr>
          <w:rtl/>
        </w:rPr>
        <w:t xml:space="preserve"> מכלל דחבירתה איתמר.</w:t>
      </w:r>
    </w:p>
    <w:p w:rsidR="00DA63EC" w:rsidRDefault="00DA63EC" w:rsidP="00DA63EC">
      <w:pPr>
        <w:tabs>
          <w:tab w:val="center" w:pos="2835"/>
        </w:tabs>
        <w:rPr>
          <w:rtl/>
        </w:rPr>
      </w:pPr>
    </w:p>
    <w:p>
      <w:pPr>
        <w:pStyle w:val="afffff8"/>
        <w:rPr>
          <w:ins w:id="90515" w:author="קלוד" w:date="2026-10-11T12:32:08Z"/>
        </w:rPr>
      </w:pPr>
      <w:ins w:id="90516" w:author="קלוד" w:date="2026-10-11T12:32:08Z">
        <w:r>
          <w:rPr>
            <w:color w:val="7B3F00"/>
          </w:rPr>
          <w:t xml:space="preserve">טלית כפולה - חייבת בציצית, ור"ש פוטר</w:t>
        </w:r>
      </w:ins>
    </w:p>
    <w:p>
      <w:pPr>
        <w:pStyle w:val="38"/>
        <w:rPr>
          <w:ins w:id="99578" w:author="מנוע מכני" w:date="2026-10-11T12:04:40Z"/>
        </w:rPr>
      </w:pPr>
      <w:del w:id="99577" w:author="מנוע מכני" w:date="2026-10-11T12:04:40Z">
        <w:r w:rsidRPr="00E105BC">
          <w:delText xml:space="preserve">•</w:delText>
        </w:r>
      </w:del>
      <w:r w:rsidRPr="00E105BC">
        <w:t xml:space="preserve"> </w:t>
      </w:r>
      <w:r w:rsidRPr="00E105BC">
        <w:t>ת"ר</w:t>
      </w:r>
      <w:r w:rsidRPr="00E105BC">
        <w:t xml:space="preserve">:</w:t>
      </w:r>
    </w:p>
    <w:p w:rsidR="00DA63EC" w:rsidRPr="00E105BC" w:rsidRDefault="00DA63EC" w:rsidP="00DA63EC">
      <w:pPr>
        <w:tabs>
          <w:tab w:val="center" w:pos="2835"/>
        </w:tabs>
        <w:rPr>
          <w:spacing w:val="-4"/>
          <w:rtl/>
        </w:rPr>
      </w:pPr>
      <w:del w:id="99579" w:author="מנוע מכני" w:date="2026-10-11T12:04:40Z">
        <w:r w:rsidRPr="00E105BC">
          <w:rPr>
            <w:spacing w:val="-4"/>
            <w:rtl/>
          </w:rPr>
          <w:delText xml:space="preserve"> </w:delText>
        </w:r>
      </w:del>
      <w:r w:rsidRPr="00E105BC">
        <w:rPr>
          <w:spacing w:val="-4"/>
          <w:rtl/>
        </w:rPr>
        <w:t xml:space="preserve">טלית כפולה חייבת בציצית, </w:t>
      </w:r>
      <w:r w:rsidRPr="00E105BC">
        <w:rPr>
          <w:rStyle w:val="2fb"/>
          <w:spacing w:val="-4"/>
          <w:rtl/>
        </w:rPr>
        <w:t xml:space="preserve">ור"ש</w:t>
      </w:r>
      <w:r w:rsidRPr="00E105BC">
        <w:rPr>
          <w:spacing w:val="-4"/>
          <w:rtl/>
        </w:rPr>
        <w:t xml:space="preserve"> פוטר</w:t>
      </w:r>
      <w:ins w:id="94595" w:author="מנוע מכני" w:date="2026-10-11T12:04:40Z">
        <w:r>
          <w:rPr>
            <w:spacing w:val="-4"/>
            <w:rtl/>
          </w:rPr>
          <w:t xml:space="preserve">,</w:t>
        </w:r>
      </w:ins>
      <w:del w:id="94596" w:author="מנוע מכני" w:date="2026-10-11T12:04:40Z">
        <w:r w:rsidRPr="00E105BC">
          <w:rPr>
            <w:spacing w:val="-4"/>
            <w:rtl/>
          </w:rPr>
          <w:delText xml:space="preserve">;</w:delText>
        </w:r>
      </w:del>
      <w:r w:rsidRPr="00E105BC">
        <w:rPr>
          <w:spacing w:val="-4"/>
          <w:rtl/>
        </w:rPr>
        <w:t xml:space="preserve"> ושוין, שאם כפלה ותפרה</w:t>
      </w:r>
      <w:r w:rsidRPr="00E105BC">
        <w:rPr>
          <w:rFonts w:hint="cs"/>
          <w:spacing w:val="-4"/>
          <w:rtl/>
        </w:rPr>
        <w:t xml:space="preserve"> תפירה רחבה </w:t>
      </w:r>
      <w:r w:rsidRPr="00E105BC">
        <w:rPr>
          <w:spacing w:val="-4"/>
          <w:rtl/>
        </w:rPr>
        <w:t>שחייבת.</w:t>
      </w:r>
    </w:p>
    <w:p w:rsidR="00DA63EC" w:rsidRDefault="00DA63EC" w:rsidP="00DA63EC">
      <w:pPr>
        <w:tabs>
          <w:tab w:val="center" w:pos="2835"/>
        </w:tabs>
        <w:rPr>
          <w:rtl/>
        </w:rPr>
      </w:pPr>
      <w:r w:rsidRPr="00265E5E">
        <w:rPr>
          <w:rFonts w:ascii="BA Franknatan Regular" w:hAnsi="BA Franknatan Regular"/>
          <w:b/>
          <w:bCs/>
          <w:rtl/>
        </w:rPr>
        <w:t xml:space="preserve">• </w:t>
      </w:r>
      <w:r w:rsidRPr="00265E5E">
        <w:rPr>
          <w:rStyle w:val="2fb"/>
          <w:rFonts w:hint="cs"/>
          <w:b/>
          <w:bCs/>
          <w:rtl/>
        </w:rPr>
        <w:t>רבר</w:t>
      </w:r>
      <w:r>
        <w:rPr>
          <w:rStyle w:val="2fb"/>
          <w:b/>
          <w:bCs/>
          <w:rtl/>
        </w:rPr>
        <w:t>"</w:t>
      </w:r>
      <w:r w:rsidRPr="00265E5E">
        <w:rPr>
          <w:rStyle w:val="2fb"/>
          <w:rFonts w:hint="cs"/>
          <w:b/>
          <w:bCs/>
          <w:rtl/>
        </w:rPr>
        <w:t xml:space="preserve">ה</w:t>
      </w:r>
      <w:r w:rsidRPr="00265E5E">
        <w:rPr>
          <w:rFonts w:hint="cs"/>
          <w:b/>
          <w:bCs/>
          <w:rtl/>
        </w:rPr>
        <w:t xml:space="preserve"> הזדמן </w:t>
      </w:r>
      <w:r w:rsidRPr="00265E5E">
        <w:rPr>
          <w:rStyle w:val="2fb"/>
          <w:rFonts w:hint="cs"/>
          <w:b/>
          <w:bCs/>
          <w:rtl/>
        </w:rPr>
        <w:t xml:space="preserve">לרבר</w:t>
      </w:r>
      <w:r>
        <w:rPr>
          <w:rStyle w:val="2fb"/>
          <w:b/>
          <w:bCs/>
          <w:rtl/>
        </w:rPr>
        <w:t>"</w:t>
      </w:r>
      <w:r w:rsidRPr="00265E5E">
        <w:rPr>
          <w:rStyle w:val="2fb"/>
          <w:rFonts w:hint="cs"/>
          <w:b/>
          <w:bCs/>
          <w:rtl/>
        </w:rPr>
        <w:t>נ</w:t>
      </w:r>
      <w:r w:rsidRPr="00265E5E">
        <w:rPr>
          <w:b/>
          <w:bCs/>
          <w:rtl/>
        </w:rPr>
        <w:t>,</w:t>
      </w:r>
      <w:r>
        <w:rPr>
          <w:rtl/>
        </w:rPr>
        <w:t xml:space="preserve"> </w:t>
      </w:r>
      <w:r>
        <w:rPr>
          <w:rFonts w:hint="cs"/>
          <w:rtl/>
        </w:rPr>
        <w:t xml:space="preserve">ראה שמכסה טלית כפולה שהציציות היו כפולות במקום אחד לאחור, וכשפשטה היה חבוי כולו בה </w:t>
      </w:r>
    </w:p>
    <w:p w:rsidR="00DA63EC" w:rsidRDefault="00DA63EC" w:rsidP="00DA63EC">
      <w:pPr>
        <w:tabs>
          <w:tab w:val="center" w:pos="2835"/>
        </w:tabs>
        <w:rPr>
          <w:rtl/>
        </w:rPr>
      </w:pPr>
      <w:ins w:id="96565" w:author="מנוע מכני" w:date="2026-10-11T12:04:40Z">
        <w:r>
          <w:rPr>
            <w:rFonts w:hint="cs"/>
            <w:rtl/>
          </w:rPr>
          <w:t xml:space="preserve">דסבר</w:t>
        </w:r>
      </w:ins>
      <w:del w:id="96566" w:author="מנוע מכני" w:date="2026-10-11T12:04:40Z">
        <w:r>
          <w:rPr>
            <w:rFonts w:hint="cs"/>
            <w:rtl/>
          </w:rPr>
          <w:delText xml:space="preserve">דס</w:delText>
        </w:r>
        <w:r>
          <w:rPr>
            <w:rtl/>
          </w:rPr>
          <w:delText xml:space="preserve">"</w:delText>
        </w:r>
        <w:r>
          <w:rPr>
            <w:rFonts w:hint="cs"/>
            <w:rtl/>
          </w:rPr>
          <w:delText xml:space="preserve">ל</w:delText>
        </w:r>
      </w:del>
      <w:r>
        <w:rPr>
          <w:rFonts w:hint="cs"/>
          <w:rtl/>
        </w:rPr>
        <w:t xml:space="preserve"> דטלית חובת </w:t>
      </w:r>
      <w:ins w:id="95825" w:author="מנוע מכני" w:date="2026-10-11T12:04:40Z">
        <w:r>
          <w:rPr>
            <w:rFonts w:hint="cs"/>
            <w:rtl/>
          </w:rPr>
          <w:t xml:space="preserve">מנין</w:t>
        </w:r>
      </w:ins>
      <w:del w:id="95826" w:author="מנוע מכני" w:date="2026-10-11T12:04:40Z">
        <w:r>
          <w:rPr>
            <w:rFonts w:hint="cs"/>
            <w:rtl/>
          </w:rPr>
          <w:delText xml:space="preserve">מנא</w:delText>
        </w:r>
      </w:del>
      <w:r>
        <w:rPr>
          <w:rFonts w:hint="cs"/>
          <w:rtl/>
        </w:rPr>
        <w:t xml:space="preserve"> ולא חובת </w:t>
      </w:r>
      <w:ins w:id="97379" w:author="מנוע מכני" w:date="2026-10-11T12:04:40Z">
        <w:r>
          <w:rPr>
            <w:rFonts w:hint="cs"/>
            <w:rtl/>
          </w:rPr>
          <w:t xml:space="preserve">אדם</w:t>
        </w:r>
      </w:ins>
      <w:del w:id="97380" w:author="מנוע מכני" w:date="2026-10-11T12:04:40Z">
        <w:r>
          <w:rPr>
            <w:rFonts w:hint="cs"/>
            <w:rtl/>
          </w:rPr>
          <w:delText xml:space="preserve">גברא</w:delText>
        </w:r>
      </w:del>
      <w:r>
        <w:rPr>
          <w:rFonts w:hint="cs"/>
          <w:rtl/>
        </w:rPr>
        <w:t xml:space="preserve"> ו</w:t>
      </w:r>
      <w:r>
        <w:rPr>
          <w:rtl/>
        </w:rPr>
        <w:t xml:space="preserve">מסייע </w:t>
      </w:r>
      <w:ins w:id="92883" w:author="מנוע מכני" w:date="2026-10-11T12:04:40Z">
        <w:r>
          <w:rPr>
            <w:rtl/>
          </w:rPr>
          <w:t xml:space="preserve">לו</w:t>
        </w:r>
      </w:ins>
      <w:del w:id="92884" w:author="מנוע מכני" w:date="2026-10-11T12:04:40Z">
        <w:r>
          <w:rPr>
            <w:rtl/>
          </w:rPr>
          <w:delText xml:space="preserve">ליה</w:delText>
        </w:r>
      </w:del>
      <w:r>
        <w:rPr>
          <w:rtl/>
        </w:rPr>
        <w:t xml:space="preserve">: חסידים הראשונים, כיון שארגו בה שלש היו מטילין בה תכלת!</w:t>
      </w:r>
    </w:p>
    <w:p>
      <w:pPr>
        <w:pStyle w:val="38"/>
        <w:rPr>
          <w:ins w:id="99580" w:author="מנוע מכני" w:date="2026-10-11T12:04:40Z"/>
        </w:rPr>
      </w:pPr>
      <w:r w:rsidRPr="00265E5E">
        <w:t>ו</w:t>
      </w:r>
      <w:r>
        <w:t>דחי</w:t>
      </w:r>
      <w:r w:rsidR="005608A0">
        <w:t>'</w:t>
      </w:r>
    </w:p>
    <w:p w:rsidR="00DA63EC" w:rsidRDefault="00DA63EC" w:rsidP="00DA63EC">
      <w:pPr>
        <w:tabs>
          <w:tab w:val="center" w:pos="2835"/>
        </w:tabs>
        <w:rPr>
          <w:rtl/>
        </w:rPr>
      </w:pPr>
      <w:del w:id="99581" w:author="מנוע מכני" w:date="2026-10-11T12:04:40Z">
        <w:r>
          <w:rPr>
            <w:rFonts w:hint="cs"/>
            <w:rtl/>
          </w:rPr>
          <w:delText xml:space="preserve"> </w:delText>
        </w:r>
      </w:del>
      <w:r>
        <w:rPr>
          <w:rFonts w:hint="cs"/>
          <w:rtl/>
        </w:rPr>
        <w:t xml:space="preserve">ד</w:t>
      </w:r>
      <w:r>
        <w:rPr>
          <w:rtl/>
        </w:rPr>
        <w:t xml:space="preserve">שאני חסידים, דמחמרי </w:t>
      </w:r>
      <w:ins w:id="90119" w:author="Claude - סמנטי" w:date="2026-10-11T12:27:00Z">
        <w:r>
          <w:rPr>
            <w:rtl/>
          </w:rPr>
          <w:t xml:space="preserve">על עצמם</w:t>
        </w:r>
      </w:ins>
      <w:del w:id="90120" w:author="Claude - סמנטי" w:date="2026-10-11T12:27:00Z">
        <w:r>
          <w:rPr>
            <w:rtl/>
          </w:rPr>
          <w:delText xml:space="preserve">אנפשייהו</w:delText>
        </w:r>
      </w:del>
      <w:r>
        <w:rPr>
          <w:rtl/>
        </w:rPr>
        <w:t xml:space="preserve">.</w:t>
      </w:r>
    </w:p>
    <w:p w:rsidR="00DA63EC" w:rsidRDefault="00DA63EC" w:rsidP="00DA63EC">
      <w:pPr>
        <w:tabs>
          <w:tab w:val="center" w:pos="2835"/>
        </w:tabs>
        <w:rPr>
          <w:rtl/>
        </w:rPr>
      </w:pPr>
      <w:r w:rsidRPr="00265E5E">
        <w:rPr>
          <w:b/>
          <w:bCs/>
          <w:rtl/>
        </w:rPr>
        <w:t>ו</w:t>
      </w:r>
      <w:r w:rsidRPr="00265E5E">
        <w:rPr>
          <w:rFonts w:hint="cs"/>
          <w:b/>
          <w:bCs/>
          <w:rtl/>
        </w:rPr>
        <w:t xml:space="preserve">חלק על המלאך </w:t>
      </w:r>
      <w:r>
        <w:rPr>
          <w:rFonts w:hint="cs"/>
          <w:rtl/>
        </w:rPr>
        <w:t xml:space="preserve">שמצא לר' קטינא דמתכסה בסדין </w:t>
      </w:r>
    </w:p>
    <w:p w:rsidR="00DA63EC" w:rsidRDefault="00DA63EC" w:rsidP="00DA63EC">
      <w:pPr>
        <w:tabs>
          <w:tab w:val="center" w:pos="2835"/>
        </w:tabs>
        <w:rPr>
          <w:rtl/>
        </w:rPr>
      </w:pPr>
      <w:r>
        <w:rPr>
          <w:rFonts w:hint="cs"/>
          <w:rtl/>
        </w:rPr>
        <w:t>א</w:t>
      </w:r>
      <w:r>
        <w:rPr>
          <w:rtl/>
        </w:rPr>
        <w:t>"</w:t>
      </w:r>
      <w:r>
        <w:rPr>
          <w:rFonts w:hint="cs"/>
          <w:rtl/>
        </w:rPr>
        <w:t xml:space="preserve">ל</w:t>
      </w:r>
      <w:r>
        <w:rPr>
          <w:rFonts w:hint="cs"/>
          <w:rtl/>
        </w:rPr>
        <w:t xml:space="preserve"> קטינא קטינא סדין בקיץ וסרבל בסתו ציצית של תכלת מה תהא </w:t>
      </w:r>
      <w:ins w:id="92885" w:author="מנוע מכני" w:date="2026-10-11T12:04:40Z">
        <w:r>
          <w:rPr>
            <w:rFonts w:hint="cs"/>
            <w:rtl/>
          </w:rPr>
          <w:t xml:space="preserve">עליו</w:t>
        </w:r>
      </w:ins>
      <w:del w:id="92886" w:author="מנוע מכני" w:date="2026-10-11T12:04:40Z">
        <w:r>
          <w:rPr>
            <w:rFonts w:hint="cs"/>
            <w:rtl/>
          </w:rPr>
          <w:delText xml:space="preserve">עליה</w:delText>
        </w:r>
      </w:del>
      <w:r>
        <w:rPr>
          <w:rFonts w:hint="cs"/>
          <w:rtl/>
        </w:rPr>
        <w:t xml:space="preserve">, </w:t>
      </w:r>
      <w:r>
        <w:rPr>
          <w:rFonts w:hint="cs"/>
          <w:rtl/>
        </w:rPr>
        <w:t xml:space="preserve">וא</w:t>
      </w:r>
      <w:r>
        <w:rPr>
          <w:rtl/>
        </w:rPr>
        <w:t>"</w:t>
      </w:r>
      <w:r>
        <w:rPr>
          <w:rFonts w:hint="cs"/>
          <w:rtl/>
        </w:rPr>
        <w:t xml:space="preserve">ל</w:t>
      </w:r>
      <w:r>
        <w:rPr>
          <w:rFonts w:hint="cs"/>
          <w:rtl/>
        </w:rPr>
        <w:t xml:space="preserve"> דבזמן ד</w:t>
      </w:r>
      <w:ins w:id="97173" w:author="מנוע מכני" w:date="2026-10-11T12:04:40Z">
        <w:r>
          <w:rPr>
            <w:rFonts w:hint="cs"/>
            <w:rtl/>
          </w:rPr>
          <w:t xml:space="preserve">בזמן ש</w:t>
        </w:r>
      </w:ins>
      <w:del w:id="97174" w:author="מנוע מכני" w:date="2026-10-11T12:04:40Z">
        <w:r>
          <w:rPr>
            <w:rFonts w:hint="cs"/>
            <w:rtl/>
          </w:rPr>
          <w:delText xml:space="preserve">בעידנא ד</w:delText>
        </w:r>
      </w:del>
      <w:r>
        <w:rPr>
          <w:rFonts w:hint="cs"/>
          <w:rtl/>
        </w:rPr>
        <w:t xml:space="preserve">ריתחא נענשים גם על עשה </w:t>
      </w:r>
      <w:ins w:id="96145" w:author="מנוע מכני" w:date="2026-10-11T12:04:40Z">
        <w:r>
          <w:rPr>
            <w:rFonts w:hint="cs"/>
            <w:rtl/>
          </w:rPr>
          <w:t xml:space="preserve">ואם </w:t>
        </w:r>
      </w:ins>
      <w:del w:id="96146" w:author="מנוע מכני" w:date="2026-10-11T12:04:40Z">
        <w:r>
          <w:rPr>
            <w:rFonts w:hint="cs"/>
            <w:rtl/>
          </w:rPr>
          <w:delText xml:space="preserve">ואי </w:delText>
        </w:r>
      </w:del>
      <w:r>
        <w:rPr>
          <w:rFonts w:hint="cs"/>
          <w:rtl/>
        </w:rPr>
        <w:t xml:space="preserve">חובת בגד הוא הא </w:t>
      </w:r>
      <w:r>
        <w:rPr>
          <w:rFonts w:hint="cs"/>
          <w:rtl/>
        </w:rPr>
        <w:t xml:space="preserve">לא</w:t>
      </w:r>
      <w:r>
        <w:rPr>
          <w:rFonts w:hint="cs"/>
          <w:rtl/>
        </w:rPr>
        <w:t xml:space="preserve"> מחייבא</w:t>
      </w:r>
    </w:p>
    <w:p w:rsidR="00DA63EC" w:rsidRDefault="00DA63EC" w:rsidP="00DA63EC">
      <w:pPr>
        <w:tabs>
          <w:tab w:val="center" w:pos="2835"/>
        </w:tabs>
        <w:rPr>
          <w:rtl/>
        </w:rPr>
      </w:pPr>
      <w:r>
        <w:rPr>
          <w:rFonts w:hint="cs"/>
          <w:rtl/>
        </w:rPr>
        <w:t xml:space="preserve">והגם שגם חובת </w:t>
      </w:r>
      <w:ins w:id="97381" w:author="מנוע מכני" w:date="2026-10-11T12:04:40Z">
        <w:r>
          <w:rPr>
            <w:rFonts w:hint="cs"/>
            <w:rtl/>
          </w:rPr>
          <w:t xml:space="preserve">אדם</w:t>
        </w:r>
      </w:ins>
      <w:del w:id="97382" w:author="מנוע מכני" w:date="2026-10-11T12:04:40Z">
        <w:r>
          <w:rPr>
            <w:rFonts w:hint="cs"/>
            <w:rtl/>
          </w:rPr>
          <w:delText xml:space="preserve">גברא</w:delText>
        </w:r>
      </w:del>
      <w:r>
        <w:rPr>
          <w:rFonts w:hint="cs"/>
          <w:rtl/>
        </w:rPr>
        <w:t xml:space="preserve"> תלויה בחיוב הבגד עצמו, </w:t>
      </w:r>
      <w:r>
        <w:rPr>
          <w:rFonts w:hint="cs"/>
          <w:rtl/>
        </w:rPr>
        <w:t xml:space="preserve">ה</w:t>
      </w:r>
      <w:r>
        <w:rPr>
          <w:rtl/>
        </w:rPr>
        <w:t>"</w:t>
      </w:r>
      <w:r>
        <w:rPr>
          <w:rFonts w:hint="cs"/>
          <w:rtl/>
        </w:rPr>
        <w:t xml:space="preserve">ק</w:t>
      </w:r>
      <w:r>
        <w:rPr>
          <w:rFonts w:hint="cs"/>
          <w:rtl/>
        </w:rPr>
        <w:t xml:space="preserve"> שינסה בכל דרך לפטור עצמו מציצית </w:t>
      </w:r>
    </w:p>
    <w:p w:rsidR="00DA63EC" w:rsidRDefault="00DA63EC" w:rsidP="00DA63EC">
      <w:pPr>
        <w:tabs>
          <w:tab w:val="center" w:pos="2835"/>
        </w:tabs>
        <w:rPr>
          <w:rtl/>
        </w:rPr>
      </w:pPr>
    </w:p>
    <w:p>
      <w:pPr>
        <w:pStyle w:val="38"/>
        <w:rPr>
          <w:ins w:id="99583" w:author="מנוע מכני" w:date="2026-10-11T12:04:40Z"/>
        </w:rPr>
      </w:pPr>
      <w:del w:id="99582" w:author="מנוע מכני" w:date="2026-10-11T12:04:40Z">
        <w:r w:rsidRPr="00265E5E">
          <w:delText xml:space="preserve">•</w:delText>
        </w:r>
      </w:del>
      <w:r w:rsidRPr="00265E5E">
        <w:t xml:space="preserve"> </w:t>
      </w:r>
      <w:r>
        <w:t>רטב</w:t>
      </w:r>
      <w:r>
        <w:t>"</w:t>
      </w:r>
      <w:r>
        <w:t>ק מ</w:t>
      </w:r>
      <w:r>
        <w:t xml:space="preserve">שמואל:</w:t>
      </w:r>
    </w:p>
    <w:p w:rsidR="00DA63EC" w:rsidRDefault="00DA63EC" w:rsidP="00DA63EC">
      <w:pPr>
        <w:tabs>
          <w:tab w:val="center" w:pos="2835"/>
        </w:tabs>
        <w:rPr>
          <w:rtl/>
        </w:rPr>
      </w:pPr>
      <w:del w:id="99584" w:author="מנוע מכני" w:date="2026-10-11T12:04:40Z">
        <w:r>
          <w:rPr>
            <w:rtl/>
          </w:rPr>
          <w:delText xml:space="preserve"> </w:delText>
        </w:r>
      </w:del>
      <w:r>
        <w:rPr>
          <w:rtl/>
        </w:rPr>
        <w:t xml:space="preserve">כלי קופסא חייבין בציצית.</w:t>
      </w:r>
    </w:p>
    <w:p w:rsidR="00DA63EC" w:rsidRDefault="00DA63EC" w:rsidP="00DA63EC">
      <w:pPr>
        <w:tabs>
          <w:tab w:val="center" w:pos="2835"/>
        </w:tabs>
        <w:rPr>
          <w:rtl/>
        </w:rPr>
      </w:pPr>
      <w:r>
        <w:rPr>
          <w:rtl/>
        </w:rPr>
        <w:t xml:space="preserve">ומודה </w:t>
      </w:r>
      <w:r>
        <w:rPr>
          <w:rStyle w:val="2fb"/>
          <w:rtl/>
        </w:rPr>
        <w:t xml:space="preserve">שמואל</w:t>
      </w:r>
      <w:r>
        <w:rPr>
          <w:rtl/>
        </w:rPr>
        <w:t xml:space="preserve"> בזקן שעשאה לכבודו שפטור</w:t>
      </w:r>
      <w:ins w:id="90043" w:author="מנוע מכני" w:date="2026-10-11T12:04:40Z">
        <w:r>
          <w:rPr>
            <w:rtl/>
          </w:rPr>
          <w:t xml:space="preserve">ה, ד</w:t>
        </w:r>
      </w:ins>
      <w:del w:id="90044" w:author="מנוע מכני" w:date="2026-10-11T12:04:40Z">
        <w:r>
          <w:rPr>
            <w:rtl/>
          </w:rPr>
          <w:delText xml:space="preserve">ה,</w:delText>
        </w:r>
        <w:r w:rsidRPr="0046594B">
          <w:rPr>
            <w:rStyle w:val="afffff0"/>
            <w:rFonts w:hint="cs"/>
            <w:rtl/>
          </w:rPr>
          <w:delText xml:space="preserve">ד</w:delText>
        </w:r>
      </w:del>
      <w:r w:rsidRPr="0046594B">
        <w:rPr>
          <w:rStyle w:val="afffff0"/>
          <w:rFonts w:hint="cs"/>
          <w:rtl/>
        </w:rPr>
        <w:t xml:space="preserve">'</w:t>
      </w:r>
      <w:ins w:id="90543" w:author="Claude - סמנטי" w:date="2026-10-11T12:27:00Z">
        <w:r>
          <w:rPr>
            <w:rStyle w:val="afffff0"/>
            <w:rtl/>
          </w:rPr>
          <w:t xml:space="preserve">אֲשֶׁר תְּכַסֶּה בָּהּ</w:t>
        </w:r>
      </w:ins>
      <w:del w:id="90544" w:author="Claude - סמנטי" w:date="2026-10-11T12:27:00Z">
        <w:r w:rsidRPr="0046594B">
          <w:rPr>
            <w:rStyle w:val="afffff0"/>
            <w:rtl/>
          </w:rPr>
          <w:delText xml:space="preserve">אשר תכסה בה</w:delText>
        </w:r>
      </w:del>
      <w:r w:rsidRPr="0046594B">
        <w:rPr>
          <w:rStyle w:val="afffff0"/>
          <w:rFonts w:hint="cs"/>
          <w:rtl/>
        </w:rPr>
        <w:t>'</w:t>
      </w:r>
      <w:r w:rsidRPr="0046594B">
        <w:rPr>
          <w:rStyle w:val="afffff0"/>
          <w:rtl/>
        </w:rPr>
        <w:t xml:space="preserve"> </w:t>
      </w:r>
      <w:r>
        <w:rPr>
          <w:rFonts w:hint="cs"/>
          <w:rtl/>
        </w:rPr>
        <w:t>-</w:t>
      </w:r>
      <w:ins w:id="92887" w:author="מנוע מכני" w:date="2026-10-11T12:04:40Z">
        <w:r>
          <w:rPr>
            <w:rtl/>
          </w:rPr>
          <w:t xml:space="preserve">זה</w:t>
        </w:r>
      </w:ins>
      <w:del w:id="92888" w:author="מנוע מכני" w:date="2026-10-11T12:04:40Z">
        <w:r>
          <w:rPr>
            <w:rtl/>
          </w:rPr>
          <w:delText xml:space="preserve">האי</w:delText>
        </w:r>
      </w:del>
      <w:r>
        <w:rPr>
          <w:rtl/>
        </w:rPr>
        <w:t xml:space="preserve"> </w:t>
      </w:r>
      <w:ins w:id="91251" w:author="מנוע מכני" w:date="2026-10-11T12:04:40Z">
        <w:r>
          <w:rPr>
            <w:rtl/>
          </w:rPr>
          <w:t xml:space="preserve">לא</w:t>
        </w:r>
      </w:ins>
      <w:del w:id="91252" w:author="מנוע מכני" w:date="2026-10-11T12:04:40Z">
        <w:r>
          <w:rPr>
            <w:rtl/>
          </w:rPr>
          <w:delText xml:space="preserve">לאו</w:delText>
        </w:r>
      </w:del>
      <w:r>
        <w:rPr>
          <w:rtl/>
        </w:rPr>
        <w:t xml:space="preserve"> ל</w:t>
      </w:r>
      <w:r>
        <w:rPr>
          <w:rFonts w:hint="cs"/>
          <w:rtl/>
        </w:rPr>
        <w:t xml:space="preserve">כסות עשויה </w:t>
      </w:r>
    </w:p>
    <w:p w:rsidR="00DA63EC" w:rsidRDefault="00DA63EC" w:rsidP="00DA63EC">
      <w:pPr>
        <w:tabs>
          <w:tab w:val="center" w:pos="2835"/>
        </w:tabs>
        <w:rPr>
          <w:rtl/>
        </w:rPr>
      </w:pPr>
      <w:r>
        <w:rPr>
          <w:rFonts w:hint="cs"/>
          <w:rtl/>
        </w:rPr>
        <w:t>ובאותה שעה שעוטפים המת וודאי יש בה ציצית משום לועג לרש חרף עושהו [שלא יגידו שהורידו מחמת שנפטר ]</w:t>
      </w:r>
    </w:p>
    <w:p w:rsidR="00DA63EC" w:rsidRDefault="00DA63EC" w:rsidP="00DA63EC">
      <w:pPr>
        <w:tabs>
          <w:tab w:val="center" w:pos="2835"/>
        </w:tabs>
        <w:rPr>
          <w:rFonts w:ascii="BA Franknatan Regular" w:hAnsi="BA Franknatan Regular"/>
          <w:b/>
          <w:bCs/>
          <w:rtl/>
        </w:rPr>
      </w:pPr>
    </w:p>
    <w:p>
      <w:pPr>
        <w:pStyle w:val="afffff8"/>
        <w:rPr>
          <w:ins w:id="90513" w:author="קלוד" w:date="2026-10-11T12:32:08Z"/>
        </w:rPr>
      </w:pPr>
      <w:ins w:id="90514" w:author="קלוד" w:date="2026-10-11T12:32:08Z">
        <w:r>
          <w:rPr>
            <w:color w:val="7B3F00"/>
          </w:rPr>
          <w:t xml:space="preserve">טלית שנקרעה - חוץ לשלש יתפור, תוך שלש לא יתפור</w:t>
        </w:r>
      </w:ins>
    </w:p>
    <w:p>
      <w:pPr>
        <w:pStyle w:val="38"/>
        <w:rPr>
          <w:ins w:id="99586" w:author="מנוע מכני" w:date="2026-10-11T12:04:40Z"/>
        </w:rPr>
      </w:pPr>
      <w:del w:id="99585" w:author="מנוע מכני" w:date="2026-10-11T12:04:40Z">
        <w:r w:rsidRPr="00265E5E">
          <w:delText xml:space="preserve">•</w:delText>
        </w:r>
      </w:del>
      <w:r w:rsidRPr="00265E5E">
        <w:t xml:space="preserve"> </w:t>
      </w:r>
      <w:r>
        <w:t>רחבה מר</w:t>
      </w:r>
      <w:r>
        <w:t>"</w:t>
      </w:r>
      <w:r>
        <w:t>י</w:t>
      </w:r>
      <w:r>
        <w:t xml:space="preserve">:</w:t>
      </w:r>
    </w:p>
    <w:p w:rsidR="00DA63EC" w:rsidRDefault="00DA63EC" w:rsidP="00DA63EC">
      <w:pPr>
        <w:tabs>
          <w:tab w:val="center" w:pos="2835"/>
        </w:tabs>
        <w:rPr>
          <w:rtl/>
        </w:rPr>
      </w:pPr>
      <w:del w:id="99587" w:author="מנוע מכני" w:date="2026-10-11T12:04:40Z">
        <w:r>
          <w:rPr>
            <w:rtl/>
          </w:rPr>
          <w:delText xml:space="preserve"> </w:delText>
        </w:r>
      </w:del>
      <w:r>
        <w:rPr>
          <w:rtl/>
        </w:rPr>
        <w:t xml:space="preserve">טלית שנקרעה, חוץ לשלש - יתפור, תוך שלש - </w:t>
      </w:r>
      <w:r>
        <w:rPr>
          <w:rtl/>
        </w:rPr>
        <w:t xml:space="preserve">לא</w:t>
      </w:r>
      <w:r>
        <w:rPr>
          <w:rtl/>
        </w:rPr>
        <w:t xml:space="preserve"> יתפור.</w:t>
      </w:r>
    </w:p>
    <w:p>
      <w:pPr>
        <w:pStyle w:val="38"/>
        <w:rPr>
          <w:ins w:id="99588" w:author="מנוע מכני" w:date="2026-10-11T12:04:40Z"/>
        </w:rPr>
      </w:pPr>
      <w:r>
        <w:t>תנ</w:t>
      </w:r>
      <w:r>
        <w:t>"</w:t>
      </w:r>
      <w:r>
        <w:t>ה</w:t>
      </w:r>
      <w:r>
        <w:t xml:space="preserve">:</w:t>
      </w:r>
    </w:p>
    <w:p w:rsidR="00DA63EC" w:rsidRDefault="00DA63EC" w:rsidP="00DA63EC">
      <w:pPr>
        <w:tabs>
          <w:tab w:val="center" w:pos="2835"/>
        </w:tabs>
        <w:rPr>
          <w:rtl/>
        </w:rPr>
      </w:pPr>
      <w:del w:id="99589" w:author="מנוע מכני" w:date="2026-10-11T12:04:40Z">
        <w:r>
          <w:rPr>
            <w:rtl/>
          </w:rPr>
          <w:delText xml:space="preserve"> </w:delText>
        </w:r>
      </w:del>
      <w:r>
        <w:rPr>
          <w:rtl/>
        </w:rPr>
        <w:t xml:space="preserve">טלית שנקרעה, חוץ לשלש - יתפור, תוך שלש – </w:t>
      </w:r>
      <w:r>
        <w:rPr>
          <w:rStyle w:val="2fb"/>
          <w:rFonts w:hint="cs"/>
          <w:rtl/>
        </w:rPr>
        <w:t>ר</w:t>
      </w:r>
      <w:r>
        <w:rPr>
          <w:rStyle w:val="2fb"/>
          <w:rtl/>
        </w:rPr>
        <w:t>"</w:t>
      </w:r>
      <w:r>
        <w:rPr>
          <w:rStyle w:val="2fb"/>
          <w:rFonts w:hint="cs"/>
          <w:rtl/>
        </w:rPr>
        <w:t xml:space="preserve">מ</w:t>
      </w:r>
      <w:r>
        <w:rPr>
          <w:rFonts w:hint="cs"/>
          <w:rtl/>
        </w:rPr>
        <w:t xml:space="preserve"> </w:t>
      </w:r>
      <w:r>
        <w:rPr>
          <w:rFonts w:hint="cs"/>
          <w:rtl/>
        </w:rPr>
        <w:t xml:space="preserve">לא</w:t>
      </w:r>
      <w:r>
        <w:rPr>
          <w:rFonts w:hint="cs"/>
          <w:rtl/>
        </w:rPr>
        <w:t xml:space="preserve"> יתפור</w:t>
      </w:r>
      <w:r>
        <w:rPr>
          <w:rtl/>
        </w:rPr>
        <w:t xml:space="preserve">, וחכ"א: יתפור</w:t>
      </w:r>
      <w:ins w:id="94597" w:author="מנוע מכני" w:date="2026-10-11T12:04:40Z">
        <w:r>
          <w:rPr>
            <w:rtl/>
          </w:rPr>
          <w:t xml:space="preserve">,</w:t>
        </w:r>
      </w:ins>
      <w:del w:id="9459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ושוין, שלא יביא </w:t>
      </w:r>
      <w:ins w:id="90411" w:author="מנוע מכני" w:date="2026-10-11T12:04:40Z">
        <w:r>
          <w:rPr>
            <w:rtl/>
          </w:rPr>
          <w:t xml:space="preserve">אפי'</w:t>
        </w:r>
      </w:ins>
      <w:del w:id="90412" w:author="מנוע מכני" w:date="2026-10-11T12:04:40Z">
        <w:r>
          <w:rPr>
            <w:rtl/>
          </w:rPr>
          <w:delText xml:space="preserve">אפילו</w:delText>
        </w:r>
      </w:del>
      <w:r>
        <w:rPr>
          <w:rtl/>
        </w:rPr>
        <w:t xml:space="preserve"> אמה על אמה ממקום אחר ובה תכלת ותולה בה</w:t>
      </w:r>
      <w:ins w:id="94599" w:author="מנוע מכני" w:date="2026-10-11T12:04:40Z">
        <w:r>
          <w:rPr>
            <w:rtl/>
          </w:rPr>
          <w:t xml:space="preserve">,</w:t>
        </w:r>
      </w:ins>
      <w:del w:id="9460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ושוין, שמביא תכלת ממקום אחר ותולה בה, ובלבד שלא תהא מופסקת.</w:t>
      </w:r>
    </w:p>
    <w:p w:rsidR="00DA63EC" w:rsidRDefault="00DA63EC" w:rsidP="00DA63EC">
      <w:pPr>
        <w:pStyle w:val="afff3"/>
        <w:framePr w:wrap="around"/>
        <w:rPr>
          <w:rtl/>
        </w:rPr>
      </w:pPr>
      <w:r>
        <w:rPr>
          <w:rFonts w:hint="cs"/>
          <w:rtl/>
        </w:rPr>
        <w:t>מא:</w:t>
      </w:r>
    </w:p>
    <w:p>
      <w:pPr>
        <w:pStyle w:val="38"/>
        <w:rPr>
          <w:ins w:id="99590" w:author="מנוע מכני" w:date="2026-10-11T12:04:40Z"/>
        </w:rPr>
      </w:pPr>
      <w:r>
        <w:t>אין להוכיח ד</w:t>
      </w:r>
      <w:r>
        <w:t xml:space="preserve">ש"מ:</w:t>
      </w:r>
    </w:p>
    <w:p w:rsidR="00DA63EC" w:rsidRDefault="00DA63EC" w:rsidP="00DA63EC">
      <w:pPr>
        <w:tabs>
          <w:tab w:val="center" w:pos="2835"/>
        </w:tabs>
        <w:rPr>
          <w:rtl/>
        </w:rPr>
      </w:pPr>
      <w:del w:id="99591" w:author="מנוע מכני" w:date="2026-10-11T12:04:40Z">
        <w:r>
          <w:rPr>
            <w:rtl/>
          </w:rPr>
          <w:delText xml:space="preserve"> </w:delText>
        </w:r>
      </w:del>
      <w:r>
        <w:rPr>
          <w:rtl/>
        </w:rPr>
        <w:t xml:space="preserve">מתירין מבגד לבגד!</w:t>
      </w:r>
      <w:ins w:id="94601" w:author="מנוע מכני" w:date="2026-10-11T12:04:40Z">
        <w:r>
          <w:rPr>
            <w:rFonts w:hint="cs"/>
            <w:rtl/>
          </w:rPr>
          <w:t xml:space="preserve"> </w:t>
        </w:r>
      </w:ins>
      <w:del w:id="94602" w:author="מנוע מכני" w:date="2026-10-11T12:04:40Z">
        <w:r>
          <w:rPr>
            <w:rFonts w:hint="cs"/>
            <w:rtl/>
          </w:rPr>
          <w:delText xml:space="preserve">  </w:delText>
        </w:r>
      </w:del>
      <w:r>
        <w:rPr>
          <w:rFonts w:hint="cs"/>
          <w:rtl/>
        </w:rPr>
        <w:t xml:space="preserve">דאפשר רק אם בלה הבגד דאין בזה בזיון</w:t>
      </w:r>
      <w:ins w:id="94603" w:author="מנוע מכני" w:date="2026-10-11T12:04:40Z">
        <w:r>
          <w:rPr>
            <w:rFonts w:hint="cs"/>
            <w:rtl/>
          </w:rPr>
          <w:t xml:space="preserve"> </w:t>
        </w:r>
      </w:ins>
      <w:del w:id="94604" w:author="מנוע מכני" w:date="2026-10-11T12:04:40Z">
        <w:r>
          <w:rPr>
            <w:rFonts w:hint="cs"/>
            <w:rtl/>
          </w:rPr>
          <w:delText xml:space="preserve">  </w:delText>
        </w:r>
      </w:del>
    </w:p>
    <w:p w:rsidR="00DA63EC" w:rsidRDefault="00DA63EC" w:rsidP="00DA63EC">
      <w:pPr>
        <w:tabs>
          <w:tab w:val="center" w:pos="2835"/>
        </w:tabs>
        <w:rPr>
          <w:rtl/>
        </w:rPr>
      </w:pPr>
    </w:p>
    <w:p>
      <w:pPr>
        <w:pStyle w:val="afffff8"/>
        <w:rPr>
          <w:ins w:id="90511" w:author="קלוד" w:date="2026-10-11T12:32:08Z"/>
        </w:rPr>
      </w:pPr>
      <w:ins w:id="90512" w:author="קלוד" w:date="2026-10-11T12:32:08Z">
        <w:r>
          <w:rPr>
            <w:color w:val="7B3F00"/>
          </w:rPr>
          <w:t xml:space="preserve">טלית שכולה תכלת - כל הצבעונין פוטרין חוץ מקלא אילן</w:t>
        </w:r>
      </w:ins>
    </w:p>
    <w:p>
      <w:pPr>
        <w:pStyle w:val="38"/>
        <w:rPr>
          <w:ins w:id="99593" w:author="מנוע מכני" w:date="2026-10-11T12:04:40Z"/>
        </w:rPr>
      </w:pPr>
      <w:del w:id="99592" w:author="מנוע מכני" w:date="2026-10-11T12:04:40Z">
        <w:r w:rsidRPr="00265E5E">
          <w:lastRenderedPageBreak/>
          <w:delText xml:space="preserve">•</w:delText>
        </w:r>
      </w:del>
      <w:r w:rsidRPr="00265E5E">
        <w:lastRenderedPageBreak/>
        <w:t xml:space="preserve"> </w:t>
      </w:r>
      <w:r w:rsidRPr="004A7C9A">
        <w:t>ת"ר</w:t>
      </w:r>
      <w:r>
        <w:t xml:space="preserve">:</w:t>
      </w:r>
    </w:p>
    <w:p w:rsidR="00DA63EC" w:rsidRDefault="00DA63EC" w:rsidP="00DA63EC">
      <w:pPr>
        <w:tabs>
          <w:tab w:val="center" w:pos="2835"/>
        </w:tabs>
        <w:rPr>
          <w:rtl/>
        </w:rPr>
      </w:pPr>
      <w:del w:id="99594" w:author="מנוע מכני" w:date="2026-10-11T12:04:40Z">
        <w:r>
          <w:rPr>
            <w:rtl/>
          </w:rPr>
          <w:delText xml:space="preserve"> </w:delText>
        </w:r>
      </w:del>
      <w:r>
        <w:rPr>
          <w:rtl/>
        </w:rPr>
        <w:t xml:space="preserve">טלית שכולה תכלת - כל מיני צבעונין פוטרין בה, חוץ מקלא אילן.</w:t>
      </w:r>
    </w:p>
    <w:p w:rsidR="00DA63EC" w:rsidRDefault="00DA63EC" w:rsidP="00DA63EC">
      <w:pPr>
        <w:tabs>
          <w:tab w:val="center" w:pos="2835"/>
        </w:tabs>
        <w:rPr>
          <w:rtl/>
        </w:rPr>
      </w:pPr>
      <w:del w:id="90111" w:author="מנוע מכני" w:date="2026-10-11T12:04:40Z">
        <w:r>
          <w:rPr>
            <w:rFonts w:ascii="BA Franknatan Regular" w:hAnsi="BA Franknatan Regular" w:hint="cs"/>
            <w:rtl/>
          </w:rPr>
          <w:delText xml:space="preserve">          </w:delText>
        </w:r>
      </w:del>
      <w:r w:rsidRPr="00C70C0E">
        <w:rPr>
          <w:rFonts w:ascii="BA Franknatan Regular" w:hAnsi="BA Franknatan Regular" w:hint="cs"/>
          <w:rtl/>
        </w:rPr>
        <w:t xml:space="preserve">[שלא יצטרך לפעם אחרת ויקח בטעות זה הנראה לו כתכלת] </w:t>
      </w:r>
    </w:p>
    <w:p>
      <w:pPr>
        <w:pStyle w:val="38"/>
        <w:rPr>
          <w:ins w:id="99595" w:author="מנוע מכני" w:date="2026-10-11T12:04:40Z"/>
        </w:rPr>
      </w:pPr>
      <w:r>
        <w:t xml:space="preserve">והך</w:t>
      </w:r>
    </w:p>
    <w:p w:rsidR="00DA63EC" w:rsidRDefault="00DA63EC" w:rsidP="00DA63EC">
      <w:pPr>
        <w:tabs>
          <w:tab w:val="center" w:pos="2835"/>
        </w:tabs>
        <w:rPr>
          <w:rtl/>
        </w:rPr>
      </w:pPr>
      <w:del w:id="99596" w:author="מנוע מכני" w:date="2026-10-11T12:04:40Z">
        <w:r>
          <w:rPr>
            <w:rFonts w:hint="cs"/>
            <w:rtl/>
          </w:rPr>
          <w:delText xml:space="preserve"> </w:delText>
        </w:r>
      </w:del>
      <w:r>
        <w:rPr>
          <w:rFonts w:hint="cs"/>
          <w:rtl/>
        </w:rPr>
        <w:t xml:space="preserve">ד</w:t>
      </w:r>
      <w:r>
        <w:rPr>
          <w:rtl/>
        </w:rPr>
        <w:t>טלית אין פוטר בה אלא מינה, טלית שכולה תכלת מביא תכלת וד</w:t>
      </w:r>
      <w:r>
        <w:rPr>
          <w:rFonts w:hint="cs"/>
          <w:rtl/>
        </w:rPr>
        <w:t xml:space="preserve">בר אחר </w:t>
      </w:r>
      <w:r>
        <w:rPr>
          <w:rtl/>
        </w:rPr>
        <w:t xml:space="preserve">ותולה בה, וקלא אילן </w:t>
      </w:r>
      <w:r>
        <w:rPr>
          <w:rtl/>
        </w:rPr>
        <w:t xml:space="preserve">לא</w:t>
      </w:r>
      <w:r>
        <w:rPr>
          <w:rtl/>
        </w:rPr>
        <w:t xml:space="preserve"> יביא, ואם הביא - כשר!</w:t>
      </w:r>
    </w:p>
    <w:p w:rsidR="00DA63EC" w:rsidRDefault="00DA63EC" w:rsidP="00DA63EC">
      <w:pPr>
        <w:rPr>
          <w:rtl/>
        </w:rPr>
      </w:pPr>
      <w:ins w:id="92889" w:author="מנוע מכני" w:date="2026-10-11T12:04:40Z">
        <w:r>
          <w:rPr>
            <w:rFonts w:hint="cs"/>
            <w:rtl/>
          </w:rPr>
          <w:t xml:space="preserve">מה</w:t>
        </w:r>
      </w:ins>
      <w:del w:id="92890" w:author="מנוע מכני" w:date="2026-10-11T12:04:40Z">
        <w:r w:rsidRPr="00336727">
          <w:rPr>
            <w:rFonts w:hint="cs"/>
            <w:rtl/>
          </w:rPr>
          <w:delText xml:space="preserve">מאי</w:delText>
        </w:r>
      </w:del>
      <w:r w:rsidRPr="00336727">
        <w:rPr>
          <w:rFonts w:hint="cs"/>
          <w:rtl/>
        </w:rPr>
        <w:t xml:space="preserve"> דחזי' דכשר היינו בטלית בת שמונה חוטין, ואין להוכיח דמתירין מבגן לבגד דאפשר רק </w:t>
      </w:r>
      <w:ins w:id="96147" w:author="מנוע מכני" w:date="2026-10-11T12:04:40Z">
        <w:r>
          <w:rPr>
            <w:rFonts w:hint="cs"/>
            <w:rtl/>
          </w:rPr>
          <w:t xml:space="preserve">אם </w:t>
        </w:r>
      </w:ins>
      <w:del w:id="96148" w:author="מנוע מכני" w:date="2026-10-11T12:04:40Z">
        <w:r w:rsidRPr="00336727">
          <w:rPr>
            <w:rFonts w:hint="cs"/>
            <w:rtl/>
          </w:rPr>
          <w:delText xml:space="preserve">אי </w:delText>
        </w:r>
      </w:del>
      <w:r w:rsidRPr="00336727">
        <w:rPr>
          <w:rFonts w:hint="cs"/>
          <w:rtl/>
        </w:rPr>
        <w:t xml:space="preserve">עבד עבד </w:t>
      </w:r>
    </w:p>
    <w:p w:rsidR="00DA63EC" w:rsidRDefault="00DA63EC" w:rsidP="00DA63EC">
      <w:pPr>
        <w:tabs>
          <w:tab w:val="center" w:pos="2835"/>
        </w:tabs>
        <w:rPr>
          <w:rFonts w:ascii="BA Franknatan Regular" w:hAnsi="BA Franknatan Regular"/>
          <w:b/>
          <w:bCs/>
          <w:rtl/>
        </w:rPr>
      </w:pPr>
    </w:p>
    <w:p>
      <w:pPr>
        <w:pStyle w:val="afffff8"/>
        <w:rPr>
          <w:ins w:id="90509" w:author="קלוד" w:date="2026-10-11T12:32:08Z"/>
        </w:rPr>
      </w:pPr>
      <w:ins w:id="90510" w:author="קלוד" w:date="2026-10-11T12:32:08Z">
        <w:r>
          <w:rPr>
            <w:color w:val="7B3F00"/>
          </w:rPr>
          <w:t xml:space="preserve">מתירין מבגד לבגד - ושלש הלכות שהלכה כשמואל</w:t>
        </w:r>
      </w:ins>
    </w:p>
    <w:p>
      <w:pPr>
        <w:pStyle w:val="38"/>
        <w:rPr>
          <w:ins w:id="99598" w:author="מנוע מכני" w:date="2026-10-11T12:04:40Z"/>
        </w:rPr>
      </w:pPr>
      <w:del w:id="99597" w:author="מנוע מכני" w:date="2026-10-11T12:04:40Z">
        <w:r w:rsidRPr="00265E5E">
          <w:delText xml:space="preserve">•</w:delText>
        </w:r>
      </w:del>
      <w:r w:rsidRPr="00265E5E">
        <w:t xml:space="preserve"> </w:t>
      </w:r>
      <w:r w:rsidRPr="00E55A17">
        <w:t>איתמר</w:t>
      </w:r>
      <w:r>
        <w:t xml:space="preserve"> רב:</w:t>
      </w:r>
    </w:p>
    <w:p w:rsidR="00DA63EC" w:rsidRDefault="00DA63EC" w:rsidP="00DA63EC">
      <w:pPr>
        <w:tabs>
          <w:tab w:val="center" w:pos="2835"/>
        </w:tabs>
        <w:rPr>
          <w:rtl/>
        </w:rPr>
      </w:pPr>
      <w:del w:id="99599" w:author="מנוע מכני" w:date="2026-10-11T12:04:40Z">
        <w:r>
          <w:rPr>
            <w:rtl/>
          </w:rPr>
          <w:delText xml:space="preserve"> </w:delText>
        </w:r>
      </w:del>
      <w:r>
        <w:rPr>
          <w:rtl/>
        </w:rPr>
        <w:t xml:space="preserve">אין מתירין מבגד לבגד, </w:t>
      </w:r>
      <w:r>
        <w:rPr>
          <w:rStyle w:val="2fb"/>
          <w:rtl/>
        </w:rPr>
        <w:t xml:space="preserve">ושמואל</w:t>
      </w:r>
      <w:r>
        <w:rPr>
          <w:rtl/>
        </w:rPr>
        <w:t xml:space="preserve">: מתירין מבגד לבגד.</w:t>
      </w:r>
    </w:p>
    <w:p>
      <w:pPr>
        <w:pStyle w:val="38"/>
        <w:rPr>
          <w:ins w:id="99600" w:author="מנוע מכני" w:date="2026-10-11T12:04:40Z"/>
        </w:rPr>
      </w:pPr>
      <w:r>
        <w:tab/>
        <w:t xml:space="preserve">רב</w:t>
      </w:r>
      <w:del w:id="102516" w:author="מנוע מכני" w:date="2026-10-11T12:04:40Z">
        <w:r>
          <w:tab/>
          <w:delText xml:space="preserve"> אמר</w:delText>
        </w:r>
      </w:del>
      <w:del w:id="103667" w:author="Claude" w:date="2026-10-11T09:07:48Z">
        <w:r>
          <w:delText xml:space="preserve">	</w:delText>
        </w:r>
      </w:del>
      <w:r>
        <w:t xml:space="preserve">:</w:t>
      </w:r>
    </w:p>
    <w:p w:rsidR="00DA63EC" w:rsidRDefault="00DA63EC" w:rsidP="00DA63EC">
      <w:pPr>
        <w:tabs>
          <w:tab w:val="center" w:pos="2835"/>
        </w:tabs>
        <w:rPr>
          <w:rtl/>
        </w:rPr>
      </w:pPr>
      <w:del w:id="99601" w:author="מנוע מכני" w:date="2026-10-11T12:04:40Z">
        <w:r>
          <w:rPr>
            <w:rtl/>
          </w:rPr>
          <w:tab/>
          <w:delText xml:space="preserve"> </w:delText>
        </w:r>
      </w:del>
      <w:r>
        <w:rPr>
          <w:rtl/>
        </w:rPr>
        <w:tab/>
        <w:t xml:space="preserve">אין מדליקין מנר לנר, </w:t>
      </w:r>
      <w:r>
        <w:rPr>
          <w:rStyle w:val="2fb"/>
          <w:rtl/>
        </w:rPr>
        <w:tab/>
        <w:t xml:space="preserve">ושמואל</w:t>
      </w:r>
      <w:r>
        <w:rPr>
          <w:rtl/>
        </w:rPr>
        <w:tab/>
        <w:t xml:space="preserve"> </w:t>
      </w:r>
      <w:r>
        <w:rPr>
          <w:rtl/>
        </w:rPr>
        <w:tab/>
        <w:t xml:space="preserve">אמר</w:t>
      </w:r>
      <w:del w:id="103668" w:author="Claude" w:date="2026-10-11T09:07:48Z">
        <w:r>
          <w:rPr>
            <w:rtl/>
          </w:rPr>
          <w:delText xml:space="preserve">	</w:delText>
        </w:r>
      </w:del>
      <w:r>
        <w:rPr>
          <w:rtl/>
        </w:rPr>
        <w:t xml:space="preserve">: מדליקין מנר לנר.</w:t>
      </w:r>
    </w:p>
    <w:p>
      <w:pPr>
        <w:pStyle w:val="38"/>
        <w:rPr>
          <w:ins w:id="99602" w:author="מנוע מכני" w:date="2026-10-11T12:04:40Z"/>
        </w:rPr>
      </w:pPr>
      <w:r>
        <w:tab/>
        <w:t xml:space="preserve">רב</w:t>
      </w:r>
      <w:del w:id="102517" w:author="מנוע מכני" w:date="2026-10-11T12:04:40Z">
        <w:r>
          <w:tab/>
          <w:delText xml:space="preserve"> אמר</w:delText>
        </w:r>
      </w:del>
      <w:del w:id="103669" w:author="Claude" w:date="2026-10-11T09:07:48Z">
        <w:r>
          <w:delText xml:space="preserve">	</w:delText>
        </w:r>
      </w:del>
      <w:r>
        <w:t xml:space="preserve">:</w:t>
      </w:r>
    </w:p>
    <w:p w:rsidR="00DA63EC" w:rsidRDefault="00DA63EC" w:rsidP="00DA63EC">
      <w:pPr>
        <w:tabs>
          <w:tab w:val="center" w:pos="2835"/>
        </w:tabs>
        <w:rPr>
          <w:rtl/>
        </w:rPr>
      </w:pPr>
      <w:del w:id="99603" w:author="מנוע מכני" w:date="2026-10-11T12:04:40Z">
        <w:r>
          <w:rPr>
            <w:rtl/>
          </w:rPr>
          <w:tab/>
          <w:delText xml:space="preserve"> </w:delText>
        </w:r>
      </w:del>
      <w:r>
        <w:rPr>
          <w:rtl/>
        </w:rPr>
        <w:tab/>
        <w:t xml:space="preserve">אין הלכה </w:t>
      </w:r>
      <w:r>
        <w:rPr>
          <w:rStyle w:val="2fb"/>
          <w:rtl/>
        </w:rPr>
        <w:tab/>
        <w:t xml:space="preserve">כר"ש</w:t>
      </w:r>
      <w:r>
        <w:rPr>
          <w:rtl/>
        </w:rPr>
        <w:tab/>
        <w:t xml:space="preserve"> בגרירה, </w:t>
      </w:r>
      <w:r>
        <w:rPr>
          <w:rStyle w:val="2fb"/>
          <w:rtl/>
        </w:rPr>
        <w:tab/>
        <w:t xml:space="preserve">ושמואל</w:t>
      </w:r>
      <w:r>
        <w:rPr>
          <w:rtl/>
        </w:rPr>
        <w:tab/>
        <w:t xml:space="preserve"> </w:t>
      </w:r>
      <w:r>
        <w:rPr>
          <w:rtl/>
        </w:rPr>
        <w:tab/>
        <w:t xml:space="preserve">אמר</w:t>
      </w:r>
      <w:del w:id="103670" w:author="Claude" w:date="2026-10-11T09:07:48Z">
        <w:r>
          <w:rPr>
            <w:rtl/>
          </w:rPr>
          <w:delText xml:space="preserve">	</w:delText>
        </w:r>
      </w:del>
      <w:r>
        <w:rPr>
          <w:rtl/>
        </w:rPr>
        <w:t xml:space="preserve">: הלכה </w:t>
      </w:r>
      <w:r>
        <w:rPr>
          <w:rStyle w:val="2fb"/>
          <w:rtl/>
        </w:rPr>
        <w:tab/>
        <w:t xml:space="preserve">כר' שמעון</w:t>
      </w:r>
      <w:r>
        <w:rPr>
          <w:rtl/>
        </w:rPr>
        <w:tab/>
        <w:t xml:space="preserve"> בגרירה.</w:t>
      </w:r>
    </w:p>
    <w:p w:rsidR="00DA63EC" w:rsidRDefault="00DA63EC" w:rsidP="00DA63EC">
      <w:pPr>
        <w:tabs>
          <w:tab w:val="center" w:pos="2835"/>
        </w:tabs>
        <w:rPr>
          <w:rtl/>
        </w:rPr>
      </w:pPr>
    </w:p>
    <w:p>
      <w:pPr>
        <w:pStyle w:val="38"/>
        <w:rPr>
          <w:ins w:id="99605" w:author="מנוע מכני" w:date="2026-10-11T12:04:40Z"/>
        </w:rPr>
      </w:pPr>
      <w:del w:id="99604" w:author="מנוע מכני" w:date="2026-10-11T12:04:40Z">
        <w:r w:rsidRPr="00265E5E">
          <w:delText xml:space="preserve">•</w:delText>
        </w:r>
      </w:del>
      <w:r w:rsidRPr="00265E5E">
        <w:t xml:space="preserve"> </w:t>
      </w:r>
      <w:r>
        <w:t xml:space="preserve">אביי:</w:t>
      </w:r>
    </w:p>
    <w:p w:rsidR="00DA63EC" w:rsidRDefault="00DA63EC" w:rsidP="00DA63EC">
      <w:pPr>
        <w:tabs>
          <w:tab w:val="center" w:pos="2835"/>
        </w:tabs>
        <w:rPr>
          <w:rtl/>
        </w:rPr>
      </w:pPr>
      <w:del w:id="99606" w:author="מנוע מכני" w:date="2026-10-11T12:04:40Z">
        <w:r>
          <w:rPr>
            <w:rtl/>
          </w:rPr>
          <w:delText xml:space="preserve"> </w:delText>
        </w:r>
      </w:del>
      <w:r>
        <w:rPr>
          <w:rtl/>
        </w:rPr>
        <w:t xml:space="preserve">כל </w:t>
      </w:r>
      <w:ins w:id="92891" w:author="מנוע מכני" w:date="2026-10-11T12:04:40Z">
        <w:r>
          <w:rPr>
            <w:rtl/>
          </w:rPr>
          <w:t xml:space="preserve">דברים</w:t>
        </w:r>
      </w:ins>
      <w:del w:id="92892" w:author="מנוע מכני" w:date="2026-10-11T12:04:40Z">
        <w:r>
          <w:rPr>
            <w:rtl/>
          </w:rPr>
          <w:delText xml:space="preserve">מילי</w:delText>
        </w:r>
      </w:del>
      <w:r>
        <w:rPr>
          <w:rtl/>
        </w:rPr>
        <w:t xml:space="preserve"> דמר </w:t>
      </w:r>
      <w:ins w:id="96843" w:author="מנוע מכני" w:date="2026-10-11T12:04:40Z">
        <w:r>
          <w:rPr>
            <w:rtl/>
          </w:rPr>
          <w:t xml:space="preserve">עשה</w:t>
        </w:r>
      </w:ins>
      <w:del w:id="96844" w:author="מנוע מכני" w:date="2026-10-11T12:04:40Z">
        <w:r>
          <w:rPr>
            <w:rtl/>
          </w:rPr>
          <w:delText xml:space="preserve">עביד</w:delText>
        </w:r>
      </w:del>
      <w:r>
        <w:rPr>
          <w:rtl/>
        </w:rPr>
        <w:t xml:space="preserve"> </w:t>
      </w:r>
      <w:r>
        <w:rPr>
          <w:rStyle w:val="2fb"/>
          <w:rtl/>
        </w:rPr>
        <w:t xml:space="preserve">כרב</w:t>
      </w:r>
      <w:r>
        <w:rPr>
          <w:rtl/>
        </w:rPr>
        <w:t xml:space="preserve">, </w:t>
      </w:r>
      <w:ins w:id="95953" w:author="מנוע מכני" w:date="2026-10-11T12:04:40Z">
        <w:r>
          <w:rPr>
            <w:rtl/>
          </w:rPr>
          <w:t xml:space="preserve">חוץ מ</w:t>
        </w:r>
      </w:ins>
      <w:del w:id="95954" w:author="מנוע מכני" w:date="2026-10-11T12:04:40Z">
        <w:r>
          <w:rPr>
            <w:rtl/>
          </w:rPr>
          <w:delText xml:space="preserve">לבר </w:delText>
        </w:r>
        <w:r>
          <w:rPr>
            <w:rtl/>
          </w:rPr>
          <w:delText xml:space="preserve">מ</w:delText>
        </w:r>
      </w:del>
      <w:ins w:id="92893" w:author="מנוע מכני" w:date="2026-10-11T12:04:40Z">
        <w:r>
          <w:rPr>
            <w:rtl/>
          </w:rPr>
          <w:t xml:space="preserve">אלו</w:t>
        </w:r>
      </w:ins>
      <w:del w:id="92894" w:author="מנוע מכני" w:date="2026-10-11T12:04:40Z">
        <w:r>
          <w:rPr>
            <w:rtl/>
          </w:rPr>
          <w:delText xml:space="preserve">מהני</w:delText>
        </w:r>
      </w:del>
      <w:r>
        <w:rPr>
          <w:rtl/>
        </w:rPr>
        <w:t xml:space="preserve"> תלת </w:t>
      </w:r>
      <w:ins w:id="96845" w:author="מנוע מכני" w:date="2026-10-11T12:04:40Z">
        <w:r>
          <w:rPr>
            <w:rtl/>
          </w:rPr>
          <w:t xml:space="preserve">דעשה</w:t>
        </w:r>
      </w:ins>
      <w:del w:id="96846" w:author="מנוע מכני" w:date="2026-10-11T12:04:40Z">
        <w:r>
          <w:rPr>
            <w:rtl/>
          </w:rPr>
          <w:delText xml:space="preserve">דעביד</w:delText>
        </w:r>
      </w:del>
      <w:r>
        <w:rPr>
          <w:rtl/>
        </w:rPr>
        <w:t xml:space="preserve"> </w:t>
      </w:r>
      <w:r>
        <w:rPr>
          <w:rStyle w:val="2fb"/>
          <w:rtl/>
        </w:rPr>
        <w:t xml:space="preserve">כשמואל</w:t>
      </w:r>
      <w:r>
        <w:rPr>
          <w:rtl/>
        </w:rPr>
        <w:t xml:space="preserve">: </w:t>
      </w:r>
    </w:p>
    <w:p w:rsidR="00DA63EC" w:rsidRDefault="00DA63EC" w:rsidP="00DA63EC">
      <w:pPr>
        <w:tabs>
          <w:tab w:val="center" w:pos="2835"/>
        </w:tabs>
        <w:rPr>
          <w:rtl/>
        </w:rPr>
      </w:pPr>
      <w:r>
        <w:rPr>
          <w:rFonts w:ascii="BA Franknatan Regular" w:hAnsi="BA Franknatan Regular"/>
          <w:b/>
          <w:bCs/>
          <w:rtl/>
        </w:rPr>
        <w:tab/>
      </w:r>
      <w:r>
        <w:rPr>
          <w:rtl/>
        </w:rPr>
        <w:t xml:space="preserve">מתירין מבגד לבגד, ומדליקין מנר לנר, והלכה </w:t>
      </w:r>
      <w:r>
        <w:rPr>
          <w:rStyle w:val="2fb"/>
          <w:rtl/>
        </w:rPr>
        <w:t xml:space="preserve">כר"ש</w:t>
      </w:r>
      <w:r>
        <w:rPr>
          <w:rtl/>
        </w:rPr>
        <w:t xml:space="preserve"> בגרירה</w:t>
      </w:r>
      <w:ins w:id="94605" w:author="מנוע מכני" w:date="2026-10-11T12:04:40Z">
        <w:r>
          <w:rPr>
            <w:rtl/>
          </w:rPr>
          <w:t xml:space="preserve">,</w:t>
        </w:r>
      </w:ins>
      <w:del w:id="94606" w:author="מנוע מכני" w:date="2026-10-11T12:04:40Z">
        <w:r>
          <w:rPr>
            <w:rtl/>
          </w:rPr>
          <w:delText xml:space="preserve">;</w:delText>
        </w:r>
      </w:del>
      <w:r>
        <w:rPr>
          <w:rtl/>
        </w:rPr>
        <w:t xml:space="preserve"> </w:t>
      </w:r>
    </w:p>
    <w:p>
      <w:pPr>
        <w:pStyle w:val="38"/>
        <w:rPr>
          <w:ins w:id="99607" w:author="מנוע מכני" w:date="2026-10-11T12:04:40Z"/>
        </w:rPr>
      </w:pPr>
      <w:r>
        <w:tab/>
        <w:t xml:space="preserve">דתניא</w:t>
      </w:r>
      <w:r>
        <w:tab/>
        <w:t xml:space="preserve">, ר"ש</w:t>
      </w:r>
      <w:del w:id="102518" w:author="מנוע מכני" w:date="2026-10-11T12:04:40Z">
        <w:r>
          <w:tab/>
          <w:delText xml:space="preserve"> אומר</w:delText>
        </w:r>
      </w:del>
      <w:del w:id="103671" w:author="Claude" w:date="2026-10-11T09:07:48Z">
        <w:r>
          <w:delText xml:space="preserve">	</w:delText>
        </w:r>
      </w:del>
      <w:r>
        <w:t xml:space="preserve">:</w:t>
      </w:r>
    </w:p>
    <w:p w:rsidR="00DA63EC" w:rsidRDefault="00DA63EC" w:rsidP="00DA63EC">
      <w:pPr>
        <w:tabs>
          <w:tab w:val="center" w:pos="2835"/>
        </w:tabs>
        <w:rPr>
          <w:rtl/>
        </w:rPr>
      </w:pPr>
      <w:del w:id="99608" w:author="מנוע מכני" w:date="2026-10-11T12:04:40Z">
        <w:r>
          <w:rPr>
            <w:rtl/>
          </w:rPr>
          <w:tab/>
          <w:delText xml:space="preserve"> </w:delText>
        </w:r>
      </w:del>
      <w:r>
        <w:rPr>
          <w:rtl/>
        </w:rPr>
        <w:tab/>
        <w:t xml:space="preserve">גורר אדם מטה, כסא וספסל, ובלבד שלא יתכוין לעשות חריץ.</w:t>
      </w:r>
    </w:p>
    <w:p w:rsidR="00DA63EC" w:rsidRDefault="00DA63EC" w:rsidP="00DA63EC">
      <w:pPr>
        <w:tabs>
          <w:tab w:val="center" w:pos="2835"/>
        </w:tabs>
        <w:rPr>
          <w:rtl/>
        </w:rPr>
      </w:pPr>
      <w:r>
        <w:rPr>
          <w:rStyle w:val="2fb"/>
          <w:rtl/>
        </w:rPr>
        <w:t xml:space="preserve">רב יהודה</w:t>
      </w:r>
      <w:r>
        <w:rPr>
          <w:rtl/>
        </w:rPr>
        <w:t xml:space="preserve"> מסר </w:t>
      </w:r>
      <w:r>
        <w:rPr>
          <w:rFonts w:hint="cs"/>
          <w:rtl/>
        </w:rPr>
        <w:t xml:space="preserve">לכובס ולא חשש שיחליף לו תכלת בקלא אילן </w:t>
      </w:r>
    </w:p>
    <w:p w:rsidR="00DA63EC" w:rsidRDefault="00DA63EC" w:rsidP="00DA63EC">
      <w:pPr>
        <w:tabs>
          <w:tab w:val="center" w:pos="2835"/>
        </w:tabs>
        <w:rPr>
          <w:rtl/>
        </w:rPr>
      </w:pPr>
      <w:r>
        <w:rPr>
          <w:rStyle w:val="2fb"/>
          <w:rtl/>
        </w:rPr>
        <w:t xml:space="preserve">רב</w:t>
      </w:r>
      <w:r>
        <w:rPr>
          <w:rtl/>
        </w:rPr>
        <w:t xml:space="preserve"> חנינא ע</w:t>
      </w:r>
      <w:r>
        <w:rPr>
          <w:rFonts w:hint="cs"/>
          <w:rtl/>
        </w:rPr>
        <w:t xml:space="preserve">שאם כמין פקעת כדי שלא ינתק </w:t>
      </w:r>
    </w:p>
    <w:p w:rsidR="00DA63EC" w:rsidRDefault="00DA63EC" w:rsidP="00DA63EC">
      <w:pPr>
        <w:tabs>
          <w:tab w:val="center" w:pos="2835"/>
        </w:tabs>
        <w:rPr>
          <w:rtl/>
        </w:rPr>
      </w:pPr>
      <w:r>
        <w:rPr>
          <w:rStyle w:val="2fb"/>
          <w:rtl/>
        </w:rPr>
        <w:t xml:space="preserve">רבינא</w:t>
      </w:r>
      <w:r>
        <w:rPr>
          <w:rtl/>
        </w:rPr>
        <w:t xml:space="preserve"> </w:t>
      </w:r>
      <w:r>
        <w:rPr>
          <w:rFonts w:hint="cs"/>
          <w:rtl/>
        </w:rPr>
        <w:t xml:space="preserve">תפר כמין שפה ושם הכניסם </w:t>
      </w:r>
    </w:p>
    <w:p w:rsidR="00DA63EC" w:rsidRDefault="00DA63EC" w:rsidP="00DA63EC">
      <w:pPr>
        <w:tabs>
          <w:tab w:val="center" w:pos="2835"/>
        </w:tabs>
        <w:rPr>
          <w:rtl/>
        </w:rPr>
      </w:pPr>
    </w:p>
    <w:p>
      <w:pPr>
        <w:pStyle w:val="afffff8"/>
        <w:rPr>
          <w:ins w:id="90507" w:author="קלוד" w:date="2026-10-11T12:32:08Z"/>
        </w:rPr>
      </w:pPr>
      <w:ins w:id="90508" w:author="קלוד" w:date="2026-10-11T12:32:08Z">
        <w:r>
          <w:rPr>
            <w:color w:val="7B3F00"/>
          </w:rPr>
          <w:t xml:space="preserve">מספר החוטין ושיעור המשולשת - ב"ש וב"ה</w:t>
        </w:r>
      </w:ins>
    </w:p>
    <w:p>
      <w:pPr>
        <w:pStyle w:val="38"/>
        <w:rPr>
          <w:ins w:id="99610" w:author="מנוע מכני" w:date="2026-10-11T12:04:40Z"/>
        </w:rPr>
      </w:pPr>
      <w:del w:id="99609"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611" w:author="מנוע מכני" w:date="2026-10-11T12:04:40Z">
        <w:r>
          <w:rPr>
            <w:rtl/>
          </w:rPr>
          <w:delText xml:space="preserve"> </w:delText>
        </w:r>
      </w:del>
      <w:r>
        <w:rPr>
          <w:rtl/>
        </w:rPr>
        <w:t xml:space="preserve">כמה חוטין הוא נותן? </w:t>
      </w:r>
      <w:r>
        <w:rPr>
          <w:rtl/>
        </w:rPr>
        <w:t xml:space="preserve">ב"ש</w:t>
      </w:r>
      <w:r>
        <w:rPr>
          <w:rtl/>
        </w:rPr>
        <w:t xml:space="preserve"> אומרים: ד', </w:t>
      </w:r>
      <w:r>
        <w:rPr>
          <w:rtl/>
        </w:rPr>
        <w:t xml:space="preserve">וב"ה</w:t>
      </w:r>
      <w:r>
        <w:rPr>
          <w:rtl/>
        </w:rPr>
        <w:t xml:space="preserve"> אומרים: ג'.</w:t>
      </w:r>
    </w:p>
    <w:p w:rsidR="00DA63EC" w:rsidRDefault="00DA63EC" w:rsidP="00DA63EC">
      <w:pPr>
        <w:tabs>
          <w:tab w:val="center" w:pos="2835"/>
        </w:tabs>
        <w:rPr>
          <w:rtl/>
        </w:rPr>
      </w:pPr>
      <w:r>
        <w:rPr>
          <w:rtl/>
        </w:rPr>
        <w:t xml:space="preserve">וכמה תהא משולשת? </w:t>
      </w:r>
      <w:r>
        <w:rPr>
          <w:rtl/>
        </w:rPr>
        <w:t xml:space="preserve">ב"ש</w:t>
      </w:r>
      <w:r>
        <w:rPr>
          <w:rtl/>
        </w:rPr>
        <w:t xml:space="preserve"> אומרים: ד', </w:t>
      </w:r>
      <w:r>
        <w:rPr>
          <w:rtl/>
        </w:rPr>
        <w:t xml:space="preserve">וב"ה</w:t>
      </w:r>
      <w:r>
        <w:rPr>
          <w:rtl/>
        </w:rPr>
        <w:t xml:space="preserve"> אומרים: ג'</w:t>
      </w:r>
      <w:ins w:id="94607" w:author="מנוע מכני" w:date="2026-10-11T12:04:40Z">
        <w:r>
          <w:rPr>
            <w:rtl/>
          </w:rPr>
          <w:t xml:space="preserve">,</w:t>
        </w:r>
      </w:ins>
      <w:del w:id="94608" w:author="מנוע מכני" w:date="2026-10-11T12:04:40Z">
        <w:r>
          <w:rPr>
            <w:rtl/>
          </w:rPr>
          <w:delText xml:space="preserve">;</w:delText>
        </w:r>
      </w:del>
      <w:r>
        <w:rPr>
          <w:rtl/>
        </w:rPr>
        <w:t xml:space="preserve"> </w:t>
      </w:r>
      <w:r>
        <w:rPr>
          <w:rFonts w:hint="cs"/>
          <w:rtl/>
        </w:rPr>
        <w:t xml:space="preserve">[והיינו </w:t>
      </w:r>
      <w:r>
        <w:rPr>
          <w:rtl/>
        </w:rPr>
        <w:t>אחת מארבע בטפח של כל אדם</w:t>
      </w:r>
      <w:r>
        <w:rPr>
          <w:rFonts w:hint="cs"/>
          <w:rtl/>
        </w:rPr>
        <w:t>]</w:t>
      </w:r>
    </w:p>
    <w:p w:rsidR="00DA63EC" w:rsidRDefault="00DA63EC" w:rsidP="00DA63EC">
      <w:pPr>
        <w:tabs>
          <w:tab w:val="center" w:pos="2835"/>
        </w:tabs>
        <w:rPr>
          <w:rtl/>
        </w:rPr>
      </w:pPr>
    </w:p>
    <w:p>
      <w:pPr>
        <w:pStyle w:val="38"/>
        <w:rPr>
          <w:ins w:id="99613" w:author="מנוע מכני" w:date="2026-10-11T12:04:40Z"/>
        </w:rPr>
      </w:pPr>
      <w:del w:id="99612" w:author="מנוע מכני" w:date="2026-10-11T12:04:40Z">
        <w:r w:rsidRPr="0051076E">
          <w:delText xml:space="preserve">•</w:delText>
        </w:r>
      </w:del>
      <w:r w:rsidRPr="0051076E">
        <w:t xml:space="preserve"> </w:t>
      </w:r>
      <w:r>
        <w:t>אר</w:t>
      </w:r>
      <w:r>
        <w:t>"</w:t>
      </w:r>
      <w:r>
        <w:t>פ</w:t>
      </w:r>
      <w:r>
        <w:t xml:space="preserve">:</w:t>
      </w:r>
    </w:p>
    <w:p w:rsidR="00DA63EC" w:rsidRDefault="00DA63EC" w:rsidP="00DA63EC">
      <w:pPr>
        <w:tabs>
          <w:tab w:val="center" w:pos="2835"/>
        </w:tabs>
        <w:rPr>
          <w:rtl/>
        </w:rPr>
      </w:pPr>
      <w:del w:id="99614" w:author="מנוע מכני" w:date="2026-10-11T12:04:40Z">
        <w:r>
          <w:rPr>
            <w:rtl/>
          </w:rPr>
          <w:delText xml:space="preserve"> </w:delText>
        </w:r>
      </w:del>
      <w:r>
        <w:rPr>
          <w:rtl/>
        </w:rPr>
        <w:t xml:space="preserve">טפח דאורייתא – </w:t>
      </w:r>
      <w:r>
        <w:rPr>
          <w:rFonts w:hint="cs"/>
          <w:rtl/>
        </w:rPr>
        <w:t xml:space="preserve">ארבע אגודלים, שש זרתות חמש אצבע [שלישי] </w:t>
      </w:r>
    </w:p>
    <w:p>
      <w:pPr>
        <w:pStyle w:val="38"/>
        <w:rPr>
          <w:ins w:id="99616" w:author="מנוע מכני" w:date="2026-10-11T12:04:40Z"/>
        </w:rPr>
      </w:pPr>
      <w:del w:id="99615" w:author="מנוע מכני" w:date="2026-10-11T12:04:40Z">
        <w:r w:rsidRPr="0051076E">
          <w:delText xml:space="preserve">•</w:delText>
        </w:r>
      </w:del>
      <w:r w:rsidRPr="0051076E">
        <w:t xml:space="preserve"> </w:t>
      </w:r>
      <w:r>
        <w:t>אר</w:t>
      </w:r>
      <w:r>
        <w:t>"</w:t>
      </w:r>
      <w:r>
        <w:t>ה</w:t>
      </w:r>
      <w:r>
        <w:t xml:space="preserve">:</w:t>
      </w:r>
    </w:p>
    <w:p w:rsidR="00DA63EC" w:rsidRDefault="00DA63EC" w:rsidP="00DA63EC">
      <w:pPr>
        <w:tabs>
          <w:tab w:val="center" w:pos="2835"/>
        </w:tabs>
        <w:rPr>
          <w:rtl/>
        </w:rPr>
      </w:pPr>
      <w:del w:id="99617" w:author="מנוע מכני" w:date="2026-10-11T12:04:40Z">
        <w:r>
          <w:rPr>
            <w:rtl/>
          </w:rPr>
          <w:delText xml:space="preserve"> </w:delText>
        </w:r>
      </w:del>
      <w:r>
        <w:rPr>
          <w:rtl/>
        </w:rPr>
        <w:t xml:space="preserve">ד' בתוך ד' ומשולשת ד', </w:t>
      </w:r>
      <w:r>
        <w:rPr>
          <w:rStyle w:val="2fb"/>
          <w:rtl/>
        </w:rPr>
        <w:t xml:space="preserve">ורב יהודה</w:t>
      </w:r>
      <w:r>
        <w:rPr>
          <w:rtl/>
        </w:rPr>
        <w:t xml:space="preserve"> </w:t>
      </w:r>
      <w:r>
        <w:rPr>
          <w:rtl/>
        </w:rPr>
        <w:t xml:space="preserve">אמר</w:t>
      </w:r>
      <w:r>
        <w:rPr>
          <w:rtl/>
        </w:rPr>
        <w:t xml:space="preserve">: ג' בתוך ג' משולשת ג'.</w:t>
      </w:r>
    </w:p>
    <w:p>
      <w:pPr>
        <w:pStyle w:val="38"/>
        <w:rPr>
          <w:ins w:id="99619" w:author="מנוע מכני" w:date="2026-10-11T12:04:40Z"/>
        </w:rPr>
      </w:pPr>
      <w:del w:id="99618" w:author="מנוע מכני" w:date="2026-10-11T12:04:40Z">
        <w:r w:rsidRPr="0051076E">
          <w:delText xml:space="preserve">•</w:delText>
        </w:r>
      </w:del>
      <w:r w:rsidRPr="0051076E">
        <w:t xml:space="preserve"> </w:t>
      </w:r>
      <w:del w:id="102519" w:author="מנוע מכני" w:date="2026-10-11T12:04:40Z">
        <w:r>
          <w:delText xml:space="preserve">אמר </w:delText>
        </w:r>
      </w:del>
      <w:ins w:id="90413" w:author="מנוע מכני" w:date="2026-10-11T12:04:40Z">
        <w:r>
          <w:t xml:space="preserve">ר"פ</w:t>
        </w:r>
      </w:ins>
      <w:del w:id="90414" w:author="מנוע מכני" w:date="2026-10-11T12:04:40Z">
        <w:r>
          <w:delText xml:space="preserve">רב פפא</w:delText>
        </w:r>
      </w:del>
      <w:r>
        <w:t xml:space="preserve">, </w:t>
      </w:r>
      <w:r w:rsidRPr="00B86088">
        <w:t>הלכתא</w:t>
      </w:r>
      <w:r>
        <w:t xml:space="preserve">:</w:t>
      </w:r>
    </w:p>
    <w:p w:rsidR="00DA63EC" w:rsidRDefault="00DA63EC" w:rsidP="00DA63EC">
      <w:pPr>
        <w:tabs>
          <w:tab w:val="center" w:pos="2835"/>
        </w:tabs>
        <w:rPr>
          <w:rtl/>
        </w:rPr>
      </w:pPr>
      <w:del w:id="99620" w:author="מנוע מכני" w:date="2026-10-11T12:04:40Z">
        <w:r>
          <w:rPr>
            <w:rtl/>
          </w:rPr>
          <w:delText xml:space="preserve"> </w:delText>
        </w:r>
      </w:del>
      <w:r>
        <w:rPr>
          <w:rtl/>
        </w:rPr>
        <w:t xml:space="preserve">ד' בתוך שלש משולשת ארבע.</w:t>
      </w:r>
    </w:p>
    <w:p w:rsidR="00DA63EC" w:rsidRDefault="00DA63EC" w:rsidP="00DA63EC">
      <w:pPr>
        <w:tabs>
          <w:tab w:val="center" w:pos="2835"/>
        </w:tabs>
        <w:rPr>
          <w:rtl/>
        </w:rPr>
      </w:pPr>
      <w:r>
        <w:rPr>
          <w:rtl/>
        </w:rPr>
        <w:t xml:space="preserve">למימרא, </w:t>
      </w:r>
      <w:ins w:id="92895" w:author="מנוע מכני" w:date="2026-10-11T12:04:40Z">
        <w:r>
          <w:rPr>
            <w:rtl/>
          </w:rPr>
          <w:t xml:space="preserve">דיש</w:t>
        </w:r>
      </w:ins>
      <w:del w:id="92896" w:author="מנוע מכני" w:date="2026-10-11T12:04:40Z">
        <w:r>
          <w:rPr>
            <w:rtl/>
          </w:rPr>
          <w:delText xml:space="preserve">דאית</w:delText>
        </w:r>
      </w:del>
      <w:r>
        <w:rPr>
          <w:rtl/>
        </w:rPr>
        <w:t xml:space="preserve"> </w:t>
      </w:r>
      <w:ins w:id="95677" w:author="מנוע מכני" w:date="2026-10-11T12:04:40Z">
        <w:r>
          <w:rPr>
            <w:rtl/>
          </w:rPr>
          <w:t xml:space="preserve">להם</w:t>
        </w:r>
      </w:ins>
      <w:del w:id="95678" w:author="מנוע מכני" w:date="2026-10-11T12:04:40Z">
        <w:r>
          <w:rPr>
            <w:rtl/>
          </w:rPr>
          <w:delText xml:space="preserve">להו</w:delText>
        </w:r>
      </w:del>
      <w:r>
        <w:rPr>
          <w:rtl/>
        </w:rPr>
        <w:t xml:space="preserve"> שיעורא</w:t>
      </w:r>
      <w:ins w:id="94609" w:author="מנוע מכני" w:date="2026-10-11T12:04:40Z">
        <w:r>
          <w:rPr>
            <w:rtl/>
          </w:rPr>
          <w:t xml:space="preserve">,</w:t>
        </w:r>
      </w:ins>
      <w:del w:id="94610" w:author="מנוע מכני" w:date="2026-10-11T12:04:40Z">
        <w:r>
          <w:rPr>
            <w:rtl/>
          </w:rPr>
          <w:delText xml:space="preserve">;</w:delText>
        </w:r>
      </w:del>
      <w:r>
        <w:rPr>
          <w:rtl/>
        </w:rPr>
        <w:t xml:space="preserve"> ורמינהו: ציצית - אין ציצית אלא יוצא, ואין ציצית אלא משהו, </w:t>
      </w:r>
    </w:p>
    <w:p w:rsidR="00DA63EC" w:rsidRDefault="00DA63EC" w:rsidP="00DA63EC">
      <w:pPr>
        <w:tabs>
          <w:tab w:val="center" w:pos="2835"/>
        </w:tabs>
        <w:rPr>
          <w:rtl/>
        </w:rPr>
      </w:pPr>
      <w:r>
        <w:rPr>
          <w:rtl/>
        </w:rPr>
        <w:t xml:space="preserve">וכבר עלו זקני </w:t>
      </w:r>
      <w:r>
        <w:rPr>
          <w:rtl/>
        </w:rPr>
        <w:t xml:space="preserve">ב"ש</w:t>
      </w:r>
      <w:r>
        <w:rPr>
          <w:rtl/>
        </w:rPr>
        <w:t xml:space="preserve"> וזקני </w:t>
      </w:r>
      <w:r>
        <w:rPr>
          <w:rtl/>
        </w:rPr>
        <w:t xml:space="preserve">ב"ה</w:t>
      </w:r>
      <w:r>
        <w:rPr>
          <w:rtl/>
        </w:rPr>
        <w:t xml:space="preserve"> לעליית י</w:t>
      </w:r>
      <w:r>
        <w:rPr>
          <w:rFonts w:hint="cs"/>
          <w:rtl/>
        </w:rPr>
        <w:t>ב</w:t>
      </w:r>
      <w:r>
        <w:rPr>
          <w:rtl/>
        </w:rPr>
        <w:t>"</w:t>
      </w:r>
      <w:r>
        <w:rPr>
          <w:rFonts w:hint="cs"/>
          <w:rtl/>
        </w:rPr>
        <w:t xml:space="preserve">ב </w:t>
      </w:r>
      <w:r>
        <w:rPr>
          <w:rtl/>
        </w:rPr>
        <w:t xml:space="preserve">ואמרו: ציצית אין לה שיעור, כיוצא בו, לולב אין בו שיעור</w:t>
      </w:r>
      <w:ins w:id="94611" w:author="מנוע מכני" w:date="2026-10-11T12:04:40Z">
        <w:r>
          <w:rPr>
            <w:rtl/>
          </w:rPr>
          <w:t xml:space="preserve">,</w:t>
        </w:r>
      </w:ins>
      <w:del w:id="94612"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 xml:space="preserve">מב. </w:t>
      </w:r>
    </w:p>
    <w:p w:rsidR="00DA63EC" w:rsidRDefault="00DA63EC" w:rsidP="00DA63EC">
      <w:pPr>
        <w:pStyle w:val="affffb"/>
      </w:pPr>
      <w:r>
        <w:rPr>
          <w:rtl/>
        </w:rPr>
        <w:t xml:space="preserve">- </w:t>
      </w:r>
      <w:r>
        <w:rPr>
          <w:rFonts w:hint="cs"/>
          <w:rtl/>
        </w:rPr>
        <w:t xml:space="preserve">הויינו אין לה שיעור למעלה אבל יש לה שיעור למטה </w:t>
      </w:r>
    </w:p>
    <w:p w:rsidR="00DA63EC" w:rsidRDefault="00DA63EC" w:rsidP="00DA63EC">
      <w:pPr>
        <w:ind w:left="357" w:firstLine="0"/>
        <w:rPr>
          <w:rtl/>
        </w:rPr>
      </w:pPr>
      <w:r>
        <w:rPr>
          <w:rFonts w:hint="cs"/>
          <w:rtl/>
        </w:rPr>
        <w:t>דאלת</w:t>
      </w:r>
      <w:r>
        <w:rPr>
          <w:rtl/>
        </w:rPr>
        <w:t>"</w:t>
      </w:r>
      <w:r>
        <w:rPr>
          <w:rFonts w:hint="cs"/>
          <w:rtl/>
        </w:rPr>
        <w:t xml:space="preserve">ה הא ללולב יש לו שיעור ללמטה דג' טפחים כדי לנענע בו כשר </w:t>
      </w:r>
    </w:p>
    <w:p w:rsidR="00DA63EC" w:rsidRDefault="00DA63EC" w:rsidP="00DA63EC">
      <w:pPr>
        <w:ind w:left="357" w:firstLine="0"/>
        <w:rPr>
          <w:rtl/>
        </w:rPr>
      </w:pPr>
    </w:p>
    <w:p>
      <w:pPr>
        <w:pStyle w:val="38"/>
        <w:rPr>
          <w:ins w:id="99622" w:author="מנוע מכני" w:date="2026-10-11T12:04:40Z"/>
        </w:rPr>
      </w:pPr>
      <w:del w:id="99621"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623" w:author="מנוע מכני" w:date="2026-10-11T12:04:40Z">
        <w:r>
          <w:rPr>
            <w:rtl/>
          </w:rPr>
          <w:delText xml:space="preserve"> </w:delText>
        </w:r>
      </w:del>
      <w:r>
        <w:rPr>
          <w:rtl/>
        </w:rPr>
        <w:t xml:space="preserve">ציצית</w:t>
      </w:r>
      <w:ins w:id="94613" w:author="מנוע מכני" w:date="2026-10-11T12:04:40Z">
        <w:r>
          <w:rPr>
            <w:rtl/>
          </w:rPr>
          <w:t xml:space="preserve"> </w:t>
        </w:r>
      </w:ins>
      <w:del w:id="94614" w:author="מנוע מכני" w:date="2026-10-11T12:04:40Z">
        <w:r>
          <w:rPr>
            <w:rtl/>
          </w:rPr>
          <w:delText xml:space="preserve"> </w:delText>
        </w:r>
        <w:r>
          <w:rPr>
            <w:rFonts w:hint="cs"/>
            <w:rtl/>
          </w:rPr>
          <w:delText xml:space="preserve"> </w:delText>
        </w:r>
      </w:del>
      <w:r>
        <w:rPr>
          <w:rFonts w:hint="cs"/>
          <w:rtl/>
        </w:rPr>
        <w:t xml:space="preserve">היינו</w:t>
      </w:r>
      <w:r w:rsidRPr="00A563E0">
        <w:rPr>
          <w:rStyle w:val="afffff0"/>
          <w:rtl/>
        </w:rPr>
        <w:t xml:space="preserve"> </w:t>
      </w:r>
      <w:r w:rsidRPr="00A563E0">
        <w:rPr>
          <w:rStyle w:val="afffff0"/>
          <w:rFonts w:hint="cs"/>
          <w:rtl/>
        </w:rPr>
        <w:t>'</w:t>
      </w:r>
      <w:r w:rsidRPr="00A563E0">
        <w:rPr>
          <w:rStyle w:val="afffff0"/>
          <w:rtl/>
        </w:rPr>
        <w:t>ענף</w:t>
      </w:r>
      <w:r w:rsidRPr="00A563E0">
        <w:rPr>
          <w:rStyle w:val="afffff0"/>
          <w:rFonts w:hint="cs"/>
          <w:rtl/>
        </w:rPr>
        <w:t>'</w:t>
      </w:r>
      <w:r w:rsidRPr="00A563E0">
        <w:rPr>
          <w:rStyle w:val="afffff0"/>
          <w:rtl/>
        </w:rPr>
        <w:t>,</w:t>
      </w:r>
      <w:r>
        <w:rPr>
          <w:rtl/>
        </w:rPr>
        <w:t xml:space="preserve"> וכן </w:t>
      </w:r>
      <w:r>
        <w:rPr>
          <w:rFonts w:hint="cs"/>
          <w:rtl/>
        </w:rPr>
        <w:t>א</w:t>
      </w:r>
      <w:r>
        <w:rPr>
          <w:rtl/>
        </w:rPr>
        <w:t>ומר:</w:t>
      </w:r>
      <w:r w:rsidRPr="00A563E0">
        <w:rPr>
          <w:rStyle w:val="afffff0"/>
          <w:rtl/>
        </w:rPr>
        <w:t xml:space="preserve"> </w:t>
      </w:r>
      <w:r w:rsidRPr="00A563E0">
        <w:rPr>
          <w:rStyle w:val="afffff0"/>
          <w:rFonts w:hint="cs"/>
          <w:rtl/>
        </w:rPr>
        <w:t>'</w:t>
      </w:r>
      <w:ins w:id="90545" w:author="Claude - סמנטי" w:date="2026-10-11T12:27:00Z">
        <w:r>
          <w:rPr>
            <w:rStyle w:val="afffff0"/>
            <w:rtl/>
          </w:rPr>
          <w:t xml:space="preserve">וַיִּקָּחֵנִי בְּצִיצִית רֹאשִׁי</w:t>
        </w:r>
      </w:ins>
      <w:del w:id="90546" w:author="Claude - סמנטי" w:date="2026-10-11T12:27:00Z">
        <w:r w:rsidRPr="00A563E0">
          <w:rPr>
            <w:rStyle w:val="afffff0"/>
            <w:rtl/>
          </w:rPr>
          <w:delText xml:space="preserve">ויקחני בציצית ראשי</w:delText>
        </w:r>
      </w:del>
      <w:r w:rsidRPr="00A563E0">
        <w:rPr>
          <w:rStyle w:val="afffff0"/>
          <w:rFonts w:hint="cs"/>
          <w:rtl/>
        </w:rPr>
        <w:t>'</w:t>
      </w:r>
      <w:r w:rsidRPr="00A563E0">
        <w:rPr>
          <w:rStyle w:val="afffff0"/>
          <w:rtl/>
        </w:rPr>
        <w:t>.</w:t>
      </w:r>
    </w:p>
    <w:p>
      <w:pPr>
        <w:pStyle w:val="38"/>
        <w:rPr>
          <w:ins w:id="99624" w:author="מנוע מכני" w:date="2026-10-11T12:04:40Z"/>
        </w:rPr>
      </w:pPr>
      <w:r>
        <w:t xml:space="preserve">ואמר אביי:</w:t>
      </w:r>
    </w:p>
    <w:p w:rsidR="00DA63EC" w:rsidRDefault="00DA63EC" w:rsidP="00DA63EC">
      <w:pPr>
        <w:tabs>
          <w:tab w:val="center" w:pos="2835"/>
        </w:tabs>
        <w:rPr>
          <w:rtl/>
        </w:rPr>
      </w:pPr>
      <w:del w:id="99625" w:author="מנוע מכני" w:date="2026-10-11T12:04:40Z">
        <w:r>
          <w:rPr>
            <w:rtl/>
          </w:rPr>
          <w:delText xml:space="preserve"> </w:delText>
        </w:r>
      </w:del>
      <w:r>
        <w:rPr>
          <w:rtl/>
        </w:rPr>
        <w:t xml:space="preserve">וצריך ל</w:t>
      </w:r>
      <w:r>
        <w:rPr>
          <w:rFonts w:hint="cs"/>
          <w:rtl/>
        </w:rPr>
        <w:t xml:space="preserve">הפרידה מלמעלה כבלורית נכרי </w:t>
      </w:r>
    </w:p>
    <w:p w:rsidR="00DA63EC" w:rsidRDefault="00DA63EC" w:rsidP="00DA63EC">
      <w:pPr>
        <w:tabs>
          <w:tab w:val="center" w:pos="2835"/>
        </w:tabs>
        <w:rPr>
          <w:rtl/>
        </w:rPr>
      </w:pPr>
    </w:p>
    <w:p>
      <w:pPr>
        <w:pStyle w:val="afffff8"/>
        <w:rPr>
          <w:ins w:id="90505" w:author="קלוד" w:date="2026-10-11T12:32:08Z"/>
        </w:rPr>
      </w:pPr>
      <w:ins w:id="90506" w:author="קלוד" w:date="2026-10-11T12:32:08Z">
        <w:r>
          <w:rPr>
            <w:color w:val="7B3F00"/>
          </w:rPr>
          <w:t xml:space="preserve">הטלה על הקרן או על הגדיל - ראב"י פוסל בשתיהן</w:t>
        </w:r>
      </w:ins>
    </w:p>
    <w:p>
      <w:pPr>
        <w:pStyle w:val="38"/>
        <w:rPr>
          <w:ins w:id="99627" w:author="מנוע מכני" w:date="2026-10-11T12:04:40Z"/>
        </w:rPr>
      </w:pPr>
      <w:del w:id="99626"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628" w:author="מנוע מכני" w:date="2026-10-11T12:04:40Z">
        <w:r>
          <w:rPr>
            <w:rtl/>
          </w:rPr>
          <w:delText xml:space="preserve"> </w:delText>
        </w:r>
      </w:del>
      <w:r>
        <w:rPr>
          <w:rtl/>
        </w:rPr>
        <w:t xml:space="preserve">הטיל על הקרן או על הגדיל - כשירה, </w:t>
      </w:r>
      <w:r>
        <w:rPr>
          <w:rStyle w:val="2fb"/>
          <w:rtl/>
        </w:rPr>
        <w:t xml:space="preserve">ר</w:t>
      </w:r>
      <w:r>
        <w:rPr>
          <w:rStyle w:val="2fb"/>
          <w:rFonts w:hint="cs"/>
          <w:rtl/>
        </w:rPr>
        <w:t>אב</w:t>
      </w:r>
      <w:r>
        <w:rPr>
          <w:rStyle w:val="2fb"/>
          <w:rtl/>
        </w:rPr>
        <w:t>"</w:t>
      </w:r>
      <w:r>
        <w:rPr>
          <w:rStyle w:val="2fb"/>
          <w:rFonts w:hint="cs"/>
          <w:rtl/>
        </w:rPr>
        <w:t xml:space="preserve">י</w:t>
      </w:r>
      <w:r>
        <w:rPr>
          <w:rFonts w:hint="cs"/>
          <w:rtl/>
        </w:rPr>
        <w:t xml:space="preserve"> </w:t>
      </w:r>
      <w:r>
        <w:rPr>
          <w:rtl/>
        </w:rPr>
        <w:t>פוסל בשתיהן.</w:t>
      </w:r>
    </w:p>
    <w:p>
      <w:pPr>
        <w:pStyle w:val="38"/>
        <w:rPr>
          <w:ins w:id="99629" w:author="מנוע מכני" w:date="2026-10-11T12:04:40Z"/>
        </w:rPr>
      </w:pPr>
      <w:r>
        <w:t>והך דר</w:t>
      </w:r>
      <w:r>
        <w:t>"</w:t>
      </w:r>
      <w:r>
        <w:t xml:space="preserve">ג מרב:</w:t>
      </w:r>
    </w:p>
    <w:p w:rsidR="00DA63EC" w:rsidRDefault="00DA63EC" w:rsidP="00DA63EC">
      <w:pPr>
        <w:tabs>
          <w:tab w:val="center" w:pos="2835"/>
        </w:tabs>
        <w:rPr>
          <w:rtl/>
        </w:rPr>
      </w:pPr>
      <w:del w:id="99630" w:author="מנוע מכני" w:date="2026-10-11T12:04:40Z">
        <w:r>
          <w:rPr>
            <w:rFonts w:hint="cs"/>
            <w:rtl/>
          </w:rPr>
          <w:delText xml:space="preserve"> </w:delText>
        </w:r>
      </w:del>
      <w:r>
        <w:rPr>
          <w:rFonts w:hint="cs"/>
          <w:rtl/>
        </w:rPr>
        <w:t xml:space="preserve">ד</w:t>
      </w:r>
      <w:r>
        <w:rPr>
          <w:rtl/>
        </w:rPr>
        <w:t>ציצית צריכה שתהא נוטפת על הקרן, שנא</w:t>
      </w:r>
      <w:r>
        <w:rPr>
          <w:rFonts w:hint="cs"/>
          <w:rtl/>
        </w:rPr>
        <w:t>'</w:t>
      </w:r>
      <w:r w:rsidRPr="00A563E0">
        <w:rPr>
          <w:rStyle w:val="afffff0"/>
          <w:rtl/>
        </w:rPr>
        <w:t xml:space="preserve"> </w:t>
      </w:r>
      <w:r w:rsidRPr="00A563E0">
        <w:rPr>
          <w:rStyle w:val="afffff0"/>
          <w:rFonts w:hint="cs"/>
          <w:rtl/>
        </w:rPr>
        <w:t>'</w:t>
      </w:r>
      <w:ins w:id="90547" w:author="Claude - סמנטי" w:date="2026-10-11T12:27:00Z">
        <w:r>
          <w:rPr>
            <w:rStyle w:val="afffff0"/>
            <w:rtl/>
          </w:rPr>
          <w:t xml:space="preserve">עַל כַּנְפֵי בִגְדֵיהֶם</w:t>
        </w:r>
      </w:ins>
      <w:del w:id="90548" w:author="Claude - סמנטי" w:date="2026-10-11T12:27:00Z">
        <w:r w:rsidRPr="00A563E0">
          <w:rPr>
            <w:rStyle w:val="afffff0"/>
            <w:rtl/>
          </w:rPr>
          <w:delText xml:space="preserve">על כנפי בגדיהם</w:delText>
        </w:r>
      </w:del>
      <w:r w:rsidRPr="00A563E0">
        <w:rPr>
          <w:rStyle w:val="afffff0"/>
          <w:rFonts w:hint="cs"/>
          <w:rtl/>
        </w:rPr>
        <w:t>'</w:t>
      </w:r>
      <w:r w:rsidRPr="00A563E0">
        <w:rPr>
          <w:rStyle w:val="afffff0"/>
          <w:rtl/>
        </w:rPr>
        <w:t>,</w:t>
      </w:r>
      <w:r>
        <w:rPr>
          <w:rStyle w:val="2fb"/>
          <w:rFonts w:hint="cs"/>
          <w:rtl/>
        </w:rPr>
        <w:t>כראב</w:t>
      </w:r>
      <w:r>
        <w:rPr>
          <w:rStyle w:val="2fb"/>
          <w:rtl/>
        </w:rPr>
        <w:t>"</w:t>
      </w:r>
      <w:r>
        <w:rPr>
          <w:rStyle w:val="2fb"/>
          <w:rFonts w:hint="cs"/>
          <w:rtl/>
        </w:rPr>
        <w:t>י</w:t>
      </w:r>
      <w:r>
        <w:rPr>
          <w:rtl/>
        </w:rPr>
        <w:t>.</w:t>
      </w:r>
    </w:p>
    <w:p>
      <w:pPr>
        <w:pStyle w:val="38"/>
        <w:rPr>
          <w:ins w:id="99631" w:author="מנוע מכני" w:date="2026-10-11T12:04:40Z"/>
        </w:rPr>
      </w:pPr>
      <w:r>
        <w:t>אר</w:t>
      </w:r>
      <w:r>
        <w:t>"</w:t>
      </w:r>
      <w:r>
        <w:t>י ארי</w:t>
      </w:r>
      <w:r>
        <w:t>"</w:t>
      </w:r>
      <w:r>
        <w:t>ו</w:t>
      </w:r>
      <w:r>
        <w:t xml:space="preserve">:</w:t>
      </w:r>
    </w:p>
    <w:p w:rsidR="00DA63EC" w:rsidRDefault="00DA63EC" w:rsidP="00DA63EC">
      <w:pPr>
        <w:tabs>
          <w:tab w:val="center" w:pos="2835"/>
        </w:tabs>
        <w:rPr>
          <w:rtl/>
        </w:rPr>
      </w:pPr>
      <w:del w:id="99632" w:author="מנוע מכני" w:date="2026-10-11T12:04:40Z">
        <w:r>
          <w:rPr>
            <w:rtl/>
          </w:rPr>
          <w:delText xml:space="preserve"> </w:delText>
        </w:r>
      </w:del>
      <w:r>
        <w:rPr>
          <w:rtl/>
        </w:rPr>
        <w:t xml:space="preserve">וצריך שירחיק מלא קשר גודל.</w:t>
      </w:r>
    </w:p>
    <w:p w:rsidR="00DA63EC" w:rsidRPr="00E105BC" w:rsidRDefault="00DA63EC" w:rsidP="00DA63EC">
      <w:pPr>
        <w:tabs>
          <w:tab w:val="center" w:pos="2835"/>
        </w:tabs>
        <w:rPr>
          <w:spacing w:val="-4"/>
          <w:rtl/>
        </w:rPr>
      </w:pPr>
      <w:ins w:id="97383" w:author="מנוע מכני" w:date="2026-10-11T12:04:40Z">
        <w:r>
          <w:rPr>
            <w:rFonts w:hint="cs"/>
            <w:spacing w:val="-4"/>
            <w:rtl/>
          </w:rPr>
          <w:t xml:space="preserve">והוצרך</w:t>
        </w:r>
      </w:ins>
      <w:del w:id="97384" w:author="מנוע מכני" w:date="2026-10-11T12:04:40Z">
        <w:r w:rsidRPr="00E105BC">
          <w:rPr>
            <w:rFonts w:hint="cs"/>
            <w:spacing w:val="-4"/>
            <w:rtl/>
          </w:rPr>
          <w:delText xml:space="preserve">ואיצטריך</w:delText>
        </w:r>
      </w:del>
      <w:r w:rsidRPr="00E105BC">
        <w:rPr>
          <w:rFonts w:hint="cs"/>
          <w:spacing w:val="-4"/>
          <w:rtl/>
        </w:rPr>
        <w:t xml:space="preserve"> </w:t>
      </w:r>
      <w:r w:rsidRPr="00E105BC">
        <w:rPr>
          <w:rStyle w:val="2fb"/>
          <w:rFonts w:hint="cs"/>
          <w:spacing w:val="-4"/>
          <w:rtl/>
        </w:rPr>
        <w:t xml:space="preserve">דר' יעקב</w:t>
      </w:r>
      <w:r w:rsidRPr="00E105BC">
        <w:rPr>
          <w:rFonts w:hint="cs"/>
          <w:spacing w:val="-4"/>
          <w:rtl/>
        </w:rPr>
        <w:t xml:space="preserve"> </w:t>
      </w:r>
      <w:ins w:id="96149" w:author="מנוע מכני" w:date="2026-10-11T12:04:40Z">
        <w:r>
          <w:rPr>
            <w:rFonts w:hint="cs"/>
            <w:spacing w:val="-4"/>
            <w:rtl/>
          </w:rPr>
          <w:t xml:space="preserve">דאם </w:t>
        </w:r>
      </w:ins>
      <w:del w:id="96150" w:author="מנוע מכני" w:date="2026-10-11T12:04:40Z">
        <w:r w:rsidRPr="00E105BC">
          <w:rPr>
            <w:rFonts w:hint="cs"/>
            <w:spacing w:val="-4"/>
            <w:rtl/>
          </w:rPr>
          <w:delText xml:space="preserve">דאי </w:delText>
        </w:r>
      </w:del>
      <w:r w:rsidRPr="00E105BC">
        <w:rPr>
          <w:rStyle w:val="2fb"/>
          <w:rFonts w:hint="cs"/>
          <w:spacing w:val="-4"/>
          <w:rtl/>
        </w:rPr>
        <w:t xml:space="preserve">מדר</w:t>
      </w:r>
      <w:r w:rsidRPr="00E105BC">
        <w:rPr>
          <w:rStyle w:val="2fb"/>
          <w:spacing w:val="-4"/>
          <w:rtl/>
        </w:rPr>
        <w:t>"</w:t>
      </w:r>
      <w:r w:rsidRPr="00E105BC">
        <w:rPr>
          <w:rStyle w:val="2fb"/>
          <w:rFonts w:hint="cs"/>
          <w:spacing w:val="-4"/>
          <w:rtl/>
        </w:rPr>
        <w:t xml:space="preserve">פ</w:t>
      </w:r>
      <w:r w:rsidRPr="00E105BC">
        <w:rPr>
          <w:rFonts w:hint="cs"/>
          <w:spacing w:val="-4"/>
          <w:rtl/>
        </w:rPr>
        <w:t xml:space="preserve"> </w:t>
      </w:r>
      <w:r w:rsidRPr="00E105BC">
        <w:rPr>
          <w:rFonts w:hint="cs"/>
          <w:spacing w:val="-4"/>
          <w:rtl/>
        </w:rPr>
        <w:t xml:space="preserve">הו</w:t>
      </w:r>
      <w:r w:rsidRPr="00E105BC">
        <w:rPr>
          <w:spacing w:val="-4"/>
          <w:rtl/>
        </w:rPr>
        <w:t>"</w:t>
      </w:r>
      <w:r w:rsidRPr="00E105BC">
        <w:rPr>
          <w:rFonts w:hint="cs"/>
          <w:spacing w:val="-4"/>
          <w:rtl/>
        </w:rPr>
        <w:t xml:space="preserve">א</w:t>
      </w:r>
      <w:r w:rsidRPr="00E105BC">
        <w:rPr>
          <w:rFonts w:hint="cs"/>
          <w:spacing w:val="-4"/>
          <w:rtl/>
        </w:rPr>
        <w:t xml:space="preserve"> </w:t>
      </w:r>
      <w:r w:rsidRPr="00E105BC">
        <w:rPr>
          <w:spacing w:val="-4"/>
          <w:rtl/>
        </w:rPr>
        <w:t xml:space="preserve">תוך ג' </w:t>
      </w:r>
      <w:r w:rsidRPr="00E105BC">
        <w:rPr>
          <w:rFonts w:hint="cs"/>
          <w:spacing w:val="-4"/>
          <w:rtl/>
        </w:rPr>
        <w:t xml:space="preserve">שלא ירחק יותר אבל כמה שיותר קרוב יותר טוב קמ'ל </w:t>
      </w:r>
    </w:p>
    <w:p w:rsidR="00DA63EC" w:rsidRPr="00E105BC" w:rsidRDefault="00DA63EC" w:rsidP="00DA63EC">
      <w:pPr>
        <w:tabs>
          <w:tab w:val="center" w:pos="2835"/>
        </w:tabs>
        <w:rPr>
          <w:spacing w:val="-4"/>
          <w:rtl/>
        </w:rPr>
      </w:pPr>
      <w:ins w:id="97385" w:author="מנוע מכני" w:date="2026-10-11T12:04:40Z">
        <w:r>
          <w:rPr>
            <w:rFonts w:hint="cs"/>
            <w:spacing w:val="-4"/>
            <w:rtl/>
          </w:rPr>
          <w:t xml:space="preserve">והוצרך</w:t>
        </w:r>
      </w:ins>
      <w:del w:id="97386" w:author="מנוע מכני" w:date="2026-10-11T12:04:40Z">
        <w:r w:rsidRPr="00E105BC">
          <w:rPr>
            <w:rFonts w:hint="cs"/>
            <w:spacing w:val="-4"/>
            <w:rtl/>
          </w:rPr>
          <w:delText xml:space="preserve">ואיצטריך</w:delText>
        </w:r>
      </w:del>
      <w:r w:rsidRPr="00E105BC">
        <w:rPr>
          <w:rFonts w:hint="cs"/>
          <w:spacing w:val="-4"/>
          <w:rtl/>
        </w:rPr>
        <w:t xml:space="preserve"> </w:t>
      </w:r>
      <w:r w:rsidRPr="00E105BC">
        <w:rPr>
          <w:rStyle w:val="2fb"/>
          <w:rFonts w:hint="cs"/>
          <w:spacing w:val="-4"/>
          <w:rtl/>
        </w:rPr>
        <w:t xml:space="preserve">דר</w:t>
      </w:r>
      <w:r w:rsidRPr="00E105BC">
        <w:rPr>
          <w:rStyle w:val="2fb"/>
          <w:spacing w:val="-4"/>
          <w:rtl/>
        </w:rPr>
        <w:t>"</w:t>
      </w:r>
      <w:r w:rsidRPr="00E105BC">
        <w:rPr>
          <w:rStyle w:val="2fb"/>
          <w:rFonts w:hint="cs"/>
          <w:spacing w:val="-4"/>
          <w:rtl/>
        </w:rPr>
        <w:t xml:space="preserve">פ</w:t>
      </w:r>
      <w:r w:rsidRPr="00E105BC">
        <w:rPr>
          <w:rFonts w:hint="cs"/>
          <w:spacing w:val="-4"/>
          <w:rtl/>
        </w:rPr>
        <w:t xml:space="preserve"> </w:t>
      </w:r>
      <w:ins w:id="96151" w:author="מנוע מכני" w:date="2026-10-11T12:04:40Z">
        <w:r>
          <w:rPr>
            <w:rFonts w:hint="cs"/>
            <w:spacing w:val="-4"/>
            <w:rtl/>
          </w:rPr>
          <w:t xml:space="preserve">דאם </w:t>
        </w:r>
      </w:ins>
      <w:del w:id="96152" w:author="מנוע מכני" w:date="2026-10-11T12:04:40Z">
        <w:r w:rsidRPr="00E105BC">
          <w:rPr>
            <w:rFonts w:hint="cs"/>
            <w:spacing w:val="-4"/>
            <w:rtl/>
          </w:rPr>
          <w:delText xml:space="preserve">דאי </w:delText>
        </w:r>
      </w:del>
      <w:r w:rsidRPr="00E105BC">
        <w:rPr>
          <w:rFonts w:hint="cs"/>
          <w:spacing w:val="-4"/>
          <w:rtl/>
        </w:rPr>
        <w:t xml:space="preserve">מדר' </w:t>
      </w:r>
      <w:r w:rsidRPr="00E105BC">
        <w:rPr>
          <w:spacing w:val="-4"/>
          <w:rtl/>
        </w:rPr>
        <w:t xml:space="preserve">יעקב, </w:t>
      </w:r>
      <w:r w:rsidRPr="00E105BC">
        <w:rPr>
          <w:spacing w:val="-4"/>
          <w:rtl/>
        </w:rPr>
        <w:t xml:space="preserve">הו"</w:t>
      </w:r>
      <w:r w:rsidRPr="00E105BC">
        <w:rPr>
          <w:rFonts w:hint="cs"/>
          <w:spacing w:val="-4"/>
          <w:rtl/>
        </w:rPr>
        <w:t>א</w:t>
      </w:r>
      <w:r w:rsidRPr="00E105BC">
        <w:rPr>
          <w:spacing w:val="-4"/>
          <w:rtl/>
        </w:rPr>
        <w:t xml:space="preserve">: מלא קשר גודל דלא ליקרב </w:t>
      </w:r>
      <w:ins w:id="97387" w:author="מנוע מכני" w:date="2026-10-11T12:04:40Z">
        <w:r>
          <w:rPr>
            <w:spacing w:val="-4"/>
            <w:rtl/>
          </w:rPr>
          <w:t xml:space="preserve">יותר</w:t>
        </w:r>
      </w:ins>
      <w:del w:id="97388" w:author="מנוע מכני" w:date="2026-10-11T12:04:40Z">
        <w:r w:rsidRPr="00E105BC">
          <w:rPr>
            <w:spacing w:val="-4"/>
            <w:rtl/>
          </w:rPr>
          <w:delText xml:space="preserve">טפי</w:delText>
        </w:r>
      </w:del>
      <w:r w:rsidRPr="00E105BC">
        <w:rPr>
          <w:spacing w:val="-4"/>
          <w:rtl/>
        </w:rPr>
        <w:t xml:space="preserve">, וכמה דרחיק מעלי, צריכא.</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 xml:space="preserve">• </w:t>
      </w:r>
      <w:r>
        <w:rPr>
          <w:rStyle w:val="2fb"/>
          <w:rFonts w:hint="cs"/>
          <w:rtl/>
        </w:rPr>
        <w:t xml:space="preserve">רבינא</w:t>
      </w:r>
      <w:r>
        <w:rPr>
          <w:rFonts w:hint="cs"/>
          <w:rtl/>
        </w:rPr>
        <w:t xml:space="preserve"> </w:t>
      </w:r>
      <w:r>
        <w:rPr>
          <w:rStyle w:val="2fb"/>
          <w:rFonts w:hint="cs"/>
          <w:rtl/>
        </w:rPr>
        <w:t xml:space="preserve">ור</w:t>
      </w:r>
      <w:r>
        <w:rPr>
          <w:rStyle w:val="2fb"/>
          <w:rtl/>
        </w:rPr>
        <w:t>"</w:t>
      </w:r>
      <w:r>
        <w:rPr>
          <w:rStyle w:val="2fb"/>
          <w:rFonts w:hint="cs"/>
          <w:rtl/>
        </w:rPr>
        <w:t xml:space="preserve">ס</w:t>
      </w:r>
      <w:r>
        <w:rPr>
          <w:rFonts w:hint="cs"/>
          <w:rtl/>
        </w:rPr>
        <w:t xml:space="preserve"> ישבו לפני </w:t>
      </w:r>
      <w:r>
        <w:rPr>
          <w:rStyle w:val="2fb"/>
          <w:rFonts w:hint="cs"/>
          <w:rtl/>
        </w:rPr>
        <w:t xml:space="preserve">ר</w:t>
      </w:r>
      <w:r>
        <w:rPr>
          <w:rStyle w:val="2fb"/>
          <w:rtl/>
        </w:rPr>
        <w:t>"</w:t>
      </w:r>
      <w:r>
        <w:rPr>
          <w:rStyle w:val="2fb"/>
          <w:rFonts w:hint="cs"/>
          <w:rtl/>
        </w:rPr>
        <w:t xml:space="preserve">א</w:t>
      </w:r>
      <w:r>
        <w:rPr>
          <w:rFonts w:hint="cs"/>
          <w:rtl/>
        </w:rPr>
        <w:t xml:space="preserve"> ראם ר'ס ללקרן שבגלימת </w:t>
      </w:r>
      <w:r>
        <w:rPr>
          <w:rStyle w:val="2fb"/>
          <w:rFonts w:hint="cs"/>
          <w:rtl/>
        </w:rPr>
        <w:t xml:space="preserve">רבינא</w:t>
      </w:r>
      <w:r>
        <w:rPr>
          <w:rFonts w:hint="cs"/>
          <w:rtl/>
        </w:rPr>
        <w:t xml:space="preserve"> שהורחב הקרע פחות ממלא קשר גודל </w:t>
      </w:r>
    </w:p>
    <w:p>
      <w:pPr>
        <w:pStyle w:val="38"/>
        <w:rPr>
          <w:ins w:id="99633" w:author="מנוע מכני" w:date="2026-10-11T12:04:40Z"/>
        </w:rPr>
      </w:pPr>
      <w:r w:rsidRPr="00336727">
        <w:t>א</w:t>
      </w:r>
      <w:r w:rsidRPr="00336727">
        <w:t>"</w:t>
      </w:r>
      <w:r w:rsidRPr="00336727">
        <w:t xml:space="preserve">ל</w:t>
      </w:r>
      <w:r w:rsidRPr="00336727">
        <w:t xml:space="preserve"> </w:t>
      </w:r>
      <w:r w:rsidRPr="00336727">
        <w:t xml:space="preserve">לא</w:t>
      </w:r>
      <w:r w:rsidRPr="00336727">
        <w:t xml:space="preserve"> סברת להא דר'י'? </w:t>
      </w:r>
      <w:r w:rsidRPr="00336727">
        <w:t xml:space="preserve">א</w:t>
      </w:r>
      <w:r w:rsidRPr="00336727">
        <w:t>"</w:t>
      </w:r>
      <w:r w:rsidRPr="00336727">
        <w:t>ל</w:t>
      </w:r>
      <w:r w:rsidRPr="00336727">
        <w:t xml:space="preserve">:</w:t>
      </w:r>
    </w:p>
    <w:p w:rsidR="00DA63EC" w:rsidRDefault="00DA63EC" w:rsidP="00DA63EC">
      <w:pPr>
        <w:rPr>
          <w:rtl/>
        </w:rPr>
      </w:pPr>
      <w:del w:id="99634" w:author="מנוע מכני" w:date="2026-10-11T12:04:40Z">
        <w:r w:rsidRPr="00336727">
          <w:rPr>
            <w:rtl/>
          </w:rPr>
          <w:delText xml:space="preserve"> </w:delText>
        </w:r>
      </w:del>
      <w:r w:rsidRPr="00336727">
        <w:rPr>
          <w:rtl/>
        </w:rPr>
        <w:t xml:space="preserve">בשעת עשייה איתמר, </w:t>
      </w:r>
      <w:r w:rsidRPr="00336727">
        <w:rPr>
          <w:rFonts w:hint="cs"/>
          <w:rtl/>
        </w:rPr>
        <w:t xml:space="preserve">נתבייש! </w:t>
      </w:r>
      <w:r w:rsidRPr="00336727">
        <w:rPr>
          <w:rFonts w:hint="cs"/>
          <w:rtl/>
        </w:rPr>
        <w:t xml:space="preserve">א</w:t>
      </w:r>
      <w:r w:rsidRPr="00336727">
        <w:rPr>
          <w:rtl/>
        </w:rPr>
        <w:t>"</w:t>
      </w:r>
      <w:r w:rsidRPr="00336727">
        <w:rPr>
          <w:rFonts w:hint="cs"/>
          <w:rtl/>
        </w:rPr>
        <w:t xml:space="preserve">ל</w:t>
      </w:r>
      <w:r w:rsidRPr="00336727">
        <w:rPr>
          <w:rFonts w:hint="cs"/>
          <w:rtl/>
        </w:rPr>
        <w:t xml:space="preserve"> </w:t>
      </w:r>
      <w:r w:rsidRPr="00336727">
        <w:rPr>
          <w:rStyle w:val="2fb"/>
          <w:rFonts w:hint="cs"/>
          <w:rtl/>
        </w:rPr>
        <w:t xml:space="preserve">ר</w:t>
      </w:r>
      <w:r w:rsidRPr="00336727">
        <w:rPr>
          <w:rStyle w:val="2fb"/>
          <w:rtl/>
        </w:rPr>
        <w:t>"</w:t>
      </w:r>
      <w:r w:rsidRPr="00336727">
        <w:rPr>
          <w:rStyle w:val="2fb"/>
          <w:rFonts w:hint="cs"/>
          <w:rtl/>
        </w:rPr>
        <w:t>א</w:t>
      </w:r>
      <w:r w:rsidRPr="00336727">
        <w:rPr>
          <w:rtl/>
        </w:rPr>
        <w:t xml:space="preserve">: </w:t>
      </w:r>
      <w:r w:rsidRPr="00336727">
        <w:rPr>
          <w:rtl/>
        </w:rPr>
        <w:t xml:space="preserve">לא</w:t>
      </w:r>
      <w:r w:rsidRPr="00336727">
        <w:rPr>
          <w:rtl/>
        </w:rPr>
        <w:t xml:space="preserve"> תתקיף לך, חד </w:t>
      </w:r>
      <w:ins w:id="92897" w:author="מנוע מכני" w:date="2026-10-11T12:04:40Z">
        <w:r>
          <w:rPr>
            <w:rtl/>
          </w:rPr>
          <w:t xml:space="preserve">מהם</w:t>
        </w:r>
      </w:ins>
      <w:del w:id="92898" w:author="מנוע מכני" w:date="2026-10-11T12:04:40Z">
        <w:r w:rsidRPr="00336727">
          <w:rPr>
            <w:rtl/>
          </w:rPr>
          <w:delText xml:space="preserve">מינייהו</w:delText>
        </w:r>
      </w:del>
      <w:r w:rsidRPr="00336727">
        <w:rPr>
          <w:rtl/>
        </w:rPr>
        <w:t xml:space="preserve"> </w:t>
      </w:r>
      <w:ins w:id="92899" w:author="מנוע מכני" w:date="2026-10-11T12:04:40Z">
        <w:r>
          <w:rPr>
            <w:rtl/>
          </w:rPr>
          <w:t xml:space="preserve">כשני</w:t>
        </w:r>
      </w:ins>
      <w:del w:id="92900" w:author="מנוע מכני" w:date="2026-10-11T12:04:40Z">
        <w:r w:rsidRPr="00336727">
          <w:rPr>
            <w:rtl/>
          </w:rPr>
          <w:delText xml:space="preserve">כתרי</w:delText>
        </w:r>
      </w:del>
      <w:r w:rsidRPr="00336727">
        <w:rPr>
          <w:rtl/>
        </w:rPr>
        <w:t xml:space="preserve"> מינן.</w:t>
      </w:r>
    </w:p>
    <w:p w:rsidR="00DA63EC" w:rsidRDefault="00DA63EC" w:rsidP="00DA63EC">
      <w:pPr>
        <w:tabs>
          <w:tab w:val="center" w:pos="2835"/>
        </w:tabs>
        <w:rPr>
          <w:rtl/>
        </w:rPr>
      </w:pPr>
      <w:r>
        <w:rPr>
          <w:rStyle w:val="2fb"/>
          <w:rFonts w:hint="cs"/>
          <w:rtl/>
        </w:rPr>
        <w:lastRenderedPageBreak/>
        <w:t>ראב</w:t>
      </w:r>
      <w:r>
        <w:rPr>
          <w:rStyle w:val="2fb"/>
          <w:rtl/>
        </w:rPr>
        <w:t>"</w:t>
      </w:r>
      <w:r>
        <w:rPr>
          <w:rStyle w:val="2fb"/>
          <w:rFonts w:hint="cs"/>
          <w:rtl/>
        </w:rPr>
        <w:t xml:space="preserve">י</w:t>
      </w:r>
      <w:r>
        <w:rPr>
          <w:rFonts w:hint="cs"/>
          <w:rtl/>
        </w:rPr>
        <w:t xml:space="preserve"> </w:t>
      </w:r>
      <w:r>
        <w:rPr>
          <w:rtl/>
        </w:rPr>
        <w:t xml:space="preserve">רמי ארבע ועייף </w:t>
      </w:r>
      <w:ins w:id="95679" w:author="מנוע מכני" w:date="2026-10-11T12:04:40Z">
        <w:r>
          <w:rPr>
            <w:rtl/>
          </w:rPr>
          <w:t xml:space="preserve">להם</w:t>
        </w:r>
      </w:ins>
      <w:del w:id="95680" w:author="מנוע מכני" w:date="2026-10-11T12:04:40Z">
        <w:r>
          <w:rPr>
            <w:rtl/>
          </w:rPr>
          <w:delText xml:space="preserve">להו</w:delText>
        </w:r>
      </w:del>
      <w:r>
        <w:rPr>
          <w:rtl/>
        </w:rPr>
        <w:t xml:space="preserve"> מיעף, ומעייל בגלימא ואביק </w:t>
      </w:r>
      <w:ins w:id="95681" w:author="מנוע מכני" w:date="2026-10-11T12:04:40Z">
        <w:r>
          <w:rPr>
            <w:rtl/>
          </w:rPr>
          <w:t xml:space="preserve">להם</w:t>
        </w:r>
      </w:ins>
      <w:del w:id="95682" w:author="מנוע מכני" w:date="2026-10-11T12:04:40Z">
        <w:r>
          <w:rPr>
            <w:rtl/>
          </w:rPr>
          <w:delText xml:space="preserve">להו</w:delText>
        </w:r>
      </w:del>
      <w:r>
        <w:rPr>
          <w:rtl/>
        </w:rPr>
        <w:t xml:space="preserve"> מיבק,</w:t>
      </w:r>
      <w:r>
        <w:rPr>
          <w:rFonts w:hint="cs"/>
          <w:rtl/>
        </w:rPr>
        <w:t xml:space="preserve"> דס'ל</w:t>
      </w:r>
      <w:r>
        <w:rPr>
          <w:rtl/>
        </w:rPr>
        <w:t xml:space="preserve">: </w:t>
      </w:r>
      <w:ins w:id="91253" w:author="מנוע מכני" w:date="2026-10-11T12:04:40Z">
        <w:r>
          <w:rPr>
            <w:rtl/>
          </w:rPr>
          <w:t xml:space="preserve">צריך</w:t>
        </w:r>
      </w:ins>
      <w:del w:id="91254" w:author="מנוע מכני" w:date="2026-10-11T12:04:40Z">
        <w:r>
          <w:rPr>
            <w:rtl/>
          </w:rPr>
          <w:delText xml:space="preserve">בעינן</w:delText>
        </w:r>
      </w:del>
      <w:r>
        <w:rPr>
          <w:rtl/>
        </w:rPr>
        <w:t xml:space="preserve"> </w:t>
      </w:r>
      <w:r>
        <w:rPr>
          <w:rFonts w:hint="cs"/>
          <w:rtl/>
        </w:rPr>
        <w:t xml:space="preserve">ח' בגלימא כדי שיהא גדיל גדילים ולא פתיל </w:t>
      </w:r>
    </w:p>
    <w:p w:rsidR="00DA63EC" w:rsidRDefault="00DA63EC" w:rsidP="00DA63EC">
      <w:pPr>
        <w:tabs>
          <w:tab w:val="center" w:pos="2835"/>
        </w:tabs>
        <w:rPr>
          <w:rtl/>
        </w:rPr>
      </w:pPr>
      <w:r>
        <w:rPr>
          <w:rStyle w:val="2fb"/>
          <w:rFonts w:hint="cs"/>
          <w:rtl/>
        </w:rPr>
        <w:t>רי</w:t>
      </w:r>
      <w:r>
        <w:rPr>
          <w:rStyle w:val="2fb"/>
          <w:rtl/>
        </w:rPr>
        <w:t>"</w:t>
      </w:r>
      <w:r>
        <w:rPr>
          <w:rStyle w:val="2fb"/>
          <w:rFonts w:hint="cs"/>
          <w:rtl/>
        </w:rPr>
        <w:t xml:space="preserve">ר</w:t>
      </w:r>
      <w:r>
        <w:rPr>
          <w:rFonts w:hint="cs"/>
          <w:rtl/>
        </w:rPr>
        <w:t xml:space="preserve"> </w:t>
      </w:r>
      <w:r>
        <w:rPr>
          <w:rtl/>
        </w:rPr>
        <w:t xml:space="preserve">מדפתי רמי תמניא </w:t>
      </w:r>
      <w:ins w:id="97389" w:author="מנוע מכני" w:date="2026-10-11T12:04:40Z">
        <w:r>
          <w:rPr>
            <w:rtl/>
          </w:rPr>
          <w:t xml:space="preserve">דהם</w:t>
        </w:r>
      </w:ins>
      <w:del w:id="97390" w:author="מנוע מכני" w:date="2026-10-11T12:04:40Z">
        <w:r>
          <w:rPr>
            <w:rtl/>
          </w:rPr>
          <w:delText xml:space="preserve">דאינהו</w:delText>
        </w:r>
      </w:del>
      <w:r>
        <w:rPr>
          <w:rtl/>
        </w:rPr>
        <w:t xml:space="preserve"> שיתסר, ולא אביק </w:t>
      </w:r>
      <w:ins w:id="95683" w:author="מנוע מכני" w:date="2026-10-11T12:04:40Z">
        <w:r>
          <w:rPr>
            <w:rtl/>
          </w:rPr>
          <w:t xml:space="preserve">להם</w:t>
        </w:r>
      </w:ins>
      <w:del w:id="95684" w:author="מנוע מכני" w:date="2026-10-11T12:04:40Z">
        <w:r>
          <w:rPr>
            <w:rtl/>
          </w:rPr>
          <w:delText xml:space="preserve">להו</w:delText>
        </w:r>
      </w:del>
      <w:r>
        <w:rPr>
          <w:rtl/>
        </w:rPr>
        <w:t xml:space="preserve">.</w:t>
      </w:r>
    </w:p>
    <w:p w:rsidR="00DA63EC" w:rsidRDefault="00DA63EC" w:rsidP="00DA63EC">
      <w:pPr>
        <w:tabs>
          <w:tab w:val="center" w:pos="2835"/>
        </w:tabs>
        <w:rPr>
          <w:rtl/>
        </w:rPr>
      </w:pPr>
      <w:r>
        <w:rPr>
          <w:rtl/>
        </w:rPr>
        <w:t xml:space="preserve">מר </w:t>
      </w:r>
      <w:r>
        <w:rPr>
          <w:rFonts w:hint="cs"/>
          <w:rtl/>
        </w:rPr>
        <w:t xml:space="preserve">בנו של </w:t>
      </w:r>
      <w:r>
        <w:rPr>
          <w:rStyle w:val="2fb"/>
          <w:rFonts w:hint="cs"/>
          <w:rtl/>
        </w:rPr>
        <w:t xml:space="preserve">רבינא</w:t>
      </w:r>
      <w:r>
        <w:rPr>
          <w:rFonts w:hint="cs"/>
          <w:rtl/>
        </w:rPr>
        <w:t xml:space="preserve"> נהג כדידן </w:t>
      </w:r>
    </w:p>
    <w:p>
      <w:pPr>
        <w:pStyle w:val="afffff8"/>
        <w:rPr>
          <w:ins w:id="90503" w:author="קלוד" w:date="2026-10-11T12:32:08Z"/>
        </w:rPr>
      </w:pPr>
      <w:ins w:id="90504" w:author="קלוד" w:date="2026-10-11T12:32:08Z">
        <w:r>
          <w:rPr>
            <w:color w:val="7B3F00"/>
          </w:rPr>
          <w:t xml:space="preserve">ברכה על ציצית - ושיטת רב במצוה שפסולה בעכו"ם</w:t>
        </w:r>
      </w:ins>
    </w:p>
    <w:p w:rsidR="00DA63EC" w:rsidRDefault="00DA63EC" w:rsidP="00DA63EC">
      <w:pPr>
        <w:tabs>
          <w:tab w:val="center" w:pos="2835"/>
        </w:tabs>
        <w:rPr>
          <w:rtl/>
        </w:rPr>
      </w:pPr>
      <w:r w:rsidRPr="00265E5E">
        <w:rPr>
          <w:rFonts w:ascii="BA Franknatan Regular" w:hAnsi="BA Franknatan Regular"/>
          <w:b/>
          <w:bCs/>
          <w:rtl/>
        </w:rPr>
        <w:t xml:space="preserve">• </w:t>
      </w:r>
      <w:r>
        <w:rPr>
          <w:rStyle w:val="2fb"/>
          <w:rFonts w:hint="cs"/>
          <w:rtl/>
        </w:rPr>
        <w:t>ר</w:t>
      </w:r>
      <w:r>
        <w:rPr>
          <w:rStyle w:val="2fb"/>
          <w:rtl/>
        </w:rPr>
        <w:t>"</w:t>
      </w:r>
      <w:r>
        <w:rPr>
          <w:rStyle w:val="2fb"/>
          <w:rFonts w:hint="cs"/>
          <w:rtl/>
        </w:rPr>
        <w:t xml:space="preserve">נ</w:t>
      </w:r>
      <w:r>
        <w:rPr>
          <w:rFonts w:hint="cs"/>
          <w:rtl/>
        </w:rPr>
        <w:t xml:space="preserve"> מצאו </w:t>
      </w:r>
      <w:r>
        <w:rPr>
          <w:rStyle w:val="2fb"/>
          <w:rFonts w:hint="cs"/>
          <w:rtl/>
        </w:rPr>
        <w:t xml:space="preserve">לראב</w:t>
      </w:r>
      <w:r>
        <w:rPr>
          <w:rStyle w:val="2fb"/>
          <w:rtl/>
        </w:rPr>
        <w:t>"</w:t>
      </w:r>
      <w:r>
        <w:rPr>
          <w:rStyle w:val="2fb"/>
          <w:rFonts w:hint="cs"/>
          <w:rtl/>
        </w:rPr>
        <w:t xml:space="preserve">א</w:t>
      </w:r>
      <w:r>
        <w:rPr>
          <w:rFonts w:hint="cs"/>
          <w:rtl/>
        </w:rPr>
        <w:t xml:space="preserve"> רמי חוי ובירך לעשות ציצית </w:t>
      </w:r>
      <w:r>
        <w:rPr>
          <w:rFonts w:hint="cs"/>
          <w:rtl/>
        </w:rPr>
        <w:t xml:space="preserve">א</w:t>
      </w:r>
      <w:r>
        <w:rPr>
          <w:rtl/>
        </w:rPr>
        <w:t>"</w:t>
      </w:r>
      <w:r>
        <w:rPr>
          <w:rFonts w:hint="cs"/>
          <w:rtl/>
        </w:rPr>
        <w:t xml:space="preserve">ל</w:t>
      </w:r>
      <w:r>
        <w:rPr>
          <w:rFonts w:hint="cs"/>
          <w:rtl/>
        </w:rPr>
        <w:t xml:space="preserve"> </w:t>
      </w:r>
      <w:ins w:id="92901" w:author="מנוע מכני" w:date="2026-10-11T12:04:40Z">
        <w:r>
          <w:rPr>
            <w:rFonts w:hint="cs"/>
            <w:rtl/>
          </w:rPr>
          <w:t xml:space="preserve">מה</w:t>
        </w:r>
      </w:ins>
      <w:del w:id="92902" w:author="מנוע מכני" w:date="2026-10-11T12:04:40Z">
        <w:r>
          <w:rPr>
            <w:rFonts w:hint="cs"/>
            <w:rtl/>
          </w:rPr>
          <w:delText xml:space="preserve">מאי</w:delText>
        </w:r>
      </w:del>
      <w:r>
        <w:rPr>
          <w:rFonts w:hint="cs"/>
          <w:rtl/>
        </w:rPr>
        <w:t xml:space="preserve"> ציצי שמענא מצאו </w:t>
      </w:r>
      <w:r>
        <w:rPr>
          <w:rStyle w:val="2fb"/>
          <w:rFonts w:hint="cs"/>
          <w:rtl/>
        </w:rPr>
        <w:t xml:space="preserve">לראב</w:t>
      </w:r>
      <w:r>
        <w:rPr>
          <w:rStyle w:val="2fb"/>
          <w:rtl/>
        </w:rPr>
        <w:t>"</w:t>
      </w:r>
      <w:r>
        <w:rPr>
          <w:rStyle w:val="2fb"/>
          <w:rFonts w:hint="cs"/>
          <w:rtl/>
        </w:rPr>
        <w:t xml:space="preserve">א</w:t>
      </w:r>
      <w:r>
        <w:rPr>
          <w:rFonts w:hint="cs"/>
          <w:rtl/>
        </w:rPr>
        <w:t xml:space="preserve"> שהטיל </w:t>
      </w:r>
      <w:r>
        <w:rPr>
          <w:rtl/>
        </w:rPr>
        <w:t xml:space="preserve">חוטי ומברך לעשות ציצי</w:t>
      </w:r>
      <w:ins w:id="90045" w:author="מנוע מכני" w:date="2026-10-11T12:04:40Z">
        <w:r>
          <w:rPr>
            <w:rtl/>
          </w:rPr>
          <w:t xml:space="preserve">ת, ה</w:t>
        </w:r>
      </w:ins>
      <w:del w:id="90046" w:author="מנוע מכני" w:date="2026-10-11T12:04:40Z">
        <w:r>
          <w:rPr>
            <w:rtl/>
          </w:rPr>
          <w:delText xml:space="preserve">ת,</w:delText>
        </w:r>
        <w:r>
          <w:rPr>
            <w:rFonts w:hint="cs"/>
            <w:rtl/>
          </w:rPr>
          <w:delText xml:space="preserve">ה</w:delText>
        </w:r>
      </w:del>
      <w:r>
        <w:rPr>
          <w:rtl/>
        </w:rPr>
        <w:t xml:space="preserve">הכי </w:t>
      </w:r>
      <w:r>
        <w:rPr>
          <w:rtl/>
        </w:rPr>
        <w:t xml:space="preserve">אמר</w:t>
      </w:r>
      <w:r>
        <w:rPr>
          <w:rtl/>
        </w:rPr>
        <w:t xml:space="preserve"> </w:t>
      </w:r>
      <w:r>
        <w:rPr>
          <w:rStyle w:val="2fb"/>
          <w:rtl/>
        </w:rPr>
        <w:t xml:space="preserve">רב</w:t>
      </w:r>
      <w:r>
        <w:rPr>
          <w:rtl/>
        </w:rPr>
        <w:t xml:space="preserve">: ציצית אין צריכה ברכה.</w:t>
      </w:r>
    </w:p>
    <w:p w:rsidR="00DA63EC" w:rsidRDefault="00DA63EC" w:rsidP="00DA63EC">
      <w:pPr>
        <w:tabs>
          <w:tab w:val="center" w:pos="2835"/>
        </w:tabs>
        <w:rPr>
          <w:rtl/>
        </w:rPr>
      </w:pPr>
      <w:r>
        <w:rPr>
          <w:rtl/>
        </w:rPr>
        <w:t>כ</w:t>
      </w:r>
      <w:r>
        <w:rPr>
          <w:rFonts w:hint="cs"/>
          <w:rtl/>
        </w:rPr>
        <w:t xml:space="preserve">שנפטר </w:t>
      </w:r>
      <w:r>
        <w:rPr>
          <w:rStyle w:val="2fb"/>
          <w:rFonts w:hint="cs"/>
          <w:rtl/>
        </w:rPr>
        <w:t xml:space="preserve">ר</w:t>
      </w:r>
      <w:r>
        <w:rPr>
          <w:rStyle w:val="2fb"/>
          <w:rtl/>
        </w:rPr>
        <w:t>"</w:t>
      </w:r>
      <w:r>
        <w:rPr>
          <w:rStyle w:val="2fb"/>
          <w:rFonts w:hint="cs"/>
          <w:rtl/>
        </w:rPr>
        <w:t xml:space="preserve">ה</w:t>
      </w:r>
      <w:r>
        <w:rPr>
          <w:rFonts w:hint="cs"/>
          <w:rtl/>
        </w:rPr>
        <w:t xml:space="preserve"> עלה </w:t>
      </w:r>
      <w:r>
        <w:rPr>
          <w:rStyle w:val="2fb"/>
          <w:rFonts w:hint="cs"/>
          <w:rtl/>
        </w:rPr>
        <w:t xml:space="preserve">ר</w:t>
      </w:r>
      <w:r>
        <w:rPr>
          <w:rStyle w:val="2fb"/>
          <w:rtl/>
        </w:rPr>
        <w:t>"</w:t>
      </w:r>
      <w:r>
        <w:rPr>
          <w:rStyle w:val="2fb"/>
          <w:rFonts w:hint="cs"/>
          <w:rtl/>
        </w:rPr>
        <w:t xml:space="preserve">ח</w:t>
      </w:r>
      <w:r>
        <w:rPr>
          <w:rFonts w:hint="cs"/>
          <w:rtl/>
        </w:rPr>
        <w:t xml:space="preserve"> לשאול </w:t>
      </w:r>
      <w:r>
        <w:rPr>
          <w:rStyle w:val="2fb"/>
          <w:rFonts w:hint="cs"/>
          <w:rtl/>
        </w:rPr>
        <w:t xml:space="preserve">מרב</w:t>
      </w:r>
      <w:r>
        <w:rPr>
          <w:rFonts w:hint="cs"/>
          <w:rtl/>
        </w:rPr>
        <w:t xml:space="preserve"> על </w:t>
      </w:r>
      <w:r>
        <w:rPr>
          <w:rStyle w:val="2fb"/>
          <w:rFonts w:hint="cs"/>
          <w:rtl/>
        </w:rPr>
        <w:t xml:space="preserve">רב</w:t>
      </w:r>
      <w:r>
        <w:rPr>
          <w:rFonts w:hint="cs"/>
          <w:rtl/>
        </w:rPr>
        <w:t xml:space="preserve"> דציצית </w:t>
      </w:r>
      <w:r>
        <w:rPr>
          <w:rFonts w:hint="cs"/>
          <w:rtl/>
        </w:rPr>
        <w:t xml:space="preserve">א</w:t>
      </w:r>
      <w:r>
        <w:rPr>
          <w:rtl/>
        </w:rPr>
        <w:t>"</w:t>
      </w:r>
      <w:r>
        <w:rPr>
          <w:rFonts w:hint="cs"/>
          <w:rtl/>
        </w:rPr>
        <w:t xml:space="preserve">צ</w:t>
      </w:r>
      <w:r>
        <w:rPr>
          <w:rFonts w:hint="cs"/>
          <w:rtl/>
        </w:rPr>
        <w:t xml:space="preserve"> ברכה</w:t>
      </w:r>
    </w:p>
    <w:p w:rsidR="00DA63EC" w:rsidRDefault="00DA63EC" w:rsidP="00DA63EC">
      <w:pPr>
        <w:tabs>
          <w:tab w:val="center" w:pos="2835"/>
        </w:tabs>
        <w:rPr>
          <w:rtl/>
        </w:rPr>
      </w:pPr>
      <w:del w:id="90112" w:author="מנוע מכני" w:date="2026-10-11T12:04:40Z">
        <w:r>
          <w:rPr>
            <w:rFonts w:hint="cs"/>
            <w:rtl/>
          </w:rPr>
          <w:delText xml:space="preserve"> </w:delText>
        </w:r>
      </w:del>
      <w:r>
        <w:rPr>
          <w:rFonts w:hint="cs"/>
          <w:rtl/>
        </w:rPr>
        <w:t xml:space="preserve">והא </w:t>
      </w:r>
      <w:r>
        <w:rPr>
          <w:rStyle w:val="2fb"/>
          <w:rFonts w:hint="cs"/>
          <w:rtl/>
        </w:rPr>
        <w:t xml:space="preserve">אריא</w:t>
      </w:r>
      <w:r>
        <w:rPr>
          <w:rStyle w:val="2fb"/>
          <w:rtl/>
        </w:rPr>
        <w:t>"</w:t>
      </w:r>
      <w:r>
        <w:rPr>
          <w:rStyle w:val="2fb"/>
          <w:rFonts w:hint="cs"/>
          <w:rtl/>
        </w:rPr>
        <w:t>א</w:t>
      </w:r>
      <w:r>
        <w:rPr>
          <w:rtl/>
        </w:rPr>
        <w:t xml:space="preserve"> מנין לציצית בעכו"ם שהיא פסולה? שנאמר: </w:t>
      </w:r>
      <w:r>
        <w:rPr>
          <w:rStyle w:val="afffff0"/>
          <w:rtl/>
          <w:rPrChange w:id="9031" w:author="מנוע פסוקים" w:date="2026-10-11T09:32:13Z">
            <w:rPr>
              <w:rtl/>
            </w:rPr>
          </w:rPrChange>
        </w:rPr>
        <w:t xml:space="preserve">דבר אל בני </w:t>
      </w:r>
      <w:r>
        <w:rPr>
          <w:rStyle w:val="afffff0"/>
          <w:b/>
          <w:bCs/>
          <w:rtl/>
          <w:rPrChange w:id="9032" w:author="מנוע פסוקים" w:date="2026-10-11T09:32:13Z">
            <w:rPr>
              <w:b/>
              <w:bCs/>
              <w:rtl/>
            </w:rPr>
          </w:rPrChange>
        </w:rPr>
        <w:t xml:space="preserve">ישראל</w:t>
      </w:r>
      <w:r>
        <w:rPr>
          <w:rFonts w:hint="cs"/>
          <w:rtl/>
        </w:rPr>
        <w:t xml:space="preserve"> </w:t>
      </w:r>
      <w:r>
        <w:rPr>
          <w:rtl/>
        </w:rPr>
        <w:t>ועשו להם ציצית</w:t>
      </w:r>
      <w:r>
        <w:rPr>
          <w:rFonts w:hint="cs"/>
          <w:rtl/>
        </w:rPr>
        <w:t>'</w:t>
      </w:r>
      <w:r>
        <w:rPr>
          <w:rtl/>
        </w:rPr>
        <w:t>, ולא העכו"ם יעשו!</w:t>
      </w:r>
    </w:p>
    <w:p w:rsidR="00DA63EC" w:rsidRDefault="00DA63EC" w:rsidP="00DA63EC">
      <w:pPr>
        <w:rPr>
          <w:rtl/>
        </w:rPr>
      </w:pPr>
      <w:ins w:id="96567" w:author="מנוע מכני" w:date="2026-10-11T12:04:40Z">
        <w:r>
          <w:rPr>
            <w:rFonts w:hint="cs"/>
            <w:rtl/>
          </w:rPr>
          <w:t xml:space="preserve">דסבר</w:t>
        </w:r>
      </w:ins>
      <w:del w:id="96568" w:author="מנוע מכני" w:date="2026-10-11T12:04:40Z">
        <w:r w:rsidRPr="00336727">
          <w:rPr>
            <w:rFonts w:hint="cs"/>
            <w:rtl/>
          </w:rPr>
          <w:delText xml:space="preserve">דס</w:delText>
        </w:r>
        <w:r w:rsidRPr="00336727">
          <w:rPr>
            <w:rtl/>
          </w:rPr>
          <w:delText xml:space="preserve">"</w:delText>
        </w:r>
        <w:r w:rsidRPr="00336727">
          <w:rPr>
            <w:rFonts w:hint="cs"/>
            <w:rtl/>
          </w:rPr>
          <w:delText xml:space="preserve">ל</w:delText>
        </w:r>
      </w:del>
      <w:r w:rsidRPr="00336727">
        <w:rPr>
          <w:rFonts w:hint="cs"/>
          <w:rtl/>
        </w:rPr>
        <w:t xml:space="preserve"> </w:t>
      </w:r>
      <w:r w:rsidRPr="00336727">
        <w:rPr>
          <w:rStyle w:val="2fb"/>
          <w:rFonts w:hint="cs"/>
          <w:rtl/>
        </w:rPr>
        <w:t xml:space="preserve">לר</w:t>
      </w:r>
      <w:r w:rsidRPr="00336727">
        <w:rPr>
          <w:rStyle w:val="2fb"/>
          <w:rtl/>
        </w:rPr>
        <w:t>"</w:t>
      </w:r>
      <w:r w:rsidRPr="00336727">
        <w:rPr>
          <w:rStyle w:val="2fb"/>
          <w:rFonts w:hint="cs"/>
          <w:rtl/>
        </w:rPr>
        <w:t xml:space="preserve">ח</w:t>
      </w:r>
      <w:r w:rsidRPr="00336727">
        <w:rPr>
          <w:rFonts w:hint="cs"/>
          <w:rtl/>
        </w:rPr>
        <w:t xml:space="preserve"> </w:t>
      </w:r>
      <w:r w:rsidRPr="00336727">
        <w:rPr>
          <w:rtl/>
        </w:rPr>
        <w:t>כל מצוה שכשירה בע</w:t>
      </w:r>
      <w:r w:rsidRPr="00336727">
        <w:rPr>
          <w:rFonts w:hint="cs"/>
          <w:rtl/>
        </w:rPr>
        <w:t>כו</w:t>
      </w:r>
      <w:r w:rsidRPr="00336727">
        <w:rPr>
          <w:rtl/>
        </w:rPr>
        <w:t>"</w:t>
      </w:r>
      <w:r w:rsidRPr="00336727">
        <w:rPr>
          <w:rFonts w:hint="cs"/>
          <w:rtl/>
        </w:rPr>
        <w:t xml:space="preserve">ם </w:t>
      </w:r>
      <w:r w:rsidRPr="00336727">
        <w:rPr>
          <w:rtl/>
        </w:rPr>
        <w:t xml:space="preserve">בישראל </w:t>
      </w:r>
      <w:r w:rsidRPr="00336727">
        <w:rPr>
          <w:rFonts w:hint="cs"/>
          <w:rtl/>
        </w:rPr>
        <w:t>א</w:t>
      </w:r>
      <w:r w:rsidRPr="00336727">
        <w:rPr>
          <w:rtl/>
        </w:rPr>
        <w:t>"</w:t>
      </w:r>
      <w:r w:rsidRPr="00336727">
        <w:rPr>
          <w:rFonts w:hint="cs"/>
          <w:rtl/>
        </w:rPr>
        <w:t>צ</w:t>
      </w:r>
      <w:r w:rsidRPr="00336727">
        <w:rPr>
          <w:rtl/>
        </w:rPr>
        <w:t xml:space="preserve"> לברך, כל מצוה שפסולה בע</w:t>
      </w:r>
      <w:r w:rsidRPr="00336727">
        <w:rPr>
          <w:rFonts w:hint="cs"/>
          <w:rtl/>
        </w:rPr>
        <w:t>כו</w:t>
      </w:r>
      <w:r w:rsidRPr="00336727">
        <w:rPr>
          <w:rtl/>
        </w:rPr>
        <w:t>"</w:t>
      </w:r>
      <w:r w:rsidRPr="00336727">
        <w:rPr>
          <w:rFonts w:hint="cs"/>
          <w:rtl/>
        </w:rPr>
        <w:t>ם אי</w:t>
      </w:r>
      <w:r w:rsidRPr="00336727">
        <w:rPr>
          <w:rtl/>
        </w:rPr>
        <w:t>"</w:t>
      </w:r>
      <w:r w:rsidRPr="00336727">
        <w:rPr>
          <w:rFonts w:hint="cs"/>
          <w:rtl/>
        </w:rPr>
        <w:t xml:space="preserve">צ לברך בישראל </w:t>
      </w:r>
    </w:p>
    <w:p>
      <w:pPr>
        <w:pStyle w:val="38"/>
        <w:rPr>
          <w:ins w:id="99635" w:author="מנוע מכני" w:date="2026-10-11T12:04:40Z"/>
        </w:rPr>
      </w:pPr>
      <w:r>
        <w:t xml:space="preserve">והך דמילה כשרה בעכום </w:t>
      </w:r>
      <w:r>
        <w:t xml:space="preserve">דתניא</w:t>
      </w:r>
      <w:r>
        <w:t xml:space="preserve">:</w:t>
      </w:r>
    </w:p>
    <w:p w:rsidR="00DA63EC" w:rsidRDefault="00DA63EC" w:rsidP="00DA63EC">
      <w:pPr>
        <w:tabs>
          <w:tab w:val="center" w:pos="2835"/>
        </w:tabs>
        <w:rPr>
          <w:rtl/>
        </w:rPr>
      </w:pPr>
      <w:del w:id="99636" w:author="מנוע מכני" w:date="2026-10-11T12:04:40Z">
        <w:r>
          <w:rPr>
            <w:rtl/>
          </w:rPr>
          <w:delText xml:space="preserve"> </w:delText>
        </w:r>
      </w:del>
      <w:r>
        <w:rPr>
          <w:rtl/>
        </w:rPr>
        <w:t xml:space="preserve">עיר שאין בה רופא ישראל ויש בה רופא ארמאי ורופא כותי, </w:t>
      </w:r>
    </w:p>
    <w:p>
      <w:pPr>
        <w:pStyle w:val="38"/>
        <w:rPr>
          <w:ins w:id="99637" w:author="מנוע מכני" w:date="2026-10-11T12:04:40Z"/>
        </w:rPr>
      </w:pPr>
      <w:r>
        <w:t>לר</w:t>
      </w:r>
      <w:r>
        <w:t>"</w:t>
      </w:r>
      <w:r>
        <w:t xml:space="preserve">מ:</w:t>
      </w:r>
    </w:p>
    <w:p w:rsidR="00DA63EC" w:rsidRDefault="00DA63EC" w:rsidP="00DA63EC">
      <w:pPr>
        <w:tabs>
          <w:tab w:val="center" w:pos="2835"/>
        </w:tabs>
        <w:rPr>
          <w:rtl/>
        </w:rPr>
      </w:pPr>
      <w:del w:id="99638" w:author="מנוע מכני" w:date="2026-10-11T12:04:40Z">
        <w:r>
          <w:rPr>
            <w:rFonts w:hint="cs"/>
            <w:rtl/>
          </w:rPr>
          <w:delText xml:space="preserve"> </w:delText>
        </w:r>
      </w:del>
      <w:r>
        <w:rPr>
          <w:rtl/>
        </w:rPr>
        <w:t xml:space="preserve">ימול ארמי </w:t>
      </w:r>
      <w:r>
        <w:rPr>
          <w:rFonts w:hint="cs"/>
          <w:rtl/>
        </w:rPr>
        <w:t xml:space="preserve">ואל ימול כותי, </w:t>
      </w:r>
      <w:r>
        <w:rPr>
          <w:rStyle w:val="2fb"/>
          <w:rFonts w:hint="cs"/>
          <w:rtl/>
        </w:rPr>
        <w:t xml:space="preserve">לר</w:t>
      </w:r>
      <w:r>
        <w:rPr>
          <w:rStyle w:val="2fb"/>
          <w:rtl/>
        </w:rPr>
        <w:t>"</w:t>
      </w:r>
      <w:r>
        <w:rPr>
          <w:rStyle w:val="2fb"/>
          <w:rFonts w:hint="cs"/>
          <w:rtl/>
        </w:rPr>
        <w:t>י</w:t>
      </w:r>
      <w:r>
        <w:rPr>
          <w:rtl/>
        </w:rPr>
        <w:t xml:space="preserve">: כותי ולא ארמאי, </w:t>
      </w:r>
    </w:p>
    <w:p w:rsidR="00DA63EC" w:rsidRDefault="00DA63EC" w:rsidP="00DA63EC">
      <w:pPr>
        <w:tabs>
          <w:tab w:val="center" w:pos="2835"/>
        </w:tabs>
        <w:rPr>
          <w:rtl/>
        </w:rPr>
      </w:pPr>
      <w:r>
        <w:rPr>
          <w:rtl/>
        </w:rPr>
        <w:t xml:space="preserve">ובישראל צריך לברך, </w:t>
      </w:r>
      <w:r>
        <w:rPr>
          <w:rFonts w:hint="cs"/>
          <w:rtl/>
        </w:rPr>
        <w:t>ד</w:t>
      </w:r>
      <w:r>
        <w:rPr>
          <w:rtl/>
        </w:rPr>
        <w:t>המל, אומר: ברוך אשר קדשנו במצותיו וצונו על המילה!</w:t>
      </w:r>
    </w:p>
    <w:p w:rsidR="00DA63EC" w:rsidRDefault="00DA63EC" w:rsidP="00DA63EC">
      <w:pPr>
        <w:tabs>
          <w:tab w:val="center" w:pos="2835"/>
        </w:tabs>
        <w:ind w:left="1984"/>
        <w:rPr>
          <w:rtl/>
        </w:rPr>
      </w:pPr>
      <w:r>
        <w:rPr>
          <w:rStyle w:val="2fb"/>
          <w:rFonts w:hint="cs"/>
          <w:rtl/>
        </w:rPr>
        <w:t xml:space="preserve">ורב</w:t>
      </w:r>
      <w:r>
        <w:rPr>
          <w:rFonts w:hint="cs"/>
          <w:rtl/>
        </w:rPr>
        <w:t xml:space="preserve"> פסיל דאמר מנין למילה בעכום שהיא פסולה </w:t>
      </w:r>
    </w:p>
    <w:p>
      <w:pPr>
        <w:pStyle w:val="38"/>
        <w:rPr>
          <w:ins w:id="99639" w:author="מנוע מכני" w:date="2026-10-11T12:04:40Z"/>
        </w:rPr>
      </w:pPr>
      <w:r>
        <w:t>דב</w:t>
      </w:r>
      <w:r>
        <w:t>"</w:t>
      </w:r>
      <w:r>
        <w:t>פ מרב:</w:t>
      </w:r>
    </w:p>
    <w:p w:rsidR="00DA63EC" w:rsidRDefault="00DA63EC" w:rsidP="00DA63EC">
      <w:pPr>
        <w:tabs>
          <w:tab w:val="center" w:pos="2835"/>
        </w:tabs>
        <w:ind w:left="1984"/>
        <w:rPr>
          <w:rtl/>
        </w:rPr>
      </w:pPr>
      <w:del w:id="99640" w:author="מנוע מכני" w:date="2026-10-11T12:04:40Z">
        <w:r w:rsidRPr="00A563E0">
          <w:rPr>
            <w:rStyle w:val="afffff0"/>
            <w:rFonts w:hint="cs"/>
            <w:rtl/>
          </w:rPr>
          <w:delText xml:space="preserve"> </w:delText>
        </w:r>
      </w:del>
      <w:r w:rsidRPr="00A563E0">
        <w:rPr>
          <w:rStyle w:val="afffff0"/>
          <w:rFonts w:hint="cs"/>
          <w:rtl/>
        </w:rPr>
        <w:t xml:space="preserve">'</w:t>
      </w:r>
      <w:ins w:id="90551" w:author="Claude - סמנטי" w:date="2026-10-11T12:27:00Z">
        <w:r>
          <w:rPr>
            <w:rStyle w:val="afffff0"/>
            <w:rtl/>
          </w:rPr>
          <w:t xml:space="preserve">וְאַתָּה אֶת בְּרִיתִי תִּשְׁמוֹר</w:t>
        </w:r>
      </w:ins>
      <w:del w:id="90552" w:author="Claude - סמנטי" w:date="2026-10-11T12:27:00Z">
        <w:r w:rsidRPr="00A563E0">
          <w:rPr>
            <w:rStyle w:val="afffff0"/>
            <w:rtl/>
          </w:rPr>
          <w:delText xml:space="preserve">ואתה את בריתי תשמור</w:delText>
        </w:r>
      </w:del>
      <w:r w:rsidRPr="00A563E0">
        <w:rPr>
          <w:rStyle w:val="afffff0"/>
          <w:rFonts w:hint="cs"/>
          <w:rtl/>
        </w:rPr>
        <w:t>'</w:t>
      </w:r>
      <w:r w:rsidRPr="00A563E0">
        <w:rPr>
          <w:rStyle w:val="afffff0"/>
          <w:rtl/>
        </w:rPr>
        <w:t>,</w:t>
      </w:r>
      <w:r>
        <w:rPr>
          <w:rtl/>
        </w:rPr>
        <w:t xml:space="preserve"> </w:t>
      </w:r>
      <w:r>
        <w:rPr>
          <w:rStyle w:val="2fb"/>
          <w:rFonts w:hint="cs"/>
          <w:rtl/>
        </w:rPr>
        <w:t>רי</w:t>
      </w:r>
      <w:r>
        <w:rPr>
          <w:rStyle w:val="2fb"/>
          <w:rtl/>
        </w:rPr>
        <w:t>"</w:t>
      </w:r>
      <w:r>
        <w:rPr>
          <w:rStyle w:val="2fb"/>
          <w:rFonts w:hint="cs"/>
          <w:rtl/>
        </w:rPr>
        <w:t>ו</w:t>
      </w:r>
      <w:r>
        <w:rPr>
          <w:rtl/>
        </w:rPr>
        <w:t>:</w:t>
      </w:r>
      <w:r w:rsidRPr="00A563E0">
        <w:rPr>
          <w:rStyle w:val="afffff0"/>
          <w:rtl/>
        </w:rPr>
        <w:t xml:space="preserve"> </w:t>
      </w:r>
      <w:r w:rsidRPr="00A563E0">
        <w:rPr>
          <w:rStyle w:val="afffff0"/>
          <w:rFonts w:hint="cs"/>
          <w:rtl/>
        </w:rPr>
        <w:t>'</w:t>
      </w:r>
      <w:ins w:id="90549" w:author="Claude - סמנטי" w:date="2026-10-11T12:27:00Z">
        <w:r>
          <w:rPr>
            <w:rStyle w:val="afffff0"/>
            <w:rtl/>
          </w:rPr>
          <w:t xml:space="preserve">הַמּוֹל יִמּוֹל</w:t>
        </w:r>
      </w:ins>
      <w:del w:id="90550" w:author="Claude - סמנטי" w:date="2026-10-11T12:27:00Z">
        <w:r w:rsidRPr="00A563E0">
          <w:rPr>
            <w:rStyle w:val="afffff0"/>
            <w:rtl/>
          </w:rPr>
          <w:delText xml:space="preserve">המול ימול</w:delText>
        </w:r>
      </w:del>
      <w:r w:rsidRPr="00A563E0">
        <w:rPr>
          <w:rStyle w:val="afffff0"/>
          <w:rFonts w:hint="cs"/>
          <w:rtl/>
        </w:rPr>
        <w:t>'</w:t>
      </w:r>
      <w:r w:rsidRPr="00A563E0">
        <w:rPr>
          <w:rStyle w:val="afffff0"/>
          <w:rtl/>
        </w:rPr>
        <w:t>,</w:t>
      </w:r>
      <w:r>
        <w:rPr>
          <w:rtl/>
        </w:rPr>
        <w:t xml:space="preserve"> המל ימול.</w:t>
      </w:r>
    </w:p>
    <w:p w:rsidR="00DA63EC" w:rsidRDefault="00DA63EC" w:rsidP="00DA63EC">
      <w:pPr>
        <w:tabs>
          <w:tab w:val="center" w:pos="2835"/>
        </w:tabs>
        <w:rPr>
          <w:rtl/>
        </w:rPr>
      </w:pPr>
      <w:r w:rsidRPr="004E7677">
        <w:rPr>
          <w:b/>
          <w:bCs/>
          <w:rtl/>
        </w:rPr>
        <w:t>סוכה</w:t>
      </w:r>
      <w:r>
        <w:rPr>
          <w:rtl/>
        </w:rPr>
        <w:t xml:space="preserve"> מסייע </w:t>
      </w:r>
      <w:ins w:id="92903" w:author="מנוע מכני" w:date="2026-10-11T12:04:40Z">
        <w:r>
          <w:rPr>
            <w:rtl/>
          </w:rPr>
          <w:t xml:space="preserve">לו</w:t>
        </w:r>
      </w:ins>
      <w:del w:id="92904" w:author="מנוע מכני" w:date="2026-10-11T12:04:40Z">
        <w:r>
          <w:rPr>
            <w:rtl/>
          </w:rPr>
          <w:delText xml:space="preserve">ליה</w:delText>
        </w:r>
      </w:del>
      <w:r>
        <w:rPr>
          <w:rtl/>
        </w:rPr>
        <w:t xml:space="preserve">, תפילין הוי תיובתיה.</w:t>
      </w:r>
    </w:p>
    <w:p w:rsidR="00DA63EC" w:rsidRDefault="00DA63EC" w:rsidP="00DA63EC">
      <w:pPr>
        <w:tabs>
          <w:tab w:val="center" w:pos="2835"/>
        </w:tabs>
        <w:rPr>
          <w:rtl/>
        </w:rPr>
      </w:pPr>
      <w:r w:rsidRPr="004E7677">
        <w:rPr>
          <w:rFonts w:hint="cs"/>
          <w:b/>
          <w:bCs/>
          <w:rtl/>
        </w:rPr>
        <w:t>סוכה דכשרה בעכו</w:t>
      </w:r>
      <w:r>
        <w:rPr>
          <w:b/>
          <w:bCs/>
          <w:rtl/>
        </w:rPr>
        <w:t>"</w:t>
      </w:r>
      <w:r w:rsidRPr="004E7677">
        <w:rPr>
          <w:rFonts w:hint="cs"/>
          <w:b/>
          <w:bCs/>
          <w:rtl/>
        </w:rPr>
        <w:t>ם</w:t>
      </w:r>
      <w:r>
        <w:rPr>
          <w:rFonts w:hint="cs"/>
          <w:rtl/>
        </w:rPr>
        <w:t xml:space="preserve"> דסוכת </w:t>
      </w:r>
      <w:ins w:id="97101" w:author="מנוע מכני" w:date="2026-10-11T12:04:40Z">
        <w:r>
          <w:rPr>
            <w:rFonts w:hint="cs"/>
            <w:rtl/>
          </w:rPr>
          <w:t xml:space="preserve">נכרי</w:t>
        </w:r>
      </w:ins>
      <w:del w:id="97102" w:author="מנוע מכני" w:date="2026-10-11T12:04:40Z">
        <w:r>
          <w:rPr>
            <w:rFonts w:hint="cs"/>
            <w:rtl/>
          </w:rPr>
          <w:delText xml:space="preserve">עכו</w:delText>
        </w:r>
        <w:r>
          <w:rPr>
            <w:rtl/>
          </w:rPr>
          <w:delText xml:space="preserve">"</w:delText>
        </w:r>
        <w:r>
          <w:rPr>
            <w:rFonts w:hint="cs"/>
            <w:rtl/>
          </w:rPr>
          <w:delText xml:space="preserve">ם</w:delText>
        </w:r>
      </w:del>
      <w:r>
        <w:rPr>
          <w:rtl/>
        </w:rPr>
        <w:t xml:space="preserve">, סוכת נשים, סוכת בהמה, סוכת כותיים, סוכה מכל מקום - כשירה, ובלבד שתהא מסוככת </w:t>
      </w:r>
      <w:ins w:id="90121" w:author="Claude - סמנטי" w:date="2026-10-11T12:27:00Z">
        <w:r>
          <w:rPr>
            <w:rtl/>
          </w:rPr>
          <w:t xml:space="preserve">כהלכה</w:t>
        </w:r>
      </w:ins>
      <w:del w:id="90122" w:author="Claude - סמנטי" w:date="2026-10-11T12:27:00Z">
        <w:r>
          <w:rPr>
            <w:rtl/>
          </w:rPr>
          <w:delText xml:space="preserve">כהילכתא</w:delText>
        </w:r>
      </w:del>
      <w:ins w:id="94615" w:author="מנוע מכני" w:date="2026-10-11T12:04:40Z">
        <w:r>
          <w:rPr>
            <w:rtl/>
          </w:rPr>
          <w:t xml:space="preserve">,</w:t>
        </w:r>
      </w:ins>
      <w:del w:id="94616" w:author="מנוע מכני" w:date="2026-10-11T12:04:40Z">
        <w:r>
          <w:rPr>
            <w:rtl/>
          </w:rPr>
          <w:delText xml:space="preserve">;</w:delText>
        </w:r>
      </w:del>
      <w:r>
        <w:rPr>
          <w:rtl/>
        </w:rPr>
        <w:t xml:space="preserve"> ובישראל </w:t>
      </w:r>
      <w:r>
        <w:rPr>
          <w:rFonts w:hint="cs"/>
          <w:rtl/>
        </w:rPr>
        <w:t>א</w:t>
      </w:r>
      <w:r>
        <w:rPr>
          <w:rtl/>
        </w:rPr>
        <w:t>"</w:t>
      </w:r>
      <w:r>
        <w:rPr>
          <w:rFonts w:hint="cs"/>
          <w:rtl/>
        </w:rPr>
        <w:t>צ</w:t>
      </w:r>
      <w:r>
        <w:rPr>
          <w:rtl/>
        </w:rPr>
        <w:t xml:space="preserve"> לברך, </w:t>
      </w:r>
    </w:p>
    <w:p>
      <w:pPr>
        <w:pStyle w:val="38"/>
        <w:rPr>
          <w:ins w:id="99641" w:author="מנוע מכני" w:date="2026-10-11T12:04:40Z"/>
        </w:rPr>
      </w:pPr>
      <w:r w:rsidRPr="00336727">
        <w:t xml:space="preserve">דתניא</w:t>
      </w:r>
      <w:r w:rsidRPr="00336727">
        <w:t xml:space="preserve">:</w:t>
      </w:r>
    </w:p>
    <w:p w:rsidR="00DA63EC" w:rsidRDefault="00DA63EC" w:rsidP="00DA63EC">
      <w:pPr>
        <w:rPr>
          <w:rtl/>
        </w:rPr>
      </w:pPr>
      <w:del w:id="99642" w:author="מנוע מכני" w:date="2026-10-11T12:04:40Z">
        <w:r w:rsidRPr="00336727">
          <w:rPr>
            <w:rtl/>
          </w:rPr>
          <w:delText xml:space="preserve"> </w:delText>
        </w:r>
      </w:del>
      <w:r w:rsidRPr="00336727">
        <w:rPr>
          <w:rtl/>
        </w:rPr>
        <w:t xml:space="preserve">העושה סוכה לעצמו, אומר: ברוך אתה</w:t>
      </w:r>
      <w:r>
        <w:rPr>
          <w:rtl/>
        </w:rPr>
        <w:t xml:space="preserve"> ה</w:t>
      </w:r>
      <w:r w:rsidR="005608A0">
        <w:rPr>
          <w:rtl/>
        </w:rPr>
        <w:t>'</w:t>
      </w:r>
      <w:r>
        <w:rPr>
          <w:rtl/>
        </w:rPr>
        <w:t xml:space="preserve"> </w:t>
      </w:r>
      <w:r w:rsidRPr="00336727">
        <w:rPr>
          <w:rtl/>
        </w:rPr>
        <w:t xml:space="preserve">אלהינו מלך העולם שהחיינו וקימנו והגיענו לזמן הזה, </w:t>
      </w:r>
    </w:p>
    <w:p w:rsidR="00DA63EC" w:rsidRDefault="00DA63EC" w:rsidP="00DA63EC">
      <w:pPr>
        <w:tabs>
          <w:tab w:val="center" w:pos="2835"/>
        </w:tabs>
        <w:rPr>
          <w:rtl/>
        </w:rPr>
      </w:pPr>
      <w:r>
        <w:rPr>
          <w:rtl/>
        </w:rPr>
        <w:t>בא לישב בה, אומר: ברוך אתה ה</w:t>
      </w:r>
      <w:r w:rsidR="005608A0">
        <w:rPr>
          <w:rtl/>
        </w:rPr>
        <w:t>'</w:t>
      </w:r>
      <w:r>
        <w:rPr>
          <w:rtl/>
        </w:rPr>
        <w:t xml:space="preserve"> אלהינו מלך העולם אשר קדשנו במצותיו וצונו לישב בסוכה, ואילו </w:t>
      </w:r>
      <w:r w:rsidRPr="004E7677">
        <w:rPr>
          <w:b/>
          <w:bCs/>
          <w:rtl/>
        </w:rPr>
        <w:t>לעשות</w:t>
      </w:r>
      <w:r>
        <w:rPr>
          <w:rtl/>
        </w:rPr>
        <w:t xml:space="preserve"> סוכה </w:t>
      </w:r>
      <w:r>
        <w:rPr>
          <w:rtl/>
        </w:rPr>
        <w:t xml:space="preserve">לא</w:t>
      </w:r>
      <w:r>
        <w:rPr>
          <w:rtl/>
        </w:rPr>
        <w:t xml:space="preserve"> מברך.</w:t>
      </w:r>
    </w:p>
    <w:p w:rsidR="00DA63EC" w:rsidRDefault="00DA63EC" w:rsidP="00DA63EC">
      <w:pPr>
        <w:tabs>
          <w:tab w:val="center" w:pos="2835"/>
        </w:tabs>
        <w:rPr>
          <w:rtl/>
        </w:rPr>
      </w:pPr>
      <w:r w:rsidRPr="004E7677">
        <w:rPr>
          <w:b/>
          <w:bCs/>
          <w:rtl/>
        </w:rPr>
        <w:t>תפילין תיובתיה,</w:t>
      </w:r>
      <w:r>
        <w:rPr>
          <w:rtl/>
        </w:rPr>
        <w:t xml:space="preserve"> </w:t>
      </w:r>
      <w:r>
        <w:rPr>
          <w:rFonts w:hint="cs"/>
          <w:rtl/>
        </w:rPr>
        <w:t>ד</w:t>
      </w:r>
      <w:r>
        <w:rPr>
          <w:rtl/>
        </w:rPr>
        <w:t>תפילין דפסולות בע</w:t>
      </w:r>
      <w:r>
        <w:rPr>
          <w:rFonts w:hint="cs"/>
          <w:rtl/>
        </w:rPr>
        <w:t>כו</w:t>
      </w:r>
      <w:r>
        <w:rPr>
          <w:rtl/>
        </w:rPr>
        <w:t>"</w:t>
      </w:r>
      <w:r>
        <w:rPr>
          <w:rFonts w:hint="cs"/>
          <w:rtl/>
        </w:rPr>
        <w:t>ם</w:t>
      </w:r>
      <w:r>
        <w:rPr>
          <w:rtl/>
        </w:rPr>
        <w:t xml:space="preserve">, דתני </w:t>
      </w:r>
      <w:r>
        <w:rPr>
          <w:rStyle w:val="2fb"/>
          <w:rtl/>
        </w:rPr>
        <w:t xml:space="preserve">ר</w:t>
      </w:r>
      <w:r>
        <w:rPr>
          <w:rStyle w:val="2fb"/>
          <w:rFonts w:hint="cs"/>
          <w:rtl/>
        </w:rPr>
        <w:t>חבד</w:t>
      </w:r>
      <w:r>
        <w:rPr>
          <w:rStyle w:val="2fb"/>
          <w:rtl/>
        </w:rPr>
        <w:t>"</w:t>
      </w:r>
      <w:r>
        <w:rPr>
          <w:rStyle w:val="2fb"/>
          <w:rFonts w:hint="cs"/>
          <w:rtl/>
        </w:rPr>
        <w:t xml:space="preserve">ר</w:t>
      </w:r>
      <w:r>
        <w:rPr>
          <w:rFonts w:hint="cs"/>
          <w:rtl/>
        </w:rPr>
        <w:t xml:space="preserve"> </w:t>
      </w:r>
      <w:r>
        <w:rPr>
          <w:rtl/>
        </w:rPr>
        <w:t xml:space="preserve">מפשרניא: </w:t>
      </w:r>
    </w:p>
    <w:p w:rsidR="00DA63EC" w:rsidRDefault="00DA63EC" w:rsidP="00DA63EC">
      <w:pPr>
        <w:pStyle w:val="afff3"/>
        <w:framePr w:wrap="around"/>
        <w:rPr>
          <w:rtl/>
        </w:rPr>
      </w:pPr>
      <w:r>
        <w:rPr>
          <w:rFonts w:hint="cs"/>
          <w:rtl/>
        </w:rPr>
        <w:t>מב:</w:t>
      </w:r>
    </w:p>
    <w:p w:rsidR="00DA63EC" w:rsidRDefault="00DA63EC" w:rsidP="00DA63EC">
      <w:pPr>
        <w:tabs>
          <w:tab w:val="center" w:pos="2835"/>
        </w:tabs>
        <w:rPr>
          <w:rtl/>
        </w:rPr>
      </w:pPr>
      <w:r w:rsidRPr="004E7677">
        <w:rPr>
          <w:b/>
          <w:bCs/>
          <w:rtl/>
        </w:rPr>
        <w:t xml:space="preserve">ספר תור</w:t>
      </w:r>
      <w:ins w:id="90047" w:author="מנוע מכני" w:date="2026-10-11T12:04:40Z">
        <w:r>
          <w:rPr>
            <w:b/>
            <w:bCs/>
            <w:rtl/>
          </w:rPr>
          <w:t xml:space="preserve">ה, ת</w:t>
        </w:r>
      </w:ins>
      <w:del w:id="90048" w:author="מנוע מכני" w:date="2026-10-11T12:04:40Z">
        <w:r w:rsidRPr="004E7677">
          <w:rPr>
            <w:b/>
            <w:bCs/>
            <w:rtl/>
          </w:rPr>
          <w:delText xml:space="preserve">ה,</w:delText>
        </w:r>
        <w:r>
          <w:rPr>
            <w:rtl/>
          </w:rPr>
          <w:delText xml:space="preserve">ת</w:delText>
        </w:r>
      </w:del>
      <w:r>
        <w:rPr>
          <w:rtl/>
        </w:rPr>
        <w:t xml:space="preserve">פילין ומזוזות שכתבן צדוקי, כותי, </w:t>
      </w:r>
      <w:ins w:id="97103" w:author="מנוע מכני" w:date="2026-10-11T12:04:40Z">
        <w:r>
          <w:rPr>
            <w:rtl/>
          </w:rPr>
          <w:t xml:space="preserve">נכרי</w:t>
        </w:r>
      </w:ins>
      <w:del w:id="97104" w:author="מנוע מכני" w:date="2026-10-11T12:04:40Z">
        <w:r>
          <w:rPr>
            <w:rtl/>
          </w:rPr>
          <w:delText xml:space="preserve">עכו"ם</w:delText>
        </w:r>
      </w:del>
      <w:r>
        <w:rPr>
          <w:rtl/>
        </w:rPr>
        <w:t xml:space="preserve">, עבד, אשה, וקטן מומר - פסולין, שנא</w:t>
      </w:r>
      <w:r>
        <w:rPr>
          <w:rFonts w:hint="cs"/>
          <w:rtl/>
        </w:rPr>
        <w:t>'</w:t>
      </w:r>
      <w:r>
        <w:rPr>
          <w:rtl/>
        </w:rPr>
        <w:t xml:space="preserve">: וקשרתם וכתבתם, כל שישנו בקשירה ישנו בכתיבה, כל שאינו בקשירה אינו בכתיבה</w:t>
      </w:r>
      <w:ins w:id="94617" w:author="מנוע מכני" w:date="2026-10-11T12:04:40Z">
        <w:r>
          <w:rPr>
            <w:rtl/>
          </w:rPr>
          <w:t xml:space="preserve">,</w:t>
        </w:r>
      </w:ins>
      <w:del w:id="94618" w:author="מנוע מכני" w:date="2026-10-11T12:04:40Z">
        <w:r>
          <w:rPr>
            <w:rtl/>
          </w:rPr>
          <w:delText xml:space="preserve">;</w:delText>
        </w:r>
      </w:del>
      <w:r>
        <w:rPr>
          <w:rtl/>
        </w:rPr>
        <w:t xml:space="preserve"> ובישראל </w:t>
      </w:r>
      <w:r>
        <w:rPr>
          <w:rtl/>
        </w:rPr>
        <w:t xml:space="preserve">א"צ</w:t>
      </w:r>
      <w:r>
        <w:rPr>
          <w:rtl/>
        </w:rPr>
        <w:t xml:space="preserve"> לברך, </w:t>
      </w:r>
    </w:p>
    <w:p>
      <w:pPr>
        <w:pStyle w:val="38"/>
        <w:rPr>
          <w:ins w:id="99643" w:author="מנוע מכני" w:date="2026-10-11T12:04:40Z"/>
        </w:rPr>
      </w:pPr>
      <w:r>
        <w:t>דשלח ר</w:t>
      </w:r>
      <w:r>
        <w:t>חבדר</w:t>
      </w:r>
      <w:r>
        <w:t>"</w:t>
      </w:r>
      <w:r>
        <w:t>ה מדרי</w:t>
      </w:r>
      <w:r>
        <w:t>"</w:t>
      </w:r>
      <w:r>
        <w:t>ו</w:t>
      </w:r>
      <w:r>
        <w:t xml:space="preserve">:</w:t>
      </w:r>
    </w:p>
    <w:p w:rsidR="00DA63EC" w:rsidRDefault="00DA63EC" w:rsidP="00DA63EC">
      <w:pPr>
        <w:tabs>
          <w:tab w:val="center" w:pos="2835"/>
        </w:tabs>
        <w:rPr>
          <w:rtl/>
        </w:rPr>
      </w:pPr>
      <w:del w:id="99644" w:author="מנוע מכני" w:date="2026-10-11T12:04:40Z">
        <w:r>
          <w:rPr>
            <w:rtl/>
          </w:rPr>
          <w:delText xml:space="preserve"> </w:delText>
        </w:r>
      </w:del>
      <w:r>
        <w:rPr>
          <w:rtl/>
        </w:rPr>
        <w:t xml:space="preserve">על תפילין של יד, אומר: ברוך אשר קדשנו במצותיו וצונו להניח תפילין, על תפילין של ראש, אומר: ברוך אשר קדשנו במצותיו וצונו על מצות תפילין, ואילו לעשות תפילין </w:t>
      </w:r>
      <w:r>
        <w:rPr>
          <w:rtl/>
        </w:rPr>
        <w:t xml:space="preserve">לא</w:t>
      </w:r>
      <w:r>
        <w:rPr>
          <w:rtl/>
        </w:rPr>
        <w:t xml:space="preserve"> מברך!</w:t>
      </w:r>
    </w:p>
    <w:p>
      <w:pPr>
        <w:pStyle w:val="38"/>
        <w:rPr>
          <w:ins w:id="99645" w:author="מנוע מכני" w:date="2026-10-11T12:04:40Z"/>
        </w:rPr>
      </w:pPr>
      <w:r w:rsidRPr="00106823">
        <w:t xml:space="preserve">אלא</w:t>
      </w:r>
    </w:p>
    <w:p w:rsidR="00DA63EC" w:rsidRDefault="00DA63EC" w:rsidP="00DA63EC">
      <w:pPr>
        <w:tabs>
          <w:tab w:val="center" w:pos="2835"/>
        </w:tabs>
        <w:rPr>
          <w:rtl/>
        </w:rPr>
      </w:pPr>
      <w:del w:id="99646" w:author="מנוע מכני" w:date="2026-10-11T12:04:40Z">
        <w:r w:rsidRPr="00106823">
          <w:rPr>
            <w:rFonts w:hint="cs"/>
            <w:b/>
            <w:bCs/>
            <w:rtl/>
          </w:rPr>
          <w:delText xml:space="preserve"> </w:delText>
        </w:r>
      </w:del>
      <w:r w:rsidRPr="00106823">
        <w:rPr>
          <w:rFonts w:hint="cs"/>
          <w:b/>
          <w:bCs/>
          <w:rtl/>
        </w:rPr>
        <w:t xml:space="preserve">טעמא </w:t>
      </w:r>
      <w:r>
        <w:rPr>
          <w:rFonts w:hint="cs"/>
          <w:rtl/>
        </w:rPr>
        <w:t>ד</w:t>
      </w:r>
      <w:r>
        <w:rPr>
          <w:rtl/>
        </w:rPr>
        <w:t xml:space="preserve">כל מצוה דעשייתה גמר מצוה, כגון מילה, </w:t>
      </w:r>
      <w:ins w:id="94021" w:author="מנוע מכני" w:date="2026-10-11T12:04:40Z">
        <w:r>
          <w:rPr>
            <w:rtl/>
          </w:rPr>
          <w:t xml:space="preserve">אף</w:t>
        </w:r>
      </w:ins>
      <w:del w:id="94022" w:author="מנוע מכני" w:date="2026-10-11T12:04:40Z">
        <w:r>
          <w:rPr>
            <w:rtl/>
          </w:rPr>
          <w:delText xml:space="preserve">אע"ג</w:delText>
        </w:r>
      </w:del>
      <w:r>
        <w:rPr>
          <w:rtl/>
        </w:rPr>
        <w:t xml:space="preserve"> דכשירה בע</w:t>
      </w:r>
      <w:r>
        <w:rPr>
          <w:rFonts w:hint="cs"/>
          <w:rtl/>
        </w:rPr>
        <w:t>כו</w:t>
      </w:r>
      <w:r>
        <w:rPr>
          <w:rtl/>
        </w:rPr>
        <w:t>"</w:t>
      </w:r>
      <w:r>
        <w:rPr>
          <w:rFonts w:hint="cs"/>
          <w:rtl/>
        </w:rPr>
        <w:t xml:space="preserve">ם </w:t>
      </w:r>
      <w:r>
        <w:rPr>
          <w:rtl/>
        </w:rPr>
        <w:t xml:space="preserve">- בישראל צריך לברך, וכל מצוה דעשייתה </w:t>
      </w:r>
      <w:ins w:id="91255" w:author="מנוע מכני" w:date="2026-10-11T12:04:40Z">
        <w:r>
          <w:rPr>
            <w:rtl/>
          </w:rPr>
          <w:t xml:space="preserve">לא</w:t>
        </w:r>
      </w:ins>
      <w:del w:id="91256" w:author="מנוע מכני" w:date="2026-10-11T12:04:40Z">
        <w:r>
          <w:rPr>
            <w:rtl/>
          </w:rPr>
          <w:delText xml:space="preserve">לאו</w:delText>
        </w:r>
      </w:del>
      <w:r>
        <w:rPr>
          <w:rtl/>
        </w:rPr>
        <w:t xml:space="preserve"> גמר מצוה, כגון תפילין, </w:t>
      </w:r>
      <w:ins w:id="94023" w:author="מנוע מכני" w:date="2026-10-11T12:04:40Z">
        <w:r>
          <w:rPr>
            <w:rtl/>
          </w:rPr>
          <w:t xml:space="preserve">אף</w:t>
        </w:r>
      </w:ins>
      <w:del w:id="94024" w:author="מנוע מכני" w:date="2026-10-11T12:04:40Z">
        <w:r>
          <w:rPr>
            <w:rtl/>
          </w:rPr>
          <w:delText xml:space="preserve">אע"ג</w:delText>
        </w:r>
      </w:del>
      <w:r>
        <w:rPr>
          <w:rtl/>
        </w:rPr>
        <w:t xml:space="preserve"> דפסולות בע</w:t>
      </w:r>
      <w:r>
        <w:rPr>
          <w:rFonts w:hint="cs"/>
          <w:rtl/>
        </w:rPr>
        <w:t xml:space="preserve">כום </w:t>
      </w:r>
      <w:r>
        <w:rPr>
          <w:rtl/>
        </w:rPr>
        <w:t xml:space="preserve">- בישראל </w:t>
      </w:r>
      <w:r>
        <w:rPr>
          <w:rtl/>
        </w:rPr>
        <w:t xml:space="preserve">א"</w:t>
      </w:r>
      <w:r>
        <w:rPr>
          <w:rFonts w:hint="cs"/>
          <w:rtl/>
        </w:rPr>
        <w:t>צ</w:t>
      </w:r>
      <w:r>
        <w:rPr>
          <w:rtl/>
        </w:rPr>
        <w:t xml:space="preserve"> לברך, </w:t>
      </w:r>
    </w:p>
    <w:p w:rsidR="00DA63EC" w:rsidRDefault="00DA63EC" w:rsidP="00DA63EC">
      <w:pPr>
        <w:tabs>
          <w:tab w:val="center" w:pos="2835"/>
        </w:tabs>
        <w:rPr>
          <w:rtl/>
        </w:rPr>
      </w:pPr>
      <w:r>
        <w:rPr>
          <w:rtl/>
        </w:rPr>
        <w:t xml:space="preserve">ובציצית </w:t>
      </w:r>
      <w:ins w:id="96669" w:author="מנוע מכני" w:date="2026-10-11T12:04:40Z">
        <w:r>
          <w:rPr>
            <w:rtl/>
          </w:rPr>
          <w:t xml:space="preserve">בזה</w:t>
        </w:r>
      </w:ins>
      <w:del w:id="96670" w:author="מנוע מכני" w:date="2026-10-11T12:04:40Z">
        <w:r>
          <w:rPr>
            <w:rtl/>
          </w:rPr>
          <w:delText xml:space="preserve">בהא</w:delText>
        </w:r>
      </w:del>
      <w:r>
        <w:rPr>
          <w:rtl/>
        </w:rPr>
        <w:t xml:space="preserve"> </w:t>
      </w:r>
      <w:ins w:id="96667" w:author="מנוע מכני" w:date="2026-10-11T12:04:40Z">
        <w:r>
          <w:rPr>
            <w:rtl/>
          </w:rPr>
          <w:t xml:space="preserve">חלקו</w:t>
        </w:r>
      </w:ins>
      <w:del w:id="96668" w:author="מנוע מכני" w:date="2026-10-11T12:04:40Z">
        <w:r>
          <w:rPr>
            <w:rtl/>
          </w:rPr>
          <w:delText xml:space="preserve">קמיפלגי</w:delText>
        </w:r>
      </w:del>
      <w:r>
        <w:rPr>
          <w:rtl/>
        </w:rPr>
        <w:t xml:space="preserve">, </w:t>
      </w:r>
      <w:ins w:id="94025" w:author="מנוע מכני" w:date="2026-10-11T12:04:40Z">
        <w:r>
          <w:rPr>
            <w:rtl/>
          </w:rPr>
          <w:t xml:space="preserve">מ"ד</w:t>
        </w:r>
      </w:ins>
      <w:del w:id="94026" w:author="מנוע מכני" w:date="2026-10-11T12:04:40Z">
        <w:r>
          <w:rPr>
            <w:rtl/>
          </w:rPr>
          <w:delText xml:space="preserve">מר סבר</w:delText>
        </w:r>
      </w:del>
      <w:r>
        <w:rPr>
          <w:rtl/>
        </w:rPr>
        <w:t xml:space="preserve">: חובת טלית הוא, ומר סבר: חובת </w:t>
      </w:r>
      <w:ins w:id="97391" w:author="מנוע מכני" w:date="2026-10-11T12:04:40Z">
        <w:r>
          <w:rPr>
            <w:rtl/>
          </w:rPr>
          <w:t xml:space="preserve">אדם</w:t>
        </w:r>
      </w:ins>
      <w:del w:id="97392" w:author="מנוע מכני" w:date="2026-10-11T12:04:40Z">
        <w:r>
          <w:rPr>
            <w:rtl/>
          </w:rPr>
          <w:delText xml:space="preserve">גברא</w:delText>
        </w:r>
      </w:del>
      <w:r>
        <w:rPr>
          <w:rtl/>
        </w:rPr>
        <w:t xml:space="preserve"> הוא.</w:t>
      </w:r>
    </w:p>
    <w:p w:rsidR="00DA63EC" w:rsidRDefault="00DA63EC" w:rsidP="00DA63EC">
      <w:pPr>
        <w:tabs>
          <w:tab w:val="center" w:pos="2835"/>
        </w:tabs>
        <w:rPr>
          <w:rtl/>
        </w:rPr>
      </w:pPr>
    </w:p>
    <w:p>
      <w:pPr>
        <w:pStyle w:val="38"/>
        <w:rPr>
          <w:ins w:id="99648" w:author="מנוע מכני" w:date="2026-10-11T12:04:40Z"/>
        </w:rPr>
      </w:pPr>
      <w:del w:id="99647" w:author="מנוע מכני" w:date="2026-10-11T12:04:40Z">
        <w:r w:rsidRPr="00265E5E">
          <w:delText xml:space="preserve">•</w:delText>
        </w:r>
      </w:del>
      <w:r w:rsidRPr="00265E5E">
        <w:t xml:space="preserve"> </w:t>
      </w:r>
      <w:del w:id="102613" w:author="מנוע מכני" w:date="2026-10-11T12:04:40Z">
        <w:r>
          <w:delText xml:space="preserve">א"ל </w:delText>
        </w:r>
      </w:del>
      <w:r>
        <w:t xml:space="preserve">ר"</w:t>
      </w:r>
      <w:r>
        <w:t>מ לר</w:t>
      </w:r>
      <w:r>
        <w:t>"</w:t>
      </w:r>
      <w:r>
        <w:t>א</w:t>
      </w:r>
      <w:r>
        <w:t xml:space="preserve">:</w:t>
      </w:r>
    </w:p>
    <w:p w:rsidR="00DA63EC" w:rsidRDefault="00DA63EC" w:rsidP="00DA63EC">
      <w:pPr>
        <w:tabs>
          <w:tab w:val="center" w:pos="2835"/>
        </w:tabs>
        <w:rPr>
          <w:rtl/>
        </w:rPr>
      </w:pPr>
      <w:del w:id="99649" w:author="מנוע מכני" w:date="2026-10-11T12:04:40Z">
        <w:r>
          <w:rPr>
            <w:rtl/>
          </w:rPr>
          <w:delText xml:space="preserve"> </w:delText>
        </w:r>
      </w:del>
      <w:r>
        <w:rPr>
          <w:rtl/>
        </w:rPr>
        <w:t xml:space="preserve">אתון </w:t>
      </w:r>
      <w:ins w:id="92905" w:author="מנוע מכני" w:date="2026-10-11T12:04:40Z">
        <w:r>
          <w:rPr>
            <w:rtl/>
          </w:rPr>
          <w:t xml:space="preserve">כך</w:t>
        </w:r>
      </w:ins>
      <w:del w:id="92906" w:author="מנוע מכני" w:date="2026-10-11T12:04:40Z">
        <w:r>
          <w:rPr>
            <w:rtl/>
          </w:rPr>
          <w:delText xml:space="preserve">הכי</w:delText>
        </w:r>
      </w:del>
      <w:r>
        <w:rPr>
          <w:rtl/>
        </w:rPr>
        <w:t xml:space="preserve"> מתניתו לה, אנן </w:t>
      </w:r>
      <w:ins w:id="92907" w:author="מנוע מכני" w:date="2026-10-11T12:04:40Z">
        <w:r>
          <w:rPr>
            <w:rtl/>
          </w:rPr>
          <w:t xml:space="preserve">כך</w:t>
        </w:r>
      </w:ins>
      <w:del w:id="92908" w:author="מנוע מכני" w:date="2026-10-11T12:04:40Z">
        <w:r>
          <w:rPr>
            <w:rtl/>
          </w:rPr>
          <w:delText xml:space="preserve">הכי</w:delText>
        </w:r>
      </w:del>
      <w:r>
        <w:rPr>
          <w:rtl/>
        </w:rPr>
        <w:t xml:space="preserve"> </w:t>
      </w:r>
      <w:ins w:id="90123" w:author="Claude - סמנטי" w:date="2026-10-11T12:27:00Z">
        <w:r>
          <w:rPr>
            <w:rtl/>
          </w:rPr>
          <w:t xml:space="preserve">שונים</w:t>
        </w:r>
      </w:ins>
      <w:del w:id="90124" w:author="Claude - סמנטי" w:date="2026-10-11T12:27:00Z">
        <w:r>
          <w:rPr>
            <w:rtl/>
          </w:rPr>
          <w:delText xml:space="preserve">מתנינן</w:delText>
        </w:r>
      </w:del>
      <w:r>
        <w:rPr>
          <w:rtl/>
        </w:rPr>
        <w:t xml:space="preserve"> לה, </w:t>
      </w:r>
    </w:p>
    <w:p>
      <w:pPr>
        <w:pStyle w:val="38"/>
        <w:rPr>
          <w:ins w:id="99651" w:author="מנוע מכני" w:date="2026-10-11T12:04:40Z"/>
        </w:rPr>
      </w:pPr>
      <w:del w:id="99650" w:author="מנוע מכני" w:date="2026-10-11T12:04:40Z">
        <w:r w:rsidRPr="00336727">
          <w:delText xml:space="preserve">•</w:delText>
        </w:r>
      </w:del>
      <w:r w:rsidRPr="00336727">
        <w:t xml:space="preserve"> </w:t>
      </w:r>
      <w:r w:rsidRPr="00336727">
        <w:t xml:space="preserve">ארי</w:t>
      </w:r>
      <w:ins w:id="90011" w:author="מנוע מכני" w:date="2026-10-11T12:04:40Z">
        <w:r>
          <w:t xml:space="preserve">א"ר</w:t>
        </w:r>
      </w:ins>
      <w:del w:id="90012" w:author="מנוע מכני" w:date="2026-10-11T12:04:40Z">
        <w:r w:rsidRPr="00336727">
          <w:delText xml:space="preserve">א'ר</w:delText>
        </w:r>
      </w:del>
      <w:r w:rsidRPr="00336727">
        <w:t xml:space="preserve">:</w:t>
      </w:r>
    </w:p>
    <w:p w:rsidR="00DA63EC" w:rsidRDefault="00DA63EC" w:rsidP="00DA63EC">
      <w:pPr>
        <w:rPr>
          <w:rtl/>
        </w:rPr>
      </w:pPr>
      <w:del w:id="99652" w:author="מנוע מכני" w:date="2026-10-11T12:04:40Z">
        <w:r w:rsidRPr="00336727">
          <w:rPr>
            <w:rtl/>
          </w:rPr>
          <w:delText xml:space="preserve"> </w:delText>
        </w:r>
      </w:del>
      <w:r w:rsidRPr="00336727">
        <w:rPr>
          <w:rtl/>
        </w:rPr>
        <w:t xml:space="preserve">מנין לציצית בע</w:t>
      </w:r>
      <w:r w:rsidRPr="00336727">
        <w:rPr>
          <w:rFonts w:hint="cs"/>
          <w:rtl/>
        </w:rPr>
        <w:t>כו</w:t>
      </w:r>
      <w:r w:rsidRPr="00336727">
        <w:rPr>
          <w:rtl/>
        </w:rPr>
        <w:t>"</w:t>
      </w:r>
      <w:r w:rsidRPr="00336727">
        <w:rPr>
          <w:rFonts w:hint="cs"/>
          <w:rtl/>
        </w:rPr>
        <w:t xml:space="preserve">ם </w:t>
      </w:r>
      <w:r w:rsidRPr="00336727">
        <w:rPr>
          <w:rtl/>
        </w:rPr>
        <w:t xml:space="preserve">שכשירה? </w:t>
      </w:r>
      <w:ins w:id="96867" w:author="מנוע מכני" w:date="2026-10-11T12:04:40Z">
        <w:r>
          <w:rPr>
            <w:rtl/>
          </w:rPr>
          <w:t xml:space="preserve">ד'</w:t>
        </w:r>
      </w:ins>
      <w:del w:id="96868" w:author="מנוע מכני" w:date="2026-10-11T12:04:40Z">
        <w:r w:rsidRPr="00336727">
          <w:rPr>
            <w:rtl/>
          </w:rPr>
          <w:delText xml:space="preserve">שנא</w:delText>
        </w:r>
        <w:r w:rsidRPr="00336727">
          <w:rPr>
            <w:rFonts w:hint="cs"/>
            <w:rtl/>
          </w:rPr>
          <w:delText xml:space="preserve">'</w:delText>
        </w:r>
        <w:r w:rsidRPr="00336727">
          <w:rPr>
            <w:rtl/>
          </w:rPr>
          <w:delText xml:space="preserve">:</w:delText>
        </w:r>
        <w:r w:rsidRPr="00A563E0">
          <w:rPr>
            <w:rStyle w:val="afffff0"/>
            <w:rtl/>
          </w:rPr>
          <w:delText xml:space="preserve"> </w:delText>
        </w:r>
        <w:r w:rsidRPr="00A563E0">
          <w:rPr>
            <w:rStyle w:val="afffff0"/>
            <w:rFonts w:hint="cs"/>
            <w:rtl/>
          </w:rPr>
          <w:delText xml:space="preserve">'</w:delText>
        </w:r>
      </w:del>
      <w:r w:rsidRPr="00A563E0">
        <w:rPr>
          <w:rStyle w:val="afffff0"/>
          <w:rtl/>
        </w:rPr>
        <w:t>דבר אל בני ישראל</w:t>
      </w:r>
      <w:r w:rsidRPr="00A563E0">
        <w:rPr>
          <w:rStyle w:val="afffff0"/>
          <w:rFonts w:hint="cs"/>
          <w:rtl/>
        </w:rPr>
        <w:t xml:space="preserve"> ו</w:t>
      </w:r>
      <w:r w:rsidRPr="00A563E0">
        <w:rPr>
          <w:rStyle w:val="afffff0"/>
          <w:rtl/>
        </w:rPr>
        <w:t>עשו להם ציצית</w:t>
      </w:r>
      <w:r w:rsidRPr="00A563E0">
        <w:rPr>
          <w:rStyle w:val="afffff0"/>
          <w:rFonts w:hint="cs"/>
          <w:rtl/>
        </w:rPr>
        <w:t>'</w:t>
      </w:r>
      <w:r w:rsidRPr="00A563E0">
        <w:rPr>
          <w:rStyle w:val="afffff0"/>
          <w:rtl/>
        </w:rPr>
        <w:t>,</w:t>
      </w:r>
      <w:r w:rsidRPr="00336727">
        <w:rPr>
          <w:rtl/>
        </w:rPr>
        <w:t xml:space="preserve"> יעשו להם אחרים.</w:t>
      </w:r>
    </w:p>
    <w:p>
      <w:pPr>
        <w:pStyle w:val="afffff8"/>
        <w:rPr>
          <w:ins w:id="90501" w:author="קלוד" w:date="2026-10-11T12:32:08Z"/>
        </w:rPr>
      </w:pPr>
      <w:ins w:id="90502" w:author="קלוד" w:date="2026-10-11T12:32:08Z">
        <w:r>
          <w:rPr>
            <w:color w:val="7B3F00"/>
          </w:rPr>
          <w:t xml:space="preserve">ציצית מן הקוצים והגרדין - פסולה, ומן הסיסין - טויה לשמה</w:t>
        </w:r>
      </w:ins>
    </w:p>
    <w:p>
      <w:pPr>
        <w:pStyle w:val="38"/>
        <w:rPr>
          <w:ins w:id="99654" w:author="מנוע מכני" w:date="2026-10-11T12:04:40Z"/>
        </w:rPr>
      </w:pPr>
      <w:del w:id="99653" w:author="מנוע מכני" w:date="2026-10-11T12:04:40Z">
        <w:r w:rsidRPr="00265E5E">
          <w:delText xml:space="preserve">•</w:delText>
        </w:r>
      </w:del>
      <w:r w:rsidRPr="00265E5E">
        <w:t xml:space="preserve"> </w:t>
      </w:r>
      <w:r>
        <w:t>אריא</w:t>
      </w:r>
      <w:r>
        <w:t>"</w:t>
      </w:r>
      <w:r>
        <w:t>ר</w:t>
      </w:r>
      <w:r>
        <w:t xml:space="preserve">:</w:t>
      </w:r>
    </w:p>
    <w:p w:rsidR="00DA63EC" w:rsidRDefault="00DA63EC" w:rsidP="00DA63EC">
      <w:pPr>
        <w:tabs>
          <w:tab w:val="center" w:pos="2835"/>
        </w:tabs>
        <w:rPr>
          <w:rtl/>
        </w:rPr>
      </w:pPr>
      <w:del w:id="99655" w:author="מנוע מכני" w:date="2026-10-11T12:04:40Z">
        <w:r>
          <w:rPr>
            <w:rtl/>
          </w:rPr>
          <w:delText xml:space="preserve"> </w:delText>
        </w:r>
      </w:del>
      <w:r>
        <w:rPr>
          <w:rtl/>
        </w:rPr>
        <w:t xml:space="preserve">עשאן מן הקוצים ומן הנימין ומן הגרדין - פסולה, מן הסיסין - כשירה</w:t>
      </w:r>
      <w:ins w:id="94619" w:author="מנוע מכני" w:date="2026-10-11T12:04:40Z">
        <w:r>
          <w:rPr>
            <w:rtl/>
          </w:rPr>
          <w:t xml:space="preserve">,</w:t>
        </w:r>
      </w:ins>
      <w:del w:id="94620" w:author="מנוע מכני" w:date="2026-10-11T12:04:40Z">
        <w:r>
          <w:rPr>
            <w:rtl/>
          </w:rPr>
          <w:delText xml:space="preserve">;</w:delText>
        </w:r>
      </w:del>
      <w:r>
        <w:rPr>
          <w:rtl/>
        </w:rPr>
        <w:t xml:space="preserve"> </w:t>
      </w:r>
    </w:p>
    <w:p>
      <w:pPr>
        <w:pStyle w:val="38"/>
        <w:rPr>
          <w:ins w:id="99656" w:author="מנוע מכני" w:date="2026-10-11T12:04:40Z"/>
        </w:rPr>
      </w:pPr>
      <w:r>
        <w:t xml:space="preserve">כשאמרתי לפני שמואל</w:t>
      </w:r>
      <w:del w:id="102520" w:author="מנוע מכני" w:date="2026-10-11T12:04:40Z">
        <w:r>
          <w:delText xml:space="preserve"> </w:delText>
        </w:r>
        <w:r>
          <w:delText xml:space="preserve">אמר</w:delText>
        </w:r>
      </w:del>
      <w:r>
        <w:t xml:space="preserve">:</w:t>
      </w:r>
    </w:p>
    <w:p w:rsidR="00DA63EC" w:rsidRDefault="00DA63EC" w:rsidP="00DA63EC">
      <w:pPr>
        <w:tabs>
          <w:tab w:val="center" w:pos="2835"/>
        </w:tabs>
        <w:rPr>
          <w:rtl/>
        </w:rPr>
      </w:pPr>
      <w:del w:id="99657" w:author="מנוע מכני" w:date="2026-10-11T12:04:40Z">
        <w:r>
          <w:rPr>
            <w:rtl/>
          </w:rPr>
          <w:delText xml:space="preserve"> </w:delText>
        </w:r>
      </w:del>
      <w:r>
        <w:rPr>
          <w:rtl/>
        </w:rPr>
        <w:t xml:space="preserve">אף מן הסיסין פסולה, </w:t>
      </w:r>
      <w:ins w:id="91257" w:author="מנוע מכני" w:date="2026-10-11T12:04:40Z">
        <w:r>
          <w:rPr>
            <w:rtl/>
          </w:rPr>
          <w:t xml:space="preserve">צריך</w:t>
        </w:r>
      </w:ins>
      <w:del w:id="91258" w:author="מנוע מכני" w:date="2026-10-11T12:04:40Z">
        <w:r>
          <w:rPr>
            <w:rtl/>
          </w:rPr>
          <w:delText xml:space="preserve">בעינן</w:delText>
        </w:r>
      </w:del>
      <w:r>
        <w:rPr>
          <w:rtl/>
        </w:rPr>
        <w:t xml:space="preserve"> טוייה לשמה.</w:t>
      </w:r>
    </w:p>
    <w:p>
      <w:pPr>
        <w:pStyle w:val="38"/>
        <w:rPr>
          <w:ins w:id="99658" w:author="מנוע מכני" w:date="2026-10-11T12:04:40Z"/>
        </w:rPr>
      </w:pPr>
      <w:r>
        <w:t xml:space="preserve">כתנאי:</w:t>
      </w:r>
    </w:p>
    <w:p w:rsidR="00DA63EC" w:rsidRDefault="00DA63EC" w:rsidP="00DA63EC">
      <w:pPr>
        <w:tabs>
          <w:tab w:val="center" w:pos="2835"/>
        </w:tabs>
        <w:rPr>
          <w:rtl/>
        </w:rPr>
      </w:pPr>
      <w:del w:id="99659" w:author="מנוע מכני" w:date="2026-10-11T12:04:40Z">
        <w:r>
          <w:rPr>
            <w:rtl/>
          </w:rPr>
          <w:delText xml:space="preserve"> </w:delText>
        </w:r>
      </w:del>
      <w:r>
        <w:rPr>
          <w:rtl/>
        </w:rPr>
        <w:t xml:space="preserve">ציפן זהב, או שטלה עליהן עור בהמה טמאה - פסולות,</w:t>
      </w:r>
    </w:p>
    <w:p w:rsidR="00DA63EC" w:rsidRDefault="00DA63EC" w:rsidP="00DA63EC">
      <w:pPr>
        <w:tabs>
          <w:tab w:val="center" w:pos="2835"/>
        </w:tabs>
        <w:rPr>
          <w:rtl/>
        </w:rPr>
      </w:pPr>
      <w:r>
        <w:rPr>
          <w:rtl/>
        </w:rPr>
        <w:tab/>
      </w:r>
      <w:del w:id="90113" w:author="מנוע מכני" w:date="2026-10-11T12:04:40Z">
        <w:r>
          <w:rPr>
            <w:rtl/>
          </w:rPr>
          <w:tab/>
          <w:delText xml:space="preserve"> </w:delText>
        </w:r>
      </w:del>
      <w:r>
        <w:rPr>
          <w:rtl/>
        </w:rPr>
        <w:tab/>
        <w:t xml:space="preserve">עור בהמה טהורה - כשירות, </w:t>
      </w:r>
      <w:r>
        <w:rPr>
          <w:rFonts w:hint="cs"/>
          <w:rtl/>
        </w:rPr>
        <w:t>ואע</w:t>
      </w:r>
      <w:r>
        <w:rPr>
          <w:rtl/>
        </w:rPr>
        <w:t>"</w:t>
      </w:r>
      <w:r>
        <w:rPr>
          <w:rFonts w:hint="cs"/>
          <w:rtl/>
        </w:rPr>
        <w:t>פ</w:t>
      </w:r>
      <w:r>
        <w:rPr>
          <w:rtl/>
        </w:rPr>
        <w:t xml:space="preserve"> שלא עיבדן לשמן</w:t>
      </w:r>
      <w:ins w:id="94621" w:author="מנוע מכני" w:date="2026-10-11T12:04:40Z">
        <w:r>
          <w:rPr>
            <w:rtl/>
          </w:rPr>
          <w:t xml:space="preserve">,</w:t>
        </w:r>
      </w:ins>
      <w:del w:id="94622" w:author="מנוע מכני" w:date="2026-10-11T12:04:40Z">
        <w:r>
          <w:rPr>
            <w:rtl/>
          </w:rPr>
          <w:delText xml:space="preserve">;</w:delText>
        </w:r>
      </w:del>
      <w:r>
        <w:rPr>
          <w:rtl/>
        </w:rPr>
        <w:t xml:space="preserve"> </w:t>
      </w:r>
    </w:p>
    <w:p>
      <w:pPr>
        <w:pStyle w:val="38"/>
        <w:rPr>
          <w:ins w:id="99660" w:author="מנוע מכני" w:date="2026-10-11T12:04:40Z"/>
        </w:rPr>
      </w:pPr>
      <w:r>
        <w:t>רשב</w:t>
      </w:r>
      <w:r>
        <w:t>"</w:t>
      </w:r>
      <w:r>
        <w:t xml:space="preserve">ג</w:t>
      </w:r>
      <w:del w:id="102521" w:author="מנוע מכני" w:date="2026-10-11T12:04:40Z">
        <w:r>
          <w:delText xml:space="preserve"> </w:delText>
        </w:r>
        <w:r>
          <w:delText xml:space="preserve">אומר</w:delText>
        </w:r>
      </w:del>
      <w:r>
        <w:t xml:space="preserve">:</w:t>
      </w:r>
    </w:p>
    <w:p w:rsidR="00DA63EC" w:rsidRDefault="00DA63EC" w:rsidP="00DA63EC">
      <w:pPr>
        <w:tabs>
          <w:tab w:val="center" w:pos="2835"/>
        </w:tabs>
        <w:rPr>
          <w:rtl/>
        </w:rPr>
      </w:pPr>
      <w:del w:id="99661" w:author="מנוע מכני" w:date="2026-10-11T12:04:40Z">
        <w:r>
          <w:rPr>
            <w:rtl/>
          </w:rPr>
          <w:delText xml:space="preserve"> </w:delText>
        </w:r>
      </w:del>
      <w:r>
        <w:rPr>
          <w:rtl/>
        </w:rPr>
        <w:t xml:space="preserve">אף עור בהמה טהורה - פסולות, עד שיעבדן לשמן.</w:t>
      </w:r>
    </w:p>
    <w:p w:rsidR="00DA63EC" w:rsidRDefault="00DA63EC" w:rsidP="00DA63EC">
      <w:pPr>
        <w:tabs>
          <w:tab w:val="center" w:pos="2835"/>
        </w:tabs>
        <w:rPr>
          <w:rtl/>
        </w:rPr>
      </w:pPr>
    </w:p>
    <w:p>
      <w:pPr>
        <w:pStyle w:val="afffff8"/>
        <w:rPr>
          <w:ins w:id="90499" w:author="קלוד" w:date="2026-10-11T12:32:08Z"/>
        </w:rPr>
      </w:pPr>
      <w:ins w:id="90500" w:author="קלוד" w:date="2026-10-11T12:32:08Z">
        <w:r>
          <w:rPr>
            <w:color w:val="7B3F00"/>
          </w:rPr>
          <w:t xml:space="preserve">צביעת תכלת - טעימה פסולה וצריך צביעה לשמה</w:t>
        </w:r>
      </w:ins>
    </w:p>
    <w:p w:rsidR="00DA63EC" w:rsidRDefault="00DA63EC" w:rsidP="00DA63EC">
      <w:pPr>
        <w:rPr>
          <w:rtl/>
        </w:rPr>
      </w:pPr>
      <w:r w:rsidRPr="00336727">
        <w:rPr>
          <w:rStyle w:val="2fb"/>
          <w:rFonts w:hint="cs"/>
          <w:rtl/>
        </w:rPr>
        <w:lastRenderedPageBreak/>
        <w:t>רשב</w:t>
      </w:r>
      <w:r w:rsidRPr="00336727">
        <w:rPr>
          <w:rStyle w:val="2fb"/>
          <w:rtl/>
        </w:rPr>
        <w:t>"</w:t>
      </w:r>
      <w:r w:rsidRPr="00336727">
        <w:rPr>
          <w:rStyle w:val="2fb"/>
          <w:rFonts w:hint="cs"/>
          <w:rtl/>
        </w:rPr>
        <w:t xml:space="preserve">י</w:t>
      </w:r>
      <w:r w:rsidRPr="00336727">
        <w:rPr>
          <w:rFonts w:hint="cs"/>
          <w:rtl/>
        </w:rPr>
        <w:t xml:space="preserve"> </w:t>
      </w:r>
      <w:r w:rsidRPr="00336727">
        <w:rPr>
          <w:rStyle w:val="2fb"/>
          <w:rFonts w:hint="cs"/>
          <w:rtl/>
        </w:rPr>
        <w:t xml:space="preserve">לאביי</w:t>
      </w:r>
      <w:r w:rsidRPr="00336727">
        <w:rPr>
          <w:rFonts w:hint="cs"/>
          <w:rtl/>
        </w:rPr>
        <w:t xml:space="preserve"> תכלת- מביאים </w:t>
      </w:r>
      <w:r w:rsidRPr="00336727">
        <w:rPr>
          <w:rtl/>
        </w:rPr>
        <w:t>דם חלזון וסמנין ו</w:t>
      </w:r>
      <w:r w:rsidRPr="00336727">
        <w:rPr>
          <w:rFonts w:hint="cs"/>
          <w:rtl/>
        </w:rPr>
        <w:t>מרתיחים ביורה ולוקחים מעט לשים במוך ואז שורפים במוך</w:t>
      </w:r>
      <w:r w:rsidRPr="00336727">
        <w:rPr>
          <w:rtl/>
        </w:rPr>
        <w:t>.</w:t>
      </w:r>
    </w:p>
    <w:p>
      <w:pPr>
        <w:pStyle w:val="38"/>
        <w:rPr>
          <w:ins w:id="99662" w:author="מנוע מכני" w:date="2026-10-11T12:04:40Z"/>
        </w:rPr>
      </w:pPr>
      <w:r w:rsidRPr="0093009E">
        <w:t>ש</w:t>
      </w:r>
      <w:r>
        <w:t>"</w:t>
      </w:r>
      <w:r w:rsidRPr="0093009E">
        <w:t>מ</w:t>
      </w:r>
      <w:r w:rsidRPr="0093009E">
        <w:t xml:space="preserve"> תלת:</w:t>
      </w:r>
    </w:p>
    <w:p w:rsidR="00DA63EC" w:rsidRDefault="00DA63EC" w:rsidP="00DA63EC">
      <w:pPr>
        <w:tabs>
          <w:tab w:val="center" w:pos="2835"/>
        </w:tabs>
        <w:rPr>
          <w:rtl/>
        </w:rPr>
      </w:pPr>
      <w:del w:id="99663" w:author="מנוע מכני" w:date="2026-10-11T12:04:40Z">
        <w:r w:rsidRPr="0093009E">
          <w:rPr>
            <w:b/>
            <w:bCs/>
            <w:rtl/>
          </w:rPr>
          <w:delText xml:space="preserve"> </w:delText>
        </w:r>
      </w:del>
      <w:r>
        <w:rPr>
          <w:rtl/>
        </w:rPr>
        <w:t xml:space="preserve">ש"מ</w:t>
      </w:r>
      <w:r>
        <w:rPr>
          <w:rtl/>
        </w:rPr>
        <w:t xml:space="preserve"> טעימה פסולה, וש"מ - </w:t>
      </w:r>
      <w:ins w:id="91259" w:author="מנוע מכני" w:date="2026-10-11T12:04:40Z">
        <w:r>
          <w:rPr>
            <w:rtl/>
          </w:rPr>
          <w:t xml:space="preserve">דצריך</w:t>
        </w:r>
      </w:ins>
      <w:del w:id="91260" w:author="מנוע מכני" w:date="2026-10-11T12:04:40Z">
        <w:r>
          <w:rPr>
            <w:rtl/>
          </w:rPr>
          <w:delText xml:space="preserve">דבעינן</w:delText>
        </w:r>
      </w:del>
      <w:r>
        <w:rPr>
          <w:rtl/>
        </w:rPr>
        <w:t xml:space="preserve"> צביעה לשמה, וש"מ טעימה פסלה.</w:t>
      </w:r>
    </w:p>
    <w:p w:rsidR="00DA63EC" w:rsidRDefault="00DA63EC" w:rsidP="00DA63EC">
      <w:pPr>
        <w:tabs>
          <w:tab w:val="center" w:pos="2835"/>
        </w:tabs>
        <w:rPr>
          <w:rtl/>
        </w:rPr>
      </w:pPr>
      <w:r>
        <w:rPr>
          <w:rFonts w:hint="cs"/>
          <w:rtl/>
        </w:rPr>
        <w:t xml:space="preserve">ומה טעם </w:t>
      </w:r>
      <w:r>
        <w:rPr>
          <w:rFonts w:hint="cs"/>
          <w:rtl/>
        </w:rPr>
        <w:t xml:space="preserve">אמר</w:t>
      </w:r>
      <w:r>
        <w:rPr>
          <w:rFonts w:hint="cs"/>
          <w:rtl/>
        </w:rPr>
        <w:t xml:space="preserve">-</w:t>
      </w:r>
      <w:r>
        <w:rPr>
          <w:rtl/>
        </w:rPr>
        <w:t xml:space="preserve"> מה טעם טעימה פסולה? משום </w:t>
      </w:r>
      <w:ins w:id="91261" w:author="מנוע מכני" w:date="2026-10-11T12:04:40Z">
        <w:r>
          <w:rPr>
            <w:rtl/>
          </w:rPr>
          <w:t xml:space="preserve">דצריך</w:t>
        </w:r>
      </w:ins>
      <w:del w:id="91262" w:author="מנוע מכני" w:date="2026-10-11T12:04:40Z">
        <w:r>
          <w:rPr>
            <w:rtl/>
          </w:rPr>
          <w:delText xml:space="preserve">דבעינן</w:delText>
        </w:r>
      </w:del>
      <w:r>
        <w:rPr>
          <w:rtl/>
        </w:rPr>
        <w:t xml:space="preserve"> צביעה לשמה.</w:t>
      </w:r>
    </w:p>
    <w:p>
      <w:pPr>
        <w:pStyle w:val="38"/>
        <w:rPr>
          <w:ins w:id="99664" w:author="מנוע מכני" w:date="2026-10-11T12:04:40Z"/>
        </w:rPr>
      </w:pPr>
      <w:r w:rsidRPr="00E105BC">
        <w:t xml:space="preserve">כתנאי:</w:t>
      </w:r>
    </w:p>
    <w:p w:rsidR="00DA63EC" w:rsidRPr="00E105BC" w:rsidRDefault="00DA63EC" w:rsidP="00DA63EC">
      <w:pPr>
        <w:tabs>
          <w:tab w:val="center" w:pos="2835"/>
        </w:tabs>
        <w:rPr>
          <w:spacing w:val="-4"/>
          <w:rtl/>
        </w:rPr>
      </w:pPr>
      <w:del w:id="99665" w:author="מנוע מכני" w:date="2026-10-11T12:04:40Z">
        <w:r w:rsidRPr="00E105BC">
          <w:rPr>
            <w:spacing w:val="-4"/>
            <w:rtl/>
          </w:rPr>
          <w:delText xml:space="preserve"> </w:delText>
        </w:r>
      </w:del>
      <w:r w:rsidRPr="00E105BC">
        <w:rPr>
          <w:spacing w:val="-4"/>
          <w:rtl/>
        </w:rPr>
        <w:t xml:space="preserve">טעימה </w:t>
      </w:r>
      <w:r w:rsidRPr="00E105BC">
        <w:rPr>
          <w:rStyle w:val="2fb"/>
          <w:rFonts w:hint="cs"/>
          <w:spacing w:val="-4"/>
          <w:rtl/>
        </w:rPr>
        <w:t>לרחב</w:t>
      </w:r>
      <w:r w:rsidRPr="00E105BC">
        <w:rPr>
          <w:rStyle w:val="2fb"/>
          <w:spacing w:val="-4"/>
          <w:rtl/>
        </w:rPr>
        <w:t>"</w:t>
      </w:r>
      <w:r w:rsidRPr="00E105BC">
        <w:rPr>
          <w:rStyle w:val="2fb"/>
          <w:rFonts w:hint="cs"/>
          <w:spacing w:val="-4"/>
          <w:rtl/>
        </w:rPr>
        <w:t xml:space="preserve">ג</w:t>
      </w:r>
      <w:r w:rsidRPr="00E105BC">
        <w:rPr>
          <w:rFonts w:hint="cs"/>
          <w:spacing w:val="-4"/>
          <w:rtl/>
        </w:rPr>
        <w:t xml:space="preserve"> </w:t>
      </w:r>
      <w:r w:rsidRPr="00E105BC">
        <w:rPr>
          <w:spacing w:val="-4"/>
          <w:rtl/>
        </w:rPr>
        <w:t xml:space="preserve">פסולה, </w:t>
      </w:r>
      <w:r w:rsidRPr="00E105BC">
        <w:rPr>
          <w:rStyle w:val="afffff0"/>
          <w:rFonts w:hint="cs"/>
          <w:spacing w:val="-4"/>
          <w:rtl/>
        </w:rPr>
        <w:t>ד'</w:t>
      </w:r>
      <w:ins w:id="90553" w:author="Claude - סמנטי" w:date="2026-10-11T12:27:00Z">
        <w:r>
          <w:rPr>
            <w:rStyle w:val="afffff0"/>
            <w:spacing w:val="-4"/>
            <w:rtl/>
          </w:rPr>
          <w:t xml:space="preserve">כְּלִיל תְּכֵלֶת</w:t>
        </w:r>
      </w:ins>
      <w:del w:id="90554" w:author="Claude - סמנטי" w:date="2026-10-11T12:27:00Z">
        <w:r w:rsidRPr="00E105BC">
          <w:rPr>
            <w:rStyle w:val="afffff0"/>
            <w:spacing w:val="-4"/>
            <w:rtl/>
          </w:rPr>
          <w:delText xml:space="preserve">כליל תכלת</w:delText>
        </w:r>
      </w:del>
      <w:r w:rsidRPr="00E105BC">
        <w:rPr>
          <w:rStyle w:val="afffff0"/>
          <w:rFonts w:hint="cs"/>
          <w:spacing w:val="-4"/>
          <w:rtl/>
        </w:rPr>
        <w:t>'</w:t>
      </w:r>
      <w:r w:rsidRPr="00E105BC">
        <w:rPr>
          <w:rStyle w:val="afffff0"/>
          <w:spacing w:val="-4"/>
          <w:rtl/>
        </w:rPr>
        <w:t>,</w:t>
      </w:r>
      <w:r w:rsidRPr="00E105BC">
        <w:rPr>
          <w:spacing w:val="-4"/>
          <w:rtl/>
        </w:rPr>
        <w:t xml:space="preserve"> </w:t>
      </w:r>
      <w:r w:rsidRPr="00E105BC">
        <w:rPr>
          <w:rStyle w:val="2fb"/>
          <w:rFonts w:hint="cs"/>
          <w:spacing w:val="-4"/>
          <w:rtl/>
        </w:rPr>
        <w:t>לריב</w:t>
      </w:r>
      <w:r w:rsidRPr="00E105BC">
        <w:rPr>
          <w:rStyle w:val="2fb"/>
          <w:spacing w:val="-4"/>
          <w:rtl/>
        </w:rPr>
        <w:t>"</w:t>
      </w:r>
      <w:r w:rsidRPr="00E105BC">
        <w:rPr>
          <w:rStyle w:val="2fb"/>
          <w:rFonts w:hint="cs"/>
          <w:spacing w:val="-4"/>
          <w:rtl/>
        </w:rPr>
        <w:t>דה</w:t>
      </w:r>
      <w:r w:rsidRPr="00E105BC">
        <w:rPr>
          <w:spacing w:val="-4"/>
          <w:rtl/>
        </w:rPr>
        <w:t xml:space="preserve"> </w:t>
      </w:r>
      <w:ins w:id="90415" w:author="מנוע מכני" w:date="2026-10-11T12:04:40Z">
        <w:r>
          <w:rPr>
            <w:spacing w:val="-4"/>
            <w:rtl/>
          </w:rPr>
          <w:t xml:space="preserve">אפי'</w:t>
        </w:r>
      </w:ins>
      <w:del w:id="90416" w:author="מנוע מכני" w:date="2026-10-11T12:04:40Z">
        <w:r w:rsidRPr="00E105BC">
          <w:rPr>
            <w:spacing w:val="-4"/>
            <w:rtl/>
          </w:rPr>
          <w:delText xml:space="preserve">אפילו</w:delText>
        </w:r>
      </w:del>
      <w:r w:rsidRPr="00E105BC">
        <w:rPr>
          <w:spacing w:val="-4"/>
          <w:rtl/>
        </w:rPr>
        <w:t xml:space="preserve"> מראה שני שבה כשר, </w:t>
      </w:r>
      <w:r w:rsidRPr="00E105BC">
        <w:rPr>
          <w:rFonts w:hint="cs"/>
          <w:spacing w:val="-4"/>
          <w:rtl/>
        </w:rPr>
        <w:t>ד</w:t>
      </w:r>
      <w:r w:rsidRPr="00E105BC">
        <w:rPr>
          <w:spacing w:val="-4"/>
          <w:rtl/>
        </w:rPr>
        <w:t>ושני תולעת.</w:t>
      </w:r>
    </w:p>
    <w:p>
      <w:pPr>
        <w:pStyle w:val="afffff8"/>
        <w:rPr>
          <w:ins w:id="90497" w:author="קלוד" w:date="2026-10-11T12:32:08Z"/>
        </w:rPr>
      </w:pPr>
      <w:ins w:id="90498" w:author="קלוד" w:date="2026-10-11T12:32:08Z">
        <w:r>
          <w:rPr>
            <w:color w:val="7B3F00"/>
          </w:rPr>
          <w:t xml:space="preserve">בדיקת תכלת - אין נקחית אלא מן המומחה</w:t>
        </w:r>
      </w:ins>
    </w:p>
    <w:p>
      <w:pPr>
        <w:pStyle w:val="38"/>
        <w:rPr>
          <w:ins w:id="99667" w:author="מנוע מכני" w:date="2026-10-11T12:04:40Z"/>
        </w:rPr>
      </w:pPr>
      <w:del w:id="99666"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668" w:author="מנוע מכני" w:date="2026-10-11T12:04:40Z">
        <w:r>
          <w:rPr>
            <w:rtl/>
          </w:rPr>
          <w:delText xml:space="preserve"> </w:delText>
        </w:r>
      </w:del>
      <w:r>
        <w:rPr>
          <w:rtl/>
        </w:rPr>
        <w:t xml:space="preserve">תכלת אין לה בדיקה, ואין נקחית אלא מן המומחה</w:t>
      </w:r>
      <w:ins w:id="94623" w:author="מנוע מכני" w:date="2026-10-11T12:04:40Z">
        <w:r>
          <w:rPr>
            <w:rtl/>
          </w:rPr>
          <w:t xml:space="preserve">,</w:t>
        </w:r>
      </w:ins>
      <w:del w:id="9462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t xml:space="preserve">תפילין יש להם בדיקה, ואין ניקחין אלא מן המומחה</w:t>
      </w:r>
      <w:ins w:id="94625" w:author="מנוע מכני" w:date="2026-10-11T12:04:40Z">
        <w:r>
          <w:rPr>
            <w:rtl/>
          </w:rPr>
          <w:t xml:space="preserve">,</w:t>
        </w:r>
      </w:ins>
      <w:del w:id="94626"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r>
        <w:rPr>
          <w:rtl/>
        </w:rPr>
        <w:tab/>
        <w:t>ספרים ומזוזות יש להן בדיקה, וניקחין מכל אדם.</w:t>
      </w:r>
    </w:p>
    <w:p w:rsidR="00DA63EC" w:rsidRDefault="00DA63EC" w:rsidP="00DA63EC">
      <w:pPr>
        <w:tabs>
          <w:tab w:val="center" w:pos="2835"/>
        </w:tabs>
        <w:rPr>
          <w:rtl/>
        </w:rPr>
      </w:pPr>
      <w:r>
        <w:rPr>
          <w:rtl/>
        </w:rPr>
        <w:t>תכלת אין לה בדיקה</w:t>
      </w:r>
      <w:r>
        <w:rPr>
          <w:rFonts w:hint="cs"/>
          <w:rtl/>
        </w:rPr>
        <w:t xml:space="preserve"> והך </w:t>
      </w:r>
      <w:r>
        <w:rPr>
          <w:rStyle w:val="2fb"/>
          <w:rFonts w:hint="cs"/>
          <w:rtl/>
        </w:rPr>
        <w:t xml:space="preserve">דריבדר</w:t>
      </w:r>
      <w:r>
        <w:rPr>
          <w:rStyle w:val="2fb"/>
          <w:rtl/>
        </w:rPr>
        <w:t>"</w:t>
      </w:r>
      <w:r>
        <w:rPr>
          <w:rStyle w:val="2fb"/>
          <w:rFonts w:hint="cs"/>
          <w:rtl/>
        </w:rPr>
        <w:t xml:space="preserve">י</w:t>
      </w:r>
      <w:r>
        <w:rPr>
          <w:rFonts w:hint="cs"/>
          <w:rtl/>
        </w:rPr>
        <w:t xml:space="preserve"> בדק הביא לום ומי זרע תלתן ומי רגלים בן מ' יום </w:t>
      </w:r>
    </w:p>
    <w:p w:rsidR="00DA63EC" w:rsidRDefault="00DA63EC" w:rsidP="00DA63EC">
      <w:pPr>
        <w:pStyle w:val="afff3"/>
        <w:framePr w:wrap="around"/>
        <w:rPr>
          <w:rtl/>
        </w:rPr>
      </w:pPr>
      <w:r>
        <w:rPr>
          <w:rFonts w:hint="cs"/>
          <w:rtl/>
        </w:rPr>
        <w:t>מג:</w:t>
      </w:r>
    </w:p>
    <w:p w:rsidR="00DA63EC" w:rsidRDefault="00DA63EC" w:rsidP="00DA63EC">
      <w:pPr>
        <w:tabs>
          <w:tab w:val="center" w:pos="2835"/>
        </w:tabs>
        <w:rPr>
          <w:rtl/>
        </w:rPr>
      </w:pPr>
      <w:r>
        <w:rPr>
          <w:rFonts w:hint="cs"/>
          <w:rtl/>
        </w:rPr>
        <w:t xml:space="preserve">ושרה בהם מהערב עד הבוקר אם נתקלקל המראה פסולה </w:t>
      </w:r>
      <w:r>
        <w:rPr>
          <w:rFonts w:hint="cs"/>
          <w:rtl/>
        </w:rPr>
        <w:t xml:space="preserve">לא</w:t>
      </w:r>
      <w:r>
        <w:rPr>
          <w:rFonts w:hint="cs"/>
          <w:rtl/>
        </w:rPr>
        <w:t xml:space="preserve"> נתקלקל המראה כשרה </w:t>
      </w:r>
    </w:p>
    <w:p w:rsidR="00DA63EC" w:rsidRDefault="00DA63EC" w:rsidP="00DA63EC">
      <w:pPr>
        <w:tabs>
          <w:tab w:val="center" w:pos="2835"/>
        </w:tabs>
        <w:rPr>
          <w:rtl/>
        </w:rPr>
      </w:pPr>
      <w:r>
        <w:rPr>
          <w:rStyle w:val="2fb"/>
          <w:rFonts w:hint="cs"/>
          <w:rtl/>
        </w:rPr>
        <w:t>ור</w:t>
      </w:r>
      <w:r>
        <w:rPr>
          <w:rStyle w:val="2fb"/>
          <w:rtl/>
        </w:rPr>
        <w:t>"</w:t>
      </w:r>
      <w:r>
        <w:rPr>
          <w:rStyle w:val="2fb"/>
          <w:rFonts w:hint="cs"/>
          <w:rtl/>
        </w:rPr>
        <w:t xml:space="preserve">א</w:t>
      </w:r>
      <w:r>
        <w:rPr>
          <w:rFonts w:hint="cs"/>
          <w:rtl/>
        </w:rPr>
        <w:t xml:space="preserve"> לפני </w:t>
      </w:r>
      <w:r>
        <w:rPr>
          <w:rStyle w:val="2fb"/>
          <w:rFonts w:hint="cs"/>
          <w:rtl/>
        </w:rPr>
        <w:t xml:space="preserve">רבא</w:t>
      </w:r>
      <w:r>
        <w:rPr>
          <w:rFonts w:hint="cs"/>
          <w:rtl/>
        </w:rPr>
        <w:t xml:space="preserve"> </w:t>
      </w:r>
      <w:r>
        <w:rPr>
          <w:rStyle w:val="2fb"/>
          <w:rFonts w:hint="cs"/>
          <w:rtl/>
        </w:rPr>
        <w:t xml:space="preserve">מדר</w:t>
      </w:r>
      <w:r>
        <w:rPr>
          <w:rStyle w:val="2fb"/>
          <w:rtl/>
        </w:rPr>
        <w:t>"</w:t>
      </w:r>
      <w:r>
        <w:rPr>
          <w:rStyle w:val="2fb"/>
          <w:rFonts w:hint="cs"/>
          <w:rtl/>
        </w:rPr>
        <w:t xml:space="preserve">ע</w:t>
      </w:r>
      <w:r>
        <w:rPr>
          <w:rFonts w:hint="cs"/>
          <w:rtl/>
        </w:rPr>
        <w:t xml:space="preserve"> </w:t>
      </w:r>
      <w:r>
        <w:rPr>
          <w:rFonts w:hint="cs"/>
          <w:rtl/>
        </w:rPr>
        <w:t xml:space="preserve">אמר</w:t>
      </w:r>
      <w:r>
        <w:rPr>
          <w:rFonts w:hint="cs"/>
          <w:rtl/>
        </w:rPr>
        <w:t xml:space="preserve">:</w:t>
      </w:r>
      <w:r>
        <w:rPr>
          <w:rtl/>
        </w:rPr>
        <w:t xml:space="preserve">: </w:t>
      </w:r>
      <w:ins w:id="97393" w:author="מנוע מכני" w:date="2026-10-11T12:04:40Z">
        <w:r>
          <w:rPr>
            <w:rtl/>
          </w:rPr>
          <w:t xml:space="preserve">מביא</w:t>
        </w:r>
      </w:ins>
      <w:del w:id="97394" w:author="מנוע מכני" w:date="2026-10-11T12:04:40Z">
        <w:r>
          <w:rPr>
            <w:rtl/>
          </w:rPr>
          <w:delText xml:space="preserve">מייתי</w:delText>
        </w:r>
      </w:del>
      <w:r>
        <w:rPr>
          <w:rtl/>
        </w:rPr>
        <w:t xml:space="preserve"> </w:t>
      </w:r>
      <w:r>
        <w:rPr>
          <w:rFonts w:hint="cs"/>
          <w:rtl/>
        </w:rPr>
        <w:t xml:space="preserve">יין שאור קשה ואופם ביחד השתנה למעלה כשרה לריעותא פסולה </w:t>
      </w:r>
    </w:p>
    <w:p w:rsidR="00DA63EC" w:rsidRDefault="00DA63EC" w:rsidP="00DA63EC">
      <w:pPr>
        <w:tabs>
          <w:tab w:val="center" w:pos="2835"/>
        </w:tabs>
        <w:rPr>
          <w:rtl/>
        </w:rPr>
      </w:pPr>
      <w:r>
        <w:rPr>
          <w:rtl/>
        </w:rPr>
        <w:t>וסימניך: שינוי שקר, שינוי אמת!</w:t>
      </w:r>
    </w:p>
    <w:p w:rsidR="00DA63EC" w:rsidRDefault="00DA63EC" w:rsidP="00DA63EC">
      <w:pPr>
        <w:pStyle w:val="affffb"/>
        <w:rPr>
          <w:rtl/>
        </w:rPr>
      </w:pPr>
      <w:r>
        <w:rPr>
          <w:rtl/>
        </w:rPr>
        <w:t>- מ</w:t>
      </w:r>
      <w:r>
        <w:rPr>
          <w:rFonts w:hint="cs"/>
          <w:rtl/>
        </w:rPr>
        <w:t xml:space="preserve">ה שאמר שאין לה בדיקה היינו </w:t>
      </w:r>
      <w:r>
        <w:rPr>
          <w:rtl/>
        </w:rPr>
        <w:t>אטעימה.</w:t>
      </w:r>
      <w:r>
        <w:rPr>
          <w:rFonts w:hint="cs"/>
          <w:rtl/>
        </w:rPr>
        <w:t xml:space="preserve">[שבדק אם זה נצבע לשם נסיון] </w:t>
      </w:r>
    </w:p>
    <w:p w:rsidR="00DA63EC" w:rsidRDefault="00DA63EC" w:rsidP="00DA63EC">
      <w:pPr>
        <w:tabs>
          <w:tab w:val="center" w:pos="2835"/>
        </w:tabs>
        <w:rPr>
          <w:rtl/>
        </w:rPr>
      </w:pPr>
      <w:r>
        <w:rPr>
          <w:rtl/>
        </w:rPr>
        <w:t xml:space="preserve">מר ממשכי </w:t>
      </w:r>
      <w:r>
        <w:rPr>
          <w:rFonts w:hint="cs"/>
          <w:rtl/>
        </w:rPr>
        <w:t xml:space="preserve">הביא תכלת בשני ר' אחאי </w:t>
      </w:r>
      <w:r>
        <w:rPr>
          <w:rtl/>
        </w:rPr>
        <w:t>בדקוה ב</w:t>
      </w:r>
      <w:r>
        <w:rPr>
          <w:rFonts w:hint="cs"/>
          <w:rtl/>
        </w:rPr>
        <w:t xml:space="preserve">שיטת </w:t>
      </w:r>
      <w:r>
        <w:rPr>
          <w:rStyle w:val="2fb"/>
          <w:rtl/>
        </w:rPr>
        <w:t>דר</w:t>
      </w:r>
      <w:r>
        <w:rPr>
          <w:rStyle w:val="2fb"/>
          <w:rFonts w:hint="cs"/>
          <w:rtl/>
        </w:rPr>
        <w:t>יבדר</w:t>
      </w:r>
      <w:r>
        <w:rPr>
          <w:rStyle w:val="2fb"/>
          <w:rtl/>
        </w:rPr>
        <w:t>"</w:t>
      </w:r>
      <w:r>
        <w:rPr>
          <w:rStyle w:val="2fb"/>
          <w:rFonts w:hint="cs"/>
          <w:rtl/>
        </w:rPr>
        <w:t xml:space="preserve">י</w:t>
      </w:r>
      <w:r>
        <w:rPr>
          <w:rFonts w:hint="cs"/>
          <w:rtl/>
        </w:rPr>
        <w:t xml:space="preserve"> ונתקלקל המראה </w:t>
      </w:r>
    </w:p>
    <w:p w:rsidR="00DA63EC" w:rsidRDefault="00DA63EC" w:rsidP="00DA63EC">
      <w:pPr>
        <w:tabs>
          <w:tab w:val="center" w:pos="2835"/>
        </w:tabs>
        <w:rPr>
          <w:rtl/>
        </w:rPr>
      </w:pPr>
      <w:r>
        <w:rPr>
          <w:rtl/>
        </w:rPr>
        <w:t>בדרב אדא – ו</w:t>
      </w:r>
      <w:r>
        <w:rPr>
          <w:rFonts w:hint="cs"/>
          <w:rtl/>
        </w:rPr>
        <w:t>השתנה למעלה</w:t>
      </w:r>
      <w:r>
        <w:rPr>
          <w:rtl/>
        </w:rPr>
        <w:t xml:space="preserve">, סבר </w:t>
      </w:r>
      <w:ins w:id="90125" w:author="Claude - סמנטי" w:date="2026-10-11T12:27:00Z">
        <w:r>
          <w:rPr>
            <w:rtl/>
          </w:rPr>
          <w:t xml:space="preserve">לפוסלה</w:t>
        </w:r>
      </w:ins>
      <w:del w:id="90126" w:author="Claude - סמנטי" w:date="2026-10-11T12:27:00Z">
        <w:r>
          <w:rPr>
            <w:rtl/>
          </w:rPr>
          <w:delText xml:space="preserve">למיפסלה</w:delText>
        </w:r>
      </w:del>
      <w:r>
        <w:rPr>
          <w:rtl/>
        </w:rPr>
        <w:t xml:space="preserve">, </w:t>
      </w:r>
      <w:r>
        <w:rPr>
          <w:rtl/>
        </w:rPr>
        <w:t xml:space="preserve">אמר</w:t>
      </w:r>
      <w:r>
        <w:rPr>
          <w:rtl/>
        </w:rPr>
        <w:t xml:space="preserve"> </w:t>
      </w:r>
      <w:ins w:id="95685" w:author="מנוע מכני" w:date="2026-10-11T12:04:40Z">
        <w:r>
          <w:rPr>
            <w:rtl/>
          </w:rPr>
          <w:t xml:space="preserve">להם</w:t>
        </w:r>
      </w:ins>
      <w:del w:id="95686" w:author="מנוע מכני" w:date="2026-10-11T12:04:40Z">
        <w:r>
          <w:rPr>
            <w:rtl/>
          </w:rPr>
          <w:delText xml:space="preserve">להו</w:delText>
        </w:r>
      </w:del>
      <w:r>
        <w:rPr>
          <w:rtl/>
        </w:rPr>
        <w:t xml:space="preserve"> </w:t>
      </w:r>
      <w:r>
        <w:rPr>
          <w:rStyle w:val="2fb"/>
          <w:rtl/>
        </w:rPr>
        <w:t xml:space="preserve">רב אחאי</w:t>
      </w:r>
      <w:r>
        <w:rPr>
          <w:rtl/>
        </w:rPr>
        <w:t xml:space="preserve">: אלא הא </w:t>
      </w:r>
      <w:r>
        <w:rPr>
          <w:rtl/>
        </w:rPr>
        <w:t xml:space="preserve">לא</w:t>
      </w:r>
      <w:r>
        <w:rPr>
          <w:rtl/>
        </w:rPr>
        <w:t xml:space="preserve"> </w:t>
      </w:r>
      <w:r>
        <w:rPr>
          <w:rFonts w:hint="cs"/>
          <w:rtl/>
        </w:rPr>
        <w:t xml:space="preserve">תכלת ולא קלא אילן </w:t>
      </w:r>
    </w:p>
    <w:p>
      <w:pPr>
        <w:pStyle w:val="38"/>
        <w:rPr>
          <w:ins w:id="99669" w:author="מנוע מכני" w:date="2026-10-11T12:04:40Z"/>
        </w:rPr>
      </w:pPr>
      <w:r>
        <w:t xml:space="preserve">אלא</w:t>
      </w:r>
    </w:p>
    <w:p w:rsidR="00DA63EC" w:rsidRDefault="00DA63EC" w:rsidP="00DA63EC">
      <w:pPr>
        <w:tabs>
          <w:tab w:val="center" w:pos="2835"/>
        </w:tabs>
        <w:rPr>
          <w:rtl/>
        </w:rPr>
      </w:pPr>
      <w:del w:id="99670" w:author="מנוע מכני" w:date="2026-10-11T12:04:40Z">
        <w:r>
          <w:rPr>
            <w:rtl/>
          </w:rPr>
          <w:delText xml:space="preserve"> </w:delText>
        </w:r>
      </w:del>
      <w:r>
        <w:rPr>
          <w:rtl/>
        </w:rPr>
        <w:t xml:space="preserve">ש"מ</w:t>
      </w:r>
      <w:r>
        <w:rPr>
          <w:rtl/>
        </w:rPr>
        <w:t xml:space="preserve"> </w:t>
      </w:r>
      <w:r>
        <w:rPr>
          <w:rFonts w:hint="cs"/>
          <w:rtl/>
        </w:rPr>
        <w:t xml:space="preserve">השמועה ביחד אמרה היכן שבודק </w:t>
      </w:r>
      <w:r>
        <w:rPr>
          <w:rStyle w:val="2fb"/>
          <w:rFonts w:hint="cs"/>
          <w:rtl/>
        </w:rPr>
        <w:t xml:space="preserve">בדרי</w:t>
      </w:r>
      <w:r>
        <w:rPr>
          <w:rStyle w:val="2fb"/>
          <w:rtl/>
        </w:rPr>
        <w:t>"</w:t>
      </w:r>
      <w:r>
        <w:rPr>
          <w:rStyle w:val="2fb"/>
          <w:rFonts w:hint="cs"/>
          <w:rtl/>
        </w:rPr>
        <w:t xml:space="preserve">צ</w:t>
      </w:r>
      <w:r>
        <w:rPr>
          <w:rFonts w:hint="cs"/>
          <w:rtl/>
        </w:rPr>
        <w:t xml:space="preserve"> ולא נתקלקל מראהו כשרה </w:t>
      </w:r>
    </w:p>
    <w:p w:rsidR="00DA63EC" w:rsidRDefault="00DA63EC" w:rsidP="00DA63EC">
      <w:pPr>
        <w:tabs>
          <w:tab w:val="center" w:pos="2835"/>
        </w:tabs>
        <w:rPr>
          <w:rtl/>
        </w:rPr>
      </w:pPr>
      <w:r>
        <w:rPr>
          <w:rFonts w:hint="cs"/>
          <w:rtl/>
        </w:rPr>
        <w:t xml:space="preserve">נתקלקל מראהו בודקים </w:t>
      </w:r>
      <w:r>
        <w:rPr>
          <w:rStyle w:val="2fb"/>
          <w:rFonts w:hint="cs"/>
          <w:rtl/>
        </w:rPr>
        <w:t xml:space="preserve">בדר</w:t>
      </w:r>
      <w:r>
        <w:rPr>
          <w:rStyle w:val="2fb"/>
          <w:rtl/>
        </w:rPr>
        <w:t>"</w:t>
      </w:r>
      <w:r>
        <w:rPr>
          <w:rStyle w:val="2fb"/>
          <w:rFonts w:hint="cs"/>
          <w:rtl/>
        </w:rPr>
        <w:t xml:space="preserve">א</w:t>
      </w:r>
      <w:r>
        <w:rPr>
          <w:rFonts w:hint="cs"/>
          <w:rtl/>
        </w:rPr>
        <w:t xml:space="preserve"> בשיאור קשה השתנה למעלה כשרה </w:t>
      </w:r>
      <w:ins w:id="90127" w:author="Claude - סמנטי" w:date="2026-10-11T12:27:00Z">
        <w:r>
          <w:rPr>
            <w:rFonts w:hint="cs"/>
            <w:rtl/>
          </w:rPr>
          <w:t xml:space="preserve">לגרעון</w:t>
        </w:r>
      </w:ins>
      <w:del w:id="90128" w:author="Claude - סמנטי" w:date="2026-10-11T12:27:00Z">
        <w:r>
          <w:rPr>
            <w:rFonts w:hint="cs"/>
            <w:rtl/>
          </w:rPr>
          <w:delText xml:space="preserve">לגריעותא</w:delText>
        </w:r>
      </w:del>
      <w:r>
        <w:rPr>
          <w:rFonts w:hint="cs"/>
          <w:rtl/>
        </w:rPr>
        <w:t xml:space="preserve"> פסול </w:t>
      </w:r>
    </w:p>
    <w:p>
      <w:pPr>
        <w:pStyle w:val="38"/>
        <w:rPr>
          <w:ins w:id="99671" w:author="מנוע מכני" w:date="2026-10-11T12:04:40Z"/>
        </w:rPr>
      </w:pPr>
      <w:r w:rsidRPr="00B95CB1">
        <w:t xml:space="preserve">שלחו מתם:</w:t>
      </w:r>
    </w:p>
    <w:p w:rsidR="00DA63EC" w:rsidRDefault="00DA63EC" w:rsidP="00DA63EC">
      <w:pPr>
        <w:tabs>
          <w:tab w:val="center" w:pos="2835"/>
        </w:tabs>
        <w:rPr>
          <w:b/>
          <w:bCs/>
          <w:rtl/>
        </w:rPr>
      </w:pPr>
      <w:del w:id="99672" w:author="מנוע מכני" w:date="2026-10-11T12:04:40Z">
        <w:r w:rsidRPr="00B95CB1">
          <w:rPr>
            <w:b/>
            <w:bCs/>
            <w:rtl/>
          </w:rPr>
          <w:delText xml:space="preserve"> </w:delText>
        </w:r>
      </w:del>
      <w:ins w:id="90129" w:author="Claude - סמנטי" w:date="2026-10-11T12:27:00Z">
        <w:r>
          <w:rPr>
            <w:b/>
            <w:bCs/>
            <w:rtl/>
          </w:rPr>
          <w:t xml:space="preserve">שמועה</w:t>
        </w:r>
      </w:ins>
      <w:del w:id="90130" w:author="Claude - סמנטי" w:date="2026-10-11T12:27:00Z">
        <w:r w:rsidRPr="00B95CB1">
          <w:rPr>
            <w:b/>
            <w:bCs/>
            <w:rtl/>
          </w:rPr>
          <w:delText xml:space="preserve">שמועתא</w:delText>
        </w:r>
      </w:del>
      <w:r w:rsidRPr="00B95CB1">
        <w:rPr>
          <w:b/>
          <w:bCs/>
          <w:rtl/>
        </w:rPr>
        <w:t xml:space="preserve"> אהדדי איתמר.</w:t>
      </w:r>
    </w:p>
    <w:p w:rsidR="00DA63EC" w:rsidRPr="00E105BC" w:rsidRDefault="00DA63EC" w:rsidP="00DA63EC">
      <w:pPr>
        <w:tabs>
          <w:tab w:val="center" w:pos="2835"/>
        </w:tabs>
        <w:rPr>
          <w:spacing w:val="-6"/>
          <w:rtl/>
        </w:rPr>
      </w:pPr>
      <w:r w:rsidRPr="00E105BC">
        <w:rPr>
          <w:rStyle w:val="2fb"/>
          <w:spacing w:val="-6"/>
          <w:rtl/>
        </w:rPr>
        <w:t xml:space="preserve">רבי</w:t>
      </w:r>
      <w:r w:rsidRPr="00E105BC">
        <w:rPr>
          <w:spacing w:val="-6"/>
          <w:rtl/>
        </w:rPr>
        <w:t xml:space="preserve"> מני דייק וזבין כחומרי </w:t>
      </w:r>
      <w:ins w:id="95827" w:author="מנוע מכני" w:date="2026-10-11T12:04:40Z">
        <w:r>
          <w:rPr>
            <w:spacing w:val="-6"/>
            <w:rtl/>
          </w:rPr>
          <w:t xml:space="preserve">ברייתא</w:t>
        </w:r>
      </w:ins>
      <w:del w:id="95828" w:author="מנוע מכני" w:date="2026-10-11T12:04:40Z">
        <w:r w:rsidRPr="00E105BC">
          <w:rPr>
            <w:spacing w:val="-6"/>
            <w:rtl/>
          </w:rPr>
          <w:delText xml:space="preserve">מתניתא</w:delText>
        </w:r>
      </w:del>
      <w:r w:rsidRPr="00E105BC">
        <w:rPr>
          <w:rFonts w:hint="cs"/>
          <w:spacing w:val="-6"/>
          <w:rtl/>
        </w:rPr>
        <w:t>[דטעימה פסולה]</w:t>
      </w:r>
      <w:r w:rsidRPr="00E105BC">
        <w:rPr>
          <w:spacing w:val="-6"/>
          <w:rtl/>
        </w:rPr>
        <w:t xml:space="preserve">, </w:t>
      </w:r>
      <w:r w:rsidRPr="00E105BC">
        <w:rPr>
          <w:spacing w:val="-6"/>
          <w:rtl/>
        </w:rPr>
        <w:t xml:space="preserve">א"ל</w:t>
      </w:r>
      <w:r w:rsidRPr="00E105BC">
        <w:rPr>
          <w:spacing w:val="-6"/>
          <w:rtl/>
        </w:rPr>
        <w:t xml:space="preserve"> ההוא סבא: </w:t>
      </w:r>
      <w:r w:rsidRPr="00E105BC">
        <w:rPr>
          <w:rFonts w:hint="cs"/>
          <w:spacing w:val="-6"/>
          <w:rtl/>
        </w:rPr>
        <w:t xml:space="preserve">כך נהגו לפניך והצליח עסקם </w:t>
      </w:r>
    </w:p>
    <w:p w:rsidR="00DA63EC" w:rsidRDefault="00DA63EC" w:rsidP="00DA63EC">
      <w:pPr>
        <w:tabs>
          <w:tab w:val="center" w:pos="2835"/>
        </w:tabs>
        <w:rPr>
          <w:rtl/>
        </w:rPr>
      </w:pPr>
    </w:p>
    <w:p>
      <w:pPr>
        <w:pStyle w:val="afffff8"/>
        <w:rPr>
          <w:ins w:id="90495" w:author="קלוד" w:date="2026-10-11T12:32:08Z"/>
        </w:rPr>
      </w:pPr>
      <w:ins w:id="90496" w:author="קלוד" w:date="2026-10-11T12:32:08Z">
        <w:r>
          <w:rPr>
            <w:color w:val="7B3F00"/>
          </w:rPr>
          <w:t xml:space="preserve">הלוקח טלית מצויצת - מישראל, מן התגר ומן ההדיוט</w:t>
        </w:r>
      </w:ins>
    </w:p>
    <w:p>
      <w:pPr>
        <w:pStyle w:val="38"/>
        <w:rPr>
          <w:ins w:id="99674" w:author="מנוע מכני" w:date="2026-10-11T12:04:40Z"/>
        </w:rPr>
      </w:pPr>
      <w:del w:id="99673"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675" w:author="מנוע מכני" w:date="2026-10-11T12:04:40Z">
        <w:r>
          <w:rPr>
            <w:rtl/>
          </w:rPr>
          <w:delText xml:space="preserve"> </w:delText>
        </w:r>
      </w:del>
      <w:r>
        <w:rPr>
          <w:rtl/>
        </w:rPr>
        <w:tab/>
        <w:t xml:space="preserve">הלוקח טלית מצוייצת מן השוק מישראל - הרי היא בחזקתה, </w:t>
      </w:r>
    </w:p>
    <w:p w:rsidR="00DA63EC" w:rsidRDefault="00DA63EC" w:rsidP="00DA63EC">
      <w:pPr>
        <w:tabs>
          <w:tab w:val="center" w:pos="2835"/>
        </w:tabs>
        <w:rPr>
          <w:rtl/>
        </w:rPr>
      </w:pPr>
      <w:r>
        <w:rPr>
          <w:rtl/>
        </w:rPr>
        <w:tab/>
      </w:r>
      <w:r>
        <w:rPr>
          <w:rFonts w:hint="cs"/>
          <w:rtl/>
        </w:rPr>
        <w:t>מן העכו</w:t>
      </w:r>
      <w:r>
        <w:rPr>
          <w:rtl/>
        </w:rPr>
        <w:t>"</w:t>
      </w:r>
      <w:r>
        <w:rPr>
          <w:rFonts w:hint="cs"/>
          <w:rtl/>
        </w:rPr>
        <w:t>ם</w:t>
      </w:r>
      <w:r>
        <w:rPr>
          <w:rtl/>
        </w:rPr>
        <w:t xml:space="preserve"> מן התגר - כשרה, מן ההדיוט - פסולה, </w:t>
      </w:r>
    </w:p>
    <w:p w:rsidR="00DA63EC" w:rsidRDefault="00DA63EC" w:rsidP="00DA63EC">
      <w:pPr>
        <w:tabs>
          <w:tab w:val="center" w:pos="2835"/>
        </w:tabs>
        <w:rPr>
          <w:rtl/>
        </w:rPr>
      </w:pPr>
      <w:r>
        <w:rPr>
          <w:rFonts w:hint="cs"/>
          <w:rtl/>
        </w:rPr>
        <w:t>ואע</w:t>
      </w:r>
      <w:r>
        <w:rPr>
          <w:rtl/>
        </w:rPr>
        <w:t>"</w:t>
      </w:r>
      <w:r>
        <w:rPr>
          <w:rFonts w:hint="cs"/>
          <w:rtl/>
        </w:rPr>
        <w:t>פ</w:t>
      </w:r>
      <w:r>
        <w:rPr>
          <w:rtl/>
        </w:rPr>
        <w:t xml:space="preserve"> שאמרו: אין אדם רשאי למכור טלית מצוייצת </w:t>
      </w:r>
      <w:ins w:id="97105" w:author="מנוע מכני" w:date="2026-10-11T12:04:40Z">
        <w:r>
          <w:rPr>
            <w:rtl/>
          </w:rPr>
          <w:t xml:space="preserve">לנכרי</w:t>
        </w:r>
      </w:ins>
      <w:del w:id="97106" w:author="מנוע מכני" w:date="2026-10-11T12:04:40Z">
        <w:r>
          <w:rPr>
            <w:rtl/>
          </w:rPr>
          <w:delText xml:space="preserve">לע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עד שיתיר ציציותיה.</w:t>
      </w:r>
    </w:p>
    <w:p w:rsidR="00DA63EC" w:rsidRDefault="00DA63EC" w:rsidP="00DA63EC">
      <w:pPr>
        <w:tabs>
          <w:tab w:val="center" w:pos="2835"/>
        </w:tabs>
        <w:rPr>
          <w:rtl/>
        </w:rPr>
      </w:pPr>
      <w:r>
        <w:rPr>
          <w:rtl/>
        </w:rPr>
        <w:tab/>
      </w:r>
      <w:r>
        <w:rPr>
          <w:rtl/>
        </w:rPr>
        <w:tab/>
      </w:r>
      <w:r>
        <w:rPr>
          <w:rFonts w:hint="cs"/>
          <w:rtl/>
        </w:rPr>
        <w:t>ו</w:t>
      </w:r>
      <w:r>
        <w:rPr>
          <w:rtl/>
        </w:rPr>
        <w:t>טעמא</w:t>
      </w:r>
      <w:r>
        <w:rPr>
          <w:rFonts w:hint="cs"/>
          <w:rtl/>
        </w:rPr>
        <w:t xml:space="preserve">-א. </w:t>
      </w:r>
      <w:r>
        <w:rPr>
          <w:rtl/>
        </w:rPr>
        <w:t>משום זונה.</w:t>
      </w:r>
      <w:ins w:id="94627" w:author="מנוע מכני" w:date="2026-10-11T12:04:40Z">
        <w:ins w:id="94629" w:author="מנוע מכני" w:date="2026-10-11T12:04:40Z">
          <w:ins w:id="94631" w:author="מנוע מכני" w:date="2026-10-11T12:04:40Z">
            <w:r>
              <w:rPr>
                <w:rFonts w:hint="cs"/>
                <w:rtl/>
              </w:rPr>
              <w:t xml:space="preserve"> </w:t>
            </w:r>
          </w:ins>
          <w:del w:id="94632" w:author="מנוע מכני" w:date="2026-10-11T12:04:40Z">
            <w:r>
              <w:rPr>
                <w:rFonts w:hint="cs"/>
                <w:rtl/>
              </w:rPr>
              <w:delText xml:space="preserve"> </w:delText>
            </w:r>
            <w:r>
              <w:rPr>
                <w:rFonts w:hint="cs"/>
                <w:rtl/>
              </w:rPr>
              <w:delText xml:space="preserve"> </w:delText>
            </w:r>
          </w:del>
        </w:ins>
        <w:del w:id="94630" w:author="מנוע מכני" w:date="2026-10-11T12:04:40Z">
          <w:r>
            <w:rPr>
              <w:rFonts w:hint="cs"/>
              <w:rtl/>
            </w:rPr>
            <w:delText xml:space="preserve"> </w:delText>
          </w:r>
          <w:r>
            <w:rPr>
              <w:rFonts w:hint="cs"/>
              <w:rtl/>
            </w:rPr>
            <w:delText xml:space="preserve"> </w:delText>
          </w:r>
        </w:del>
      </w:ins>
      <w:del w:id="94628" w:author="מנוע מכני" w:date="2026-10-11T12:04:40Z">
        <w:r>
          <w:rPr>
            <w:rFonts w:hint="cs"/>
            <w:rtl/>
          </w:rPr>
          <w:delText xml:space="preserve">  </w:delText>
        </w:r>
      </w:del>
      <w:r>
        <w:rPr>
          <w:rStyle w:val="2fb"/>
          <w:rFonts w:hint="cs"/>
          <w:rtl/>
        </w:rPr>
        <w:t xml:space="preserve">ר</w:t>
      </w:r>
      <w:r>
        <w:rPr>
          <w:rStyle w:val="2fb"/>
          <w:rtl/>
        </w:rPr>
        <w:t>"</w:t>
      </w:r>
      <w:r>
        <w:rPr>
          <w:rStyle w:val="2fb"/>
          <w:rFonts w:hint="cs"/>
          <w:rtl/>
        </w:rPr>
        <w:t>י</w:t>
      </w:r>
      <w:r>
        <w:rPr>
          <w:rtl/>
        </w:rPr>
        <w:t>: שמא יתלוה עמו בדרך ויהרגנו.</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 xml:space="preserve">• </w:t>
      </w:r>
      <w:r>
        <w:rPr>
          <w:rStyle w:val="2fb"/>
          <w:rFonts w:hint="cs"/>
          <w:rtl/>
        </w:rPr>
        <w:t>ר</w:t>
      </w:r>
      <w:r>
        <w:rPr>
          <w:rStyle w:val="2fb"/>
          <w:rtl/>
        </w:rPr>
        <w:t>"</w:t>
      </w:r>
      <w:r>
        <w:rPr>
          <w:rStyle w:val="2fb"/>
          <w:rFonts w:hint="cs"/>
          <w:rtl/>
        </w:rPr>
        <w:t>י</w:t>
      </w:r>
      <w:r>
        <w:rPr>
          <w:rtl/>
        </w:rPr>
        <w:t xml:space="preserve"> </w:t>
      </w:r>
      <w:r>
        <w:rPr>
          <w:rFonts w:hint="cs"/>
          <w:rtl/>
        </w:rPr>
        <w:t xml:space="preserve">הטיל תכלת לבגד אשתו ומברך כל בוקר על בגד זה להתעטף בציצית </w:t>
      </w:r>
    </w:p>
    <w:p w:rsidR="00DA63EC" w:rsidRDefault="00DA63EC" w:rsidP="00DA63EC">
      <w:pPr>
        <w:tabs>
          <w:tab w:val="center" w:pos="2835"/>
        </w:tabs>
        <w:rPr>
          <w:rtl/>
        </w:rPr>
      </w:pPr>
      <w:r>
        <w:rPr>
          <w:rtl/>
        </w:rPr>
        <w:t xml:space="preserve">מדרמי </w:t>
      </w:r>
      <w:ins w:id="91263" w:author="מנוע מכני" w:date="2026-10-11T12:04:40Z">
        <w:r>
          <w:rPr>
            <w:rtl/>
          </w:rPr>
          <w:t xml:space="preserve">סבר</w:t>
        </w:r>
      </w:ins>
      <w:del w:id="91264" w:author="מנוע מכני" w:date="2026-10-11T12:04:40Z">
        <w:r>
          <w:rPr>
            <w:rtl/>
          </w:rPr>
          <w:delText xml:space="preserve">קסבר</w:delText>
        </w:r>
      </w:del>
      <w:r>
        <w:rPr>
          <w:rtl/>
        </w:rPr>
        <w:t xml:space="preserve">: מ"</w:t>
      </w:r>
      <w:r>
        <w:rPr>
          <w:rFonts w:hint="cs"/>
          <w:rtl/>
        </w:rPr>
        <w:t xml:space="preserve">ע </w:t>
      </w:r>
      <w:r>
        <w:rPr>
          <w:rtl/>
        </w:rPr>
        <w:t xml:space="preserve">שלא הזמן גרמא הוא, </w:t>
      </w:r>
      <w:r>
        <w:rPr>
          <w:rFonts w:hint="cs"/>
          <w:rtl/>
        </w:rPr>
        <w:t>ו</w:t>
      </w:r>
      <w:r>
        <w:rPr>
          <w:rtl/>
        </w:rPr>
        <w:t xml:space="preserve">מברך כל </w:t>
      </w:r>
      <w:r>
        <w:rPr>
          <w:rFonts w:hint="cs"/>
          <w:rtl/>
        </w:rPr>
        <w:t xml:space="preserve">בוקר </w:t>
      </w:r>
      <w:r>
        <w:rPr>
          <w:rStyle w:val="2fb"/>
          <w:rtl/>
        </w:rPr>
        <w:t xml:space="preserve">כרבי</w:t>
      </w:r>
      <w:r>
        <w:rPr>
          <w:rtl/>
        </w:rPr>
        <w:t xml:space="preserve">, דתפילין כל זמן שמניחן מברך עליהן, </w:t>
      </w:r>
      <w:r>
        <w:rPr>
          <w:rFonts w:hint="cs"/>
          <w:rtl/>
        </w:rPr>
        <w:t xml:space="preserve">ולא כל שעה </w:t>
      </w:r>
      <w:r>
        <w:rPr>
          <w:rStyle w:val="2fb"/>
          <w:rFonts w:hint="cs"/>
          <w:rtl/>
        </w:rPr>
        <w:t xml:space="preserve">דר</w:t>
      </w:r>
      <w:r>
        <w:rPr>
          <w:rStyle w:val="2fb"/>
          <w:rtl/>
        </w:rPr>
        <w:t>"</w:t>
      </w:r>
      <w:r>
        <w:rPr>
          <w:rStyle w:val="2fb"/>
          <w:rFonts w:hint="cs"/>
          <w:rtl/>
        </w:rPr>
        <w:t xml:space="preserve">י</w:t>
      </w:r>
      <w:r>
        <w:rPr>
          <w:rFonts w:hint="cs"/>
          <w:rtl/>
        </w:rPr>
        <w:t xml:space="preserve"> אדם צנוע היה ולא שרי לגלימיה כל היום </w:t>
      </w:r>
    </w:p>
    <w:p w:rsidR="00DA63EC" w:rsidRDefault="00DA63EC" w:rsidP="00DA63EC">
      <w:pPr>
        <w:tabs>
          <w:tab w:val="center" w:pos="2835"/>
        </w:tabs>
        <w:rPr>
          <w:rtl/>
        </w:rPr>
      </w:pPr>
      <w:r>
        <w:rPr>
          <w:rFonts w:hint="cs"/>
          <w:rtl/>
        </w:rPr>
        <w:t xml:space="preserve">ובבוקר היה מברך כשמשנה </w:t>
      </w:r>
      <w:r>
        <w:rPr>
          <w:rtl/>
        </w:rPr>
        <w:t>מכסות לילה לכסות יום.</w:t>
      </w:r>
    </w:p>
    <w:p w:rsidR="00DA63EC" w:rsidRDefault="00DA63EC" w:rsidP="00DA63EC">
      <w:pPr>
        <w:tabs>
          <w:tab w:val="center" w:pos="2835"/>
        </w:tabs>
        <w:rPr>
          <w:rtl/>
        </w:rPr>
      </w:pPr>
    </w:p>
    <w:p>
      <w:pPr>
        <w:pStyle w:val="afffff8"/>
        <w:rPr>
          <w:ins w:id="90493" w:author="קלוד" w:date="2026-10-11T12:32:08Z"/>
        </w:rPr>
      </w:pPr>
      <w:ins w:id="90494" w:author="קלוד" w:date="2026-10-11T12:32:08Z">
        <w:r>
          <w:rPr>
            <w:color w:val="7B3F00"/>
          </w:rPr>
          <w:t xml:space="preserve">נשים בציצית - ר"ש פוטר מ'וראיתם אותו'</w:t>
        </w:r>
      </w:ins>
    </w:p>
    <w:p>
      <w:pPr>
        <w:pStyle w:val="38"/>
        <w:rPr>
          <w:ins w:id="99677" w:author="מנוע מכני" w:date="2026-10-11T12:04:40Z"/>
        </w:rPr>
      </w:pPr>
      <w:del w:id="99676"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678" w:author="מנוע מכני" w:date="2026-10-11T12:04:40Z">
        <w:r>
          <w:rPr>
            <w:rtl/>
          </w:rPr>
          <w:delText xml:space="preserve"> </w:delText>
        </w:r>
      </w:del>
      <w:r>
        <w:rPr>
          <w:rtl/>
        </w:rPr>
        <w:t xml:space="preserve">הכל חייבין בציצית, כהנים, לוים וישראלים, גרים, נשים ועבדים</w:t>
      </w:r>
      <w:ins w:id="94633" w:author="מנוע מכני" w:date="2026-10-11T12:04:40Z">
        <w:r>
          <w:rPr>
            <w:rtl/>
          </w:rPr>
          <w:t xml:space="preserve">,</w:t>
        </w:r>
      </w:ins>
      <w:del w:id="94634" w:author="מנוע מכני" w:date="2026-10-11T12:04:40Z">
        <w:r>
          <w:rPr>
            <w:rtl/>
          </w:rPr>
          <w:delText xml:space="preserve">;</w:delText>
        </w:r>
      </w:del>
      <w:r>
        <w:rPr>
          <w:rtl/>
        </w:rPr>
        <w:t xml:space="preserve"> </w:t>
      </w:r>
    </w:p>
    <w:p w:rsidR="00DA63EC" w:rsidRPr="00E105BC" w:rsidRDefault="00DA63EC" w:rsidP="00DA63EC">
      <w:pPr>
        <w:tabs>
          <w:tab w:val="center" w:pos="2835"/>
        </w:tabs>
        <w:rPr>
          <w:spacing w:val="-6"/>
          <w:rtl/>
        </w:rPr>
      </w:pPr>
      <w:r w:rsidRPr="00E105BC">
        <w:rPr>
          <w:rStyle w:val="2fb"/>
          <w:spacing w:val="-6"/>
          <w:rtl/>
        </w:rPr>
        <w:t xml:space="preserve">ר"ש</w:t>
      </w:r>
      <w:r w:rsidRPr="00E105BC">
        <w:rPr>
          <w:spacing w:val="-6"/>
          <w:rtl/>
        </w:rPr>
        <w:t xml:space="preserve"> פוטר בנשים, מפני שמצות עשה שהזמן גרמא הוא, וכל מצות עשה שהזמן גרמא נשים פטורות.</w:t>
      </w:r>
    </w:p>
    <w:p w:rsidR="00DA63EC" w:rsidRDefault="00DA63EC" w:rsidP="00DA63EC">
      <w:pPr>
        <w:tabs>
          <w:tab w:val="center" w:pos="2835"/>
        </w:tabs>
        <w:rPr>
          <w:rtl/>
        </w:rPr>
      </w:pPr>
    </w:p>
    <w:p>
      <w:pPr>
        <w:pStyle w:val="38"/>
        <w:rPr>
          <w:ins w:id="99680" w:author="מנוע מכני" w:date="2026-10-11T12:04:40Z"/>
        </w:rPr>
      </w:pPr>
      <w:del w:id="99679" w:author="מנוע מכני" w:date="2026-10-11T12:04:40Z">
        <w:r>
          <w:delText xml:space="preserve">•</w:delText>
        </w:r>
      </w:del>
      <w:r>
        <w:t xml:space="preserve"> </w:t>
      </w:r>
      <w:r w:rsidRPr="00C83CE1">
        <w:t xml:space="preserve">אמר</w:t>
      </w:r>
      <w:r w:rsidRPr="00C83CE1">
        <w:t xml:space="preserve"> מר:</w:t>
      </w:r>
    </w:p>
    <w:p w:rsidR="00DA63EC" w:rsidRDefault="00DA63EC" w:rsidP="00DA63EC">
      <w:pPr>
        <w:tabs>
          <w:tab w:val="center" w:pos="2835"/>
        </w:tabs>
        <w:rPr>
          <w:b/>
          <w:bCs/>
          <w:rtl/>
        </w:rPr>
      </w:pPr>
      <w:del w:id="99681" w:author="מנוע מכני" w:date="2026-10-11T12:04:40Z">
        <w:r w:rsidRPr="00C83CE1">
          <w:rPr>
            <w:b/>
            <w:bCs/>
            <w:rtl/>
          </w:rPr>
          <w:delText xml:space="preserve"> </w:delText>
        </w:r>
      </w:del>
      <w:r w:rsidRPr="00C83CE1">
        <w:rPr>
          <w:b/>
          <w:bCs/>
          <w:rtl/>
        </w:rPr>
        <w:t xml:space="preserve">הכל חייבין בציצית, כהנים, לוים וישראלים.</w:t>
      </w:r>
    </w:p>
    <w:p w:rsidR="00DA63EC" w:rsidRDefault="00DA63EC" w:rsidP="00DA63EC">
      <w:pPr>
        <w:tabs>
          <w:tab w:val="center" w:pos="2835"/>
        </w:tabs>
        <w:rPr>
          <w:rtl/>
        </w:rPr>
      </w:pPr>
      <w:ins w:id="97395" w:author="מנוע מכני" w:date="2026-10-11T12:04:40Z">
        <w:r>
          <w:rPr>
            <w:rFonts w:hint="cs"/>
            <w:rtl/>
          </w:rPr>
          <w:t xml:space="preserve">והוצרך</w:t>
        </w:r>
      </w:ins>
      <w:del w:id="97396" w:author="מנוע מכני" w:date="2026-10-11T12:04:40Z">
        <w:r>
          <w:rPr>
            <w:rFonts w:hint="cs"/>
            <w:rtl/>
          </w:rPr>
          <w:delText xml:space="preserve">ואיצטריך</w:delText>
        </w:r>
      </w:del>
      <w:r>
        <w:rPr>
          <w:rFonts w:hint="cs"/>
          <w:rtl/>
        </w:rPr>
        <w:t xml:space="preserve"> לכהנים </w:t>
      </w:r>
      <w:r w:rsidRPr="0046594B">
        <w:rPr>
          <w:rStyle w:val="afffff0"/>
          <w:rFonts w:hint="cs"/>
          <w:rtl/>
        </w:rPr>
        <w:t>ד'</w:t>
      </w:r>
      <w:r w:rsidRPr="0046594B">
        <w:rPr>
          <w:rStyle w:val="afffff0"/>
          <w:rtl/>
        </w:rPr>
        <w:t>לא תלבש שעטנז צמר ופשתים יחדיו גדילים תעשה לך</w:t>
      </w:r>
      <w:r w:rsidRPr="0046594B">
        <w:rPr>
          <w:rStyle w:val="afffff0"/>
          <w:rFonts w:hint="cs"/>
          <w:rtl/>
        </w:rPr>
        <w:t>'</w:t>
      </w:r>
      <w:r w:rsidRPr="0046594B">
        <w:rPr>
          <w:rStyle w:val="afffff0"/>
          <w:rtl/>
        </w:rPr>
        <w:t>,</w:t>
      </w:r>
      <w:r>
        <w:rPr>
          <w:rtl/>
        </w:rPr>
        <w:t xml:space="preserve"> </w:t>
      </w:r>
      <w:r>
        <w:rPr>
          <w:rFonts w:hint="cs"/>
          <w:rtl/>
        </w:rPr>
        <w:t>ד</w:t>
      </w:r>
      <w:r>
        <w:rPr>
          <w:rtl/>
        </w:rPr>
        <w:t xml:space="preserve">כהנים הואיל ואישתרי </w:t>
      </w:r>
      <w:r w:rsidRPr="00E105BC">
        <w:rPr>
          <w:spacing w:val="-2"/>
          <w:rtl/>
        </w:rPr>
        <w:t xml:space="preserve">כלאים </w:t>
      </w:r>
      <w:ins w:id="90135" w:author="Claude - סמנטי" w:date="2026-10-11T12:27:00Z">
        <w:r>
          <w:rPr>
            <w:spacing w:val="-2"/>
            <w:rtl/>
          </w:rPr>
          <w:t xml:space="preserve">לגביהם</w:t>
        </w:r>
      </w:ins>
      <w:del w:id="90136" w:author="Claude - סמנטי" w:date="2026-10-11T12:27:00Z">
        <w:r w:rsidRPr="00E105BC">
          <w:rPr>
            <w:spacing w:val="-2"/>
            <w:rtl/>
          </w:rPr>
          <w:delText xml:space="preserve">לגבייהו</w:delText>
        </w:r>
      </w:del>
      <w:r w:rsidRPr="00E105BC">
        <w:rPr>
          <w:spacing w:val="-2"/>
          <w:rtl/>
        </w:rPr>
        <w:t xml:space="preserve"> </w:t>
      </w:r>
      <w:r w:rsidRPr="00E105BC">
        <w:rPr>
          <w:spacing w:val="-2"/>
          <w:rtl/>
        </w:rPr>
        <w:t xml:space="preserve">לא</w:t>
      </w:r>
      <w:r w:rsidRPr="00E105BC">
        <w:rPr>
          <w:spacing w:val="-2"/>
          <w:rtl/>
        </w:rPr>
        <w:t xml:space="preserve"> </w:t>
      </w:r>
      <w:ins w:id="90133" w:author="Claude - סמנטי" w:date="2026-10-11T12:27:00Z">
        <w:r>
          <w:rPr>
            <w:spacing w:val="-2"/>
            <w:rtl/>
          </w:rPr>
          <w:t xml:space="preserve">יתחייבו</w:t>
        </w:r>
      </w:ins>
      <w:del w:id="90134" w:author="Claude - סמנטי" w:date="2026-10-11T12:27:00Z">
        <w:r w:rsidRPr="00E105BC">
          <w:rPr>
            <w:spacing w:val="-2"/>
            <w:rtl/>
          </w:rPr>
          <w:delText xml:space="preserve">ליחייבו</w:delText>
        </w:r>
      </w:del>
      <w:r w:rsidRPr="00E105BC">
        <w:rPr>
          <w:spacing w:val="-2"/>
          <w:rtl/>
        </w:rPr>
        <w:t xml:space="preserve">, </w:t>
      </w:r>
      <w:r w:rsidRPr="00E105BC">
        <w:rPr>
          <w:spacing w:val="-2"/>
          <w:rtl/>
        </w:rPr>
        <w:t xml:space="preserve">קמ"ל</w:t>
      </w:r>
      <w:r w:rsidRPr="00E105BC">
        <w:rPr>
          <w:rFonts w:hint="cs"/>
          <w:spacing w:val="-2"/>
          <w:rtl/>
        </w:rPr>
        <w:t xml:space="preserve"> </w:t>
      </w:r>
      <w:ins w:id="90131" w:author="Claude - סמנטי" w:date="2026-10-11T12:27:00Z">
        <w:r>
          <w:rPr>
            <w:rFonts w:hint="cs"/>
            <w:spacing w:val="-2"/>
            <w:rtl/>
          </w:rPr>
          <w:t xml:space="preserve">שהותרו</w:t>
        </w:r>
      </w:ins>
      <w:del w:id="90132" w:author="Claude - סמנטי" w:date="2026-10-11T12:27:00Z">
        <w:r w:rsidRPr="00E105BC">
          <w:rPr>
            <w:rFonts w:hint="cs"/>
            <w:spacing w:val="-2"/>
            <w:rtl/>
          </w:rPr>
          <w:delText xml:space="preserve">דהותרו</w:delText>
        </w:r>
      </w:del>
      <w:r w:rsidRPr="00E105BC">
        <w:rPr>
          <w:rFonts w:hint="cs"/>
          <w:spacing w:val="-2"/>
          <w:rtl/>
        </w:rPr>
        <w:t xml:space="preserve"> רק בזמן עבודה, אבל שלא בזמן עבודה אסור </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 xml:space="preserve">• </w:t>
      </w:r>
      <w:r>
        <w:rPr>
          <w:rStyle w:val="2fb"/>
          <w:rtl/>
        </w:rPr>
        <w:t xml:space="preserve">ר"ש</w:t>
      </w:r>
      <w:r>
        <w:rPr>
          <w:rtl/>
        </w:rPr>
        <w:t xml:space="preserve"> פוטר בנשים.</w:t>
      </w:r>
      <w:r>
        <w:rPr>
          <w:rFonts w:hint="cs"/>
          <w:rtl/>
        </w:rPr>
        <w:t xml:space="preserve">- </w:t>
      </w:r>
      <w:r w:rsidRPr="0046594B">
        <w:rPr>
          <w:rStyle w:val="afffff0"/>
          <w:rFonts w:hint="cs"/>
          <w:rtl/>
        </w:rPr>
        <w:t>ד'</w:t>
      </w:r>
      <w:ins w:id="90555" w:author="Claude - סמנטי" w:date="2026-10-11T12:27:00Z">
        <w:r>
          <w:rPr>
            <w:rStyle w:val="afffff0"/>
            <w:rtl/>
          </w:rPr>
          <w:t xml:space="preserve">וּרְאִיתֶם אוֹתוֹ</w:t>
        </w:r>
      </w:ins>
      <w:del w:id="90556" w:author="Claude - סמנטי" w:date="2026-10-11T12:27:00Z">
        <w:r w:rsidRPr="0046594B">
          <w:rPr>
            <w:rStyle w:val="afffff0"/>
            <w:rtl/>
          </w:rPr>
          <w:delText xml:space="preserve">וראיתם אותו</w:delText>
        </w:r>
      </w:del>
      <w:r w:rsidRPr="0046594B">
        <w:rPr>
          <w:rStyle w:val="afffff0"/>
          <w:rFonts w:hint="cs"/>
          <w:rtl/>
        </w:rPr>
        <w:t>'</w:t>
      </w:r>
      <w:r w:rsidRPr="0046594B">
        <w:rPr>
          <w:rStyle w:val="afffff0"/>
          <w:rtl/>
        </w:rPr>
        <w:t xml:space="preserve"> </w:t>
      </w:r>
      <w:r>
        <w:rPr>
          <w:rtl/>
        </w:rPr>
        <w:t xml:space="preserve">- פרט לכסות לילה</w:t>
      </w:r>
      <w:ins w:id="94635" w:author="מנוע מכני" w:date="2026-10-11T12:04:40Z">
        <w:r>
          <w:rPr>
            <w:rtl/>
          </w:rPr>
          <w:t xml:space="preserve">,</w:t>
        </w:r>
      </w:ins>
      <w:del w:id="9463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del w:id="90114" w:author="מנוע מכני" w:date="2026-10-11T12:04:40Z">
        <w:r>
          <w:rPr>
            <w:rFonts w:hint="cs"/>
            <w:rtl/>
          </w:rPr>
          <w:delText xml:space="preserve">                    </w:delText>
        </w:r>
      </w:del>
      <w:r w:rsidRPr="0046594B">
        <w:rPr>
          <w:rStyle w:val="afffff0"/>
          <w:rFonts w:hint="cs"/>
          <w:rtl/>
        </w:rPr>
        <w:t xml:space="preserve">ד'</w:t>
      </w:r>
      <w:ins w:id="90557" w:author="Claude - סמנטי" w:date="2026-10-11T12:27:00Z">
        <w:r>
          <w:rPr>
            <w:rStyle w:val="afffff0"/>
            <w:rFonts w:hint="cs"/>
            <w:rtl/>
          </w:rPr>
          <w:t xml:space="preserve">אֲשֶׁר תְּכַסֶּה בָּהּ</w:t>
        </w:r>
      </w:ins>
      <w:del w:id="90558" w:author="Claude - סמנטי" w:date="2026-10-11T12:27:00Z">
        <w:r w:rsidRPr="0046594B">
          <w:rPr>
            <w:rStyle w:val="afffff0"/>
            <w:rFonts w:hint="cs"/>
            <w:rtl/>
          </w:rPr>
          <w:delText xml:space="preserve">אשר תכסה בה</w:delText>
        </w:r>
      </w:del>
      <w:r w:rsidRPr="0046594B">
        <w:rPr>
          <w:rStyle w:val="afffff0"/>
          <w:rFonts w:hint="cs"/>
          <w:rtl/>
        </w:rPr>
        <w:t xml:space="preserve">' </w:t>
      </w:r>
      <w:r>
        <w:rPr>
          <w:rFonts w:hint="cs"/>
          <w:rtl/>
        </w:rPr>
        <w:t>הרי כסות סומא אמור</w:t>
      </w:r>
    </w:p>
    <w:p w:rsidR="00DA63EC" w:rsidRPr="00E105BC" w:rsidRDefault="00DA63EC" w:rsidP="00DA63EC">
      <w:pPr>
        <w:tabs>
          <w:tab w:val="center" w:pos="2835"/>
        </w:tabs>
        <w:rPr>
          <w:spacing w:val="-6"/>
          <w:rtl/>
        </w:rPr>
      </w:pPr>
      <w:r w:rsidRPr="00E105BC">
        <w:rPr>
          <w:rFonts w:hint="cs"/>
          <w:spacing w:val="-6"/>
          <w:rtl/>
        </w:rPr>
        <w:t>ו</w:t>
      </w:r>
      <w:r w:rsidRPr="00E105BC">
        <w:rPr>
          <w:spacing w:val="-6"/>
          <w:rtl/>
        </w:rPr>
        <w:t>מרבה אני כסות סומא שישנה בראיה אצל אחרים, ומוציא אני כסות לילה שאינה בראיה אצל אחרים.</w:t>
      </w:r>
    </w:p>
    <w:p w:rsidR="00DA63EC" w:rsidRDefault="00DA63EC" w:rsidP="00DA63EC">
      <w:pPr>
        <w:pStyle w:val="afff3"/>
        <w:framePr w:wrap="around"/>
        <w:rPr>
          <w:rtl/>
        </w:rPr>
      </w:pPr>
      <w:r>
        <w:rPr>
          <w:rFonts w:hint="cs"/>
          <w:rtl/>
        </w:rPr>
        <w:t>מג:</w:t>
      </w:r>
    </w:p>
    <w:p w:rsidR="00DA63EC" w:rsidRDefault="00DA63EC" w:rsidP="00DA63EC">
      <w:pPr>
        <w:tabs>
          <w:tab w:val="center" w:pos="2835"/>
        </w:tabs>
        <w:rPr>
          <w:rtl/>
        </w:rPr>
      </w:pPr>
      <w:r w:rsidRPr="00C83CE1">
        <w:rPr>
          <w:b/>
          <w:bCs/>
          <w:rtl/>
        </w:rPr>
        <w:t>ורבנן</w:t>
      </w:r>
      <w:r w:rsidRPr="00A563E0">
        <w:rPr>
          <w:rStyle w:val="afffff0"/>
          <w:rtl/>
        </w:rPr>
        <w:t xml:space="preserve"> </w:t>
      </w:r>
      <w:r w:rsidRPr="00A563E0">
        <w:rPr>
          <w:rStyle w:val="afffff0"/>
          <w:rFonts w:hint="cs"/>
          <w:rtl/>
        </w:rPr>
        <w:t>'</w:t>
      </w:r>
      <w:ins w:id="90561" w:author="Claude - סמנטי" w:date="2026-10-11T12:27:00Z">
        <w:r>
          <w:rPr>
            <w:rStyle w:val="afffff0"/>
            <w:rtl/>
          </w:rPr>
          <w:t xml:space="preserve">אֲשֶׁר תְּכַסֶּה בָּהּ</w:t>
        </w:r>
      </w:ins>
      <w:del w:id="90562" w:author="Claude - סמנטי" w:date="2026-10-11T12:27:00Z">
        <w:r w:rsidRPr="00A563E0">
          <w:rPr>
            <w:rStyle w:val="afffff0"/>
            <w:rtl/>
          </w:rPr>
          <w:delText xml:space="preserve">אשר תכסה בה</w:delText>
        </w:r>
      </w:del>
      <w:r w:rsidRPr="00A563E0">
        <w:rPr>
          <w:rStyle w:val="afffff0"/>
          <w:rFonts w:hint="cs"/>
          <w:rtl/>
        </w:rPr>
        <w:t>'</w:t>
      </w:r>
      <w:r w:rsidRPr="00A563E0">
        <w:rPr>
          <w:rStyle w:val="afffff0"/>
          <w:rtl/>
        </w:rPr>
        <w:t xml:space="preserve"> </w:t>
      </w:r>
      <w:ins w:id="97397" w:author="מנוע מכני" w:date="2026-10-11T12:04:40Z">
        <w:r>
          <w:rPr>
            <w:rFonts w:hint="cs"/>
            <w:rtl/>
          </w:rPr>
          <w:t xml:space="preserve">צריך</w:t>
        </w:r>
      </w:ins>
      <w:del w:id="97398" w:author="מנוע מכני" w:date="2026-10-11T12:04:40Z">
        <w:r>
          <w:rPr>
            <w:rFonts w:hint="cs"/>
            <w:rtl/>
          </w:rPr>
          <w:delText xml:space="preserve">מיבעי</w:delText>
        </w:r>
      </w:del>
      <w:r>
        <w:rPr>
          <w:rtl/>
        </w:rPr>
        <w:t xml:space="preserve"> לכדתניא:</w:t>
      </w:r>
      <w:r w:rsidRPr="00A563E0">
        <w:rPr>
          <w:rStyle w:val="afffff0"/>
          <w:rtl/>
        </w:rPr>
        <w:t xml:space="preserve"> </w:t>
      </w:r>
      <w:r w:rsidRPr="00A563E0">
        <w:rPr>
          <w:rStyle w:val="afffff0"/>
          <w:rFonts w:hint="cs"/>
          <w:rtl/>
        </w:rPr>
        <w:t>'</w:t>
      </w:r>
      <w:ins w:id="90559" w:author="Claude - סמנטי" w:date="2026-10-11T12:27:00Z">
        <w:r>
          <w:rPr>
            <w:rStyle w:val="afffff0"/>
            <w:rtl/>
          </w:rPr>
          <w:t xml:space="preserve">עַל אַרְבַּע כַּנְפוֹת כְּסוּתְךָ</w:t>
        </w:r>
      </w:ins>
      <w:del w:id="90560" w:author="Claude - סמנטי" w:date="2026-10-11T12:27:00Z">
        <w:r w:rsidRPr="00A563E0">
          <w:rPr>
            <w:rStyle w:val="afffff0"/>
            <w:rtl/>
          </w:rPr>
          <w:delText xml:space="preserve">על ארבע כנפות כסותך</w:delText>
        </w:r>
      </w:del>
      <w:r w:rsidRPr="00A563E0">
        <w:rPr>
          <w:rStyle w:val="afffff0"/>
          <w:rFonts w:hint="cs"/>
          <w:rtl/>
        </w:rPr>
        <w:t>'</w:t>
      </w:r>
      <w:r w:rsidRPr="00A563E0">
        <w:rPr>
          <w:rStyle w:val="afffff0"/>
          <w:rtl/>
        </w:rPr>
        <w:t>,</w:t>
      </w:r>
    </w:p>
    <w:p w:rsidR="00DA63EC" w:rsidRPr="00E105BC" w:rsidRDefault="00DA63EC" w:rsidP="00DA63EC">
      <w:pPr>
        <w:tabs>
          <w:tab w:val="center" w:pos="2835"/>
        </w:tabs>
        <w:rPr>
          <w:spacing w:val="-4"/>
          <w:rtl/>
        </w:rPr>
      </w:pPr>
      <w:r w:rsidRPr="00E105BC">
        <w:rPr>
          <w:rFonts w:hint="cs"/>
          <w:spacing w:val="-4"/>
          <w:rtl/>
        </w:rPr>
        <w:t>דכ</w:t>
      </w:r>
      <w:r w:rsidRPr="00E105BC">
        <w:rPr>
          <w:spacing w:val="-4"/>
          <w:rtl/>
        </w:rPr>
        <w:t>שהוא אומר:</w:t>
      </w:r>
      <w:r w:rsidRPr="00E105BC">
        <w:rPr>
          <w:rStyle w:val="afffff0"/>
          <w:spacing w:val="-4"/>
          <w:rtl/>
        </w:rPr>
        <w:t xml:space="preserve"> </w:t>
      </w:r>
      <w:r w:rsidRPr="00E105BC">
        <w:rPr>
          <w:rStyle w:val="afffff0"/>
          <w:rFonts w:hint="cs"/>
          <w:spacing w:val="-4"/>
          <w:rtl/>
        </w:rPr>
        <w:t>'</w:t>
      </w:r>
      <w:ins w:id="90563" w:author="Claude - סמנטי" w:date="2026-10-11T12:27:00Z">
        <w:r>
          <w:rPr>
            <w:rStyle w:val="afffff0"/>
            <w:spacing w:val="-4"/>
            <w:rtl/>
          </w:rPr>
          <w:t xml:space="preserve">אֲשֶׁר תְּכַסֶּה בָּהּ</w:t>
        </w:r>
      </w:ins>
      <w:del w:id="90564" w:author="Claude - סמנטי" w:date="2026-10-11T12:27:00Z">
        <w:r w:rsidRPr="00E105BC">
          <w:rPr>
            <w:rStyle w:val="afffff0"/>
            <w:spacing w:val="-4"/>
            <w:rtl/>
          </w:rPr>
          <w:delText xml:space="preserve">אשר תכסה בה</w:delText>
        </w:r>
      </w:del>
      <w:r w:rsidRPr="00E105BC">
        <w:rPr>
          <w:rStyle w:val="afffff0"/>
          <w:rFonts w:hint="cs"/>
          <w:spacing w:val="-4"/>
          <w:rtl/>
        </w:rPr>
        <w:t>'</w:t>
      </w:r>
      <w:r w:rsidRPr="00E105BC">
        <w:rPr>
          <w:rStyle w:val="afffff0"/>
          <w:spacing w:val="-4"/>
          <w:rtl/>
        </w:rPr>
        <w:t xml:space="preserve"> </w:t>
      </w:r>
      <w:r w:rsidRPr="00E105BC">
        <w:rPr>
          <w:spacing w:val="-4"/>
          <w:rtl/>
        </w:rPr>
        <w:t xml:space="preserve">הרי בעלת חמש אמור, ומה אני מקיים על ארבע? ארבע ולא שלש</w:t>
      </w:r>
      <w:ins w:id="94637" w:author="מנוע מכני" w:date="2026-10-11T12:04:40Z">
        <w:r>
          <w:rPr>
            <w:spacing w:val="-4"/>
            <w:rtl/>
          </w:rPr>
          <w:t xml:space="preserve">,</w:t>
        </w:r>
      </w:ins>
      <w:del w:id="94638" w:author="מנוע מכני" w:date="2026-10-11T12:04:40Z">
        <w:r w:rsidRPr="00E105BC">
          <w:rPr>
            <w:spacing w:val="-4"/>
            <w:rtl/>
          </w:rPr>
          <w:delText xml:space="preserve">;</w:delText>
        </w:r>
      </w:del>
      <w:r w:rsidRPr="00E105BC">
        <w:rPr>
          <w:spacing w:val="-4"/>
          <w:rtl/>
        </w:rPr>
        <w:t xml:space="preserve"> </w:t>
      </w:r>
    </w:p>
    <w:p w:rsidR="00DA63EC" w:rsidRPr="00E105BC" w:rsidRDefault="00DA63EC" w:rsidP="00DA63EC">
      <w:pPr>
        <w:tabs>
          <w:tab w:val="center" w:pos="2835"/>
        </w:tabs>
        <w:rPr>
          <w:spacing w:val="-2"/>
          <w:rtl/>
        </w:rPr>
      </w:pPr>
      <w:r w:rsidRPr="00E105BC">
        <w:rPr>
          <w:rFonts w:hint="cs"/>
          <w:spacing w:val="-2"/>
          <w:rtl/>
        </w:rPr>
        <w:lastRenderedPageBreak/>
        <w:t>ו</w:t>
      </w:r>
      <w:r w:rsidRPr="00E105BC">
        <w:rPr>
          <w:spacing w:val="-2"/>
          <w:rtl/>
        </w:rPr>
        <w:t>מרבה אני בעלת חמש שיש בכלל חמש ארבע, ומוציא אני בעלת שלש שאין בכלל שלש ארבע.</w:t>
      </w:r>
    </w:p>
    <w:p w:rsidR="00DA63EC" w:rsidRDefault="00DA63EC" w:rsidP="00DA63EC">
      <w:pPr>
        <w:tabs>
          <w:tab w:val="center" w:pos="2835"/>
        </w:tabs>
        <w:rPr>
          <w:rtl/>
        </w:rPr>
      </w:pPr>
    </w:p>
    <w:p>
      <w:pPr>
        <w:pStyle w:val="38"/>
        <w:rPr>
          <w:ins w:id="99683" w:author="מנוע מכני" w:date="2026-10-11T12:04:40Z"/>
        </w:rPr>
      </w:pPr>
      <w:del w:id="99682" w:author="מנוע מכני" w:date="2026-10-11T12:04:40Z">
        <w:r w:rsidRPr="00265E5E">
          <w:delText xml:space="preserve">•</w:delText>
        </w:r>
      </w:del>
      <w:r w:rsidRPr="00265E5E">
        <w:t xml:space="preserve"> </w:t>
      </w:r>
      <w:r>
        <w:t xml:space="preserve">ור"ש?</w:t>
      </w:r>
    </w:p>
    <w:p w:rsidR="00DA63EC" w:rsidRDefault="00DA63EC" w:rsidP="00DA63EC">
      <w:pPr>
        <w:tabs>
          <w:tab w:val="center" w:pos="2835"/>
        </w:tabs>
        <w:rPr>
          <w:rtl/>
        </w:rPr>
      </w:pPr>
      <w:del w:id="99684" w:author="מנוע מכני" w:date="2026-10-11T12:04:40Z">
        <w:r>
          <w:rPr>
            <w:rtl/>
          </w:rPr>
          <w:delText xml:space="preserve"> </w:delText>
        </w:r>
      </w:del>
      <w:r>
        <w:rPr>
          <w:rtl/>
        </w:rPr>
        <w:t xml:space="preserve">מאשר נפקא.</w:t>
      </w:r>
      <w:r>
        <w:rPr>
          <w:rFonts w:hint="cs"/>
          <w:rtl/>
        </w:rPr>
        <w:t xml:space="preserve"> </w:t>
      </w:r>
      <w:r>
        <w:rPr>
          <w:rtl/>
        </w:rPr>
        <w:tab/>
        <w:t xml:space="preserve">ורבנן? אשר </w:t>
      </w:r>
      <w:r>
        <w:rPr>
          <w:rtl/>
        </w:rPr>
        <w:tab/>
        <w:t xml:space="preserve">לא</w:t>
      </w:r>
      <w:r>
        <w:rPr>
          <w:rtl/>
        </w:rPr>
        <w:tab/>
        <w:t xml:space="preserve"> משמע </w:t>
      </w:r>
      <w:ins w:id="95687" w:author="מנוע מכני" w:date="2026-10-11T12:04:40Z">
        <w:r>
          <w:rPr>
            <w:rtl/>
          </w:rPr>
          <w:t xml:space="preserve">להם</w:t>
        </w:r>
      </w:ins>
      <w:del w:id="95688" w:author="מנוע מכני" w:date="2026-10-11T12:04:40Z">
        <w:r>
          <w:rPr>
            <w:rtl/>
          </w:rPr>
          <w:tab/>
          <w:delText xml:space="preserve">להו</w:delText>
        </w:r>
      </w:del>
      <w:r>
        <w:rPr>
          <w:rtl/>
        </w:rPr>
        <w:tab/>
        <w:t xml:space="preserve">.</w:t>
      </w:r>
    </w:p>
    <w:p w:rsidR="00DA63EC" w:rsidRDefault="00DA63EC" w:rsidP="00DA63EC">
      <w:pPr>
        <w:tabs>
          <w:tab w:val="center" w:pos="2835"/>
        </w:tabs>
        <w:rPr>
          <w:rtl/>
        </w:rPr>
      </w:pPr>
      <w:r>
        <w:rPr>
          <w:rtl/>
        </w:rPr>
        <w:t xml:space="preserve">ורבנן </w:t>
      </w:r>
      <w:ins w:id="92909" w:author="מנוע מכני" w:date="2026-10-11T12:04:40Z">
        <w:r>
          <w:rPr>
            <w:rtl/>
          </w:rPr>
          <w:t xml:space="preserve">זה</w:t>
        </w:r>
      </w:ins>
      <w:del w:id="92910" w:author="מנוע מכני" w:date="2026-10-11T12:04:40Z">
        <w:r>
          <w:rPr>
            <w:rtl/>
          </w:rPr>
          <w:delText xml:space="preserve">האי</w:delText>
        </w:r>
      </w:del>
      <w:r w:rsidRPr="00A563E0">
        <w:rPr>
          <w:rStyle w:val="afffff0"/>
          <w:rtl/>
        </w:rPr>
        <w:t xml:space="preserve"> </w:t>
      </w:r>
      <w:r w:rsidRPr="00A563E0">
        <w:rPr>
          <w:rStyle w:val="afffff0"/>
          <w:rFonts w:hint="cs"/>
          <w:rtl/>
        </w:rPr>
        <w:t>'</w:t>
      </w:r>
      <w:ins w:id="90567" w:author="Claude - סמנטי" w:date="2026-10-11T12:27:00Z">
        <w:r>
          <w:rPr>
            <w:rStyle w:val="afffff0"/>
            <w:rtl/>
          </w:rPr>
          <w:t xml:space="preserve">וּרְאִיתֶם אוֹתוֹ</w:t>
        </w:r>
      </w:ins>
      <w:del w:id="90568" w:author="Claude - סמנטי" w:date="2026-10-11T12:27:00Z">
        <w:r w:rsidRPr="00A563E0">
          <w:rPr>
            <w:rStyle w:val="afffff0"/>
            <w:rtl/>
          </w:rPr>
          <w:delText xml:space="preserve">וראיתם אותו</w:delText>
        </w:r>
      </w:del>
      <w:r w:rsidRPr="00A563E0">
        <w:rPr>
          <w:rStyle w:val="afffff0"/>
          <w:rFonts w:hint="cs"/>
          <w:rtl/>
        </w:rPr>
        <w:t>'</w:t>
      </w:r>
      <w:r w:rsidRPr="00A563E0">
        <w:rPr>
          <w:rStyle w:val="afffff0"/>
          <w:rtl/>
        </w:rPr>
        <w:t xml:space="preserve"> </w:t>
      </w:r>
      <w:ins w:id="97399" w:author="מנוע מכני" w:date="2026-10-11T12:04:40Z">
        <w:r>
          <w:rPr>
            <w:rtl/>
          </w:rPr>
          <w:t xml:space="preserve">צריך</w:t>
        </w:r>
      </w:ins>
      <w:del w:id="97400" w:author="מנוע מכני" w:date="2026-10-11T12:04:40Z">
        <w:r>
          <w:rPr>
            <w:rtl/>
          </w:rPr>
          <w:delText xml:space="preserve">מיבעי</w:delText>
        </w:r>
      </w:del>
      <w:r>
        <w:rPr>
          <w:rtl/>
        </w:rPr>
        <w:t xml:space="preserve"> לכדתניא:</w:t>
      </w:r>
      <w:r w:rsidRPr="00A563E0">
        <w:rPr>
          <w:rStyle w:val="afffff0"/>
          <w:rtl/>
        </w:rPr>
        <w:t xml:space="preserve"> </w:t>
      </w:r>
      <w:r w:rsidRPr="00A563E0">
        <w:rPr>
          <w:rStyle w:val="afffff0"/>
          <w:rFonts w:hint="cs"/>
          <w:rtl/>
        </w:rPr>
        <w:t>'</w:t>
      </w:r>
      <w:ins w:id="90565" w:author="Claude - סמנטי" w:date="2026-10-11T12:27:00Z">
        <w:r>
          <w:rPr>
            <w:rStyle w:val="afffff0"/>
            <w:rtl/>
          </w:rPr>
          <w:t xml:space="preserve">וּרְאִיתֶם אוֹתוֹ וּזְכַרְתֶּם</w:t>
        </w:r>
      </w:ins>
      <w:del w:id="90566" w:author="Claude - סמנטי" w:date="2026-10-11T12:27:00Z">
        <w:r w:rsidRPr="00A563E0">
          <w:rPr>
            <w:rStyle w:val="afffff0"/>
            <w:rtl/>
          </w:rPr>
          <w:delText xml:space="preserve">וראיתם אותו וזכרתם</w:delText>
        </w:r>
      </w:del>
      <w:r w:rsidRPr="00A563E0">
        <w:rPr>
          <w:rStyle w:val="afffff0"/>
          <w:rFonts w:hint="cs"/>
          <w:rtl/>
        </w:rPr>
        <w:t>'</w:t>
      </w:r>
      <w:r w:rsidRPr="00A563E0">
        <w:rPr>
          <w:rStyle w:val="afffff0"/>
          <w:rtl/>
        </w:rPr>
        <w:t xml:space="preserve"> </w:t>
      </w:r>
      <w:r>
        <w:rPr>
          <w:rtl/>
        </w:rPr>
        <w:t xml:space="preserve">- ראה מצוה זו וזכור מצוה אחרת </w:t>
      </w:r>
      <w:r w:rsidRPr="00E105BC">
        <w:rPr>
          <w:spacing w:val="-4"/>
          <w:rtl/>
        </w:rPr>
        <w:t xml:space="preserve">התלויה בו, זו קרית שמע, </w:t>
      </w:r>
      <w:r w:rsidRPr="00E105BC">
        <w:rPr>
          <w:spacing w:val="-4"/>
          <w:rtl/>
        </w:rPr>
        <w:t xml:space="preserve">דתנן</w:t>
      </w:r>
      <w:r w:rsidRPr="00E105BC">
        <w:rPr>
          <w:spacing w:val="-4"/>
          <w:rtl/>
        </w:rPr>
        <w:t xml:space="preserve">: מאימתי קורין את שמע בשחרית? משיכיר בין תכלת ללבן.</w:t>
      </w:r>
    </w:p>
    <w:p>
      <w:pPr>
        <w:pStyle w:val="38"/>
        <w:rPr>
          <w:ins w:id="99685" w:author="מנוע מכני" w:date="2026-10-11T12:04:40Z"/>
        </w:rPr>
      </w:pPr>
      <w:r>
        <w:t>ותניא אידך:</w:t>
      </w:r>
    </w:p>
    <w:p w:rsidR="00DA63EC" w:rsidRDefault="00DA63EC" w:rsidP="00DA63EC">
      <w:pPr>
        <w:tabs>
          <w:tab w:val="center" w:pos="2835"/>
        </w:tabs>
        <w:rPr>
          <w:rtl/>
        </w:rPr>
      </w:pPr>
      <w:del w:id="99686" w:author="מנוע מכני" w:date="2026-10-11T12:04:40Z">
        <w:r w:rsidRPr="00A563E0">
          <w:rPr>
            <w:rStyle w:val="afffff0"/>
            <w:rtl/>
          </w:rPr>
          <w:delText xml:space="preserve"> </w:delText>
        </w:r>
      </w:del>
      <w:r w:rsidRPr="00A563E0">
        <w:rPr>
          <w:rStyle w:val="afffff0"/>
          <w:rFonts w:hint="cs"/>
          <w:rtl/>
        </w:rPr>
        <w:t>'</w:t>
      </w:r>
      <w:ins w:id="90569" w:author="Claude - סמנטי" w:date="2026-10-11T12:27:00Z">
        <w:r>
          <w:rPr>
            <w:rStyle w:val="afffff0"/>
            <w:rtl/>
          </w:rPr>
          <w:t xml:space="preserve">וּרְאִיתֶם אוֹתוֹ וּזְכַרְתֶּם</w:t>
        </w:r>
      </w:ins>
      <w:del w:id="90570" w:author="Claude - סמנטי" w:date="2026-10-11T12:27:00Z">
        <w:r w:rsidRPr="00A563E0">
          <w:rPr>
            <w:rStyle w:val="afffff0"/>
            <w:rtl/>
          </w:rPr>
          <w:delText xml:space="preserve">וראיתם אותו וזכרתם</w:delText>
        </w:r>
      </w:del>
      <w:r w:rsidRPr="00A563E0">
        <w:rPr>
          <w:rStyle w:val="afffff0"/>
          <w:rFonts w:hint="cs"/>
          <w:rtl/>
        </w:rPr>
        <w:t>'</w:t>
      </w:r>
      <w:r w:rsidRPr="00A563E0">
        <w:rPr>
          <w:rStyle w:val="afffff0"/>
          <w:rtl/>
        </w:rPr>
        <w:t xml:space="preserve"> </w:t>
      </w:r>
      <w:r>
        <w:rPr>
          <w:rtl/>
        </w:rPr>
        <w:t xml:space="preserve">- ראה מצוה זו וזכור מצוה אחרת הסמוכה לה, </w:t>
      </w:r>
    </w:p>
    <w:p w:rsidR="00DA63EC" w:rsidRDefault="00DA63EC" w:rsidP="00DA63EC">
      <w:pPr>
        <w:tabs>
          <w:tab w:val="center" w:pos="2835"/>
        </w:tabs>
        <w:rPr>
          <w:rtl/>
        </w:rPr>
      </w:pPr>
      <w:r>
        <w:rPr>
          <w:rtl/>
        </w:rPr>
        <w:tab/>
      </w:r>
      <w:r>
        <w:rPr>
          <w:rtl/>
        </w:rPr>
        <w:tab/>
        <w:t xml:space="preserve">זו מצות כלאים, </w:t>
      </w:r>
      <w:r w:rsidRPr="0046594B">
        <w:rPr>
          <w:rStyle w:val="afffff0"/>
          <w:rtl/>
        </w:rPr>
        <w:t>ד</w:t>
      </w:r>
      <w:r w:rsidRPr="0046594B">
        <w:rPr>
          <w:rStyle w:val="afffff0"/>
          <w:rFonts w:hint="cs"/>
          <w:rtl/>
        </w:rPr>
        <w:t>'</w:t>
      </w:r>
      <w:r w:rsidRPr="0046594B">
        <w:rPr>
          <w:rStyle w:val="afffff0"/>
          <w:rtl/>
        </w:rPr>
        <w:t>לא תלבש שעטנז צמר ופשתים יחדו גדילים תעשה לך</w:t>
      </w:r>
      <w:r w:rsidRPr="0046594B">
        <w:rPr>
          <w:rStyle w:val="afffff0"/>
          <w:rFonts w:hint="cs"/>
          <w:rtl/>
        </w:rPr>
        <w:t>'</w:t>
      </w:r>
      <w:r w:rsidRPr="0046594B">
        <w:rPr>
          <w:rStyle w:val="afffff0"/>
          <w:rtl/>
        </w:rPr>
        <w:t>.</w:t>
      </w:r>
    </w:p>
    <w:p>
      <w:pPr>
        <w:pStyle w:val="afffff8"/>
        <w:rPr>
          <w:ins w:id="90491" w:author="קלוד" w:date="2026-10-11T12:32:08Z"/>
        </w:rPr>
      </w:pPr>
      <w:ins w:id="90492" w:author="קלוד" w:date="2026-10-11T12:32:08Z">
        <w:r>
          <w:rPr>
            <w:color w:val="7B3F00"/>
          </w:rPr>
          <w:t xml:space="preserve">ציצית - שקולה כנגד כל המצות כולן</w:t>
        </w:r>
      </w:ins>
    </w:p>
    <w:p>
      <w:pPr>
        <w:pStyle w:val="38"/>
        <w:rPr>
          <w:ins w:id="99687" w:author="מנוע מכני" w:date="2026-10-11T12:04:40Z"/>
        </w:rPr>
      </w:pPr>
      <w:r w:rsidRPr="00336727">
        <w:t xml:space="preserve">תניא</w:t>
      </w:r>
      <w:r w:rsidRPr="00336727">
        <w:t xml:space="preserve"> אידך:</w:t>
      </w:r>
    </w:p>
    <w:p w:rsidR="00DA63EC" w:rsidRDefault="00DA63EC" w:rsidP="00DA63EC">
      <w:pPr>
        <w:rPr>
          <w:rtl/>
        </w:rPr>
      </w:pPr>
      <w:del w:id="99688" w:author="מנוע מכני" w:date="2026-10-11T12:04:40Z">
        <w:r w:rsidRPr="00336727">
          <w:rPr>
            <w:rtl/>
          </w:rPr>
          <w:delText xml:space="preserve"> </w:delText>
        </w:r>
      </w:del>
      <w:r w:rsidRPr="00336727">
        <w:rPr>
          <w:rFonts w:hint="cs"/>
          <w:rtl/>
        </w:rPr>
        <w:t>'</w:t>
      </w:r>
      <w:r w:rsidRPr="00336727">
        <w:rPr>
          <w:rStyle w:val="afffff0"/>
          <w:rtl/>
        </w:rPr>
        <w:t>וראיתם אותו וזכרתם את כל מצות</w:t>
      </w:r>
      <w:r>
        <w:rPr>
          <w:rStyle w:val="afffff0"/>
          <w:rtl/>
        </w:rPr>
        <w:t xml:space="preserve"> ה</w:t>
      </w:r>
      <w:r w:rsidR="005608A0">
        <w:rPr>
          <w:rtl/>
        </w:rPr>
        <w:t>'</w:t>
      </w:r>
      <w:r>
        <w:rPr>
          <w:rtl/>
        </w:rPr>
        <w:t xml:space="preserve"> </w:t>
      </w:r>
      <w:r w:rsidRPr="00336727">
        <w:rPr>
          <w:rtl/>
        </w:rPr>
        <w:t xml:space="preserve">כיון שנתחייב אדם במצוה זו נתחייב בכל מצות כולן</w:t>
      </w:r>
      <w:ins w:id="94639" w:author="מנוע מכני" w:date="2026-10-11T12:04:40Z">
        <w:r>
          <w:rPr>
            <w:rtl/>
          </w:rPr>
          <w:t xml:space="preserve">,</w:t>
        </w:r>
      </w:ins>
      <w:del w:id="94640"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tl/>
        </w:rPr>
      </w:pPr>
      <w:r>
        <w:rPr>
          <w:rStyle w:val="2fb"/>
          <w:rtl/>
        </w:rPr>
        <w:t>ו</w:t>
      </w:r>
      <w:r>
        <w:rPr>
          <w:rStyle w:val="2fb"/>
          <w:rFonts w:hint="cs"/>
          <w:rtl/>
        </w:rPr>
        <w:t>כ</w:t>
      </w:r>
      <w:r>
        <w:rPr>
          <w:rStyle w:val="2fb"/>
          <w:rtl/>
        </w:rPr>
        <w:t xml:space="preserve">ר"ש</w:t>
      </w:r>
      <w:r>
        <w:rPr>
          <w:rtl/>
        </w:rPr>
        <w:t xml:space="preserve"> דמצות עשה שהזמן גרמא היא.</w:t>
      </w:r>
    </w:p>
    <w:p>
      <w:pPr>
        <w:pStyle w:val="38"/>
        <w:rPr>
          <w:ins w:id="99689" w:author="מנוע מכני" w:date="2026-10-11T12:04:40Z"/>
        </w:rPr>
      </w:pPr>
      <w:r>
        <w:t xml:space="preserve">תניא</w:t>
      </w:r>
      <w:r>
        <w:t xml:space="preserve"> אידך:</w:t>
      </w:r>
    </w:p>
    <w:p w:rsidR="00DA63EC" w:rsidRDefault="00DA63EC" w:rsidP="00DA63EC">
      <w:pPr>
        <w:tabs>
          <w:tab w:val="center" w:pos="2835"/>
        </w:tabs>
        <w:rPr>
          <w:rtl/>
        </w:rPr>
      </w:pPr>
      <w:del w:id="99690" w:author="מנוע מכני" w:date="2026-10-11T12:04:40Z">
        <w:r>
          <w:rPr>
            <w:rtl/>
          </w:rPr>
          <w:delText xml:space="preserve"> </w:delText>
        </w:r>
      </w:del>
      <w:r>
        <w:rPr>
          <w:rFonts w:hint="cs"/>
          <w:rtl/>
        </w:rPr>
        <w:t>'</w:t>
      </w:r>
      <w:r>
        <w:rPr>
          <w:rStyle w:val="afffff0"/>
          <w:rtl/>
        </w:rPr>
        <w:t>וראיתם אותו וזכרתם את כל מצות ה</w:t>
      </w:r>
      <w:r w:rsidR="005608A0">
        <w:rPr>
          <w:rtl/>
        </w:rPr>
        <w:t>'</w:t>
      </w:r>
      <w:r>
        <w:rPr>
          <w:rtl/>
        </w:rPr>
        <w:t xml:space="preserve"> - שקולה מצוה זו כנגד כל המצות כולן.</w:t>
      </w:r>
    </w:p>
    <w:p>
      <w:pPr>
        <w:pStyle w:val="38"/>
        <w:rPr>
          <w:ins w:id="99691" w:author="מנוע מכני" w:date="2026-10-11T12:04:40Z"/>
        </w:rPr>
      </w:pPr>
      <w:r w:rsidRPr="00E105BC">
        <w:t xml:space="preserve">ותניא אידך:</w:t>
      </w:r>
    </w:p>
    <w:p w:rsidR="00DA63EC" w:rsidRPr="00E105BC" w:rsidRDefault="00DA63EC" w:rsidP="00DA63EC">
      <w:pPr>
        <w:tabs>
          <w:tab w:val="center" w:pos="2835"/>
        </w:tabs>
        <w:rPr>
          <w:spacing w:val="-4"/>
          <w:rtl/>
        </w:rPr>
      </w:pPr>
      <w:del w:id="99692" w:author="מנוע מכני" w:date="2026-10-11T12:04:40Z">
        <w:r w:rsidRPr="00E105BC">
          <w:rPr>
            <w:spacing w:val="-4"/>
            <w:rtl/>
          </w:rPr>
          <w:delText xml:space="preserve"> </w:delText>
        </w:r>
      </w:del>
      <w:r w:rsidRPr="00E105BC">
        <w:rPr>
          <w:rFonts w:hint="cs"/>
          <w:spacing w:val="-4"/>
          <w:rtl/>
        </w:rPr>
        <w:t>'</w:t>
      </w:r>
      <w:r w:rsidRPr="00E105BC">
        <w:rPr>
          <w:spacing w:val="-4"/>
          <w:rtl/>
        </w:rPr>
        <w:t>וראיתם אותו וזכרתם</w:t>
      </w:r>
      <w:ins w:id="94641" w:author="מנוע מכני" w:date="2026-10-11T12:04:40Z">
        <w:r>
          <w:rPr>
            <w:rFonts w:hint="cs"/>
            <w:spacing w:val="-4"/>
            <w:rtl/>
          </w:rPr>
          <w:t xml:space="preserve"> </w:t>
        </w:r>
      </w:ins>
      <w:del w:id="94642" w:author="מנוע מכני" w:date="2026-10-11T12:04:40Z">
        <w:r w:rsidRPr="00E105BC">
          <w:rPr>
            <w:rFonts w:hint="cs"/>
            <w:spacing w:val="-4"/>
            <w:rtl/>
          </w:rPr>
          <w:delText xml:space="preserve">  </w:delText>
        </w:r>
      </w:del>
      <w:r w:rsidRPr="00E105BC">
        <w:rPr>
          <w:spacing w:val="-4"/>
          <w:rtl/>
        </w:rPr>
        <w:t>ועשיתם - ראיה מביאה לידי זכירה, זכירה מביאה לידי עשיה.</w:t>
      </w:r>
    </w:p>
    <w:p>
      <w:pPr>
        <w:pStyle w:val="38"/>
        <w:rPr>
          <w:ins w:id="99694" w:author="מנוע מכני" w:date="2026-10-11T12:04:40Z"/>
        </w:rPr>
      </w:pPr>
      <w:del w:id="99693" w:author="מנוע מכני" w:date="2026-10-11T12:04:40Z">
        <w:r w:rsidRPr="00265E5E">
          <w:delText xml:space="preserve">•</w:delText>
        </w:r>
      </w:del>
      <w:r w:rsidRPr="00265E5E">
        <w:t xml:space="preserve"> </w:t>
      </w:r>
      <w:r>
        <w:t xml:space="preserve">ורשב"י:</w:t>
      </w:r>
    </w:p>
    <w:p w:rsidR="00DA63EC" w:rsidRDefault="00DA63EC" w:rsidP="00DA63EC">
      <w:pPr>
        <w:tabs>
          <w:tab w:val="center" w:pos="2835"/>
        </w:tabs>
        <w:rPr>
          <w:rtl/>
        </w:rPr>
      </w:pPr>
      <w:del w:id="99695" w:author="מנוע מכני" w:date="2026-10-11T12:04:40Z">
        <w:r>
          <w:rPr>
            <w:rtl/>
          </w:rPr>
          <w:delText xml:space="preserve"> </w:delText>
        </w:r>
      </w:del>
      <w:r>
        <w:rPr>
          <w:rtl/>
        </w:rPr>
        <w:t xml:space="preserve">כל הזריז במצוה זו - זוכה ומקבל פני שכינה,</w:t>
      </w:r>
    </w:p>
    <w:p w:rsidR="00DA63EC" w:rsidRDefault="00DA63EC" w:rsidP="00DA63EC">
      <w:pPr>
        <w:tabs>
          <w:tab w:val="center" w:pos="2835"/>
        </w:tabs>
        <w:rPr>
          <w:rtl/>
        </w:rPr>
      </w:pPr>
      <w:r>
        <w:rPr>
          <w:rFonts w:ascii="BA Franknatan Regular" w:hAnsi="BA Franknatan Regular"/>
          <w:b/>
          <w:bCs/>
          <w:rtl/>
        </w:rPr>
        <w:tab/>
      </w:r>
      <w:del w:id="90115" w:author="מנוע מכני" w:date="2026-10-11T12:04:40Z">
        <w:r>
          <w:rPr>
            <w:rFonts w:ascii="BA Franknatan Regular" w:hAnsi="BA Franknatan Regular" w:hint="cs"/>
            <w:b/>
            <w:bCs/>
            <w:rtl/>
          </w:rPr>
          <w:delText xml:space="preserve">    </w:delText>
        </w:r>
      </w:del>
      <w:r>
        <w:rPr>
          <w:rFonts w:hint="cs"/>
          <w:rtl/>
        </w:rPr>
        <w:t>ד</w:t>
      </w:r>
      <w:r>
        <w:rPr>
          <w:rtl/>
        </w:rPr>
        <w:t xml:space="preserve">כתיב </w:t>
      </w:r>
      <w:ins w:id="91267" w:author="מנוע מכני" w:date="2026-10-11T12:04:40Z">
        <w:r>
          <w:rPr>
            <w:rtl/>
          </w:rPr>
          <w:t xml:space="preserve">כאן</w:t>
        </w:r>
      </w:ins>
      <w:del w:id="91268" w:author="מנוע מכני" w:date="2026-10-11T12:04:40Z">
        <w:r>
          <w:rPr>
            <w:rtl/>
          </w:rPr>
          <w:delText xml:space="preserve">הכא</w:delText>
        </w:r>
      </w:del>
      <w:r>
        <w:rPr>
          <w:rtl/>
        </w:rPr>
        <w:t xml:space="preserve">:</w:t>
      </w:r>
      <w:r w:rsidRPr="00A563E0">
        <w:rPr>
          <w:rStyle w:val="afffff0"/>
          <w:rtl/>
        </w:rPr>
        <w:t xml:space="preserve"> </w:t>
      </w:r>
      <w:r w:rsidRPr="00A563E0">
        <w:rPr>
          <w:rStyle w:val="afffff0"/>
          <w:rFonts w:hint="cs"/>
          <w:rtl/>
        </w:rPr>
        <w:t>'</w:t>
      </w:r>
      <w:ins w:id="90571" w:author="Claude - סמנטי" w:date="2026-10-11T12:27:00Z">
        <w:r>
          <w:rPr>
            <w:rStyle w:val="afffff0"/>
            <w:rtl/>
          </w:rPr>
          <w:t xml:space="preserve">וּרְאִיתֶם אוֹתוֹ</w:t>
        </w:r>
      </w:ins>
      <w:del w:id="90572" w:author="Claude - סמנטי" w:date="2026-10-11T12:27:00Z">
        <w:r w:rsidRPr="00A563E0">
          <w:rPr>
            <w:rStyle w:val="afffff0"/>
            <w:rtl/>
          </w:rPr>
          <w:delText xml:space="preserve">וראיתם אותו</w:delText>
        </w:r>
      </w:del>
      <w:r w:rsidRPr="00A563E0">
        <w:rPr>
          <w:rStyle w:val="afffff0"/>
          <w:rFonts w:hint="cs"/>
          <w:rtl/>
        </w:rPr>
        <w:t>'</w:t>
      </w:r>
      <w:r w:rsidRPr="00A563E0">
        <w:rPr>
          <w:rStyle w:val="afffff0"/>
          <w:rtl/>
        </w:rPr>
        <w:t>,</w:t>
      </w:r>
      <w:r>
        <w:rPr>
          <w:rtl/>
        </w:rPr>
        <w:t xml:space="preserve"> וכתיב </w:t>
      </w:r>
      <w:ins w:id="91265" w:author="מנוע מכני" w:date="2026-10-11T12:04:40Z">
        <w:r>
          <w:rPr>
            <w:rtl/>
          </w:rPr>
          <w:t xml:space="preserve">שם</w:t>
        </w:r>
      </w:ins>
      <w:del w:id="91266" w:author="מנוע מכני" w:date="2026-10-11T12:04:40Z">
        <w:r>
          <w:rPr>
            <w:rtl/>
          </w:rPr>
          <w:delText xml:space="preserve">התם</w:delText>
        </w:r>
      </w:del>
      <w:r>
        <w:rPr>
          <w:rtl/>
        </w:rPr>
        <w:t xml:space="preserve">:</w:t>
      </w:r>
      <w:r w:rsidRPr="00A563E0">
        <w:rPr>
          <w:rStyle w:val="afffff0"/>
          <w:rtl/>
        </w:rPr>
        <w:t xml:space="preserve"> </w:t>
      </w:r>
      <w:r w:rsidRPr="00A563E0">
        <w:rPr>
          <w:rStyle w:val="afffff0"/>
          <w:rFonts w:hint="cs"/>
          <w:rtl/>
        </w:rPr>
        <w:t>'</w:t>
      </w:r>
      <w:r w:rsidRPr="00A563E0">
        <w:rPr>
          <w:rStyle w:val="afffff0"/>
          <w:rtl/>
        </w:rPr>
        <w:t>את ה</w:t>
      </w:r>
      <w:r w:rsidR="005608A0">
        <w:rPr>
          <w:rStyle w:val="afffff0"/>
          <w:rtl/>
        </w:rPr>
        <w:t>'</w:t>
      </w:r>
      <w:r w:rsidRPr="00A563E0">
        <w:rPr>
          <w:rStyle w:val="afffff0"/>
          <w:rtl/>
        </w:rPr>
        <w:t xml:space="preserve"> אלהיך תירא ואותו תעבוד</w:t>
      </w:r>
      <w:r w:rsidRPr="00A563E0">
        <w:rPr>
          <w:rStyle w:val="afffff0"/>
          <w:rFonts w:hint="cs"/>
          <w:rtl/>
        </w:rPr>
        <w:t>'</w:t>
      </w:r>
      <w:r w:rsidRPr="00A563E0">
        <w:rPr>
          <w:rStyle w:val="afffff0"/>
          <w:rtl/>
        </w:rPr>
        <w:t>.</w:t>
      </w:r>
    </w:p>
    <w:p w:rsidR="00DA63EC" w:rsidRDefault="00DA63EC" w:rsidP="00DA63EC">
      <w:pPr>
        <w:tabs>
          <w:tab w:val="center" w:pos="2835"/>
        </w:tabs>
        <w:rPr>
          <w:rtl/>
        </w:rPr>
      </w:pPr>
    </w:p>
    <w:p>
      <w:pPr>
        <w:pStyle w:val="afffff8"/>
        <w:rPr>
          <w:ins w:id="90489" w:author="קלוד" w:date="2026-10-11T12:32:08Z"/>
        </w:rPr>
      </w:pPr>
      <w:ins w:id="90490" w:author="קלוד" w:date="2026-10-11T12:32:08Z">
        <w:r>
          <w:rPr>
            <w:color w:val="7B3F00"/>
          </w:rPr>
          <w:t xml:space="preserve">חביבין ישראל - מסובבין במצות, ודוד בבית המרחץ</w:t>
        </w:r>
      </w:ins>
    </w:p>
    <w:p>
      <w:pPr>
        <w:pStyle w:val="38"/>
        <w:rPr>
          <w:ins w:id="99697" w:author="מנוע מכני" w:date="2026-10-11T12:04:40Z"/>
        </w:rPr>
      </w:pPr>
      <w:del w:id="99696"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698" w:author="מנוע מכני" w:date="2026-10-11T12:04:40Z">
        <w:r>
          <w:rPr>
            <w:rtl/>
          </w:rPr>
          <w:delText xml:space="preserve"> </w:delText>
        </w:r>
      </w:del>
      <w:r>
        <w:rPr>
          <w:rtl/>
        </w:rPr>
        <w:t xml:space="preserve">חביבין ישראל שסיבבן </w:t>
      </w:r>
      <w:r>
        <w:rPr>
          <w:rtl/>
        </w:rPr>
        <w:t xml:space="preserve">הקב"ה</w:t>
      </w:r>
      <w:r>
        <w:rPr>
          <w:rtl/>
        </w:rPr>
        <w:t xml:space="preserve"> במצות, תפילין בראשיהן ותפילין בזרועותיהן וציצית בבגדיהן ומזוזה לפתחיהן, ועליהן </w:t>
      </w:r>
      <w:r>
        <w:rPr>
          <w:rtl/>
        </w:rPr>
        <w:t xml:space="preserve">אמר</w:t>
      </w:r>
      <w:r>
        <w:rPr>
          <w:rtl/>
        </w:rPr>
        <w:t xml:space="preserve"> דוד: </w:t>
      </w:r>
      <w:r>
        <w:rPr>
          <w:rFonts w:hint="cs"/>
          <w:rtl/>
        </w:rPr>
        <w:t>'</w:t>
      </w:r>
      <w:ins w:id="90573" w:author="Claude - סמנטי" w:date="2026-10-11T12:27:00Z">
        <w:r>
          <w:rPr>
            <w:rStyle w:val="afffff0"/>
            <w:rtl/>
          </w:rPr>
          <w:t xml:space="preserve">שֶׁבַע בַּיּוֹם הִלַּלְתִּיךָ עַל מִשְׁפְּטֵי צִדְקֶךָ</w:t>
        </w:r>
      </w:ins>
      <w:del w:id="90574" w:author="Claude - סמנטי" w:date="2026-10-11T12:27:00Z">
        <w:r>
          <w:rPr>
            <w:rtl/>
          </w:rPr>
          <w:delText xml:space="preserve">שבע ביום הללתיך על משפטי צדקך</w:delText>
        </w:r>
      </w:del>
      <w:r>
        <w:rPr>
          <w:rFonts w:hint="cs"/>
          <w:rtl/>
        </w:rPr>
        <w:t>'</w:t>
      </w:r>
      <w:ins w:id="94643" w:author="מנוע מכני" w:date="2026-10-11T12:04:40Z">
        <w:r>
          <w:rPr>
            <w:rtl/>
          </w:rPr>
          <w:t xml:space="preserve">,</w:t>
        </w:r>
      </w:ins>
      <w:del w:id="94644" w:author="מנוע מכני" w:date="2026-10-11T12:04:40Z">
        <w:r>
          <w:rPr>
            <w:rtl/>
          </w:rPr>
          <w:delText xml:space="preserve">;</w:delText>
        </w:r>
      </w:del>
      <w:r>
        <w:rPr>
          <w:rtl/>
        </w:rPr>
        <w:t xml:space="preserve"> </w:t>
      </w:r>
    </w:p>
    <w:p w:rsidR="00DA63EC" w:rsidRPr="00E105BC" w:rsidRDefault="00DA63EC" w:rsidP="00DA63EC">
      <w:pPr>
        <w:tabs>
          <w:tab w:val="center" w:pos="2835"/>
        </w:tabs>
        <w:rPr>
          <w:spacing w:val="-4"/>
          <w:rtl/>
        </w:rPr>
      </w:pPr>
      <w:r w:rsidRPr="00E105BC">
        <w:rPr>
          <w:spacing w:val="-4"/>
          <w:rtl/>
        </w:rPr>
        <w:t xml:space="preserve">ובשעה שנכנס דוד לבית המרחץ וראה עצמו עומד ערום, </w:t>
      </w:r>
      <w:r w:rsidRPr="00E105BC">
        <w:rPr>
          <w:spacing w:val="-4"/>
          <w:rtl/>
        </w:rPr>
        <w:t xml:space="preserve">אמר</w:t>
      </w:r>
      <w:r w:rsidRPr="00E105BC">
        <w:rPr>
          <w:spacing w:val="-4"/>
          <w:rtl/>
        </w:rPr>
        <w:t xml:space="preserve">: אוי לי שאעמוד ערום בלא מצוה!</w:t>
      </w:r>
    </w:p>
    <w:p w:rsidR="00DA63EC" w:rsidRDefault="00DA63EC" w:rsidP="00DA63EC">
      <w:pPr>
        <w:tabs>
          <w:tab w:val="center" w:pos="2835"/>
        </w:tabs>
        <w:rPr>
          <w:rtl/>
        </w:rPr>
      </w:pPr>
      <w:r>
        <w:rPr>
          <w:rtl/>
        </w:rPr>
        <w:t xml:space="preserve">וכיון שנזכר במילה שבבשרו נתיישבה דעתו, לאחר שיצא, </w:t>
      </w:r>
      <w:r>
        <w:rPr>
          <w:rtl/>
        </w:rPr>
        <w:t xml:space="preserve">אמר</w:t>
      </w:r>
      <w:r>
        <w:rPr>
          <w:rtl/>
        </w:rPr>
        <w:t xml:space="preserve"> </w:t>
      </w:r>
      <w:ins w:id="92911" w:author="מנוע מכני" w:date="2026-10-11T12:04:40Z">
        <w:r>
          <w:rPr>
            <w:rtl/>
          </w:rPr>
          <w:t xml:space="preserve">עליו</w:t>
        </w:r>
      </w:ins>
      <w:del w:id="92912" w:author="מנוע מכני" w:date="2026-10-11T12:04:40Z">
        <w:r>
          <w:rPr>
            <w:rtl/>
          </w:rPr>
          <w:delText xml:space="preserve">עליה</w:delText>
        </w:r>
      </w:del>
      <w:r>
        <w:rPr>
          <w:rtl/>
        </w:rPr>
        <w:t xml:space="preserve"> שירה, </w:t>
      </w:r>
    </w:p>
    <w:p>
      <w:pPr>
        <w:pStyle w:val="38"/>
        <w:rPr>
          <w:ins w:id="99699" w:author="מנוע מכני" w:date="2026-10-11T12:04:40Z"/>
        </w:rPr>
      </w:pPr>
      <w:r>
        <w:t xml:space="preserve">שנאמר:</w:t>
      </w:r>
    </w:p>
    <w:p w:rsidR="00DA63EC" w:rsidRDefault="00DA63EC" w:rsidP="00DA63EC">
      <w:pPr>
        <w:tabs>
          <w:tab w:val="center" w:pos="2835"/>
        </w:tabs>
        <w:rPr>
          <w:rtl/>
        </w:rPr>
      </w:pPr>
      <w:del w:id="99700" w:author="מנוע מכני" w:date="2026-10-11T12:04:40Z">
        <w:r>
          <w:rPr>
            <w:rtl/>
          </w:rPr>
          <w:delText xml:space="preserve"> </w:delText>
        </w:r>
      </w:del>
      <w:r>
        <w:rPr>
          <w:rtl/>
        </w:rPr>
        <w:t xml:space="preserve">למנצח על השמינית מזמור לדוד, על מילה שניתנה בשמיני.</w:t>
      </w:r>
    </w:p>
    <w:p w:rsidR="00DA63EC" w:rsidRDefault="00DA63EC" w:rsidP="00DA63EC">
      <w:pPr>
        <w:tabs>
          <w:tab w:val="center" w:pos="2835"/>
        </w:tabs>
        <w:rPr>
          <w:rtl/>
        </w:rPr>
      </w:pPr>
    </w:p>
    <w:p>
      <w:pPr>
        <w:pStyle w:val="38"/>
        <w:rPr>
          <w:ins w:id="99702" w:author="מנוע מכני" w:date="2026-10-11T12:04:40Z"/>
        </w:rPr>
      </w:pPr>
      <w:del w:id="99701" w:author="מנוע מכני" w:date="2026-10-11T12:04:40Z">
        <w:r w:rsidRPr="00265E5E">
          <w:delText xml:space="preserve">•</w:delText>
        </w:r>
      </w:del>
      <w:r>
        <w:t xml:space="preserve"> ראב</w:t>
      </w:r>
      <w:r>
        <w:t>"</w:t>
      </w:r>
      <w:r>
        <w:t>י:</w:t>
      </w:r>
    </w:p>
    <w:p w:rsidR="00DA63EC" w:rsidRDefault="00DA63EC" w:rsidP="00DA63EC">
      <w:pPr>
        <w:tabs>
          <w:tab w:val="center" w:pos="2835"/>
        </w:tabs>
        <w:rPr>
          <w:rtl/>
        </w:rPr>
      </w:pPr>
      <w:del w:id="99703" w:author="מנוע מכני" w:date="2026-10-11T12:04:40Z">
        <w:r>
          <w:rPr>
            <w:rtl/>
          </w:rPr>
          <w:delText xml:space="preserve"> </w:delText>
        </w:r>
      </w:del>
      <w:r>
        <w:rPr>
          <w:rtl/>
        </w:rPr>
        <w:t xml:space="preserve">כל שיש לו תפילין בראשו ותפילין בזרועו וציצית בבגדו ומזוזה בפתחו, הכל בחיזוק שלא יחטא, שנאמר: </w:t>
      </w:r>
      <w:r>
        <w:rPr>
          <w:rStyle w:val="afffff0"/>
          <w:rtl/>
          <w:rPrChange w:id="9033" w:author="מנוע פסוקים" w:date="2026-10-11T09:32:13Z">
            <w:rPr>
              <w:rtl/>
            </w:rPr>
          </w:rPrChange>
        </w:rPr>
        <w:t xml:space="preserve">והחוט המשולש </w:t>
      </w:r>
      <w:r>
        <w:rPr>
          <w:rStyle w:val="afffff0"/>
          <w:rtl/>
          <w:rPrChange w:id="9034" w:author="מנוע פסוקים" w:date="2026-10-11T09:32:13Z">
            <w:rPr>
              <w:rtl/>
            </w:rPr>
          </w:rPrChange>
        </w:rPr>
        <w:t xml:space="preserve">לא</w:t>
      </w:r>
      <w:r>
        <w:rPr>
          <w:rStyle w:val="afffff0"/>
          <w:rtl/>
          <w:rPrChange w:id="9035" w:author="מנוע פסוקים" w:date="2026-10-11T09:32:13Z">
            <w:rPr>
              <w:rtl/>
            </w:rPr>
          </w:rPrChange>
        </w:rPr>
        <w:t xml:space="preserve"> במהרה ינתק</w:t>
      </w:r>
      <w:r>
        <w:rPr>
          <w:rtl/>
        </w:rPr>
        <w:t xml:space="preserve">, ואומר: </w:t>
      </w:r>
      <w:r>
        <w:rPr>
          <w:rStyle w:val="afffff0"/>
          <w:rtl/>
          <w:rPrChange w:id="9036" w:author="מנוע פסוקים" w:date="2026-10-11T09:32:13Z">
            <w:rPr>
              <w:rtl/>
            </w:rPr>
          </w:rPrChange>
        </w:rPr>
        <w:t xml:space="preserve">חונה מלאך ה</w:t>
      </w:r>
      <w:r>
        <w:rPr>
          <w:rStyle w:val="afffff0"/>
          <w:rtl/>
          <w:rPrChange w:id="9037" w:author="מנוע פסוקים" w:date="2026-10-11T09:32:13Z">
            <w:rPr>
              <w:rtl/>
            </w:rPr>
          </w:rPrChange>
        </w:rPr>
        <w:t xml:space="preserve">'</w:t>
      </w:r>
      <w:r>
        <w:rPr>
          <w:rStyle w:val="afffff0"/>
          <w:rtl/>
          <w:rPrChange w:id="9038" w:author="מנוע פסוקים" w:date="2026-10-11T09:32:13Z">
            <w:rPr>
              <w:rtl/>
            </w:rPr>
          </w:rPrChange>
        </w:rPr>
        <w:t xml:space="preserve"> סביב ליראיו ויחלצם</w:t>
      </w:r>
      <w:r>
        <w:rPr>
          <w:rtl/>
        </w:rPr>
        <w:t xml:space="preserve">.</w:t>
      </w:r>
    </w:p>
    <w:p>
      <w:pPr>
        <w:pStyle w:val="afffff8"/>
        <w:rPr>
          <w:ins w:id="90487" w:author="קלוד" w:date="2026-10-11T12:32:08Z"/>
        </w:rPr>
      </w:pPr>
      <w:ins w:id="90488" w:author="קלוד" w:date="2026-10-11T12:32:08Z">
        <w:r>
          <w:rPr>
            <w:color w:val="7B3F00"/>
          </w:rPr>
          <w:t xml:space="preserve">תכלת - דומה לים, לרקיע ולכסא הכבוד</w:t>
        </w:r>
      </w:ins>
    </w:p>
    <w:p>
      <w:pPr>
        <w:pStyle w:val="38"/>
        <w:rPr>
          <w:ins w:id="99705" w:author="מנוע מכני" w:date="2026-10-11T12:04:40Z"/>
        </w:rPr>
      </w:pPr>
      <w:del w:id="99704" w:author="מנוע מכני" w:date="2026-10-11T12:04:40Z">
        <w:r w:rsidRPr="00265E5E">
          <w:delText xml:space="preserve">•</w:delText>
        </w:r>
      </w:del>
      <w:r w:rsidRPr="00265E5E">
        <w:t xml:space="preserve"> </w:t>
      </w:r>
      <w:r>
        <w:t xml:space="preserve">תניא</w:t>
      </w:r>
      <w:r>
        <w:t xml:space="preserve">, היה ר' מאיר</w:t>
      </w:r>
      <w:del w:id="102522" w:author="מנוע מכני" w:date="2026-10-11T12:04:40Z">
        <w:r>
          <w:delText xml:space="preserve"> אומר</w:delText>
        </w:r>
      </w:del>
      <w:r>
        <w:t xml:space="preserve">:</w:t>
      </w:r>
    </w:p>
    <w:p w:rsidR="00DA63EC" w:rsidRDefault="00DA63EC" w:rsidP="00DA63EC">
      <w:pPr>
        <w:tabs>
          <w:tab w:val="center" w:pos="2835"/>
        </w:tabs>
        <w:rPr>
          <w:rtl/>
        </w:rPr>
      </w:pPr>
      <w:del w:id="99706" w:author="מנוע מכני" w:date="2026-10-11T12:04:40Z">
        <w:r>
          <w:rPr>
            <w:rtl/>
          </w:rPr>
          <w:delText xml:space="preserve"> </w:delText>
        </w:r>
      </w:del>
      <w:r>
        <w:rPr>
          <w:rtl/>
        </w:rPr>
        <w:t xml:space="preserve">מה נשתנה תכלת מכל מיני צבעונין? מפני שהתכלת דומה לים וים דומה לרקיע ורקיע לכסא הכבוד, שנא</w:t>
      </w:r>
      <w:r>
        <w:rPr>
          <w:rFonts w:hint="cs"/>
          <w:rtl/>
        </w:rPr>
        <w:t>'</w:t>
      </w:r>
      <w:r>
        <w:rPr>
          <w:rtl/>
        </w:rPr>
        <w:t xml:space="preserve">: </w:t>
      </w:r>
      <w:r>
        <w:rPr>
          <w:rStyle w:val="afffff0"/>
          <w:rtl/>
          <w:rPrChange w:id="9039" w:author="מנוע פסוקים" w:date="2026-10-11T09:32:13Z">
            <w:rPr>
              <w:rtl/>
            </w:rPr>
          </w:rPrChange>
        </w:rPr>
        <w:t xml:space="preserve">ותחת רגליו כמעשה לבנת הספיר וכעצם השמים לטהר</w:t>
      </w:r>
      <w:r>
        <w:rPr>
          <w:rtl/>
        </w:rPr>
        <w:t xml:space="preserve">, וכתיב:</w:t>
      </w:r>
      <w:r w:rsidRPr="00A563E0">
        <w:rPr>
          <w:rStyle w:val="afffff0"/>
          <w:rtl/>
        </w:rPr>
        <w:t xml:space="preserve"> </w:t>
      </w:r>
      <w:r w:rsidRPr="00A563E0">
        <w:rPr>
          <w:rStyle w:val="afffff0"/>
          <w:rFonts w:hint="cs"/>
          <w:rtl/>
        </w:rPr>
        <w:t>'</w:t>
      </w:r>
      <w:r w:rsidRPr="00A563E0">
        <w:rPr>
          <w:rStyle w:val="afffff0"/>
          <w:rtl/>
        </w:rPr>
        <w:t>כמראה אבן ספיר דמות כסא</w:t>
      </w:r>
      <w:r w:rsidRPr="00A563E0">
        <w:rPr>
          <w:rStyle w:val="afffff0"/>
          <w:rFonts w:hint="cs"/>
          <w:rtl/>
        </w:rPr>
        <w:t>'</w:t>
      </w:r>
      <w:r w:rsidRPr="00A563E0">
        <w:rPr>
          <w:rStyle w:val="afffff0"/>
          <w:rtl/>
        </w:rPr>
        <w:t>.</w:t>
      </w:r>
    </w:p>
    <w:p>
      <w:pPr>
        <w:pStyle w:val="38"/>
        <w:rPr>
          <w:ins w:id="99708" w:author="מנוע מכני" w:date="2026-10-11T12:04:40Z"/>
        </w:rPr>
      </w:pPr>
      <w:del w:id="99707" w:author="מנוע מכני" w:date="2026-10-11T12:04:40Z">
        <w:r w:rsidRPr="00265E5E">
          <w:delText xml:space="preserve">•</w:delText>
        </w:r>
      </w:del>
      <w:r w:rsidRPr="00265E5E">
        <w:t xml:space="preserve"> </w:t>
      </w:r>
      <w:r>
        <w:t xml:space="preserve">תניא</w:t>
      </w:r>
      <w:r>
        <w:t xml:space="preserve">, היה ר"מ</w:t>
      </w:r>
      <w:del w:id="102523" w:author="מנוע מכני" w:date="2026-10-11T12:04:40Z">
        <w:r>
          <w:delText xml:space="preserve"> אומר</w:delText>
        </w:r>
      </w:del>
      <w:r>
        <w:t xml:space="preserve">:</w:t>
      </w:r>
    </w:p>
    <w:p w:rsidR="00DA63EC" w:rsidRDefault="00DA63EC" w:rsidP="00DA63EC">
      <w:pPr>
        <w:tabs>
          <w:tab w:val="center" w:pos="2835"/>
        </w:tabs>
        <w:rPr>
          <w:rtl/>
        </w:rPr>
      </w:pPr>
      <w:del w:id="99709" w:author="מנוע מכני" w:date="2026-10-11T12:04:40Z">
        <w:r>
          <w:rPr>
            <w:rtl/>
          </w:rPr>
          <w:delText xml:space="preserve"> </w:delText>
        </w:r>
      </w:del>
      <w:r>
        <w:rPr>
          <w:rtl/>
        </w:rPr>
        <w:t xml:space="preserve">גדול עונשו של לבן יותר מעונשו של תכלת, </w:t>
      </w:r>
    </w:p>
    <w:p w:rsidR="00DA63EC" w:rsidRDefault="00DA63EC" w:rsidP="00DA63EC">
      <w:pPr>
        <w:tabs>
          <w:tab w:val="center" w:pos="2835"/>
        </w:tabs>
        <w:rPr>
          <w:rtl/>
        </w:rPr>
      </w:pPr>
      <w:r>
        <w:rPr>
          <w:rFonts w:ascii="BA Franknatan Regular" w:hAnsi="BA Franknatan Regular"/>
          <w:b/>
          <w:bCs/>
          <w:rtl/>
        </w:rPr>
        <w:tab/>
      </w:r>
      <w:r w:rsidRPr="00F32C82">
        <w:rPr>
          <w:rFonts w:ascii="BA Franknatan Regular" w:hAnsi="BA Franknatan Regular" w:hint="cs"/>
          <w:rtl/>
        </w:rPr>
        <w:t>משל</w:t>
      </w:r>
      <w:r>
        <w:rPr>
          <w:rFonts w:ascii="BA Franknatan Regular" w:hAnsi="BA Franknatan Regular" w:hint="cs"/>
          <w:b/>
          <w:bCs/>
          <w:rtl/>
        </w:rPr>
        <w:t xml:space="preserve"> </w:t>
      </w:r>
      <w:r>
        <w:rPr>
          <w:rtl/>
        </w:rPr>
        <w:t xml:space="preserve">למלך בשר ודם שאמר לשני עבדיו, </w:t>
      </w:r>
    </w:p>
    <w:p w:rsidR="00DA63EC" w:rsidRDefault="00DA63EC" w:rsidP="00DA63EC">
      <w:pPr>
        <w:tabs>
          <w:tab w:val="center" w:pos="2835"/>
        </w:tabs>
        <w:rPr>
          <w:rtl/>
        </w:rPr>
      </w:pPr>
      <w:r>
        <w:rPr>
          <w:rtl/>
        </w:rPr>
        <w:tab/>
        <w:t xml:space="preserve">לאחד </w:t>
      </w:r>
      <w:r>
        <w:rPr>
          <w:rtl/>
        </w:rPr>
        <w:tab/>
        <w:t xml:space="preserve">אמר</w:t>
      </w:r>
      <w:del w:id="103673" w:author="Claude" w:date="2026-10-11T09:07:48Z">
        <w:r>
          <w:rPr>
            <w:rtl/>
          </w:rPr>
          <w:delText xml:space="preserve">	</w:delText>
        </w:r>
      </w:del>
      <w:r>
        <w:rPr>
          <w:rtl/>
        </w:rPr>
        <w:t xml:space="preserve">: הבא לי חותם של טיט, ולאחד </w:t>
      </w:r>
      <w:r>
        <w:rPr>
          <w:rtl/>
        </w:rPr>
        <w:tab/>
        <w:t xml:space="preserve">אמר</w:t>
      </w:r>
      <w:del w:id="103672" w:author="Claude" w:date="2026-10-11T09:07:48Z">
        <w:r>
          <w:rPr>
            <w:rtl/>
          </w:rPr>
          <w:delText xml:space="preserve">	</w:delText>
        </w:r>
      </w:del>
      <w:r>
        <w:rPr>
          <w:rtl/>
        </w:rPr>
        <w:t xml:space="preserve">: הבא לי חותם של זהב, ופשעו שניהם ולא הביאו, </w:t>
      </w:r>
    </w:p>
    <w:p w:rsidR="00DA63EC" w:rsidRDefault="00DA63EC" w:rsidP="00DA63EC">
      <w:pPr>
        <w:tabs>
          <w:tab w:val="center" w:pos="2835"/>
        </w:tabs>
        <w:rPr>
          <w:rtl/>
        </w:rPr>
      </w:pPr>
      <w:r>
        <w:rPr>
          <w:rtl/>
        </w:rPr>
        <w:tab/>
        <w:t>איזה מהן עונשו מרובה? הוי אומר: זה שאמר לו הבא לי חותם של טיט ולא הביא.</w:t>
      </w:r>
    </w:p>
    <w:p>
      <w:pPr>
        <w:pStyle w:val="afffff8"/>
        <w:rPr>
          <w:ins w:id="90485" w:author="קלוד" w:date="2026-10-11T12:32:08Z"/>
        </w:rPr>
      </w:pPr>
      <w:ins w:id="90486" w:author="קלוד" w:date="2026-10-11T12:32:08Z">
        <w:r>
          <w:rPr>
            <w:color w:val="7B3F00"/>
          </w:rPr>
          <w:t xml:space="preserve">מאה ברכות בכל יום - ושלש ברכות 'שלא עשאני'</w:t>
        </w:r>
      </w:ins>
    </w:p>
    <w:p>
      <w:pPr>
        <w:pStyle w:val="38"/>
        <w:rPr>
          <w:ins w:id="99711" w:author="מנוע מכני" w:date="2026-10-11T12:04:40Z"/>
        </w:rPr>
      </w:pPr>
      <w:del w:id="99710" w:author="מנוע מכני" w:date="2026-10-11T12:04:40Z">
        <w:r w:rsidRPr="00336727">
          <w:delText xml:space="preserve">•</w:delText>
        </w:r>
      </w:del>
      <w:r w:rsidRPr="00336727">
        <w:t xml:space="preserve"> </w:t>
      </w:r>
      <w:r w:rsidRPr="00336727">
        <w:t xml:space="preserve">תניא</w:t>
      </w:r>
      <w:r w:rsidRPr="00336727">
        <w:t xml:space="preserve"> היה ר"מ</w:t>
      </w:r>
      <w:del w:id="102524" w:author="מנוע מכני" w:date="2026-10-11T12:04:40Z">
        <w:r w:rsidRPr="00336727">
          <w:delText xml:space="preserve"> אומר</w:delText>
        </w:r>
      </w:del>
      <w:r w:rsidRPr="00336727">
        <w:t xml:space="preserve">:</w:t>
      </w:r>
    </w:p>
    <w:p w:rsidR="00DA63EC" w:rsidRDefault="00DA63EC" w:rsidP="00DA63EC">
      <w:pPr>
        <w:rPr>
          <w:rtl/>
        </w:rPr>
      </w:pPr>
      <w:del w:id="99712" w:author="מנוע מכני" w:date="2026-10-11T12:04:40Z">
        <w:r w:rsidRPr="00336727">
          <w:rPr>
            <w:rtl/>
          </w:rPr>
          <w:delText xml:space="preserve"> </w:delText>
        </w:r>
      </w:del>
      <w:r w:rsidRPr="00336727">
        <w:rPr>
          <w:rtl/>
        </w:rPr>
        <w:t xml:space="preserve">חייב אדם לברך מאה ברכות בכל יום, שנ</w:t>
      </w:r>
      <w:r w:rsidRPr="00336727">
        <w:rPr>
          <w:rFonts w:hint="cs"/>
          <w:rtl/>
        </w:rPr>
        <w:t>א'</w:t>
      </w:r>
      <w:r w:rsidRPr="00336727">
        <w:rPr>
          <w:rStyle w:val="afffff0"/>
          <w:rtl/>
        </w:rPr>
        <w:t>: ועתה ישראל מה</w:t>
      </w:r>
      <w:r>
        <w:rPr>
          <w:rStyle w:val="afffff0"/>
          <w:rtl/>
        </w:rPr>
        <w:t xml:space="preserve"> ה</w:t>
      </w:r>
      <w:r w:rsidR="005608A0">
        <w:rPr>
          <w:rtl/>
        </w:rPr>
        <w:t>'</w:t>
      </w:r>
      <w:r>
        <w:rPr>
          <w:rtl/>
        </w:rPr>
        <w:t xml:space="preserve"> </w:t>
      </w:r>
      <w:r w:rsidRPr="00336727">
        <w:rPr>
          <w:rtl/>
        </w:rPr>
        <w:t>אלקיך שואל מעמך.</w:t>
      </w:r>
    </w:p>
    <w:p w:rsidR="00DA63EC" w:rsidRDefault="00DA63EC" w:rsidP="00DA63EC">
      <w:pPr>
        <w:tabs>
          <w:tab w:val="center" w:pos="2835"/>
        </w:tabs>
        <w:rPr>
          <w:rtl/>
        </w:rPr>
      </w:pPr>
      <w:r w:rsidRPr="00265E5E">
        <w:rPr>
          <w:rFonts w:ascii="BA Franknatan Regular" w:hAnsi="BA Franknatan Regular"/>
          <w:b/>
          <w:bCs/>
          <w:rtl/>
        </w:rPr>
        <w:t xml:space="preserve">• </w:t>
      </w:r>
      <w:r>
        <w:rPr>
          <w:rStyle w:val="2fb"/>
          <w:rFonts w:hint="cs"/>
          <w:rtl/>
        </w:rPr>
        <w:t>רחבדר</w:t>
      </w:r>
      <w:r>
        <w:rPr>
          <w:rStyle w:val="2fb"/>
          <w:rtl/>
        </w:rPr>
        <w:t>"</w:t>
      </w:r>
      <w:r>
        <w:rPr>
          <w:rStyle w:val="2fb"/>
          <w:rFonts w:hint="cs"/>
          <w:rtl/>
        </w:rPr>
        <w:t>א</w:t>
      </w:r>
      <w:r>
        <w:rPr>
          <w:rtl/>
        </w:rPr>
        <w:t xml:space="preserve"> בשבת</w:t>
      </w:r>
      <w:r>
        <w:rPr>
          <w:rFonts w:hint="cs"/>
          <w:rtl/>
        </w:rPr>
        <w:t xml:space="preserve"> וביו</w:t>
      </w:r>
      <w:r>
        <w:rPr>
          <w:rtl/>
        </w:rPr>
        <w:t>"</w:t>
      </w:r>
      <w:r>
        <w:rPr>
          <w:rFonts w:hint="cs"/>
          <w:rtl/>
        </w:rPr>
        <w:t>ט</w:t>
      </w:r>
      <w:r>
        <w:rPr>
          <w:rtl/>
        </w:rPr>
        <w:t xml:space="preserve"> טרח וממלי </w:t>
      </w:r>
      <w:r>
        <w:rPr>
          <w:rFonts w:hint="cs"/>
          <w:rtl/>
        </w:rPr>
        <w:t xml:space="preserve">בבשמים ובמיני מגדים [להשלים מנין מאה ברכות] </w:t>
      </w:r>
    </w:p>
    <w:p>
      <w:pPr>
        <w:pStyle w:val="38"/>
        <w:rPr>
          <w:ins w:id="99714" w:author="מנוע מכני" w:date="2026-10-11T12:04:40Z"/>
        </w:rPr>
      </w:pPr>
      <w:del w:id="99713" w:author="מנוע מכני" w:date="2026-10-11T12:04:40Z">
        <w:r w:rsidRPr="00265E5E">
          <w:delText xml:space="preserve">•</w:delText>
        </w:r>
      </w:del>
      <w:r w:rsidRPr="00265E5E">
        <w:t xml:space="preserve"> </w:t>
      </w:r>
      <w:r>
        <w:t>תניא</w:t>
      </w:r>
      <w:r>
        <w:t xml:space="preserve"> מר</w:t>
      </w:r>
      <w:r>
        <w:t>"</w:t>
      </w:r>
      <w:r>
        <w:t>מ</w:t>
      </w:r>
      <w:r>
        <w:t xml:space="preserve">:</w:t>
      </w:r>
    </w:p>
    <w:p w:rsidR="00DA63EC" w:rsidRDefault="00DA63EC" w:rsidP="00DA63EC">
      <w:pPr>
        <w:tabs>
          <w:tab w:val="center" w:pos="2835"/>
        </w:tabs>
        <w:rPr>
          <w:rtl/>
        </w:rPr>
      </w:pPr>
      <w:del w:id="99715" w:author="מנוע מכני" w:date="2026-10-11T12:04:40Z">
        <w:r>
          <w:rPr>
            <w:rtl/>
          </w:rPr>
          <w:delText xml:space="preserve"> </w:delText>
        </w:r>
      </w:del>
      <w:r>
        <w:rPr>
          <w:rtl/>
        </w:rPr>
        <w:t xml:space="preserve">חייב אדם לברך שלש ברכות בכל יום, אלו הן: שעשאני ישראל, שלא עשאני אשה, שלא עשאני בור.</w:t>
      </w:r>
    </w:p>
    <w:p w:rsidR="00DA63EC" w:rsidRDefault="00DA63EC" w:rsidP="00DA63EC">
      <w:pPr>
        <w:tabs>
          <w:tab w:val="center" w:pos="2835"/>
        </w:tabs>
        <w:rPr>
          <w:rtl/>
        </w:rPr>
      </w:pPr>
      <w:r>
        <w:rPr>
          <w:rStyle w:val="2fb"/>
          <w:rFonts w:hint="cs"/>
          <w:rtl/>
        </w:rPr>
        <w:t>ראב</w:t>
      </w:r>
      <w:r>
        <w:rPr>
          <w:rStyle w:val="2fb"/>
          <w:rtl/>
        </w:rPr>
        <w:t>"</w:t>
      </w:r>
      <w:r>
        <w:rPr>
          <w:rStyle w:val="2fb"/>
          <w:rFonts w:hint="cs"/>
          <w:rtl/>
        </w:rPr>
        <w:t>י</w:t>
      </w:r>
      <w:r>
        <w:rPr>
          <w:rtl/>
        </w:rPr>
        <w:t xml:space="preserve"> שמע</w:t>
      </w:r>
      <w:r>
        <w:rPr>
          <w:rFonts w:hint="cs"/>
          <w:rtl/>
        </w:rPr>
        <w:t xml:space="preserve"> לבנו</w:t>
      </w:r>
      <w:r>
        <w:rPr>
          <w:rtl/>
        </w:rPr>
        <w:t xml:space="preserve"> ד</w:t>
      </w:r>
      <w:r>
        <w:rPr>
          <w:rFonts w:hint="cs"/>
          <w:rtl/>
        </w:rPr>
        <w:t>בי</w:t>
      </w:r>
      <w:r>
        <w:rPr>
          <w:rtl/>
        </w:rPr>
        <w:t xml:space="preserve">רך שלא עשאני בור, </w:t>
      </w:r>
      <w:r>
        <w:rPr>
          <w:rtl/>
        </w:rPr>
        <w:t xml:space="preserve">א"ל</w:t>
      </w:r>
      <w:r>
        <w:rPr>
          <w:rtl/>
        </w:rPr>
        <w:t xml:space="preserve"> כולי </w:t>
      </w:r>
      <w:ins w:id="92913" w:author="מנוע מכני" w:date="2026-10-11T12:04:40Z">
        <w:r>
          <w:rPr>
            <w:rtl/>
          </w:rPr>
          <w:t xml:space="preserve">זה</w:t>
        </w:r>
      </w:ins>
      <w:del w:id="92914" w:author="מנוע מכני" w:date="2026-10-11T12:04:40Z">
        <w:r>
          <w:rPr>
            <w:rtl/>
          </w:rPr>
          <w:delText xml:space="preserve">האי</w:delText>
        </w:r>
      </w:del>
      <w:r>
        <w:rPr>
          <w:rtl/>
        </w:rPr>
        <w:t xml:space="preserve"> </w:t>
      </w:r>
      <w:ins w:id="91269" w:author="מנוע מכני" w:date="2026-10-11T12:04:40Z">
        <w:r>
          <w:rPr>
            <w:rtl/>
          </w:rPr>
          <w:t xml:space="preserve">גם</w:t>
        </w:r>
      </w:ins>
      <w:del w:id="91270" w:author="מנוע מכני" w:date="2026-10-11T12:04:40Z">
        <w:r>
          <w:rPr>
            <w:rtl/>
          </w:rPr>
          <w:delText xml:space="preserve">נמי</w:delText>
        </w:r>
      </w:del>
      <w:r>
        <w:rPr>
          <w:rtl/>
        </w:rPr>
        <w:t xml:space="preserve">? </w:t>
      </w:r>
    </w:p>
    <w:p w:rsidR="00DA63EC" w:rsidRDefault="00DA63EC" w:rsidP="00DA63EC">
      <w:pPr>
        <w:tabs>
          <w:tab w:val="center" w:pos="2835"/>
        </w:tabs>
        <w:rPr>
          <w:rtl/>
        </w:rPr>
      </w:pPr>
      <w:r>
        <w:rPr>
          <w:rFonts w:hint="cs"/>
          <w:rtl/>
        </w:rPr>
        <w:t xml:space="preserve">ומברך שלא עשאני עבד </w:t>
      </w:r>
      <w:ins w:id="96979" w:author="מנוע מכני" w:date="2026-10-11T12:04:40Z">
        <w:r>
          <w:rPr>
            <w:rFonts w:hint="cs"/>
            <w:rtl/>
          </w:rPr>
          <w:t xml:space="preserve">דלך</w:t>
        </w:r>
      </w:ins>
      <w:del w:id="96980" w:author="מנוע מכני" w:date="2026-10-11T12:04:40Z">
        <w:r>
          <w:rPr>
            <w:rFonts w:hint="cs"/>
            <w:rtl/>
          </w:rPr>
          <w:delText xml:space="preserve">דזיל</w:delText>
        </w:r>
      </w:del>
      <w:r>
        <w:rPr>
          <w:rFonts w:hint="cs"/>
          <w:rtl/>
        </w:rPr>
        <w:t xml:space="preserve"> </w:t>
      </w:r>
      <w:ins w:id="97401" w:author="מנוע מכני" w:date="2026-10-11T12:04:40Z">
        <w:r>
          <w:rPr>
            <w:rFonts w:hint="cs"/>
            <w:rtl/>
          </w:rPr>
          <w:t xml:space="preserve">יותר</w:t>
        </w:r>
      </w:ins>
      <w:del w:id="97402" w:author="מנוע מכני" w:date="2026-10-11T12:04:40Z">
        <w:r>
          <w:rPr>
            <w:rFonts w:hint="cs"/>
            <w:rtl/>
          </w:rPr>
          <w:delText xml:space="preserve">טפי</w:delText>
        </w:r>
      </w:del>
      <w:r>
        <w:rPr>
          <w:rFonts w:hint="cs"/>
          <w:rtl/>
        </w:rPr>
        <w:t xml:space="preserve"> וגם מברך שלא עשאני אשה </w:t>
      </w:r>
    </w:p>
    <w:p w:rsidR="00DA63EC" w:rsidRDefault="00DA63EC" w:rsidP="00DA63EC">
      <w:pPr>
        <w:pStyle w:val="afff3"/>
        <w:framePr w:wrap="around"/>
        <w:rPr>
          <w:rtl/>
        </w:rPr>
      </w:pPr>
      <w:r>
        <w:rPr>
          <w:rFonts w:hint="cs"/>
          <w:rtl/>
        </w:rPr>
        <w:t>מד.</w:t>
      </w:r>
    </w:p>
    <w:p w:rsidR="00DA63EC" w:rsidRDefault="00DA63EC" w:rsidP="00DA63EC">
      <w:pPr>
        <w:tabs>
          <w:tab w:val="center" w:pos="2835"/>
        </w:tabs>
        <w:rPr>
          <w:rtl/>
        </w:rPr>
      </w:pPr>
    </w:p>
    <w:p>
      <w:pPr>
        <w:pStyle w:val="38"/>
        <w:rPr>
          <w:ins w:id="99717" w:author="מנוע מכני" w:date="2026-10-11T12:04:40Z"/>
        </w:rPr>
      </w:pPr>
      <w:del w:id="99716"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718" w:author="מנוע מכני" w:date="2026-10-11T12:04:40Z">
        <w:r>
          <w:rPr>
            <w:rtl/>
          </w:rPr>
          <w:delText xml:space="preserve"> </w:delText>
        </w:r>
      </w:del>
      <w:r>
        <w:rPr>
          <w:rtl/>
        </w:rPr>
        <w:t xml:space="preserve">חלזון זהו גופו דומה לים, וברייתו דומה לדג, ועולה אחד לשבעים שנה, ובדמו צובעין תכלת, לפיכך דמיו יקרים.</w:t>
      </w:r>
    </w:p>
    <w:p>
      <w:pPr>
        <w:pStyle w:val="afffff8"/>
        <w:rPr>
          <w:ins w:id="90483" w:author="קלוד" w:date="2026-10-11T12:32:08Z"/>
        </w:rPr>
      </w:pPr>
      <w:ins w:id="90484" w:author="קלוד" w:date="2026-10-11T12:32:08Z">
        <w:r>
          <w:rPr>
            <w:color w:val="7B3F00"/>
          </w:rPr>
          <w:t xml:space="preserve">שכר מצות ציצית - מעשה באדם והזונה שבכרכי הים</w:t>
        </w:r>
      </w:ins>
    </w:p>
    <w:p>
      <w:pPr>
        <w:pStyle w:val="38"/>
        <w:rPr>
          <w:ins w:id="99720" w:author="מנוע מכני" w:date="2026-10-11T12:04:40Z"/>
        </w:rPr>
      </w:pPr>
      <w:del w:id="99719" w:author="מנוע מכני" w:date="2026-10-11T12:04:40Z">
        <w:r w:rsidRPr="00265E5E">
          <w:delText xml:space="preserve">•</w:delText>
        </w:r>
      </w:del>
      <w:r w:rsidRPr="00265E5E">
        <w:t xml:space="preserve"> </w:t>
      </w:r>
      <w:r>
        <w:t xml:space="preserve">תניא</w:t>
      </w:r>
      <w:r>
        <w:t xml:space="preserve">, א"ר נתן:</w:t>
      </w:r>
    </w:p>
    <w:p w:rsidR="00DA63EC" w:rsidRDefault="00DA63EC" w:rsidP="00DA63EC">
      <w:pPr>
        <w:tabs>
          <w:tab w:val="center" w:pos="2835"/>
        </w:tabs>
        <w:rPr>
          <w:rtl/>
        </w:rPr>
      </w:pPr>
      <w:del w:id="99721" w:author="מנוע מכני" w:date="2026-10-11T12:04:40Z">
        <w:r>
          <w:rPr>
            <w:rtl/>
          </w:rPr>
          <w:delText xml:space="preserve"> </w:delText>
        </w:r>
      </w:del>
      <w:r>
        <w:rPr>
          <w:rtl/>
        </w:rPr>
        <w:t xml:space="preserve">אין לך כל מצוה קלה שכתובה בתורה, שאין מתן שכרה בעה"ז, </w:t>
      </w:r>
    </w:p>
    <w:p w:rsidR="00DA63EC" w:rsidRDefault="00DA63EC" w:rsidP="00DA63EC">
      <w:pPr>
        <w:tabs>
          <w:tab w:val="center" w:pos="2835"/>
        </w:tabs>
        <w:ind w:left="992"/>
        <w:rPr>
          <w:rtl/>
        </w:rPr>
      </w:pPr>
      <w:r>
        <w:rPr>
          <w:rtl/>
        </w:rPr>
        <w:tab/>
        <w:t xml:space="preserve">ולעה"ב איני יודע כמה, צא ולמד ממצות ציצית</w:t>
      </w:r>
      <w:ins w:id="94645" w:author="מנוע מכני" w:date="2026-10-11T12:04:40Z">
        <w:r>
          <w:rPr>
            <w:rtl/>
          </w:rPr>
          <w:t xml:space="preserve">,</w:t>
        </w:r>
      </w:ins>
      <w:del w:id="94646"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r w:rsidRPr="00265E5E">
        <w:rPr>
          <w:rFonts w:ascii="BA Franknatan Regular" w:hAnsi="BA Franknatan Regular"/>
          <w:b/>
          <w:bCs/>
          <w:rtl/>
        </w:rPr>
        <w:lastRenderedPageBreak/>
        <w:t xml:space="preserve">• </w:t>
      </w:r>
      <w:r>
        <w:rPr>
          <w:rtl/>
        </w:rPr>
        <w:t>מעשה באדם אחד שהיה זהיר במצות ציצית, שמע שיש זונה בכרכי הים שנוטלת ד' מאות זהובים בשכרה, שיגר לה ארבע מאות זהובים וקבע לה זמן.</w:t>
      </w:r>
      <w:r>
        <w:rPr>
          <w:rFonts w:hint="cs"/>
          <w:rtl/>
        </w:rPr>
        <w:t xml:space="preserve"> </w:t>
      </w:r>
      <w:r>
        <w:rPr>
          <w:rtl/>
        </w:rPr>
        <w:t>כשהגיע זמנו, בא וישב על הפתח.</w:t>
      </w:r>
    </w:p>
    <w:p w:rsidR="00DA63EC" w:rsidRDefault="00DA63EC" w:rsidP="00DA63EC">
      <w:pPr>
        <w:rPr>
          <w:rtl/>
        </w:rPr>
      </w:pPr>
      <w:r w:rsidRPr="00336727">
        <w:rPr>
          <w:rtl/>
        </w:rPr>
        <w:t xml:space="preserve">נכנסה שפחתה ואמרה לה: אותו אדם ששיגר ליך ד' מאות זהובים בא וישב על הפתח, אמרה יכנס, </w:t>
      </w:r>
      <w:r w:rsidRPr="00336727">
        <w:rPr>
          <w:rFonts w:hint="cs"/>
          <w:rtl/>
        </w:rPr>
        <w:t>ו</w:t>
      </w:r>
      <w:r w:rsidRPr="00336727">
        <w:rPr>
          <w:rtl/>
        </w:rPr>
        <w:t>נכנס.</w:t>
      </w:r>
    </w:p>
    <w:p w:rsidR="00DA63EC" w:rsidRDefault="00DA63EC" w:rsidP="00DA63EC">
      <w:pPr>
        <w:tabs>
          <w:tab w:val="center" w:pos="2835"/>
        </w:tabs>
        <w:rPr>
          <w:rtl/>
        </w:rPr>
      </w:pPr>
      <w:r>
        <w:rPr>
          <w:rtl/>
        </w:rPr>
        <w:t xml:space="preserve">הציעה לו ז' מטות, שש של כסף ואחת של זהב, ובין כל אחת ואחת סולם של כסף ועליונה של זהב, עלתה וישבה על גבי עליונה כשהיא ערומה, ואף הוא עלה לישב ערום כנגדה, באו ד' ציציותיו וטפחו לו על פניו, נשמט וישב לו </w:t>
      </w:r>
      <w:r>
        <w:rPr>
          <w:rtl/>
        </w:rPr>
        <w:t xml:space="preserve">ע"ג</w:t>
      </w:r>
      <w:r>
        <w:rPr>
          <w:rtl/>
        </w:rPr>
        <w:t xml:space="preserve"> קרקע, ואף היא נשמטה וישבה </w:t>
      </w:r>
      <w:r>
        <w:rPr>
          <w:rtl/>
        </w:rPr>
        <w:t xml:space="preserve">ע"ג</w:t>
      </w:r>
      <w:r>
        <w:rPr>
          <w:rtl/>
        </w:rPr>
        <w:t xml:space="preserve"> קרקע.</w:t>
      </w:r>
    </w:p>
    <w:p w:rsidR="00DA63EC" w:rsidRDefault="00DA63EC" w:rsidP="00DA63EC">
      <w:pPr>
        <w:tabs>
          <w:tab w:val="center" w:pos="2835"/>
        </w:tabs>
        <w:rPr>
          <w:rtl/>
        </w:rPr>
      </w:pPr>
      <w:r>
        <w:rPr>
          <w:rtl/>
        </w:rPr>
        <w:t>אמרה לו: גפה של רומי, שאיני מניחתך עד שתאמר לי מה מום ראית בי.</w:t>
      </w:r>
    </w:p>
    <w:p>
      <w:pPr>
        <w:pStyle w:val="38"/>
        <w:rPr>
          <w:ins w:id="99722" w:author="מנוע מכני" w:date="2026-10-11T12:04:40Z"/>
        </w:rPr>
      </w:pPr>
      <w:r w:rsidRPr="00E105BC">
        <w:t xml:space="preserve">אמר</w:t>
      </w:r>
      <w:r w:rsidRPr="00E105BC">
        <w:t xml:space="preserve"> לה:</w:t>
      </w:r>
    </w:p>
    <w:p w:rsidR="00DA63EC" w:rsidRPr="00E105BC" w:rsidRDefault="00DA63EC" w:rsidP="00DA63EC">
      <w:pPr>
        <w:tabs>
          <w:tab w:val="center" w:pos="2835"/>
        </w:tabs>
        <w:rPr>
          <w:spacing w:val="-2"/>
          <w:rtl/>
        </w:rPr>
      </w:pPr>
      <w:del w:id="99723" w:author="מנוע מכני" w:date="2026-10-11T12:04:40Z">
        <w:r w:rsidRPr="00E105BC">
          <w:rPr>
            <w:spacing w:val="-2"/>
            <w:rtl/>
          </w:rPr>
          <w:delText xml:space="preserve"> </w:delText>
        </w:r>
      </w:del>
      <w:r w:rsidRPr="00E105BC">
        <w:rPr>
          <w:spacing w:val="-2"/>
          <w:rtl/>
        </w:rPr>
        <w:t xml:space="preserve">העבודה, שלא ראיתי אשה יפה כמותך, אלא מצוה אחת ציונו ה</w:t>
      </w:r>
      <w:r w:rsidR="005608A0">
        <w:rPr>
          <w:spacing w:val="-2"/>
          <w:rtl/>
        </w:rPr>
        <w:t>'</w:t>
      </w:r>
      <w:r w:rsidRPr="00E105BC">
        <w:rPr>
          <w:spacing w:val="-2"/>
          <w:rtl/>
        </w:rPr>
        <w:t xml:space="preserve"> אלהינו וציצית שמה, </w:t>
      </w:r>
    </w:p>
    <w:p w:rsidR="00DA63EC" w:rsidRDefault="00DA63EC" w:rsidP="00DA63EC">
      <w:pPr>
        <w:tabs>
          <w:tab w:val="center" w:pos="2835"/>
        </w:tabs>
        <w:rPr>
          <w:rtl/>
        </w:rPr>
      </w:pPr>
      <w:r>
        <w:rPr>
          <w:rtl/>
        </w:rPr>
        <w:t>וכתיב בה אני ה</w:t>
      </w:r>
      <w:r w:rsidR="005608A0">
        <w:rPr>
          <w:rtl/>
        </w:rPr>
        <w:t>'</w:t>
      </w:r>
      <w:r>
        <w:rPr>
          <w:rtl/>
        </w:rPr>
        <w:t xml:space="preserve"> אלהיכם שתי פעמים, אני הוא שעתיד ליפרע ואני הוא שעתיד לשלם שכר, עכשיו נדמו עלי כד' עדים.</w:t>
      </w:r>
    </w:p>
    <w:p w:rsidR="00DA63EC" w:rsidRDefault="00DA63EC" w:rsidP="00DA63EC">
      <w:pPr>
        <w:tabs>
          <w:tab w:val="center" w:pos="2835"/>
        </w:tabs>
        <w:rPr>
          <w:rtl/>
        </w:rPr>
      </w:pPr>
      <w:r>
        <w:rPr>
          <w:rtl/>
        </w:rPr>
        <w:t>אמרה לו: איני מניחך עד שתאמר לי מה שמך ומה שם עירך ומה שם רבך ומה שם מדרשך שאתה למד בו תורה, כתב ונתן בידה.</w:t>
      </w:r>
    </w:p>
    <w:p w:rsidR="00DA63EC" w:rsidRDefault="00DA63EC" w:rsidP="00DA63EC">
      <w:pPr>
        <w:tabs>
          <w:tab w:val="center" w:pos="2835"/>
        </w:tabs>
        <w:rPr>
          <w:rtl/>
        </w:rPr>
      </w:pPr>
      <w:r>
        <w:rPr>
          <w:rtl/>
        </w:rPr>
        <w:t>עמדה וחילקה כל נכסיה, שליש למלכות</w:t>
      </w:r>
      <w:r>
        <w:rPr>
          <w:rFonts w:hint="cs"/>
          <w:rtl/>
        </w:rPr>
        <w:t>,</w:t>
      </w:r>
      <w:r>
        <w:rPr>
          <w:rtl/>
        </w:rPr>
        <w:t xml:space="preserve"> ושליש לעניים</w:t>
      </w:r>
      <w:r>
        <w:rPr>
          <w:rFonts w:hint="cs"/>
          <w:rtl/>
        </w:rPr>
        <w:t>,</w:t>
      </w:r>
      <w:r>
        <w:rPr>
          <w:rtl/>
        </w:rPr>
        <w:t xml:space="preserve"> ושליש נטלה בידה, חוץ מאותן מצעות, ובאת </w:t>
      </w:r>
      <w:r>
        <w:rPr>
          <w:rFonts w:hint="cs"/>
          <w:rtl/>
        </w:rPr>
        <w:t>לביהמ</w:t>
      </w:r>
      <w:r>
        <w:rPr>
          <w:rtl/>
        </w:rPr>
        <w:t>"</w:t>
      </w:r>
      <w:r>
        <w:rPr>
          <w:rFonts w:hint="cs"/>
          <w:rtl/>
        </w:rPr>
        <w:t>ד</w:t>
      </w:r>
      <w:r>
        <w:rPr>
          <w:rtl/>
        </w:rPr>
        <w:t xml:space="preserve"> של </w:t>
      </w:r>
      <w:r>
        <w:rPr>
          <w:rStyle w:val="2fb"/>
          <w:rtl/>
        </w:rPr>
        <w:t xml:space="preserve">ר"</w:t>
      </w:r>
      <w:r>
        <w:rPr>
          <w:rStyle w:val="2fb"/>
          <w:rFonts w:hint="cs"/>
          <w:rtl/>
        </w:rPr>
        <w:t>ח</w:t>
      </w:r>
      <w:r>
        <w:rPr>
          <w:rtl/>
        </w:rPr>
        <w:t>.</w:t>
      </w:r>
    </w:p>
    <w:p w:rsidR="00DA63EC" w:rsidRDefault="00DA63EC" w:rsidP="00DA63EC">
      <w:pPr>
        <w:tabs>
          <w:tab w:val="center" w:pos="2835"/>
        </w:tabs>
        <w:rPr>
          <w:rtl/>
        </w:rPr>
      </w:pPr>
      <w:r>
        <w:rPr>
          <w:rtl/>
        </w:rPr>
        <w:t xml:space="preserve">אמרה לו: </w:t>
      </w:r>
      <w:r>
        <w:rPr>
          <w:rStyle w:val="2fb"/>
          <w:rtl/>
        </w:rPr>
        <w:t xml:space="preserve">רבי</w:t>
      </w:r>
      <w:r>
        <w:rPr>
          <w:rtl/>
        </w:rPr>
        <w:t xml:space="preserve">, צוה עלי ויעשוני גיורת, </w:t>
      </w:r>
      <w:r>
        <w:rPr>
          <w:rtl/>
        </w:rPr>
        <w:t xml:space="preserve">אמר</w:t>
      </w:r>
      <w:r>
        <w:rPr>
          <w:rtl/>
        </w:rPr>
        <w:t xml:space="preserve"> לה: בתי, שמא עיניך נתת באחד מן התלמידים? הוציאה כתב מידה ונתנה לו, </w:t>
      </w:r>
      <w:r>
        <w:rPr>
          <w:rtl/>
        </w:rPr>
        <w:t xml:space="preserve">אמר</w:t>
      </w:r>
      <w:r>
        <w:rPr>
          <w:rtl/>
        </w:rPr>
        <w:t xml:space="preserve"> לה: לכי זכי במקחך, </w:t>
      </w:r>
    </w:p>
    <w:p w:rsidR="00DA63EC" w:rsidRPr="00E105BC" w:rsidRDefault="00DA63EC" w:rsidP="00DA63EC">
      <w:pPr>
        <w:tabs>
          <w:tab w:val="center" w:pos="2835"/>
        </w:tabs>
        <w:rPr>
          <w:spacing w:val="-4"/>
          <w:rtl/>
        </w:rPr>
      </w:pPr>
      <w:r w:rsidRPr="00E105BC">
        <w:rPr>
          <w:spacing w:val="-4"/>
          <w:rtl/>
        </w:rPr>
        <w:t>אותן מצעות שהציעה לו באיסור הציעה לו בהיתר, זה מתן שכרו בעה"ז, ולעה"ב איני יודע כמה.</w:t>
      </w:r>
    </w:p>
    <w:p w:rsidR="00DA63EC" w:rsidRDefault="00DA63EC" w:rsidP="00DA63EC">
      <w:pPr>
        <w:tabs>
          <w:tab w:val="center" w:pos="2835"/>
        </w:tabs>
        <w:rPr>
          <w:rtl/>
        </w:rPr>
      </w:pPr>
    </w:p>
    <w:p>
      <w:pPr>
        <w:pStyle w:val="afffff8"/>
        <w:rPr>
          <w:ins w:id="90481" w:author="קלוד" w:date="2026-10-11T12:32:08Z"/>
        </w:rPr>
      </w:pPr>
      <w:ins w:id="90482" w:author="קלוד" w:date="2026-10-11T12:32:08Z">
        <w:r>
          <w:rPr>
            <w:color w:val="7B3F00"/>
          </w:rPr>
          <w:t xml:space="preserve">טלית שאולה ובית שכור - שלשים יום פטורים</w:t>
        </w:r>
      </w:ins>
    </w:p>
    <w:p>
      <w:pPr>
        <w:pStyle w:val="38"/>
        <w:rPr>
          <w:ins w:id="99725" w:author="מנוע מכני" w:date="2026-10-11T12:04:40Z"/>
        </w:rPr>
      </w:pPr>
      <w:del w:id="99724" w:author="מנוע מכני" w:date="2026-10-11T12:04:40Z">
        <w:r w:rsidRPr="00265E5E">
          <w:delText xml:space="preserve">•</w:delText>
        </w:r>
      </w:del>
      <w:r w:rsidRPr="00265E5E">
        <w:t xml:space="preserve"> </w:t>
      </w:r>
      <w:r>
        <w:t>אר</w:t>
      </w:r>
      <w:r>
        <w:t>"</w:t>
      </w:r>
      <w:r>
        <w:t>י</w:t>
      </w:r>
      <w:r>
        <w:t xml:space="preserve">:</w:t>
      </w:r>
    </w:p>
    <w:p w:rsidR="00DA63EC" w:rsidRDefault="00DA63EC" w:rsidP="00DA63EC">
      <w:pPr>
        <w:tabs>
          <w:tab w:val="center" w:pos="2835"/>
        </w:tabs>
        <w:rPr>
          <w:rtl/>
        </w:rPr>
      </w:pPr>
      <w:del w:id="99726" w:author="מנוע מכני" w:date="2026-10-11T12:04:40Z">
        <w:r>
          <w:rPr>
            <w:rtl/>
          </w:rPr>
          <w:delText xml:space="preserve"> </w:delText>
        </w:r>
      </w:del>
      <w:r>
        <w:rPr>
          <w:rtl/>
        </w:rPr>
        <w:t xml:space="preserve">טלית שאולה - כל שלשים יום פטורה מן הציצית, מיכן ואילך חייבת.</w:t>
      </w:r>
    </w:p>
    <w:p>
      <w:pPr>
        <w:pStyle w:val="38"/>
        <w:rPr>
          <w:ins w:id="99727" w:author="מנוע מכני" w:date="2026-10-11T12:04:40Z"/>
        </w:rPr>
      </w:pPr>
      <w:r>
        <w:t>תנ"</w:t>
      </w:r>
      <w:r>
        <w:t>ה</w:t>
      </w:r>
      <w:r>
        <w:t xml:space="preserve">:</w:t>
      </w:r>
    </w:p>
    <w:p w:rsidR="00DA63EC" w:rsidRDefault="00DA63EC" w:rsidP="00DA63EC">
      <w:pPr>
        <w:tabs>
          <w:tab w:val="center" w:pos="2835"/>
        </w:tabs>
        <w:rPr>
          <w:rtl/>
        </w:rPr>
      </w:pPr>
      <w:del w:id="99728" w:author="מנוע מכני" w:date="2026-10-11T12:04:40Z">
        <w:r>
          <w:rPr>
            <w:rtl/>
          </w:rPr>
          <w:delText xml:space="preserve"> </w:delText>
        </w:r>
      </w:del>
      <w:r>
        <w:rPr>
          <w:rtl/>
        </w:rPr>
        <w:t xml:space="preserve">הדר בפונדקי בא"י, והשוכר בית בח"ל - כל שלשים יום פטור מן המזוזה, מיכן ואילך חייב</w:t>
      </w:r>
      <w:ins w:id="94647" w:author="מנוע מכני" w:date="2026-10-11T12:04:40Z">
        <w:r>
          <w:rPr>
            <w:rtl/>
          </w:rPr>
          <w:t xml:space="preserve">,</w:t>
        </w:r>
      </w:ins>
      <w:del w:id="94648" w:author="מנוע מכני" w:date="2026-10-11T12:04:40Z">
        <w:r>
          <w:rPr>
            <w:rtl/>
          </w:rPr>
          <w:delText xml:space="preserve">;</w:delText>
        </w:r>
      </w:del>
      <w:r>
        <w:rPr>
          <w:rtl/>
        </w:rPr>
        <w:t xml:space="preserve"> אבל השוכר בית בא"י - עושה מזוזה לאלתר, משום יישוב דא"י.</w:t>
      </w:r>
    </w:p>
    <w:p w:rsidR="00DA63EC" w:rsidRDefault="00DA63EC" w:rsidP="00DA63EC">
      <w:pPr>
        <w:pStyle w:val="affffd"/>
        <w:rPr>
          <w:rtl/>
        </w:rPr>
      </w:pPr>
      <w:r>
        <w:rPr>
          <w:rtl/>
        </w:rPr>
        <w:t>׹</w:t>
      </w:r>
    </w:p>
    <w:p w:rsidR="00DA63EC" w:rsidRDefault="00DA63EC" w:rsidP="00DA63EC">
      <w:pPr>
        <w:tabs>
          <w:tab w:val="center" w:pos="2835"/>
        </w:tabs>
        <w:rPr>
          <w:b/>
          <w:bCs/>
          <w:rtl/>
        </w:rPr>
      </w:pPr>
      <w:r w:rsidRPr="00EC298E">
        <w:rPr>
          <w:b/>
          <w:bCs/>
          <w:rtl/>
        </w:rPr>
        <w:t>תפלה של יד אינה מעכבת.</w:t>
      </w:r>
    </w:p>
    <w:p>
      <w:pPr>
        <w:pStyle w:val="38"/>
        <w:rPr>
          <w:ins w:id="99730" w:author="מנוע מכני" w:date="2026-10-11T12:04:40Z"/>
        </w:rPr>
      </w:pPr>
      <w:del w:id="99729" w:author="מנוע מכני" w:date="2026-10-11T12:04:40Z">
        <w:r w:rsidRPr="00E105BC">
          <w:delText xml:space="preserve">•</w:delText>
        </w:r>
      </w:del>
      <w:r w:rsidRPr="00E105BC">
        <w:t xml:space="preserve"> </w:t>
      </w:r>
      <w:r w:rsidRPr="00E105BC">
        <w:t>אר</w:t>
      </w:r>
      <w:r w:rsidRPr="00E105BC">
        <w:t>"</w:t>
      </w:r>
      <w:r w:rsidRPr="00E105BC">
        <w:t>ח</w:t>
      </w:r>
      <w:r w:rsidRPr="00E105BC">
        <w:t xml:space="preserve">:</w:t>
      </w:r>
    </w:p>
    <w:p w:rsidR="00DA63EC" w:rsidRPr="00E105BC" w:rsidRDefault="00DA63EC" w:rsidP="00DA63EC">
      <w:pPr>
        <w:tabs>
          <w:tab w:val="center" w:pos="2835"/>
        </w:tabs>
        <w:rPr>
          <w:spacing w:val="-4"/>
          <w:rtl/>
        </w:rPr>
      </w:pPr>
      <w:del w:id="99731" w:author="מנוע מכני" w:date="2026-10-11T12:04:40Z">
        <w:r w:rsidRPr="00E105BC">
          <w:rPr>
            <w:spacing w:val="-4"/>
            <w:rtl/>
          </w:rPr>
          <w:delText xml:space="preserve"> </w:delText>
        </w:r>
      </w:del>
      <w:ins w:id="96789" w:author="מנוע מכני" w:date="2026-10-11T12:04:40Z">
        <w:r>
          <w:rPr>
            <w:spacing w:val="-4"/>
            <w:rtl/>
          </w:rPr>
          <w:t xml:space="preserve">דווקא ב</w:t>
        </w:r>
      </w:ins>
      <w:del w:id="96790" w:author="מנוע מכני" w:date="2026-10-11T12:04:40Z">
        <w:r w:rsidRPr="00E105BC">
          <w:rPr>
            <w:spacing w:val="-4"/>
            <w:rtl/>
          </w:rPr>
          <w:delText xml:space="preserve">לא שנו אלא ש</w:delText>
        </w:r>
      </w:del>
      <w:r w:rsidRPr="00E105BC">
        <w:rPr>
          <w:spacing w:val="-4"/>
          <w:rtl/>
        </w:rPr>
        <w:t xml:space="preserve">יש לו, אבל אין לו - מעכבת.</w:t>
      </w:r>
      <w:r w:rsidRPr="00E105BC">
        <w:rPr>
          <w:rFonts w:hint="cs"/>
          <w:spacing w:val="-4"/>
          <w:rtl/>
        </w:rPr>
        <w:t xml:space="preserve"> והיינו דאם נתיר לו </w:t>
      </w:r>
      <w:ins w:id="97403" w:author="מנוע מכני" w:date="2026-10-11T12:04:40Z">
        <w:r>
          <w:rPr>
            <w:rFonts w:hint="cs"/>
            <w:spacing w:val="-4"/>
            <w:rtl/>
          </w:rPr>
          <w:t xml:space="preserve">מתחילה</w:t>
        </w:r>
      </w:ins>
      <w:del w:id="97404" w:author="מנוע מכני" w:date="2026-10-11T12:04:40Z">
        <w:r w:rsidRPr="00E105BC">
          <w:rPr>
            <w:rFonts w:hint="cs"/>
            <w:spacing w:val="-4"/>
            <w:rtl/>
          </w:rPr>
          <w:delText xml:space="preserve">מעיקרא</w:delText>
        </w:r>
      </w:del>
      <w:r w:rsidRPr="00E105BC">
        <w:rPr>
          <w:rFonts w:hint="cs"/>
          <w:spacing w:val="-4"/>
          <w:rtl/>
        </w:rPr>
        <w:t xml:space="preserve"> יפשע ולא יקנה </w:t>
      </w:r>
    </w:p>
    <w:p>
      <w:pPr>
        <w:pStyle w:val="afffff8"/>
        <w:rPr>
          <w:ins w:id="90479" w:author="קלוד" w:date="2026-10-11T12:32:08Z"/>
        </w:rPr>
      </w:pPr>
      <w:ins w:id="90480" w:author="קלוד" w:date="2026-10-11T12:32:08Z">
        <w:r>
          <w:rPr>
            <w:color w:val="7B3F00"/>
          </w:rPr>
          <w:t xml:space="preserve">המבטל תפילין, ציצית, דוכן ומזוזה - כמה עשה עובר</w:t>
        </w:r>
      </w:ins>
    </w:p>
    <w:p>
      <w:pPr>
        <w:pStyle w:val="38"/>
        <w:rPr>
          <w:ins w:id="99733" w:author="מנוע מכני" w:date="2026-10-11T12:04:40Z"/>
        </w:rPr>
      </w:pPr>
      <w:del w:id="99732" w:author="מנוע מכני" w:date="2026-10-11T12:04:40Z">
        <w:r w:rsidRPr="00265E5E">
          <w:delText xml:space="preserve">•</w:delText>
        </w:r>
      </w:del>
      <w:r w:rsidRPr="00265E5E">
        <w:t xml:space="preserve"> </w:t>
      </w:r>
      <w:del w:id="102525" w:author="מנוע מכני" w:date="2026-10-11T12:04:40Z">
        <w:r>
          <w:delText xml:space="preserve">אמר </w:delText>
        </w:r>
      </w:del>
      <w:r>
        <w:t xml:space="preserve">רב ששת:</w:t>
      </w:r>
    </w:p>
    <w:p w:rsidR="00DA63EC" w:rsidRDefault="00DA63EC" w:rsidP="00DA63EC">
      <w:pPr>
        <w:tabs>
          <w:tab w:val="center" w:pos="2835"/>
        </w:tabs>
        <w:rPr>
          <w:rtl/>
        </w:rPr>
      </w:pPr>
      <w:del w:id="99734" w:author="מנוע מכני" w:date="2026-10-11T12:04:40Z">
        <w:r>
          <w:rPr>
            <w:rtl/>
          </w:rPr>
          <w:delText xml:space="preserve"> </w:delText>
        </w:r>
      </w:del>
      <w:r>
        <w:rPr>
          <w:rtl/>
        </w:rPr>
        <w:t xml:space="preserve">כל שאינו מניח תפילין - עובר בשמונה עשה, </w:t>
      </w:r>
    </w:p>
    <w:p w:rsidR="00DA63EC" w:rsidRDefault="00DA63EC" w:rsidP="00DA63EC">
      <w:pPr>
        <w:tabs>
          <w:tab w:val="center" w:pos="2835"/>
        </w:tabs>
        <w:ind w:left="567" w:firstLine="425"/>
        <w:rPr>
          <w:rtl/>
        </w:rPr>
      </w:pPr>
      <w:r>
        <w:rPr>
          <w:rtl/>
        </w:rPr>
        <w:t xml:space="preserve">וכל שאין לו ציצית בבגדו - עובר בחמשה עשה, </w:t>
      </w:r>
    </w:p>
    <w:p w:rsidR="00DA63EC" w:rsidRDefault="00DA63EC" w:rsidP="00DA63EC">
      <w:pPr>
        <w:tabs>
          <w:tab w:val="center" w:pos="2835"/>
        </w:tabs>
        <w:ind w:left="567" w:firstLine="425"/>
        <w:rPr>
          <w:rtl/>
        </w:rPr>
      </w:pPr>
      <w:r>
        <w:rPr>
          <w:rtl/>
        </w:rPr>
        <w:t xml:space="preserve">וכל כהן שאינו עולה לדוכן - עובר בג' עשה, </w:t>
      </w:r>
    </w:p>
    <w:p w:rsidR="00DA63EC" w:rsidRDefault="00DA63EC" w:rsidP="00DA63EC">
      <w:pPr>
        <w:tabs>
          <w:tab w:val="center" w:pos="2835"/>
        </w:tabs>
        <w:ind w:left="567" w:firstLine="425"/>
        <w:rPr>
          <w:rtl/>
        </w:rPr>
      </w:pPr>
      <w:r>
        <w:rPr>
          <w:rtl/>
        </w:rPr>
        <w:t>כל שאין לו מזוזה בפתחו - עובר בשני עשה וכתבתם וכתבתם.</w:t>
      </w:r>
    </w:p>
    <w:p>
      <w:pPr>
        <w:pStyle w:val="38"/>
        <w:rPr>
          <w:ins w:id="99735" w:author="מנוע מכני" w:date="2026-10-11T12:04:40Z"/>
        </w:rPr>
      </w:pPr>
      <w:r w:rsidRPr="00E105BC">
        <w:t xml:space="preserve">ואר"ל:</w:t>
      </w:r>
    </w:p>
    <w:p w:rsidR="00DA63EC" w:rsidRPr="00E105BC" w:rsidRDefault="00DA63EC" w:rsidP="00DA63EC">
      <w:pPr>
        <w:tabs>
          <w:tab w:val="center" w:pos="2835"/>
        </w:tabs>
        <w:ind w:left="141" w:firstLine="0"/>
        <w:rPr>
          <w:spacing w:val="-6"/>
          <w:rtl/>
        </w:rPr>
      </w:pPr>
      <w:del w:id="99736" w:author="מנוע מכני" w:date="2026-10-11T12:04:40Z">
        <w:r w:rsidRPr="00E105BC">
          <w:rPr>
            <w:spacing w:val="-6"/>
            <w:rtl/>
          </w:rPr>
          <w:delText xml:space="preserve"> </w:delText>
        </w:r>
      </w:del>
      <w:r w:rsidRPr="00E105BC">
        <w:rPr>
          <w:spacing w:val="-6"/>
          <w:rtl/>
        </w:rPr>
        <w:t xml:space="preserve">כל המניח תפילין מאריך ימים, שנא</w:t>
      </w:r>
      <w:r w:rsidRPr="00E105BC">
        <w:rPr>
          <w:rFonts w:hint="cs"/>
          <w:spacing w:val="-6"/>
          <w:rtl/>
        </w:rPr>
        <w:t>'</w:t>
      </w:r>
      <w:r w:rsidRPr="00E105BC">
        <w:rPr>
          <w:spacing w:val="-6"/>
          <w:rtl/>
        </w:rPr>
        <w:t>: ה</w:t>
      </w:r>
      <w:r w:rsidR="005608A0">
        <w:rPr>
          <w:spacing w:val="-6"/>
          <w:rtl/>
        </w:rPr>
        <w:t>'</w:t>
      </w:r>
      <w:r>
        <w:rPr>
          <w:spacing w:val="-6"/>
          <w:rtl/>
        </w:rPr>
        <w:t xml:space="preserve"> </w:t>
      </w:r>
      <w:r>
        <w:rPr>
          <w:rStyle w:val="afffff0"/>
          <w:spacing w:val="-6"/>
          <w:rtl/>
          <w:rPrChange w:id="9040" w:author="מנוע פסוקים" w:date="2026-10-11T09:32:13Z">
            <w:rPr>
              <w:spacing w:val="-6"/>
              <w:rtl/>
            </w:rPr>
          </w:rPrChange>
        </w:rPr>
        <w:t xml:space="preserve">עליהם יחיו ולכל בהן חיי רוחי ותחלימני והחייני</w:t>
      </w:r>
      <w:r>
        <w:rPr>
          <w:spacing w:val="-6"/>
          <w:rtl/>
        </w:rPr>
        <w:t xml:space="preserve">.</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 xml:space="preserve">מד: </w:t>
      </w:r>
    </w:p>
    <w:p>
      <w:pPr>
        <w:pStyle w:val="MishnaBatzad"/>
        <w:rPr>
          <w:ins w:id="20362" w:author="קלוד" w:date="2026-10-11T09:07:26Z"/>
        </w:rPr>
      </w:pPr>
      <w:ins w:id="20361" w:author="קלוד" w:date="2026-10-11T09:07:26Z">
        <w:r>
          <w:t xml:space="preserve">משנה א</w:t>
        </w:r>
      </w:ins>
    </w:p>
    <w:p w:rsidR="00DA63EC" w:rsidRPr="000A334C" w:rsidRDefault="00DA63EC" w:rsidP="003B6D22">
      <w:pPr>
        <w:pStyle w:val="afff9"/>
        <w:rPr>
          <w:del w:id="20170" w:author="קלוד" w:date="2026-10-11T09:07:26Z"/>
          <w:rtl/>
        </w:rPr>
      </w:pPr>
      <w:del w:id="20169" w:author="קלוד" w:date="2026-10-11T09:07:26Z">
        <w:r w:rsidRPr="000A334C">
          <w:rPr>
            <w:rtl/>
          </w:rPr>
          <w:delText xml:space="preserve">מתני'.</w:delText>
        </w:r>
      </w:del>
    </w:p>
    <w:p w:rsidR="00DA63EC" w:rsidRPr="000A334C" w:rsidRDefault="00DA63EC" w:rsidP="003B6D22">
      <w:pPr>
        <w:pStyle w:val="afff9"/>
        <w:spacing w:before="120"/>
        <w:rPr>
          <w:rtl/>
        </w:rPr>
        <w:pPrChange w:id="90023" w:author="קלוד" w:date="2026-10-11T12:09:42Z">
          <w:pPr>
            <w:pStyle w:val="afff9"/>
          </w:pPr>
        </w:pPrChange>
      </w:pPr>
      <w:r w:rsidRPr="000A334C">
        <w:rPr>
          <w:rtl/>
        </w:rPr>
        <w:t>הסולת והשמן אין מעכבין את היין, ולא היין מעכבן.</w:t>
      </w:r>
    </w:p>
    <w:p w:rsidR="00DA63EC" w:rsidRPr="000A334C" w:rsidRDefault="00DA63EC" w:rsidP="003B6D22">
      <w:pPr>
        <w:pStyle w:val="afff9"/>
        <w:rPr>
          <w:rtl/>
        </w:rPr>
      </w:pPr>
      <w:r w:rsidRPr="000A334C">
        <w:rPr>
          <w:rtl/>
        </w:rPr>
        <w:t>המתנות שעל המזבח החיצון אין מעכבות זו את זו.</w:t>
      </w:r>
    </w:p>
    <w:p w:rsidR="00DA63EC" w:rsidRDefault="00DA63EC" w:rsidP="00DA63EC">
      <w:pPr>
        <w:pStyle w:val="affffd"/>
        <w:rPr>
          <w:rtl/>
        </w:rPr>
      </w:pPr>
      <w:r>
        <w:rPr>
          <w:rtl/>
        </w:rPr>
        <w:t>׹</w:t>
      </w:r>
    </w:p>
    <w:p>
      <w:pPr>
        <w:pStyle w:val="afffff8"/>
        <w:rPr>
          <w:ins w:id="90477" w:author="קלוד" w:date="2026-10-11T12:32:08Z"/>
        </w:rPr>
      </w:pPr>
      <w:ins w:id="90478" w:author="קלוד" w:date="2026-10-11T12:32:08Z">
        <w:r>
          <w:rPr>
            <w:color w:val="7B3F00"/>
          </w:rPr>
          <w:t xml:space="preserve">סדר הבאת מנחה ונסכים - 'ומנחתם ונסכיהם' ו'זבח ונסכים'</w:t>
        </w:r>
      </w:ins>
    </w:p>
    <w:p>
      <w:pPr>
        <w:pStyle w:val="38"/>
        <w:rPr>
          <w:ins w:id="99738" w:author="מנוע מכני" w:date="2026-10-11T12:04:40Z"/>
        </w:rPr>
      </w:pPr>
      <w:del w:id="99737" w:author="מנוע מכני" w:date="2026-10-11T12:04:40Z">
        <w:r w:rsidRPr="00265E5E">
          <w:delText xml:space="preserve">•</w:delText>
        </w:r>
      </w:del>
      <w:r w:rsidRPr="00265E5E">
        <w:t xml:space="preserve"> </w:t>
      </w:r>
      <w:r w:rsidRPr="004A7C9A">
        <w:t>ת"ר</w:t>
      </w:r>
      <w:r>
        <w:t>:</w:t>
      </w:r>
    </w:p>
    <w:p w:rsidR="00DA63EC" w:rsidRDefault="00DA63EC" w:rsidP="00DA63EC">
      <w:pPr>
        <w:tabs>
          <w:tab w:val="center" w:pos="2835"/>
        </w:tabs>
        <w:rPr>
          <w:rtl/>
        </w:rPr>
      </w:pPr>
      <w:del w:id="99739" w:author="מנוע מכני" w:date="2026-10-11T12:04:40Z">
        <w:r w:rsidRPr="00A563E0">
          <w:rPr>
            <w:rStyle w:val="afffff0"/>
            <w:rtl/>
          </w:rPr>
          <w:delText xml:space="preserve"> </w:delText>
        </w:r>
      </w:del>
      <w:r w:rsidRPr="00A563E0">
        <w:rPr>
          <w:rStyle w:val="afffff0"/>
          <w:rFonts w:hint="cs"/>
          <w:rtl/>
        </w:rPr>
        <w:t>'</w:t>
      </w:r>
      <w:ins w:id="90575" w:author="Claude - סמנטי" w:date="2026-10-11T12:27:00Z">
        <w:r>
          <w:rPr>
            <w:rStyle w:val="afffff0"/>
            <w:rtl/>
          </w:rPr>
          <w:t xml:space="preserve">וּמִנְחָתָם וְנִסְכֵּיהֶם</w:t>
        </w:r>
      </w:ins>
      <w:del w:id="90576" w:author="Claude - סמנטי" w:date="2026-10-11T12:27:00Z">
        <w:r w:rsidRPr="00A563E0">
          <w:rPr>
            <w:rStyle w:val="afffff0"/>
            <w:rtl/>
          </w:rPr>
          <w:delText xml:space="preserve">ומנחתם ונסכיהם</w:delText>
        </w:r>
      </w:del>
      <w:r w:rsidRPr="00A563E0">
        <w:rPr>
          <w:rStyle w:val="afffff0"/>
          <w:rFonts w:hint="cs"/>
          <w:rtl/>
        </w:rPr>
        <w:t>'</w:t>
      </w:r>
      <w:r w:rsidRPr="00A563E0">
        <w:rPr>
          <w:rStyle w:val="afffff0"/>
          <w:rtl/>
        </w:rPr>
        <w:t xml:space="preserve"> </w:t>
      </w:r>
      <w:r>
        <w:rPr>
          <w:rtl/>
        </w:rPr>
        <w:t xml:space="preserve">- הבא מנחה </w:t>
      </w:r>
      <w:r>
        <w:rPr>
          <w:rtl/>
        </w:rPr>
        <w:t xml:space="preserve">ואח"</w:t>
      </w:r>
      <w:r>
        <w:rPr>
          <w:rFonts w:hint="cs"/>
          <w:rtl/>
        </w:rPr>
        <w:t xml:space="preserve">כ</w:t>
      </w:r>
      <w:r>
        <w:rPr>
          <w:rFonts w:hint="cs"/>
          <w:rtl/>
        </w:rPr>
        <w:t xml:space="preserve"> </w:t>
      </w:r>
      <w:r>
        <w:rPr>
          <w:rtl/>
        </w:rPr>
        <w:t xml:space="preserve">הבא נסכים</w:t>
      </w:r>
      <w:ins w:id="94649" w:author="מנוע מכני" w:date="2026-10-11T12:04:40Z">
        <w:r>
          <w:rPr>
            <w:rtl/>
          </w:rPr>
          <w:t xml:space="preserve">,</w:t>
        </w:r>
      </w:ins>
      <w:del w:id="94650" w:author="מנוע מכני" w:date="2026-10-11T12:04:40Z">
        <w:r>
          <w:rPr>
            <w:rtl/>
          </w:rPr>
          <w:delText xml:space="preserve">;</w:delText>
        </w:r>
      </w:del>
      <w:r>
        <w:rPr>
          <w:rtl/>
        </w:rPr>
        <w:t xml:space="preserve"> </w:t>
      </w:r>
    </w:p>
    <w:p>
      <w:pPr>
        <w:pStyle w:val="38"/>
        <w:rPr>
          <w:ins w:id="99740" w:author="מנוע מכני" w:date="2026-10-11T12:04:40Z"/>
        </w:rPr>
      </w:pPr>
      <w:r>
        <w:t xml:space="preserve">רבי</w:t>
      </w:r>
      <w:del w:id="102526" w:author="מנוע מכני" w:date="2026-10-11T12:04:40Z">
        <w:r>
          <w:delText xml:space="preserve"> אומר</w:delText>
        </w:r>
      </w:del>
      <w:r>
        <w:t xml:space="preserve">:</w:t>
      </w:r>
    </w:p>
    <w:p w:rsidR="00DA63EC" w:rsidRDefault="00DA63EC" w:rsidP="00DA63EC">
      <w:pPr>
        <w:tabs>
          <w:tab w:val="center" w:pos="2835"/>
        </w:tabs>
        <w:rPr>
          <w:rtl/>
        </w:rPr>
      </w:pPr>
      <w:del w:id="99741" w:author="מנוע מכני" w:date="2026-10-11T12:04:40Z">
        <w:r w:rsidRPr="00A563E0">
          <w:rPr>
            <w:rStyle w:val="afffff0"/>
            <w:rtl/>
          </w:rPr>
          <w:delText xml:space="preserve"> </w:delText>
        </w:r>
      </w:del>
      <w:r w:rsidRPr="00A563E0">
        <w:rPr>
          <w:rStyle w:val="afffff0"/>
          <w:rFonts w:hint="cs"/>
          <w:rtl/>
        </w:rPr>
        <w:t>'</w:t>
      </w:r>
      <w:ins w:id="90577" w:author="Claude - סמנטי" w:date="2026-10-11T12:27:00Z">
        <w:r>
          <w:rPr>
            <w:rStyle w:val="afffff0"/>
            <w:rtl/>
          </w:rPr>
          <w:t xml:space="preserve">זֶבַח וּנְסָכִים</w:t>
        </w:r>
      </w:ins>
      <w:del w:id="90578" w:author="Claude - סמנטי" w:date="2026-10-11T12:27:00Z">
        <w:r w:rsidRPr="00A563E0">
          <w:rPr>
            <w:rStyle w:val="afffff0"/>
            <w:rtl/>
          </w:rPr>
          <w:delText xml:space="preserve">זבח ונסכים</w:delText>
        </w:r>
      </w:del>
      <w:r w:rsidRPr="00A563E0">
        <w:rPr>
          <w:rStyle w:val="afffff0"/>
          <w:rFonts w:hint="cs"/>
          <w:rtl/>
        </w:rPr>
        <w:t>'</w:t>
      </w:r>
      <w:r w:rsidRPr="00A563E0">
        <w:rPr>
          <w:rStyle w:val="afffff0"/>
          <w:rtl/>
        </w:rPr>
        <w:t xml:space="preserve"> </w:t>
      </w:r>
      <w:r>
        <w:rPr>
          <w:rtl/>
        </w:rPr>
        <w:t>- הבא זבח ואחר כך הבא נסכים.</w:t>
      </w:r>
    </w:p>
    <w:p w:rsidR="00DA63EC" w:rsidRDefault="00DA63EC" w:rsidP="00DA63EC">
      <w:pPr>
        <w:tabs>
          <w:tab w:val="center" w:pos="2835"/>
        </w:tabs>
        <w:rPr>
          <w:rtl/>
        </w:rPr>
      </w:pPr>
      <w:r>
        <w:rPr>
          <w:rStyle w:val="2fb"/>
          <w:rtl/>
        </w:rPr>
        <w:t>ו</w:t>
      </w:r>
      <w:r>
        <w:rPr>
          <w:rStyle w:val="2fb"/>
          <w:rFonts w:hint="cs"/>
          <w:rtl/>
        </w:rPr>
        <w:t>ל</w:t>
      </w:r>
      <w:r>
        <w:rPr>
          <w:rStyle w:val="2fb"/>
          <w:rtl/>
        </w:rPr>
        <w:t>רבי</w:t>
      </w:r>
      <w:r w:rsidRPr="00A563E0">
        <w:rPr>
          <w:rStyle w:val="afffff0"/>
          <w:rtl/>
        </w:rPr>
        <w:t xml:space="preserve"> </w:t>
      </w:r>
      <w:r w:rsidRPr="00A563E0">
        <w:rPr>
          <w:rStyle w:val="afffff0"/>
          <w:rFonts w:hint="cs"/>
          <w:rtl/>
        </w:rPr>
        <w:t xml:space="preserve">'</w:t>
      </w:r>
      <w:ins w:id="90579" w:author="Claude - סמנטי" w:date="2026-10-11T12:27:00Z">
        <w:r>
          <w:rPr>
            <w:rStyle w:val="afffff0"/>
            <w:rFonts w:hint="cs"/>
            <w:rtl/>
          </w:rPr>
          <w:t xml:space="preserve">מִנְחָתָם וְנִסְכֵּיהֶם</w:t>
        </w:r>
      </w:ins>
      <w:del w:id="90580" w:author="Claude - סמנטי" w:date="2026-10-11T12:27:00Z">
        <w:r w:rsidRPr="00A563E0">
          <w:rPr>
            <w:rStyle w:val="afffff0"/>
            <w:rFonts w:hint="cs"/>
            <w:rtl/>
          </w:rPr>
          <w:delText xml:space="preserve">מנחתם ונסכיהם</w:delText>
        </w:r>
      </w:del>
      <w:r w:rsidRPr="00A563E0">
        <w:rPr>
          <w:rStyle w:val="afffff0"/>
          <w:rFonts w:hint="cs"/>
          <w:rtl/>
        </w:rPr>
        <w:t xml:space="preserve">' </w:t>
      </w:r>
      <w:r>
        <w:rPr>
          <w:rFonts w:hint="cs"/>
          <w:rtl/>
        </w:rPr>
        <w:t>-</w:t>
      </w:r>
      <w:r>
        <w:rPr>
          <w:rtl/>
        </w:rPr>
        <w:t xml:space="preserve">בלילה, </w:t>
      </w:r>
      <w:ins w:id="90417" w:author="מנוע מכני" w:date="2026-10-11T12:04:40Z">
        <w:r>
          <w:rPr>
            <w:rFonts w:hint="cs"/>
            <w:rtl/>
          </w:rPr>
          <w:t xml:space="preserve">ואפי'</w:t>
        </w:r>
      </w:ins>
      <w:del w:id="90418" w:author="מנוע מכני" w:date="2026-10-11T12:04:40Z">
        <w:r>
          <w:rPr>
            <w:rFonts w:hint="cs"/>
            <w:rtl/>
          </w:rPr>
          <w:delText xml:space="preserve">ו</w:delText>
        </w:r>
        <w:r>
          <w:rPr>
            <w:rtl/>
          </w:rPr>
          <w:delText xml:space="preserve">אפילו</w:delText>
        </w:r>
      </w:del>
      <w:r>
        <w:rPr>
          <w:rtl/>
        </w:rPr>
        <w:t xml:space="preserve"> למחר.</w:t>
      </w:r>
    </w:p>
    <w:p w:rsidR="00DA63EC" w:rsidRDefault="00DA63EC" w:rsidP="00DA63EC">
      <w:pPr>
        <w:tabs>
          <w:tab w:val="center" w:pos="2835"/>
        </w:tabs>
        <w:rPr>
          <w:rtl/>
        </w:rPr>
      </w:pPr>
      <w:r>
        <w:rPr>
          <w:rtl/>
        </w:rPr>
        <w:t>ורבנן</w:t>
      </w:r>
      <w:r w:rsidRPr="00A563E0">
        <w:rPr>
          <w:rStyle w:val="afffff0"/>
          <w:rtl/>
        </w:rPr>
        <w:t xml:space="preserve"> </w:t>
      </w:r>
      <w:r w:rsidRPr="00A563E0">
        <w:rPr>
          <w:rStyle w:val="afffff0"/>
          <w:rFonts w:hint="cs"/>
          <w:rtl/>
        </w:rPr>
        <w:t>'</w:t>
      </w:r>
      <w:ins w:id="90581" w:author="Claude - סמנטי" w:date="2026-10-11T12:27:00Z">
        <w:r>
          <w:rPr>
            <w:rStyle w:val="afffff0"/>
            <w:rtl/>
          </w:rPr>
          <w:t xml:space="preserve">זֶבַח וּנְסָכִים</w:t>
        </w:r>
      </w:ins>
      <w:del w:id="90582" w:author="Claude - סמנטי" w:date="2026-10-11T12:27:00Z">
        <w:r w:rsidRPr="00A563E0">
          <w:rPr>
            <w:rStyle w:val="afffff0"/>
            <w:rtl/>
          </w:rPr>
          <w:delText xml:space="preserve">זבח ונסכים</w:delText>
        </w:r>
      </w:del>
      <w:r w:rsidRPr="00A563E0">
        <w:rPr>
          <w:rStyle w:val="afffff0"/>
          <w:rFonts w:hint="cs"/>
          <w:rtl/>
        </w:rPr>
        <w:t>'-</w:t>
      </w:r>
      <w:ins w:id="94651" w:author="מנוע מכני" w:date="2026-10-11T12:04:40Z">
        <w:r>
          <w:rPr>
            <w:rFonts w:hint="cs"/>
            <w:rtl/>
          </w:rPr>
          <w:t xml:space="preserve"> </w:t>
        </w:r>
      </w:ins>
      <w:del w:id="94652" w:author="מנוע מכני" w:date="2026-10-11T12:04:40Z">
        <w:r>
          <w:rPr>
            <w:rFonts w:hint="cs"/>
            <w:rtl/>
          </w:rPr>
          <w:delText xml:space="preserve"> </w:delText>
        </w:r>
        <w:r>
          <w:rPr>
            <w:rtl/>
          </w:rPr>
          <w:delText xml:space="preserve"> </w:delText>
        </w:r>
      </w:del>
      <w:r>
        <w:rPr>
          <w:rStyle w:val="2fb"/>
          <w:rtl/>
        </w:rPr>
        <w:t xml:space="preserve">לכדזעירי</w:t>
      </w:r>
      <w:r>
        <w:rPr>
          <w:rtl/>
        </w:rPr>
        <w:t xml:space="preserve">, </w:t>
      </w:r>
      <w:r>
        <w:rPr>
          <w:rFonts w:hint="cs"/>
          <w:rtl/>
        </w:rPr>
        <w:t>ד</w:t>
      </w:r>
      <w:r>
        <w:rPr>
          <w:rtl/>
        </w:rPr>
        <w:t>אין נסכים מתקדשין אלא בשחיטת הזבח.</w:t>
      </w:r>
    </w:p>
    <w:p>
      <w:pPr>
        <w:pStyle w:val="38"/>
        <w:rPr>
          <w:ins w:id="99742" w:author="מנוע מכני" w:date="2026-10-11T12:04:40Z"/>
        </w:rPr>
      </w:pPr>
      <w:r w:rsidRPr="00336727">
        <w:t xml:space="preserve">ויקשה</w:t>
      </w:r>
    </w:p>
    <w:p w:rsidR="00DA63EC" w:rsidRDefault="00DA63EC" w:rsidP="00DA63EC">
      <w:pPr>
        <w:rPr>
          <w:rtl/>
        </w:rPr>
      </w:pPr>
      <w:del w:id="99743" w:author="מנוע מכני" w:date="2026-10-11T12:04:40Z">
        <w:r w:rsidRPr="00336727">
          <w:rPr>
            <w:rFonts w:hint="cs"/>
            <w:rtl/>
          </w:rPr>
          <w:delText xml:space="preserve"> </w:delText>
        </w:r>
      </w:del>
      <w:r w:rsidRPr="00336727">
        <w:rPr>
          <w:rStyle w:val="2fb"/>
          <w:rFonts w:hint="cs"/>
          <w:rtl/>
        </w:rPr>
        <w:t xml:space="preserve">דלרבי</w:t>
      </w:r>
      <w:r w:rsidRPr="00336727">
        <w:rPr>
          <w:rFonts w:hint="cs"/>
          <w:rtl/>
        </w:rPr>
        <w:t xml:space="preserve"> </w:t>
      </w:r>
      <w:ins w:id="91271" w:author="מנוע מכני" w:date="2026-10-11T12:04:40Z">
        <w:r>
          <w:rPr>
            <w:rFonts w:hint="cs"/>
            <w:rtl/>
          </w:rPr>
          <w:t xml:space="preserve">גם</w:t>
        </w:r>
      </w:ins>
      <w:del w:id="91272" w:author="מנוע מכני" w:date="2026-10-11T12:04:40Z">
        <w:r w:rsidRPr="00336727">
          <w:rPr>
            <w:rFonts w:hint="cs"/>
            <w:rtl/>
          </w:rPr>
          <w:delText xml:space="preserve">נ</w:delText>
        </w:r>
        <w:r w:rsidRPr="00336727">
          <w:rPr>
            <w:rtl/>
          </w:rPr>
          <w:delText xml:space="preserve">מי</w:delText>
        </w:r>
      </w:del>
      <w:r w:rsidRPr="00336727">
        <w:rPr>
          <w:rtl/>
        </w:rPr>
        <w:t xml:space="preserve"> </w:t>
      </w:r>
      <w:ins w:id="97405" w:author="מנוע מכני" w:date="2026-10-11T12:04:40Z">
        <w:r>
          <w:rPr>
            <w:rtl/>
          </w:rPr>
          <w:t xml:space="preserve">צריך</w:t>
        </w:r>
      </w:ins>
      <w:del w:id="97406" w:author="מנוע מכני" w:date="2026-10-11T12:04:40Z">
        <w:r w:rsidRPr="00336727">
          <w:rPr>
            <w:rtl/>
          </w:rPr>
          <w:delText xml:space="preserve">מיבעי</w:delText>
        </w:r>
      </w:del>
      <w:r w:rsidRPr="00336727">
        <w:rPr>
          <w:rtl/>
        </w:rPr>
        <w:t xml:space="preserve"> </w:t>
      </w:r>
      <w:ins w:id="92915" w:author="מנוע מכני" w:date="2026-10-11T12:04:40Z">
        <w:r>
          <w:rPr>
            <w:rtl/>
          </w:rPr>
          <w:t xml:space="preserve">לו</w:t>
        </w:r>
      </w:ins>
      <w:del w:id="92916" w:author="מנוע מכני" w:date="2026-10-11T12:04:40Z">
        <w:r w:rsidRPr="00336727">
          <w:rPr>
            <w:rtl/>
          </w:rPr>
          <w:delText xml:space="preserve">ליה</w:delText>
        </w:r>
      </w:del>
      <w:r w:rsidRPr="00336727">
        <w:rPr>
          <w:rtl/>
        </w:rPr>
        <w:t xml:space="preserve"> </w:t>
      </w:r>
      <w:r w:rsidRPr="00336727">
        <w:rPr>
          <w:rStyle w:val="2fb"/>
          <w:rtl/>
        </w:rPr>
        <w:t xml:space="preserve">לכדזעירי</w:t>
      </w:r>
      <w:r w:rsidRPr="00336727">
        <w:rPr>
          <w:rtl/>
        </w:rPr>
        <w:t xml:space="preserve">!</w:t>
      </w:r>
      <w:r w:rsidRPr="00336727">
        <w:rPr>
          <w:rFonts w:hint="cs"/>
          <w:rtl/>
        </w:rPr>
        <w:t xml:space="preserve"> </w:t>
      </w:r>
      <w:r w:rsidRPr="00336727">
        <w:rPr>
          <w:rtl/>
        </w:rPr>
        <w:t xml:space="preserve">ורבנן </w:t>
      </w:r>
      <w:ins w:id="91273" w:author="מנוע מכני" w:date="2026-10-11T12:04:40Z">
        <w:r>
          <w:rPr>
            <w:rtl/>
          </w:rPr>
          <w:t xml:space="preserve">גם</w:t>
        </w:r>
      </w:ins>
      <w:del w:id="91274" w:author="מנוע מכני" w:date="2026-10-11T12:04:40Z">
        <w:r w:rsidRPr="00336727">
          <w:rPr>
            <w:rtl/>
          </w:rPr>
          <w:delText xml:space="preserve">נמי</w:delText>
        </w:r>
      </w:del>
      <w:r w:rsidRPr="00336727">
        <w:rPr>
          <w:rtl/>
        </w:rPr>
        <w:t xml:space="preserve"> </w:t>
      </w:r>
      <w:r w:rsidRPr="00336727">
        <w:rPr>
          <w:rFonts w:hint="cs"/>
          <w:rtl/>
        </w:rPr>
        <w:t>בעי</w:t>
      </w:r>
      <w:r w:rsidRPr="00336727">
        <w:rPr>
          <w:rtl/>
        </w:rPr>
        <w:t xml:space="preserve"> למנחתם ונסכיהם בלילה, ומנחתם ונסכיהם אפי' למחר!</w:t>
      </w:r>
    </w:p>
    <w:p>
      <w:pPr>
        <w:pStyle w:val="38"/>
        <w:rPr>
          <w:ins w:id="99744" w:author="מנוע מכני" w:date="2026-10-11T12:04:40Z"/>
        </w:rPr>
      </w:pPr>
      <w:r w:rsidRPr="00F305C3">
        <w:lastRenderedPageBreak/>
        <w:t>וא</w:t>
      </w:r>
      <w:r>
        <w:t>"</w:t>
      </w:r>
      <w:r w:rsidRPr="00F305C3">
        <w:t>א</w:t>
      </w:r>
    </w:p>
    <w:p w:rsidR="00DA63EC" w:rsidRDefault="00DA63EC" w:rsidP="00DA63EC">
      <w:pPr>
        <w:tabs>
          <w:tab w:val="center" w:pos="2835"/>
        </w:tabs>
        <w:rPr>
          <w:rtl/>
        </w:rPr>
      </w:pPr>
      <w:del w:id="99745" w:author="מנוע מכני" w:date="2026-10-11T12:04:40Z">
        <w:r>
          <w:rPr>
            <w:rFonts w:hint="cs"/>
            <w:rtl/>
          </w:rPr>
          <w:delText xml:space="preserve"> </w:delText>
        </w:r>
      </w:del>
      <w:ins w:id="90139" w:author="Claude - סמנטי" w:date="2026-10-11T12:27:00Z">
        <w:r>
          <w:rPr>
            <w:rFonts w:hint="cs"/>
            <w:rtl/>
          </w:rPr>
          <w:t xml:space="preserve">שטעמם</w:t>
        </w:r>
      </w:ins>
      <w:del w:id="90140" w:author="Claude - סמנטי" w:date="2026-10-11T12:27:00Z">
        <w:r>
          <w:rPr>
            <w:rFonts w:hint="cs"/>
            <w:rtl/>
          </w:rPr>
          <w:delText xml:space="preserve">ד</w:delText>
        </w:r>
        <w:r>
          <w:rPr>
            <w:rtl/>
          </w:rPr>
          <w:delText xml:space="preserve">טעמייהו</w:delText>
        </w:r>
      </w:del>
      <w:r>
        <w:rPr>
          <w:rtl/>
        </w:rPr>
        <w:t xml:space="preserve"> דרבנן, </w:t>
      </w:r>
      <w:r w:rsidRPr="0046594B">
        <w:rPr>
          <w:rStyle w:val="afffff0"/>
          <w:rtl/>
        </w:rPr>
        <w:t>ד</w:t>
      </w:r>
      <w:r w:rsidRPr="0046594B">
        <w:rPr>
          <w:rStyle w:val="afffff0"/>
          <w:rFonts w:hint="cs"/>
          <w:rtl/>
        </w:rPr>
        <w:t>'</w:t>
      </w:r>
      <w:ins w:id="90137" w:author="Claude - סמנטי" w:date="2026-10-11T12:27:00Z">
        <w:r>
          <w:rPr>
            <w:rStyle w:val="afffff0"/>
            <w:rtl/>
          </w:rPr>
          <w:t xml:space="preserve">עוֹלָה וּמִנְחָה</w:t>
        </w:r>
      </w:ins>
      <w:del w:id="90138" w:author="Claude - סמנטי" w:date="2026-10-11T12:27:00Z">
        <w:r w:rsidRPr="0046594B">
          <w:rPr>
            <w:rStyle w:val="afffff0"/>
            <w:rtl/>
          </w:rPr>
          <w:delText xml:space="preserve">עולה ומנחה</w:delText>
        </w:r>
      </w:del>
      <w:r w:rsidRPr="0046594B">
        <w:rPr>
          <w:rStyle w:val="afffff0"/>
          <w:rFonts w:hint="cs"/>
          <w:rtl/>
        </w:rPr>
        <w:t xml:space="preserve">' </w:t>
      </w:r>
      <w:r>
        <w:rPr>
          <w:rStyle w:val="2fb"/>
          <w:rFonts w:hint="cs"/>
          <w:rtl/>
        </w:rPr>
        <w:t>ד</w:t>
      </w:r>
      <w:r>
        <w:rPr>
          <w:rStyle w:val="2fb"/>
          <w:rtl/>
        </w:rPr>
        <w:t xml:space="preserve">רבי</w:t>
      </w:r>
      <w:r>
        <w:rPr>
          <w:rtl/>
        </w:rPr>
        <w:t xml:space="preserve"> </w:t>
      </w:r>
      <w:ins w:id="91275" w:author="מנוע מכני" w:date="2026-10-11T12:04:40Z">
        <w:r>
          <w:rPr>
            <w:rtl/>
          </w:rPr>
          <w:t xml:space="preserve">גם</w:t>
        </w:r>
      </w:ins>
      <w:del w:id="91276" w:author="מנוע מכני" w:date="2026-10-11T12:04:40Z">
        <w:r>
          <w:rPr>
            <w:rtl/>
          </w:rPr>
          <w:delText xml:space="preserve">נמי</w:delText>
        </w:r>
      </w:del>
      <w:r>
        <w:rPr>
          <w:rtl/>
        </w:rPr>
        <w:t xml:space="preserve"> הכתיב: עולה ומנחה!</w:t>
      </w:r>
    </w:p>
    <w:p w:rsidR="00DA63EC" w:rsidRDefault="00DA63EC" w:rsidP="00DA63EC">
      <w:pPr>
        <w:tabs>
          <w:tab w:val="center" w:pos="2835"/>
        </w:tabs>
        <w:rPr>
          <w:rtl/>
        </w:rPr>
      </w:pPr>
    </w:p>
    <w:p>
      <w:pPr>
        <w:pStyle w:val="38"/>
        <w:rPr>
          <w:ins w:id="99746" w:author="מנוע מכני" w:date="2026-10-11T12:04:40Z"/>
        </w:rPr>
      </w:pPr>
      <w:r>
        <w:t>אלא</w:t>
      </w:r>
    </w:p>
    <w:p w:rsidR="00DA63EC" w:rsidRDefault="00DA63EC" w:rsidP="00DA63EC">
      <w:pPr>
        <w:tabs>
          <w:tab w:val="center" w:pos="2835"/>
        </w:tabs>
        <w:rPr>
          <w:rtl/>
        </w:rPr>
      </w:pPr>
      <w:del w:id="99747" w:author="מנוע מכני" w:date="2026-10-11T12:04:40Z">
        <w:r>
          <w:rPr>
            <w:rFonts w:hint="cs"/>
            <w:rtl/>
          </w:rPr>
          <w:delText xml:space="preserve"> </w:delText>
        </w:r>
      </w:del>
      <w:r w:rsidRPr="00F305C3">
        <w:rPr>
          <w:rFonts w:hint="cs"/>
          <w:b/>
          <w:bCs/>
          <w:rtl/>
        </w:rPr>
        <w:t>לכו</w:t>
      </w:r>
      <w:r>
        <w:rPr>
          <w:b/>
          <w:bCs/>
          <w:rtl/>
        </w:rPr>
        <w:t>"</w:t>
      </w:r>
      <w:r w:rsidRPr="00F305C3">
        <w:rPr>
          <w:rFonts w:hint="cs"/>
          <w:b/>
          <w:bCs/>
          <w:rtl/>
        </w:rPr>
        <w:t>ע</w:t>
      </w:r>
      <w:r>
        <w:rPr>
          <w:rtl/>
        </w:rPr>
        <w:t xml:space="preserve"> בבאים עם הזבח דמנחה ואחר כך נסכים, דהכתיב:</w:t>
      </w:r>
      <w:r w:rsidRPr="00A563E0">
        <w:rPr>
          <w:rStyle w:val="afffff0"/>
          <w:rtl/>
        </w:rPr>
        <w:t xml:space="preserve"> </w:t>
      </w:r>
      <w:r w:rsidRPr="00A563E0">
        <w:rPr>
          <w:rStyle w:val="afffff0"/>
          <w:rFonts w:hint="cs"/>
          <w:rtl/>
        </w:rPr>
        <w:t>'</w:t>
      </w:r>
      <w:ins w:id="90583" w:author="Claude - סמנטי" w:date="2026-10-11T12:27:00Z">
        <w:r>
          <w:rPr>
            <w:rStyle w:val="afffff0"/>
            <w:rtl/>
          </w:rPr>
          <w:t xml:space="preserve">עוֹלָה וּמִנְחָה</w:t>
        </w:r>
      </w:ins>
      <w:del w:id="90584" w:author="Claude - סמנטי" w:date="2026-10-11T12:27:00Z">
        <w:r w:rsidRPr="00A563E0">
          <w:rPr>
            <w:rStyle w:val="afffff0"/>
            <w:rtl/>
          </w:rPr>
          <w:delText xml:space="preserve">עולה ומנחה</w:delText>
        </w:r>
      </w:del>
      <w:r w:rsidRPr="00A563E0">
        <w:rPr>
          <w:rStyle w:val="afffff0"/>
          <w:rFonts w:hint="cs"/>
          <w:rtl/>
        </w:rPr>
        <w:t>'</w:t>
      </w:r>
      <w:r w:rsidRPr="00A563E0">
        <w:rPr>
          <w:rStyle w:val="afffff0"/>
          <w:rtl/>
        </w:rPr>
        <w:t>,</w:t>
      </w:r>
      <w:r>
        <w:rPr>
          <w:rtl/>
        </w:rPr>
        <w:t xml:space="preserve"> </w:t>
      </w:r>
    </w:p>
    <w:p>
      <w:pPr>
        <w:pStyle w:val="38"/>
        <w:rPr>
          <w:ins w:id="99748" w:author="מנוע מכני" w:date="2026-10-11T12:04:40Z"/>
        </w:rPr>
      </w:pPr>
      <w:ins w:id="91277" w:author="מנוע מכני" w:date="2026-10-11T12:04:40Z">
        <w:r>
          <w:t xml:space="preserve">וחלקו</w:t>
        </w:r>
      </w:ins>
      <w:del w:id="91278" w:author="מנוע מכני" w:date="2026-10-11T12:04:40Z">
        <w:r w:rsidRPr="00E105BC">
          <w:delText xml:space="preserve">ו</w:delText>
        </w:r>
        <w:r w:rsidRPr="00E105BC">
          <w:delText xml:space="preserve">פליגי</w:delText>
        </w:r>
      </w:del>
      <w:r w:rsidRPr="00E105BC">
        <w:t xml:space="preserve"> - בבאין בפנ"</w:t>
      </w:r>
      <w:r w:rsidRPr="00E105BC">
        <w:t>ע</w:t>
      </w:r>
      <w:r w:rsidRPr="00E105BC">
        <w:t xml:space="preserve">, </w:t>
      </w:r>
      <w:r w:rsidRPr="00E105BC">
        <w:t>ל</w:t>
      </w:r>
      <w:r w:rsidRPr="00E105BC">
        <w:t xml:space="preserve">רבנן:</w:t>
      </w:r>
    </w:p>
    <w:p w:rsidR="00DA63EC" w:rsidRPr="00E105BC" w:rsidRDefault="00DA63EC" w:rsidP="00DA63EC">
      <w:pPr>
        <w:tabs>
          <w:tab w:val="center" w:pos="2835"/>
        </w:tabs>
        <w:rPr>
          <w:spacing w:val="-6"/>
          <w:rtl/>
        </w:rPr>
      </w:pPr>
      <w:del w:id="99749" w:author="מנוע מכני" w:date="2026-10-11T12:04:40Z">
        <w:r w:rsidRPr="00E105BC">
          <w:rPr>
            <w:spacing w:val="-6"/>
            <w:rtl/>
          </w:rPr>
          <w:delText xml:space="preserve"> </w:delText>
        </w:r>
      </w:del>
      <w:r w:rsidRPr="00E105BC">
        <w:rPr>
          <w:spacing w:val="-6"/>
          <w:rtl/>
        </w:rPr>
        <w:t xml:space="preserve">מדבאין עם הזבח מנחה </w:t>
      </w:r>
      <w:r w:rsidRPr="00E105BC">
        <w:rPr>
          <w:spacing w:val="-6"/>
          <w:rtl/>
        </w:rPr>
        <w:t xml:space="preserve">ואח"</w:t>
      </w:r>
      <w:r w:rsidRPr="00E105BC">
        <w:rPr>
          <w:rFonts w:hint="cs"/>
          <w:spacing w:val="-6"/>
          <w:rtl/>
        </w:rPr>
        <w:t xml:space="preserve">כ</w:t>
      </w:r>
      <w:r w:rsidRPr="00E105BC">
        <w:rPr>
          <w:rFonts w:hint="cs"/>
          <w:spacing w:val="-6"/>
          <w:rtl/>
        </w:rPr>
        <w:t xml:space="preserve"> </w:t>
      </w:r>
      <w:r w:rsidRPr="00E105BC">
        <w:rPr>
          <w:spacing w:val="-6"/>
          <w:rtl/>
        </w:rPr>
        <w:t>נסכים, בפנ"</w:t>
      </w:r>
      <w:r w:rsidRPr="00E105BC">
        <w:rPr>
          <w:rFonts w:hint="cs"/>
          <w:spacing w:val="-6"/>
          <w:rtl/>
        </w:rPr>
        <w:t xml:space="preserve">ע </w:t>
      </w:r>
      <w:ins w:id="91279" w:author="מנוע מכני" w:date="2026-10-11T12:04:40Z">
        <w:r>
          <w:rPr>
            <w:spacing w:val="-6"/>
            <w:rtl/>
          </w:rPr>
          <w:t xml:space="preserve">גם</w:t>
        </w:r>
      </w:ins>
      <w:del w:id="91280" w:author="מנוע מכני" w:date="2026-10-11T12:04:40Z">
        <w:r w:rsidRPr="00E105BC">
          <w:rPr>
            <w:spacing w:val="-6"/>
            <w:rtl/>
          </w:rPr>
          <w:delText xml:space="preserve">נמי</w:delText>
        </w:r>
      </w:del>
      <w:r w:rsidRPr="00E105BC">
        <w:rPr>
          <w:spacing w:val="-6"/>
          <w:rtl/>
        </w:rPr>
        <w:t xml:space="preserve"> מנחה </w:t>
      </w:r>
      <w:r w:rsidRPr="00E105BC">
        <w:rPr>
          <w:spacing w:val="-6"/>
          <w:rtl/>
        </w:rPr>
        <w:t xml:space="preserve">ואח"</w:t>
      </w:r>
      <w:r w:rsidRPr="00E105BC">
        <w:rPr>
          <w:rFonts w:hint="cs"/>
          <w:spacing w:val="-6"/>
          <w:rtl/>
        </w:rPr>
        <w:t xml:space="preserve">כ</w:t>
      </w:r>
      <w:r w:rsidRPr="00E105BC">
        <w:rPr>
          <w:rFonts w:hint="cs"/>
          <w:spacing w:val="-6"/>
          <w:rtl/>
        </w:rPr>
        <w:t xml:space="preserve"> </w:t>
      </w:r>
      <w:r w:rsidRPr="00E105BC">
        <w:rPr>
          <w:spacing w:val="-6"/>
          <w:rtl/>
        </w:rPr>
        <w:t xml:space="preserve">נסכים</w:t>
      </w:r>
      <w:ins w:id="94653" w:author="מנוע מכני" w:date="2026-10-11T12:04:40Z">
        <w:r>
          <w:rPr>
            <w:spacing w:val="-6"/>
            <w:rtl/>
          </w:rPr>
          <w:t xml:space="preserve">,</w:t>
        </w:r>
      </w:ins>
      <w:del w:id="94654" w:author="מנוע מכני" w:date="2026-10-11T12:04:40Z">
        <w:r w:rsidRPr="00E105BC">
          <w:rPr>
            <w:spacing w:val="-6"/>
            <w:rtl/>
          </w:rPr>
          <w:delText xml:space="preserve">;</w:delText>
        </w:r>
      </w:del>
      <w:r w:rsidRPr="00E105BC">
        <w:rPr>
          <w:spacing w:val="-6"/>
          <w:rtl/>
        </w:rPr>
        <w:t xml:space="preserve"> </w:t>
      </w:r>
    </w:p>
    <w:p>
      <w:pPr>
        <w:pStyle w:val="38"/>
        <w:rPr>
          <w:ins w:id="99750" w:author="מנוע מכני" w:date="2026-10-11T12:04:40Z"/>
        </w:rPr>
      </w:pPr>
      <w:r>
        <w:tab/>
      </w:r>
      <w:r>
        <w:tab/>
      </w:r>
      <w:del w:id="90116" w:author="מנוע מכני" w:date="2026-10-11T12:04:40Z">
        <w:r>
          <w:delText xml:space="preserve">   </w:delText>
        </w:r>
      </w:del>
      <w:r>
        <w:t>ו</w:t>
      </w:r>
      <w:r>
        <w:t>ל</w:t>
      </w:r>
      <w:r>
        <w:t xml:space="preserve">רבי:</w:t>
      </w:r>
    </w:p>
    <w:p w:rsidR="00DA63EC" w:rsidRDefault="00DA63EC" w:rsidP="00DA63EC">
      <w:pPr>
        <w:tabs>
          <w:tab w:val="center" w:pos="2835"/>
        </w:tabs>
        <w:rPr>
          <w:rtl/>
        </w:rPr>
      </w:pPr>
      <w:del w:id="99751" w:author="מנוע מכני" w:date="2026-10-11T12:04:40Z">
        <w:r>
          <w:rPr>
            <w:rtl/>
          </w:rPr>
          <w:delText xml:space="preserve"> </w:delText>
        </w:r>
      </w:del>
      <w:r>
        <w:rPr>
          <w:rFonts w:hint="cs"/>
          <w:rtl/>
        </w:rPr>
        <w:t>כיון שה</w:t>
      </w:r>
      <w:r>
        <w:rPr>
          <w:rtl/>
        </w:rPr>
        <w:t xml:space="preserve">תחיל באכילה גמר לכולא </w:t>
      </w:r>
      <w:ins w:id="91281" w:author="מנוע מכני" w:date="2026-10-11T12:04:40Z">
        <w:r>
          <w:rPr>
            <w:rtl/>
          </w:rPr>
          <w:t xml:space="preserve">דבר</w:t>
        </w:r>
      </w:ins>
      <w:del w:id="91282" w:author="מנוע מכני" w:date="2026-10-11T12:04:40Z">
        <w:r>
          <w:rPr>
            <w:rtl/>
          </w:rPr>
          <w:delText xml:space="preserve">מילתא</w:delText>
        </w:r>
      </w:del>
      <w:r>
        <w:rPr>
          <w:rtl/>
        </w:rPr>
        <w:t xml:space="preserve"> דאכילה, </w:t>
      </w:r>
    </w:p>
    <w:p w:rsidR="00DA63EC" w:rsidRDefault="00DA63EC" w:rsidP="00DA63EC">
      <w:pPr>
        <w:tabs>
          <w:tab w:val="center" w:pos="2835"/>
        </w:tabs>
        <w:rPr>
          <w:rtl/>
        </w:rPr>
      </w:pPr>
      <w:r>
        <w:rPr>
          <w:rtl/>
        </w:rPr>
        <w:tab/>
      </w:r>
      <w:r>
        <w:rPr>
          <w:rtl/>
        </w:rPr>
        <w:tab/>
      </w:r>
      <w:del w:id="90117" w:author="מנוע מכני" w:date="2026-10-11T12:04:40Z">
        <w:r>
          <w:rPr>
            <w:rFonts w:hint="cs"/>
            <w:rtl/>
          </w:rPr>
          <w:delText xml:space="preserve">                    </w:delText>
        </w:r>
      </w:del>
      <w:r>
        <w:rPr>
          <w:rtl/>
        </w:rPr>
        <w:t>אבל בפנ"</w:t>
      </w:r>
      <w:r>
        <w:rPr>
          <w:rFonts w:hint="cs"/>
          <w:rtl/>
        </w:rPr>
        <w:t xml:space="preserve">ע </w:t>
      </w:r>
      <w:r>
        <w:rPr>
          <w:rtl/>
        </w:rPr>
        <w:t xml:space="preserve">נסכים עדיפי, הואיל </w:t>
      </w:r>
      <w:r>
        <w:rPr>
          <w:rFonts w:hint="cs"/>
          <w:rtl/>
        </w:rPr>
        <w:t>ונאמרת</w:t>
      </w:r>
      <w:r>
        <w:rPr>
          <w:rtl/>
        </w:rPr>
        <w:t xml:space="preserve"> שירה עלי</w:t>
      </w:r>
      <w:r>
        <w:rPr>
          <w:rFonts w:hint="cs"/>
          <w:rtl/>
        </w:rPr>
        <w:t>הם</w:t>
      </w:r>
      <w:r>
        <w:rPr>
          <w:rtl/>
        </w:rPr>
        <w:t>.</w:t>
      </w:r>
    </w:p>
    <w:p w:rsidR="00DA63EC" w:rsidRDefault="00DA63EC" w:rsidP="00DA63EC">
      <w:pPr>
        <w:pStyle w:val="affffd"/>
        <w:rPr>
          <w:del w:id="90011" w:author="מנוע עיצוב" w:date="2026-10-11T12:09:26Z"/>
          <w:rtl/>
        </w:rPr>
      </w:pPr>
      <w:del w:id="90010" w:author="מנוע עיצוב" w:date="2026-10-11T12:09:26Z">
        <w:r>
          <w:rPr>
            <w:rtl/>
          </w:rPr>
          <w:delText xml:space="preserve">׹</w:delText>
        </w:r>
      </w:del>
    </w:p>
    <w:p w:rsidR="00DA63EC" w:rsidRPr="00FC3BDE" w:rsidRDefault="00DA63EC" w:rsidP="00DA63EC">
      <w:pPr>
        <w:pStyle w:val="affff1"/>
        <w:ind w:end="0"/>
        <w:rPr>
          <w:rtl/>
        </w:rPr>
        <w:pPrChange w:id="20039" w:author="קלוד" w:date="2026-10-11T09:07:26Z">
          <w:pPr>
            <w:pStyle w:val="affff1"/>
            <w:rPr>
              <w:rtl/>
            </w:rPr>
          </w:pPr>
        </w:pPrChange>
      </w:pPr>
      <w:ins w:id="9804" w:author="מספור קטעי משנה" w:date="2026-10-11T09:35:12Z">
        <w:r>
          <w:rPr>
            <w:rStyle w:val="MisparKeta"/>
          </w:rPr>
          <w:t xml:space="preserve">ג. </w:t>
        </w:r>
      </w:ins>
      <w:r w:rsidRPr="00FC3BDE">
        <w:rPr>
          <w:rtl/>
        </w:rPr>
        <w:t>המתנות שעל מזבח החיצון אין מעכבות זו את זו.</w:t>
      </w:r>
    </w:p>
    <w:p>
      <w:pPr>
        <w:pStyle w:val="38"/>
        <w:rPr>
          <w:ins w:id="99752" w:author="מנוע מכני" w:date="2026-10-11T12:04:40Z"/>
        </w:rPr>
      </w:pPr>
      <w:r w:rsidRPr="004A7C9A">
        <w:t>ת"ר</w:t>
      </w:r>
      <w:r>
        <w:t xml:space="preserve">:</w:t>
      </w:r>
    </w:p>
    <w:p w:rsidR="00DA63EC" w:rsidRDefault="00DA63EC" w:rsidP="00DA63EC">
      <w:pPr>
        <w:tabs>
          <w:tab w:val="center" w:pos="2835"/>
        </w:tabs>
        <w:rPr>
          <w:rtl/>
        </w:rPr>
      </w:pPr>
      <w:del w:id="99753" w:author="מנוע מכני" w:date="2026-10-11T12:04:40Z">
        <w:r>
          <w:rPr>
            <w:rtl/>
          </w:rPr>
          <w:delText xml:space="preserve"> </w:delText>
        </w:r>
      </w:del>
      <w:r>
        <w:rPr>
          <w:rtl/>
        </w:rPr>
        <w:t xml:space="preserve">מנין לכל הניתנין על מזבח החיצון שנתנן במתנה אחת שכיפר? </w:t>
      </w:r>
      <w:ins w:id="96869" w:author="מנוע מכני" w:date="2026-10-11T12:04:40Z">
        <w:r>
          <w:rPr>
            <w:rtl/>
          </w:rPr>
          <w:t xml:space="preserve">ד'</w:t>
        </w:r>
      </w:ins>
      <w:del w:id="96870" w:author="מנוע מכני" w:date="2026-10-11T12:04:40Z">
        <w:r>
          <w:rPr>
            <w:rtl/>
          </w:rPr>
          <w:delText xml:space="preserve">שנא</w:delText>
        </w:r>
        <w:r>
          <w:rPr>
            <w:rFonts w:hint="cs"/>
            <w:rtl/>
          </w:rPr>
          <w:delText xml:space="preserve">'</w:delText>
        </w:r>
        <w:r>
          <w:rPr>
            <w:rtl/>
          </w:rPr>
          <w:delText xml:space="preserve">:</w:delText>
        </w:r>
        <w:r w:rsidRPr="00A563E0">
          <w:rPr>
            <w:rStyle w:val="afffff0"/>
            <w:rtl/>
          </w:rPr>
          <w:delText xml:space="preserve"> </w:delText>
        </w:r>
        <w:r w:rsidRPr="00A563E0">
          <w:rPr>
            <w:rStyle w:val="afffff0"/>
            <w:rFonts w:hint="cs"/>
            <w:rtl/>
          </w:rPr>
          <w:delText xml:space="preserve">'</w:delText>
        </w:r>
      </w:del>
      <w:r w:rsidRPr="00A563E0">
        <w:rPr>
          <w:rStyle w:val="afffff0"/>
          <w:rtl/>
        </w:rPr>
        <w:t>ודם זבחיך ישפך על מזבח ה</w:t>
      </w:r>
      <w:r w:rsidR="005608A0">
        <w:rPr>
          <w:rStyle w:val="afffff0"/>
          <w:rtl/>
        </w:rPr>
        <w:t>'</w:t>
      </w:r>
      <w:r w:rsidRPr="00A563E0">
        <w:rPr>
          <w:rStyle w:val="afffff0"/>
          <w:rtl/>
        </w:rPr>
        <w:t xml:space="preserve"> אלהיך</w:t>
      </w:r>
      <w:r w:rsidRPr="00A563E0">
        <w:rPr>
          <w:rStyle w:val="afffff0"/>
          <w:rFonts w:hint="cs"/>
          <w:rtl/>
        </w:rPr>
        <w:t>'</w:t>
      </w:r>
      <w:r w:rsidRPr="00A563E0">
        <w:rPr>
          <w:rStyle w:val="afffff0"/>
          <w:rtl/>
        </w:rPr>
        <w:t>.</w:t>
      </w:r>
    </w:p>
    <w:p w:rsidR="00DA63EC" w:rsidRDefault="00DA63EC" w:rsidP="00DA63EC">
      <w:pPr>
        <w:pStyle w:val="affffd"/>
        <w:rPr>
          <w:rtl/>
        </w:rPr>
      </w:pPr>
      <w:r>
        <w:rPr>
          <w:rtl/>
        </w:rPr>
        <w:t>׹</w:t>
      </w:r>
    </w:p>
    <w:p>
      <w:pPr>
        <w:pStyle w:val="MishnaBatzad"/>
        <w:rPr>
          <w:ins w:id="20364" w:author="קלוד" w:date="2026-10-11T09:07:26Z"/>
        </w:rPr>
      </w:pPr>
      <w:ins w:id="20363" w:author="קלוד" w:date="2026-10-11T09:07:26Z">
        <w:r>
          <w:t xml:space="preserve">משנה ב</w:t>
        </w:r>
      </w:ins>
    </w:p>
    <w:p w:rsidR="00DA63EC" w:rsidRPr="000A334C" w:rsidRDefault="00DA63EC" w:rsidP="003B6D22">
      <w:pPr>
        <w:pStyle w:val="afff9"/>
        <w:rPr>
          <w:del w:id="20172" w:author="קלוד" w:date="2026-10-11T09:07:26Z"/>
          <w:rtl/>
        </w:rPr>
      </w:pPr>
      <w:del w:id="20171" w:author="קלוד" w:date="2026-10-11T09:07:26Z">
        <w:r w:rsidRPr="000A334C">
          <w:rPr>
            <w:rtl/>
          </w:rPr>
          <w:delText xml:space="preserve">מתני'.</w:delText>
        </w:r>
      </w:del>
    </w:p>
    <w:p w:rsidR="00DA63EC" w:rsidRPr="000A334C" w:rsidRDefault="00DA63EC" w:rsidP="003B6D22">
      <w:pPr>
        <w:pStyle w:val="afff9"/>
        <w:spacing w:before="120"/>
        <w:rPr>
          <w:rtl/>
        </w:rPr>
        <w:pPrChange w:id="90024" w:author="קלוד" w:date="2026-10-11T12:09:42Z">
          <w:pPr>
            <w:pStyle w:val="afff9"/>
          </w:pPr>
        </w:pPrChange>
      </w:pPr>
      <w:r w:rsidRPr="000A334C">
        <w:rPr>
          <w:rtl/>
        </w:rPr>
        <w:t>הפרים והאילים והכבשים</w:t>
      </w:r>
      <w:r w:rsidRPr="000A334C">
        <w:rPr>
          <w:rFonts w:hint="cs"/>
          <w:rtl/>
        </w:rPr>
        <w:t xml:space="preserve"> </w:t>
      </w:r>
      <w:r w:rsidRPr="000A334C">
        <w:rPr>
          <w:rtl/>
        </w:rPr>
        <w:t>אינן מעכבין זה את זה.</w:t>
      </w:r>
    </w:p>
    <w:p w:rsidR="00DA63EC" w:rsidRPr="000A334C" w:rsidRDefault="00DA63EC" w:rsidP="003B6D22">
      <w:pPr>
        <w:pStyle w:val="afff9"/>
        <w:rPr>
          <w:rtl/>
        </w:rPr>
      </w:pPr>
      <w:r>
        <w:rPr>
          <w:rStyle w:val="TanaimMishna"/>
          <w:rtl/>
          <w:rPrChange w:id="103674" w:author="Claude" w:date="2026-10-11T09:07:48Z">
            <w:rPr>
              <w:rtl/>
            </w:rPr>
          </w:rPrChange>
        </w:rPr>
        <w:t xml:space="preserve">ר' שמעון</w:t>
      </w:r>
      <w:r>
        <w:rPr>
          <w:rtl/>
        </w:rPr>
        <w:t xml:space="preserve"> אומר</w:t>
      </w:r>
      <w:r>
        <w:rPr>
          <w:rStyle w:val="TanaimMishna"/>
          <w:rtl/>
          <w:rPrChange w:id="103675" w:author="Claude" w:date="2026-10-11T09:07:48Z">
            <w:rPr>
              <w:rtl/>
            </w:rPr>
          </w:rPrChange>
        </w:rPr>
        <w:t xml:space="preserve">:</w:t>
      </w:r>
      <w:r>
        <w:rPr>
          <w:rtl/>
        </w:rPr>
        <w:t xml:space="preserve"> אם היו להם פרים מרובים ולא היו להם נסכים, יביא פר אחד ונסכים ולא יקריבו כולם בלא נסכים.</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 xml:space="preserve">מה. </w:t>
      </w:r>
    </w:p>
    <w:p>
      <w:pPr>
        <w:pStyle w:val="afffff8"/>
        <w:rPr>
          <w:ins w:id="90475" w:author="קלוד" w:date="2026-10-11T12:32:08Z"/>
        </w:rPr>
      </w:pPr>
      <w:ins w:id="90476" w:author="קלוד" w:date="2026-10-11T12:32:08Z">
        <w:r>
          <w:rPr>
            <w:color w:val="7B3F00"/>
          </w:rPr>
          <w:t xml:space="preserve">אילי תורת כהנים ואיל חומש הפקודים - אינם מעכבין</w:t>
        </w:r>
      </w:ins>
    </w:p>
    <w:p w:rsidR="00DA63EC" w:rsidRPr="00E105BC" w:rsidRDefault="00DA63EC" w:rsidP="00DA63EC">
      <w:pPr>
        <w:tabs>
          <w:tab w:val="center" w:pos="2835"/>
        </w:tabs>
        <w:rPr>
          <w:spacing w:val="-2"/>
          <w:rtl/>
        </w:rPr>
      </w:pPr>
      <w:ins w:id="92917" w:author="מנוע מכני" w:date="2026-10-11T12:04:40Z">
        <w:r>
          <w:rPr>
            <w:spacing w:val="-2"/>
            <w:rtl/>
          </w:rPr>
          <w:t xml:space="preserve">אלו</w:t>
        </w:r>
      </w:ins>
      <w:del w:id="92918" w:author="מנוע מכני" w:date="2026-10-11T12:04:40Z">
        <w:r w:rsidRPr="00E105BC">
          <w:rPr>
            <w:spacing w:val="-2"/>
            <w:rtl/>
          </w:rPr>
          <w:delText xml:space="preserve">הני</w:delText>
        </w:r>
      </w:del>
      <w:r w:rsidRPr="00E105BC">
        <w:rPr>
          <w:spacing w:val="-2"/>
          <w:rtl/>
        </w:rPr>
        <w:t xml:space="preserve"> פרים וכבשים </w:t>
      </w:r>
      <w:r w:rsidRPr="00E105BC">
        <w:rPr>
          <w:rFonts w:hint="cs"/>
          <w:spacing w:val="-2"/>
          <w:rtl/>
        </w:rPr>
        <w:t xml:space="preserve">דעצרת כהנים </w:t>
      </w:r>
      <w:r w:rsidRPr="00E105BC">
        <w:rPr>
          <w:b/>
          <w:bCs/>
          <w:spacing w:val="-2"/>
          <w:rtl/>
        </w:rPr>
        <w:t>וה"ק</w:t>
      </w:r>
      <w:r w:rsidRPr="00E105BC">
        <w:rPr>
          <w:spacing w:val="-2"/>
          <w:rtl/>
        </w:rPr>
        <w:t xml:space="preserve">: </w:t>
      </w:r>
      <w:r w:rsidRPr="00E105BC">
        <w:rPr>
          <w:spacing w:val="-2"/>
          <w:rtl/>
        </w:rPr>
        <w:t xml:space="preserve">לא</w:t>
      </w:r>
      <w:r w:rsidRPr="00E105BC">
        <w:rPr>
          <w:spacing w:val="-2"/>
          <w:rtl/>
        </w:rPr>
        <w:t xml:space="preserve"> אילים דתורת כהנים מעכבי לאיל דחומש הפקודים, </w:t>
      </w:r>
    </w:p>
    <w:p w:rsidR="00DA63EC" w:rsidRDefault="00DA63EC" w:rsidP="00DA63EC">
      <w:pPr>
        <w:tabs>
          <w:tab w:val="center" w:pos="2835"/>
        </w:tabs>
        <w:rPr>
          <w:rtl/>
        </w:rPr>
      </w:pPr>
      <w:r>
        <w:rPr>
          <w:rtl/>
        </w:rPr>
        <w:t xml:space="preserve">ולא איל דחומש הפקודים מעכב </w:t>
      </w:r>
      <w:ins w:id="95689" w:author="מנוע מכני" w:date="2026-10-11T12:04:40Z">
        <w:r>
          <w:rPr>
            <w:rtl/>
          </w:rPr>
          <w:t xml:space="preserve">להם</w:t>
        </w:r>
      </w:ins>
      <w:del w:id="95690" w:author="מנוע מכני" w:date="2026-10-11T12:04:40Z">
        <w:r>
          <w:rPr>
            <w:rtl/>
          </w:rPr>
          <w:delText xml:space="preserve">להו</w:delText>
        </w:r>
      </w:del>
      <w:r>
        <w:rPr>
          <w:rtl/>
        </w:rPr>
        <w:t xml:space="preserve"> לאילים דתורת כהנים.</w:t>
      </w:r>
    </w:p>
    <w:p>
      <w:pPr>
        <w:pStyle w:val="38"/>
        <w:rPr>
          <w:ins w:id="99754" w:author="מנוע מכני" w:date="2026-10-11T12:04:40Z"/>
        </w:rPr>
      </w:pPr>
      <w:r>
        <w:t xml:space="preserve">אלא</w:t>
      </w:r>
    </w:p>
    <w:p w:rsidR="00DA63EC" w:rsidRDefault="00DA63EC" w:rsidP="00DA63EC">
      <w:pPr>
        <w:tabs>
          <w:tab w:val="center" w:pos="2835"/>
        </w:tabs>
        <w:rPr>
          <w:rtl/>
        </w:rPr>
      </w:pPr>
      <w:del w:id="99755" w:author="מנוע מכני" w:date="2026-10-11T12:04:40Z">
        <w:r>
          <w:rPr>
            <w:rtl/>
          </w:rPr>
          <w:delText xml:space="preserve"> </w:delText>
        </w:r>
      </w:del>
      <w:r>
        <w:rPr>
          <w:rtl/>
        </w:rPr>
        <w:t xml:space="preserve">פרים </w:t>
      </w:r>
      <w:ins w:id="90419" w:author="מנוע מכני" w:date="2026-10-11T12:04:40Z">
        <w:r>
          <w:rPr>
            <w:rtl/>
          </w:rPr>
          <w:t xml:space="preserve">דאפי'</w:t>
        </w:r>
      </w:ins>
      <w:del w:id="90420" w:author="מנוע מכני" w:date="2026-10-11T12:04:40Z">
        <w:r>
          <w:rPr>
            <w:rtl/>
          </w:rPr>
          <w:delText xml:space="preserve">דאפילו</w:delText>
        </w:r>
      </w:del>
      <w:r>
        <w:rPr>
          <w:rtl/>
        </w:rPr>
        <w:t xml:space="preserve"> אהדדי </w:t>
      </w:r>
      <w:r>
        <w:rPr>
          <w:rtl/>
        </w:rPr>
        <w:t xml:space="preserve">לא</w:t>
      </w:r>
      <w:r>
        <w:rPr>
          <w:rtl/>
        </w:rPr>
        <w:t xml:space="preserve"> מעכבי, </w:t>
      </w:r>
    </w:p>
    <w:p w:rsidR="00DA63EC" w:rsidRDefault="00DA63EC" w:rsidP="00DA63EC">
      <w:pPr>
        <w:tabs>
          <w:tab w:val="center" w:pos="2835"/>
        </w:tabs>
        <w:rPr>
          <w:rtl/>
        </w:rPr>
      </w:pPr>
      <w:r>
        <w:rPr>
          <w:rtl/>
        </w:rPr>
        <w:t xml:space="preserve">ואילים </w:t>
      </w:r>
      <w:ins w:id="91283" w:author="מנוע מכני" w:date="2026-10-11T12:04:40Z">
        <w:r>
          <w:rPr>
            <w:rtl/>
          </w:rPr>
          <w:t xml:space="preserve">דכאן</w:t>
        </w:r>
      </w:ins>
      <w:del w:id="91284" w:author="מנוע מכני" w:date="2026-10-11T12:04:40Z">
        <w:r>
          <w:rPr>
            <w:rtl/>
          </w:rPr>
          <w:delText xml:space="preserve">דהכא</w:delText>
        </w:r>
      </w:del>
      <w:r>
        <w:rPr>
          <w:rtl/>
        </w:rPr>
        <w:t xml:space="preserve"> </w:t>
      </w:r>
      <w:ins w:id="91285" w:author="מנוע מכני" w:date="2026-10-11T12:04:40Z">
        <w:r>
          <w:rPr>
            <w:rtl/>
          </w:rPr>
          <w:t xml:space="preserve">ודכאן</w:t>
        </w:r>
      </w:ins>
      <w:del w:id="91286" w:author="מנוע מכני" w:date="2026-10-11T12:04:40Z">
        <w:r>
          <w:rPr>
            <w:rtl/>
          </w:rPr>
          <w:delText xml:space="preserve">ודהכא</w:delText>
        </w:r>
      </w:del>
      <w:r>
        <w:rPr>
          <w:rtl/>
        </w:rPr>
        <w:t xml:space="preserve"> הוא דלא מעכבי, </w:t>
      </w:r>
      <w:ins w:id="97407" w:author="מנוע מכני" w:date="2026-10-11T12:04:40Z">
        <w:r>
          <w:rPr>
            <w:rtl/>
          </w:rPr>
          <w:t xml:space="preserve">הם</w:t>
        </w:r>
      </w:ins>
      <w:del w:id="97408" w:author="מנוע מכני" w:date="2026-10-11T12:04:40Z">
        <w:r>
          <w:rPr>
            <w:rtl/>
          </w:rPr>
          <w:delText xml:space="preserve">אינהו</w:delText>
        </w:r>
      </w:del>
      <w:r>
        <w:rPr>
          <w:rtl/>
        </w:rPr>
        <w:t xml:space="preserve"> מעכבי? תנא </w:t>
      </w:r>
      <w:ins w:id="92919" w:author="מנוע מכני" w:date="2026-10-11T12:04:40Z">
        <w:r>
          <w:rPr>
            <w:rtl/>
          </w:rPr>
          <w:t xml:space="preserve">דברים</w:t>
        </w:r>
      </w:ins>
      <w:del w:id="92920" w:author="מנוע מכני" w:date="2026-10-11T12:04:40Z">
        <w:r>
          <w:rPr>
            <w:rtl/>
          </w:rPr>
          <w:delText xml:space="preserve">מילי</w:delText>
        </w:r>
      </w:del>
      <w:r>
        <w:rPr>
          <w:rtl/>
        </w:rPr>
        <w:t xml:space="preserve"> </w:t>
      </w:r>
      <w:ins w:id="92921" w:author="מנוע מכני" w:date="2026-10-11T12:04:40Z">
        <w:r>
          <w:rPr>
            <w:rtl/>
          </w:rPr>
          <w:t xml:space="preserve">דברים</w:t>
        </w:r>
      </w:ins>
      <w:del w:id="92922" w:author="מנוע מכני" w:date="2026-10-11T12:04:40Z">
        <w:r>
          <w:rPr>
            <w:rtl/>
          </w:rPr>
          <w:delText xml:space="preserve">מילי</w:delText>
        </w:r>
      </w:del>
      <w:r>
        <w:rPr>
          <w:rtl/>
        </w:rPr>
        <w:t xml:space="preserve"> קתני.</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 xml:space="preserve">• </w:t>
      </w:r>
      <w:r>
        <w:rPr>
          <w:rFonts w:hint="cs"/>
          <w:rtl/>
        </w:rPr>
        <w:t>'</w:t>
      </w:r>
      <w:r>
        <w:rPr>
          <w:rtl/>
        </w:rPr>
        <w:t xml:space="preserve">וביום החדש פר בן בקר תמים וששה כבשים ואיל תמימים יהיו, </w:t>
      </w:r>
    </w:p>
    <w:p w:rsidR="00DA63EC" w:rsidRDefault="00DA63EC" w:rsidP="00DA63EC">
      <w:pPr>
        <w:tabs>
          <w:tab w:val="center" w:pos="2835"/>
        </w:tabs>
        <w:rPr>
          <w:rtl/>
        </w:rPr>
      </w:pPr>
      <w:del w:id="90118" w:author="מנוע מכני" w:date="2026-10-11T12:04:40Z">
        <w:r>
          <w:rPr>
            <w:rtl/>
          </w:rPr>
          <w:delText xml:space="preserve"> </w:delText>
        </w:r>
      </w:del>
      <w:r>
        <w:rPr>
          <w:rtl/>
        </w:rPr>
        <w:t xml:space="preserve">'פר</w:t>
      </w:r>
      <w:r>
        <w:rPr>
          <w:rFonts w:hint="cs"/>
          <w:rtl/>
        </w:rPr>
        <w:t>'-</w:t>
      </w:r>
      <w:r>
        <w:rPr>
          <w:rtl/>
        </w:rPr>
        <w:t xml:space="preserve"> שאם </w:t>
      </w:r>
      <w:r>
        <w:rPr>
          <w:rtl/>
        </w:rPr>
        <w:t xml:space="preserve">לא</w:t>
      </w:r>
      <w:r>
        <w:rPr>
          <w:rtl/>
        </w:rPr>
        <w:t xml:space="preserve"> מצא שנים מביא אחד</w:t>
      </w:r>
    </w:p>
    <w:p w:rsidR="00DA63EC" w:rsidRDefault="00DA63EC" w:rsidP="00DA63EC">
      <w:pPr>
        <w:tabs>
          <w:tab w:val="center" w:pos="2835"/>
        </w:tabs>
        <w:rPr>
          <w:rtl/>
        </w:rPr>
      </w:pPr>
      <w:del w:id="90119" w:author="מנוע מכני" w:date="2026-10-11T12:04:40Z">
        <w:r>
          <w:rPr>
            <w:rtl/>
          </w:rPr>
          <w:delText xml:space="preserve"> </w:delText>
        </w:r>
      </w:del>
      <w:r>
        <w:rPr>
          <w:rtl/>
        </w:rPr>
        <w:t xml:space="preserve">'ששה כבשים</w:t>
      </w:r>
      <w:r>
        <w:rPr>
          <w:rFonts w:hint="cs"/>
          <w:rtl/>
        </w:rPr>
        <w:t>'</w:t>
      </w:r>
      <w:r>
        <w:rPr>
          <w:rtl/>
        </w:rPr>
        <w:t xml:space="preserve"> </w:t>
      </w:r>
      <w:r>
        <w:rPr>
          <w:rFonts w:hint="cs"/>
          <w:rtl/>
        </w:rPr>
        <w:t xml:space="preserve">שאם </w:t>
      </w:r>
      <w:r>
        <w:rPr>
          <w:rFonts w:hint="cs"/>
          <w:rtl/>
        </w:rPr>
        <w:t xml:space="preserve">לא</w:t>
      </w:r>
      <w:r>
        <w:rPr>
          <w:rFonts w:hint="cs"/>
          <w:rtl/>
        </w:rPr>
        <w:t xml:space="preserve"> מצא</w:t>
      </w:r>
      <w:r>
        <w:rPr>
          <w:rtl/>
        </w:rPr>
        <w:t xml:space="preserve"> שבעה יביא ששה</w:t>
      </w:r>
    </w:p>
    <w:p w:rsidR="00DA63EC" w:rsidRDefault="00DA63EC" w:rsidP="00DA63EC">
      <w:pPr>
        <w:tabs>
          <w:tab w:val="center" w:pos="2835"/>
        </w:tabs>
        <w:rPr>
          <w:rtl/>
        </w:rPr>
      </w:pPr>
      <w:r>
        <w:rPr>
          <w:rFonts w:hint="cs"/>
          <w:rtl/>
        </w:rPr>
        <w:t>ולכבשים כאשר תשיג ידו' -</w:t>
      </w:r>
      <w:r>
        <w:rPr>
          <w:rtl/>
        </w:rPr>
        <w:t xml:space="preserve"> </w:t>
      </w:r>
      <w:r>
        <w:rPr>
          <w:rtl/>
        </w:rPr>
        <w:t xml:space="preserve">לא</w:t>
      </w:r>
      <w:r>
        <w:rPr>
          <w:rtl/>
        </w:rPr>
        <w:t xml:space="preserve"> מצא </w:t>
      </w:r>
      <w:r>
        <w:rPr>
          <w:rFonts w:hint="cs"/>
          <w:rtl/>
        </w:rPr>
        <w:t>ו' יביא ה', ה</w:t>
      </w:r>
      <w:r w:rsidR="005608A0">
        <w:rPr>
          <w:rtl/>
        </w:rPr>
        <w:t>'</w:t>
      </w:r>
      <w:r>
        <w:rPr>
          <w:rFonts w:hint="cs"/>
          <w:rtl/>
        </w:rPr>
        <w:t xml:space="preserve"> יביא ד'. ד' יביא ג'. ג' יביא ב. ואפי' אחד. </w:t>
      </w:r>
    </w:p>
    <w:p w:rsidR="00DA63EC" w:rsidRDefault="00DA63EC" w:rsidP="00DA63EC">
      <w:pPr>
        <w:tabs>
          <w:tab w:val="center" w:pos="2835"/>
        </w:tabs>
        <w:rPr>
          <w:rtl/>
        </w:rPr>
      </w:pPr>
      <w:del w:id="90120" w:author="מנוע מכני" w:date="2026-10-11T12:04:40Z">
        <w:r>
          <w:rPr>
            <w:rtl/>
          </w:rPr>
          <w:delText xml:space="preserve"> </w:delText>
        </w:r>
      </w:del>
      <w:r>
        <w:rPr>
          <w:rtl/>
        </w:rPr>
        <w:t xml:space="preserve">'ששה כבשים</w:t>
      </w:r>
      <w:r>
        <w:rPr>
          <w:rFonts w:hint="cs"/>
          <w:rtl/>
        </w:rPr>
        <w:t>'</w:t>
      </w:r>
      <w:r>
        <w:rPr>
          <w:rtl/>
        </w:rPr>
        <w:t xml:space="preserve"> </w:t>
      </w:r>
      <w:r>
        <w:rPr>
          <w:rFonts w:hint="cs"/>
          <w:rtl/>
        </w:rPr>
        <w:t xml:space="preserve">- </w:t>
      </w:r>
      <w:r>
        <w:rPr>
          <w:rtl/>
        </w:rPr>
        <w:t xml:space="preserve">דכמה דאפשר להדורי </w:t>
      </w:r>
      <w:ins w:id="90141" w:author="Claude - סמנטי" w:date="2026-10-11T12:27:00Z">
        <w:r>
          <w:rPr>
            <w:rtl/>
          </w:rPr>
          <w:t xml:space="preserve">מהדרים</w:t>
        </w:r>
      </w:ins>
      <w:del w:id="90142" w:author="Claude - סמנטי" w:date="2026-10-11T12:27:00Z">
        <w:r>
          <w:rPr>
            <w:rtl/>
          </w:rPr>
          <w:delText xml:space="preserve">מהדרינן</w:delText>
        </w:r>
      </w:del>
      <w:r>
        <w:rPr>
          <w:rtl/>
        </w:rPr>
        <w:t xml:space="preserve">.</w:t>
      </w:r>
    </w:p>
    <w:p w:rsidR="00DA63EC" w:rsidRDefault="00DA63EC" w:rsidP="00DA63EC">
      <w:pPr>
        <w:tabs>
          <w:tab w:val="center" w:pos="2835"/>
        </w:tabs>
        <w:rPr>
          <w:rtl/>
        </w:rPr>
      </w:pPr>
      <w:del w:id="90121" w:author="מנוע מכני" w:date="2026-10-11T12:04:40Z">
        <w:r>
          <w:rPr>
            <w:rtl/>
          </w:rPr>
          <w:delText xml:space="preserve"> </w:delText>
        </w:r>
      </w:del>
      <w:r>
        <w:rPr>
          <w:rtl/>
        </w:rPr>
        <w:t xml:space="preserve">'</w:t>
      </w:r>
      <w:r>
        <w:rPr>
          <w:rFonts w:hint="cs"/>
          <w:rtl/>
        </w:rPr>
        <w:t xml:space="preserve">יהיו' דאילים שבת'כ מעכבין זה את זה </w:t>
      </w:r>
    </w:p>
    <w:p w:rsidR="00DA63EC" w:rsidRDefault="00DA63EC" w:rsidP="00DA63EC">
      <w:pPr>
        <w:tabs>
          <w:tab w:val="center" w:pos="2835"/>
        </w:tabs>
        <w:rPr>
          <w:rtl/>
        </w:rPr>
      </w:pPr>
    </w:p>
    <w:p>
      <w:pPr>
        <w:pStyle w:val="afffff8"/>
        <w:rPr>
          <w:ins w:id="90473" w:author="קלוד" w:date="2026-10-11T12:32:08Z"/>
        </w:rPr>
      </w:pPr>
      <w:ins w:id="90474" w:author="קלוד" w:date="2026-10-11T12:32:08Z">
        <w:r>
          <w:rPr>
            <w:color w:val="7B3F00"/>
          </w:rPr>
          <w:t xml:space="preserve">'וחטאת את המקדש' - פרשה זו אליהו עתיד לדורשה</w:t>
        </w:r>
      </w:ins>
    </w:p>
    <w:p w:rsidR="00DA63EC" w:rsidRDefault="00DA63EC" w:rsidP="00DA63EC">
      <w:pPr>
        <w:tabs>
          <w:tab w:val="center" w:pos="2835"/>
        </w:tabs>
        <w:rPr>
          <w:rtl/>
        </w:rPr>
      </w:pPr>
      <w:r w:rsidRPr="00265E5E">
        <w:rPr>
          <w:rFonts w:ascii="BA Franknatan Regular" w:hAnsi="BA Franknatan Regular"/>
          <w:b/>
          <w:bCs/>
          <w:rtl/>
        </w:rPr>
        <w:t>•</w:t>
      </w:r>
      <w:r w:rsidRPr="00A563E0">
        <w:rPr>
          <w:rStyle w:val="afffff0"/>
          <w:rtl/>
        </w:rPr>
        <w:t xml:space="preserve"> </w:t>
      </w:r>
      <w:r w:rsidRPr="00A563E0">
        <w:rPr>
          <w:rStyle w:val="afffff0"/>
          <w:rFonts w:hint="cs"/>
          <w:rtl/>
        </w:rPr>
        <w:t>'</w:t>
      </w:r>
      <w:r w:rsidRPr="00A563E0">
        <w:rPr>
          <w:rStyle w:val="afffff0"/>
          <w:rtl/>
        </w:rPr>
        <w:t xml:space="preserve">כה </w:t>
      </w:r>
      <w:r w:rsidRPr="00A563E0">
        <w:rPr>
          <w:rStyle w:val="afffff0"/>
          <w:rtl/>
        </w:rPr>
        <w:t xml:space="preserve">אמר</w:t>
      </w:r>
      <w:r w:rsidRPr="00A563E0">
        <w:rPr>
          <w:rStyle w:val="afffff0"/>
          <w:rtl/>
        </w:rPr>
        <w:t xml:space="preserve"> ה</w:t>
      </w:r>
      <w:r w:rsidR="005608A0">
        <w:rPr>
          <w:rStyle w:val="afffff0"/>
          <w:rtl/>
        </w:rPr>
        <w:t>'</w:t>
      </w:r>
      <w:r w:rsidRPr="00A563E0">
        <w:rPr>
          <w:rStyle w:val="afffff0"/>
          <w:rtl/>
        </w:rPr>
        <w:t xml:space="preserve"> אלהים בראשון באחד לחודש תקח פר בן בקר תמים וחטאת את המקדש</w:t>
      </w:r>
      <w:r w:rsidRPr="00A563E0">
        <w:rPr>
          <w:rStyle w:val="afffff0"/>
          <w:rFonts w:hint="cs"/>
          <w:rtl/>
        </w:rPr>
        <w:t>'</w:t>
      </w:r>
      <w:r w:rsidRPr="00A563E0">
        <w:rPr>
          <w:rStyle w:val="afffff0"/>
          <w:rtl/>
        </w:rPr>
        <w:t>,</w:t>
      </w:r>
    </w:p>
    <w:p w:rsidR="00DA63EC" w:rsidRDefault="00DA63EC" w:rsidP="00DA63EC">
      <w:pPr>
        <w:tabs>
          <w:tab w:val="center" w:pos="2835"/>
        </w:tabs>
        <w:rPr>
          <w:rtl/>
        </w:rPr>
      </w:pPr>
      <w:del w:id="90122" w:author="מנוע מכני" w:date="2026-10-11T12:04:40Z">
        <w:r>
          <w:rPr>
            <w:rtl/>
          </w:rPr>
          <w:delText xml:space="preserve"> </w:delText>
        </w:r>
      </w:del>
      <w:r>
        <w:rPr>
          <w:rtl/>
        </w:rPr>
        <w:t xml:space="preserve">חטאת? עולה היא!</w:t>
      </w:r>
    </w:p>
    <w:p>
      <w:pPr>
        <w:pStyle w:val="38"/>
        <w:rPr>
          <w:ins w:id="99756" w:author="מנוע מכני" w:date="2026-10-11T12:04:40Z"/>
        </w:rPr>
      </w:pPr>
      <w:r>
        <w:t xml:space="preserve">- א"ר יוחנן:</w:t>
      </w:r>
    </w:p>
    <w:p w:rsidR="00DA63EC" w:rsidRDefault="00DA63EC" w:rsidP="00DA63EC">
      <w:pPr>
        <w:pStyle w:val="affffb"/>
        <w:rPr>
          <w:rtl/>
        </w:rPr>
      </w:pPr>
      <w:del w:id="99757" w:author="מנוע מכני" w:date="2026-10-11T12:04:40Z">
        <w:r>
          <w:rPr>
            <w:rtl/>
          </w:rPr>
          <w:delText xml:space="preserve"> </w:delText>
        </w:r>
      </w:del>
      <w:r>
        <w:rPr>
          <w:rtl/>
        </w:rPr>
        <w:t xml:space="preserve">פרשה זו אליהו עתיד לדורשה.</w:t>
      </w:r>
    </w:p>
    <w:p>
      <w:pPr>
        <w:pStyle w:val="38"/>
        <w:rPr>
          <w:ins w:id="99758" w:author="מנוע מכני" w:date="2026-10-11T12:04:40Z"/>
        </w:rPr>
      </w:pPr>
      <w:r>
        <w:t xml:space="preserve">- רב אשי</w:t>
      </w:r>
      <w:del w:id="102527" w:author="מנוע מכני" w:date="2026-10-11T12:04:40Z">
        <w:r>
          <w:delText xml:space="preserve"> אמר</w:delText>
        </w:r>
      </w:del>
      <w:r>
        <w:t xml:space="preserve">:</w:t>
      </w:r>
    </w:p>
    <w:p w:rsidR="00DA63EC" w:rsidRDefault="00DA63EC" w:rsidP="00DA63EC">
      <w:pPr>
        <w:pStyle w:val="affffb"/>
        <w:rPr>
          <w:rtl/>
        </w:rPr>
      </w:pPr>
      <w:del w:id="99759" w:author="מנוע מכני" w:date="2026-10-11T12:04:40Z">
        <w:r>
          <w:rPr>
            <w:rtl/>
          </w:rPr>
          <w:delText xml:space="preserve"> </w:delText>
        </w:r>
      </w:del>
      <w:r>
        <w:rPr>
          <w:rtl/>
        </w:rPr>
        <w:t xml:space="preserve">מילואים הקריבו בימי עזרא, כדרך שהקריבו בימי משה.</w:t>
      </w:r>
    </w:p>
    <w:p>
      <w:pPr>
        <w:pStyle w:val="38"/>
        <w:rPr>
          <w:ins w:id="99760" w:author="מנוע מכני" w:date="2026-10-11T12:04:40Z"/>
        </w:rPr>
      </w:pPr>
      <w:r>
        <w:tab/>
        <w:t>תנ</w:t>
      </w:r>
      <w:r>
        <w:t>"</w:t>
      </w:r>
      <w:r>
        <w:t>ה</w:t>
      </w:r>
      <w:r>
        <w:t xml:space="preserve"> ר"</w:t>
      </w:r>
      <w:r>
        <w:t>י</w:t>
      </w:r>
      <w:del w:id="102528" w:author="מנוע מכני" w:date="2026-10-11T12:04:40Z">
        <w:r>
          <w:delText xml:space="preserve"> אומר</w:delText>
        </w:r>
      </w:del>
      <w:r>
        <w:t xml:space="preserve">:</w:t>
      </w:r>
    </w:p>
    <w:p w:rsidR="00DA63EC" w:rsidRDefault="00DA63EC" w:rsidP="00DA63EC">
      <w:pPr>
        <w:tabs>
          <w:tab w:val="center" w:pos="2835"/>
        </w:tabs>
        <w:rPr>
          <w:rtl/>
        </w:rPr>
      </w:pPr>
      <w:del w:id="99761" w:author="מנוע מכני" w:date="2026-10-11T12:04:40Z">
        <w:r>
          <w:rPr>
            <w:rtl/>
          </w:rPr>
          <w:delText xml:space="preserve"> </w:delText>
        </w:r>
      </w:del>
      <w:r>
        <w:rPr>
          <w:rtl/>
        </w:rPr>
        <w:t xml:space="preserve">פרשה זו אליהו עתיד לדורשה</w:t>
      </w:r>
      <w:ins w:id="94655" w:author="מנוע מכני" w:date="2026-10-11T12:04:40Z">
        <w:r>
          <w:rPr>
            <w:rtl/>
          </w:rPr>
          <w:t xml:space="preserve">,</w:t>
        </w:r>
      </w:ins>
      <w:del w:id="94656" w:author="מנוע מכני" w:date="2026-10-11T12:04:40Z">
        <w:r>
          <w:rPr>
            <w:rtl/>
          </w:rPr>
          <w:delText xml:space="preserve">;</w:delText>
        </w:r>
      </w:del>
      <w:r>
        <w:rPr>
          <w:rtl/>
        </w:rPr>
        <w:t xml:space="preserve"> </w:t>
      </w:r>
    </w:p>
    <w:p>
      <w:pPr>
        <w:pStyle w:val="38"/>
        <w:rPr>
          <w:ins w:id="99762" w:author="מנוע מכני" w:date="2026-10-11T12:04:40Z"/>
        </w:rPr>
      </w:pPr>
      <w:r w:rsidRPr="004B5204">
        <w:tab/>
      </w:r>
      <w:r w:rsidRPr="004B5204">
        <w:t>א</w:t>
      </w:r>
      <w:r w:rsidRPr="004B5204">
        <w:t>"</w:t>
      </w:r>
      <w:r w:rsidRPr="004B5204">
        <w:t xml:space="preserve">ל</w:t>
      </w:r>
      <w:r w:rsidRPr="004B5204">
        <w:t xml:space="preserve"> </w:t>
      </w:r>
      <w:r w:rsidRPr="004B5204">
        <w:t xml:space="preserve">ר' יוסי:</w:t>
      </w:r>
    </w:p>
    <w:p w:rsidR="00DA63EC" w:rsidRDefault="00DA63EC" w:rsidP="00DA63EC">
      <w:pPr>
        <w:tabs>
          <w:tab w:val="center" w:pos="2835"/>
        </w:tabs>
        <w:rPr>
          <w:rtl/>
        </w:rPr>
      </w:pPr>
      <w:del w:id="99763" w:author="מנוע מכני" w:date="2026-10-11T12:04:40Z">
        <w:r w:rsidRPr="004B5204">
          <w:rPr>
            <w:rtl/>
          </w:rPr>
          <w:delText xml:space="preserve"> </w:delText>
        </w:r>
      </w:del>
      <w:r w:rsidRPr="004B5204">
        <w:rPr>
          <w:rtl/>
        </w:rPr>
        <w:t xml:space="preserve">מלואים הקריבו בימי עזרא, כדרך שהקריבו בימי משה</w:t>
      </w:r>
      <w:ins w:id="94657" w:author="מנוע מכני" w:date="2026-10-11T12:04:40Z">
        <w:r>
          <w:rPr>
            <w:rtl/>
          </w:rPr>
          <w:t xml:space="preserve">,</w:t>
        </w:r>
      </w:ins>
      <w:del w:id="94658" w:author="מנוע מכני" w:date="2026-10-11T12:04:40Z">
        <w:r w:rsidRPr="004B5204">
          <w:rPr>
            <w:rtl/>
          </w:rPr>
          <w:delText xml:space="preserve">;</w:delText>
        </w:r>
      </w:del>
      <w:r w:rsidRPr="004B5204">
        <w:rPr>
          <w:rtl/>
        </w:rPr>
        <w:t xml:space="preserve"> </w:t>
      </w:r>
      <w:r w:rsidRPr="004B5204">
        <w:rPr>
          <w:rtl/>
        </w:rPr>
        <w:t xml:space="preserve">א"</w:t>
      </w:r>
      <w:r w:rsidRPr="004B5204">
        <w:rPr>
          <w:rFonts w:hint="cs"/>
          <w:rtl/>
        </w:rPr>
        <w:t>ל</w:t>
      </w:r>
      <w:r w:rsidRPr="004B5204">
        <w:rPr>
          <w:rtl/>
        </w:rPr>
        <w:t>: תנוח דעתך שהנחת דעתי.</w:t>
      </w:r>
    </w:p>
    <w:p w:rsidR="00DA63EC" w:rsidRDefault="00DA63EC" w:rsidP="00DA63EC">
      <w:pPr>
        <w:tabs>
          <w:tab w:val="center" w:pos="2835"/>
        </w:tabs>
        <w:rPr>
          <w:rtl/>
        </w:rPr>
      </w:pPr>
      <w:r w:rsidRPr="00265E5E">
        <w:rPr>
          <w:rFonts w:ascii="BA Franknatan Regular" w:hAnsi="BA Franknatan Regular"/>
          <w:b/>
          <w:bCs/>
          <w:rtl/>
        </w:rPr>
        <w:t>•</w:t>
      </w:r>
      <w:r w:rsidRPr="00A563E0">
        <w:rPr>
          <w:rStyle w:val="afffff0"/>
          <w:rtl/>
        </w:rPr>
        <w:t xml:space="preserve"> </w:t>
      </w:r>
      <w:r w:rsidRPr="00A563E0">
        <w:rPr>
          <w:rStyle w:val="afffff0"/>
          <w:rFonts w:hint="cs"/>
          <w:rtl/>
        </w:rPr>
        <w:t>'</w:t>
      </w:r>
      <w:r w:rsidRPr="00A563E0">
        <w:rPr>
          <w:rStyle w:val="afffff0"/>
          <w:rtl/>
        </w:rPr>
        <w:t xml:space="preserve">וכל נבלה וטרפה מן העוף ומן הבהמה </w:t>
      </w:r>
      <w:r w:rsidRPr="00A563E0">
        <w:rPr>
          <w:rStyle w:val="afffff0"/>
          <w:rtl/>
        </w:rPr>
        <w:t xml:space="preserve">לא</w:t>
      </w:r>
      <w:r w:rsidRPr="00A563E0">
        <w:rPr>
          <w:rStyle w:val="afffff0"/>
          <w:rtl/>
        </w:rPr>
        <w:t xml:space="preserve"> יאכלו הכהנים</w:t>
      </w:r>
      <w:r w:rsidRPr="00A563E0">
        <w:rPr>
          <w:rStyle w:val="afffff0"/>
          <w:rFonts w:hint="cs"/>
          <w:rtl/>
        </w:rPr>
        <w:t>'</w:t>
      </w:r>
      <w:r w:rsidRPr="00A563E0">
        <w:rPr>
          <w:rStyle w:val="afffff0"/>
          <w:rtl/>
        </w:rPr>
        <w:t>,</w:t>
      </w:r>
      <w:r>
        <w:rPr>
          <w:rtl/>
        </w:rPr>
        <w:t xml:space="preserve"> כהנים הוא דלא יאכלו, הא ישראל אכלי? א"ר יוחנן: פרשה זו אליהו עתיד לדורשה.</w:t>
      </w:r>
    </w:p>
    <w:p>
      <w:pPr>
        <w:pStyle w:val="38"/>
        <w:rPr>
          <w:ins w:id="99765" w:author="מנוע מכני" w:date="2026-10-11T12:04:40Z"/>
        </w:rPr>
      </w:pPr>
      <w:del w:id="99764" w:author="מנוע מכני" w:date="2026-10-11T12:04:40Z">
        <w:r w:rsidRPr="00E105BC">
          <w:delText xml:space="preserve">•</w:delText>
        </w:r>
      </w:del>
      <w:r w:rsidRPr="00E105BC">
        <w:t xml:space="preserve"> </w:t>
      </w:r>
      <w:r w:rsidRPr="00E105BC">
        <w:t xml:space="preserve">רבינא:</w:t>
      </w:r>
    </w:p>
    <w:p w:rsidR="00DA63EC" w:rsidRPr="00E105BC" w:rsidRDefault="00DA63EC" w:rsidP="00DA63EC">
      <w:pPr>
        <w:tabs>
          <w:tab w:val="center" w:pos="2835"/>
        </w:tabs>
        <w:rPr>
          <w:spacing w:val="-4"/>
          <w:rtl/>
        </w:rPr>
      </w:pPr>
      <w:del w:id="99766" w:author="מנוע מכני" w:date="2026-10-11T12:04:40Z">
        <w:r w:rsidRPr="00E105BC">
          <w:rPr>
            <w:spacing w:val="-4"/>
            <w:rtl/>
          </w:rPr>
          <w:delText xml:space="preserve"> </w:delText>
        </w:r>
      </w:del>
      <w:r w:rsidRPr="00E105BC">
        <w:rPr>
          <w:spacing w:val="-4"/>
          <w:rtl/>
        </w:rPr>
        <w:t xml:space="preserve">כהנים </w:t>
      </w:r>
      <w:ins w:id="97409" w:author="מנוע מכני" w:date="2026-10-11T12:04:40Z">
        <w:r>
          <w:rPr>
            <w:spacing w:val="-4"/>
            <w:rtl/>
          </w:rPr>
          <w:t xml:space="preserve">הוצרך</w:t>
        </w:r>
      </w:ins>
      <w:del w:id="97410" w:author="מנוע מכני" w:date="2026-10-11T12:04:40Z">
        <w:r w:rsidRPr="00E105BC">
          <w:rPr>
            <w:spacing w:val="-4"/>
            <w:rtl/>
          </w:rPr>
          <w:delText xml:space="preserve">איצטריך</w:delText>
        </w:r>
      </w:del>
      <w:r w:rsidRPr="00E105BC">
        <w:rPr>
          <w:spacing w:val="-4"/>
          <w:rtl/>
        </w:rPr>
        <w:t xml:space="preserve"> </w:t>
      </w:r>
      <w:r w:rsidRPr="00E105BC">
        <w:rPr>
          <w:rFonts w:hint="cs"/>
          <w:spacing w:val="-4"/>
          <w:rtl/>
        </w:rPr>
        <w:t>ד</w:t>
      </w:r>
      <w:r w:rsidRPr="00E105BC">
        <w:rPr>
          <w:spacing w:val="-4"/>
          <w:rtl/>
        </w:rPr>
        <w:t>ס</w:t>
      </w:r>
      <w:r w:rsidRPr="00E105BC">
        <w:rPr>
          <w:rFonts w:hint="cs"/>
          <w:spacing w:val="-4"/>
          <w:rtl/>
        </w:rPr>
        <w:t>ד</w:t>
      </w:r>
      <w:r w:rsidRPr="00E105BC">
        <w:rPr>
          <w:spacing w:val="-4"/>
          <w:rtl/>
        </w:rPr>
        <w:t>"</w:t>
      </w:r>
      <w:r w:rsidRPr="00E105BC">
        <w:rPr>
          <w:rFonts w:hint="cs"/>
          <w:spacing w:val="-4"/>
          <w:rtl/>
        </w:rPr>
        <w:t>א</w:t>
      </w:r>
      <w:r w:rsidRPr="00E105BC">
        <w:rPr>
          <w:spacing w:val="-4"/>
          <w:rtl/>
        </w:rPr>
        <w:t xml:space="preserve">: הואיל ואשתרי מליקה </w:t>
      </w:r>
      <w:ins w:id="90143" w:author="Claude - סמנטי" w:date="2026-10-11T12:27:00Z">
        <w:r>
          <w:rPr>
            <w:spacing w:val="-4"/>
            <w:rtl/>
          </w:rPr>
          <w:t xml:space="preserve">לגביהם</w:t>
        </w:r>
      </w:ins>
      <w:del w:id="90144" w:author="Claude - סמנטי" w:date="2026-10-11T12:27:00Z">
        <w:r w:rsidRPr="00E105BC">
          <w:rPr>
            <w:spacing w:val="-4"/>
            <w:rtl/>
          </w:rPr>
          <w:delText xml:space="preserve">לגבייהו</w:delText>
        </w:r>
      </w:del>
      <w:r w:rsidRPr="00E105BC">
        <w:rPr>
          <w:spacing w:val="-4"/>
          <w:rtl/>
        </w:rPr>
        <w:t xml:space="preserve"> תשתרי </w:t>
      </w:r>
      <w:ins w:id="91287" w:author="מנוע מכני" w:date="2026-10-11T12:04:40Z">
        <w:r>
          <w:rPr>
            <w:spacing w:val="-4"/>
            <w:rtl/>
          </w:rPr>
          <w:t xml:space="preserve">גם</w:t>
        </w:r>
      </w:ins>
      <w:del w:id="91288" w:author="מנוע מכני" w:date="2026-10-11T12:04:40Z">
        <w:r w:rsidRPr="00E105BC">
          <w:rPr>
            <w:spacing w:val="-4"/>
            <w:rtl/>
          </w:rPr>
          <w:delText xml:space="preserve">נמי</w:delText>
        </w:r>
      </w:del>
      <w:r w:rsidRPr="00E105BC">
        <w:rPr>
          <w:spacing w:val="-4"/>
          <w:rtl/>
        </w:rPr>
        <w:t xml:space="preserve"> נבילה וטרפה, </w:t>
      </w:r>
      <w:r w:rsidRPr="00E105BC">
        <w:rPr>
          <w:spacing w:val="-4"/>
          <w:rtl/>
        </w:rPr>
        <w:t xml:space="preserve">קמ"ל</w:t>
      </w:r>
      <w:r w:rsidRPr="00E105BC">
        <w:rPr>
          <w:spacing w:val="-4"/>
          <w:rtl/>
        </w:rPr>
        <w:t xml:space="preserve">.</w:t>
      </w:r>
    </w:p>
    <w:p w:rsidR="00DA63EC" w:rsidRDefault="00DA63EC" w:rsidP="00DA63EC">
      <w:pPr>
        <w:tabs>
          <w:tab w:val="center" w:pos="2835"/>
        </w:tabs>
        <w:rPr>
          <w:rtl/>
        </w:rPr>
      </w:pPr>
      <w:r>
        <w:rPr>
          <w:rtl/>
        </w:rPr>
        <w:t xml:space="preserve">וכן תעשה בשבעה בחודש מאיש שוגה ומפתי </w:t>
      </w:r>
      <w:r>
        <w:rPr>
          <w:rFonts w:hint="cs"/>
          <w:rtl/>
        </w:rPr>
        <w:t>'</w:t>
      </w:r>
      <w:r>
        <w:rPr>
          <w:rStyle w:val="afffff0"/>
          <w:rtl/>
        </w:rPr>
        <w:t>וכפרתם את הבית שבעה</w:t>
      </w:r>
      <w:r>
        <w:rPr>
          <w:rFonts w:hint="cs"/>
          <w:rtl/>
        </w:rPr>
        <w:t>'</w:t>
      </w:r>
    </w:p>
    <w:p w:rsidR="00DA63EC" w:rsidRDefault="00DA63EC" w:rsidP="00DA63EC">
      <w:pPr>
        <w:tabs>
          <w:tab w:val="center" w:pos="2835"/>
        </w:tabs>
        <w:rPr>
          <w:rtl/>
        </w:rPr>
      </w:pPr>
      <w:r>
        <w:rPr>
          <w:rtl/>
        </w:rPr>
        <w:t xml:space="preserve"> </w:t>
      </w:r>
    </w:p>
    <w:p>
      <w:pPr>
        <w:pStyle w:val="38"/>
        <w:rPr>
          <w:ins w:id="99768" w:author="מנוע מכני" w:date="2026-10-11T12:04:40Z"/>
        </w:rPr>
      </w:pPr>
      <w:del w:id="99767" w:author="מנוע מכני" w:date="2026-10-11T12:04:40Z">
        <w:r w:rsidRPr="00265E5E">
          <w:delText xml:space="preserve">•</w:delText>
        </w:r>
      </w:del>
      <w:r w:rsidRPr="00265E5E">
        <w:t xml:space="preserve"> </w:t>
      </w:r>
      <w:r>
        <w:t>ארי</w:t>
      </w:r>
      <w:r>
        <w:t>"</w:t>
      </w:r>
      <w:r>
        <w:t>ו</w:t>
      </w:r>
      <w:r>
        <w:t xml:space="preserve">:</w:t>
      </w:r>
    </w:p>
    <w:p w:rsidR="00DA63EC" w:rsidRDefault="00DA63EC" w:rsidP="00DA63EC">
      <w:pPr>
        <w:tabs>
          <w:tab w:val="center" w:pos="2835"/>
        </w:tabs>
        <w:rPr>
          <w:rtl/>
        </w:rPr>
      </w:pPr>
      <w:del w:id="99769" w:author="מנוע מכני" w:date="2026-10-11T12:04:40Z">
        <w:r>
          <w:rPr>
            <w:rtl/>
          </w:rPr>
          <w:delText xml:space="preserve"> </w:delText>
        </w:r>
      </w:del>
      <w:r>
        <w:rPr>
          <w:rtl/>
        </w:rPr>
        <w:t xml:space="preserve">אלו שבעה שבטים שחטאו ואף על פי שאין רובה של קהל.</w:t>
      </w:r>
    </w:p>
    <w:p w:rsidR="00DA63EC" w:rsidRDefault="00DA63EC" w:rsidP="00DA63EC">
      <w:pPr>
        <w:tabs>
          <w:tab w:val="center" w:pos="2835"/>
        </w:tabs>
        <w:rPr>
          <w:rtl/>
        </w:rPr>
      </w:pPr>
      <w:del w:id="90123" w:author="מנוע מכני" w:date="2026-10-11T12:04:40Z">
        <w:r>
          <w:rPr>
            <w:rtl/>
          </w:rPr>
          <w:delText xml:space="preserve"> </w:delText>
        </w:r>
      </w:del>
      <w:r>
        <w:rPr>
          <w:rtl/>
        </w:rPr>
        <w:t xml:space="preserve">'חודש</w:t>
      </w:r>
      <w:r>
        <w:rPr>
          <w:rFonts w:hint="cs"/>
          <w:rtl/>
        </w:rPr>
        <w:t>'</w:t>
      </w:r>
      <w:r>
        <w:rPr>
          <w:rtl/>
        </w:rPr>
        <w:t xml:space="preserve"> - אם חדשו ואמרו חלב מותר.</w:t>
      </w:r>
    </w:p>
    <w:p w:rsidR="00DA63EC" w:rsidRDefault="00DA63EC" w:rsidP="00DA63EC">
      <w:pPr>
        <w:tabs>
          <w:tab w:val="center" w:pos="2835"/>
        </w:tabs>
        <w:rPr>
          <w:rtl/>
        </w:rPr>
      </w:pPr>
      <w:del w:id="90124" w:author="מנוע מכני" w:date="2026-10-11T12:04:40Z">
        <w:r>
          <w:rPr>
            <w:rtl/>
          </w:rPr>
          <w:delText xml:space="preserve"> </w:delText>
        </w:r>
      </w:del>
      <w:r>
        <w:rPr>
          <w:rtl/>
        </w:rPr>
        <w:t xml:space="preserve">'</w:t>
      </w:r>
      <w:ins w:id="90585" w:author="Claude - סמנטי" w:date="2026-10-11T12:27:00Z">
        <w:r>
          <w:rPr>
            <w:rStyle w:val="afffff0"/>
            <w:rtl/>
          </w:rPr>
          <w:t xml:space="preserve">מֵאִישׁ שׁוֹגֶה וּמִפֶּתִי</w:t>
        </w:r>
      </w:ins>
      <w:del w:id="90586" w:author="Claude - סמנטי" w:date="2026-10-11T12:27:00Z">
        <w:r>
          <w:rPr>
            <w:rtl/>
          </w:rPr>
          <w:delText xml:space="preserve">מאיש שוגה ומפתי</w:delText>
        </w:r>
      </w:del>
      <w:r>
        <w:rPr>
          <w:rFonts w:hint="cs"/>
          <w:rtl/>
        </w:rPr>
        <w:t>'</w:t>
      </w:r>
      <w:r>
        <w:rPr>
          <w:rtl/>
        </w:rPr>
        <w:t xml:space="preserve"> - מלמד, שאין חייבין אלא על העלם דבר עם שגגת מעשה.</w:t>
      </w:r>
    </w:p>
    <w:p>
      <w:pPr>
        <w:pStyle w:val="afffff8"/>
        <w:rPr>
          <w:ins w:id="90471" w:author="קלוד" w:date="2026-10-11T12:32:08Z"/>
        </w:rPr>
      </w:pPr>
      <w:ins w:id="90472" w:author="קלוד" w:date="2026-10-11T12:32:08Z">
        <w:r>
          <w:rPr>
            <w:color w:val="7B3F00"/>
          </w:rPr>
          <w:t xml:space="preserve">חנניה בן חזקיה - שלש מאות גרבי שמן על ספר יחזקאל</w:t>
        </w:r>
      </w:ins>
    </w:p>
    <w:p>
      <w:pPr>
        <w:pStyle w:val="38"/>
        <w:rPr>
          <w:ins w:id="99771" w:author="מנוע מכני" w:date="2026-10-11T12:04:40Z"/>
        </w:rPr>
      </w:pPr>
      <w:del w:id="99770" w:author="מנוע מכני" w:date="2026-10-11T12:04:40Z">
        <w:r w:rsidRPr="00265E5E">
          <w:lastRenderedPageBreak/>
          <w:delText xml:space="preserve">•</w:delText>
        </w:r>
      </w:del>
      <w:r w:rsidRPr="00265E5E">
        <w:lastRenderedPageBreak/>
        <w:t xml:space="preserve"> </w:t>
      </w:r>
      <w:r>
        <w:t>אריא</w:t>
      </w:r>
      <w:r>
        <w:t>"</w:t>
      </w:r>
      <w:r>
        <w:t>ר</w:t>
      </w:r>
      <w:r>
        <w:t xml:space="preserve">:</w:t>
      </w:r>
    </w:p>
    <w:p w:rsidR="00DA63EC" w:rsidRDefault="00DA63EC" w:rsidP="00DA63EC">
      <w:pPr>
        <w:tabs>
          <w:tab w:val="center" w:pos="2835"/>
        </w:tabs>
        <w:rPr>
          <w:rtl/>
        </w:rPr>
      </w:pPr>
      <w:del w:id="99772" w:author="מנוע מכני" w:date="2026-10-11T12:04:40Z">
        <w:r>
          <w:rPr>
            <w:rtl/>
          </w:rPr>
          <w:delText xml:space="preserve"> </w:delText>
        </w:r>
      </w:del>
      <w:r>
        <w:rPr>
          <w:rtl/>
        </w:rPr>
        <w:t xml:space="preserve">זכור אותו האיש לטוב וחנינא בן </w:t>
      </w:r>
      <w:r>
        <w:rPr>
          <w:rStyle w:val="2fb"/>
          <w:rtl/>
        </w:rPr>
        <w:t xml:space="preserve">חזקיה</w:t>
      </w:r>
      <w:r>
        <w:rPr>
          <w:rtl/>
        </w:rPr>
        <w:t xml:space="preserve"> שמו, שאלמלא הוא נגנז ספר יחזקאל, </w:t>
      </w:r>
      <w:r w:rsidRPr="00E105BC">
        <w:rPr>
          <w:spacing w:val="-6"/>
          <w:rtl/>
        </w:rPr>
        <w:t>שהיו דבריו סותרין דברי תורה, מה עשה? העלה שלש מאות גרבי שמן וישב בעלייה ודרשו.</w:t>
      </w:r>
    </w:p>
    <w:p w:rsidR="00DA63EC" w:rsidRDefault="00DA63EC" w:rsidP="00DA63EC">
      <w:pPr>
        <w:pStyle w:val="affffd"/>
        <w:rPr>
          <w:del w:id="90013" w:author="מנוע עיצוב" w:date="2026-10-11T12:09:26Z"/>
          <w:rtl/>
        </w:rPr>
      </w:pPr>
      <w:del w:id="90012" w:author="מנוע עיצוב" w:date="2026-10-11T12:09:26Z">
        <w:r>
          <w:rPr>
            <w:rtl/>
          </w:rPr>
          <w:delText xml:space="preserve">׹</w:delText>
        </w:r>
      </w:del>
    </w:p>
    <w:p w:rsidR="00DA63EC" w:rsidRPr="004F2561" w:rsidRDefault="00DA63EC" w:rsidP="00DA63EC">
      <w:pPr>
        <w:pStyle w:val="affff1"/>
        <w:ind w:end="0"/>
        <w:rPr>
          <w:rtl/>
        </w:rPr>
        <w:pPrChange w:id="20040" w:author="קלוד" w:date="2026-10-11T09:07:26Z">
          <w:pPr>
            <w:pStyle w:val="affff1"/>
            <w:rPr>
              <w:rtl/>
            </w:rPr>
          </w:pPr>
        </w:pPrChange>
      </w:pPr>
      <w:ins w:id="9805" w:author="מספור קטעי משנה" w:date="2026-10-11T09:35:12Z">
        <w:r>
          <w:rPr>
            <w:rStyle w:val="MisparKeta"/>
          </w:rPr>
          <w:t xml:space="preserve">ו. </w:t>
        </w:r>
      </w:ins>
      <w:r w:rsidRPr="004F2561">
        <w:rPr>
          <w:rtl/>
        </w:rPr>
        <w:t>א"ר שמעון: אם היו להם פרים מרובין</w:t>
      </w:r>
    </w:p>
    <w:p>
      <w:pPr>
        <w:pStyle w:val="38"/>
        <w:rPr>
          <w:ins w:id="99773" w:author="מנוע מכני" w:date="2026-10-11T12:04:40Z"/>
        </w:rPr>
      </w:pPr>
      <w:r w:rsidRPr="004A7C9A">
        <w:t>ת"ר</w:t>
      </w:r>
      <w:r>
        <w:t xml:space="preserve">:</w:t>
      </w:r>
    </w:p>
    <w:p w:rsidR="00DA63EC" w:rsidRDefault="00DA63EC" w:rsidP="00DA63EC">
      <w:pPr>
        <w:tabs>
          <w:tab w:val="center" w:pos="2835"/>
        </w:tabs>
        <w:rPr>
          <w:rtl/>
        </w:rPr>
      </w:pPr>
      <w:del w:id="99774" w:author="מנוע מכני" w:date="2026-10-11T12:04:40Z">
        <w:r>
          <w:rPr>
            <w:rtl/>
          </w:rPr>
          <w:delText xml:space="preserve"> </w:delText>
        </w:r>
      </w:del>
      <w:r>
        <w:rPr>
          <w:rStyle w:val="afffff0"/>
          <w:rtl/>
          <w:rPrChange w:id="9041" w:author="מנוע פסוקים" w:date="2026-10-11T09:32:13Z">
            <w:rPr>
              <w:rtl/>
            </w:rPr>
          </w:rPrChange>
        </w:rPr>
        <w:t xml:space="preserve">ואיפה לפר ואיפה לאיל יעשה מנחה ולכבשים כאשר תשיג ידו ושמן הין לאיפה</w:t>
      </w:r>
      <w:r>
        <w:rPr>
          <w:rFonts w:hint="cs"/>
          <w:rtl/>
        </w:rPr>
        <w:t>'</w:t>
      </w:r>
      <w:r>
        <w:rPr>
          <w:rtl/>
        </w:rPr>
        <w:t xml:space="preserve"> </w:t>
      </w:r>
    </w:p>
    <w:p w:rsidR="00DA63EC" w:rsidRDefault="00DA63EC" w:rsidP="00DA63EC">
      <w:pPr>
        <w:tabs>
          <w:tab w:val="center" w:pos="2835"/>
        </w:tabs>
        <w:rPr>
          <w:rtl/>
        </w:rPr>
      </w:pPr>
      <w:r>
        <w:rPr>
          <w:rtl/>
        </w:rPr>
        <w:t xml:space="preserve">א"ר שמעון וכי מדת פרים ואילים אחת היא? </w:t>
      </w:r>
    </w:p>
    <w:p>
      <w:pPr>
        <w:pStyle w:val="38"/>
        <w:rPr>
          <w:ins w:id="99775" w:author="מנוע מכני" w:date="2026-10-11T12:04:40Z"/>
        </w:rPr>
      </w:pPr>
      <w:r w:rsidRPr="00E105BC">
        <w:t xml:space="preserve">אלא</w:t>
      </w:r>
    </w:p>
    <w:p w:rsidR="00DA63EC" w:rsidRPr="00E105BC" w:rsidRDefault="00DA63EC" w:rsidP="00DA63EC">
      <w:pPr>
        <w:tabs>
          <w:tab w:val="center" w:pos="2835"/>
        </w:tabs>
        <w:rPr>
          <w:spacing w:val="-4"/>
          <w:rtl/>
        </w:rPr>
      </w:pPr>
      <w:del w:id="99776" w:author="מנוע מכני" w:date="2026-10-11T12:04:40Z">
        <w:r w:rsidRPr="00E105BC">
          <w:rPr>
            <w:spacing w:val="-4"/>
            <w:rtl/>
          </w:rPr>
          <w:delText xml:space="preserve"> </w:delText>
        </w:r>
      </w:del>
      <w:r w:rsidRPr="00E105BC">
        <w:rPr>
          <w:spacing w:val="-4"/>
          <w:rtl/>
        </w:rPr>
        <w:t xml:space="preserve">שאם היו להם פרים מרובין ולא היו נסכים, יביאו פר אחד ונסכיו ואל יקרבו כולן בלא נסכים, </w:t>
      </w:r>
    </w:p>
    <w:p w:rsidR="00DA63EC" w:rsidRDefault="00DA63EC" w:rsidP="00DA63EC">
      <w:pPr>
        <w:pStyle w:val="afff3"/>
        <w:framePr w:wrap="around"/>
        <w:rPr>
          <w:rtl/>
        </w:rPr>
      </w:pPr>
      <w:r>
        <w:rPr>
          <w:rFonts w:hint="cs"/>
          <w:rtl/>
        </w:rPr>
        <w:t>מה:</w:t>
      </w:r>
    </w:p>
    <w:p w:rsidR="00DA63EC" w:rsidRDefault="00DA63EC" w:rsidP="00DA63EC">
      <w:pPr>
        <w:tabs>
          <w:tab w:val="center" w:pos="2835"/>
        </w:tabs>
        <w:rPr>
          <w:rtl/>
        </w:rPr>
      </w:pPr>
      <w:r>
        <w:rPr>
          <w:rtl/>
        </w:rPr>
        <w:t xml:space="preserve">ואם היו להם</w:t>
      </w:r>
      <w:ins w:id="94659" w:author="מנוע מכני" w:date="2026-10-11T12:04:40Z">
        <w:r>
          <w:rPr>
            <w:rtl/>
          </w:rPr>
          <w:t xml:space="preserve"> </w:t>
        </w:r>
      </w:ins>
      <w:del w:id="94660" w:author="מנוע מכני" w:date="2026-10-11T12:04:40Z">
        <w:r>
          <w:rPr>
            <w:rtl/>
          </w:rPr>
          <w:delText xml:space="preserve">  </w:delText>
        </w:r>
      </w:del>
      <w:r>
        <w:rPr>
          <w:rtl/>
        </w:rPr>
        <w:t xml:space="preserve">אילים מרובין ולא היה להן איפתן, יביאו איל אחד ואיפתו ולא יקרבו כולם בלא איפות.</w:t>
      </w:r>
    </w:p>
    <w:p w:rsidR="00DA63EC" w:rsidRDefault="00DA63EC" w:rsidP="00DA63EC">
      <w:pPr>
        <w:pStyle w:val="affffd"/>
        <w:rPr>
          <w:rtl/>
        </w:rPr>
      </w:pPr>
      <w:r>
        <w:rPr>
          <w:rtl/>
        </w:rPr>
        <w:t>׹</w:t>
      </w:r>
    </w:p>
    <w:p>
      <w:pPr>
        <w:pStyle w:val="MishnaBatzad"/>
        <w:rPr>
          <w:ins w:id="20366" w:author="קלוד" w:date="2026-10-11T09:07:26Z"/>
        </w:rPr>
      </w:pPr>
      <w:ins w:id="20365" w:author="קלוד" w:date="2026-10-11T09:07:26Z">
        <w:r>
          <w:t xml:space="preserve">משנה ג</w:t>
        </w:r>
      </w:ins>
    </w:p>
    <w:p w:rsidR="00DA63EC" w:rsidRPr="000A334C" w:rsidRDefault="00DA63EC" w:rsidP="003B6D22">
      <w:pPr>
        <w:pStyle w:val="afff9"/>
        <w:rPr>
          <w:del w:id="20174" w:author="קלוד" w:date="2026-10-11T09:07:26Z"/>
          <w:rtl/>
        </w:rPr>
      </w:pPr>
      <w:del w:id="20173" w:author="קלוד" w:date="2026-10-11T09:07:26Z">
        <w:r w:rsidRPr="000A334C">
          <w:rPr>
            <w:rtl/>
          </w:rPr>
          <w:delText xml:space="preserve">מתני'.</w:delText>
        </w:r>
      </w:del>
    </w:p>
    <w:p w:rsidR="00DA63EC" w:rsidRPr="000A334C" w:rsidRDefault="00DA63EC" w:rsidP="003B6D22">
      <w:pPr>
        <w:pStyle w:val="afff9"/>
        <w:spacing w:before="120"/>
        <w:rPr>
          <w:rtl/>
        </w:rPr>
        <w:pPrChange w:id="90025" w:author="קלוד" w:date="2026-10-11T12:09:42Z">
          <w:pPr>
            <w:pStyle w:val="afff9"/>
          </w:pPr>
        </w:pPrChange>
      </w:pPr>
      <w:r w:rsidRPr="000A334C">
        <w:rPr>
          <w:rtl/>
        </w:rPr>
        <w:t>הפר והאילים והכבשים והשעיר אין מעכבין את הלחם, ולא הלחם מעכבן.</w:t>
      </w:r>
    </w:p>
    <w:p w:rsidR="00DA63EC" w:rsidRPr="000A334C" w:rsidRDefault="00DA63EC" w:rsidP="003B6D22">
      <w:pPr>
        <w:pStyle w:val="afff9"/>
        <w:rPr>
          <w:rtl/>
        </w:rPr>
      </w:pPr>
      <w:r>
        <w:rPr>
          <w:rStyle w:val="TanaimMishna"/>
          <w:rFonts w:hint="cs"/>
          <w:rtl/>
          <w:rPrChange w:id="103676" w:author="Claude" w:date="2026-10-11T09:07:48Z">
            <w:rPr>
              <w:rFonts w:hint="cs"/>
              <w:rtl/>
            </w:rPr>
          </w:rPrChange>
        </w:rPr>
        <w:t xml:space="preserve">ר</w:t>
      </w:r>
      <w:r>
        <w:rPr>
          <w:rStyle w:val="TanaimMishna"/>
          <w:rtl/>
          <w:rPrChange w:id="103677" w:author="Claude" w:date="2026-10-11T09:07:48Z">
            <w:rPr>
              <w:rtl/>
            </w:rPr>
          </w:rPrChange>
        </w:rPr>
        <w:t xml:space="preserve">"</w:t>
      </w:r>
      <w:r>
        <w:rPr>
          <w:rStyle w:val="TanaimMishna"/>
          <w:rFonts w:hint="cs"/>
          <w:rtl/>
          <w:rPrChange w:id="103678" w:author="Claude" w:date="2026-10-11T09:07:48Z">
            <w:rPr>
              <w:rFonts w:hint="cs"/>
              <w:rtl/>
            </w:rPr>
          </w:rPrChange>
        </w:rPr>
        <w:t xml:space="preserve">ע</w:t>
      </w:r>
      <w:r>
        <w:rPr>
          <w:rStyle w:val="TanaimMishna"/>
          <w:rFonts w:hint="cs"/>
          <w:rtl/>
          <w:rPrChange w:id="103679" w:author="Claude" w:date="2026-10-11T09:07:48Z">
            <w:rPr>
              <w:rFonts w:hint="cs"/>
              <w:rtl/>
            </w:rPr>
          </w:rPrChange>
        </w:rPr>
        <w:t xml:space="preserve">:</w:t>
      </w:r>
      <w:r>
        <w:rPr>
          <w:rFonts w:hint="cs"/>
          <w:rtl/>
        </w:rPr>
        <w:t xml:space="preserve"> </w:t>
      </w:r>
      <w:r w:rsidRPr="000A334C">
        <w:rPr>
          <w:rtl/>
        </w:rPr>
        <w:t xml:space="preserve">הלחם מעכב את הכבשים, ואין הכבשים מעכבין את הלחם, </w:t>
      </w:r>
    </w:p>
    <w:p w:rsidR="00DA63EC" w:rsidRPr="000A334C" w:rsidRDefault="00DA63EC" w:rsidP="003B6D22">
      <w:pPr>
        <w:pStyle w:val="afff9"/>
        <w:rPr>
          <w:rtl/>
        </w:rPr>
      </w:pPr>
      <w:r>
        <w:rPr>
          <w:rtl/>
        </w:rPr>
        <w:t xml:space="preserve">אמר </w:t>
      </w:r>
      <w:r>
        <w:rPr>
          <w:rStyle w:val="TanaimMishna"/>
          <w:rtl/>
          <w:rPrChange w:id="103680" w:author="Claude" w:date="2026-10-11T09:07:48Z">
            <w:rPr>
              <w:rtl/>
            </w:rPr>
          </w:rPrChange>
        </w:rPr>
        <w:t xml:space="preserve">ר"ש</w:t>
      </w:r>
      <w:r>
        <w:rPr>
          <w:rtl/>
        </w:rPr>
        <w:t xml:space="preserve"> בן ננס: לא כי, אלא הכבשים מעכבין את הלחם, והלחם אינו מעכב הכבשים, שכן מצינו כשהיו ישראל במדבר מ' שנה קרבו כבשים בלא לחם, אף כאן יקרבו כבשים בלא לחם.</w:t>
      </w:r>
    </w:p>
    <w:p w:rsidR="00DA63EC" w:rsidRPr="000A334C" w:rsidRDefault="00DA63EC" w:rsidP="003B6D22">
      <w:pPr>
        <w:pStyle w:val="afff9"/>
        <w:rPr>
          <w:rtl/>
        </w:rPr>
      </w:pPr>
      <w:r>
        <w:rPr>
          <w:rtl/>
        </w:rPr>
        <w:t xml:space="preserve">אמר </w:t>
      </w:r>
      <w:r>
        <w:rPr>
          <w:rStyle w:val="TanaimMishna"/>
          <w:rtl/>
          <w:rPrChange w:id="103681" w:author="Claude" w:date="2026-10-11T09:07:48Z">
            <w:rPr>
              <w:rtl/>
            </w:rPr>
          </w:rPrChange>
        </w:rPr>
        <w:t xml:space="preserve">ר"ש</w:t>
      </w:r>
      <w:r>
        <w:rPr>
          <w:rStyle w:val="TanaimMishna"/>
          <w:rtl/>
          <w:rPrChange w:id="103682" w:author="Claude" w:date="2026-10-11T09:07:48Z">
            <w:rPr>
              <w:rtl/>
            </w:rPr>
          </w:rPrChange>
        </w:rPr>
        <w:t xml:space="preserve">:</w:t>
      </w:r>
      <w:r>
        <w:rPr>
          <w:rtl/>
        </w:rPr>
        <w:t xml:space="preserve"> הלכה כדברי בן ננס, אבל אין הטעם כדבריו, שכל האמור בחומש הפקודים </w:t>
      </w:r>
      <w:r w:rsidRPr="00E105BC">
        <w:rPr>
          <w:spacing w:val="-2"/>
          <w:rtl/>
        </w:rPr>
        <w:t xml:space="preserve">קרב במדבר, וכל האמור בתורת כהנים אין קרב במדבר, משבאו לארץ קרבו אלו ואלו; </w:t>
      </w:r>
    </w:p>
    <w:p w:rsidR="00DA63EC" w:rsidRPr="000A334C" w:rsidRDefault="00DA63EC" w:rsidP="003B6D22">
      <w:pPr>
        <w:pStyle w:val="afff9"/>
        <w:rPr>
          <w:rtl/>
        </w:rPr>
      </w:pPr>
      <w:r w:rsidRPr="000A334C">
        <w:rPr>
          <w:rtl/>
        </w:rPr>
        <w:t>מפני מה אני אומר: יקרבו כבשים בלא לחם? מפני שהכבשים מתירין את עצמן, ולא הלחם בלא כבשים? שאין לו מי יתירנו.</w:t>
      </w:r>
    </w:p>
    <w:p w:rsidR="00DA63EC" w:rsidRDefault="00DA63EC" w:rsidP="00DA63EC">
      <w:pPr>
        <w:pStyle w:val="affffd"/>
        <w:rPr>
          <w:rtl/>
        </w:rPr>
      </w:pPr>
      <w:r>
        <w:rPr>
          <w:rtl/>
        </w:rPr>
        <w:t>׹</w:t>
      </w:r>
    </w:p>
    <w:p>
      <w:pPr>
        <w:pStyle w:val="afffff8"/>
        <w:rPr>
          <w:ins w:id="90469" w:author="קלוד" w:date="2026-10-11T12:32:08Z"/>
        </w:rPr>
      </w:pPr>
      <w:ins w:id="90470" w:author="קלוד" w:date="2026-10-11T12:32:08Z">
        <w:r>
          <w:rPr>
            <w:color w:val="7B3F00"/>
          </w:rPr>
          <w:t xml:space="preserve">כבשי עצרת - אינם אותם כבשים שבחומש הפקודים</w:t>
        </w:r>
      </w:ins>
    </w:p>
    <w:p>
      <w:pPr>
        <w:pStyle w:val="38"/>
        <w:rPr>
          <w:ins w:id="99777" w:author="מנוע מכני" w:date="2026-10-11T12:04:40Z"/>
        </w:rPr>
      </w:pPr>
      <w:r w:rsidRPr="004A7C9A">
        <w:t>ת"ר</w:t>
      </w:r>
      <w:r>
        <w:t>:</w:t>
      </w:r>
    </w:p>
    <w:p w:rsidR="00DA63EC" w:rsidRDefault="00DA63EC" w:rsidP="00DA63EC">
      <w:pPr>
        <w:tabs>
          <w:tab w:val="center" w:pos="2835"/>
        </w:tabs>
        <w:rPr>
          <w:rtl/>
        </w:rPr>
      </w:pPr>
      <w:del w:id="99778" w:author="מנוע מכני" w:date="2026-10-11T12:04:40Z">
        <w:r w:rsidRPr="00A563E0">
          <w:rPr>
            <w:rStyle w:val="afffff0"/>
            <w:rtl/>
          </w:rPr>
          <w:delText xml:space="preserve"> </w:delText>
        </w:r>
      </w:del>
      <w:r w:rsidRPr="00A563E0">
        <w:rPr>
          <w:rStyle w:val="afffff0"/>
          <w:rFonts w:hint="cs"/>
          <w:rtl/>
        </w:rPr>
        <w:t>'</w:t>
      </w:r>
      <w:ins w:id="90587" w:author="Claude - סמנטי" w:date="2026-10-11T12:27:00Z">
        <w:r>
          <w:rPr>
            <w:rStyle w:val="afffff0"/>
            <w:rtl/>
          </w:rPr>
          <w:t xml:space="preserve">וְהִקְרַבְתֶּם עַל הַלֶּחֶם</w:t>
        </w:r>
      </w:ins>
      <w:del w:id="90588" w:author="Claude - סמנטי" w:date="2026-10-11T12:27:00Z">
        <w:r w:rsidRPr="00A563E0">
          <w:rPr>
            <w:rStyle w:val="afffff0"/>
            <w:rtl/>
          </w:rPr>
          <w:delText xml:space="preserve">והקרבתם על הלחם</w:delText>
        </w:r>
      </w:del>
      <w:r w:rsidRPr="00A563E0">
        <w:rPr>
          <w:rStyle w:val="afffff0"/>
          <w:rFonts w:hint="cs"/>
          <w:rtl/>
        </w:rPr>
        <w:t>'</w:t>
      </w:r>
      <w:r w:rsidRPr="00A563E0">
        <w:rPr>
          <w:rStyle w:val="afffff0"/>
          <w:rtl/>
        </w:rPr>
        <w:t xml:space="preserve"> </w:t>
      </w:r>
      <w:r>
        <w:rPr>
          <w:rtl/>
        </w:rPr>
        <w:t>- חובה על הלחם,</w:t>
      </w:r>
      <w:r w:rsidRPr="00A563E0">
        <w:rPr>
          <w:rStyle w:val="afffff0"/>
          <w:rtl/>
        </w:rPr>
        <w:t xml:space="preserve"> </w:t>
      </w:r>
      <w:r w:rsidRPr="00A563E0">
        <w:rPr>
          <w:rStyle w:val="afffff0"/>
          <w:rFonts w:hint="cs"/>
          <w:rtl/>
        </w:rPr>
        <w:t>'</w:t>
      </w:r>
      <w:r w:rsidRPr="00A563E0">
        <w:rPr>
          <w:rStyle w:val="afffff0"/>
          <w:rtl/>
        </w:rPr>
        <w:t>שבעת כבשים תמימים</w:t>
      </w:r>
      <w:r w:rsidRPr="00A563E0">
        <w:rPr>
          <w:rStyle w:val="afffff0"/>
          <w:rFonts w:hint="cs"/>
          <w:rtl/>
        </w:rPr>
        <w:t>'</w:t>
      </w:r>
      <w:r w:rsidRPr="00A563E0">
        <w:rPr>
          <w:rStyle w:val="afffff0"/>
          <w:rtl/>
        </w:rPr>
        <w:t xml:space="preserve"> </w:t>
      </w:r>
      <w:r>
        <w:rPr>
          <w:rtl/>
        </w:rPr>
        <w:t xml:space="preserve">- אף על פי שאין לחם, </w:t>
      </w:r>
    </w:p>
    <w:p w:rsidR="00DA63EC" w:rsidRDefault="00DA63EC" w:rsidP="00DA63EC">
      <w:pPr>
        <w:tabs>
          <w:tab w:val="center" w:pos="2835"/>
        </w:tabs>
        <w:rPr>
          <w:rtl/>
        </w:rPr>
      </w:pPr>
      <w:r>
        <w:rPr>
          <w:rtl/>
        </w:rPr>
        <w:tab/>
      </w:r>
      <w:del w:id="90125" w:author="מנוע מכני" w:date="2026-10-11T12:04:40Z">
        <w:r>
          <w:rPr>
            <w:rFonts w:hint="cs"/>
            <w:rtl/>
          </w:rPr>
          <w:delText xml:space="preserve">   </w:delText>
        </w:r>
        <w:r w:rsidRPr="00A563E0">
          <w:rPr>
            <w:rStyle w:val="afffff0"/>
            <w:rFonts w:hint="cs"/>
            <w:rtl/>
          </w:rPr>
          <w:delText xml:space="preserve"> </w:delText>
        </w:r>
      </w:del>
      <w:r w:rsidRPr="00A563E0">
        <w:rPr>
          <w:rStyle w:val="afffff0"/>
          <w:rFonts w:hint="cs"/>
          <w:rtl/>
        </w:rPr>
        <w:t xml:space="preserve">'</w:t>
      </w:r>
      <w:ins w:id="90589" w:author="Claude - סמנטי" w:date="2026-10-11T12:27:00Z">
        <w:r>
          <w:rPr>
            <w:rStyle w:val="afffff0"/>
            <w:rtl/>
          </w:rPr>
          <w:t xml:space="preserve">עַל הַלֶּחֶם</w:t>
        </w:r>
      </w:ins>
      <w:del w:id="90590" w:author="Claude - סמנטי" w:date="2026-10-11T12:27:00Z">
        <w:r w:rsidRPr="00A563E0">
          <w:rPr>
            <w:rStyle w:val="afffff0"/>
            <w:rtl/>
          </w:rPr>
          <w:delText xml:space="preserve">על הלחם</w:delText>
        </w:r>
      </w:del>
      <w:r w:rsidRPr="00A563E0">
        <w:rPr>
          <w:rStyle w:val="afffff0"/>
          <w:rFonts w:hint="cs"/>
          <w:rtl/>
        </w:rPr>
        <w:t xml:space="preserve">' </w:t>
      </w:r>
      <w:r>
        <w:rPr>
          <w:rStyle w:val="2fb"/>
          <w:rFonts w:hint="cs"/>
          <w:rtl/>
        </w:rPr>
        <w:t>ר</w:t>
      </w:r>
      <w:r>
        <w:rPr>
          <w:rStyle w:val="2fb"/>
          <w:rtl/>
        </w:rPr>
        <w:t>"</w:t>
      </w:r>
      <w:r>
        <w:rPr>
          <w:rStyle w:val="2fb"/>
          <w:rFonts w:hint="cs"/>
          <w:rtl/>
        </w:rPr>
        <w:t xml:space="preserve">ט</w:t>
      </w:r>
      <w:r>
        <w:rPr>
          <w:rFonts w:hint="cs"/>
          <w:rtl/>
        </w:rPr>
        <w:t xml:space="preserve">:</w:t>
      </w:r>
      <w:r>
        <w:rPr>
          <w:rtl/>
        </w:rPr>
        <w:t xml:space="preserve"> מלמד, שלא נתחייבו בכבשים קודם שנתחייבו בלחם,</w:t>
      </w:r>
      <w:ins w:id="95955" w:author="מנוע מכני" w:date="2026-10-11T12:04:40Z">
        <w:r>
          <w:rPr>
            <w:rtl/>
          </w:rPr>
          <w:t xml:space="preserve">,</w:t>
        </w:r>
      </w:ins>
      <w:del w:id="95956" w:author="מנוע מכני" w:date="2026-10-11T12:04:40Z">
        <w:r>
          <w:rPr>
            <w:rtl/>
          </w:rPr>
          <w:delText xml:space="preserve"> ,</w:delText>
        </w:r>
      </w:del>
      <w:r>
        <w:rPr>
          <w:rtl/>
        </w:rPr>
        <w:t xml:space="preserve"> </w:t>
      </w:r>
    </w:p>
    <w:p>
      <w:pPr>
        <w:pStyle w:val="38"/>
        <w:rPr>
          <w:ins w:id="99779" w:author="מנוע מכני" w:date="2026-10-11T12:04:40Z"/>
        </w:rPr>
      </w:pPr>
      <w:r w:rsidRPr="00E105BC">
        <w:t xml:space="preserve">ר"ע</w:t>
      </w:r>
      <w:del w:id="102529" w:author="מנוע מכני" w:date="2026-10-11T12:04:40Z">
        <w:r w:rsidRPr="00E105BC">
          <w:delText xml:space="preserve"> אומר</w:delText>
        </w:r>
      </w:del>
      <w:r w:rsidRPr="00E105BC">
        <w:t xml:space="preserve">:</w:t>
      </w:r>
    </w:p>
    <w:p w:rsidR="00DA63EC" w:rsidRPr="00E105BC" w:rsidRDefault="00DA63EC" w:rsidP="00DA63EC">
      <w:pPr>
        <w:tabs>
          <w:tab w:val="center" w:pos="2835"/>
        </w:tabs>
        <w:rPr>
          <w:spacing w:val="-2"/>
          <w:rtl/>
        </w:rPr>
      </w:pPr>
      <w:del w:id="99780" w:author="מנוע מכני" w:date="2026-10-11T12:04:40Z">
        <w:r w:rsidRPr="00E105BC">
          <w:rPr>
            <w:spacing w:val="-2"/>
            <w:rtl/>
          </w:rPr>
          <w:delText xml:space="preserve"> </w:delText>
        </w:r>
      </w:del>
      <w:r w:rsidRPr="00E105BC">
        <w:rPr>
          <w:spacing w:val="-2"/>
          <w:rtl/>
        </w:rPr>
        <w:t xml:space="preserve">יכול הן הן כבשים האמורים כאן הן הן כבשים האמורים בחומש הפקודים? אמרת? </w:t>
      </w:r>
    </w:p>
    <w:p w:rsidR="00DA63EC" w:rsidRDefault="00DA63EC" w:rsidP="00DA63EC">
      <w:pPr>
        <w:tabs>
          <w:tab w:val="center" w:pos="2835"/>
        </w:tabs>
        <w:ind w:firstLine="113"/>
        <w:rPr>
          <w:rtl/>
        </w:rPr>
      </w:pPr>
      <w:r>
        <w:rPr>
          <w:rtl/>
        </w:rPr>
        <w:t xml:space="preserve">כשאתה מגיע אצל פרים ואילים אינן הן, אלא הללו באין בגלל עצמן והללו באין בגלל לחם, </w:t>
      </w:r>
    </w:p>
    <w:p w:rsidR="00DA63EC" w:rsidRPr="00E105BC" w:rsidRDefault="00DA63EC" w:rsidP="00DA63EC">
      <w:pPr>
        <w:tabs>
          <w:tab w:val="center" w:pos="2835"/>
        </w:tabs>
        <w:ind w:firstLine="113"/>
        <w:rPr>
          <w:spacing w:val="-6"/>
          <w:rtl/>
        </w:rPr>
      </w:pPr>
      <w:r w:rsidRPr="00E105BC">
        <w:rPr>
          <w:spacing w:val="-6"/>
          <w:rtl/>
        </w:rPr>
        <w:t xml:space="preserve">נמצא מה שאמור בחומש הפקודים קרב במדבר, ומה שאמור בתורת כהנים </w:t>
      </w:r>
      <w:r w:rsidRPr="00E105BC">
        <w:rPr>
          <w:spacing w:val="-6"/>
          <w:rtl/>
        </w:rPr>
        <w:t xml:space="preserve">לא</w:t>
      </w:r>
      <w:r w:rsidRPr="00E105BC">
        <w:rPr>
          <w:spacing w:val="-6"/>
          <w:rtl/>
        </w:rPr>
        <w:t xml:space="preserve"> קרב במדבר.</w:t>
      </w:r>
    </w:p>
    <w:p w:rsidR="00DA63EC" w:rsidRDefault="00DA63EC" w:rsidP="00DA63EC">
      <w:pPr>
        <w:tabs>
          <w:tab w:val="center" w:pos="2835"/>
        </w:tabs>
        <w:ind w:firstLine="113"/>
        <w:rPr>
          <w:rtl/>
        </w:rPr>
      </w:pPr>
      <w:r>
        <w:rPr>
          <w:rFonts w:hint="cs"/>
          <w:rtl/>
        </w:rPr>
        <w:t>ומד</w:t>
      </w:r>
      <w:r>
        <w:rPr>
          <w:rtl/>
        </w:rPr>
        <w:t xml:space="preserve">פרים ואילים </w:t>
      </w:r>
      <w:r>
        <w:rPr>
          <w:rFonts w:hint="cs"/>
          <w:rtl/>
        </w:rPr>
        <w:t xml:space="preserve">אישתנו כבשים </w:t>
      </w:r>
      <w:ins w:id="91289" w:author="מנוע מכני" w:date="2026-10-11T12:04:40Z">
        <w:r>
          <w:rPr>
            <w:rFonts w:hint="cs"/>
            <w:rtl/>
          </w:rPr>
          <w:t xml:space="preserve">גם</w:t>
        </w:r>
      </w:ins>
      <w:del w:id="91290" w:author="מנוע מכני" w:date="2026-10-11T12:04:40Z">
        <w:r>
          <w:rPr>
            <w:rFonts w:hint="cs"/>
            <w:rtl/>
          </w:rPr>
          <w:delText xml:space="preserve">נמי</w:delText>
        </w:r>
      </w:del>
      <w:r>
        <w:rPr>
          <w:rFonts w:hint="cs"/>
          <w:rtl/>
        </w:rPr>
        <w:t xml:space="preserve"> אחריני </w:t>
      </w:r>
    </w:p>
    <w:p>
      <w:pPr>
        <w:pStyle w:val="38"/>
        <w:rPr>
          <w:ins w:id="99781" w:author="מנוע מכני" w:date="2026-10-11T12:04:40Z"/>
        </w:rPr>
      </w:pPr>
      <w:r w:rsidRPr="00B86088">
        <w:t>ו</w:t>
      </w:r>
      <w:r w:rsidRPr="00B86088">
        <w:t>ה"ק</w:t>
      </w:r>
      <w:r>
        <w:t xml:space="preserve"> </w:t>
      </w:r>
      <w:ins w:id="92923" w:author="מנוע מכני" w:date="2026-10-11T12:04:40Z">
        <w:r>
          <w:t xml:space="preserve">התורה</w:t>
        </w:r>
      </w:ins>
      <w:del w:id="92924" w:author="מנוע מכני" w:date="2026-10-11T12:04:40Z">
        <w:r>
          <w:delText xml:space="preserve">רחמנא</w:delText>
        </w:r>
      </w:del>
      <w:r>
        <w:t xml:space="preserve">:</w:t>
      </w:r>
    </w:p>
    <w:p w:rsidR="00DA63EC" w:rsidRDefault="00DA63EC" w:rsidP="00DA63EC">
      <w:pPr>
        <w:tabs>
          <w:tab w:val="center" w:pos="2835"/>
        </w:tabs>
        <w:ind w:firstLine="113"/>
        <w:rPr>
          <w:rtl/>
        </w:rPr>
      </w:pPr>
      <w:del w:id="99782" w:author="מנוע מכני" w:date="2026-10-11T12:04:40Z">
        <w:r>
          <w:rPr>
            <w:rtl/>
          </w:rPr>
          <w:delText xml:space="preserve"> </w:delText>
        </w:r>
      </w:del>
      <w:ins w:id="96153" w:author="מנוע מכני" w:date="2026-10-11T12:04:40Z">
        <w:r>
          <w:rPr>
            <w:rtl/>
          </w:rPr>
          <w:t xml:space="preserve">אם </w:t>
        </w:r>
      </w:ins>
      <w:del w:id="96154" w:author="מנוע מכני" w:date="2026-10-11T12:04:40Z">
        <w:r>
          <w:rPr>
            <w:rtl/>
          </w:rPr>
          <w:delText xml:space="preserve">אי </w:delText>
        </w:r>
      </w:del>
      <w:r>
        <w:rPr>
          <w:rtl/>
        </w:rPr>
        <w:t xml:space="preserve">בעי פר ושני אילים ליקרב, </w:t>
      </w:r>
      <w:ins w:id="96155" w:author="מנוע מכני" w:date="2026-10-11T12:04:40Z">
        <w:r>
          <w:rPr>
            <w:rtl/>
          </w:rPr>
          <w:t xml:space="preserve">אם </w:t>
        </w:r>
      </w:ins>
      <w:del w:id="96156" w:author="מנוע מכני" w:date="2026-10-11T12:04:40Z">
        <w:r>
          <w:rPr>
            <w:rtl/>
          </w:rPr>
          <w:delText xml:space="preserve">אי </w:delText>
        </w:r>
      </w:del>
      <w:r>
        <w:rPr>
          <w:rtl/>
        </w:rPr>
        <w:t xml:space="preserve">בעי שני פרים ואיל אחד ליקרב!</w:t>
      </w:r>
    </w:p>
    <w:p w:rsidR="00DA63EC" w:rsidRDefault="00DA63EC" w:rsidP="00DA63EC">
      <w:pPr>
        <w:tabs>
          <w:tab w:val="center" w:pos="2835"/>
        </w:tabs>
        <w:ind w:firstLine="113"/>
        <w:rPr>
          <w:rtl/>
        </w:rPr>
      </w:pPr>
      <w:r>
        <w:rPr>
          <w:rtl/>
        </w:rPr>
        <w:t xml:space="preserve">מדאישתני סדרן, </w:t>
      </w:r>
      <w:r>
        <w:rPr>
          <w:rtl/>
        </w:rPr>
        <w:t xml:space="preserve">ש"מ</w:t>
      </w:r>
      <w:r>
        <w:rPr>
          <w:rtl/>
        </w:rPr>
        <w:t xml:space="preserve"> אחריני </w:t>
      </w:r>
      <w:ins w:id="92925" w:author="מנוע מכני" w:date="2026-10-11T12:04:40Z">
        <w:r>
          <w:rPr>
            <w:rtl/>
          </w:rPr>
          <w:t xml:space="preserve">הם</w:t>
        </w:r>
      </w:ins>
      <w:del w:id="92926" w:author="מנוע מכני" w:date="2026-10-11T12:04:40Z">
        <w:r>
          <w:rPr>
            <w:rtl/>
          </w:rPr>
          <w:delText xml:space="preserve">נינהו</w:delText>
        </w:r>
      </w:del>
      <w:r>
        <w:rPr>
          <w:rtl/>
        </w:rPr>
        <w:t xml:space="preserve">.</w:t>
      </w:r>
    </w:p>
    <w:p w:rsidR="00DA63EC" w:rsidRDefault="00DA63EC" w:rsidP="00DA63EC">
      <w:pPr>
        <w:pStyle w:val="affffd"/>
        <w:rPr>
          <w:del w:id="90015" w:author="מנוע עיצוב" w:date="2026-10-11T12:09:26Z"/>
          <w:rtl/>
        </w:rPr>
      </w:pPr>
      <w:del w:id="90014" w:author="מנוע עיצוב" w:date="2026-10-11T12:09:26Z">
        <w:r>
          <w:rPr>
            <w:rtl/>
          </w:rPr>
          <w:delText xml:space="preserve">׹</w:delText>
        </w:r>
      </w:del>
    </w:p>
    <w:p w:rsidR="00DA63EC" w:rsidRDefault="00DA63EC" w:rsidP="00DA63EC">
      <w:pPr>
        <w:pStyle w:val="affff1"/>
        <w:ind w:end="0"/>
        <w:rPr>
          <w:rtl/>
        </w:rPr>
        <w:pPrChange w:id="20041" w:author="קלוד" w:date="2026-10-11T09:07:26Z">
          <w:pPr>
            <w:pStyle w:val="affff1"/>
            <w:rPr>
              <w:rtl/>
            </w:rPr>
          </w:pPr>
        </w:pPrChange>
      </w:pPr>
      <w:ins w:id="9806" w:author="מספור קטעי משנה" w:date="2026-10-11T09:35:12Z">
        <w:r>
          <w:rPr>
            <w:rStyle w:val="MisparKeta"/>
          </w:rPr>
          <w:t xml:space="preserve">ג. </w:t>
        </w:r>
      </w:ins>
      <w:r>
        <w:rPr>
          <w:rFonts w:hint="cs"/>
          <w:rtl/>
        </w:rPr>
        <w:t>ר</w:t>
      </w:r>
      <w:r>
        <w:rPr>
          <w:rtl/>
        </w:rPr>
        <w:t>"</w:t>
      </w:r>
      <w:r>
        <w:rPr>
          <w:rFonts w:hint="cs"/>
          <w:rtl/>
        </w:rPr>
        <w:t xml:space="preserve">ע: </w:t>
      </w:r>
      <w:r>
        <w:rPr>
          <w:rtl/>
        </w:rPr>
        <w:t>הלחם מעכב את הכבשים.</w:t>
      </w:r>
    </w:p>
    <w:p w:rsidR="00DA63EC" w:rsidRDefault="00DA63EC" w:rsidP="00DA63EC">
      <w:pPr>
        <w:tabs>
          <w:tab w:val="center" w:pos="2835"/>
        </w:tabs>
        <w:rPr>
          <w:rtl/>
        </w:rPr>
      </w:pPr>
      <w:r>
        <w:rPr>
          <w:rtl/>
        </w:rPr>
        <w:t>גמר יהיו מתהיינה מה להלן לחם, אף כאן לחם.</w:t>
      </w:r>
    </w:p>
    <w:p w:rsidR="00DA63EC" w:rsidRDefault="00DA63EC" w:rsidP="00DA63EC">
      <w:pPr>
        <w:tabs>
          <w:tab w:val="center" w:pos="2835"/>
        </w:tabs>
        <w:rPr>
          <w:rtl/>
        </w:rPr>
      </w:pPr>
      <w:r>
        <w:rPr>
          <w:rtl/>
        </w:rPr>
        <w:t>ובן ננס? גמר יהיו יהיו, מה להלן כבשים, אף כאן כבשים.</w:t>
      </w:r>
    </w:p>
    <w:p w:rsidR="00DA63EC" w:rsidRDefault="00DA63EC" w:rsidP="00DA63EC">
      <w:pPr>
        <w:tabs>
          <w:tab w:val="center" w:pos="2835"/>
        </w:tabs>
        <w:rPr>
          <w:rtl/>
        </w:rPr>
      </w:pPr>
      <w:r>
        <w:rPr>
          <w:rtl/>
        </w:rPr>
        <w:tab/>
      </w:r>
      <w:r>
        <w:rPr>
          <w:rFonts w:hint="cs"/>
          <w:rtl/>
        </w:rPr>
        <w:t>ו</w:t>
      </w:r>
      <w:r>
        <w:rPr>
          <w:rtl/>
        </w:rPr>
        <w:t>דנין יהיו מיהיו, ואין דנין יהיו מתהיינה.</w:t>
      </w:r>
    </w:p>
    <w:p>
      <w:pPr>
        <w:pStyle w:val="38"/>
        <w:rPr>
          <w:ins w:id="99783" w:author="מנוע מכני" w:date="2026-10-11T12:04:40Z"/>
        </w:rPr>
      </w:pPr>
      <w:r>
        <w:tab/>
      </w:r>
      <w:r>
        <w:t>והך דתדרי</w:t>
      </w:r>
      <w:r>
        <w:t>"</w:t>
      </w:r>
      <w:r>
        <w:t>ש</w:t>
      </w:r>
      <w:r>
        <w:t xml:space="preserve">:</w:t>
      </w:r>
    </w:p>
    <w:p w:rsidR="00DA63EC" w:rsidRDefault="00DA63EC" w:rsidP="00DA63EC">
      <w:pPr>
        <w:tabs>
          <w:tab w:val="center" w:pos="2835"/>
        </w:tabs>
        <w:rPr>
          <w:rtl/>
        </w:rPr>
      </w:pPr>
      <w:del w:id="99784" w:author="מנוע מכני" w:date="2026-10-11T12:04:40Z">
        <w:r>
          <w:rPr>
            <w:rtl/>
          </w:rPr>
          <w:delText xml:space="preserve"> </w:delText>
        </w:r>
      </w:del>
      <w:r>
        <w:rPr>
          <w:rFonts w:hint="cs"/>
          <w:rtl/>
        </w:rPr>
        <w:t>'</w:t>
      </w:r>
      <w:r>
        <w:rPr>
          <w:rtl/>
        </w:rPr>
        <w:t>ושב הכהן ובא הכהן, זהו שיבה, זהו ביאה!</w:t>
      </w:r>
    </w:p>
    <w:p w:rsidR="00DA63EC" w:rsidRDefault="00DA63EC" w:rsidP="00DA63EC">
      <w:pPr>
        <w:tabs>
          <w:tab w:val="center" w:pos="2835"/>
        </w:tabs>
        <w:rPr>
          <w:rtl/>
        </w:rPr>
      </w:pPr>
      <w:r>
        <w:rPr>
          <w:rtl/>
        </w:rPr>
        <w:tab/>
        <w:t xml:space="preserve">ה"מ</w:t>
      </w:r>
      <w:r>
        <w:rPr>
          <w:rtl/>
        </w:rPr>
        <w:tab/>
        <w:t xml:space="preserve"> </w:t>
      </w:r>
      <w:ins w:id="91291" w:author="מנוע מכני" w:date="2026-10-11T12:04:40Z">
        <w:r>
          <w:rPr>
            <w:rtl/>
          </w:rPr>
          <w:t xml:space="preserve">מקום</w:t>
        </w:r>
      </w:ins>
      <w:del w:id="91292" w:author="מנוע מכני" w:date="2026-10-11T12:04:40Z">
        <w:r>
          <w:rPr>
            <w:rtl/>
          </w:rPr>
          <w:tab/>
          <w:delText xml:space="preserve">היכא</w:delText>
        </w:r>
      </w:del>
      <w:r>
        <w:rPr>
          <w:rtl/>
        </w:rPr>
        <w:tab/>
        <w:t xml:space="preserve"> </w:t>
      </w:r>
      <w:ins w:id="91297" w:author="מנוע מכני" w:date="2026-10-11T12:04:40Z">
        <w:r>
          <w:rPr>
            <w:rtl/>
          </w:rPr>
          <w:t xml:space="preserve">דאין</w:t>
        </w:r>
      </w:ins>
      <w:del w:id="91298" w:author="מנוע מכני" w:date="2026-10-11T12:04:40Z">
        <w:r>
          <w:rPr>
            <w:rtl/>
          </w:rPr>
          <w:tab/>
          <w:delText xml:space="preserve">דליכא</w:delText>
        </w:r>
      </w:del>
      <w:r>
        <w:rPr>
          <w:rtl/>
        </w:rPr>
        <w:tab/>
        <w:t xml:space="preserve"> דדמי </w:t>
      </w:r>
      <w:ins w:id="92927" w:author="מנוע מכני" w:date="2026-10-11T12:04:40Z">
        <w:r>
          <w:rPr>
            <w:rtl/>
          </w:rPr>
          <w:t xml:space="preserve">לו</w:t>
        </w:r>
      </w:ins>
      <w:del w:id="92928" w:author="מנוע מכני" w:date="2026-10-11T12:04:40Z">
        <w:r>
          <w:rPr>
            <w:rtl/>
          </w:rPr>
          <w:tab/>
          <w:delText xml:space="preserve">ליה</w:delText>
        </w:r>
      </w:del>
      <w:r>
        <w:rPr>
          <w:rtl/>
        </w:rPr>
        <w:tab/>
        <w:t xml:space="preserve">, אבל </w:t>
      </w:r>
      <w:ins w:id="91293" w:author="מנוע מכני" w:date="2026-10-11T12:04:40Z">
        <w:r>
          <w:rPr>
            <w:rtl/>
          </w:rPr>
          <w:t xml:space="preserve">מקום</w:t>
        </w:r>
      </w:ins>
      <w:del w:id="91294" w:author="מנוע מכני" w:date="2026-10-11T12:04:40Z">
        <w:r>
          <w:rPr>
            <w:rtl/>
          </w:rPr>
          <w:tab/>
          <w:delText xml:space="preserve">היכא</w:delText>
        </w:r>
      </w:del>
      <w:r>
        <w:rPr>
          <w:rtl/>
        </w:rPr>
        <w:tab/>
        <w:t xml:space="preserve"> </w:t>
      </w:r>
      <w:ins w:id="91295" w:author="מנוע מכני" w:date="2026-10-11T12:04:40Z">
        <w:r>
          <w:rPr>
            <w:rtl/>
          </w:rPr>
          <w:t xml:space="preserve">דיש</w:t>
        </w:r>
      </w:ins>
      <w:del w:id="91296" w:author="מנוע מכני" w:date="2026-10-11T12:04:40Z">
        <w:r>
          <w:rPr>
            <w:rtl/>
          </w:rPr>
          <w:tab/>
          <w:delText xml:space="preserve">דאיכא</w:delText>
        </w:r>
      </w:del>
      <w:r>
        <w:rPr>
          <w:rtl/>
        </w:rPr>
        <w:tab/>
        <w:t xml:space="preserve"> דדמי </w:t>
      </w:r>
      <w:ins w:id="92929" w:author="מנוע מכני" w:date="2026-10-11T12:04:40Z">
        <w:r>
          <w:rPr>
            <w:rtl/>
          </w:rPr>
          <w:t xml:space="preserve">לו</w:t>
        </w:r>
      </w:ins>
      <w:del w:id="92930" w:author="מנוע מכני" w:date="2026-10-11T12:04:40Z">
        <w:r>
          <w:rPr>
            <w:rtl/>
          </w:rPr>
          <w:tab/>
          <w:delText xml:space="preserve">ליה</w:delText>
        </w:r>
      </w:del>
      <w:r>
        <w:rPr>
          <w:rtl/>
        </w:rPr>
        <w:tab/>
        <w:t xml:space="preserve">, מדדמי </w:t>
      </w:r>
      <w:ins w:id="92931" w:author="מנוע מכני" w:date="2026-10-11T12:04:40Z">
        <w:r>
          <w:rPr>
            <w:rtl/>
          </w:rPr>
          <w:t xml:space="preserve">לו</w:t>
        </w:r>
      </w:ins>
      <w:del w:id="92932" w:author="מנוע מכני" w:date="2026-10-11T12:04:40Z">
        <w:r>
          <w:rPr>
            <w:rtl/>
          </w:rPr>
          <w:tab/>
          <w:delText xml:space="preserve">ליה</w:delText>
        </w:r>
      </w:del>
      <w:r>
        <w:rPr>
          <w:rtl/>
        </w:rPr>
        <w:tab/>
        <w:t xml:space="preserve"> </w:t>
      </w:r>
      <w:ins w:id="97411" w:author="מנוע מכני" w:date="2026-10-11T12:04:40Z">
        <w:r>
          <w:rPr>
            <w:rtl/>
          </w:rPr>
          <w:t xml:space="preserve">למדים</w:t>
        </w:r>
      </w:ins>
      <w:del w:id="97412" w:author="מנוע מכני" w:date="2026-10-11T12:04:40Z">
        <w:r>
          <w:rPr>
            <w:rtl/>
          </w:rPr>
          <w:tab/>
          <w:delText xml:space="preserve">ילפינן</w:delText>
        </w:r>
      </w:del>
      <w:r>
        <w:rPr>
          <w:rtl/>
        </w:rPr>
        <w:tab/>
        <w:t xml:space="preserve">.</w:t>
      </w:r>
    </w:p>
    <w:p>
      <w:pPr>
        <w:pStyle w:val="38"/>
        <w:rPr>
          <w:ins w:id="99785" w:author="מנוע מכני" w:date="2026-10-11T12:04:40Z"/>
        </w:rPr>
      </w:pPr>
      <w:r>
        <w:t>ו</w:t>
      </w:r>
      <w:r>
        <w:t>ל</w:t>
      </w:r>
      <w:r>
        <w:t>ר"ע</w:t>
      </w:r>
      <w:r>
        <w:t xml:space="preserve">:</w:t>
      </w:r>
    </w:p>
    <w:p w:rsidR="00DA63EC" w:rsidRDefault="00DA63EC" w:rsidP="00DA63EC">
      <w:pPr>
        <w:tabs>
          <w:tab w:val="center" w:pos="2835"/>
        </w:tabs>
        <w:rPr>
          <w:rtl/>
        </w:rPr>
      </w:pPr>
      <w:del w:id="99786" w:author="מנוע מכני" w:date="2026-10-11T12:04:40Z">
        <w:r>
          <w:rPr>
            <w:rFonts w:hint="cs"/>
            <w:rtl/>
          </w:rPr>
          <w:delText xml:space="preserve"> </w:delText>
        </w:r>
      </w:del>
      <w:r>
        <w:rPr>
          <w:rtl/>
        </w:rPr>
        <w:t xml:space="preserve">דנין דבר שמתנה לכהן מדבר שמתנה לכהן, לאפוקי </w:t>
      </w:r>
      <w:ins w:id="92935" w:author="מנוע מכני" w:date="2026-10-11T12:04:40Z">
        <w:r>
          <w:rPr>
            <w:rtl/>
          </w:rPr>
          <w:t xml:space="preserve">אלו</w:t>
        </w:r>
      </w:ins>
      <w:del w:id="92936" w:author="מנוע מכני" w:date="2026-10-11T12:04:40Z">
        <w:r>
          <w:rPr>
            <w:rtl/>
          </w:rPr>
          <w:delText xml:space="preserve">הני</w:delText>
        </w:r>
      </w:del>
      <w:r>
        <w:rPr>
          <w:rtl/>
        </w:rPr>
        <w:t xml:space="preserve"> דעולות </w:t>
      </w:r>
      <w:ins w:id="92933" w:author="מנוע מכני" w:date="2026-10-11T12:04:40Z">
        <w:r>
          <w:rPr>
            <w:rtl/>
          </w:rPr>
          <w:t xml:space="preserve">הם</w:t>
        </w:r>
      </w:ins>
      <w:del w:id="92934" w:author="מנוע מכני" w:date="2026-10-11T12:04:40Z">
        <w:r>
          <w:rPr>
            <w:rtl/>
          </w:rPr>
          <w:delText xml:space="preserve">נינהו</w:delText>
        </w:r>
      </w:del>
      <w:r>
        <w:rPr>
          <w:rtl/>
        </w:rPr>
        <w:t xml:space="preserve">.</w:t>
      </w:r>
    </w:p>
    <w:p>
      <w:pPr>
        <w:pStyle w:val="38"/>
        <w:rPr>
          <w:ins w:id="99787" w:author="מנוע מכני" w:date="2026-10-11T12:04:40Z"/>
        </w:rPr>
      </w:pPr>
      <w:r>
        <w:tab/>
      </w:r>
      <w:r w:rsidRPr="00E35321">
        <w:t>ואב"א</w:t>
      </w:r>
      <w:r>
        <w:t xml:space="preserve">:</w:t>
      </w:r>
    </w:p>
    <w:p w:rsidR="00DA63EC" w:rsidRDefault="00DA63EC" w:rsidP="00DA63EC">
      <w:pPr>
        <w:tabs>
          <w:tab w:val="center" w:pos="2835"/>
        </w:tabs>
        <w:rPr>
          <w:rtl/>
        </w:rPr>
      </w:pPr>
      <w:del w:id="99788" w:author="מנוע מכני" w:date="2026-10-11T12:04:40Z">
        <w:r>
          <w:rPr>
            <w:rtl/>
          </w:rPr>
          <w:delText xml:space="preserve"> </w:delText>
        </w:r>
      </w:del>
      <w:r>
        <w:rPr>
          <w:rtl/>
        </w:rPr>
        <w:t xml:space="preserve">בקרא </w:t>
      </w:r>
      <w:ins w:id="96569" w:author="מנוע מכני" w:date="2026-10-11T12:04:40Z">
        <w:r>
          <w:rPr>
            <w:rtl/>
          </w:rPr>
          <w:t xml:space="preserve">גופו</w:t>
        </w:r>
      </w:ins>
      <w:del w:id="96570" w:author="מנוע מכני" w:date="2026-10-11T12:04:40Z">
        <w:r>
          <w:rPr>
            <w:rtl/>
          </w:rPr>
          <w:delText xml:space="preserve">גופיה</w:delText>
        </w:r>
      </w:del>
      <w:r>
        <w:rPr>
          <w:rtl/>
        </w:rPr>
        <w:t xml:space="preserve"> </w:t>
      </w:r>
      <w:ins w:id="91299" w:author="מנוע מכני" w:date="2026-10-11T12:04:40Z">
        <w:r>
          <w:rPr>
            <w:rtl/>
          </w:rPr>
          <w:t xml:space="preserve">חלקו</w:t>
        </w:r>
      </w:ins>
      <w:del w:id="91300" w:author="מנוע מכני" w:date="2026-10-11T12:04:40Z">
        <w:r>
          <w:rPr>
            <w:rtl/>
          </w:rPr>
          <w:delText xml:space="preserve">פל</w:delText>
        </w:r>
        <w:r>
          <w:rPr>
            <w:rFonts w:hint="cs"/>
            <w:rtl/>
          </w:rPr>
          <w:delText xml:space="preserve">י</w:delText>
        </w:r>
        <w:r>
          <w:rPr>
            <w:rtl/>
          </w:rPr>
          <w:delText xml:space="preserve">גי</w:delText>
        </w:r>
      </w:del>
      <w:r>
        <w:rPr>
          <w:rtl/>
        </w:rPr>
        <w:t xml:space="preserve">,</w:t>
      </w:r>
      <w:r w:rsidRPr="00A563E0">
        <w:rPr>
          <w:rStyle w:val="afffff0"/>
          <w:rtl/>
        </w:rPr>
        <w:t xml:space="preserve"> </w:t>
      </w:r>
      <w:r w:rsidRPr="00A563E0">
        <w:rPr>
          <w:rStyle w:val="afffff0"/>
          <w:rFonts w:hint="cs"/>
          <w:rtl/>
        </w:rPr>
        <w:t>'</w:t>
      </w:r>
      <w:r w:rsidRPr="00A563E0">
        <w:rPr>
          <w:rStyle w:val="afffff0"/>
          <w:rtl/>
        </w:rPr>
        <w:t xml:space="preserve">קדש יהיו לה</w:t>
      </w:r>
      <w:r w:rsidRPr="00A563E0">
        <w:rPr>
          <w:rStyle w:val="afffff0"/>
          <w:rtl/>
        </w:rPr>
        <w:t xml:space="preserve">' </w:t>
      </w:r>
      <w:r>
        <w:rPr>
          <w:rtl/>
        </w:rPr>
        <w:t>לכהן</w:t>
      </w:r>
      <w:r>
        <w:rPr>
          <w:rFonts w:hint="cs"/>
          <w:rtl/>
        </w:rPr>
        <w:t>'</w:t>
      </w:r>
      <w:r>
        <w:rPr>
          <w:rtl/>
        </w:rPr>
        <w:t xml:space="preserve"> - </w:t>
      </w:r>
      <w:r>
        <w:rPr>
          <w:rStyle w:val="2fb"/>
          <w:rFonts w:hint="cs"/>
          <w:rtl/>
        </w:rPr>
        <w:t>ל</w:t>
      </w:r>
      <w:r>
        <w:rPr>
          <w:rStyle w:val="2fb"/>
          <w:rtl/>
        </w:rPr>
        <w:t xml:space="preserve">ר"ע</w:t>
      </w:r>
      <w:r>
        <w:rPr>
          <w:rtl/>
        </w:rPr>
        <w:t xml:space="preserve">: דבר שכולו לכהן? הוי אומר: זה לחם</w:t>
      </w:r>
    </w:p>
    <w:p w:rsidR="00DA63EC" w:rsidRDefault="00DA63EC" w:rsidP="00DA63EC">
      <w:pPr>
        <w:tabs>
          <w:tab w:val="center" w:pos="2835"/>
        </w:tabs>
        <w:rPr>
          <w:rtl/>
        </w:rPr>
      </w:pPr>
      <w:r>
        <w:rPr>
          <w:rtl/>
        </w:rPr>
        <w:tab/>
        <w:t>ובן ננס:</w:t>
      </w:r>
      <w:r w:rsidRPr="00A563E0">
        <w:rPr>
          <w:rStyle w:val="afffff0"/>
          <w:rtl/>
        </w:rPr>
        <w:t xml:space="preserve"> </w:t>
      </w:r>
      <w:r w:rsidRPr="00A563E0">
        <w:rPr>
          <w:rStyle w:val="afffff0"/>
          <w:rFonts w:hint="cs"/>
          <w:rtl/>
        </w:rPr>
        <w:t>'</w:t>
      </w:r>
      <w:r w:rsidRPr="00A563E0">
        <w:rPr>
          <w:rStyle w:val="afffff0"/>
          <w:rtl/>
        </w:rPr>
        <w:t xml:space="preserve">קודש יהיו לה</w:t>
      </w:r>
      <w:r w:rsidRPr="00A563E0">
        <w:rPr>
          <w:rStyle w:val="afffff0"/>
          <w:rtl/>
        </w:rPr>
        <w:t xml:space="preserve">' </w:t>
      </w:r>
      <w:r>
        <w:rPr>
          <w:rtl/>
        </w:rPr>
        <w:t>לכהן</w:t>
      </w:r>
      <w:r>
        <w:rPr>
          <w:rFonts w:hint="cs"/>
          <w:rtl/>
        </w:rPr>
        <w:t>'</w:t>
      </w:r>
      <w:r>
        <w:rPr>
          <w:rtl/>
        </w:rPr>
        <w:t xml:space="preserve"> כתיב, איזהו דבר שמקצתו לה' ומקצתו לכהן? הוי אומר: אלו כבשים.</w:t>
      </w:r>
    </w:p>
    <w:p>
      <w:pPr>
        <w:pStyle w:val="38"/>
        <w:rPr>
          <w:ins w:id="99789" w:author="מנוע מכני" w:date="2026-10-11T12:04:40Z"/>
        </w:rPr>
      </w:pPr>
      <w:r>
        <w:lastRenderedPageBreak/>
        <w:tab/>
      </w:r>
      <w:r w:rsidRPr="00142A8F">
        <w:t>ור"ע</w:t>
      </w:r>
      <w:ins w:id="95957" w:author="מנוע מכני" w:date="2026-10-11T12:04:40Z">
        <w:r>
          <w:t xml:space="preserve">:</w:t>
        </w:r>
      </w:ins>
    </w:p>
    <w:p w:rsidR="00DA63EC" w:rsidRDefault="00DA63EC" w:rsidP="00DA63EC">
      <w:pPr>
        <w:tabs>
          <w:tab w:val="center" w:pos="2835"/>
        </w:tabs>
        <w:rPr>
          <w:rtl/>
        </w:rPr>
      </w:pPr>
      <w:del w:id="95958" w:author="מנוע מכני" w:date="2026-10-11T12:04:40Z">
        <w:r>
          <w:rPr>
            <w:rtl/>
          </w:rPr>
          <w:delText xml:space="preserve"> </w:delText>
        </w:r>
        <w:r>
          <w:rPr>
            <w:rFonts w:hint="cs"/>
            <w:rtl/>
          </w:rPr>
          <w:delText xml:space="preserve">:</w:delText>
        </w:r>
      </w:del>
      <w:del w:id="99790" w:author="מנוע מכני" w:date="2026-10-11T12:04:40Z">
        <w:r>
          <w:rPr>
            <w:rFonts w:hint="cs"/>
            <w:rtl/>
          </w:rPr>
          <w:delText xml:space="preserve"> </w:delText>
        </w:r>
      </w:del>
      <w:r>
        <w:rPr>
          <w:rtl/>
        </w:rPr>
        <w:t xml:space="preserve">לה' לכהן כתיב</w:t>
      </w:r>
      <w:ins w:id="94661" w:author="מנוע מכני" w:date="2026-10-11T12:04:40Z">
        <w:r>
          <w:rPr>
            <w:rtl/>
          </w:rPr>
          <w:t xml:space="preserve">,</w:t>
        </w:r>
      </w:ins>
      <w:del w:id="94662" w:author="מנוע מכני" w:date="2026-10-11T12:04:40Z">
        <w:r>
          <w:rPr>
            <w:rtl/>
          </w:rPr>
          <w:delText xml:space="preserve">;</w:delText>
        </w:r>
      </w:del>
      <w:r>
        <w:rPr>
          <w:rtl/>
        </w:rPr>
        <w:t xml:space="preserve"> </w:t>
      </w:r>
      <w:r>
        <w:rPr>
          <w:rStyle w:val="2fb"/>
          <w:rtl/>
        </w:rPr>
        <w:t xml:space="preserve">כדר"</w:t>
      </w:r>
      <w:r>
        <w:rPr>
          <w:rStyle w:val="2fb"/>
          <w:rFonts w:hint="cs"/>
          <w:rtl/>
        </w:rPr>
        <w:t>ה</w:t>
      </w:r>
      <w:r>
        <w:rPr>
          <w:rtl/>
        </w:rPr>
        <w:t xml:space="preserve">: </w:t>
      </w:r>
      <w:r>
        <w:rPr>
          <w:rFonts w:hint="cs"/>
          <w:rtl/>
        </w:rPr>
        <w:t>ד</w:t>
      </w:r>
      <w:r>
        <w:rPr>
          <w:rtl/>
        </w:rPr>
        <w:t>קנאו השם ונתנו לכהן.</w:t>
      </w:r>
    </w:p>
    <w:p w:rsidR="00DA63EC" w:rsidRDefault="00DA63EC" w:rsidP="00DA63EC">
      <w:pPr>
        <w:pStyle w:val="afff3"/>
        <w:framePr w:wrap="around"/>
        <w:rPr>
          <w:rtl/>
        </w:rPr>
      </w:pPr>
      <w:r>
        <w:rPr>
          <w:rFonts w:hint="cs"/>
          <w:rtl/>
        </w:rPr>
        <w:t>מו.</w:t>
      </w:r>
    </w:p>
    <w:p w:rsidR="00DA63EC" w:rsidRDefault="00DA63EC" w:rsidP="00DA63EC">
      <w:pPr>
        <w:tabs>
          <w:tab w:val="center" w:pos="2835"/>
        </w:tabs>
        <w:rPr>
          <w:rFonts w:ascii="BA Franknatan Regular" w:hAnsi="BA Franknatan Regular"/>
          <w:b/>
          <w:bCs/>
          <w:rtl/>
        </w:rPr>
      </w:pPr>
    </w:p>
    <w:p>
      <w:pPr>
        <w:pStyle w:val="afffff8"/>
        <w:rPr>
          <w:ins w:id="90467" w:author="קלוד" w:date="2026-10-11T12:32:08Z"/>
        </w:rPr>
      </w:pPr>
      <w:ins w:id="90468" w:author="קלוד" w:date="2026-10-11T12:32:08Z">
        <w:r>
          <w:rPr>
            <w:color w:val="7B3F00"/>
          </w:rPr>
          <w:t xml:space="preserve">זיקה בין הלחם לכבשים - שחיטה או תנופה</w:t>
        </w:r>
      </w:ins>
    </w:p>
    <w:p>
      <w:pPr>
        <w:pStyle w:val="38"/>
        <w:rPr>
          <w:ins w:id="99792" w:author="מנוע מכני" w:date="2026-10-11T12:04:40Z"/>
        </w:rPr>
      </w:pPr>
      <w:del w:id="99791" w:author="מנוע מכני" w:date="2026-10-11T12:04:40Z">
        <w:r w:rsidRPr="00E105BC">
          <w:delText xml:space="preserve">•</w:delText>
        </w:r>
      </w:del>
      <w:r w:rsidRPr="00E105BC">
        <w:t xml:space="preserve"> </w:t>
      </w:r>
      <w:r w:rsidRPr="00E105BC">
        <w:t>ארי</w:t>
      </w:r>
      <w:r w:rsidRPr="00E105BC">
        <w:t>"</w:t>
      </w:r>
      <w:r w:rsidRPr="00E105BC">
        <w:t>ו</w:t>
      </w:r>
      <w:r w:rsidRPr="00E105BC">
        <w:t xml:space="preserve">:</w:t>
      </w:r>
    </w:p>
    <w:p w:rsidR="00DA63EC" w:rsidRPr="00E105BC" w:rsidRDefault="00DA63EC" w:rsidP="00DA63EC">
      <w:pPr>
        <w:tabs>
          <w:tab w:val="center" w:pos="2835"/>
        </w:tabs>
        <w:rPr>
          <w:spacing w:val="-2"/>
          <w:rtl/>
        </w:rPr>
      </w:pPr>
      <w:del w:id="99793" w:author="מנוע מכני" w:date="2026-10-11T12:04:40Z">
        <w:r w:rsidRPr="00E105BC">
          <w:rPr>
            <w:spacing w:val="-2"/>
            <w:rtl/>
          </w:rPr>
          <w:delText xml:space="preserve"> </w:delText>
        </w:r>
      </w:del>
      <w:r w:rsidRPr="00E105BC">
        <w:rPr>
          <w:spacing w:val="-2"/>
          <w:rtl/>
        </w:rPr>
        <w:t xml:space="preserve">הכל מודים</w:t>
      </w:r>
      <w:ins w:id="94663" w:author="מנוע מכני" w:date="2026-10-11T12:04:40Z">
        <w:r>
          <w:rPr>
            <w:spacing w:val="-2"/>
            <w:rtl/>
          </w:rPr>
          <w:t xml:space="preserve"> </w:t>
        </w:r>
      </w:ins>
      <w:del w:id="94664" w:author="מנוע מכני" w:date="2026-10-11T12:04:40Z">
        <w:r w:rsidRPr="00E105BC">
          <w:rPr>
            <w:spacing w:val="-2"/>
            <w:rtl/>
          </w:rPr>
          <w:delText xml:space="preserve">  </w:delText>
        </w:r>
      </w:del>
      <w:r w:rsidRPr="00E105BC">
        <w:rPr>
          <w:spacing w:val="-2"/>
          <w:rtl/>
        </w:rPr>
        <w:t xml:space="preserve">שאם הוזקקו זה לזה שמעכבין זה את זה, ואיזה הוא זיקה שלהן? שחיטה.</w:t>
      </w:r>
    </w:p>
    <w:p>
      <w:pPr>
        <w:pStyle w:val="38"/>
        <w:rPr>
          <w:ins w:id="99795" w:author="מנוע מכני" w:date="2026-10-11T12:04:40Z"/>
        </w:rPr>
      </w:pPr>
      <w:del w:id="99794" w:author="מנוע מכני" w:date="2026-10-11T12:04:40Z">
        <w:r w:rsidRPr="00265E5E">
          <w:delText xml:space="preserve">•</w:delText>
        </w:r>
      </w:del>
      <w:r w:rsidRPr="00265E5E">
        <w:t xml:space="preserve"> </w:t>
      </w:r>
      <w:del w:id="102530" w:author="מנוע מכני" w:date="2026-10-11T12:04:40Z">
        <w:r>
          <w:delText xml:space="preserve">אמר </w:delText>
        </w:r>
      </w:del>
      <w:r>
        <w:t xml:space="preserve">עולא, בעו במערבא:</w:t>
      </w:r>
    </w:p>
    <w:p w:rsidR="00DA63EC" w:rsidRDefault="00DA63EC" w:rsidP="00DA63EC">
      <w:pPr>
        <w:tabs>
          <w:tab w:val="center" w:pos="2835"/>
        </w:tabs>
        <w:rPr>
          <w:rtl/>
        </w:rPr>
      </w:pPr>
      <w:del w:id="99796" w:author="מנוע מכני" w:date="2026-10-11T12:04:40Z">
        <w:r>
          <w:rPr>
            <w:rtl/>
          </w:rPr>
          <w:delText xml:space="preserve"> </w:delText>
        </w:r>
      </w:del>
      <w:r>
        <w:rPr>
          <w:rtl/>
        </w:rPr>
        <w:t xml:space="preserve">תנופה עושה זיקה או אינו עושה זיקה? </w:t>
      </w:r>
    </w:p>
    <w:p>
      <w:pPr>
        <w:pStyle w:val="38"/>
        <w:rPr>
          <w:ins w:id="99797" w:author="מנוע מכני" w:date="2026-10-11T12:04:40Z"/>
        </w:rPr>
      </w:pPr>
      <w:r>
        <w:t xml:space="preserve">פשוט </w:t>
      </w:r>
      <w:r>
        <w:t>מדרי</w:t>
      </w:r>
      <w:r>
        <w:t>"</w:t>
      </w:r>
      <w:r>
        <w:t>ו</w:t>
      </w:r>
      <w:r>
        <w:t xml:space="preserve">:</w:t>
      </w:r>
    </w:p>
    <w:p w:rsidR="00DA63EC" w:rsidRDefault="00DA63EC" w:rsidP="00DA63EC">
      <w:pPr>
        <w:tabs>
          <w:tab w:val="center" w:pos="2835"/>
        </w:tabs>
        <w:rPr>
          <w:rtl/>
        </w:rPr>
      </w:pPr>
      <w:del w:id="99798" w:author="מנוע מכני" w:date="2026-10-11T12:04:40Z">
        <w:r>
          <w:rPr>
            <w:rtl/>
          </w:rPr>
          <w:delText xml:space="preserve"> </w:delText>
        </w:r>
      </w:del>
      <w:r>
        <w:rPr>
          <w:rFonts w:hint="cs"/>
          <w:rtl/>
        </w:rPr>
        <w:t>ד</w:t>
      </w:r>
      <w:r>
        <w:rPr>
          <w:rtl/>
        </w:rPr>
        <w:t>שחיטה עושה זיקה, מכלל דתנופה אינו עושה זיקה!</w:t>
      </w:r>
    </w:p>
    <w:p w:rsidR="00DA63EC" w:rsidRDefault="00DA63EC" w:rsidP="00DA63EC">
      <w:pPr>
        <w:tabs>
          <w:tab w:val="center" w:pos="2835"/>
        </w:tabs>
        <w:rPr>
          <w:rtl/>
        </w:rPr>
      </w:pPr>
      <w:r>
        <w:rPr>
          <w:rStyle w:val="2fb"/>
          <w:rtl/>
        </w:rPr>
        <w:t>דר</w:t>
      </w:r>
      <w:r>
        <w:rPr>
          <w:rStyle w:val="2fb"/>
          <w:rFonts w:hint="cs"/>
          <w:rtl/>
        </w:rPr>
        <w:t>י</w:t>
      </w:r>
      <w:r>
        <w:rPr>
          <w:rStyle w:val="2fb"/>
          <w:rtl/>
        </w:rPr>
        <w:t>"</w:t>
      </w:r>
      <w:r>
        <w:rPr>
          <w:rStyle w:val="2fb"/>
          <w:rFonts w:hint="cs"/>
          <w:rtl/>
        </w:rPr>
        <w:t xml:space="preserve">ו</w:t>
      </w:r>
      <w:r>
        <w:rPr>
          <w:rFonts w:hint="cs"/>
          <w:rtl/>
        </w:rPr>
        <w:t xml:space="preserve"> גופא נסתפק ופשוט לו דשחיטה עושה זיקה ותנופה אין עושה זיקה, </w:t>
      </w:r>
    </w:p>
    <w:p w:rsidR="00DA63EC" w:rsidRDefault="00DA63EC" w:rsidP="00DA63EC">
      <w:pPr>
        <w:tabs>
          <w:tab w:val="center" w:pos="2835"/>
        </w:tabs>
        <w:rPr>
          <w:rtl/>
        </w:rPr>
      </w:pPr>
      <w:r>
        <w:rPr>
          <w:rtl/>
        </w:rPr>
        <w:tab/>
      </w:r>
      <w:r w:rsidRPr="00EC3A9D">
        <w:rPr>
          <w:rFonts w:hint="cs"/>
          <w:b/>
          <w:bCs/>
          <w:rtl/>
        </w:rPr>
        <w:t>או</w:t>
      </w:r>
      <w:r w:rsidRPr="00EC3A9D">
        <w:rPr>
          <w:b/>
          <w:bCs/>
          <w:rtl/>
        </w:rPr>
        <w:t>"</w:t>
      </w:r>
      <w:r w:rsidRPr="00EC3A9D">
        <w:rPr>
          <w:rFonts w:hint="cs"/>
          <w:b/>
          <w:bCs/>
          <w:rtl/>
        </w:rPr>
        <w:t>ד</w:t>
      </w:r>
      <w:r>
        <w:rPr>
          <w:rFonts w:hint="cs"/>
          <w:rtl/>
        </w:rPr>
        <w:t xml:space="preserve"> שחיטה פשיטא ותנופה </w:t>
      </w:r>
      <w:r>
        <w:rPr>
          <w:rFonts w:hint="cs"/>
          <w:rtl/>
        </w:rPr>
        <w:t xml:space="preserve">מספק</w:t>
      </w:r>
      <w:r>
        <w:rPr>
          <w:rtl/>
        </w:rPr>
        <w:t>"</w:t>
      </w:r>
      <w:r>
        <w:rPr>
          <w:rFonts w:hint="cs"/>
          <w:rtl/>
        </w:rPr>
        <w:t xml:space="preserve">ל</w:t>
      </w:r>
      <w:r>
        <w:rPr>
          <w:rFonts w:hint="cs"/>
          <w:rtl/>
        </w:rPr>
        <w:t xml:space="preserve"> </w:t>
      </w:r>
      <w:r w:rsidRPr="00EC3A9D">
        <w:rPr>
          <w:b/>
          <w:bCs/>
          <w:rtl/>
        </w:rPr>
        <w:t>תיקו</w:t>
      </w:r>
      <w:r>
        <w:rPr>
          <w:rtl/>
        </w:rPr>
        <w:t>.</w:t>
      </w:r>
    </w:p>
    <w:p>
      <w:pPr>
        <w:pStyle w:val="38"/>
        <w:rPr>
          <w:ins w:id="99800" w:author="מנוע מכני" w:date="2026-10-11T12:04:40Z"/>
        </w:rPr>
      </w:pPr>
      <w:del w:id="99799" w:author="מנוע מכני" w:date="2026-10-11T12:04:40Z">
        <w:r w:rsidRPr="00E105BC">
          <w:delText xml:space="preserve">•</w:delText>
        </w:r>
      </w:del>
      <w:r w:rsidRPr="00E105BC">
        <w:t xml:space="preserve"> </w:t>
      </w:r>
      <w:r w:rsidRPr="00E105BC">
        <w:t>ריב</w:t>
      </w:r>
      <w:r w:rsidRPr="00E105BC">
        <w:t>"</w:t>
      </w:r>
      <w:r w:rsidRPr="00E105BC">
        <w:t>ח לרהבדר</w:t>
      </w:r>
      <w:r w:rsidRPr="00E105BC">
        <w:t>"</w:t>
      </w:r>
      <w:r w:rsidRPr="00E105BC">
        <w:t>י</w:t>
      </w:r>
      <w:r w:rsidRPr="00E105BC">
        <w:t xml:space="preserve">:</w:t>
      </w:r>
    </w:p>
    <w:p w:rsidR="00DA63EC" w:rsidRPr="00E105BC" w:rsidRDefault="00DA63EC" w:rsidP="00DA63EC">
      <w:pPr>
        <w:tabs>
          <w:tab w:val="center" w:pos="2835"/>
        </w:tabs>
        <w:rPr>
          <w:spacing w:val="-4"/>
          <w:rtl/>
        </w:rPr>
      </w:pPr>
      <w:del w:id="99801" w:author="מנוע מכני" w:date="2026-10-11T12:04:40Z">
        <w:r w:rsidRPr="00E105BC">
          <w:rPr>
            <w:spacing w:val="-4"/>
            <w:rtl/>
          </w:rPr>
          <w:delText xml:space="preserve"> </w:delText>
        </w:r>
      </w:del>
      <w:r w:rsidRPr="00E105BC">
        <w:rPr>
          <w:spacing w:val="-4"/>
          <w:rtl/>
        </w:rPr>
        <w:t xml:space="preserve">והא כי כתיב</w:t>
      </w:r>
      <w:r w:rsidRPr="00E105BC">
        <w:rPr>
          <w:rStyle w:val="afffff0"/>
          <w:spacing w:val="-4"/>
          <w:rtl/>
        </w:rPr>
        <w:t xml:space="preserve"> </w:t>
      </w:r>
      <w:r w:rsidRPr="00E105BC">
        <w:rPr>
          <w:rStyle w:val="afffff0"/>
          <w:rFonts w:hint="cs"/>
          <w:spacing w:val="-4"/>
          <w:rtl/>
        </w:rPr>
        <w:t>'</w:t>
      </w:r>
      <w:r w:rsidRPr="00E105BC">
        <w:rPr>
          <w:rStyle w:val="afffff0"/>
          <w:spacing w:val="-4"/>
          <w:rtl/>
        </w:rPr>
        <w:t xml:space="preserve">קודש יהיו לה</w:t>
      </w:r>
      <w:r w:rsidRPr="00E105BC">
        <w:rPr>
          <w:rStyle w:val="afffff0"/>
          <w:spacing w:val="-4"/>
          <w:rtl/>
        </w:rPr>
        <w:t xml:space="preserve">' </w:t>
      </w:r>
      <w:r w:rsidRPr="00E105BC">
        <w:rPr>
          <w:spacing w:val="-4"/>
          <w:rtl/>
        </w:rPr>
        <w:t>לכהן</w:t>
      </w:r>
      <w:r w:rsidRPr="00E105BC">
        <w:rPr>
          <w:rFonts w:hint="cs"/>
          <w:spacing w:val="-4"/>
          <w:rtl/>
        </w:rPr>
        <w:t>'</w:t>
      </w:r>
      <w:r w:rsidRPr="00E105BC">
        <w:rPr>
          <w:spacing w:val="-4"/>
          <w:rtl/>
        </w:rPr>
        <w:t xml:space="preserve">, </w:t>
      </w:r>
      <w:ins w:id="96981" w:author="מנוע מכני" w:date="2026-10-11T12:04:40Z">
        <w:r>
          <w:rPr>
            <w:spacing w:val="-4"/>
            <w:rtl/>
          </w:rPr>
          <w:t xml:space="preserve">אחר</w:t>
        </w:r>
      </w:ins>
      <w:del w:id="96982" w:author="מנוע מכני" w:date="2026-10-11T12:04:40Z">
        <w:r w:rsidRPr="00E105BC">
          <w:rPr>
            <w:spacing w:val="-4"/>
            <w:rtl/>
          </w:rPr>
          <w:delText xml:space="preserve">בתר</w:delText>
        </w:r>
      </w:del>
      <w:r w:rsidRPr="00E105BC">
        <w:rPr>
          <w:spacing w:val="-4"/>
          <w:rtl/>
        </w:rPr>
        <w:t xml:space="preserve"> תנופה כתיב, </w:t>
      </w:r>
      <w:ins w:id="91301" w:author="מנוע מכני" w:date="2026-10-11T12:04:40Z">
        <w:r>
          <w:rPr>
            <w:spacing w:val="-4"/>
            <w:rtl/>
          </w:rPr>
          <w:t xml:space="preserve">וחלקו</w:t>
        </w:r>
      </w:ins>
      <w:del w:id="91302" w:author="מנוע מכני" w:date="2026-10-11T12:04:40Z">
        <w:r w:rsidRPr="00E105BC">
          <w:rPr>
            <w:spacing w:val="-4"/>
            <w:rtl/>
          </w:rPr>
          <w:delText xml:space="preserve">ופליגי</w:delText>
        </w:r>
      </w:del>
      <w:r w:rsidRPr="00E105BC">
        <w:rPr>
          <w:spacing w:val="-4"/>
          <w:rtl/>
        </w:rPr>
        <w:t xml:space="preserve"> בן ננס ור' עקיבא!</w:t>
      </w:r>
    </w:p>
    <w:p w:rsidR="00DA63EC" w:rsidRDefault="00DA63EC" w:rsidP="00DA63EC">
      <w:pPr>
        <w:tabs>
          <w:tab w:val="center" w:pos="2835"/>
        </w:tabs>
        <w:rPr>
          <w:rtl/>
        </w:rPr>
      </w:pPr>
      <w:r>
        <w:rPr>
          <w:rtl/>
        </w:rPr>
        <w:t xml:space="preserve">וליטעמיך, </w:t>
      </w:r>
      <w:ins w:id="96983" w:author="מנוע מכני" w:date="2026-10-11T12:04:40Z">
        <w:r>
          <w:rPr>
            <w:rtl/>
          </w:rPr>
          <w:t xml:space="preserve">אחר</w:t>
        </w:r>
      </w:ins>
      <w:del w:id="96984" w:author="מנוע מכני" w:date="2026-10-11T12:04:40Z">
        <w:r>
          <w:rPr>
            <w:rtl/>
          </w:rPr>
          <w:delText xml:space="preserve">בתר</w:delText>
        </w:r>
      </w:del>
      <w:r>
        <w:rPr>
          <w:rtl/>
        </w:rPr>
        <w:t xml:space="preserve"> תנופה ולא </w:t>
      </w:r>
      <w:ins w:id="96985" w:author="מנוע מכני" w:date="2026-10-11T12:04:40Z">
        <w:r>
          <w:rPr>
            <w:rtl/>
          </w:rPr>
          <w:t xml:space="preserve">אחר</w:t>
        </w:r>
      </w:ins>
      <w:del w:id="96986" w:author="מנוע מכני" w:date="2026-10-11T12:04:40Z">
        <w:r>
          <w:rPr>
            <w:rtl/>
          </w:rPr>
          <w:delText xml:space="preserve">בתר</w:delText>
        </w:r>
      </w:del>
      <w:r>
        <w:rPr>
          <w:rtl/>
        </w:rPr>
        <w:t xml:space="preserve"> שחיטה?</w:t>
      </w:r>
      <w:ins w:id="94665" w:author="מנוע מכני" w:date="2026-10-11T12:04:40Z">
        <w:r>
          <w:rPr>
            <w:rtl/>
          </w:rPr>
          <w:t xml:space="preserve"> </w:t>
        </w:r>
      </w:ins>
      <w:del w:id="94666" w:author="מנוע מכני" w:date="2026-10-11T12:04:40Z">
        <w:r>
          <w:rPr>
            <w:rtl/>
          </w:rPr>
          <w:delText xml:space="preserve"> </w:delText>
        </w:r>
        <w:r>
          <w:rPr>
            <w:rFonts w:hint="cs"/>
            <w:rtl/>
          </w:rPr>
          <w:delText xml:space="preserve"> </w:delText>
        </w:r>
      </w:del>
      <w:ins w:id="97413" w:author="מנוע מכני" w:date="2026-10-11T12:04:40Z">
        <w:r>
          <w:rPr>
            <w:rFonts w:hint="cs"/>
            <w:rtl/>
          </w:rPr>
          <w:t xml:space="preserve">ומתחילה</w:t>
        </w:r>
      </w:ins>
      <w:del w:id="97414" w:author="מנוע מכני" w:date="2026-10-11T12:04:40Z">
        <w:r>
          <w:rPr>
            <w:rFonts w:hint="cs"/>
            <w:rtl/>
          </w:rPr>
          <w:delText xml:space="preserve">ו</w:delText>
        </w:r>
        <w:r>
          <w:rPr>
            <w:rtl/>
          </w:rPr>
          <w:delText xml:space="preserve">מעיקרא</w:delText>
        </w:r>
      </w:del>
      <w:r w:rsidRPr="00A563E0">
        <w:rPr>
          <w:rStyle w:val="afffff0"/>
          <w:rtl/>
        </w:rPr>
        <w:t xml:space="preserve"> </w:t>
      </w:r>
      <w:r w:rsidRPr="00A563E0">
        <w:rPr>
          <w:rStyle w:val="afffff0"/>
          <w:rFonts w:hint="cs"/>
          <w:rtl/>
        </w:rPr>
        <w:t>'</w:t>
      </w:r>
      <w:r w:rsidRPr="00A563E0">
        <w:rPr>
          <w:rStyle w:val="afffff0"/>
          <w:rtl/>
        </w:rPr>
        <w:t xml:space="preserve">קדש יהיו לה</w:t>
      </w:r>
      <w:r w:rsidRPr="00A563E0">
        <w:rPr>
          <w:rStyle w:val="afffff0"/>
          <w:rtl/>
        </w:rPr>
        <w:t xml:space="preserve">' </w:t>
      </w:r>
      <w:r>
        <w:rPr>
          <w:rtl/>
        </w:rPr>
        <w:t xml:space="preserve">לכהן? דבר שסופו לכהן, </w:t>
      </w:r>
      <w:r>
        <w:rPr>
          <w:rFonts w:hint="cs"/>
          <w:rtl/>
        </w:rPr>
        <w:t>ה</w:t>
      </w:r>
      <w:r>
        <w:rPr>
          <w:rtl/>
        </w:rPr>
        <w:t>"</w:t>
      </w:r>
      <w:r>
        <w:rPr>
          <w:rFonts w:hint="cs"/>
          <w:rtl/>
        </w:rPr>
        <w:t>נ</w:t>
      </w:r>
      <w:r>
        <w:rPr>
          <w:rtl/>
        </w:rPr>
        <w:t xml:space="preserve"> דבר שסופו לכהן.</w:t>
      </w:r>
    </w:p>
    <w:p w:rsidR="00DA63EC" w:rsidRDefault="00DA63EC" w:rsidP="00DA63EC">
      <w:pPr>
        <w:tabs>
          <w:tab w:val="center" w:pos="2835"/>
        </w:tabs>
        <w:rPr>
          <w:rtl/>
        </w:rPr>
      </w:pPr>
      <w:r w:rsidRPr="00265E5E">
        <w:rPr>
          <w:rFonts w:ascii="BA Franknatan Regular" w:hAnsi="BA Franknatan Regular"/>
          <w:b/>
          <w:bCs/>
          <w:rtl/>
        </w:rPr>
        <w:t xml:space="preserve">• </w:t>
      </w:r>
      <w:r>
        <w:rPr>
          <w:rtl/>
        </w:rPr>
        <w:t xml:space="preserve">ושחיטה עושה זיקה? </w:t>
      </w:r>
      <w:r w:rsidRPr="0046594B">
        <w:rPr>
          <w:rStyle w:val="afffff0"/>
          <w:rFonts w:hint="cs"/>
          <w:rtl/>
        </w:rPr>
        <w:t>ד'</w:t>
      </w:r>
      <w:r w:rsidRPr="0046594B">
        <w:rPr>
          <w:rStyle w:val="afffff0"/>
          <w:rtl/>
        </w:rPr>
        <w:t>עד שלא שחטה נפרס לחמה</w:t>
      </w:r>
      <w:r w:rsidRPr="0046594B">
        <w:rPr>
          <w:rStyle w:val="afffff0"/>
          <w:rFonts w:hint="cs"/>
          <w:rtl/>
        </w:rPr>
        <w:t>'</w:t>
      </w:r>
      <w:r w:rsidRPr="0046594B">
        <w:rPr>
          <w:rStyle w:val="afffff0"/>
          <w:rtl/>
        </w:rPr>
        <w:t>-</w:t>
      </w:r>
      <w:r>
        <w:rPr>
          <w:rtl/>
        </w:rPr>
        <w:t xml:space="preserve"> יביא לחם אחר ושוחט, </w:t>
      </w:r>
    </w:p>
    <w:p w:rsidR="00DA63EC" w:rsidRDefault="00DA63EC" w:rsidP="00DA63EC">
      <w:pPr>
        <w:tabs>
          <w:tab w:val="center" w:pos="2835"/>
        </w:tabs>
        <w:rPr>
          <w:rtl/>
        </w:rPr>
      </w:pPr>
      <w:r>
        <w:rPr>
          <w:rtl/>
        </w:rPr>
        <w:t xml:space="preserve">מששחטה נפרס לחמה - הדם יזרק והבשר יאכל וידי נדרו </w:t>
      </w:r>
      <w:r>
        <w:rPr>
          <w:rtl/>
        </w:rPr>
        <w:t xml:space="preserve">לא</w:t>
      </w:r>
      <w:r>
        <w:rPr>
          <w:rtl/>
        </w:rPr>
        <w:t xml:space="preserve"> יצא, והלחם פסול, </w:t>
      </w:r>
    </w:p>
    <w:p w:rsidR="00DA63EC" w:rsidRDefault="00DA63EC" w:rsidP="00DA63EC">
      <w:pPr>
        <w:tabs>
          <w:tab w:val="center" w:pos="2835"/>
        </w:tabs>
        <w:rPr>
          <w:rtl/>
        </w:rPr>
      </w:pPr>
      <w:r>
        <w:rPr>
          <w:rtl/>
        </w:rPr>
        <w:t xml:space="preserve">נזרק הדם - תורם מן השלם על הפרוס</w:t>
      </w:r>
      <w:ins w:id="94667" w:author="מנוע מכני" w:date="2026-10-11T12:04:40Z">
        <w:r>
          <w:rPr>
            <w:rtl/>
          </w:rPr>
          <w:t xml:space="preserve">,</w:t>
        </w:r>
      </w:ins>
      <w:del w:id="94668" w:author="מנוע מכני" w:date="2026-10-11T12:04:40Z">
        <w:r>
          <w:rPr>
            <w:rtl/>
          </w:rPr>
          <w:delText xml:space="preserve">;</w:delText>
        </w:r>
      </w:del>
      <w:r>
        <w:rPr>
          <w:rtl/>
        </w:rPr>
        <w:t xml:space="preserve"> </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עד שלא שחטה יצא לחמה - מכניסה ושוחט, </w:t>
      </w:r>
    </w:p>
    <w:p w:rsidR="00DA63EC" w:rsidRDefault="00DA63EC" w:rsidP="00DA63EC">
      <w:pPr>
        <w:tabs>
          <w:tab w:val="center" w:pos="2835"/>
        </w:tabs>
        <w:rPr>
          <w:rtl/>
        </w:rPr>
      </w:pPr>
      <w:r>
        <w:rPr>
          <w:rtl/>
        </w:rPr>
        <w:t xml:space="preserve">מששחטה יצא לחמה - הדם יזרק והבשר יאכל וידי נדרו </w:t>
      </w:r>
      <w:r>
        <w:rPr>
          <w:rtl/>
        </w:rPr>
        <w:t xml:space="preserve">לא</w:t>
      </w:r>
      <w:r>
        <w:rPr>
          <w:rtl/>
        </w:rPr>
        <w:t xml:space="preserve"> יצא, והלחם פסול, </w:t>
      </w:r>
    </w:p>
    <w:p w:rsidR="00DA63EC" w:rsidRDefault="00DA63EC" w:rsidP="00DA63EC">
      <w:pPr>
        <w:tabs>
          <w:tab w:val="center" w:pos="2835"/>
        </w:tabs>
        <w:rPr>
          <w:rtl/>
        </w:rPr>
      </w:pPr>
      <w:r>
        <w:rPr>
          <w:rtl/>
        </w:rPr>
        <w:t xml:space="preserve">נזרק הדם - תורם ממה שבפנים על שבחוץ</w:t>
      </w:r>
      <w:ins w:id="94669" w:author="מנוע מכני" w:date="2026-10-11T12:04:40Z">
        <w:r>
          <w:rPr>
            <w:rtl/>
          </w:rPr>
          <w:t xml:space="preserve">,</w:t>
        </w:r>
      </w:ins>
      <w:del w:id="94670" w:author="מנוע מכני" w:date="2026-10-11T12:04:40Z">
        <w:r>
          <w:rPr>
            <w:rtl/>
          </w:rPr>
          <w:delText xml:space="preserve">;</w:delText>
        </w:r>
      </w:del>
      <w:r>
        <w:rPr>
          <w:rtl/>
        </w:rPr>
        <w:t xml:space="preserve"> </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עד שלא שחטה נטמא לחמה - מביא לחם אחר ושוחט, </w:t>
      </w:r>
    </w:p>
    <w:p w:rsidR="00DA63EC" w:rsidRDefault="00DA63EC" w:rsidP="00DA63EC">
      <w:pPr>
        <w:tabs>
          <w:tab w:val="center" w:pos="2835"/>
        </w:tabs>
        <w:rPr>
          <w:spacing w:val="2"/>
          <w:rtl/>
        </w:rPr>
      </w:pPr>
      <w:r w:rsidRPr="004B5204">
        <w:rPr>
          <w:spacing w:val="2"/>
          <w:rtl/>
        </w:rPr>
        <w:t xml:space="preserve">מששחטה נטמא לחמה - הדם יזרק והבשר יאכל וידי נדרו יצא, שהציץ מרצה על הטמא, והלחם פסול, </w:t>
      </w:r>
    </w:p>
    <w:p w:rsidR="00DA63EC" w:rsidRDefault="00DA63EC" w:rsidP="00DA63EC">
      <w:pPr>
        <w:tabs>
          <w:tab w:val="center" w:pos="2835"/>
        </w:tabs>
        <w:rPr>
          <w:rtl/>
        </w:rPr>
      </w:pPr>
      <w:r>
        <w:rPr>
          <w:rtl/>
        </w:rPr>
        <w:t xml:space="preserve">נזרק הדם - תורם מן הטהור על הטמא</w:t>
      </w:r>
      <w:ins w:id="94671" w:author="מנוע מכני" w:date="2026-10-11T12:04:40Z">
        <w:r>
          <w:rPr>
            <w:rtl/>
          </w:rPr>
          <w:t xml:space="preserve">,</w:t>
        </w:r>
      </w:ins>
      <w:del w:id="94672" w:author="מנוע מכני" w:date="2026-10-11T12:04:40Z">
        <w:r>
          <w:rPr>
            <w:rtl/>
          </w:rPr>
          <w:delText xml:space="preserve">;</w:delText>
        </w:r>
      </w:del>
      <w:r>
        <w:rPr>
          <w:rtl/>
        </w:rPr>
        <w:t xml:space="preserve"> </w:t>
      </w:r>
    </w:p>
    <w:p w:rsidR="00DA63EC" w:rsidRDefault="00DA63EC" w:rsidP="00DA63EC">
      <w:pPr>
        <w:tabs>
          <w:tab w:val="center" w:pos="2835"/>
        </w:tabs>
        <w:rPr>
          <w:rtl/>
        </w:rPr>
      </w:pPr>
    </w:p>
    <w:p w:rsidR="00DA63EC" w:rsidRPr="00E105BC" w:rsidRDefault="00DA63EC" w:rsidP="00DA63EC">
      <w:pPr>
        <w:tabs>
          <w:tab w:val="center" w:pos="2835"/>
        </w:tabs>
        <w:rPr>
          <w:spacing w:val="-2"/>
          <w:rtl/>
        </w:rPr>
      </w:pPr>
      <w:ins w:id="96157" w:author="מנוע מכני" w:date="2026-10-11T12:04:40Z">
        <w:r>
          <w:rPr>
            <w:spacing w:val="-2"/>
            <w:rtl/>
          </w:rPr>
          <w:t xml:space="preserve">ואם </w:t>
        </w:r>
      </w:ins>
      <w:del w:id="96158" w:author="מנוע מכני" w:date="2026-10-11T12:04:40Z">
        <w:r w:rsidRPr="00E105BC">
          <w:rPr>
            <w:spacing w:val="-2"/>
            <w:rtl/>
          </w:rPr>
          <w:delText xml:space="preserve">ואי </w:delText>
        </w:r>
      </w:del>
      <w:r w:rsidRPr="00E105BC">
        <w:rPr>
          <w:spacing w:val="-2"/>
          <w:rtl/>
        </w:rPr>
        <w:t xml:space="preserve">ס"ד</w:t>
      </w:r>
      <w:r w:rsidRPr="00E105BC">
        <w:rPr>
          <w:spacing w:val="-2"/>
          <w:rtl/>
        </w:rPr>
        <w:t xml:space="preserve"> שחיטה עושה זיקה, כיון </w:t>
      </w:r>
      <w:ins w:id="90145" w:author="Claude - סמנטי" w:date="2026-10-11T12:27:00Z">
        <w:r>
          <w:rPr>
            <w:spacing w:val="-2"/>
            <w:rtl/>
          </w:rPr>
          <w:t xml:space="preserve">שהוזקקו</w:t>
        </w:r>
      </w:ins>
      <w:del w:id="90146" w:author="Claude - סמנטי" w:date="2026-10-11T12:27:00Z">
        <w:r w:rsidRPr="00E105BC">
          <w:rPr>
            <w:spacing w:val="-2"/>
            <w:rtl/>
          </w:rPr>
          <w:delText xml:space="preserve">דהוזקקו</w:delText>
        </w:r>
      </w:del>
      <w:r w:rsidRPr="00E105BC">
        <w:rPr>
          <w:spacing w:val="-2"/>
          <w:rtl/>
        </w:rPr>
        <w:t xml:space="preserve"> זה לזה בשחיטה איפסיל </w:t>
      </w:r>
      <w:ins w:id="92937" w:author="מנוע מכני" w:date="2026-10-11T12:04:40Z">
        <w:r>
          <w:rPr>
            <w:spacing w:val="-2"/>
            <w:rtl/>
          </w:rPr>
          <w:t xml:space="preserve">לו</w:t>
        </w:r>
      </w:ins>
      <w:del w:id="92938" w:author="מנוע מכני" w:date="2026-10-11T12:04:40Z">
        <w:r w:rsidRPr="00E105BC">
          <w:rPr>
            <w:spacing w:val="-2"/>
            <w:rtl/>
          </w:rPr>
          <w:delText xml:space="preserve">ליה</w:delText>
        </w:r>
      </w:del>
      <w:r w:rsidRPr="00E105BC">
        <w:rPr>
          <w:spacing w:val="-2"/>
          <w:rtl/>
        </w:rPr>
        <w:t xml:space="preserve"> לחם, תיפסל </w:t>
      </w:r>
      <w:ins w:id="91303" w:author="מנוע מכני" w:date="2026-10-11T12:04:40Z">
        <w:r>
          <w:rPr>
            <w:spacing w:val="-2"/>
            <w:rtl/>
          </w:rPr>
          <w:t xml:space="preserve">גם</w:t>
        </w:r>
      </w:ins>
      <w:del w:id="91304" w:author="מנוע מכני" w:date="2026-10-11T12:04:40Z">
        <w:r w:rsidRPr="00E105BC">
          <w:rPr>
            <w:spacing w:val="-2"/>
            <w:rtl/>
          </w:rPr>
          <w:delText xml:space="preserve">נמי</w:delText>
        </w:r>
      </w:del>
      <w:r w:rsidRPr="00E105BC">
        <w:rPr>
          <w:spacing w:val="-2"/>
          <w:rtl/>
        </w:rPr>
        <w:t xml:space="preserve"> תודה!</w:t>
      </w:r>
    </w:p>
    <w:p w:rsidR="00DA63EC" w:rsidRDefault="00DA63EC" w:rsidP="00DA63EC">
      <w:pPr>
        <w:tabs>
          <w:tab w:val="center" w:pos="2835"/>
        </w:tabs>
        <w:rPr>
          <w:rtl/>
        </w:rPr>
      </w:pPr>
      <w:r>
        <w:rPr>
          <w:rtl/>
        </w:rPr>
        <w:t xml:space="preserve">שאני תודה, </w:t>
      </w:r>
      <w:ins w:id="92939" w:author="מנוע מכני" w:date="2026-10-11T12:04:40Z">
        <w:r>
          <w:rPr>
            <w:rtl/>
          </w:rPr>
          <w:t xml:space="preserve">דהתורה</w:t>
        </w:r>
      </w:ins>
      <w:del w:id="92940" w:author="מנוע מכני" w:date="2026-10-11T12:04:40Z">
        <w:r>
          <w:rPr>
            <w:rtl/>
          </w:rPr>
          <w:delText xml:space="preserve">דרחמנא</w:delText>
        </w:r>
      </w:del>
      <w:r>
        <w:rPr>
          <w:rtl/>
        </w:rPr>
        <w:t xml:space="preserve"> קרייה שלמים, מה שלמים קרבים בלא לחם, אף תודה קרבה בלא לחם.</w:t>
      </w:r>
    </w:p>
    <w:p w:rsidR="00DA63EC" w:rsidRDefault="00DA63EC" w:rsidP="00DA63EC">
      <w:pPr>
        <w:tabs>
          <w:tab w:val="center" w:pos="2835"/>
        </w:tabs>
        <w:rPr>
          <w:rtl/>
        </w:rPr>
      </w:pPr>
    </w:p>
    <w:p w:rsidR="00DA63EC" w:rsidRDefault="00DA63EC" w:rsidP="00DA63EC">
      <w:pPr>
        <w:pStyle w:val="afff3"/>
        <w:framePr w:wrap="around"/>
        <w:rPr>
          <w:rtl/>
        </w:rPr>
      </w:pPr>
      <w:r>
        <w:rPr>
          <w:rFonts w:hint="cs"/>
          <w:rtl/>
        </w:rPr>
        <w:t>מו:</w:t>
      </w:r>
    </w:p>
    <w:p w:rsidR="00DA63EC" w:rsidRDefault="00DA63EC" w:rsidP="00DA63EC">
      <w:pPr>
        <w:tabs>
          <w:tab w:val="center" w:pos="2835"/>
        </w:tabs>
        <w:rPr>
          <w:rtl/>
        </w:rPr>
      </w:pPr>
      <w:r>
        <w:rPr>
          <w:rtl/>
        </w:rPr>
        <w:t xml:space="preserve">• </w:t>
      </w:r>
      <w:r>
        <w:rPr>
          <w:rStyle w:val="2fb"/>
          <w:rFonts w:hint="cs"/>
          <w:rtl/>
        </w:rPr>
        <w:t>ארי</w:t>
      </w:r>
      <w:r>
        <w:rPr>
          <w:rStyle w:val="2fb"/>
          <w:rtl/>
        </w:rPr>
        <w:t>"</w:t>
      </w:r>
      <w:r>
        <w:rPr>
          <w:rStyle w:val="2fb"/>
          <w:rFonts w:hint="cs"/>
          <w:rtl/>
        </w:rPr>
        <w:t xml:space="preserve">ר</w:t>
      </w:r>
      <w:r>
        <w:rPr>
          <w:rFonts w:hint="cs"/>
          <w:rtl/>
        </w:rPr>
        <w:t xml:space="preserve"> </w:t>
      </w:r>
      <w:r>
        <w:rPr>
          <w:rFonts w:hint="cs"/>
          <w:rtl/>
        </w:rPr>
        <w:t xml:space="preserve">את</w:t>
      </w:r>
      <w:r>
        <w:rPr>
          <w:rtl/>
        </w:rPr>
        <w:t>"</w:t>
      </w:r>
      <w:r>
        <w:rPr>
          <w:rFonts w:hint="cs"/>
          <w:rtl/>
        </w:rPr>
        <w:t>ל</w:t>
      </w:r>
      <w:r>
        <w:rPr>
          <w:rtl/>
        </w:rPr>
        <w:t xml:space="preserve">: תנופה עושה זיקה, אבד הלחם</w:t>
      </w:r>
      <w:ins w:id="94675" w:author="מנוע מכני" w:date="2026-10-11T12:04:40Z">
        <w:r>
          <w:rPr>
            <w:rtl/>
          </w:rPr>
          <w:t xml:space="preserve"> </w:t>
        </w:r>
      </w:ins>
      <w:del w:id="94676" w:author="מנוע מכני" w:date="2026-10-11T12:04:40Z">
        <w:r>
          <w:rPr>
            <w:rtl/>
          </w:rPr>
          <w:delText xml:space="preserve">  </w:delText>
        </w:r>
      </w:del>
      <w:r>
        <w:rPr>
          <w:rtl/>
        </w:rPr>
        <w:t xml:space="preserve">אבדו כבשים, אבדו כבשים אבד הלחם</w:t>
      </w:r>
      <w:ins w:id="94673" w:author="מנוע מכני" w:date="2026-10-11T12:04:40Z">
        <w:r>
          <w:rPr>
            <w:rtl/>
          </w:rPr>
          <w:t xml:space="preserve">,</w:t>
        </w:r>
      </w:ins>
      <w:del w:id="9467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ואת</w:t>
      </w:r>
      <w:r>
        <w:rPr>
          <w:rtl/>
        </w:rPr>
        <w:t>"</w:t>
      </w:r>
      <w:r>
        <w:rPr>
          <w:rFonts w:hint="cs"/>
          <w:rtl/>
        </w:rPr>
        <w:t>ל</w:t>
      </w:r>
      <w:r>
        <w:rPr>
          <w:rtl/>
        </w:rPr>
        <w:t xml:space="preserve">: תנופה אינה עושה זיקה, הביא לחם וכבשים והונפו ואבד הלחם והביא לחם אחר, </w:t>
      </w:r>
      <w:r w:rsidRPr="00E105BC">
        <w:rPr>
          <w:spacing w:val="-6"/>
          <w:rtl/>
        </w:rPr>
        <w:t xml:space="preserve">אותו הלחם טעון תנופה או אינו טעון תנופה? אבדו כבשים </w:t>
      </w:r>
      <w:r w:rsidRPr="00E105BC">
        <w:rPr>
          <w:spacing w:val="-6"/>
          <w:rtl/>
        </w:rPr>
        <w:t xml:space="preserve">לא</w:t>
      </w:r>
      <w:r w:rsidRPr="00E105BC">
        <w:rPr>
          <w:spacing w:val="-6"/>
          <w:rtl/>
        </w:rPr>
        <w:t xml:space="preserve"> תיבעי לך, דודאי בעי תנופה, </w:t>
      </w:r>
    </w:p>
    <w:p w:rsidR="00DA63EC" w:rsidRDefault="00DA63EC" w:rsidP="00DA63EC">
      <w:pPr>
        <w:tabs>
          <w:tab w:val="center" w:pos="2835"/>
        </w:tabs>
        <w:rPr>
          <w:rtl/>
        </w:rPr>
      </w:pPr>
      <w:r>
        <w:rPr>
          <w:rtl/>
        </w:rPr>
        <w:t xml:space="preserve">כי תיבעי לך - אבד הלחם, ואליבא דבן ננס </w:t>
      </w:r>
      <w:r>
        <w:rPr>
          <w:rtl/>
        </w:rPr>
        <w:t xml:space="preserve">לא</w:t>
      </w:r>
      <w:r>
        <w:rPr>
          <w:rtl/>
        </w:rPr>
        <w:t xml:space="preserve"> תיבעי לך, דאמר: כבשים עיקר, </w:t>
      </w:r>
    </w:p>
    <w:p w:rsidR="00DA63EC" w:rsidRDefault="00DA63EC" w:rsidP="00DA63EC">
      <w:pPr>
        <w:tabs>
          <w:tab w:val="center" w:pos="2835"/>
        </w:tabs>
        <w:rPr>
          <w:rtl/>
        </w:rPr>
      </w:pPr>
      <w:r>
        <w:rPr>
          <w:rtl/>
        </w:rPr>
        <w:t xml:space="preserve">כי תיבעי לך - אליבא </w:t>
      </w:r>
      <w:r>
        <w:rPr>
          <w:rStyle w:val="2fb"/>
          <w:rtl/>
        </w:rPr>
        <w:t xml:space="preserve">דר"ע</w:t>
      </w:r>
      <w:r>
        <w:rPr>
          <w:rtl/>
        </w:rPr>
        <w:t xml:space="preserve"> דאמר: לחם עיקר, </w:t>
      </w:r>
      <w:ins w:id="92941" w:author="מנוע מכני" w:date="2026-10-11T12:04:40Z">
        <w:r>
          <w:rPr>
            <w:rtl/>
          </w:rPr>
          <w:t xml:space="preserve">מה</w:t>
        </w:r>
      </w:ins>
      <w:del w:id="92942" w:author="מנוע מכני" w:date="2026-10-11T12:04:40Z">
        <w:r>
          <w:rPr>
            <w:rtl/>
          </w:rPr>
          <w:delText xml:space="preserve">מאי</w:delText>
        </w:r>
      </w:del>
      <w:r>
        <w:rPr>
          <w:rtl/>
        </w:rPr>
        <w:t xml:space="preserve">? כיון דלחם עיקר בעי תנופה, </w:t>
      </w:r>
    </w:p>
    <w:p w:rsidR="00DA63EC" w:rsidRDefault="00DA63EC" w:rsidP="00DA63EC">
      <w:pPr>
        <w:tabs>
          <w:tab w:val="center" w:pos="2835"/>
        </w:tabs>
        <w:rPr>
          <w:rtl/>
        </w:rPr>
      </w:pPr>
      <w:r w:rsidRPr="00595EAE">
        <w:rPr>
          <w:b/>
          <w:bCs/>
          <w:rtl/>
        </w:rPr>
        <w:t>או"ד</w:t>
      </w:r>
      <w:r>
        <w:rPr>
          <w:rtl/>
        </w:rPr>
        <w:t xml:space="preserve"> כיון דמתירין </w:t>
      </w:r>
      <w:ins w:id="92943" w:author="מנוע מכני" w:date="2026-10-11T12:04:40Z">
        <w:r>
          <w:rPr>
            <w:rtl/>
          </w:rPr>
          <w:t xml:space="preserve">שלו</w:t>
        </w:r>
      </w:ins>
      <w:del w:id="92944" w:author="מנוע מכני" w:date="2026-10-11T12:04:40Z">
        <w:r>
          <w:rPr>
            <w:rtl/>
          </w:rPr>
          <w:delText xml:space="preserve">דידיה</w:delText>
        </w:r>
      </w:del>
      <w:r>
        <w:rPr>
          <w:rtl/>
        </w:rPr>
        <w:t xml:space="preserve"> כבשים </w:t>
      </w:r>
      <w:ins w:id="92945" w:author="מנוע מכני" w:date="2026-10-11T12:04:40Z">
        <w:r>
          <w:rPr>
            <w:rtl/>
          </w:rPr>
          <w:t xml:space="preserve">הם</w:t>
        </w:r>
      </w:ins>
      <w:del w:id="92946" w:author="מנוע מכני" w:date="2026-10-11T12:04:40Z">
        <w:r>
          <w:rPr>
            <w:rtl/>
          </w:rPr>
          <w:delText xml:space="preserve">נינהו</w:delText>
        </w:r>
      </w:del>
      <w:r>
        <w:rPr>
          <w:rtl/>
        </w:rPr>
        <w:t xml:space="preserve"> </w:t>
      </w:r>
      <w:r>
        <w:rPr>
          <w:rtl/>
        </w:rPr>
        <w:t xml:space="preserve">לא</w:t>
      </w:r>
      <w:r>
        <w:rPr>
          <w:rtl/>
        </w:rPr>
        <w:t xml:space="preserve"> צריך תנופה? </w:t>
      </w:r>
      <w:r w:rsidRPr="00EC3A9D">
        <w:rPr>
          <w:b/>
          <w:bCs/>
          <w:rtl/>
        </w:rPr>
        <w:t>תיקו</w:t>
      </w:r>
      <w:r>
        <w:rPr>
          <w:rtl/>
        </w:rPr>
        <w:t>.</w:t>
      </w:r>
    </w:p>
    <w:p w:rsidR="00DA63EC" w:rsidRDefault="00DA63EC" w:rsidP="00DA63EC">
      <w:pPr>
        <w:tabs>
          <w:tab w:val="center" w:pos="2835"/>
        </w:tabs>
        <w:rPr>
          <w:rtl/>
        </w:rPr>
      </w:pPr>
    </w:p>
    <w:p>
      <w:pPr>
        <w:pStyle w:val="afffff8"/>
        <w:rPr>
          <w:ins w:id="90465" w:author="קלוד" w:date="2026-10-11T12:32:08Z"/>
        </w:rPr>
      </w:pPr>
      <w:ins w:id="90466" w:author="קלוד" w:date="2026-10-11T12:32:08Z">
        <w:r>
          <w:rPr>
            <w:color w:val="7B3F00"/>
          </w:rPr>
          <w:t xml:space="preserve">שני כבשים מקדשין ומעכבין - ושבעה כבשים ופר ואילים לא</w:t>
        </w:r>
      </w:ins>
    </w:p>
    <w:p>
      <w:pPr>
        <w:pStyle w:val="38"/>
        <w:rPr>
          <w:ins w:id="99802" w:author="מנוע מכני" w:date="2026-10-11T12:04:40Z"/>
        </w:rPr>
      </w:pPr>
      <w:del w:id="102614" w:author="מנוע מכני" w:date="2026-10-11T12:04:40Z">
        <w:r>
          <w:delText xml:space="preserve">א</w:delText>
        </w:r>
        <w:r>
          <w:delText xml:space="preserve">"</w:delText>
        </w:r>
        <w:r>
          <w:delText xml:space="preserve">ל</w:delText>
        </w:r>
        <w:r>
          <w:delText xml:space="preserve"> </w:delText>
        </w:r>
      </w:del>
      <w:r>
        <w:t xml:space="preserve">אביי לרבא:</w:t>
      </w:r>
    </w:p>
    <w:p w:rsidR="00DA63EC" w:rsidRDefault="00DA63EC" w:rsidP="00DA63EC">
      <w:pPr>
        <w:tabs>
          <w:tab w:val="center" w:pos="2835"/>
        </w:tabs>
        <w:rPr>
          <w:rtl/>
        </w:rPr>
      </w:pPr>
      <w:del w:id="99803" w:author="מנוע מכני" w:date="2026-10-11T12:04:40Z">
        <w:r>
          <w:rPr>
            <w:rtl/>
          </w:rPr>
          <w:delText xml:space="preserve"> </w:delText>
        </w:r>
      </w:del>
      <w:r>
        <w:rPr>
          <w:rFonts w:hint="cs"/>
          <w:rtl/>
        </w:rPr>
        <w:t>מ</w:t>
      </w:r>
      <w:r>
        <w:rPr>
          <w:rtl/>
        </w:rPr>
        <w:t>"</w:t>
      </w:r>
      <w:r>
        <w:rPr>
          <w:rFonts w:hint="cs"/>
          <w:rtl/>
        </w:rPr>
        <w:t>ש</w:t>
      </w:r>
      <w:r>
        <w:rPr>
          <w:rtl/>
        </w:rPr>
        <w:t xml:space="preserve"> שני כבשים דמקדשי לחם ומעכבי, </w:t>
      </w:r>
      <w:r>
        <w:rPr>
          <w:rFonts w:hint="cs"/>
          <w:rtl/>
        </w:rPr>
        <w:t>ומ</w:t>
      </w:r>
      <w:r>
        <w:rPr>
          <w:rtl/>
        </w:rPr>
        <w:t>"</w:t>
      </w:r>
      <w:r>
        <w:rPr>
          <w:rFonts w:hint="cs"/>
          <w:rtl/>
        </w:rPr>
        <w:t>ש</w:t>
      </w:r>
      <w:r>
        <w:rPr>
          <w:rtl/>
        </w:rPr>
        <w:t xml:space="preserve"> שבעה כבשים ופר ואילים דלא מקדשי לחם ולא מעכבי? </w:t>
      </w:r>
    </w:p>
    <w:p w:rsidR="00DA63EC" w:rsidRDefault="00DA63EC" w:rsidP="00DA63EC">
      <w:pPr>
        <w:tabs>
          <w:tab w:val="center" w:pos="2835"/>
        </w:tabs>
        <w:rPr>
          <w:rtl/>
        </w:rPr>
      </w:pPr>
      <w:ins w:id="91305" w:author="מנוע מכני" w:date="2026-10-11T12:04:40Z">
        <w:r>
          <w:rPr>
            <w:rFonts w:hint="cs"/>
            <w:rtl/>
          </w:rPr>
          <w:t xml:space="preserve">לא</w:t>
        </w:r>
      </w:ins>
      <w:del w:id="91306" w:author="מנוע מכני" w:date="2026-10-11T12:04:40Z">
        <w:r>
          <w:rPr>
            <w:rFonts w:hint="cs"/>
            <w:rtl/>
          </w:rPr>
          <w:delText xml:space="preserve">לאו</w:delText>
        </w:r>
      </w:del>
      <w:r>
        <w:rPr>
          <w:rFonts w:hint="cs"/>
          <w:rtl/>
        </w:rPr>
        <w:t xml:space="preserve"> מצד </w:t>
      </w:r>
      <w:ins w:id="90147" w:author="Claude - סמנטי" w:date="2026-10-11T12:27:00Z">
        <w:r>
          <w:rPr>
            <w:rFonts w:hint="cs"/>
            <w:rtl/>
          </w:rPr>
          <w:t xml:space="preserve">שהוזקקו</w:t>
        </w:r>
      </w:ins>
      <w:del w:id="90148" w:author="Claude - סמנטי" w:date="2026-10-11T12:27:00Z">
        <w:r>
          <w:rPr>
            <w:rFonts w:hint="cs"/>
            <w:rtl/>
          </w:rPr>
          <w:delText xml:space="preserve">ד</w:delText>
        </w:r>
        <w:r>
          <w:rPr>
            <w:rtl/>
          </w:rPr>
          <w:delText xml:space="preserve">הוזקקו</w:delText>
        </w:r>
      </w:del>
      <w:r>
        <w:rPr>
          <w:rtl/>
        </w:rPr>
        <w:t xml:space="preserve"> זה לזה בתנופה.</w:t>
      </w:r>
      <w:r>
        <w:rPr>
          <w:rFonts w:hint="cs"/>
          <w:rtl/>
        </w:rPr>
        <w:t xml:space="preserve"> דהרי תודה </w:t>
      </w:r>
      <w:r>
        <w:rPr>
          <w:rFonts w:hint="cs"/>
          <w:rtl/>
        </w:rPr>
        <w:t xml:space="preserve">לא</w:t>
      </w:r>
      <w:r>
        <w:rPr>
          <w:rFonts w:hint="cs"/>
          <w:rtl/>
        </w:rPr>
        <w:t xml:space="preserve"> הוזקקו זל</w:t>
      </w:r>
      <w:r>
        <w:rPr>
          <w:rtl/>
        </w:rPr>
        <w:t>"</w:t>
      </w:r>
      <w:r>
        <w:rPr>
          <w:rFonts w:hint="cs"/>
          <w:rtl/>
        </w:rPr>
        <w:t xml:space="preserve">ז בתנופה ומקדשא ומעכבא </w:t>
      </w:r>
    </w:p>
    <w:p w:rsidR="00DA63EC" w:rsidRDefault="00DA63EC" w:rsidP="00DA63EC">
      <w:pPr>
        <w:tabs>
          <w:tab w:val="center" w:pos="2835"/>
        </w:tabs>
        <w:rPr>
          <w:rtl/>
        </w:rPr>
      </w:pPr>
      <w:r>
        <w:rPr>
          <w:rFonts w:hint="cs"/>
          <w:rtl/>
        </w:rPr>
        <w:t xml:space="preserve">ולא כתודה דשלמים </w:t>
      </w:r>
      <w:ins w:id="91309" w:author="מנוע מכני" w:date="2026-10-11T12:04:40Z">
        <w:r>
          <w:rPr>
            <w:rFonts w:hint="cs"/>
            <w:rtl/>
          </w:rPr>
          <w:t xml:space="preserve">דשם</w:t>
        </w:r>
      </w:ins>
      <w:del w:id="91310" w:author="מנוע מכני" w:date="2026-10-11T12:04:40Z">
        <w:r>
          <w:rPr>
            <w:rFonts w:hint="cs"/>
            <w:rtl/>
          </w:rPr>
          <w:delText xml:space="preserve">דהתם</w:delText>
        </w:r>
      </w:del>
      <w:r>
        <w:rPr>
          <w:rFonts w:hint="cs"/>
          <w:rtl/>
        </w:rPr>
        <w:t xml:space="preserve"> </w:t>
      </w:r>
      <w:ins w:id="91307" w:author="מנוע מכני" w:date="2026-10-11T12:04:40Z">
        <w:r>
          <w:rPr>
            <w:rFonts w:hint="cs"/>
            <w:rtl/>
          </w:rPr>
          <w:t xml:space="preserve">אין</w:t>
        </w:r>
      </w:ins>
      <w:del w:id="91308" w:author="מנוע מכני" w:date="2026-10-11T12:04:40Z">
        <w:r>
          <w:rPr>
            <w:rFonts w:hint="cs"/>
            <w:rtl/>
          </w:rPr>
          <w:delText xml:space="preserve">ליכא</w:delText>
        </w:r>
      </w:del>
      <w:r>
        <w:rPr>
          <w:rFonts w:hint="cs"/>
          <w:rtl/>
        </w:rPr>
        <w:t xml:space="preserve"> זבחים אחרים עמה </w:t>
      </w:r>
      <w:r>
        <w:rPr>
          <w:rFonts w:hint="cs"/>
          <w:rtl/>
        </w:rPr>
        <w:t xml:space="preserve">משא</w:t>
      </w:r>
      <w:r>
        <w:rPr>
          <w:rtl/>
        </w:rPr>
        <w:t>"</w:t>
      </w:r>
      <w:r>
        <w:rPr>
          <w:rFonts w:hint="cs"/>
          <w:rtl/>
        </w:rPr>
        <w:t xml:space="preserve">כ</w:t>
      </w:r>
      <w:r>
        <w:rPr>
          <w:rFonts w:hint="cs"/>
          <w:rtl/>
        </w:rPr>
        <w:t xml:space="preserve"> </w:t>
      </w:r>
      <w:ins w:id="91311" w:author="מנוע מכני" w:date="2026-10-11T12:04:40Z">
        <w:r>
          <w:rPr>
            <w:rFonts w:hint="cs"/>
            <w:rtl/>
          </w:rPr>
          <w:t xml:space="preserve">כאן</w:t>
        </w:r>
      </w:ins>
      <w:del w:id="91312" w:author="מנוע מכני" w:date="2026-10-11T12:04:40Z">
        <w:r>
          <w:rPr>
            <w:rFonts w:hint="cs"/>
            <w:rtl/>
          </w:rPr>
          <w:delText xml:space="preserve">הכא</w:delText>
        </w:r>
      </w:del>
      <w:r>
        <w:rPr>
          <w:rFonts w:hint="cs"/>
          <w:rtl/>
        </w:rPr>
        <w:t xml:space="preserve"> ליקדשו </w:t>
      </w:r>
      <w:ins w:id="92947" w:author="מנוע מכני" w:date="2026-10-11T12:04:40Z">
        <w:r>
          <w:rPr>
            <w:rFonts w:hint="cs"/>
            <w:rtl/>
          </w:rPr>
          <w:t xml:space="preserve">אלו</w:t>
        </w:r>
      </w:ins>
      <w:del w:id="92948" w:author="מנוע מכני" w:date="2026-10-11T12:04:40Z">
        <w:r>
          <w:rPr>
            <w:rFonts w:hint="cs"/>
            <w:rtl/>
          </w:rPr>
          <w:delText xml:space="preserve">הני</w:delText>
        </w:r>
      </w:del>
      <w:r>
        <w:rPr>
          <w:rFonts w:hint="cs"/>
          <w:rtl/>
        </w:rPr>
        <w:t xml:space="preserve"> </w:t>
      </w:r>
      <w:ins w:id="92949" w:author="מנוע מכני" w:date="2026-10-11T12:04:40Z">
        <w:r>
          <w:rPr>
            <w:rFonts w:hint="cs"/>
            <w:rtl/>
          </w:rPr>
          <w:t xml:space="preserve">ואלו</w:t>
        </w:r>
      </w:ins>
      <w:del w:id="92950" w:author="מנוע מכני" w:date="2026-10-11T12:04:40Z">
        <w:r>
          <w:rPr>
            <w:rFonts w:hint="cs"/>
            <w:rtl/>
          </w:rPr>
          <w:delText xml:space="preserve">והני</w:delText>
        </w:r>
      </w:del>
      <w:r>
        <w:rPr>
          <w:rFonts w:hint="cs"/>
          <w:rtl/>
        </w:rPr>
        <w:t xml:space="preserve"> </w:t>
      </w:r>
    </w:p>
    <w:p w:rsidR="00DA63EC" w:rsidRDefault="00DA63EC" w:rsidP="00DA63EC">
      <w:pPr>
        <w:tabs>
          <w:tab w:val="center" w:pos="2835"/>
        </w:tabs>
        <w:rPr>
          <w:rtl/>
        </w:rPr>
      </w:pPr>
      <w:ins w:id="91315" w:author="מנוע מכני" w:date="2026-10-11T12:04:40Z">
        <w:r>
          <w:rPr>
            <w:rFonts w:hint="cs"/>
            <w:rtl/>
          </w:rPr>
          <w:t xml:space="preserve">ולא</w:t>
        </w:r>
      </w:ins>
      <w:del w:id="91316" w:author="מנוע מכני" w:date="2026-10-11T12:04:40Z">
        <w:r>
          <w:rPr>
            <w:rFonts w:hint="cs"/>
            <w:rtl/>
          </w:rPr>
          <w:delText xml:space="preserve">ולאו</w:delText>
        </w:r>
      </w:del>
      <w:r>
        <w:rPr>
          <w:rFonts w:hint="cs"/>
          <w:rtl/>
        </w:rPr>
        <w:t xml:space="preserve"> </w:t>
      </w:r>
      <w:r>
        <w:rPr>
          <w:rtl/>
        </w:rPr>
        <w:t xml:space="preserve">כאיל נזיר, </w:t>
      </w:r>
      <w:r>
        <w:rPr>
          <w:rFonts w:hint="cs"/>
          <w:rtl/>
        </w:rPr>
        <w:t>דאע</w:t>
      </w:r>
      <w:r>
        <w:rPr>
          <w:rtl/>
        </w:rPr>
        <w:t>"</w:t>
      </w:r>
      <w:r>
        <w:rPr>
          <w:rFonts w:hint="cs"/>
          <w:rtl/>
        </w:rPr>
        <w:t xml:space="preserve">ג </w:t>
      </w:r>
      <w:ins w:id="91313" w:author="מנוע מכני" w:date="2026-10-11T12:04:40Z">
        <w:r>
          <w:rPr>
            <w:rFonts w:hint="cs"/>
            <w:rtl/>
          </w:rPr>
          <w:t xml:space="preserve">דיש</w:t>
        </w:r>
      </w:ins>
      <w:del w:id="91314" w:author="מנוע מכני" w:date="2026-10-11T12:04:40Z">
        <w:r>
          <w:rPr>
            <w:rFonts w:hint="cs"/>
            <w:rtl/>
          </w:rPr>
          <w:delText xml:space="preserve">דאיכא</w:delText>
        </w:r>
      </w:del>
      <w:r>
        <w:rPr>
          <w:rFonts w:hint="cs"/>
          <w:rtl/>
        </w:rPr>
        <w:t xml:space="preserve"> זבחים אחריני </w:t>
      </w:r>
      <w:r>
        <w:rPr>
          <w:rtl/>
        </w:rPr>
        <w:t>שלמים מקדשי</w:t>
      </w:r>
      <w:r>
        <w:rPr>
          <w:rFonts w:hint="cs"/>
          <w:rtl/>
        </w:rPr>
        <w:t xml:space="preserve"> ולא דבר אחר </w:t>
      </w:r>
      <w:r>
        <w:rPr>
          <w:rFonts w:hint="cs"/>
          <w:rtl/>
        </w:rPr>
        <w:t xml:space="preserve">ה</w:t>
      </w:r>
      <w:r>
        <w:rPr>
          <w:rtl/>
        </w:rPr>
        <w:t>"</w:t>
      </w:r>
      <w:r>
        <w:rPr>
          <w:rFonts w:hint="cs"/>
          <w:rtl/>
        </w:rPr>
        <w:t xml:space="preserve">נ</w:t>
      </w:r>
      <w:r>
        <w:rPr>
          <w:rFonts w:hint="cs"/>
          <w:rtl/>
        </w:rPr>
        <w:t xml:space="preserve"> </w:t>
      </w:r>
      <w:r>
        <w:rPr>
          <w:rFonts w:hint="cs"/>
          <w:rtl/>
        </w:rPr>
        <w:t xml:space="preserve">ל</w:t>
      </w:r>
      <w:r>
        <w:rPr>
          <w:rtl/>
        </w:rPr>
        <w:t>"</w:t>
      </w:r>
      <w:r>
        <w:rPr>
          <w:rFonts w:hint="cs"/>
          <w:rtl/>
        </w:rPr>
        <w:t xml:space="preserve">ש</w:t>
      </w:r>
      <w:r>
        <w:rPr>
          <w:rFonts w:hint="cs"/>
          <w:rtl/>
        </w:rPr>
        <w:t xml:space="preserve"> </w:t>
      </w:r>
    </w:p>
    <w:p w:rsidR="00DA63EC" w:rsidRDefault="00DA63EC" w:rsidP="00DA63EC">
      <w:pPr>
        <w:tabs>
          <w:tab w:val="center" w:pos="2835"/>
        </w:tabs>
        <w:rPr>
          <w:rtl/>
        </w:rPr>
      </w:pPr>
      <w:ins w:id="91317" w:author="מנוע מכני" w:date="2026-10-11T12:04:40Z">
        <w:r>
          <w:rPr>
            <w:rtl/>
          </w:rPr>
          <w:t xml:space="preserve">ושם</w:t>
        </w:r>
      </w:ins>
      <w:del w:id="91318" w:author="מנוע מכני" w:date="2026-10-11T12:04:40Z">
        <w:r>
          <w:rPr>
            <w:rtl/>
          </w:rPr>
          <w:delText xml:space="preserve">והתם</w:delText>
        </w:r>
      </w:del>
      <w:r>
        <w:rPr>
          <w:rtl/>
        </w:rPr>
        <w:t xml:space="preserve"> מדתניא:</w:t>
      </w:r>
      <w:r w:rsidRPr="00A563E0">
        <w:rPr>
          <w:rStyle w:val="afffff0"/>
          <w:rtl/>
        </w:rPr>
        <w:t xml:space="preserve"> </w:t>
      </w:r>
      <w:r w:rsidRPr="00A563E0">
        <w:rPr>
          <w:rStyle w:val="afffff0"/>
          <w:rFonts w:hint="cs"/>
          <w:rtl/>
        </w:rPr>
        <w:t>'</w:t>
      </w:r>
      <w:r w:rsidRPr="00A563E0">
        <w:rPr>
          <w:rStyle w:val="afffff0"/>
          <w:rtl/>
        </w:rPr>
        <w:t xml:space="preserve">ואת האיל יעשה זבח שלמים לה</w:t>
      </w:r>
      <w:r w:rsidRPr="00A563E0">
        <w:rPr>
          <w:rStyle w:val="afffff0"/>
          <w:rtl/>
        </w:rPr>
        <w:t xml:space="preserve">' </w:t>
      </w:r>
      <w:r>
        <w:rPr>
          <w:rtl/>
        </w:rPr>
        <w:t>על סל המצות</w:t>
      </w:r>
      <w:r>
        <w:rPr>
          <w:rFonts w:hint="cs"/>
          <w:rtl/>
        </w:rPr>
        <w:t>'</w:t>
      </w:r>
      <w:r>
        <w:rPr>
          <w:rtl/>
        </w:rPr>
        <w:t xml:space="preserve"> - מלמד, שהסל בא חובה לאיל ושחיטת איל מקדשן, לפיכך שחטו שלא לשמו - </w:t>
      </w:r>
      <w:r>
        <w:rPr>
          <w:rtl/>
        </w:rPr>
        <w:t xml:space="preserve">לא</w:t>
      </w:r>
      <w:r>
        <w:rPr>
          <w:rtl/>
        </w:rPr>
        <w:t xml:space="preserve"> קדשו הלחם.</w:t>
      </w:r>
    </w:p>
    <w:p w:rsidR="00DA63EC" w:rsidRDefault="00DA63EC" w:rsidP="00DA63EC">
      <w:pPr>
        <w:tabs>
          <w:tab w:val="center" w:pos="2835"/>
        </w:tabs>
        <w:rPr>
          <w:rtl/>
        </w:rPr>
      </w:pPr>
    </w:p>
    <w:p>
      <w:pPr>
        <w:pStyle w:val="afffff8"/>
        <w:rPr>
          <w:ins w:id="90463" w:author="קלוד" w:date="2026-10-11T12:32:08Z"/>
        </w:rPr>
      </w:pPr>
      <w:ins w:id="90464" w:author="קלוד" w:date="2026-10-11T12:32:08Z">
        <w:r>
          <w:rPr>
            <w:color w:val="7B3F00"/>
          </w:rPr>
          <w:t xml:space="preserve">שתי הלחם הבאות בפני עצמן - למה תעובר צורתן</w:t>
        </w:r>
      </w:ins>
    </w:p>
    <w:p>
      <w:pPr>
        <w:pStyle w:val="38"/>
        <w:rPr>
          <w:ins w:id="99805" w:author="מנוע מכני" w:date="2026-10-11T12:04:40Z"/>
        </w:rPr>
      </w:pPr>
      <w:del w:id="99804"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806" w:author="מנוע מכני" w:date="2026-10-11T12:04:40Z">
        <w:r>
          <w:rPr>
            <w:rtl/>
          </w:rPr>
          <w:delText xml:space="preserve"> </w:delText>
        </w:r>
      </w:del>
      <w:r>
        <w:rPr>
          <w:rtl/>
        </w:rPr>
        <w:t xml:space="preserve">שתי הלחם הבאות בפני עצמן - יונפו, ותעובר צורתן ויצאו לבית השריפה.</w:t>
      </w:r>
    </w:p>
    <w:p w:rsidR="00DA63EC" w:rsidRPr="00E105BC" w:rsidRDefault="00DA63EC" w:rsidP="00DA63EC">
      <w:pPr>
        <w:tabs>
          <w:tab w:val="center" w:pos="2835"/>
        </w:tabs>
        <w:rPr>
          <w:spacing w:val="-4"/>
          <w:rtl/>
        </w:rPr>
      </w:pPr>
      <w:r w:rsidRPr="00E105BC">
        <w:rPr>
          <w:rFonts w:hint="cs"/>
          <w:spacing w:val="-4"/>
          <w:rtl/>
        </w:rPr>
        <w:t>דממ</w:t>
      </w:r>
      <w:r w:rsidRPr="00E105BC">
        <w:rPr>
          <w:spacing w:val="-4"/>
          <w:rtl/>
        </w:rPr>
        <w:t>"</w:t>
      </w:r>
      <w:r w:rsidRPr="00E105BC">
        <w:rPr>
          <w:rFonts w:hint="cs"/>
          <w:spacing w:val="-4"/>
          <w:rtl/>
        </w:rPr>
        <w:t xml:space="preserve">נ </w:t>
      </w:r>
      <w:ins w:id="96159" w:author="מנוע מכני" w:date="2026-10-11T12:04:40Z">
        <w:r>
          <w:rPr>
            <w:spacing w:val="-4"/>
            <w:rtl/>
          </w:rPr>
          <w:t xml:space="preserve">אם </w:t>
        </w:r>
      </w:ins>
      <w:del w:id="96160" w:author="מנוע מכני" w:date="2026-10-11T12:04:40Z">
        <w:r w:rsidRPr="00E105BC">
          <w:rPr>
            <w:spacing w:val="-4"/>
            <w:rtl/>
          </w:rPr>
          <w:delText xml:space="preserve">אי </w:delText>
        </w:r>
      </w:del>
      <w:r w:rsidRPr="00E105BC">
        <w:rPr>
          <w:spacing w:val="-4"/>
          <w:rtl/>
        </w:rPr>
        <w:t xml:space="preserve">לאכילה אתיין, </w:t>
      </w:r>
      <w:ins w:id="90149" w:author="Claude - סמנטי" w:date="2026-10-11T12:27:00Z">
        <w:r>
          <w:rPr>
            <w:spacing w:val="-4"/>
            <w:rtl/>
          </w:rPr>
          <w:t xml:space="preserve">יאכלום</w:t>
        </w:r>
      </w:ins>
      <w:del w:id="90150" w:author="Claude - סמנטי" w:date="2026-10-11T12:27:00Z">
        <w:r w:rsidRPr="00E105BC">
          <w:rPr>
            <w:spacing w:val="-4"/>
            <w:rtl/>
          </w:rPr>
          <w:delText xml:space="preserve">ליכלינהו</w:delText>
        </w:r>
      </w:del>
      <w:r w:rsidRPr="00E105BC">
        <w:rPr>
          <w:rFonts w:hint="cs"/>
          <w:spacing w:val="-4"/>
          <w:rtl/>
        </w:rPr>
        <w:t xml:space="preserve">, </w:t>
      </w:r>
      <w:ins w:id="96161" w:author="מנוע מכני" w:date="2026-10-11T12:04:40Z">
        <w:r>
          <w:rPr>
            <w:spacing w:val="-4"/>
            <w:rtl/>
          </w:rPr>
          <w:t xml:space="preserve">אם </w:t>
        </w:r>
      </w:ins>
      <w:del w:id="96162" w:author="מנוע מכני" w:date="2026-10-11T12:04:40Z">
        <w:r w:rsidRPr="00E105BC">
          <w:rPr>
            <w:spacing w:val="-4"/>
            <w:rtl/>
          </w:rPr>
          <w:delText xml:space="preserve">אי </w:delText>
        </w:r>
      </w:del>
      <w:r w:rsidRPr="00E105BC">
        <w:rPr>
          <w:spacing w:val="-4"/>
          <w:rtl/>
        </w:rPr>
        <w:t xml:space="preserve">לשריפה אתיין, לשרפינהו לאלתר, למה </w:t>
      </w:r>
      <w:ins w:id="95691" w:author="מנוע מכני" w:date="2026-10-11T12:04:40Z">
        <w:r>
          <w:rPr>
            <w:spacing w:val="-4"/>
            <w:rtl/>
          </w:rPr>
          <w:t xml:space="preserve">להם</w:t>
        </w:r>
      </w:ins>
      <w:del w:id="95692" w:author="מנוע מכני" w:date="2026-10-11T12:04:40Z">
        <w:r w:rsidRPr="00E105BC">
          <w:rPr>
            <w:spacing w:val="-4"/>
            <w:rtl/>
          </w:rPr>
          <w:delText xml:space="preserve">להו</w:delText>
        </w:r>
      </w:del>
      <w:r w:rsidRPr="00E105BC">
        <w:rPr>
          <w:spacing w:val="-4"/>
          <w:rtl/>
        </w:rPr>
        <w:t xml:space="preserve"> עיבור צורה? </w:t>
      </w:r>
    </w:p>
    <w:p>
      <w:pPr>
        <w:pStyle w:val="38"/>
        <w:rPr>
          <w:ins w:id="99807" w:author="מנוע מכני" w:date="2026-10-11T12:04:40Z"/>
        </w:rPr>
      </w:pPr>
      <w:r>
        <w:lastRenderedPageBreak/>
        <w:t xml:space="preserve">רבה:</w:t>
      </w:r>
    </w:p>
    <w:p w:rsidR="00DA63EC" w:rsidRDefault="00DA63EC" w:rsidP="00DA63EC">
      <w:pPr>
        <w:tabs>
          <w:tab w:val="center" w:pos="2835"/>
        </w:tabs>
        <w:rPr>
          <w:rtl/>
        </w:rPr>
      </w:pPr>
      <w:del w:id="99808" w:author="מנוע מכני" w:date="2026-10-11T12:04:40Z">
        <w:r>
          <w:rPr>
            <w:rtl/>
          </w:rPr>
          <w:lastRenderedPageBreak/>
          <w:delText xml:space="preserve"> </w:delText>
        </w:r>
      </w:del>
      <w:r>
        <w:rPr>
          <w:rtl/>
        </w:rPr>
        <w:lastRenderedPageBreak/>
        <w:t xml:space="preserve">לעולם לאכילה אתיין, גזירה שמא יזדמנו להן כבשים לשנה הבאה, ויאמרו: אשתקד </w:t>
      </w:r>
      <w:r>
        <w:rPr>
          <w:rtl/>
        </w:rPr>
        <w:lastRenderedPageBreak/>
        <w:t xml:space="preserve">לא</w:t>
      </w:r>
      <w:r>
        <w:rPr>
          <w:rtl/>
        </w:rPr>
        <w:lastRenderedPageBreak/>
        <w:t xml:space="preserve"> אכלנו לחם בלא כבשים? עכשיו </w:t>
      </w:r>
      <w:ins w:id="91321" w:author="מנוע מכני" w:date="2026-10-11T12:04:40Z">
        <w:r>
          <w:rPr>
            <w:rtl/>
          </w:rPr>
          <w:t xml:space="preserve">גם</w:t>
        </w:r>
      </w:ins>
      <w:del w:id="91322" w:author="מנוע מכני" w:date="2026-10-11T12:04:40Z">
        <w:r>
          <w:rPr>
            <w:rtl/>
          </w:rPr>
          <w:lastRenderedPageBreak/>
          <w:delText xml:space="preserve">נמי</w:delText>
        </w:r>
      </w:del>
      <w:r>
        <w:rPr>
          <w:rtl/>
        </w:rPr>
        <w:lastRenderedPageBreak/>
        <w:t xml:space="preserve"> ניכול, </w:t>
      </w:r>
      <w:ins w:id="97415" w:author="מנוע מכני" w:date="2026-10-11T12:04:40Z">
        <w:r>
          <w:rPr>
            <w:rtl/>
          </w:rPr>
          <w:t xml:space="preserve">והם</w:t>
        </w:r>
      </w:ins>
      <w:del w:id="97416" w:author="מנוע מכני" w:date="2026-10-11T12:04:40Z">
        <w:r>
          <w:rPr>
            <w:rtl/>
          </w:rPr>
          <w:lastRenderedPageBreak/>
          <w:delText xml:space="preserve">ואינהו</w:delText>
        </w:r>
      </w:del>
      <w:r>
        <w:rPr>
          <w:rtl/>
        </w:rPr>
        <w:lastRenderedPageBreak/>
        <w:t xml:space="preserve"> </w:t>
      </w:r>
      <w:r>
        <w:rPr>
          <w:rtl/>
        </w:rPr>
        <w:lastRenderedPageBreak/>
        <w:t xml:space="preserve">לא</w:t>
      </w:r>
      <w:r>
        <w:rPr>
          <w:rtl/>
        </w:rPr>
        <w:lastRenderedPageBreak/>
        <w:t xml:space="preserve"> ידעי דאשתקד </w:t>
      </w:r>
      <w:r>
        <w:rPr>
          <w:rtl/>
        </w:rPr>
        <w:lastRenderedPageBreak/>
        <w:t xml:space="preserve">לא</w:t>
      </w:r>
      <w:r>
        <w:rPr>
          <w:rtl/>
        </w:rPr>
        <w:lastRenderedPageBreak/>
        <w:t xml:space="preserve"> </w:t>
      </w:r>
      <w:ins w:id="96671" w:author="מנוע מכני" w:date="2026-10-11T12:04:40Z">
        <w:r>
          <w:rPr>
            <w:rtl/>
          </w:rPr>
          <w:t xml:space="preserve">היו</w:t>
        </w:r>
      </w:ins>
      <w:del w:id="96672" w:author="מנוע מכני" w:date="2026-10-11T12:04:40Z">
        <w:r>
          <w:rPr>
            <w:rtl/>
          </w:rPr>
          <w:lastRenderedPageBreak/>
          <w:delText xml:space="preserve">הוו</w:delText>
        </w:r>
      </w:del>
      <w:r>
        <w:rPr>
          <w:rtl/>
        </w:rPr>
        <w:lastRenderedPageBreak/>
        <w:t xml:space="preserve"> כבשים </w:t>
      </w:r>
      <w:ins w:id="97417" w:author="מנוע מכני" w:date="2026-10-11T12:04:40Z">
        <w:r>
          <w:rPr>
            <w:rtl/>
          </w:rPr>
          <w:t xml:space="preserve">הם</w:t>
        </w:r>
      </w:ins>
      <w:del w:id="97418" w:author="מנוע מכני" w:date="2026-10-11T12:04:40Z">
        <w:r>
          <w:rPr>
            <w:rtl/>
          </w:rPr>
          <w:lastRenderedPageBreak/>
          <w:delText xml:space="preserve">אינהו</w:delText>
        </w:r>
      </w:del>
      <w:r>
        <w:rPr>
          <w:rtl/>
        </w:rPr>
        <w:lastRenderedPageBreak/>
        <w:t xml:space="preserve"> שריין נפשייהו, </w:t>
      </w:r>
      <w:ins w:id="92951" w:author="מנוע מכני" w:date="2026-10-11T12:04:40Z">
        <w:r>
          <w:rPr>
            <w:rtl/>
          </w:rPr>
          <w:t xml:space="preserve">עכשיו</w:t>
        </w:r>
      </w:ins>
      <w:del w:id="92952" w:author="מנוע מכני" w:date="2026-10-11T12:04:40Z">
        <w:r>
          <w:rPr>
            <w:rtl/>
          </w:rPr>
          <w:lastRenderedPageBreak/>
          <w:delText xml:space="preserve">השתא</w:delText>
        </w:r>
      </w:del>
      <w:r>
        <w:rPr>
          <w:rtl/>
        </w:rPr>
        <w:lastRenderedPageBreak/>
        <w:t xml:space="preserve"> </w:t>
      </w:r>
      <w:ins w:id="91319" w:author="מנוע מכני" w:date="2026-10-11T12:04:40Z">
        <w:r>
          <w:rPr>
            <w:rtl/>
          </w:rPr>
          <w:t xml:space="preserve">דיש</w:t>
        </w:r>
      </w:ins>
      <w:del w:id="91320" w:author="מנוע מכני" w:date="2026-10-11T12:04:40Z">
        <w:r>
          <w:rPr>
            <w:rtl/>
          </w:rPr>
          <w:lastRenderedPageBreak/>
          <w:delText xml:space="preserve">דאיכא</w:delText>
        </w:r>
      </w:del>
      <w:r>
        <w:rPr>
          <w:rtl/>
        </w:rPr>
        <w:lastRenderedPageBreak/>
        <w:t xml:space="preserve"> כבשים, כבשים הוא דשרו </w:t>
      </w:r>
      <w:ins w:id="95693" w:author="מנוע מכני" w:date="2026-10-11T12:04:40Z">
        <w:r>
          <w:rPr>
            <w:rtl/>
          </w:rPr>
          <w:t xml:space="preserve">להם</w:t>
        </w:r>
      </w:ins>
      <w:del w:id="95694" w:author="מנוע מכני" w:date="2026-10-11T12:04:40Z">
        <w:r>
          <w:rPr>
            <w:rtl/>
          </w:rPr>
          <w:lastRenderedPageBreak/>
          <w:delText xml:space="preserve">להו</w:delText>
        </w:r>
      </w:del>
      <w:r>
        <w:rPr>
          <w:rtl/>
        </w:rPr>
        <w:lastRenderedPageBreak/>
        <w:t xml:space="preserve">.</w:t>
      </w:r>
    </w:p>
    <w:p w:rsidR="00DA63EC" w:rsidRDefault="00DA63EC" w:rsidP="00DA63EC">
      <w:pPr>
        <w:tabs>
          <w:tab w:val="center" w:pos="2835"/>
        </w:tabs>
        <w:rPr>
          <w:rtl/>
        </w:rPr>
      </w:pPr>
    </w:p>
    <w:p>
      <w:pPr>
        <w:pStyle w:val="38"/>
        <w:rPr>
          <w:ins w:id="99810" w:author="מנוע מכני" w:date="2026-10-11T12:04:40Z"/>
        </w:rPr>
      </w:pPr>
      <w:del w:id="99809" w:author="מנוע מכני" w:date="2026-10-11T12:04:40Z">
        <w:r w:rsidRPr="00265E5E">
          <w:delText xml:space="preserve">•</w:delText>
        </w:r>
      </w:del>
      <w:r w:rsidRPr="00265E5E">
        <w:t xml:space="preserve"> </w:t>
      </w:r>
      <w:r>
        <w:t xml:space="preserve">רבה:</w:t>
      </w:r>
    </w:p>
    <w:p w:rsidR="00DA63EC" w:rsidRDefault="00DA63EC" w:rsidP="00DA63EC">
      <w:pPr>
        <w:tabs>
          <w:tab w:val="center" w:pos="2835"/>
        </w:tabs>
        <w:rPr>
          <w:rtl/>
        </w:rPr>
      </w:pPr>
      <w:del w:id="99811" w:author="מנוע מכני" w:date="2026-10-11T12:04:40Z">
        <w:r>
          <w:rPr>
            <w:rtl/>
          </w:rPr>
          <w:delText xml:space="preserve"> </w:delText>
        </w:r>
      </w:del>
      <w:r>
        <w:rPr>
          <w:rFonts w:hint="cs"/>
          <w:rtl/>
        </w:rPr>
        <w:t>מדת</w:t>
      </w:r>
      <w:r>
        <w:rPr>
          <w:rtl/>
        </w:rPr>
        <w:t xml:space="preserve">נן: </w:t>
      </w:r>
      <w:r>
        <w:rPr>
          <w:rStyle w:val="2fb"/>
          <w:rFonts w:hint="cs"/>
          <w:rtl/>
        </w:rPr>
        <w:t>אר</w:t>
      </w:r>
      <w:r>
        <w:rPr>
          <w:rStyle w:val="2fb"/>
          <w:rtl/>
        </w:rPr>
        <w:t>"</w:t>
      </w:r>
      <w:r>
        <w:rPr>
          <w:rStyle w:val="2fb"/>
          <w:rFonts w:hint="cs"/>
          <w:rtl/>
        </w:rPr>
        <w:t xml:space="preserve">י</w:t>
      </w:r>
      <w:r>
        <w:rPr>
          <w:rFonts w:hint="cs"/>
          <w:rtl/>
        </w:rPr>
        <w:t xml:space="preserve"> העיד בן בוכרי ביבנה</w:t>
      </w:r>
      <w:r>
        <w:rPr>
          <w:rtl/>
        </w:rPr>
        <w:t xml:space="preserve">: כל כהן ששוקל אינו חוטא</w:t>
      </w:r>
      <w:ins w:id="94677" w:author="מנוע מכני" w:date="2026-10-11T12:04:40Z">
        <w:r>
          <w:rPr>
            <w:rtl/>
          </w:rPr>
          <w:t xml:space="preserve">,</w:t>
        </w:r>
      </w:ins>
      <w:del w:id="94678" w:author="מנוע מכני" w:date="2026-10-11T12:04:40Z">
        <w:r>
          <w:rPr>
            <w:rtl/>
          </w:rPr>
          <w:delText xml:space="preserve">;</w:delText>
        </w:r>
      </w:del>
      <w:r>
        <w:rPr>
          <w:rtl/>
        </w:rPr>
        <w:t xml:space="preserve"> </w:t>
      </w:r>
    </w:p>
    <w:p>
      <w:pPr>
        <w:pStyle w:val="38"/>
        <w:rPr>
          <w:ins w:id="99812" w:author="מנוע מכני" w:date="2026-10-11T12:04:40Z"/>
        </w:rPr>
      </w:pPr>
      <w:r>
        <w:t>א</w:t>
      </w:r>
      <w:r>
        <w:t>"</w:t>
      </w:r>
      <w:r>
        <w:t xml:space="preserve">ל</w:t>
      </w:r>
      <w:r>
        <w:t xml:space="preserve"> ריב</w:t>
      </w:r>
      <w:r>
        <w:t>"</w:t>
      </w:r>
      <w:r>
        <w:t>ז</w:t>
      </w:r>
      <w:r>
        <w:t xml:space="preserve">:</w:t>
      </w:r>
    </w:p>
    <w:p w:rsidR="00DA63EC" w:rsidRDefault="00DA63EC" w:rsidP="00DA63EC">
      <w:pPr>
        <w:tabs>
          <w:tab w:val="center" w:pos="2835"/>
        </w:tabs>
        <w:rPr>
          <w:rtl/>
        </w:rPr>
      </w:pPr>
      <w:del w:id="99813" w:author="מנוע מכני" w:date="2026-10-11T12:04:40Z">
        <w:r>
          <w:rPr>
            <w:rtl/>
          </w:rPr>
          <w:delText xml:space="preserve"> </w:delText>
        </w:r>
      </w:del>
      <w:r>
        <w:rPr>
          <w:rtl/>
        </w:rPr>
        <w:t xml:space="preserve">לא</w:t>
      </w:r>
      <w:r>
        <w:rPr>
          <w:rtl/>
        </w:rPr>
        <w:t xml:space="preserve"> כי, אלא כל כהן שאינו שוקל חוטא, </w:t>
      </w:r>
    </w:p>
    <w:p>
      <w:pPr>
        <w:pStyle w:val="38"/>
        <w:rPr>
          <w:ins w:id="99814" w:author="מנוע מכני" w:date="2026-10-11T12:04:40Z"/>
        </w:rPr>
      </w:pPr>
      <w:r>
        <w:tab/>
      </w:r>
      <w:r>
        <w:t xml:space="preserve">אלא</w:t>
      </w:r>
    </w:p>
    <w:p w:rsidR="00DA63EC" w:rsidRDefault="00DA63EC" w:rsidP="00DA63EC">
      <w:pPr>
        <w:tabs>
          <w:tab w:val="center" w:pos="2835"/>
        </w:tabs>
        <w:rPr>
          <w:rtl/>
        </w:rPr>
      </w:pPr>
      <w:del w:id="99815" w:author="מנוע מכני" w:date="2026-10-11T12:04:40Z">
        <w:r>
          <w:rPr>
            <w:rtl/>
          </w:rPr>
          <w:delText xml:space="preserve"> </w:delText>
        </w:r>
      </w:del>
      <w:r>
        <w:rPr>
          <w:rtl/>
        </w:rPr>
        <w:t xml:space="preserve">שהכהנים דורשין מקרא זה לעצמן: </w:t>
      </w:r>
      <w:r>
        <w:rPr>
          <w:rStyle w:val="afffff0"/>
          <w:rtl/>
          <w:rPrChange w:id="9042" w:author="מנוע פסוקים" w:date="2026-10-11T09:32:13Z">
            <w:rPr>
              <w:rtl/>
            </w:rPr>
          </w:rPrChange>
        </w:rPr>
        <w:t xml:space="preserve">וכל מנחת כהן כליל תהיה </w:t>
      </w:r>
      <w:r>
        <w:rPr>
          <w:rStyle w:val="afffff0"/>
          <w:rtl/>
          <w:rPrChange w:id="9043" w:author="מנוע פסוקים" w:date="2026-10-11T09:32:13Z">
            <w:rPr>
              <w:rtl/>
            </w:rPr>
          </w:rPrChange>
        </w:rPr>
        <w:t xml:space="preserve">לא</w:t>
      </w:r>
      <w:r>
        <w:rPr>
          <w:rStyle w:val="afffff0"/>
          <w:rtl/>
          <w:rPrChange w:id="9044" w:author="מנוע פסוקים" w:date="2026-10-11T09:32:13Z">
            <w:rPr>
              <w:rtl/>
            </w:rPr>
          </w:rPrChange>
        </w:rPr>
        <w:t xml:space="preserve"> תאכל</w:t>
      </w:r>
      <w:r>
        <w:rPr>
          <w:rFonts w:hint="cs"/>
          <w:rtl/>
        </w:rPr>
        <w:t>'</w:t>
      </w:r>
      <w:r>
        <w:rPr>
          <w:rtl/>
        </w:rPr>
        <w:t xml:space="preserve"> </w:t>
      </w:r>
    </w:p>
    <w:p w:rsidR="00DA63EC" w:rsidRDefault="00DA63EC" w:rsidP="00DA63EC">
      <w:pPr>
        <w:tabs>
          <w:tab w:val="center" w:pos="2835"/>
        </w:tabs>
        <w:rPr>
          <w:rtl/>
        </w:rPr>
      </w:pPr>
      <w:r>
        <w:rPr>
          <w:rtl/>
        </w:rPr>
        <w:tab/>
        <w:t xml:space="preserve">- הואיל ועומר ושתי הלחם ולחם הפנים שלנו הן היאך נאכלין? </w:t>
      </w:r>
    </w:p>
    <w:p w:rsidR="00DA63EC" w:rsidRDefault="00DA63EC" w:rsidP="00DA63EC">
      <w:pPr>
        <w:tabs>
          <w:tab w:val="center" w:pos="2835"/>
        </w:tabs>
        <w:rPr>
          <w:rtl/>
        </w:rPr>
      </w:pPr>
      <w:r>
        <w:rPr>
          <w:rtl/>
        </w:rPr>
        <w:tab/>
      </w:r>
      <w:r>
        <w:rPr>
          <w:rFonts w:hint="cs"/>
          <w:rtl/>
        </w:rPr>
        <w:t xml:space="preserve">אין להוכיח דאפשר דלעולם </w:t>
      </w:r>
      <w:r>
        <w:rPr>
          <w:rtl/>
        </w:rPr>
        <w:t xml:space="preserve">באות עם הזבח, </w:t>
      </w:r>
      <w:r>
        <w:rPr>
          <w:rFonts w:hint="cs"/>
          <w:rtl/>
        </w:rPr>
        <w:t>[ו</w:t>
      </w:r>
      <w:r>
        <w:rPr>
          <w:rtl/>
        </w:rPr>
        <w:t xml:space="preserve">לחמי תודה </w:t>
      </w:r>
      <w:r>
        <w:rPr>
          <w:rtl/>
        </w:rPr>
        <w:t xml:space="preserve">לא</w:t>
      </w:r>
      <w:r>
        <w:rPr>
          <w:rtl/>
        </w:rPr>
        <w:t xml:space="preserve"> איקרו מנחה, שתי הלחם איקרו מנחה, שנא'</w:t>
      </w:r>
      <w:r>
        <w:rPr>
          <w:rStyle w:val="afffff0"/>
          <w:rtl/>
        </w:rPr>
        <w:t xml:space="preserve">: בהקריבכם מנחה חדשה לה</w:t>
      </w:r>
      <w:r>
        <w:rPr>
          <w:rtl/>
        </w:rPr>
        <w:t xml:space="preserve">'.</w:t>
      </w:r>
      <w:r>
        <w:rPr>
          <w:rFonts w:hint="cs"/>
          <w:rtl/>
        </w:rPr>
        <w:t>]</w:t>
      </w:r>
    </w:p>
    <w:p>
      <w:pPr>
        <w:pStyle w:val="38"/>
        <w:rPr>
          <w:ins w:id="99817" w:author="מנוע מכני" w:date="2026-10-11T12:04:40Z"/>
        </w:rPr>
      </w:pPr>
      <w:del w:id="99816" w:author="מנוע מכני" w:date="2026-10-11T12:04:40Z">
        <w:r w:rsidRPr="00E105BC">
          <w:delText xml:space="preserve">•</w:delText>
        </w:r>
      </w:del>
      <w:r w:rsidRPr="00E105BC">
        <w:t xml:space="preserve"> </w:t>
      </w:r>
      <w:r w:rsidRPr="00E105BC">
        <w:t>רב יוסף</w:t>
      </w:r>
      <w:r w:rsidRPr="00E105BC">
        <w:t xml:space="preserve">:</w:t>
      </w:r>
    </w:p>
    <w:p w:rsidR="00DA63EC" w:rsidRPr="00E105BC" w:rsidRDefault="00DA63EC" w:rsidP="00DA63EC">
      <w:pPr>
        <w:tabs>
          <w:tab w:val="center" w:pos="2835"/>
        </w:tabs>
        <w:rPr>
          <w:spacing w:val="-4"/>
          <w:rtl/>
        </w:rPr>
      </w:pPr>
      <w:del w:id="99818" w:author="מנוע מכני" w:date="2026-10-11T12:04:40Z">
        <w:r w:rsidRPr="00E105BC">
          <w:rPr>
            <w:spacing w:val="-4"/>
            <w:rtl/>
          </w:rPr>
          <w:delText xml:space="preserve"> </w:delText>
        </w:r>
      </w:del>
      <w:r w:rsidRPr="00E105BC">
        <w:rPr>
          <w:spacing w:val="-4"/>
          <w:rtl/>
        </w:rPr>
        <w:t xml:space="preserve">גזירה שמא יזדמנו להם כבשים לאחר מכאן.</w:t>
      </w:r>
      <w:r w:rsidRPr="00E105BC">
        <w:rPr>
          <w:rFonts w:hint="cs"/>
          <w:spacing w:val="-4"/>
          <w:rtl/>
        </w:rPr>
        <w:t xml:space="preserve"> ו</w:t>
      </w:r>
      <w:r w:rsidRPr="00E105BC">
        <w:rPr>
          <w:spacing w:val="-4"/>
          <w:rtl/>
        </w:rPr>
        <w:t xml:space="preserve">תעובר צורתן </w:t>
      </w:r>
      <w:ins w:id="91323" w:author="מנוע מכני" w:date="2026-10-11T12:04:40Z">
        <w:r>
          <w:rPr>
            <w:spacing w:val="-4"/>
            <w:rtl/>
          </w:rPr>
          <w:t xml:space="preserve">גם</w:t>
        </w:r>
      </w:ins>
      <w:del w:id="91324" w:author="מנוע מכני" w:date="2026-10-11T12:04:40Z">
        <w:r w:rsidRPr="00E105BC">
          <w:rPr>
            <w:spacing w:val="-4"/>
            <w:rtl/>
          </w:rPr>
          <w:delText xml:space="preserve">נמי</w:delText>
        </w:r>
      </w:del>
      <w:r w:rsidRPr="00E105BC">
        <w:rPr>
          <w:spacing w:val="-4"/>
          <w:rtl/>
        </w:rPr>
        <w:t xml:space="preserve"> דקתני? צורת הקרבתם.</w:t>
      </w:r>
    </w:p>
    <w:p>
      <w:pPr>
        <w:pStyle w:val="38"/>
        <w:rPr>
          <w:ins w:id="99820" w:author="מנוע מכני" w:date="2026-10-11T12:04:40Z"/>
        </w:rPr>
      </w:pPr>
      <w:del w:id="99819" w:author="מנוע מכני" w:date="2026-10-11T12:04:40Z">
        <w:r w:rsidRPr="00265E5E">
          <w:delText xml:space="preserve">•</w:delText>
        </w:r>
      </w:del>
      <w:r w:rsidRPr="00265E5E">
        <w:t xml:space="preserve"> </w:t>
      </w:r>
      <w:r>
        <w:t xml:space="preserve">רבא:</w:t>
      </w:r>
    </w:p>
    <w:p w:rsidR="00DA63EC" w:rsidRDefault="00DA63EC" w:rsidP="00DA63EC">
      <w:pPr>
        <w:tabs>
          <w:tab w:val="center" w:pos="2835"/>
        </w:tabs>
        <w:rPr>
          <w:rtl/>
        </w:rPr>
      </w:pPr>
      <w:del w:id="99821" w:author="מנוע מכני" w:date="2026-10-11T12:04:40Z">
        <w:r>
          <w:rPr>
            <w:rtl/>
          </w:rPr>
          <w:delText xml:space="preserve"> </w:delText>
        </w:r>
      </w:del>
      <w:r>
        <w:rPr>
          <w:rtl/>
        </w:rPr>
        <w:t xml:space="preserve">לאכילה אתיין, וגזירה משום </w:t>
      </w:r>
      <w:r>
        <w:rPr>
          <w:rStyle w:val="2fb"/>
          <w:rtl/>
        </w:rPr>
        <w:t xml:space="preserve">דרבה</w:t>
      </w:r>
      <w:r>
        <w:rPr>
          <w:rtl/>
        </w:rPr>
        <w:t xml:space="preserve">, </w:t>
      </w:r>
      <w:ins w:id="91325" w:author="מנוע מכני" w:date="2026-10-11T12:04:40Z">
        <w:r>
          <w:rPr>
            <w:rtl/>
          </w:rPr>
          <w:t xml:space="preserve">ולא</w:t>
        </w:r>
      </w:ins>
      <w:del w:id="91326" w:author="מנוע מכני" w:date="2026-10-11T12:04:40Z">
        <w:r>
          <w:rPr>
            <w:rtl/>
          </w:rPr>
          <w:delText xml:space="preserve">ולאו</w:delText>
        </w:r>
      </w:del>
      <w:r>
        <w:rPr>
          <w:rtl/>
        </w:rPr>
        <w:t xml:space="preserve"> מטעמיה אלא מקרא.</w:t>
      </w:r>
    </w:p>
    <w:p>
      <w:pPr>
        <w:pStyle w:val="38"/>
        <w:rPr>
          <w:ins w:id="99823" w:author="מנוע מכני" w:date="2026-10-11T12:04:40Z"/>
        </w:rPr>
      </w:pPr>
      <w:del w:id="99822" w:author="מנוע מכני" w:date="2026-10-11T12:04:40Z">
        <w:r w:rsidRPr="00E105BC">
          <w:delText xml:space="preserve">•</w:delText>
        </w:r>
      </w:del>
      <w:r w:rsidRPr="00E105BC">
        <w:t xml:space="preserve"> </w:t>
      </w:r>
      <w:r w:rsidRPr="00E105BC">
        <w:t>רבא:</w:t>
      </w:r>
    </w:p>
    <w:p w:rsidR="00DA63EC" w:rsidRPr="00E105BC" w:rsidRDefault="00DA63EC" w:rsidP="00DA63EC">
      <w:pPr>
        <w:tabs>
          <w:tab w:val="center" w:pos="2835"/>
        </w:tabs>
        <w:rPr>
          <w:spacing w:val="-4"/>
          <w:rtl/>
        </w:rPr>
      </w:pPr>
      <w:del w:id="99824" w:author="מנוע מכני" w:date="2026-10-11T12:04:40Z">
        <w:r w:rsidRPr="00E105BC">
          <w:rPr>
            <w:rStyle w:val="afffff0"/>
            <w:spacing w:val="-4"/>
            <w:rtl/>
          </w:rPr>
          <w:delText xml:space="preserve"> </w:delText>
        </w:r>
      </w:del>
      <w:r w:rsidRPr="00E105BC">
        <w:rPr>
          <w:rStyle w:val="afffff0"/>
          <w:rFonts w:hint="cs"/>
          <w:spacing w:val="-4"/>
          <w:rtl/>
        </w:rPr>
        <w:t>'</w:t>
      </w:r>
      <w:r w:rsidRPr="00E105BC">
        <w:rPr>
          <w:rStyle w:val="afffff0"/>
          <w:spacing w:val="-4"/>
          <w:rtl/>
        </w:rPr>
        <w:t xml:space="preserve">ממושבותיכם תביאו לחם תנופה וגו</w:t>
      </w:r>
      <w:r w:rsidRPr="00E105BC">
        <w:rPr>
          <w:rStyle w:val="afffff0"/>
          <w:spacing w:val="-4"/>
          <w:rtl/>
        </w:rPr>
        <w:t xml:space="preserve">' </w:t>
      </w:r>
      <w:r w:rsidRPr="00E105BC">
        <w:rPr>
          <w:spacing w:val="-4"/>
          <w:rtl/>
        </w:rPr>
        <w:t>בכורים לה', מה בכורים בפני עצמן, אף שתי הלחם בפנ"</w:t>
      </w:r>
      <w:r w:rsidRPr="00E105BC">
        <w:rPr>
          <w:rFonts w:hint="cs"/>
          <w:spacing w:val="-4"/>
          <w:rtl/>
        </w:rPr>
        <w:t>ע</w:t>
      </w:r>
      <w:ins w:id="94679" w:author="מנוע מכני" w:date="2026-10-11T12:04:40Z">
        <w:r>
          <w:rPr>
            <w:spacing w:val="-4"/>
            <w:rtl/>
          </w:rPr>
          <w:t xml:space="preserve">,</w:t>
        </w:r>
      </w:ins>
      <w:del w:id="94680" w:author="מנוע מכני" w:date="2026-10-11T12:04:40Z">
        <w:r w:rsidRPr="00E105BC">
          <w:rPr>
            <w:spacing w:val="-4"/>
            <w:rtl/>
          </w:rPr>
          <w:delText xml:space="preserve">;</w:delText>
        </w:r>
      </w:del>
      <w:r w:rsidRPr="00E105BC">
        <w:rPr>
          <w:spacing w:val="-4"/>
          <w:rtl/>
        </w:rPr>
        <w:t xml:space="preserve"> </w:t>
      </w:r>
    </w:p>
    <w:p w:rsidR="00DA63EC" w:rsidRDefault="00DA63EC" w:rsidP="00DA63EC">
      <w:pPr>
        <w:tabs>
          <w:tab w:val="center" w:pos="2835"/>
        </w:tabs>
        <w:rPr>
          <w:rtl/>
        </w:rPr>
      </w:pPr>
      <w:r>
        <w:rPr>
          <w:rFonts w:ascii="BA Franknatan Regular" w:hAnsi="BA Franknatan Regular"/>
          <w:b/>
          <w:bCs/>
          <w:rtl/>
        </w:rPr>
        <w:tab/>
      </w:r>
      <w:r>
        <w:rPr>
          <w:rtl/>
        </w:rPr>
        <w:t xml:space="preserve">ומינה, מה בכורים לאכילה, אף שתי הלחם </w:t>
      </w:r>
      <w:ins w:id="91327" w:author="מנוע מכני" w:date="2026-10-11T12:04:40Z">
        <w:r>
          <w:rPr>
            <w:rtl/>
          </w:rPr>
          <w:t xml:space="preserve">גם</w:t>
        </w:r>
      </w:ins>
      <w:del w:id="91328" w:author="מנוע מכני" w:date="2026-10-11T12:04:40Z">
        <w:r>
          <w:rPr>
            <w:rtl/>
          </w:rPr>
          <w:delText xml:space="preserve">נמי</w:delText>
        </w:r>
      </w:del>
      <w:r>
        <w:rPr>
          <w:rtl/>
        </w:rPr>
        <w:t xml:space="preserve"> לאכילה.</w:t>
      </w:r>
    </w:p>
    <w:p w:rsidR="00DA63EC" w:rsidRDefault="00DA63EC" w:rsidP="00DA63EC">
      <w:pPr>
        <w:tabs>
          <w:tab w:val="center" w:pos="2835"/>
        </w:tabs>
        <w:rPr>
          <w:rtl/>
        </w:rPr>
      </w:pPr>
    </w:p>
    <w:p w:rsidR="00DA63EC" w:rsidRDefault="00DA63EC" w:rsidP="00DA63EC">
      <w:pPr>
        <w:pStyle w:val="afff3"/>
        <w:framePr w:wrap="around"/>
        <w:rPr>
          <w:rtl/>
        </w:rPr>
      </w:pPr>
      <w:r>
        <w:rPr>
          <w:rFonts w:hint="cs"/>
          <w:rtl/>
        </w:rPr>
        <w:t>מז.</w:t>
      </w:r>
    </w:p>
    <w:p>
      <w:pPr>
        <w:pStyle w:val="afffff8"/>
        <w:rPr>
          <w:ins w:id="90461" w:author="קלוד" w:date="2026-10-11T12:32:08Z"/>
        </w:rPr>
      </w:pPr>
      <w:ins w:id="90462" w:author="קלוד" w:date="2026-10-11T12:32:08Z">
        <w:r>
          <w:rPr>
            <w:color w:val="7B3F00"/>
          </w:rPr>
          <w:t xml:space="preserve">קידוש הלחם בשחיטת הכבשים - שחטן לשמן וזרק שלא לשמן</w:t>
        </w:r>
      </w:ins>
    </w:p>
    <w:p>
      <w:pPr>
        <w:pStyle w:val="38"/>
        <w:rPr>
          <w:ins w:id="99826" w:author="מנוע מכני" w:date="2026-10-11T12:04:40Z"/>
        </w:rPr>
      </w:pPr>
      <w:del w:id="99825"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827" w:author="מנוע מכני" w:date="2026-10-11T12:04:40Z">
        <w:r>
          <w:rPr>
            <w:rtl/>
          </w:rPr>
          <w:delText xml:space="preserve"> </w:delText>
        </w:r>
      </w:del>
      <w:r>
        <w:rPr>
          <w:rtl/>
        </w:rPr>
        <w:t xml:space="preserve">כבשי עצרת אין מקדשין את הלחם אלא בשחיטה</w:t>
      </w:r>
      <w:ins w:id="94681" w:author="מנוע מכני" w:date="2026-10-11T12:04:40Z">
        <w:r>
          <w:rPr>
            <w:rtl/>
          </w:rPr>
          <w:t xml:space="preserve">,</w:t>
        </w:r>
      </w:ins>
      <w:del w:id="94682" w:author="מנוע מכני" w:date="2026-10-11T12:04:40Z">
        <w:r>
          <w:rPr>
            <w:rtl/>
          </w:rPr>
          <w:delText xml:space="preserve">;</w:delText>
        </w:r>
      </w:del>
      <w:r>
        <w:rPr>
          <w:rtl/>
        </w:rPr>
        <w:t xml:space="preserve"> כיצד? שחטן לשמן וזרק דמן לשמן - קדש הלחם, שחטן שלא לשמן וזרק דמן שלא לשמן - </w:t>
      </w:r>
      <w:r>
        <w:rPr>
          <w:rtl/>
        </w:rPr>
        <w:t xml:space="preserve">לא</w:t>
      </w:r>
      <w:r>
        <w:rPr>
          <w:rtl/>
        </w:rPr>
        <w:t xml:space="preserve"> קדש הלחם</w:t>
      </w:r>
      <w:ins w:id="94683" w:author="מנוע מכני" w:date="2026-10-11T12:04:40Z">
        <w:r>
          <w:rPr>
            <w:rtl/>
          </w:rPr>
          <w:t xml:space="preserve">,</w:t>
        </w:r>
      </w:ins>
      <w:del w:id="94684" w:author="מנוע מכני" w:date="2026-10-11T12:04:40Z">
        <w:r>
          <w:rPr>
            <w:rtl/>
          </w:rPr>
          <w:delText xml:space="preserve">;</w:delText>
        </w:r>
      </w:del>
      <w:r>
        <w:rPr>
          <w:rtl/>
        </w:rPr>
        <w:t xml:space="preserve"> </w:t>
      </w:r>
    </w:p>
    <w:p>
      <w:pPr>
        <w:pStyle w:val="38"/>
        <w:rPr>
          <w:ins w:id="99828" w:author="מנוע מכני" w:date="2026-10-11T12:04:40Z"/>
        </w:rPr>
      </w:pPr>
      <w:r>
        <w:tab/>
      </w:r>
      <w:r>
        <w:t xml:space="preserve">רבי:</w:t>
      </w:r>
    </w:p>
    <w:p w:rsidR="00DA63EC" w:rsidRDefault="00DA63EC" w:rsidP="00DA63EC">
      <w:pPr>
        <w:tabs>
          <w:tab w:val="center" w:pos="2835"/>
        </w:tabs>
        <w:rPr>
          <w:rtl/>
        </w:rPr>
      </w:pPr>
      <w:del w:id="99829" w:author="מנוע מכני" w:date="2026-10-11T12:04:40Z">
        <w:r>
          <w:rPr>
            <w:rFonts w:ascii="BA Franknatan Regular" w:hAnsi="BA Franknatan Regular" w:hint="cs"/>
            <w:b/>
            <w:bCs/>
            <w:rtl/>
          </w:rPr>
          <w:delText xml:space="preserve"> </w:delText>
        </w:r>
      </w:del>
      <w:r>
        <w:rPr>
          <w:rtl/>
        </w:rPr>
        <w:t xml:space="preserve">שחטן לשמן וזרק דמן שלא לשמן - הלחם קדוש ואינו קדוש, </w:t>
      </w:r>
    </w:p>
    <w:p>
      <w:pPr>
        <w:pStyle w:val="38"/>
        <w:rPr>
          <w:ins w:id="99830" w:author="מנוע מכני" w:date="2026-10-11T12:04:40Z"/>
        </w:rPr>
      </w:pPr>
      <w:r>
        <w:tab/>
      </w:r>
      <w:r>
        <w:t>ראבר</w:t>
      </w:r>
      <w:r>
        <w:t>"</w:t>
      </w:r>
      <w:r>
        <w:t>ש</w:t>
      </w:r>
      <w:r>
        <w:t xml:space="preserve">:</w:t>
      </w:r>
    </w:p>
    <w:p w:rsidR="00DA63EC" w:rsidRDefault="00DA63EC" w:rsidP="00DA63EC">
      <w:pPr>
        <w:tabs>
          <w:tab w:val="center" w:pos="2835"/>
        </w:tabs>
        <w:rPr>
          <w:rtl/>
        </w:rPr>
      </w:pPr>
      <w:del w:id="99831" w:author="מנוע מכני" w:date="2026-10-11T12:04:40Z">
        <w:r>
          <w:rPr>
            <w:rtl/>
          </w:rPr>
          <w:delText xml:space="preserve"> </w:delText>
        </w:r>
      </w:del>
      <w:r>
        <w:rPr>
          <w:rtl/>
        </w:rPr>
        <w:t xml:space="preserve">לעולם אינו קדוש עד שישחוט לשמן ויזרוק דמן לשמן.</w:t>
      </w:r>
    </w:p>
    <w:p w:rsidR="00DA63EC" w:rsidRDefault="00DA63EC" w:rsidP="00DA63EC">
      <w:pPr>
        <w:tabs>
          <w:tab w:val="center" w:pos="2835"/>
        </w:tabs>
        <w:rPr>
          <w:rtl/>
        </w:rPr>
      </w:pPr>
    </w:p>
    <w:p>
      <w:pPr>
        <w:pStyle w:val="38"/>
        <w:rPr>
          <w:ins w:id="99832" w:author="מנוע מכני" w:date="2026-10-11T12:04:40Z"/>
        </w:rPr>
      </w:pPr>
      <w:r>
        <w:t xml:space="preserve">טעמא </w:t>
      </w:r>
      <w:r>
        <w:t xml:space="preserve">דרבי?</w:t>
      </w:r>
    </w:p>
    <w:p w:rsidR="00DA63EC" w:rsidRDefault="00DA63EC" w:rsidP="00DA63EC">
      <w:pPr>
        <w:tabs>
          <w:tab w:val="center" w:pos="2835"/>
        </w:tabs>
        <w:rPr>
          <w:rtl/>
        </w:rPr>
      </w:pPr>
      <w:del w:id="99833" w:author="מנוע מכני" w:date="2026-10-11T12:04:40Z">
        <w:r>
          <w:rPr>
            <w:rtl/>
          </w:rPr>
          <w:delText xml:space="preserve"> </w:delText>
        </w:r>
      </w:del>
      <w:r w:rsidRPr="00664445">
        <w:rPr>
          <w:rStyle w:val="afffff0"/>
          <w:rtl/>
        </w:rPr>
        <w:t>ד</w:t>
      </w:r>
      <w:r w:rsidRPr="00664445">
        <w:rPr>
          <w:rStyle w:val="afffff0"/>
          <w:rFonts w:hint="cs"/>
          <w:rtl/>
        </w:rPr>
        <w:t>'</w:t>
      </w:r>
      <w:r w:rsidRPr="00664445">
        <w:rPr>
          <w:rStyle w:val="afffff0"/>
          <w:rtl/>
        </w:rPr>
        <w:t xml:space="preserve">ואת האיל יעשה זבח שלמים לה</w:t>
      </w:r>
      <w:r w:rsidRPr="00664445">
        <w:rPr>
          <w:rStyle w:val="afffff0"/>
          <w:rtl/>
        </w:rPr>
        <w:t xml:space="preserve">' על סל המצות,</w:t>
      </w:r>
      <w:r>
        <w:rPr>
          <w:rtl/>
        </w:rPr>
        <w:t xml:space="preserve"> למימרא דשחיטה מקדשא.</w:t>
      </w:r>
    </w:p>
    <w:p w:rsidR="00DA63EC" w:rsidRDefault="00DA63EC" w:rsidP="00DA63EC">
      <w:pPr>
        <w:tabs>
          <w:tab w:val="center" w:pos="2835"/>
        </w:tabs>
        <w:rPr>
          <w:rtl/>
        </w:rPr>
      </w:pPr>
      <w:r>
        <w:rPr>
          <w:rStyle w:val="2fb"/>
          <w:rtl/>
        </w:rPr>
        <w:t>ור</w:t>
      </w:r>
      <w:r>
        <w:rPr>
          <w:rStyle w:val="2fb"/>
          <w:rFonts w:hint="cs"/>
          <w:rtl/>
        </w:rPr>
        <w:t>אבר</w:t>
      </w:r>
      <w:r>
        <w:rPr>
          <w:rStyle w:val="2fb"/>
          <w:rtl/>
        </w:rPr>
        <w:t>"</w:t>
      </w:r>
      <w:r>
        <w:rPr>
          <w:rStyle w:val="2fb"/>
          <w:rFonts w:hint="cs"/>
          <w:rtl/>
        </w:rPr>
        <w:t>ש</w:t>
      </w:r>
      <w:r>
        <w:rPr>
          <w:rtl/>
        </w:rPr>
        <w:t xml:space="preserve"> יעשה, עד שיעשה כל עשיותיו.</w:t>
      </w:r>
    </w:p>
    <w:p w:rsidR="00DA63EC" w:rsidRDefault="00DA63EC" w:rsidP="00DA63EC">
      <w:pPr>
        <w:tabs>
          <w:tab w:val="center" w:pos="2835"/>
        </w:tabs>
        <w:rPr>
          <w:rtl/>
        </w:rPr>
      </w:pPr>
      <w:r>
        <w:rPr>
          <w:rStyle w:val="2fb"/>
          <w:rtl/>
        </w:rPr>
        <w:t xml:space="preserve">ורבי</w:t>
      </w:r>
      <w:r>
        <w:rPr>
          <w:rtl/>
        </w:rPr>
        <w:t xml:space="preserve"> </w:t>
      </w:r>
      <w:r>
        <w:rPr>
          <w:rFonts w:hint="cs"/>
          <w:rtl/>
        </w:rPr>
        <w:t xml:space="preserve">יעשה זבח היינו בזביחה </w:t>
      </w:r>
      <w:r>
        <w:rPr>
          <w:rtl/>
        </w:rPr>
        <w:t>נ</w:t>
      </w:r>
    </w:p>
    <w:p>
      <w:pPr>
        <w:pStyle w:val="38"/>
        <w:rPr>
          <w:ins w:id="99834" w:author="מנוע מכני" w:date="2026-10-11T12:04:40Z"/>
        </w:rPr>
      </w:pPr>
      <w:r>
        <w:t>ראבר</w:t>
      </w:r>
      <w:r>
        <w:t>"</w:t>
      </w:r>
      <w:r>
        <w:t>ש</w:t>
      </w:r>
      <w:r>
        <w:t xml:space="preserve">:</w:t>
      </w:r>
    </w:p>
    <w:p w:rsidR="00DA63EC" w:rsidRDefault="00DA63EC" w:rsidP="00DA63EC">
      <w:pPr>
        <w:tabs>
          <w:tab w:val="center" w:pos="2835"/>
        </w:tabs>
        <w:rPr>
          <w:rtl/>
        </w:rPr>
      </w:pPr>
      <w:del w:id="99835" w:author="מנוע מכני" w:date="2026-10-11T12:04:40Z">
        <w:r>
          <w:rPr>
            <w:rtl/>
          </w:rPr>
          <w:delText xml:space="preserve"> </w:delText>
        </w:r>
      </w:del>
      <w:r>
        <w:rPr>
          <w:rtl/>
        </w:rPr>
        <w:t xml:space="preserve">זבח</w:t>
      </w:r>
      <w:r>
        <w:rPr>
          <w:rFonts w:hint="cs"/>
          <w:rtl/>
        </w:rPr>
        <w:t xml:space="preserve"> </w:t>
      </w:r>
      <w:ins w:id="97419" w:author="מנוע מכני" w:date="2026-10-11T12:04:40Z">
        <w:r>
          <w:rPr>
            <w:rFonts w:hint="cs"/>
            <w:rtl/>
          </w:rPr>
          <w:t xml:space="preserve">צריך</w:t>
        </w:r>
      </w:ins>
      <w:del w:id="97420" w:author="מנוע מכני" w:date="2026-10-11T12:04:40Z">
        <w:r>
          <w:rPr>
            <w:rFonts w:hint="cs"/>
            <w:rtl/>
          </w:rPr>
          <w:delText xml:space="preserve">מיבעי</w:delText>
        </w:r>
      </w:del>
      <w:r>
        <w:rPr>
          <w:rFonts w:hint="cs"/>
          <w:rtl/>
        </w:rPr>
        <w:t xml:space="preserve"> </w:t>
      </w:r>
      <w:r>
        <w:rPr>
          <w:rStyle w:val="2fb"/>
          <w:rFonts w:hint="cs"/>
          <w:rtl/>
        </w:rPr>
        <w:t xml:space="preserve">לכדרי</w:t>
      </w:r>
      <w:r>
        <w:rPr>
          <w:rStyle w:val="2fb"/>
          <w:rtl/>
        </w:rPr>
        <w:t>"</w:t>
      </w:r>
      <w:r>
        <w:rPr>
          <w:rStyle w:val="2fb"/>
          <w:rFonts w:hint="cs"/>
          <w:rtl/>
        </w:rPr>
        <w:t>ו</w:t>
      </w:r>
      <w:r>
        <w:rPr>
          <w:rtl/>
        </w:rPr>
        <w:t>: הכל מודים שצריך שיהא לחם בשעת שחיטה.</w:t>
      </w:r>
    </w:p>
    <w:p w:rsidR="00DA63EC" w:rsidRDefault="00DA63EC" w:rsidP="00DA63EC">
      <w:pPr>
        <w:tabs>
          <w:tab w:val="center" w:pos="2835"/>
        </w:tabs>
        <w:rPr>
          <w:rtl/>
        </w:rPr>
      </w:pPr>
    </w:p>
    <w:p>
      <w:pPr>
        <w:pStyle w:val="38"/>
        <w:rPr>
          <w:ins w:id="99837" w:author="מנוע מכני" w:date="2026-10-11T12:04:40Z"/>
        </w:rPr>
      </w:pPr>
      <w:del w:id="99836" w:author="מנוע מכני" w:date="2026-10-11T12:04:40Z">
        <w:r w:rsidRPr="00265E5E">
          <w:delText xml:space="preserve">•</w:delText>
        </w:r>
      </w:del>
      <w:r w:rsidRPr="00265E5E">
        <w:t xml:space="preserve"> </w:t>
      </w:r>
      <w:r w:rsidRPr="004371F1">
        <w:t>קדוש ואינו קדוש? אביי</w:t>
      </w:r>
      <w:del w:id="102531" w:author="מנוע מכני" w:date="2026-10-11T12:04:40Z">
        <w:r>
          <w:delText xml:space="preserve"> אמר</w:delText>
        </w:r>
      </w:del>
      <w:r>
        <w:t xml:space="preserve">:</w:t>
      </w:r>
    </w:p>
    <w:p w:rsidR="00DA63EC" w:rsidRDefault="00DA63EC" w:rsidP="00DA63EC">
      <w:pPr>
        <w:tabs>
          <w:tab w:val="center" w:pos="2835"/>
        </w:tabs>
        <w:rPr>
          <w:rtl/>
        </w:rPr>
      </w:pPr>
      <w:del w:id="99838" w:author="מנוע מכני" w:date="2026-10-11T12:04:40Z">
        <w:r>
          <w:rPr>
            <w:rtl/>
          </w:rPr>
          <w:delText xml:space="preserve"> </w:delText>
        </w:r>
      </w:del>
      <w:r>
        <w:rPr>
          <w:rtl/>
        </w:rPr>
        <w:t xml:space="preserve">קדוש ואינו גמור</w:t>
      </w:r>
      <w:r>
        <w:rPr>
          <w:rFonts w:hint="cs"/>
          <w:rtl/>
        </w:rPr>
        <w:t xml:space="preserve"> ולא תפיס פדיונו</w:t>
      </w:r>
      <w:r>
        <w:rPr>
          <w:rtl/>
        </w:rPr>
        <w:t xml:space="preserve">, </w:t>
      </w:r>
    </w:p>
    <w:p>
      <w:pPr>
        <w:pStyle w:val="38"/>
        <w:rPr>
          <w:ins w:id="99839" w:author="מנוע מכני" w:date="2026-10-11T12:04:40Z"/>
        </w:rPr>
      </w:pPr>
      <w:r>
        <w:tab/>
      </w:r>
      <w:del w:id="90126" w:author="מנוע מכני" w:date="2026-10-11T12:04:40Z">
        <w:r>
          <w:delText xml:space="preserve">                   </w:delText>
        </w:r>
      </w:del>
      <w:r w:rsidRPr="004371F1">
        <w:t>רבא</w:t>
      </w:r>
      <w:del w:id="102532" w:author="מנוע מכני" w:date="2026-10-11T12:04:40Z">
        <w:r>
          <w:delText xml:space="preserve"> אמר</w:delText>
        </w:r>
      </w:del>
      <w:r>
        <w:t xml:space="preserve">:</w:t>
      </w:r>
    </w:p>
    <w:p w:rsidR="00DA63EC" w:rsidRDefault="00DA63EC" w:rsidP="00DA63EC">
      <w:pPr>
        <w:tabs>
          <w:tab w:val="center" w:pos="2835"/>
        </w:tabs>
        <w:rPr>
          <w:rtl/>
        </w:rPr>
      </w:pPr>
      <w:del w:id="99840" w:author="מנוע מכני" w:date="2026-10-11T12:04:40Z">
        <w:r>
          <w:rPr>
            <w:rtl/>
          </w:rPr>
          <w:delText xml:space="preserve"> </w:delText>
        </w:r>
      </w:del>
      <w:r>
        <w:rPr>
          <w:rtl/>
        </w:rPr>
        <w:t xml:space="preserve">קדוש ואינו נותר.</w:t>
      </w:r>
      <w:r>
        <w:rPr>
          <w:rFonts w:hint="cs"/>
          <w:rtl/>
        </w:rPr>
        <w:t xml:space="preserve"> ותפיס פדיונו </w:t>
      </w:r>
    </w:p>
    <w:p w:rsidR="00DA63EC" w:rsidRDefault="00DA63EC" w:rsidP="00DA63EC">
      <w:pPr>
        <w:tabs>
          <w:tab w:val="center" w:pos="2835"/>
        </w:tabs>
        <w:rPr>
          <w:rtl/>
        </w:rPr>
      </w:pPr>
      <w:r>
        <w:rPr>
          <w:rStyle w:val="2fb"/>
          <w:rtl/>
        </w:rPr>
        <w:t xml:space="preserve">לרבא</w:t>
      </w:r>
      <w:r>
        <w:rPr>
          <w:rtl/>
        </w:rPr>
        <w:t xml:space="preserve">, היינו </w:t>
      </w:r>
      <w:ins w:id="91329" w:author="מנוע מכני" w:date="2026-10-11T12:04:40Z">
        <w:r>
          <w:rPr>
            <w:rtl/>
          </w:rPr>
          <w:t xml:space="preserve">דיש</w:t>
        </w:r>
      </w:ins>
      <w:del w:id="91330" w:author="מנוע מכני" w:date="2026-10-11T12:04:40Z">
        <w:r>
          <w:rPr>
            <w:rtl/>
          </w:rPr>
          <w:delText xml:space="preserve">דאיכא</w:delText>
        </w:r>
      </w:del>
      <w:r>
        <w:rPr>
          <w:rtl/>
        </w:rPr>
        <w:t xml:space="preserve"> בין </w:t>
      </w:r>
      <w:r>
        <w:rPr>
          <w:rStyle w:val="2fb"/>
          <w:rtl/>
        </w:rPr>
        <w:t xml:space="preserve">רבי</w:t>
      </w:r>
      <w:r>
        <w:rPr>
          <w:rtl/>
        </w:rPr>
        <w:t xml:space="preserve"> </w:t>
      </w:r>
      <w:r>
        <w:rPr>
          <w:rStyle w:val="2fb"/>
          <w:rtl/>
        </w:rPr>
        <w:t xml:space="preserve">לר' אלעזר</w:t>
      </w:r>
      <w:r>
        <w:rPr>
          <w:rtl/>
        </w:rPr>
        <w:t xml:space="preserve"> </w:t>
      </w:r>
      <w:r>
        <w:rPr>
          <w:rStyle w:val="2fb"/>
          <w:rtl/>
        </w:rPr>
        <w:t xml:space="preserve">בר"ש</w:t>
      </w:r>
      <w:r>
        <w:rPr>
          <w:rtl/>
        </w:rPr>
        <w:t xml:space="preserve">, </w:t>
      </w:r>
    </w:p>
    <w:p w:rsidR="00DA63EC" w:rsidRDefault="00DA63EC" w:rsidP="00DA63EC">
      <w:pPr>
        <w:tabs>
          <w:tab w:val="center" w:pos="2835"/>
        </w:tabs>
        <w:rPr>
          <w:rtl/>
        </w:rPr>
      </w:pPr>
      <w:r>
        <w:rPr>
          <w:rStyle w:val="2fb"/>
          <w:rFonts w:hint="cs"/>
          <w:rtl/>
        </w:rPr>
        <w:t xml:space="preserve">לאביי</w:t>
      </w:r>
      <w:r>
        <w:rPr>
          <w:rFonts w:hint="cs"/>
          <w:rtl/>
        </w:rPr>
        <w:t xml:space="preserve"> </w:t>
      </w:r>
      <w:ins w:id="91331" w:author="מנוע מכני" w:date="2026-10-11T12:04:40Z">
        <w:r>
          <w:rPr>
            <w:rFonts w:hint="cs"/>
            <w:rtl/>
          </w:rPr>
          <w:t xml:space="preserve">יש</w:t>
        </w:r>
      </w:ins>
      <w:del w:id="91332" w:author="מנוע מכני" w:date="2026-10-11T12:04:40Z">
        <w:r>
          <w:rPr>
            <w:rFonts w:hint="cs"/>
            <w:rtl/>
          </w:rPr>
          <w:delText xml:space="preserve">איכא</w:delText>
        </w:r>
      </w:del>
      <w:r>
        <w:rPr>
          <w:rFonts w:hint="cs"/>
          <w:rtl/>
        </w:rPr>
        <w:t xml:space="preserve"> בין </w:t>
      </w:r>
      <w:r>
        <w:rPr>
          <w:rStyle w:val="2fb"/>
          <w:rFonts w:hint="cs"/>
          <w:rtl/>
        </w:rPr>
        <w:t xml:space="preserve">רבי</w:t>
      </w:r>
      <w:r>
        <w:rPr>
          <w:rFonts w:hint="cs"/>
          <w:rtl/>
        </w:rPr>
        <w:t xml:space="preserve"> </w:t>
      </w:r>
      <w:r>
        <w:rPr>
          <w:rStyle w:val="2fb"/>
          <w:rFonts w:hint="cs"/>
          <w:rtl/>
        </w:rPr>
        <w:t xml:space="preserve">לראבר</w:t>
      </w:r>
      <w:r>
        <w:rPr>
          <w:rStyle w:val="2fb"/>
          <w:rtl/>
        </w:rPr>
        <w:t>"</w:t>
      </w:r>
      <w:r>
        <w:rPr>
          <w:rStyle w:val="2fb"/>
          <w:rFonts w:hint="cs"/>
          <w:rtl/>
        </w:rPr>
        <w:t xml:space="preserve">ש</w:t>
      </w:r>
      <w:r>
        <w:rPr>
          <w:rFonts w:hint="cs"/>
          <w:rtl/>
        </w:rPr>
        <w:t xml:space="preserve"> לפסול ביוצא </w:t>
      </w:r>
    </w:p>
    <w:p w:rsidR="00DA63EC" w:rsidRDefault="00DA63EC" w:rsidP="00DA63EC">
      <w:pPr>
        <w:tabs>
          <w:tab w:val="center" w:pos="2835"/>
        </w:tabs>
        <w:rPr>
          <w:rtl/>
        </w:rPr>
      </w:pPr>
    </w:p>
    <w:p>
      <w:pPr>
        <w:pStyle w:val="afffff8"/>
        <w:rPr>
          <w:ins w:id="90459" w:author="קלוד" w:date="2026-10-11T12:32:08Z"/>
        </w:rPr>
      </w:pPr>
      <w:ins w:id="90460" w:author="קלוד" w:date="2026-10-11T12:32:08Z">
        <w:r>
          <w:rPr>
            <w:color w:val="7B3F00"/>
          </w:rPr>
          <w:t xml:space="preserve">האם הלחם מותר באכילה - שחטן לשמן וזרק שלא לשמן?</w:t>
        </w:r>
      </w:ins>
    </w:p>
    <w:p>
      <w:pPr>
        <w:pStyle w:val="38"/>
        <w:rPr>
          <w:ins w:id="99842" w:author="מנוע מכני" w:date="2026-10-11T12:04:40Z"/>
        </w:rPr>
      </w:pPr>
      <w:del w:id="99841" w:author="מנוע מכני" w:date="2026-10-11T12:04:40Z">
        <w:r w:rsidRPr="00265E5E">
          <w:delText xml:space="preserve">•</w:delText>
        </w:r>
      </w:del>
      <w:r w:rsidRPr="00265E5E">
        <w:t xml:space="preserve"> </w:t>
      </w:r>
      <w:r w:rsidRPr="00B86088">
        <w:t>בעא</w:t>
      </w:r>
      <w:r>
        <w:t xml:space="preserve"> </w:t>
      </w:r>
      <w:r>
        <w:t>רשבר</w:t>
      </w:r>
      <w:r>
        <w:t>"</w:t>
      </w:r>
      <w:r>
        <w:t>י מרחב</w:t>
      </w:r>
      <w:r>
        <w:t>"</w:t>
      </w:r>
      <w:r>
        <w:t>א</w:t>
      </w:r>
      <w:r>
        <w:t xml:space="preserve">:</w:t>
      </w:r>
    </w:p>
    <w:p w:rsidR="00DA63EC" w:rsidRDefault="00DA63EC" w:rsidP="00DA63EC">
      <w:pPr>
        <w:tabs>
          <w:tab w:val="center" w:pos="2835"/>
        </w:tabs>
        <w:rPr>
          <w:rtl/>
        </w:rPr>
      </w:pPr>
      <w:del w:id="99843" w:author="מנוע מכני" w:date="2026-10-11T12:04:40Z">
        <w:r>
          <w:rPr>
            <w:rtl/>
          </w:rPr>
          <w:delText xml:space="preserve"> </w:delText>
        </w:r>
      </w:del>
      <w:r>
        <w:rPr>
          <w:rtl/>
        </w:rPr>
        <w:t xml:space="preserve">כבשי עצרת ששחטן לשמן וזרק דמן שלא לשמן, אותו הלחם מהו באכילה? אליבא</w:t>
      </w:r>
      <w:ins w:id="94685" w:author="מנוע מכני" w:date="2026-10-11T12:04:40Z">
        <w:r>
          <w:rPr>
            <w:rtl/>
          </w:rPr>
          <w:t xml:space="preserve"> </w:t>
        </w:r>
      </w:ins>
      <w:del w:id="94686" w:author="מנוע מכני" w:date="2026-10-11T12:04:40Z">
        <w:r>
          <w:rPr>
            <w:rtl/>
          </w:rPr>
          <w:delText xml:space="preserve"> </w:delText>
        </w:r>
        <w:r>
          <w:rPr>
            <w:rFonts w:hint="cs"/>
            <w:rtl/>
          </w:rPr>
          <w:delText xml:space="preserve"> </w:delText>
        </w:r>
      </w:del>
      <w:r>
        <w:rPr>
          <w:rFonts w:hint="cs"/>
          <w:rtl/>
        </w:rPr>
        <w:t xml:space="preserve">אליבא </w:t>
      </w:r>
      <w:r>
        <w:rPr>
          <w:rStyle w:val="2fb"/>
          <w:rFonts w:hint="cs"/>
          <w:rtl/>
        </w:rPr>
        <w:t xml:space="preserve">דראבר</w:t>
      </w:r>
      <w:r>
        <w:rPr>
          <w:rStyle w:val="2fb"/>
          <w:rtl/>
        </w:rPr>
        <w:t>"</w:t>
      </w:r>
      <w:r>
        <w:rPr>
          <w:rStyle w:val="2fb"/>
          <w:rFonts w:hint="cs"/>
          <w:rtl/>
        </w:rPr>
        <w:t>ש</w:t>
      </w:r>
      <w:r>
        <w:rPr>
          <w:rtl/>
        </w:rPr>
        <w:t>: זריקה היא דמקדשא!</w:t>
      </w:r>
    </w:p>
    <w:p w:rsidR="00DA63EC" w:rsidRDefault="00DA63EC" w:rsidP="00DA63EC">
      <w:pPr>
        <w:tabs>
          <w:tab w:val="center" w:pos="2835"/>
        </w:tabs>
        <w:rPr>
          <w:rtl/>
        </w:rPr>
      </w:pPr>
      <w:r>
        <w:rPr>
          <w:rFonts w:hint="cs"/>
          <w:rtl/>
        </w:rPr>
        <w:t xml:space="preserve">אליבא </w:t>
      </w:r>
      <w:r>
        <w:rPr>
          <w:rStyle w:val="2fb"/>
          <w:rFonts w:hint="cs"/>
          <w:rtl/>
        </w:rPr>
        <w:t xml:space="preserve">דרבי</w:t>
      </w:r>
      <w:r>
        <w:rPr>
          <w:rtl/>
        </w:rPr>
        <w:t xml:space="preserve"> בין </w:t>
      </w:r>
      <w:r>
        <w:rPr>
          <w:rStyle w:val="2fb"/>
          <w:rtl/>
        </w:rPr>
        <w:t xml:space="preserve">לאביי</w:t>
      </w:r>
      <w:r>
        <w:rPr>
          <w:rtl/>
        </w:rPr>
        <w:t xml:space="preserve"> בין </w:t>
      </w:r>
      <w:r>
        <w:rPr>
          <w:rStyle w:val="2fb"/>
          <w:rtl/>
        </w:rPr>
        <w:t xml:space="preserve">לרבא</w:t>
      </w:r>
      <w:r>
        <w:rPr>
          <w:rtl/>
        </w:rPr>
        <w:t xml:space="preserve"> קדוש ואינו ניתר הוא!</w:t>
      </w:r>
    </w:p>
    <w:p>
      <w:pPr>
        <w:pStyle w:val="38"/>
        <w:rPr>
          <w:ins w:id="99844" w:author="מנוע מכני" w:date="2026-10-11T12:04:40Z"/>
        </w:rPr>
      </w:pPr>
      <w:r w:rsidRPr="00E105BC">
        <w:t>א</w:t>
      </w:r>
      <w:r w:rsidRPr="00E105BC">
        <w:t xml:space="preserve">ליבא </w:t>
      </w:r>
      <w:r w:rsidRPr="00E105BC">
        <w:t>ד</w:t>
      </w:r>
      <w:r w:rsidRPr="00E105BC">
        <w:t>אבוה דר</w:t>
      </w:r>
      <w:r w:rsidRPr="00E105BC">
        <w:t>יב</w:t>
      </w:r>
      <w:r w:rsidRPr="00E105BC">
        <w:t>"</w:t>
      </w:r>
      <w:r w:rsidRPr="00E105BC">
        <w:t>א</w:t>
      </w:r>
      <w:r w:rsidRPr="00E105BC">
        <w:t xml:space="preserve">:</w:t>
      </w:r>
    </w:p>
    <w:p w:rsidR="00DA63EC" w:rsidRPr="00E105BC" w:rsidRDefault="00DA63EC" w:rsidP="00DA63EC">
      <w:pPr>
        <w:tabs>
          <w:tab w:val="center" w:pos="2835"/>
        </w:tabs>
        <w:rPr>
          <w:spacing w:val="-2"/>
          <w:rtl/>
        </w:rPr>
      </w:pPr>
      <w:del w:id="99845" w:author="מנוע מכני" w:date="2026-10-11T12:04:40Z">
        <w:r w:rsidRPr="00E105BC">
          <w:rPr>
            <w:spacing w:val="-2"/>
            <w:rtl/>
          </w:rPr>
          <w:delText xml:space="preserve"> </w:delText>
        </w:r>
      </w:del>
      <w:r w:rsidRPr="00E105BC">
        <w:rPr>
          <w:spacing w:val="-2"/>
          <w:rtl/>
        </w:rPr>
        <w:t xml:space="preserve">שתי הלחם שיצאו בין שחיטה לזריקה, וזרק דמן של כבשים חוץ לזמנן </w:t>
      </w:r>
    </w:p>
    <w:p>
      <w:pPr>
        <w:pStyle w:val="38"/>
        <w:rPr>
          <w:ins w:id="99846" w:author="מנוע מכני" w:date="2026-10-11T12:04:40Z"/>
        </w:rPr>
      </w:pPr>
      <w:r>
        <w:t>ר</w:t>
      </w:r>
      <w:r>
        <w:t>"</w:t>
      </w:r>
      <w:r>
        <w:t>א</w:t>
      </w:r>
      <w:r>
        <w:t xml:space="preserve">:</w:t>
      </w:r>
    </w:p>
    <w:p w:rsidR="00DA63EC" w:rsidRDefault="00DA63EC" w:rsidP="00DA63EC">
      <w:pPr>
        <w:tabs>
          <w:tab w:val="center" w:pos="2835"/>
        </w:tabs>
        <w:rPr>
          <w:rtl/>
        </w:rPr>
      </w:pPr>
      <w:del w:id="99847" w:author="מנוע מכני" w:date="2026-10-11T12:04:40Z">
        <w:r>
          <w:rPr>
            <w:rtl/>
          </w:rPr>
          <w:delText xml:space="preserve"> </w:delText>
        </w:r>
      </w:del>
      <w:r>
        <w:rPr>
          <w:rtl/>
        </w:rPr>
        <w:t xml:space="preserve">אין בלחם משום פיגול, </w:t>
      </w:r>
      <w:ins w:id="90421" w:author="מנוע מכני" w:date="2026-10-11T12:04:40Z">
        <w:r>
          <w:rPr>
            <w:rStyle w:val="2fb"/>
            <w:rtl/>
          </w:rPr>
          <w:t xml:space="preserve">ר"ע</w:t>
        </w:r>
      </w:ins>
      <w:del w:id="90422" w:author="מנוע מכני" w:date="2026-10-11T12:04:40Z">
        <w:r>
          <w:rPr>
            <w:rtl/>
          </w:rPr>
          <w:delText xml:space="preserve">רבי עקיבא</w:delText>
        </w:r>
      </w:del>
      <w:r>
        <w:rPr>
          <w:rtl/>
        </w:rPr>
        <w:t xml:space="preserve"> אומר: יש בלחם משום פיגול.</w:t>
      </w:r>
    </w:p>
    <w:p w:rsidR="00DA63EC" w:rsidRDefault="00DA63EC" w:rsidP="00DA63EC">
      <w:pPr>
        <w:tabs>
          <w:tab w:val="center" w:pos="2835"/>
        </w:tabs>
        <w:rPr>
          <w:rtl/>
        </w:rPr>
      </w:pPr>
    </w:p>
    <w:p>
      <w:pPr>
        <w:pStyle w:val="38"/>
        <w:rPr>
          <w:ins w:id="99849" w:author="מנוע מכני" w:date="2026-10-11T12:04:40Z"/>
        </w:rPr>
      </w:pPr>
      <w:del w:id="99848" w:author="מנוע מכני" w:date="2026-10-11T12:04:40Z">
        <w:r w:rsidRPr="00265E5E">
          <w:delText xml:space="preserve">•</w:delText>
        </w:r>
      </w:del>
      <w:r w:rsidRPr="00265E5E">
        <w:t xml:space="preserve"> </w:t>
      </w:r>
      <w:r>
        <w:t>אר</w:t>
      </w:r>
      <w:r>
        <w:t>"</w:t>
      </w:r>
      <w:r>
        <w:t>ש</w:t>
      </w:r>
      <w:r>
        <w:t xml:space="preserve">:</w:t>
      </w:r>
    </w:p>
    <w:p w:rsidR="00DA63EC" w:rsidRDefault="00DA63EC" w:rsidP="00DA63EC">
      <w:pPr>
        <w:tabs>
          <w:tab w:val="center" w:pos="2835"/>
        </w:tabs>
        <w:rPr>
          <w:rtl/>
        </w:rPr>
      </w:pPr>
      <w:del w:id="99850" w:author="מנוע מכני" w:date="2026-10-11T12:04:40Z">
        <w:r>
          <w:rPr>
            <w:rtl/>
          </w:rPr>
          <w:delText xml:space="preserve"> </w:delText>
        </w:r>
      </w:del>
      <w:ins w:id="92953" w:author="מנוע מכני" w:date="2026-10-11T12:04:40Z">
        <w:r>
          <w:rPr>
            <w:rtl/>
          </w:rPr>
          <w:t xml:space="preserve">אלו</w:t>
        </w:r>
      </w:ins>
      <w:del w:id="92954" w:author="מנוע מכני" w:date="2026-10-11T12:04:40Z">
        <w:r>
          <w:rPr>
            <w:rtl/>
          </w:rPr>
          <w:delText xml:space="preserve">הני</w:delText>
        </w:r>
      </w:del>
      <w:r>
        <w:rPr>
          <w:rtl/>
        </w:rPr>
        <w:t xml:space="preserve"> תנאי </w:t>
      </w:r>
      <w:r>
        <w:rPr>
          <w:rStyle w:val="2fb"/>
          <w:rtl/>
        </w:rPr>
        <w:t xml:space="preserve">כרבי</w:t>
      </w:r>
      <w:r>
        <w:rPr>
          <w:rtl/>
        </w:rPr>
        <w:t xml:space="preserve"> סבירא </w:t>
      </w:r>
      <w:ins w:id="95695" w:author="מנוע מכני" w:date="2026-10-11T12:04:40Z">
        <w:r>
          <w:rPr>
            <w:rtl/>
          </w:rPr>
          <w:t xml:space="preserve">להם</w:t>
        </w:r>
      </w:ins>
      <w:del w:id="95696" w:author="מנוע מכני" w:date="2026-10-11T12:04:40Z">
        <w:r>
          <w:rPr>
            <w:rtl/>
          </w:rPr>
          <w:delText xml:space="preserve">להו</w:delText>
        </w:r>
      </w:del>
      <w:r>
        <w:rPr>
          <w:rtl/>
        </w:rPr>
        <w:t xml:space="preserve">, דשחיטה מקדשא, </w:t>
      </w:r>
    </w:p>
    <w:p w:rsidR="00DA63EC" w:rsidRDefault="00DA63EC" w:rsidP="00DA63EC">
      <w:pPr>
        <w:tabs>
          <w:tab w:val="center" w:pos="2835"/>
        </w:tabs>
        <w:rPr>
          <w:rtl/>
        </w:rPr>
      </w:pPr>
      <w:r>
        <w:rPr>
          <w:rStyle w:val="2fb"/>
          <w:rFonts w:hint="cs"/>
          <w:rtl/>
        </w:rPr>
        <w:t>ור</w:t>
      </w:r>
      <w:r>
        <w:rPr>
          <w:rStyle w:val="2fb"/>
          <w:rtl/>
        </w:rPr>
        <w:t>"</w:t>
      </w:r>
      <w:r>
        <w:rPr>
          <w:rStyle w:val="2fb"/>
          <w:rFonts w:hint="cs"/>
          <w:rtl/>
        </w:rPr>
        <w:t xml:space="preserve">א</w:t>
      </w:r>
      <w:r>
        <w:rPr>
          <w:rFonts w:hint="cs"/>
          <w:rtl/>
        </w:rPr>
        <w:t xml:space="preserve"> </w:t>
      </w:r>
      <w:ins w:id="91333" w:author="מנוע מכני" w:date="2026-10-11T12:04:40Z">
        <w:r>
          <w:rPr>
            <w:rFonts w:hint="cs"/>
            <w:rtl/>
          </w:rPr>
          <w:t xml:space="preserve">לשיטתו</w:t>
        </w:r>
      </w:ins>
      <w:del w:id="91334" w:author="מנוע מכני" w:date="2026-10-11T12:04:40Z">
        <w:r>
          <w:rPr>
            <w:rFonts w:hint="cs"/>
            <w:rtl/>
          </w:rPr>
          <w:delText xml:space="preserve">לטעמיה</w:delText>
        </w:r>
      </w:del>
      <w:r>
        <w:rPr>
          <w:rFonts w:hint="cs"/>
          <w:rtl/>
        </w:rPr>
        <w:t xml:space="preserve"> ד</w:t>
      </w:r>
      <w:r>
        <w:rPr>
          <w:rtl/>
        </w:rPr>
        <w:t xml:space="preserve">אין זריקה מועלת ליוצא, </w:t>
      </w:r>
      <w:r>
        <w:rPr>
          <w:rStyle w:val="2fb"/>
          <w:rtl/>
        </w:rPr>
        <w:t xml:space="preserve">ור"ע</w:t>
      </w:r>
      <w:r>
        <w:rPr>
          <w:rtl/>
        </w:rPr>
        <w:t xml:space="preserve"> לטעמי', דאמ': זריקה מועלת ליוצא</w:t>
      </w:r>
      <w:ins w:id="94687" w:author="מנוע מכני" w:date="2026-10-11T12:04:40Z">
        <w:r>
          <w:rPr>
            <w:rtl/>
          </w:rPr>
          <w:t xml:space="preserve">,</w:t>
        </w:r>
      </w:ins>
      <w:del w:id="94688"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מז:</w:t>
      </w:r>
    </w:p>
    <w:p>
      <w:pPr>
        <w:pStyle w:val="38"/>
        <w:rPr>
          <w:ins w:id="99851" w:author="מנוע מכני" w:date="2026-10-11T12:04:40Z"/>
        </w:rPr>
      </w:pPr>
      <w:r>
        <w:t xml:space="preserve">דתנן</w:t>
      </w:r>
      <w:r>
        <w:t xml:space="preserve">:</w:t>
      </w:r>
    </w:p>
    <w:p w:rsidR="00DA63EC" w:rsidRDefault="00DA63EC" w:rsidP="00DA63EC">
      <w:pPr>
        <w:tabs>
          <w:tab w:val="center" w:pos="2835"/>
        </w:tabs>
        <w:rPr>
          <w:rtl/>
        </w:rPr>
      </w:pPr>
      <w:del w:id="99852" w:author="מנוע מכני" w:date="2026-10-11T12:04:40Z">
        <w:r>
          <w:rPr>
            <w:rtl/>
          </w:rPr>
          <w:delText xml:space="preserve"> </w:delText>
        </w:r>
      </w:del>
      <w:r>
        <w:rPr>
          <w:rtl/>
        </w:rPr>
        <w:t xml:space="preserve">אימורי קדשים קלים שיצאו לפני זריקת דמים </w:t>
      </w:r>
    </w:p>
    <w:p>
      <w:pPr>
        <w:pStyle w:val="38"/>
        <w:rPr>
          <w:ins w:id="99853" w:author="מנוע מכני" w:date="2026-10-11T12:04:40Z"/>
        </w:rPr>
      </w:pPr>
      <w:r>
        <w:t>ר</w:t>
      </w:r>
      <w:r>
        <w:t>"</w:t>
      </w:r>
      <w:r>
        <w:t>א</w:t>
      </w:r>
      <w:r>
        <w:t xml:space="preserve">:</w:t>
      </w:r>
    </w:p>
    <w:p w:rsidR="00DA63EC" w:rsidRDefault="00DA63EC" w:rsidP="00DA63EC">
      <w:pPr>
        <w:tabs>
          <w:tab w:val="center" w:pos="2835"/>
        </w:tabs>
        <w:rPr>
          <w:rtl/>
        </w:rPr>
      </w:pPr>
      <w:del w:id="99854" w:author="מנוע מכני" w:date="2026-10-11T12:04:40Z">
        <w:r>
          <w:rPr>
            <w:rtl/>
          </w:rPr>
          <w:delText xml:space="preserve"> </w:delText>
        </w:r>
      </w:del>
      <w:r>
        <w:rPr>
          <w:rtl/>
        </w:rPr>
        <w:t xml:space="preserve">אין מועלין בהן, ואין חייבין עליהן משום פיגול ונותר וטמא</w:t>
      </w:r>
      <w:ins w:id="94689" w:author="מנוע מכני" w:date="2026-10-11T12:04:40Z">
        <w:r>
          <w:rPr>
            <w:rtl/>
          </w:rPr>
          <w:t xml:space="preserve">,</w:t>
        </w:r>
      </w:ins>
      <w:del w:id="94690" w:author="מנוע מכני" w:date="2026-10-11T12:04:40Z">
        <w:r>
          <w:rPr>
            <w:rtl/>
          </w:rPr>
          <w:delText xml:space="preserve">;</w:delText>
        </w:r>
      </w:del>
      <w:r>
        <w:rPr>
          <w:rtl/>
        </w:rPr>
        <w:t xml:space="preserve"> </w:t>
      </w:r>
    </w:p>
    <w:p>
      <w:pPr>
        <w:pStyle w:val="38"/>
        <w:rPr>
          <w:ins w:id="99855" w:author="מנוע מכני" w:date="2026-10-11T12:04:40Z"/>
        </w:rPr>
      </w:pPr>
      <w:r>
        <w:t xml:space="preserve">ר"ע:</w:t>
      </w:r>
    </w:p>
    <w:p w:rsidR="00DA63EC" w:rsidRDefault="00DA63EC" w:rsidP="00DA63EC">
      <w:pPr>
        <w:tabs>
          <w:tab w:val="center" w:pos="2835"/>
        </w:tabs>
        <w:rPr>
          <w:rtl/>
        </w:rPr>
      </w:pPr>
      <w:del w:id="99856" w:author="מנוע מכני" w:date="2026-10-11T12:04:40Z">
        <w:r>
          <w:rPr>
            <w:rtl/>
          </w:rPr>
          <w:delText xml:space="preserve"> </w:delText>
        </w:r>
      </w:del>
      <w:r>
        <w:rPr>
          <w:rtl/>
        </w:rPr>
        <w:t xml:space="preserve">מועלין בהן, וחייבין עליהן משום פיגול ונותר וטמא.</w:t>
      </w:r>
    </w:p>
    <w:p w:rsidR="00DA63EC" w:rsidRPr="00EC2024" w:rsidRDefault="00DA63EC" w:rsidP="00DA63EC">
      <w:pPr>
        <w:tabs>
          <w:tab w:val="center" w:pos="2835"/>
        </w:tabs>
        <w:rPr>
          <w:spacing w:val="-2"/>
          <w:rtl/>
        </w:rPr>
      </w:pPr>
      <w:ins w:id="92957" w:author="מנוע מכני" w:date="2026-10-11T12:04:40Z">
        <w:r>
          <w:rPr>
            <w:spacing w:val="-2"/>
            <w:rtl/>
          </w:rPr>
          <w:t xml:space="preserve">מה</w:t>
        </w:r>
      </w:ins>
      <w:del w:id="92958" w:author="מנוע מכני" w:date="2026-10-11T12:04:40Z">
        <w:r w:rsidRPr="00EC2024">
          <w:rPr>
            <w:spacing w:val="-2"/>
            <w:rtl/>
          </w:rPr>
          <w:delText xml:space="preserve">מאי</w:delText>
        </w:r>
      </w:del>
      <w:r w:rsidRPr="00EC2024">
        <w:rPr>
          <w:spacing w:val="-2"/>
          <w:rtl/>
        </w:rPr>
        <w:t xml:space="preserve">? מדזריקת פיגול קבעה ללחם בפיגול ביוצא כבשר, זריקה שלא לשמה </w:t>
      </w:r>
      <w:ins w:id="91335" w:author="מנוע מכני" w:date="2026-10-11T12:04:40Z">
        <w:r>
          <w:rPr>
            <w:spacing w:val="-2"/>
            <w:rtl/>
          </w:rPr>
          <w:t xml:space="preserve">גם</w:t>
        </w:r>
      </w:ins>
      <w:del w:id="91336" w:author="מנוע מכני" w:date="2026-10-11T12:04:40Z">
        <w:r w:rsidRPr="00EC2024">
          <w:rPr>
            <w:spacing w:val="-2"/>
            <w:rtl/>
          </w:rPr>
          <w:delText xml:space="preserve">נמי</w:delText>
        </w:r>
      </w:del>
      <w:r w:rsidRPr="00EC2024">
        <w:rPr>
          <w:spacing w:val="-2"/>
          <w:rtl/>
        </w:rPr>
        <w:t xml:space="preserve"> שריא </w:t>
      </w:r>
      <w:ins w:id="92955" w:author="מנוע מכני" w:date="2026-10-11T12:04:40Z">
        <w:r>
          <w:rPr>
            <w:spacing w:val="-2"/>
            <w:rtl/>
          </w:rPr>
          <w:t xml:space="preserve">לו</w:t>
        </w:r>
      </w:ins>
      <w:del w:id="92956" w:author="מנוע מכני" w:date="2026-10-11T12:04:40Z">
        <w:r w:rsidRPr="00EC2024">
          <w:rPr>
            <w:spacing w:val="-2"/>
            <w:rtl/>
          </w:rPr>
          <w:delText xml:space="preserve">ליה</w:delText>
        </w:r>
      </w:del>
      <w:r w:rsidRPr="00EC2024">
        <w:rPr>
          <w:spacing w:val="-2"/>
          <w:rtl/>
        </w:rPr>
        <w:t xml:space="preserve"> ללחם, </w:t>
      </w:r>
    </w:p>
    <w:p w:rsidR="00DA63EC" w:rsidRDefault="00DA63EC" w:rsidP="00DA63EC">
      <w:pPr>
        <w:tabs>
          <w:tab w:val="center" w:pos="2835"/>
        </w:tabs>
        <w:rPr>
          <w:rtl/>
        </w:rPr>
      </w:pPr>
      <w:r>
        <w:rPr>
          <w:rtl/>
        </w:rPr>
        <w:tab/>
      </w:r>
      <w:r w:rsidRPr="00595EAE">
        <w:rPr>
          <w:b/>
          <w:bCs/>
          <w:rtl/>
        </w:rPr>
        <w:t>או"ד</w:t>
      </w:r>
      <w:r>
        <w:rPr>
          <w:rtl/>
        </w:rPr>
        <w:t xml:space="preserve"> לחומרא </w:t>
      </w:r>
      <w:ins w:id="91337" w:author="מנוע מכני" w:date="2026-10-11T12:04:40Z">
        <w:r>
          <w:rPr>
            <w:rtl/>
          </w:rPr>
          <w:t xml:space="preserve">אומרים</w:t>
        </w:r>
      </w:ins>
      <w:del w:id="91338" w:author="מנוע מכני" w:date="2026-10-11T12:04:40Z">
        <w:r>
          <w:rPr>
            <w:rtl/>
          </w:rPr>
          <w:delText xml:space="preserve">אמרינן</w:delText>
        </w:r>
      </w:del>
      <w:r>
        <w:rPr>
          <w:rtl/>
        </w:rPr>
        <w:t xml:space="preserve"> לקולא </w:t>
      </w:r>
      <w:r>
        <w:rPr>
          <w:rtl/>
        </w:rPr>
        <w:t xml:space="preserve">לא</w:t>
      </w:r>
      <w:r>
        <w:rPr>
          <w:rtl/>
        </w:rPr>
        <w:t xml:space="preserve"> אמרי'? </w:t>
      </w:r>
    </w:p>
    <w:p w:rsidR="00DA63EC" w:rsidRDefault="00DA63EC" w:rsidP="00DA63EC">
      <w:pPr>
        <w:tabs>
          <w:tab w:val="center" w:pos="2835"/>
        </w:tabs>
        <w:rPr>
          <w:rtl/>
        </w:rPr>
      </w:pPr>
    </w:p>
    <w:p>
      <w:pPr>
        <w:pStyle w:val="38"/>
        <w:rPr>
          <w:ins w:id="99858" w:author="מנוע מכני" w:date="2026-10-11T12:04:40Z"/>
        </w:rPr>
      </w:pPr>
      <w:del w:id="99857" w:author="מנוע מכני" w:date="2026-10-11T12:04:40Z">
        <w:r w:rsidRPr="00265E5E">
          <w:lastRenderedPageBreak/>
          <w:delText xml:space="preserve">•</w:delText>
        </w:r>
      </w:del>
      <w:r w:rsidRPr="00265E5E">
        <w:lastRenderedPageBreak/>
        <w:t xml:space="preserve"> </w:t>
      </w:r>
      <w:r>
        <w:t xml:space="preserve">מתקיף </w:t>
      </w:r>
      <w:ins w:id="90423" w:author="מנוע מכני" w:date="2026-10-11T12:04:40Z">
        <w:r>
          <w:t xml:space="preserve">ר"פ</w:t>
        </w:r>
      </w:ins>
      <w:del w:id="90424" w:author="מנוע מכני" w:date="2026-10-11T12:04:40Z">
        <w:r>
          <w:delText xml:space="preserve">רב פפא</w:delText>
        </w:r>
      </w:del>
      <w:r>
        <w:t xml:space="preserve">:</w:t>
      </w:r>
    </w:p>
    <w:p w:rsidR="00DA63EC" w:rsidRDefault="00DA63EC" w:rsidP="00DA63EC">
      <w:pPr>
        <w:tabs>
          <w:tab w:val="center" w:pos="2835"/>
        </w:tabs>
        <w:rPr>
          <w:rtl/>
        </w:rPr>
      </w:pPr>
      <w:del w:id="99859" w:author="מנוע מכני" w:date="2026-10-11T12:04:40Z">
        <w:r>
          <w:rPr>
            <w:rtl/>
          </w:rPr>
          <w:delText xml:space="preserve"> </w:delText>
        </w:r>
      </w:del>
      <w:r>
        <w:rPr>
          <w:rFonts w:hint="cs"/>
          <w:rtl/>
        </w:rPr>
        <w:t>שמא בדאיתנהו מאברא כ</w:t>
      </w:r>
      <w:r>
        <w:rPr>
          <w:rtl/>
        </w:rPr>
        <w:t>"</w:t>
      </w:r>
      <w:r>
        <w:rPr>
          <w:rFonts w:hint="cs"/>
          <w:rtl/>
        </w:rPr>
        <w:t>ע ל</w:t>
      </w:r>
      <w:r>
        <w:rPr>
          <w:rtl/>
        </w:rPr>
        <w:t>"</w:t>
      </w:r>
      <w:r>
        <w:rPr>
          <w:rFonts w:hint="cs"/>
          <w:rtl/>
        </w:rPr>
        <w:t xml:space="preserve">פ דאין זריקה מועלת ליוצא </w:t>
      </w:r>
    </w:p>
    <w:p>
      <w:pPr>
        <w:pStyle w:val="38"/>
        <w:rPr>
          <w:ins w:id="99860" w:author="מנוע מכני" w:date="2026-10-11T12:04:40Z"/>
        </w:rPr>
      </w:pPr>
      <w:ins w:id="91339" w:author="מנוע מכני" w:date="2026-10-11T12:04:40Z">
        <w:r>
          <w:t xml:space="preserve">וחלקו</w:t>
        </w:r>
      </w:ins>
    </w:p>
    <w:p w:rsidR="00DA63EC" w:rsidRDefault="00DA63EC" w:rsidP="00DA63EC">
      <w:pPr>
        <w:tabs>
          <w:tab w:val="center" w:pos="2835"/>
        </w:tabs>
        <w:rPr>
          <w:rtl/>
        </w:rPr>
      </w:pPr>
      <w:del w:id="91340" w:author="מנוע מכני" w:date="2026-10-11T12:04:40Z">
        <w:r w:rsidRPr="00AC163B">
          <w:rPr>
            <w:rFonts w:hint="cs"/>
            <w:b/>
            <w:bCs/>
            <w:rtl/>
          </w:rPr>
          <w:delText xml:space="preserve">ופליגי</w:delText>
        </w:r>
      </w:del>
      <w:del w:id="99861" w:author="מנוע מכני" w:date="2026-10-11T12:04:40Z">
        <w:r>
          <w:rPr>
            <w:rFonts w:hint="cs"/>
            <w:rtl/>
          </w:rPr>
          <w:delText xml:space="preserve"> </w:delText>
        </w:r>
      </w:del>
      <w:r>
        <w:rPr>
          <w:rFonts w:hint="cs"/>
          <w:rtl/>
        </w:rPr>
        <w:t xml:space="preserve">בשב והעלם </w:t>
      </w:r>
      <w:r>
        <w:rPr>
          <w:rStyle w:val="2fb"/>
          <w:rFonts w:hint="cs"/>
          <w:rtl/>
        </w:rPr>
        <w:t xml:space="preserve">דר</w:t>
      </w:r>
      <w:r>
        <w:rPr>
          <w:rStyle w:val="2fb"/>
          <w:rtl/>
        </w:rPr>
        <w:t>"</w:t>
      </w:r>
      <w:r>
        <w:rPr>
          <w:rStyle w:val="2fb"/>
          <w:rFonts w:hint="cs"/>
          <w:rtl/>
        </w:rPr>
        <w:t xml:space="preserve">א</w:t>
      </w:r>
      <w:r>
        <w:rPr>
          <w:rFonts w:hint="cs"/>
          <w:rtl/>
        </w:rPr>
        <w:t xml:space="preserve"> </w:t>
      </w:r>
      <w:ins w:id="96571" w:author="מנוע מכני" w:date="2026-10-11T12:04:40Z">
        <w:r>
          <w:rPr>
            <w:rFonts w:hint="cs"/>
            <w:rtl/>
          </w:rPr>
          <w:t xml:space="preserve">סבר</w:t>
        </w:r>
      </w:ins>
      <w:del w:id="96572" w:author="מנוע מכני" w:date="2026-10-11T12:04:40Z">
        <w:r>
          <w:rPr>
            <w:rFonts w:hint="cs"/>
            <w:rtl/>
          </w:rPr>
          <w:delText xml:space="preserve">ס</w:delText>
        </w:r>
        <w:r>
          <w:rPr>
            <w:rtl/>
          </w:rPr>
          <w:delText xml:space="preserve">"</w:delText>
        </w:r>
        <w:r>
          <w:rPr>
            <w:rFonts w:hint="cs"/>
            <w:rtl/>
          </w:rPr>
          <w:delText xml:space="preserve">ל</w:delText>
        </w:r>
      </w:del>
      <w:r>
        <w:rPr>
          <w:rFonts w:hint="cs"/>
          <w:rtl/>
        </w:rPr>
        <w:t xml:space="preserve"> </w:t>
      </w:r>
      <w:r>
        <w:rPr>
          <w:rStyle w:val="2fb"/>
          <w:rFonts w:hint="cs"/>
          <w:rtl/>
        </w:rPr>
        <w:t xml:space="preserve">כרבי</w:t>
      </w:r>
      <w:r>
        <w:rPr>
          <w:rtl/>
        </w:rPr>
        <w:t xml:space="preserve"> דשחיטה מקדשא ואיפסלו </w:t>
      </w:r>
      <w:ins w:id="95697" w:author="מנוע מכני" w:date="2026-10-11T12:04:40Z">
        <w:r>
          <w:rPr>
            <w:rtl/>
          </w:rPr>
          <w:t xml:space="preserve">להם</w:t>
        </w:r>
      </w:ins>
      <w:del w:id="95698" w:author="מנוע מכני" w:date="2026-10-11T12:04:40Z">
        <w:r>
          <w:rPr>
            <w:rtl/>
          </w:rPr>
          <w:delText xml:space="preserve">להו</w:delText>
        </w:r>
      </w:del>
      <w:r>
        <w:rPr>
          <w:rtl/>
        </w:rPr>
        <w:t xml:space="preserve"> ביוצא, </w:t>
      </w:r>
    </w:p>
    <w:p w:rsidR="00DA63EC" w:rsidRDefault="00DA63EC" w:rsidP="00DA63EC">
      <w:pPr>
        <w:tabs>
          <w:tab w:val="center" w:pos="2835"/>
        </w:tabs>
        <w:rPr>
          <w:rtl/>
        </w:rPr>
      </w:pPr>
      <w:r>
        <w:rPr>
          <w:rFonts w:ascii="BA Franknatan Regular" w:hAnsi="BA Franknatan Regular"/>
          <w:b/>
          <w:bCs/>
          <w:rtl/>
        </w:rPr>
        <w:tab/>
      </w:r>
      <w:r>
        <w:rPr>
          <w:rStyle w:val="2fb"/>
          <w:rtl/>
        </w:rPr>
        <w:t xml:space="preserve">ור"ע</w:t>
      </w:r>
      <w:r>
        <w:rPr>
          <w:rtl/>
        </w:rPr>
        <w:t xml:space="preserve"> </w:t>
      </w:r>
      <w:r>
        <w:rPr>
          <w:rStyle w:val="2fb"/>
          <w:rtl/>
        </w:rPr>
        <w:t xml:space="preserve">כר</w:t>
      </w:r>
      <w:r>
        <w:rPr>
          <w:rStyle w:val="2fb"/>
          <w:rFonts w:hint="cs"/>
          <w:rtl/>
        </w:rPr>
        <w:t>אבר</w:t>
      </w:r>
      <w:r>
        <w:rPr>
          <w:rStyle w:val="2fb"/>
          <w:rtl/>
        </w:rPr>
        <w:t>"</w:t>
      </w:r>
      <w:r>
        <w:rPr>
          <w:rStyle w:val="2fb"/>
          <w:rFonts w:hint="cs"/>
          <w:rtl/>
        </w:rPr>
        <w:t>שד</w:t>
      </w:r>
      <w:r>
        <w:rPr>
          <w:rtl/>
        </w:rPr>
        <w:t xml:space="preserve"> שחיטה </w:t>
      </w:r>
      <w:r>
        <w:rPr>
          <w:rtl/>
        </w:rPr>
        <w:t xml:space="preserve">לא</w:t>
      </w:r>
      <w:r>
        <w:rPr>
          <w:rtl/>
        </w:rPr>
        <w:t xml:space="preserve"> מקדשא ולא מיפסלי ביוצא!</w:t>
      </w:r>
    </w:p>
    <w:p w:rsidR="00DA63EC" w:rsidRDefault="00DA63EC" w:rsidP="00DA63EC">
      <w:pPr>
        <w:tabs>
          <w:tab w:val="center" w:pos="2835"/>
        </w:tabs>
        <w:rPr>
          <w:rtl/>
        </w:rPr>
      </w:pPr>
    </w:p>
    <w:p w:rsidR="00DA63EC" w:rsidRPr="00EC2024" w:rsidRDefault="00DA63EC" w:rsidP="00DA63EC">
      <w:pPr>
        <w:tabs>
          <w:tab w:val="center" w:pos="2835"/>
        </w:tabs>
        <w:rPr>
          <w:spacing w:val="-4"/>
          <w:rtl/>
        </w:rPr>
      </w:pPr>
      <w:ins w:id="96163" w:author="מנוע מכני" w:date="2026-10-11T12:04:40Z">
        <w:r>
          <w:rPr>
            <w:rFonts w:hint="cs"/>
            <w:spacing w:val="-4"/>
            <w:rtl/>
          </w:rPr>
          <w:t xml:space="preserve">אם </w:t>
        </w:r>
      </w:ins>
      <w:del w:id="96164" w:author="מנוע מכני" w:date="2026-10-11T12:04:40Z">
        <w:r w:rsidRPr="00EC2024">
          <w:rPr>
            <w:rFonts w:hint="cs"/>
            <w:spacing w:val="-4"/>
            <w:rtl/>
          </w:rPr>
          <w:delText xml:space="preserve">אי </w:delText>
        </w:r>
      </w:del>
      <w:r w:rsidRPr="00EC2024">
        <w:rPr>
          <w:rStyle w:val="2fb"/>
          <w:rFonts w:hint="cs"/>
          <w:spacing w:val="-4"/>
          <w:rtl/>
        </w:rPr>
        <w:t xml:space="preserve">ר</w:t>
      </w:r>
      <w:r w:rsidRPr="00EC2024">
        <w:rPr>
          <w:rStyle w:val="2fb"/>
          <w:spacing w:val="-4"/>
          <w:rtl/>
        </w:rPr>
        <w:t>"</w:t>
      </w:r>
      <w:r w:rsidRPr="00EC2024">
        <w:rPr>
          <w:rStyle w:val="2fb"/>
          <w:rFonts w:hint="cs"/>
          <w:spacing w:val="-4"/>
          <w:rtl/>
        </w:rPr>
        <w:t xml:space="preserve">ע</w:t>
      </w:r>
      <w:r w:rsidRPr="00EC2024">
        <w:rPr>
          <w:rFonts w:hint="cs"/>
          <w:spacing w:val="-4"/>
          <w:rtl/>
        </w:rPr>
        <w:t xml:space="preserve"> </w:t>
      </w:r>
      <w:r w:rsidRPr="00EC2024">
        <w:rPr>
          <w:rStyle w:val="2fb"/>
          <w:spacing w:val="-4"/>
          <w:rtl/>
        </w:rPr>
        <w:t xml:space="preserve">כרבי</w:t>
      </w:r>
      <w:r w:rsidRPr="00EC2024">
        <w:rPr>
          <w:spacing w:val="-4"/>
          <w:rtl/>
        </w:rPr>
        <w:t xml:space="preserve"> </w:t>
      </w:r>
      <w:ins w:id="96573" w:author="מנוע מכני" w:date="2026-10-11T12:04:40Z">
        <w:r>
          <w:rPr>
            <w:spacing w:val="-4"/>
            <w:rtl/>
          </w:rPr>
          <w:t xml:space="preserve">סבר</w:t>
        </w:r>
      </w:ins>
      <w:del w:id="96574" w:author="מנוע מכני" w:date="2026-10-11T12:04:40Z">
        <w:r w:rsidRPr="00EC2024">
          <w:rPr>
            <w:spacing w:val="-4"/>
            <w:rtl/>
          </w:rPr>
          <w:delText xml:space="preserve">ס"ל</w:delText>
        </w:r>
      </w:del>
      <w:r w:rsidRPr="00EC2024">
        <w:rPr>
          <w:spacing w:val="-4"/>
          <w:rtl/>
        </w:rPr>
        <w:t xml:space="preserve">, דשחיטה מקדשא, היינו </w:t>
      </w:r>
      <w:r w:rsidRPr="00EC2024">
        <w:rPr>
          <w:rStyle w:val="2fb"/>
          <w:spacing w:val="-4"/>
          <w:rtl/>
        </w:rPr>
        <w:t xml:space="preserve">ד</w:t>
      </w:r>
      <w:r w:rsidRPr="00EC2024">
        <w:rPr>
          <w:rStyle w:val="2fb"/>
          <w:rFonts w:hint="cs"/>
          <w:spacing w:val="-4"/>
          <w:rtl/>
        </w:rPr>
        <w:t>אר</w:t>
      </w:r>
      <w:r w:rsidRPr="00EC2024">
        <w:rPr>
          <w:rStyle w:val="2fb"/>
          <w:spacing w:val="-4"/>
          <w:rtl/>
        </w:rPr>
        <w:t>"</w:t>
      </w:r>
      <w:r w:rsidRPr="00EC2024">
        <w:rPr>
          <w:rStyle w:val="2fb"/>
          <w:rFonts w:hint="cs"/>
          <w:spacing w:val="-4"/>
          <w:rtl/>
        </w:rPr>
        <w:t xml:space="preserve">ע</w:t>
      </w:r>
      <w:r w:rsidRPr="00EC2024">
        <w:rPr>
          <w:rFonts w:hint="cs"/>
          <w:spacing w:val="-4"/>
          <w:rtl/>
        </w:rPr>
        <w:t xml:space="preserve"> </w:t>
      </w:r>
      <w:r w:rsidRPr="00EC2024">
        <w:rPr>
          <w:spacing w:val="-4"/>
          <w:rtl/>
        </w:rPr>
        <w:t>דקדשי בשחיטה, ואת</w:t>
      </w:r>
      <w:r w:rsidRPr="00EC2024">
        <w:rPr>
          <w:rFonts w:hint="cs"/>
          <w:spacing w:val="-4"/>
          <w:rtl/>
        </w:rPr>
        <w:t>י</w:t>
      </w:r>
      <w:r w:rsidRPr="00EC2024">
        <w:rPr>
          <w:spacing w:val="-4"/>
          <w:rtl/>
        </w:rPr>
        <w:t xml:space="preserve"> זריקה קבעה </w:t>
      </w:r>
      <w:ins w:id="95699" w:author="מנוע מכני" w:date="2026-10-11T12:04:40Z">
        <w:r>
          <w:rPr>
            <w:spacing w:val="-4"/>
            <w:rtl/>
          </w:rPr>
          <w:t xml:space="preserve">להם</w:t>
        </w:r>
      </w:ins>
      <w:del w:id="95700" w:author="מנוע מכני" w:date="2026-10-11T12:04:40Z">
        <w:r w:rsidRPr="00EC2024">
          <w:rPr>
            <w:spacing w:val="-4"/>
            <w:rtl/>
          </w:rPr>
          <w:delText xml:space="preserve">להו</w:delText>
        </w:r>
      </w:del>
      <w:r w:rsidRPr="00EC2024">
        <w:rPr>
          <w:spacing w:val="-4"/>
          <w:rtl/>
        </w:rPr>
        <w:t xml:space="preserve"> בפיגול</w:t>
      </w:r>
      <w:ins w:id="94691" w:author="מנוע מכני" w:date="2026-10-11T12:04:40Z">
        <w:r>
          <w:rPr>
            <w:spacing w:val="-4"/>
            <w:rtl/>
          </w:rPr>
          <w:t xml:space="preserve">,</w:t>
        </w:r>
      </w:ins>
      <w:del w:id="94692" w:author="מנוע מכני" w:date="2026-10-11T12:04:40Z">
        <w:r w:rsidRPr="00EC2024">
          <w:rPr>
            <w:spacing w:val="-4"/>
            <w:rtl/>
          </w:rPr>
          <w:delText xml:space="preserve">;</w:delText>
        </w:r>
      </w:del>
      <w:r w:rsidRPr="00EC2024">
        <w:rPr>
          <w:spacing w:val="-4"/>
          <w:rtl/>
        </w:rPr>
        <w:t xml:space="preserve"> </w:t>
      </w:r>
    </w:p>
    <w:p w:rsidR="00DA63EC" w:rsidRDefault="00DA63EC" w:rsidP="00DA63EC">
      <w:pPr>
        <w:tabs>
          <w:tab w:val="center" w:pos="2835"/>
        </w:tabs>
        <w:rPr>
          <w:rtl/>
        </w:rPr>
      </w:pPr>
      <w:ins w:id="96165" w:author="מנוע מכני" w:date="2026-10-11T12:04:40Z">
        <w:r>
          <w:rPr>
            <w:rFonts w:hint="cs"/>
            <w:rtl/>
          </w:rPr>
          <w:t xml:space="preserve">ואם </w:t>
        </w:r>
      </w:ins>
      <w:del w:id="96166" w:author="מנוע מכני" w:date="2026-10-11T12:04:40Z">
        <w:r>
          <w:rPr>
            <w:rFonts w:hint="cs"/>
            <w:rtl/>
          </w:rPr>
          <w:delText xml:space="preserve">ואי </w:delText>
        </w:r>
      </w:del>
      <w:r>
        <w:rPr>
          <w:rStyle w:val="2fb"/>
          <w:rFonts w:hint="cs"/>
          <w:rtl/>
        </w:rPr>
        <w:t xml:space="preserve">כראבר</w:t>
      </w:r>
      <w:r>
        <w:rPr>
          <w:rStyle w:val="2fb"/>
          <w:rtl/>
        </w:rPr>
        <w:t>"</w:t>
      </w:r>
      <w:r>
        <w:rPr>
          <w:rStyle w:val="2fb"/>
          <w:rFonts w:hint="cs"/>
          <w:rtl/>
        </w:rPr>
        <w:t>ש</w:t>
      </w:r>
      <w:r>
        <w:rPr>
          <w:rtl/>
        </w:rPr>
        <w:t xml:space="preserve"> </w:t>
      </w:r>
      <w:ins w:id="96575" w:author="מנוע מכני" w:date="2026-10-11T12:04:40Z">
        <w:r>
          <w:rPr>
            <w:rtl/>
          </w:rPr>
          <w:t xml:space="preserve">סבר</w:t>
        </w:r>
      </w:ins>
      <w:del w:id="96576" w:author="מנוע מכני" w:date="2026-10-11T12:04:40Z">
        <w:r>
          <w:rPr>
            <w:rtl/>
          </w:rPr>
          <w:delText xml:space="preserve">ס"ל</w:delText>
        </w:r>
      </w:del>
      <w:r>
        <w:rPr>
          <w:rtl/>
        </w:rPr>
        <w:t xml:space="preserve">, דזביחה </w:t>
      </w:r>
      <w:r>
        <w:rPr>
          <w:rtl/>
        </w:rPr>
        <w:t xml:space="preserve">לא</w:t>
      </w:r>
      <w:r>
        <w:rPr>
          <w:rtl/>
        </w:rPr>
        <w:t xml:space="preserve"> מקדשא, זריקת פיגול מי מקדשא? </w:t>
      </w:r>
    </w:p>
    <w:p>
      <w:pPr>
        <w:pStyle w:val="38"/>
        <w:rPr>
          <w:ins w:id="99862" w:author="מנוע מכני" w:date="2026-10-11T12:04:40Z"/>
        </w:rPr>
      </w:pPr>
      <w:r>
        <w:t>והא</w:t>
      </w:r>
      <w:r>
        <w:t>ר</w:t>
      </w:r>
      <w:r>
        <w:t>"</w:t>
      </w:r>
      <w:r>
        <w:t>ג מרב</w:t>
      </w:r>
      <w:r>
        <w:t xml:space="preserve">:</w:t>
      </w:r>
    </w:p>
    <w:p w:rsidR="00DA63EC" w:rsidRDefault="00DA63EC" w:rsidP="00DA63EC">
      <w:pPr>
        <w:tabs>
          <w:tab w:val="center" w:pos="2835"/>
        </w:tabs>
        <w:rPr>
          <w:rtl/>
        </w:rPr>
      </w:pPr>
      <w:del w:id="99863" w:author="מנוע מכני" w:date="2026-10-11T12:04:40Z">
        <w:r>
          <w:rPr>
            <w:rtl/>
          </w:rPr>
          <w:delText xml:space="preserve"> </w:delText>
        </w:r>
      </w:del>
      <w:r>
        <w:rPr>
          <w:rtl/>
        </w:rPr>
        <w:t xml:space="preserve">זריקת פיגול אינה מביאה לידי מעיל' באימורי קדשים קלים, </w:t>
      </w:r>
      <w:r>
        <w:rPr>
          <w:rtl/>
        </w:rPr>
        <w:tab/>
      </w:r>
    </w:p>
    <w:p w:rsidR="00DA63EC" w:rsidRDefault="00DA63EC" w:rsidP="00DA63EC">
      <w:pPr>
        <w:tabs>
          <w:tab w:val="center" w:pos="2835"/>
        </w:tabs>
        <w:rPr>
          <w:rtl/>
        </w:rPr>
      </w:pPr>
      <w:r>
        <w:rPr>
          <w:rtl/>
        </w:rPr>
        <w:tab/>
      </w:r>
      <w:r>
        <w:rPr>
          <w:rtl/>
        </w:rPr>
        <w:tab/>
      </w:r>
      <w:del w:id="90127" w:author="מנוע מכני" w:date="2026-10-11T12:04:40Z">
        <w:r>
          <w:rPr>
            <w:rFonts w:hint="cs"/>
            <w:rtl/>
          </w:rPr>
          <w:delText xml:space="preserve">  </w:delText>
        </w:r>
      </w:del>
      <w:r>
        <w:rPr>
          <w:rtl/>
        </w:rPr>
        <w:t xml:space="preserve">ואינה מוציאה </w:t>
      </w:r>
      <w:ins w:id="92959" w:author="מנוע מכני" w:date="2026-10-11T12:04:40Z">
        <w:r>
          <w:rPr>
            <w:rtl/>
          </w:rPr>
          <w:t xml:space="preserve">כלום</w:t>
        </w:r>
      </w:ins>
      <w:del w:id="92960" w:author="מנוע מכני" w:date="2026-10-11T12:04:40Z">
        <w:r>
          <w:rPr>
            <w:rtl/>
          </w:rPr>
          <w:delText xml:space="preserve">מידי</w:delText>
        </w:r>
      </w:del>
      <w:r>
        <w:rPr>
          <w:rtl/>
        </w:rPr>
        <w:t xml:space="preserve"> מעילה - בבשר קדשי קדשים!</w:t>
      </w:r>
    </w:p>
    <w:p w:rsidR="00DA63EC" w:rsidRDefault="00DA63EC" w:rsidP="00DA63EC">
      <w:pPr>
        <w:tabs>
          <w:tab w:val="center" w:pos="2835"/>
        </w:tabs>
        <w:rPr>
          <w:rtl/>
        </w:rPr>
      </w:pPr>
      <w:r>
        <w:rPr>
          <w:rFonts w:hint="cs"/>
          <w:rtl/>
        </w:rPr>
        <w:t>וכבר הקשה</w:t>
      </w:r>
      <w:r>
        <w:rPr>
          <w:rtl/>
        </w:rPr>
        <w:t xml:space="preserve"> </w:t>
      </w:r>
      <w:r>
        <w:rPr>
          <w:rStyle w:val="2fb"/>
          <w:rtl/>
        </w:rPr>
        <w:t xml:space="preserve">ר"</w:t>
      </w:r>
      <w:r>
        <w:rPr>
          <w:rStyle w:val="2fb"/>
          <w:rFonts w:hint="cs"/>
          <w:rtl/>
        </w:rPr>
        <w:t xml:space="preserve">ג</w:t>
      </w:r>
      <w:r>
        <w:rPr>
          <w:rFonts w:hint="cs"/>
          <w:rtl/>
        </w:rPr>
        <w:t xml:space="preserve"> </w:t>
      </w:r>
      <w:r>
        <w:rPr>
          <w:rStyle w:val="2fb"/>
          <w:rFonts w:hint="cs"/>
          <w:rtl/>
        </w:rPr>
        <w:t xml:space="preserve">מרב</w:t>
      </w:r>
      <w:r>
        <w:rPr>
          <w:rFonts w:hint="cs"/>
          <w:rtl/>
        </w:rPr>
        <w:t xml:space="preserve"> דבעא </w:t>
      </w:r>
      <w:r>
        <w:rPr>
          <w:rStyle w:val="2fb"/>
          <w:rFonts w:hint="cs"/>
          <w:rtl/>
        </w:rPr>
        <w:t xml:space="preserve">רי</w:t>
      </w:r>
      <w:r>
        <w:rPr>
          <w:rStyle w:val="2fb"/>
          <w:rtl/>
        </w:rPr>
        <w:t>"</w:t>
      </w:r>
      <w:r>
        <w:rPr>
          <w:rStyle w:val="2fb"/>
          <w:rFonts w:hint="cs"/>
          <w:rtl/>
        </w:rPr>
        <w:t xml:space="preserve">ר</w:t>
      </w:r>
      <w:r>
        <w:rPr>
          <w:rFonts w:hint="cs"/>
          <w:rtl/>
        </w:rPr>
        <w:t xml:space="preserve"> </w:t>
      </w:r>
      <w:r>
        <w:rPr>
          <w:rStyle w:val="2fb"/>
          <w:rFonts w:hint="cs"/>
          <w:rtl/>
        </w:rPr>
        <w:t xml:space="preserve">מר</w:t>
      </w:r>
      <w:r>
        <w:rPr>
          <w:rStyle w:val="2fb"/>
          <w:rtl/>
        </w:rPr>
        <w:t>"</w:t>
      </w:r>
      <w:r>
        <w:rPr>
          <w:rStyle w:val="2fb"/>
          <w:rFonts w:hint="cs"/>
          <w:rtl/>
        </w:rPr>
        <w:t>ז</w:t>
      </w:r>
      <w:r>
        <w:rPr>
          <w:rtl/>
        </w:rPr>
        <w:t xml:space="preserve">: כבשי עצרת ששחטן לשמן ואבד הלחם, מהו שיזרוק דמן שלא לשמן להתיר בשר באכילה? </w:t>
      </w:r>
    </w:p>
    <w:p w:rsidR="00DA63EC" w:rsidRDefault="00DA63EC" w:rsidP="00DA63EC">
      <w:pPr>
        <w:tabs>
          <w:tab w:val="center" w:pos="2835"/>
        </w:tabs>
        <w:rPr>
          <w:rtl/>
        </w:rPr>
      </w:pPr>
      <w:r>
        <w:rPr>
          <w:rtl/>
        </w:rPr>
        <w:t xml:space="preserve">יש לך דבר שנראה לשמו ונשחט לשמו ונדחה מלשמו, ואינו כשר לשמו וכשר שלא לשמו? </w:t>
      </w:r>
    </w:p>
    <w:p w:rsidR="00DA63EC" w:rsidRDefault="00DA63EC" w:rsidP="00DA63EC">
      <w:pPr>
        <w:tabs>
          <w:tab w:val="center" w:pos="2835"/>
        </w:tabs>
        <w:rPr>
          <w:rtl/>
        </w:rPr>
      </w:pPr>
      <w:r>
        <w:rPr>
          <w:rFonts w:hint="cs"/>
          <w:rtl/>
        </w:rPr>
        <w:t xml:space="preserve">[ושאני תודה </w:t>
      </w:r>
      <w:ins w:id="92961" w:author="מנוע מכני" w:date="2026-10-11T12:04:40Z">
        <w:r>
          <w:rPr>
            <w:rFonts w:hint="cs"/>
            <w:rtl/>
          </w:rPr>
          <w:t xml:space="preserve">דהתורה</w:t>
        </w:r>
      </w:ins>
      <w:del w:id="92962" w:author="מנוע מכני" w:date="2026-10-11T12:04:40Z">
        <w:r>
          <w:rPr>
            <w:rFonts w:hint="cs"/>
            <w:rtl/>
          </w:rPr>
          <w:delText xml:space="preserve">דרחמנא</w:delText>
        </w:r>
      </w:del>
      <w:r>
        <w:rPr>
          <w:rFonts w:hint="cs"/>
          <w:rtl/>
        </w:rPr>
        <w:t xml:space="preserve"> קרייה שלמים ] </w:t>
      </w:r>
    </w:p>
    <w:p w:rsidR="00DA63EC" w:rsidRDefault="00DA63EC" w:rsidP="00DA63EC">
      <w:pPr>
        <w:pStyle w:val="afff3"/>
        <w:framePr w:wrap="around"/>
        <w:rPr>
          <w:rtl/>
        </w:rPr>
      </w:pPr>
      <w:r>
        <w:rPr>
          <w:rFonts w:hint="cs"/>
          <w:rtl/>
        </w:rPr>
        <w:t xml:space="preserve">מח. </w:t>
      </w:r>
    </w:p>
    <w:p>
      <w:pPr>
        <w:pStyle w:val="afffff8"/>
        <w:rPr>
          <w:ins w:id="90457" w:author="קלוד" w:date="2026-10-11T12:32:08Z"/>
        </w:rPr>
      </w:pPr>
      <w:ins w:id="90458" w:author="קלוד" w:date="2026-10-11T12:32:08Z">
        <w:r>
          <w:rPr>
            <w:color w:val="7B3F00"/>
          </w:rPr>
          <w:t xml:space="preserve">שחט שני כבשים על ארבע חלות - מושך שתים ומניפן</w:t>
        </w:r>
      </w:ins>
    </w:p>
    <w:p>
      <w:pPr>
        <w:pStyle w:val="38"/>
        <w:rPr>
          <w:ins w:id="99865" w:author="מנוע מכני" w:date="2026-10-11T12:04:40Z"/>
        </w:rPr>
      </w:pPr>
      <w:del w:id="99864"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866" w:author="מנוע מכני" w:date="2026-10-11T12:04:40Z">
        <w:r>
          <w:rPr>
            <w:rtl/>
          </w:rPr>
          <w:delText xml:space="preserve"> </w:delText>
        </w:r>
      </w:del>
      <w:r>
        <w:rPr>
          <w:rtl/>
        </w:rPr>
        <w:t xml:space="preserve">שחט שני כבשים על ארבע חלות, מושך שתים מהן ומניפן והשאר נאכלות בפדיון.</w:t>
      </w:r>
    </w:p>
    <w:p>
      <w:pPr>
        <w:pStyle w:val="38"/>
        <w:rPr>
          <w:ins w:id="99867" w:author="מנוע מכני" w:date="2026-10-11T12:04:40Z"/>
        </w:rPr>
      </w:pPr>
      <w:r w:rsidRPr="00EC2024">
        <w:t xml:space="preserve">אמרוה רבנן </w:t>
      </w:r>
      <w:r w:rsidRPr="00EC2024">
        <w:t>לפני ר</w:t>
      </w:r>
      <w:r w:rsidRPr="00EC2024">
        <w:t>"</w:t>
      </w:r>
      <w:r w:rsidRPr="00EC2024">
        <w:t xml:space="preserve">ח:</w:t>
      </w:r>
    </w:p>
    <w:p w:rsidR="00DA63EC" w:rsidRPr="00EC2024" w:rsidRDefault="00DA63EC" w:rsidP="00DA63EC">
      <w:pPr>
        <w:tabs>
          <w:tab w:val="center" w:pos="2835"/>
        </w:tabs>
        <w:rPr>
          <w:spacing w:val="-4"/>
          <w:rtl/>
        </w:rPr>
      </w:pPr>
      <w:del w:id="99868" w:author="מנוע מכני" w:date="2026-10-11T12:04:40Z">
        <w:r w:rsidRPr="00EC2024">
          <w:rPr>
            <w:rFonts w:hint="cs"/>
            <w:spacing w:val="-4"/>
            <w:rtl/>
          </w:rPr>
          <w:delText xml:space="preserve"> </w:delText>
        </w:r>
      </w:del>
      <w:r w:rsidRPr="00EC2024">
        <w:rPr>
          <w:rFonts w:hint="cs"/>
          <w:spacing w:val="-4"/>
          <w:rtl/>
        </w:rPr>
        <w:t xml:space="preserve">דאי</w:t>
      </w:r>
      <w:r w:rsidRPr="00EC2024">
        <w:rPr>
          <w:spacing w:val="-4"/>
          <w:rtl/>
        </w:rPr>
        <w:t>"</w:t>
      </w:r>
      <w:r w:rsidRPr="00EC2024">
        <w:rPr>
          <w:rFonts w:hint="cs"/>
          <w:spacing w:val="-4"/>
          <w:rtl/>
        </w:rPr>
        <w:t xml:space="preserve">ז </w:t>
      </w:r>
      <w:r w:rsidRPr="00EC2024">
        <w:rPr>
          <w:rStyle w:val="2fb"/>
          <w:rFonts w:hint="cs"/>
          <w:spacing w:val="-4"/>
          <w:rtl/>
        </w:rPr>
        <w:t xml:space="preserve">כרבי</w:t>
      </w:r>
      <w:r w:rsidRPr="00EC2024">
        <w:rPr>
          <w:rFonts w:hint="cs"/>
          <w:spacing w:val="-4"/>
          <w:rtl/>
        </w:rPr>
        <w:t xml:space="preserve"> דאמר שחיטה מקדשה </w:t>
      </w:r>
      <w:ins w:id="96167" w:author="מנוע מכני" w:date="2026-10-11T12:04:40Z">
        <w:r>
          <w:rPr>
            <w:rFonts w:hint="cs"/>
            <w:spacing w:val="-4"/>
            <w:rtl/>
          </w:rPr>
          <w:t xml:space="preserve">ואם </w:t>
        </w:r>
      </w:ins>
      <w:del w:id="96168" w:author="מנוע מכני" w:date="2026-10-11T12:04:40Z">
        <w:r w:rsidRPr="00EC2024">
          <w:rPr>
            <w:rFonts w:hint="cs"/>
            <w:spacing w:val="-4"/>
            <w:rtl/>
          </w:rPr>
          <w:delText xml:space="preserve">ואי </w:delText>
        </w:r>
      </w:del>
      <w:r w:rsidRPr="00EC2024">
        <w:rPr>
          <w:rFonts w:hint="cs"/>
          <w:spacing w:val="-4"/>
          <w:rtl/>
        </w:rPr>
        <w:t xml:space="preserve">דפריק מבחוץ- '</w:t>
      </w:r>
      <w:r w:rsidRPr="00EC2024">
        <w:rPr>
          <w:rStyle w:val="afffff0"/>
          <w:rFonts w:hint="cs"/>
          <w:spacing w:val="-4"/>
          <w:rtl/>
        </w:rPr>
        <w:t xml:space="preserve">לפני ה</w:t>
      </w:r>
      <w:r w:rsidR="005608A0">
        <w:rPr>
          <w:spacing w:val="-4"/>
          <w:rtl/>
        </w:rPr>
        <w:t>'</w:t>
      </w:r>
      <w:r w:rsidRPr="00EC2024">
        <w:rPr>
          <w:rFonts w:hint="cs"/>
          <w:spacing w:val="-4"/>
          <w:rtl/>
        </w:rPr>
        <w:t xml:space="preserve"> נפסל ביוצא</w:t>
      </w:r>
    </w:p>
    <w:p w:rsidR="00DA63EC" w:rsidRPr="00EC2024" w:rsidRDefault="00DA63EC" w:rsidP="00DA63EC">
      <w:pPr>
        <w:tabs>
          <w:tab w:val="center" w:pos="2835"/>
        </w:tabs>
        <w:rPr>
          <w:spacing w:val="-2"/>
          <w:rtl/>
        </w:rPr>
      </w:pPr>
      <w:r w:rsidRPr="00EC2024">
        <w:rPr>
          <w:spacing w:val="-2"/>
          <w:rtl/>
        </w:rPr>
        <w:tab/>
      </w:r>
      <w:r w:rsidRPr="00EC2024">
        <w:rPr>
          <w:spacing w:val="-2"/>
          <w:rtl/>
        </w:rPr>
        <w:tab/>
      </w:r>
      <w:r w:rsidRPr="00EC2024">
        <w:rPr>
          <w:spacing w:val="-2"/>
          <w:rtl/>
        </w:rPr>
        <w:tab/>
      </w:r>
      <w:del w:id="90128" w:author="מנוע מכני" w:date="2026-10-11T12:04:40Z">
        <w:r w:rsidRPr="00EC2024">
          <w:rPr>
            <w:rFonts w:hint="cs"/>
            <w:spacing w:val="-2"/>
            <w:rtl/>
          </w:rPr>
          <w:delText xml:space="preserve">       </w:delText>
        </w:r>
      </w:del>
      <w:ins w:id="96169" w:author="מנוע מכני" w:date="2026-10-11T12:04:40Z">
        <w:r>
          <w:rPr>
            <w:spacing w:val="-2"/>
            <w:rtl/>
          </w:rPr>
          <w:t xml:space="preserve">אם </w:t>
        </w:r>
      </w:ins>
      <w:del w:id="96170" w:author="מנוע מכני" w:date="2026-10-11T12:04:40Z">
        <w:r w:rsidRPr="00EC2024">
          <w:rPr>
            <w:spacing w:val="-2"/>
            <w:rtl/>
          </w:rPr>
          <w:delText xml:space="preserve">אי </w:delText>
        </w:r>
      </w:del>
      <w:r w:rsidRPr="00EC2024">
        <w:rPr>
          <w:rFonts w:hint="cs"/>
          <w:spacing w:val="-2"/>
          <w:rtl/>
        </w:rPr>
        <w:t>שחט מבפנים</w:t>
      </w:r>
      <w:r w:rsidRPr="00EC2024">
        <w:rPr>
          <w:spacing w:val="-2"/>
          <w:rtl/>
        </w:rPr>
        <w:t xml:space="preserve">, הא </w:t>
      </w:r>
      <w:ins w:id="97421" w:author="מנוע מכני" w:date="2026-10-11T12:04:40Z">
        <w:r>
          <w:rPr>
            <w:spacing w:val="-2"/>
            <w:rtl/>
          </w:rPr>
          <w:t xml:space="preserve">מנכנס</w:t>
        </w:r>
      </w:ins>
      <w:del w:id="97422" w:author="מנוע מכני" w:date="2026-10-11T12:04:40Z">
        <w:r w:rsidRPr="00EC2024">
          <w:rPr>
            <w:spacing w:val="-2"/>
            <w:rtl/>
          </w:rPr>
          <w:delText xml:space="preserve">מעייל</w:delText>
        </w:r>
      </w:del>
      <w:r w:rsidRPr="00EC2024">
        <w:rPr>
          <w:spacing w:val="-2"/>
          <w:rtl/>
        </w:rPr>
        <w:t xml:space="preserve"> חולין לעזרה!</w:t>
      </w:r>
    </w:p>
    <w:p>
      <w:pPr>
        <w:pStyle w:val="38"/>
        <w:rPr>
          <w:ins w:id="99869" w:author="מנוע מכני" w:date="2026-10-11T12:04:40Z"/>
        </w:rPr>
      </w:pPr>
      <w:r>
        <w:t xml:space="preserve">- </w:t>
      </w:r>
      <w:r>
        <w:t>א</w:t>
      </w:r>
      <w:r>
        <w:t>"</w:t>
      </w:r>
      <w:r>
        <w:t xml:space="preserve">ל</w:t>
      </w:r>
      <w:r>
        <w:t xml:space="preserve"> ר</w:t>
      </w:r>
      <w:r>
        <w:t>"</w:t>
      </w:r>
      <w:r>
        <w:t>ח</w:t>
      </w:r>
      <w:r>
        <w:t xml:space="preserve">:</w:t>
      </w:r>
    </w:p>
    <w:p w:rsidR="00DA63EC" w:rsidRDefault="00DA63EC" w:rsidP="00DA63EC">
      <w:pPr>
        <w:pStyle w:val="affffb"/>
        <w:rPr>
          <w:rtl/>
        </w:rPr>
      </w:pPr>
      <w:del w:id="99870" w:author="מנוע מכני" w:date="2026-10-11T12:04:40Z">
        <w:r>
          <w:rPr>
            <w:rtl/>
          </w:rPr>
          <w:delText xml:space="preserve"> </w:delText>
        </w:r>
      </w:del>
      <w:r>
        <w:rPr>
          <w:rtl/>
        </w:rPr>
        <w:t xml:space="preserve">לעולם </w:t>
      </w:r>
      <w:r>
        <w:rPr>
          <w:rStyle w:val="2fb"/>
          <w:rtl/>
        </w:rPr>
        <w:t xml:space="preserve">כרבי</w:t>
      </w:r>
      <w:r>
        <w:rPr>
          <w:rtl/>
        </w:rPr>
        <w:t xml:space="preserve">, ופריק </w:t>
      </w:r>
      <w:ins w:id="95701" w:author="מנוע מכני" w:date="2026-10-11T12:04:40Z">
        <w:r>
          <w:rPr>
            <w:rtl/>
          </w:rPr>
          <w:t xml:space="preserve">להם</w:t>
        </w:r>
      </w:ins>
      <w:del w:id="95702" w:author="מנוע מכני" w:date="2026-10-11T12:04:40Z">
        <w:r>
          <w:rPr>
            <w:rtl/>
          </w:rPr>
          <w:delText xml:space="preserve">להו</w:delText>
        </w:r>
      </w:del>
      <w:r>
        <w:rPr>
          <w:rtl/>
        </w:rPr>
        <w:t xml:space="preserve"> גוואי, וחולין ממילא</w:t>
      </w:r>
      <w:r>
        <w:rPr>
          <w:rFonts w:hint="cs"/>
          <w:rtl/>
        </w:rPr>
        <w:t xml:space="preserve"> </w:t>
      </w:r>
      <w:r>
        <w:rPr>
          <w:rtl/>
        </w:rPr>
        <w:t>הוויין.</w:t>
      </w:r>
    </w:p>
    <w:p>
      <w:pPr>
        <w:pStyle w:val="38"/>
        <w:rPr>
          <w:ins w:id="99871" w:author="מנוע מכני" w:date="2026-10-11T12:04:40Z"/>
        </w:rPr>
      </w:pPr>
      <w:r>
        <w:t>והקשה רבינא לר</w:t>
      </w:r>
      <w:r>
        <w:t>"</w:t>
      </w:r>
      <w:r>
        <w:t>א והתניא</w:t>
      </w:r>
      <w:r>
        <w:t xml:space="preserve">:</w:t>
      </w:r>
    </w:p>
    <w:p w:rsidR="00DA63EC" w:rsidRDefault="00DA63EC" w:rsidP="00DA63EC">
      <w:pPr>
        <w:tabs>
          <w:tab w:val="center" w:pos="2835"/>
        </w:tabs>
        <w:rPr>
          <w:rtl/>
        </w:rPr>
      </w:pPr>
      <w:del w:id="99872" w:author="מנוע מכני" w:date="2026-10-11T12:04:40Z">
        <w:r>
          <w:rPr>
            <w:rtl/>
          </w:rPr>
          <w:delText xml:space="preserve"> </w:delText>
        </w:r>
      </w:del>
      <w:r>
        <w:rPr>
          <w:rtl/>
        </w:rPr>
        <w:t xml:space="preserve">כשהוא פודן, אין פודן אלא בחוץ!</w:t>
      </w:r>
      <w:r>
        <w:rPr>
          <w:rFonts w:hint="cs"/>
          <w:rtl/>
        </w:rPr>
        <w:t xml:space="preserve">- אלא וודאי </w:t>
      </w:r>
      <w:r>
        <w:rPr>
          <w:rStyle w:val="2fb"/>
          <w:rFonts w:hint="cs"/>
          <w:rtl/>
        </w:rPr>
        <w:t xml:space="preserve">כראבר</w:t>
      </w:r>
      <w:r>
        <w:rPr>
          <w:rStyle w:val="2fb"/>
          <w:rtl/>
        </w:rPr>
        <w:t>"</w:t>
      </w:r>
      <w:r>
        <w:rPr>
          <w:rStyle w:val="2fb"/>
          <w:rFonts w:hint="cs"/>
          <w:rtl/>
        </w:rPr>
        <w:t xml:space="preserve">ש</w:t>
      </w:r>
      <w:r>
        <w:rPr>
          <w:rFonts w:hint="cs"/>
          <w:rtl/>
        </w:rPr>
        <w:t xml:space="preserve"> </w:t>
      </w:r>
      <w:ins w:id="96171" w:author="מנוע מכני" w:date="2026-10-11T12:04:40Z">
        <w:r>
          <w:rPr>
            <w:rtl/>
          </w:rPr>
          <w:t xml:space="preserve">דאם </w:t>
        </w:r>
      </w:ins>
      <w:del w:id="96172" w:author="מנוע מכני" w:date="2026-10-11T12:04:40Z">
        <w:r>
          <w:rPr>
            <w:rtl/>
          </w:rPr>
          <w:delText xml:space="preserve">דאי </w:delText>
        </w:r>
      </w:del>
      <w:r>
        <w:rPr>
          <w:rStyle w:val="2fb"/>
          <w:rtl/>
        </w:rPr>
        <w:t xml:space="preserve">רבי</w:t>
      </w:r>
      <w:r>
        <w:rPr>
          <w:rtl/>
        </w:rPr>
        <w:t xml:space="preserve">, הא איפסלו ביוצא.</w:t>
      </w:r>
    </w:p>
    <w:p>
      <w:pPr>
        <w:pStyle w:val="38"/>
        <w:rPr>
          <w:ins w:id="99873" w:author="מנוע מכני" w:date="2026-10-11T12:04:40Z"/>
        </w:rPr>
      </w:pPr>
      <w:del w:id="102615" w:author="מנוע מכני" w:date="2026-10-11T12:04:40Z">
        <w:r>
          <w:delText xml:space="preserve">א</w:delText>
        </w:r>
        <w:r>
          <w:delText xml:space="preserve">"</w:delText>
        </w:r>
        <w:r>
          <w:delText xml:space="preserve">ל</w:delText>
        </w:r>
        <w:r>
          <w:delText xml:space="preserve"> </w:delText>
        </w:r>
      </w:del>
      <w:r>
        <w:t xml:space="preserve">ראבד"ר לר"א:</w:t>
      </w:r>
    </w:p>
    <w:p w:rsidR="00DA63EC" w:rsidRDefault="00DA63EC" w:rsidP="00DA63EC">
      <w:pPr>
        <w:tabs>
          <w:tab w:val="center" w:pos="2835"/>
        </w:tabs>
        <w:rPr>
          <w:rtl/>
        </w:rPr>
      </w:pPr>
      <w:del w:id="99874" w:author="מנוע מכני" w:date="2026-10-11T12:04:40Z">
        <w:r>
          <w:rPr>
            <w:rtl/>
          </w:rPr>
          <w:delText xml:space="preserve"> </w:delText>
        </w:r>
      </w:del>
      <w:r>
        <w:rPr>
          <w:rtl/>
        </w:rPr>
        <w:t xml:space="preserve">לימא, תיהוי תיובתיה </w:t>
      </w:r>
      <w:r>
        <w:rPr>
          <w:rStyle w:val="2fb"/>
          <w:rtl/>
        </w:rPr>
        <w:t xml:space="preserve">דר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מיהא, </w:t>
      </w:r>
    </w:p>
    <w:p w:rsidR="00DA63EC" w:rsidRDefault="00DA63EC" w:rsidP="00DA63EC">
      <w:pPr>
        <w:tabs>
          <w:tab w:val="center" w:pos="2835"/>
        </w:tabs>
        <w:rPr>
          <w:rtl/>
        </w:rPr>
      </w:pPr>
      <w:r w:rsidRPr="00E55A17">
        <w:rPr>
          <w:b/>
          <w:bCs/>
          <w:rtl/>
        </w:rPr>
        <w:t>דאיתמר</w:t>
      </w:r>
      <w:r>
        <w:rPr>
          <w:rtl/>
        </w:rPr>
        <w:t xml:space="preserve">: תודה ששחטה על שמונים חלות – </w:t>
      </w:r>
    </w:p>
    <w:p>
      <w:pPr>
        <w:pStyle w:val="38"/>
        <w:rPr>
          <w:ins w:id="99875" w:author="מנוע מכני" w:date="2026-10-11T12:04:40Z"/>
        </w:rPr>
      </w:pPr>
      <w:r w:rsidRPr="00E55A17">
        <w:t>חזקיה</w:t>
      </w:r>
      <w:r>
        <w:t xml:space="preserve">:</w:t>
      </w:r>
    </w:p>
    <w:p w:rsidR="00DA63EC" w:rsidRDefault="00DA63EC" w:rsidP="00DA63EC">
      <w:pPr>
        <w:tabs>
          <w:tab w:val="center" w:pos="2835"/>
        </w:tabs>
        <w:rPr>
          <w:rtl/>
        </w:rPr>
      </w:pPr>
      <w:del w:id="99876" w:author="מנוע מכני" w:date="2026-10-11T12:04:40Z">
        <w:r>
          <w:rPr>
            <w:rtl/>
          </w:rPr>
          <w:delText xml:space="preserve"> </w:delText>
        </w:r>
      </w:del>
      <w:r>
        <w:rPr>
          <w:rtl/>
        </w:rPr>
        <w:t xml:space="preserve">קדשו ארבעים מתוך שמונים, </w:t>
      </w:r>
      <w:r w:rsidRPr="00E55A17">
        <w:rPr>
          <w:rStyle w:val="2fb"/>
          <w:b/>
          <w:bCs/>
          <w:rtl/>
        </w:rPr>
        <w:t>ור'</w:t>
      </w:r>
      <w:r>
        <w:rPr>
          <w:rStyle w:val="2fb"/>
          <w:rtl/>
        </w:rPr>
        <w:t xml:space="preserve"> </w:t>
      </w:r>
      <w:r w:rsidRPr="00E55A17">
        <w:rPr>
          <w:rStyle w:val="2fb"/>
          <w:b/>
          <w:bCs/>
          <w:rtl/>
        </w:rPr>
        <w:t>יוחנן</w:t>
      </w:r>
      <w:r>
        <w:rPr>
          <w:rtl/>
        </w:rPr>
        <w:t xml:space="preserve">: </w:t>
      </w:r>
      <w:r>
        <w:rPr>
          <w:rtl/>
        </w:rPr>
        <w:t xml:space="preserve">לא</w:t>
      </w:r>
      <w:r>
        <w:rPr>
          <w:rtl/>
        </w:rPr>
        <w:t xml:space="preserve"> קדשו ארבעים מתוך שמונים!</w:t>
      </w:r>
    </w:p>
    <w:p w:rsidR="00DA63EC" w:rsidRDefault="00DA63EC" w:rsidP="00DA63EC">
      <w:pPr>
        <w:rPr>
          <w:rtl/>
        </w:rPr>
      </w:pPr>
      <w:r w:rsidRPr="00336727">
        <w:rPr>
          <w:rFonts w:hint="cs"/>
          <w:rtl/>
        </w:rPr>
        <w:t xml:space="preserve">ועלה </w:t>
      </w:r>
      <w:r w:rsidRPr="00336727">
        <w:rPr>
          <w:rStyle w:val="2fb"/>
          <w:rFonts w:hint="cs"/>
          <w:rtl/>
        </w:rPr>
        <w:t xml:space="preserve">אר</w:t>
      </w:r>
      <w:r w:rsidRPr="00336727">
        <w:rPr>
          <w:rStyle w:val="2fb"/>
          <w:rtl/>
        </w:rPr>
        <w:t>"</w:t>
      </w:r>
      <w:r w:rsidRPr="00336727">
        <w:rPr>
          <w:rStyle w:val="2fb"/>
          <w:rFonts w:hint="cs"/>
          <w:rtl/>
        </w:rPr>
        <w:t xml:space="preserve">ז</w:t>
      </w:r>
      <w:r w:rsidRPr="00336727">
        <w:rPr>
          <w:rFonts w:hint="cs"/>
          <w:rtl/>
        </w:rPr>
        <w:t xml:space="preserve"> ד</w:t>
      </w:r>
      <w:r w:rsidRPr="00336727">
        <w:rPr>
          <w:rtl/>
        </w:rPr>
        <w:t xml:space="preserve">הכל מודים </w:t>
      </w:r>
      <w:ins w:id="91341" w:author="מנוע מכני" w:date="2026-10-11T12:04:40Z">
        <w:r>
          <w:rPr>
            <w:rtl/>
          </w:rPr>
          <w:t xml:space="preserve">מקום</w:t>
        </w:r>
      </w:ins>
      <w:del w:id="91342" w:author="מנוע מכני" w:date="2026-10-11T12:04:40Z">
        <w:r w:rsidRPr="00336727">
          <w:rPr>
            <w:rtl/>
          </w:rPr>
          <w:delText xml:space="preserve">היכא</w:delText>
        </w:r>
      </w:del>
      <w:r w:rsidRPr="00336727">
        <w:rPr>
          <w:rtl/>
        </w:rPr>
        <w:t xml:space="preserve"> דאמר ליקדשו ארבעים מתוך שמונים דקדשה</w:t>
      </w:r>
      <w:r w:rsidRPr="00336727">
        <w:rPr>
          <w:rFonts w:hint="cs"/>
          <w:rtl/>
        </w:rPr>
        <w:t xml:space="preserve"> </w:t>
      </w:r>
      <w:r w:rsidRPr="00336727">
        <w:rPr>
          <w:rFonts w:hint="cs"/>
          <w:rtl/>
        </w:rPr>
        <w:t xml:space="preserve">ה</w:t>
      </w:r>
      <w:r w:rsidRPr="00336727">
        <w:rPr>
          <w:rtl/>
        </w:rPr>
        <w:t>"</w:t>
      </w:r>
      <w:r w:rsidRPr="00336727">
        <w:rPr>
          <w:rFonts w:hint="cs"/>
          <w:rtl/>
        </w:rPr>
        <w:t xml:space="preserve">נ</w:t>
      </w:r>
      <w:r w:rsidRPr="00336727">
        <w:rPr>
          <w:rFonts w:hint="cs"/>
          <w:rtl/>
        </w:rPr>
        <w:t xml:space="preserve"> דאמר יקדשו שנים מארבע </w:t>
      </w:r>
    </w:p>
    <w:p>
      <w:pPr>
        <w:pStyle w:val="afffff8"/>
        <w:rPr>
          <w:ins w:id="90455" w:author="קלוד" w:date="2026-10-11T12:32:08Z"/>
        </w:rPr>
      </w:pPr>
      <w:ins w:id="90456" w:author="קלוד" w:date="2026-10-11T12:32:08Z">
        <w:r>
          <w:rPr>
            <w:color w:val="7B3F00"/>
          </w:rPr>
          <w:t xml:space="preserve">שחט ארבעה כבשים על שתי חלות - עמוד וחטא בשביל שתזכה</w:t>
        </w:r>
      </w:ins>
    </w:p>
    <w:p>
      <w:pPr>
        <w:pStyle w:val="38"/>
        <w:rPr>
          <w:ins w:id="99878" w:author="מנוע מכני" w:date="2026-10-11T12:04:40Z"/>
        </w:rPr>
      </w:pPr>
      <w:del w:id="99877" w:author="מנוע מכני" w:date="2026-10-11T12:04:40Z">
        <w:r w:rsidRPr="00265E5E">
          <w:delText xml:space="preserve">•</w:delText>
        </w:r>
      </w:del>
      <w:r w:rsidRPr="00265E5E">
        <w:t xml:space="preserve"> </w:t>
      </w:r>
      <w:r>
        <w:t>תני ר</w:t>
      </w:r>
      <w:r>
        <w:t>ח</w:t>
      </w:r>
      <w:r>
        <w:t>"</w:t>
      </w:r>
      <w:r>
        <w:t>ט לפני רי</w:t>
      </w:r>
      <w:r>
        <w:t>"</w:t>
      </w:r>
      <w:r>
        <w:t>ו</w:t>
      </w:r>
      <w:r>
        <w:t xml:space="preserve">:</w:t>
      </w:r>
    </w:p>
    <w:p w:rsidR="00DA63EC" w:rsidRDefault="00DA63EC" w:rsidP="00DA63EC">
      <w:pPr>
        <w:tabs>
          <w:tab w:val="center" w:pos="2835"/>
        </w:tabs>
        <w:rPr>
          <w:rtl/>
        </w:rPr>
      </w:pPr>
      <w:del w:id="99879" w:author="מנוע מכני" w:date="2026-10-11T12:04:40Z">
        <w:r>
          <w:rPr>
            <w:rtl/>
          </w:rPr>
          <w:delText xml:space="preserve"> </w:delText>
        </w:r>
      </w:del>
      <w:r>
        <w:rPr>
          <w:rtl/>
        </w:rPr>
        <w:t xml:space="preserve">שחט ארבעה כבשים על ב' חלות, מושך שנים מהן וזורק דמן שלא לשמן, שאם אי אתה אומר כך, הפסדת את האחרונים.</w:t>
      </w:r>
    </w:p>
    <w:p>
      <w:pPr>
        <w:pStyle w:val="38"/>
        <w:rPr>
          <w:ins w:id="99880" w:author="מנוע מכני" w:date="2026-10-11T12:04:40Z"/>
        </w:rPr>
      </w:pPr>
      <w:r>
        <w:t>א</w:t>
      </w:r>
      <w:r>
        <w:t>"</w:t>
      </w:r>
      <w:r>
        <w:t xml:space="preserve">ל</w:t>
      </w:r>
      <w:r>
        <w:t xml:space="preserve"> רי</w:t>
      </w:r>
      <w:r>
        <w:t>"</w:t>
      </w:r>
      <w:r>
        <w:t>ו</w:t>
      </w:r>
      <w:r>
        <w:t xml:space="preserve">:</w:t>
      </w:r>
    </w:p>
    <w:p w:rsidR="00DA63EC" w:rsidRDefault="00DA63EC" w:rsidP="00DA63EC">
      <w:pPr>
        <w:tabs>
          <w:tab w:val="center" w:pos="2835"/>
        </w:tabs>
        <w:rPr>
          <w:rtl/>
        </w:rPr>
      </w:pPr>
      <w:del w:id="99881" w:author="מנוע מכני" w:date="2026-10-11T12:04:40Z">
        <w:r>
          <w:rPr>
            <w:rtl/>
          </w:rPr>
          <w:delText xml:space="preserve"> </w:delText>
        </w:r>
      </w:del>
      <w:r>
        <w:rPr>
          <w:rtl/>
        </w:rPr>
        <w:t xml:space="preserve">וכי אומר לו לאדם עמוד וחטא בשביל שתזכה? והתנן: אברי חטאת שנתערבו באברי עולה </w:t>
      </w:r>
    </w:p>
    <w:p>
      <w:pPr>
        <w:pStyle w:val="38"/>
        <w:rPr>
          <w:ins w:id="99882" w:author="מנוע מכני" w:date="2026-10-11T12:04:40Z"/>
        </w:rPr>
      </w:pPr>
      <w:r>
        <w:t>לר</w:t>
      </w:r>
      <w:r>
        <w:t>"</w:t>
      </w:r>
      <w:r>
        <w:t>א</w:t>
      </w:r>
      <w:r>
        <w:t xml:space="preserve">:</w:t>
      </w:r>
    </w:p>
    <w:p w:rsidR="00DA63EC" w:rsidRDefault="00DA63EC" w:rsidP="00DA63EC">
      <w:pPr>
        <w:tabs>
          <w:tab w:val="center" w:pos="2835"/>
        </w:tabs>
        <w:rPr>
          <w:rtl/>
        </w:rPr>
      </w:pPr>
      <w:del w:id="99883" w:author="מנוע מכני" w:date="2026-10-11T12:04:40Z">
        <w:r>
          <w:rPr>
            <w:rtl/>
          </w:rPr>
          <w:delText xml:space="preserve"> </w:delText>
        </w:r>
      </w:del>
      <w:r>
        <w:rPr>
          <w:rtl/>
        </w:rPr>
        <w:t xml:space="preserve">יתנו למעלה, ורואה אני את בשר חטאת למעלה כאילו היא עצים, </w:t>
      </w:r>
    </w:p>
    <w:p>
      <w:pPr>
        <w:pStyle w:val="38"/>
        <w:rPr>
          <w:ins w:id="99884" w:author="מנוע מכני" w:date="2026-10-11T12:04:40Z"/>
        </w:rPr>
      </w:pPr>
      <w:r>
        <w:t>וחכ</w:t>
      </w:r>
      <w:r>
        <w:t>"</w:t>
      </w:r>
      <w:r>
        <w:t>א</w:t>
      </w:r>
      <w:r>
        <w:t xml:space="preserve">:</w:t>
      </w:r>
    </w:p>
    <w:p w:rsidR="00DA63EC" w:rsidRDefault="00DA63EC" w:rsidP="00DA63EC">
      <w:pPr>
        <w:tabs>
          <w:tab w:val="center" w:pos="2835"/>
        </w:tabs>
        <w:rPr>
          <w:rtl/>
        </w:rPr>
      </w:pPr>
      <w:del w:id="99885" w:author="מנוע מכני" w:date="2026-10-11T12:04:40Z">
        <w:r>
          <w:rPr>
            <w:rtl/>
          </w:rPr>
          <w:delText xml:space="preserve"> </w:delText>
        </w:r>
      </w:del>
      <w:r>
        <w:rPr>
          <w:rtl/>
        </w:rPr>
        <w:t xml:space="preserve">תעובר צורתן ויצאו לבית השריפה</w:t>
      </w:r>
      <w:ins w:id="94693" w:author="מנוע מכני" w:date="2026-10-11T12:04:40Z">
        <w:r>
          <w:rPr>
            <w:rtl/>
          </w:rPr>
          <w:t xml:space="preserve">,</w:t>
        </w:r>
      </w:ins>
      <w:del w:id="94694" w:author="מנוע מכני" w:date="2026-10-11T12:04:40Z">
        <w:r>
          <w:rPr>
            <w:rtl/>
          </w:rPr>
          <w:delText xml:space="preserve">;</w:delText>
        </w:r>
      </w:del>
      <w:r>
        <w:rPr>
          <w:rtl/>
        </w:rPr>
        <w:t xml:space="preserve"> </w:t>
      </w:r>
      <w:ins w:id="92963" w:author="מנוע מכני" w:date="2026-10-11T12:04:40Z">
        <w:r>
          <w:rPr>
            <w:rtl/>
          </w:rPr>
          <w:t xml:space="preserve">למה</w:t>
        </w:r>
      </w:ins>
      <w:del w:id="92964" w:author="מנוע מכני" w:date="2026-10-11T12:04:40Z">
        <w:r>
          <w:rPr>
            <w:rtl/>
          </w:rPr>
          <w:delText xml:space="preserve">אמאי</w:delText>
        </w:r>
      </w:del>
      <w:r>
        <w:rPr>
          <w:rtl/>
        </w:rPr>
        <w:t xml:space="preserve">? לימא: עמוד וחטא בשביל שתזכה!</w:t>
      </w:r>
    </w:p>
    <w:p w:rsidR="00DA63EC" w:rsidRDefault="00DA63EC" w:rsidP="00DA63EC">
      <w:pPr>
        <w:rPr>
          <w:rtl/>
        </w:rPr>
      </w:pPr>
      <w:r w:rsidRPr="00336727">
        <w:rPr>
          <w:rtl/>
        </w:rPr>
        <w:t xml:space="preserve">עמוד וחטא בחטאת בשביל שתזכה בחטאת </w:t>
      </w:r>
      <w:ins w:id="91343" w:author="מנוע מכני" w:date="2026-10-11T12:04:40Z">
        <w:r>
          <w:rPr>
            <w:rtl/>
          </w:rPr>
          <w:t xml:space="preserve">אומרים</w:t>
        </w:r>
      </w:ins>
      <w:del w:id="91344" w:author="מנוע מכני" w:date="2026-10-11T12:04:40Z">
        <w:r w:rsidRPr="00336727">
          <w:rPr>
            <w:rtl/>
          </w:rPr>
          <w:delText xml:space="preserve">אמרינן</w:delText>
        </w:r>
      </w:del>
      <w:r w:rsidRPr="00336727">
        <w:rPr>
          <w:rtl/>
        </w:rPr>
        <w:t xml:space="preserve">, עמוד וחטא בחטאת בשביל שתזכה בעולה </w:t>
      </w:r>
      <w:r w:rsidRPr="00336727">
        <w:rPr>
          <w:rtl/>
        </w:rPr>
        <w:t xml:space="preserve">לא</w:t>
      </w:r>
      <w:r w:rsidRPr="00336727">
        <w:rPr>
          <w:rtl/>
        </w:rPr>
        <w:t xml:space="preserve"> </w:t>
      </w:r>
      <w:ins w:id="91345" w:author="מנוע מכני" w:date="2026-10-11T12:04:40Z">
        <w:r>
          <w:rPr>
            <w:rtl/>
          </w:rPr>
          <w:t xml:space="preserve">אומרים</w:t>
        </w:r>
      </w:ins>
      <w:del w:id="91346" w:author="מנוע מכני" w:date="2026-10-11T12:04:40Z">
        <w:r w:rsidRPr="00336727">
          <w:rPr>
            <w:rtl/>
          </w:rPr>
          <w:delText xml:space="preserve">אמרינן</w:delText>
        </w:r>
      </w:del>
      <w:r w:rsidRPr="00336727">
        <w:rPr>
          <w:rtl/>
        </w:rPr>
        <w:t xml:space="preserve">.</w:t>
      </w:r>
    </w:p>
    <w:p>
      <w:pPr>
        <w:pStyle w:val="38"/>
        <w:rPr>
          <w:ins w:id="99886" w:author="מנוע מכני" w:date="2026-10-11T12:04:40Z"/>
        </w:rPr>
      </w:pPr>
      <w:r>
        <w:t xml:space="preserve">והך </w:t>
      </w:r>
      <w:r>
        <w:t xml:space="preserve">דתניא</w:t>
      </w:r>
      <w:r>
        <w:t xml:space="preserve">:</w:t>
      </w:r>
    </w:p>
    <w:p w:rsidR="00DA63EC" w:rsidRDefault="00DA63EC" w:rsidP="00DA63EC">
      <w:pPr>
        <w:tabs>
          <w:tab w:val="center" w:pos="2835"/>
        </w:tabs>
        <w:rPr>
          <w:rtl/>
        </w:rPr>
      </w:pPr>
      <w:del w:id="99887" w:author="מנוע מכני" w:date="2026-10-11T12:04:40Z">
        <w:r>
          <w:rPr>
            <w:rtl/>
          </w:rPr>
          <w:delText xml:space="preserve"> </w:delText>
        </w:r>
      </w:del>
      <w:r>
        <w:rPr>
          <w:rtl/>
        </w:rPr>
        <w:t xml:space="preserve">כבשי עצרת ששחטן שלא לשמן, או ששחטן בין לפני זמנן בין לאחר זמנן הדם יזרק והבשר יאכל, ואם היתה שבת </w:t>
      </w:r>
      <w:r>
        <w:rPr>
          <w:rtl/>
        </w:rPr>
        <w:t xml:space="preserve">לא</w:t>
      </w:r>
      <w:r>
        <w:rPr>
          <w:rtl/>
        </w:rPr>
        <w:t xml:space="preserve"> יזרוק, ואם זרק הורצה להקטיר אימורין לערב</w:t>
      </w:r>
      <w:ins w:id="94695" w:author="מנוע מכני" w:date="2026-10-11T12:04:40Z">
        <w:r>
          <w:rPr>
            <w:rtl/>
          </w:rPr>
          <w:t xml:space="preserve">,</w:t>
        </w:r>
      </w:ins>
      <w:del w:id="94696" w:author="מנוע מכני" w:date="2026-10-11T12:04:40Z">
        <w:r>
          <w:rPr>
            <w:rtl/>
          </w:rPr>
          <w:delText xml:space="preserve">;</w:delText>
        </w:r>
      </w:del>
      <w:r>
        <w:rPr>
          <w:rtl/>
        </w:rPr>
        <w:t xml:space="preserve"> </w:t>
      </w:r>
    </w:p>
    <w:p w:rsidR="00DA63EC" w:rsidRPr="00E105BC" w:rsidRDefault="00DA63EC" w:rsidP="00DA63EC">
      <w:pPr>
        <w:pStyle w:val="affffb"/>
        <w:rPr>
          <w:spacing w:val="-6"/>
          <w:rtl/>
        </w:rPr>
      </w:pPr>
      <w:r w:rsidRPr="00E105BC">
        <w:rPr>
          <w:spacing w:val="-6"/>
          <w:rtl/>
        </w:rPr>
        <w:t xml:space="preserve">- עמוד חטא בשבת כדי שתזכה בשבת </w:t>
      </w:r>
      <w:ins w:id="91347" w:author="מנוע מכני" w:date="2026-10-11T12:04:40Z">
        <w:r>
          <w:rPr>
            <w:spacing w:val="-6"/>
            <w:rtl/>
          </w:rPr>
          <w:t xml:space="preserve">אומרים</w:t>
        </w:r>
      </w:ins>
      <w:del w:id="91348" w:author="מנוע מכני" w:date="2026-10-11T12:04:40Z">
        <w:r w:rsidRPr="00E105BC">
          <w:rPr>
            <w:spacing w:val="-6"/>
            <w:rtl/>
          </w:rPr>
          <w:delText xml:space="preserve">אמרינן</w:delText>
        </w:r>
      </w:del>
      <w:r w:rsidRPr="00E105BC">
        <w:rPr>
          <w:spacing w:val="-6"/>
          <w:rtl/>
        </w:rPr>
        <w:t xml:space="preserve">, עמוד חטא בשבת כדי שתזכה בחול </w:t>
      </w:r>
      <w:r w:rsidRPr="00E105BC">
        <w:rPr>
          <w:spacing w:val="-6"/>
          <w:rtl/>
        </w:rPr>
        <w:t xml:space="preserve">לא</w:t>
      </w:r>
      <w:r w:rsidRPr="00E105BC">
        <w:rPr>
          <w:spacing w:val="-6"/>
          <w:rtl/>
        </w:rPr>
        <w:t xml:space="preserve"> </w:t>
      </w:r>
      <w:ins w:id="91349" w:author="מנוע מכני" w:date="2026-10-11T12:04:40Z">
        <w:r>
          <w:rPr>
            <w:spacing w:val="-6"/>
            <w:rtl/>
          </w:rPr>
          <w:t xml:space="preserve">אומרים</w:t>
        </w:r>
      </w:ins>
      <w:del w:id="91350" w:author="מנוע מכני" w:date="2026-10-11T12:04:40Z">
        <w:r w:rsidRPr="00E105BC">
          <w:rPr>
            <w:spacing w:val="-6"/>
            <w:rtl/>
          </w:rPr>
          <w:delText xml:space="preserve">אמרינן</w:delText>
        </w:r>
      </w:del>
      <w:r w:rsidRPr="00E105BC">
        <w:rPr>
          <w:spacing w:val="-6"/>
          <w:rtl/>
        </w:rPr>
        <w:t xml:space="preserve">.</w:t>
      </w:r>
    </w:p>
    <w:p w:rsidR="00DA63EC" w:rsidRDefault="00DA63EC" w:rsidP="00DA63EC">
      <w:pPr>
        <w:tabs>
          <w:tab w:val="center" w:pos="2835"/>
        </w:tabs>
        <w:rPr>
          <w:rtl/>
        </w:rPr>
      </w:pPr>
    </w:p>
    <w:p w:rsidR="00DA63EC" w:rsidRPr="00E105BC" w:rsidRDefault="00DA63EC" w:rsidP="00DA63EC">
      <w:pPr>
        <w:tabs>
          <w:tab w:val="center" w:pos="2835"/>
        </w:tabs>
        <w:rPr>
          <w:spacing w:val="-2"/>
          <w:rtl/>
        </w:rPr>
      </w:pPr>
      <w:r w:rsidRPr="00E105BC">
        <w:rPr>
          <w:spacing w:val="-2"/>
          <w:rtl/>
        </w:rPr>
        <w:t xml:space="preserve">ובתרתי </w:t>
      </w:r>
      <w:ins w:id="92965" w:author="מנוע מכני" w:date="2026-10-11T12:04:40Z">
        <w:r>
          <w:rPr>
            <w:spacing w:val="-2"/>
            <w:rtl/>
          </w:rPr>
          <w:t xml:space="preserve">דברים</w:t>
        </w:r>
      </w:ins>
      <w:del w:id="92966" w:author="מנוע מכני" w:date="2026-10-11T12:04:40Z">
        <w:r w:rsidRPr="00E105BC">
          <w:rPr>
            <w:spacing w:val="-2"/>
            <w:rtl/>
          </w:rPr>
          <w:delText xml:space="preserve">מילי</w:delText>
        </w:r>
      </w:del>
      <w:r w:rsidRPr="00E105BC">
        <w:rPr>
          <w:spacing w:val="-2"/>
          <w:rtl/>
        </w:rPr>
        <w:t xml:space="preserve"> </w:t>
      </w:r>
      <w:r w:rsidRPr="00E105BC">
        <w:rPr>
          <w:spacing w:val="-2"/>
          <w:rtl/>
        </w:rPr>
        <w:t xml:space="preserve">לא</w:t>
      </w:r>
      <w:r w:rsidRPr="00E105BC">
        <w:rPr>
          <w:spacing w:val="-2"/>
          <w:rtl/>
        </w:rPr>
        <w:t xml:space="preserve"> </w:t>
      </w:r>
      <w:r w:rsidRPr="00E105BC">
        <w:rPr>
          <w:spacing w:val="-2"/>
          <w:rtl/>
        </w:rPr>
        <w:t xml:space="preserve">אמר</w:t>
      </w:r>
      <w:r w:rsidRPr="00E105BC">
        <w:rPr>
          <w:spacing w:val="-2"/>
          <w:rtl/>
        </w:rPr>
        <w:t xml:space="preserve">? </w:t>
      </w:r>
      <w:r w:rsidRPr="00E105BC">
        <w:rPr>
          <w:rFonts w:hint="cs"/>
          <w:spacing w:val="-2"/>
          <w:rtl/>
        </w:rPr>
        <w:t>ד</w:t>
      </w:r>
      <w:r w:rsidRPr="00E105BC">
        <w:rPr>
          <w:spacing w:val="-2"/>
          <w:rtl/>
        </w:rPr>
        <w:t xml:space="preserve">תנן</w:t>
      </w:r>
      <w:r w:rsidRPr="00E105BC">
        <w:rPr>
          <w:spacing w:val="-2"/>
          <w:rtl/>
        </w:rPr>
        <w:t xml:space="preserve">: חבית של תרומה שנשברה בגת העליונה ובתחתונה חולין טמאין,</w:t>
      </w:r>
    </w:p>
    <w:p w:rsidR="00DA63EC" w:rsidRDefault="00DA63EC" w:rsidP="00DA63EC">
      <w:pPr>
        <w:tabs>
          <w:tab w:val="center" w:pos="2835"/>
        </w:tabs>
        <w:rPr>
          <w:rtl/>
        </w:rPr>
      </w:pPr>
      <w:r>
        <w:rPr>
          <w:rFonts w:hint="cs"/>
          <w:rtl/>
        </w:rPr>
        <w:t xml:space="preserve">מודה </w:t>
      </w:r>
      <w:r>
        <w:rPr>
          <w:rStyle w:val="2fb"/>
          <w:rFonts w:hint="cs"/>
          <w:rtl/>
        </w:rPr>
        <w:t xml:space="preserve">ר</w:t>
      </w:r>
      <w:r>
        <w:rPr>
          <w:rStyle w:val="2fb"/>
          <w:rtl/>
        </w:rPr>
        <w:t>"</w:t>
      </w:r>
      <w:r>
        <w:rPr>
          <w:rStyle w:val="2fb"/>
          <w:rFonts w:hint="cs"/>
          <w:rtl/>
        </w:rPr>
        <w:t xml:space="preserve">א</w:t>
      </w:r>
      <w:r>
        <w:rPr>
          <w:rFonts w:hint="cs"/>
          <w:rtl/>
        </w:rPr>
        <w:t xml:space="preserve"> </w:t>
      </w:r>
      <w:r>
        <w:rPr>
          <w:rStyle w:val="2fb"/>
          <w:rFonts w:hint="cs"/>
          <w:rtl/>
        </w:rPr>
        <w:t xml:space="preserve">ורי</w:t>
      </w:r>
      <w:r>
        <w:rPr>
          <w:rStyle w:val="2fb"/>
          <w:rtl/>
        </w:rPr>
        <w:t>"</w:t>
      </w:r>
      <w:r>
        <w:rPr>
          <w:rStyle w:val="2fb"/>
          <w:rFonts w:hint="cs"/>
          <w:rtl/>
        </w:rPr>
        <w:t xml:space="preserve">ה</w:t>
      </w:r>
      <w:r>
        <w:rPr>
          <w:rFonts w:hint="cs"/>
          <w:rtl/>
        </w:rPr>
        <w:t xml:space="preserve"> </w:t>
      </w:r>
      <w:r>
        <w:rPr>
          <w:rtl/>
        </w:rPr>
        <w:t xml:space="preserve">שאם יכול להציל ממנה רביעית בטהרה יציל, </w:t>
      </w:r>
    </w:p>
    <w:p w:rsidR="00DA63EC" w:rsidRDefault="00DA63EC" w:rsidP="00DA63EC">
      <w:pPr>
        <w:pStyle w:val="afff3"/>
        <w:framePr w:wrap="around"/>
        <w:rPr>
          <w:rtl/>
        </w:rPr>
      </w:pPr>
      <w:r>
        <w:rPr>
          <w:rFonts w:hint="cs"/>
          <w:rtl/>
        </w:rPr>
        <w:t>מח:</w:t>
      </w:r>
    </w:p>
    <w:p>
      <w:pPr>
        <w:pStyle w:val="38"/>
        <w:rPr>
          <w:ins w:id="99888" w:author="מנוע מכני" w:date="2026-10-11T12:04:40Z"/>
        </w:rPr>
      </w:pPr>
      <w:ins w:id="96173" w:author="מנוע מכני" w:date="2026-10-11T12:04:40Z">
        <w:r>
          <w:t xml:space="preserve">ואם </w:t>
        </w:r>
      </w:ins>
      <w:del w:id="96174" w:author="מנוע מכני" w:date="2026-10-11T12:04:40Z">
        <w:r>
          <w:delText xml:space="preserve">ואי </w:delText>
        </w:r>
      </w:del>
      <w:ins w:id="91351" w:author="מנוע מכני" w:date="2026-10-11T12:04:40Z">
        <w:r>
          <w:t xml:space="preserve">לא</w:t>
        </w:r>
      </w:ins>
      <w:del w:id="91352" w:author="מנוע מכני" w:date="2026-10-11T12:04:40Z">
        <w:r>
          <w:delText xml:space="preserve">לאו</w:delText>
        </w:r>
      </w:del>
      <w:r>
        <w:t xml:space="preserve"> לר</w:t>
      </w:r>
      <w:r>
        <w:t>"</w:t>
      </w:r>
      <w:r>
        <w:t>א</w:t>
      </w:r>
      <w:r>
        <w:t xml:space="preserve">:</w:t>
      </w:r>
    </w:p>
    <w:p w:rsidR="00DA63EC" w:rsidRDefault="00DA63EC" w:rsidP="00DA63EC">
      <w:pPr>
        <w:tabs>
          <w:tab w:val="center" w:pos="2835"/>
        </w:tabs>
        <w:rPr>
          <w:rtl/>
        </w:rPr>
      </w:pPr>
      <w:del w:id="99889" w:author="מנוע מכני" w:date="2026-10-11T12:04:40Z">
        <w:r>
          <w:rPr>
            <w:rtl/>
          </w:rPr>
          <w:delText xml:space="preserve"> </w:delText>
        </w:r>
      </w:del>
      <w:r>
        <w:rPr>
          <w:rtl/>
        </w:rPr>
        <w:t xml:space="preserve">תרד ותטמא ואל יטמאנה ביד, </w:t>
      </w:r>
      <w:r>
        <w:rPr>
          <w:rStyle w:val="2fb"/>
          <w:rtl/>
        </w:rPr>
        <w:t xml:space="preserve">ור' יהושע</w:t>
      </w:r>
      <w:r>
        <w:rPr>
          <w:rtl/>
        </w:rPr>
        <w:t xml:space="preserve"> אומר: אף יטמאנה ביד!</w:t>
      </w:r>
    </w:p>
    <w:p w:rsidR="00DA63EC" w:rsidRDefault="00DA63EC" w:rsidP="00DA63EC">
      <w:pPr>
        <w:pStyle w:val="affffb"/>
        <w:rPr>
          <w:rtl/>
        </w:rPr>
      </w:pPr>
      <w:r>
        <w:rPr>
          <w:rtl/>
        </w:rPr>
        <w:t xml:space="preserve">- שאני </w:t>
      </w:r>
      <w:ins w:id="91353" w:author="מנוע מכני" w:date="2026-10-11T12:04:40Z">
        <w:r>
          <w:rPr>
            <w:rtl/>
          </w:rPr>
          <w:t xml:space="preserve">שם</w:t>
        </w:r>
      </w:ins>
      <w:del w:id="91354" w:author="מנוע מכני" w:date="2026-10-11T12:04:40Z">
        <w:r>
          <w:rPr>
            <w:rtl/>
          </w:rPr>
          <w:delText xml:space="preserve">התם</w:delText>
        </w:r>
      </w:del>
      <w:r>
        <w:rPr>
          <w:rtl/>
        </w:rPr>
        <w:t xml:space="preserve">, דלטומאה אזלא.</w:t>
      </w:r>
    </w:p>
    <w:p>
      <w:pPr>
        <w:pStyle w:val="afffff8"/>
        <w:rPr>
          <w:ins w:id="90453" w:author="קלוד" w:date="2026-10-11T12:32:08Z"/>
        </w:rPr>
      </w:pPr>
      <w:ins w:id="90454" w:author="קלוד" w:date="2026-10-11T12:32:08Z">
        <w:r>
          <w:rPr>
            <w:color w:val="7B3F00"/>
          </w:rPr>
          <w:t xml:space="preserve">כבשי עצרת ששחטן שלא כמצותן - פסולין או כשרין</w:t>
        </w:r>
      </w:ins>
    </w:p>
    <w:p>
      <w:pPr>
        <w:pStyle w:val="38"/>
        <w:rPr>
          <w:ins w:id="99890" w:author="מנוע מכני" w:date="2026-10-11T12:04:40Z"/>
        </w:rPr>
      </w:pPr>
      <w:r w:rsidRPr="00E105BC">
        <w:t>כ</w:t>
      </w:r>
      <w:r w:rsidRPr="00E105BC">
        <w:t xml:space="preserve">שבא </w:t>
      </w:r>
      <w:r w:rsidRPr="00E105BC">
        <w:t xml:space="preserve">רב יצחק תני:</w:t>
      </w:r>
    </w:p>
    <w:p w:rsidR="00DA63EC" w:rsidRPr="00E105BC" w:rsidRDefault="00DA63EC" w:rsidP="00DA63EC">
      <w:pPr>
        <w:tabs>
          <w:tab w:val="center" w:pos="2835"/>
        </w:tabs>
        <w:rPr>
          <w:spacing w:val="-6"/>
          <w:rtl/>
        </w:rPr>
      </w:pPr>
      <w:del w:id="99891" w:author="מנוע מכני" w:date="2026-10-11T12:04:40Z">
        <w:r w:rsidRPr="00E105BC">
          <w:rPr>
            <w:spacing w:val="-6"/>
            <w:rtl/>
          </w:rPr>
          <w:delText xml:space="preserve"> </w:delText>
        </w:r>
      </w:del>
      <w:r w:rsidRPr="00E105BC">
        <w:rPr>
          <w:spacing w:val="-6"/>
          <w:rtl/>
        </w:rPr>
        <w:t xml:space="preserve">כבשי עצרת ששחטן שלא כמצותן - פסולין, ותעובר צורתן ויצאו לבית השריפה.</w:t>
      </w:r>
    </w:p>
    <w:p>
      <w:pPr>
        <w:pStyle w:val="38"/>
        <w:rPr>
          <w:ins w:id="99893" w:author="מנוע מכני" w:date="2026-10-11T12:04:40Z"/>
        </w:rPr>
      </w:pPr>
      <w:del w:id="99892" w:author="מנוע מכני" w:date="2026-10-11T12:04:40Z">
        <w:r w:rsidRPr="00E105BC">
          <w:delText xml:space="preserve">•</w:delText>
        </w:r>
      </w:del>
      <w:r w:rsidRPr="00E105BC">
        <w:t xml:space="preserve"> </w:t>
      </w:r>
      <w:r w:rsidRPr="00E105BC">
        <w:t>א</w:t>
      </w:r>
      <w:r w:rsidRPr="00E105BC">
        <w:t>ר</w:t>
      </w:r>
      <w:r w:rsidRPr="00E105BC">
        <w:t>"</w:t>
      </w:r>
      <w:r w:rsidRPr="00E105BC">
        <w:t>נ</w:t>
      </w:r>
      <w:r w:rsidRPr="00E105BC">
        <w:t xml:space="preserve">:</w:t>
      </w:r>
    </w:p>
    <w:p w:rsidR="00DA63EC" w:rsidRPr="00E105BC" w:rsidRDefault="00DA63EC" w:rsidP="00DA63EC">
      <w:pPr>
        <w:tabs>
          <w:tab w:val="center" w:pos="2835"/>
        </w:tabs>
        <w:rPr>
          <w:spacing w:val="-2"/>
          <w:rtl/>
        </w:rPr>
      </w:pPr>
      <w:del w:id="99894" w:author="מנוע מכני" w:date="2026-10-11T12:04:40Z">
        <w:r w:rsidRPr="00E105BC">
          <w:rPr>
            <w:spacing w:val="-2"/>
            <w:rtl/>
          </w:rPr>
          <w:delText xml:space="preserve"> </w:delText>
        </w:r>
      </w:del>
      <w:r w:rsidRPr="00E105BC">
        <w:rPr>
          <w:spacing w:val="-2"/>
          <w:rtl/>
        </w:rPr>
        <w:t xml:space="preserve">מר דמקיש לחטאת תני פסולין, תנא דבי לוי דגמר שלמי חובה משלמי נדבה תני כשרים, </w:t>
      </w:r>
    </w:p>
    <w:p w:rsidR="00DA63EC" w:rsidRDefault="00DA63EC" w:rsidP="00DA63EC">
      <w:pPr>
        <w:tabs>
          <w:tab w:val="center" w:pos="2835"/>
        </w:tabs>
        <w:rPr>
          <w:rtl/>
        </w:rPr>
      </w:pPr>
      <w:r>
        <w:rPr>
          <w:rtl/>
        </w:rPr>
        <w:t xml:space="preserve">דתני לוי: ושאר שלמי נזיר ששחטן שלא כמצותן -נאכלין ליום ולילה, ואין טעונין </w:t>
      </w:r>
      <w:r>
        <w:rPr>
          <w:rtl/>
        </w:rPr>
        <w:t xml:space="preserve">לא</w:t>
      </w:r>
      <w:r>
        <w:rPr>
          <w:rtl/>
        </w:rPr>
        <w:t xml:space="preserve"> לחם ולא זרוע.</w:t>
      </w:r>
    </w:p>
    <w:p>
      <w:pPr>
        <w:pStyle w:val="38"/>
        <w:rPr>
          <w:ins w:id="99895" w:author="מנוע מכני" w:date="2026-10-11T12:04:40Z"/>
        </w:rPr>
      </w:pPr>
      <w:r>
        <w:lastRenderedPageBreak/>
        <w:t>והך</w:t>
      </w:r>
      <w:r>
        <w:t xml:space="preserve">:</w:t>
      </w:r>
    </w:p>
    <w:p w:rsidR="00DA63EC" w:rsidRDefault="00DA63EC" w:rsidP="00DA63EC">
      <w:pPr>
        <w:tabs>
          <w:tab w:val="center" w:pos="2835"/>
        </w:tabs>
        <w:rPr>
          <w:rtl/>
        </w:rPr>
      </w:pPr>
      <w:del w:id="99896" w:author="מנוע מכני" w:date="2026-10-11T12:04:40Z">
        <w:r>
          <w:rPr>
            <w:rtl/>
          </w:rPr>
          <w:delText xml:space="preserve"> </w:delText>
        </w:r>
      </w:del>
      <w:r>
        <w:rPr>
          <w:rtl/>
        </w:rPr>
        <w:t xml:space="preserve">אשם בן שנה והביא בן שתים, בן שתים והביא בן שנה - פסולין, ותעובר צורתן ויצאו לבית השרפה, אבל עולת נזיר ועולת יולדת ועולת מצורע שהיו בני שתי שנים ושחטן - כשרין</w:t>
      </w:r>
      <w:ins w:id="94697" w:author="מנוע מכני" w:date="2026-10-11T12:04:40Z">
        <w:r>
          <w:rPr>
            <w:rtl/>
          </w:rPr>
          <w:t xml:space="preserve">,</w:t>
        </w:r>
      </w:ins>
      <w:del w:id="94698" w:author="מנוע מכני" w:date="2026-10-11T12:04:40Z">
        <w:r>
          <w:rPr>
            <w:rtl/>
          </w:rPr>
          <w:delText xml:space="preserve">;</w:delText>
        </w:r>
      </w:del>
      <w:r>
        <w:rPr>
          <w:rtl/>
        </w:rPr>
        <w:t xml:space="preserve"> </w:t>
      </w:r>
    </w:p>
    <w:p w:rsidR="00DA63EC" w:rsidRDefault="00DA63EC" w:rsidP="00DA63EC">
      <w:pPr>
        <w:rPr>
          <w:rtl/>
        </w:rPr>
      </w:pPr>
      <w:r w:rsidRPr="00336727">
        <w:rPr>
          <w:rtl/>
        </w:rPr>
        <w:t>כללו של דבר: כל הכשר בעולת נדבה כשר בעולת חובה, וכל הפסול בחטאת פסול באשם, חוץ משלא לשמו!</w:t>
      </w:r>
    </w:p>
    <w:p w:rsidR="00DA63EC" w:rsidRDefault="00DA63EC" w:rsidP="00DA63EC">
      <w:pPr>
        <w:pStyle w:val="affffb"/>
        <w:rPr>
          <w:rtl/>
        </w:rPr>
      </w:pPr>
      <w:r>
        <w:rPr>
          <w:rtl/>
        </w:rPr>
        <w:t xml:space="preserve">- </w:t>
      </w:r>
      <w:ins w:id="92967" w:author="מנוע מכני" w:date="2026-10-11T12:04:40Z">
        <w:r>
          <w:rPr>
            <w:rtl/>
          </w:rPr>
          <w:t xml:space="preserve">זה</w:t>
        </w:r>
      </w:ins>
      <w:del w:id="92968" w:author="מנוע מכני" w:date="2026-10-11T12:04:40Z">
        <w:r>
          <w:rPr>
            <w:rtl/>
          </w:rPr>
          <w:delText xml:space="preserve">האי</w:delText>
        </w:r>
      </w:del>
      <w:r>
        <w:rPr>
          <w:rtl/>
        </w:rPr>
        <w:t xml:space="preserve"> תנא תנא דבי לוי הוא.</w:t>
      </w:r>
    </w:p>
    <w:p w:rsidR="00DA63EC" w:rsidRDefault="00DA63EC" w:rsidP="00DA63EC">
      <w:pPr>
        <w:tabs>
          <w:tab w:val="center" w:pos="2835"/>
        </w:tabs>
        <w:rPr>
          <w:rtl/>
        </w:rPr>
      </w:pPr>
    </w:p>
    <w:p>
      <w:pPr>
        <w:pStyle w:val="38"/>
        <w:rPr>
          <w:ins w:id="99897" w:author="מנוע מכני" w:date="2026-10-11T12:04:40Z"/>
        </w:rPr>
      </w:pPr>
      <w:r>
        <w:t>ת</w:t>
      </w:r>
      <w:r>
        <w:t>"</w:t>
      </w:r>
      <w:r>
        <w:t xml:space="preserve">ש </w:t>
      </w:r>
      <w:r>
        <w:t xml:space="preserve">דתני לוי:</w:t>
      </w:r>
    </w:p>
    <w:p w:rsidR="00DA63EC" w:rsidRDefault="00DA63EC" w:rsidP="00DA63EC">
      <w:pPr>
        <w:tabs>
          <w:tab w:val="center" w:pos="2835"/>
        </w:tabs>
        <w:rPr>
          <w:rtl/>
        </w:rPr>
      </w:pPr>
      <w:del w:id="99898" w:author="מנוע מכני" w:date="2026-10-11T12:04:40Z">
        <w:r>
          <w:rPr>
            <w:rtl/>
          </w:rPr>
          <w:delText xml:space="preserve"> </w:delText>
        </w:r>
      </w:del>
      <w:r>
        <w:rPr>
          <w:rtl/>
        </w:rPr>
        <w:t xml:space="preserve">אשם נזיר ואשם מצורע ששחטן שלא לשמן כשרים, ולא עלו לבעלים לשום חובה</w:t>
      </w:r>
      <w:ins w:id="94699" w:author="מנוע מכני" w:date="2026-10-11T12:04:40Z">
        <w:r>
          <w:rPr>
            <w:rtl/>
          </w:rPr>
          <w:t xml:space="preserve">,</w:t>
        </w:r>
      </w:ins>
      <w:del w:id="94700" w:author="מנוע מכני" w:date="2026-10-11T12:04:40Z">
        <w:r>
          <w:rPr>
            <w:rtl/>
          </w:rPr>
          <w:delText xml:space="preserve">;</w:delText>
        </w:r>
      </w:del>
      <w:r>
        <w:rPr>
          <w:rtl/>
        </w:rPr>
        <w:t xml:space="preserve"> שחטן מחוסר זמן בבעלים, או שהיו בני שתי שנים ושחטן - פסולין</w:t>
      </w:r>
      <w:ins w:id="94701" w:author="מנוע מכני" w:date="2026-10-11T12:04:40Z">
        <w:r>
          <w:rPr>
            <w:rtl/>
          </w:rPr>
          <w:t xml:space="preserve">,</w:t>
        </w:r>
      </w:ins>
      <w:del w:id="9470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ואם </w:t>
      </w:r>
      <w:ins w:id="97423" w:author="מנוע מכני" w:date="2026-10-11T12:04:40Z">
        <w:r>
          <w:rPr>
            <w:rtl/>
          </w:rPr>
          <w:t xml:space="preserve">ישנו</w:t>
        </w:r>
      </w:ins>
      <w:del w:id="97424" w:author="מנוע מכני" w:date="2026-10-11T12:04:40Z">
        <w:r>
          <w:rPr>
            <w:rtl/>
          </w:rPr>
          <w:delText xml:space="preserve">איתא</w:delText>
        </w:r>
      </w:del>
      <w:r>
        <w:rPr>
          <w:rtl/>
        </w:rPr>
        <w:t xml:space="preserve">, ליגמר משלמים!</w:t>
      </w:r>
      <w:r>
        <w:rPr>
          <w:rFonts w:hint="cs"/>
          <w:rtl/>
        </w:rPr>
        <w:t xml:space="preserve"> ואין לדחות דרק שלמים משלמים גמר ואשם משלמים </w:t>
      </w:r>
      <w:r>
        <w:rPr>
          <w:rFonts w:hint="cs"/>
          <w:rtl/>
        </w:rPr>
        <w:t xml:space="preserve">לא</w:t>
      </w:r>
      <w:r>
        <w:rPr>
          <w:rFonts w:hint="cs"/>
          <w:rtl/>
        </w:rPr>
        <w:t xml:space="preserve"> גמר </w:t>
      </w:r>
    </w:p>
    <w:p w:rsidR="00DA63EC" w:rsidRDefault="00DA63EC" w:rsidP="00DA63EC">
      <w:pPr>
        <w:tabs>
          <w:tab w:val="center" w:pos="2835"/>
        </w:tabs>
        <w:rPr>
          <w:rtl/>
        </w:rPr>
      </w:pPr>
      <w:r>
        <w:rPr>
          <w:rFonts w:hint="cs"/>
          <w:rtl/>
        </w:rPr>
        <w:t>דא</w:t>
      </w:r>
      <w:r>
        <w:rPr>
          <w:rtl/>
        </w:rPr>
        <w:t>"</w:t>
      </w:r>
      <w:r>
        <w:rPr>
          <w:rFonts w:hint="cs"/>
          <w:rtl/>
        </w:rPr>
        <w:t xml:space="preserve">כ</w:t>
      </w:r>
      <w:r>
        <w:rPr>
          <w:rFonts w:hint="cs"/>
          <w:rtl/>
        </w:rPr>
        <w:t xml:space="preserve"> </w:t>
      </w:r>
      <w:r>
        <w:rPr>
          <w:rtl/>
        </w:rPr>
        <w:t xml:space="preserve">ליגמר </w:t>
      </w:r>
      <w:ins w:id="91355" w:author="מנוע מכני" w:date="2026-10-11T12:04:40Z">
        <w:r>
          <w:rPr>
            <w:rtl/>
          </w:rPr>
          <w:t xml:space="preserve">גם</w:t>
        </w:r>
      </w:ins>
      <w:del w:id="91356" w:author="מנוע מכני" w:date="2026-10-11T12:04:40Z">
        <w:r>
          <w:rPr>
            <w:rtl/>
          </w:rPr>
          <w:delText xml:space="preserve">נמי</w:delText>
        </w:r>
      </w:del>
      <w:r>
        <w:rPr>
          <w:rtl/>
        </w:rPr>
        <w:t xml:space="preserve"> אשם מאשם, אשם נזיר ואשם מצורע מאשם גזילות ואשם מעילות, או אשם גזילות ואשם מעילות מאשם נזיר ואשם מצורע!</w:t>
      </w:r>
    </w:p>
    <w:p w:rsidR="00DA63EC" w:rsidRDefault="00DA63EC" w:rsidP="00DA63EC">
      <w:pPr>
        <w:tabs>
          <w:tab w:val="center" w:pos="2835"/>
        </w:tabs>
        <w:rPr>
          <w:rtl/>
        </w:rPr>
      </w:pPr>
    </w:p>
    <w:p>
      <w:pPr>
        <w:pStyle w:val="38"/>
        <w:rPr>
          <w:ins w:id="99900" w:author="מנוע מכני" w:date="2026-10-11T12:04:40Z"/>
        </w:rPr>
      </w:pPr>
      <w:del w:id="99899" w:author="מנוע מכני" w:date="2026-10-11T12:04:40Z">
        <w:r w:rsidRPr="00336727">
          <w:delText xml:space="preserve">•</w:delText>
        </w:r>
      </w:del>
      <w:r w:rsidRPr="00336727">
        <w:t xml:space="preserve"> </w:t>
      </w:r>
      <w:r w:rsidRPr="00336727">
        <w:t>ארשבר</w:t>
      </w:r>
      <w:r w:rsidRPr="00336727">
        <w:t>"</w:t>
      </w:r>
      <w:r w:rsidRPr="00336727">
        <w:t>א</w:t>
      </w:r>
      <w:r w:rsidRPr="00336727">
        <w:t xml:space="preserve">:</w:t>
      </w:r>
    </w:p>
    <w:p w:rsidR="00DA63EC" w:rsidRDefault="00DA63EC" w:rsidP="00DA63EC">
      <w:pPr>
        <w:rPr>
          <w:rtl/>
        </w:rPr>
      </w:pPr>
      <w:del w:id="99901" w:author="מנוע מכני" w:date="2026-10-11T12:04:40Z">
        <w:r w:rsidRPr="00336727">
          <w:rPr>
            <w:rtl/>
          </w:rPr>
          <w:delText xml:space="preserve"> </w:delText>
        </w:r>
      </w:del>
      <w:r w:rsidRPr="00336727">
        <w:rPr>
          <w:rtl/>
        </w:rPr>
        <w:t xml:space="preserve">דנין דבר שלא בהכשירו מדבר שלא בהכשירו, ואין דנין דבר שלא בהכשירו מדבר שבהכשירו.</w:t>
      </w:r>
    </w:p>
    <w:p>
      <w:pPr>
        <w:pStyle w:val="38"/>
        <w:rPr>
          <w:ins w:id="99902" w:author="מנוע מכני" w:date="2026-10-11T12:04:40Z"/>
        </w:rPr>
      </w:pPr>
      <w:r>
        <w:t xml:space="preserve">והך</w:t>
      </w:r>
    </w:p>
    <w:p w:rsidR="00DA63EC" w:rsidRDefault="00DA63EC" w:rsidP="00DA63EC">
      <w:pPr>
        <w:tabs>
          <w:tab w:val="center" w:pos="2835"/>
        </w:tabs>
        <w:rPr>
          <w:rtl/>
        </w:rPr>
      </w:pPr>
      <w:ins w:id="94703" w:author="מנוע מכני" w:date="2026-10-11T12:04:40Z">
        <w:del w:id="99903" w:author="מנוע מכני" w:date="2026-10-11T12:04:40Z">
          <w:r>
            <w:rPr>
              <w:rFonts w:hint="cs"/>
              <w:rtl/>
            </w:rPr>
            <w:delText xml:space="preserve"> </w:delText>
          </w:r>
        </w:del>
      </w:ins>
      <w:del w:id="94704" w:author="מנוע מכני" w:date="2026-10-11T12:04:40Z">
        <w:r>
          <w:rPr>
            <w:rFonts w:hint="cs"/>
            <w:rtl/>
          </w:rPr>
          <w:delText xml:space="preserve"> </w:delText>
        </w:r>
        <w:r>
          <w:rPr>
            <w:rtl/>
          </w:rPr>
          <w:delText xml:space="preserve"> </w:delText>
        </w:r>
      </w:del>
      <w:r>
        <w:rPr>
          <w:rFonts w:hint="cs"/>
          <w:rtl/>
        </w:rPr>
        <w:t>ד</w:t>
      </w:r>
      <w:r>
        <w:rPr>
          <w:rtl/>
        </w:rPr>
        <w:t xml:space="preserve">מנין ליוצא שאם עלה </w:t>
      </w:r>
      <w:r>
        <w:rPr>
          <w:rtl/>
        </w:rPr>
        <w:t xml:space="preserve">לא</w:t>
      </w:r>
      <w:r>
        <w:rPr>
          <w:rtl/>
        </w:rPr>
        <w:t xml:space="preserve"> ירד? שהרי יוצא כשר בבמה!</w:t>
      </w:r>
      <w:ins w:id="94705" w:author="מנוע מכני" w:date="2026-10-11T12:04:40Z">
        <w:r>
          <w:rPr>
            <w:rFonts w:hint="cs"/>
            <w:rtl/>
          </w:rPr>
          <w:t xml:space="preserve"> </w:t>
        </w:r>
      </w:ins>
      <w:del w:id="94706" w:author="מנוע מכני" w:date="2026-10-11T12:04:40Z">
        <w:r>
          <w:rPr>
            <w:rFonts w:hint="cs"/>
            <w:rtl/>
          </w:rPr>
          <w:delText xml:space="preserve">  </w:delText>
        </w:r>
      </w:del>
      <w:r>
        <w:rPr>
          <w:rFonts w:hint="cs"/>
          <w:rtl/>
        </w:rPr>
        <w:t xml:space="preserve">- תנא אזאת תורת העולה ריבה סמיך</w:t>
      </w:r>
    </w:p>
    <w:p w:rsidR="00DA63EC" w:rsidRDefault="00DA63EC" w:rsidP="00DA63EC">
      <w:pPr>
        <w:pStyle w:val="afff3"/>
        <w:framePr w:wrap="around"/>
        <w:rPr>
          <w:rtl/>
        </w:rPr>
      </w:pPr>
      <w:r>
        <w:rPr>
          <w:rFonts w:hint="cs"/>
          <w:rtl/>
        </w:rPr>
        <w:t>מט.</w:t>
      </w:r>
    </w:p>
    <w:p w:rsidR="00DA63EC" w:rsidRDefault="00DA63EC" w:rsidP="00DA63EC">
      <w:pPr>
        <w:tabs>
          <w:tab w:val="center" w:pos="2835"/>
        </w:tabs>
        <w:rPr>
          <w:rtl/>
        </w:rPr>
      </w:pPr>
    </w:p>
    <w:p>
      <w:pPr>
        <w:pStyle w:val="afffff8"/>
        <w:rPr>
          <w:ins w:id="90451" w:author="קלוד" w:date="2026-10-11T12:32:08Z"/>
        </w:rPr>
      </w:pPr>
      <w:ins w:id="90452" w:author="קלוד" w:date="2026-10-11T12:32:08Z">
        <w:r>
          <w:rPr>
            <w:color w:val="7B3F00"/>
          </w:rPr>
          <w:t xml:space="preserve">כבשי עצרת ששחטן לשום אילים - האם עלו לבעלים?</w:t>
        </w:r>
      </w:ins>
    </w:p>
    <w:p>
      <w:pPr>
        <w:pStyle w:val="38"/>
        <w:rPr>
          <w:ins w:id="99905" w:author="מנוע מכני" w:date="2026-10-11T12:04:40Z"/>
        </w:rPr>
      </w:pPr>
      <w:del w:id="99904" w:author="מנוע מכני" w:date="2026-10-11T12:04:40Z">
        <w:r w:rsidRPr="00E105BC">
          <w:delText xml:space="preserve">•</w:delText>
        </w:r>
      </w:del>
      <w:r w:rsidRPr="00E105BC">
        <w:t xml:space="preserve"> </w:t>
      </w:r>
      <w:r w:rsidRPr="00E105BC">
        <w:t>תני רבב</w:t>
      </w:r>
      <w:r w:rsidRPr="00E105BC">
        <w:t>"</w:t>
      </w:r>
      <w:r w:rsidRPr="00E105BC">
        <w:t xml:space="preserve">ח לפני </w:t>
      </w:r>
      <w:r w:rsidRPr="00E105BC">
        <w:t xml:space="preserve">רב:</w:t>
      </w:r>
    </w:p>
    <w:p w:rsidR="00DA63EC" w:rsidRPr="00E105BC" w:rsidRDefault="00DA63EC" w:rsidP="00DA63EC">
      <w:pPr>
        <w:tabs>
          <w:tab w:val="center" w:pos="2835"/>
        </w:tabs>
        <w:rPr>
          <w:spacing w:val="-2"/>
          <w:rtl/>
        </w:rPr>
      </w:pPr>
      <w:del w:id="99906" w:author="מנוע מכני" w:date="2026-10-11T12:04:40Z">
        <w:r w:rsidRPr="00E105BC">
          <w:rPr>
            <w:spacing w:val="-2"/>
            <w:rtl/>
          </w:rPr>
          <w:delText xml:space="preserve"> </w:delText>
        </w:r>
      </w:del>
      <w:r w:rsidRPr="00E105BC">
        <w:rPr>
          <w:spacing w:val="-2"/>
          <w:rtl/>
        </w:rPr>
        <w:t xml:space="preserve">כבשי עצרת ששחטן לשום אילים כשרין, </w:t>
      </w:r>
      <w:r w:rsidRPr="00E105BC">
        <w:rPr>
          <w:b/>
          <w:bCs/>
          <w:spacing w:val="-2"/>
          <w:rtl/>
        </w:rPr>
        <w:t xml:space="preserve">ולא עלו </w:t>
      </w:r>
      <w:r w:rsidRPr="00E105BC">
        <w:rPr>
          <w:spacing w:val="-2"/>
          <w:rtl/>
        </w:rPr>
        <w:t xml:space="preserve">לבעלים לשום חובה</w:t>
      </w:r>
      <w:ins w:id="94707" w:author="מנוע מכני" w:date="2026-10-11T12:04:40Z">
        <w:r>
          <w:rPr>
            <w:spacing w:val="-2"/>
            <w:rtl/>
          </w:rPr>
          <w:t xml:space="preserve">,</w:t>
        </w:r>
      </w:ins>
      <w:del w:id="94708" w:author="מנוע מכני" w:date="2026-10-11T12:04:40Z">
        <w:r w:rsidRPr="00E105BC">
          <w:rPr>
            <w:spacing w:val="-2"/>
            <w:rtl/>
          </w:rPr>
          <w:delText xml:space="preserve">;</w:delText>
        </w:r>
      </w:del>
      <w:r w:rsidRPr="00E105BC">
        <w:rPr>
          <w:spacing w:val="-2"/>
          <w:rtl/>
        </w:rPr>
        <w:t xml:space="preserve"> </w:t>
      </w:r>
    </w:p>
    <w:p>
      <w:pPr>
        <w:pStyle w:val="38"/>
        <w:rPr>
          <w:ins w:id="99907" w:author="מנוע מכני" w:date="2026-10-11T12:04:40Z"/>
        </w:rPr>
      </w:pPr>
      <w:ins w:id="90013" w:author="מנוע מכני" w:date="2026-10-11T12:04:40Z">
        <w:r>
          <w:t xml:space="preserve">א"ל</w:t>
        </w:r>
      </w:ins>
      <w:del w:id="90014" w:author="מנוע מכני" w:date="2026-10-11T12:04:40Z">
        <w:r>
          <w:delText xml:space="preserve">א'ל</w:delText>
        </w:r>
      </w:del>
      <w:r>
        <w:t xml:space="preserve"> </w:t>
      </w:r>
      <w:r>
        <w:t xml:space="preserve">רב:</w:t>
      </w:r>
    </w:p>
    <w:p w:rsidR="00DA63EC" w:rsidRDefault="00DA63EC" w:rsidP="00DA63EC">
      <w:pPr>
        <w:tabs>
          <w:tab w:val="center" w:pos="2835"/>
        </w:tabs>
        <w:rPr>
          <w:rtl/>
        </w:rPr>
      </w:pPr>
      <w:del w:id="99908" w:author="מנוע מכני" w:date="2026-10-11T12:04:40Z">
        <w:r>
          <w:rPr>
            <w:rtl/>
          </w:rPr>
          <w:delText xml:space="preserve"> </w:delText>
        </w:r>
      </w:del>
      <w:r w:rsidRPr="00C33DDC">
        <w:rPr>
          <w:b/>
          <w:bCs/>
          <w:rtl/>
        </w:rPr>
        <w:t>עלו ועלו</w:t>
      </w:r>
      <w:r>
        <w:rPr>
          <w:rtl/>
        </w:rPr>
        <w:t>.</w:t>
      </w:r>
    </w:p>
    <w:p>
      <w:pPr>
        <w:pStyle w:val="38"/>
        <w:rPr>
          <w:ins w:id="99909" w:author="מנוע מכני" w:date="2026-10-11T12:04:40Z"/>
        </w:rPr>
      </w:pPr>
      <w:r>
        <w:t>א</w:t>
      </w:r>
      <w:r>
        <w:t>ר</w:t>
      </w:r>
      <w:r>
        <w:t>"</w:t>
      </w:r>
      <w:r>
        <w:t>ח</w:t>
      </w:r>
      <w:r>
        <w:t xml:space="preserve">:</w:t>
      </w:r>
    </w:p>
    <w:p w:rsidR="00DA63EC" w:rsidRDefault="00DA63EC" w:rsidP="00DA63EC">
      <w:pPr>
        <w:tabs>
          <w:tab w:val="center" w:pos="2835"/>
        </w:tabs>
        <w:rPr>
          <w:rtl/>
        </w:rPr>
      </w:pPr>
      <w:del w:id="99910" w:author="מנוע מכני" w:date="2026-10-11T12:04:40Z">
        <w:r>
          <w:rPr>
            <w:rtl/>
          </w:rPr>
          <w:delText xml:space="preserve"> </w:delText>
        </w:r>
      </w:del>
      <w:ins w:id="97425" w:author="מנוע מכני" w:date="2026-10-11T12:04:40Z">
        <w:r>
          <w:rPr>
            <w:rtl/>
          </w:rPr>
          <w:t xml:space="preserve">מסתבר</w:t>
        </w:r>
      </w:ins>
      <w:del w:id="97426" w:author="מנוע מכני" w:date="2026-10-11T12:04:40Z">
        <w:r>
          <w:rPr>
            <w:rtl/>
          </w:rPr>
          <w:delText xml:space="preserve">מסתברא</w:delText>
        </w:r>
      </w:del>
      <w:r>
        <w:rPr>
          <w:rtl/>
        </w:rPr>
        <w:t xml:space="preserve"> מילתיה </w:t>
      </w:r>
      <w:r>
        <w:rPr>
          <w:rStyle w:val="2fb"/>
          <w:rtl/>
        </w:rPr>
        <w:t xml:space="preserve">דרב</w:t>
      </w:r>
      <w:r>
        <w:rPr>
          <w:rtl/>
        </w:rPr>
        <w:t xml:space="preserve"> בכסבור אילים ושחטן לשום כבשים, שהרי כבשים לשום </w:t>
      </w:r>
      <w:r w:rsidRPr="00E105BC">
        <w:rPr>
          <w:spacing w:val="-2"/>
          <w:rtl/>
        </w:rPr>
        <w:t xml:space="preserve">כבשים נשחטו, אבל כסבור אילים ושחטן לשום אילים </w:t>
      </w:r>
      <w:r w:rsidRPr="00E105BC">
        <w:rPr>
          <w:spacing w:val="-2"/>
          <w:rtl/>
        </w:rPr>
        <w:t xml:space="preserve">לא</w:t>
      </w:r>
      <w:r w:rsidRPr="00E105BC">
        <w:rPr>
          <w:spacing w:val="-2"/>
          <w:rtl/>
        </w:rPr>
        <w:t xml:space="preserve">, עקירה בטעות הויא עקירה</w:t>
      </w:r>
      <w:ins w:id="94709" w:author="מנוע מכני" w:date="2026-10-11T12:04:40Z">
        <w:r>
          <w:rPr>
            <w:spacing w:val="-2"/>
            <w:rtl/>
          </w:rPr>
          <w:t xml:space="preserve">,</w:t>
        </w:r>
      </w:ins>
      <w:del w:id="94710" w:author="מנוע מכני" w:date="2026-10-11T12:04:40Z">
        <w:r w:rsidRPr="00E105BC">
          <w:rPr>
            <w:spacing w:val="-2"/>
            <w:rtl/>
          </w:rPr>
          <w:delText xml:space="preserve">;</w:delText>
        </w:r>
      </w:del>
      <w:r w:rsidRPr="00E105BC">
        <w:rPr>
          <w:spacing w:val="-2"/>
          <w:rtl/>
        </w:rPr>
        <w:t xml:space="preserve"> </w:t>
      </w:r>
    </w:p>
    <w:p>
      <w:pPr>
        <w:pStyle w:val="38"/>
        <w:rPr>
          <w:ins w:id="99911" w:author="מנוע מכני" w:date="2026-10-11T12:04:40Z"/>
        </w:rPr>
      </w:pPr>
      <w:r w:rsidRPr="00C33DDC">
        <w:t xml:space="preserve">ורבה</w:t>
      </w:r>
      <w:del w:id="102533" w:author="מנוע מכני" w:date="2026-10-11T12:04:40Z">
        <w:r w:rsidRPr="00C33DDC">
          <w:delText xml:space="preserve"> אמר</w:delText>
        </w:r>
      </w:del>
      <w:r>
        <w:t xml:space="preserve">:</w:t>
      </w:r>
    </w:p>
    <w:p w:rsidR="00DA63EC" w:rsidRDefault="00DA63EC" w:rsidP="00DA63EC">
      <w:pPr>
        <w:tabs>
          <w:tab w:val="center" w:pos="2835"/>
        </w:tabs>
        <w:rPr>
          <w:rtl/>
        </w:rPr>
      </w:pPr>
      <w:del w:id="99912" w:author="מנוע מכני" w:date="2026-10-11T12:04:40Z">
        <w:r>
          <w:rPr>
            <w:rtl/>
          </w:rPr>
          <w:delText xml:space="preserve"> </w:delText>
        </w:r>
      </w:del>
      <w:r>
        <w:rPr>
          <w:rtl/>
        </w:rPr>
        <w:t xml:space="preserve">עקירה בטעות </w:t>
      </w:r>
      <w:r>
        <w:rPr>
          <w:rtl/>
        </w:rPr>
        <w:t xml:space="preserve">לא</w:t>
      </w:r>
      <w:r>
        <w:rPr>
          <w:rtl/>
        </w:rPr>
        <w:t xml:space="preserve"> הויא עקירה.</w:t>
      </w:r>
    </w:p>
    <w:p>
      <w:pPr>
        <w:pStyle w:val="38"/>
        <w:rPr>
          <w:ins w:id="99913" w:author="מנוע מכני" w:date="2026-10-11T12:04:40Z"/>
        </w:rPr>
      </w:pPr>
      <w:r>
        <w:t xml:space="preserve">רבא </w:t>
      </w:r>
      <w:ins w:id="90151" w:author="Claude - סמנטי" w:date="2026-10-11T12:27:00Z">
        <w:r>
          <w:t xml:space="preserve">ומקשים</w:t>
        </w:r>
      </w:ins>
      <w:del w:id="90152" w:author="Claude - סמנטי" w:date="2026-10-11T12:27:00Z">
        <w:r>
          <w:delText xml:space="preserve">ומותבינן</w:delText>
        </w:r>
      </w:del>
      <w:r>
        <w:t xml:space="preserve"> אשמעתין:</w:t>
      </w:r>
    </w:p>
    <w:p w:rsidR="00DA63EC" w:rsidRDefault="00DA63EC" w:rsidP="00DA63EC">
      <w:pPr>
        <w:tabs>
          <w:tab w:val="center" w:pos="2835"/>
        </w:tabs>
        <w:rPr>
          <w:rtl/>
        </w:rPr>
      </w:pPr>
      <w:del w:id="99914" w:author="מנוע מכני" w:date="2026-10-11T12:04:40Z">
        <w:r>
          <w:rPr>
            <w:rtl/>
          </w:rPr>
          <w:delText xml:space="preserve"> </w:delText>
        </w:r>
      </w:del>
      <w:r>
        <w:rPr>
          <w:rtl/>
        </w:rPr>
        <w:t xml:space="preserve">הכהנים שפיגלו במקדש, מזידין - חייבין, הא שוגגין - פטורין, </w:t>
      </w:r>
    </w:p>
    <w:p w:rsidR="00DA63EC" w:rsidRDefault="00DA63EC" w:rsidP="00DA63EC">
      <w:pPr>
        <w:tabs>
          <w:tab w:val="center" w:pos="2835"/>
        </w:tabs>
        <w:rPr>
          <w:rtl/>
        </w:rPr>
      </w:pPr>
      <w:r>
        <w:rPr>
          <w:rtl/>
        </w:rPr>
        <w:t xml:space="preserve">ותני עלה: פיגולן פיגול</w:t>
      </w:r>
      <w:ins w:id="94711" w:author="מנוע מכני" w:date="2026-10-11T12:04:40Z">
        <w:r>
          <w:rPr>
            <w:rtl/>
          </w:rPr>
          <w:t xml:space="preserve">,</w:t>
        </w:r>
      </w:ins>
      <w:del w:id="94712"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1357" w:author="מנוע מכני" w:date="2026-10-11T12:04:40Z">
        <w:r>
          <w:rPr>
            <w:rFonts w:hint="cs"/>
            <w:rtl/>
          </w:rPr>
          <w:t xml:space="preserve">לא</w:t>
        </w:r>
      </w:ins>
      <w:del w:id="91358" w:author="מנוע מכני" w:date="2026-10-11T12:04:40Z">
        <w:r>
          <w:rPr>
            <w:rFonts w:hint="cs"/>
            <w:rtl/>
          </w:rPr>
          <w:delText xml:space="preserve">לאו</w:delText>
        </w:r>
      </w:del>
      <w:r>
        <w:rPr>
          <w:rFonts w:hint="cs"/>
          <w:rtl/>
        </w:rPr>
        <w:t xml:space="preserve"> דידעדחטאת היא ומחשב לשום שלמים </w:t>
      </w:r>
      <w:ins w:id="92969" w:author="מנוע מכני" w:date="2026-10-11T12:04:40Z">
        <w:r>
          <w:rPr>
            <w:rFonts w:hint="cs"/>
            <w:rtl/>
          </w:rPr>
          <w:t xml:space="preserve">דזה</w:t>
        </w:r>
      </w:ins>
      <w:del w:id="92970" w:author="מנוע מכני" w:date="2026-10-11T12:04:40Z">
        <w:r>
          <w:rPr>
            <w:rFonts w:hint="cs"/>
            <w:rtl/>
          </w:rPr>
          <w:delText xml:space="preserve">דהאי</w:delText>
        </w:r>
      </w:del>
      <w:r>
        <w:rPr>
          <w:rFonts w:hint="cs"/>
          <w:rtl/>
        </w:rPr>
        <w:t xml:space="preserve"> מזידים הוא </w:t>
      </w:r>
    </w:p>
    <w:p w:rsidR="00DA63EC" w:rsidRPr="00E105BC" w:rsidRDefault="00DA63EC" w:rsidP="00DA63EC">
      <w:pPr>
        <w:tabs>
          <w:tab w:val="center" w:pos="2835"/>
        </w:tabs>
        <w:rPr>
          <w:spacing w:val="-6"/>
          <w:rtl/>
        </w:rPr>
      </w:pPr>
      <w:ins w:id="91359" w:author="מנוע מכני" w:date="2026-10-11T12:04:40Z">
        <w:r>
          <w:rPr>
            <w:rFonts w:hint="cs"/>
            <w:spacing w:val="-6"/>
            <w:rtl/>
          </w:rPr>
          <w:t xml:space="preserve">ולא</w:t>
        </w:r>
      </w:ins>
      <w:del w:id="91360" w:author="מנוע מכני" w:date="2026-10-11T12:04:40Z">
        <w:r w:rsidRPr="00E105BC">
          <w:rPr>
            <w:rFonts w:hint="cs"/>
            <w:spacing w:val="-6"/>
            <w:rtl/>
          </w:rPr>
          <w:delText xml:space="preserve">ולאו</w:delText>
        </w:r>
      </w:del>
      <w:r w:rsidRPr="00E105BC">
        <w:rPr>
          <w:rFonts w:hint="cs"/>
          <w:spacing w:val="-6"/>
          <w:rtl/>
        </w:rPr>
        <w:t xml:space="preserve"> ד</w:t>
      </w:r>
      <w:r w:rsidRPr="00E105BC">
        <w:rPr>
          <w:spacing w:val="-6"/>
          <w:rtl/>
        </w:rPr>
        <w:t xml:space="preserve">סבור שלמים ומחשב לשום שלמים, וקתני: פיגולן פיגול, </w:t>
      </w:r>
      <w:ins w:id="95627" w:author="מנוע מכני" w:date="2026-10-11T12:04:40Z">
        <w:r>
          <w:rPr>
            <w:spacing w:val="-6"/>
            <w:rtl/>
          </w:rPr>
          <w:t xml:space="preserve">ומשמע ש</w:t>
        </w:r>
      </w:ins>
      <w:del w:id="95628" w:author="מנוע מכני" w:date="2026-10-11T12:04:40Z">
        <w:r w:rsidRPr="00E105BC">
          <w:rPr>
            <w:spacing w:val="-6"/>
            <w:rtl/>
          </w:rPr>
          <w:delText xml:space="preserve">אלמא </w:delText>
        </w:r>
      </w:del>
      <w:r w:rsidRPr="00E105BC">
        <w:rPr>
          <w:spacing w:val="-6"/>
          <w:rtl/>
        </w:rPr>
        <w:t xml:space="preserve">עקירה בטעות הויא עקירה!</w:t>
      </w:r>
    </w:p>
    <w:p>
      <w:pPr>
        <w:pStyle w:val="38"/>
        <w:rPr>
          <w:ins w:id="99915" w:author="מנוע מכני" w:date="2026-10-11T12:04:40Z"/>
        </w:rPr>
      </w:pPr>
      <w:r>
        <w:t xml:space="preserve">אלא</w:t>
      </w:r>
    </w:p>
    <w:p w:rsidR="00DA63EC" w:rsidRDefault="00DA63EC" w:rsidP="00DA63EC">
      <w:pPr>
        <w:tabs>
          <w:tab w:val="center" w:pos="2835"/>
        </w:tabs>
        <w:rPr>
          <w:rtl/>
        </w:rPr>
      </w:pPr>
      <w:del w:id="99916" w:author="מנוע מכני" w:date="2026-10-11T12:04:40Z">
        <w:r>
          <w:rPr>
            <w:rFonts w:hint="cs"/>
            <w:rtl/>
          </w:rPr>
          <w:delText xml:space="preserve"> </w:delText>
        </w:r>
      </w:del>
      <w:r>
        <w:rPr>
          <w:rFonts w:hint="cs"/>
          <w:rtl/>
        </w:rPr>
        <w:t xml:space="preserve">דידע </w:t>
      </w:r>
      <w:r>
        <w:rPr>
          <w:rtl/>
        </w:rPr>
        <w:t>דחטאת היא ומחשב בה לשום שלמים, ובאומר מותר.</w:t>
      </w:r>
    </w:p>
    <w:p w:rsidR="00DA63EC" w:rsidRDefault="00DA63EC" w:rsidP="00DA63EC">
      <w:pPr>
        <w:tabs>
          <w:tab w:val="center" w:pos="2835"/>
        </w:tabs>
        <w:rPr>
          <w:rtl/>
        </w:rPr>
      </w:pPr>
    </w:p>
    <w:p>
      <w:pPr>
        <w:pStyle w:val="38"/>
        <w:rPr>
          <w:ins w:id="99918" w:author="מנוע מכני" w:date="2026-10-11T12:04:40Z"/>
        </w:rPr>
      </w:pPr>
      <w:del w:id="99917" w:author="מנוע מכני" w:date="2026-10-11T12:04:40Z">
        <w:r w:rsidRPr="00265E5E">
          <w:delText xml:space="preserve">•</w:delText>
        </w:r>
      </w:del>
      <w:r w:rsidRPr="00265E5E">
        <w:t xml:space="preserve"> </w:t>
      </w:r>
      <w:r>
        <w:t>מתיב ר"</w:t>
      </w:r>
      <w:r>
        <w:t>ז</w:t>
      </w:r>
      <w:r>
        <w:t xml:space="preserve"> ר' שמעון</w:t>
      </w:r>
      <w:del w:id="102534" w:author="מנוע מכני" w:date="2026-10-11T12:04:40Z">
        <w:r>
          <w:delText xml:space="preserve"> אומר</w:delText>
        </w:r>
      </w:del>
      <w:r>
        <w:t xml:space="preserve">:</w:t>
      </w:r>
    </w:p>
    <w:p w:rsidR="00DA63EC" w:rsidRDefault="00DA63EC" w:rsidP="00DA63EC">
      <w:pPr>
        <w:tabs>
          <w:tab w:val="center" w:pos="2835"/>
        </w:tabs>
        <w:rPr>
          <w:rtl/>
        </w:rPr>
      </w:pPr>
      <w:del w:id="99919" w:author="מנוע מכני" w:date="2026-10-11T12:04:40Z">
        <w:r>
          <w:rPr>
            <w:rtl/>
          </w:rPr>
          <w:delText xml:space="preserve"> </w:delText>
        </w:r>
      </w:del>
      <w:r>
        <w:rPr>
          <w:rtl/>
        </w:rPr>
        <w:t xml:space="preserve">כל מנחות שנקמצו שלא לשמן - כשרות, ועלו לבעלים לשום חובה, שאין המנחות דומות לזבחים, שהקומץ מחבת לשום מרחשת - מעשיה מוכיחין </w:t>
      </w:r>
      <w:ins w:id="92971" w:author="מנוע מכני" w:date="2026-10-11T12:04:40Z">
        <w:r>
          <w:rPr>
            <w:rtl/>
          </w:rPr>
          <w:t xml:space="preserve">עליו</w:t>
        </w:r>
      </w:ins>
      <w:del w:id="92972" w:author="מנוע מכני" w:date="2026-10-11T12:04:40Z">
        <w:r>
          <w:rPr>
            <w:rtl/>
          </w:rPr>
          <w:delText xml:space="preserve">עליה</w:delText>
        </w:r>
      </w:del>
      <w:r>
        <w:rPr>
          <w:rtl/>
        </w:rPr>
        <w:t xml:space="preserve"> שהיא מחבת, חרבה לשום בלולה - מעשיה מוכיחין </w:t>
      </w:r>
      <w:ins w:id="92973" w:author="מנוע מכני" w:date="2026-10-11T12:04:40Z">
        <w:r>
          <w:rPr>
            <w:rtl/>
          </w:rPr>
          <w:t xml:space="preserve">עליו</w:t>
        </w:r>
      </w:ins>
      <w:del w:id="92974" w:author="מנוע מכני" w:date="2026-10-11T12:04:40Z">
        <w:r>
          <w:rPr>
            <w:rtl/>
          </w:rPr>
          <w:delText xml:space="preserve">עליה</w:delText>
        </w:r>
      </w:del>
      <w:r>
        <w:rPr>
          <w:rtl/>
        </w:rPr>
        <w:t xml:space="preserve"> שהיא חרבה</w:t>
      </w:r>
      <w:ins w:id="94713" w:author="מנוע מכני" w:date="2026-10-11T12:04:40Z">
        <w:r>
          <w:rPr>
            <w:rtl/>
          </w:rPr>
          <w:t xml:space="preserve">,</w:t>
        </w:r>
      </w:ins>
      <w:del w:id="9471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אבל בזבחים אינו כן, שחיטה אחת לכולן, קבלה אחת לכולן, זריקה אחת לכולן</w:t>
      </w:r>
      <w:ins w:id="94715" w:author="מנוע מכני" w:date="2026-10-11T12:04:40Z">
        <w:r>
          <w:rPr>
            <w:rtl/>
          </w:rPr>
          <w:t xml:space="preserve">,</w:t>
        </w:r>
      </w:ins>
      <w:del w:id="94716"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1361" w:author="מנוע מכני" w:date="2026-10-11T12:04:40Z">
        <w:r>
          <w:rPr>
            <w:rFonts w:hint="cs"/>
            <w:rtl/>
          </w:rPr>
          <w:t xml:space="preserve">לא</w:t>
        </w:r>
      </w:ins>
      <w:del w:id="91362" w:author="מנוע מכני" w:date="2026-10-11T12:04:40Z">
        <w:r>
          <w:rPr>
            <w:rFonts w:hint="cs"/>
            <w:rtl/>
          </w:rPr>
          <w:delText xml:space="preserve">לאו</w:delText>
        </w:r>
      </w:del>
      <w:r>
        <w:rPr>
          <w:rFonts w:hint="cs"/>
          <w:rtl/>
        </w:rPr>
        <w:t xml:space="preserve"> </w:t>
      </w:r>
      <w:r>
        <w:rPr>
          <w:rtl/>
        </w:rPr>
        <w:t xml:space="preserve">דידע דמחבת היא וקמיץ </w:t>
      </w:r>
      <w:r>
        <w:rPr>
          <w:rFonts w:hint="cs"/>
          <w:rtl/>
        </w:rPr>
        <w:t>ל</w:t>
      </w:r>
      <w:r>
        <w:rPr>
          <w:rtl/>
        </w:rPr>
        <w:t xml:space="preserve">שום מרחשת, </w:t>
      </w:r>
      <w:r>
        <w:rPr>
          <w:rFonts w:hint="cs"/>
          <w:rtl/>
        </w:rPr>
        <w:t xml:space="preserve">דמה יהני מעשיה מוכיחים הא מעיקר לה </w:t>
      </w:r>
    </w:p>
    <w:p>
      <w:pPr>
        <w:pStyle w:val="38"/>
        <w:rPr>
          <w:ins w:id="99920" w:author="מנוע מכני" w:date="2026-10-11T12:04:40Z"/>
        </w:rPr>
      </w:pPr>
      <w:r>
        <w:t xml:space="preserve">אלא</w:t>
      </w:r>
    </w:p>
    <w:p w:rsidR="00DA63EC" w:rsidRDefault="00DA63EC" w:rsidP="00DA63EC">
      <w:pPr>
        <w:tabs>
          <w:tab w:val="center" w:pos="2835"/>
        </w:tabs>
        <w:rPr>
          <w:rtl/>
        </w:rPr>
      </w:pPr>
      <w:del w:id="99921" w:author="מנוע מכני" w:date="2026-10-11T12:04:40Z">
        <w:r>
          <w:rPr>
            <w:rtl/>
          </w:rPr>
          <w:delText xml:space="preserve"> </w:delText>
        </w:r>
      </w:del>
      <w:r>
        <w:rPr>
          <w:rtl/>
        </w:rPr>
        <w:t xml:space="preserve">דכסבור מרחשת וקמיץ לשום מרחשת וטעה, </w:t>
      </w:r>
      <w:ins w:id="91363" w:author="מנוע מכני" w:date="2026-10-11T12:04:40Z">
        <w:r>
          <w:rPr>
            <w:rtl/>
          </w:rPr>
          <w:t xml:space="preserve">דכאן</w:t>
        </w:r>
      </w:ins>
      <w:del w:id="91364" w:author="מנוע מכני" w:date="2026-10-11T12:04:40Z">
        <w:r>
          <w:rPr>
            <w:rtl/>
          </w:rPr>
          <w:delText xml:space="preserve">דהכא</w:delText>
        </w:r>
      </w:del>
      <w:r>
        <w:rPr>
          <w:rtl/>
        </w:rPr>
        <w:t xml:space="preserve"> הוא דמעשיה מוכיחין </w:t>
      </w:r>
      <w:ins w:id="92977" w:author="מנוע מכני" w:date="2026-10-11T12:04:40Z">
        <w:r>
          <w:rPr>
            <w:rtl/>
          </w:rPr>
          <w:t xml:space="preserve">עליו</w:t>
        </w:r>
      </w:ins>
      <w:del w:id="92978" w:author="מנוע מכני" w:date="2026-10-11T12:04:40Z">
        <w:r>
          <w:rPr>
            <w:rtl/>
          </w:rPr>
          <w:delText xml:space="preserve">עליה</w:delText>
        </w:r>
      </w:del>
      <w:r>
        <w:rPr>
          <w:rtl/>
        </w:rPr>
        <w:t xml:space="preserve">, הא </w:t>
      </w:r>
      <w:ins w:id="92975" w:author="מנוע מכני" w:date="2026-10-11T12:04:40Z">
        <w:r>
          <w:rPr>
            <w:rtl/>
          </w:rPr>
          <w:t xml:space="preserve">סתם</w:t>
        </w:r>
      </w:ins>
      <w:del w:id="92976" w:author="מנוע מכני" w:date="2026-10-11T12:04:40Z">
        <w:r>
          <w:rPr>
            <w:rtl/>
          </w:rPr>
          <w:delText xml:space="preserve">בעלמא</w:delText>
        </w:r>
      </w:del>
      <w:r>
        <w:rPr>
          <w:rtl/>
        </w:rPr>
        <w:t xml:space="preserve"> עקירה בטעות הויא עקירה!</w:t>
      </w:r>
    </w:p>
    <w:p>
      <w:pPr>
        <w:pStyle w:val="38"/>
        <w:rPr>
          <w:ins w:id="99922" w:author="מנוע מכני" w:date="2026-10-11T12:04:40Z"/>
        </w:rPr>
      </w:pPr>
      <w:r>
        <w:t>א</w:t>
      </w:r>
      <w:r>
        <w:t>"</w:t>
      </w:r>
      <w:r>
        <w:t>ל</w:t>
      </w:r>
      <w:r>
        <w:t xml:space="preserve"> אביי:</w:t>
      </w:r>
    </w:p>
    <w:p w:rsidR="00DA63EC" w:rsidRDefault="00DA63EC" w:rsidP="00DA63EC">
      <w:pPr>
        <w:tabs>
          <w:tab w:val="center" w:pos="2835"/>
        </w:tabs>
        <w:rPr>
          <w:rtl/>
        </w:rPr>
      </w:pPr>
      <w:del w:id="99923" w:author="מנוע מכני" w:date="2026-10-11T12:04:40Z">
        <w:r>
          <w:rPr>
            <w:rtl/>
          </w:rPr>
          <w:delText xml:space="preserve"> </w:delText>
        </w:r>
      </w:del>
      <w:r>
        <w:rPr>
          <w:rtl/>
        </w:rPr>
        <w:t xml:space="preserve">לעולם דידע דמחבת היא </w:t>
      </w:r>
      <w:r>
        <w:rPr>
          <w:rFonts w:hint="cs"/>
          <w:rtl/>
        </w:rPr>
        <w:t>ו</w:t>
      </w:r>
      <w:r>
        <w:rPr>
          <w:rtl/>
        </w:rPr>
        <w:t>קמיץ לשום מרחשת, ו</w:t>
      </w:r>
      <w:r>
        <w:rPr>
          <w:rFonts w:hint="cs"/>
          <w:rtl/>
        </w:rPr>
        <w:t xml:space="preserve">הך דמעשיה מוכיחים </w:t>
      </w:r>
    </w:p>
    <w:p w:rsidR="00DA63EC" w:rsidRPr="00E105BC" w:rsidRDefault="00DA63EC" w:rsidP="00DA63EC">
      <w:pPr>
        <w:tabs>
          <w:tab w:val="center" w:pos="2835"/>
        </w:tabs>
        <w:rPr>
          <w:spacing w:val="-2"/>
          <w:rtl/>
        </w:rPr>
      </w:pPr>
      <w:r w:rsidRPr="00E105BC">
        <w:rPr>
          <w:spacing w:val="-2"/>
          <w:rtl/>
        </w:rPr>
        <w:tab/>
      </w:r>
      <w:del w:id="90129" w:author="מנוע מכני" w:date="2026-10-11T12:04:40Z">
        <w:r w:rsidRPr="00E105BC">
          <w:rPr>
            <w:rFonts w:hint="cs"/>
            <w:spacing w:val="-2"/>
            <w:rtl/>
          </w:rPr>
          <w:delText xml:space="preserve">    </w:delText>
        </w:r>
      </w:del>
      <w:r w:rsidRPr="00E105BC">
        <w:rPr>
          <w:rStyle w:val="2fb"/>
          <w:spacing w:val="-2"/>
          <w:rtl/>
        </w:rPr>
        <w:t xml:space="preserve">רבא</w:t>
      </w:r>
      <w:r w:rsidRPr="00E105BC">
        <w:rPr>
          <w:spacing w:val="-2"/>
          <w:rtl/>
        </w:rPr>
        <w:t xml:space="preserve"> </w:t>
      </w:r>
      <w:ins w:id="91365" w:author="מנוע מכני" w:date="2026-10-11T12:04:40Z">
        <w:r>
          <w:rPr>
            <w:spacing w:val="-2"/>
            <w:rtl/>
          </w:rPr>
          <w:t xml:space="preserve">לשיטתו</w:t>
        </w:r>
      </w:ins>
      <w:del w:id="91366" w:author="מנוע מכני" w:date="2026-10-11T12:04:40Z">
        <w:r w:rsidRPr="00E105BC">
          <w:rPr>
            <w:spacing w:val="-2"/>
            <w:rtl/>
          </w:rPr>
          <w:delText xml:space="preserve">לטעמיה</w:delText>
        </w:r>
      </w:del>
      <w:r w:rsidRPr="00E105BC">
        <w:rPr>
          <w:spacing w:val="-2"/>
          <w:rtl/>
        </w:rPr>
        <w:t xml:space="preserve">, דמחשבה דלא מינכרא פסל </w:t>
      </w:r>
      <w:ins w:id="92979" w:author="מנוע מכני" w:date="2026-10-11T12:04:40Z">
        <w:r>
          <w:rPr>
            <w:spacing w:val="-2"/>
            <w:rtl/>
          </w:rPr>
          <w:t xml:space="preserve">התורה</w:t>
        </w:r>
      </w:ins>
      <w:del w:id="92980" w:author="מנוע מכני" w:date="2026-10-11T12:04:40Z">
        <w:r w:rsidRPr="00E105BC">
          <w:rPr>
            <w:spacing w:val="-2"/>
            <w:rtl/>
          </w:rPr>
          <w:delText xml:space="preserve">רחמנא</w:delText>
        </w:r>
      </w:del>
      <w:r w:rsidRPr="00E105BC">
        <w:rPr>
          <w:spacing w:val="-2"/>
          <w:rtl/>
        </w:rPr>
        <w:t xml:space="preserve">, מחשבה דמינכרא </w:t>
      </w:r>
      <w:r w:rsidRPr="00E105BC">
        <w:rPr>
          <w:spacing w:val="-2"/>
          <w:rtl/>
        </w:rPr>
        <w:t xml:space="preserve">לא</w:t>
      </w:r>
      <w:r w:rsidRPr="00E105BC">
        <w:rPr>
          <w:spacing w:val="-2"/>
          <w:rtl/>
        </w:rPr>
        <w:t xml:space="preserve"> פסל </w:t>
      </w:r>
      <w:ins w:id="92981" w:author="מנוע מכני" w:date="2026-10-11T12:04:40Z">
        <w:r>
          <w:rPr>
            <w:spacing w:val="-2"/>
            <w:rtl/>
          </w:rPr>
          <w:t xml:space="preserve">התורה</w:t>
        </w:r>
      </w:ins>
      <w:del w:id="92982" w:author="מנוע מכני" w:date="2026-10-11T12:04:40Z">
        <w:r w:rsidRPr="00E105BC">
          <w:rPr>
            <w:spacing w:val="-2"/>
            <w:rtl/>
          </w:rPr>
          <w:delText xml:space="preserve">רחמנא</w:delText>
        </w:r>
      </w:del>
      <w:r w:rsidRPr="00E105BC">
        <w:rPr>
          <w:spacing w:val="-2"/>
          <w:rtl/>
        </w:rPr>
        <w:t xml:space="preserve">.</w:t>
      </w:r>
    </w:p>
    <w:p w:rsidR="00DA63EC" w:rsidRDefault="00DA63EC" w:rsidP="00DA63EC">
      <w:pPr>
        <w:pStyle w:val="affffd"/>
        <w:rPr>
          <w:rtl/>
        </w:rPr>
      </w:pPr>
      <w:r>
        <w:rPr>
          <w:rtl/>
        </w:rPr>
        <w:t>׹</w:t>
      </w:r>
    </w:p>
    <w:p>
      <w:pPr>
        <w:pStyle w:val="MishnaBatzad"/>
        <w:rPr>
          <w:ins w:id="20368" w:author="קלוד" w:date="2026-10-11T09:07:26Z"/>
        </w:rPr>
      </w:pPr>
      <w:ins w:id="20367" w:author="קלוד" w:date="2026-10-11T09:07:26Z">
        <w:r>
          <w:t xml:space="preserve">משנה ד</w:t>
        </w:r>
      </w:ins>
    </w:p>
    <w:p w:rsidR="00DA63EC" w:rsidRPr="000A334C" w:rsidRDefault="00DA63EC" w:rsidP="003B6D22">
      <w:pPr>
        <w:pStyle w:val="afff9"/>
        <w:rPr>
          <w:del w:id="20176" w:author="קלוד" w:date="2026-10-11T09:07:26Z"/>
          <w:rtl/>
        </w:rPr>
      </w:pPr>
      <w:del w:id="20175" w:author="קלוד" w:date="2026-10-11T09:07:26Z">
        <w:r w:rsidRPr="000A334C">
          <w:rPr>
            <w:rtl/>
          </w:rPr>
          <w:delText xml:space="preserve">מתני'.</w:delText>
        </w:r>
      </w:del>
    </w:p>
    <w:p w:rsidR="00DA63EC" w:rsidRPr="000A334C" w:rsidRDefault="00DA63EC" w:rsidP="003B6D22">
      <w:pPr>
        <w:pStyle w:val="afff9"/>
        <w:spacing w:before="120"/>
        <w:rPr>
          <w:rtl/>
        </w:rPr>
        <w:pPrChange w:id="90026" w:author="קלוד" w:date="2026-10-11T12:09:42Z">
          <w:pPr>
            <w:pStyle w:val="afff9"/>
          </w:pPr>
        </w:pPrChange>
      </w:pPr>
      <w:r w:rsidRPr="000A334C">
        <w:rPr>
          <w:rtl/>
        </w:rPr>
        <w:t>התמידין אין מעכבין את המוספין, ולא המוספין מעכבין את התמידין, ולא המוספין מעכבין זה את זה.</w:t>
      </w:r>
    </w:p>
    <w:p w:rsidR="00DA63EC" w:rsidRPr="000A334C" w:rsidRDefault="00DA63EC" w:rsidP="003B6D22">
      <w:pPr>
        <w:pStyle w:val="afff9"/>
        <w:rPr>
          <w:rtl/>
        </w:rPr>
      </w:pPr>
      <w:r w:rsidRPr="000A334C">
        <w:rPr>
          <w:rtl/>
        </w:rPr>
        <w:t xml:space="preserve">לא הקריבו כבש בבוקר יקריבו בין הערבים; </w:t>
      </w:r>
    </w:p>
    <w:p w:rsidR="00DA63EC" w:rsidRPr="000A334C" w:rsidRDefault="00DA63EC" w:rsidP="003B6D22">
      <w:pPr>
        <w:pStyle w:val="afff9"/>
        <w:rPr>
          <w:rtl/>
        </w:rPr>
      </w:pPr>
      <w:r>
        <w:rPr>
          <w:rtl/>
        </w:rPr>
        <w:t xml:space="preserve">אמר </w:t>
      </w:r>
      <w:r>
        <w:rPr>
          <w:rStyle w:val="TanaimMishna"/>
          <w:rtl/>
          <w:rPrChange w:id="103683" w:author="Claude" w:date="2026-10-11T09:07:48Z">
            <w:rPr>
              <w:rtl/>
            </w:rPr>
          </w:rPrChange>
        </w:rPr>
        <w:t xml:space="preserve">ר' שמעון</w:t>
      </w:r>
      <w:r>
        <w:rPr>
          <w:rStyle w:val="TanaimMishna"/>
          <w:rtl/>
          <w:rPrChange w:id="103684" w:author="Claude" w:date="2026-10-11T09:07:48Z">
            <w:rPr>
              <w:rtl/>
            </w:rPr>
          </w:rPrChange>
        </w:rPr>
        <w:t xml:space="preserve">:</w:t>
      </w:r>
      <w:r>
        <w:rPr>
          <w:rtl/>
        </w:rPr>
        <w:t xml:space="preserve"> אימתי? בזמן שהיו אנוסין או שוגגין, אבל אם היו מזידין ולא הקריבו כבש בבוקר - לא יקריבו בין הערבים.</w:t>
      </w:r>
    </w:p>
    <w:p w:rsidR="00DA63EC" w:rsidRPr="000A334C" w:rsidRDefault="00DA63EC" w:rsidP="003B6D22">
      <w:pPr>
        <w:pStyle w:val="afff9"/>
        <w:rPr>
          <w:rtl/>
        </w:rPr>
      </w:pPr>
      <w:r w:rsidRPr="000A334C">
        <w:rPr>
          <w:rtl/>
        </w:rPr>
        <w:t>לא הקטירו קטורת בבוקר יקטירו בין הערבים.</w:t>
      </w:r>
    </w:p>
    <w:p w:rsidR="00DA63EC" w:rsidRPr="000A334C" w:rsidRDefault="00DA63EC" w:rsidP="003B6D22">
      <w:pPr>
        <w:pStyle w:val="afff9"/>
        <w:rPr>
          <w:rtl/>
        </w:rPr>
      </w:pPr>
      <w:r>
        <w:rPr>
          <w:rtl/>
        </w:rPr>
        <w:t xml:space="preserve">אמר </w:t>
      </w:r>
      <w:r>
        <w:rPr>
          <w:rStyle w:val="TanaimMishna"/>
          <w:rtl/>
          <w:rPrChange w:id="103685" w:author="Claude" w:date="2026-10-11T09:07:48Z">
            <w:rPr>
              <w:rtl/>
            </w:rPr>
          </w:rPrChange>
        </w:rPr>
        <w:t xml:space="preserve">ר"ש</w:t>
      </w:r>
      <w:r>
        <w:rPr>
          <w:rStyle w:val="TanaimMishna"/>
          <w:rtl/>
          <w:rPrChange w:id="103686" w:author="Claude" w:date="2026-10-11T09:07:48Z">
            <w:rPr>
              <w:rtl/>
            </w:rPr>
          </w:rPrChange>
        </w:rPr>
        <w:t xml:space="preserve">:</w:t>
      </w:r>
      <w:r>
        <w:rPr>
          <w:rtl/>
        </w:rPr>
        <w:t xml:space="preserve"> וכולה היתה קריבה בין הערבים, </w:t>
      </w:r>
    </w:p>
    <w:p w:rsidR="00DA63EC" w:rsidRPr="000A334C" w:rsidRDefault="00DA63EC" w:rsidP="003B6D22">
      <w:pPr>
        <w:pStyle w:val="afff9"/>
        <w:rPr>
          <w:rtl/>
        </w:rPr>
      </w:pPr>
      <w:r w:rsidRPr="000A334C">
        <w:rPr>
          <w:rtl/>
        </w:rPr>
        <w:tab/>
        <w:t xml:space="preserve">שאין מחנכין את מזבח הזהב אלא בקטורת הסמים, </w:t>
      </w:r>
    </w:p>
    <w:p w:rsidR="00DA63EC" w:rsidRPr="000A334C" w:rsidRDefault="00DA63EC" w:rsidP="003B6D22">
      <w:pPr>
        <w:pStyle w:val="afff9"/>
        <w:rPr>
          <w:rtl/>
        </w:rPr>
      </w:pPr>
      <w:r w:rsidRPr="000A334C">
        <w:rPr>
          <w:rtl/>
        </w:rPr>
        <w:tab/>
      </w:r>
      <w:r w:rsidRPr="000A334C">
        <w:rPr>
          <w:rtl/>
        </w:rPr>
        <w:tab/>
      </w:r>
      <w:r w:rsidRPr="000A334C">
        <w:rPr>
          <w:rtl/>
        </w:rPr>
        <w:tab/>
        <w:t xml:space="preserve">ולא מזבח העולה אלא בתמיד של שחר, </w:t>
      </w:r>
    </w:p>
    <w:p w:rsidR="00DA63EC" w:rsidRPr="000A334C" w:rsidRDefault="00DA63EC" w:rsidP="003B6D22">
      <w:pPr>
        <w:pStyle w:val="afff9"/>
        <w:rPr>
          <w:rtl/>
        </w:rPr>
      </w:pPr>
      <w:r w:rsidRPr="000A334C">
        <w:rPr>
          <w:rtl/>
        </w:rPr>
        <w:tab/>
      </w:r>
      <w:r w:rsidRPr="000A334C">
        <w:rPr>
          <w:rtl/>
        </w:rPr>
        <w:tab/>
      </w:r>
      <w:r w:rsidRPr="000A334C">
        <w:rPr>
          <w:rtl/>
        </w:rPr>
        <w:tab/>
        <w:t xml:space="preserve">ולא את השולחן אלא בלחם הפנים בשבת, </w:t>
      </w:r>
    </w:p>
    <w:p w:rsidR="00DA63EC" w:rsidRPr="000A334C" w:rsidRDefault="00DA63EC" w:rsidP="003B6D22">
      <w:pPr>
        <w:pStyle w:val="afff9"/>
        <w:rPr>
          <w:rtl/>
        </w:rPr>
      </w:pPr>
      <w:r w:rsidRPr="000A334C">
        <w:rPr>
          <w:rtl/>
        </w:rPr>
        <w:tab/>
      </w:r>
      <w:r w:rsidRPr="000A334C">
        <w:rPr>
          <w:rtl/>
        </w:rPr>
        <w:tab/>
      </w:r>
      <w:r w:rsidRPr="000A334C">
        <w:rPr>
          <w:rtl/>
        </w:rPr>
        <w:tab/>
        <w:t>ולא את המנורה אלא בשבעה נרותיה בין הערבים.</w:t>
      </w:r>
    </w:p>
    <w:p w:rsidR="00DA63EC" w:rsidRDefault="00DA63EC" w:rsidP="00DA63EC">
      <w:pPr>
        <w:pStyle w:val="affffd"/>
        <w:rPr>
          <w:rtl/>
        </w:rPr>
      </w:pPr>
      <w:r>
        <w:rPr>
          <w:rtl/>
        </w:rPr>
        <w:t>׹</w:t>
      </w:r>
    </w:p>
    <w:p>
      <w:pPr>
        <w:pStyle w:val="afffff8"/>
        <w:rPr>
          <w:ins w:id="90449" w:author="קלוד" w:date="2026-10-11T12:32:08Z"/>
        </w:rPr>
      </w:pPr>
      <w:ins w:id="90450" w:author="קלוד" w:date="2026-10-11T12:32:08Z">
        <w:r>
          <w:rPr>
            <w:color w:val="7B3F00"/>
          </w:rPr>
          <w:t xml:space="preserve">האם תמידין קודמים למוספין כשאין לציבור אלא אחד מהם?</w:t>
        </w:r>
      </w:ins>
    </w:p>
    <w:p>
      <w:pPr>
        <w:pStyle w:val="38"/>
        <w:rPr>
          <w:ins w:id="99924" w:author="מנוע מכני" w:date="2026-10-11T12:04:40Z"/>
        </w:rPr>
      </w:pPr>
      <w:r w:rsidRPr="00D33419">
        <w:t>בעא רחב</w:t>
      </w:r>
      <w:r>
        <w:t>"</w:t>
      </w:r>
      <w:r w:rsidRPr="00D33419">
        <w:t>א מר</w:t>
      </w:r>
      <w:r>
        <w:t>"</w:t>
      </w:r>
      <w:r w:rsidRPr="00D33419">
        <w:t>ח</w:t>
      </w:r>
      <w:r w:rsidRPr="00D33419">
        <w:t>:</w:t>
      </w:r>
    </w:p>
    <w:p w:rsidR="00DA63EC" w:rsidRDefault="00DA63EC" w:rsidP="00DA63EC">
      <w:pPr>
        <w:tabs>
          <w:tab w:val="center" w:pos="2835"/>
        </w:tabs>
        <w:rPr>
          <w:rtl/>
        </w:rPr>
      </w:pPr>
      <w:del w:id="99925" w:author="מנוע מכני" w:date="2026-10-11T12:04:40Z">
        <w:r>
          <w:rPr>
            <w:rtl/>
          </w:rPr>
          <w:delText xml:space="preserve"> </w:delText>
        </w:r>
      </w:del>
      <w:r>
        <w:rPr>
          <w:rtl/>
        </w:rPr>
        <w:t xml:space="preserve">ציבור שאין להן תמידין ומוספין, </w:t>
      </w:r>
      <w:ins w:id="96175" w:author="מנוע מכני" w:date="2026-10-11T12:04:40Z">
        <w:r>
          <w:rPr>
            <w:rtl/>
          </w:rPr>
          <w:t xml:space="preserve">אם </w:t>
        </w:r>
      </w:ins>
      <w:del w:id="96176" w:author="מנוע מכני" w:date="2026-10-11T12:04:40Z">
        <w:r>
          <w:rPr>
            <w:rtl/>
          </w:rPr>
          <w:delText xml:space="preserve">אי </w:delText>
        </w:r>
      </w:del>
      <w:r>
        <w:rPr>
          <w:rtl/>
        </w:rPr>
        <w:t xml:space="preserve">זה מהן קודם? </w:t>
      </w:r>
    </w:p>
    <w:p w:rsidR="00DA63EC" w:rsidRDefault="00DA63EC" w:rsidP="00DA63EC">
      <w:pPr>
        <w:tabs>
          <w:tab w:val="center" w:pos="2835"/>
        </w:tabs>
      </w:pPr>
      <w:ins w:id="91367" w:author="מנוע מכני" w:date="2026-10-11T12:04:40Z">
        <w:r>
          <w:rPr>
            <w:rFonts w:hint="cs"/>
            <w:rtl/>
          </w:rPr>
          <w:t xml:space="preserve">לא</w:t>
        </w:r>
      </w:ins>
      <w:del w:id="91368" w:author="מנוע מכני" w:date="2026-10-11T12:04:40Z">
        <w:r>
          <w:rPr>
            <w:rFonts w:hint="cs"/>
            <w:rtl/>
          </w:rPr>
          <w:delText xml:space="preserve">לאו</w:delText>
        </w:r>
      </w:del>
      <w:r>
        <w:rPr>
          <w:rFonts w:hint="cs"/>
          <w:rtl/>
        </w:rPr>
        <w:t xml:space="preserve"> תמידין ומוספין דאותו היום תמידין עדיף דהו</w:t>
      </w:r>
      <w:r>
        <w:rPr>
          <w:rtl/>
        </w:rPr>
        <w:t>"</w:t>
      </w:r>
      <w:r>
        <w:rPr>
          <w:rFonts w:hint="cs"/>
          <w:rtl/>
        </w:rPr>
        <w:t xml:space="preserve">ל תדיר ומקודש </w:t>
      </w:r>
    </w:p>
    <w:p>
      <w:pPr>
        <w:pStyle w:val="38"/>
        <w:rPr>
          <w:ins w:id="99926" w:author="מנוע מכני" w:date="2026-10-11T12:04:40Z"/>
        </w:rPr>
      </w:pPr>
      <w:r w:rsidRPr="00E105BC">
        <w:t xml:space="preserve">אלא</w:t>
      </w:r>
    </w:p>
    <w:p w:rsidR="00DA63EC" w:rsidRPr="00E105BC" w:rsidRDefault="00DA63EC" w:rsidP="00DA63EC">
      <w:pPr>
        <w:tabs>
          <w:tab w:val="center" w:pos="2835"/>
        </w:tabs>
        <w:rPr>
          <w:spacing w:val="-2"/>
          <w:rtl/>
        </w:rPr>
      </w:pPr>
      <w:del w:id="99927" w:author="מנוע מכני" w:date="2026-10-11T12:04:40Z">
        <w:r w:rsidRPr="00E105BC">
          <w:rPr>
            <w:rFonts w:hint="cs"/>
            <w:spacing w:val="-2"/>
            <w:rtl/>
          </w:rPr>
          <w:delText xml:space="preserve"> </w:delText>
        </w:r>
      </w:del>
      <w:r w:rsidRPr="00E105BC">
        <w:rPr>
          <w:spacing w:val="-2"/>
          <w:rtl/>
        </w:rPr>
        <w:t xml:space="preserve">תמידין דלמחר ומוספין דהאידנא, </w:t>
      </w:r>
      <w:r w:rsidRPr="00E105BC">
        <w:rPr>
          <w:rFonts w:hint="cs"/>
          <w:spacing w:val="-2"/>
          <w:rtl/>
        </w:rPr>
        <w:t>ד</w:t>
      </w:r>
      <w:r w:rsidRPr="00E105BC">
        <w:rPr>
          <w:spacing w:val="-2"/>
          <w:rtl/>
        </w:rPr>
        <w:t xml:space="preserve">תמידין עדיפי שכן תדי</w:t>
      </w:r>
      <w:ins w:id="90049" w:author="מנוע מכני" w:date="2026-10-11T12:04:40Z">
        <w:r>
          <w:rPr>
            <w:spacing w:val="-2"/>
            <w:rtl/>
          </w:rPr>
          <w:t xml:space="preserve">ר, </w:t>
        </w:r>
        <w:r>
          <w:rPr>
            <w:spacing w:val="-2"/>
            <w:rtl/>
          </w:rPr>
          <w:t xml:space="preserve">א</w:t>
        </w:r>
      </w:ins>
      <w:del w:id="90050" w:author="מנוע מכני" w:date="2026-10-11T12:04:40Z">
        <w:r w:rsidRPr="00E105BC">
          <w:rPr>
            <w:spacing w:val="-2"/>
            <w:rtl/>
          </w:rPr>
          <w:delText xml:space="preserve">ר,</w:delText>
        </w:r>
        <w:r w:rsidRPr="00E105BC">
          <w:rPr>
            <w:b/>
            <w:bCs/>
            <w:spacing w:val="-2"/>
            <w:rtl/>
          </w:rPr>
          <w:delText xml:space="preserve">א</w:delText>
        </w:r>
      </w:del>
      <w:r w:rsidRPr="00E105BC">
        <w:rPr>
          <w:b/>
          <w:bCs/>
          <w:spacing w:val="-2"/>
          <w:rtl/>
        </w:rPr>
        <w:t xml:space="preserve">ו"ד</w:t>
      </w:r>
      <w:r w:rsidRPr="00E105BC">
        <w:rPr>
          <w:spacing w:val="-2"/>
          <w:rtl/>
        </w:rPr>
        <w:t xml:space="preserve"> מוספין עדיפי דמקודש? </w:t>
      </w:r>
    </w:p>
    <w:p>
      <w:pPr>
        <w:pStyle w:val="38"/>
        <w:rPr>
          <w:ins w:id="99928" w:author="מנוע מכני" w:date="2026-10-11T12:04:40Z"/>
        </w:rPr>
      </w:pPr>
      <w:r>
        <w:t>א</w:t>
      </w:r>
      <w:r>
        <w:t>"</w:t>
      </w:r>
      <w:r>
        <w:t xml:space="preserve">ל</w:t>
      </w:r>
      <w:ins w:id="94719" w:author="מנוע מכני" w:date="2026-10-11T12:04:40Z">
        <w:r>
          <w:t xml:space="preserve"> </w:t>
        </w:r>
      </w:ins>
      <w:del w:id="94720" w:author="מנוע מכני" w:date="2026-10-11T12:04:40Z">
        <w:r>
          <w:delText xml:space="preserve"> </w:delText>
        </w:r>
        <w:r>
          <w:delText xml:space="preserve"> </w:delText>
        </w:r>
      </w:del>
      <w:r>
        <w:t xml:space="preserve">תניתוה:</w:t>
      </w:r>
    </w:p>
    <w:p w:rsidR="00DA63EC" w:rsidRDefault="00DA63EC" w:rsidP="00DA63EC">
      <w:pPr>
        <w:tabs>
          <w:tab w:val="center" w:pos="2835"/>
        </w:tabs>
        <w:rPr>
          <w:rtl/>
        </w:rPr>
      </w:pPr>
      <w:del w:id="99929" w:author="מנוע מכני" w:date="2026-10-11T12:04:40Z">
        <w:r>
          <w:rPr>
            <w:rtl/>
          </w:rPr>
          <w:delText xml:space="preserve"> </w:delText>
        </w:r>
      </w:del>
      <w:r>
        <w:rPr>
          <w:rtl/>
        </w:rPr>
        <w:t xml:space="preserve">התמידין אין מעכבין את המוספין, ולא המוספין את התמידין, </w:t>
      </w:r>
      <w:r>
        <w:rPr>
          <w:rFonts w:hint="cs"/>
          <w:rtl/>
        </w:rPr>
        <w:t xml:space="preserve">ולא </w:t>
      </w:r>
      <w:r>
        <w:rPr>
          <w:rtl/>
        </w:rPr>
        <w:t xml:space="preserve">זה את זה</w:t>
      </w:r>
      <w:ins w:id="94717" w:author="מנוע מכני" w:date="2026-10-11T12:04:40Z">
        <w:r>
          <w:rPr>
            <w:rtl/>
          </w:rPr>
          <w:t xml:space="preserve">,</w:t>
        </w:r>
      </w:ins>
      <w:del w:id="9471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b/>
          <w:bCs/>
          <w:rtl/>
        </w:rPr>
        <w:t>ה</w:t>
      </w:r>
      <w:r>
        <w:rPr>
          <w:b/>
          <w:bCs/>
          <w:rtl/>
        </w:rPr>
        <w:t>"</w:t>
      </w:r>
      <w:r>
        <w:rPr>
          <w:rFonts w:hint="cs"/>
          <w:b/>
          <w:bCs/>
          <w:rtl/>
        </w:rPr>
        <w:t xml:space="preserve">ד </w:t>
      </w:r>
      <w:ins w:id="96177" w:author="מנוע מכני" w:date="2026-10-11T12:04:40Z">
        <w:r>
          <w:rPr>
            <w:rFonts w:hint="cs"/>
            <w:b/>
            <w:bCs/>
            <w:rtl/>
          </w:rPr>
          <w:t xml:space="preserve">אם </w:t>
        </w:r>
      </w:ins>
      <w:del w:id="96178" w:author="מנוע מכני" w:date="2026-10-11T12:04:40Z">
        <w:r>
          <w:rPr>
            <w:rFonts w:hint="cs"/>
            <w:b/>
            <w:bCs/>
            <w:rtl/>
          </w:rPr>
          <w:delText xml:space="preserve">אי </w:delText>
        </w:r>
      </w:del>
      <w:ins w:id="92987" w:author="מנוע מכני" w:date="2026-10-11T12:04:40Z">
        <w:r>
          <w:rPr>
            <w:rFonts w:hint="cs"/>
            <w:b/>
            <w:bCs/>
            <w:rtl/>
          </w:rPr>
          <w:t xml:space="preserve">דיש</w:t>
        </w:r>
      </w:ins>
      <w:del w:id="92988" w:author="מנוע מכני" w:date="2026-10-11T12:04:40Z">
        <w:r>
          <w:rPr>
            <w:rFonts w:hint="cs"/>
            <w:b/>
            <w:bCs/>
            <w:rtl/>
          </w:rPr>
          <w:delText xml:space="preserve">דאית</w:delText>
        </w:r>
      </w:del>
      <w:r>
        <w:rPr>
          <w:rFonts w:hint="cs"/>
          <w:b/>
          <w:bCs/>
          <w:rtl/>
        </w:rPr>
        <w:t xml:space="preserve"> </w:t>
      </w:r>
      <w:ins w:id="92985" w:author="מנוע מכני" w:date="2026-10-11T12:04:40Z">
        <w:r>
          <w:rPr>
            <w:rFonts w:hint="cs"/>
            <w:rtl/>
          </w:rPr>
          <w:t xml:space="preserve">לו</w:t>
        </w:r>
      </w:ins>
      <w:del w:id="92986" w:author="מנוע מכני" w:date="2026-10-11T12:04:40Z">
        <w:r w:rsidRPr="00BA7AD2">
          <w:rPr>
            <w:rFonts w:hint="cs"/>
            <w:rtl/>
          </w:rPr>
          <w:delText xml:space="preserve">ליה</w:delText>
        </w:r>
      </w:del>
      <w:r>
        <w:rPr>
          <w:rFonts w:hint="cs"/>
          <w:rtl/>
        </w:rPr>
        <w:t xml:space="preserve"> </w:t>
      </w:r>
      <w:r>
        <w:rPr>
          <w:rtl/>
        </w:rPr>
        <w:t xml:space="preserve">ולקדם, והתניא: מנין שלא יהא דבר קודם לתמיד של שחר? </w:t>
      </w:r>
      <w:r>
        <w:rPr>
          <w:rtl/>
        </w:rPr>
        <w:t xml:space="preserve">ת"ל</w:t>
      </w:r>
      <w:r>
        <w:rPr>
          <w:rtl/>
        </w:rPr>
        <w:t xml:space="preserve">:</w:t>
      </w:r>
      <w:r w:rsidRPr="00A563E0">
        <w:rPr>
          <w:rStyle w:val="afffff0"/>
          <w:rtl/>
        </w:rPr>
        <w:t xml:space="preserve"> </w:t>
      </w:r>
      <w:r w:rsidRPr="00A563E0">
        <w:rPr>
          <w:rStyle w:val="afffff0"/>
          <w:rFonts w:hint="cs"/>
          <w:rtl/>
        </w:rPr>
        <w:t>'</w:t>
      </w:r>
      <w:r w:rsidRPr="00A563E0">
        <w:rPr>
          <w:rStyle w:val="afffff0"/>
          <w:rtl/>
        </w:rPr>
        <w:t xml:space="preserve">וערך </w:t>
      </w:r>
      <w:ins w:id="92983" w:author="מנוע מכני" w:date="2026-10-11T12:04:40Z">
        <w:r>
          <w:rPr>
            <w:rStyle w:val="afffff0"/>
            <w:rtl/>
          </w:rPr>
          <w:t xml:space="preserve">עליו</w:t>
        </w:r>
      </w:ins>
      <w:del w:id="92984" w:author="מנוע מכני" w:date="2026-10-11T12:04:40Z">
        <w:r w:rsidRPr="00A563E0">
          <w:rPr>
            <w:rStyle w:val="afffff0"/>
            <w:rtl/>
          </w:rPr>
          <w:delText xml:space="preserve">עליה</w:delText>
        </w:r>
      </w:del>
      <w:r w:rsidRPr="00A563E0">
        <w:rPr>
          <w:rStyle w:val="afffff0"/>
          <w:rtl/>
        </w:rPr>
        <w:t xml:space="preserve"> העולה</w:t>
      </w:r>
      <w:r w:rsidRPr="00A563E0">
        <w:rPr>
          <w:rStyle w:val="afffff0"/>
          <w:rFonts w:hint="cs"/>
          <w:rtl/>
        </w:rPr>
        <w:t>'</w:t>
      </w:r>
      <w:r w:rsidRPr="00A563E0">
        <w:rPr>
          <w:rStyle w:val="afffff0"/>
          <w:rtl/>
        </w:rPr>
        <w:t>,</w:t>
      </w:r>
      <w:r>
        <w:rPr>
          <w:rtl/>
        </w:rPr>
        <w:t xml:space="preserve"> עולה ראשונה!</w:t>
      </w:r>
    </w:p>
    <w:p w:rsidR="00DA63EC" w:rsidRDefault="00DA63EC" w:rsidP="00DA63EC">
      <w:pPr>
        <w:pStyle w:val="afff3"/>
        <w:framePr w:wrap="around"/>
        <w:rPr>
          <w:rtl/>
        </w:rPr>
      </w:pPr>
      <w:r>
        <w:rPr>
          <w:rFonts w:hint="cs"/>
          <w:rtl/>
        </w:rPr>
        <w:t>מט:</w:t>
      </w:r>
    </w:p>
    <w:p>
      <w:pPr>
        <w:pStyle w:val="38"/>
        <w:rPr>
          <w:ins w:id="99930" w:author="מנוע מכני" w:date="2026-10-11T12:04:40Z"/>
        </w:rPr>
      </w:pPr>
      <w:r>
        <w:t xml:space="preserve">אלא</w:t>
      </w:r>
    </w:p>
    <w:p w:rsidR="00DA63EC" w:rsidRDefault="00DA63EC" w:rsidP="00DA63EC">
      <w:pPr>
        <w:tabs>
          <w:tab w:val="center" w:pos="2835"/>
        </w:tabs>
        <w:rPr>
          <w:rtl/>
        </w:rPr>
      </w:pPr>
      <w:del w:id="99931" w:author="מנוע מכני" w:date="2026-10-11T12:04:40Z">
        <w:r>
          <w:rPr>
            <w:rtl/>
          </w:rPr>
          <w:delText xml:space="preserve"> </w:delText>
        </w:r>
      </w:del>
      <w:r>
        <w:rPr>
          <w:rtl/>
        </w:rPr>
        <w:t xml:space="preserve">פשיטא </w:t>
      </w:r>
      <w:ins w:id="92993" w:author="מנוע מכני" w:date="2026-10-11T12:04:40Z">
        <w:r>
          <w:rPr>
            <w:rtl/>
          </w:rPr>
          <w:t xml:space="preserve">דאין</w:t>
        </w:r>
      </w:ins>
      <w:del w:id="92994" w:author="מנוע מכני" w:date="2026-10-11T12:04:40Z">
        <w:r>
          <w:rPr>
            <w:rtl/>
          </w:rPr>
          <w:delText xml:space="preserve">דלית</w:delText>
        </w:r>
      </w:del>
      <w:r>
        <w:rPr>
          <w:rtl/>
        </w:rPr>
        <w:t xml:space="preserve"> </w:t>
      </w:r>
      <w:ins w:id="92991" w:author="מנוע מכני" w:date="2026-10-11T12:04:40Z">
        <w:r>
          <w:rPr>
            <w:rtl/>
          </w:rPr>
          <w:t xml:space="preserve">לו</w:t>
        </w:r>
      </w:ins>
      <w:del w:id="92992" w:author="מנוע מכני" w:date="2026-10-11T12:04:40Z">
        <w:r>
          <w:rPr>
            <w:rtl/>
          </w:rPr>
          <w:delText xml:space="preserve">ליה</w:delText>
        </w:r>
      </w:del>
      <w:r>
        <w:rPr>
          <w:rtl/>
        </w:rPr>
        <w:t xml:space="preserve">, </w:t>
      </w:r>
      <w:ins w:id="96179" w:author="מנוע מכני" w:date="2026-10-11T12:04:40Z">
        <w:r>
          <w:rPr>
            <w:rtl/>
          </w:rPr>
          <w:t xml:space="preserve">ואם </w:t>
        </w:r>
      </w:ins>
      <w:del w:id="96180" w:author="מנוע מכני" w:date="2026-10-11T12:04:40Z">
        <w:r>
          <w:rPr>
            <w:rtl/>
          </w:rPr>
          <w:delText xml:space="preserve">ואי </w:delText>
        </w:r>
      </w:del>
      <w:r>
        <w:rPr>
          <w:rtl/>
        </w:rPr>
        <w:t xml:space="preserve">דיומיה </w:t>
      </w:r>
      <w:ins w:id="92989" w:author="מנוע מכני" w:date="2026-10-11T12:04:40Z">
        <w:r>
          <w:rPr>
            <w:rtl/>
          </w:rPr>
          <w:t xml:space="preserve">למה</w:t>
        </w:r>
      </w:ins>
      <w:del w:id="92990" w:author="מנוע מכני" w:date="2026-10-11T12:04:40Z">
        <w:r>
          <w:rPr>
            <w:rtl/>
          </w:rPr>
          <w:delText xml:space="preserve">אמאי</w:delText>
        </w:r>
      </w:del>
      <w:r>
        <w:rPr>
          <w:rtl/>
        </w:rPr>
        <w:t xml:space="preserve">? תדיר ומקודש תדיר עדיף!</w:t>
      </w:r>
    </w:p>
    <w:p>
      <w:pPr>
        <w:pStyle w:val="38"/>
        <w:rPr>
          <w:ins w:id="99932" w:author="מנוע מכני" w:date="2026-10-11T12:04:40Z"/>
        </w:rPr>
      </w:pPr>
      <w:r>
        <w:t xml:space="preserve">אלא </w:t>
      </w:r>
      <w:ins w:id="91369" w:author="מנוע מכני" w:date="2026-10-11T12:04:40Z">
        <w:r>
          <w:t xml:space="preserve">לא</w:t>
        </w:r>
      </w:ins>
      <w:del w:id="91370" w:author="מנוע מכני" w:date="2026-10-11T12:04:40Z">
        <w:r>
          <w:delText xml:space="preserve">לאו</w:delText>
        </w:r>
      </w:del>
      <w:r>
        <w:t xml:space="preserve"> דלמחר, וקתני:</w:t>
      </w:r>
    </w:p>
    <w:p w:rsidR="00DA63EC" w:rsidRDefault="00DA63EC" w:rsidP="00DA63EC">
      <w:pPr>
        <w:tabs>
          <w:tab w:val="center" w:pos="2835"/>
        </w:tabs>
        <w:rPr>
          <w:rtl/>
        </w:rPr>
      </w:pPr>
      <w:del w:id="99933" w:author="מנוע מכני" w:date="2026-10-11T12:04:40Z">
        <w:r>
          <w:rPr>
            <w:rtl/>
          </w:rPr>
          <w:delText xml:space="preserve"> </w:delText>
        </w:r>
      </w:del>
      <w:r>
        <w:rPr>
          <w:rtl/>
        </w:rPr>
        <w:t xml:space="preserve">אין מעכבין זה את זה, </w:t>
      </w:r>
      <w:ins w:id="95629" w:author="מנוע מכני" w:date="2026-10-11T12:04:40Z">
        <w:r>
          <w:rPr>
            <w:rtl/>
          </w:rPr>
          <w:t xml:space="preserve">ומשמע ש</w:t>
        </w:r>
      </w:ins>
      <w:del w:id="95630" w:author="מנוע מכני" w:date="2026-10-11T12:04:40Z">
        <w:r>
          <w:rPr>
            <w:rtl/>
          </w:rPr>
          <w:delText xml:space="preserve">אלמא </w:delText>
        </w:r>
      </w:del>
      <w:r>
        <w:rPr>
          <w:rtl/>
        </w:rPr>
        <w:t xml:space="preserve">כי הדדי </w:t>
      </w:r>
      <w:ins w:id="92995" w:author="מנוע מכני" w:date="2026-10-11T12:04:40Z">
        <w:r>
          <w:rPr>
            <w:rtl/>
          </w:rPr>
          <w:t xml:space="preserve">הם</w:t>
        </w:r>
      </w:ins>
      <w:del w:id="92996" w:author="מנוע מכני" w:date="2026-10-11T12:04:40Z">
        <w:r>
          <w:rPr>
            <w:rtl/>
          </w:rPr>
          <w:delText xml:space="preserve">נינהו</w:delText>
        </w:r>
      </w:del>
      <w:r>
        <w:rPr>
          <w:rtl/>
        </w:rPr>
        <w:t xml:space="preserve">!</w:t>
      </w:r>
    </w:p>
    <w:p>
      <w:pPr>
        <w:pStyle w:val="38"/>
        <w:rPr>
          <w:ins w:id="99934" w:author="מנוע מכני" w:date="2026-10-11T12:04:40Z"/>
        </w:rPr>
      </w:pPr>
      <w:r w:rsidRPr="00E105BC">
        <w:t xml:space="preserve">- </w:t>
      </w:r>
      <w:r w:rsidRPr="00E105BC">
        <w:t>א</w:t>
      </w:r>
      <w:r w:rsidRPr="00E105BC">
        <w:t>"</w:t>
      </w:r>
      <w:r w:rsidRPr="00E105BC">
        <w:t>ל</w:t>
      </w:r>
      <w:r w:rsidRPr="00E105BC">
        <w:t xml:space="preserve"> אביי:</w:t>
      </w:r>
    </w:p>
    <w:p w:rsidR="00DA63EC" w:rsidRPr="00E105BC" w:rsidRDefault="00DA63EC" w:rsidP="00DA63EC">
      <w:pPr>
        <w:pStyle w:val="affffb"/>
        <w:rPr>
          <w:spacing w:val="-2"/>
          <w:rtl/>
        </w:rPr>
      </w:pPr>
      <w:del w:id="99935" w:author="מנוע מכני" w:date="2026-10-11T12:04:40Z">
        <w:r w:rsidRPr="00E105BC">
          <w:rPr>
            <w:spacing w:val="-2"/>
            <w:rtl/>
          </w:rPr>
          <w:delText xml:space="preserve"> </w:delText>
        </w:r>
      </w:del>
      <w:r w:rsidRPr="00E105BC">
        <w:rPr>
          <w:spacing w:val="-2"/>
          <w:rtl/>
        </w:rPr>
        <w:t xml:space="preserve">לעולם </w:t>
      </w:r>
      <w:ins w:id="92999" w:author="מנוע מכני" w:date="2026-10-11T12:04:40Z">
        <w:r>
          <w:rPr>
            <w:spacing w:val="-2"/>
            <w:rtl/>
          </w:rPr>
          <w:t xml:space="preserve">דיש</w:t>
        </w:r>
      </w:ins>
      <w:del w:id="93000" w:author="מנוע מכני" w:date="2026-10-11T12:04:40Z">
        <w:r w:rsidRPr="00E105BC">
          <w:rPr>
            <w:spacing w:val="-2"/>
            <w:rtl/>
          </w:rPr>
          <w:delText xml:space="preserve">דאית</w:delText>
        </w:r>
      </w:del>
      <w:r w:rsidRPr="00E105BC">
        <w:rPr>
          <w:spacing w:val="-2"/>
          <w:rtl/>
        </w:rPr>
        <w:t xml:space="preserve"> </w:t>
      </w:r>
      <w:ins w:id="95703" w:author="מנוע מכני" w:date="2026-10-11T12:04:40Z">
        <w:r>
          <w:rPr>
            <w:spacing w:val="-2"/>
            <w:rtl/>
          </w:rPr>
          <w:t xml:space="preserve">להם</w:t>
        </w:r>
      </w:ins>
      <w:del w:id="95704" w:author="מנוע מכני" w:date="2026-10-11T12:04:40Z">
        <w:r w:rsidRPr="00E105BC">
          <w:rPr>
            <w:spacing w:val="-2"/>
            <w:rtl/>
          </w:rPr>
          <w:delText xml:space="preserve">להו</w:delText>
        </w:r>
      </w:del>
      <w:r w:rsidRPr="00E105BC">
        <w:rPr>
          <w:spacing w:val="-2"/>
          <w:rtl/>
        </w:rPr>
        <w:t xml:space="preserve">, ולקדם, </w:t>
      </w:r>
      <w:ins w:id="95829" w:author="מנוע מכני" w:date="2026-10-11T12:04:40Z">
        <w:r>
          <w:rPr>
            <w:spacing w:val="-2"/>
            <w:rtl/>
          </w:rPr>
          <w:t xml:space="preserve">ודקשה</w:t>
        </w:r>
      </w:ins>
      <w:del w:id="95830" w:author="מנוע מכני" w:date="2026-10-11T12:04:40Z">
        <w:r w:rsidRPr="00E105BC">
          <w:rPr>
            <w:spacing w:val="-2"/>
            <w:rtl/>
          </w:rPr>
          <w:delText xml:space="preserve">ודקשיא</w:delText>
        </w:r>
      </w:del>
      <w:r w:rsidRPr="00E105BC">
        <w:rPr>
          <w:spacing w:val="-2"/>
          <w:rtl/>
        </w:rPr>
        <w:t xml:space="preserve"> לך שלא יהא דבר קודם, מצוה </w:t>
      </w:r>
      <w:ins w:id="92997" w:author="מנוע מכני" w:date="2026-10-11T12:04:40Z">
        <w:r>
          <w:rPr>
            <w:spacing w:val="-2"/>
            <w:rtl/>
          </w:rPr>
          <w:t xml:space="preserve">סתם</w:t>
        </w:r>
      </w:ins>
      <w:del w:id="92998" w:author="מנוע מכני" w:date="2026-10-11T12:04:40Z">
        <w:r w:rsidRPr="00E105BC">
          <w:rPr>
            <w:spacing w:val="-2"/>
            <w:rtl/>
          </w:rPr>
          <w:delText xml:space="preserve">בעלמא</w:delText>
        </w:r>
      </w:del>
      <w:r w:rsidRPr="00E105BC">
        <w:rPr>
          <w:spacing w:val="-2"/>
          <w:rtl/>
        </w:rPr>
        <w:t xml:space="preserve"> הוא.</w:t>
      </w:r>
    </w:p>
    <w:p>
      <w:pPr>
        <w:pStyle w:val="38"/>
        <w:rPr>
          <w:ins w:id="99937" w:author="מנוע מכני" w:date="2026-10-11T12:04:40Z"/>
        </w:rPr>
      </w:pPr>
      <w:del w:id="99936" w:author="מנוע מכני" w:date="2026-10-11T12:04:40Z">
        <w:r w:rsidRPr="00265E5E">
          <w:delText xml:space="preserve">•</w:delText>
        </w:r>
      </w:del>
      <w:r w:rsidRPr="00265E5E">
        <w:t xml:space="preserve"> </w:t>
      </w:r>
      <w:r>
        <w:t xml:space="preserve">ת"ש:</w:t>
      </w:r>
    </w:p>
    <w:p w:rsidR="00DA63EC" w:rsidRDefault="00DA63EC" w:rsidP="00DA63EC">
      <w:pPr>
        <w:tabs>
          <w:tab w:val="center" w:pos="2835"/>
        </w:tabs>
        <w:rPr>
          <w:rtl/>
        </w:rPr>
      </w:pPr>
      <w:del w:id="99938" w:author="מנוע מכני" w:date="2026-10-11T12:04:40Z">
        <w:r>
          <w:rPr>
            <w:rtl/>
          </w:rPr>
          <w:delText xml:space="preserve"> </w:delText>
        </w:r>
      </w:del>
      <w:r>
        <w:rPr>
          <w:rtl/>
        </w:rPr>
        <w:t xml:space="preserve">אין פוחתין מששה טלאים המבוקרין בלשכת הטלאים כדי לשבת ולשני ימים טובים של ראש השנה</w:t>
      </w:r>
      <w:ins w:id="94721" w:author="מנוע מכני" w:date="2026-10-11T12:04:40Z">
        <w:r>
          <w:rPr>
            <w:rtl/>
          </w:rPr>
          <w:t xml:space="preserve">,</w:t>
        </w:r>
      </w:ins>
      <w:del w:id="94722" w:author="מנוע מכני" w:date="2026-10-11T12:04:40Z">
        <w:r>
          <w:rPr>
            <w:rtl/>
          </w:rPr>
          <w:delText xml:space="preserve">;</w:delText>
        </w:r>
      </w:del>
      <w:ins w:id="94723" w:author="מנוע מכני" w:date="2026-10-11T12:04:40Z">
        <w:r>
          <w:rPr>
            <w:rtl/>
          </w:rPr>
          <w:t xml:space="preserve"> </w:t>
        </w:r>
      </w:ins>
      <w:del w:id="94724" w:author="מנוע מכני" w:date="2026-10-11T12:04:40Z">
        <w:r>
          <w:rPr>
            <w:rtl/>
          </w:rPr>
          <w:delText xml:space="preserve"> </w:delText>
        </w:r>
        <w:r>
          <w:rPr>
            <w:rFonts w:hint="cs"/>
            <w:rtl/>
          </w:rPr>
          <w:delText xml:space="preserve"> </w:delText>
        </w:r>
      </w:del>
      <w:ins w:id="93003" w:author="מנוע מכני" w:date="2026-10-11T12:04:40Z">
        <w:r>
          <w:rPr>
            <w:rFonts w:hint="cs"/>
            <w:rtl/>
          </w:rPr>
          <w:t xml:space="preserve">ודאין</w:t>
        </w:r>
      </w:ins>
      <w:del w:id="93004" w:author="מנוע מכני" w:date="2026-10-11T12:04:40Z">
        <w:r>
          <w:rPr>
            <w:rFonts w:hint="cs"/>
            <w:rtl/>
          </w:rPr>
          <w:delText xml:space="preserve">ו</w:delText>
        </w:r>
        <w:r>
          <w:rPr>
            <w:rtl/>
          </w:rPr>
          <w:delText xml:space="preserve">דלית</w:delText>
        </w:r>
      </w:del>
      <w:r>
        <w:rPr>
          <w:rtl/>
        </w:rPr>
        <w:t xml:space="preserve"> </w:t>
      </w:r>
      <w:ins w:id="93001" w:author="מנוע מכני" w:date="2026-10-11T12:04:40Z">
        <w:r>
          <w:rPr>
            <w:rtl/>
          </w:rPr>
          <w:t xml:space="preserve">לו</w:t>
        </w:r>
      </w:ins>
      <w:del w:id="93002" w:author="מנוע מכני" w:date="2026-10-11T12:04:40Z">
        <w:r>
          <w:rPr>
            <w:rtl/>
          </w:rPr>
          <w:delText xml:space="preserve">ליה</w:delText>
        </w:r>
      </w:del>
      <w:r>
        <w:rPr>
          <w:rtl/>
        </w:rPr>
        <w:t xml:space="preserve">, וש"מ תמידין עדיפי!</w:t>
      </w:r>
    </w:p>
    <w:p w:rsidR="00DA63EC" w:rsidRDefault="00DA63EC" w:rsidP="00DA63EC">
      <w:pPr>
        <w:pStyle w:val="affffb"/>
      </w:pPr>
      <w:r>
        <w:rPr>
          <w:rtl/>
        </w:rPr>
        <w:t xml:space="preserve">- לעולם </w:t>
      </w:r>
      <w:ins w:id="93009" w:author="מנוע מכני" w:date="2026-10-11T12:04:40Z">
        <w:r>
          <w:rPr>
            <w:rtl/>
          </w:rPr>
          <w:t xml:space="preserve">דיש</w:t>
        </w:r>
      </w:ins>
      <w:del w:id="93010" w:author="מנוע מכני" w:date="2026-10-11T12:04:40Z">
        <w:r>
          <w:rPr>
            <w:rtl/>
          </w:rPr>
          <w:delText xml:space="preserve">דאית</w:delText>
        </w:r>
      </w:del>
      <w:r>
        <w:rPr>
          <w:rtl/>
        </w:rPr>
        <w:t xml:space="preserve"> </w:t>
      </w:r>
      <w:ins w:id="93005" w:author="מנוע מכני" w:date="2026-10-11T12:04:40Z">
        <w:r>
          <w:rPr>
            <w:rtl/>
          </w:rPr>
          <w:t xml:space="preserve">לו</w:t>
        </w:r>
      </w:ins>
      <w:del w:id="93006" w:author="מנוע מכני" w:date="2026-10-11T12:04:40Z">
        <w:r>
          <w:rPr>
            <w:rtl/>
          </w:rPr>
          <w:delText xml:space="preserve">ליה</w:delText>
        </w:r>
      </w:del>
      <w:r>
        <w:rPr>
          <w:rtl/>
        </w:rPr>
        <w:t xml:space="preserve">, </w:t>
      </w:r>
      <w:ins w:id="93007" w:author="מנוע מכני" w:date="2026-10-11T12:04:40Z">
        <w:r>
          <w:rPr>
            <w:rtl/>
          </w:rPr>
          <w:t xml:space="preserve">וכך</w:t>
        </w:r>
      </w:ins>
      <w:del w:id="93008" w:author="מנוע מכני" w:date="2026-10-11T12:04:40Z">
        <w:r>
          <w:rPr>
            <w:rtl/>
          </w:rPr>
          <w:delText xml:space="preserve">והכי</w:delText>
        </w:r>
      </w:del>
      <w:r>
        <w:rPr>
          <w:rtl/>
        </w:rPr>
        <w:t xml:space="preserve"> </w:t>
      </w:r>
      <w:r>
        <w:rPr>
          <w:rtl/>
        </w:rPr>
        <w:t xml:space="preserve">אמר</w:t>
      </w:r>
      <w:r>
        <w:rPr>
          <w:rtl/>
        </w:rPr>
        <w:t xml:space="preserve">: אין פוחתין מששה טלאים המבוקרין בלשכת הטלאים ד' ימים קודם שחיטה, </w:t>
      </w:r>
      <w:r>
        <w:rPr>
          <w:rFonts w:hint="cs"/>
          <w:rtl/>
        </w:rPr>
        <w:t>ו</w:t>
      </w:r>
      <w:r>
        <w:rPr>
          <w:rtl/>
        </w:rPr>
        <w:t xml:space="preserve">בן בג בג היא</w:t>
      </w:r>
      <w:ins w:id="94725" w:author="מנוע מכני" w:date="2026-10-11T12:04:40Z">
        <w:r>
          <w:rPr>
            <w:rtl/>
          </w:rPr>
          <w:t xml:space="preserve">,</w:t>
        </w:r>
      </w:ins>
      <w:del w:id="94726" w:author="מנוע מכני" w:date="2026-10-11T12:04:40Z">
        <w:r>
          <w:rPr>
            <w:rtl/>
          </w:rPr>
          <w:delText xml:space="preserve">;</w:delText>
        </w:r>
      </w:del>
      <w:r>
        <w:rPr>
          <w:rtl/>
        </w:rPr>
        <w:t xml:space="preserve"> דבן בג בג אומר: מנין לתמיד שטעון ביקור ד' ימים קודם שחיטה? </w:t>
      </w:r>
      <w:r>
        <w:rPr>
          <w:rtl/>
        </w:rPr>
        <w:t xml:space="preserve">ת"ל</w:t>
      </w:r>
      <w:r>
        <w:rPr>
          <w:rtl/>
        </w:rPr>
        <w:t xml:space="preserve">:</w:t>
      </w:r>
      <w:r w:rsidRPr="00A563E0">
        <w:rPr>
          <w:rStyle w:val="afffff0"/>
          <w:rtl/>
        </w:rPr>
        <w:t xml:space="preserve"> </w:t>
      </w:r>
      <w:r w:rsidRPr="00A563E0">
        <w:rPr>
          <w:rStyle w:val="afffff0"/>
          <w:rFonts w:hint="cs"/>
          <w:rtl/>
        </w:rPr>
        <w:t>'</w:t>
      </w:r>
      <w:ins w:id="90593" w:author="Claude - סמנטי" w:date="2026-10-11T12:27:00Z">
        <w:r>
          <w:rPr>
            <w:rStyle w:val="afffff0"/>
            <w:rtl/>
          </w:rPr>
          <w:t xml:space="preserve">תִּשְׁמְרוּ לְהַקְרִיב לִי בְּמוֹעֲדוֹ</w:t>
        </w:r>
      </w:ins>
      <w:del w:id="90594" w:author="Claude - סמנטי" w:date="2026-10-11T12:27:00Z">
        <w:r w:rsidRPr="00A563E0">
          <w:rPr>
            <w:rStyle w:val="afffff0"/>
            <w:rtl/>
          </w:rPr>
          <w:delText xml:space="preserve">תשמרו להקריב לי במועדו</w:delText>
        </w:r>
      </w:del>
      <w:r w:rsidRPr="00A563E0">
        <w:rPr>
          <w:rStyle w:val="afffff0"/>
          <w:rFonts w:hint="cs"/>
          <w:rtl/>
        </w:rPr>
        <w:t>'</w:t>
      </w:r>
      <w:r w:rsidRPr="00A563E0">
        <w:rPr>
          <w:rStyle w:val="afffff0"/>
          <w:rtl/>
        </w:rPr>
        <w:t>,</w:t>
      </w:r>
      <w:r>
        <w:rPr>
          <w:rtl/>
        </w:rPr>
        <w:t xml:space="preserve"> ולהלן אומר:</w:t>
      </w:r>
      <w:r w:rsidRPr="00A563E0">
        <w:rPr>
          <w:rStyle w:val="afffff0"/>
          <w:rtl/>
        </w:rPr>
        <w:t xml:space="preserve"> </w:t>
      </w:r>
      <w:r w:rsidRPr="00A563E0">
        <w:rPr>
          <w:rStyle w:val="afffff0"/>
          <w:rFonts w:hint="cs"/>
          <w:rtl/>
        </w:rPr>
        <w:t>'</w:t>
      </w:r>
      <w:ins w:id="90591" w:author="Claude - סמנטי" w:date="2026-10-11T12:27:00Z">
        <w:r>
          <w:rPr>
            <w:rStyle w:val="afffff0"/>
            <w:rtl/>
          </w:rPr>
          <w:t xml:space="preserve">וְהָיָה לָכֶם לְמִשְׁמֶרֶת עַד אַרְבָּעָה עָשָׂר יוֹם</w:t>
        </w:r>
      </w:ins>
      <w:del w:id="90592" w:author="Claude - סמנטי" w:date="2026-10-11T12:27:00Z">
        <w:r w:rsidRPr="00A563E0">
          <w:rPr>
            <w:rStyle w:val="afffff0"/>
            <w:rtl/>
          </w:rPr>
          <w:delText xml:space="preserve">והיה לכם למשמרת עד ארבעה עשר יום</w:delText>
        </w:r>
      </w:del>
      <w:r w:rsidRPr="00A563E0">
        <w:rPr>
          <w:rStyle w:val="afffff0"/>
          <w:rFonts w:hint="cs"/>
          <w:rtl/>
        </w:rPr>
        <w:t>'</w:t>
      </w:r>
      <w:r w:rsidRPr="00A563E0">
        <w:rPr>
          <w:rStyle w:val="afffff0"/>
          <w:rtl/>
        </w:rPr>
        <w:t>,</w:t>
      </w:r>
      <w:r>
        <w:rPr>
          <w:rtl/>
        </w:rPr>
        <w:t xml:space="preserve"> </w:t>
      </w:r>
    </w:p>
    <w:p w:rsidR="00DA63EC" w:rsidRDefault="00DA63EC" w:rsidP="00DA63EC">
      <w:pPr>
        <w:pStyle w:val="affffb"/>
        <w:rPr>
          <w:rtl/>
        </w:rPr>
      </w:pPr>
      <w:r>
        <w:rPr>
          <w:rtl/>
        </w:rPr>
        <w:t>- מה להלן טעון ביקור ארבעה ימים קודם שחיטה, אף כאן טעון ביקור ארבעה ימים קודם שחיטה.</w:t>
      </w:r>
    </w:p>
    <w:p w:rsidR="00DA63EC" w:rsidRDefault="00DA63EC" w:rsidP="00DA63EC">
      <w:pPr>
        <w:tabs>
          <w:tab w:val="center" w:pos="2835"/>
        </w:tabs>
        <w:rPr>
          <w:rtl/>
        </w:rPr>
      </w:pPr>
    </w:p>
    <w:p>
      <w:pPr>
        <w:pStyle w:val="38"/>
        <w:rPr>
          <w:ins w:id="99939" w:author="מנוע מכני" w:date="2026-10-11T12:04:40Z"/>
        </w:rPr>
      </w:pPr>
      <w:del w:id="102616" w:author="מנוע מכני" w:date="2026-10-11T12:04:40Z">
        <w:r>
          <w:delText xml:space="preserve">א</w:delText>
        </w:r>
        <w:r>
          <w:delText xml:space="preserve">"</w:delText>
        </w:r>
        <w:r>
          <w:delText xml:space="preserve">ל </w:delText>
        </w:r>
      </w:del>
      <w:r>
        <w:t xml:space="preserve">רבינא לרב אשי:</w:t>
      </w:r>
    </w:p>
    <w:p w:rsidR="00DA63EC" w:rsidRDefault="00DA63EC" w:rsidP="00DA63EC">
      <w:pPr>
        <w:tabs>
          <w:tab w:val="center" w:pos="2835"/>
        </w:tabs>
        <w:rPr>
          <w:rtl/>
        </w:rPr>
      </w:pPr>
      <w:del w:id="99940" w:author="מנוע מכני" w:date="2026-10-11T12:04:40Z">
        <w:r>
          <w:rPr>
            <w:rtl/>
          </w:rPr>
          <w:delText xml:space="preserve"> </w:delText>
        </w:r>
      </w:del>
      <w:ins w:id="93011" w:author="מנוע מכני" w:date="2026-10-11T12:04:40Z">
        <w:r>
          <w:rPr>
            <w:rtl/>
          </w:rPr>
          <w:t xml:space="preserve">אלו</w:t>
        </w:r>
      </w:ins>
      <w:del w:id="93012" w:author="מנוע מכני" w:date="2026-10-11T12:04:40Z">
        <w:r>
          <w:rPr>
            <w:rtl/>
          </w:rPr>
          <w:delText xml:space="preserve">הני</w:delText>
        </w:r>
      </w:del>
      <w:r>
        <w:rPr>
          <w:rtl/>
        </w:rPr>
        <w:t xml:space="preserve"> ששה, שבעה </w:t>
      </w:r>
      <w:ins w:id="96673" w:author="מנוע מכני" w:date="2026-10-11T12:04:40Z">
        <w:r>
          <w:rPr>
            <w:rtl/>
          </w:rPr>
          <w:t xml:space="preserve">היו</w:t>
        </w:r>
      </w:ins>
      <w:del w:id="96674" w:author="מנוע מכני" w:date="2026-10-11T12:04:40Z">
        <w:r>
          <w:rPr>
            <w:rtl/>
          </w:rPr>
          <w:delText xml:space="preserve">הוו</w:delText>
        </w:r>
      </w:del>
      <w:r>
        <w:rPr>
          <w:rtl/>
        </w:rPr>
        <w:t xml:space="preserve">, </w:t>
      </w:r>
      <w:ins w:id="91373" w:author="מנוע מכני" w:date="2026-10-11T12:04:40Z">
        <w:r>
          <w:rPr>
            <w:rtl/>
          </w:rPr>
          <w:t xml:space="preserve">שהרי</w:t>
        </w:r>
      </w:ins>
      <w:del w:id="91374" w:author="מנוע מכני" w:date="2026-10-11T12:04:40Z">
        <w:r>
          <w:rPr>
            <w:rtl/>
          </w:rPr>
          <w:delText xml:space="preserve">דהא</w:delText>
        </w:r>
      </w:del>
      <w:r>
        <w:rPr>
          <w:rtl/>
        </w:rPr>
        <w:t xml:space="preserve"> </w:t>
      </w:r>
      <w:ins w:id="91371" w:author="מנוע מכני" w:date="2026-10-11T12:04:40Z">
        <w:r>
          <w:rPr>
            <w:rtl/>
          </w:rPr>
          <w:t xml:space="preserve">יש</w:t>
        </w:r>
      </w:ins>
      <w:del w:id="91372" w:author="מנוע מכני" w:date="2026-10-11T12:04:40Z">
        <w:r>
          <w:rPr>
            <w:rtl/>
          </w:rPr>
          <w:delText xml:space="preserve">איכא</w:delText>
        </w:r>
      </w:del>
      <w:r>
        <w:rPr>
          <w:rtl/>
        </w:rPr>
        <w:t xml:space="preserve"> ד</w:t>
      </w:r>
      <w:r>
        <w:rPr>
          <w:rFonts w:hint="cs"/>
          <w:rtl/>
        </w:rPr>
        <w:t xml:space="preserve">בוקר וג' דשבת </w:t>
      </w:r>
    </w:p>
    <w:p>
      <w:pPr>
        <w:pStyle w:val="38"/>
        <w:rPr>
          <w:ins w:id="99941" w:author="מנוע מכני" w:date="2026-10-11T12:04:40Z"/>
        </w:rPr>
      </w:pPr>
      <w:r>
        <w:t xml:space="preserve">ויקשה</w:t>
      </w:r>
    </w:p>
    <w:p w:rsidR="00DA63EC" w:rsidRDefault="00DA63EC" w:rsidP="00DA63EC">
      <w:pPr>
        <w:tabs>
          <w:tab w:val="center" w:pos="2835"/>
        </w:tabs>
        <w:rPr>
          <w:rtl/>
        </w:rPr>
      </w:pPr>
      <w:del w:id="99942" w:author="מנוע מכני" w:date="2026-10-11T12:04:40Z">
        <w:r>
          <w:rPr>
            <w:rFonts w:hint="cs"/>
            <w:rtl/>
          </w:rPr>
          <w:delText xml:space="preserve"> </w:delText>
        </w:r>
      </w:del>
      <w:ins w:id="91375" w:author="מנוע מכני" w:date="2026-10-11T12:04:40Z">
        <w:r>
          <w:rPr>
            <w:rFonts w:hint="cs"/>
            <w:rtl/>
          </w:rPr>
          <w:t xml:space="preserve">שהרי</w:t>
        </w:r>
      </w:ins>
      <w:del w:id="91376" w:author="מנוע מכני" w:date="2026-10-11T12:04:40Z">
        <w:r>
          <w:rPr>
            <w:rFonts w:hint="cs"/>
            <w:rtl/>
          </w:rPr>
          <w:delText xml:space="preserve">דהא</w:delText>
        </w:r>
      </w:del>
      <w:r>
        <w:rPr>
          <w:rFonts w:hint="cs"/>
          <w:rtl/>
        </w:rPr>
        <w:t xml:space="preserve"> יש </w:t>
      </w:r>
      <w:r>
        <w:rPr>
          <w:rStyle w:val="2fb"/>
          <w:rFonts w:hint="cs"/>
          <w:rtl/>
        </w:rPr>
        <w:t xml:space="preserve">דער</w:t>
      </w:r>
      <w:r>
        <w:rPr>
          <w:rStyle w:val="2fb"/>
          <w:rtl/>
        </w:rPr>
        <w:t>"</w:t>
      </w:r>
      <w:r>
        <w:rPr>
          <w:rStyle w:val="2fb"/>
          <w:rFonts w:hint="cs"/>
          <w:rtl/>
        </w:rPr>
        <w:t xml:space="preserve">ש</w:t>
      </w:r>
      <w:r>
        <w:rPr>
          <w:rFonts w:hint="cs"/>
          <w:rtl/>
        </w:rPr>
        <w:t xml:space="preserve"> וא</w:t>
      </w:r>
      <w:r>
        <w:rPr>
          <w:rtl/>
        </w:rPr>
        <w:t>"</w:t>
      </w:r>
      <w:r>
        <w:rPr>
          <w:rFonts w:hint="cs"/>
          <w:rtl/>
        </w:rPr>
        <w:t>כ היינו ח' ואין ליישב דאחר שהקריב דמ</w:t>
      </w:r>
      <w:r>
        <w:rPr>
          <w:rtl/>
        </w:rPr>
        <w:t>"</w:t>
      </w:r>
      <w:r>
        <w:rPr>
          <w:rFonts w:hint="cs"/>
          <w:rtl/>
        </w:rPr>
        <w:t xml:space="preserve">מ שבעה </w:t>
      </w:r>
      <w:ins w:id="96675" w:author="מנוע מכני" w:date="2026-10-11T12:04:40Z">
        <w:r>
          <w:rPr>
            <w:rFonts w:hint="cs"/>
            <w:rtl/>
          </w:rPr>
          <w:t xml:space="preserve">היו</w:t>
        </w:r>
      </w:ins>
      <w:del w:id="96676" w:author="מנוע מכני" w:date="2026-10-11T12:04:40Z">
        <w:r>
          <w:rPr>
            <w:rFonts w:hint="cs"/>
            <w:rtl/>
          </w:rPr>
          <w:delText xml:space="preserve">הוו</w:delText>
        </w:r>
      </w:del>
    </w:p>
    <w:p w:rsidR="00DA63EC" w:rsidRDefault="00DA63EC" w:rsidP="00DA63EC">
      <w:pPr>
        <w:pStyle w:val="afff3"/>
        <w:framePr w:wrap="around"/>
        <w:rPr>
          <w:rtl/>
        </w:rPr>
      </w:pPr>
      <w:r>
        <w:rPr>
          <w:rFonts w:hint="cs"/>
          <w:rtl/>
        </w:rPr>
        <w:t xml:space="preserve">נ. </w:t>
      </w:r>
    </w:p>
    <w:p>
      <w:pPr>
        <w:pStyle w:val="38"/>
        <w:rPr>
          <w:ins w:id="99943" w:author="מנוע מכני" w:date="2026-10-11T12:04:40Z"/>
        </w:rPr>
      </w:pPr>
      <w:r>
        <w:t xml:space="preserve">- </w:t>
      </w:r>
      <w:r>
        <w:t xml:space="preserve">אלא</w:t>
      </w:r>
    </w:p>
    <w:p w:rsidR="00DA63EC" w:rsidRDefault="00DA63EC" w:rsidP="00DA63EC">
      <w:pPr>
        <w:tabs>
          <w:tab w:val="center" w:pos="2835"/>
        </w:tabs>
        <w:rPr>
          <w:rtl/>
        </w:rPr>
      </w:pPr>
      <w:del w:id="99944" w:author="מנוע מכני" w:date="2026-10-11T12:04:40Z">
        <w:r>
          <w:rPr>
            <w:rtl/>
          </w:rPr>
          <w:delText xml:space="preserve"> </w:delText>
        </w:r>
      </w:del>
      <w:r>
        <w:rPr>
          <w:rtl/>
        </w:rPr>
        <w:t xml:space="preserve">תנא </w:t>
      </w:r>
      <w:ins w:id="93013" w:author="מנוע מכני" w:date="2026-10-11T12:04:40Z">
        <w:r>
          <w:rPr>
            <w:rtl/>
          </w:rPr>
          <w:t xml:space="preserve">סתם</w:t>
        </w:r>
      </w:ins>
      <w:del w:id="93014" w:author="מנוע מכני" w:date="2026-10-11T12:04:40Z">
        <w:r>
          <w:rPr>
            <w:rtl/>
          </w:rPr>
          <w:delText xml:space="preserve">בעלמא</w:delText>
        </w:r>
      </w:del>
      <w:r>
        <w:rPr>
          <w:rtl/>
        </w:rPr>
        <w:t xml:space="preserve"> </w:t>
      </w:r>
      <w:ins w:id="97427" w:author="מנוע מכני" w:date="2026-10-11T12:04:40Z">
        <w:r>
          <w:rPr>
            <w:rtl/>
          </w:rPr>
          <w:t xml:space="preserve">עומד</w:t>
        </w:r>
      </w:ins>
      <w:del w:id="97428" w:author="מנוע מכני" w:date="2026-10-11T12:04:40Z">
        <w:r>
          <w:rPr>
            <w:rtl/>
          </w:rPr>
          <w:delText xml:space="preserve">קאי</w:delText>
        </w:r>
      </w:del>
      <w:r>
        <w:rPr>
          <w:rtl/>
        </w:rPr>
        <w:t xml:space="preserve">, </w:t>
      </w:r>
      <w:ins w:id="93017" w:author="מנוע מכני" w:date="2026-10-11T12:04:40Z">
        <w:r>
          <w:rPr>
            <w:rtl/>
          </w:rPr>
          <w:t xml:space="preserve">ומה</w:t>
        </w:r>
      </w:ins>
      <w:del w:id="93018" w:author="מנוע מכני" w:date="2026-10-11T12:04:40Z">
        <w:r>
          <w:rPr>
            <w:rtl/>
          </w:rPr>
          <w:delText xml:space="preserve">ומאי</w:delText>
        </w:r>
      </w:del>
      <w:r>
        <w:rPr>
          <w:rtl/>
        </w:rPr>
        <w:t xml:space="preserve"> כדי לשבת וב' ימים טובים של </w:t>
      </w:r>
      <w:r>
        <w:rPr>
          <w:rStyle w:val="2fb"/>
          <w:rtl/>
        </w:rPr>
        <w:t xml:space="preserve">ר"ה</w:t>
      </w:r>
      <w:r>
        <w:rPr>
          <w:rtl/>
        </w:rPr>
        <w:t xml:space="preserve">? סימנא </w:t>
      </w:r>
      <w:ins w:id="93015" w:author="מנוע מכני" w:date="2026-10-11T12:04:40Z">
        <w:r>
          <w:rPr>
            <w:rtl/>
          </w:rPr>
          <w:t xml:space="preserve">סתם</w:t>
        </w:r>
      </w:ins>
      <w:del w:id="93016" w:author="מנוע מכני" w:date="2026-10-11T12:04:40Z">
        <w:r>
          <w:rPr>
            <w:rtl/>
          </w:rPr>
          <w:delText xml:space="preserve">בעלמא</w:delText>
        </w:r>
      </w:del>
      <w:r>
        <w:rPr>
          <w:rtl/>
        </w:rPr>
        <w:t xml:space="preserve">.</w:t>
      </w:r>
    </w:p>
    <w:p w:rsidR="00DA63EC" w:rsidRDefault="00DA63EC" w:rsidP="00DA63EC">
      <w:pPr>
        <w:tabs>
          <w:tab w:val="center" w:pos="2835"/>
        </w:tabs>
        <w:rPr>
          <w:rtl/>
        </w:rPr>
      </w:pPr>
      <w:r>
        <w:rPr>
          <w:rtl/>
        </w:rPr>
        <w:tab/>
        <w:t xml:space="preserve">דיקא </w:t>
      </w:r>
      <w:ins w:id="91377" w:author="מנוע מכני" w:date="2026-10-11T12:04:40Z">
        <w:r>
          <w:rPr>
            <w:rtl/>
          </w:rPr>
          <w:t xml:space="preserve">גם</w:t>
        </w:r>
      </w:ins>
      <w:del w:id="91378" w:author="מנוע מכני" w:date="2026-10-11T12:04:40Z">
        <w:r>
          <w:rPr>
            <w:rtl/>
          </w:rPr>
          <w:tab/>
          <w:delText xml:space="preserve">נמי</w:delText>
        </w:r>
      </w:del>
      <w:r>
        <w:rPr>
          <w:rtl/>
        </w:rPr>
        <w:tab/>
        <w:t xml:space="preserve">, דקתני כדי לשבת, ולא קתני לשבת ולב' ימים טובים של </w:t>
      </w:r>
      <w:r>
        <w:rPr>
          <w:rStyle w:val="2fb"/>
          <w:rtl/>
        </w:rPr>
        <w:tab/>
        <w:t xml:space="preserve">ר"ה</w:t>
      </w:r>
      <w:r>
        <w:rPr>
          <w:rtl/>
        </w:rPr>
        <w:tab/>
        <w:t xml:space="preserve">, </w:t>
      </w:r>
      <w:r>
        <w:rPr>
          <w:rtl/>
        </w:rPr>
        <w:tab/>
        <w:t xml:space="preserve">ש"מ</w:t>
      </w:r>
      <w:r>
        <w:rPr>
          <w:rtl/>
        </w:rPr>
        <w:tab/>
        <w:t xml:space="preserve">.</w:t>
      </w:r>
    </w:p>
    <w:p w:rsidR="00DA63EC" w:rsidRDefault="00DA63EC" w:rsidP="00DA63EC">
      <w:pPr>
        <w:pStyle w:val="affffd"/>
        <w:rPr>
          <w:del w:id="90017" w:author="מנוע עיצוב" w:date="2026-10-11T12:09:26Z"/>
          <w:rtl/>
        </w:rPr>
      </w:pPr>
      <w:del w:id="90016" w:author="מנוע עיצוב" w:date="2026-10-11T12:09:26Z">
        <w:r>
          <w:rPr>
            <w:rtl/>
          </w:rPr>
          <w:delText xml:space="preserve">׹</w:delText>
        </w:r>
      </w:del>
    </w:p>
    <w:p w:rsidR="00DA63EC" w:rsidRDefault="00DA63EC" w:rsidP="00DA63EC">
      <w:pPr>
        <w:pStyle w:val="affff1"/>
        <w:ind w:end="0"/>
        <w:rPr>
          <w:rtl/>
        </w:rPr>
        <w:pPrChange w:id="20042" w:author="קלוד" w:date="2026-10-11T09:07:26Z">
          <w:pPr>
            <w:pStyle w:val="affff1"/>
            <w:rPr>
              <w:rtl/>
            </w:rPr>
          </w:pPr>
        </w:pPrChange>
      </w:pPr>
      <w:ins w:id="9807" w:author="מספור קטעי משנה" w:date="2026-10-11T09:35:12Z">
        <w:r>
          <w:rPr>
            <w:rStyle w:val="MisparKeta"/>
          </w:rPr>
          <w:t xml:space="preserve">א. </w:t>
        </w:r>
      </w:ins>
      <w:r>
        <w:rPr>
          <w:rtl/>
        </w:rPr>
        <w:t>לא הקריבו כבש בבוקר וכו</w:t>
      </w:r>
      <w:r w:rsidR="005608A0">
        <w:rPr>
          <w:rtl/>
        </w:rPr>
        <w:t>'</w:t>
      </w:r>
      <w:r>
        <w:rPr>
          <w:rtl/>
        </w:rPr>
        <w:t xml:space="preserve">; </w:t>
      </w:r>
    </w:p>
    <w:p>
      <w:pPr>
        <w:pStyle w:val="38"/>
        <w:rPr>
          <w:ins w:id="99945" w:author="מנוע מכני" w:date="2026-10-11T12:04:40Z"/>
        </w:rPr>
      </w:pPr>
      <w:r>
        <w:t>א</w:t>
      </w:r>
      <w:r>
        <w:t xml:space="preserve">ר"ש:</w:t>
      </w:r>
    </w:p>
    <w:p w:rsidR="00DA63EC" w:rsidRDefault="00DA63EC" w:rsidP="00DA63EC">
      <w:pPr>
        <w:tabs>
          <w:tab w:val="center" w:pos="2835"/>
        </w:tabs>
        <w:rPr>
          <w:rtl/>
        </w:rPr>
      </w:pPr>
      <w:del w:id="99946" w:author="מנוע מכני" w:date="2026-10-11T12:04:40Z">
        <w:r>
          <w:rPr>
            <w:rtl/>
          </w:rPr>
          <w:delText xml:space="preserve"> </w:delText>
        </w:r>
      </w:del>
      <w:r>
        <w:rPr>
          <w:rtl/>
        </w:rPr>
        <w:t xml:space="preserve">וכולה היתה קריבה בין הערבים, שאין מחנכין את מזבח הזהב אלא בקטרת הסמים.</w:t>
      </w:r>
    </w:p>
    <w:p w:rsidR="00DA63EC" w:rsidRDefault="00DA63EC" w:rsidP="00DA63EC">
      <w:pPr>
        <w:tabs>
          <w:tab w:val="center" w:pos="2835"/>
        </w:tabs>
        <w:rPr>
          <w:rtl/>
        </w:rPr>
      </w:pPr>
      <w:r w:rsidRPr="00B86088">
        <w:rPr>
          <w:rFonts w:hint="cs"/>
          <w:b/>
          <w:bCs/>
          <w:rtl/>
        </w:rPr>
        <w:t>וה</w:t>
      </w:r>
      <w:r w:rsidRPr="00B86088">
        <w:rPr>
          <w:b/>
          <w:bCs/>
          <w:rtl/>
        </w:rPr>
        <w:t>"</w:t>
      </w:r>
      <w:r w:rsidRPr="00B86088">
        <w:rPr>
          <w:rFonts w:hint="cs"/>
          <w:b/>
          <w:bCs/>
          <w:rtl/>
        </w:rPr>
        <w:t>ק</w:t>
      </w:r>
      <w:r>
        <w:rPr>
          <w:rtl/>
        </w:rPr>
        <w:t xml:space="preserve"> </w:t>
      </w:r>
      <w:r>
        <w:rPr>
          <w:rtl/>
        </w:rPr>
        <w:t xml:space="preserve">לא</w:t>
      </w:r>
      <w:r>
        <w:rPr>
          <w:rtl/>
        </w:rPr>
        <w:t xml:space="preserve"> הקריבו כבש בבקר </w:t>
      </w:r>
      <w:r>
        <w:rPr>
          <w:rtl/>
        </w:rPr>
        <w:t xml:space="preserve">לא</w:t>
      </w:r>
      <w:r>
        <w:rPr>
          <w:rtl/>
        </w:rPr>
        <w:t xml:space="preserve"> יקריבו בין הערבים</w:t>
      </w:r>
      <w:ins w:id="94727" w:author="מנוע מכני" w:date="2026-10-11T12:04:40Z">
        <w:r>
          <w:rPr>
            <w:rtl/>
          </w:rPr>
          <w:t xml:space="preserve">,</w:t>
        </w:r>
      </w:ins>
      <w:del w:id="94728" w:author="מנוע מכני" w:date="2026-10-11T12:04:40Z">
        <w:r>
          <w:rPr>
            <w:rtl/>
          </w:rPr>
          <w:delText xml:space="preserve">;</w:delText>
        </w:r>
      </w:del>
      <w:ins w:id="94731" w:author="מנוע מכני" w:date="2026-10-11T12:04:40Z">
        <w:r>
          <w:rPr>
            <w:rtl/>
          </w:rPr>
          <w:t xml:space="preserve"> </w:t>
        </w:r>
      </w:ins>
      <w:del w:id="94732" w:author="מנוע מכני" w:date="2026-10-11T12:04:40Z">
        <w:r>
          <w:rPr>
            <w:rtl/>
          </w:rPr>
          <w:delText xml:space="preserve"> </w:delText>
        </w:r>
        <w:r>
          <w:rPr>
            <w:rFonts w:hint="cs"/>
            <w:rtl/>
          </w:rPr>
          <w:delText xml:space="preserve"> </w:delText>
        </w:r>
      </w:del>
      <w:r>
        <w:rPr>
          <w:rtl/>
        </w:rPr>
        <w:t xml:space="preserve">אבל נתחנך המזבח יקריבו בין הערבים</w:t>
      </w:r>
      <w:ins w:id="94729" w:author="מנוע מכני" w:date="2026-10-11T12:04:40Z">
        <w:r>
          <w:rPr>
            <w:rtl/>
          </w:rPr>
          <w:t xml:space="preserve">,</w:t>
        </w:r>
      </w:ins>
      <w:del w:id="94730" w:author="מנוע מכני" w:date="2026-10-11T12:04:40Z">
        <w:r>
          <w:rPr>
            <w:rtl/>
          </w:rPr>
          <w:delText xml:space="preserve">;</w:delText>
        </w:r>
      </w:del>
      <w:r>
        <w:rPr>
          <w:rtl/>
        </w:rPr>
        <w:t xml:space="preserve"> </w:t>
      </w:r>
    </w:p>
    <w:p>
      <w:pPr>
        <w:pStyle w:val="afffff8"/>
        <w:rPr>
          <w:ins w:id="90447" w:author="קלוד" w:date="2026-10-11T12:32:08Z"/>
        </w:rPr>
      </w:pPr>
      <w:ins w:id="90448" w:author="קלוד" w:date="2026-10-11T12:32:08Z">
        <w:r>
          <w:rPr>
            <w:color w:val="7B3F00"/>
          </w:rPr>
          <w:t xml:space="preserve">מזידין - כבש לא יקריבו בין הערבים, וקטורת יקטירו</w:t>
        </w:r>
      </w:ins>
    </w:p>
    <w:p>
      <w:pPr>
        <w:pStyle w:val="38"/>
        <w:rPr>
          <w:ins w:id="99947" w:author="מנוע מכני" w:date="2026-10-11T12:04:40Z"/>
        </w:rPr>
      </w:pPr>
      <w:r>
        <w:t xml:space="preserve">אר"ש:</w:t>
      </w:r>
    </w:p>
    <w:p w:rsidR="00DA63EC" w:rsidRDefault="00DA63EC" w:rsidP="00DA63EC">
      <w:pPr>
        <w:tabs>
          <w:tab w:val="center" w:pos="2835"/>
        </w:tabs>
        <w:rPr>
          <w:rtl/>
        </w:rPr>
      </w:pPr>
      <w:del w:id="99948" w:author="מנוע מכני" w:date="2026-10-11T12:04:40Z">
        <w:r>
          <w:rPr>
            <w:rtl/>
          </w:rPr>
          <w:delText xml:space="preserve"> </w:delText>
        </w:r>
      </w:del>
      <w:r>
        <w:rPr>
          <w:rFonts w:hint="cs"/>
          <w:rtl/>
        </w:rPr>
        <w:t>ו</w:t>
      </w:r>
      <w:r>
        <w:rPr>
          <w:rtl/>
        </w:rPr>
        <w:t xml:space="preserve">אם היו מזידין, </w:t>
      </w:r>
      <w:r>
        <w:rPr>
          <w:rtl/>
        </w:rPr>
        <w:t xml:space="preserve">לא</w:t>
      </w:r>
      <w:r>
        <w:rPr>
          <w:rtl/>
        </w:rPr>
        <w:t xml:space="preserve"> הקריבו כבש בבקר </w:t>
      </w:r>
      <w:r>
        <w:rPr>
          <w:rtl/>
        </w:rPr>
        <w:t xml:space="preserve">לא</w:t>
      </w:r>
      <w:r>
        <w:rPr>
          <w:rtl/>
        </w:rPr>
        <w:t xml:space="preserve"> יקריבו בין הערבים, </w:t>
      </w:r>
      <w:r>
        <w:rPr>
          <w:rtl/>
        </w:rPr>
        <w:t xml:space="preserve">לא</w:t>
      </w:r>
      <w:r>
        <w:rPr>
          <w:rtl/>
        </w:rPr>
        <w:t xml:space="preserve"> הקטירו קטרת בבקר יקטירו בין הערבים.</w:t>
      </w:r>
    </w:p>
    <w:p>
      <w:pPr>
        <w:pStyle w:val="38"/>
        <w:rPr>
          <w:ins w:id="99949" w:author="מנוע מכני" w:date="2026-10-11T12:04:40Z"/>
        </w:rPr>
      </w:pPr>
      <w:r>
        <w:t>מ</w:t>
      </w:r>
      <w:r>
        <w:t>ד</w:t>
      </w:r>
      <w:r w:rsidRPr="004A7C9A">
        <w:t>ת"ר</w:t>
      </w:r>
      <w:r>
        <w:t>:</w:t>
      </w:r>
    </w:p>
    <w:p w:rsidR="00DA63EC" w:rsidRDefault="00DA63EC" w:rsidP="00DA63EC">
      <w:pPr>
        <w:tabs>
          <w:tab w:val="center" w:pos="2835"/>
        </w:tabs>
        <w:rPr>
          <w:rtl/>
        </w:rPr>
      </w:pPr>
      <w:del w:id="99950" w:author="מנוע מכני" w:date="2026-10-11T12:04:40Z">
        <w:r w:rsidRPr="00A563E0">
          <w:rPr>
            <w:rStyle w:val="afffff0"/>
            <w:rtl/>
          </w:rPr>
          <w:delText xml:space="preserve"> </w:delText>
        </w:r>
      </w:del>
      <w:r w:rsidRPr="00A563E0">
        <w:rPr>
          <w:rStyle w:val="afffff0"/>
          <w:rFonts w:hint="cs"/>
          <w:rtl/>
        </w:rPr>
        <w:t>'</w:t>
      </w:r>
      <w:ins w:id="90595" w:author="Claude - סמנטי" w:date="2026-10-11T12:27:00Z">
        <w:r>
          <w:rPr>
            <w:rStyle w:val="afffff0"/>
            <w:rtl/>
          </w:rPr>
          <w:t xml:space="preserve">וְאֶת הַכֶּבֶשׂ הַשֵּׁנִי תַּעֲשֶׂה בֵּין הָעַרְבָּיִם</w:t>
        </w:r>
      </w:ins>
      <w:del w:id="90596" w:author="Claude - סמנטי" w:date="2026-10-11T12:27:00Z">
        <w:r w:rsidRPr="00A563E0">
          <w:rPr>
            <w:rStyle w:val="afffff0"/>
            <w:rtl/>
          </w:rPr>
          <w:delText xml:space="preserve">ואת הכבש השני תעשה בין הערבים</w:delText>
        </w:r>
      </w:del>
      <w:r w:rsidRPr="00A563E0">
        <w:rPr>
          <w:rStyle w:val="afffff0"/>
          <w:rFonts w:hint="cs"/>
          <w:rtl/>
        </w:rPr>
        <w:t>'</w:t>
      </w:r>
      <w:r w:rsidRPr="00A563E0">
        <w:rPr>
          <w:rStyle w:val="afffff0"/>
          <w:rtl/>
        </w:rPr>
        <w:t xml:space="preserve"> </w:t>
      </w:r>
      <w:r>
        <w:rPr>
          <w:rtl/>
        </w:rPr>
        <w:t xml:space="preserve">- שני בין הערבים ולא ראשון בין הערבים</w:t>
      </w:r>
      <w:ins w:id="94733" w:author="מנוע מכני" w:date="2026-10-11T12:04:40Z">
        <w:r>
          <w:rPr>
            <w:rtl/>
          </w:rPr>
          <w:t xml:space="preserve">,</w:t>
        </w:r>
      </w:ins>
      <w:del w:id="9473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במד"א - שלא נתחנך המזבח, אבל נתחנך המזבח - </w:t>
      </w:r>
      <w:ins w:id="90425" w:author="מנוע מכני" w:date="2026-10-11T12:04:40Z">
        <w:r>
          <w:rPr>
            <w:rtl/>
          </w:rPr>
          <w:t xml:space="preserve">אפי'</w:t>
        </w:r>
      </w:ins>
      <w:del w:id="90426" w:author="מנוע מכני" w:date="2026-10-11T12:04:40Z">
        <w:r>
          <w:rPr>
            <w:rtl/>
          </w:rPr>
          <w:delText xml:space="preserve">אפילו</w:delText>
        </w:r>
      </w:del>
      <w:r>
        <w:rPr>
          <w:rtl/>
        </w:rPr>
        <w:t xml:space="preserve"> ראשון בין הערבים</w:t>
      </w:r>
      <w:ins w:id="94735" w:author="מנוע מכני" w:date="2026-10-11T12:04:40Z">
        <w:r>
          <w:rPr>
            <w:rtl/>
          </w:rPr>
          <w:t xml:space="preserve">,</w:t>
        </w:r>
      </w:ins>
      <w:del w:id="94736" w:author="מנוע מכני" w:date="2026-10-11T12:04:40Z">
        <w:r>
          <w:rPr>
            <w:rtl/>
          </w:rPr>
          <w:delText xml:space="preserve">;</w:delText>
        </w:r>
      </w:del>
      <w:r>
        <w:rPr>
          <w:rtl/>
        </w:rPr>
        <w:t xml:space="preserve"> </w:t>
      </w:r>
    </w:p>
    <w:p>
      <w:pPr>
        <w:pStyle w:val="38"/>
        <w:rPr>
          <w:ins w:id="99952" w:author="מנוע מכני" w:date="2026-10-11T12:04:40Z"/>
        </w:rPr>
      </w:pPr>
      <w:del w:id="99951" w:author="מנוע מכני" w:date="2026-10-11T12:04:40Z">
        <w:r w:rsidRPr="00265E5E">
          <w:delText xml:space="preserve">•</w:delText>
        </w:r>
      </w:del>
      <w:r w:rsidRPr="00265E5E">
        <w:t xml:space="preserve"> </w:t>
      </w:r>
      <w:r>
        <w:t>והך דאר</w:t>
      </w:r>
      <w:r>
        <w:t>"</w:t>
      </w:r>
      <w:r>
        <w:t xml:space="preserve">ש:</w:t>
      </w:r>
    </w:p>
    <w:p w:rsidR="00DA63EC" w:rsidRDefault="00DA63EC" w:rsidP="00DA63EC">
      <w:pPr>
        <w:tabs>
          <w:tab w:val="center" w:pos="2835"/>
        </w:tabs>
        <w:rPr>
          <w:rtl/>
        </w:rPr>
      </w:pPr>
      <w:del w:id="99953" w:author="מנוע מכני" w:date="2026-10-11T12:04:40Z">
        <w:r>
          <w:rPr>
            <w:rFonts w:hint="cs"/>
            <w:rtl/>
          </w:rPr>
          <w:delText xml:space="preserve"> </w:delText>
        </w:r>
      </w:del>
      <w:r>
        <w:rPr>
          <w:rFonts w:hint="cs"/>
          <w:rtl/>
        </w:rPr>
        <w:t xml:space="preserve">אמר</w:t>
      </w:r>
      <w:r>
        <w:rPr>
          <w:rFonts w:hint="cs"/>
          <w:rtl/>
        </w:rPr>
        <w:t xml:space="preserve"> </w:t>
      </w:r>
      <w:r>
        <w:rPr>
          <w:rStyle w:val="2fb"/>
          <w:rFonts w:hint="cs"/>
          <w:rtl/>
        </w:rPr>
        <w:t xml:space="preserve">רבא</w:t>
      </w:r>
      <w:r>
        <w:rPr>
          <w:rFonts w:hint="cs"/>
          <w:rtl/>
        </w:rPr>
        <w:t xml:space="preserve"> </w:t>
      </w:r>
      <w:r>
        <w:rPr>
          <w:rFonts w:hint="cs"/>
          <w:rtl/>
        </w:rPr>
        <w:t xml:space="preserve">לא</w:t>
      </w:r>
      <w:r>
        <w:rPr>
          <w:rFonts w:hint="cs"/>
          <w:rtl/>
        </w:rPr>
        <w:t xml:space="preserve"> שיהא מזבח בטל אלא שהן </w:t>
      </w:r>
      <w:r>
        <w:rPr>
          <w:rFonts w:hint="cs"/>
          <w:rtl/>
        </w:rPr>
        <w:t xml:space="preserve">לא</w:t>
      </w:r>
      <w:r>
        <w:rPr>
          <w:rFonts w:hint="cs"/>
          <w:rtl/>
        </w:rPr>
        <w:t xml:space="preserve"> יקריבו אלא אחרים </w:t>
      </w:r>
    </w:p>
    <w:p w:rsidR="00DA63EC" w:rsidRDefault="00DA63EC" w:rsidP="00DA63EC">
      <w:pPr>
        <w:tabs>
          <w:tab w:val="center" w:pos="2835"/>
        </w:tabs>
        <w:rPr>
          <w:rtl/>
        </w:rPr>
      </w:pPr>
      <w:r w:rsidRPr="00811501">
        <w:rPr>
          <w:rFonts w:ascii="BA Franknatan Regular" w:hAnsi="BA Franknatan Regular" w:hint="cs"/>
          <w:rtl/>
        </w:rPr>
        <w:t>אבל קטורם יקטירו</w:t>
      </w:r>
      <w:r>
        <w:rPr>
          <w:rFonts w:ascii="BA Franknatan Regular" w:hAnsi="BA Franknatan Regular" w:hint="cs"/>
          <w:b/>
          <w:bCs/>
          <w:rtl/>
        </w:rPr>
        <w:t xml:space="preserve"> </w:t>
      </w:r>
      <w:r>
        <w:rPr>
          <w:rtl/>
        </w:rPr>
        <w:t xml:space="preserve">דכיון דלא שכיחא ומעתרא, חביבא </w:t>
      </w:r>
      <w:ins w:id="95705" w:author="מנוע מכני" w:date="2026-10-11T12:04:40Z">
        <w:r>
          <w:rPr>
            <w:rtl/>
          </w:rPr>
          <w:t xml:space="preserve">להם</w:t>
        </w:r>
      </w:ins>
      <w:del w:id="95706" w:author="מנוע מכני" w:date="2026-10-11T12:04:40Z">
        <w:r>
          <w:rPr>
            <w:rtl/>
          </w:rPr>
          <w:delText xml:space="preserve">להו</w:delText>
        </w:r>
      </w:del>
      <w:r>
        <w:rPr>
          <w:rtl/>
        </w:rPr>
        <w:t xml:space="preserve"> ולא פשעי.</w:t>
      </w:r>
    </w:p>
    <w:p w:rsidR="00DA63EC" w:rsidRDefault="00DA63EC" w:rsidP="00DA63EC">
      <w:pPr>
        <w:pStyle w:val="affffd"/>
        <w:rPr>
          <w:rtl/>
        </w:rPr>
      </w:pPr>
      <w:r>
        <w:rPr>
          <w:rtl/>
        </w:rPr>
        <w:t>׹</w:t>
      </w:r>
    </w:p>
    <w:p>
      <w:pPr>
        <w:pStyle w:val="afffff8"/>
        <w:rPr>
          <w:ins w:id="90445" w:author="קלוד" w:date="2026-10-11T12:32:08Z"/>
        </w:rPr>
      </w:pPr>
      <w:ins w:id="90446" w:author="קלוד" w:date="2026-10-11T12:32:08Z">
        <w:r>
          <w:rPr>
            <w:color w:val="7B3F00"/>
          </w:rPr>
          <w:t xml:space="preserve">חינוך מזבח הזהב - בקטורת של שחר או של בין הערבים</w:t>
        </w:r>
      </w:ins>
    </w:p>
    <w:p>
      <w:pPr>
        <w:pStyle w:val="38"/>
        <w:rPr>
          <w:ins w:id="99954" w:author="מנוע מכני" w:date="2026-10-11T12:04:40Z"/>
        </w:rPr>
      </w:pPr>
      <w:r>
        <w:lastRenderedPageBreak/>
        <w:t xml:space="preserve">אר"ש:</w:t>
      </w:r>
    </w:p>
    <w:p w:rsidR="00DA63EC" w:rsidRDefault="00DA63EC" w:rsidP="00DA63EC">
      <w:pPr>
        <w:tabs>
          <w:tab w:val="center" w:pos="2835"/>
        </w:tabs>
        <w:rPr>
          <w:rtl/>
        </w:rPr>
      </w:pPr>
      <w:del w:id="99955" w:author="מנוע מכני" w:date="2026-10-11T12:04:40Z">
        <w:r>
          <w:rPr>
            <w:rtl/>
          </w:rPr>
          <w:lastRenderedPageBreak/>
          <w:delText xml:space="preserve"> </w:delText>
        </w:r>
      </w:del>
      <w:r>
        <w:rPr>
          <w:rtl/>
        </w:rPr>
        <w:lastRenderedPageBreak/>
        <w:t xml:space="preserve">וכולה היתה קריבה בין הערבים, שאין מחנכין את מזבח הזהב אלא בקטרת הסמים של בין הערבים וכו</w:t>
      </w:r>
      <w:r w:rsidR="005608A0">
        <w:rPr>
          <w:rtl/>
        </w:rPr>
        <w:t>'</w:t>
      </w:r>
      <w:r>
        <w:rPr>
          <w:rtl/>
        </w:rPr>
        <w:t>.</w:t>
      </w:r>
    </w:p>
    <w:p>
      <w:pPr>
        <w:pStyle w:val="38"/>
        <w:rPr>
          <w:ins w:id="99956" w:author="מנוע מכני" w:date="2026-10-11T12:04:40Z"/>
        </w:rPr>
      </w:pPr>
      <w:r>
        <w:t>וה</w:t>
      </w:r>
      <w:r>
        <w:t xml:space="preserve">ך</w:t>
      </w:r>
    </w:p>
    <w:p w:rsidR="00DA63EC" w:rsidRDefault="00DA63EC" w:rsidP="00DA63EC">
      <w:pPr>
        <w:tabs>
          <w:tab w:val="center" w:pos="2835"/>
        </w:tabs>
        <w:rPr>
          <w:rtl/>
        </w:rPr>
      </w:pPr>
      <w:del w:id="99957" w:author="מנוע מכני" w:date="2026-10-11T12:04:40Z">
        <w:r>
          <w:rPr>
            <w:rFonts w:hint="cs"/>
            <w:rtl/>
          </w:rPr>
          <w:delText xml:space="preserve"> </w:delText>
        </w:r>
      </w:del>
      <w:r>
        <w:rPr>
          <w:rFonts w:hint="cs"/>
          <w:rtl/>
        </w:rPr>
        <w:t xml:space="preserve">ד</w:t>
      </w:r>
      <w:r>
        <w:rPr>
          <w:rtl/>
        </w:rPr>
        <w:t>בקטרת הסמים של שחר!</w:t>
      </w:r>
      <w:r>
        <w:rPr>
          <w:rFonts w:hint="cs"/>
          <w:rtl/>
        </w:rPr>
        <w:t xml:space="preserve"> - </w:t>
      </w:r>
      <w:r>
        <w:rPr>
          <w:rtl/>
        </w:rPr>
        <w:t>תנאי היא.</w:t>
      </w:r>
    </w:p>
    <w:p>
      <w:pPr>
        <w:pStyle w:val="38"/>
        <w:rPr>
          <w:ins w:id="99958" w:author="מנוע מכני" w:date="2026-10-11T12:04:40Z"/>
        </w:rPr>
      </w:pPr>
      <w:r>
        <w:t xml:space="preserve">אביי:</w:t>
      </w:r>
    </w:p>
    <w:p w:rsidR="00DA63EC" w:rsidRDefault="00DA63EC" w:rsidP="00DA63EC">
      <w:pPr>
        <w:tabs>
          <w:tab w:val="center" w:pos="2835"/>
        </w:tabs>
        <w:rPr>
          <w:rtl/>
        </w:rPr>
      </w:pPr>
      <w:del w:id="99959" w:author="מנוע מכני" w:date="2026-10-11T12:04:40Z">
        <w:r>
          <w:rPr>
            <w:rtl/>
          </w:rPr>
          <w:delText xml:space="preserve"> </w:delText>
        </w:r>
      </w:del>
      <w:ins w:id="97429" w:author="מנוע מכני" w:date="2026-10-11T12:04:40Z">
        <w:r>
          <w:rPr>
            <w:rtl/>
          </w:rPr>
          <w:t xml:space="preserve">מסתבר</w:t>
        </w:r>
      </w:ins>
      <w:del w:id="97430" w:author="מנוע מכני" w:date="2026-10-11T12:04:40Z">
        <w:r>
          <w:rPr>
            <w:rtl/>
          </w:rPr>
          <w:delText xml:space="preserve">מסתברא</w:delText>
        </w:r>
      </w:del>
      <w:r>
        <w:rPr>
          <w:rtl/>
        </w:rPr>
        <w:t xml:space="preserve"> כמ"ד בקטרת הסמים של בין הערבים, </w:t>
      </w:r>
      <w:r w:rsidRPr="00664445">
        <w:rPr>
          <w:rStyle w:val="afffff0"/>
          <w:rtl/>
        </w:rPr>
        <w:t>ד</w:t>
      </w:r>
      <w:r w:rsidRPr="00664445">
        <w:rPr>
          <w:rStyle w:val="afffff0"/>
          <w:rFonts w:hint="cs"/>
          <w:rtl/>
        </w:rPr>
        <w:t>'</w:t>
      </w:r>
      <w:r w:rsidRPr="00664445">
        <w:rPr>
          <w:rStyle w:val="afffff0"/>
          <w:rtl/>
        </w:rPr>
        <w:t>בבקר בבקר בהיטיבו את הנרות יקטירנה</w:t>
      </w:r>
      <w:r>
        <w:rPr>
          <w:rFonts w:hint="cs"/>
          <w:rtl/>
        </w:rPr>
        <w:t>'</w:t>
      </w:r>
      <w:r>
        <w:rPr>
          <w:rtl/>
        </w:rPr>
        <w:t xml:space="preserve">, </w:t>
      </w:r>
      <w:ins w:id="96181" w:author="מנוע מכני" w:date="2026-10-11T12:04:40Z">
        <w:r>
          <w:rPr>
            <w:rtl/>
          </w:rPr>
          <w:t xml:space="preserve">אם </w:t>
        </w:r>
      </w:ins>
      <w:del w:id="96182" w:author="מנוע מכני" w:date="2026-10-11T12:04:40Z">
        <w:r>
          <w:rPr>
            <w:rtl/>
          </w:rPr>
          <w:delText xml:space="preserve">אי </w:delText>
        </w:r>
      </w:del>
      <w:ins w:id="91381" w:author="מנוע מכני" w:date="2026-10-11T12:04:40Z">
        <w:r>
          <w:rPr>
            <w:rtl/>
          </w:rPr>
          <w:t xml:space="preserve">לא</w:t>
        </w:r>
      </w:ins>
      <w:del w:id="91382" w:author="מנוע מכני" w:date="2026-10-11T12:04:40Z">
        <w:r>
          <w:rPr>
            <w:rtl/>
          </w:rPr>
          <w:delText xml:space="preserve">לאו</w:delText>
        </w:r>
      </w:del>
      <w:r>
        <w:rPr>
          <w:rtl/>
        </w:rPr>
        <w:t xml:space="preserve"> דעבד הדלקה </w:t>
      </w:r>
      <w:ins w:id="90153" w:author="Claude - סמנטי" w:date="2026-10-11T12:27:00Z">
        <w:r>
          <w:rPr>
            <w:rtl/>
          </w:rPr>
          <w:t xml:space="preserve">מהערב</w:t>
        </w:r>
      </w:ins>
      <w:del w:id="90154" w:author="Claude - סמנטי" w:date="2026-10-11T12:27:00Z">
        <w:r>
          <w:rPr>
            <w:rtl/>
          </w:rPr>
          <w:delText xml:space="preserve">מאורתא</w:delText>
        </w:r>
      </w:del>
      <w:r>
        <w:rPr>
          <w:rtl/>
        </w:rPr>
        <w:t xml:space="preserve">, הטבה בצפרא </w:t>
      </w:r>
      <w:ins w:id="91379" w:author="מנוע מכני" w:date="2026-10-11T12:04:40Z">
        <w:r>
          <w:rPr>
            <w:rtl/>
          </w:rPr>
          <w:t xml:space="preserve">ממקום</w:t>
        </w:r>
      </w:ins>
      <w:del w:id="91380" w:author="מנוע מכני" w:date="2026-10-11T12:04:40Z">
        <w:r>
          <w:rPr>
            <w:rtl/>
          </w:rPr>
          <w:delText xml:space="preserve">מהיכא</w:delText>
        </w:r>
      </w:del>
      <w:r>
        <w:rPr>
          <w:rtl/>
        </w:rPr>
        <w:t xml:space="preserve">? </w:t>
      </w:r>
      <w:r>
        <w:rPr>
          <w:rtl/>
        </w:rPr>
        <w:t xml:space="preserve">ולמ"ד</w:t>
      </w:r>
      <w:r>
        <w:rPr>
          <w:rtl/>
        </w:rPr>
        <w:t xml:space="preserve"> בקטרת הסמים של </w:t>
      </w:r>
      <w:r w:rsidRPr="00E105BC">
        <w:rPr>
          <w:spacing w:val="-2"/>
          <w:rtl/>
        </w:rPr>
        <w:t>שחר, גמר ממזבח העולה, מה להלן בתמיד של שחר, אף כאן בקטרת הסמים של שחר.</w:t>
      </w:r>
    </w:p>
    <w:p w:rsidR="00DA63EC" w:rsidRDefault="00DA63EC" w:rsidP="00DA63EC">
      <w:pPr>
        <w:pStyle w:val="affffd"/>
        <w:rPr>
          <w:rtl/>
        </w:rPr>
      </w:pPr>
      <w:r>
        <w:rPr>
          <w:rtl/>
        </w:rPr>
        <w:t>׹</w:t>
      </w:r>
    </w:p>
    <w:p w:rsidR="00DA63EC" w:rsidRDefault="00DA63EC" w:rsidP="00DA63EC">
      <w:pPr>
        <w:tabs>
          <w:tab w:val="center" w:pos="2835"/>
        </w:tabs>
        <w:rPr>
          <w:b/>
          <w:bCs/>
          <w:rtl/>
        </w:rPr>
      </w:pPr>
      <w:r w:rsidRPr="00811501">
        <w:rPr>
          <w:b/>
          <w:bCs/>
          <w:rtl/>
        </w:rPr>
        <w:t>ולא את השלחן אלא בלחם הפנים בשבת.</w:t>
      </w:r>
    </w:p>
    <w:p>
      <w:pPr>
        <w:pStyle w:val="38"/>
        <w:rPr>
          <w:ins w:id="99960" w:author="מנוע מכני" w:date="2026-10-11T12:04:40Z"/>
        </w:rPr>
      </w:pPr>
      <w:r>
        <w:t xml:space="preserve">אלא</w:t>
      </w:r>
    </w:p>
    <w:p w:rsidR="00DA63EC" w:rsidRDefault="00DA63EC" w:rsidP="00DA63EC">
      <w:pPr>
        <w:tabs>
          <w:tab w:val="center" w:pos="2835"/>
        </w:tabs>
        <w:rPr>
          <w:rtl/>
        </w:rPr>
      </w:pPr>
      <w:del w:id="99961" w:author="מנוע מכני" w:date="2026-10-11T12:04:40Z">
        <w:r>
          <w:rPr>
            <w:rtl/>
          </w:rPr>
          <w:delText xml:space="preserve"> </w:delText>
        </w:r>
      </w:del>
      <w:r>
        <w:rPr>
          <w:rtl/>
        </w:rPr>
        <w:t xml:space="preserve">בחול איחנוכי הוא דלא מחנך, הא קדושי מיקדיש? היא גופה </w:t>
      </w:r>
      <w:r>
        <w:rPr>
          <w:rtl/>
        </w:rPr>
        <w:t xml:space="preserve">קמ"ל</w:t>
      </w:r>
      <w:r>
        <w:rPr>
          <w:rtl/>
        </w:rPr>
        <w:t xml:space="preserve">, דחינוך וקידוש דשלחן בשבת הוא, כדקתני סיפא: ולא את המנורה אלא בשבעה נרותיה בין הערבים.</w:t>
      </w:r>
    </w:p>
    <w:p w:rsidR="00DA63EC" w:rsidRDefault="00DA63EC" w:rsidP="00DA63EC">
      <w:pPr>
        <w:tabs>
          <w:tab w:val="center" w:pos="2835"/>
        </w:tabs>
        <w:rPr>
          <w:rtl/>
        </w:rPr>
      </w:pPr>
    </w:p>
    <w:p>
      <w:pPr>
        <w:pStyle w:val="afffff8"/>
        <w:rPr>
          <w:ins w:id="90443" w:author="קלוד" w:date="2026-10-11T12:32:08Z"/>
        </w:rPr>
      </w:pPr>
      <w:ins w:id="90444" w:author="קלוד" w:date="2026-10-11T12:32:08Z">
        <w:r>
          <w:rPr>
            <w:color w:val="7B3F00"/>
          </w:rPr>
          <w:t xml:space="preserve">קטורת שעלתה ליחיד על מזבח החיצון - הוראת שעה</w:t>
        </w:r>
      </w:ins>
    </w:p>
    <w:p>
      <w:pPr>
        <w:pStyle w:val="38"/>
        <w:rPr>
          <w:ins w:id="99963" w:author="מנוע מכני" w:date="2026-10-11T12:04:40Z"/>
        </w:rPr>
      </w:pPr>
      <w:del w:id="99962"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99964" w:author="מנוע מכני" w:date="2026-10-11T12:04:40Z">
        <w:r>
          <w:rPr>
            <w:rtl/>
          </w:rPr>
          <w:delText xml:space="preserve"> </w:delText>
        </w:r>
      </w:del>
      <w:r>
        <w:rPr>
          <w:rtl/>
        </w:rPr>
        <w:t xml:space="preserve">זהו קטרת שעלתה ליחיד על מזבח החיצון, והוראת שעה היתה.</w:t>
      </w:r>
    </w:p>
    <w:p>
      <w:pPr>
        <w:pStyle w:val="38"/>
        <w:rPr>
          <w:ins w:id="99965" w:author="מנוע מכני" w:date="2026-10-11T12:04:40Z"/>
        </w:rPr>
      </w:pPr>
      <w:r>
        <w:t>אר</w:t>
      </w:r>
      <w:r>
        <w:t>"</w:t>
      </w:r>
      <w:r>
        <w:t>פ</w:t>
      </w:r>
      <w:r>
        <w:t xml:space="preserve">:</w:t>
      </w:r>
    </w:p>
    <w:p w:rsidR="00DA63EC" w:rsidRDefault="00DA63EC" w:rsidP="00DA63EC">
      <w:pPr>
        <w:tabs>
          <w:tab w:val="center" w:pos="2835"/>
        </w:tabs>
        <w:rPr>
          <w:rtl/>
        </w:rPr>
      </w:pPr>
      <w:del w:id="99966" w:author="מנוע מכני" w:date="2026-10-11T12:04:40Z">
        <w:r>
          <w:rPr>
            <w:rtl/>
          </w:rPr>
          <w:delText xml:space="preserve"> </w:delText>
        </w:r>
      </w:del>
      <w:r>
        <w:rPr>
          <w:rtl/>
        </w:rPr>
        <w:t xml:space="preserve">בנשיאים.</w:t>
      </w:r>
      <w:r>
        <w:rPr>
          <w:rFonts w:hint="cs"/>
          <w:rtl/>
        </w:rPr>
        <w:t xml:space="preserve">[ולא </w:t>
      </w:r>
      <w:ins w:id="97431" w:author="מנוע מכני" w:date="2026-10-11T12:04:40Z">
        <w:r>
          <w:rPr>
            <w:rFonts w:hint="cs"/>
            <w:rtl/>
          </w:rPr>
          <w:t xml:space="preserve">צריכה</w:t>
        </w:r>
      </w:ins>
      <w:del w:id="97432" w:author="מנוע מכני" w:date="2026-10-11T12:04:40Z">
        <w:r>
          <w:rPr>
            <w:rFonts w:hint="cs"/>
            <w:rtl/>
          </w:rPr>
          <w:delText xml:space="preserve">מיבעיא</w:delText>
        </w:r>
      </w:del>
      <w:r>
        <w:rPr>
          <w:rFonts w:hint="cs"/>
          <w:rtl/>
        </w:rPr>
        <w:t xml:space="preserve"> </w:t>
      </w:r>
      <w:r>
        <w:rPr>
          <w:rFonts w:hint="cs"/>
          <w:rtl/>
        </w:rPr>
        <w:t xml:space="preserve">אמר</w:t>
      </w:r>
      <w:r>
        <w:rPr>
          <w:rFonts w:hint="cs"/>
          <w:rtl/>
        </w:rPr>
        <w:t xml:space="preserve"> דלא אשכחן אלא אפי' יחיד על מזבח חיצון דאשכחן בנשיאים הוראת השעה היתה] </w:t>
      </w:r>
    </w:p>
    <w:p w:rsidR="00DA63EC" w:rsidRDefault="00DA63EC" w:rsidP="00DA63EC">
      <w:pPr>
        <w:rPr>
          <w:rtl/>
        </w:rPr>
      </w:pPr>
      <w:r>
        <w:rPr>
          <w:rFonts w:hint="cs"/>
          <w:rtl/>
        </w:rPr>
        <w:t xml:space="preserve">דאת </w:t>
      </w:r>
      <w:r>
        <w:rPr>
          <w:rStyle w:val="afffff0"/>
          <w:rFonts w:hint="cs"/>
          <w:rtl/>
          <w:rPrChange w:id="9045" w:author="מנוע פסוקים" w:date="2026-10-11T09:32:13Z">
            <w:rPr>
              <w:rFonts w:hint="cs"/>
              <w:rtl/>
            </w:rPr>
          </w:rPrChange>
        </w:rPr>
        <w:t xml:space="preserve">שמן המשחה ואת קטורת הסמים לקודש ככל אשר ציתיך יעשו</w:t>
      </w:r>
      <w:r>
        <w:rPr>
          <w:rFonts w:hint="cs"/>
          <w:rtl/>
        </w:rPr>
        <w:t xml:space="preserve"> [שאין מעלים אפי' על מזבח חיצון] </w:t>
      </w:r>
    </w:p>
    <w:p w:rsidR="00DA63EC" w:rsidRDefault="00DA63EC" w:rsidP="00DA63EC">
      <w:pPr>
        <w:pStyle w:val="affffd"/>
        <w:rPr>
          <w:rtl/>
        </w:rPr>
      </w:pPr>
      <w:r>
        <w:rPr>
          <w:rtl/>
        </w:rPr>
        <w:t>׹</w:t>
      </w:r>
    </w:p>
    <w:p>
      <w:pPr>
        <w:pStyle w:val="MishnaBatzad"/>
        <w:rPr>
          <w:ins w:id="20370" w:author="קלוד" w:date="2026-10-11T09:07:26Z"/>
        </w:rPr>
      </w:pPr>
      <w:ins w:id="20369" w:author="קלוד" w:date="2026-10-11T09:07:26Z">
        <w:r>
          <w:t xml:space="preserve">משנה ה</w:t>
        </w:r>
      </w:ins>
    </w:p>
    <w:p w:rsidR="00DA63EC" w:rsidRPr="000A334C" w:rsidRDefault="00DA63EC" w:rsidP="003B6D22">
      <w:pPr>
        <w:pStyle w:val="afff9"/>
        <w:rPr>
          <w:del w:id="20178" w:author="קלוד" w:date="2026-10-11T09:07:26Z"/>
          <w:rtl/>
        </w:rPr>
      </w:pPr>
      <w:del w:id="20177" w:author="קלוד" w:date="2026-10-11T09:07:26Z">
        <w:r w:rsidRPr="000A334C">
          <w:rPr>
            <w:rtl/>
          </w:rPr>
          <w:delText xml:space="preserve">מתני'.</w:delText>
        </w:r>
      </w:del>
    </w:p>
    <w:p w:rsidR="00DA63EC" w:rsidRPr="000A334C" w:rsidRDefault="00DA63EC" w:rsidP="003B6D22">
      <w:pPr>
        <w:pStyle w:val="afff9"/>
        <w:spacing w:before="120"/>
        <w:rPr>
          <w:rtl/>
        </w:rPr>
        <w:pPrChange w:id="90027" w:author="קלוד" w:date="2026-10-11T12:09:42Z">
          <w:pPr>
            <w:pStyle w:val="afff9"/>
          </w:pPr>
        </w:pPrChange>
      </w:pPr>
      <w:r w:rsidRPr="000A334C">
        <w:rPr>
          <w:rtl/>
        </w:rPr>
        <w:t xml:space="preserve">חביתי כ"ג לא היו באין חצאין, אלא מביא עשרון שלם וחוצהו, </w:t>
      </w:r>
    </w:p>
    <w:p w:rsidR="00DA63EC" w:rsidRPr="000A334C" w:rsidRDefault="00DA63EC" w:rsidP="003B6D22">
      <w:pPr>
        <w:pStyle w:val="afff9"/>
        <w:rPr>
          <w:rtl/>
        </w:rPr>
      </w:pPr>
      <w:r w:rsidRPr="000A334C">
        <w:rPr>
          <w:rtl/>
        </w:rPr>
        <w:tab/>
        <w:t>מקריב מחצה בבקר ומחצה בין הערבים.</w:t>
      </w:r>
    </w:p>
    <w:p w:rsidR="00DA63EC" w:rsidRPr="000A334C" w:rsidRDefault="00DA63EC" w:rsidP="003B6D22">
      <w:pPr>
        <w:pStyle w:val="afff9"/>
        <w:rPr>
          <w:rtl/>
        </w:rPr>
      </w:pPr>
      <w:r w:rsidRPr="000A334C">
        <w:rPr>
          <w:rtl/>
        </w:rPr>
        <w:t xml:space="preserve">כהן שמביא מחצה שחרית ומת ומינו כהן אחר תחתיו, לא יביא חצי עשרון מביתו וחצי עשרונו של ראשון, אלא מביא עשרון שלם וחוצהו, </w:t>
      </w:r>
    </w:p>
    <w:p w:rsidR="00DA63EC" w:rsidRPr="000A334C" w:rsidRDefault="00DA63EC" w:rsidP="003B6D22">
      <w:pPr>
        <w:pStyle w:val="afff9"/>
        <w:rPr>
          <w:rtl/>
        </w:rPr>
      </w:pPr>
      <w:r w:rsidRPr="000A334C">
        <w:rPr>
          <w:rtl/>
        </w:rPr>
        <w:tab/>
        <w:t>מקריב מחצה ומחצה אבד, נמצאו שני חצאין קריבין ושני חצאין אובדין.</w:t>
      </w:r>
    </w:p>
    <w:p w:rsidR="00DA63EC" w:rsidRDefault="00DA63EC" w:rsidP="00DA63EC">
      <w:pPr>
        <w:pStyle w:val="affffd"/>
        <w:rPr>
          <w:rtl/>
        </w:rPr>
      </w:pPr>
      <w:r>
        <w:rPr>
          <w:rtl/>
        </w:rPr>
        <w:t>׹</w:t>
      </w:r>
    </w:p>
    <w:p>
      <w:pPr>
        <w:pStyle w:val="afffff8"/>
        <w:rPr>
          <w:ins w:id="90441" w:author="קלוד" w:date="2026-10-11T12:32:08Z"/>
        </w:rPr>
      </w:pPr>
      <w:ins w:id="90442" w:author="קלוד" w:date="2026-10-11T12:32:08Z">
        <w:r>
          <w:rPr>
            <w:color w:val="7B3F00"/>
          </w:rPr>
          <w:t xml:space="preserve">חביתי כ"ג - 'מחציתה' מחצה משלם הוא מקריב</w:t>
        </w:r>
      </w:ins>
    </w:p>
    <w:p w:rsidR="00DA63EC" w:rsidRDefault="00DA63EC" w:rsidP="00DA63EC">
      <w:pPr>
        <w:tabs>
          <w:tab w:val="center" w:pos="2835"/>
        </w:tabs>
        <w:rPr>
          <w:rtl/>
        </w:rPr>
      </w:pPr>
      <w:r w:rsidRPr="003017EE">
        <w:rPr>
          <w:rStyle w:val="afffff0"/>
          <w:rFonts w:hint="cs"/>
          <w:rtl/>
        </w:rPr>
        <w:t>'</w:t>
      </w:r>
      <w:ins w:id="90597" w:author="Claude - סמנטי" w:date="2026-10-11T12:27:00Z">
        <w:r>
          <w:rPr>
            <w:rStyle w:val="afffff0"/>
            <w:rtl/>
          </w:rPr>
          <w:t xml:space="preserve">מַחֲצִיתָהּ בַּבֹּקֶר וּמַחֲצִיתָהּ בָּעֶרֶב</w:t>
        </w:r>
      </w:ins>
      <w:del w:id="90598" w:author="Claude - סמנטי" w:date="2026-10-11T12:27:00Z">
        <w:r w:rsidRPr="003017EE">
          <w:rPr>
            <w:rStyle w:val="afffff0"/>
            <w:rtl/>
          </w:rPr>
          <w:delText xml:space="preserve">מחציתה בבקר ומחציתה בערב</w:delText>
        </w:r>
      </w:del>
      <w:r w:rsidRPr="003017EE">
        <w:rPr>
          <w:rStyle w:val="afffff0"/>
          <w:rFonts w:hint="cs"/>
          <w:rtl/>
        </w:rPr>
        <w:t>'</w:t>
      </w:r>
      <w:r w:rsidRPr="003017EE">
        <w:rPr>
          <w:rStyle w:val="afffff0"/>
          <w:rtl/>
        </w:rPr>
        <w:t>,</w:t>
      </w:r>
      <w:r>
        <w:rPr>
          <w:rtl/>
        </w:rPr>
        <w:t xml:space="preserve"> מחצה משלם הוא מקריב, מביא עשרון שלם וחוצהו, ומקריב מחצה בבקר ומחצה בין הערבים.</w:t>
      </w:r>
    </w:p>
    <w:p w:rsidR="00DA63EC" w:rsidRDefault="00DA63EC" w:rsidP="00DA63EC">
      <w:pPr>
        <w:tabs>
          <w:tab w:val="center" w:pos="2835"/>
        </w:tabs>
        <w:rPr>
          <w:rtl/>
        </w:rPr>
      </w:pPr>
      <w:r w:rsidRPr="003017EE">
        <w:rPr>
          <w:rStyle w:val="afffff0"/>
          <w:rFonts w:hint="cs"/>
          <w:rtl/>
        </w:rPr>
        <w:t>'</w:t>
      </w:r>
      <w:ins w:id="90599" w:author="Claude - סמנטי" w:date="2026-10-11T12:27:00Z">
        <w:r>
          <w:rPr>
            <w:rStyle w:val="afffff0"/>
            <w:rtl/>
          </w:rPr>
          <w:t xml:space="preserve">מַחֲצִיתָהּ בַּבֹּקֶר וּמַחֲצִיתָהּ בָּעֶרֶב</w:t>
        </w:r>
      </w:ins>
      <w:del w:id="90600" w:author="Claude - סמנטי" w:date="2026-10-11T12:27:00Z">
        <w:r w:rsidRPr="003017EE">
          <w:rPr>
            <w:rStyle w:val="afffff0"/>
            <w:rtl/>
          </w:rPr>
          <w:delText xml:space="preserve">מחציתה בבקר ומחציתה בערב</w:delText>
        </w:r>
      </w:del>
      <w:r w:rsidRPr="003017EE">
        <w:rPr>
          <w:rStyle w:val="afffff0"/>
          <w:rFonts w:hint="cs"/>
          <w:rtl/>
        </w:rPr>
        <w:t>'</w:t>
      </w:r>
      <w:r w:rsidRPr="003017EE">
        <w:rPr>
          <w:rStyle w:val="afffff0"/>
          <w:rtl/>
        </w:rPr>
        <w:t>,</w:t>
      </w:r>
      <w:r>
        <w:rPr>
          <w:rtl/>
        </w:rPr>
        <w:t xml:space="preserve"> מחצה משלם הוא מביא</w:t>
      </w:r>
      <w:r>
        <w:rPr>
          <w:rFonts w:hint="cs"/>
          <w:rtl/>
        </w:rPr>
        <w:t xml:space="preserve"> </w:t>
      </w:r>
    </w:p>
    <w:p w:rsidR="00DA63EC" w:rsidRDefault="00DA63EC" w:rsidP="00DA63EC">
      <w:pPr>
        <w:rPr>
          <w:rtl/>
        </w:rPr>
      </w:pPr>
      <w:r w:rsidRPr="00336727">
        <w:rPr>
          <w:rtl/>
        </w:rPr>
        <w:t>מביא עשרון שלם מביתו וחוצהו, ומקריב מחצה ומחצה אבד, נמצאו שני חצאין קריבין ושני חצאין אובדין.</w:t>
      </w:r>
    </w:p>
    <w:p w:rsidR="00DA63EC" w:rsidRDefault="00DA63EC" w:rsidP="00DA63EC">
      <w:pPr>
        <w:rPr>
          <w:rtl/>
        </w:rPr>
      </w:pPr>
      <w:r w:rsidRPr="00336727">
        <w:rPr>
          <w:rtl/>
        </w:rPr>
        <w:t xml:space="preserve">כ"ג שהקריב מחצה שחרית ומת ומינו אחר תחתיו, יכול יביא חצי עשרון מביתו או חצי עשרונו של ראשון? </w:t>
      </w:r>
    </w:p>
    <w:p>
      <w:pPr>
        <w:pStyle w:val="38"/>
        <w:rPr>
          <w:ins w:id="99967" w:author="מנוע מכני" w:date="2026-10-11T12:04:40Z"/>
        </w:rPr>
      </w:pPr>
      <w:r>
        <w:t xml:space="preserve">ת"ל</w:t>
      </w:r>
      <w:r>
        <w:t xml:space="preserve">:</w:t>
      </w:r>
    </w:p>
    <w:p w:rsidR="00DA63EC" w:rsidRDefault="00DA63EC" w:rsidP="00DA63EC">
      <w:pPr>
        <w:tabs>
          <w:tab w:val="center" w:pos="2835"/>
        </w:tabs>
        <w:rPr>
          <w:rtl/>
        </w:rPr>
      </w:pPr>
      <w:del w:id="99968" w:author="מנוע מכני" w:date="2026-10-11T12:04:40Z">
        <w:r w:rsidRPr="00A71A5E">
          <w:rPr>
            <w:rStyle w:val="afffff0"/>
            <w:rtl/>
          </w:rPr>
          <w:delText xml:space="preserve"> </w:delText>
        </w:r>
      </w:del>
      <w:r w:rsidRPr="00A71A5E">
        <w:rPr>
          <w:rStyle w:val="afffff0"/>
          <w:rFonts w:hint="cs"/>
          <w:rtl/>
        </w:rPr>
        <w:t>'</w:t>
      </w:r>
      <w:ins w:id="90601" w:author="Claude - סמנטי" w:date="2026-10-11T12:27:00Z">
        <w:r>
          <w:rPr>
            <w:rStyle w:val="afffff0"/>
            <w:rtl/>
          </w:rPr>
          <w:t xml:space="preserve">וּמַחֲצִיתָהּ בָּעֶרֶב</w:t>
        </w:r>
      </w:ins>
      <w:del w:id="90602" w:author="Claude - סמנטי" w:date="2026-10-11T12:27:00Z">
        <w:r w:rsidRPr="00A71A5E">
          <w:rPr>
            <w:rStyle w:val="afffff0"/>
            <w:rtl/>
          </w:rPr>
          <w:delText xml:space="preserve">ומחציתה בערב</w:delText>
        </w:r>
      </w:del>
      <w:r w:rsidRPr="00A71A5E">
        <w:rPr>
          <w:rStyle w:val="afffff0"/>
          <w:rFonts w:hint="cs"/>
          <w:rtl/>
        </w:rPr>
        <w:t>'</w:t>
      </w:r>
      <w:r w:rsidRPr="00A71A5E">
        <w:rPr>
          <w:rStyle w:val="afffff0"/>
          <w:rtl/>
        </w:rPr>
        <w:t>,</w:t>
      </w:r>
      <w:r>
        <w:rPr>
          <w:rtl/>
        </w:rPr>
        <w:t xml:space="preserve"> מחצה משלם הוא מביא ומקריב, </w:t>
      </w:r>
    </w:p>
    <w:p>
      <w:pPr>
        <w:pStyle w:val="38"/>
        <w:rPr>
          <w:ins w:id="99969" w:author="מנוע מכני" w:date="2026-10-11T12:04:40Z"/>
        </w:rPr>
      </w:pPr>
      <w:r w:rsidRPr="00336727">
        <w:t xml:space="preserve">הא כיצד?</w:t>
      </w:r>
    </w:p>
    <w:p w:rsidR="00DA63EC" w:rsidRDefault="00DA63EC" w:rsidP="00DA63EC">
      <w:pPr>
        <w:rPr>
          <w:rtl/>
        </w:rPr>
      </w:pPr>
      <w:del w:id="99970" w:author="מנוע מכני" w:date="2026-10-11T12:04:40Z">
        <w:r w:rsidRPr="00336727">
          <w:rPr>
            <w:rtl/>
          </w:rPr>
          <w:delText xml:space="preserve"> </w:delText>
        </w:r>
      </w:del>
      <w:r w:rsidRPr="00336727">
        <w:rPr>
          <w:rtl/>
        </w:rPr>
        <w:t xml:space="preserve">מביא עשרון שלם וחוצהו ומקריב ומחצה אבד, נמצאו שני חצאין אובדין ושני חצאין קריבין.</w:t>
      </w:r>
    </w:p>
    <w:p w:rsidR="00DA63EC" w:rsidRDefault="00DA63EC" w:rsidP="00DA63EC">
      <w:pPr>
        <w:tabs>
          <w:tab w:val="center" w:pos="2835"/>
        </w:tabs>
        <w:rPr>
          <w:rFonts w:ascii="BA Franknatan Regular" w:hAnsi="BA Franknatan Regular"/>
          <w:b/>
          <w:bCs/>
          <w:rtl/>
        </w:rPr>
      </w:pPr>
    </w:p>
    <w:p>
      <w:pPr>
        <w:pStyle w:val="38"/>
        <w:rPr>
          <w:ins w:id="99972" w:author="מנוע מכני" w:date="2026-10-11T12:04:40Z"/>
        </w:rPr>
      </w:pPr>
      <w:del w:id="99971" w:author="מנוע מכני" w:date="2026-10-11T12:04:40Z">
        <w:r w:rsidRPr="00265E5E">
          <w:delText xml:space="preserve">•</w:delText>
        </w:r>
      </w:del>
      <w:r w:rsidRPr="00265E5E">
        <w:t xml:space="preserve"> </w:t>
      </w:r>
      <w:r>
        <w:t xml:space="preserve">תני </w:t>
      </w:r>
      <w:ins w:id="93019" w:author="מנוע מכני" w:date="2026-10-11T12:04:40Z">
        <w:r>
          <w:t xml:space="preserve">לפניו</w:t>
        </w:r>
      </w:ins>
      <w:del w:id="93020" w:author="מנוע מכני" w:date="2026-10-11T12:04:40Z">
        <w:r>
          <w:delText xml:space="preserve">קמיה</w:delText>
        </w:r>
      </w:del>
      <w:r>
        <w:t xml:space="preserve"> </w:t>
      </w:r>
      <w:r>
        <w:t xml:space="preserve">דר"נ:</w:t>
      </w:r>
    </w:p>
    <w:p w:rsidR="00DA63EC" w:rsidRDefault="00DA63EC" w:rsidP="00DA63EC">
      <w:pPr>
        <w:tabs>
          <w:tab w:val="center" w:pos="2835"/>
        </w:tabs>
        <w:rPr>
          <w:rtl/>
        </w:rPr>
      </w:pPr>
      <w:del w:id="99973" w:author="מנוע מכני" w:date="2026-10-11T12:04:40Z">
        <w:r>
          <w:rPr>
            <w:rtl/>
          </w:rPr>
          <w:delText xml:space="preserve"> </w:delText>
        </w:r>
      </w:del>
      <w:r>
        <w:rPr>
          <w:rtl/>
        </w:rPr>
        <w:t xml:space="preserve">מחצה ראשון ומחצה שני תעובר צורתן ויצאו לבית השריפה.</w:t>
      </w:r>
    </w:p>
    <w:p>
      <w:pPr>
        <w:pStyle w:val="38"/>
        <w:rPr>
          <w:ins w:id="99974" w:author="מנוע מכני" w:date="2026-10-11T12:04:40Z"/>
        </w:rPr>
      </w:pPr>
      <w:r>
        <w:t>שני ליעבור צורה- לר</w:t>
      </w:r>
      <w:r>
        <w:t>"</w:t>
      </w:r>
      <w:r>
        <w:t xml:space="preserve">נ:</w:t>
      </w:r>
    </w:p>
    <w:p w:rsidR="00DA63EC" w:rsidRDefault="00DA63EC" w:rsidP="00DA63EC">
      <w:pPr>
        <w:tabs>
          <w:tab w:val="center" w:pos="2835"/>
        </w:tabs>
        <w:rPr>
          <w:rtl/>
        </w:rPr>
      </w:pPr>
      <w:del w:id="99975" w:author="מנוע מכני" w:date="2026-10-11T12:04:40Z">
        <w:r>
          <w:rPr>
            <w:rFonts w:hint="cs"/>
            <w:rtl/>
          </w:rPr>
          <w:delText xml:space="preserve"> </w:delText>
        </w:r>
      </w:del>
      <w:r>
        <w:rPr>
          <w:rStyle w:val="2fb"/>
          <w:rFonts w:hint="cs"/>
          <w:rtl/>
        </w:rPr>
        <w:t xml:space="preserve">כדתדרב</w:t>
      </w:r>
      <w:r>
        <w:rPr>
          <w:rStyle w:val="2fb"/>
          <w:rtl/>
        </w:rPr>
        <w:t>"</w:t>
      </w:r>
      <w:r>
        <w:rPr>
          <w:rStyle w:val="2fb"/>
          <w:rFonts w:hint="cs"/>
          <w:rtl/>
        </w:rPr>
        <w:t xml:space="preserve">א</w:t>
      </w:r>
      <w:r>
        <w:rPr>
          <w:rFonts w:hint="cs"/>
          <w:rtl/>
        </w:rPr>
        <w:t xml:space="preserve"> </w:t>
      </w:r>
      <w:ins w:id="90427" w:author="מנוע מכני" w:date="2026-10-11T12:04:40Z">
        <w:r>
          <w:rPr>
            <w:rFonts w:hint="cs"/>
            <w:rtl/>
          </w:rPr>
          <w:t xml:space="preserve">דאפי'</w:t>
        </w:r>
      </w:ins>
      <w:del w:id="90428" w:author="מנוע מכני" w:date="2026-10-11T12:04:40Z">
        <w:r>
          <w:rPr>
            <w:rFonts w:hint="cs"/>
            <w:rtl/>
          </w:rPr>
          <w:delText xml:space="preserve">ד</w:delText>
        </w:r>
        <w:r>
          <w:rPr>
            <w:rtl/>
          </w:rPr>
          <w:delText xml:space="preserve">אפילו</w:delText>
        </w:r>
      </w:del>
      <w:r>
        <w:rPr>
          <w:rtl/>
        </w:rPr>
        <w:t xml:space="preserve"> פיגול טעון עיבור צורה.</w:t>
      </w:r>
      <w:r>
        <w:rPr>
          <w:rtl/>
        </w:rPr>
        <w:tab/>
      </w:r>
    </w:p>
    <w:p>
      <w:pPr>
        <w:pStyle w:val="38"/>
        <w:rPr>
          <w:ins w:id="99976" w:author="מנוע מכני" w:date="2026-10-11T12:04:40Z"/>
        </w:rPr>
      </w:pPr>
      <w:r w:rsidRPr="00336727">
        <w:tab/>
      </w:r>
      <w:r w:rsidRPr="00336727">
        <w:tab/>
      </w:r>
      <w:del w:id="90130" w:author="מנוע מכני" w:date="2026-10-11T12:04:40Z">
        <w:r w:rsidRPr="00336727">
          <w:delText xml:space="preserve">              </w:delText>
        </w:r>
      </w:del>
      <w:r w:rsidRPr="00336727">
        <w:t xml:space="preserve">רב אשי:</w:t>
      </w:r>
    </w:p>
    <w:p w:rsidR="00DA63EC" w:rsidRDefault="00DA63EC" w:rsidP="00DA63EC">
      <w:pPr>
        <w:rPr>
          <w:rtl/>
        </w:rPr>
      </w:pPr>
      <w:del w:id="99977" w:author="מנוע מכני" w:date="2026-10-11T12:04:40Z">
        <w:r w:rsidRPr="00336727">
          <w:rPr>
            <w:rtl/>
          </w:rPr>
          <w:delText xml:space="preserve"> </w:delText>
        </w:r>
      </w:del>
      <w:r w:rsidRPr="00336727">
        <w:rPr>
          <w:rtl/>
        </w:rPr>
        <w:t xml:space="preserve">אפי</w:t>
      </w:r>
      <w:r w:rsidRPr="00336727">
        <w:rPr>
          <w:rFonts w:hint="cs"/>
          <w:rtl/>
        </w:rPr>
        <w:t>'</w:t>
      </w:r>
      <w:r w:rsidRPr="00336727">
        <w:rPr>
          <w:rtl/>
        </w:rPr>
        <w:t xml:space="preserve"> </w:t>
      </w:r>
      <w:r w:rsidRPr="00336727">
        <w:rPr>
          <w:rFonts w:hint="cs"/>
          <w:rtl/>
        </w:rPr>
        <w:t>כ</w:t>
      </w:r>
      <w:r w:rsidRPr="00336727">
        <w:rPr>
          <w:rtl/>
        </w:rPr>
        <w:t>רבנן, כיון דב</w:t>
      </w:r>
      <w:r w:rsidRPr="00336727">
        <w:rPr>
          <w:rFonts w:hint="cs"/>
          <w:rtl/>
        </w:rPr>
        <w:t xml:space="preserve">זמן דפלגי </w:t>
      </w:r>
      <w:ins w:id="93021" w:author="מנוע מכני" w:date="2026-10-11T12:04:40Z">
        <w:r>
          <w:rPr>
            <w:rFonts w:hint="cs"/>
            <w:rtl/>
          </w:rPr>
          <w:t xml:space="preserve">בהם</w:t>
        </w:r>
      </w:ins>
      <w:del w:id="93022" w:author="מנוע מכני" w:date="2026-10-11T12:04:40Z">
        <w:r w:rsidRPr="00336727">
          <w:rPr>
            <w:rFonts w:hint="cs"/>
            <w:rtl/>
          </w:rPr>
          <w:delText xml:space="preserve">בהו</w:delText>
        </w:r>
      </w:del>
      <w:r w:rsidRPr="00336727">
        <w:rPr>
          <w:rFonts w:hint="cs"/>
          <w:rtl/>
        </w:rPr>
        <w:t xml:space="preserve"> </w:t>
      </w:r>
      <w:ins w:id="96183" w:author="מנוע מכני" w:date="2026-10-11T12:04:40Z">
        <w:r>
          <w:rPr>
            <w:rFonts w:hint="cs"/>
            <w:rtl/>
          </w:rPr>
          <w:t xml:space="preserve">אם </w:t>
        </w:r>
      </w:ins>
      <w:del w:id="96184" w:author="מנוע מכני" w:date="2026-10-11T12:04:40Z">
        <w:r w:rsidRPr="00336727">
          <w:rPr>
            <w:rFonts w:hint="cs"/>
            <w:rtl/>
          </w:rPr>
          <w:delText xml:space="preserve">אי </w:delText>
        </w:r>
      </w:del>
      <w:r w:rsidRPr="00336727">
        <w:rPr>
          <w:rFonts w:hint="cs"/>
          <w:rtl/>
        </w:rPr>
        <w:t xml:space="preserve">בעי </w:t>
      </w:r>
      <w:ins w:id="93023" w:author="מנוע מכני" w:date="2026-10-11T12:04:40Z">
        <w:r>
          <w:rPr>
            <w:rFonts w:hint="cs"/>
            <w:rtl/>
          </w:rPr>
          <w:t xml:space="preserve">זה</w:t>
        </w:r>
      </w:ins>
      <w:del w:id="93024" w:author="מנוע מכני" w:date="2026-10-11T12:04:40Z">
        <w:r w:rsidRPr="00336727">
          <w:rPr>
            <w:rFonts w:hint="cs"/>
            <w:rtl/>
          </w:rPr>
          <w:delText xml:space="preserve">האי</w:delText>
        </w:r>
      </w:del>
      <w:r w:rsidRPr="00336727">
        <w:rPr>
          <w:rFonts w:hint="cs"/>
          <w:rtl/>
        </w:rPr>
        <w:t xml:space="preserve"> מקריב </w:t>
      </w:r>
      <w:ins w:id="96185" w:author="מנוע מכני" w:date="2026-10-11T12:04:40Z">
        <w:r>
          <w:rPr>
            <w:rFonts w:hint="cs"/>
            <w:rtl/>
          </w:rPr>
          <w:t xml:space="preserve">ואם </w:t>
        </w:r>
      </w:ins>
      <w:del w:id="96186" w:author="מנוע מכני" w:date="2026-10-11T12:04:40Z">
        <w:r w:rsidRPr="00336727">
          <w:rPr>
            <w:rFonts w:hint="cs"/>
            <w:rtl/>
          </w:rPr>
          <w:delText xml:space="preserve">ואי </w:delText>
        </w:r>
      </w:del>
      <w:r w:rsidRPr="00336727">
        <w:rPr>
          <w:rFonts w:hint="cs"/>
          <w:rtl/>
        </w:rPr>
        <w:t xml:space="preserve">בעי </w:t>
      </w:r>
      <w:ins w:id="93025" w:author="מנוע מכני" w:date="2026-10-11T12:04:40Z">
        <w:r>
          <w:rPr>
            <w:rFonts w:hint="cs"/>
            <w:rtl/>
          </w:rPr>
          <w:t xml:space="preserve">זה</w:t>
        </w:r>
      </w:ins>
      <w:del w:id="93026" w:author="מנוע מכני" w:date="2026-10-11T12:04:40Z">
        <w:r w:rsidRPr="00336727">
          <w:rPr>
            <w:rFonts w:hint="cs"/>
            <w:rtl/>
          </w:rPr>
          <w:delText xml:space="preserve">האי</w:delText>
        </w:r>
      </w:del>
      <w:r w:rsidRPr="00336727">
        <w:rPr>
          <w:rFonts w:hint="cs"/>
          <w:rtl/>
        </w:rPr>
        <w:t xml:space="preserve"> מקריב חזו </w:t>
      </w:r>
    </w:p>
    <w:p w:rsidR="00DA63EC" w:rsidRDefault="00DA63EC" w:rsidP="00DA63EC">
      <w:pPr>
        <w:tabs>
          <w:tab w:val="center" w:pos="2835"/>
        </w:tabs>
        <w:rPr>
          <w:rtl/>
        </w:rPr>
      </w:pPr>
    </w:p>
    <w:p>
      <w:pPr>
        <w:pStyle w:val="afffff8"/>
        <w:rPr>
          <w:ins w:id="90439" w:author="קלוד" w:date="2026-10-11T12:32:08Z"/>
        </w:rPr>
      </w:pPr>
      <w:ins w:id="90440" w:author="קלוד" w:date="2026-10-11T12:32:08Z">
        <w:r>
          <w:rPr>
            <w:color w:val="7B3F00"/>
          </w:rPr>
          <w:t xml:space="preserve">חביתי כ"ג - אופה ואחר כך מטגנה, או להפך</w:t>
        </w:r>
      </w:ins>
    </w:p>
    <w:p w:rsidR="00DA63EC" w:rsidRDefault="00DA63EC" w:rsidP="00DA63EC">
      <w:pPr>
        <w:tabs>
          <w:tab w:val="center" w:pos="2835"/>
        </w:tabs>
        <w:rPr>
          <w:rtl/>
        </w:rPr>
      </w:pPr>
      <w:r w:rsidRPr="00265E5E">
        <w:rPr>
          <w:rFonts w:ascii="BA Franknatan Regular" w:hAnsi="BA Franknatan Regular"/>
          <w:b/>
          <w:bCs/>
          <w:rtl/>
        </w:rPr>
        <w:t xml:space="preserve">• </w:t>
      </w:r>
      <w:r w:rsidRPr="00FE1784">
        <w:rPr>
          <w:b/>
          <w:bCs/>
          <w:rtl/>
        </w:rPr>
        <w:t xml:space="preserve">חביתי </w:t>
      </w:r>
      <w:r w:rsidRPr="00FE1784">
        <w:rPr>
          <w:b/>
          <w:bCs/>
          <w:rtl/>
        </w:rPr>
        <w:t xml:space="preserve">כה</w:t>
      </w:r>
      <w:r>
        <w:rPr>
          <w:b/>
          <w:bCs/>
          <w:rtl/>
        </w:rPr>
        <w:t>"</w:t>
      </w:r>
      <w:r w:rsidRPr="00FE1784">
        <w:rPr>
          <w:rFonts w:hint="cs"/>
          <w:b/>
          <w:bCs/>
          <w:rtl/>
        </w:rPr>
        <w:t xml:space="preserve">ג</w:t>
      </w:r>
      <w:r w:rsidRPr="00FE1784">
        <w:rPr>
          <w:rFonts w:hint="cs"/>
          <w:b/>
          <w:bCs/>
          <w:rtl/>
        </w:rPr>
        <w:t xml:space="preserve"> </w:t>
      </w:r>
      <w:r w:rsidRPr="00FE1784">
        <w:rPr>
          <w:b/>
          <w:bCs/>
          <w:rtl/>
        </w:rPr>
        <w:t>כיצד עושין אותן?</w:t>
      </w:r>
      <w:r>
        <w:rPr>
          <w:rtl/>
        </w:rPr>
        <w:t xml:space="preserve"> </w:t>
      </w:r>
    </w:p>
    <w:p>
      <w:pPr>
        <w:pStyle w:val="38"/>
        <w:rPr>
          <w:ins w:id="99978" w:author="מנוע מכני" w:date="2026-10-11T12:04:40Z"/>
        </w:rPr>
      </w:pPr>
      <w:r w:rsidRPr="00FE1784">
        <w:t>ר</w:t>
      </w:r>
      <w:r w:rsidRPr="00FE1784">
        <w:t>חב</w:t>
      </w:r>
      <w:r>
        <w:t>"</w:t>
      </w:r>
      <w:r w:rsidRPr="00FE1784">
        <w:t>א מרי</w:t>
      </w:r>
      <w:r>
        <w:t>"</w:t>
      </w:r>
      <w:r w:rsidRPr="00FE1784">
        <w:t>ו</w:t>
      </w:r>
      <w:r>
        <w:t xml:space="preserve">:</w:t>
      </w:r>
    </w:p>
    <w:p w:rsidR="00DA63EC" w:rsidRDefault="00DA63EC" w:rsidP="00DA63EC">
      <w:pPr>
        <w:tabs>
          <w:tab w:val="center" w:pos="2835"/>
        </w:tabs>
        <w:rPr>
          <w:rtl/>
        </w:rPr>
      </w:pPr>
      <w:del w:id="99979" w:author="מנוע מכני" w:date="2026-10-11T12:04:40Z">
        <w:r>
          <w:rPr>
            <w:rtl/>
          </w:rPr>
          <w:delText xml:space="preserve"> </w:delText>
        </w:r>
      </w:del>
      <w:r>
        <w:rPr>
          <w:rtl/>
        </w:rPr>
        <w:t xml:space="preserve">אופה </w:t>
      </w:r>
      <w:r>
        <w:rPr>
          <w:rtl/>
        </w:rPr>
        <w:t xml:space="preserve">ואח"כ</w:t>
      </w:r>
      <w:r>
        <w:rPr>
          <w:rtl/>
        </w:rPr>
        <w:t xml:space="preserve"> מטגנה, </w:t>
      </w:r>
      <w:r>
        <w:rPr>
          <w:rFonts w:hint="cs"/>
          <w:rtl/>
        </w:rPr>
        <w:t>ו</w:t>
      </w:r>
      <w:r>
        <w:rPr>
          <w:rtl/>
        </w:rPr>
        <w:t xml:space="preserve">כוותי </w:t>
      </w:r>
      <w:ins w:id="97433" w:author="מנוע מכני" w:date="2026-10-11T12:04:40Z">
        <w:r>
          <w:rPr>
            <w:rtl/>
          </w:rPr>
          <w:t xml:space="preserve">מסתבר</w:t>
        </w:r>
      </w:ins>
      <w:del w:id="97434" w:author="מנוע מכני" w:date="2026-10-11T12:04:40Z">
        <w:r>
          <w:rPr>
            <w:rtl/>
          </w:rPr>
          <w:delText xml:space="preserve">מסתברא</w:delText>
        </w:r>
      </w:del>
      <w:r>
        <w:rPr>
          <w:rtl/>
        </w:rPr>
        <w:t xml:space="preserve">, תופיני - תאפינה נאה.</w:t>
      </w:r>
    </w:p>
    <w:p>
      <w:pPr>
        <w:pStyle w:val="38"/>
        <w:rPr>
          <w:ins w:id="99980" w:author="מנוע מכני" w:date="2026-10-11T12:04:40Z"/>
        </w:rPr>
      </w:pPr>
      <w:r w:rsidRPr="00FE1784">
        <w:t>ר</w:t>
      </w:r>
      <w:r>
        <w:t>"</w:t>
      </w:r>
      <w:r w:rsidRPr="00FE1784">
        <w:t>א מר</w:t>
      </w:r>
      <w:r>
        <w:t>"</w:t>
      </w:r>
      <w:r w:rsidRPr="00FE1784">
        <w:t>ח</w:t>
      </w:r>
      <w:r>
        <w:t xml:space="preserve">:</w:t>
      </w:r>
    </w:p>
    <w:p w:rsidR="00DA63EC" w:rsidRDefault="00DA63EC" w:rsidP="00DA63EC">
      <w:pPr>
        <w:tabs>
          <w:tab w:val="center" w:pos="2835"/>
        </w:tabs>
        <w:rPr>
          <w:rtl/>
        </w:rPr>
      </w:pPr>
      <w:del w:id="99981" w:author="מנוע מכני" w:date="2026-10-11T12:04:40Z">
        <w:r>
          <w:rPr>
            <w:rtl/>
          </w:rPr>
          <w:delText xml:space="preserve"> </w:delText>
        </w:r>
      </w:del>
      <w:r>
        <w:rPr>
          <w:rtl/>
        </w:rPr>
        <w:t xml:space="preserve">מטגנה </w:t>
      </w:r>
      <w:r>
        <w:rPr>
          <w:rtl/>
        </w:rPr>
        <w:t xml:space="preserve">ואח"כ</w:t>
      </w:r>
      <w:r>
        <w:rPr>
          <w:rtl/>
        </w:rPr>
        <w:t xml:space="preserve"> אופה.</w:t>
      </w:r>
      <w:r>
        <w:rPr>
          <w:rFonts w:hint="cs"/>
          <w:rtl/>
        </w:rPr>
        <w:t xml:space="preserve"> ו</w:t>
      </w:r>
      <w:r>
        <w:rPr>
          <w:rtl/>
        </w:rPr>
        <w:t>כוותי</w:t>
      </w:r>
      <w:r>
        <w:rPr>
          <w:rFonts w:hint="cs"/>
          <w:rtl/>
        </w:rPr>
        <w:t xml:space="preserve"> </w:t>
      </w:r>
      <w:r>
        <w:rPr>
          <w:rtl/>
        </w:rPr>
        <w:t>סתברא, תופיני - תאפינה נא.</w:t>
      </w:r>
    </w:p>
    <w:p>
      <w:pPr>
        <w:pStyle w:val="38"/>
        <w:rPr>
          <w:ins w:id="99982" w:author="מנוע מכני" w:date="2026-10-11T12:04:40Z"/>
        </w:rPr>
      </w:pPr>
      <w:r>
        <w:lastRenderedPageBreak/>
        <w:tab/>
      </w:r>
      <w:r w:rsidRPr="00FE1784">
        <w:t>כתנאי</w:t>
      </w:r>
      <w:r>
        <w:t>:</w:t>
      </w:r>
    </w:p>
    <w:p w:rsidR="00DA63EC" w:rsidRDefault="00DA63EC" w:rsidP="00DA63EC">
      <w:pPr>
        <w:tabs>
          <w:tab w:val="center" w:pos="2835"/>
        </w:tabs>
        <w:rPr>
          <w:rtl/>
        </w:rPr>
      </w:pPr>
      <w:del w:id="99983"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תופיני</w:t>
      </w:r>
      <w:r w:rsidRPr="00A563E0">
        <w:rPr>
          <w:rStyle w:val="afffff0"/>
          <w:rFonts w:hint="cs"/>
          <w:rtl/>
        </w:rPr>
        <w:t>'</w:t>
      </w:r>
      <w:r w:rsidRPr="00A563E0">
        <w:rPr>
          <w:rStyle w:val="afffff0"/>
          <w:rtl/>
        </w:rPr>
        <w:t xml:space="preserve"> </w:t>
      </w:r>
      <w:r>
        <w:rPr>
          <w:rtl/>
        </w:rPr>
        <w:t xml:space="preserve">- תאפינה נא</w:t>
      </w:r>
      <w:ins w:id="94737" w:author="מנוע מכני" w:date="2026-10-11T12:04:40Z">
        <w:r>
          <w:rPr>
            <w:rtl/>
          </w:rPr>
          <w:t xml:space="preserve">,</w:t>
        </w:r>
      </w:ins>
      <w:del w:id="94738" w:author="מנוע מכני" w:date="2026-10-11T12:04:40Z">
        <w:r>
          <w:rPr>
            <w:rtl/>
          </w:rPr>
          <w:delText xml:space="preserve">;</w:delText>
        </w:r>
      </w:del>
      <w:ins w:id="94741" w:author="מנוע מכני" w:date="2026-10-11T12:04:40Z">
        <w:ins w:id="94743" w:author="מנוע מכני" w:date="2026-10-11T12:04:40Z">
          <w:ins w:id="94745" w:author="מנוע מכני" w:date="2026-10-11T12:04:40Z">
            <w:r>
              <w:rPr>
                <w:rtl/>
              </w:rPr>
              <w:t xml:space="preserve"> </w:t>
            </w:r>
          </w:ins>
          <w:del w:id="94746" w:author="מנוע מכני" w:date="2026-10-11T12:04:40Z">
            <w:r>
              <w:rPr>
                <w:rtl/>
              </w:rPr>
              <w:delText xml:space="preserve"> </w:delText>
            </w:r>
            <w:r>
              <w:rPr>
                <w:rFonts w:hint="cs"/>
                <w:rtl/>
              </w:rPr>
              <w:delText xml:space="preserve"> </w:delText>
            </w:r>
          </w:del>
        </w:ins>
        <w:del w:id="94744" w:author="מנוע מכני" w:date="2026-10-11T12:04:40Z">
          <w:r>
            <w:rPr>
              <w:rtl/>
            </w:rPr>
            <w:delText xml:space="preserve"> </w:delText>
          </w:r>
          <w:r>
            <w:rPr>
              <w:rFonts w:hint="cs"/>
              <w:rtl/>
            </w:rPr>
            <w:delText xml:space="preserve"> </w:delText>
          </w:r>
        </w:del>
      </w:ins>
      <w:del w:id="94742" w:author="מנוע מכני" w:date="2026-10-11T12:04:40Z">
        <w:r>
          <w:rPr>
            <w:rtl/>
          </w:rPr>
          <w:delText xml:space="preserve"> </w:delText>
        </w:r>
        <w:r>
          <w:rPr>
            <w:rFonts w:hint="cs"/>
            <w:rtl/>
          </w:rPr>
          <w:delText xml:space="preserve"> </w:delText>
        </w:r>
      </w:del>
      <w:r w:rsidRPr="00FE1784">
        <w:rPr>
          <w:rStyle w:val="2fb"/>
          <w:b/>
          <w:bCs/>
          <w:rtl/>
        </w:rPr>
        <w:t>רבי</w:t>
      </w:r>
      <w:r>
        <w:rPr>
          <w:rtl/>
        </w:rPr>
        <w:t xml:space="preserve">: תאפינה נאה</w:t>
      </w:r>
      <w:ins w:id="94739" w:author="מנוע מכני" w:date="2026-10-11T12:04:40Z">
        <w:r>
          <w:rPr>
            <w:rtl/>
          </w:rPr>
          <w:t xml:space="preserve">,</w:t>
        </w:r>
      </w:ins>
      <w:del w:id="94740" w:author="מנוע מכני" w:date="2026-10-11T12:04:40Z">
        <w:r>
          <w:rPr>
            <w:rtl/>
          </w:rPr>
          <w:delText xml:space="preserve">;</w:delText>
        </w:r>
      </w:del>
      <w:ins w:id="94747" w:author="מנוע מכני" w:date="2026-10-11T12:04:40Z">
        <w:ins w:id="94749" w:author="מנוע מכני" w:date="2026-10-11T12:04:40Z">
          <w:ins w:id="94751" w:author="מנוע מכני" w:date="2026-10-11T12:04:40Z">
            <w:ins w:id="94753" w:author="מנוע מכני" w:date="2026-10-11T12:04:40Z">
              <w:r>
                <w:rPr>
                  <w:rFonts w:hint="cs"/>
                  <w:rtl/>
                </w:rPr>
                <w:t xml:space="preserve"> </w:t>
              </w:r>
            </w:ins>
            <w:del w:id="94754" w:author="מנוע מכני" w:date="2026-10-11T12:04:40Z">
              <w:r>
                <w:rPr>
                  <w:rFonts w:hint="cs"/>
                  <w:rtl/>
                </w:rPr>
                <w:delText xml:space="preserve"> </w:delText>
              </w:r>
              <w:r>
                <w:rPr>
                  <w:rFonts w:hint="cs"/>
                  <w:rtl/>
                </w:rPr>
                <w:delText xml:space="preserve"> </w:delText>
              </w:r>
            </w:del>
          </w:ins>
          <w:del w:id="94752" w:author="מנוע מכני" w:date="2026-10-11T12:04:40Z">
            <w:r>
              <w:rPr>
                <w:rFonts w:hint="cs"/>
                <w:rtl/>
              </w:rPr>
              <w:delText xml:space="preserve"> </w:delText>
            </w:r>
            <w:r>
              <w:rPr>
                <w:rFonts w:hint="cs"/>
                <w:rtl/>
              </w:rPr>
              <w:delText xml:space="preserve"> </w:delText>
            </w:r>
          </w:del>
        </w:ins>
        <w:del w:id="94750" w:author="מנוע מכני" w:date="2026-10-11T12:04:40Z">
          <w:r>
            <w:rPr>
              <w:rFonts w:hint="cs"/>
              <w:rtl/>
            </w:rPr>
            <w:delText xml:space="preserve"> </w:delText>
          </w:r>
          <w:r>
            <w:rPr>
              <w:rFonts w:hint="cs"/>
              <w:rtl/>
            </w:rPr>
            <w:delText xml:space="preserve"> </w:delText>
          </w:r>
        </w:del>
      </w:ins>
      <w:del w:id="94748" w:author="מנוע מכני" w:date="2026-10-11T12:04:40Z">
        <w:r>
          <w:rPr>
            <w:rFonts w:hint="cs"/>
            <w:rtl/>
          </w:rPr>
          <w:delText xml:space="preserve">  </w:delText>
        </w:r>
      </w:del>
      <w:r w:rsidRPr="00FE1784">
        <w:rPr>
          <w:rStyle w:val="2fb"/>
          <w:b/>
          <w:bCs/>
          <w:rtl/>
        </w:rPr>
        <w:t>רבי יוסי</w:t>
      </w:r>
      <w:r>
        <w:rPr>
          <w:rtl/>
        </w:rPr>
        <w:t xml:space="preserve">: תאפינה </w:t>
      </w:r>
      <w:r>
        <w:rPr>
          <w:rStyle w:val="2fb"/>
          <w:rtl/>
        </w:rPr>
        <w:t xml:space="preserve">רבה</w:t>
      </w:r>
      <w:r>
        <w:rPr>
          <w:rtl/>
        </w:rPr>
        <w:t xml:space="preserve">, </w:t>
      </w:r>
    </w:p>
    <w:p w:rsidR="00DA63EC" w:rsidRDefault="00DA63EC" w:rsidP="00DA63EC">
      <w:pPr>
        <w:tabs>
          <w:tab w:val="center" w:pos="2835"/>
        </w:tabs>
        <w:rPr>
          <w:rtl/>
        </w:rPr>
      </w:pPr>
    </w:p>
    <w:p>
      <w:pPr>
        <w:pStyle w:val="38"/>
        <w:rPr>
          <w:ins w:id="99985" w:author="מנוע מכני" w:date="2026-10-11T12:04:40Z"/>
        </w:rPr>
      </w:pPr>
      <w:del w:id="99984" w:author="מנוע מכני" w:date="2026-10-11T12:04:40Z">
        <w:r w:rsidRPr="00265E5E">
          <w:delText xml:space="preserve">•</w:delText>
        </w:r>
      </w:del>
      <w:r w:rsidRPr="00265E5E">
        <w:t xml:space="preserve"> </w:t>
      </w:r>
      <w:r>
        <w:t xml:space="preserve">תנן</w:t>
      </w:r>
      <w:r>
        <w:t xml:space="preserve"> </w:t>
      </w:r>
      <w:ins w:id="91383" w:author="מנוע מכני" w:date="2026-10-11T12:04:40Z">
        <w:r>
          <w:t xml:space="preserve">שם</w:t>
        </w:r>
      </w:ins>
      <w:del w:id="91384" w:author="מנוע מכני" w:date="2026-10-11T12:04:40Z">
        <w:r>
          <w:delText xml:space="preserve">התם</w:delText>
        </w:r>
      </w:del>
      <w:r>
        <w:t xml:space="preserve">:</w:t>
      </w:r>
    </w:p>
    <w:p w:rsidR="00DA63EC" w:rsidRDefault="00DA63EC" w:rsidP="00DA63EC">
      <w:pPr>
        <w:tabs>
          <w:tab w:val="center" w:pos="2835"/>
        </w:tabs>
        <w:rPr>
          <w:rtl/>
        </w:rPr>
      </w:pPr>
      <w:del w:id="99986" w:author="מנוע מכני" w:date="2026-10-11T12:04:40Z">
        <w:r>
          <w:rPr>
            <w:rtl/>
          </w:rPr>
          <w:delText xml:space="preserve"> </w:delText>
        </w:r>
      </w:del>
      <w:r>
        <w:rPr>
          <w:rtl/>
        </w:rPr>
        <w:t xml:space="preserve">חביתי כ"ג - לישתן ועריכתן ואפייתן בפנים, ודוחות את השבת.</w:t>
      </w:r>
    </w:p>
    <w:p>
      <w:pPr>
        <w:pStyle w:val="38"/>
        <w:rPr>
          <w:ins w:id="99987" w:author="מנוע מכני" w:date="2026-10-11T12:04:40Z"/>
        </w:rPr>
      </w:pPr>
      <w:r>
        <w:t>מר</w:t>
      </w:r>
      <w:r>
        <w:t>"</w:t>
      </w:r>
      <w:r>
        <w:t>ה</w:t>
      </w:r>
      <w:r>
        <w:t xml:space="preserve">:</w:t>
      </w:r>
    </w:p>
    <w:p w:rsidR="00DA63EC" w:rsidRDefault="00DA63EC" w:rsidP="00DA63EC">
      <w:pPr>
        <w:tabs>
          <w:tab w:val="center" w:pos="2835"/>
        </w:tabs>
        <w:rPr>
          <w:rtl/>
        </w:rPr>
      </w:pPr>
      <w:del w:id="99988" w:author="מנוע מכני" w:date="2026-10-11T12:04:40Z">
        <w:r>
          <w:rPr>
            <w:rtl/>
          </w:rPr>
          <w:delText xml:space="preserve"> </w:delText>
        </w:r>
      </w:del>
      <w:r>
        <w:rPr>
          <w:rtl/>
        </w:rPr>
        <w:t xml:space="preserve">תופיני - תאפינה נאה, </w:t>
      </w:r>
      <w:ins w:id="96187" w:author="מנוע מכני" w:date="2026-10-11T12:04:40Z">
        <w:r>
          <w:rPr>
            <w:rtl/>
          </w:rPr>
          <w:t xml:space="preserve">ואם </w:t>
        </w:r>
      </w:ins>
      <w:del w:id="96188" w:author="מנוע מכני" w:date="2026-10-11T12:04:40Z">
        <w:r>
          <w:rPr>
            <w:rtl/>
          </w:rPr>
          <w:delText xml:space="preserve">ואי </w:delText>
        </w:r>
      </w:del>
      <w:r>
        <w:rPr>
          <w:rtl/>
        </w:rPr>
        <w:t xml:space="preserve">אפי לה מאתמול אינשפה לה.</w:t>
      </w:r>
    </w:p>
    <w:p>
      <w:pPr>
        <w:pStyle w:val="38"/>
        <w:rPr>
          <w:ins w:id="99989" w:author="מנוע מכני" w:date="2026-10-11T12:04:40Z"/>
        </w:rPr>
      </w:pPr>
      <w:r>
        <w:t xml:space="preserve">מתקיף רב יוסף:</w:t>
      </w:r>
    </w:p>
    <w:p w:rsidR="00DA63EC" w:rsidRDefault="00DA63EC" w:rsidP="00DA63EC">
      <w:pPr>
        <w:tabs>
          <w:tab w:val="center" w:pos="2835"/>
        </w:tabs>
        <w:rPr>
          <w:rtl/>
        </w:rPr>
      </w:pPr>
      <w:del w:id="99990" w:author="מנוע מכני" w:date="2026-10-11T12:04:40Z">
        <w:r>
          <w:rPr>
            <w:rtl/>
          </w:rPr>
          <w:delText xml:space="preserve"> </w:delText>
        </w:r>
      </w:del>
      <w:r>
        <w:rPr>
          <w:rtl/>
        </w:rPr>
        <w:t xml:space="preserve">אימא, דכביש </w:t>
      </w:r>
      <w:ins w:id="93027" w:author="מנוע מכני" w:date="2026-10-11T12:04:40Z">
        <w:r>
          <w:rPr>
            <w:rtl/>
          </w:rPr>
          <w:t xml:space="preserve">לו</w:t>
        </w:r>
      </w:ins>
      <w:del w:id="93028" w:author="מנוע מכני" w:date="2026-10-11T12:04:40Z">
        <w:r>
          <w:rPr>
            <w:rtl/>
          </w:rPr>
          <w:delText xml:space="preserve">ליה</w:delText>
        </w:r>
      </w:del>
      <w:r>
        <w:rPr>
          <w:rtl/>
        </w:rPr>
        <w:t xml:space="preserve"> בירקא!</w:t>
      </w:r>
    </w:p>
    <w:p>
      <w:pPr>
        <w:pStyle w:val="38"/>
        <w:rPr>
          <w:ins w:id="99991" w:author="מנוע מכני" w:date="2026-10-11T12:04:40Z"/>
        </w:rPr>
      </w:pPr>
      <w:r>
        <w:t>דבי ר' ישמעאל תנא:</w:t>
      </w:r>
    </w:p>
    <w:p w:rsidR="00DA63EC" w:rsidRDefault="00DA63EC" w:rsidP="00DA63EC">
      <w:pPr>
        <w:tabs>
          <w:tab w:val="center" w:pos="2835"/>
        </w:tabs>
        <w:rPr>
          <w:rtl/>
        </w:rPr>
      </w:pPr>
      <w:del w:id="99992" w:author="מנוע מכני" w:date="2026-10-11T12:04:40Z">
        <w:r w:rsidRPr="00A563E0">
          <w:rPr>
            <w:rStyle w:val="afffff0"/>
            <w:rtl/>
          </w:rPr>
          <w:delText xml:space="preserve"> </w:delText>
        </w:r>
      </w:del>
      <w:r w:rsidRPr="00A563E0">
        <w:rPr>
          <w:rStyle w:val="afffff0"/>
          <w:rFonts w:hint="cs"/>
          <w:rtl/>
        </w:rPr>
        <w:t>'</w:t>
      </w:r>
      <w:ins w:id="90603" w:author="Claude - סמנטי" w:date="2026-10-11T12:27:00Z">
        <w:r>
          <w:rPr>
            <w:rStyle w:val="afffff0"/>
            <w:rtl/>
          </w:rPr>
          <w:t xml:space="preserve">תַּעֲשֶׂה</w:t>
        </w:r>
      </w:ins>
      <w:del w:id="90604" w:author="Claude - סמנטי" w:date="2026-10-11T12:27:00Z">
        <w:r w:rsidRPr="00A563E0">
          <w:rPr>
            <w:rStyle w:val="afffff0"/>
            <w:rtl/>
          </w:rPr>
          <w:delText xml:space="preserve">תעשה</w:delText>
        </w:r>
      </w:del>
      <w:r w:rsidRPr="00A563E0">
        <w:rPr>
          <w:rStyle w:val="afffff0"/>
          <w:rFonts w:hint="cs"/>
          <w:rtl/>
        </w:rPr>
        <w:t>'</w:t>
      </w:r>
      <w:r w:rsidRPr="00A563E0">
        <w:rPr>
          <w:rStyle w:val="afffff0"/>
          <w:rtl/>
        </w:rPr>
        <w:t xml:space="preserve"> </w:t>
      </w:r>
      <w:r>
        <w:rPr>
          <w:rtl/>
        </w:rPr>
        <w:t xml:space="preserve">- </w:t>
      </w:r>
      <w:ins w:id="90429" w:author="מנוע מכני" w:date="2026-10-11T12:04:40Z">
        <w:r>
          <w:rPr>
            <w:rtl/>
          </w:rPr>
          <w:t xml:space="preserve">ואפי'</w:t>
        </w:r>
      </w:ins>
      <w:del w:id="90430" w:author="מנוע מכני" w:date="2026-10-11T12:04:40Z">
        <w:r>
          <w:rPr>
            <w:rtl/>
          </w:rPr>
          <w:delText xml:space="preserve">ואפילו</w:delText>
        </w:r>
      </w:del>
      <w:r>
        <w:rPr>
          <w:rtl/>
        </w:rPr>
        <w:t xml:space="preserve"> בשבת, תעשה - </w:t>
      </w:r>
      <w:ins w:id="90431" w:author="מנוע מכני" w:date="2026-10-11T12:04:40Z">
        <w:r>
          <w:rPr>
            <w:rtl/>
          </w:rPr>
          <w:t xml:space="preserve">ואפי'</w:t>
        </w:r>
      </w:ins>
      <w:del w:id="90432" w:author="מנוע מכני" w:date="2026-10-11T12:04:40Z">
        <w:r>
          <w:rPr>
            <w:rtl/>
          </w:rPr>
          <w:delText xml:space="preserve">ואפילו</w:delText>
        </w:r>
      </w:del>
      <w:r>
        <w:rPr>
          <w:rtl/>
        </w:rPr>
        <w:t xml:space="preserve"> בטומאה.</w:t>
      </w:r>
    </w:p>
    <w:p>
      <w:pPr>
        <w:pStyle w:val="38"/>
        <w:rPr>
          <w:ins w:id="99993" w:author="מנוע מכני" w:date="2026-10-11T12:04:40Z"/>
        </w:rPr>
      </w:pPr>
      <w:r>
        <w:t xml:space="preserve">אביי:</w:t>
      </w:r>
    </w:p>
    <w:p w:rsidR="00DA63EC" w:rsidRDefault="00DA63EC" w:rsidP="00DA63EC">
      <w:pPr>
        <w:tabs>
          <w:tab w:val="center" w:pos="2835"/>
        </w:tabs>
        <w:rPr>
          <w:rtl/>
        </w:rPr>
      </w:pPr>
      <w:del w:id="99994" w:author="מנוע מכני" w:date="2026-10-11T12:04:40Z">
        <w:r>
          <w:rPr>
            <w:rtl/>
          </w:rPr>
          <w:delText xml:space="preserve"> </w:delText>
        </w:r>
      </w:del>
      <w:r w:rsidRPr="003017EE">
        <w:rPr>
          <w:rStyle w:val="afffff0"/>
          <w:rFonts w:hint="cs"/>
          <w:rtl/>
        </w:rPr>
        <w:t>מ'</w:t>
      </w:r>
      <w:r w:rsidRPr="003017EE">
        <w:rPr>
          <w:rStyle w:val="afffff0"/>
          <w:rtl/>
        </w:rPr>
        <w:t>סלת מנחה תמיד</w:t>
      </w:r>
      <w:r w:rsidRPr="003017EE">
        <w:rPr>
          <w:rStyle w:val="afffff0"/>
          <w:rFonts w:hint="cs"/>
          <w:rtl/>
        </w:rPr>
        <w:t>'</w:t>
      </w:r>
      <w:r w:rsidRPr="003017EE">
        <w:rPr>
          <w:rStyle w:val="afffff0"/>
          <w:rtl/>
        </w:rPr>
        <w:t>,</w:t>
      </w:r>
      <w:r>
        <w:rPr>
          <w:rtl/>
        </w:rPr>
        <w:t xml:space="preserve"> הרי היא כמנחת תמידין.</w:t>
      </w:r>
    </w:p>
    <w:p w:rsidR="00DA63EC" w:rsidRDefault="00DA63EC" w:rsidP="00DA63EC">
      <w:pPr>
        <w:pStyle w:val="afff3"/>
        <w:framePr w:wrap="around"/>
        <w:rPr>
          <w:rtl/>
        </w:rPr>
      </w:pPr>
      <w:r>
        <w:rPr>
          <w:rFonts w:hint="cs"/>
          <w:rtl/>
        </w:rPr>
        <w:t xml:space="preserve">נא. </w:t>
      </w:r>
    </w:p>
    <w:p>
      <w:pPr>
        <w:pStyle w:val="38"/>
        <w:rPr>
          <w:ins w:id="99995" w:author="מנוע מכני" w:date="2026-10-11T12:04:40Z"/>
        </w:rPr>
      </w:pPr>
      <w:r>
        <w:t>רבא</w:t>
      </w:r>
      <w:r>
        <w:t>:</w:t>
      </w:r>
    </w:p>
    <w:p w:rsidR="00DA63EC" w:rsidRDefault="00DA63EC" w:rsidP="00DA63EC">
      <w:pPr>
        <w:tabs>
          <w:tab w:val="center" w:pos="2835"/>
        </w:tabs>
        <w:rPr>
          <w:rtl/>
        </w:rPr>
      </w:pPr>
      <w:del w:id="99996" w:author="מנוע מכני" w:date="2026-10-11T12:04:40Z">
        <w:r w:rsidRPr="00A563E0">
          <w:rPr>
            <w:rStyle w:val="afffff0"/>
            <w:rtl/>
          </w:rPr>
          <w:delText xml:space="preserve"> </w:delText>
        </w:r>
      </w:del>
      <w:r w:rsidRPr="00A563E0">
        <w:rPr>
          <w:rStyle w:val="afffff0"/>
          <w:rFonts w:hint="cs"/>
          <w:rtl/>
        </w:rPr>
        <w:t>'</w:t>
      </w:r>
      <w:ins w:id="90605" w:author="Claude - סמנטי" w:date="2026-10-11T12:27:00Z">
        <w:r>
          <w:rPr>
            <w:rStyle w:val="afffff0"/>
            <w:rtl/>
          </w:rPr>
          <w:t xml:space="preserve">עַל מַחֲבַת</w:t>
        </w:r>
      </w:ins>
      <w:del w:id="90606" w:author="Claude - סמנטי" w:date="2026-10-11T12:27:00Z">
        <w:r w:rsidRPr="00A563E0">
          <w:rPr>
            <w:rStyle w:val="afffff0"/>
            <w:rtl/>
          </w:rPr>
          <w:delText xml:space="preserve">על מחבת</w:delText>
        </w:r>
      </w:del>
      <w:r w:rsidRPr="00A563E0">
        <w:rPr>
          <w:rStyle w:val="afffff0"/>
          <w:rFonts w:hint="cs"/>
          <w:rtl/>
        </w:rPr>
        <w:t>'</w:t>
      </w:r>
      <w:r w:rsidRPr="00A563E0">
        <w:rPr>
          <w:rStyle w:val="afffff0"/>
          <w:rtl/>
        </w:rPr>
        <w:t xml:space="preserve"> </w:t>
      </w:r>
      <w:r>
        <w:rPr>
          <w:rtl/>
        </w:rPr>
        <w:t xml:space="preserve">- מלמד שטעונה כלי, </w:t>
      </w:r>
      <w:ins w:id="96189" w:author="מנוע מכני" w:date="2026-10-11T12:04:40Z">
        <w:r>
          <w:rPr>
            <w:rtl/>
          </w:rPr>
          <w:t xml:space="preserve">ואם </w:t>
        </w:r>
      </w:ins>
      <w:del w:id="96190" w:author="מנוע מכני" w:date="2026-10-11T12:04:40Z">
        <w:r>
          <w:rPr>
            <w:rtl/>
          </w:rPr>
          <w:delText xml:space="preserve">ואי </w:delText>
        </w:r>
      </w:del>
      <w:r>
        <w:rPr>
          <w:rtl/>
        </w:rPr>
        <w:t xml:space="preserve">אפי לה מאתמול איפסיל </w:t>
      </w:r>
      <w:ins w:id="93029" w:author="מנוע מכני" w:date="2026-10-11T12:04:40Z">
        <w:r>
          <w:rPr>
            <w:rtl/>
          </w:rPr>
          <w:t xml:space="preserve">לו</w:t>
        </w:r>
      </w:ins>
      <w:del w:id="93030" w:author="מנוע מכני" w:date="2026-10-11T12:04:40Z">
        <w:r>
          <w:rPr>
            <w:rtl/>
          </w:rPr>
          <w:delText xml:space="preserve">ליה</w:delText>
        </w:r>
      </w:del>
      <w:r>
        <w:rPr>
          <w:rtl/>
        </w:rPr>
        <w:t xml:space="preserve"> בלינה.</w:t>
      </w:r>
    </w:p>
    <w:p>
      <w:pPr>
        <w:pStyle w:val="afffff8"/>
        <w:rPr>
          <w:ins w:id="90437" w:author="קלוד" w:date="2026-10-11T12:32:08Z"/>
        </w:rPr>
      </w:pPr>
      <w:ins w:id="90438" w:author="קלוד" w:date="2026-10-11T12:32:08Z">
        <w:r>
          <w:rPr>
            <w:color w:val="7B3F00"/>
          </w:rPr>
          <w:t xml:space="preserve">שמן בחביתי כ"ג - כמה לוגין לעשרון</w:t>
        </w:r>
      </w:ins>
    </w:p>
    <w:p>
      <w:pPr>
        <w:pStyle w:val="38"/>
        <w:rPr>
          <w:ins w:id="99998" w:author="מנוע מכני" w:date="2026-10-11T12:04:40Z"/>
        </w:rPr>
      </w:pPr>
      <w:del w:id="99997" w:author="מנוע מכני" w:date="2026-10-11T12:04:40Z">
        <w:r w:rsidRPr="00265E5E">
          <w:delText xml:space="preserve">•</w:delText>
        </w:r>
      </w:del>
      <w:r w:rsidRPr="00265E5E">
        <w:t xml:space="preserve"> </w:t>
      </w:r>
      <w:r>
        <w:t>ת</w:t>
      </w:r>
      <w:r>
        <w:t>"</w:t>
      </w:r>
      <w:r>
        <w:t xml:space="preserve">כ </w:t>
      </w:r>
      <w:r>
        <w:t>דרבא:</w:t>
      </w:r>
    </w:p>
    <w:p w:rsidR="00DA63EC" w:rsidRDefault="00DA63EC" w:rsidP="00DA63EC">
      <w:pPr>
        <w:tabs>
          <w:tab w:val="center" w:pos="2835"/>
        </w:tabs>
        <w:rPr>
          <w:rtl/>
        </w:rPr>
      </w:pPr>
      <w:del w:id="99999" w:author="מנוע מכני" w:date="2026-10-11T12:04:40Z">
        <w:r w:rsidRPr="00A71A5E">
          <w:rPr>
            <w:rStyle w:val="afffff0"/>
            <w:rtl/>
          </w:rPr>
          <w:delText xml:space="preserve"> </w:delText>
        </w:r>
      </w:del>
      <w:r w:rsidRPr="00A71A5E">
        <w:rPr>
          <w:rStyle w:val="afffff0"/>
          <w:rFonts w:hint="cs"/>
          <w:rtl/>
        </w:rPr>
        <w:t>'</w:t>
      </w:r>
      <w:ins w:id="90607" w:author="Claude - סמנטי" w:date="2026-10-11T12:27:00Z">
        <w:r>
          <w:rPr>
            <w:rStyle w:val="afffff0"/>
            <w:rtl/>
          </w:rPr>
          <w:t xml:space="preserve">עַל מַחֲבַת</w:t>
        </w:r>
      </w:ins>
      <w:del w:id="90608" w:author="Claude - סמנטי" w:date="2026-10-11T12:27:00Z">
        <w:r w:rsidRPr="00A71A5E">
          <w:rPr>
            <w:rStyle w:val="afffff0"/>
            <w:rtl/>
          </w:rPr>
          <w:delText xml:space="preserve">על מחבת</w:delText>
        </w:r>
      </w:del>
      <w:r w:rsidRPr="00A71A5E">
        <w:rPr>
          <w:rStyle w:val="afffff0"/>
          <w:rFonts w:hint="cs"/>
          <w:rtl/>
        </w:rPr>
        <w:t>'</w:t>
      </w:r>
      <w:r w:rsidRPr="00A71A5E">
        <w:rPr>
          <w:rStyle w:val="afffff0"/>
          <w:rtl/>
        </w:rPr>
        <w:t xml:space="preserve"> </w:t>
      </w:r>
      <w:r>
        <w:rPr>
          <w:rtl/>
        </w:rPr>
        <w:t xml:space="preserve">- מלמד שטעונה כלי, בשמן - להוסיף לה שמן, ואיני יודע כמה, </w:t>
      </w:r>
    </w:p>
    <w:p w:rsidR="00DA63EC" w:rsidRPr="00E105BC" w:rsidRDefault="00DA63EC" w:rsidP="00DA63EC">
      <w:pPr>
        <w:rPr>
          <w:spacing w:val="-8"/>
          <w:rtl/>
        </w:rPr>
      </w:pPr>
      <w:r w:rsidRPr="00E105BC">
        <w:rPr>
          <w:spacing w:val="-8"/>
          <w:rtl/>
        </w:rPr>
        <w:t xml:space="preserve">הריני דן: נאמר כאן </w:t>
      </w:r>
      <w:r w:rsidRPr="00E105BC">
        <w:rPr>
          <w:rFonts w:hint="cs"/>
          <w:spacing w:val="-8"/>
          <w:rtl/>
        </w:rPr>
        <w:t>ו</w:t>
      </w:r>
      <w:r w:rsidRPr="00E105BC">
        <w:rPr>
          <w:spacing w:val="-8"/>
          <w:rtl/>
        </w:rPr>
        <w:t>במנחת נסכים</w:t>
      </w:r>
      <w:r w:rsidRPr="00E105BC">
        <w:rPr>
          <w:rStyle w:val="afffff0"/>
          <w:spacing w:val="-8"/>
          <w:rtl/>
        </w:rPr>
        <w:t xml:space="preserve"> </w:t>
      </w:r>
      <w:r w:rsidRPr="00E105BC">
        <w:rPr>
          <w:rStyle w:val="afffff0"/>
          <w:rFonts w:hint="cs"/>
          <w:spacing w:val="-8"/>
          <w:rtl/>
        </w:rPr>
        <w:t>'</w:t>
      </w:r>
      <w:r w:rsidRPr="00E105BC">
        <w:rPr>
          <w:rStyle w:val="afffff0"/>
          <w:spacing w:val="-8"/>
          <w:rtl/>
        </w:rPr>
        <w:t>שמן</w:t>
      </w:r>
      <w:r w:rsidRPr="00E105BC">
        <w:rPr>
          <w:rStyle w:val="afffff0"/>
          <w:rFonts w:hint="cs"/>
          <w:spacing w:val="-8"/>
          <w:rtl/>
        </w:rPr>
        <w:t>'</w:t>
      </w:r>
      <w:r w:rsidRPr="00E105BC">
        <w:rPr>
          <w:rStyle w:val="afffff0"/>
          <w:spacing w:val="-8"/>
          <w:rtl/>
        </w:rPr>
        <w:t>,</w:t>
      </w:r>
      <w:r w:rsidRPr="00E105BC">
        <w:rPr>
          <w:spacing w:val="-8"/>
          <w:rtl/>
        </w:rPr>
        <w:t xml:space="preserve"> מה להלן שלשת לוגין לעשרון, אף כאן שלשת לוגין לעשרון</w:t>
      </w:r>
      <w:ins w:id="94755" w:author="מנוע מכני" w:date="2026-10-11T12:04:40Z">
        <w:r>
          <w:rPr>
            <w:spacing w:val="-8"/>
            <w:rtl/>
          </w:rPr>
          <w:t xml:space="preserve">,</w:t>
        </w:r>
      </w:ins>
      <w:del w:id="94756" w:author="מנוע מכני" w:date="2026-10-11T12:04:40Z">
        <w:r w:rsidRPr="00E105BC">
          <w:rPr>
            <w:spacing w:val="-8"/>
            <w:rtl/>
          </w:rPr>
          <w:delText xml:space="preserve">;</w:delText>
        </w:r>
      </w:del>
      <w:r w:rsidRPr="00E105BC">
        <w:rPr>
          <w:spacing w:val="-8"/>
          <w:rtl/>
        </w:rPr>
        <w:t xml:space="preserve"> </w:t>
      </w:r>
    </w:p>
    <w:p w:rsidR="00DA63EC" w:rsidRDefault="00DA63EC" w:rsidP="00DA63EC">
      <w:pPr>
        <w:rPr>
          <w:rtl/>
        </w:rPr>
      </w:pPr>
      <w:r w:rsidRPr="00336727">
        <w:rPr>
          <w:rtl/>
        </w:rPr>
        <w:tab/>
        <w:t xml:space="preserve">או כלך לדרך זו: נאמר כאן שמן ונאמר במנחת נדבה שמן, מה להלן לוג אחד, אף כאן לוג אחד? </w:t>
      </w:r>
    </w:p>
    <w:p w:rsidR="00DA63EC" w:rsidRDefault="00DA63EC" w:rsidP="00DA63EC">
      <w:pPr>
        <w:rPr>
          <w:rtl/>
        </w:rPr>
      </w:pPr>
      <w:r w:rsidRPr="00336727">
        <w:rPr>
          <w:rtl/>
        </w:rPr>
        <w:t xml:space="preserve">נראה למי דומה, דנין תבש"ט מתבש"ט, תדיר, דוחה שבת, דוחה טומאה, ואין דנין תבש"ט משאינו תבש"ט</w:t>
      </w:r>
      <w:ins w:id="94757" w:author="מנוע מכני" w:date="2026-10-11T12:04:40Z">
        <w:r>
          <w:rPr>
            <w:rtl/>
          </w:rPr>
          <w:t xml:space="preserve">,</w:t>
        </w:r>
      </w:ins>
      <w:del w:id="94758" w:author="מנוע מכני" w:date="2026-10-11T12:04:40Z">
        <w:r w:rsidRPr="00336727">
          <w:rPr>
            <w:rtl/>
          </w:rPr>
          <w:delText xml:space="preserve">;</w:delText>
        </w:r>
      </w:del>
      <w:r w:rsidRPr="00336727">
        <w:rPr>
          <w:rtl/>
        </w:rPr>
        <w:t xml:space="preserve"> </w:t>
      </w:r>
    </w:p>
    <w:p w:rsidR="00DA63EC" w:rsidRPr="00E105BC" w:rsidRDefault="00DA63EC" w:rsidP="00DA63EC">
      <w:pPr>
        <w:tabs>
          <w:tab w:val="center" w:pos="2835"/>
        </w:tabs>
        <w:rPr>
          <w:spacing w:val="-4"/>
          <w:rtl/>
        </w:rPr>
      </w:pPr>
      <w:r w:rsidRPr="00E105BC">
        <w:rPr>
          <w:spacing w:val="-4"/>
          <w:rtl/>
        </w:rPr>
        <w:t xml:space="preserve">או כלך לדרך זו: דנין יגי"ל מיגי"ל, </w:t>
      </w:r>
      <w:r w:rsidRPr="00E105BC">
        <w:rPr>
          <w:rFonts w:hint="cs"/>
          <w:spacing w:val="-4"/>
          <w:rtl/>
        </w:rPr>
        <w:t>[</w:t>
      </w:r>
      <w:r w:rsidRPr="00E105BC">
        <w:rPr>
          <w:spacing w:val="-4"/>
          <w:rtl/>
        </w:rPr>
        <w:t>יחיד, בגלל עצמה, יין, לבונה</w:t>
      </w:r>
      <w:r w:rsidRPr="00E105BC">
        <w:rPr>
          <w:rFonts w:hint="cs"/>
          <w:spacing w:val="-4"/>
          <w:rtl/>
        </w:rPr>
        <w:t>]</w:t>
      </w:r>
      <w:r w:rsidRPr="00E105BC">
        <w:rPr>
          <w:spacing w:val="-4"/>
          <w:rtl/>
        </w:rPr>
        <w:t>, ואין דנין יגי"ל משאינו יגי"ל.</w:t>
      </w:r>
    </w:p>
    <w:p w:rsidR="00DA63EC" w:rsidRDefault="00DA63EC" w:rsidP="00DA63EC">
      <w:pPr>
        <w:tabs>
          <w:tab w:val="center" w:pos="2835"/>
        </w:tabs>
        <w:rPr>
          <w:rtl/>
        </w:rPr>
      </w:pPr>
    </w:p>
    <w:p>
      <w:pPr>
        <w:pStyle w:val="38"/>
        <w:rPr>
          <w:ins w:id="100001" w:author="מנוע מכני" w:date="2026-10-11T12:04:40Z"/>
        </w:rPr>
      </w:pPr>
      <w:del w:id="100000" w:author="מנוע מכני" w:date="2026-10-11T12:04:40Z">
        <w:r w:rsidRPr="00265E5E">
          <w:delText xml:space="preserve">•</w:delText>
        </w:r>
      </w:del>
      <w:r w:rsidRPr="00265E5E">
        <w:t xml:space="preserve"> </w:t>
      </w:r>
      <w:r>
        <w:t>ריבשריב</w:t>
      </w:r>
      <w:r>
        <w:t>"</w:t>
      </w:r>
      <w:r>
        <w:t>ב</w:t>
      </w:r>
      <w:r>
        <w:t>:</w:t>
      </w:r>
    </w:p>
    <w:p w:rsidR="00DA63EC" w:rsidRDefault="00DA63EC" w:rsidP="00DA63EC">
      <w:pPr>
        <w:tabs>
          <w:tab w:val="center" w:pos="2835"/>
        </w:tabs>
        <w:rPr>
          <w:rtl/>
        </w:rPr>
      </w:pPr>
      <w:del w:id="100002"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סלת מנחה תמיד</w:t>
      </w:r>
      <w:r w:rsidRPr="00A563E0">
        <w:rPr>
          <w:rStyle w:val="afffff0"/>
          <w:rFonts w:hint="cs"/>
          <w:rtl/>
        </w:rPr>
        <w:t>'</w:t>
      </w:r>
      <w:r w:rsidRPr="00A563E0">
        <w:rPr>
          <w:rStyle w:val="afffff0"/>
          <w:rtl/>
        </w:rPr>
        <w:t xml:space="preserve"> </w:t>
      </w:r>
      <w:r>
        <w:rPr>
          <w:rtl/>
        </w:rPr>
        <w:t>-, מה מנחת תמידין ג' לוגין לעשרון, אף זו ג' לוגין לעשרון.</w:t>
      </w:r>
    </w:p>
    <w:p>
      <w:pPr>
        <w:pStyle w:val="38"/>
        <w:rPr>
          <w:ins w:id="100004" w:author="מנוע מכני" w:date="2026-10-11T12:04:40Z"/>
        </w:rPr>
      </w:pPr>
      <w:del w:id="100003" w:author="מנוע מכני" w:date="2026-10-11T12:04:40Z">
        <w:r w:rsidRPr="00265E5E">
          <w:delText xml:space="preserve">•</w:delText>
        </w:r>
      </w:del>
      <w:r w:rsidRPr="00265E5E">
        <w:t xml:space="preserve"> </w:t>
      </w:r>
      <w:r>
        <w:t xml:space="preserve">ר"ש:</w:t>
      </w:r>
    </w:p>
    <w:p w:rsidR="00DA63EC" w:rsidRDefault="00DA63EC" w:rsidP="00DA63EC">
      <w:pPr>
        <w:tabs>
          <w:tab w:val="center" w:pos="2835"/>
        </w:tabs>
        <w:rPr>
          <w:rtl/>
        </w:rPr>
      </w:pPr>
      <w:del w:id="100005" w:author="מנוע מכני" w:date="2026-10-11T12:04:40Z">
        <w:r>
          <w:rPr>
            <w:rtl/>
          </w:rPr>
          <w:delText xml:space="preserve"> </w:delText>
        </w:r>
      </w:del>
      <w:r>
        <w:rPr>
          <w:rtl/>
        </w:rPr>
        <w:t xml:space="preserve">ריבה כאן שמן וריבה במנחת כבשים שמן, מה להלן שלשת לוגין לעשרון, אף כאן </w:t>
      </w:r>
    </w:p>
    <w:p w:rsidR="00DA63EC" w:rsidRPr="00E105BC" w:rsidRDefault="00DA63EC" w:rsidP="00DA63EC">
      <w:pPr>
        <w:tabs>
          <w:tab w:val="center" w:pos="2835"/>
        </w:tabs>
        <w:rPr>
          <w:spacing w:val="-6"/>
          <w:rtl/>
        </w:rPr>
      </w:pPr>
      <w:r w:rsidRPr="00E105BC">
        <w:rPr>
          <w:spacing w:val="-6"/>
          <w:rtl/>
        </w:rPr>
        <w:tab/>
        <w:t xml:space="preserve">או כלך לדרך זו: ריבה כאן </w:t>
      </w:r>
      <w:r w:rsidRPr="00E105BC">
        <w:rPr>
          <w:rFonts w:hint="cs"/>
          <w:spacing w:val="-6"/>
          <w:rtl/>
        </w:rPr>
        <w:t>וב</w:t>
      </w:r>
      <w:r w:rsidRPr="00E105BC">
        <w:rPr>
          <w:spacing w:val="-6"/>
          <w:rtl/>
        </w:rPr>
        <w:t xml:space="preserve">במנחת פרים ואילים שמן, מה להלן אף כאן שני לוגין לעשרון? </w:t>
      </w:r>
    </w:p>
    <w:p w:rsidR="00DA63EC" w:rsidRDefault="00DA63EC" w:rsidP="00DA63EC">
      <w:pPr>
        <w:tabs>
          <w:tab w:val="center" w:pos="2835"/>
        </w:tabs>
        <w:rPr>
          <w:rtl/>
        </w:rPr>
      </w:pPr>
      <w:r>
        <w:rPr>
          <w:rtl/>
        </w:rPr>
        <w:t>נראה למי דומה, דנין מנחה הבאה עשרון ממנחה הבאה בעשרון, ואין דנין מנחה הבאה עשרון ממנחה הבאה ב' וג' עשרונים.</w:t>
      </w:r>
    </w:p>
    <w:p>
      <w:pPr>
        <w:pStyle w:val="38"/>
        <w:rPr>
          <w:ins w:id="100006" w:author="מנוע מכני" w:date="2026-10-11T12:04:40Z"/>
        </w:rPr>
      </w:pPr>
      <w:r w:rsidRPr="00E105BC">
        <w:t xml:space="preserve">הא גופא </w:t>
      </w:r>
      <w:ins w:id="95831" w:author="מנוע מכני" w:date="2026-10-11T12:04:40Z">
        <w:r>
          <w:t xml:space="preserve">קשה</w:t>
        </w:r>
      </w:ins>
      <w:del w:id="95832" w:author="מנוע מכני" w:date="2026-10-11T12:04:40Z">
        <w:r w:rsidRPr="00E105BC">
          <w:delText xml:space="preserve">קשיא</w:delText>
        </w:r>
      </w:del>
      <w:r w:rsidRPr="00E105BC">
        <w:t xml:space="preserve">, אמרת:</w:t>
      </w:r>
    </w:p>
    <w:p w:rsidR="00DA63EC" w:rsidRPr="00E105BC" w:rsidRDefault="00DA63EC" w:rsidP="00DA63EC">
      <w:pPr>
        <w:rPr>
          <w:spacing w:val="-6"/>
          <w:rtl/>
        </w:rPr>
      </w:pPr>
      <w:del w:id="100007" w:author="מנוע מכני" w:date="2026-10-11T12:04:40Z">
        <w:r w:rsidRPr="00E105BC">
          <w:rPr>
            <w:spacing w:val="-6"/>
            <w:rtl/>
          </w:rPr>
          <w:delText xml:space="preserve"> </w:delText>
        </w:r>
      </w:del>
      <w:r w:rsidRPr="00E105BC">
        <w:rPr>
          <w:spacing w:val="-6"/>
          <w:rtl/>
        </w:rPr>
        <w:t xml:space="preserve">בשמן להוסיף לה שמן, </w:t>
      </w:r>
      <w:ins w:id="91385" w:author="מנוע מכני" w:date="2026-10-11T12:04:40Z">
        <w:r>
          <w:rPr>
            <w:spacing w:val="-6"/>
            <w:rtl/>
          </w:rPr>
          <w:t xml:space="preserve">ואח"כ</w:t>
        </w:r>
      </w:ins>
      <w:del w:id="91386" w:author="מנוע מכני" w:date="2026-10-11T12:04:40Z">
        <w:r w:rsidRPr="00E105BC">
          <w:rPr>
            <w:spacing w:val="-6"/>
            <w:rtl/>
          </w:rPr>
          <w:delText xml:space="preserve">והדר</w:delText>
        </w:r>
      </w:del>
      <w:r w:rsidRPr="00E105BC">
        <w:rPr>
          <w:spacing w:val="-6"/>
          <w:rtl/>
        </w:rPr>
        <w:t xml:space="preserve"> תני: נאמר כאן שמן ונאמר במנחת נדבה שמן!</w:t>
      </w:r>
    </w:p>
    <w:p>
      <w:pPr>
        <w:pStyle w:val="38"/>
        <w:rPr>
          <w:ins w:id="100009" w:author="מנוע מכני" w:date="2026-10-11T12:04:40Z"/>
        </w:rPr>
      </w:pPr>
      <w:del w:id="100008" w:author="מנוע מכני" w:date="2026-10-11T12:04:40Z">
        <w:r w:rsidRPr="00265E5E">
          <w:delText xml:space="preserve">•</w:delText>
        </w:r>
      </w:del>
      <w:r w:rsidRPr="00265E5E">
        <w:t xml:space="preserve"> </w:t>
      </w:r>
      <w:r w:rsidRPr="00C47983">
        <w:t>אביי</w:t>
      </w:r>
      <w:r>
        <w:t xml:space="preserve">:</w:t>
      </w:r>
    </w:p>
    <w:p w:rsidR="00DA63EC" w:rsidRDefault="00DA63EC" w:rsidP="00DA63EC">
      <w:pPr>
        <w:tabs>
          <w:tab w:val="center" w:pos="2835"/>
        </w:tabs>
        <w:rPr>
          <w:rtl/>
        </w:rPr>
      </w:pPr>
      <w:del w:id="100010" w:author="מנוע מכני" w:date="2026-10-11T12:04:40Z">
        <w:r>
          <w:rPr>
            <w:rtl/>
          </w:rPr>
          <w:delText xml:space="preserve"> </w:delText>
        </w:r>
      </w:del>
      <w:r>
        <w:rPr>
          <w:rtl/>
        </w:rPr>
        <w:t xml:space="preserve">מאן תנא בשמן להוסיף? </w:t>
      </w:r>
      <w:r>
        <w:rPr>
          <w:rStyle w:val="2fb"/>
          <w:rFonts w:hint="cs"/>
          <w:rtl/>
        </w:rPr>
        <w:t>כ</w:t>
      </w:r>
      <w:r>
        <w:rPr>
          <w:rStyle w:val="2fb"/>
          <w:rtl/>
        </w:rPr>
        <w:t xml:space="preserve">ר"ש</w:t>
      </w:r>
      <w:ins w:id="94759" w:author="מנוע מכני" w:date="2026-10-11T12:04:40Z">
        <w:r>
          <w:rPr>
            <w:rtl/>
          </w:rPr>
          <w:t xml:space="preserve"> </w:t>
        </w:r>
      </w:ins>
      <w:del w:id="94760" w:author="מנוע מכני" w:date="2026-10-11T12:04:40Z">
        <w:r>
          <w:rPr>
            <w:rtl/>
          </w:rPr>
          <w:delText xml:space="preserve"> </w:delText>
        </w:r>
        <w:r>
          <w:rPr>
            <w:rFonts w:hint="cs"/>
            <w:rtl/>
          </w:rPr>
          <w:delText xml:space="preserve"> </w:delText>
        </w:r>
      </w:del>
      <w:r>
        <w:rPr>
          <w:rFonts w:hint="cs"/>
          <w:rtl/>
        </w:rPr>
        <w:t xml:space="preserve">ובדינא מהדר </w:t>
      </w:r>
      <w:r>
        <w:rPr>
          <w:rStyle w:val="2fb"/>
          <w:rFonts w:hint="cs"/>
          <w:rtl/>
        </w:rPr>
        <w:t xml:space="preserve">רבי</w:t>
      </w:r>
      <w:r>
        <w:rPr>
          <w:rFonts w:hint="cs"/>
          <w:rtl/>
        </w:rPr>
        <w:t xml:space="preserve"> ישמאל</w:t>
      </w:r>
      <w:r>
        <w:rPr>
          <w:rtl/>
        </w:rPr>
        <w:t>.</w:t>
      </w:r>
    </w:p>
    <w:p>
      <w:pPr>
        <w:pStyle w:val="38"/>
        <w:rPr>
          <w:ins w:id="100012" w:author="מנוע מכני" w:date="2026-10-11T12:04:40Z"/>
        </w:rPr>
      </w:pPr>
      <w:del w:id="100011" w:author="מנוע מכני" w:date="2026-10-11T12:04:40Z">
        <w:r w:rsidRPr="00336727">
          <w:delText xml:space="preserve">•</w:delText>
        </w:r>
      </w:del>
      <w:r w:rsidRPr="00336727">
        <w:t xml:space="preserve"> ר</w:t>
      </w:r>
      <w:r w:rsidRPr="00336727">
        <w:t>הבדר</w:t>
      </w:r>
      <w:r w:rsidRPr="00336727">
        <w:t>"</w:t>
      </w:r>
      <w:r w:rsidRPr="00336727">
        <w:t>י</w:t>
      </w:r>
      <w:r w:rsidRPr="00336727">
        <w:t xml:space="preserve">:</w:t>
      </w:r>
    </w:p>
    <w:p w:rsidR="00DA63EC" w:rsidRDefault="00DA63EC" w:rsidP="00DA63EC">
      <w:pPr>
        <w:rPr>
          <w:rtl/>
        </w:rPr>
      </w:pPr>
      <w:del w:id="100013" w:author="מנוע מכני" w:date="2026-10-11T12:04:40Z">
        <w:r w:rsidRPr="00336727">
          <w:rPr>
            <w:rtl/>
          </w:rPr>
          <w:delText xml:space="preserve"> </w:delText>
        </w:r>
      </w:del>
      <w:r w:rsidRPr="00336727">
        <w:rPr>
          <w:rtl/>
        </w:rPr>
        <w:t xml:space="preserve">כולה ר</w:t>
      </w:r>
      <w:r w:rsidRPr="00336727">
        <w:rPr>
          <w:rFonts w:hint="cs"/>
          <w:rtl/>
        </w:rPr>
        <w:t>ישבריב'ב</w:t>
      </w:r>
      <w:r w:rsidRPr="00336727">
        <w:rPr>
          <w:rtl/>
        </w:rPr>
        <w:t xml:space="preserve">, </w:t>
      </w:r>
      <w:r w:rsidRPr="00B86088">
        <w:rPr>
          <w:b/>
          <w:bCs/>
          <w:rtl/>
        </w:rPr>
        <w:t>וה"ק</w:t>
      </w:r>
      <w:r w:rsidRPr="00336727">
        <w:rPr>
          <w:rtl/>
        </w:rPr>
        <w:t xml:space="preserve">: בשמן להוסיף לה שמן, דלקבוע </w:t>
      </w:r>
      <w:r w:rsidRPr="00336727">
        <w:rPr>
          <w:rFonts w:hint="cs"/>
          <w:rtl/>
        </w:rPr>
        <w:t>א'צ דעל מחבת כמנחת מחבת דמי'</w:t>
      </w:r>
    </w:p>
    <w:p w:rsidR="00DA63EC" w:rsidRDefault="00DA63EC" w:rsidP="00DA63EC">
      <w:pPr>
        <w:tabs>
          <w:tab w:val="center" w:pos="2835"/>
        </w:tabs>
        <w:rPr>
          <w:rtl/>
        </w:rPr>
      </w:pPr>
      <w:r>
        <w:rPr>
          <w:rFonts w:ascii="BA Franknatan Regular" w:hAnsi="BA Franknatan Regular"/>
          <w:b/>
          <w:bCs/>
          <w:rtl/>
        </w:rPr>
        <w:tab/>
      </w:r>
      <w:r>
        <w:rPr>
          <w:rFonts w:ascii="BA Franknatan Regular" w:hAnsi="BA Franknatan Regular" w:hint="cs"/>
          <w:b/>
          <w:bCs/>
          <w:rtl/>
        </w:rPr>
        <w:t>ה</w:t>
      </w:r>
      <w:r>
        <w:rPr>
          <w:rtl/>
        </w:rPr>
        <w:t xml:space="preserve">דר </w:t>
      </w:r>
      <w:r>
        <w:rPr>
          <w:rtl/>
        </w:rPr>
        <w:t xml:space="preserve">אמר</w:t>
      </w:r>
      <w:r>
        <w:rPr>
          <w:rtl/>
        </w:rPr>
        <w:t xml:space="preserve">: תיהוי </w:t>
      </w:r>
      <w:ins w:id="91387" w:author="מנוע מכני" w:date="2026-10-11T12:04:40Z">
        <w:r>
          <w:rPr>
            <w:rtl/>
          </w:rPr>
          <w:t xml:space="preserve">גם</w:t>
        </w:r>
      </w:ins>
      <w:del w:id="91388" w:author="מנוע מכני" w:date="2026-10-11T12:04:40Z">
        <w:r>
          <w:rPr>
            <w:rtl/>
          </w:rPr>
          <w:delText xml:space="preserve">נמי</w:delText>
        </w:r>
      </w:del>
      <w:r>
        <w:rPr>
          <w:rtl/>
        </w:rPr>
        <w:t xml:space="preserve"> לקבוע לה שמן, תיתי מדינא, ודן דינא ולא </w:t>
      </w:r>
      <w:ins w:id="97435" w:author="מנוע מכני" w:date="2026-10-11T12:04:40Z">
        <w:r>
          <w:rPr>
            <w:rtl/>
          </w:rPr>
          <w:t xml:space="preserve">באה</w:t>
        </w:r>
      </w:ins>
      <w:del w:id="97436" w:author="מנוע מכני" w:date="2026-10-11T12:04:40Z">
        <w:r>
          <w:rPr>
            <w:rtl/>
          </w:rPr>
          <w:delText xml:space="preserve">אתיא</w:delText>
        </w:r>
      </w:del>
      <w:r>
        <w:rPr>
          <w:rtl/>
        </w:rPr>
        <w:t xml:space="preserve"> </w:t>
      </w:r>
      <w:ins w:id="93031" w:author="מנוע מכני" w:date="2026-10-11T12:04:40Z">
        <w:r>
          <w:rPr>
            <w:rtl/>
          </w:rPr>
          <w:t xml:space="preserve">לו</w:t>
        </w:r>
      </w:ins>
      <w:del w:id="93032" w:author="מנוע מכני" w:date="2026-10-11T12:04:40Z">
        <w:r>
          <w:rPr>
            <w:rtl/>
          </w:rPr>
          <w:delText xml:space="preserve">ליה</w:delText>
        </w:r>
      </w:del>
      <w:r>
        <w:rPr>
          <w:rtl/>
        </w:rPr>
        <w:t xml:space="preserve">, ואצרכא קרא</w:t>
      </w:r>
      <w:r w:rsidRPr="00A563E0">
        <w:rPr>
          <w:rStyle w:val="afffff0"/>
          <w:rtl/>
        </w:rPr>
        <w:t xml:space="preserve"> </w:t>
      </w:r>
      <w:r w:rsidRPr="00A563E0">
        <w:rPr>
          <w:rStyle w:val="afffff0"/>
          <w:rFonts w:hint="cs"/>
          <w:rtl/>
        </w:rPr>
        <w:t>'</w:t>
      </w:r>
      <w:r w:rsidRPr="00A563E0">
        <w:rPr>
          <w:rStyle w:val="afffff0"/>
          <w:rtl/>
        </w:rPr>
        <w:t>סולת מנחה תמיד</w:t>
      </w:r>
      <w:r w:rsidRPr="00A563E0">
        <w:rPr>
          <w:rStyle w:val="afffff0"/>
          <w:rFonts w:hint="cs"/>
          <w:rtl/>
        </w:rPr>
        <w:t>'</w:t>
      </w:r>
      <w:r w:rsidRPr="00A563E0">
        <w:rPr>
          <w:rStyle w:val="afffff0"/>
          <w:rtl/>
        </w:rPr>
        <w:t>,</w:t>
      </w:r>
      <w:r>
        <w:rPr>
          <w:rtl/>
        </w:rPr>
        <w:t xml:space="preserve"> כדמסיים </w:t>
      </w:r>
      <w:r>
        <w:rPr>
          <w:rStyle w:val="2fb"/>
          <w:rtl/>
        </w:rPr>
        <w:t xml:space="preserve">רבי ישמעאל</w:t>
      </w:r>
      <w:r>
        <w:rPr>
          <w:rtl/>
        </w:rPr>
        <w:t xml:space="preserve"> מילתיה.</w:t>
      </w:r>
    </w:p>
    <w:p w:rsidR="00DA63EC" w:rsidRDefault="00DA63EC" w:rsidP="00DA63EC">
      <w:pPr>
        <w:tabs>
          <w:tab w:val="center" w:pos="2835"/>
        </w:tabs>
        <w:rPr>
          <w:rtl/>
        </w:rPr>
      </w:pPr>
    </w:p>
    <w:p>
      <w:pPr>
        <w:pStyle w:val="38"/>
        <w:rPr>
          <w:ins w:id="100015" w:author="מנוע מכני" w:date="2026-10-11T12:04:40Z"/>
        </w:rPr>
      </w:pPr>
      <w:del w:id="100014" w:author="מנוע מכני" w:date="2026-10-11T12:04:40Z">
        <w:r w:rsidRPr="00E105BC">
          <w:delText xml:space="preserve">•</w:delText>
        </w:r>
      </w:del>
      <w:r w:rsidRPr="00E105BC">
        <w:t xml:space="preserve"> </w:t>
      </w:r>
      <w:r w:rsidRPr="00E105BC">
        <w:t xml:space="preserve">רבה</w:t>
      </w:r>
      <w:ins w:id="95959" w:author="מנוע מכני" w:date="2026-10-11T12:04:40Z">
        <w:r>
          <w:t xml:space="preserve">:</w:t>
        </w:r>
      </w:ins>
    </w:p>
    <w:p w:rsidR="00DA63EC" w:rsidRPr="00E105BC" w:rsidRDefault="00DA63EC" w:rsidP="00DA63EC">
      <w:pPr>
        <w:tabs>
          <w:tab w:val="center" w:pos="2835"/>
        </w:tabs>
        <w:rPr>
          <w:spacing w:val="-6"/>
          <w:rtl/>
        </w:rPr>
      </w:pPr>
      <w:del w:id="95960" w:author="מנוע מכני" w:date="2026-10-11T12:04:40Z">
        <w:r w:rsidRPr="00E105BC">
          <w:rPr>
            <w:spacing w:val="-6"/>
            <w:rtl/>
          </w:rPr>
          <w:delText xml:space="preserve"> :</w:delText>
        </w:r>
      </w:del>
      <w:del w:id="100016" w:author="מנוע מכני" w:date="2026-10-11T12:04:40Z">
        <w:r w:rsidRPr="00E105BC">
          <w:rPr>
            <w:spacing w:val="-6"/>
            <w:rtl/>
          </w:rPr>
          <w:delText xml:space="preserve"> </w:delText>
        </w:r>
      </w:del>
      <w:r w:rsidRPr="00E105BC">
        <w:rPr>
          <w:spacing w:val="-6"/>
          <w:rtl/>
        </w:rPr>
        <w:t xml:space="preserve">כולה </w:t>
      </w:r>
      <w:r w:rsidRPr="00E105BC">
        <w:rPr>
          <w:rStyle w:val="2fb"/>
          <w:spacing w:val="-6"/>
          <w:rtl/>
        </w:rPr>
        <w:t xml:space="preserve">ר"ש</w:t>
      </w:r>
      <w:r w:rsidRPr="00E105BC">
        <w:rPr>
          <w:spacing w:val="-6"/>
          <w:rtl/>
        </w:rPr>
        <w:t xml:space="preserve">, </w:t>
      </w:r>
      <w:r w:rsidRPr="00E105BC">
        <w:rPr>
          <w:b/>
          <w:bCs/>
          <w:spacing w:val="-6"/>
          <w:rtl/>
        </w:rPr>
        <w:t>וה"ק</w:t>
      </w:r>
      <w:r w:rsidRPr="00E105BC">
        <w:rPr>
          <w:spacing w:val="-6"/>
          <w:rtl/>
        </w:rPr>
        <w:t>:</w:t>
      </w:r>
      <w:r w:rsidRPr="00E105BC">
        <w:rPr>
          <w:rStyle w:val="afffff0"/>
          <w:spacing w:val="-6"/>
          <w:rtl/>
        </w:rPr>
        <w:t xml:space="preserve"> </w:t>
      </w:r>
      <w:r w:rsidRPr="00E105BC">
        <w:rPr>
          <w:rStyle w:val="afffff0"/>
          <w:rFonts w:hint="cs"/>
          <w:spacing w:val="-6"/>
          <w:rtl/>
        </w:rPr>
        <w:t>'</w:t>
      </w:r>
      <w:ins w:id="90611" w:author="Claude - סמנטי" w:date="2026-10-11T12:27:00Z">
        <w:r>
          <w:rPr>
            <w:rStyle w:val="afffff0"/>
            <w:spacing w:val="-6"/>
            <w:rtl/>
          </w:rPr>
          <w:t xml:space="preserve">בַּשֶּׁמֶן</w:t>
        </w:r>
      </w:ins>
      <w:del w:id="90612" w:author="Claude - סמנטי" w:date="2026-10-11T12:27:00Z">
        <w:r w:rsidRPr="00E105BC">
          <w:rPr>
            <w:rStyle w:val="afffff0"/>
            <w:spacing w:val="-6"/>
            <w:rtl/>
          </w:rPr>
          <w:delText xml:space="preserve">בשמן</w:delText>
        </w:r>
      </w:del>
      <w:r w:rsidRPr="00E105BC">
        <w:rPr>
          <w:rStyle w:val="afffff0"/>
          <w:rFonts w:hint="cs"/>
          <w:spacing w:val="-6"/>
          <w:rtl/>
        </w:rPr>
        <w:t>'</w:t>
      </w:r>
      <w:r w:rsidRPr="00E105BC">
        <w:rPr>
          <w:rStyle w:val="afffff0"/>
          <w:spacing w:val="-6"/>
          <w:rtl/>
        </w:rPr>
        <w:t xml:space="preserve"> </w:t>
      </w:r>
      <w:r w:rsidRPr="00E105BC">
        <w:rPr>
          <w:spacing w:val="-6"/>
          <w:rtl/>
        </w:rPr>
        <w:t>- להוסיף לה שמן,</w:t>
      </w:r>
      <w:r w:rsidRPr="00E105BC">
        <w:rPr>
          <w:rFonts w:hint="cs"/>
          <w:spacing w:val="-6"/>
          <w:rtl/>
        </w:rPr>
        <w:t xml:space="preserve"> שא</w:t>
      </w:r>
      <w:r w:rsidRPr="00E105BC">
        <w:rPr>
          <w:spacing w:val="-6"/>
          <w:rtl/>
        </w:rPr>
        <w:t>"</w:t>
      </w:r>
      <w:r w:rsidRPr="00E105BC">
        <w:rPr>
          <w:rFonts w:hint="cs"/>
          <w:spacing w:val="-6"/>
          <w:rtl/>
        </w:rPr>
        <w:t>צ לקבוע לה שמן</w:t>
      </w:r>
      <w:r w:rsidRPr="00E105BC">
        <w:rPr>
          <w:spacing w:val="-6"/>
          <w:rtl/>
        </w:rPr>
        <w:t xml:space="preserve"> </w:t>
      </w:r>
      <w:r w:rsidRPr="00E105BC">
        <w:rPr>
          <w:rStyle w:val="afffff0"/>
          <w:rFonts w:hint="cs"/>
          <w:spacing w:val="-6"/>
          <w:rtl/>
        </w:rPr>
        <w:t>ד'</w:t>
      </w:r>
      <w:ins w:id="90609" w:author="Claude - סמנטי" w:date="2026-10-11T12:27:00Z">
        <w:r>
          <w:rPr>
            <w:rStyle w:val="afffff0"/>
            <w:spacing w:val="-6"/>
            <w:rtl/>
          </w:rPr>
          <w:t xml:space="preserve">עַל מַחֲבַת</w:t>
        </w:r>
      </w:ins>
      <w:del w:id="90610" w:author="Claude - סמנטי" w:date="2026-10-11T12:27:00Z">
        <w:r w:rsidRPr="00E105BC">
          <w:rPr>
            <w:rStyle w:val="afffff0"/>
            <w:spacing w:val="-6"/>
            <w:rtl/>
          </w:rPr>
          <w:delText xml:space="preserve">על מחבת</w:delText>
        </w:r>
      </w:del>
      <w:r w:rsidRPr="00E105BC">
        <w:rPr>
          <w:rStyle w:val="afffff0"/>
          <w:rFonts w:hint="cs"/>
          <w:spacing w:val="-6"/>
          <w:rtl/>
        </w:rPr>
        <w:t>'</w:t>
      </w:r>
      <w:r w:rsidRPr="00E105BC">
        <w:rPr>
          <w:rStyle w:val="afffff0"/>
          <w:spacing w:val="-6"/>
          <w:rtl/>
        </w:rPr>
        <w:t xml:space="preserve"> </w:t>
      </w:r>
      <w:r w:rsidRPr="00E105BC">
        <w:rPr>
          <w:spacing w:val="-6"/>
          <w:rtl/>
        </w:rPr>
        <w:t xml:space="preserve">כמחבת דמיא, </w:t>
      </w:r>
    </w:p>
    <w:p w:rsidR="00DA63EC" w:rsidRDefault="00DA63EC" w:rsidP="00DA63EC">
      <w:pPr>
        <w:tabs>
          <w:tab w:val="center" w:pos="2835"/>
        </w:tabs>
        <w:rPr>
          <w:rtl/>
        </w:rPr>
      </w:pPr>
      <w:r>
        <w:rPr>
          <w:rtl/>
        </w:rPr>
        <w:t xml:space="preserve">ועד שלא יאמר בשמן יש לי בדין, ודן דינא </w:t>
      </w:r>
      <w:r>
        <w:rPr>
          <w:rtl/>
        </w:rPr>
        <w:t xml:space="preserve">לא</w:t>
      </w:r>
      <w:r>
        <w:rPr>
          <w:rtl/>
        </w:rPr>
        <w:t xml:space="preserve"> </w:t>
      </w:r>
      <w:ins w:id="97437" w:author="מנוע מכני" w:date="2026-10-11T12:04:40Z">
        <w:r>
          <w:rPr>
            <w:rtl/>
          </w:rPr>
          <w:t xml:space="preserve">באה</w:t>
        </w:r>
      </w:ins>
      <w:del w:id="97438" w:author="מנוע מכני" w:date="2026-10-11T12:04:40Z">
        <w:r>
          <w:rPr>
            <w:rtl/>
          </w:rPr>
          <w:delText xml:space="preserve">אתיא</w:delText>
        </w:r>
      </w:del>
      <w:r>
        <w:rPr>
          <w:rtl/>
        </w:rPr>
        <w:t xml:space="preserve"> </w:t>
      </w:r>
      <w:ins w:id="93033" w:author="מנוע מכני" w:date="2026-10-11T12:04:40Z">
        <w:r>
          <w:rPr>
            <w:rtl/>
          </w:rPr>
          <w:t xml:space="preserve">לו</w:t>
        </w:r>
      </w:ins>
      <w:del w:id="93034" w:author="מנוע מכני" w:date="2026-10-11T12:04:40Z">
        <w:r>
          <w:rPr>
            <w:rtl/>
          </w:rPr>
          <w:delText xml:space="preserve">ליה</w:delText>
        </w:r>
      </w:del>
      <w:r>
        <w:rPr>
          <w:rtl/>
        </w:rPr>
        <w:t xml:space="preserve">, ואצרכא בשמן, </w:t>
      </w:r>
    </w:p>
    <w:p w:rsidR="00DA63EC" w:rsidRDefault="00DA63EC" w:rsidP="00DA63EC">
      <w:pPr>
        <w:tabs>
          <w:tab w:val="center" w:pos="2835"/>
        </w:tabs>
        <w:rPr>
          <w:rtl/>
        </w:rPr>
      </w:pPr>
      <w:r>
        <w:rPr>
          <w:rtl/>
        </w:rPr>
        <w:t xml:space="preserve">הדר </w:t>
      </w:r>
      <w:r>
        <w:rPr>
          <w:rtl/>
        </w:rPr>
        <w:t xml:space="preserve">אמר</w:t>
      </w:r>
      <w:r>
        <w:rPr>
          <w:rtl/>
        </w:rPr>
        <w:t xml:space="preserve">: תיהוי כמנחת פרים ואילים, הדר </w:t>
      </w:r>
      <w:r>
        <w:rPr>
          <w:rtl/>
        </w:rPr>
        <w:t xml:space="preserve">אמר</w:t>
      </w:r>
      <w:r>
        <w:rPr>
          <w:rtl/>
        </w:rPr>
        <w:t xml:space="preserve">: דנין מנחה הבאה עשרון וכו</w:t>
      </w:r>
      <w:r w:rsidR="005608A0">
        <w:rPr>
          <w:rtl/>
        </w:rPr>
        <w:t>'</w:t>
      </w:r>
      <w:r>
        <w:rPr>
          <w:rtl/>
        </w:rPr>
        <w:t>.</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 xml:space="preserve">נא: </w:t>
      </w:r>
    </w:p>
    <w:p>
      <w:pPr>
        <w:pStyle w:val="MishnaBatzad"/>
        <w:rPr>
          <w:ins w:id="20372" w:author="קלוד" w:date="2026-10-11T09:07:26Z"/>
        </w:rPr>
      </w:pPr>
      <w:ins w:id="20371" w:author="קלוד" w:date="2026-10-11T09:07:26Z">
        <w:r>
          <w:t xml:space="preserve">משנה ה</w:t>
        </w:r>
      </w:ins>
    </w:p>
    <w:p w:rsidR="00DA63EC" w:rsidRPr="000A334C" w:rsidRDefault="00DA63EC" w:rsidP="003B6D22">
      <w:pPr>
        <w:pStyle w:val="afff9"/>
        <w:rPr>
          <w:del w:id="20180" w:author="קלוד" w:date="2026-10-11T09:07:26Z"/>
          <w:rtl/>
        </w:rPr>
      </w:pPr>
      <w:del w:id="20179" w:author="קלוד" w:date="2026-10-11T09:07:26Z">
        <w:r w:rsidRPr="000A334C">
          <w:rPr>
            <w:rtl/>
          </w:rPr>
          <w:delText xml:space="preserve">מתני'.</w:delText>
        </w:r>
      </w:del>
    </w:p>
    <w:p w:rsidR="00DA63EC" w:rsidRPr="000A334C" w:rsidRDefault="00DA63EC" w:rsidP="003B6D22">
      <w:pPr>
        <w:pStyle w:val="afff9"/>
        <w:spacing w:before="120"/>
        <w:rPr>
          <w:rtl/>
        </w:rPr>
        <w:pPrChange w:id="90028" w:author="קלוד" w:date="2026-10-11T12:09:42Z">
          <w:pPr>
            <w:pStyle w:val="afff9"/>
          </w:pPr>
        </w:pPrChange>
      </w:pPr>
      <w:r w:rsidRPr="000A334C">
        <w:rPr>
          <w:rtl/>
        </w:rPr>
        <w:t xml:space="preserve">לא מינו כהן אחר תחתיו, משל מי היתה קריבה? </w:t>
      </w:r>
    </w:p>
    <w:p w:rsidR="00DA63EC" w:rsidRPr="000A334C" w:rsidRDefault="00DA63EC" w:rsidP="003B6D22">
      <w:pPr>
        <w:pStyle w:val="afff9"/>
        <w:rPr>
          <w:rtl/>
        </w:rPr>
      </w:pPr>
      <w:r>
        <w:rPr>
          <w:rStyle w:val="TanaimMishna"/>
          <w:rtl/>
          <w:rPrChange w:id="103688" w:author="Claude" w:date="2026-10-11T09:07:48Z">
            <w:rPr>
              <w:rtl/>
            </w:rPr>
          </w:rPrChange>
        </w:rPr>
        <w:t xml:space="preserve">ר"ש</w:t>
      </w:r>
      <w:r>
        <w:rPr>
          <w:rtl/>
        </w:rPr>
        <w:t xml:space="preserve"> אומר</w:t>
      </w:r>
      <w:r>
        <w:rPr>
          <w:rStyle w:val="TanaimMishna"/>
          <w:rtl/>
          <w:rPrChange w:id="103690" w:author="Claude" w:date="2026-10-11T09:07:48Z">
            <w:rPr>
              <w:rtl/>
            </w:rPr>
          </w:rPrChange>
        </w:rPr>
        <w:t xml:space="preserve">:</w:t>
      </w:r>
      <w:r>
        <w:rPr>
          <w:rtl/>
        </w:rPr>
        <w:t xml:space="preserve"> משל ציבור, </w:t>
      </w:r>
      <w:r>
        <w:rPr>
          <w:rStyle w:val="TanaimMishna"/>
          <w:rtl/>
          <w:rPrChange w:id="103687" w:author="Claude" w:date="2026-10-11T09:07:48Z">
            <w:rPr>
              <w:rtl/>
            </w:rPr>
          </w:rPrChange>
        </w:rPr>
        <w:t xml:space="preserve">ר' יהודה</w:t>
      </w:r>
      <w:r>
        <w:rPr>
          <w:rtl/>
        </w:rPr>
        <w:t xml:space="preserve"> אומר</w:t>
      </w:r>
      <w:r>
        <w:rPr>
          <w:rStyle w:val="TanaimMishna"/>
          <w:rtl/>
          <w:rPrChange w:id="103689" w:author="Claude" w:date="2026-10-11T09:07:48Z">
            <w:rPr>
              <w:rtl/>
            </w:rPr>
          </w:rPrChange>
        </w:rPr>
        <w:t xml:space="preserve">:</w:t>
      </w:r>
      <w:r>
        <w:rPr>
          <w:rtl/>
        </w:rPr>
        <w:t xml:space="preserve"> משל יורשין.</w:t>
      </w:r>
    </w:p>
    <w:p w:rsidR="00DA63EC" w:rsidRPr="000A334C" w:rsidRDefault="00DA63EC" w:rsidP="003B6D22">
      <w:pPr>
        <w:pStyle w:val="afff9"/>
        <w:rPr>
          <w:rtl/>
        </w:rPr>
      </w:pPr>
      <w:r w:rsidRPr="000A334C">
        <w:rPr>
          <w:rtl/>
        </w:rPr>
        <w:t>ושלימה היתה קריבה.</w:t>
      </w:r>
    </w:p>
    <w:p w:rsidR="00DA63EC" w:rsidRDefault="00DA63EC" w:rsidP="00DA63EC">
      <w:pPr>
        <w:pStyle w:val="affffd"/>
        <w:rPr>
          <w:rtl/>
        </w:rPr>
      </w:pPr>
      <w:r>
        <w:rPr>
          <w:rtl/>
        </w:rPr>
        <w:t>׹</w:t>
      </w:r>
    </w:p>
    <w:p>
      <w:pPr>
        <w:pStyle w:val="afffff8"/>
        <w:rPr>
          <w:ins w:id="90435" w:author="קלוד" w:date="2026-10-11T12:32:08Z"/>
        </w:rPr>
      </w:pPr>
      <w:ins w:id="90436" w:author="קלוד" w:date="2026-10-11T12:32:08Z">
        <w:r>
          <w:rPr>
            <w:color w:val="7B3F00"/>
          </w:rPr>
          <w:t xml:space="preserve">מנחת כ"ג שמת ולא מינו אחר - משל יורשין או משל ציבור</w:t>
        </w:r>
      </w:ins>
    </w:p>
    <w:p>
      <w:pPr>
        <w:pStyle w:val="38"/>
        <w:rPr>
          <w:ins w:id="100017" w:author="מנוע מכני" w:date="2026-10-11T12:04:40Z"/>
        </w:rPr>
      </w:pPr>
      <w:r w:rsidRPr="004A7C9A">
        <w:t>ת"ר</w:t>
      </w:r>
      <w:r w:rsidRPr="008D2B44">
        <w:t>:</w:t>
      </w:r>
    </w:p>
    <w:p w:rsidR="00DA63EC" w:rsidRDefault="00DA63EC" w:rsidP="00DA63EC">
      <w:pPr>
        <w:tabs>
          <w:tab w:val="center" w:pos="2835"/>
        </w:tabs>
        <w:rPr>
          <w:rtl/>
        </w:rPr>
      </w:pPr>
      <w:del w:id="100018" w:author="מנוע מכני" w:date="2026-10-11T12:04:40Z">
        <w:r>
          <w:rPr>
            <w:rtl/>
          </w:rPr>
          <w:delText xml:space="preserve"> </w:delText>
        </w:r>
      </w:del>
      <w:r>
        <w:rPr>
          <w:rtl/>
        </w:rPr>
        <w:t xml:space="preserve">כ"ג שמת ולא מינו כהן אחר תחתיו, מנין שתהא מנחתו קריבה משל יורשין? </w:t>
      </w:r>
    </w:p>
    <w:p>
      <w:pPr>
        <w:pStyle w:val="38"/>
        <w:rPr>
          <w:ins w:id="100019" w:author="מנוע מכני" w:date="2026-10-11T12:04:40Z"/>
        </w:rPr>
      </w:pPr>
      <w:r>
        <w:t xml:space="preserve">ת"ל</w:t>
      </w:r>
      <w:r>
        <w:t xml:space="preserve">:</w:t>
      </w:r>
    </w:p>
    <w:p w:rsidR="00DA63EC" w:rsidRDefault="00DA63EC" w:rsidP="00DA63EC">
      <w:pPr>
        <w:tabs>
          <w:tab w:val="center" w:pos="2835"/>
        </w:tabs>
        <w:rPr>
          <w:rtl/>
        </w:rPr>
      </w:pPr>
      <w:del w:id="100020" w:author="מנוע מכני" w:date="2026-10-11T12:04:40Z">
        <w:r>
          <w:rPr>
            <w:rtl/>
          </w:rPr>
          <w:delText xml:space="preserve"> </w:delText>
        </w:r>
      </w:del>
      <w:r>
        <w:rPr>
          <w:rStyle w:val="afffff0"/>
          <w:rtl/>
          <w:rPrChange w:id="9046" w:author="מנוע פסוקים" w:date="2026-10-11T09:32:13Z">
            <w:rPr>
              <w:rtl/>
            </w:rPr>
          </w:rPrChange>
        </w:rPr>
        <w:t xml:space="preserve">והכהן המשיח תחתיו מבניו יעשה אותה</w:t>
      </w:r>
      <w:r>
        <w:rPr>
          <w:rtl/>
        </w:rPr>
        <w:t xml:space="preserve">.</w:t>
      </w:r>
    </w:p>
    <w:p w:rsidR="00DA63EC" w:rsidRDefault="00DA63EC" w:rsidP="00DA63EC">
      <w:pPr>
        <w:tabs>
          <w:tab w:val="center" w:pos="2835"/>
        </w:tabs>
        <w:rPr>
          <w:rtl/>
        </w:rPr>
      </w:pPr>
      <w:r>
        <w:rPr>
          <w:rtl/>
        </w:rPr>
        <w:t>יכול יקריבנה חצאין? –</w:t>
      </w:r>
      <w:r>
        <w:rPr>
          <w:rFonts w:hint="cs"/>
          <w:rtl/>
        </w:rPr>
        <w:t xml:space="preserve"> </w:t>
      </w:r>
      <w:r>
        <w:rPr>
          <w:rStyle w:val="2fb"/>
          <w:rFonts w:hint="cs"/>
          <w:rtl/>
        </w:rPr>
        <w:t xml:space="preserve">ר</w:t>
      </w:r>
      <w:r>
        <w:rPr>
          <w:rStyle w:val="2fb"/>
          <w:rtl/>
        </w:rPr>
        <w:t>"</w:t>
      </w:r>
      <w:r>
        <w:rPr>
          <w:rStyle w:val="2fb"/>
          <w:rFonts w:hint="cs"/>
          <w:rtl/>
        </w:rPr>
        <w:t xml:space="preserve">י</w:t>
      </w:r>
      <w:r>
        <w:rPr>
          <w:rFonts w:hint="cs"/>
          <w:rtl/>
        </w:rPr>
        <w:t xml:space="preserve"> </w:t>
      </w:r>
      <w:r>
        <w:rPr>
          <w:rtl/>
        </w:rPr>
        <w:t xml:space="preserve">ת"ל</w:t>
      </w:r>
      <w:r>
        <w:rPr>
          <w:rtl/>
        </w:rPr>
        <w:t xml:space="preserve">: אותה, כולה ולא חציה, </w:t>
      </w:r>
    </w:p>
    <w:p>
      <w:pPr>
        <w:pStyle w:val="38"/>
        <w:rPr>
          <w:ins w:id="100021" w:author="מנוע מכני" w:date="2026-10-11T12:04:40Z"/>
        </w:rPr>
      </w:pPr>
      <w:r w:rsidRPr="00E105BC">
        <w:tab/>
      </w:r>
      <w:r w:rsidRPr="00E105BC">
        <w:tab/>
      </w:r>
      <w:del w:id="90131" w:author="מנוע מכני" w:date="2026-10-11T12:04:40Z">
        <w:r w:rsidRPr="00E105BC">
          <w:delText xml:space="preserve">                        </w:delText>
        </w:r>
      </w:del>
      <w:r w:rsidRPr="00E105BC">
        <w:t xml:space="preserve">ר"ש</w:t>
      </w:r>
      <w:del w:id="102535" w:author="מנוע מכני" w:date="2026-10-11T12:04:40Z">
        <w:r w:rsidRPr="00E105BC">
          <w:delText xml:space="preserve"> אומר</w:delText>
        </w:r>
      </w:del>
      <w:r w:rsidRPr="00E105BC">
        <w:t xml:space="preserve">:</w:t>
      </w:r>
    </w:p>
    <w:p w:rsidR="00DA63EC" w:rsidRPr="00E105BC" w:rsidRDefault="00DA63EC" w:rsidP="00DA63EC">
      <w:pPr>
        <w:tabs>
          <w:tab w:val="center" w:pos="2835"/>
        </w:tabs>
        <w:rPr>
          <w:spacing w:val="-2"/>
          <w:rtl/>
        </w:rPr>
      </w:pPr>
      <w:del w:id="100022" w:author="מנוע מכני" w:date="2026-10-11T12:04:40Z">
        <w:r w:rsidRPr="00E105BC">
          <w:rPr>
            <w:rStyle w:val="afffff0"/>
            <w:spacing w:val="-2"/>
            <w:rtl/>
          </w:rPr>
          <w:delText xml:space="preserve"> </w:delText>
        </w:r>
      </w:del>
      <w:r w:rsidRPr="00E105BC">
        <w:rPr>
          <w:rStyle w:val="afffff0"/>
          <w:rFonts w:hint="cs"/>
          <w:spacing w:val="-2"/>
          <w:rtl/>
        </w:rPr>
        <w:t>'</w:t>
      </w:r>
      <w:ins w:id="90613" w:author="Claude - סמנטי" w:date="2026-10-11T12:27:00Z">
        <w:r>
          <w:rPr>
            <w:rStyle w:val="afffff0"/>
            <w:spacing w:val="-2"/>
            <w:rtl/>
          </w:rPr>
          <w:t xml:space="preserve">חָק עוֹלָם</w:t>
        </w:r>
      </w:ins>
      <w:del w:id="90614" w:author="Claude - סמנטי" w:date="2026-10-11T12:27:00Z">
        <w:r w:rsidRPr="00E105BC">
          <w:rPr>
            <w:rStyle w:val="afffff0"/>
            <w:spacing w:val="-2"/>
            <w:rtl/>
          </w:rPr>
          <w:delText xml:space="preserve">חק עולם</w:delText>
        </w:r>
      </w:del>
      <w:r w:rsidRPr="00E105BC">
        <w:rPr>
          <w:rStyle w:val="afffff0"/>
          <w:rFonts w:hint="cs"/>
          <w:spacing w:val="-2"/>
          <w:rtl/>
        </w:rPr>
        <w:t>'</w:t>
      </w:r>
      <w:r w:rsidRPr="00E105BC">
        <w:rPr>
          <w:rStyle w:val="afffff0"/>
          <w:spacing w:val="-2"/>
          <w:rtl/>
        </w:rPr>
        <w:t xml:space="preserve"> </w:t>
      </w:r>
      <w:r w:rsidRPr="00E105BC">
        <w:rPr>
          <w:spacing w:val="-2"/>
          <w:rtl/>
        </w:rPr>
        <w:t>- משל עולם, כליל תקטר - שתהא כולה בהקטרה.</w:t>
      </w:r>
    </w:p>
    <w:p w:rsidR="00DA63EC" w:rsidRDefault="00DA63EC" w:rsidP="00DA63EC">
      <w:pPr>
        <w:tabs>
          <w:tab w:val="center" w:pos="2835"/>
        </w:tabs>
        <w:rPr>
          <w:rtl/>
        </w:rPr>
      </w:pPr>
      <w:r>
        <w:rPr>
          <w:rFonts w:hint="cs"/>
          <w:rtl/>
        </w:rPr>
        <w:t xml:space="preserve">ואפי' דבעי' אשר יקריבו לה' ביום המשח אותו </w:t>
      </w:r>
      <w:r>
        <w:rPr>
          <w:rtl/>
        </w:rPr>
        <w:t>–</w:t>
      </w:r>
      <w:r>
        <w:rPr>
          <w:rFonts w:hint="cs"/>
          <w:rtl/>
        </w:rPr>
        <w:t xml:space="preserve"> אהרן בפנ</w:t>
      </w:r>
      <w:r>
        <w:rPr>
          <w:rtl/>
        </w:rPr>
        <w:t>"</w:t>
      </w:r>
      <w:r>
        <w:rPr>
          <w:rFonts w:hint="cs"/>
          <w:rtl/>
        </w:rPr>
        <w:t>ע ובניו בפנ</w:t>
      </w:r>
      <w:r>
        <w:rPr>
          <w:rtl/>
        </w:rPr>
        <w:t>"</w:t>
      </w:r>
      <w:r>
        <w:rPr>
          <w:rFonts w:hint="cs"/>
          <w:rtl/>
        </w:rPr>
        <w:t xml:space="preserve">ע </w:t>
      </w:r>
    </w:p>
    <w:p w:rsidR="00DA63EC" w:rsidRDefault="00DA63EC" w:rsidP="00DA63EC">
      <w:pPr>
        <w:tabs>
          <w:tab w:val="center" w:pos="2835"/>
        </w:tabs>
        <w:rPr>
          <w:rtl/>
        </w:rPr>
      </w:pPr>
      <w:r w:rsidRPr="008D2B44">
        <w:rPr>
          <w:b/>
          <w:bCs/>
          <w:rtl/>
        </w:rPr>
        <w:t>בניו</w:t>
      </w:r>
      <w:r>
        <w:rPr>
          <w:rtl/>
        </w:rPr>
        <w:t xml:space="preserve"> - אלו כהנים הדיוטות, </w:t>
      </w:r>
      <w:r w:rsidRPr="00664445">
        <w:rPr>
          <w:rStyle w:val="afffff0"/>
          <w:rFonts w:hint="cs"/>
          <w:rtl/>
        </w:rPr>
        <w:t>ד'</w:t>
      </w:r>
      <w:ins w:id="90615" w:author="Claude - סמנטי" w:date="2026-10-11T12:27:00Z">
        <w:r>
          <w:rPr>
            <w:rStyle w:val="afffff0"/>
            <w:rtl/>
          </w:rPr>
          <w:t xml:space="preserve">וְהַכֹּהֵן הַמָּשִׁיחַ תַּחְתָּיו מִבָּנָיו</w:t>
        </w:r>
      </w:ins>
      <w:del w:id="90616" w:author="Claude - סמנטי" w:date="2026-10-11T12:27:00Z">
        <w:r w:rsidRPr="00664445">
          <w:rPr>
            <w:rStyle w:val="afffff0"/>
            <w:rtl/>
          </w:rPr>
          <w:delText xml:space="preserve">והכהן המשיח תחתיו מבניו</w:delText>
        </w:r>
      </w:del>
      <w:r w:rsidRPr="00664445">
        <w:rPr>
          <w:rStyle w:val="afffff0"/>
          <w:rFonts w:hint="cs"/>
          <w:rtl/>
        </w:rPr>
        <w:t>'</w:t>
      </w:r>
      <w:r w:rsidRPr="00664445">
        <w:rPr>
          <w:rStyle w:val="afffff0"/>
          <w:rtl/>
        </w:rPr>
        <w:t xml:space="preserve"> </w:t>
      </w:r>
      <w:r>
        <w:rPr>
          <w:rtl/>
        </w:rPr>
        <w:t xml:space="preserve">- הרי כ"ג אמור, </w:t>
      </w:r>
    </w:p>
    <w:p>
      <w:pPr>
        <w:pStyle w:val="38"/>
        <w:rPr>
          <w:ins w:id="102429" w:author="מנוע מכני" w:date="2026-10-11T12:04:40Z"/>
        </w:rPr>
      </w:pPr>
      <w:r>
        <w:lastRenderedPageBreak/>
        <w:t xml:space="preserve">- </w:t>
      </w:r>
      <w:r>
        <w:lastRenderedPageBreak/>
        <w:t xml:space="preserve">א"כ</w:t>
      </w:r>
      <w:r>
        <w:lastRenderedPageBreak/>
        <w:t xml:space="preserve">,</w:t>
      </w:r>
    </w:p>
    <w:p w:rsidR="00DA63EC" w:rsidRDefault="00DA63EC" w:rsidP="00DA63EC">
      <w:pPr>
        <w:pStyle w:val="affffb"/>
        <w:rPr>
          <w:rtl/>
        </w:rPr>
      </w:pPr>
      <w:del w:id="102430" w:author="מנוע מכני" w:date="2026-10-11T12:04:40Z">
        <w:r>
          <w:rPr>
            <w:rtl/>
          </w:rPr>
          <w:lastRenderedPageBreak/>
          <w:delText xml:space="preserve"> </w:delText>
        </w:r>
      </w:del>
      <w:r>
        <w:rPr>
          <w:rtl/>
        </w:rPr>
        <w:lastRenderedPageBreak/>
        <w:t xml:space="preserve">לכתוב קרא הכהן המשיח תחתיו בניו יעשה, </w:t>
      </w:r>
      <w:ins w:id="93035" w:author="מנוע מכני" w:date="2026-10-11T12:04:40Z">
        <w:r>
          <w:rPr>
            <w:rtl/>
          </w:rPr>
          <w:t xml:space="preserve">מה</w:t>
        </w:r>
      </w:ins>
      <w:del w:id="93036" w:author="מנוע מכני" w:date="2026-10-11T12:04:40Z">
        <w:r>
          <w:rPr>
            <w:rtl/>
          </w:rPr>
          <w:lastRenderedPageBreak/>
          <w:delText xml:space="preserve">מאי</w:delText>
        </w:r>
      </w:del>
      <w:r>
        <w:rPr>
          <w:rtl/>
        </w:rPr>
        <w:lastRenderedPageBreak/>
        <w:t xml:space="preserve"> מבניו? </w:t>
      </w:r>
      <w:r>
        <w:rPr>
          <w:rtl/>
        </w:rPr>
        <w:lastRenderedPageBreak/>
        <w:t xml:space="preserve">ש"מ</w:t>
      </w:r>
      <w:r>
        <w:rPr>
          <w:rtl/>
        </w:rPr>
        <w:lastRenderedPageBreak/>
        <w:t xml:space="preserve"> תרתי.</w:t>
      </w:r>
    </w:p>
    <w:p>
      <w:pPr>
        <w:pStyle w:val="38"/>
        <w:rPr>
          <w:ins w:id="100024" w:author="מנוע מכני" w:date="2026-10-11T12:04:40Z"/>
        </w:rPr>
      </w:pPr>
      <w:del w:id="100023" w:author="מנוע מכני" w:date="2026-10-11T12:04:40Z">
        <w:r w:rsidRPr="00336727">
          <w:delText xml:space="preserve">•</w:delText>
        </w:r>
      </w:del>
      <w:r w:rsidRPr="00336727">
        <w:t xml:space="preserve"> ור"ש</w:t>
      </w:r>
      <w:r w:rsidRPr="00336727">
        <w:t>:</w:t>
      </w:r>
    </w:p>
    <w:p w:rsidR="00DA63EC" w:rsidRDefault="00DA63EC" w:rsidP="00DA63EC">
      <w:pPr>
        <w:rPr>
          <w:rtl/>
        </w:rPr>
      </w:pPr>
      <w:del w:id="100025"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אותה</w:t>
      </w:r>
      <w:r w:rsidRPr="00A563E0">
        <w:rPr>
          <w:rStyle w:val="afffff0"/>
          <w:rFonts w:hint="cs"/>
          <w:rtl/>
        </w:rPr>
        <w:t>'</w:t>
      </w:r>
      <w:r w:rsidRPr="00A563E0">
        <w:rPr>
          <w:rStyle w:val="afffff0"/>
          <w:rtl/>
        </w:rPr>
        <w:t xml:space="preserve"> </w:t>
      </w:r>
      <w:ins w:id="97439" w:author="מנוע מכני" w:date="2026-10-11T12:04:40Z">
        <w:r>
          <w:rPr>
            <w:rtl/>
          </w:rPr>
          <w:t xml:space="preserve">צריך</w:t>
        </w:r>
      </w:ins>
      <w:del w:id="97440" w:author="מנוע מכני" w:date="2026-10-11T12:04:40Z">
        <w:r w:rsidRPr="00336727">
          <w:rPr>
            <w:rtl/>
          </w:rPr>
          <w:delText xml:space="preserve">מיבעי</w:delText>
        </w:r>
      </w:del>
      <w:r w:rsidRPr="00336727">
        <w:rPr>
          <w:rtl/>
        </w:rPr>
        <w:t xml:space="preserve"> לכ"ג שמת ומינו אחר תחתיו, שלא יביא חצי עשרון מביתו ולא חצי עשרון של ראשון.</w:t>
      </w:r>
    </w:p>
    <w:p w:rsidR="00DA63EC" w:rsidRDefault="00DA63EC" w:rsidP="00DA63EC">
      <w:pPr>
        <w:tabs>
          <w:tab w:val="center" w:pos="2835"/>
        </w:tabs>
        <w:rPr>
          <w:rtl/>
        </w:rPr>
      </w:pPr>
      <w:r>
        <w:rPr>
          <w:rFonts w:hint="cs"/>
          <w:rtl/>
        </w:rPr>
        <w:t xml:space="preserve">ולא מפיק מומחציתה דו' </w:t>
      </w:r>
      <w:r>
        <w:rPr>
          <w:rFonts w:hint="cs"/>
          <w:rtl/>
        </w:rPr>
        <w:t xml:space="preserve">לא</w:t>
      </w:r>
      <w:r>
        <w:rPr>
          <w:rFonts w:hint="cs"/>
          <w:rtl/>
        </w:rPr>
        <w:t xml:space="preserve"> דריש', </w:t>
      </w:r>
      <w:r>
        <w:rPr>
          <w:rtl/>
        </w:rPr>
        <w:tab/>
      </w:r>
      <w:r>
        <w:rPr>
          <w:rtl/>
        </w:rPr>
        <w:tab/>
      </w:r>
      <w:r>
        <w:rPr>
          <w:rStyle w:val="2fb"/>
          <w:rFonts w:hint="cs"/>
          <w:rtl/>
        </w:rPr>
        <w:t>ולר</w:t>
      </w:r>
      <w:r>
        <w:rPr>
          <w:rStyle w:val="2fb"/>
          <w:rtl/>
        </w:rPr>
        <w:t>"</w:t>
      </w:r>
      <w:r>
        <w:rPr>
          <w:rStyle w:val="2fb"/>
          <w:rFonts w:hint="cs"/>
          <w:rtl/>
        </w:rPr>
        <w:t>י</w:t>
      </w:r>
      <w:r w:rsidRPr="00A563E0">
        <w:rPr>
          <w:rStyle w:val="afffff0"/>
          <w:rFonts w:hint="cs"/>
          <w:rtl/>
        </w:rPr>
        <w:t xml:space="preserve"> '</w:t>
      </w:r>
      <w:ins w:id="90617" w:author="Claude - סמנטי" w:date="2026-10-11T12:27:00Z">
        <w:r>
          <w:rPr>
            <w:rStyle w:val="afffff0"/>
            <w:rFonts w:hint="cs"/>
            <w:rtl/>
          </w:rPr>
          <w:t xml:space="preserve">חָק עוֹלָם</w:t>
        </w:r>
      </w:ins>
      <w:del w:id="90618" w:author="Claude - סמנטי" w:date="2026-10-11T12:27:00Z">
        <w:r w:rsidRPr="00A563E0">
          <w:rPr>
            <w:rStyle w:val="afffff0"/>
            <w:rFonts w:hint="cs"/>
            <w:rtl/>
          </w:rPr>
          <w:delText xml:space="preserve">חק עולם</w:delText>
        </w:r>
      </w:del>
      <w:r w:rsidRPr="00A563E0">
        <w:rPr>
          <w:rStyle w:val="afffff0"/>
          <w:rFonts w:hint="cs"/>
          <w:rtl/>
        </w:rPr>
        <w:t xml:space="preserve">' </w:t>
      </w:r>
      <w:r>
        <w:rPr>
          <w:rFonts w:hint="cs"/>
          <w:rtl/>
        </w:rPr>
        <w:t xml:space="preserve">חולה לעולם תהא </w:t>
      </w:r>
    </w:p>
    <w:p w:rsidR="00DA63EC" w:rsidRDefault="00DA63EC" w:rsidP="00DA63EC">
      <w:pPr>
        <w:tabs>
          <w:tab w:val="center" w:pos="2835"/>
        </w:tabs>
        <w:rPr>
          <w:rtl/>
        </w:rPr>
      </w:pPr>
      <w:del w:id="90132" w:author="מנוע מכני" w:date="2026-10-11T12:04:40Z">
        <w:r>
          <w:rPr>
            <w:rtl/>
          </w:rPr>
          <w:delText xml:space="preserve"> </w:delText>
        </w:r>
      </w:del>
      <w:r>
        <w:rPr>
          <w:rtl/>
        </w:rPr>
        <w:t xml:space="preserve">'כליל </w:t>
      </w:r>
      <w:r>
        <w:rPr>
          <w:rFonts w:hint="cs"/>
          <w:rtl/>
        </w:rPr>
        <w:t xml:space="preserve">כליל </w:t>
      </w:r>
      <w:r>
        <w:rPr>
          <w:rtl/>
        </w:rPr>
        <w:t>לגז"</w:t>
      </w:r>
      <w:r>
        <w:rPr>
          <w:rFonts w:hint="cs"/>
          <w:rtl/>
        </w:rPr>
        <w:t>ש</w:t>
      </w:r>
      <w:r>
        <w:rPr>
          <w:rtl/>
        </w:rPr>
        <w:t xml:space="preserve"> מה כאן בכליל תקטר, אף להלן, ומה להלן ליתן </w:t>
      </w:r>
      <w:r>
        <w:rPr>
          <w:rtl/>
        </w:rPr>
        <w:t xml:space="preserve">לא</w:t>
      </w:r>
      <w:r>
        <w:rPr>
          <w:rtl/>
        </w:rPr>
        <w:t xml:space="preserve"> תעשה על אכילתו,</w:t>
      </w:r>
      <w:r>
        <w:rPr>
          <w:rFonts w:hint="cs"/>
          <w:rtl/>
        </w:rPr>
        <w:t xml:space="preserve"> אף כאן </w:t>
      </w:r>
    </w:p>
    <w:p>
      <w:pPr>
        <w:pStyle w:val="38"/>
        <w:rPr>
          <w:ins w:id="100027" w:author="מנוע מכני" w:date="2026-10-11T12:04:40Z"/>
        </w:rPr>
      </w:pPr>
      <w:del w:id="100026" w:author="מנוע מכני" w:date="2026-10-11T12:04:40Z">
        <w:r w:rsidRPr="00265E5E">
          <w:delText xml:space="preserve">•</w:delText>
        </w:r>
      </w:del>
      <w:r w:rsidRPr="00265E5E">
        <w:t xml:space="preserve"> </w:t>
      </w:r>
      <w:r>
        <w:t xml:space="preserve">וסבר ר"ש:</w:t>
      </w:r>
    </w:p>
    <w:p w:rsidR="00DA63EC" w:rsidRDefault="00DA63EC" w:rsidP="00DA63EC">
      <w:pPr>
        <w:tabs>
          <w:tab w:val="center" w:pos="2835"/>
        </w:tabs>
        <w:rPr>
          <w:rtl/>
        </w:rPr>
      </w:pPr>
      <w:del w:id="100028" w:author="מנוע מכני" w:date="2026-10-11T12:04:40Z">
        <w:r>
          <w:rPr>
            <w:rtl/>
          </w:rPr>
          <w:delText xml:space="preserve"> </w:delText>
        </w:r>
      </w:del>
      <w:r>
        <w:rPr>
          <w:rtl/>
        </w:rPr>
        <w:t xml:space="preserve">משל ציבור דאורייתא</w:t>
      </w:r>
    </w:p>
    <w:p>
      <w:pPr>
        <w:pStyle w:val="afffff8"/>
        <w:rPr>
          <w:ins w:id="90433" w:author="קלוד" w:date="2026-10-11T12:32:08Z"/>
        </w:rPr>
      </w:pPr>
      <w:ins w:id="90434" w:author="קלוד" w:date="2026-10-11T12:32:08Z">
        <w:r>
          <w:rPr>
            <w:color w:val="7B3F00"/>
          </w:rPr>
          <w:t xml:space="preserve">תקנת ב"ד - מנחת כ"ג שמת קריבה משל ציבור</w:t>
        </w:r>
      </w:ins>
    </w:p>
    <w:p>
      <w:pPr>
        <w:pStyle w:val="38"/>
        <w:rPr>
          <w:ins w:id="100029" w:author="מנוע מכני" w:date="2026-10-11T12:04:40Z"/>
        </w:rPr>
      </w:pPr>
      <w:r>
        <w:t xml:space="preserve">והך</w:t>
      </w:r>
      <w:ins w:id="94761" w:author="מנוע מכני" w:date="2026-10-11T12:04:40Z">
        <w:r>
          <w:t xml:space="preserve"> </w:t>
        </w:r>
      </w:ins>
      <w:del w:id="94762" w:author="מנוע מכני" w:date="2026-10-11T12:04:40Z">
        <w:r>
          <w:delText xml:space="preserve"> </w:delText>
        </w:r>
        <w:r>
          <w:delText xml:space="preserve"> </w:delText>
        </w:r>
      </w:del>
      <w:r>
        <w:t>ד</w:t>
      </w:r>
      <w:r>
        <w:t xml:space="preserve">אר"ש:</w:t>
      </w:r>
    </w:p>
    <w:p w:rsidR="00DA63EC" w:rsidRDefault="00DA63EC" w:rsidP="00DA63EC">
      <w:pPr>
        <w:tabs>
          <w:tab w:val="center" w:pos="2835"/>
        </w:tabs>
        <w:rPr>
          <w:rtl/>
        </w:rPr>
      </w:pPr>
      <w:del w:id="100030" w:author="מנוע מכני" w:date="2026-10-11T12:04:40Z">
        <w:r>
          <w:rPr>
            <w:rtl/>
          </w:rPr>
          <w:delText xml:space="preserve"> </w:delText>
        </w:r>
      </w:del>
      <w:r>
        <w:rPr>
          <w:rtl/>
        </w:rPr>
        <w:t xml:space="preserve">שבעה דברים התקינו ב"ד וזה אחד מהן,</w:t>
      </w:r>
    </w:p>
    <w:p w:rsidR="00DA63EC" w:rsidRDefault="00DA63EC" w:rsidP="00DA63EC">
      <w:pPr>
        <w:rPr>
          <w:rtl/>
        </w:rPr>
      </w:pPr>
      <w:ins w:id="97107" w:author="מנוע מכני" w:date="2026-10-11T12:04:40Z">
        <w:r>
          <w:rPr>
            <w:rtl/>
          </w:rPr>
          <w:t xml:space="preserve">נכרי</w:t>
        </w:r>
      </w:ins>
      <w:del w:id="97108" w:author="מנוע מכני" w:date="2026-10-11T12:04:40Z">
        <w:r w:rsidRPr="00336727">
          <w:rPr>
            <w:rtl/>
          </w:rPr>
          <w:tab/>
          <w:delText xml:space="preserve">עכו"ם</w:delText>
        </w:r>
      </w:del>
      <w:r w:rsidRPr="00336727">
        <w:rPr>
          <w:rtl/>
        </w:rPr>
        <w:tab/>
        <w:t xml:space="preserve"> ששלח עולתו ממדינת הים, שלח עמה נסכים - קריבה משלו, ואם </w:t>
      </w:r>
      <w:ins w:id="91389" w:author="מנוע מכני" w:date="2026-10-11T12:04:40Z">
        <w:r>
          <w:rPr>
            <w:rtl/>
          </w:rPr>
          <w:t xml:space="preserve">לא</w:t>
        </w:r>
      </w:ins>
      <w:del w:id="91390" w:author="מנוע מכני" w:date="2026-10-11T12:04:40Z">
        <w:r w:rsidRPr="00336727">
          <w:rPr>
            <w:rtl/>
          </w:rPr>
          <w:tab/>
          <w:delText xml:space="preserve">לאו</w:delText>
        </w:r>
      </w:del>
      <w:r w:rsidRPr="00336727">
        <w:rPr>
          <w:rtl/>
        </w:rPr>
        <w:tab/>
        <w:t xml:space="preserve"> - קריבין משל ציבור</w:t>
      </w:r>
      <w:ins w:id="94763" w:author="מנוע מכני" w:date="2026-10-11T12:04:40Z">
        <w:r>
          <w:rPr>
            <w:rtl/>
          </w:rPr>
          <w:t xml:space="preserve">,</w:t>
        </w:r>
      </w:ins>
      <w:del w:id="94764" w:author="מנוע מכני" w:date="2026-10-11T12:04:40Z">
        <w:r w:rsidRPr="00336727">
          <w:rPr>
            <w:rtl/>
          </w:rPr>
          <w:tab/>
          <w:delText xml:space="preserve">;</w:delText>
        </w:r>
      </w:del>
      <w:r w:rsidRPr="00336727">
        <w:rPr>
          <w:rtl/>
        </w:rPr>
        <w:tab/>
        <w:t xml:space="preserve"> </w:t>
      </w:r>
    </w:p>
    <w:p w:rsidR="00DA63EC" w:rsidRDefault="00DA63EC" w:rsidP="00DA63EC">
      <w:pPr>
        <w:tabs>
          <w:tab w:val="center" w:pos="2835"/>
        </w:tabs>
        <w:rPr>
          <w:rtl/>
        </w:rPr>
      </w:pPr>
      <w:r>
        <w:rPr>
          <w:rtl/>
        </w:rPr>
        <w:tab/>
        <w:t xml:space="preserve">וכן גר שמת והניח זבחים, יש לו נסכים - קריבין משלו, ואם </w:t>
      </w:r>
      <w:ins w:id="91391" w:author="מנוע מכני" w:date="2026-10-11T12:04:40Z">
        <w:r>
          <w:rPr>
            <w:rtl/>
          </w:rPr>
          <w:t xml:space="preserve">לא</w:t>
        </w:r>
      </w:ins>
      <w:del w:id="91392" w:author="מנוע מכני" w:date="2026-10-11T12:04:40Z">
        <w:r>
          <w:rPr>
            <w:rtl/>
          </w:rPr>
          <w:tab/>
          <w:delText xml:space="preserve">לאו</w:delText>
        </w:r>
      </w:del>
      <w:r>
        <w:rPr>
          <w:rtl/>
        </w:rPr>
        <w:tab/>
        <w:t xml:space="preserve"> - קריבין משל ציבור</w:t>
      </w:r>
      <w:ins w:id="94765" w:author="מנוע מכני" w:date="2026-10-11T12:04:40Z">
        <w:r>
          <w:rPr>
            <w:rtl/>
          </w:rPr>
          <w:t xml:space="preserve">,</w:t>
        </w:r>
      </w:ins>
      <w:del w:id="94766" w:author="מנוע מכני" w:date="2026-10-11T12:04:40Z">
        <w:r>
          <w:rPr>
            <w:rtl/>
          </w:rPr>
          <w:tab/>
          <w:delText xml:space="preserve">;</w:delText>
        </w:r>
      </w:del>
      <w:r>
        <w:rPr>
          <w:rtl/>
        </w:rPr>
        <w:tab/>
        <w:t xml:space="preserve"> </w:t>
      </w:r>
    </w:p>
    <w:p w:rsidR="00DA63EC" w:rsidRPr="00FE1B89" w:rsidRDefault="00DA63EC" w:rsidP="00DA63EC">
      <w:pPr>
        <w:tabs>
          <w:tab w:val="center" w:pos="2835"/>
        </w:tabs>
        <w:rPr>
          <w:spacing w:val="-2"/>
          <w:rtl/>
        </w:rPr>
      </w:pPr>
      <w:r w:rsidRPr="00FE1B89">
        <w:rPr>
          <w:spacing w:val="-2"/>
          <w:rtl/>
        </w:rPr>
        <w:tab/>
        <w:t>ותנאי ב"ד הוא, כ"ג שמת ולא מינו כהן אחר תחתיו, שתהא מנחתו קריבה משל ציבור!</w:t>
      </w:r>
    </w:p>
    <w:p>
      <w:pPr>
        <w:pStyle w:val="38"/>
        <w:rPr>
          <w:ins w:id="100031" w:author="מנוע מכני" w:date="2026-10-11T12:04:40Z"/>
        </w:rPr>
      </w:pPr>
      <w:r>
        <w:t xml:space="preserve">א"ר אבהו:</w:t>
      </w:r>
    </w:p>
    <w:p w:rsidR="00DA63EC" w:rsidRDefault="00DA63EC" w:rsidP="00DA63EC">
      <w:pPr>
        <w:tabs>
          <w:tab w:val="center" w:pos="2835"/>
        </w:tabs>
        <w:rPr>
          <w:rtl/>
        </w:rPr>
      </w:pPr>
      <w:del w:id="100032" w:author="מנוע מכני" w:date="2026-10-11T12:04:40Z">
        <w:r>
          <w:rPr>
            <w:rtl/>
          </w:rPr>
          <w:delText xml:space="preserve"> </w:delText>
        </w:r>
      </w:del>
      <w:r>
        <w:rPr>
          <w:rtl/>
        </w:rPr>
        <w:t xml:space="preserve">שני תקנות </w:t>
      </w:r>
      <w:ins w:id="96677" w:author="מנוע מכני" w:date="2026-10-11T12:04:40Z">
        <w:r>
          <w:rPr>
            <w:rtl/>
          </w:rPr>
          <w:t xml:space="preserve">היו</w:t>
        </w:r>
      </w:ins>
      <w:del w:id="96678" w:author="מנוע מכני" w:date="2026-10-11T12:04:40Z">
        <w:r>
          <w:rPr>
            <w:rtl/>
          </w:rPr>
          <w:delText xml:space="preserve">הוו</w:delText>
        </w:r>
      </w:del>
      <w:r>
        <w:rPr>
          <w:rtl/>
        </w:rPr>
        <w:t xml:space="preserve">, דאורייתא מדציבור, </w:t>
      </w:r>
    </w:p>
    <w:p w:rsidR="00DA63EC" w:rsidRPr="00FE1B89" w:rsidRDefault="00DA63EC" w:rsidP="00DA63EC">
      <w:pPr>
        <w:tabs>
          <w:tab w:val="center" w:pos="2835"/>
        </w:tabs>
        <w:rPr>
          <w:spacing w:val="-2"/>
          <w:rtl/>
        </w:rPr>
      </w:pPr>
      <w:r w:rsidRPr="00FE1B89">
        <w:rPr>
          <w:spacing w:val="-2"/>
          <w:rtl/>
        </w:rPr>
        <w:t>כיון דחזו דמידחקא לישכה - תקינו דלגבי מיורשים, כיון דחזו דפשעי בה - אוקמוה אדאורייתא.</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 xml:space="preserve">• </w:t>
      </w:r>
      <w:r>
        <w:rPr>
          <w:rtl/>
        </w:rPr>
        <w:t>ועל פרה שלא יהא מועלין באפרה.</w:t>
      </w:r>
    </w:p>
    <w:p w:rsidR="00DA63EC" w:rsidRPr="00FE1B89" w:rsidRDefault="00DA63EC" w:rsidP="00DA63EC">
      <w:pPr>
        <w:tabs>
          <w:tab w:val="center" w:pos="2835"/>
        </w:tabs>
        <w:rPr>
          <w:spacing w:val="-4"/>
          <w:rtl/>
        </w:rPr>
      </w:pPr>
      <w:r w:rsidRPr="00FE1B89">
        <w:rPr>
          <w:spacing w:val="-4"/>
          <w:rtl/>
        </w:rPr>
        <w:t>דאורייתא היא</w:t>
      </w:r>
      <w:r w:rsidRPr="00FE1B89">
        <w:rPr>
          <w:rFonts w:hint="cs"/>
          <w:spacing w:val="-4"/>
          <w:rtl/>
        </w:rPr>
        <w:t xml:space="preserve">-</w:t>
      </w:r>
      <w:ins w:id="94767" w:author="מנוע מכני" w:date="2026-10-11T12:04:40Z">
        <w:ins w:id="94769" w:author="מנוע מכני" w:date="2026-10-11T12:04:40Z">
          <w:ins w:id="94771" w:author="מנוע מכני" w:date="2026-10-11T12:04:40Z">
            <w:ins w:id="94773" w:author="מנוע מכני" w:date="2026-10-11T12:04:40Z">
              <w:ins w:id="94775" w:author="מנוע מכני" w:date="2026-10-11T12:04:40Z">
                <w:ins w:id="94777" w:author="מנוע מכני" w:date="2026-10-11T12:04:40Z">
                  <w:ins w:id="94779" w:author="מנוע מכני" w:date="2026-10-11T12:04:40Z">
                    <w:r>
                      <w:rPr>
                        <w:rFonts w:hint="cs"/>
                        <w:spacing w:val="-4"/>
                        <w:rtl/>
                      </w:rPr>
                      <w:t xml:space="preserve"> </w:t>
                    </w:r>
                  </w:ins>
                  <w:del w:id="94780" w:author="מנוע מכני" w:date="2026-10-11T12:04:40Z">
                    <w:r>
                      <w:rPr>
                        <w:rFonts w:hint="cs"/>
                        <w:spacing w:val="-4"/>
                        <w:rtl/>
                      </w:rPr>
                      <w:delText xml:space="preserve"> </w:delText>
                    </w:r>
                    <w:r w:rsidRPr="00FE1B89">
                      <w:rPr>
                        <w:rFonts w:hint="cs"/>
                        <w:spacing w:val="-4"/>
                        <w:rtl/>
                      </w:rPr>
                      <w:delText xml:space="preserve"> </w:delText>
                    </w:r>
                  </w:del>
                </w:ins>
                <w:del w:id="94778" w:author="מנוע מכני" w:date="2026-10-11T12:04:40Z">
                  <w:r>
                    <w:rPr>
                      <w:rFonts w:hint="cs"/>
                      <w:spacing w:val="-4"/>
                      <w:rtl/>
                    </w:rPr>
                    <w:delText xml:space="preserve"> </w:delText>
                  </w:r>
                  <w:r w:rsidRPr="00FE1B89">
                    <w:rPr>
                      <w:rFonts w:hint="cs"/>
                      <w:spacing w:val="-4"/>
                      <w:rtl/>
                    </w:rPr>
                    <w:delText xml:space="preserve"> </w:delText>
                  </w:r>
                </w:del>
              </w:ins>
              <w:del w:id="94776" w:author="מנוע מכני" w:date="2026-10-11T12:04:40Z">
                <w:r>
                  <w:rPr>
                    <w:rFonts w:hint="cs"/>
                    <w:spacing w:val="-4"/>
                    <w:rtl/>
                  </w:rPr>
                  <w:delText xml:space="preserve"> </w:delText>
                </w:r>
                <w:r w:rsidRPr="00FE1B89">
                  <w:rPr>
                    <w:rFonts w:hint="cs"/>
                    <w:spacing w:val="-4"/>
                    <w:rtl/>
                  </w:rPr>
                  <w:delText xml:space="preserve"> </w:delText>
                </w:r>
              </w:del>
            </w:ins>
            <w:del w:id="94774" w:author="מנוע מכני" w:date="2026-10-11T12:04:40Z">
              <w:r>
                <w:rPr>
                  <w:rFonts w:hint="cs"/>
                  <w:spacing w:val="-4"/>
                  <w:rtl/>
                </w:rPr>
                <w:delText xml:space="preserve"> </w:delText>
              </w:r>
              <w:r w:rsidRPr="00FE1B89">
                <w:rPr>
                  <w:rFonts w:hint="cs"/>
                  <w:spacing w:val="-4"/>
                  <w:rtl/>
                </w:rPr>
                <w:delText xml:space="preserve"> </w:delText>
              </w:r>
            </w:del>
          </w:ins>
          <w:del w:id="94772" w:author="מנוע מכני" w:date="2026-10-11T12:04:40Z">
            <w:r>
              <w:rPr>
                <w:rFonts w:hint="cs"/>
                <w:spacing w:val="-4"/>
                <w:rtl/>
              </w:rPr>
              <w:delText xml:space="preserve"> </w:delText>
            </w:r>
            <w:r w:rsidRPr="00FE1B89">
              <w:rPr>
                <w:rFonts w:hint="cs"/>
                <w:spacing w:val="-4"/>
                <w:rtl/>
              </w:rPr>
              <w:delText xml:space="preserve"> </w:delText>
            </w:r>
          </w:del>
        </w:ins>
        <w:del w:id="94770" w:author="מנוע מכני" w:date="2026-10-11T12:04:40Z">
          <w:r>
            <w:rPr>
              <w:rFonts w:hint="cs"/>
              <w:spacing w:val="-4"/>
              <w:rtl/>
            </w:rPr>
            <w:delText xml:space="preserve"> </w:delText>
          </w:r>
          <w:r w:rsidRPr="00FE1B89">
            <w:rPr>
              <w:rFonts w:hint="cs"/>
              <w:spacing w:val="-4"/>
              <w:rtl/>
            </w:rPr>
            <w:delText xml:space="preserve"> </w:delText>
          </w:r>
        </w:del>
      </w:ins>
      <w:del w:id="94768" w:author="מנוע מכני" w:date="2026-10-11T12:04:40Z">
        <w:r w:rsidRPr="00FE1B89">
          <w:rPr>
            <w:rFonts w:hint="cs"/>
            <w:spacing w:val="-4"/>
            <w:rtl/>
          </w:rPr>
          <w:delText xml:space="preserve">  </w:delText>
        </w:r>
      </w:del>
      <w:r w:rsidRPr="00FE1B89">
        <w:rPr>
          <w:spacing w:val="-4"/>
          <w:rtl/>
        </w:rPr>
        <w:t xml:space="preserve">דתניא</w:t>
      </w:r>
      <w:r w:rsidRPr="00FE1B89">
        <w:rPr>
          <w:spacing w:val="-4"/>
          <w:rtl/>
        </w:rPr>
        <w:t xml:space="preserve">: חטא' היא - מלמ' שמועלין בה, היא - בה מועלין, באפרה אין מועלין!</w:t>
      </w:r>
    </w:p>
    <w:p w:rsidR="00DA63EC" w:rsidRDefault="00DA63EC" w:rsidP="00DA63EC">
      <w:pPr>
        <w:pStyle w:val="afff3"/>
        <w:framePr w:wrap="around"/>
        <w:rPr>
          <w:rtl/>
        </w:rPr>
      </w:pPr>
      <w:r>
        <w:rPr>
          <w:rFonts w:hint="cs"/>
          <w:rtl/>
        </w:rPr>
        <w:t>נב.</w:t>
      </w:r>
    </w:p>
    <w:p>
      <w:pPr>
        <w:pStyle w:val="38"/>
        <w:rPr>
          <w:ins w:id="100034" w:author="מנוע מכני" w:date="2026-10-11T12:04:40Z"/>
        </w:rPr>
      </w:pPr>
      <w:del w:id="100033" w:author="מנוע מכני" w:date="2026-10-11T12:04:40Z">
        <w:r w:rsidRPr="00265E5E">
          <w:delText xml:space="preserve">•</w:delText>
        </w:r>
      </w:del>
      <w:r w:rsidRPr="00265E5E">
        <w:t xml:space="preserve"> </w:t>
      </w:r>
      <w:r>
        <w:t>א</w:t>
      </w:r>
      <w:r>
        <w:t>ר</w:t>
      </w:r>
      <w:r>
        <w:t>"</w:t>
      </w:r>
      <w:r>
        <w:t>א</w:t>
      </w:r>
      <w:r>
        <w:t xml:space="preserve">:</w:t>
      </w:r>
    </w:p>
    <w:p w:rsidR="00DA63EC" w:rsidRDefault="00DA63EC" w:rsidP="00DA63EC">
      <w:pPr>
        <w:tabs>
          <w:tab w:val="center" w:pos="2835"/>
        </w:tabs>
        <w:rPr>
          <w:rtl/>
        </w:rPr>
      </w:pPr>
      <w:del w:id="100035" w:author="מנוע מכני" w:date="2026-10-11T12:04:40Z">
        <w:r>
          <w:rPr>
            <w:rtl/>
          </w:rPr>
          <w:delText xml:space="preserve"> </w:delText>
        </w:r>
      </w:del>
      <w:r>
        <w:rPr>
          <w:rtl/>
        </w:rPr>
        <w:t xml:space="preserve">שתי תקנות </w:t>
      </w:r>
      <w:ins w:id="95833" w:author="מנוע מכני" w:date="2026-10-11T12:04:40Z">
        <w:r>
          <w:rPr>
            <w:rtl/>
          </w:rPr>
          <w:t xml:space="preserve">היה</w:t>
        </w:r>
      </w:ins>
      <w:del w:id="95834" w:author="מנוע מכני" w:date="2026-10-11T12:04:40Z">
        <w:r>
          <w:rPr>
            <w:rtl/>
          </w:rPr>
          <w:delText xml:space="preserve">הואי</w:delText>
        </w:r>
      </w:del>
      <w:r>
        <w:rPr>
          <w:rtl/>
        </w:rPr>
        <w:t xml:space="preserve">, דאורייתא בה מועלין, באפרה אין מועלין, כיון דחזו דמזלזלי בה </w:t>
      </w:r>
      <w:r w:rsidRPr="00FE1B89">
        <w:rPr>
          <w:spacing w:val="-6"/>
          <w:rtl/>
        </w:rPr>
        <w:t xml:space="preserve">ועבדי </w:t>
      </w:r>
      <w:ins w:id="93037" w:author="מנוע מכני" w:date="2026-10-11T12:04:40Z">
        <w:r>
          <w:rPr>
            <w:spacing w:val="-6"/>
            <w:rtl/>
          </w:rPr>
          <w:t xml:space="preserve">ממנו</w:t>
        </w:r>
      </w:ins>
      <w:del w:id="93038" w:author="מנוע מכני" w:date="2026-10-11T12:04:40Z">
        <w:r w:rsidRPr="00FE1B89">
          <w:rPr>
            <w:spacing w:val="-6"/>
            <w:rtl/>
          </w:rPr>
          <w:delText xml:space="preserve">מיניה</w:delText>
        </w:r>
      </w:del>
      <w:r w:rsidRPr="00FE1B89">
        <w:rPr>
          <w:spacing w:val="-6"/>
          <w:rtl/>
        </w:rPr>
        <w:t xml:space="preserve"> למכתן - גזרו </w:t>
      </w:r>
      <w:ins w:id="93039" w:author="מנוע מכני" w:date="2026-10-11T12:04:40Z">
        <w:r>
          <w:rPr>
            <w:spacing w:val="-6"/>
            <w:rtl/>
          </w:rPr>
          <w:t xml:space="preserve">בו</w:t>
        </w:r>
      </w:ins>
      <w:del w:id="93040" w:author="מנוע מכני" w:date="2026-10-11T12:04:40Z">
        <w:r w:rsidRPr="00FE1B89">
          <w:rPr>
            <w:spacing w:val="-6"/>
            <w:rtl/>
          </w:rPr>
          <w:delText xml:space="preserve">ביה</w:delText>
        </w:r>
      </w:del>
      <w:r w:rsidRPr="00FE1B89">
        <w:rPr>
          <w:spacing w:val="-6"/>
          <w:rtl/>
        </w:rPr>
        <w:t xml:space="preserve"> מעילה, כיון דחזו דפרשי מספק הזאות - אוקמוה אדאורייתא.</w:t>
      </w:r>
    </w:p>
    <w:p w:rsidR="00DA63EC" w:rsidRDefault="00DA63EC" w:rsidP="00DA63EC">
      <w:pPr>
        <w:tabs>
          <w:tab w:val="center" w:pos="2835"/>
        </w:tabs>
        <w:rPr>
          <w:rtl/>
        </w:rPr>
      </w:pPr>
    </w:p>
    <w:p>
      <w:pPr>
        <w:pStyle w:val="afffff8"/>
        <w:rPr>
          <w:ins w:id="90431" w:author="קלוד" w:date="2026-10-11T12:32:08Z"/>
        </w:rPr>
      </w:pPr>
      <w:ins w:id="90432" w:author="קלוד" w:date="2026-10-11T12:32:08Z">
        <w:r>
          <w:rPr>
            <w:color w:val="7B3F00"/>
          </w:rPr>
          <w:t xml:space="preserve">פר העלם דבר ושעירי ע"ז - מגבין להן או מתרומת הלשכה</w:t>
        </w:r>
      </w:ins>
    </w:p>
    <w:p>
      <w:pPr>
        <w:pStyle w:val="38"/>
        <w:rPr>
          <w:ins w:id="100037" w:author="מנוע מכני" w:date="2026-10-11T12:04:40Z"/>
        </w:rPr>
      </w:pPr>
      <w:del w:id="100036"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ins w:id="94781" w:author="מנוע מכני" w:date="2026-10-11T12:04:40Z">
        <w:ins w:id="94783" w:author="מנוע מכני" w:date="2026-10-11T12:04:40Z">
          <w:del w:id="100038" w:author="מנוע מכני" w:date="2026-10-11T12:04:40Z">
            <w:r>
              <w:rPr>
                <w:rtl/>
              </w:rPr>
              <w:delText xml:space="preserve"> </w:delText>
            </w:r>
          </w:del>
        </w:ins>
        <w:del w:id="94784" w:author="מנוע מכני" w:date="2026-10-11T12:04:40Z">
          <w:r>
            <w:rPr>
              <w:rtl/>
            </w:rPr>
            <w:delText xml:space="preserve"> </w:delText>
          </w:r>
          <w:r>
            <w:rPr>
              <w:rFonts w:hint="cs"/>
              <w:rtl/>
            </w:rPr>
            <w:delText xml:space="preserve"> </w:delText>
          </w:r>
        </w:del>
      </w:ins>
      <w:del w:id="94782" w:author="מנוע מכני" w:date="2026-10-11T12:04:40Z">
        <w:r>
          <w:rPr>
            <w:rtl/>
          </w:rPr>
          <w:delText xml:space="preserve"> </w:delText>
        </w:r>
        <w:r>
          <w:rPr>
            <w:rFonts w:hint="cs"/>
            <w:rtl/>
          </w:rPr>
          <w:delText xml:space="preserve"> </w:delText>
        </w:r>
      </w:del>
      <w:r>
        <w:rPr>
          <w:rStyle w:val="2fb"/>
          <w:rFonts w:hint="cs"/>
          <w:rtl/>
        </w:rPr>
        <w:t xml:space="preserve">ר</w:t>
      </w:r>
      <w:r>
        <w:rPr>
          <w:rStyle w:val="2fb"/>
          <w:rtl/>
        </w:rPr>
        <w:t>"</w:t>
      </w:r>
      <w:r>
        <w:rPr>
          <w:rStyle w:val="2fb"/>
          <w:rFonts w:hint="cs"/>
          <w:rtl/>
        </w:rPr>
        <w:t xml:space="preserve">י</w:t>
      </w:r>
      <w:r>
        <w:rPr>
          <w:rFonts w:hint="cs"/>
          <w:rtl/>
        </w:rPr>
        <w:t xml:space="preserve">: </w:t>
      </w:r>
      <w:r>
        <w:rPr>
          <w:rtl/>
        </w:rPr>
        <w:t xml:space="preserve">פר העלם דבר של ציבור ושעירי </w:t>
      </w:r>
      <w:ins w:id="95835" w:author="מנוע מכני" w:date="2026-10-11T12:04:40Z">
        <w:r>
          <w:rPr>
            <w:rtl/>
          </w:rPr>
          <w:t xml:space="preserve">ע"ז</w:t>
        </w:r>
      </w:ins>
      <w:del w:id="95836" w:author="מנוע מכני" w:date="2026-10-11T12:04:40Z">
        <w:r>
          <w:rPr>
            <w:rtl/>
          </w:rPr>
          <w:delText xml:space="preserve">עבודת כוכבים</w:delText>
        </w:r>
      </w:del>
      <w:r>
        <w:rPr>
          <w:rtl/>
        </w:rPr>
        <w:t xml:space="preserve"> בתחילה מגבין להן, </w:t>
      </w:r>
    </w:p>
    <w:p>
      <w:pPr>
        <w:pStyle w:val="38"/>
        <w:rPr>
          <w:ins w:id="100039" w:author="מנוע מכני" w:date="2026-10-11T12:04:40Z"/>
        </w:rPr>
      </w:pPr>
      <w:r>
        <w:tab/>
      </w:r>
      <w:r>
        <w:t>ר</w:t>
      </w:r>
      <w:r>
        <w:t>"</w:t>
      </w:r>
      <w:r>
        <w:t>ש</w:t>
      </w:r>
      <w:r>
        <w:t xml:space="preserve">:</w:t>
      </w:r>
    </w:p>
    <w:p w:rsidR="00DA63EC" w:rsidRDefault="00DA63EC" w:rsidP="00DA63EC">
      <w:pPr>
        <w:tabs>
          <w:tab w:val="center" w:pos="2835"/>
        </w:tabs>
        <w:rPr>
          <w:rtl/>
        </w:rPr>
      </w:pPr>
      <w:del w:id="100040" w:author="מנוע מכני" w:date="2026-10-11T12:04:40Z">
        <w:r>
          <w:rPr>
            <w:rtl/>
          </w:rPr>
          <w:delText xml:space="preserve"> </w:delText>
        </w:r>
      </w:del>
      <w:r>
        <w:rPr>
          <w:rtl/>
        </w:rPr>
        <w:t xml:space="preserve">מתרומת הלשכה הן באין.</w:t>
      </w:r>
    </w:p>
    <w:p w:rsidR="00DA63EC" w:rsidRDefault="00DA63EC" w:rsidP="00DA63EC">
      <w:pPr>
        <w:tabs>
          <w:tab w:val="center" w:pos="2835"/>
        </w:tabs>
        <w:rPr>
          <w:rtl/>
        </w:rPr>
      </w:pPr>
      <w:r>
        <w:rPr>
          <w:rtl/>
        </w:rPr>
        <w:t>והתניא איפכא!</w:t>
      </w:r>
    </w:p>
    <w:p w:rsidR="00DA63EC" w:rsidRDefault="00DA63EC" w:rsidP="00DA63EC">
      <w:pPr>
        <w:tabs>
          <w:tab w:val="center" w:pos="2835"/>
        </w:tabs>
        <w:rPr>
          <w:rtl/>
        </w:rPr>
      </w:pPr>
      <w:r>
        <w:rPr>
          <w:rFonts w:hint="cs"/>
          <w:rtl/>
        </w:rPr>
        <w:t xml:space="preserve">אמר</w:t>
      </w:r>
      <w:r>
        <w:rPr>
          <w:rFonts w:hint="cs"/>
          <w:rtl/>
        </w:rPr>
        <w:t xml:space="preserve"> </w:t>
      </w:r>
      <w:r>
        <w:rPr>
          <w:rStyle w:val="2fb"/>
          <w:rFonts w:hint="cs"/>
          <w:rtl/>
        </w:rPr>
        <w:t xml:space="preserve">רב אשי</w:t>
      </w:r>
      <w:r>
        <w:rPr>
          <w:rFonts w:hint="cs"/>
          <w:rtl/>
        </w:rPr>
        <w:t xml:space="preserve"> אפי' </w:t>
      </w:r>
      <w:ins w:id="95837" w:author="מנוע מכני" w:date="2026-10-11T12:04:40Z">
        <w:r>
          <w:rPr>
            <w:rtl/>
          </w:rPr>
          <w:t xml:space="preserve">אחרונה</w:t>
        </w:r>
      </w:ins>
      <w:del w:id="95838" w:author="מנוע מכני" w:date="2026-10-11T12:04:40Z">
        <w:r>
          <w:rPr>
            <w:rtl/>
          </w:rPr>
          <w:delText xml:space="preserve">בתרייתא</w:delText>
        </w:r>
      </w:del>
      <w:r>
        <w:rPr>
          <w:rtl/>
        </w:rPr>
        <w:t xml:space="preserve"> אחריתא, כי חייש </w:t>
      </w:r>
      <w:r>
        <w:rPr>
          <w:rStyle w:val="2fb"/>
          <w:rtl/>
        </w:rPr>
        <w:t xml:space="preserve">ר"ש</w:t>
      </w:r>
      <w:r>
        <w:rPr>
          <w:rtl/>
        </w:rPr>
        <w:t xml:space="preserve"> לפשיעה - במילתא </w:t>
      </w:r>
      <w:ins w:id="93043" w:author="מנוע מכני" w:date="2026-10-11T12:04:40Z">
        <w:r>
          <w:rPr>
            <w:rtl/>
          </w:rPr>
          <w:t xml:space="preserve">דאין</w:t>
        </w:r>
      </w:ins>
      <w:del w:id="93044" w:author="מנוע מכני" w:date="2026-10-11T12:04:40Z">
        <w:r>
          <w:rPr>
            <w:rtl/>
          </w:rPr>
          <w:delText xml:space="preserve">דלית</w:delText>
        </w:r>
      </w:del>
      <w:r>
        <w:rPr>
          <w:rtl/>
        </w:rPr>
        <w:t xml:space="preserve"> </w:t>
      </w:r>
      <w:ins w:id="93041" w:author="מנוע מכני" w:date="2026-10-11T12:04:40Z">
        <w:r>
          <w:rPr>
            <w:rtl/>
          </w:rPr>
          <w:t xml:space="preserve">בהם</w:t>
        </w:r>
      </w:ins>
      <w:del w:id="93042" w:author="מנוע מכני" w:date="2026-10-11T12:04:40Z">
        <w:r>
          <w:rPr>
            <w:rtl/>
          </w:rPr>
          <w:delText xml:space="preserve">בהו</w:delText>
        </w:r>
      </w:del>
      <w:r>
        <w:rPr>
          <w:rtl/>
        </w:rPr>
        <w:t xml:space="preserve"> כפרה בגווה, במילתא </w:t>
      </w:r>
      <w:ins w:id="93045" w:author="מנוע מכני" w:date="2026-10-11T12:04:40Z">
        <w:r>
          <w:rPr>
            <w:rtl/>
          </w:rPr>
          <w:t xml:space="preserve">דיש</w:t>
        </w:r>
      </w:ins>
      <w:del w:id="93046" w:author="מנוע מכני" w:date="2026-10-11T12:04:40Z">
        <w:r>
          <w:rPr>
            <w:rtl/>
          </w:rPr>
          <w:delText xml:space="preserve">דאית</w:delText>
        </w:r>
      </w:del>
      <w:r>
        <w:rPr>
          <w:rtl/>
        </w:rPr>
        <w:t xml:space="preserve"> </w:t>
      </w:r>
      <w:ins w:id="95707" w:author="מנוע מכני" w:date="2026-10-11T12:04:40Z">
        <w:r>
          <w:rPr>
            <w:rtl/>
          </w:rPr>
          <w:t xml:space="preserve">להם</w:t>
        </w:r>
      </w:ins>
      <w:del w:id="95708" w:author="מנוע מכני" w:date="2026-10-11T12:04:40Z">
        <w:r>
          <w:rPr>
            <w:rtl/>
          </w:rPr>
          <w:delText xml:space="preserve">להו</w:delText>
        </w:r>
      </w:del>
      <w:r>
        <w:rPr>
          <w:rtl/>
        </w:rPr>
        <w:t xml:space="preserve"> כפרה בגווה, </w:t>
      </w:r>
      <w:r>
        <w:rPr>
          <w:rtl/>
        </w:rPr>
        <w:t xml:space="preserve">לא</w:t>
      </w:r>
      <w:r>
        <w:rPr>
          <w:rtl/>
        </w:rPr>
        <w:t xml:space="preserve"> חייש </w:t>
      </w:r>
      <w:r>
        <w:rPr>
          <w:rStyle w:val="2fb"/>
          <w:rtl/>
        </w:rPr>
        <w:t xml:space="preserve">ר"ש</w:t>
      </w:r>
      <w:r>
        <w:rPr>
          <w:rtl/>
        </w:rPr>
        <w:t xml:space="preserve"> לפשיעה.</w:t>
      </w:r>
    </w:p>
    <w:p>
      <w:pPr>
        <w:pStyle w:val="38"/>
        <w:rPr>
          <w:ins w:id="100041" w:author="מנוע מכני" w:date="2026-10-11T12:04:40Z"/>
        </w:rPr>
      </w:pPr>
      <w:del w:id="90133" w:author="מנוע מכני" w:date="2026-10-11T12:04:40Z">
        <w:r>
          <w:delText xml:space="preserve"> </w:delText>
        </w:r>
      </w:del>
      <w:del w:id="102617" w:author="מנוע מכני" w:date="2026-10-11T12:04:40Z">
        <w:r>
          <w:delText xml:space="preserve">א"ל </w:delText>
        </w:r>
      </w:del>
      <w:r>
        <w:t xml:space="preserve">רב"</w:t>
      </w:r>
      <w:r>
        <w:t xml:space="preserve">ז </w:t>
      </w:r>
      <w:r>
        <w:t xml:space="preserve">לרב אשי:</w:t>
      </w:r>
    </w:p>
    <w:p w:rsidR="00DA63EC" w:rsidRDefault="00DA63EC" w:rsidP="00DA63EC">
      <w:pPr>
        <w:tabs>
          <w:tab w:val="center" w:pos="2835"/>
        </w:tabs>
        <w:rPr>
          <w:rtl/>
        </w:rPr>
      </w:pPr>
      <w:del w:id="100042" w:author="מנוע מכני" w:date="2026-10-11T12:04:40Z">
        <w:r>
          <w:rPr>
            <w:rtl/>
          </w:rPr>
          <w:delText xml:space="preserve"> </w:delText>
        </w:r>
      </w:del>
      <w:r>
        <w:rPr>
          <w:rtl/>
        </w:rPr>
        <w:t xml:space="preserve">ת"ש, </w:t>
      </w:r>
      <w:r>
        <w:rPr>
          <w:rtl/>
        </w:rPr>
        <w:t xml:space="preserve">דתניא</w:t>
      </w:r>
      <w:r>
        <w:rPr>
          <w:rtl/>
        </w:rPr>
        <w:t xml:space="preserve">:</w:t>
      </w:r>
      <w:r>
        <w:rPr>
          <w:rFonts w:hint="cs"/>
          <w:rtl/>
        </w:rPr>
        <w:t xml:space="preserve"> </w:t>
      </w:r>
      <w:r>
        <w:rPr>
          <w:rStyle w:val="2fb"/>
          <w:rFonts w:hint="cs"/>
          <w:rtl/>
        </w:rPr>
        <w:t xml:space="preserve">ר</w:t>
      </w:r>
      <w:r>
        <w:rPr>
          <w:rStyle w:val="2fb"/>
          <w:rtl/>
        </w:rPr>
        <w:t>"</w:t>
      </w:r>
      <w:r>
        <w:rPr>
          <w:rStyle w:val="2fb"/>
          <w:rFonts w:hint="cs"/>
          <w:rtl/>
        </w:rPr>
        <w:t>ש</w:t>
      </w:r>
      <w:r w:rsidRPr="00A563E0">
        <w:rPr>
          <w:rStyle w:val="afffff0"/>
          <w:rtl/>
        </w:rPr>
        <w:t xml:space="preserve"> </w:t>
      </w:r>
      <w:r w:rsidRPr="00A563E0">
        <w:rPr>
          <w:rStyle w:val="afffff0"/>
          <w:rFonts w:hint="cs"/>
          <w:rtl/>
        </w:rPr>
        <w:t>'</w:t>
      </w:r>
      <w:ins w:id="90619" w:author="Claude - סמנטי" w:date="2026-10-11T12:27:00Z">
        <w:r>
          <w:rPr>
            <w:rStyle w:val="afffff0"/>
            <w:rtl/>
          </w:rPr>
          <w:t xml:space="preserve">אֶת קָרְבָּנִי לַחְמִי לְאִשַּׁי רֵיחַ נִיחוֹחִי תִּשְׁמְרוּ לְהַקְרִיב לִי בְּמוֹעֲדוֹ</w:t>
        </w:r>
      </w:ins>
      <w:del w:id="90620" w:author="Claude - סמנטי" w:date="2026-10-11T12:27:00Z">
        <w:r w:rsidRPr="00A563E0">
          <w:rPr>
            <w:rStyle w:val="afffff0"/>
            <w:rtl/>
          </w:rPr>
          <w:delText xml:space="preserve">את קרבני לחמי לאשי ריח ניחוחי תשמרו להקריב לי במועדו</w:delText>
        </w:r>
      </w:del>
      <w:r w:rsidRPr="00A563E0">
        <w:rPr>
          <w:rStyle w:val="afffff0"/>
          <w:rFonts w:hint="cs"/>
          <w:rtl/>
        </w:rPr>
        <w:t>'</w:t>
      </w:r>
      <w:r w:rsidRPr="00A563E0">
        <w:rPr>
          <w:rStyle w:val="afffff0"/>
          <w:rtl/>
        </w:rPr>
        <w:t xml:space="preserve"> </w:t>
      </w:r>
      <w:r>
        <w:rPr>
          <w:rtl/>
        </w:rPr>
        <w:t xml:space="preserve">לרבות פר העלם דבר של ציבור ושעירי </w:t>
      </w:r>
      <w:ins w:id="95839" w:author="מנוע מכני" w:date="2026-10-11T12:04:40Z">
        <w:r>
          <w:rPr>
            <w:rtl/>
          </w:rPr>
          <w:t xml:space="preserve">ע"ז</w:t>
        </w:r>
      </w:ins>
      <w:del w:id="95840" w:author="מנוע מכני" w:date="2026-10-11T12:04:40Z">
        <w:r>
          <w:rPr>
            <w:rtl/>
          </w:rPr>
          <w:delText xml:space="preserve">עבודת כוכבים</w:delText>
        </w:r>
      </w:del>
      <w:r>
        <w:rPr>
          <w:rtl/>
        </w:rPr>
        <w:t xml:space="preserve"> שבאין מתרומת הלשכה,</w:t>
      </w:r>
    </w:p>
    <w:p w:rsidR="00DA63EC" w:rsidRDefault="00DA63EC" w:rsidP="00DA63EC">
      <w:pPr>
        <w:pStyle w:val="affffd"/>
        <w:rPr>
          <w:del w:id="90019" w:author="מנוע עיצוב" w:date="2026-10-11T12:09:26Z"/>
          <w:rtl/>
        </w:rPr>
      </w:pPr>
      <w:del w:id="90018" w:author="מנוע עיצוב" w:date="2026-10-11T12:09:26Z">
        <w:r>
          <w:rPr>
            <w:rtl/>
          </w:rPr>
          <w:delText xml:space="preserve">׹</w:delText>
        </w:r>
      </w:del>
    </w:p>
    <w:p w:rsidR="00DA63EC" w:rsidRDefault="00DA63EC" w:rsidP="00DA63EC">
      <w:pPr>
        <w:pStyle w:val="affff1"/>
        <w:ind w:end="0"/>
        <w:rPr>
          <w:rtl/>
        </w:rPr>
        <w:pPrChange w:id="20043" w:author="קלוד" w:date="2026-10-11T09:07:26Z">
          <w:pPr>
            <w:pStyle w:val="affff1"/>
            <w:rPr>
              <w:rtl/>
            </w:rPr>
          </w:pPr>
        </w:pPrChange>
      </w:pPr>
      <w:ins w:id="9808" w:author="מספור קטעי משנה" w:date="2026-10-11T09:35:12Z">
        <w:r>
          <w:rPr>
            <w:rStyle w:val="MisparKeta"/>
          </w:rPr>
          <w:t xml:space="preserve">ב. </w:t>
        </w:r>
      </w:ins>
      <w:r>
        <w:rPr>
          <w:rtl/>
        </w:rPr>
        <w:t>ושלימה היתה קריבה וכו</w:t>
      </w:r>
      <w:r w:rsidR="005608A0">
        <w:rPr>
          <w:rtl/>
        </w:rPr>
        <w:t>'</w:t>
      </w:r>
      <w:r>
        <w:rPr>
          <w:rtl/>
        </w:rPr>
        <w:t>.</w:t>
      </w:r>
    </w:p>
    <w:p>
      <w:pPr>
        <w:pStyle w:val="38"/>
        <w:rPr>
          <w:ins w:id="100044" w:author="מנוע מכני" w:date="2026-10-11T12:04:40Z"/>
        </w:rPr>
      </w:pPr>
      <w:del w:id="100043" w:author="מנוע מכני" w:date="2026-10-11T12:04:40Z">
        <w:r w:rsidRPr="00336727">
          <w:delText xml:space="preserve">•</w:delText>
        </w:r>
      </w:del>
      <w:r w:rsidRPr="00336727">
        <w:t xml:space="preserve"> </w:t>
      </w:r>
      <w:r w:rsidRPr="00336727">
        <w:t>רחב</w:t>
      </w:r>
      <w:r w:rsidRPr="00336727">
        <w:t>"</w:t>
      </w:r>
      <w:r w:rsidRPr="00336727">
        <w:t>א</w:t>
      </w:r>
      <w:r w:rsidRPr="00336727">
        <w:t xml:space="preserve"> בעי </w:t>
      </w:r>
      <w:ins w:id="90433" w:author="מנוע מכני" w:date="2026-10-11T12:04:40Z">
        <w:r>
          <w:t xml:space="preserve">רי"ו</w:t>
        </w:r>
      </w:ins>
      <w:del w:id="90434" w:author="מנוע מכני" w:date="2026-10-11T12:04:40Z">
        <w:r w:rsidRPr="00336727">
          <w:delText xml:space="preserve">רבי יוחנן</w:delText>
        </w:r>
      </w:del>
      <w:r w:rsidRPr="00336727">
        <w:t xml:space="preserve">:</w:t>
      </w:r>
    </w:p>
    <w:p w:rsidR="00DA63EC" w:rsidRDefault="00DA63EC" w:rsidP="00DA63EC">
      <w:pPr>
        <w:rPr>
          <w:rtl/>
        </w:rPr>
      </w:pPr>
      <w:del w:id="100045" w:author="מנוע מכני" w:date="2026-10-11T12:04:40Z">
        <w:r w:rsidRPr="00336727">
          <w:rPr>
            <w:rtl/>
          </w:rPr>
          <w:delText xml:space="preserve"> </w:delText>
        </w:r>
      </w:del>
      <w:r w:rsidRPr="00336727">
        <w:rPr>
          <w:rtl/>
        </w:rPr>
        <w:t xml:space="preserve">שלימה שחרית ושלימה בין הערבים, </w:t>
      </w:r>
      <w:r w:rsidRPr="00EC3A9D">
        <w:rPr>
          <w:b/>
          <w:bCs/>
          <w:rtl/>
        </w:rPr>
        <w:t>או"ד</w:t>
      </w:r>
      <w:r w:rsidRPr="00336727">
        <w:rPr>
          <w:rtl/>
        </w:rPr>
        <w:t xml:space="preserve"> שלימה שחרית ובטילה בין הערבים? </w:t>
      </w:r>
    </w:p>
    <w:p>
      <w:pPr>
        <w:pStyle w:val="38"/>
        <w:rPr>
          <w:ins w:id="100046" w:author="מנוע מכני" w:date="2026-10-11T12:04:40Z"/>
        </w:rPr>
      </w:pPr>
      <w:r w:rsidRPr="00FE1B89">
        <w:t xml:space="preserve">רבא, ת"ש:</w:t>
      </w:r>
    </w:p>
    <w:p w:rsidR="00DA63EC" w:rsidRPr="00FE1B89" w:rsidRDefault="00DA63EC" w:rsidP="00DA63EC">
      <w:pPr>
        <w:rPr>
          <w:spacing w:val="-8"/>
          <w:rtl/>
        </w:rPr>
      </w:pPr>
      <w:del w:id="100047" w:author="מנוע מכני" w:date="2026-10-11T12:04:40Z">
        <w:r w:rsidRPr="00FE1B89">
          <w:rPr>
            <w:spacing w:val="-8"/>
            <w:rtl/>
          </w:rPr>
          <w:delText xml:space="preserve"> </w:delText>
        </w:r>
      </w:del>
      <w:r w:rsidRPr="00FE1B89">
        <w:rPr>
          <w:spacing w:val="-8"/>
          <w:rtl/>
        </w:rPr>
        <w:t xml:space="preserve">שמיני בחביתים</w:t>
      </w:r>
      <w:ins w:id="94785" w:author="מנוע מכני" w:date="2026-10-11T12:04:40Z">
        <w:r>
          <w:rPr>
            <w:spacing w:val="-8"/>
            <w:rtl/>
          </w:rPr>
          <w:t xml:space="preserve">,</w:t>
        </w:r>
      </w:ins>
      <w:del w:id="94786" w:author="מנוע מכני" w:date="2026-10-11T12:04:40Z">
        <w:r w:rsidRPr="00FE1B89">
          <w:rPr>
            <w:spacing w:val="-8"/>
            <w:rtl/>
          </w:rPr>
          <w:delText xml:space="preserve">;</w:delText>
        </w:r>
      </w:del>
      <w:r w:rsidRPr="00FE1B89">
        <w:rPr>
          <w:spacing w:val="-8"/>
          <w:rtl/>
        </w:rPr>
        <w:t xml:space="preserve"> ואם </w:t>
      </w:r>
      <w:ins w:id="97441" w:author="מנוע מכני" w:date="2026-10-11T12:04:40Z">
        <w:r>
          <w:rPr>
            <w:spacing w:val="-8"/>
            <w:rtl/>
          </w:rPr>
          <w:t xml:space="preserve">ישנו</w:t>
        </w:r>
      </w:ins>
      <w:del w:id="97442" w:author="מנוע מכני" w:date="2026-10-11T12:04:40Z">
        <w:r w:rsidRPr="00FE1B89">
          <w:rPr>
            <w:spacing w:val="-8"/>
            <w:rtl/>
          </w:rPr>
          <w:delText xml:space="preserve">איתא</w:delText>
        </w:r>
      </w:del>
      <w:r w:rsidRPr="00FE1B89">
        <w:rPr>
          <w:spacing w:val="-8"/>
          <w:rtl/>
        </w:rPr>
        <w:t xml:space="preserve"> דבטילה בין הערבים, הא זמנין דלא משכח </w:t>
      </w:r>
      <w:ins w:id="93047" w:author="מנוע מכני" w:date="2026-10-11T12:04:40Z">
        <w:r>
          <w:rPr>
            <w:spacing w:val="-8"/>
            <w:rtl/>
          </w:rPr>
          <w:t xml:space="preserve">לו</w:t>
        </w:r>
      </w:ins>
      <w:del w:id="93048" w:author="מנוע מכני" w:date="2026-10-11T12:04:40Z">
        <w:r w:rsidRPr="00FE1B89">
          <w:rPr>
            <w:spacing w:val="-8"/>
            <w:rtl/>
          </w:rPr>
          <w:delText xml:space="preserve">ליה</w:delText>
        </w:r>
      </w:del>
      <w:r w:rsidRPr="00FE1B89">
        <w:rPr>
          <w:spacing w:val="-8"/>
          <w:rtl/>
        </w:rPr>
        <w:t xml:space="preserve"> שמיני בחביתים,</w:t>
      </w:r>
    </w:p>
    <w:p w:rsidR="00DA63EC" w:rsidRDefault="00DA63EC" w:rsidP="00DA63EC">
      <w:pPr>
        <w:tabs>
          <w:tab w:val="center" w:pos="2835"/>
        </w:tabs>
        <w:rPr>
          <w:rtl/>
        </w:rPr>
      </w:pPr>
      <w:del w:id="90134" w:author="מנוע מכני" w:date="2026-10-11T12:04:40Z">
        <w:r>
          <w:rPr>
            <w:rtl/>
          </w:rPr>
          <w:delText xml:space="preserve"> </w:delText>
        </w:r>
      </w:del>
      <w:r>
        <w:rPr>
          <w:rtl/>
        </w:rPr>
        <w:t xml:space="preserve">ה"ד? דמת כ"ג ולא מינו אחר תחתיו.</w:t>
      </w:r>
    </w:p>
    <w:p>
      <w:pPr>
        <w:pStyle w:val="38"/>
        <w:rPr>
          <w:ins w:id="100048" w:author="מנוע מכני" w:date="2026-10-11T12:04:40Z"/>
        </w:rPr>
      </w:pPr>
      <w:r w:rsidRPr="00FE1B89">
        <w:t xml:space="preserve">אמרוה רבנן </w:t>
      </w:r>
      <w:r w:rsidRPr="00FE1B89">
        <w:t>לפני רי</w:t>
      </w:r>
      <w:r w:rsidRPr="00FE1B89">
        <w:t>"</w:t>
      </w:r>
      <w:r w:rsidRPr="00FE1B89">
        <w:t>ר</w:t>
      </w:r>
      <w:r w:rsidRPr="00FE1B89">
        <w:t xml:space="preserve">:</w:t>
      </w:r>
    </w:p>
    <w:p w:rsidR="00DA63EC" w:rsidRPr="00FE1B89" w:rsidRDefault="00DA63EC" w:rsidP="00DA63EC">
      <w:pPr>
        <w:tabs>
          <w:tab w:val="center" w:pos="2835"/>
        </w:tabs>
        <w:rPr>
          <w:spacing w:val="-2"/>
          <w:rtl/>
        </w:rPr>
      </w:pPr>
      <w:del w:id="100049" w:author="מנוע מכני" w:date="2026-10-11T12:04:40Z">
        <w:r w:rsidRPr="00FE1B89">
          <w:rPr>
            <w:spacing w:val="-2"/>
            <w:rtl/>
          </w:rPr>
          <w:delText xml:space="preserve"> </w:delText>
        </w:r>
      </w:del>
      <w:r w:rsidRPr="00FE1B89">
        <w:rPr>
          <w:spacing w:val="-2"/>
          <w:rtl/>
        </w:rPr>
        <w:t xml:space="preserve">בבלאי טפשאי, משום דיתבו באתרא דחשוכא </w:t>
      </w:r>
      <w:ins w:id="91393" w:author="מנוע מכני" w:date="2026-10-11T12:04:40Z">
        <w:r>
          <w:rPr>
            <w:spacing w:val="-2"/>
            <w:rtl/>
          </w:rPr>
          <w:t xml:space="preserve">אמרו</w:t>
        </w:r>
      </w:ins>
      <w:del w:id="91394" w:author="מנוע מכני" w:date="2026-10-11T12:04:40Z">
        <w:r w:rsidRPr="00FE1B89">
          <w:rPr>
            <w:spacing w:val="-2"/>
            <w:rtl/>
          </w:rPr>
          <w:delText xml:space="preserve">אמרי</w:delText>
        </w:r>
      </w:del>
      <w:r w:rsidRPr="00FE1B89">
        <w:rPr>
          <w:spacing w:val="-2"/>
          <w:rtl/>
        </w:rPr>
        <w:t xml:space="preserve"> </w:t>
      </w:r>
      <w:ins w:id="95841" w:author="מנוע מכני" w:date="2026-10-11T12:04:40Z">
        <w:r>
          <w:rPr>
            <w:spacing w:val="-2"/>
            <w:rtl/>
          </w:rPr>
          <w:t xml:space="preserve">שמועה</w:t>
        </w:r>
      </w:ins>
      <w:del w:id="95842" w:author="מנוע מכני" w:date="2026-10-11T12:04:40Z">
        <w:r w:rsidRPr="00FE1B89">
          <w:rPr>
            <w:spacing w:val="-2"/>
            <w:rtl/>
          </w:rPr>
          <w:delText xml:space="preserve">שמעתתא</w:delText>
        </w:r>
      </w:del>
      <w:r w:rsidRPr="00FE1B89">
        <w:rPr>
          <w:spacing w:val="-2"/>
          <w:rtl/>
        </w:rPr>
        <w:t xml:space="preserve"> דמחשכן, </w:t>
      </w:r>
    </w:p>
    <w:p>
      <w:pPr>
        <w:pStyle w:val="38"/>
        <w:rPr>
          <w:ins w:id="100050" w:author="מנוע מכני" w:date="2026-10-11T12:04:40Z"/>
        </w:rPr>
      </w:pPr>
      <w:r>
        <w:t xml:space="preserve">אלא דקתני:</w:t>
      </w:r>
    </w:p>
    <w:p w:rsidR="00DA63EC" w:rsidRDefault="00DA63EC" w:rsidP="00DA63EC">
      <w:pPr>
        <w:tabs>
          <w:tab w:val="center" w:pos="2835"/>
        </w:tabs>
        <w:rPr>
          <w:rtl/>
        </w:rPr>
      </w:pPr>
      <w:del w:id="100051" w:author="מנוע מכני" w:date="2026-10-11T12:04:40Z">
        <w:r>
          <w:rPr>
            <w:rtl/>
          </w:rPr>
          <w:delText xml:space="preserve"> </w:delText>
        </w:r>
      </w:del>
      <w:r>
        <w:rPr>
          <w:rtl/>
        </w:rPr>
        <w:t xml:space="preserve">שביעי בסלת, תשיעי ביין, </w:t>
      </w:r>
      <w:r>
        <w:rPr>
          <w:rtl/>
        </w:rPr>
        <w:t xml:space="preserve">ה"נ</w:t>
      </w:r>
      <w:r>
        <w:rPr>
          <w:rtl/>
        </w:rPr>
        <w:t xml:space="preserve"> דלא בטלי?</w:t>
      </w:r>
      <w:r w:rsidRPr="00A563E0">
        <w:rPr>
          <w:rStyle w:val="afffff0"/>
          <w:rtl/>
        </w:rPr>
        <w:t xml:space="preserve"> </w:t>
      </w:r>
      <w:r w:rsidRPr="00A563E0">
        <w:rPr>
          <w:rStyle w:val="afffff0"/>
          <w:rFonts w:hint="cs"/>
          <w:rtl/>
        </w:rPr>
        <w:t>'</w:t>
      </w:r>
      <w:ins w:id="90621" w:author="Claude - סמנטי" w:date="2026-10-11T12:27:00Z">
        <w:r>
          <w:rPr>
            <w:rStyle w:val="afffff0"/>
            <w:rtl/>
          </w:rPr>
          <w:t xml:space="preserve">מִנְחָתָם וְנִסְכֵּיהֶם</w:t>
        </w:r>
      </w:ins>
      <w:del w:id="90622" w:author="Claude - סמנטי" w:date="2026-10-11T12:27:00Z">
        <w:r w:rsidRPr="00A563E0">
          <w:rPr>
            <w:rStyle w:val="afffff0"/>
            <w:rtl/>
          </w:rPr>
          <w:delText xml:space="preserve">מנחתם ונסכיהם</w:delText>
        </w:r>
      </w:del>
      <w:r w:rsidRPr="00A563E0">
        <w:rPr>
          <w:rStyle w:val="afffff0"/>
          <w:rFonts w:hint="cs"/>
          <w:rtl/>
        </w:rPr>
        <w:t>'</w:t>
      </w:r>
      <w:r w:rsidRPr="00A563E0">
        <w:rPr>
          <w:rStyle w:val="afffff0"/>
          <w:rtl/>
        </w:rPr>
        <w:t xml:space="preserve"> </w:t>
      </w:r>
      <w:r>
        <w:rPr>
          <w:rtl/>
        </w:rPr>
        <w:t xml:space="preserve">בלילה, </w:t>
      </w:r>
      <w:ins w:id="90435" w:author="מנוע מכני" w:date="2026-10-11T12:04:40Z">
        <w:r>
          <w:rPr>
            <w:rFonts w:hint="cs"/>
            <w:rtl/>
          </w:rPr>
          <w:t xml:space="preserve">ואפי'</w:t>
        </w:r>
      </w:ins>
      <w:del w:id="90436" w:author="מנוע מכני" w:date="2026-10-11T12:04:40Z">
        <w:r>
          <w:rPr>
            <w:rFonts w:hint="cs"/>
            <w:rtl/>
          </w:rPr>
          <w:delText xml:space="preserve">ו</w:delText>
        </w:r>
        <w:r>
          <w:rPr>
            <w:rtl/>
          </w:rPr>
          <w:delText xml:space="preserve">אפילו</w:delText>
        </w:r>
      </w:del>
      <w:r>
        <w:rPr>
          <w:rtl/>
        </w:rPr>
        <w:t xml:space="preserve"> למחר!</w:t>
      </w:r>
    </w:p>
    <w:p>
      <w:pPr>
        <w:pStyle w:val="38"/>
        <w:rPr>
          <w:ins w:id="100052" w:author="מנוע מכני" w:date="2026-10-11T12:04:40Z"/>
        </w:rPr>
      </w:pPr>
      <w:r>
        <w:t xml:space="preserve">אלא</w:t>
      </w:r>
    </w:p>
    <w:p w:rsidR="00DA63EC" w:rsidRDefault="00DA63EC" w:rsidP="00DA63EC">
      <w:pPr>
        <w:tabs>
          <w:tab w:val="center" w:pos="2835"/>
        </w:tabs>
        <w:rPr>
          <w:rtl/>
        </w:rPr>
      </w:pPr>
      <w:del w:id="100053" w:author="מנוע מכני" w:date="2026-10-11T12:04:40Z">
        <w:r>
          <w:rPr>
            <w:rtl/>
          </w:rPr>
          <w:delText xml:space="preserve"> </w:delText>
        </w:r>
      </w:del>
      <w:ins w:id="96191" w:author="מנוע מכני" w:date="2026-10-11T12:04:40Z">
        <w:r>
          <w:rPr>
            <w:rtl/>
          </w:rPr>
          <w:t xml:space="preserve">דאם </w:t>
        </w:r>
      </w:ins>
      <w:del w:id="96192" w:author="מנוע מכני" w:date="2026-10-11T12:04:40Z">
        <w:r>
          <w:rPr>
            <w:rtl/>
          </w:rPr>
          <w:delText xml:space="preserve">דאי </w:delText>
        </w:r>
      </w:del>
      <w:r>
        <w:rPr>
          <w:rtl/>
        </w:rPr>
        <w:t xml:space="preserve">לא</w:t>
      </w:r>
      <w:r>
        <w:rPr>
          <w:rtl/>
        </w:rPr>
        <w:t xml:space="preserve"> קתני!</w:t>
      </w:r>
      <w:r>
        <w:rPr>
          <w:rFonts w:hint="cs"/>
          <w:rtl/>
        </w:rPr>
        <w:t xml:space="preserve"> -</w:t>
      </w:r>
      <w:ins w:id="94787" w:author="מנוע מכני" w:date="2026-10-11T12:04:40Z">
        <w:r>
          <w:rPr>
            <w:rFonts w:hint="cs"/>
            <w:rtl/>
          </w:rPr>
          <w:t xml:space="preserve"> </w:t>
        </w:r>
      </w:ins>
      <w:del w:id="94788" w:author="מנוע מכני" w:date="2026-10-11T12:04:40Z">
        <w:r>
          <w:rPr>
            <w:rFonts w:hint="cs"/>
            <w:rtl/>
          </w:rPr>
          <w:delText xml:space="preserve">  </w:delText>
        </w:r>
      </w:del>
      <w:r>
        <w:rPr>
          <w:rtl/>
        </w:rPr>
        <w:t xml:space="preserve">ה"נ</w:t>
      </w:r>
      <w:r>
        <w:rPr>
          <w:rtl/>
        </w:rPr>
        <w:t xml:space="preserve"> </w:t>
      </w:r>
      <w:ins w:id="96193" w:author="מנוע מכני" w:date="2026-10-11T12:04:40Z">
        <w:r>
          <w:rPr>
            <w:rtl/>
          </w:rPr>
          <w:t xml:space="preserve">דאם </w:t>
        </w:r>
      </w:ins>
      <w:del w:id="96194" w:author="מנוע מכני" w:date="2026-10-11T12:04:40Z">
        <w:r>
          <w:rPr>
            <w:rtl/>
          </w:rPr>
          <w:delText xml:space="preserve">דאי </w:delText>
        </w:r>
      </w:del>
      <w:r>
        <w:rPr>
          <w:rtl/>
        </w:rPr>
        <w:t xml:space="preserve">לא</w:t>
      </w:r>
      <w:r>
        <w:rPr>
          <w:rtl/>
        </w:rPr>
        <w:t xml:space="preserve"> קתני.</w:t>
      </w:r>
    </w:p>
    <w:p>
      <w:pPr>
        <w:pStyle w:val="38"/>
        <w:rPr>
          <w:ins w:id="100054" w:author="מנוע מכני" w:date="2026-10-11T12:04:40Z"/>
        </w:rPr>
      </w:pPr>
      <w:r>
        <w:t xml:space="preserve">אהדרוה </w:t>
      </w:r>
      <w:ins w:id="93049" w:author="מנוע מכני" w:date="2026-10-11T12:04:40Z">
        <w:r>
          <w:t xml:space="preserve">לפניו</w:t>
        </w:r>
      </w:ins>
      <w:del w:id="93050" w:author="מנוע מכני" w:date="2026-10-11T12:04:40Z">
        <w:r>
          <w:delText xml:space="preserve">קמיה</w:delText>
        </w:r>
      </w:del>
      <w:r>
        <w:t xml:space="preserve"> דרבא,</w:t>
      </w:r>
      <w:del w:id="102536" w:author="מנוע מכני" w:date="2026-10-11T12:04:40Z">
        <w:r>
          <w:delText xml:space="preserve"> אמר</w:delText>
        </w:r>
      </w:del>
      <w:r>
        <w:t xml:space="preserve">:</w:t>
      </w:r>
    </w:p>
    <w:p w:rsidR="00DA63EC" w:rsidRDefault="00DA63EC" w:rsidP="00DA63EC">
      <w:pPr>
        <w:tabs>
          <w:tab w:val="center" w:pos="2835"/>
        </w:tabs>
        <w:rPr>
          <w:rtl/>
        </w:rPr>
      </w:pPr>
      <w:del w:id="100055" w:author="מנוע מכני" w:date="2026-10-11T12:04:40Z">
        <w:r>
          <w:rPr>
            <w:rtl/>
          </w:rPr>
          <w:delText xml:space="preserve"> </w:delText>
        </w:r>
      </w:del>
      <w:r>
        <w:rPr>
          <w:rtl/>
        </w:rPr>
        <w:t xml:space="preserve">מבישותין </w:t>
      </w:r>
      <w:ins w:id="91395" w:author="מנוע מכני" w:date="2026-10-11T12:04:40Z">
        <w:r>
          <w:rPr>
            <w:rtl/>
          </w:rPr>
          <w:t xml:space="preserve">אמרו</w:t>
        </w:r>
      </w:ins>
      <w:del w:id="91396" w:author="מנוע מכני" w:date="2026-10-11T12:04:40Z">
        <w:r>
          <w:rPr>
            <w:rtl/>
          </w:rPr>
          <w:delText xml:space="preserve">אמרי</w:delText>
        </w:r>
      </w:del>
      <w:r>
        <w:rPr>
          <w:rtl/>
        </w:rPr>
        <w:t xml:space="preserve"> </w:t>
      </w:r>
      <w:ins w:id="90157" w:author="Claude - סמנטי" w:date="2026-10-11T12:27:00Z">
        <w:r>
          <w:rPr>
            <w:rtl/>
          </w:rPr>
          <w:t xml:space="preserve">לפניהם</w:t>
        </w:r>
      </w:ins>
      <w:del w:id="90158" w:author="Claude - סמנטי" w:date="2026-10-11T12:27:00Z">
        <w:r>
          <w:rPr>
            <w:rtl/>
          </w:rPr>
          <w:delText xml:space="preserve">קמייהו</w:delText>
        </w:r>
      </w:del>
      <w:r>
        <w:rPr>
          <w:rtl/>
        </w:rPr>
        <w:t xml:space="preserve">, מטיבותין </w:t>
      </w:r>
      <w:r>
        <w:rPr>
          <w:rtl/>
        </w:rPr>
        <w:t xml:space="preserve">לא</w:t>
      </w:r>
      <w:r>
        <w:rPr>
          <w:rtl/>
        </w:rPr>
        <w:t xml:space="preserve"> </w:t>
      </w:r>
      <w:ins w:id="91397" w:author="מנוע מכני" w:date="2026-10-11T12:04:40Z">
        <w:r>
          <w:rPr>
            <w:rtl/>
          </w:rPr>
          <w:t xml:space="preserve">אמרו</w:t>
        </w:r>
      </w:ins>
      <w:del w:id="91398" w:author="מנוע מכני" w:date="2026-10-11T12:04:40Z">
        <w:r>
          <w:rPr>
            <w:rtl/>
          </w:rPr>
          <w:delText xml:space="preserve">אמרי</w:delText>
        </w:r>
      </w:del>
      <w:r>
        <w:rPr>
          <w:rtl/>
        </w:rPr>
        <w:t xml:space="preserve"> </w:t>
      </w:r>
      <w:ins w:id="90155" w:author="Claude - סמנטי" w:date="2026-10-11T12:27:00Z">
        <w:r>
          <w:rPr>
            <w:rtl/>
          </w:rPr>
          <w:t xml:space="preserve">לפניהם</w:t>
        </w:r>
      </w:ins>
      <w:del w:id="90156" w:author="Claude - סמנטי" w:date="2026-10-11T12:27:00Z">
        <w:r>
          <w:rPr>
            <w:rtl/>
          </w:rPr>
          <w:delText xml:space="preserve">קמייהו</w:delText>
        </w:r>
      </w:del>
      <w:r>
        <w:rPr>
          <w:rtl/>
        </w:rPr>
        <w:t xml:space="preserve">.</w:t>
      </w:r>
    </w:p>
    <w:p>
      <w:pPr>
        <w:pStyle w:val="38"/>
        <w:rPr>
          <w:ins w:id="100056" w:author="מנוע מכני" w:date="2026-10-11T12:04:40Z"/>
        </w:rPr>
      </w:pPr>
      <w:ins w:id="91399" w:author="מנוע מכני" w:date="2026-10-11T12:04:40Z">
        <w:r>
          <w:t xml:space="preserve">ואח"כ</w:t>
        </w:r>
      </w:ins>
      <w:del w:id="91400" w:author="מנוע מכני" w:date="2026-10-11T12:04:40Z">
        <w:r w:rsidRPr="006B6DFA">
          <w:delText xml:space="preserve">והדר</w:delText>
        </w:r>
      </w:del>
      <w:r w:rsidRPr="006B6DFA">
        <w:t xml:space="preserve"> </w:t>
      </w:r>
      <w:r w:rsidRPr="006B6DFA">
        <w:t xml:space="preserve">אמר</w:t>
      </w:r>
      <w:r w:rsidRPr="006B6DFA">
        <w:t xml:space="preserve"> רבא</w:t>
      </w:r>
      <w:r>
        <w:t xml:space="preserve">:</w:t>
      </w:r>
    </w:p>
    <w:p w:rsidR="00DA63EC" w:rsidRDefault="00DA63EC" w:rsidP="00DA63EC">
      <w:pPr>
        <w:tabs>
          <w:tab w:val="center" w:pos="2835"/>
        </w:tabs>
        <w:rPr>
          <w:rtl/>
        </w:rPr>
      </w:pPr>
      <w:del w:id="100057" w:author="מנוע מכני" w:date="2026-10-11T12:04:40Z">
        <w:r>
          <w:rPr>
            <w:rtl/>
          </w:rPr>
          <w:delText xml:space="preserve"> </w:delText>
        </w:r>
      </w:del>
      <w:ins w:id="93051" w:author="מנוע מכני" w:date="2026-10-11T12:04:40Z">
        <w:r>
          <w:rPr>
            <w:rtl/>
          </w:rPr>
          <w:t xml:space="preserve">אלו</w:t>
        </w:r>
      </w:ins>
      <w:del w:id="93052" w:author="מנוע מכני" w:date="2026-10-11T12:04:40Z">
        <w:r>
          <w:rPr>
            <w:rtl/>
          </w:rPr>
          <w:delText xml:space="preserve">הני</w:delText>
        </w:r>
      </w:del>
      <w:r>
        <w:rPr>
          <w:rtl/>
        </w:rPr>
        <w:t xml:space="preserve"> </w:t>
      </w:r>
      <w:ins w:id="91401" w:author="מנוע מכני" w:date="2026-10-11T12:04:40Z">
        <w:r>
          <w:rPr>
            <w:rtl/>
          </w:rPr>
          <w:t xml:space="preserve">גם</w:t>
        </w:r>
      </w:ins>
      <w:del w:id="91402" w:author="מנוע מכני" w:date="2026-10-11T12:04:40Z">
        <w:r>
          <w:rPr>
            <w:rtl/>
          </w:rPr>
          <w:delText xml:space="preserve">נמי</w:delText>
        </w:r>
      </w:del>
      <w:r>
        <w:rPr>
          <w:rtl/>
        </w:rPr>
        <w:t xml:space="preserve"> טיבותין היא, </w:t>
      </w:r>
      <w:r w:rsidRPr="00664445">
        <w:rPr>
          <w:rStyle w:val="afffff0"/>
          <w:rFonts w:hint="cs"/>
          <w:rtl/>
        </w:rPr>
        <w:t>ד'</w:t>
      </w:r>
      <w:r w:rsidRPr="00664445">
        <w:rPr>
          <w:rStyle w:val="afffff0"/>
          <w:rtl/>
        </w:rPr>
        <w:t>סלת מנחה תמיד</w:t>
      </w:r>
      <w:r w:rsidRPr="00664445">
        <w:rPr>
          <w:rStyle w:val="afffff0"/>
          <w:rFonts w:hint="cs"/>
          <w:rtl/>
        </w:rPr>
        <w:t>'</w:t>
      </w:r>
      <w:r w:rsidRPr="00664445">
        <w:rPr>
          <w:rStyle w:val="afffff0"/>
          <w:rtl/>
        </w:rPr>
        <w:t>,</w:t>
      </w:r>
      <w:r>
        <w:rPr>
          <w:rtl/>
        </w:rPr>
        <w:t xml:space="preserve"> הרי היא לך כמנחת תמידין.</w:t>
      </w:r>
    </w:p>
    <w:p w:rsidR="00DA63EC" w:rsidRDefault="00DA63EC" w:rsidP="00DA63EC">
      <w:pPr>
        <w:tabs>
          <w:tab w:val="center" w:pos="2835"/>
        </w:tabs>
        <w:rPr>
          <w:rtl/>
        </w:rPr>
      </w:pPr>
      <w:ins w:id="93053" w:author="מנוע מכני" w:date="2026-10-11T12:04:40Z">
        <w:r>
          <w:rPr>
            <w:rtl/>
          </w:rPr>
          <w:t xml:space="preserve">מה</w:t>
        </w:r>
      </w:ins>
      <w:del w:id="93054" w:author="מנוע מכני" w:date="2026-10-11T12:04:40Z">
        <w:r>
          <w:rPr>
            <w:rtl/>
          </w:rPr>
          <w:delText xml:space="preserve">מאי</w:delText>
        </w:r>
      </w:del>
      <w:r>
        <w:rPr>
          <w:rtl/>
        </w:rPr>
        <w:t xml:space="preserve"> הוי עלה? </w:t>
      </w:r>
      <w:r>
        <w:rPr>
          <w:rStyle w:val="2fb"/>
          <w:rtl/>
        </w:rPr>
        <w:t xml:space="preserve">א</w:t>
      </w:r>
      <w:r>
        <w:rPr>
          <w:rStyle w:val="2fb"/>
          <w:rFonts w:hint="cs"/>
          <w:rtl/>
        </w:rPr>
        <w:t>רנב</w:t>
      </w:r>
      <w:r>
        <w:rPr>
          <w:rStyle w:val="2fb"/>
          <w:rtl/>
        </w:rPr>
        <w:t>"</w:t>
      </w:r>
      <w:r>
        <w:rPr>
          <w:rStyle w:val="2fb"/>
          <w:rFonts w:hint="cs"/>
          <w:rtl/>
        </w:rPr>
        <w:t xml:space="preserve">י</w:t>
      </w:r>
      <w:ins w:id="94789" w:author="מנוע מכני" w:date="2026-10-11T12:04:40Z">
        <w:r>
          <w:rPr>
            <w:rFonts w:hint="cs"/>
            <w:rtl/>
          </w:rPr>
          <w:t xml:space="preserve"> </w:t>
        </w:r>
      </w:ins>
      <w:del w:id="94790" w:author="מנוע מכני" w:date="2026-10-11T12:04:40Z">
        <w:r>
          <w:rPr>
            <w:rFonts w:hint="cs"/>
            <w:rtl/>
          </w:rPr>
          <w:delText xml:space="preserve"> </w:delText>
        </w:r>
        <w:r w:rsidRPr="006B6DFA">
          <w:rPr>
            <w:b/>
            <w:bCs/>
            <w:rtl/>
          </w:rPr>
          <w:delText xml:space="preserve"> </w:delText>
        </w:r>
      </w:del>
      <w:r w:rsidRPr="006B6DFA">
        <w:rPr>
          <w:b/>
          <w:bCs/>
          <w:rtl/>
        </w:rPr>
        <w:t xml:space="preserve">ת"ש, </w:t>
      </w:r>
      <w:r w:rsidRPr="006B6DFA">
        <w:rPr>
          <w:b/>
          <w:bCs/>
          <w:rtl/>
        </w:rPr>
        <w:t xml:space="preserve">דתניא</w:t>
      </w:r>
      <w:r w:rsidRPr="006B6DFA">
        <w:rPr>
          <w:b/>
          <w:bCs/>
          <w:rtl/>
        </w:rPr>
        <w:t xml:space="preserve">: שלימה שחרית ושלימה בין הערבים</w:t>
      </w:r>
      <w:r>
        <w:rPr>
          <w:rtl/>
        </w:rPr>
        <w:t>.</w:t>
      </w:r>
    </w:p>
    <w:p w:rsidR="00DA63EC" w:rsidRDefault="00DA63EC" w:rsidP="00DA63EC">
      <w:pPr>
        <w:tabs>
          <w:tab w:val="center" w:pos="2835"/>
        </w:tabs>
        <w:rPr>
          <w:rtl/>
        </w:rPr>
      </w:pPr>
    </w:p>
    <w:p>
      <w:pPr>
        <w:pStyle w:val="afffff8"/>
        <w:rPr>
          <w:ins w:id="90429" w:author="קלוד" w:date="2026-10-11T12:32:08Z"/>
        </w:rPr>
      </w:pPr>
      <w:ins w:id="90430" w:author="קלוד" w:date="2026-10-11T12:32:08Z">
        <w:r>
          <w:rPr>
            <w:color w:val="7B3F00"/>
          </w:rPr>
          <w:t xml:space="preserve">שני קמצי לבונה בחביתי כ"ג - אבא יוסי בן דוסתאי ורבנן</w:t>
        </w:r>
      </w:ins>
    </w:p>
    <w:p>
      <w:pPr>
        <w:pStyle w:val="38"/>
        <w:rPr>
          <w:ins w:id="100059" w:author="מנוע מכני" w:date="2026-10-11T12:04:40Z"/>
        </w:rPr>
      </w:pPr>
      <w:del w:id="100058" w:author="מנוע מכני" w:date="2026-10-11T12:04:40Z">
        <w:r w:rsidRPr="00265E5E">
          <w:delText xml:space="preserve">•</w:delText>
        </w:r>
      </w:del>
      <w:r w:rsidRPr="00265E5E">
        <w:t xml:space="preserve"> </w:t>
      </w:r>
      <w:r>
        <w:t>ארי</w:t>
      </w:r>
      <w:r>
        <w:t>"</w:t>
      </w:r>
      <w:r>
        <w:t>ו</w:t>
      </w:r>
      <w:r>
        <w:t xml:space="preserve">:</w:t>
      </w:r>
    </w:p>
    <w:p w:rsidR="00DA63EC" w:rsidRDefault="00DA63EC" w:rsidP="00DA63EC">
      <w:pPr>
        <w:tabs>
          <w:tab w:val="center" w:pos="2835"/>
        </w:tabs>
        <w:rPr>
          <w:rtl/>
        </w:rPr>
      </w:pPr>
      <w:del w:id="100060" w:author="מנוע מכני" w:date="2026-10-11T12:04:40Z">
        <w:r>
          <w:rPr>
            <w:rtl/>
          </w:rPr>
          <w:delText xml:space="preserve"> </w:delText>
        </w:r>
      </w:del>
      <w:ins w:id="91403" w:author="מנוע מכני" w:date="2026-10-11T12:04:40Z">
        <w:r>
          <w:rPr>
            <w:rtl/>
          </w:rPr>
          <w:t xml:space="preserve">חלקו</w:t>
        </w:r>
      </w:ins>
      <w:del w:id="91404" w:author="מנוע מכני" w:date="2026-10-11T12:04:40Z">
        <w:r>
          <w:rPr>
            <w:rtl/>
          </w:rPr>
          <w:delText xml:space="preserve">פליגי</w:delText>
        </w:r>
      </w:del>
      <w:r>
        <w:rPr>
          <w:rtl/>
        </w:rPr>
        <w:t xml:space="preserve"> בה אבא יוסי בן דוסתאי ורבנן, </w:t>
      </w:r>
    </w:p>
    <w:p w:rsidR="00DA63EC" w:rsidRPr="00FE1B89" w:rsidRDefault="00DA63EC" w:rsidP="00DA63EC">
      <w:pPr>
        <w:tabs>
          <w:tab w:val="center" w:pos="2835"/>
        </w:tabs>
        <w:rPr>
          <w:spacing w:val="-2"/>
          <w:rtl/>
        </w:rPr>
      </w:pPr>
      <w:r w:rsidRPr="00FE1B89">
        <w:rPr>
          <w:spacing w:val="-2"/>
          <w:rtl/>
        </w:rPr>
        <w:t xml:space="preserve">אבא יוסי בן דוסתאי אומר: מפריש לה שני קמצים של לבונה, קומץ שחרית וקומץ בין הערבים</w:t>
      </w:r>
      <w:ins w:id="94791" w:author="מנוע מכני" w:date="2026-10-11T12:04:40Z">
        <w:r>
          <w:rPr>
            <w:spacing w:val="-2"/>
            <w:rtl/>
          </w:rPr>
          <w:t xml:space="preserve">,</w:t>
        </w:r>
      </w:ins>
      <w:del w:id="94792" w:author="מנוע מכני" w:date="2026-10-11T12:04:40Z">
        <w:r w:rsidRPr="00FE1B89">
          <w:rPr>
            <w:spacing w:val="-2"/>
            <w:rtl/>
          </w:rPr>
          <w:delText xml:space="preserve">;</w:delText>
        </w:r>
      </w:del>
      <w:r w:rsidRPr="00FE1B89">
        <w:rPr>
          <w:spacing w:val="-2"/>
          <w:rtl/>
        </w:rPr>
        <w:t xml:space="preserve"> </w:t>
      </w:r>
    </w:p>
    <w:p>
      <w:pPr>
        <w:pStyle w:val="38"/>
        <w:rPr>
          <w:ins w:id="100061" w:author="מנוע מכני" w:date="2026-10-11T12:04:40Z"/>
        </w:rPr>
      </w:pPr>
      <w:r>
        <w:t xml:space="preserve">ורבנן:</w:t>
      </w:r>
    </w:p>
    <w:p w:rsidR="00DA63EC" w:rsidRDefault="00DA63EC" w:rsidP="00DA63EC">
      <w:pPr>
        <w:tabs>
          <w:tab w:val="center" w:pos="2835"/>
        </w:tabs>
        <w:rPr>
          <w:rtl/>
        </w:rPr>
      </w:pPr>
      <w:del w:id="100062" w:author="מנוע מכני" w:date="2026-10-11T12:04:40Z">
        <w:r>
          <w:rPr>
            <w:rtl/>
          </w:rPr>
          <w:delText xml:space="preserve"> </w:delText>
        </w:r>
      </w:del>
      <w:r>
        <w:rPr>
          <w:rtl/>
        </w:rPr>
        <w:t xml:space="preserve">מפריש לה קומץ אחד, חצי קומץ שחרית וחצי קומץ בין הערבים.</w:t>
      </w:r>
    </w:p>
    <w:p w:rsidR="00DA63EC" w:rsidRDefault="00DA63EC" w:rsidP="00DA63EC">
      <w:pPr>
        <w:tabs>
          <w:tab w:val="center" w:pos="2835"/>
        </w:tabs>
        <w:rPr>
          <w:rtl/>
        </w:rPr>
      </w:pPr>
      <w:r>
        <w:rPr>
          <w:rFonts w:hint="cs"/>
          <w:rtl/>
        </w:rPr>
        <w:lastRenderedPageBreak/>
        <w:t>ל</w:t>
      </w:r>
      <w:r>
        <w:rPr>
          <w:rtl/>
        </w:rPr>
        <w:t xml:space="preserve">אבא יוסי בן דוסתאי: </w:t>
      </w:r>
      <w:r>
        <w:rPr>
          <w:rtl/>
        </w:rPr>
        <w:t xml:space="preserve">לא</w:t>
      </w:r>
      <w:r>
        <w:rPr>
          <w:rtl/>
        </w:rPr>
        <w:t xml:space="preserve"> אשכחן חצי קומץ דקריב, ורבנן סברי: </w:t>
      </w:r>
      <w:r>
        <w:rPr>
          <w:rtl/>
        </w:rPr>
        <w:t xml:space="preserve">לא</w:t>
      </w:r>
      <w:r>
        <w:rPr>
          <w:rtl/>
        </w:rPr>
        <w:t xml:space="preserve"> אשכחן עשרון דבעי שני קמצים.</w:t>
      </w:r>
    </w:p>
    <w:p w:rsidR="00DA63EC" w:rsidRDefault="00DA63EC" w:rsidP="00DA63EC">
      <w:pPr>
        <w:pStyle w:val="afff3"/>
        <w:framePr w:wrap="around"/>
        <w:rPr>
          <w:rtl/>
        </w:rPr>
      </w:pPr>
      <w:r>
        <w:rPr>
          <w:rFonts w:hint="cs"/>
          <w:rtl/>
        </w:rPr>
        <w:t>נב.</w:t>
      </w:r>
    </w:p>
    <w:p w:rsidR="00DA63EC" w:rsidRDefault="00DA63EC" w:rsidP="00DA63EC">
      <w:pPr>
        <w:tabs>
          <w:tab w:val="center" w:pos="2835"/>
        </w:tabs>
        <w:rPr>
          <w:rFonts w:ascii="BA Franknatan Regular" w:hAnsi="BA Franknatan Regular"/>
          <w:b/>
          <w:bCs/>
          <w:rtl/>
        </w:rPr>
      </w:pPr>
    </w:p>
    <w:p>
      <w:pPr>
        <w:pStyle w:val="afffff8"/>
        <w:rPr>
          <w:ins w:id="90427" w:author="קלוד" w:date="2026-10-11T12:32:08Z"/>
        </w:rPr>
      </w:pPr>
      <w:ins w:id="90428" w:author="קלוד" w:date="2026-10-11T12:32:08Z">
        <w:r>
          <w:rPr>
            <w:color w:val="7B3F00"/>
          </w:rPr>
          <w:t xml:space="preserve">האם הוכפלו לבונה ושמן כשהוכפלה הסלת?</w:t>
        </w:r>
      </w:ins>
    </w:p>
    <w:p>
      <w:pPr>
        <w:pStyle w:val="38"/>
        <w:rPr>
          <w:ins w:id="100064" w:author="מנוע מכני" w:date="2026-10-11T12:04:40Z"/>
        </w:rPr>
      </w:pPr>
      <w:del w:id="100063" w:author="מנוע מכני" w:date="2026-10-11T12:04:40Z">
        <w:r w:rsidRPr="00265E5E">
          <w:delText xml:space="preserve">•</w:delText>
        </w:r>
      </w:del>
      <w:r w:rsidRPr="00265E5E">
        <w:t xml:space="preserve"> </w:t>
      </w:r>
      <w:r w:rsidRPr="00667268">
        <w:t xml:space="preserve">בעי </w:t>
      </w:r>
      <w:ins w:id="90437" w:author="מנוע מכני" w:date="2026-10-11T12:04:40Z">
        <w:r>
          <w:t xml:space="preserve">רי"ו</w:t>
        </w:r>
      </w:ins>
      <w:del w:id="90438" w:author="מנוע מכני" w:date="2026-10-11T12:04:40Z">
        <w:r w:rsidRPr="00667268">
          <w:delText xml:space="preserve">רבי יוחנן</w:delText>
        </w:r>
      </w:del>
      <w:r w:rsidRPr="00667268">
        <w:t xml:space="preserve">:</w:t>
      </w:r>
    </w:p>
    <w:p w:rsidR="00DA63EC" w:rsidRDefault="00DA63EC" w:rsidP="00DA63EC">
      <w:pPr>
        <w:tabs>
          <w:tab w:val="center" w:pos="2835"/>
        </w:tabs>
        <w:rPr>
          <w:rtl/>
        </w:rPr>
      </w:pPr>
      <w:del w:id="100065" w:author="מנוע מכני" w:date="2026-10-11T12:04:40Z">
        <w:r>
          <w:rPr>
            <w:rtl/>
          </w:rPr>
          <w:delText xml:space="preserve"> </w:delText>
        </w:r>
      </w:del>
      <w:r>
        <w:rPr>
          <w:rtl/>
        </w:rPr>
        <w:t xml:space="preserve">כה"</w:t>
      </w:r>
      <w:r>
        <w:rPr>
          <w:rFonts w:hint="cs"/>
          <w:rtl/>
        </w:rPr>
        <w:t xml:space="preserve">ג</w:t>
      </w:r>
      <w:r>
        <w:rPr>
          <w:rFonts w:hint="cs"/>
          <w:rtl/>
        </w:rPr>
        <w:t xml:space="preserve"> </w:t>
      </w:r>
      <w:r>
        <w:rPr>
          <w:rtl/>
        </w:rPr>
        <w:t xml:space="preserve">שמת ולא מינו אחר תחתיו, לרבנן הוכפלה לבונתו או </w:t>
      </w:r>
      <w:r>
        <w:rPr>
          <w:rtl/>
        </w:rPr>
        <w:t xml:space="preserve">לא</w:t>
      </w:r>
      <w:r>
        <w:rPr>
          <w:rtl/>
        </w:rPr>
        <w:t xml:space="preserve">? </w:t>
      </w:r>
      <w:ins w:id="96195" w:author="מנוע מכני" w:date="2026-10-11T12:04:40Z">
        <w:r>
          <w:rPr>
            <w:rFonts w:hint="cs"/>
            <w:rtl/>
          </w:rPr>
          <w:t xml:space="preserve">אם </w:t>
        </w:r>
      </w:ins>
      <w:del w:id="96196" w:author="מנוע מכני" w:date="2026-10-11T12:04:40Z">
        <w:r>
          <w:rPr>
            <w:rFonts w:hint="cs"/>
            <w:rtl/>
          </w:rPr>
          <w:delText xml:space="preserve">אי</w:delText>
        </w:r>
        <w:r>
          <w:rPr>
            <w:rtl/>
          </w:rPr>
          <w:delText xml:space="preserve"> </w:delText>
        </w:r>
      </w:del>
      <w:r>
        <w:rPr>
          <w:rtl/>
        </w:rPr>
        <w:t xml:space="preserve">מתוך שהוכפלה סלתו הוכפלה לבונתו, </w:t>
      </w:r>
      <w:r w:rsidRPr="006B6DFA">
        <w:rPr>
          <w:b/>
          <w:bCs/>
          <w:rtl/>
        </w:rPr>
        <w:t>או</w:t>
      </w:r>
      <w:r>
        <w:rPr>
          <w:rtl/>
        </w:rPr>
        <w:t xml:space="preserve">"ד</w:t>
      </w:r>
      <w:r>
        <w:rPr>
          <w:rtl/>
        </w:rPr>
        <w:t xml:space="preserve"> </w:t>
      </w:r>
      <w:ins w:id="93055" w:author="מנוע מכני" w:date="2026-10-11T12:04:40Z">
        <w:r>
          <w:rPr>
            <w:rtl/>
          </w:rPr>
          <w:t xml:space="preserve">מה</w:t>
        </w:r>
      </w:ins>
      <w:del w:id="93056" w:author="מנוע מכני" w:date="2026-10-11T12:04:40Z">
        <w:r>
          <w:rPr>
            <w:rtl/>
          </w:rPr>
          <w:delText xml:space="preserve">מאי</w:delText>
        </w:r>
      </w:del>
      <w:r>
        <w:rPr>
          <w:rtl/>
        </w:rPr>
        <w:t xml:space="preserve"> דגלי גלי, </w:t>
      </w:r>
      <w:ins w:id="93057" w:author="מנוע מכני" w:date="2026-10-11T12:04:40Z">
        <w:r>
          <w:rPr>
            <w:rtl/>
          </w:rPr>
          <w:t xml:space="preserve">מה</w:t>
        </w:r>
      </w:ins>
      <w:del w:id="93058" w:author="מנוע מכני" w:date="2026-10-11T12:04:40Z">
        <w:r>
          <w:rPr>
            <w:rtl/>
          </w:rPr>
          <w:delText xml:space="preserve">מאי</w:delText>
        </w:r>
      </w:del>
      <w:r>
        <w:rPr>
          <w:rtl/>
        </w:rPr>
        <w:t xml:space="preserve"> דלא גלי </w:t>
      </w:r>
      <w:r>
        <w:rPr>
          <w:rtl/>
        </w:rPr>
        <w:t xml:space="preserve">לא</w:t>
      </w:r>
      <w:r>
        <w:rPr>
          <w:rtl/>
        </w:rPr>
        <w:t xml:space="preserve"> גלי? </w:t>
      </w:r>
    </w:p>
    <w:p w:rsidR="00DA63EC" w:rsidRDefault="00DA63EC" w:rsidP="00DA63EC">
      <w:pPr>
        <w:tabs>
          <w:tab w:val="center" w:pos="2835"/>
        </w:tabs>
        <w:rPr>
          <w:b/>
          <w:bCs/>
          <w:rtl/>
        </w:rPr>
      </w:pPr>
      <w:r>
        <w:rPr>
          <w:b/>
          <w:bCs/>
          <w:rtl/>
        </w:rPr>
        <w:tab/>
      </w:r>
      <w:r w:rsidRPr="00667268">
        <w:rPr>
          <w:b/>
          <w:bCs/>
          <w:rtl/>
        </w:rPr>
        <w:t xml:space="preserve">ושמן בין לאבא יוסי בן דוסתאי ובין לרבנן, מהו? </w:t>
      </w:r>
    </w:p>
    <w:p>
      <w:pPr>
        <w:pStyle w:val="38"/>
        <w:rPr>
          <w:ins w:id="102431" w:author="מנוע מכני" w:date="2026-10-11T12:04:40Z"/>
        </w:rPr>
      </w:pPr>
      <w:del w:id="102618" w:author="מנוע מכני" w:date="2026-10-11T12:04:40Z">
        <w:r w:rsidRPr="00265E5E">
          <w:delText xml:space="preserve">• </w:delText>
        </w:r>
      </w:del>
      <w:r>
        <w:t>אין להוכיח מהך ד</w:t>
      </w:r>
      <w:r>
        <w:t xml:space="preserve">רבא,</w:t>
      </w:r>
    </w:p>
    <w:p w:rsidR="00DA63EC" w:rsidRDefault="00DA63EC" w:rsidP="00DA63EC">
      <w:pPr>
        <w:tabs>
          <w:tab w:val="center" w:pos="2835"/>
        </w:tabs>
        <w:rPr>
          <w:rtl/>
        </w:rPr>
      </w:pPr>
      <w:del w:id="102432" w:author="מנוע מכני" w:date="2026-10-11T12:04:40Z">
        <w:r>
          <w:rPr>
            <w:rtl/>
          </w:rPr>
          <w:delText xml:space="preserve"> </w:delText>
        </w:r>
      </w:del>
      <w:r>
        <w:rPr>
          <w:rFonts w:hint="cs"/>
          <w:rtl/>
        </w:rPr>
        <w:t>ד</w:t>
      </w:r>
      <w:r>
        <w:rPr>
          <w:rtl/>
        </w:rPr>
        <w:t xml:space="preserve">ה' קמצין הן</w:t>
      </w:r>
      <w:ins w:id="94793" w:author="מנוע מכני" w:date="2026-10-11T12:04:40Z">
        <w:r>
          <w:rPr>
            <w:rtl/>
          </w:rPr>
          <w:t xml:space="preserve">,</w:t>
        </w:r>
      </w:ins>
      <w:del w:id="94794" w:author="מנוע מכני" w:date="2026-10-11T12:04:40Z">
        <w:r>
          <w:rPr>
            <w:rtl/>
          </w:rPr>
          <w:delText xml:space="preserve">;</w:delText>
        </w:r>
      </w:del>
      <w:r>
        <w:rPr>
          <w:rtl/>
        </w:rPr>
        <w:t xml:space="preserve"> ואם </w:t>
      </w:r>
      <w:ins w:id="97443" w:author="מנוע מכני" w:date="2026-10-11T12:04:40Z">
        <w:r>
          <w:rPr>
            <w:rtl/>
          </w:rPr>
          <w:t xml:space="preserve">ישנו</w:t>
        </w:r>
      </w:ins>
      <w:del w:id="97444" w:author="מנוע מכני" w:date="2026-10-11T12:04:40Z">
        <w:r>
          <w:rPr>
            <w:rtl/>
          </w:rPr>
          <w:delText xml:space="preserve">איתא</w:delText>
        </w:r>
      </w:del>
      <w:r>
        <w:rPr>
          <w:rtl/>
        </w:rPr>
        <w:t xml:space="preserve">, </w:t>
      </w:r>
      <w:ins w:id="95843" w:author="מנוע מכני" w:date="2026-10-11T12:04:40Z">
        <w:r>
          <w:rPr>
            <w:rtl/>
          </w:rPr>
          <w:t xml:space="preserve">פעמים</w:t>
        </w:r>
      </w:ins>
      <w:del w:id="95844" w:author="מנוע מכני" w:date="2026-10-11T12:04:40Z">
        <w:r>
          <w:rPr>
            <w:rtl/>
          </w:rPr>
          <w:delText xml:space="preserve">זימנין</w:delText>
        </w:r>
      </w:del>
      <w:r>
        <w:rPr>
          <w:rtl/>
        </w:rPr>
        <w:t xml:space="preserve"> דמשכחת לה ז'!</w:t>
      </w:r>
      <w:r>
        <w:rPr>
          <w:rFonts w:hint="cs"/>
          <w:rtl/>
        </w:rPr>
        <w:t xml:space="preserve"> - </w:t>
      </w:r>
      <w:ins w:id="96197" w:author="מנוע מכני" w:date="2026-10-11T12:04:40Z">
        <w:r>
          <w:rPr>
            <w:rtl/>
          </w:rPr>
          <w:t xml:space="preserve">דאם </w:t>
        </w:r>
      </w:ins>
      <w:del w:id="96198" w:author="מנוע מכני" w:date="2026-10-11T12:04:40Z">
        <w:r>
          <w:rPr>
            <w:rtl/>
          </w:rPr>
          <w:delText xml:space="preserve">דאי </w:delText>
        </w:r>
      </w:del>
      <w:r>
        <w:rPr>
          <w:rtl/>
        </w:rPr>
        <w:t xml:space="preserve">לא</w:t>
      </w:r>
      <w:r>
        <w:rPr>
          <w:rtl/>
        </w:rPr>
        <w:t xml:space="preserve"> קתני.</w:t>
      </w:r>
    </w:p>
    <w:p>
      <w:pPr>
        <w:pStyle w:val="38"/>
        <w:rPr>
          <w:ins w:id="100067" w:author="מנוע מכני" w:date="2026-10-11T12:04:40Z"/>
        </w:rPr>
      </w:pPr>
      <w:del w:id="100066" w:author="מנוע מכני" w:date="2026-10-11T12:04:40Z">
        <w:r w:rsidRPr="00E105BC">
          <w:delText xml:space="preserve">•</w:delText>
        </w:r>
      </w:del>
      <w:r w:rsidRPr="00E105BC">
        <w:t xml:space="preserve"> </w:t>
      </w:r>
      <w:r w:rsidRPr="00E105BC">
        <w:t xml:space="preserve">ואין להוכיח</w:t>
      </w:r>
    </w:p>
    <w:p w:rsidR="00DA63EC" w:rsidRPr="00E105BC" w:rsidRDefault="00DA63EC" w:rsidP="00DA63EC">
      <w:pPr>
        <w:tabs>
          <w:tab w:val="center" w:pos="2835"/>
        </w:tabs>
        <w:rPr>
          <w:spacing w:val="-2"/>
          <w:rtl/>
        </w:rPr>
      </w:pPr>
      <w:del w:id="100068" w:author="מנוע מכני" w:date="2026-10-11T12:04:40Z">
        <w:r w:rsidRPr="00E105BC">
          <w:rPr>
            <w:rFonts w:hint="cs"/>
            <w:spacing w:val="-2"/>
            <w:rtl/>
          </w:rPr>
          <w:delText xml:space="preserve"> </w:delText>
        </w:r>
      </w:del>
      <w:r w:rsidRPr="00E105BC">
        <w:rPr>
          <w:rFonts w:hint="cs"/>
          <w:spacing w:val="-2"/>
          <w:rtl/>
        </w:rPr>
        <w:t xml:space="preserve">מהך דישב </w:t>
      </w:r>
      <w:r w:rsidRPr="00E105BC">
        <w:rPr>
          <w:rStyle w:val="2fb"/>
          <w:rFonts w:hint="cs"/>
          <w:spacing w:val="-2"/>
          <w:rtl/>
        </w:rPr>
        <w:t xml:space="preserve">ר</w:t>
      </w:r>
      <w:r w:rsidRPr="00E105BC">
        <w:rPr>
          <w:rStyle w:val="2fb"/>
          <w:spacing w:val="-2"/>
          <w:rtl/>
        </w:rPr>
        <w:t>"</w:t>
      </w:r>
      <w:r w:rsidRPr="00E105BC">
        <w:rPr>
          <w:rStyle w:val="2fb"/>
          <w:rFonts w:hint="cs"/>
          <w:spacing w:val="-2"/>
          <w:rtl/>
        </w:rPr>
        <w:t xml:space="preserve">פ</w:t>
      </w:r>
      <w:r w:rsidRPr="00E105BC">
        <w:rPr>
          <w:rFonts w:hint="cs"/>
          <w:spacing w:val="-2"/>
          <w:rtl/>
        </w:rPr>
        <w:t xml:space="preserve"> ואמר לזה </w:t>
      </w:r>
      <w:r w:rsidRPr="00E105BC">
        <w:rPr>
          <w:rFonts w:hint="cs"/>
          <w:spacing w:val="-2"/>
          <w:rtl/>
        </w:rPr>
        <w:t xml:space="preserve">וא</w:t>
      </w:r>
      <w:r w:rsidRPr="00E105BC">
        <w:rPr>
          <w:spacing w:val="-2"/>
          <w:rtl/>
        </w:rPr>
        <w:t>"</w:t>
      </w:r>
      <w:r w:rsidRPr="00E105BC">
        <w:rPr>
          <w:rFonts w:hint="cs"/>
          <w:spacing w:val="-2"/>
          <w:rtl/>
        </w:rPr>
        <w:t xml:space="preserve">ל</w:t>
      </w:r>
      <w:r w:rsidRPr="00E105BC">
        <w:rPr>
          <w:rFonts w:hint="cs"/>
          <w:spacing w:val="-2"/>
          <w:rtl/>
        </w:rPr>
        <w:t xml:space="preserve"> </w:t>
      </w:r>
      <w:r w:rsidRPr="00E105BC">
        <w:rPr>
          <w:rStyle w:val="2fb"/>
          <w:rFonts w:hint="cs"/>
          <w:spacing w:val="-2"/>
          <w:rtl/>
        </w:rPr>
        <w:t xml:space="preserve">רי</w:t>
      </w:r>
      <w:ins w:id="90027" w:author="מנוע מכני" w:date="2026-10-11T12:04:40Z">
        <w:r>
          <w:rPr>
            <w:rStyle w:val="2fb"/>
            <w:rFonts w:hint="cs"/>
            <w:spacing w:val="-2"/>
            <w:rtl/>
          </w:rPr>
          <w:t xml:space="preserve">ב"ש</w:t>
        </w:r>
      </w:ins>
      <w:del w:id="90028" w:author="מנוע מכני" w:date="2026-10-11T12:04:40Z">
        <w:r w:rsidRPr="00E105BC">
          <w:rPr>
            <w:rFonts w:hint="cs"/>
            <w:spacing w:val="-2"/>
            <w:rtl/>
          </w:rPr>
          <w:delText xml:space="preserve">ב</w:delText>
        </w:r>
        <w:r w:rsidRPr="00E105BC">
          <w:rPr>
            <w:spacing w:val="-2"/>
            <w:rtl/>
          </w:rPr>
          <w:delText xml:space="preserve">"</w:delText>
        </w:r>
        <w:r w:rsidRPr="00E105BC">
          <w:rPr>
            <w:rFonts w:hint="cs"/>
            <w:spacing w:val="-2"/>
            <w:rtl/>
          </w:rPr>
          <w:delText xml:space="preserve">'ש</w:delText>
        </w:r>
      </w:del>
      <w:r w:rsidRPr="00E105BC">
        <w:rPr>
          <w:spacing w:val="-2"/>
          <w:rtl/>
        </w:rPr>
        <w:t xml:space="preserve">: והא מעלה קומץ בחוץ, </w:t>
      </w:r>
      <w:r w:rsidRPr="00E105BC">
        <w:rPr>
          <w:rFonts w:hint="cs"/>
          <w:spacing w:val="-2"/>
          <w:rtl/>
        </w:rPr>
        <w:t xml:space="preserve">- </w:t>
      </w:r>
      <w:ins w:id="96199" w:author="מנוע מכני" w:date="2026-10-11T12:04:40Z">
        <w:r>
          <w:rPr>
            <w:spacing w:val="-2"/>
            <w:rtl/>
          </w:rPr>
          <w:t xml:space="preserve">דאם </w:t>
        </w:r>
      </w:ins>
      <w:del w:id="96200" w:author="מנוע מכני" w:date="2026-10-11T12:04:40Z">
        <w:r w:rsidRPr="00E105BC">
          <w:rPr>
            <w:spacing w:val="-2"/>
            <w:rtl/>
          </w:rPr>
          <w:delText xml:space="preserve">דאי </w:delText>
        </w:r>
      </w:del>
      <w:ins w:id="96679" w:author="מנוע מכני" w:date="2026-10-11T12:04:40Z">
        <w:r>
          <w:rPr>
            <w:spacing w:val="-2"/>
            <w:rtl/>
          </w:rPr>
          <w:t xml:space="preserve">היה</w:t>
        </w:r>
      </w:ins>
      <w:del w:id="96680" w:author="מנוע מכני" w:date="2026-10-11T12:04:40Z">
        <w:r w:rsidRPr="00E105BC">
          <w:rPr>
            <w:spacing w:val="-2"/>
            <w:rtl/>
          </w:rPr>
          <w:delText xml:space="preserve">הוה</w:delText>
        </w:r>
      </w:del>
      <w:r w:rsidRPr="00E105BC">
        <w:rPr>
          <w:spacing w:val="-2"/>
          <w:rtl/>
        </w:rPr>
        <w:t xml:space="preserve"> וקתני.</w:t>
      </w:r>
    </w:p>
    <w:p>
      <w:pPr>
        <w:pStyle w:val="38"/>
        <w:rPr>
          <w:ins w:id="100070" w:author="מנוע מכני" w:date="2026-10-11T12:04:40Z"/>
        </w:rPr>
      </w:pPr>
      <w:del w:id="100069" w:author="מנוע מכני" w:date="2026-10-11T12:04:40Z">
        <w:r w:rsidRPr="00265E5E">
          <w:delText xml:space="preserve">•</w:delText>
        </w:r>
      </w:del>
      <w:r w:rsidRPr="00265E5E">
        <w:t xml:space="preserve"> </w:t>
      </w:r>
      <w:r>
        <w:t>ארנב</w:t>
      </w:r>
      <w:r>
        <w:t>"</w:t>
      </w:r>
      <w:r>
        <w:t>י ת</w:t>
      </w:r>
      <w:r>
        <w:t>"</w:t>
      </w:r>
      <w:r>
        <w:t xml:space="preserve">ש </w:t>
      </w:r>
      <w:r>
        <w:t xml:space="preserve">דתניא</w:t>
      </w:r>
      <w:r>
        <w:t xml:space="preserve">:</w:t>
      </w:r>
    </w:p>
    <w:p w:rsidR="00DA63EC" w:rsidRDefault="00DA63EC" w:rsidP="00DA63EC">
      <w:pPr>
        <w:tabs>
          <w:tab w:val="center" w:pos="2835"/>
        </w:tabs>
        <w:rPr>
          <w:rtl/>
        </w:rPr>
      </w:pPr>
      <w:del w:id="100071" w:author="מנוע מכני" w:date="2026-10-11T12:04:40Z">
        <w:r>
          <w:rPr>
            <w:rtl/>
          </w:rPr>
          <w:delText xml:space="preserve"> </w:delText>
        </w:r>
      </w:del>
      <w:r>
        <w:rPr>
          <w:rtl/>
        </w:rPr>
        <w:t xml:space="preserve">כ"ג שמת ולא מינו אחר תחתיו, שלימה שחרית ושלימה בין הערבים, </w:t>
      </w:r>
    </w:p>
    <w:p w:rsidR="00DA63EC" w:rsidRDefault="00DA63EC" w:rsidP="00DA63EC">
      <w:pPr>
        <w:tabs>
          <w:tab w:val="center" w:pos="2835"/>
        </w:tabs>
        <w:rPr>
          <w:rtl/>
        </w:rPr>
      </w:pPr>
      <w:r>
        <w:rPr>
          <w:rFonts w:ascii="BA Franknatan Regular" w:hAnsi="BA Franknatan Regular"/>
          <w:b/>
          <w:bCs/>
          <w:rtl/>
        </w:rPr>
        <w:tab/>
      </w:r>
      <w:r>
        <w:rPr>
          <w:rFonts w:ascii="BA Franknatan Regular" w:hAnsi="BA Franknatan Regular"/>
          <w:b/>
          <w:bCs/>
          <w:rtl/>
        </w:rPr>
        <w:tab/>
      </w:r>
      <w:r>
        <w:rPr>
          <w:rtl/>
        </w:rPr>
        <w:t xml:space="preserve">ומפריש לה ב' קמצין, קומץ שחרית וקומץ בין הערבים, </w:t>
      </w:r>
    </w:p>
    <w:p w:rsidR="00DA63EC" w:rsidRDefault="00DA63EC" w:rsidP="00DA63EC">
      <w:pPr>
        <w:tabs>
          <w:tab w:val="center" w:pos="2835"/>
        </w:tabs>
        <w:ind w:left="1275"/>
        <w:rPr>
          <w:rtl/>
        </w:rPr>
      </w:pPr>
      <w:r>
        <w:rPr>
          <w:rFonts w:ascii="BA Franknatan Regular" w:hAnsi="BA Franknatan Regular"/>
          <w:b/>
          <w:bCs/>
          <w:rtl/>
        </w:rPr>
        <w:tab/>
      </w:r>
      <w:r>
        <w:rPr>
          <w:rtl/>
        </w:rPr>
        <w:tab/>
        <w:t xml:space="preserve">ומפריש לה שלשת לוגין, לוג ומחצה שחרית לוג ומחצה בין הערבים</w:t>
      </w:r>
      <w:ins w:id="94795" w:author="מנוע מכני" w:date="2026-10-11T12:04:40Z">
        <w:r>
          <w:rPr>
            <w:rtl/>
          </w:rPr>
          <w:t xml:space="preserve">,</w:t>
        </w:r>
      </w:ins>
      <w:del w:id="94796" w:author="מנוע מכני" w:date="2026-10-11T12:04:40Z">
        <w:r>
          <w:rPr>
            <w:rtl/>
          </w:rPr>
          <w:tab/>
          <w:delText xml:space="preserve">;</w:delText>
        </w:r>
      </w:del>
      <w:ins w:id="94797" w:author="מנוע מכני" w:date="2026-10-11T12:04:40Z">
        <w:r>
          <w:rPr>
            <w:rtl/>
          </w:rPr>
          <w:t xml:space="preserve"> </w:t>
        </w:r>
      </w:ins>
      <w:del w:id="94798" w:author="מנוע מכני" w:date="2026-10-11T12:04:40Z">
        <w:r>
          <w:rPr>
            <w:rtl/>
          </w:rPr>
          <w:tab/>
          <w:delText xml:space="preserve">  </w:delText>
        </w:r>
      </w:del>
    </w:p>
    <w:p w:rsidR="00DA63EC" w:rsidRDefault="00DA63EC" w:rsidP="00DA63EC">
      <w:pPr>
        <w:tabs>
          <w:tab w:val="center" w:pos="2835"/>
        </w:tabs>
        <w:rPr>
          <w:rtl/>
        </w:rPr>
      </w:pPr>
      <w:ins w:id="91405" w:author="מנוע מכני" w:date="2026-10-11T12:04:40Z">
        <w:r>
          <w:rPr>
            <w:rFonts w:hint="cs"/>
            <w:rtl/>
          </w:rPr>
          <w:t xml:space="preserve">לא</w:t>
        </w:r>
      </w:ins>
      <w:del w:id="91406" w:author="מנוע מכני" w:date="2026-10-11T12:04:40Z">
        <w:r>
          <w:rPr>
            <w:rFonts w:hint="cs"/>
            <w:rtl/>
          </w:rPr>
          <w:delText xml:space="preserve">לאו</w:delText>
        </w:r>
      </w:del>
      <w:r>
        <w:rPr>
          <w:rFonts w:hint="cs"/>
          <w:rtl/>
        </w:rPr>
        <w:t xml:space="preserve"> רבנן היא דמ</w:t>
      </w:r>
      <w:r>
        <w:rPr>
          <w:rtl/>
        </w:rPr>
        <w:t>"</w:t>
      </w:r>
      <w:r>
        <w:rPr>
          <w:rFonts w:hint="cs"/>
          <w:rtl/>
        </w:rPr>
        <w:t xml:space="preserve">ש </w:t>
      </w:r>
      <w:r>
        <w:rPr>
          <w:rtl/>
        </w:rPr>
        <w:t xml:space="preserve">לבונתה </w:t>
      </w:r>
      <w:ins w:id="90159" w:author="Claude - סמנטי" w:date="2026-10-11T12:27:00Z">
        <w:r>
          <w:rPr>
            <w:rtl/>
          </w:rPr>
          <w:t xml:space="preserve">שהוכפלה</w:t>
        </w:r>
      </w:ins>
      <w:del w:id="90160" w:author="Claude - סמנטי" w:date="2026-10-11T12:27:00Z">
        <w:r>
          <w:rPr>
            <w:rtl/>
          </w:rPr>
          <w:delText xml:space="preserve">דהוכפלה</w:delText>
        </w:r>
      </w:del>
      <w:r>
        <w:rPr>
          <w:rtl/>
        </w:rPr>
        <w:t xml:space="preserve">, </w:t>
      </w:r>
      <w:ins w:id="93059" w:author="מנוע מכני" w:date="2026-10-11T12:04:40Z">
        <w:r>
          <w:rPr>
            <w:rtl/>
          </w:rPr>
          <w:t xml:space="preserve">ומה</w:t>
        </w:r>
      </w:ins>
      <w:del w:id="93060" w:author="מנוע מכני" w:date="2026-10-11T12:04:40Z">
        <w:r>
          <w:rPr>
            <w:rtl/>
          </w:rPr>
          <w:delText xml:space="preserve">ומאי</w:delText>
        </w:r>
      </w:del>
      <w:r>
        <w:rPr>
          <w:rtl/>
        </w:rPr>
        <w:t xml:space="preserve"> שנא שמנה דלא הוכפלה? </w:t>
      </w:r>
    </w:p>
    <w:p>
      <w:pPr>
        <w:pStyle w:val="38"/>
        <w:rPr>
          <w:ins w:id="100072" w:author="מנוע מכני" w:date="2026-10-11T12:04:40Z"/>
        </w:rPr>
      </w:pPr>
      <w:r w:rsidRPr="00667268">
        <w:t xml:space="preserve">אלא</w:t>
      </w:r>
    </w:p>
    <w:p w:rsidR="00DA63EC" w:rsidRDefault="00DA63EC" w:rsidP="00DA63EC">
      <w:pPr>
        <w:tabs>
          <w:tab w:val="center" w:pos="2835"/>
        </w:tabs>
        <w:rPr>
          <w:rtl/>
        </w:rPr>
      </w:pPr>
      <w:del w:id="100073" w:author="מנוע מכני" w:date="2026-10-11T12:04:40Z">
        <w:r w:rsidRPr="00667268">
          <w:rPr>
            <w:b/>
            <w:bCs/>
            <w:rtl/>
          </w:rPr>
          <w:delText xml:space="preserve"> </w:delText>
        </w:r>
      </w:del>
      <w:r w:rsidRPr="00667268">
        <w:rPr>
          <w:b/>
          <w:bCs/>
          <w:rtl/>
        </w:rPr>
        <w:t xml:space="preserve">אבא יוסי בן דוסתאי היא</w:t>
      </w:r>
      <w:r>
        <w:rPr>
          <w:rtl/>
        </w:rPr>
        <w:t xml:space="preserve">, דאמר: חביתי כ"ג </w:t>
      </w:r>
      <w:ins w:id="93061" w:author="מנוע מכני" w:date="2026-10-11T12:04:40Z">
        <w:r>
          <w:rPr>
            <w:rtl/>
          </w:rPr>
          <w:t xml:space="preserve">סתם</w:t>
        </w:r>
      </w:ins>
      <w:del w:id="93062" w:author="מנוע מכני" w:date="2026-10-11T12:04:40Z">
        <w:r>
          <w:rPr>
            <w:rtl/>
          </w:rPr>
          <w:delText xml:space="preserve">בעלמא</w:delText>
        </w:r>
      </w:del>
      <w:r>
        <w:rPr>
          <w:rtl/>
        </w:rPr>
        <w:t xml:space="preserve"> שני קמצין בעיא, ולבונה </w:t>
      </w:r>
      <w:r>
        <w:rPr>
          <w:rtl/>
        </w:rPr>
        <w:t xml:space="preserve">לא</w:t>
      </w:r>
      <w:r>
        <w:rPr>
          <w:rtl/>
        </w:rPr>
        <w:t xml:space="preserve"> הוכפלה ושמן </w:t>
      </w:r>
      <w:r>
        <w:rPr>
          <w:rtl/>
        </w:rPr>
        <w:t xml:space="preserve">לא</w:t>
      </w:r>
      <w:r>
        <w:rPr>
          <w:rtl/>
        </w:rPr>
        <w:t xml:space="preserve"> הוכפל, ומדשמן לאבא יוסי בן דוסתאי </w:t>
      </w:r>
      <w:r>
        <w:rPr>
          <w:rtl/>
        </w:rPr>
        <w:t xml:space="preserve">לא</w:t>
      </w:r>
      <w:r>
        <w:rPr>
          <w:rtl/>
        </w:rPr>
        <w:t xml:space="preserve"> הוכפלה, לבונתה ושמנה לרבנן </w:t>
      </w:r>
      <w:ins w:id="91407" w:author="מנוע מכני" w:date="2026-10-11T12:04:40Z">
        <w:r>
          <w:rPr>
            <w:rtl/>
          </w:rPr>
          <w:t xml:space="preserve">גם</w:t>
        </w:r>
      </w:ins>
      <w:del w:id="91408" w:author="מנוע מכני" w:date="2026-10-11T12:04:40Z">
        <w:r>
          <w:rPr>
            <w:rtl/>
          </w:rPr>
          <w:delText xml:space="preserve">נמי</w:delText>
        </w:r>
      </w:del>
      <w:r>
        <w:rPr>
          <w:rtl/>
        </w:rPr>
        <w:t xml:space="preserve"> </w:t>
      </w:r>
      <w:r>
        <w:rPr>
          <w:rtl/>
        </w:rPr>
        <w:t xml:space="preserve">לא</w:t>
      </w:r>
      <w:r>
        <w:rPr>
          <w:rtl/>
        </w:rPr>
        <w:t xml:space="preserve"> הוכפלו.</w:t>
      </w:r>
    </w:p>
    <w:p>
      <w:pPr>
        <w:pStyle w:val="38"/>
        <w:rPr>
          <w:ins w:id="100075" w:author="מנוע מכני" w:date="2026-10-11T12:04:40Z"/>
        </w:rPr>
      </w:pPr>
      <w:del w:id="100074" w:author="מנוע מכני" w:date="2026-10-11T12:04:40Z">
        <w:r w:rsidRPr="00265E5E">
          <w:delText xml:space="preserve">•</w:delText>
        </w:r>
      </w:del>
      <w:r w:rsidRPr="00265E5E">
        <w:t xml:space="preserve"> </w:t>
      </w:r>
      <w:r w:rsidRPr="00667268">
        <w:t>א</w:t>
      </w:r>
      <w:r w:rsidRPr="00667268">
        <w:t>רי</w:t>
      </w:r>
      <w:r>
        <w:t>"</w:t>
      </w:r>
      <w:r w:rsidRPr="00667268">
        <w:t>ו</w:t>
      </w:r>
      <w:r w:rsidRPr="00667268">
        <w:t xml:space="preserve">:</w:t>
      </w:r>
    </w:p>
    <w:p w:rsidR="00DA63EC" w:rsidRDefault="00DA63EC" w:rsidP="00DA63EC">
      <w:pPr>
        <w:tabs>
          <w:tab w:val="center" w:pos="2835"/>
        </w:tabs>
        <w:rPr>
          <w:rtl/>
        </w:rPr>
      </w:pPr>
      <w:del w:id="100076" w:author="מנוע מכני" w:date="2026-10-11T12:04:40Z">
        <w:r w:rsidRPr="00667268">
          <w:rPr>
            <w:b/>
            <w:bCs/>
            <w:rtl/>
          </w:rPr>
          <w:delText xml:space="preserve"> </w:delText>
        </w:r>
      </w:del>
      <w:r w:rsidRPr="00667268">
        <w:rPr>
          <w:b/>
          <w:bCs/>
          <w:rtl/>
        </w:rPr>
        <w:t xml:space="preserve">הלכה כאבא יוסי בן דוסתאי</w:t>
      </w:r>
      <w:r>
        <w:rPr>
          <w:rtl/>
        </w:rPr>
        <w:t>.</w:t>
      </w:r>
    </w:p>
    <w:p>
      <w:pPr>
        <w:pStyle w:val="38"/>
        <w:rPr>
          <w:ins w:id="100078" w:author="מנוע מכני" w:date="2026-10-11T12:04:40Z"/>
        </w:rPr>
      </w:pPr>
      <w:del w:id="100077" w:author="מנוע מכני" w:date="2026-10-11T12:04:40Z">
        <w:r w:rsidRPr="00FE1B89">
          <w:delText xml:space="preserve">•</w:delText>
        </w:r>
      </w:del>
      <w:r w:rsidRPr="00FE1B89">
        <w:t xml:space="preserve"> </w:t>
      </w:r>
      <w:r w:rsidRPr="00FE1B89">
        <w:t>והך דארי</w:t>
      </w:r>
      <w:r w:rsidRPr="00FE1B89">
        <w:t>"</w:t>
      </w:r>
      <w:r w:rsidRPr="00FE1B89">
        <w:t>ו</w:t>
      </w:r>
      <w:r w:rsidRPr="00FE1B89">
        <w:t xml:space="preserve">:</w:t>
      </w:r>
    </w:p>
    <w:p w:rsidR="00DA63EC" w:rsidRPr="00FE1B89" w:rsidRDefault="00DA63EC" w:rsidP="00DA63EC">
      <w:pPr>
        <w:tabs>
          <w:tab w:val="center" w:pos="2835"/>
        </w:tabs>
        <w:rPr>
          <w:spacing w:val="-2"/>
          <w:rtl/>
        </w:rPr>
      </w:pPr>
      <w:del w:id="100079" w:author="מנוע מכני" w:date="2026-10-11T12:04:40Z">
        <w:r w:rsidRPr="00FE1B89">
          <w:rPr>
            <w:spacing w:val="-2"/>
            <w:rtl/>
          </w:rPr>
          <w:delText xml:space="preserve"> </w:delText>
        </w:r>
      </w:del>
      <w:r w:rsidRPr="00FE1B89">
        <w:rPr>
          <w:spacing w:val="-2"/>
          <w:rtl/>
        </w:rPr>
        <w:t xml:space="preserve">הלכה כסתם משנה, ותנן: חמשה קמצין הן!</w:t>
      </w:r>
      <w:ins w:id="94799" w:author="מנוע מכני" w:date="2026-10-11T12:04:40Z">
        <w:r>
          <w:rPr>
            <w:rFonts w:hint="cs"/>
            <w:spacing w:val="-2"/>
            <w:rtl/>
          </w:rPr>
          <w:t xml:space="preserve"> </w:t>
        </w:r>
      </w:ins>
      <w:del w:id="94800" w:author="מנוע מכני" w:date="2026-10-11T12:04:40Z">
        <w:r w:rsidRPr="00FE1B89">
          <w:rPr>
            <w:rFonts w:hint="cs"/>
            <w:spacing w:val="-2"/>
            <w:rtl/>
          </w:rPr>
          <w:delText xml:space="preserve">  </w:delText>
        </w:r>
      </w:del>
      <w:r w:rsidRPr="00FE1B89">
        <w:rPr>
          <w:rFonts w:hint="cs"/>
          <w:spacing w:val="-2"/>
          <w:rtl/>
        </w:rPr>
        <w:t xml:space="preserve">- </w:t>
      </w:r>
      <w:r w:rsidRPr="00FE1B89">
        <w:rPr>
          <w:spacing w:val="-2"/>
          <w:rtl/>
        </w:rPr>
        <w:t xml:space="preserve">אמוראי </w:t>
      </w:r>
      <w:ins w:id="93063" w:author="מנוע מכני" w:date="2026-10-11T12:04:40Z">
        <w:r>
          <w:rPr>
            <w:spacing w:val="-2"/>
            <w:rtl/>
          </w:rPr>
          <w:t xml:space="preserve">הם</w:t>
        </w:r>
      </w:ins>
      <w:del w:id="93064" w:author="מנוע מכני" w:date="2026-10-11T12:04:40Z">
        <w:r w:rsidRPr="00FE1B89">
          <w:rPr>
            <w:spacing w:val="-2"/>
            <w:rtl/>
          </w:rPr>
          <w:delText xml:space="preserve">נינהו</w:delText>
        </w:r>
      </w:del>
      <w:r w:rsidRPr="00FE1B89">
        <w:rPr>
          <w:spacing w:val="-2"/>
          <w:rtl/>
        </w:rPr>
        <w:t xml:space="preserve"> ואליבא </w:t>
      </w:r>
      <w:ins w:id="90439" w:author="מנוע מכני" w:date="2026-10-11T12:04:40Z">
        <w:r>
          <w:rPr>
            <w:rStyle w:val="2fb"/>
            <w:spacing w:val="-2"/>
            <w:rtl/>
          </w:rPr>
          <w:t xml:space="preserve">דרי"ו</w:t>
        </w:r>
      </w:ins>
      <w:del w:id="90440" w:author="מנוע מכני" w:date="2026-10-11T12:04:40Z">
        <w:r w:rsidRPr="00FE1B89">
          <w:rPr>
            <w:spacing w:val="-2"/>
            <w:rtl/>
          </w:rPr>
          <w:delText xml:space="preserve">דרבי יוחנן</w:delText>
        </w:r>
      </w:del>
      <w:r w:rsidRPr="00FE1B89">
        <w:rPr>
          <w:spacing w:val="-2"/>
          <w:rtl/>
        </w:rPr>
        <w:t xml:space="preserve">.</w:t>
      </w:r>
    </w:p>
    <w:p w:rsidR="00DA63EC" w:rsidRDefault="00DA63EC" w:rsidP="00DA63EC">
      <w:pPr>
        <w:pStyle w:val="Hadran"/>
        <w:rPr>
          <w:rtl/>
        </w:rPr>
        <w:pPrChange w:id="104877" w:author="Claude" w:date="2026-10-11T09:08:13Z">
          <w:pPr>
            <w:pStyle w:val="affff"/>
            <w:rPr>
              <w:rtl/>
            </w:rPr>
          </w:pPr>
        </w:pPrChange>
      </w:pPr>
      <w:r>
        <w:rPr>
          <w:rtl/>
        </w:rPr>
        <w:t>הדרן עלך התכלת.</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3"/>
        <w:framePr w:wrap="around"/>
        <w:rPr>
          <w:rtl/>
        </w:rPr>
      </w:pPr>
      <w:r>
        <w:rPr>
          <w:rFonts w:hint="cs"/>
          <w:rtl/>
        </w:rPr>
        <w:lastRenderedPageBreak/>
        <w:t>נב.</w:t>
      </w:r>
    </w:p>
    <w:p w:rsidR="00DA63EC" w:rsidRDefault="00DA63EC" w:rsidP="00DA63EC">
      <w:pPr>
        <w:pStyle w:val="afff7"/>
        <w:framePr w:wrap="around"/>
        <w:rPr>
          <w:del w:id="103825" w:author="Claude" w:date="2026-10-11T09:07:48Z"/>
          <w:rtl/>
        </w:rPr>
      </w:pPr>
      <w:del w:id="103824" w:author="Claude" w:date="2026-10-11T09:07:48Z">
        <w:r>
          <w:rPr>
            <w:rFonts w:hint="cs"/>
            <w:rtl/>
          </w:rPr>
          <w:delText xml:space="preserve">כל המנחות </w:delText>
        </w:r>
      </w:del>
    </w:p>
    <w:p w:rsidR="00DA63EC" w:rsidRDefault="00DA63EC" w:rsidP="00DA63EC">
      <w:pPr>
        <w:pStyle w:val="afff6"/>
        <w:framePr w:wrap="around"/>
        <w:rPr>
          <w:del w:id="103823" w:author="Claude" w:date="2026-10-11T09:07:48Z"/>
          <w:rtl/>
        </w:rPr>
      </w:pPr>
      <w:del w:id="103822" w:author="Claude" w:date="2026-10-11T09:07:48Z">
        <w:r>
          <w:rPr>
            <w:rFonts w:hint="cs"/>
            <w:rtl/>
          </w:rPr>
          <w:delText xml:space="preserve">פרק חמישי</w:delText>
        </w:r>
      </w:del>
    </w:p>
    <w:p w:rsidR="00DA63EC" w:rsidRDefault="00DA63EC" w:rsidP="00DA63EC">
      <w:pPr>
        <w:pStyle w:val="afff8"/>
        <w:framePr w:wrap="around"/>
        <w:rPr>
          <w:rtl/>
        </w:rPr>
      </w:pPr>
      <w:r>
        <w:rPr>
          <w:rFonts w:hint="cs"/>
          <w:rtl/>
        </w:rPr>
        <w:t>נב:- סג:</w:t>
      </w:r>
    </w:p>
    <w:p>
      <w:pPr>
        <w:pStyle w:val="PetichatPerek"/>
        <w:rPr>
          <w:ins w:id="103821" w:author="Claude" w:date="2026-10-11T09:07:48Z"/>
        </w:rPr>
      </w:pPr>
      <w:ins w:id="103820" w:author="Claude" w:date="2026-10-11T09:07:48Z">
        <w:r>
          <w:rPr>
            <w:rFonts w:hint="cs"/>
            <w:rtl/>
          </w:rPr>
          <w:t xml:space="preserve">פרק חמישי</w:t>
        </w:r>
        <w:r>
          <w:rPr>
            <w:rFonts w:hint="cs"/>
            <w:rtl/>
          </w:rPr>
          <w:t xml:space="preserve"> - </w:t>
        </w:r>
        <w:r>
          <w:rPr>
            <w:rFonts w:hint="cs"/>
            <w:rtl/>
          </w:rPr>
          <w:t xml:space="preserve">כל המנחות</w:t>
        </w:r>
      </w:ins>
    </w:p>
    <w:p>
      <w:pPr>
        <w:pStyle w:val="MishnaBatzad"/>
        <w:rPr>
          <w:ins w:id="20374" w:author="קלוד" w:date="2026-10-11T09:07:26Z"/>
        </w:rPr>
      </w:pPr>
      <w:ins w:id="20373" w:author="קלוד" w:date="2026-10-11T09:07:26Z">
        <w:r>
          <w:t xml:space="preserve">משנה א</w:t>
        </w:r>
      </w:ins>
    </w:p>
    <w:p w:rsidR="00DA63EC" w:rsidRPr="000A334C" w:rsidRDefault="00DA63EC" w:rsidP="003B6D22">
      <w:pPr>
        <w:pStyle w:val="afff9"/>
        <w:rPr>
          <w:del w:id="20182" w:author="קלוד" w:date="2026-10-11T09:07:26Z"/>
          <w:rtl/>
        </w:rPr>
      </w:pPr>
      <w:del w:id="20181" w:author="קלוד" w:date="2026-10-11T09:07:26Z">
        <w:r w:rsidRPr="000A334C">
          <w:rPr>
            <w:rtl/>
          </w:rPr>
          <w:delText xml:space="preserve">מתני'.</w:delText>
        </w:r>
      </w:del>
    </w:p>
    <w:p w:rsidR="00DA63EC" w:rsidRPr="000A334C" w:rsidRDefault="00DA63EC" w:rsidP="003B6D22">
      <w:pPr>
        <w:pStyle w:val="afff9"/>
        <w:spacing w:before="120"/>
        <w:rPr>
          <w:rtl/>
        </w:rPr>
        <w:pPrChange w:id="90029" w:author="קלוד" w:date="2026-10-11T12:09:42Z">
          <w:pPr>
            <w:pStyle w:val="afff9"/>
          </w:pPr>
        </w:pPrChange>
      </w:pPr>
      <w:r w:rsidRPr="000A334C">
        <w:rPr>
          <w:rtl/>
        </w:rPr>
        <w:t>כל המנחות באות מצה, חוץ מחמץ שבתודה ושתי הלחם שהן באות חמץ.</w:t>
      </w:r>
    </w:p>
    <w:p w:rsidR="00DA63EC" w:rsidRPr="000A334C" w:rsidRDefault="00DA63EC" w:rsidP="003B6D22">
      <w:pPr>
        <w:pStyle w:val="afff9"/>
        <w:rPr>
          <w:rtl/>
        </w:rPr>
      </w:pPr>
      <w:r>
        <w:rPr>
          <w:rStyle w:val="TanaimMishna"/>
          <w:rtl/>
          <w:rPrChange w:id="103691" w:author="Claude" w:date="2026-10-11T09:07:48Z">
            <w:rPr>
              <w:rtl/>
            </w:rPr>
          </w:rPrChange>
        </w:rPr>
        <w:t xml:space="preserve">ר"מ</w:t>
      </w:r>
      <w:r>
        <w:rPr>
          <w:rtl/>
        </w:rPr>
        <w:t xml:space="preserve"> אומר</w:t>
      </w:r>
      <w:r>
        <w:rPr>
          <w:rStyle w:val="TanaimMishna"/>
          <w:rtl/>
          <w:rPrChange w:id="103692" w:author="Claude" w:date="2026-10-11T09:07:48Z">
            <w:rPr>
              <w:rtl/>
            </w:rPr>
          </w:rPrChange>
        </w:rPr>
        <w:t xml:space="preserve">:</w:t>
      </w:r>
      <w:r>
        <w:rPr>
          <w:rtl/>
        </w:rPr>
        <w:t xml:space="preserve"> השאור בודה להן מתוכן ומחמצן; </w:t>
      </w:r>
    </w:p>
    <w:p w:rsidR="00DA63EC" w:rsidRPr="000A334C" w:rsidRDefault="00DA63EC" w:rsidP="003B6D22">
      <w:pPr>
        <w:pStyle w:val="afff9"/>
        <w:rPr>
          <w:rtl/>
        </w:rPr>
      </w:pPr>
      <w:r>
        <w:rPr>
          <w:rStyle w:val="TanaimMishna"/>
          <w:rtl/>
          <w:rPrChange w:id="103693" w:author="Claude" w:date="2026-10-11T09:07:48Z">
            <w:rPr>
              <w:rtl/>
            </w:rPr>
          </w:rPrChange>
        </w:rPr>
        <w:t xml:space="preserve">ר' יהודה</w:t>
      </w:r>
      <w:r>
        <w:rPr>
          <w:rtl/>
        </w:rPr>
        <w:t xml:space="preserve"> אומר</w:t>
      </w:r>
      <w:r>
        <w:rPr>
          <w:rStyle w:val="TanaimMishna"/>
          <w:rtl/>
          <w:rPrChange w:id="103694" w:author="Claude" w:date="2026-10-11T09:07:48Z">
            <w:rPr>
              <w:rtl/>
            </w:rPr>
          </w:rPrChange>
        </w:rPr>
        <w:t xml:space="preserve">:</w:t>
      </w:r>
      <w:r>
        <w:rPr>
          <w:rtl/>
        </w:rPr>
        <w:t xml:space="preserve"> אף היא אינה מן המובחר, אלא מביא את השאור ונותנו לתוך המדה וממלא את המדה; </w:t>
      </w:r>
    </w:p>
    <w:p w:rsidR="00DA63EC" w:rsidRPr="000A334C" w:rsidRDefault="00DA63EC" w:rsidP="003B6D22">
      <w:pPr>
        <w:pStyle w:val="afff9"/>
        <w:rPr>
          <w:rtl/>
        </w:rPr>
      </w:pPr>
      <w:r w:rsidRPr="000A334C">
        <w:rPr>
          <w:rtl/>
        </w:rPr>
        <w:t>אמרו לו: אף היא היתה חסרה או יתרה.</w:t>
      </w:r>
    </w:p>
    <w:p w:rsidR="00DA63EC" w:rsidRDefault="00DA63EC" w:rsidP="00DA63EC">
      <w:pPr>
        <w:pStyle w:val="affffd"/>
        <w:rPr>
          <w:rtl/>
        </w:rPr>
      </w:pPr>
      <w:r>
        <w:rPr>
          <w:rtl/>
        </w:rPr>
        <w:t>׹</w:t>
      </w:r>
    </w:p>
    <w:p>
      <w:pPr>
        <w:pStyle w:val="afffff8"/>
        <w:rPr>
          <w:ins w:id="90425" w:author="קלוד" w:date="2026-10-11T12:32:08Z"/>
        </w:rPr>
      </w:pPr>
      <w:ins w:id="90426" w:author="קלוד" w:date="2026-10-11T12:32:08Z">
        <w:r>
          <w:rPr>
            <w:color w:val="7B3F00"/>
          </w:rPr>
          <w:t xml:space="preserve">מנחות באות מצה - מנין לכל המנחות</w:t>
        </w:r>
      </w:ins>
    </w:p>
    <w:p>
      <w:pPr>
        <w:pStyle w:val="38"/>
        <w:rPr>
          <w:ins w:id="100080" w:author="מנוע מכני" w:date="2026-10-11T12:04:40Z"/>
        </w:rPr>
      </w:pPr>
      <w:r w:rsidRPr="00B86088">
        <w:t>בעא</w:t>
      </w:r>
      <w:r>
        <w:t xml:space="preserve"> רבי פרידא מרבי אמי:</w:t>
      </w:r>
    </w:p>
    <w:p w:rsidR="00DA63EC" w:rsidRDefault="00DA63EC" w:rsidP="00DA63EC">
      <w:pPr>
        <w:tabs>
          <w:tab w:val="center" w:pos="2835"/>
        </w:tabs>
        <w:rPr>
          <w:rtl/>
        </w:rPr>
      </w:pPr>
      <w:del w:id="100081" w:author="מנוע מכני" w:date="2026-10-11T12:04:40Z">
        <w:r>
          <w:rPr>
            <w:rtl/>
          </w:rPr>
          <w:delText xml:space="preserve"> </w:delText>
        </w:r>
      </w:del>
      <w:r>
        <w:rPr>
          <w:rtl/>
        </w:rPr>
        <w:t xml:space="preserve">מנין לכל המנחות שהן באות מצה? </w:t>
      </w:r>
    </w:p>
    <w:p w:rsidR="00DA63EC" w:rsidRDefault="00DA63EC" w:rsidP="00DA63EC">
      <w:pPr>
        <w:pStyle w:val="afff3"/>
        <w:framePr w:wrap="around"/>
        <w:rPr>
          <w:rtl/>
        </w:rPr>
      </w:pPr>
      <w:r>
        <w:rPr>
          <w:rFonts w:hint="cs"/>
          <w:rtl/>
        </w:rPr>
        <w:t>נג.</w:t>
      </w:r>
    </w:p>
    <w:p w:rsidR="00DA63EC" w:rsidRDefault="00DA63EC" w:rsidP="00DA63EC">
      <w:pPr>
        <w:tabs>
          <w:tab w:val="center" w:pos="2835"/>
        </w:tabs>
        <w:rPr>
          <w:rtl/>
        </w:rPr>
      </w:pPr>
      <w:r>
        <w:rPr>
          <w:rFonts w:hint="cs"/>
          <w:rtl/>
        </w:rPr>
        <w:t>למצוה '</w:t>
      </w:r>
      <w:r>
        <w:rPr>
          <w:rStyle w:val="afffff0"/>
          <w:rtl/>
        </w:rPr>
        <w:t>זאת תורת המנחה הקרב אותה בני אהרן לפני ה</w:t>
      </w:r>
      <w:r w:rsidR="005608A0">
        <w:rPr>
          <w:rtl/>
        </w:rPr>
        <w:t>'</w:t>
      </w:r>
      <w:r>
        <w:rPr>
          <w:rtl/>
        </w:rPr>
        <w:t xml:space="preserve"> אל פני המזבח </w:t>
      </w:r>
      <w:r>
        <w:rPr>
          <w:rStyle w:val="afffff0"/>
          <w:rtl/>
          <w:rPrChange w:id="9047" w:author="מנוע פסוקים" w:date="2026-10-11T09:32:13Z">
            <w:rPr>
              <w:rtl/>
            </w:rPr>
          </w:rPrChange>
        </w:rPr>
        <w:t xml:space="preserve">והנותרת ממנה יאכלו אהרן ובניו מצות תאכל</w:t>
      </w:r>
      <w:r>
        <w:rPr>
          <w:rFonts w:hint="cs"/>
          <w:rtl/>
        </w:rPr>
        <w:t>'</w:t>
      </w:r>
      <w:r>
        <w:rPr>
          <w:rtl/>
        </w:rPr>
        <w:t>!</w:t>
      </w:r>
    </w:p>
    <w:p w:rsidR="00DA63EC" w:rsidRDefault="00DA63EC" w:rsidP="00DA63EC">
      <w:pPr>
        <w:tabs>
          <w:tab w:val="center" w:pos="2835"/>
        </w:tabs>
        <w:rPr>
          <w:rtl/>
        </w:rPr>
      </w:pPr>
      <w:r>
        <w:rPr>
          <w:rFonts w:hint="cs"/>
          <w:rtl/>
        </w:rPr>
        <w:t>לעכב מ'</w:t>
      </w:r>
      <w:ins w:id="90623" w:author="Claude - סמנטי" w:date="2026-10-11T12:27:00Z">
        <w:r>
          <w:rPr>
            <w:rStyle w:val="afffff0"/>
            <w:rtl/>
          </w:rPr>
          <w:t xml:space="preserve">לֹא תֵאָפֶה חָמֵץ</w:t>
        </w:r>
      </w:ins>
      <w:del w:id="90624" w:author="Claude - סמנטי" w:date="2026-10-11T12:27:00Z">
        <w:r>
          <w:rPr>
            <w:rtl/>
          </w:rPr>
          <w:delText xml:space="preserve">לא תאפה חמץ</w:delText>
        </w:r>
      </w:del>
      <w:r>
        <w:rPr>
          <w:rFonts w:hint="cs"/>
          <w:rtl/>
        </w:rPr>
        <w:t>'</w:t>
      </w:r>
      <w:r>
        <w:rPr>
          <w:rtl/>
        </w:rPr>
        <w:t xml:space="preserve"> אלא מצה.</w:t>
      </w:r>
    </w:p>
    <w:p w:rsidR="00DA63EC" w:rsidRDefault="00DA63EC" w:rsidP="00DA63EC">
      <w:pPr>
        <w:tabs>
          <w:tab w:val="center" w:pos="2835"/>
        </w:tabs>
        <w:rPr>
          <w:rtl/>
        </w:rPr>
      </w:pPr>
    </w:p>
    <w:p>
      <w:pPr>
        <w:pStyle w:val="38"/>
        <w:rPr>
          <w:ins w:id="100083" w:author="מנוע מכני" w:date="2026-10-11T12:04:40Z"/>
        </w:rPr>
      </w:pPr>
      <w:del w:id="100082" w:author="מנוע מכני" w:date="2026-10-11T12:04:40Z">
        <w:r w:rsidRPr="00265E5E">
          <w:delText xml:space="preserve">•</w:delText>
        </w:r>
      </w:del>
      <w:r w:rsidRPr="00265E5E">
        <w:t xml:space="preserve"> </w:t>
      </w:r>
      <w:r>
        <w:t xml:space="preserve">מתקיף </w:t>
      </w:r>
      <w:r>
        <w:t>ר</w:t>
      </w:r>
      <w:r>
        <w:t>"</w:t>
      </w:r>
      <w:r>
        <w:t>ח</w:t>
      </w:r>
      <w:r>
        <w:t xml:space="preserve"> ואימא:</w:t>
      </w:r>
    </w:p>
    <w:p w:rsidR="00DA63EC" w:rsidRDefault="00DA63EC" w:rsidP="00DA63EC">
      <w:pPr>
        <w:tabs>
          <w:tab w:val="center" w:pos="2835"/>
        </w:tabs>
        <w:rPr>
          <w:rtl/>
        </w:rPr>
      </w:pPr>
      <w:del w:id="100084" w:author="מנוע מכני" w:date="2026-10-11T12:04:40Z">
        <w:r w:rsidRPr="00A563E0">
          <w:rPr>
            <w:rStyle w:val="afffff0"/>
            <w:rtl/>
          </w:rPr>
          <w:delText xml:space="preserve"> </w:delText>
        </w:r>
      </w:del>
      <w:r w:rsidRPr="00A563E0">
        <w:rPr>
          <w:rStyle w:val="afffff0"/>
          <w:rFonts w:hint="cs"/>
          <w:rtl/>
        </w:rPr>
        <w:t>'</w:t>
      </w:r>
      <w:ins w:id="90625" w:author="Claude - סמנטי" w:date="2026-10-11T12:27:00Z">
        <w:r>
          <w:rPr>
            <w:rStyle w:val="afffff0"/>
            <w:rtl/>
          </w:rPr>
          <w:t xml:space="preserve">לֹא תֵאָפֶה חָמֵץ</w:t>
        </w:r>
      </w:ins>
      <w:del w:id="90626" w:author="Claude - סמנטי" w:date="2026-10-11T12:27:00Z">
        <w:r w:rsidRPr="00A563E0">
          <w:rPr>
            <w:rStyle w:val="afffff0"/>
            <w:rtl/>
          </w:rPr>
          <w:delText xml:space="preserve">לא תאפה חמץ</w:delText>
        </w:r>
      </w:del>
      <w:r w:rsidRPr="00A563E0">
        <w:rPr>
          <w:rStyle w:val="afffff0"/>
          <w:rFonts w:hint="cs"/>
          <w:rtl/>
        </w:rPr>
        <w:t>'</w:t>
      </w:r>
      <w:r w:rsidRPr="00A563E0">
        <w:rPr>
          <w:rStyle w:val="afffff0"/>
          <w:rtl/>
        </w:rPr>
        <w:t xml:space="preserve"> </w:t>
      </w:r>
      <w:r>
        <w:rPr>
          <w:rtl/>
        </w:rPr>
        <w:t>אלא שיאור!</w:t>
      </w:r>
    </w:p>
    <w:p w:rsidR="00DA63EC" w:rsidRDefault="00DA63EC" w:rsidP="00DA63EC">
      <w:pPr>
        <w:tabs>
          <w:tab w:val="center" w:pos="2835"/>
        </w:tabs>
        <w:rPr>
          <w:rtl/>
        </w:rPr>
      </w:pPr>
      <w:ins w:id="91409" w:author="מנוע מכני" w:date="2026-10-11T12:04:40Z">
        <w:r>
          <w:rPr>
            <w:rFonts w:hint="cs"/>
            <w:rtl/>
          </w:rPr>
          <w:t xml:space="preserve">לא</w:t>
        </w:r>
      </w:ins>
      <w:del w:id="91410" w:author="מנוע מכני" w:date="2026-10-11T12:04:40Z">
        <w:r>
          <w:rPr>
            <w:rFonts w:hint="cs"/>
            <w:rtl/>
          </w:rPr>
          <w:delText xml:space="preserve">לאו</w:delText>
        </w:r>
      </w:del>
      <w:r>
        <w:rPr>
          <w:rFonts w:hint="cs"/>
          <w:rtl/>
        </w:rPr>
        <w:t xml:space="preserve"> </w:t>
      </w:r>
      <w:r>
        <w:rPr>
          <w:rStyle w:val="2fb"/>
          <w:rFonts w:hint="cs"/>
          <w:rtl/>
        </w:rPr>
        <w:t xml:space="preserve">דר</w:t>
      </w:r>
      <w:r>
        <w:rPr>
          <w:rStyle w:val="2fb"/>
          <w:rtl/>
        </w:rPr>
        <w:t>"</w:t>
      </w:r>
      <w:r>
        <w:rPr>
          <w:rStyle w:val="2fb"/>
          <w:rFonts w:hint="cs"/>
          <w:rtl/>
        </w:rPr>
        <w:t xml:space="preserve">מ</w:t>
      </w:r>
      <w:r>
        <w:rPr>
          <w:rFonts w:hint="cs"/>
          <w:rtl/>
        </w:rPr>
        <w:t xml:space="preserve"> </w:t>
      </w:r>
      <w:r>
        <w:rPr>
          <w:rStyle w:val="2fb"/>
          <w:rFonts w:hint="cs"/>
          <w:rtl/>
        </w:rPr>
        <w:t xml:space="preserve">לר</w:t>
      </w:r>
      <w:r>
        <w:rPr>
          <w:rStyle w:val="2fb"/>
          <w:rtl/>
        </w:rPr>
        <w:t>"</w:t>
      </w:r>
      <w:r>
        <w:rPr>
          <w:rStyle w:val="2fb"/>
          <w:rFonts w:hint="cs"/>
          <w:rtl/>
        </w:rPr>
        <w:t xml:space="preserve">י</w:t>
      </w:r>
      <w:r>
        <w:rPr>
          <w:rFonts w:hint="cs"/>
          <w:rtl/>
        </w:rPr>
        <w:t xml:space="preserve"> דמצה </w:t>
      </w:r>
      <w:ins w:id="96987" w:author="מנוע מכני" w:date="2026-10-11T12:04:40Z">
        <w:r>
          <w:rPr>
            <w:rFonts w:hint="cs"/>
            <w:rtl/>
          </w:rPr>
          <w:t xml:space="preserve">גמור</w:t>
        </w:r>
      </w:ins>
      <w:del w:id="96988" w:author="מנוע מכני" w:date="2026-10-11T12:04:40Z">
        <w:r>
          <w:rPr>
            <w:rFonts w:hint="cs"/>
            <w:rtl/>
          </w:rPr>
          <w:delText xml:space="preserve">מעליא</w:delText>
        </w:r>
      </w:del>
      <w:r>
        <w:rPr>
          <w:rFonts w:hint="cs"/>
          <w:rtl/>
        </w:rPr>
        <w:t xml:space="preserve"> היא </w:t>
      </w:r>
      <w:ins w:id="91411" w:author="מנוע מכני" w:date="2026-10-11T12:04:40Z">
        <w:r>
          <w:rPr>
            <w:rFonts w:hint="cs"/>
            <w:rtl/>
          </w:rPr>
          <w:t xml:space="preserve">ולא</w:t>
        </w:r>
      </w:ins>
      <w:del w:id="91412" w:author="מנוע מכני" w:date="2026-10-11T12:04:40Z">
        <w:r>
          <w:rPr>
            <w:rFonts w:hint="cs"/>
            <w:rtl/>
          </w:rPr>
          <w:delText xml:space="preserve">ולאו</w:delText>
        </w:r>
      </w:del>
      <w:r>
        <w:rPr>
          <w:rFonts w:hint="cs"/>
          <w:rtl/>
        </w:rPr>
        <w:t xml:space="preserve"> </w:t>
      </w:r>
      <w:r>
        <w:rPr>
          <w:rStyle w:val="2fb"/>
          <w:rFonts w:hint="cs"/>
          <w:rtl/>
        </w:rPr>
        <w:t xml:space="preserve">דר</w:t>
      </w:r>
      <w:r>
        <w:rPr>
          <w:rStyle w:val="2fb"/>
          <w:rtl/>
        </w:rPr>
        <w:t>"</w:t>
      </w:r>
      <w:r>
        <w:rPr>
          <w:rStyle w:val="2fb"/>
          <w:rFonts w:hint="cs"/>
          <w:rtl/>
        </w:rPr>
        <w:t xml:space="preserve">י</w:t>
      </w:r>
      <w:r>
        <w:rPr>
          <w:rFonts w:hint="cs"/>
          <w:rtl/>
        </w:rPr>
        <w:t xml:space="preserve"> </w:t>
      </w:r>
      <w:r>
        <w:rPr>
          <w:rStyle w:val="2fb"/>
          <w:rFonts w:hint="cs"/>
          <w:rtl/>
        </w:rPr>
        <w:t xml:space="preserve">לר</w:t>
      </w:r>
      <w:r>
        <w:rPr>
          <w:rStyle w:val="2fb"/>
          <w:rtl/>
        </w:rPr>
        <w:t>"</w:t>
      </w:r>
      <w:r>
        <w:rPr>
          <w:rStyle w:val="2fb"/>
          <w:rFonts w:hint="cs"/>
          <w:rtl/>
        </w:rPr>
        <w:t xml:space="preserve">מ</w:t>
      </w:r>
      <w:r>
        <w:rPr>
          <w:rFonts w:hint="cs"/>
          <w:rtl/>
        </w:rPr>
        <w:t xml:space="preserve"> דחמץ </w:t>
      </w:r>
      <w:ins w:id="96989" w:author="מנוע מכני" w:date="2026-10-11T12:04:40Z">
        <w:r>
          <w:rPr>
            <w:rFonts w:hint="cs"/>
            <w:rtl/>
          </w:rPr>
          <w:t xml:space="preserve">גמור</w:t>
        </w:r>
      </w:ins>
      <w:del w:id="96990" w:author="מנוע מכני" w:date="2026-10-11T12:04:40Z">
        <w:r>
          <w:rPr>
            <w:rFonts w:hint="cs"/>
            <w:rtl/>
          </w:rPr>
          <w:delText xml:space="preserve">מעליא</w:delText>
        </w:r>
      </w:del>
      <w:r>
        <w:rPr>
          <w:rFonts w:hint="cs"/>
          <w:rtl/>
        </w:rPr>
        <w:t xml:space="preserve"> </w:t>
      </w:r>
      <w:ins w:id="91413" w:author="מנוע מכני" w:date="2026-10-11T12:04:40Z">
        <w:r>
          <w:rPr>
            <w:rFonts w:hint="cs"/>
            <w:rtl/>
          </w:rPr>
          <w:t xml:space="preserve">ולא</w:t>
        </w:r>
      </w:ins>
      <w:del w:id="91414" w:author="מנוע מכני" w:date="2026-10-11T12:04:40Z">
        <w:r>
          <w:rPr>
            <w:rFonts w:hint="cs"/>
            <w:rtl/>
          </w:rPr>
          <w:delText xml:space="preserve">ולאו</w:delText>
        </w:r>
      </w:del>
      <w:r>
        <w:rPr>
          <w:rFonts w:hint="cs"/>
          <w:rtl/>
        </w:rPr>
        <w:t xml:space="preserve"> </w:t>
      </w:r>
      <w:r>
        <w:rPr>
          <w:rStyle w:val="2fb"/>
          <w:rFonts w:hint="cs"/>
          <w:rtl/>
        </w:rPr>
        <w:t xml:space="preserve">דר</w:t>
      </w:r>
      <w:r>
        <w:rPr>
          <w:rStyle w:val="2fb"/>
          <w:rtl/>
        </w:rPr>
        <w:t>"</w:t>
      </w:r>
      <w:r>
        <w:rPr>
          <w:rStyle w:val="2fb"/>
          <w:rFonts w:hint="cs"/>
          <w:rtl/>
        </w:rPr>
        <w:t xml:space="preserve">מ</w:t>
      </w:r>
      <w:r>
        <w:rPr>
          <w:rFonts w:hint="cs"/>
          <w:rtl/>
        </w:rPr>
        <w:t xml:space="preserve"> </w:t>
      </w:r>
      <w:r>
        <w:rPr>
          <w:rStyle w:val="2fb"/>
          <w:rFonts w:hint="cs"/>
          <w:rtl/>
        </w:rPr>
        <w:t xml:space="preserve">לדר</w:t>
      </w:r>
      <w:r>
        <w:rPr>
          <w:rStyle w:val="2fb"/>
          <w:rtl/>
        </w:rPr>
        <w:t>"</w:t>
      </w:r>
      <w:r>
        <w:rPr>
          <w:rStyle w:val="2fb"/>
          <w:rFonts w:hint="cs"/>
          <w:rtl/>
        </w:rPr>
        <w:t xml:space="preserve">מ</w:t>
      </w:r>
      <w:r>
        <w:rPr>
          <w:rFonts w:hint="cs"/>
          <w:rtl/>
        </w:rPr>
        <w:t xml:space="preserve"> מדלקי </w:t>
      </w:r>
      <w:ins w:id="93065" w:author="מנוע מכני" w:date="2026-10-11T12:04:40Z">
        <w:r>
          <w:rPr>
            <w:rFonts w:hint="cs"/>
            <w:rtl/>
          </w:rPr>
          <w:t xml:space="preserve">עליו</w:t>
        </w:r>
      </w:ins>
      <w:del w:id="93066" w:author="מנוע מכני" w:date="2026-10-11T12:04:40Z">
        <w:r>
          <w:rPr>
            <w:rFonts w:hint="cs"/>
            <w:rtl/>
          </w:rPr>
          <w:delText xml:space="preserve">עליה</w:delText>
        </w:r>
      </w:del>
      <w:r>
        <w:rPr>
          <w:rFonts w:hint="cs"/>
          <w:rtl/>
        </w:rPr>
        <w:t xml:space="preserve"> חמץ </w:t>
      </w:r>
      <w:ins w:id="96991" w:author="מנוע מכני" w:date="2026-10-11T12:04:40Z">
        <w:r>
          <w:rPr>
            <w:rFonts w:hint="cs"/>
            <w:rtl/>
          </w:rPr>
          <w:t xml:space="preserve">גמור</w:t>
        </w:r>
      </w:ins>
      <w:del w:id="96992" w:author="מנוע מכני" w:date="2026-10-11T12:04:40Z">
        <w:r>
          <w:rPr>
            <w:rFonts w:hint="cs"/>
            <w:rtl/>
          </w:rPr>
          <w:delText xml:space="preserve">מעליא</w:delText>
        </w:r>
      </w:del>
      <w:r>
        <w:rPr>
          <w:rFonts w:hint="cs"/>
          <w:rtl/>
        </w:rPr>
        <w:t xml:space="preserve"> הוא - </w:t>
      </w:r>
      <w:r>
        <w:rPr>
          <w:rtl/>
        </w:rPr>
        <w:t xml:space="preserve">אלא </w:t>
      </w:r>
      <w:r>
        <w:rPr>
          <w:rStyle w:val="2fb"/>
          <w:rtl/>
        </w:rPr>
        <w:t xml:space="preserve">דר"</w:t>
      </w:r>
      <w:r>
        <w:rPr>
          <w:rStyle w:val="2fb"/>
          <w:rFonts w:hint="cs"/>
          <w:rtl/>
        </w:rPr>
        <w:t xml:space="preserve">י</w:t>
      </w:r>
      <w:r>
        <w:rPr>
          <w:rFonts w:hint="cs"/>
          <w:rtl/>
        </w:rPr>
        <w:t xml:space="preserve"> </w:t>
      </w:r>
      <w:r>
        <w:rPr>
          <w:rStyle w:val="2fb"/>
          <w:rFonts w:hint="cs"/>
          <w:rtl/>
        </w:rPr>
        <w:t xml:space="preserve">לדר</w:t>
      </w:r>
      <w:r>
        <w:rPr>
          <w:rStyle w:val="2fb"/>
          <w:rtl/>
        </w:rPr>
        <w:t>"</w:t>
      </w:r>
      <w:r>
        <w:rPr>
          <w:rStyle w:val="2fb"/>
          <w:rFonts w:hint="cs"/>
          <w:rtl/>
        </w:rPr>
        <w:t>י</w:t>
      </w:r>
    </w:p>
    <w:p>
      <w:pPr>
        <w:pStyle w:val="38"/>
        <w:rPr>
          <w:ins w:id="100086" w:author="מנוע מכני" w:date="2026-10-11T12:04:40Z"/>
        </w:rPr>
      </w:pPr>
      <w:del w:id="100085" w:author="מנוע מכני" w:date="2026-10-11T12:04:40Z">
        <w:r w:rsidRPr="00265E5E">
          <w:delText xml:space="preserve">•</w:delText>
        </w:r>
      </w:del>
      <w:r w:rsidRPr="00265E5E">
        <w:t xml:space="preserve"> </w:t>
      </w:r>
      <w:r>
        <w:t xml:space="preserve">מתקיף </w:t>
      </w:r>
      <w:r>
        <w:t>רנב</w:t>
      </w:r>
      <w:r>
        <w:t>"</w:t>
      </w:r>
      <w:r>
        <w:t>י</w:t>
      </w:r>
      <w:r>
        <w:t xml:space="preserve"> ואימא:</w:t>
      </w:r>
    </w:p>
    <w:p w:rsidR="00DA63EC" w:rsidRDefault="00DA63EC" w:rsidP="00DA63EC">
      <w:pPr>
        <w:tabs>
          <w:tab w:val="center" w:pos="2835"/>
        </w:tabs>
        <w:rPr>
          <w:rtl/>
        </w:rPr>
      </w:pPr>
      <w:del w:id="100087"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לא תאפה חמץ אלא חלוט</w:t>
      </w:r>
      <w:r w:rsidRPr="00A563E0">
        <w:rPr>
          <w:rStyle w:val="afffff0"/>
          <w:rFonts w:hint="cs"/>
          <w:rtl/>
        </w:rPr>
        <w:t xml:space="preserve">' </w:t>
      </w:r>
      <w:r>
        <w:rPr>
          <w:rFonts w:hint="cs"/>
          <w:rtl/>
        </w:rPr>
        <w:t>ו</w:t>
      </w:r>
      <w:r>
        <w:rPr>
          <w:rtl/>
        </w:rPr>
        <w:t xml:space="preserve">דכתיב בה רביכה - מצוה ברביכה, ודלא כתיב בה רביכה - </w:t>
      </w:r>
      <w:ins w:id="96201" w:author="מנוע מכני" w:date="2026-10-11T12:04:40Z">
        <w:r>
          <w:rPr>
            <w:rtl/>
          </w:rPr>
          <w:t xml:space="preserve">אם </w:t>
        </w:r>
      </w:ins>
      <w:del w:id="96202" w:author="מנוע מכני" w:date="2026-10-11T12:04:40Z">
        <w:r>
          <w:rPr>
            <w:rtl/>
          </w:rPr>
          <w:delText xml:space="preserve">אי </w:delText>
        </w:r>
      </w:del>
      <w:r>
        <w:rPr>
          <w:rtl/>
        </w:rPr>
        <w:t xml:space="preserve">בעי רביכה לייתי, </w:t>
      </w:r>
      <w:ins w:id="96203" w:author="מנוע מכני" w:date="2026-10-11T12:04:40Z">
        <w:r>
          <w:rPr>
            <w:rtl/>
          </w:rPr>
          <w:t xml:space="preserve">אם </w:t>
        </w:r>
      </w:ins>
      <w:del w:id="96204" w:author="מנוע מכני" w:date="2026-10-11T12:04:40Z">
        <w:r>
          <w:rPr>
            <w:rtl/>
          </w:rPr>
          <w:delText xml:space="preserve">אי </w:delText>
        </w:r>
      </w:del>
      <w:r>
        <w:rPr>
          <w:rtl/>
        </w:rPr>
        <w:t xml:space="preserve">בעי מצה לייתי!</w:t>
      </w:r>
    </w:p>
    <w:p>
      <w:pPr>
        <w:pStyle w:val="38"/>
        <w:rPr>
          <w:ins w:id="100089" w:author="מנוע מכני" w:date="2026-10-11T12:04:40Z"/>
        </w:rPr>
      </w:pPr>
      <w:del w:id="100088" w:author="מנוע מכני" w:date="2026-10-11T12:04:40Z">
        <w:r w:rsidRPr="00265E5E">
          <w:delText xml:space="preserve">•</w:delText>
        </w:r>
      </w:del>
      <w:r w:rsidRPr="00265E5E">
        <w:t xml:space="preserve"> </w:t>
      </w:r>
      <w:r>
        <w:t>מתקיף רבינא, ואימא:</w:t>
      </w:r>
    </w:p>
    <w:p w:rsidR="00DA63EC" w:rsidRDefault="00DA63EC" w:rsidP="00DA63EC">
      <w:pPr>
        <w:tabs>
          <w:tab w:val="center" w:pos="2835"/>
        </w:tabs>
        <w:rPr>
          <w:rtl/>
        </w:rPr>
      </w:pPr>
      <w:del w:id="100090" w:author="מנוע מכני" w:date="2026-10-11T12:04:40Z">
        <w:r w:rsidRPr="00A563E0">
          <w:rPr>
            <w:rStyle w:val="afffff0"/>
            <w:rtl/>
          </w:rPr>
          <w:delText xml:space="preserve"> </w:delText>
        </w:r>
      </w:del>
      <w:r w:rsidRPr="00A563E0">
        <w:rPr>
          <w:rStyle w:val="afffff0"/>
          <w:rFonts w:hint="cs"/>
          <w:rtl/>
        </w:rPr>
        <w:t>'</w:t>
      </w:r>
      <w:ins w:id="90627" w:author="Claude - סמנטי" w:date="2026-10-11T12:27:00Z">
        <w:r>
          <w:rPr>
            <w:rStyle w:val="afffff0"/>
            <w:rtl/>
          </w:rPr>
          <w:t xml:space="preserve">לֹא תֵאָפֶה חָמֵץ</w:t>
        </w:r>
      </w:ins>
      <w:del w:id="90628" w:author="Claude - סמנטי" w:date="2026-10-11T12:27:00Z">
        <w:r w:rsidRPr="00A563E0">
          <w:rPr>
            <w:rStyle w:val="afffff0"/>
            <w:rtl/>
          </w:rPr>
          <w:delText xml:space="preserve">לא תאפה חמץ</w:delText>
        </w:r>
      </w:del>
      <w:r w:rsidRPr="00A563E0">
        <w:rPr>
          <w:rStyle w:val="afffff0"/>
          <w:rFonts w:hint="cs"/>
          <w:rtl/>
        </w:rPr>
        <w:t>'</w:t>
      </w:r>
      <w:r w:rsidRPr="00A563E0">
        <w:rPr>
          <w:rStyle w:val="afffff0"/>
          <w:rtl/>
        </w:rPr>
        <w:t xml:space="preserve"> </w:t>
      </w:r>
      <w:ins w:id="97801" w:author="מנוע מכני" w:date="2026-10-11T12:04:40Z">
        <w:r>
          <w:rPr>
            <w:rtl/>
          </w:rPr>
          <w:t xml:space="preserve">לקום</w:t>
        </w:r>
      </w:ins>
      <w:del w:id="97802" w:author="מנוע מכני" w:date="2026-10-11T12:04:40Z">
        <w:r>
          <w:rPr>
            <w:rtl/>
          </w:rPr>
          <w:delText xml:space="preserve">למיקם</w:delText>
        </w:r>
      </w:del>
      <w:r>
        <w:rPr>
          <w:rtl/>
        </w:rPr>
        <w:t xml:space="preserve"> </w:t>
      </w:r>
      <w:ins w:id="97445" w:author="מנוע מכני" w:date="2026-10-11T12:04:40Z">
        <w:r>
          <w:rPr>
            <w:rtl/>
          </w:rPr>
          <w:t xml:space="preserve">אדם</w:t>
        </w:r>
      </w:ins>
      <w:del w:id="97446" w:author="מנוע מכני" w:date="2026-10-11T12:04:40Z">
        <w:r>
          <w:rPr>
            <w:rtl/>
          </w:rPr>
          <w:delText xml:space="preserve">גברא</w:delText>
        </w:r>
      </w:del>
      <w:r>
        <w:rPr>
          <w:rtl/>
        </w:rPr>
        <w:t xml:space="preserve"> בלאו </w:t>
      </w:r>
      <w:ins w:id="93067" w:author="מנוע מכני" w:date="2026-10-11T12:04:40Z">
        <w:r>
          <w:rPr>
            <w:rtl/>
          </w:rPr>
          <w:t xml:space="preserve">סתם</w:t>
        </w:r>
      </w:ins>
      <w:del w:id="93068" w:author="מנוע מכני" w:date="2026-10-11T12:04:40Z">
        <w:r>
          <w:rPr>
            <w:rtl/>
          </w:rPr>
          <w:delText xml:space="preserve">בעלמא</w:delText>
        </w:r>
      </w:del>
      <w:r>
        <w:rPr>
          <w:rtl/>
        </w:rPr>
        <w:t xml:space="preserve">, ואיפסולי </w:t>
      </w:r>
      <w:r>
        <w:rPr>
          <w:rtl/>
        </w:rPr>
        <w:t xml:space="preserve">לא</w:t>
      </w:r>
      <w:r>
        <w:rPr>
          <w:rtl/>
        </w:rPr>
        <w:t xml:space="preserve"> מיפסלא!</w:t>
      </w:r>
    </w:p>
    <w:p>
      <w:pPr>
        <w:pStyle w:val="38"/>
        <w:rPr>
          <w:ins w:id="100091" w:author="מנוע מכני" w:date="2026-10-11T12:04:40Z"/>
        </w:rPr>
      </w:pPr>
      <w:r>
        <w:t xml:space="preserve">- אלא</w:t>
      </w:r>
    </w:p>
    <w:p w:rsidR="00DA63EC" w:rsidRDefault="00DA63EC" w:rsidP="00DA63EC">
      <w:pPr>
        <w:pStyle w:val="affffb"/>
        <w:rPr>
          <w:rtl/>
        </w:rPr>
      </w:pPr>
      <w:del w:id="100092" w:author="מנוע מכני" w:date="2026-10-11T12:04:40Z">
        <w:r>
          <w:rPr>
            <w:rtl/>
          </w:rPr>
          <w:delText xml:space="preserve"> </w:delText>
        </w:r>
      </w:del>
      <w:r>
        <w:rPr>
          <w:rFonts w:hint="cs"/>
          <w:rtl/>
        </w:rPr>
        <w:t>מצה</w:t>
      </w:r>
      <w:r w:rsidRPr="00A563E0">
        <w:rPr>
          <w:rStyle w:val="afffff0"/>
          <w:rFonts w:hint="cs"/>
          <w:rtl/>
        </w:rPr>
        <w:t xml:space="preserve"> 'תהיה' </w:t>
      </w:r>
      <w:r>
        <w:rPr>
          <w:rFonts w:hint="cs"/>
          <w:rtl/>
        </w:rPr>
        <w:t xml:space="preserve">הכתוב קבעה חובה </w:t>
      </w:r>
    </w:p>
    <w:p>
      <w:pPr>
        <w:pStyle w:val="38"/>
        <w:rPr>
          <w:ins w:id="100094" w:author="מנוע מכני" w:date="2026-10-11T12:04:40Z"/>
        </w:rPr>
      </w:pPr>
      <w:del w:id="100093" w:author="מנוע מכני" w:date="2026-10-11T12:04:40Z">
        <w:r w:rsidRPr="00265E5E">
          <w:delText xml:space="preserve">•</w:delText>
        </w:r>
      </w:del>
      <w:r w:rsidRPr="00265E5E">
        <w:t xml:space="preserve"> </w:t>
      </w:r>
      <w:r w:rsidRPr="00B86088">
        <w:t>בעא</w:t>
      </w:r>
      <w:r>
        <w:t xml:space="preserve"> ר' פרידא מר' אמי:</w:t>
      </w:r>
    </w:p>
    <w:p w:rsidR="00DA63EC" w:rsidRDefault="00DA63EC" w:rsidP="00DA63EC">
      <w:pPr>
        <w:tabs>
          <w:tab w:val="center" w:pos="2835"/>
        </w:tabs>
        <w:rPr>
          <w:rtl/>
        </w:rPr>
      </w:pPr>
      <w:del w:id="100095" w:author="מנוע מכני" w:date="2026-10-11T12:04:40Z">
        <w:r>
          <w:rPr>
            <w:rtl/>
          </w:rPr>
          <w:delText xml:space="preserve"> </w:delText>
        </w:r>
      </w:del>
      <w:r>
        <w:rPr>
          <w:rtl/>
        </w:rPr>
        <w:t xml:space="preserve">מנין לכל המנחות שנילושות בפושרין ומשמרן שלא יחמיצו? נלמדנה מפסח, </w:t>
      </w:r>
      <w:r w:rsidRPr="00664445">
        <w:rPr>
          <w:rStyle w:val="afffff0"/>
          <w:rtl/>
        </w:rPr>
        <w:t>ד</w:t>
      </w:r>
      <w:r w:rsidRPr="00664445">
        <w:rPr>
          <w:rStyle w:val="afffff0"/>
          <w:rFonts w:hint="cs"/>
          <w:rtl/>
        </w:rPr>
        <w:t>'</w:t>
      </w:r>
      <w:ins w:id="90629" w:author="Claude - סמנטי" w:date="2026-10-11T12:27:00Z">
        <w:r>
          <w:rPr>
            <w:rStyle w:val="afffff0"/>
            <w:rtl/>
          </w:rPr>
          <w:t xml:space="preserve">וּשְׁמַרְתֶּם אֶת הַמַּצּוֹת</w:t>
        </w:r>
      </w:ins>
      <w:del w:id="90630" w:author="Claude - סמנטי" w:date="2026-10-11T12:27:00Z">
        <w:r w:rsidRPr="00664445">
          <w:rPr>
            <w:rStyle w:val="afffff0"/>
            <w:rtl/>
          </w:rPr>
          <w:delText xml:space="preserve">ושמרתם את המצות</w:delText>
        </w:r>
      </w:del>
      <w:r w:rsidRPr="00664445">
        <w:rPr>
          <w:rStyle w:val="afffff0"/>
          <w:rFonts w:hint="cs"/>
          <w:rtl/>
        </w:rPr>
        <w:t>'</w:t>
      </w:r>
      <w:r w:rsidRPr="00664445">
        <w:rPr>
          <w:rStyle w:val="afffff0"/>
          <w:rtl/>
        </w:rPr>
        <w:t xml:space="preserve"> </w:t>
      </w:r>
      <w:r>
        <w:rPr>
          <w:rFonts w:hint="cs"/>
          <w:rtl/>
        </w:rPr>
        <w:t>א</w:t>
      </w:r>
      <w:r>
        <w:rPr>
          <w:rtl/>
        </w:rPr>
        <w:t>"</w:t>
      </w:r>
      <w:r>
        <w:rPr>
          <w:rFonts w:hint="cs"/>
          <w:rtl/>
        </w:rPr>
        <w:t>ל</w:t>
      </w:r>
      <w:r>
        <w:rPr>
          <w:rtl/>
        </w:rPr>
        <w:t xml:space="preserve"> בגופה כתיב: מצה תהיה, החייה.</w:t>
      </w:r>
      <w:r>
        <w:rPr>
          <w:rFonts w:hint="cs"/>
          <w:rtl/>
        </w:rPr>
        <w:t xml:space="preserve"> ו'מתהיה' </w:t>
      </w:r>
      <w:r>
        <w:rPr>
          <w:rFonts w:hint="cs"/>
          <w:rtl/>
        </w:rPr>
        <w:t xml:space="preserve">ש</w:t>
      </w:r>
      <w:r>
        <w:rPr>
          <w:rtl/>
        </w:rPr>
        <w:t>"</w:t>
      </w:r>
      <w:r>
        <w:rPr>
          <w:rFonts w:hint="cs"/>
          <w:rtl/>
        </w:rPr>
        <w:t xml:space="preserve">מ</w:t>
      </w:r>
      <w:r>
        <w:rPr>
          <w:rFonts w:hint="cs"/>
          <w:rtl/>
        </w:rPr>
        <w:t xml:space="preserve"> תרתי </w:t>
      </w:r>
    </w:p>
    <w:p>
      <w:pPr>
        <w:pStyle w:val="afffff8"/>
        <w:rPr>
          <w:ins w:id="90423" w:author="קלוד" w:date="2026-10-11T12:32:08Z"/>
        </w:rPr>
      </w:pPr>
      <w:ins w:id="90424" w:author="קלוד" w:date="2026-10-11T12:32:08Z">
        <w:r>
          <w:rPr>
            <w:color w:val="7B3F00"/>
          </w:rPr>
          <w:t xml:space="preserve">'יבא אדיר ויפרע לאדירים' - דרשת בן עשירי לעזרא</w:t>
        </w:r>
      </w:ins>
    </w:p>
    <w:p>
      <w:pPr>
        <w:pStyle w:val="38"/>
        <w:rPr>
          <w:ins w:id="100096" w:author="מנוע מכני" w:date="2026-10-11T12:04:40Z"/>
        </w:rPr>
      </w:pPr>
      <w:ins w:id="91415" w:author="מנוע מכני" w:date="2026-10-11T12:04:40Z">
        <w:r>
          <w:t xml:space="preserve">אמרו</w:t>
        </w:r>
      </w:ins>
      <w:del w:id="91416" w:author="מנוע מכני" w:date="2026-10-11T12:04:40Z">
        <w:r>
          <w:delText xml:space="preserve">אמרי</w:delText>
        </w:r>
      </w:del>
      <w:r>
        <w:t xml:space="preserve"> רבנן לרבי פרידא:</w:t>
      </w:r>
    </w:p>
    <w:p w:rsidR="00DA63EC" w:rsidRDefault="00DA63EC" w:rsidP="00DA63EC">
      <w:pPr>
        <w:tabs>
          <w:tab w:val="center" w:pos="2835"/>
        </w:tabs>
        <w:rPr>
          <w:rtl/>
        </w:rPr>
      </w:pPr>
      <w:del w:id="100097" w:author="מנוע מכני" w:date="2026-10-11T12:04:40Z">
        <w:r>
          <w:rPr>
            <w:rtl/>
          </w:rPr>
          <w:delText xml:space="preserve"> </w:delText>
        </w:r>
      </w:del>
      <w:r>
        <w:rPr>
          <w:rtl/>
        </w:rPr>
        <w:t xml:space="preserve">ר</w:t>
      </w:r>
      <w:r>
        <w:rPr>
          <w:rFonts w:hint="cs"/>
          <w:rtl/>
        </w:rPr>
        <w:t>עבבדר</w:t>
      </w:r>
      <w:r>
        <w:rPr>
          <w:rtl/>
        </w:rPr>
        <w:t>"</w:t>
      </w:r>
      <w:r>
        <w:rPr>
          <w:rFonts w:hint="cs"/>
          <w:rtl/>
        </w:rPr>
        <w:t xml:space="preserve">א </w:t>
      </w:r>
      <w:ins w:id="90161" w:author="Claude - סמנטי" w:date="2026-10-11T12:27:00Z">
        <w:r>
          <w:rPr>
            <w:rFonts w:hint="cs"/>
            <w:rtl/>
          </w:rPr>
          <w:t xml:space="preserve">שהוא</w:t>
        </w:r>
      </w:ins>
      <w:del w:id="90162" w:author="Claude - סמנטי" w:date="2026-10-11T12:27:00Z">
        <w:r>
          <w:rPr>
            <w:rFonts w:hint="cs"/>
            <w:rtl/>
          </w:rPr>
          <w:delText xml:space="preserve">דהוא</w:delText>
        </w:r>
      </w:del>
      <w:r>
        <w:rPr>
          <w:rFonts w:hint="cs"/>
          <w:rtl/>
        </w:rPr>
        <w:t xml:space="preserve"> עשירי </w:t>
      </w:r>
      <w:r>
        <w:rPr>
          <w:rStyle w:val="2fb"/>
          <w:rFonts w:hint="cs"/>
          <w:rtl/>
        </w:rPr>
        <w:t xml:space="preserve">לראב</w:t>
      </w:r>
      <w:r>
        <w:rPr>
          <w:rStyle w:val="2fb"/>
          <w:rtl/>
        </w:rPr>
        <w:t>"</w:t>
      </w:r>
      <w:r>
        <w:rPr>
          <w:rStyle w:val="2fb"/>
          <w:rFonts w:hint="cs"/>
          <w:rtl/>
        </w:rPr>
        <w:t xml:space="preserve">ע</w:t>
      </w:r>
      <w:r>
        <w:rPr>
          <w:rFonts w:hint="cs"/>
          <w:rtl/>
        </w:rPr>
        <w:t xml:space="preserve"> שהוא עשירי לעזרא בא בשער, </w:t>
      </w:r>
    </w:p>
    <w:p w:rsidR="00DA63EC" w:rsidRDefault="00DA63EC" w:rsidP="00DA63EC">
      <w:pPr>
        <w:tabs>
          <w:tab w:val="center" w:pos="2835"/>
        </w:tabs>
        <w:rPr>
          <w:rtl/>
        </w:rPr>
      </w:pPr>
      <w:r>
        <w:rPr>
          <w:rFonts w:hint="cs"/>
          <w:rtl/>
        </w:rPr>
        <w:t xml:space="preserve">אמר</w:t>
      </w:r>
      <w:r>
        <w:rPr>
          <w:rFonts w:hint="cs"/>
          <w:rtl/>
        </w:rPr>
        <w:t xml:space="preserve"> </w:t>
      </w:r>
      <w:ins w:id="93069" w:author="מנוע מכני" w:date="2026-10-11T12:04:40Z">
        <w:r>
          <w:rPr>
            <w:rFonts w:hint="cs"/>
            <w:rtl/>
          </w:rPr>
          <w:t xml:space="preserve">מה</w:t>
        </w:r>
      </w:ins>
      <w:del w:id="93070" w:author="מנוע מכני" w:date="2026-10-11T12:04:40Z">
        <w:r>
          <w:rPr>
            <w:rFonts w:hint="cs"/>
            <w:rtl/>
          </w:rPr>
          <w:delText xml:space="preserve">מאי</w:delText>
        </w:r>
      </w:del>
      <w:r>
        <w:rPr>
          <w:rFonts w:hint="cs"/>
          <w:rtl/>
        </w:rPr>
        <w:t xml:space="preserve"> כולי </w:t>
      </w:r>
      <w:ins w:id="93071" w:author="מנוע מכני" w:date="2026-10-11T12:04:40Z">
        <w:r>
          <w:rPr>
            <w:rFonts w:hint="cs"/>
            <w:rtl/>
          </w:rPr>
          <w:t xml:space="preserve">זה</w:t>
        </w:r>
      </w:ins>
      <w:del w:id="93072" w:author="מנוע מכני" w:date="2026-10-11T12:04:40Z">
        <w:r>
          <w:rPr>
            <w:rFonts w:hint="cs"/>
            <w:rtl/>
          </w:rPr>
          <w:delText xml:space="preserve">האי</w:delText>
        </w:r>
      </w:del>
      <w:r>
        <w:rPr>
          <w:rFonts w:hint="cs"/>
          <w:rtl/>
        </w:rPr>
        <w:t xml:space="preserve"> </w:t>
      </w:r>
      <w:ins w:id="96205" w:author="מנוע מכני" w:date="2026-10-11T12:04:40Z">
        <w:r>
          <w:rPr>
            <w:rFonts w:hint="cs"/>
            <w:rtl/>
          </w:rPr>
          <w:t xml:space="preserve">אם </w:t>
        </w:r>
      </w:ins>
      <w:del w:id="96206" w:author="מנוע מכני" w:date="2026-10-11T12:04:40Z">
        <w:r>
          <w:rPr>
            <w:rFonts w:hint="cs"/>
            <w:rtl/>
          </w:rPr>
          <w:delText xml:space="preserve">אי </w:delText>
        </w:r>
      </w:del>
      <w:r>
        <w:rPr>
          <w:rFonts w:hint="cs"/>
          <w:rtl/>
        </w:rPr>
        <w:t xml:space="preserve">ת</w:t>
      </w:r>
      <w:r>
        <w:rPr>
          <w:rtl/>
        </w:rPr>
        <w:t>"</w:t>
      </w:r>
      <w:r>
        <w:rPr>
          <w:rFonts w:hint="cs"/>
          <w:rtl/>
        </w:rPr>
        <w:t xml:space="preserve">ח</w:t>
      </w:r>
      <w:r>
        <w:rPr>
          <w:rFonts w:hint="cs"/>
          <w:rtl/>
        </w:rPr>
        <w:t xml:space="preserve"> הוא יאה, </w:t>
      </w:r>
      <w:ins w:id="96207" w:author="מנוע מכני" w:date="2026-10-11T12:04:40Z">
        <w:r>
          <w:rPr>
            <w:rFonts w:hint="cs"/>
            <w:rtl/>
          </w:rPr>
          <w:t xml:space="preserve">אם </w:t>
        </w:r>
      </w:ins>
      <w:del w:id="96208" w:author="מנוע מכני" w:date="2026-10-11T12:04:40Z">
        <w:r>
          <w:rPr>
            <w:rFonts w:hint="cs"/>
            <w:rtl/>
          </w:rPr>
          <w:delText xml:space="preserve">אי </w:delText>
        </w:r>
      </w:del>
      <w:r>
        <w:rPr>
          <w:rFonts w:hint="cs"/>
          <w:rtl/>
        </w:rPr>
        <w:t xml:space="preserve">בן תורה ומיוחס יאה </w:t>
      </w:r>
      <w:ins w:id="96209" w:author="מנוע מכני" w:date="2026-10-11T12:04:40Z">
        <w:r>
          <w:rPr>
            <w:rFonts w:hint="cs"/>
            <w:rtl/>
          </w:rPr>
          <w:t xml:space="preserve">ואם </w:t>
        </w:r>
      </w:ins>
      <w:del w:id="96210" w:author="מנוע מכני" w:date="2026-10-11T12:04:40Z">
        <w:r>
          <w:rPr>
            <w:rFonts w:hint="cs"/>
            <w:rtl/>
          </w:rPr>
          <w:delText xml:space="preserve">ואי </w:delText>
        </w:r>
      </w:del>
      <w:r>
        <w:rPr>
          <w:rFonts w:hint="cs"/>
          <w:rtl/>
        </w:rPr>
        <w:t xml:space="preserve">מיוחס ולא </w:t>
      </w:r>
      <w:r>
        <w:rPr>
          <w:rFonts w:hint="cs"/>
          <w:rtl/>
        </w:rPr>
        <w:t xml:space="preserve">ת</w:t>
      </w:r>
      <w:r>
        <w:rPr>
          <w:rtl/>
        </w:rPr>
        <w:t>"</w:t>
      </w:r>
      <w:r>
        <w:rPr>
          <w:rFonts w:hint="cs"/>
          <w:rtl/>
        </w:rPr>
        <w:t xml:space="preserve">ח</w:t>
      </w:r>
      <w:r>
        <w:rPr>
          <w:rFonts w:hint="cs"/>
          <w:rtl/>
        </w:rPr>
        <w:t xml:space="preserve"> אש תאכלהו </w:t>
      </w:r>
    </w:p>
    <w:p>
      <w:pPr>
        <w:pStyle w:val="38"/>
        <w:rPr>
          <w:ins w:id="100098" w:author="מנוע מכני" w:date="2026-10-11T12:04:40Z"/>
        </w:rPr>
      </w:pPr>
      <w:r>
        <w:t xml:space="preserve">אמרו </w:t>
      </w:r>
      <w:ins w:id="93073" w:author="מנוע מכני" w:date="2026-10-11T12:04:40Z">
        <w:r>
          <w:t xml:space="preserve">לו</w:t>
        </w:r>
      </w:ins>
      <w:del w:id="93074" w:author="מנוע מכני" w:date="2026-10-11T12:04:40Z">
        <w:r>
          <w:delText xml:space="preserve">ליה</w:delText>
        </w:r>
      </w:del>
      <w:r>
        <w:t xml:space="preserve">:</w:t>
      </w:r>
    </w:p>
    <w:p w:rsidR="00DA63EC" w:rsidRDefault="00DA63EC" w:rsidP="00DA63EC">
      <w:pPr>
        <w:tabs>
          <w:tab w:val="center" w:pos="2835"/>
        </w:tabs>
        <w:rPr>
          <w:rtl/>
        </w:rPr>
      </w:pPr>
      <w:del w:id="100099" w:author="מנוע מכני" w:date="2026-10-11T12:04:40Z">
        <w:r>
          <w:rPr>
            <w:rtl/>
          </w:rPr>
          <w:delText xml:space="preserve"> </w:delText>
        </w:r>
      </w:del>
      <w:r>
        <w:rPr>
          <w:rtl/>
        </w:rPr>
        <w:t xml:space="preserve">בר אוריין הוא, </w:t>
      </w:r>
      <w:r>
        <w:rPr>
          <w:rtl/>
        </w:rPr>
        <w:t xml:space="preserve">אמר</w:t>
      </w:r>
      <w:r>
        <w:rPr>
          <w:rtl/>
        </w:rPr>
        <w:t xml:space="preserve"> </w:t>
      </w:r>
      <w:ins w:id="95709" w:author="מנוע מכני" w:date="2026-10-11T12:04:40Z">
        <w:r>
          <w:rPr>
            <w:rtl/>
          </w:rPr>
          <w:t xml:space="preserve">להם</w:t>
        </w:r>
      </w:ins>
      <w:del w:id="95710" w:author="מנוע מכני" w:date="2026-10-11T12:04:40Z">
        <w:r>
          <w:rPr>
            <w:rtl/>
          </w:rPr>
          <w:delText xml:space="preserve">להו</w:delText>
        </w:r>
      </w:del>
      <w:r>
        <w:rPr>
          <w:rtl/>
        </w:rPr>
        <w:t xml:space="preserve">: </w:t>
      </w:r>
      <w:r>
        <w:rPr>
          <w:rFonts w:hint="cs"/>
          <w:rtl/>
        </w:rPr>
        <w:t>שיעלה ויבוא</w:t>
      </w:r>
      <w:r>
        <w:rPr>
          <w:rtl/>
        </w:rPr>
        <w:t>.</w:t>
      </w:r>
    </w:p>
    <w:p w:rsidR="00DA63EC" w:rsidRDefault="00DA63EC" w:rsidP="00DA63EC">
      <w:pPr>
        <w:tabs>
          <w:tab w:val="center" w:pos="2835"/>
        </w:tabs>
        <w:rPr>
          <w:rtl/>
        </w:rPr>
      </w:pPr>
      <w:r>
        <w:rPr>
          <w:rtl/>
        </w:rPr>
        <w:t xml:space="preserve">חזייה </w:t>
      </w:r>
      <w:ins w:id="96681" w:author="מנוע מכני" w:date="2026-10-11T12:04:40Z">
        <w:r>
          <w:rPr>
            <w:rtl/>
          </w:rPr>
          <w:t xml:space="preserve">דהיה</w:t>
        </w:r>
      </w:ins>
      <w:del w:id="96682" w:author="מנוע מכני" w:date="2026-10-11T12:04:40Z">
        <w:r>
          <w:rPr>
            <w:rtl/>
          </w:rPr>
          <w:delText xml:space="preserve">דהוה</w:delText>
        </w:r>
      </w:del>
      <w:r>
        <w:rPr>
          <w:rtl/>
        </w:rPr>
        <w:t xml:space="preserve"> עכירא </w:t>
      </w:r>
      <w:ins w:id="96577" w:author="מנוע מכני" w:date="2026-10-11T12:04:40Z">
        <w:r>
          <w:rPr>
            <w:rtl/>
          </w:rPr>
          <w:t xml:space="preserve">דעתו</w:t>
        </w:r>
      </w:ins>
      <w:del w:id="96578" w:author="מנוע מכני" w:date="2026-10-11T12:04:40Z">
        <w:r>
          <w:rPr>
            <w:rtl/>
          </w:rPr>
          <w:delText xml:space="preserve">דעתיה</w:delText>
        </w:r>
      </w:del>
      <w:r>
        <w:rPr>
          <w:rtl/>
        </w:rPr>
        <w:t xml:space="preserve">, </w:t>
      </w:r>
    </w:p>
    <w:p w:rsidR="00DA63EC" w:rsidRDefault="00DA63EC" w:rsidP="00DA63EC">
      <w:pPr>
        <w:tabs>
          <w:tab w:val="center" w:pos="2835"/>
        </w:tabs>
        <w:rPr>
          <w:rtl/>
        </w:rPr>
      </w:pPr>
      <w:r>
        <w:rPr>
          <w:rtl/>
        </w:rPr>
        <w:t xml:space="preserve">פתח ואמר: </w:t>
      </w:r>
      <w:r w:rsidRPr="00C34770">
        <w:rPr>
          <w:rStyle w:val="afffff0"/>
          <w:rtl/>
        </w:rPr>
        <w:t>אמרת לה' אדני אתה טובתי בל עליך</w:t>
      </w:r>
      <w:r>
        <w:rPr>
          <w:rtl/>
        </w:rPr>
        <w:t xml:space="preserve"> - אמרה כנסת ישראל לפני </w:t>
      </w:r>
      <w:r>
        <w:rPr>
          <w:rtl/>
        </w:rPr>
        <w:t xml:space="preserve">הקב"ה</w:t>
      </w:r>
      <w:r>
        <w:rPr>
          <w:rtl/>
        </w:rPr>
        <w:t xml:space="preserve">: </w:t>
      </w:r>
      <w:r>
        <w:rPr>
          <w:rStyle w:val="2fb"/>
          <w:rtl/>
        </w:rPr>
        <w:t xml:space="preserve">רבש"ע</w:t>
      </w:r>
      <w:r>
        <w:rPr>
          <w:rtl/>
        </w:rPr>
        <w:t xml:space="preserve">, החזק לי טובה שהודעתיך בעולם, </w:t>
      </w:r>
    </w:p>
    <w:p>
      <w:pPr>
        <w:pStyle w:val="38"/>
        <w:rPr>
          <w:ins w:id="100100" w:author="מנוע מכני" w:date="2026-10-11T12:04:40Z"/>
        </w:rPr>
      </w:pPr>
      <w:r>
        <w:t xml:space="preserve">אמר</w:t>
      </w:r>
      <w:r>
        <w:t xml:space="preserve"> לה:</w:t>
      </w:r>
    </w:p>
    <w:p w:rsidR="00DA63EC" w:rsidRDefault="00DA63EC" w:rsidP="00DA63EC">
      <w:pPr>
        <w:tabs>
          <w:tab w:val="center" w:pos="2835"/>
        </w:tabs>
        <w:rPr>
          <w:rtl/>
        </w:rPr>
      </w:pPr>
      <w:del w:id="100101" w:author="מנוע מכני" w:date="2026-10-11T12:04:40Z">
        <w:r>
          <w:rPr>
            <w:rtl/>
          </w:rPr>
          <w:delText xml:space="preserve"> </w:delText>
        </w:r>
      </w:del>
      <w:r>
        <w:rPr>
          <w:rtl/>
        </w:rPr>
        <w:t xml:space="preserve">טובתי בל עליך, איני מחזיק טובה אלא לאברהם יצחק ויעקב שהודיעוני תחלה בעולם, </w:t>
      </w:r>
      <w:ins w:id="96871" w:author="מנוע מכני" w:date="2026-10-11T12:04:40Z">
        <w:r>
          <w:rPr>
            <w:rtl/>
          </w:rPr>
          <w:t xml:space="preserve">ד'</w:t>
        </w:r>
      </w:ins>
      <w:del w:id="96872" w:author="מנוע מכני" w:date="2026-10-11T12:04:40Z">
        <w:r>
          <w:rPr>
            <w:rtl/>
          </w:rPr>
          <w:delText xml:space="preserve">שנאמר:</w:delText>
        </w:r>
        <w:r w:rsidRPr="00A563E0">
          <w:rPr>
            <w:rStyle w:val="afffff0"/>
            <w:rtl/>
          </w:rPr>
          <w:delText xml:space="preserve"> </w:delText>
        </w:r>
        <w:r w:rsidRPr="00A563E0">
          <w:rPr>
            <w:rStyle w:val="afffff0"/>
            <w:rFonts w:hint="cs"/>
            <w:rtl/>
          </w:rPr>
          <w:delText xml:space="preserve">'</w:delText>
        </w:r>
      </w:del>
      <w:ins w:id="90631" w:author="Claude - סמנטי" w:date="2026-10-11T12:27:00Z">
        <w:r>
          <w:rPr>
            <w:rStyle w:val="afffff0"/>
            <w:rtl/>
          </w:rPr>
          <w:t xml:space="preserve">לִקְדוֹשִׁים אֲשֶׁר בָּאָרֶץ הֵמָּה וְאַדִּירֵי כָּל חֶפְצִי בָם</w:t>
        </w:r>
      </w:ins>
      <w:del w:id="90632" w:author="Claude - סמנטי" w:date="2026-10-11T12:27:00Z">
        <w:r w:rsidRPr="00A563E0">
          <w:rPr>
            <w:rStyle w:val="afffff0"/>
            <w:rtl/>
          </w:rPr>
          <w:delText xml:space="preserve">לקדושים אשר בארץ המה ואדירי כל חפצי בם</w:delText>
        </w:r>
      </w:del>
      <w:r w:rsidRPr="00A563E0">
        <w:rPr>
          <w:rStyle w:val="afffff0"/>
          <w:rFonts w:hint="cs"/>
          <w:rtl/>
        </w:rPr>
        <w:t>'</w:t>
      </w:r>
      <w:r w:rsidRPr="00A563E0">
        <w:rPr>
          <w:rStyle w:val="afffff0"/>
          <w:rtl/>
        </w:rPr>
        <w:t>.</w:t>
      </w:r>
    </w:p>
    <w:p w:rsidR="00DA63EC" w:rsidRDefault="00DA63EC" w:rsidP="00DA63EC">
      <w:pPr>
        <w:tabs>
          <w:tab w:val="center" w:pos="2835"/>
        </w:tabs>
        <w:rPr>
          <w:rtl/>
        </w:rPr>
      </w:pPr>
      <w:r>
        <w:rPr>
          <w:rtl/>
        </w:rPr>
        <w:t xml:space="preserve">כיון דשמעיה </w:t>
      </w:r>
      <w:ins w:id="93075" w:author="מנוע מכני" w:date="2026-10-11T12:04:40Z">
        <w:r>
          <w:rPr>
            <w:rtl/>
          </w:rPr>
          <w:t xml:space="preserve">דאומר</w:t>
        </w:r>
      </w:ins>
      <w:del w:id="93076" w:author="מנוע מכני" w:date="2026-10-11T12:04:40Z">
        <w:r>
          <w:rPr>
            <w:rtl/>
          </w:rPr>
          <w:delText xml:space="preserve">דקאמר</w:delText>
        </w:r>
      </w:del>
      <w:r>
        <w:rPr>
          <w:rtl/>
        </w:rPr>
        <w:t xml:space="preserve"> אדיר, פתח ואמר: </w:t>
      </w:r>
    </w:p>
    <w:p w:rsidR="00DA63EC" w:rsidRDefault="00DA63EC" w:rsidP="00DA63EC">
      <w:pPr>
        <w:tabs>
          <w:tab w:val="center" w:pos="2835"/>
        </w:tabs>
        <w:rPr>
          <w:rtl/>
        </w:rPr>
      </w:pPr>
      <w:r w:rsidRPr="00C34770">
        <w:rPr>
          <w:rStyle w:val="afffff0"/>
          <w:rFonts w:hint="cs"/>
          <w:rtl/>
        </w:rPr>
        <w:t>'</w:t>
      </w:r>
      <w:r w:rsidRPr="00C34770">
        <w:rPr>
          <w:rStyle w:val="afffff0"/>
          <w:rtl/>
        </w:rPr>
        <w:t>יבא אדיר ויפרע לאדירים מאדירים באדירים</w:t>
      </w:r>
      <w:r w:rsidRPr="00C34770">
        <w:rPr>
          <w:rStyle w:val="afffff0"/>
          <w:rFonts w:hint="cs"/>
          <w:rtl/>
        </w:rPr>
        <w:t>'</w:t>
      </w:r>
      <w:ins w:id="94801" w:author="מנוע מכני" w:date="2026-10-11T12:04:40Z">
        <w:r>
          <w:rPr>
            <w:rtl/>
          </w:rPr>
          <w:t xml:space="preserve">,</w:t>
        </w:r>
      </w:ins>
      <w:del w:id="94802"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135" w:author="מנוע מכני" w:date="2026-10-11T12:04:40Z">
        <w:r>
          <w:rPr>
            <w:rtl/>
          </w:rPr>
          <w:delText xml:space="preserve"> </w:delText>
        </w:r>
      </w:del>
      <w:r>
        <w:rPr>
          <w:rtl/>
        </w:rPr>
        <w:t xml:space="preserve">'</w:t>
      </w:r>
      <w:r w:rsidRPr="00896D4F">
        <w:rPr>
          <w:b/>
          <w:bCs/>
          <w:rtl/>
        </w:rPr>
        <w:t>יבא אדיר</w:t>
      </w:r>
      <w:r>
        <w:rPr>
          <w:rFonts w:hint="cs"/>
          <w:rtl/>
        </w:rPr>
        <w:t>'</w:t>
      </w:r>
      <w:r>
        <w:rPr>
          <w:rtl/>
        </w:rPr>
        <w:t xml:space="preserve"> - זה </w:t>
      </w:r>
      <w:r>
        <w:rPr>
          <w:rtl/>
        </w:rPr>
        <w:t xml:space="preserve">הקב"ה</w:t>
      </w:r>
      <w:r>
        <w:rPr>
          <w:rtl/>
        </w:rPr>
        <w:t xml:space="preserve">, </w:t>
      </w:r>
      <w:r w:rsidRPr="00664445">
        <w:rPr>
          <w:rStyle w:val="afffff0"/>
          <w:rtl/>
        </w:rPr>
        <w:t>ד</w:t>
      </w:r>
      <w:r w:rsidRPr="00664445">
        <w:rPr>
          <w:rStyle w:val="afffff0"/>
          <w:rFonts w:hint="cs"/>
          <w:rtl/>
        </w:rPr>
        <w:t>'</w:t>
      </w:r>
      <w:r w:rsidRPr="00664445">
        <w:rPr>
          <w:rStyle w:val="afffff0"/>
          <w:rtl/>
        </w:rPr>
        <w:t xml:space="preserve">אדיר במרום ה</w:t>
      </w:r>
      <w:r w:rsidRPr="00664445">
        <w:rPr>
          <w:rStyle w:val="afffff0"/>
          <w:rtl/>
        </w:rPr>
        <w:t xml:space="preserve">',</w:t>
      </w:r>
      <w:r>
        <w:rPr>
          <w:rtl/>
        </w:rPr>
        <w:t xml:space="preserve"> </w:t>
      </w:r>
    </w:p>
    <w:p w:rsidR="00DA63EC" w:rsidRDefault="00DA63EC" w:rsidP="00DA63EC">
      <w:pPr>
        <w:tabs>
          <w:tab w:val="center" w:pos="2835"/>
        </w:tabs>
        <w:rPr>
          <w:rtl/>
        </w:rPr>
      </w:pPr>
      <w:r w:rsidRPr="00896D4F">
        <w:rPr>
          <w:b/>
          <w:bCs/>
          <w:rtl/>
        </w:rPr>
        <w:t>ויפרע</w:t>
      </w:r>
      <w:r>
        <w:rPr>
          <w:rtl/>
        </w:rPr>
        <w:t xml:space="preserve"> </w:t>
      </w:r>
      <w:r w:rsidRPr="00896D4F">
        <w:rPr>
          <w:b/>
          <w:bCs/>
          <w:rtl/>
        </w:rPr>
        <w:t>לאדירים</w:t>
      </w:r>
      <w:r>
        <w:rPr>
          <w:rtl/>
        </w:rPr>
        <w:t xml:space="preserve"> - אלו ישראל, </w:t>
      </w:r>
      <w:r w:rsidRPr="00664445">
        <w:rPr>
          <w:rStyle w:val="afffff0"/>
          <w:rFonts w:hint="cs"/>
          <w:rtl/>
        </w:rPr>
        <w:t>ד'</w:t>
      </w:r>
      <w:ins w:id="90637" w:author="Claude - סמנטי" w:date="2026-10-11T12:27:00Z">
        <w:r>
          <w:rPr>
            <w:rStyle w:val="afffff0"/>
            <w:rtl/>
          </w:rPr>
          <w:t xml:space="preserve">וְאַדִּירֵי כָּל חֶפְצִי בָם</w:t>
        </w:r>
      </w:ins>
      <w:del w:id="90638" w:author="Claude - סמנטי" w:date="2026-10-11T12:27:00Z">
        <w:r w:rsidRPr="00664445">
          <w:rPr>
            <w:rStyle w:val="afffff0"/>
            <w:rtl/>
          </w:rPr>
          <w:delText xml:space="preserve">ואדירי כל חפצי בם</w:delText>
        </w:r>
      </w:del>
      <w:r w:rsidRPr="00664445">
        <w:rPr>
          <w:rStyle w:val="afffff0"/>
          <w:rFonts w:hint="cs"/>
          <w:rtl/>
        </w:rPr>
        <w:t>'</w:t>
      </w:r>
      <w:r w:rsidRPr="00664445">
        <w:rPr>
          <w:rStyle w:val="afffff0"/>
          <w:rtl/>
        </w:rPr>
        <w:t>,</w:t>
      </w:r>
      <w:r>
        <w:rPr>
          <w:rtl/>
        </w:rPr>
        <w:t xml:space="preserve"> </w:t>
      </w:r>
      <w:r w:rsidRPr="00896D4F">
        <w:rPr>
          <w:b/>
          <w:bCs/>
          <w:rtl/>
        </w:rPr>
        <w:t>מאדירים</w:t>
      </w:r>
      <w:r>
        <w:rPr>
          <w:rtl/>
        </w:rPr>
        <w:t xml:space="preserve"> - אלו המצרים, </w:t>
      </w:r>
      <w:r w:rsidRPr="00664445">
        <w:rPr>
          <w:rStyle w:val="afffff0"/>
          <w:rtl/>
        </w:rPr>
        <w:t>ד</w:t>
      </w:r>
      <w:r w:rsidRPr="00664445">
        <w:rPr>
          <w:rStyle w:val="afffff0"/>
          <w:rFonts w:hint="cs"/>
          <w:rtl/>
        </w:rPr>
        <w:t>'</w:t>
      </w:r>
      <w:ins w:id="90635" w:author="Claude - סמנטי" w:date="2026-10-11T12:27:00Z">
        <w:r>
          <w:rPr>
            <w:rStyle w:val="afffff0"/>
            <w:rtl/>
          </w:rPr>
          <w:t xml:space="preserve">צָלְלוּ כַּעוֹפֶרֶת בְּמַיִם אַדִּירִים</w:t>
        </w:r>
      </w:ins>
      <w:del w:id="90636" w:author="Claude - סמנטי" w:date="2026-10-11T12:27:00Z">
        <w:r w:rsidRPr="00664445">
          <w:rPr>
            <w:rStyle w:val="afffff0"/>
            <w:rtl/>
          </w:rPr>
          <w:delText xml:space="preserve">צללו כעופרת במים אדירים</w:delText>
        </w:r>
      </w:del>
      <w:r w:rsidRPr="00664445">
        <w:rPr>
          <w:rStyle w:val="afffff0"/>
          <w:rFonts w:hint="cs"/>
          <w:rtl/>
        </w:rPr>
        <w:t>'</w:t>
      </w:r>
      <w:r w:rsidRPr="00664445">
        <w:rPr>
          <w:rStyle w:val="afffff0"/>
          <w:rtl/>
        </w:rPr>
        <w:t>,</w:t>
      </w:r>
      <w:r>
        <w:rPr>
          <w:rtl/>
        </w:rPr>
        <w:t xml:space="preserve"> </w:t>
      </w:r>
      <w:r w:rsidRPr="00896D4F">
        <w:rPr>
          <w:b/>
          <w:bCs/>
          <w:rtl/>
        </w:rPr>
        <w:t>באדירים</w:t>
      </w:r>
      <w:r>
        <w:rPr>
          <w:rtl/>
        </w:rPr>
        <w:t xml:space="preserve"> - אלו מים, </w:t>
      </w:r>
      <w:ins w:id="96873" w:author="מנוע מכני" w:date="2026-10-11T12:04:40Z">
        <w:r>
          <w:rPr>
            <w:rtl/>
          </w:rPr>
          <w:t xml:space="preserve">ד'</w:t>
        </w:r>
      </w:ins>
      <w:del w:id="96874" w:author="מנוע מכני" w:date="2026-10-11T12:04:40Z">
        <w:r>
          <w:rPr>
            <w:rtl/>
          </w:rPr>
          <w:delText xml:space="preserve">שנא':</w:delText>
        </w:r>
        <w:r w:rsidRPr="00A563E0">
          <w:rPr>
            <w:rStyle w:val="afffff0"/>
            <w:rtl/>
          </w:rPr>
          <w:delText xml:space="preserve"> </w:delText>
        </w:r>
        <w:r w:rsidRPr="00A563E0">
          <w:rPr>
            <w:rStyle w:val="afffff0"/>
            <w:rFonts w:hint="cs"/>
            <w:rtl/>
          </w:rPr>
          <w:delText xml:space="preserve">'</w:delText>
        </w:r>
      </w:del>
      <w:ins w:id="90633" w:author="Claude - סמנטי" w:date="2026-10-11T12:27:00Z">
        <w:r>
          <w:rPr>
            <w:rStyle w:val="afffff0"/>
            <w:rtl/>
          </w:rPr>
          <w:t xml:space="preserve">מִקּוֹלוֹת מַיִם רַבִּים אַדִּירִים מִשְׁבְּרֵי יָם</w:t>
        </w:r>
      </w:ins>
      <w:del w:id="90634" w:author="Claude - סמנטי" w:date="2026-10-11T12:27:00Z">
        <w:r w:rsidRPr="00A563E0">
          <w:rPr>
            <w:rStyle w:val="afffff0"/>
            <w:rtl/>
          </w:rPr>
          <w:delText xml:space="preserve">מקולות מים רבים אדירים משברי ים</w:delText>
        </w:r>
      </w:del>
      <w:r w:rsidRPr="00A563E0">
        <w:rPr>
          <w:rStyle w:val="afffff0"/>
          <w:rFonts w:hint="cs"/>
          <w:rtl/>
        </w:rPr>
        <w:t>'</w:t>
      </w:r>
      <w:r w:rsidRPr="00A563E0">
        <w:rPr>
          <w:rStyle w:val="afffff0"/>
          <w:rtl/>
        </w:rPr>
        <w:t>.</w:t>
      </w:r>
    </w:p>
    <w:p w:rsidR="00DA63EC" w:rsidRDefault="00DA63EC" w:rsidP="00DA63EC">
      <w:pPr>
        <w:tabs>
          <w:tab w:val="center" w:pos="2835"/>
        </w:tabs>
        <w:rPr>
          <w:rtl/>
        </w:rPr>
      </w:pPr>
      <w:del w:id="90136" w:author="מנוע מכני" w:date="2026-10-11T12:04:40Z">
        <w:r>
          <w:rPr>
            <w:rtl/>
          </w:rPr>
          <w:delText xml:space="preserve"> </w:delText>
        </w:r>
      </w:del>
      <w:r>
        <w:rPr>
          <w:rtl/>
        </w:rPr>
        <w:t xml:space="preserve">'יבא ידיד בן ידיד ויבנה ידיד לידיד בחלקו של ידיד ויתכפרו בו ידידים</w:t>
      </w:r>
      <w:r>
        <w:rPr>
          <w:rFonts w:hint="cs"/>
          <w:rtl/>
        </w:rPr>
        <w:t>'</w:t>
      </w:r>
      <w:ins w:id="94803" w:author="מנוע מכני" w:date="2026-10-11T12:04:40Z">
        <w:r>
          <w:rPr>
            <w:rtl/>
          </w:rPr>
          <w:t xml:space="preserve">,</w:t>
        </w:r>
      </w:ins>
      <w:del w:id="94804"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137" w:author="מנוע מכני" w:date="2026-10-11T12:04:40Z">
        <w:r>
          <w:rPr>
            <w:rtl/>
          </w:rPr>
          <w:delText xml:space="preserve"> </w:delText>
        </w:r>
      </w:del>
      <w:r>
        <w:rPr>
          <w:rtl/>
        </w:rPr>
        <w:t xml:space="preserve">'יבא ידיד</w:t>
      </w:r>
      <w:r>
        <w:rPr>
          <w:rFonts w:hint="cs"/>
          <w:rtl/>
        </w:rPr>
        <w:t>'</w:t>
      </w:r>
      <w:r>
        <w:rPr>
          <w:rtl/>
        </w:rPr>
        <w:t xml:space="preserve"> - זה שלמה המלך, </w:t>
      </w:r>
      <w:r w:rsidRPr="00664445">
        <w:rPr>
          <w:rStyle w:val="afffff0"/>
          <w:rtl/>
        </w:rPr>
        <w:t>ד</w:t>
      </w:r>
      <w:r w:rsidRPr="00664445">
        <w:rPr>
          <w:rStyle w:val="afffff0"/>
          <w:rFonts w:hint="cs"/>
          <w:rtl/>
        </w:rPr>
        <w:t>'</w:t>
      </w:r>
      <w:r w:rsidRPr="00664445">
        <w:rPr>
          <w:rStyle w:val="afffff0"/>
          <w:rtl/>
        </w:rPr>
        <w:t xml:space="preserve">וישלח ביד נתן הנביא ויקרא שמו ידידיה בעבור ה</w:t>
      </w:r>
      <w:r w:rsidRPr="00664445">
        <w:rPr>
          <w:rStyle w:val="afffff0"/>
          <w:rtl/>
        </w:rPr>
        <w:t xml:space="preserve">',</w:t>
      </w:r>
      <w:r>
        <w:rPr>
          <w:rtl/>
        </w:rPr>
        <w:t xml:space="preserve"> </w:t>
      </w:r>
    </w:p>
    <w:p w:rsidR="00DA63EC" w:rsidRDefault="00DA63EC" w:rsidP="00DA63EC">
      <w:pPr>
        <w:pStyle w:val="afff3"/>
        <w:framePr w:wrap="around"/>
        <w:rPr>
          <w:rtl/>
        </w:rPr>
      </w:pPr>
      <w:r>
        <w:rPr>
          <w:rFonts w:hint="cs"/>
          <w:rtl/>
        </w:rPr>
        <w:t>נג:</w:t>
      </w:r>
    </w:p>
    <w:p w:rsidR="00DA63EC" w:rsidRDefault="00DA63EC" w:rsidP="00DA63EC">
      <w:pPr>
        <w:tabs>
          <w:tab w:val="center" w:pos="2835"/>
        </w:tabs>
        <w:rPr>
          <w:rtl/>
        </w:rPr>
      </w:pPr>
      <w:r>
        <w:rPr>
          <w:rFonts w:hint="cs"/>
          <w:rtl/>
        </w:rPr>
        <w:t>'</w:t>
      </w:r>
      <w:r>
        <w:rPr>
          <w:rtl/>
        </w:rPr>
        <w:t>בן ידיד</w:t>
      </w:r>
      <w:r>
        <w:rPr>
          <w:rFonts w:hint="cs"/>
          <w:rtl/>
        </w:rPr>
        <w:t>'</w:t>
      </w:r>
      <w:r>
        <w:rPr>
          <w:rtl/>
        </w:rPr>
        <w:t xml:space="preserve"> - זה אברהם, </w:t>
      </w:r>
      <w:r w:rsidRPr="00664445">
        <w:rPr>
          <w:rStyle w:val="afffff0"/>
          <w:rtl/>
        </w:rPr>
        <w:t>ד</w:t>
      </w:r>
      <w:r w:rsidRPr="00664445">
        <w:rPr>
          <w:rStyle w:val="afffff0"/>
          <w:rFonts w:hint="cs"/>
          <w:rtl/>
        </w:rPr>
        <w:t>'</w:t>
      </w:r>
      <w:ins w:id="90639" w:author="Claude - סמנטי" w:date="2026-10-11T12:27:00Z">
        <w:r>
          <w:rPr>
            <w:rStyle w:val="afffff0"/>
            <w:rtl/>
          </w:rPr>
          <w:t xml:space="preserve">מַה לִּידִידִי בְּבֵיתִי</w:t>
        </w:r>
      </w:ins>
      <w:del w:id="90640" w:author="Claude - סמנטי" w:date="2026-10-11T12:27:00Z">
        <w:r w:rsidRPr="00664445">
          <w:rPr>
            <w:rStyle w:val="afffff0"/>
            <w:rtl/>
          </w:rPr>
          <w:delText xml:space="preserve">מה לידידי בביתי</w:delText>
        </w:r>
      </w:del>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del w:id="90138" w:author="מנוע מכני" w:date="2026-10-11T12:04:40Z">
        <w:r>
          <w:rPr>
            <w:rtl/>
          </w:rPr>
          <w:delText xml:space="preserve"> </w:delText>
        </w:r>
      </w:del>
      <w:r>
        <w:rPr>
          <w:rtl/>
        </w:rPr>
        <w:t xml:space="preserve">'ויבנה ידיד</w:t>
      </w:r>
      <w:r>
        <w:rPr>
          <w:rFonts w:hint="cs"/>
          <w:rtl/>
        </w:rPr>
        <w:t>'</w:t>
      </w:r>
      <w:r>
        <w:rPr>
          <w:rtl/>
        </w:rPr>
        <w:t xml:space="preserve"> - זה בית המקדש, </w:t>
      </w:r>
      <w:r w:rsidRPr="00664445">
        <w:rPr>
          <w:rStyle w:val="afffff0"/>
          <w:rtl/>
        </w:rPr>
        <w:t>ד</w:t>
      </w:r>
      <w:r w:rsidRPr="00664445">
        <w:rPr>
          <w:rStyle w:val="afffff0"/>
          <w:rFonts w:hint="cs"/>
          <w:rtl/>
        </w:rPr>
        <w:t>'</w:t>
      </w:r>
      <w:ins w:id="90641" w:author="Claude - סמנטי" w:date="2026-10-11T12:27:00Z">
        <w:r>
          <w:rPr>
            <w:rStyle w:val="afffff0"/>
            <w:rtl/>
          </w:rPr>
          <w:t xml:space="preserve">מַה יְּדִידוֹת מִשְׁכְּנוֹתֶיךָ</w:t>
        </w:r>
      </w:ins>
      <w:del w:id="90642" w:author="Claude - סמנטי" w:date="2026-10-11T12:27:00Z">
        <w:r w:rsidRPr="00664445">
          <w:rPr>
            <w:rStyle w:val="afffff0"/>
            <w:rtl/>
          </w:rPr>
          <w:delText xml:space="preserve">מה ידידות משכנותיך</w:delText>
        </w:r>
      </w:del>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del w:id="90139" w:author="מנוע מכני" w:date="2026-10-11T12:04:40Z">
        <w:r>
          <w:rPr>
            <w:rtl/>
          </w:rPr>
          <w:delText xml:space="preserve"> </w:delText>
        </w:r>
      </w:del>
      <w:r>
        <w:rPr>
          <w:rtl/>
        </w:rPr>
        <w:t xml:space="preserve">'לידיד</w:t>
      </w:r>
      <w:r>
        <w:rPr>
          <w:rFonts w:hint="cs"/>
          <w:rtl/>
        </w:rPr>
        <w:t>'</w:t>
      </w:r>
      <w:r>
        <w:rPr>
          <w:rtl/>
        </w:rPr>
        <w:t xml:space="preserve"> - זה </w:t>
      </w:r>
      <w:r>
        <w:rPr>
          <w:rtl/>
        </w:rPr>
        <w:t xml:space="preserve">הקב"ה</w:t>
      </w:r>
      <w:r>
        <w:rPr>
          <w:rtl/>
        </w:rPr>
        <w:t xml:space="preserve">, </w:t>
      </w:r>
      <w:r w:rsidRPr="00664445">
        <w:rPr>
          <w:rStyle w:val="afffff0"/>
          <w:rtl/>
        </w:rPr>
        <w:t>ד</w:t>
      </w:r>
      <w:r w:rsidRPr="00664445">
        <w:rPr>
          <w:rStyle w:val="afffff0"/>
          <w:rFonts w:hint="cs"/>
          <w:rtl/>
        </w:rPr>
        <w:t>'</w:t>
      </w:r>
      <w:ins w:id="90643" w:author="Claude - סמנטי" w:date="2026-10-11T12:27:00Z">
        <w:r>
          <w:rPr>
            <w:rStyle w:val="afffff0"/>
            <w:rtl/>
          </w:rPr>
          <w:t xml:space="preserve">אָשִׁירָה נָּא לִידִידִי</w:t>
        </w:r>
      </w:ins>
      <w:del w:id="90644" w:author="Claude - סמנטי" w:date="2026-10-11T12:27:00Z">
        <w:r w:rsidRPr="00664445">
          <w:rPr>
            <w:rStyle w:val="afffff0"/>
            <w:rtl/>
          </w:rPr>
          <w:delText xml:space="preserve">אשירה נא לידידי</w:delText>
        </w:r>
      </w:del>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del w:id="90140" w:author="מנוע מכני" w:date="2026-10-11T12:04:40Z">
        <w:r>
          <w:rPr>
            <w:rtl/>
          </w:rPr>
          <w:delText xml:space="preserve"> </w:delText>
        </w:r>
      </w:del>
      <w:r>
        <w:rPr>
          <w:rtl/>
        </w:rPr>
        <w:t xml:space="preserve">'בחלקו של ידיד</w:t>
      </w:r>
      <w:r>
        <w:rPr>
          <w:rFonts w:hint="cs"/>
          <w:rtl/>
        </w:rPr>
        <w:t>'</w:t>
      </w:r>
      <w:r>
        <w:rPr>
          <w:rtl/>
        </w:rPr>
        <w:t xml:space="preserve"> - זה בנימין, </w:t>
      </w:r>
      <w:r w:rsidRPr="00664445">
        <w:rPr>
          <w:rStyle w:val="afffff0"/>
          <w:rFonts w:hint="cs"/>
          <w:rtl/>
        </w:rPr>
        <w:t>ד'</w:t>
      </w:r>
      <w:r w:rsidRPr="00664445">
        <w:rPr>
          <w:rStyle w:val="afffff0"/>
          <w:rtl/>
        </w:rPr>
        <w:t xml:space="preserve">לבנימין </w:t>
      </w:r>
      <w:r w:rsidRPr="00664445">
        <w:rPr>
          <w:rStyle w:val="afffff0"/>
          <w:rtl/>
        </w:rPr>
        <w:t xml:space="preserve">אמר</w:t>
      </w:r>
      <w:r w:rsidRPr="00664445">
        <w:rPr>
          <w:rStyle w:val="afffff0"/>
          <w:rtl/>
        </w:rPr>
        <w:t xml:space="preserve"> ידיד ה</w:t>
      </w:r>
      <w:r w:rsidR="005608A0">
        <w:rPr>
          <w:rStyle w:val="afffff0"/>
          <w:rtl/>
        </w:rPr>
        <w:t>'</w:t>
      </w:r>
      <w:r w:rsidRPr="00664445">
        <w:rPr>
          <w:rStyle w:val="afffff0"/>
          <w:rtl/>
        </w:rPr>
        <w:t xml:space="preserve"> ישכן לבטח עליו</w:t>
      </w:r>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del w:id="90141" w:author="מנוע מכני" w:date="2026-10-11T12:04:40Z">
        <w:r>
          <w:rPr>
            <w:rtl/>
          </w:rPr>
          <w:delText xml:space="preserve"> </w:delText>
        </w:r>
      </w:del>
      <w:r>
        <w:rPr>
          <w:rtl/>
        </w:rPr>
        <w:t xml:space="preserve">'ויתכפרו בו ידידים</w:t>
      </w:r>
      <w:r>
        <w:rPr>
          <w:rFonts w:hint="cs"/>
          <w:rtl/>
        </w:rPr>
        <w:t>'</w:t>
      </w:r>
      <w:r>
        <w:rPr>
          <w:rtl/>
        </w:rPr>
        <w:t xml:space="preserve"> - אלו ישראל, </w:t>
      </w:r>
      <w:r w:rsidRPr="00664445">
        <w:rPr>
          <w:rStyle w:val="afffff0"/>
          <w:rtl/>
        </w:rPr>
        <w:t>ד</w:t>
      </w:r>
      <w:r w:rsidRPr="00664445">
        <w:rPr>
          <w:rStyle w:val="afffff0"/>
          <w:rFonts w:hint="cs"/>
          <w:rtl/>
        </w:rPr>
        <w:t>'</w:t>
      </w:r>
      <w:r w:rsidRPr="00664445">
        <w:rPr>
          <w:rStyle w:val="afffff0"/>
          <w:rtl/>
        </w:rPr>
        <w:t>נתתי את ידידות נפשי בכף אויביה</w:t>
      </w:r>
      <w:r w:rsidRPr="00664445">
        <w:rPr>
          <w:rStyle w:val="afffff0"/>
          <w:rFonts w:hint="cs"/>
          <w:rtl/>
        </w:rPr>
        <w:t>'</w:t>
      </w:r>
      <w:r w:rsidRPr="00664445">
        <w:rPr>
          <w:rStyle w:val="afffff0"/>
          <w:rtl/>
        </w:rPr>
        <w:t>.</w:t>
      </w:r>
    </w:p>
    <w:p w:rsidR="00DA63EC" w:rsidRDefault="00DA63EC" w:rsidP="00DA63EC">
      <w:pPr>
        <w:tabs>
          <w:tab w:val="center" w:pos="2835"/>
        </w:tabs>
        <w:rPr>
          <w:rtl/>
        </w:rPr>
      </w:pPr>
      <w:r w:rsidRPr="00265E5E">
        <w:rPr>
          <w:rFonts w:ascii="BA Franknatan Regular" w:hAnsi="BA Franknatan Regular"/>
          <w:b/>
          <w:bCs/>
          <w:rtl/>
        </w:rPr>
        <w:t xml:space="preserve">• </w:t>
      </w:r>
      <w:r>
        <w:rPr>
          <w:rFonts w:hint="cs"/>
          <w:rtl/>
        </w:rPr>
        <w:t>'</w:t>
      </w:r>
      <w:r>
        <w:rPr>
          <w:rtl/>
        </w:rPr>
        <w:t>יבא טוב ויקבל טוב מטוב לטובים</w:t>
      </w:r>
      <w:r>
        <w:rPr>
          <w:rFonts w:hint="cs"/>
          <w:rtl/>
        </w:rPr>
        <w:t>'</w:t>
      </w:r>
      <w:ins w:id="94805" w:author="מנוע מכני" w:date="2026-10-11T12:04:40Z">
        <w:r>
          <w:rPr>
            <w:rtl/>
          </w:rPr>
          <w:t xml:space="preserve">,</w:t>
        </w:r>
      </w:ins>
      <w:del w:id="94806" w:author="מנוע מכני" w:date="2026-10-11T12:04:40Z">
        <w:r>
          <w:rPr>
            <w:rtl/>
          </w:rPr>
          <w:delText xml:space="preserve">;</w:delText>
        </w:r>
      </w:del>
      <w:r>
        <w:rPr>
          <w:rtl/>
        </w:rPr>
        <w:t xml:space="preserve"> </w:t>
      </w:r>
    </w:p>
    <w:p w:rsidR="00DA63EC" w:rsidRDefault="00DA63EC" w:rsidP="00DA63EC">
      <w:pPr>
        <w:pStyle w:val="afffff"/>
        <w:rPr>
          <w:rtl/>
        </w:rPr>
      </w:pPr>
      <w:r>
        <w:rPr>
          <w:rFonts w:hint="cs"/>
          <w:rtl/>
        </w:rPr>
        <w:lastRenderedPageBreak/>
        <w:t>'</w:t>
      </w:r>
      <w:r>
        <w:rPr>
          <w:rtl/>
        </w:rPr>
        <w:t>יבא טוב</w:t>
      </w:r>
      <w:r>
        <w:rPr>
          <w:rFonts w:hint="cs"/>
          <w:rtl/>
        </w:rPr>
        <w:t>'</w:t>
      </w:r>
      <w:r>
        <w:rPr>
          <w:rtl/>
        </w:rPr>
        <w:t xml:space="preserve"> - זה משה, </w:t>
      </w:r>
      <w:r w:rsidRPr="00664445">
        <w:rPr>
          <w:rStyle w:val="afffff0"/>
          <w:rtl/>
        </w:rPr>
        <w:t>ד</w:t>
      </w:r>
      <w:r w:rsidRPr="00664445">
        <w:rPr>
          <w:rStyle w:val="afffff0"/>
          <w:rFonts w:hint="cs"/>
          <w:rtl/>
        </w:rPr>
        <w:t>'</w:t>
      </w:r>
      <w:r w:rsidRPr="00664445">
        <w:rPr>
          <w:rStyle w:val="afffff0"/>
          <w:rtl/>
        </w:rPr>
        <w:t>ותרא אותו כי טוב הוא</w:t>
      </w:r>
      <w:r w:rsidRPr="00664445">
        <w:rPr>
          <w:rStyle w:val="afffff0"/>
          <w:rFonts w:hint="cs"/>
          <w:rtl/>
        </w:rPr>
        <w:t>'</w:t>
      </w:r>
      <w:r w:rsidRPr="00664445">
        <w:rPr>
          <w:rStyle w:val="afffff0"/>
          <w:rtl/>
        </w:rPr>
        <w:t>,</w:t>
      </w:r>
      <w:r>
        <w:rPr>
          <w:rtl/>
        </w:rPr>
        <w:t xml:space="preserve"> </w:t>
      </w:r>
    </w:p>
    <w:p w:rsidR="00DA63EC" w:rsidRDefault="00DA63EC" w:rsidP="00DA63EC">
      <w:pPr>
        <w:pStyle w:val="afffff"/>
        <w:rPr>
          <w:rtl/>
        </w:rPr>
      </w:pPr>
      <w:r>
        <w:rPr>
          <w:rFonts w:hint="cs"/>
          <w:rtl/>
        </w:rPr>
        <w:t>'</w:t>
      </w:r>
      <w:r>
        <w:rPr>
          <w:rtl/>
        </w:rPr>
        <w:t>ויקבל טוב</w:t>
      </w:r>
      <w:r>
        <w:rPr>
          <w:rFonts w:hint="cs"/>
          <w:rtl/>
        </w:rPr>
        <w:t>'</w:t>
      </w:r>
      <w:r>
        <w:rPr>
          <w:rtl/>
        </w:rPr>
        <w:t xml:space="preserve"> - זו תורה, </w:t>
      </w:r>
      <w:r w:rsidRPr="00664445">
        <w:rPr>
          <w:rStyle w:val="afffff0"/>
          <w:rFonts w:hint="cs"/>
          <w:rtl/>
        </w:rPr>
        <w:t>ד'</w:t>
      </w:r>
      <w:r w:rsidRPr="00664445">
        <w:rPr>
          <w:rStyle w:val="afffff0"/>
          <w:rtl/>
        </w:rPr>
        <w:t>כי לקח טוב נתתי לכם</w:t>
      </w:r>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r>
        <w:rPr>
          <w:rFonts w:hint="cs"/>
          <w:rtl/>
        </w:rPr>
        <w:t>'</w:t>
      </w:r>
      <w:r>
        <w:rPr>
          <w:rtl/>
        </w:rPr>
        <w:t>מטוב</w:t>
      </w:r>
      <w:r>
        <w:rPr>
          <w:rFonts w:hint="cs"/>
          <w:rtl/>
        </w:rPr>
        <w:t>'</w:t>
      </w:r>
      <w:r>
        <w:rPr>
          <w:rtl/>
        </w:rPr>
        <w:t xml:space="preserve"> - זה </w:t>
      </w:r>
      <w:r>
        <w:rPr>
          <w:rtl/>
        </w:rPr>
        <w:t xml:space="preserve">הקב"ה</w:t>
      </w:r>
      <w:r>
        <w:rPr>
          <w:rtl/>
        </w:rPr>
        <w:t xml:space="preserve">, </w:t>
      </w:r>
      <w:r w:rsidRPr="00664445">
        <w:rPr>
          <w:rStyle w:val="afffff0"/>
          <w:rtl/>
        </w:rPr>
        <w:t>ד</w:t>
      </w:r>
      <w:r w:rsidRPr="00664445">
        <w:rPr>
          <w:rStyle w:val="afffff0"/>
          <w:rFonts w:hint="cs"/>
          <w:rtl/>
        </w:rPr>
        <w:t>'</w:t>
      </w:r>
      <w:r w:rsidRPr="00664445">
        <w:rPr>
          <w:rStyle w:val="afffff0"/>
          <w:rtl/>
        </w:rPr>
        <w:t>טוב ה</w:t>
      </w:r>
      <w:r w:rsidR="005608A0">
        <w:rPr>
          <w:rStyle w:val="afffff0"/>
          <w:rtl/>
        </w:rPr>
        <w:t>'</w:t>
      </w:r>
      <w:r w:rsidRPr="00664445">
        <w:rPr>
          <w:rStyle w:val="afffff0"/>
          <w:rtl/>
        </w:rPr>
        <w:t xml:space="preserve"> לכל</w:t>
      </w:r>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del w:id="90142" w:author="מנוע מכני" w:date="2026-10-11T12:04:40Z">
        <w:r>
          <w:rPr>
            <w:rtl/>
          </w:rPr>
          <w:delText xml:space="preserve"> </w:delText>
        </w:r>
      </w:del>
      <w:r>
        <w:rPr>
          <w:rtl/>
        </w:rPr>
        <w:t xml:space="preserve">'לטובים</w:t>
      </w:r>
      <w:r>
        <w:rPr>
          <w:rFonts w:hint="cs"/>
          <w:rtl/>
        </w:rPr>
        <w:t>'</w:t>
      </w:r>
      <w:r>
        <w:rPr>
          <w:rtl/>
        </w:rPr>
        <w:t xml:space="preserve"> - אלו ישראל, </w:t>
      </w:r>
      <w:r w:rsidRPr="00664445">
        <w:rPr>
          <w:rStyle w:val="afffff0"/>
          <w:rtl/>
        </w:rPr>
        <w:t>ד</w:t>
      </w:r>
      <w:r w:rsidRPr="00664445">
        <w:rPr>
          <w:rStyle w:val="afffff0"/>
          <w:rFonts w:hint="cs"/>
          <w:rtl/>
        </w:rPr>
        <w:t>'</w:t>
      </w:r>
      <w:r w:rsidRPr="00664445">
        <w:rPr>
          <w:rStyle w:val="afffff0"/>
          <w:rtl/>
        </w:rPr>
        <w:t>הטיבה ה</w:t>
      </w:r>
      <w:r w:rsidR="005608A0">
        <w:rPr>
          <w:rStyle w:val="afffff0"/>
          <w:rtl/>
        </w:rPr>
        <w:t>'</w:t>
      </w:r>
      <w:r w:rsidRPr="00664445">
        <w:rPr>
          <w:rStyle w:val="afffff0"/>
          <w:rtl/>
        </w:rPr>
        <w:t xml:space="preserve"> לטובים</w:t>
      </w:r>
      <w:r w:rsidRPr="00664445">
        <w:rPr>
          <w:rStyle w:val="afffff0"/>
          <w:rFonts w:hint="cs"/>
          <w:rtl/>
        </w:rPr>
        <w:t>'</w:t>
      </w:r>
      <w:r w:rsidRPr="00664445">
        <w:rPr>
          <w:rStyle w:val="afffff0"/>
          <w:rtl/>
        </w:rPr>
        <w:t>.</w:t>
      </w:r>
    </w:p>
    <w:p w:rsidR="00DA63EC" w:rsidRDefault="00DA63EC" w:rsidP="00DA63EC">
      <w:pPr>
        <w:tabs>
          <w:tab w:val="center" w:pos="2835"/>
        </w:tabs>
        <w:rPr>
          <w:rtl/>
        </w:rPr>
      </w:pPr>
      <w:r w:rsidRPr="00265E5E">
        <w:rPr>
          <w:rFonts w:ascii="BA Franknatan Regular" w:hAnsi="BA Franknatan Regular"/>
          <w:b/>
          <w:bCs/>
          <w:rtl/>
        </w:rPr>
        <w:t xml:space="preserve">• </w:t>
      </w:r>
      <w:r>
        <w:rPr>
          <w:rtl/>
        </w:rPr>
        <w:t xml:space="preserve">יבא זה ויקבל זאת מזה לעם זו</w:t>
      </w:r>
      <w:ins w:id="94807" w:author="מנוע מכני" w:date="2026-10-11T12:04:40Z">
        <w:r>
          <w:rPr>
            <w:rtl/>
          </w:rPr>
          <w:t xml:space="preserve">,</w:t>
        </w:r>
      </w:ins>
      <w:del w:id="94808"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143" w:author="מנוע מכני" w:date="2026-10-11T12:04:40Z">
        <w:r>
          <w:rPr>
            <w:rtl/>
          </w:rPr>
          <w:delText xml:space="preserve"> </w:delText>
        </w:r>
      </w:del>
      <w:r>
        <w:rPr>
          <w:rtl/>
        </w:rPr>
        <w:t xml:space="preserve">'יבא זה</w:t>
      </w:r>
      <w:r>
        <w:rPr>
          <w:rFonts w:hint="cs"/>
          <w:rtl/>
        </w:rPr>
        <w:t>'</w:t>
      </w:r>
      <w:r>
        <w:rPr>
          <w:rtl/>
        </w:rPr>
        <w:t xml:space="preserve"> - זה משה, </w:t>
      </w:r>
      <w:r w:rsidRPr="00664445">
        <w:rPr>
          <w:rStyle w:val="afffff0"/>
          <w:rtl/>
        </w:rPr>
        <w:t>ד</w:t>
      </w:r>
      <w:r w:rsidRPr="00664445">
        <w:rPr>
          <w:rStyle w:val="afffff0"/>
          <w:rFonts w:hint="cs"/>
          <w:rtl/>
        </w:rPr>
        <w:t>'</w:t>
      </w:r>
      <w:ins w:id="96791" w:author="מנוע מכני" w:date="2026-10-11T12:04:40Z">
        <w:r>
          <w:rPr>
            <w:rStyle w:val="afffff0"/>
            <w:rtl/>
          </w:rPr>
          <w:t xml:space="preserve">כה</w:t>
        </w:r>
      </w:ins>
      <w:del w:id="96792" w:author="מנוע מכני" w:date="2026-10-11T12:04:40Z">
        <w:r w:rsidRPr="00664445">
          <w:rPr>
            <w:rStyle w:val="afffff0"/>
            <w:rtl/>
          </w:rPr>
          <w:delText xml:space="preserve">כי זה</w:delText>
        </w:r>
      </w:del>
      <w:r w:rsidRPr="00664445">
        <w:rPr>
          <w:rStyle w:val="afffff0"/>
          <w:rtl/>
        </w:rPr>
        <w:t xml:space="preserve"> משה האיש</w:t>
      </w:r>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del w:id="90144" w:author="מנוע מכני" w:date="2026-10-11T12:04:40Z">
        <w:r>
          <w:rPr>
            <w:rtl/>
          </w:rPr>
          <w:delText xml:space="preserve"> </w:delText>
        </w:r>
      </w:del>
      <w:r>
        <w:rPr>
          <w:rtl/>
        </w:rPr>
        <w:t xml:space="preserve">'ויקבל זאת</w:t>
      </w:r>
      <w:r>
        <w:rPr>
          <w:rFonts w:hint="cs"/>
          <w:rtl/>
        </w:rPr>
        <w:t>'</w:t>
      </w:r>
      <w:r>
        <w:rPr>
          <w:rtl/>
        </w:rPr>
        <w:t xml:space="preserve"> - זו התורה, </w:t>
      </w:r>
      <w:r w:rsidRPr="00664445">
        <w:rPr>
          <w:rStyle w:val="afffff0"/>
          <w:rtl/>
        </w:rPr>
        <w:t>ד</w:t>
      </w:r>
      <w:r w:rsidRPr="00664445">
        <w:rPr>
          <w:rStyle w:val="afffff0"/>
          <w:rFonts w:hint="cs"/>
          <w:rtl/>
        </w:rPr>
        <w:t>'</w:t>
      </w:r>
      <w:ins w:id="90645" w:author="Claude - סמנטי" w:date="2026-10-11T12:27:00Z">
        <w:r>
          <w:rPr>
            <w:rStyle w:val="afffff0"/>
            <w:rtl/>
          </w:rPr>
          <w:t xml:space="preserve">וְזֹאת הַתּוֹרָה אֲשֶׁר שָׂם מֹשֶׁה</w:t>
        </w:r>
      </w:ins>
      <w:del w:id="90646" w:author="Claude - סמנטי" w:date="2026-10-11T12:27:00Z">
        <w:r w:rsidRPr="00664445">
          <w:rPr>
            <w:rStyle w:val="afffff0"/>
            <w:rtl/>
          </w:rPr>
          <w:delText xml:space="preserve">וזאת התורה אשר שם משה</w:delText>
        </w:r>
      </w:del>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del w:id="90145" w:author="מנוע מכני" w:date="2026-10-11T12:04:40Z">
        <w:r>
          <w:rPr>
            <w:rtl/>
          </w:rPr>
          <w:delText xml:space="preserve"> </w:delText>
        </w:r>
      </w:del>
      <w:r>
        <w:rPr>
          <w:rtl/>
        </w:rPr>
        <w:t xml:space="preserve">'מזה</w:t>
      </w:r>
      <w:r>
        <w:rPr>
          <w:rFonts w:hint="cs"/>
          <w:rtl/>
        </w:rPr>
        <w:t>'</w:t>
      </w:r>
      <w:r>
        <w:rPr>
          <w:rtl/>
        </w:rPr>
        <w:t xml:space="preserve"> - זה </w:t>
      </w:r>
      <w:r>
        <w:rPr>
          <w:rtl/>
        </w:rPr>
        <w:t xml:space="preserve">הקב"ה</w:t>
      </w:r>
      <w:r>
        <w:rPr>
          <w:rtl/>
        </w:rPr>
        <w:t xml:space="preserve">, </w:t>
      </w:r>
      <w:r w:rsidRPr="00664445">
        <w:rPr>
          <w:rStyle w:val="afffff0"/>
          <w:rtl/>
        </w:rPr>
        <w:t>ד</w:t>
      </w:r>
      <w:r w:rsidRPr="00664445">
        <w:rPr>
          <w:rStyle w:val="afffff0"/>
          <w:rFonts w:hint="cs"/>
          <w:rtl/>
        </w:rPr>
        <w:t>'</w:t>
      </w:r>
      <w:ins w:id="90647" w:author="Claude - סמנטי" w:date="2026-10-11T12:27:00Z">
        <w:r>
          <w:rPr>
            <w:rStyle w:val="afffff0"/>
            <w:rtl/>
          </w:rPr>
          <w:t xml:space="preserve">זֶה אֵלִי וְאַנְוֵהוּ</w:t>
        </w:r>
      </w:ins>
      <w:del w:id="90648" w:author="Claude - סמנטי" w:date="2026-10-11T12:27:00Z">
        <w:r w:rsidRPr="00664445">
          <w:rPr>
            <w:rStyle w:val="afffff0"/>
            <w:rtl/>
          </w:rPr>
          <w:delText xml:space="preserve">זה אלי ואנוהו</w:delText>
        </w:r>
      </w:del>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del w:id="90146" w:author="מנוע מכני" w:date="2026-10-11T12:04:40Z">
        <w:r>
          <w:rPr>
            <w:rtl/>
          </w:rPr>
          <w:delText xml:space="preserve"> </w:delText>
        </w:r>
      </w:del>
      <w:r>
        <w:rPr>
          <w:rtl/>
        </w:rPr>
        <w:t xml:space="preserve">'לעם זו</w:t>
      </w:r>
      <w:r>
        <w:rPr>
          <w:rFonts w:hint="cs"/>
          <w:rtl/>
        </w:rPr>
        <w:t>'</w:t>
      </w:r>
      <w:r>
        <w:rPr>
          <w:rtl/>
        </w:rPr>
        <w:t xml:space="preserve"> - אלו ישראל, </w:t>
      </w:r>
      <w:r w:rsidRPr="00664445">
        <w:rPr>
          <w:rStyle w:val="afffff0"/>
          <w:rFonts w:hint="cs"/>
          <w:rtl/>
        </w:rPr>
        <w:t>ד'</w:t>
      </w:r>
      <w:ins w:id="90649" w:author="Claude - סמנטי" w:date="2026-10-11T12:27:00Z">
        <w:r>
          <w:rPr>
            <w:rStyle w:val="afffff0"/>
            <w:rtl/>
          </w:rPr>
          <w:t xml:space="preserve">עַם זוּ קָנִיתָ</w:t>
        </w:r>
      </w:ins>
      <w:del w:id="90650" w:author="Claude - סמנטי" w:date="2026-10-11T12:27:00Z">
        <w:r w:rsidRPr="00664445">
          <w:rPr>
            <w:rStyle w:val="afffff0"/>
            <w:rtl/>
          </w:rPr>
          <w:delText xml:space="preserve">עם זו קנית</w:delText>
        </w:r>
      </w:del>
      <w:r w:rsidRPr="00664445">
        <w:rPr>
          <w:rStyle w:val="afffff0"/>
          <w:rFonts w:hint="cs"/>
          <w:rtl/>
        </w:rPr>
        <w:t>'</w:t>
      </w:r>
      <w:r w:rsidRPr="00664445">
        <w:rPr>
          <w:rStyle w:val="afffff0"/>
          <w:rtl/>
        </w:rPr>
        <w:t>.</w:t>
      </w:r>
    </w:p>
    <w:p w:rsidR="00DA63EC" w:rsidRDefault="00DA63EC" w:rsidP="00DA63EC">
      <w:pPr>
        <w:tabs>
          <w:tab w:val="center" w:pos="2835"/>
        </w:tabs>
        <w:rPr>
          <w:rtl/>
        </w:rPr>
      </w:pPr>
    </w:p>
    <w:p>
      <w:pPr>
        <w:pStyle w:val="afffff8"/>
        <w:rPr>
          <w:ins w:id="90421" w:author="קלוד" w:date="2026-10-11T12:32:08Z"/>
        </w:rPr>
      </w:pPr>
      <w:ins w:id="90422" w:author="קלוד" w:date="2026-10-11T12:32:08Z">
        <w:r>
          <w:rPr>
            <w:color w:val="7B3F00"/>
          </w:rPr>
          <w:t xml:space="preserve">אברהם בבית המקדש החרב - 'מה לידידי בביתי'</w:t>
        </w:r>
      </w:ins>
    </w:p>
    <w:p>
      <w:pPr>
        <w:pStyle w:val="38"/>
        <w:rPr>
          <w:ins w:id="100103" w:author="מנוע מכני" w:date="2026-10-11T12:04:40Z"/>
        </w:rPr>
      </w:pPr>
      <w:del w:id="100102" w:author="מנוע מכני" w:date="2026-10-11T12:04:40Z">
        <w:r w:rsidRPr="00265E5E">
          <w:delText xml:space="preserve">•</w:delText>
        </w:r>
      </w:del>
      <w:r w:rsidRPr="00265E5E">
        <w:t xml:space="preserve"> </w:t>
      </w:r>
      <w:r>
        <w:t xml:space="preserve">א"ר יצחק:</w:t>
      </w:r>
    </w:p>
    <w:p w:rsidR="00DA63EC" w:rsidRDefault="00DA63EC" w:rsidP="00DA63EC">
      <w:pPr>
        <w:tabs>
          <w:tab w:val="center" w:pos="2835"/>
        </w:tabs>
        <w:rPr>
          <w:rtl/>
        </w:rPr>
      </w:pPr>
      <w:del w:id="100104" w:author="מנוע מכני" w:date="2026-10-11T12:04:40Z">
        <w:r>
          <w:rPr>
            <w:rtl/>
          </w:rPr>
          <w:delText xml:space="preserve"> </w:delText>
        </w:r>
      </w:del>
      <w:r>
        <w:rPr>
          <w:rtl/>
        </w:rPr>
        <w:t xml:space="preserve">בשעה שחרב בית המקדש, מצאו </w:t>
      </w:r>
      <w:r>
        <w:rPr>
          <w:rtl/>
        </w:rPr>
        <w:t xml:space="preserve">הקב"ה</w:t>
      </w:r>
      <w:r>
        <w:rPr>
          <w:rtl/>
        </w:rPr>
        <w:t xml:space="preserve"> לאברהם שהיה עומד בבית המקדש, </w:t>
      </w:r>
    </w:p>
    <w:p>
      <w:pPr>
        <w:pStyle w:val="38"/>
        <w:rPr>
          <w:ins w:id="100105" w:author="מנוע מכני" w:date="2026-10-11T12:04:40Z"/>
        </w:rPr>
      </w:pPr>
      <w:r>
        <w:t xml:space="preserve">א"ל</w:t>
      </w:r>
      <w:r>
        <w:t xml:space="preserve">:</w:t>
      </w:r>
    </w:p>
    <w:p w:rsidR="00DA63EC" w:rsidRDefault="00DA63EC" w:rsidP="00DA63EC">
      <w:pPr>
        <w:tabs>
          <w:tab w:val="center" w:pos="2835"/>
        </w:tabs>
        <w:rPr>
          <w:rtl/>
        </w:rPr>
      </w:pPr>
      <w:del w:id="100106" w:author="מנוע מכני" w:date="2026-10-11T12:04:40Z">
        <w:r>
          <w:rPr>
            <w:rtl/>
          </w:rPr>
          <w:delText xml:space="preserve"> </w:delText>
        </w:r>
      </w:del>
      <w:r>
        <w:rPr>
          <w:rtl/>
        </w:rPr>
        <w:t xml:space="preserve">מה לידידי בביתי? </w:t>
      </w:r>
      <w:r>
        <w:rPr>
          <w:rtl/>
        </w:rPr>
        <w:t xml:space="preserve">א"ל</w:t>
      </w:r>
      <w:r>
        <w:rPr>
          <w:rtl/>
        </w:rPr>
        <w:t xml:space="preserve">: על עיסקי בני באתי, </w:t>
      </w:r>
    </w:p>
    <w:p>
      <w:pPr>
        <w:pStyle w:val="38"/>
        <w:rPr>
          <w:ins w:id="100107" w:author="מנוע מכני" w:date="2026-10-11T12:04:40Z"/>
        </w:rPr>
      </w:pPr>
      <w:r>
        <w:t xml:space="preserve">א"ל</w:t>
      </w:r>
      <w:r>
        <w:t xml:space="preserve">:</w:t>
      </w:r>
    </w:p>
    <w:p w:rsidR="00DA63EC" w:rsidRDefault="00DA63EC" w:rsidP="00DA63EC">
      <w:pPr>
        <w:tabs>
          <w:tab w:val="center" w:pos="2835"/>
        </w:tabs>
        <w:rPr>
          <w:rtl/>
        </w:rPr>
      </w:pPr>
      <w:del w:id="100108" w:author="מנוע מכני" w:date="2026-10-11T12:04:40Z">
        <w:r>
          <w:rPr>
            <w:rtl/>
          </w:rPr>
          <w:delText xml:space="preserve"> </w:delText>
        </w:r>
      </w:del>
      <w:r>
        <w:rPr>
          <w:rtl/>
        </w:rPr>
        <w:t xml:space="preserve">בניך חטאו וגלו.</w:t>
      </w:r>
      <w:r>
        <w:rPr>
          <w:rFonts w:hint="cs"/>
          <w:rtl/>
        </w:rPr>
        <w:t xml:space="preserve"> </w:t>
      </w:r>
      <w:r>
        <w:rPr>
          <w:rtl/>
        </w:rPr>
        <w:t xml:space="preserve">א"ל</w:t>
      </w:r>
      <w:r>
        <w:rPr>
          <w:rtl/>
        </w:rPr>
        <w:t xml:space="preserve">: שמא בשוגג חטאו? </w:t>
      </w:r>
    </w:p>
    <w:p>
      <w:pPr>
        <w:pStyle w:val="38"/>
        <w:rPr>
          <w:ins w:id="100109" w:author="מנוע מכני" w:date="2026-10-11T12:04:40Z"/>
        </w:rPr>
      </w:pPr>
      <w:r>
        <w:t xml:space="preserve">א"ל</w:t>
      </w:r>
      <w:r>
        <w:t xml:space="preserve">:</w:t>
      </w:r>
    </w:p>
    <w:p w:rsidR="00DA63EC" w:rsidRDefault="00DA63EC" w:rsidP="00DA63EC">
      <w:pPr>
        <w:tabs>
          <w:tab w:val="center" w:pos="2835"/>
        </w:tabs>
        <w:rPr>
          <w:rtl/>
        </w:rPr>
      </w:pPr>
      <w:del w:id="100110" w:author="מנוע מכני" w:date="2026-10-11T12:04:40Z">
        <w:r>
          <w:rPr>
            <w:rtl/>
          </w:rPr>
          <w:delText xml:space="preserve"> </w:delText>
        </w:r>
      </w:del>
      <w:r>
        <w:rPr>
          <w:rtl/>
        </w:rPr>
        <w:t xml:space="preserve">עשותה המזימתה.</w:t>
      </w:r>
      <w:r>
        <w:rPr>
          <w:rFonts w:hint="cs"/>
          <w:rtl/>
        </w:rPr>
        <w:t xml:space="preserve"> </w:t>
      </w:r>
      <w:r>
        <w:rPr>
          <w:rtl/>
        </w:rPr>
        <w:t xml:space="preserve">א"ל</w:t>
      </w:r>
      <w:r>
        <w:rPr>
          <w:rtl/>
        </w:rPr>
        <w:t xml:space="preserve">: שמא מיעוטן חטאו? </w:t>
      </w:r>
    </w:p>
    <w:p>
      <w:pPr>
        <w:pStyle w:val="38"/>
        <w:rPr>
          <w:ins w:id="100111" w:author="מנוע מכני" w:date="2026-10-11T12:04:40Z"/>
        </w:rPr>
      </w:pPr>
      <w:r>
        <w:t xml:space="preserve">א"ל</w:t>
      </w:r>
      <w:r>
        <w:t xml:space="preserve">:</w:t>
      </w:r>
    </w:p>
    <w:p w:rsidR="00DA63EC" w:rsidRDefault="00DA63EC" w:rsidP="00DA63EC">
      <w:pPr>
        <w:tabs>
          <w:tab w:val="center" w:pos="2835"/>
        </w:tabs>
        <w:rPr>
          <w:rtl/>
        </w:rPr>
      </w:pPr>
      <w:del w:id="100112" w:author="מנוע מכני" w:date="2026-10-11T12:04:40Z">
        <w:r>
          <w:rPr>
            <w:rtl/>
          </w:rPr>
          <w:delText xml:space="preserve"> </w:delText>
        </w:r>
      </w:del>
      <w:r>
        <w:rPr>
          <w:rtl/>
        </w:rPr>
        <w:t xml:space="preserve">הרבים.</w:t>
      </w:r>
      <w:r>
        <w:rPr>
          <w:rFonts w:hint="cs"/>
          <w:rtl/>
        </w:rPr>
        <w:t xml:space="preserve"> </w:t>
      </w:r>
      <w:r>
        <w:rPr>
          <w:rtl/>
        </w:rPr>
        <w:t xml:space="preserve">היה לך לזכור ברית מילה? </w:t>
      </w:r>
    </w:p>
    <w:p w:rsidR="00DA63EC" w:rsidRDefault="00DA63EC" w:rsidP="00DA63EC">
      <w:pPr>
        <w:tabs>
          <w:tab w:val="center" w:pos="2835"/>
        </w:tabs>
        <w:rPr>
          <w:rtl/>
        </w:rPr>
      </w:pPr>
      <w:r>
        <w:rPr>
          <w:rtl/>
        </w:rPr>
        <w:t>א"ל</w:t>
      </w:r>
      <w:r w:rsidRPr="00A563E0">
        <w:rPr>
          <w:rStyle w:val="afffff0"/>
          <w:rtl/>
        </w:rPr>
        <w:t xml:space="preserve"> </w:t>
      </w:r>
      <w:r w:rsidRPr="00A563E0">
        <w:rPr>
          <w:rStyle w:val="afffff0"/>
          <w:rFonts w:hint="cs"/>
          <w:rtl/>
        </w:rPr>
        <w:t>'</w:t>
      </w:r>
      <w:ins w:id="90651" w:author="Claude - סמנטי" w:date="2026-10-11T12:27:00Z">
        <w:r>
          <w:rPr>
            <w:rStyle w:val="afffff0"/>
            <w:rtl/>
          </w:rPr>
          <w:t xml:space="preserve">וּבְשַׂר קוֹדֶשׁ יַעַבְרוּ מֵעָלָיִךְ</w:t>
        </w:r>
      </w:ins>
      <w:del w:id="90652" w:author="Claude - סמנטי" w:date="2026-10-11T12:27:00Z">
        <w:r w:rsidRPr="00A563E0">
          <w:rPr>
            <w:rStyle w:val="afffff0"/>
            <w:rtl/>
          </w:rPr>
          <w:delText xml:space="preserve">ובשר קודש יעברו מעליך</w:delText>
        </w:r>
      </w:del>
      <w:r w:rsidRPr="00A563E0">
        <w:rPr>
          <w:rStyle w:val="afffff0"/>
          <w:rFonts w:hint="cs"/>
          <w:rtl/>
        </w:rPr>
        <w:t>'</w:t>
      </w:r>
      <w:r w:rsidRPr="00A563E0">
        <w:rPr>
          <w:rStyle w:val="afffff0"/>
          <w:rtl/>
        </w:rPr>
        <w:t>.</w:t>
      </w:r>
      <w:ins w:id="94809" w:author="מנוע מכני" w:date="2026-10-11T12:04:40Z">
        <w:r>
          <w:rPr>
            <w:rFonts w:hint="cs"/>
            <w:rtl/>
          </w:rPr>
          <w:t xml:space="preserve"> </w:t>
        </w:r>
      </w:ins>
      <w:del w:id="94810" w:author="מנוע מכני" w:date="2026-10-11T12:04:40Z">
        <w:r>
          <w:rPr>
            <w:rFonts w:hint="cs"/>
            <w:rtl/>
          </w:rPr>
          <w:delText xml:space="preserve">  </w:delText>
        </w:r>
      </w:del>
      <w:r>
        <w:rPr>
          <w:rtl/>
        </w:rPr>
        <w:t xml:space="preserve">א"ל</w:t>
      </w:r>
      <w:r>
        <w:rPr>
          <w:rtl/>
        </w:rPr>
        <w:t xml:space="preserve">: שמא אם המתנת להם היו חוזרין בתשובה? </w:t>
      </w:r>
    </w:p>
    <w:p>
      <w:pPr>
        <w:pStyle w:val="38"/>
        <w:rPr>
          <w:ins w:id="100113" w:author="מנוע מכני" w:date="2026-10-11T12:04:40Z"/>
        </w:rPr>
      </w:pPr>
      <w:r>
        <w:t xml:space="preserve">א"ל</w:t>
      </w:r>
      <w:r>
        <w:t xml:space="preserve">:</w:t>
      </w:r>
    </w:p>
    <w:p w:rsidR="00DA63EC" w:rsidRDefault="00DA63EC" w:rsidP="00DA63EC">
      <w:pPr>
        <w:tabs>
          <w:tab w:val="center" w:pos="2835"/>
        </w:tabs>
        <w:rPr>
          <w:rtl/>
        </w:rPr>
      </w:pPr>
      <w:del w:id="100114" w:author="מנוע מכני" w:date="2026-10-11T12:04:40Z">
        <w:r>
          <w:rPr>
            <w:rtl/>
          </w:rPr>
          <w:delText xml:space="preserve"> </w:delText>
        </w:r>
      </w:del>
      <w:r>
        <w:rPr>
          <w:rtl/>
        </w:rPr>
        <w:t xml:space="preserve">כי רעתיכי אז תעלוזי.</w:t>
      </w:r>
      <w:r>
        <w:rPr>
          <w:rFonts w:hint="cs"/>
          <w:rtl/>
        </w:rPr>
        <w:t xml:space="preserve">[בעליצותן </w:t>
      </w:r>
      <w:r>
        <w:rPr>
          <w:rFonts w:hint="cs"/>
          <w:rtl/>
        </w:rPr>
        <w:t xml:space="preserve">לא</w:t>
      </w:r>
      <w:r>
        <w:rPr>
          <w:rFonts w:hint="cs"/>
          <w:rtl/>
        </w:rPr>
        <w:t xml:space="preserve"> חוזרים בהם] </w:t>
      </w:r>
    </w:p>
    <w:p w:rsidR="00DA63EC" w:rsidRDefault="00DA63EC" w:rsidP="00DA63EC">
      <w:pPr>
        <w:tabs>
          <w:tab w:val="center" w:pos="2835"/>
        </w:tabs>
        <w:rPr>
          <w:rtl/>
        </w:rPr>
      </w:pPr>
      <w:r>
        <w:rPr>
          <w:rtl/>
        </w:rPr>
        <w:t xml:space="preserve">מיד הניח ידיו על ראשו והיה צועק ובוכה, </w:t>
      </w:r>
      <w:r>
        <w:rPr>
          <w:rtl/>
        </w:rPr>
        <w:t xml:space="preserve">וא"ל</w:t>
      </w:r>
      <w:r>
        <w:rPr>
          <w:rtl/>
        </w:rPr>
        <w:t xml:space="preserve">: שמא חס ושלום אין להם תקנה? </w:t>
      </w:r>
    </w:p>
    <w:p w:rsidR="00DA63EC" w:rsidRDefault="00DA63EC" w:rsidP="00DA63EC">
      <w:pPr>
        <w:tabs>
          <w:tab w:val="center" w:pos="2835"/>
        </w:tabs>
        <w:rPr>
          <w:rtl/>
        </w:rPr>
      </w:pPr>
      <w:r>
        <w:rPr>
          <w:rtl/>
        </w:rPr>
        <w:t>יצתה בת קול ואמרה לו:</w:t>
      </w:r>
      <w:r w:rsidRPr="00A563E0">
        <w:rPr>
          <w:rStyle w:val="afffff0"/>
          <w:rtl/>
        </w:rPr>
        <w:t xml:space="preserve"> </w:t>
      </w:r>
      <w:r w:rsidRPr="00A563E0">
        <w:rPr>
          <w:rStyle w:val="afffff0"/>
          <w:rFonts w:hint="cs"/>
          <w:rtl/>
        </w:rPr>
        <w:t>'</w:t>
      </w:r>
      <w:r w:rsidRPr="00A563E0">
        <w:rPr>
          <w:rStyle w:val="afffff0"/>
          <w:rtl/>
        </w:rPr>
        <w:t>זית רענן יפה פרי תואר קרא ה</w:t>
      </w:r>
      <w:r w:rsidR="005608A0">
        <w:rPr>
          <w:rStyle w:val="afffff0"/>
          <w:rtl/>
        </w:rPr>
        <w:t>'</w:t>
      </w:r>
      <w:r w:rsidRPr="00A563E0">
        <w:rPr>
          <w:rStyle w:val="afffff0"/>
          <w:rtl/>
        </w:rPr>
        <w:t xml:space="preserve"> שמך</w:t>
      </w:r>
      <w:r w:rsidRPr="00A563E0">
        <w:rPr>
          <w:rStyle w:val="afffff0"/>
          <w:rFonts w:hint="cs"/>
          <w:rtl/>
        </w:rPr>
        <w:t>'</w:t>
      </w:r>
      <w:r w:rsidRPr="00A563E0">
        <w:rPr>
          <w:rStyle w:val="afffff0"/>
          <w:rtl/>
        </w:rPr>
        <w:t>,</w:t>
      </w:r>
      <w:r>
        <w:rPr>
          <w:rtl/>
        </w:rPr>
        <w:t xml:space="preserve"> מה זית זו אחריתו בסופו, אף ישראל אחריתן בסופן.</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w:t>
      </w:r>
      <w:r w:rsidRPr="00A563E0">
        <w:rPr>
          <w:rStyle w:val="afffff0"/>
          <w:rtl/>
        </w:rPr>
        <w:t xml:space="preserve"> </w:t>
      </w:r>
      <w:r w:rsidRPr="00A563E0">
        <w:rPr>
          <w:rStyle w:val="afffff0"/>
          <w:rFonts w:hint="cs"/>
          <w:rtl/>
        </w:rPr>
        <w:t>'</w:t>
      </w:r>
      <w:r w:rsidRPr="00A563E0">
        <w:rPr>
          <w:rStyle w:val="afffff0"/>
          <w:rtl/>
        </w:rPr>
        <w:t xml:space="preserve">לקול המולה גדולה הצית אש </w:t>
      </w:r>
      <w:ins w:id="93077" w:author="מנוע מכני" w:date="2026-10-11T12:04:40Z">
        <w:r>
          <w:rPr>
            <w:rStyle w:val="afffff0"/>
            <w:rtl/>
          </w:rPr>
          <w:t xml:space="preserve">עליו</w:t>
        </w:r>
      </w:ins>
      <w:del w:id="93078" w:author="מנוע מכני" w:date="2026-10-11T12:04:40Z">
        <w:r w:rsidRPr="00A563E0">
          <w:rPr>
            <w:rStyle w:val="afffff0"/>
            <w:rtl/>
          </w:rPr>
          <w:delText xml:space="preserve">עליה</w:delText>
        </w:r>
      </w:del>
      <w:r w:rsidRPr="00A563E0">
        <w:rPr>
          <w:rStyle w:val="afffff0"/>
          <w:rtl/>
        </w:rPr>
        <w:t xml:space="preserve"> ורעו דליותיו</w:t>
      </w:r>
      <w:r w:rsidRPr="00A563E0">
        <w:rPr>
          <w:rStyle w:val="afffff0"/>
          <w:rFonts w:hint="cs"/>
          <w:rtl/>
        </w:rPr>
        <w:t>'</w:t>
      </w:r>
      <w:r w:rsidRPr="00A563E0">
        <w:rPr>
          <w:rStyle w:val="afffff0"/>
          <w:rtl/>
        </w:rPr>
        <w:t xml:space="preserve"> </w:t>
      </w:r>
    </w:p>
    <w:p w:rsidR="00DA63EC" w:rsidRDefault="00DA63EC" w:rsidP="00DA63EC">
      <w:pPr>
        <w:tabs>
          <w:tab w:val="center" w:pos="2835"/>
        </w:tabs>
        <w:rPr>
          <w:rtl/>
        </w:rPr>
      </w:pPr>
      <w:r>
        <w:rPr>
          <w:rStyle w:val="2fb"/>
          <w:rFonts w:ascii="BA Franknatan Regular" w:hAnsi="BA Franknatan Regular" w:hint="cs"/>
          <w:b/>
          <w:bCs/>
          <w:rtl/>
        </w:rPr>
        <w:t>ארחב</w:t>
      </w:r>
      <w:r>
        <w:rPr>
          <w:rStyle w:val="2fb"/>
          <w:rFonts w:ascii="BA Franknatan Regular" w:hAnsi="BA Franknatan Regular"/>
          <w:b/>
          <w:bCs/>
          <w:rtl/>
        </w:rPr>
        <w:t>"</w:t>
      </w:r>
      <w:r>
        <w:rPr>
          <w:rStyle w:val="2fb"/>
          <w:rFonts w:ascii="BA Franknatan Regular" w:hAnsi="BA Franknatan Regular" w:hint="cs"/>
          <w:b/>
          <w:bCs/>
          <w:rtl/>
        </w:rPr>
        <w:t>פ</w:t>
      </w:r>
      <w:r>
        <w:rPr>
          <w:rtl/>
        </w:rPr>
        <w:t xml:space="preserve">: לקול מיליהן של מרגלים ניתרועעו דליותיהן של ישראל, </w:t>
      </w:r>
    </w:p>
    <w:p w:rsidR="00DA63EC" w:rsidRDefault="00DA63EC" w:rsidP="00DA63EC">
      <w:pPr>
        <w:tabs>
          <w:tab w:val="center" w:pos="2835"/>
        </w:tabs>
        <w:rPr>
          <w:rtl/>
        </w:rPr>
      </w:pPr>
      <w:r>
        <w:rPr>
          <w:rStyle w:val="2fb"/>
          <w:rtl/>
        </w:rPr>
        <w:t>דא</w:t>
      </w:r>
      <w:r>
        <w:rPr>
          <w:rStyle w:val="2fb"/>
          <w:rFonts w:hint="cs"/>
          <w:rtl/>
        </w:rPr>
        <w:t>רחב</w:t>
      </w:r>
      <w:r>
        <w:rPr>
          <w:rStyle w:val="2fb"/>
          <w:rtl/>
        </w:rPr>
        <w:t>"</w:t>
      </w:r>
      <w:r>
        <w:rPr>
          <w:rStyle w:val="2fb"/>
          <w:rFonts w:hint="cs"/>
          <w:rtl/>
        </w:rPr>
        <w:t>פ</w:t>
      </w:r>
      <w:r>
        <w:rPr>
          <w:rtl/>
        </w:rPr>
        <w:t xml:space="preserve">: דבר גדול דברו מרגלים באותה שעה, </w:t>
      </w:r>
    </w:p>
    <w:p w:rsidR="00DA63EC" w:rsidRDefault="00DA63EC" w:rsidP="00DA63EC">
      <w:pPr>
        <w:rPr>
          <w:rtl/>
        </w:rPr>
      </w:pPr>
      <w:r w:rsidRPr="00336727">
        <w:rPr>
          <w:rtl/>
        </w:rPr>
        <w:tab/>
      </w:r>
      <w:r w:rsidRPr="00336727">
        <w:rPr>
          <w:rFonts w:hint="cs"/>
          <w:rtl/>
        </w:rPr>
        <w:t>'</w:t>
      </w:r>
      <w:r w:rsidRPr="00336727">
        <w:rPr>
          <w:rStyle w:val="afffff0"/>
          <w:rtl/>
        </w:rPr>
        <w:t>כי חזק הוא ממנו</w:t>
      </w:r>
      <w:r w:rsidRPr="00336727">
        <w:rPr>
          <w:rFonts w:hint="cs"/>
          <w:rtl/>
        </w:rPr>
        <w:t>'</w:t>
      </w:r>
      <w:r w:rsidRPr="00336727">
        <w:rPr>
          <w:rtl/>
        </w:rPr>
        <w:t xml:space="preserve"> אל תיקרי ממנו אלא ממנו, כביכול </w:t>
      </w:r>
      <w:ins w:id="90441" w:author="מנוע מכני" w:date="2026-10-11T12:04:40Z">
        <w:r>
          <w:rPr>
            <w:rtl/>
          </w:rPr>
          <w:t xml:space="preserve">שאפי'</w:t>
        </w:r>
      </w:ins>
      <w:del w:id="90442" w:author="מנוע מכני" w:date="2026-10-11T12:04:40Z">
        <w:r w:rsidRPr="00336727">
          <w:rPr>
            <w:rtl/>
          </w:rPr>
          <w:delText xml:space="preserve">שאפילו</w:delText>
        </w:r>
      </w:del>
      <w:r w:rsidRPr="00336727">
        <w:rPr>
          <w:rtl/>
        </w:rPr>
        <w:t xml:space="preserve"> </w:t>
      </w:r>
      <w:r w:rsidRPr="00336727">
        <w:rPr>
          <w:rtl/>
        </w:rPr>
        <w:t xml:space="preserve">בע</w:t>
      </w:r>
      <w:r w:rsidRPr="00336727">
        <w:rPr>
          <w:rFonts w:hint="cs"/>
          <w:rtl/>
        </w:rPr>
        <w:t>ה</w:t>
      </w:r>
      <w:r w:rsidRPr="00336727">
        <w:rPr>
          <w:rtl/>
        </w:rPr>
        <w:t>"</w:t>
      </w:r>
      <w:r w:rsidRPr="00336727">
        <w:rPr>
          <w:rFonts w:hint="cs"/>
          <w:rtl/>
        </w:rPr>
        <w:t>ב</w:t>
      </w:r>
      <w:r w:rsidRPr="00336727">
        <w:rPr>
          <w:rtl/>
        </w:rPr>
        <w:t xml:space="preserve"> אינו יכול להוציא כליו משם.</w:t>
      </w:r>
    </w:p>
    <w:p>
      <w:pPr>
        <w:pStyle w:val="38"/>
        <w:rPr>
          <w:ins w:id="100116" w:author="מנוע מכני" w:date="2026-10-11T12:04:40Z"/>
        </w:rPr>
      </w:pPr>
      <w:del w:id="100115" w:author="מנוע מכני" w:date="2026-10-11T12:04:40Z">
        <w:r w:rsidRPr="00265E5E">
          <w:delText xml:space="preserve">•</w:delText>
        </w:r>
      </w:del>
      <w:r w:rsidRPr="00265E5E">
        <w:t xml:space="preserve"> </w:t>
      </w:r>
      <w:r>
        <w:t>מתקיף רחב</w:t>
      </w:r>
      <w:r>
        <w:t>"</w:t>
      </w:r>
      <w:r>
        <w:t>ח</w:t>
      </w:r>
      <w:r>
        <w:t xml:space="preserve">:</w:t>
      </w:r>
    </w:p>
    <w:p w:rsidR="00DA63EC" w:rsidRDefault="00DA63EC" w:rsidP="00DA63EC">
      <w:pPr>
        <w:tabs>
          <w:tab w:val="center" w:pos="2835"/>
        </w:tabs>
        <w:rPr>
          <w:rtl/>
        </w:rPr>
      </w:pPr>
      <w:del w:id="100117" w:author="מנוע מכני" w:date="2026-10-11T12:04:40Z">
        <w:r>
          <w:rPr>
            <w:rtl/>
          </w:rPr>
          <w:delText xml:space="preserve"> </w:delText>
        </w:r>
      </w:del>
      <w:ins w:id="93081" w:author="מנוע מכני" w:date="2026-10-11T12:04:40Z">
        <w:r>
          <w:rPr>
            <w:rtl/>
          </w:rPr>
          <w:t xml:space="preserve">זה</w:t>
        </w:r>
      </w:ins>
      <w:del w:id="93082" w:author="מנוע מכני" w:date="2026-10-11T12:04:40Z">
        <w:r>
          <w:rPr>
            <w:rtl/>
          </w:rPr>
          <w:delText xml:space="preserve">האי</w:delText>
        </w:r>
      </w:del>
      <w:r>
        <w:rPr>
          <w:rtl/>
        </w:rPr>
        <w:t xml:space="preserve"> לקול </w:t>
      </w:r>
      <w:r w:rsidRPr="00460180">
        <w:rPr>
          <w:b/>
          <w:bCs/>
          <w:rtl/>
        </w:rPr>
        <w:t>המולה</w:t>
      </w:r>
      <w:r>
        <w:rPr>
          <w:rtl/>
        </w:rPr>
        <w:t xml:space="preserve"> גדולה, לקול </w:t>
      </w:r>
      <w:r w:rsidRPr="00460180">
        <w:rPr>
          <w:b/>
          <w:bCs/>
          <w:rtl/>
        </w:rPr>
        <w:t>מלה</w:t>
      </w:r>
      <w:r>
        <w:rPr>
          <w:rtl/>
        </w:rPr>
        <w:t xml:space="preserve"> </w:t>
      </w:r>
      <w:ins w:id="97447" w:author="מנוע מכני" w:date="2026-10-11T12:04:40Z">
        <w:r>
          <w:rPr>
            <w:rtl/>
          </w:rPr>
          <w:t xml:space="preserve">צריכה</w:t>
        </w:r>
      </w:ins>
      <w:del w:id="97448" w:author="מנוע מכני" w:date="2026-10-11T12:04:40Z">
        <w:r>
          <w:rPr>
            <w:rtl/>
          </w:rPr>
          <w:delText xml:space="preserve">מיבעיא</w:delText>
        </w:r>
      </w:del>
      <w:r>
        <w:rPr>
          <w:rtl/>
        </w:rPr>
        <w:t xml:space="preserve"> </w:t>
      </w:r>
      <w:ins w:id="93079" w:author="מנוע מכני" w:date="2026-10-11T12:04:40Z">
        <w:r>
          <w:rPr>
            <w:rtl/>
          </w:rPr>
          <w:t xml:space="preserve">לו</w:t>
        </w:r>
      </w:ins>
      <w:del w:id="93080" w:author="מנוע מכני" w:date="2026-10-11T12:04:40Z">
        <w:r>
          <w:rPr>
            <w:rtl/>
          </w:rPr>
          <w:delText xml:space="preserve">ליה</w:delText>
        </w:r>
      </w:del>
      <w:r>
        <w:rPr>
          <w:rtl/>
        </w:rPr>
        <w:t xml:space="preserve">!</w:t>
      </w:r>
    </w:p>
    <w:p>
      <w:pPr>
        <w:pStyle w:val="38"/>
        <w:rPr>
          <w:ins w:id="100118" w:author="מנוע מכני" w:date="2026-10-11T12:04:40Z"/>
        </w:rPr>
      </w:pPr>
      <w:r>
        <w:t xml:space="preserve">אלא, </w:t>
      </w:r>
      <w:r>
        <w:t>א</w:t>
      </w:r>
      <w:r>
        <w:t>"</w:t>
      </w:r>
      <w:r>
        <w:t>ל</w:t>
      </w:r>
      <w:r>
        <w:t xml:space="preserve"> </w:t>
      </w:r>
      <w:r>
        <w:t xml:space="preserve">הקב"ה</w:t>
      </w:r>
      <w:r>
        <w:t xml:space="preserve"> לאברהם:</w:t>
      </w:r>
    </w:p>
    <w:p w:rsidR="00DA63EC" w:rsidRDefault="00DA63EC" w:rsidP="00DA63EC">
      <w:pPr>
        <w:tabs>
          <w:tab w:val="center" w:pos="2835"/>
        </w:tabs>
        <w:rPr>
          <w:rtl/>
        </w:rPr>
      </w:pPr>
      <w:del w:id="100119"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קולך שמעתי וחמלתי עליהם</w:t>
      </w:r>
      <w:r w:rsidRPr="00A563E0">
        <w:rPr>
          <w:rStyle w:val="afffff0"/>
          <w:rFonts w:hint="cs"/>
          <w:rtl/>
        </w:rPr>
        <w:t>'</w:t>
      </w:r>
      <w:r w:rsidRPr="00A563E0">
        <w:rPr>
          <w:rStyle w:val="afffff0"/>
          <w:rtl/>
        </w:rPr>
        <w:t>,</w:t>
      </w:r>
      <w:r>
        <w:rPr>
          <w:rtl/>
        </w:rPr>
        <w:t xml:space="preserve"> אני אמרתי: ישתעבדו בארבע מלכיות כל אחת ואחת כשיעור ארבע מלכיות, </w:t>
      </w:r>
      <w:ins w:id="93083" w:author="מנוע מכני" w:date="2026-10-11T12:04:40Z">
        <w:r>
          <w:rPr>
            <w:rtl/>
          </w:rPr>
          <w:t xml:space="preserve">עכשיו</w:t>
        </w:r>
      </w:ins>
      <w:del w:id="93084" w:author="מנוע מכני" w:date="2026-10-11T12:04:40Z">
        <w:r>
          <w:rPr>
            <w:rtl/>
          </w:rPr>
          <w:delText xml:space="preserve">השתא</w:delText>
        </w:r>
      </w:del>
      <w:r>
        <w:rPr>
          <w:rtl/>
        </w:rPr>
        <w:t xml:space="preserve"> כל </w:t>
      </w:r>
      <w:ins w:id="93087" w:author="מנוע מכני" w:date="2026-10-11T12:04:40Z">
        <w:r>
          <w:rPr>
            <w:rtl/>
          </w:rPr>
          <w:t xml:space="preserve">אחת</w:t>
        </w:r>
      </w:ins>
      <w:del w:id="93088" w:author="מנוע מכני" w:date="2026-10-11T12:04:40Z">
        <w:r>
          <w:rPr>
            <w:rtl/>
          </w:rPr>
          <w:delText xml:space="preserve">חדא</w:delText>
        </w:r>
      </w:del>
      <w:r>
        <w:rPr>
          <w:rtl/>
        </w:rPr>
        <w:t xml:space="preserve"> </w:t>
      </w:r>
      <w:ins w:id="93089" w:author="מנוע מכני" w:date="2026-10-11T12:04:40Z">
        <w:r>
          <w:rPr>
            <w:rtl/>
          </w:rPr>
          <w:t xml:space="preserve">ואחת</w:t>
        </w:r>
      </w:ins>
      <w:del w:id="93090" w:author="מנוע מכני" w:date="2026-10-11T12:04:40Z">
        <w:r>
          <w:rPr>
            <w:rtl/>
          </w:rPr>
          <w:delText xml:space="preserve">וחדא</w:delText>
        </w:r>
      </w:del>
      <w:r>
        <w:rPr>
          <w:rtl/>
        </w:rPr>
        <w:t xml:space="preserve"> </w:t>
      </w:r>
      <w:ins w:id="93085" w:author="מנוע מכני" w:date="2026-10-11T12:04:40Z">
        <w:r>
          <w:rPr>
            <w:rtl/>
          </w:rPr>
          <w:t xml:space="preserve">מה</w:t>
        </w:r>
      </w:ins>
      <w:del w:id="93086" w:author="מנוע מכני" w:date="2026-10-11T12:04:40Z">
        <w:r>
          <w:rPr>
            <w:rtl/>
          </w:rPr>
          <w:delText xml:space="preserve">מאי</w:delText>
        </w:r>
      </w:del>
      <w:r>
        <w:rPr>
          <w:rtl/>
        </w:rPr>
        <w:t xml:space="preserve"> דפסיק לה.</w:t>
      </w:r>
    </w:p>
    <w:p>
      <w:pPr>
        <w:pStyle w:val="38"/>
        <w:rPr>
          <w:ins w:id="100120" w:author="מנוע מכני" w:date="2026-10-11T12:04:40Z"/>
        </w:rPr>
      </w:pPr>
      <w:r>
        <w:t>ו</w:t>
      </w:r>
      <w:r w:rsidRPr="003E173B">
        <w:t>א"ד</w:t>
      </w:r>
      <w:r>
        <w:t xml:space="preserve">, אני אמרתי:</w:t>
      </w:r>
    </w:p>
    <w:p w:rsidR="00DA63EC" w:rsidRDefault="00DA63EC" w:rsidP="00DA63EC">
      <w:pPr>
        <w:tabs>
          <w:tab w:val="center" w:pos="2835"/>
        </w:tabs>
        <w:rPr>
          <w:rtl/>
        </w:rPr>
      </w:pPr>
      <w:del w:id="100121" w:author="מנוע מכני" w:date="2026-10-11T12:04:40Z">
        <w:r>
          <w:rPr>
            <w:rtl/>
          </w:rPr>
          <w:delText xml:space="preserve"> </w:delText>
        </w:r>
      </w:del>
      <w:r>
        <w:rPr>
          <w:rtl/>
        </w:rPr>
        <w:t xml:space="preserve">בזה אחר זה, עכשיו בבת אחת.</w:t>
      </w:r>
    </w:p>
    <w:p>
      <w:pPr>
        <w:pStyle w:val="afffff8"/>
        <w:rPr>
          <w:ins w:id="90419" w:author="קלוד" w:date="2026-10-11T12:32:08Z"/>
        </w:rPr>
      </w:pPr>
      <w:ins w:id="90420" w:author="קלוד" w:date="2026-10-11T12:32:08Z">
        <w:r>
          <w:rPr>
            <w:color w:val="7B3F00"/>
          </w:rPr>
          <w:t xml:space="preserve">למה נמשלו ישראל לזית - אין להם בטילה, וחוזרים ביסורין</w:t>
        </w:r>
      </w:ins>
    </w:p>
    <w:p>
      <w:pPr>
        <w:pStyle w:val="38"/>
        <w:rPr>
          <w:ins w:id="100123" w:author="מנוע מכני" w:date="2026-10-11T12:04:40Z"/>
        </w:rPr>
      </w:pPr>
      <w:del w:id="100122" w:author="מנוע מכני" w:date="2026-10-11T12:04:40Z">
        <w:r w:rsidRPr="00265E5E">
          <w:delText xml:space="preserve">•</w:delText>
        </w:r>
      </w:del>
      <w:r w:rsidRPr="00265E5E">
        <w:t xml:space="preserve"> </w:t>
      </w:r>
      <w:r>
        <w:t>אריב</w:t>
      </w:r>
      <w:r>
        <w:t>"</w:t>
      </w:r>
      <w:r>
        <w:t>ל</w:t>
      </w:r>
      <w:r>
        <w:t xml:space="preserve">:</w:t>
      </w:r>
    </w:p>
    <w:p w:rsidR="00DA63EC" w:rsidRDefault="00DA63EC" w:rsidP="00DA63EC">
      <w:pPr>
        <w:tabs>
          <w:tab w:val="center" w:pos="2835"/>
        </w:tabs>
        <w:rPr>
          <w:rtl/>
        </w:rPr>
      </w:pPr>
      <w:del w:id="100124" w:author="מנוע מכני" w:date="2026-10-11T12:04:40Z">
        <w:r>
          <w:rPr>
            <w:rtl/>
          </w:rPr>
          <w:delText xml:space="preserve"> </w:delText>
        </w:r>
      </w:del>
      <w:r>
        <w:rPr>
          <w:rtl/>
        </w:rPr>
        <w:t xml:space="preserve">למה נמשלו ישראל לזית? לומר לך: מה זית אין עליו נושרין </w:t>
      </w:r>
      <w:r>
        <w:rPr>
          <w:rtl/>
        </w:rPr>
        <w:t xml:space="preserve">לא</w:t>
      </w:r>
      <w:r>
        <w:rPr>
          <w:rtl/>
        </w:rPr>
        <w:t xml:space="preserve"> בימות החמה ולא בימות הגשמים, אף ישראל אין להם בטילה עולמית </w:t>
      </w:r>
      <w:r>
        <w:rPr>
          <w:rtl/>
        </w:rPr>
        <w:t xml:space="preserve">לא</w:t>
      </w:r>
      <w:r>
        <w:rPr>
          <w:rtl/>
        </w:rPr>
        <w:t xml:space="preserve"> בעוה"ז ולא בעולם הבא.</w:t>
      </w:r>
    </w:p>
    <w:p>
      <w:pPr>
        <w:pStyle w:val="38"/>
        <w:rPr>
          <w:ins w:id="100125" w:author="מנוע מכני" w:date="2026-10-11T12:04:40Z"/>
        </w:rPr>
      </w:pPr>
      <w:r>
        <w:t>וא</w:t>
      </w:r>
      <w:r>
        <w:t>רי</w:t>
      </w:r>
      <w:r>
        <w:t>"</w:t>
      </w:r>
      <w:r>
        <w:t>ו</w:t>
      </w:r>
      <w:r>
        <w:t xml:space="preserve">:</w:t>
      </w:r>
    </w:p>
    <w:p w:rsidR="00DA63EC" w:rsidRDefault="00DA63EC" w:rsidP="00DA63EC">
      <w:pPr>
        <w:tabs>
          <w:tab w:val="center" w:pos="2835"/>
        </w:tabs>
        <w:rPr>
          <w:rtl/>
        </w:rPr>
      </w:pPr>
      <w:del w:id="100126" w:author="מנוע מכני" w:date="2026-10-11T12:04:40Z">
        <w:r>
          <w:rPr>
            <w:rtl/>
          </w:rPr>
          <w:delText xml:space="preserve"> </w:delText>
        </w:r>
      </w:del>
      <w:r>
        <w:rPr>
          <w:rtl/>
        </w:rPr>
        <w:t xml:space="preserve">למה נמשלו ישראל לזית? </w:t>
      </w:r>
    </w:p>
    <w:p w:rsidR="00DA63EC" w:rsidRDefault="00DA63EC" w:rsidP="00DA63EC">
      <w:pPr>
        <w:rPr>
          <w:rtl/>
        </w:rPr>
      </w:pPr>
      <w:r w:rsidRPr="00336727">
        <w:rPr>
          <w:rtl/>
        </w:rPr>
        <w:tab/>
        <w:t xml:space="preserve">לומר לך: מה זית אינו מוציא שמנו אלא </w:t>
      </w:r>
      <w:r w:rsidRPr="00336727">
        <w:rPr>
          <w:rtl/>
        </w:rPr>
        <w:tab/>
        <w:t xml:space="preserve">ע"י</w:t>
      </w:r>
      <w:r w:rsidRPr="00336727">
        <w:rPr>
          <w:rtl/>
        </w:rPr>
        <w:tab/>
        <w:t xml:space="preserve"> כתיתה, אף ישראל אין חוזרין למוטב אלא </w:t>
      </w:r>
      <w:r w:rsidRPr="00336727">
        <w:rPr>
          <w:rtl/>
        </w:rPr>
        <w:tab/>
        <w:t xml:space="preserve">ע"י</w:t>
      </w:r>
      <w:r w:rsidRPr="00336727">
        <w:rPr>
          <w:rtl/>
        </w:rPr>
        <w:tab/>
        <w:t xml:space="preserve"> יסורין.</w:t>
      </w:r>
    </w:p>
    <w:p w:rsidR="00DA63EC" w:rsidRDefault="00DA63EC" w:rsidP="00DA63EC">
      <w:pPr>
        <w:pStyle w:val="affffd"/>
        <w:rPr>
          <w:del w:id="90021" w:author="מנוע עיצוב" w:date="2026-10-11T12:09:26Z"/>
          <w:rtl/>
        </w:rPr>
      </w:pPr>
      <w:del w:id="90020" w:author="מנוע עיצוב" w:date="2026-10-11T12:09:26Z">
        <w:r>
          <w:rPr>
            <w:rtl/>
          </w:rPr>
          <w:delText xml:space="preserve">׹</w:delText>
        </w:r>
      </w:del>
    </w:p>
    <w:p w:rsidR="00DA63EC" w:rsidRDefault="00DA63EC" w:rsidP="00DA63EC">
      <w:pPr>
        <w:pStyle w:val="affff1"/>
        <w:ind w:end="0"/>
        <w:rPr>
          <w:rtl/>
        </w:rPr>
        <w:pPrChange w:id="20044" w:author="קלוד" w:date="2026-10-11T09:07:26Z">
          <w:pPr>
            <w:pStyle w:val="affff1"/>
            <w:rPr>
              <w:rtl/>
            </w:rPr>
          </w:pPr>
        </w:pPrChange>
      </w:pPr>
      <w:ins w:id="9809" w:author="מספור קטעי משנה" w:date="2026-10-11T09:35:12Z">
        <w:r>
          <w:rPr>
            <w:rStyle w:val="MisparKeta"/>
          </w:rPr>
          <w:t xml:space="preserve">ד. </w:t>
        </w:r>
      </w:ins>
      <w:r>
        <w:rPr>
          <w:rtl/>
        </w:rPr>
        <w:t>ר"מ אומר: השאור בודה להן מתוכן ומחמיצן [וכו</w:t>
      </w:r>
      <w:r w:rsidR="005608A0">
        <w:rPr>
          <w:rtl/>
        </w:rPr>
        <w:t>'</w:t>
      </w:r>
      <w:r>
        <w:rPr>
          <w:rtl/>
        </w:rPr>
        <w:t>].</w:t>
      </w:r>
    </w:p>
    <w:p>
      <w:pPr>
        <w:pStyle w:val="38"/>
        <w:rPr>
          <w:ins w:id="100127" w:author="מנוע מכני" w:date="2026-10-11T12:04:40Z"/>
        </w:rPr>
      </w:pPr>
      <w:r>
        <w:t>אר</w:t>
      </w:r>
      <w:r>
        <w:t>"</w:t>
      </w:r>
      <w:r>
        <w:t>ח</w:t>
      </w:r>
      <w:r>
        <w:t xml:space="preserve">:</w:t>
      </w:r>
    </w:p>
    <w:p w:rsidR="00DA63EC" w:rsidRDefault="00DA63EC" w:rsidP="00DA63EC">
      <w:pPr>
        <w:tabs>
          <w:tab w:val="center" w:pos="2835"/>
        </w:tabs>
        <w:rPr>
          <w:rtl/>
        </w:rPr>
      </w:pPr>
      <w:del w:id="100128" w:author="מנוע מכני" w:date="2026-10-11T12:04:40Z">
        <w:r>
          <w:rPr>
            <w:rtl/>
          </w:rPr>
          <w:delText xml:space="preserve"> </w:delText>
        </w:r>
      </w:del>
      <w:r>
        <w:rPr>
          <w:rtl/>
        </w:rPr>
        <w:t xml:space="preserve">עיסת השאור עבה - נמצאת יתירה מדת העשרון, רכה - נמצאת חסירה.</w:t>
      </w:r>
    </w:p>
    <w:p w:rsidR="00DA63EC" w:rsidRDefault="00DA63EC" w:rsidP="00DA63EC">
      <w:pPr>
        <w:tabs>
          <w:tab w:val="center" w:pos="2835"/>
        </w:tabs>
        <w:rPr>
          <w:rtl/>
        </w:rPr>
      </w:pPr>
      <w:r>
        <w:rPr>
          <w:rtl/>
        </w:rPr>
        <w:t>סוף סוף כי כייל לעשרון כייל!</w:t>
      </w:r>
    </w:p>
    <w:p>
      <w:pPr>
        <w:pStyle w:val="38"/>
        <w:rPr>
          <w:ins w:id="100129" w:author="מנוע מכני" w:date="2026-10-11T12:04:40Z"/>
        </w:rPr>
      </w:pPr>
      <w:r>
        <w:t xml:space="preserve">רבה ורב יוסף </w:t>
      </w:r>
      <w:ins w:id="91419" w:author="מנוע מכני" w:date="2026-10-11T12:04:40Z">
        <w:r>
          <w:t xml:space="preserve">דאמרו</w:t>
        </w:r>
      </w:ins>
      <w:del w:id="91420" w:author="מנוע מכני" w:date="2026-10-11T12:04:40Z">
        <w:r>
          <w:delText xml:space="preserve">דאמרי</w:delText>
        </w:r>
      </w:del>
      <w:r>
        <w:t xml:space="preserve"> </w:t>
      </w:r>
      <w:ins w:id="91417" w:author="מנוע מכני" w:date="2026-10-11T12:04:40Z">
        <w:r>
          <w:t xml:space="preserve">שניהם</w:t>
        </w:r>
      </w:ins>
      <w:del w:id="91418" w:author="מנוע מכני" w:date="2026-10-11T12:04:40Z">
        <w:r>
          <w:delText xml:space="preserve">תרוייהו</w:delText>
        </w:r>
      </w:del>
      <w:r>
        <w:t xml:space="preserve">:</w:t>
      </w:r>
    </w:p>
    <w:p w:rsidR="00DA63EC" w:rsidRDefault="00DA63EC" w:rsidP="00DA63EC">
      <w:pPr>
        <w:tabs>
          <w:tab w:val="center" w:pos="2835"/>
        </w:tabs>
        <w:rPr>
          <w:rtl/>
        </w:rPr>
      </w:pPr>
      <w:del w:id="100130" w:author="מנוע מכני" w:date="2026-10-11T12:04:40Z">
        <w:r>
          <w:rPr>
            <w:rtl/>
          </w:rPr>
          <w:delText xml:space="preserve"> </w:delText>
        </w:r>
      </w:del>
      <w:r>
        <w:rPr>
          <w:rtl/>
        </w:rPr>
        <w:t xml:space="preserve">לכמות שהן היתה </w:t>
      </w:r>
      <w:ins w:id="90163" w:author="Claude - סמנטי" w:date="2026-10-11T12:27:00Z">
        <w:r>
          <w:rPr>
            <w:rtl/>
          </w:rPr>
          <w:t xml:space="preserve">משערים</w:t>
        </w:r>
      </w:ins>
      <w:del w:id="90164" w:author="Claude - סמנטי" w:date="2026-10-11T12:27:00Z">
        <w:r>
          <w:rPr>
            <w:rtl/>
          </w:rPr>
          <w:delText xml:space="preserve">משערינן</w:delText>
        </w:r>
      </w:del>
      <w:r>
        <w:rPr>
          <w:rtl/>
        </w:rPr>
        <w:t xml:space="preserve">.</w:t>
      </w:r>
    </w:p>
    <w:p>
      <w:pPr>
        <w:pStyle w:val="38"/>
        <w:rPr>
          <w:ins w:id="100131" w:author="מנוע מכני" w:date="2026-10-11T12:04:40Z"/>
        </w:rPr>
      </w:pPr>
      <w:r w:rsidRPr="00E105BC">
        <w:t xml:space="preserve">ולא אמרי'</w:t>
      </w:r>
    </w:p>
    <w:p w:rsidR="00DA63EC" w:rsidRPr="00E105BC" w:rsidRDefault="00DA63EC" w:rsidP="00DA63EC">
      <w:pPr>
        <w:tabs>
          <w:tab w:val="center" w:pos="2835"/>
        </w:tabs>
        <w:rPr>
          <w:spacing w:val="-6"/>
          <w:rtl/>
        </w:rPr>
      </w:pPr>
      <w:del w:id="100132" w:author="מנוע מכני" w:date="2026-10-11T12:04:40Z">
        <w:r w:rsidRPr="00E105BC">
          <w:rPr>
            <w:rFonts w:hint="cs"/>
            <w:spacing w:val="-6"/>
            <w:rtl/>
          </w:rPr>
          <w:delText xml:space="preserve"> </w:delText>
        </w:r>
      </w:del>
      <w:r w:rsidRPr="00E105BC">
        <w:rPr>
          <w:rFonts w:hint="cs"/>
          <w:spacing w:val="-6"/>
          <w:rtl/>
        </w:rPr>
        <w:t xml:space="preserve">ליקח קצת ולהחמיצה בחוץ </w:t>
      </w:r>
      <w:r w:rsidRPr="00E105BC">
        <w:rPr>
          <w:rFonts w:hint="cs"/>
          <w:spacing w:val="-6"/>
          <w:rtl/>
        </w:rPr>
        <w:t xml:space="preserve">ואח</w:t>
      </w:r>
      <w:r w:rsidRPr="00E105BC">
        <w:rPr>
          <w:spacing w:val="-6"/>
          <w:rtl/>
        </w:rPr>
        <w:t>"</w:t>
      </w:r>
      <w:r w:rsidRPr="00E105BC">
        <w:rPr>
          <w:rFonts w:hint="cs"/>
          <w:spacing w:val="-6"/>
          <w:rtl/>
        </w:rPr>
        <w:t xml:space="preserve">כ</w:t>
      </w:r>
      <w:r w:rsidRPr="00E105BC">
        <w:rPr>
          <w:rFonts w:hint="cs"/>
          <w:spacing w:val="-6"/>
          <w:rtl/>
        </w:rPr>
        <w:t xml:space="preserve"> לצרפה וללושה יחד גזירה שמא יבוא להביא </w:t>
      </w:r>
      <w:ins w:id="95845" w:author="מנוע מכני" w:date="2026-10-11T12:04:40Z">
        <w:r>
          <w:rPr>
            <w:rFonts w:hint="cs"/>
            <w:spacing w:val="-6"/>
            <w:rtl/>
          </w:rPr>
          <w:t xml:space="preserve">מעולם</w:t>
        </w:r>
      </w:ins>
      <w:del w:id="95846" w:author="מנוע מכני" w:date="2026-10-11T12:04:40Z">
        <w:r w:rsidRPr="00E105BC">
          <w:rPr>
            <w:rFonts w:hint="cs"/>
            <w:spacing w:val="-6"/>
            <w:rtl/>
          </w:rPr>
          <w:delText xml:space="preserve">מעלמא</w:delText>
        </w:r>
      </w:del>
      <w:r w:rsidRPr="00E105BC">
        <w:rPr>
          <w:rFonts w:hint="cs"/>
          <w:spacing w:val="-6"/>
          <w:rtl/>
        </w:rPr>
        <w:t xml:space="preserve"> </w:t>
      </w:r>
    </w:p>
    <w:p w:rsidR="00DA63EC" w:rsidRDefault="00DA63EC" w:rsidP="00DA63EC">
      <w:pPr>
        <w:tabs>
          <w:tab w:val="center" w:pos="2835"/>
        </w:tabs>
        <w:rPr>
          <w:rtl/>
        </w:rPr>
      </w:pPr>
    </w:p>
    <w:p w:rsidR="00DA63EC" w:rsidRDefault="00DA63EC" w:rsidP="00DA63EC">
      <w:pPr>
        <w:pStyle w:val="afff3"/>
        <w:framePr w:wrap="around"/>
        <w:rPr>
          <w:rtl/>
        </w:rPr>
      </w:pPr>
      <w:r>
        <w:rPr>
          <w:rFonts w:hint="cs"/>
          <w:rtl/>
        </w:rPr>
        <w:t>נד.</w:t>
      </w:r>
    </w:p>
    <w:p>
      <w:pPr>
        <w:pStyle w:val="afffff8"/>
        <w:rPr>
          <w:ins w:id="90417" w:author="קלוד" w:date="2026-10-11T12:32:08Z"/>
        </w:rPr>
      </w:pPr>
      <w:ins w:id="90418" w:author="קלוד" w:date="2026-10-11T12:32:08Z">
        <w:r>
          <w:rPr>
            <w:color w:val="7B3F00"/>
          </w:rPr>
          <w:t xml:space="preserve">מחמיצין בתפוחים - מחלוקת תנאים</w:t>
        </w:r>
      </w:ins>
    </w:p>
    <w:p>
      <w:pPr>
        <w:pStyle w:val="38"/>
        <w:rPr>
          <w:ins w:id="100134" w:author="מנוע מכני" w:date="2026-10-11T12:04:40Z"/>
        </w:rPr>
      </w:pPr>
      <w:del w:id="100133"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100135" w:author="מנוע מכני" w:date="2026-10-11T12:04:40Z">
        <w:r>
          <w:rPr>
            <w:rtl/>
          </w:rPr>
          <w:delText xml:space="preserve"> </w:delText>
        </w:r>
      </w:del>
      <w:r>
        <w:rPr>
          <w:rtl/>
        </w:rPr>
        <w:t xml:space="preserve">אין מחמיצין בתפוחים, </w:t>
      </w:r>
      <w:r>
        <w:rPr>
          <w:rStyle w:val="2fb"/>
          <w:rtl/>
        </w:rPr>
        <w:t xml:space="preserve">מ</w:t>
      </w:r>
      <w:r>
        <w:rPr>
          <w:rStyle w:val="2fb"/>
          <w:rFonts w:hint="cs"/>
          <w:rtl/>
        </w:rPr>
        <w:t>רחב</w:t>
      </w:r>
      <w:r>
        <w:rPr>
          <w:rStyle w:val="2fb"/>
          <w:rtl/>
        </w:rPr>
        <w:t>"</w:t>
      </w:r>
      <w:r>
        <w:rPr>
          <w:rStyle w:val="2fb"/>
          <w:rFonts w:hint="cs"/>
          <w:rtl/>
        </w:rPr>
        <w:t xml:space="preserve">ג</w:t>
      </w:r>
      <w:r>
        <w:rPr>
          <w:rFonts w:hint="cs"/>
          <w:rtl/>
        </w:rPr>
        <w:t xml:space="preserve"> </w:t>
      </w:r>
      <w:r>
        <w:rPr>
          <w:rtl/>
        </w:rPr>
        <w:t>אמרו: מחמיצין.</w:t>
      </w:r>
    </w:p>
    <w:p w:rsidR="00DA63EC" w:rsidRDefault="00DA63EC" w:rsidP="00DA63EC">
      <w:pPr>
        <w:tabs>
          <w:tab w:val="center" w:pos="2835"/>
        </w:tabs>
        <w:rPr>
          <w:rtl/>
        </w:rPr>
      </w:pPr>
      <w:r>
        <w:rPr>
          <w:rStyle w:val="2fb"/>
          <w:rtl/>
        </w:rPr>
        <w:t>ר"</w:t>
      </w:r>
      <w:r>
        <w:rPr>
          <w:rStyle w:val="2fb"/>
          <w:rFonts w:hint="cs"/>
          <w:rtl/>
        </w:rPr>
        <w:t xml:space="preserve">כ</w:t>
      </w:r>
      <w:r>
        <w:rPr>
          <w:rFonts w:hint="cs"/>
          <w:rtl/>
        </w:rPr>
        <w:t xml:space="preserve"> </w:t>
      </w:r>
      <w:ins w:id="96993" w:author="מנוע מכני" w:date="2026-10-11T12:04:40Z">
        <w:r>
          <w:rPr>
            <w:rFonts w:hint="cs"/>
            <w:rtl/>
          </w:rPr>
          <w:t xml:space="preserve">שונה</w:t>
        </w:r>
      </w:ins>
      <w:del w:id="96994" w:author="מנוע מכני" w:date="2026-10-11T12:04:40Z">
        <w:r>
          <w:rPr>
            <w:rFonts w:hint="cs"/>
            <w:rtl/>
          </w:rPr>
          <w:delText xml:space="preserve">מתני</w:delText>
        </w:r>
      </w:del>
      <w:r>
        <w:rPr>
          <w:rFonts w:hint="cs"/>
          <w:rtl/>
        </w:rPr>
        <w:t xml:space="preserve"> </w:t>
      </w:r>
      <w:r>
        <w:rPr>
          <w:rStyle w:val="2fb"/>
          <w:rFonts w:hint="cs"/>
          <w:rtl/>
        </w:rPr>
        <w:t xml:space="preserve">ברחב</w:t>
      </w:r>
      <w:r>
        <w:rPr>
          <w:rStyle w:val="2fb"/>
          <w:rtl/>
        </w:rPr>
        <w:t>"</w:t>
      </w:r>
      <w:r>
        <w:rPr>
          <w:rStyle w:val="2fb"/>
          <w:rFonts w:hint="cs"/>
          <w:rtl/>
        </w:rPr>
        <w:t xml:space="preserve">ת</w:t>
      </w:r>
      <w:r>
        <w:rPr>
          <w:rFonts w:hint="cs"/>
          <w:rtl/>
        </w:rPr>
        <w:t xml:space="preserve"> וכהך ד</w:t>
      </w:r>
      <w:r>
        <w:rPr>
          <w:rtl/>
        </w:rPr>
        <w:t>תפוח</w:t>
      </w:r>
      <w:r>
        <w:rPr>
          <w:rFonts w:hint="cs"/>
          <w:rtl/>
        </w:rPr>
        <w:t>[של תרומה]</w:t>
      </w:r>
      <w:r>
        <w:rPr>
          <w:rtl/>
        </w:rPr>
        <w:t xml:space="preserve"> שריסקו ונתנו בתוך העיסה וחימצה אסורה,</w:t>
      </w:r>
    </w:p>
    <w:p w:rsidR="00DA63EC" w:rsidRDefault="00DA63EC" w:rsidP="00DA63EC">
      <w:pPr>
        <w:tabs>
          <w:tab w:val="center" w:pos="2835"/>
        </w:tabs>
        <w:rPr>
          <w:rtl/>
        </w:rPr>
      </w:pPr>
      <w:r>
        <w:rPr>
          <w:rFonts w:hint="cs"/>
          <w:rtl/>
        </w:rPr>
        <w:lastRenderedPageBreak/>
        <w:t xml:space="preserve">ואפי' כרבנן </w:t>
      </w:r>
      <w:r>
        <w:rPr>
          <w:rtl/>
        </w:rPr>
        <w:t xml:space="preserve">נהי דחמץ גמור </w:t>
      </w:r>
      <w:r>
        <w:rPr>
          <w:rtl/>
        </w:rPr>
        <w:t xml:space="preserve">לא</w:t>
      </w:r>
      <w:r>
        <w:rPr>
          <w:rtl/>
        </w:rPr>
        <w:t xml:space="preserve"> הוי, נוקשה מיהא הוי.</w:t>
      </w:r>
    </w:p>
    <w:p>
      <w:pPr>
        <w:pStyle w:val="38"/>
        <w:rPr>
          <w:ins w:id="100136" w:author="מנוע מכני" w:date="2026-10-11T12:04:40Z"/>
        </w:rPr>
      </w:pPr>
      <w:r>
        <w:t>ר</w:t>
      </w:r>
      <w:r>
        <w:t>"</w:t>
      </w:r>
      <w:r>
        <w:t>א</w:t>
      </w:r>
      <w:r>
        <w:t xml:space="preserve">:</w:t>
      </w:r>
    </w:p>
    <w:p w:rsidR="00DA63EC" w:rsidRDefault="00DA63EC" w:rsidP="00DA63EC">
      <w:pPr>
        <w:tabs>
          <w:tab w:val="center" w:pos="2835"/>
        </w:tabs>
        <w:rPr>
          <w:rtl/>
        </w:rPr>
      </w:pPr>
      <w:del w:id="100137" w:author="מנוע מכני" w:date="2026-10-11T12:04:40Z">
        <w:r>
          <w:rPr>
            <w:rtl/>
          </w:rPr>
          <w:delText xml:space="preserve"> </w:delText>
        </w:r>
      </w:del>
      <w:r>
        <w:rPr>
          <w:rtl/>
        </w:rPr>
        <w:t xml:space="preserve">אין לך הקשה לקמיצה יותר ממנחת חוטא</w:t>
      </w:r>
      <w:ins w:id="94811" w:author="מנוע מכני" w:date="2026-10-11T12:04:40Z">
        <w:r>
          <w:rPr>
            <w:rtl/>
          </w:rPr>
          <w:t xml:space="preserve">,</w:t>
        </w:r>
      </w:ins>
      <w:del w:id="94812" w:author="מנוע מכני" w:date="2026-10-11T12:04:40Z">
        <w:r>
          <w:rPr>
            <w:rtl/>
          </w:rPr>
          <w:delText xml:space="preserve">;</w:delText>
        </w:r>
      </w:del>
      <w:r>
        <w:rPr>
          <w:rtl/>
        </w:rPr>
        <w:t xml:space="preserve"> </w:t>
      </w:r>
    </w:p>
    <w:p>
      <w:pPr>
        <w:pStyle w:val="38"/>
        <w:rPr>
          <w:ins w:id="100138" w:author="מנוע מכני" w:date="2026-10-11T12:04:40Z"/>
        </w:rPr>
      </w:pPr>
      <w:r>
        <w:t>ריב</w:t>
      </w:r>
      <w:r>
        <w:t>"</w:t>
      </w:r>
      <w:r>
        <w:t>א</w:t>
      </w:r>
      <w:r>
        <w:t xml:space="preserve">:</w:t>
      </w:r>
    </w:p>
    <w:p w:rsidR="00DA63EC" w:rsidRDefault="00DA63EC" w:rsidP="00DA63EC">
      <w:pPr>
        <w:tabs>
          <w:tab w:val="center" w:pos="2835"/>
        </w:tabs>
        <w:rPr>
          <w:rtl/>
        </w:rPr>
      </w:pPr>
      <w:del w:id="100139" w:author="מנוע מכני" w:date="2026-10-11T12:04:40Z">
        <w:r>
          <w:rPr>
            <w:rtl/>
          </w:rPr>
          <w:delText xml:space="preserve"> </w:delText>
        </w:r>
      </w:del>
      <w:r>
        <w:rPr>
          <w:rtl/>
        </w:rPr>
        <w:t xml:space="preserve">מנחת חוטא מגבלה במים וכשרה.</w:t>
      </w:r>
    </w:p>
    <w:p>
      <w:pPr>
        <w:pStyle w:val="38"/>
        <w:rPr>
          <w:ins w:id="100140" w:author="מנוע מכני" w:date="2026-10-11T12:04:40Z"/>
        </w:rPr>
      </w:pPr>
      <w:r>
        <w:t xml:space="preserve">לימא </w:t>
      </w:r>
      <w:ins w:id="96683" w:author="מנוע מכני" w:date="2026-10-11T12:04:40Z">
        <w:r>
          <w:t xml:space="preserve">בזה</w:t>
        </w:r>
      </w:ins>
      <w:del w:id="96684" w:author="מנוע מכני" w:date="2026-10-11T12:04:40Z">
        <w:r>
          <w:delText xml:space="preserve">בהא</w:delText>
        </w:r>
      </w:del>
      <w:r>
        <w:t xml:space="preserve"> מיפלגי, דמר סבר:</w:t>
      </w:r>
    </w:p>
    <w:p w:rsidR="00DA63EC" w:rsidRDefault="00DA63EC" w:rsidP="00DA63EC">
      <w:pPr>
        <w:tabs>
          <w:tab w:val="center" w:pos="2835"/>
        </w:tabs>
        <w:rPr>
          <w:rtl/>
        </w:rPr>
      </w:pPr>
      <w:del w:id="100141" w:author="מנוע מכני" w:date="2026-10-11T12:04:40Z">
        <w:r>
          <w:rPr>
            <w:rtl/>
          </w:rPr>
          <w:delText xml:space="preserve"> </w:delText>
        </w:r>
      </w:del>
      <w:r>
        <w:rPr>
          <w:rtl/>
        </w:rPr>
        <w:t xml:space="preserve">כמות שהן </w:t>
      </w:r>
      <w:ins w:id="90167" w:author="Claude - סמנטי" w:date="2026-10-11T12:27:00Z">
        <w:r>
          <w:rPr>
            <w:rtl/>
          </w:rPr>
          <w:t xml:space="preserve">משערים</w:t>
        </w:r>
      </w:ins>
      <w:del w:id="90168" w:author="Claude - סמנטי" w:date="2026-10-11T12:27:00Z">
        <w:r>
          <w:rPr>
            <w:rtl/>
          </w:rPr>
          <w:delText xml:space="preserve">משערינן</w:delText>
        </w:r>
      </w:del>
      <w:r>
        <w:rPr>
          <w:rtl/>
        </w:rPr>
        <w:t xml:space="preserve">, ומר סבר: לכמות שהיו </w:t>
      </w:r>
      <w:ins w:id="90165" w:author="Claude - סמנטי" w:date="2026-10-11T12:27:00Z">
        <w:r>
          <w:rPr>
            <w:rtl/>
          </w:rPr>
          <w:t xml:space="preserve">משערים</w:t>
        </w:r>
      </w:ins>
      <w:del w:id="90166" w:author="Claude - סמנטי" w:date="2026-10-11T12:27:00Z">
        <w:r>
          <w:rPr>
            <w:rtl/>
          </w:rPr>
          <w:delText xml:space="preserve">משערינן</w:delText>
        </w:r>
      </w:del>
      <w:r>
        <w:rPr>
          <w:rtl/>
        </w:rPr>
        <w:t xml:space="preserve">!</w:t>
      </w:r>
    </w:p>
    <w:p w:rsidR="00DA63EC" w:rsidRPr="00EC2024" w:rsidRDefault="00DA63EC" w:rsidP="00DA63EC">
      <w:pPr>
        <w:tabs>
          <w:tab w:val="center" w:pos="2835"/>
        </w:tabs>
        <w:rPr>
          <w:spacing w:val="-4"/>
          <w:rtl/>
        </w:rPr>
      </w:pPr>
      <w:r w:rsidRPr="00EC2024">
        <w:rPr>
          <w:rFonts w:hint="cs"/>
          <w:spacing w:val="-4"/>
          <w:rtl/>
        </w:rPr>
        <w:t>לכו</w:t>
      </w:r>
      <w:r w:rsidRPr="00EC2024">
        <w:rPr>
          <w:spacing w:val="-4"/>
          <w:rtl/>
        </w:rPr>
        <w:t>"</w:t>
      </w:r>
      <w:r w:rsidRPr="00EC2024">
        <w:rPr>
          <w:rFonts w:hint="cs"/>
          <w:spacing w:val="-4"/>
          <w:rtl/>
        </w:rPr>
        <w:t>ע</w:t>
      </w:r>
      <w:r w:rsidRPr="00EC2024">
        <w:rPr>
          <w:spacing w:val="-4"/>
          <w:rtl/>
        </w:rPr>
        <w:t xml:space="preserve"> כמות שהן </w:t>
      </w:r>
      <w:ins w:id="90169" w:author="Claude - סמנטי" w:date="2026-10-11T12:27:00Z">
        <w:r>
          <w:rPr>
            <w:spacing w:val="-4"/>
            <w:rtl/>
          </w:rPr>
          <w:t xml:space="preserve">משערים</w:t>
        </w:r>
      </w:ins>
      <w:del w:id="90170" w:author="Claude - סמנטי" w:date="2026-10-11T12:27:00Z">
        <w:r w:rsidRPr="00EC2024">
          <w:rPr>
            <w:spacing w:val="-4"/>
            <w:rtl/>
          </w:rPr>
          <w:delText xml:space="preserve">משערינן</w:delText>
        </w:r>
      </w:del>
      <w:r w:rsidRPr="00EC2024">
        <w:rPr>
          <w:spacing w:val="-4"/>
          <w:rtl/>
        </w:rPr>
        <w:t xml:space="preserve">, </w:t>
      </w:r>
      <w:ins w:id="96685" w:author="מנוע מכני" w:date="2026-10-11T12:04:40Z">
        <w:r>
          <w:rPr>
            <w:spacing w:val="-4"/>
            <w:rtl/>
          </w:rPr>
          <w:t xml:space="preserve">ובזה</w:t>
        </w:r>
      </w:ins>
      <w:del w:id="96686" w:author="מנוע מכני" w:date="2026-10-11T12:04:40Z">
        <w:r w:rsidRPr="00EC2024">
          <w:rPr>
            <w:spacing w:val="-4"/>
            <w:rtl/>
          </w:rPr>
          <w:delText xml:space="preserve">ובהא</w:delText>
        </w:r>
      </w:del>
      <w:r w:rsidRPr="00EC2024">
        <w:rPr>
          <w:spacing w:val="-4"/>
          <w:rtl/>
        </w:rPr>
        <w:t xml:space="preserve"> </w:t>
      </w:r>
      <w:ins w:id="91421" w:author="מנוע מכני" w:date="2026-10-11T12:04:40Z">
        <w:r>
          <w:rPr>
            <w:rFonts w:hint="cs"/>
            <w:spacing w:val="-4"/>
            <w:rtl/>
          </w:rPr>
          <w:t xml:space="preserve">חלקו</w:t>
        </w:r>
      </w:ins>
      <w:del w:id="91422" w:author="מנוע מכני" w:date="2026-10-11T12:04:40Z">
        <w:r w:rsidRPr="00EC2024">
          <w:rPr>
            <w:rFonts w:hint="cs"/>
            <w:spacing w:val="-4"/>
            <w:rtl/>
          </w:rPr>
          <w:delText xml:space="preserve">פליגי</w:delText>
        </w:r>
      </w:del>
      <w:r w:rsidRPr="00EC2024">
        <w:rPr>
          <w:rFonts w:hint="cs"/>
          <w:spacing w:val="-4"/>
          <w:rtl/>
        </w:rPr>
        <w:t xml:space="preserve"> </w:t>
      </w:r>
      <w:r w:rsidRPr="00EC2024">
        <w:rPr>
          <w:spacing w:val="-4"/>
          <w:rtl/>
        </w:rPr>
        <w:t xml:space="preserve">דמר סבר: </w:t>
      </w:r>
      <w:r w:rsidRPr="00EC2024">
        <w:rPr>
          <w:rFonts w:hint="cs"/>
          <w:spacing w:val="-4"/>
          <w:rtl/>
        </w:rPr>
        <w:t>ח</w:t>
      </w:r>
      <w:r w:rsidRPr="00EC2024">
        <w:rPr>
          <w:spacing w:val="-4"/>
          <w:rtl/>
        </w:rPr>
        <w:t>ריבה</w:t>
      </w:r>
      <w:r w:rsidRPr="00EC2024">
        <w:rPr>
          <w:rFonts w:hint="cs"/>
          <w:spacing w:val="-4"/>
          <w:rtl/>
        </w:rPr>
        <w:t xml:space="preserve"> היינו</w:t>
      </w:r>
      <w:r w:rsidRPr="00EC2024">
        <w:rPr>
          <w:spacing w:val="-4"/>
          <w:rtl/>
        </w:rPr>
        <w:t xml:space="preserve"> משמן, ומר סבר: חריבה מכל דבר.</w:t>
      </w:r>
    </w:p>
    <w:p w:rsidR="00DA63EC" w:rsidRDefault="00DA63EC" w:rsidP="00DA63EC">
      <w:pPr>
        <w:tabs>
          <w:tab w:val="center" w:pos="2835"/>
        </w:tabs>
        <w:rPr>
          <w:rtl/>
        </w:rPr>
      </w:pPr>
    </w:p>
    <w:p>
      <w:pPr>
        <w:pStyle w:val="afffff8"/>
        <w:rPr>
          <w:ins w:id="90415" w:author="קלוד" w:date="2026-10-11T12:32:08Z"/>
        </w:rPr>
      </w:pPr>
      <w:ins w:id="90416" w:author="קלוד" w:date="2026-10-11T12:32:08Z">
        <w:r>
          <w:rPr>
            <w:color w:val="7B3F00"/>
          </w:rPr>
          <w:t xml:space="preserve">בשר העגל שנתפח ובשר זקנה שנתמעך - כמות שהן או לכמות שהן</w:t>
        </w:r>
      </w:ins>
    </w:p>
    <w:p>
      <w:pPr>
        <w:pStyle w:val="38"/>
        <w:rPr>
          <w:ins w:id="100143" w:author="מנוע מכני" w:date="2026-10-11T12:04:40Z"/>
        </w:rPr>
      </w:pPr>
      <w:del w:id="100142" w:author="מנוע מכני" w:date="2026-10-11T12:04:40Z">
        <w:r w:rsidRPr="00265E5E">
          <w:delText xml:space="preserve">•</w:delText>
        </w:r>
      </w:del>
      <w:r w:rsidRPr="00265E5E">
        <w:t xml:space="preserve"> </w:t>
      </w:r>
      <w:r>
        <w:t xml:space="preserve">תנן</w:t>
      </w:r>
      <w:r>
        <w:t xml:space="preserve"> </w:t>
      </w:r>
      <w:ins w:id="91423" w:author="מנוע מכני" w:date="2026-10-11T12:04:40Z">
        <w:r>
          <w:t xml:space="preserve">שם</w:t>
        </w:r>
      </w:ins>
      <w:del w:id="91424" w:author="מנוע מכני" w:date="2026-10-11T12:04:40Z">
        <w:r>
          <w:delText xml:space="preserve">התם</w:delText>
        </w:r>
      </w:del>
      <w:r>
        <w:t xml:space="preserve">:</w:t>
      </w:r>
    </w:p>
    <w:p w:rsidR="00DA63EC" w:rsidRDefault="00DA63EC" w:rsidP="00DA63EC">
      <w:pPr>
        <w:tabs>
          <w:tab w:val="center" w:pos="2835"/>
        </w:tabs>
        <w:rPr>
          <w:rtl/>
        </w:rPr>
      </w:pPr>
      <w:del w:id="100144" w:author="מנוע מכני" w:date="2026-10-11T12:04:40Z">
        <w:r>
          <w:rPr>
            <w:rtl/>
          </w:rPr>
          <w:delText xml:space="preserve"> </w:delText>
        </w:r>
      </w:del>
      <w:r>
        <w:rPr>
          <w:rtl/>
        </w:rPr>
        <w:t xml:space="preserve">בשר העגל שנתפח, ובשר זקנה שנתמעך - משתערין לכמות שהן.</w:t>
      </w:r>
    </w:p>
    <w:p>
      <w:pPr>
        <w:pStyle w:val="38"/>
        <w:rPr>
          <w:ins w:id="100145" w:author="מנוע מכני" w:date="2026-10-11T12:04:40Z"/>
        </w:rPr>
      </w:pPr>
      <w:r>
        <w:t>רב ור"</w:t>
      </w:r>
      <w:r>
        <w:t>ח ורי</w:t>
      </w:r>
      <w:r>
        <w:t>"</w:t>
      </w:r>
      <w:r>
        <w:t>ו</w:t>
      </w:r>
      <w:del w:id="102537" w:author="מנוע מכני" w:date="2026-10-11T12:04:40Z">
        <w:r>
          <w:delText xml:space="preserve"> </w:delText>
        </w:r>
        <w:r>
          <w:delText xml:space="preserve">אמרו</w:delText>
        </w:r>
      </w:del>
      <w:ins w:id="91425" w:author="מנוע מכני" w:date="2026-10-11T12:04:40Z"/>
      <w:del w:id="91426" w:author="מנוע מכני" w:date="2026-10-11T12:04:40Z">
        <w:r>
          <w:delText xml:space="preserve">אמרי</w:delText>
        </w:r>
      </w:del>
      <w:r>
        <w:t xml:space="preserve">:</w:t>
      </w:r>
    </w:p>
    <w:p w:rsidR="00DA63EC" w:rsidRDefault="00DA63EC" w:rsidP="00DA63EC">
      <w:pPr>
        <w:tabs>
          <w:tab w:val="center" w:pos="2835"/>
        </w:tabs>
        <w:rPr>
          <w:rtl/>
        </w:rPr>
      </w:pPr>
      <w:del w:id="100146" w:author="מנוע מכני" w:date="2026-10-11T12:04:40Z">
        <w:r>
          <w:rPr>
            <w:rtl/>
          </w:rPr>
          <w:delText xml:space="preserve"> </w:delText>
        </w:r>
      </w:del>
      <w:r>
        <w:rPr>
          <w:rtl/>
        </w:rPr>
        <w:t xml:space="preserve">משתערין כמות שהן</w:t>
      </w:r>
      <w:ins w:id="94813" w:author="מנוע מכני" w:date="2026-10-11T12:04:40Z">
        <w:r>
          <w:rPr>
            <w:rtl/>
          </w:rPr>
          <w:t xml:space="preserve">,</w:t>
        </w:r>
      </w:ins>
      <w:del w:id="94814" w:author="מנוע מכני" w:date="2026-10-11T12:04:40Z">
        <w:r>
          <w:rPr>
            <w:rtl/>
          </w:rPr>
          <w:delText xml:space="preserve">;</w:delText>
        </w:r>
      </w:del>
      <w:r>
        <w:rPr>
          <w:rtl/>
        </w:rPr>
        <w:t xml:space="preserve"> </w:t>
      </w:r>
      <w:r>
        <w:rPr>
          <w:rStyle w:val="2fb"/>
          <w:rtl/>
        </w:rPr>
        <w:t xml:space="preserve">שמואל</w:t>
      </w:r>
      <w:r>
        <w:rPr>
          <w:rtl/>
        </w:rPr>
        <w:t xml:space="preserve"> </w:t>
      </w:r>
      <w:r>
        <w:rPr>
          <w:rStyle w:val="2fb"/>
          <w:rtl/>
        </w:rPr>
        <w:t xml:space="preserve">ור"ש</w:t>
      </w:r>
      <w:r>
        <w:rPr>
          <w:rtl/>
        </w:rPr>
        <w:t xml:space="preserve"> ב"ר </w:t>
      </w:r>
      <w:r>
        <w:rPr>
          <w:rStyle w:val="2fb"/>
          <w:rtl/>
        </w:rPr>
        <w:t xml:space="preserve">ור"</w:t>
      </w:r>
      <w:r>
        <w:rPr>
          <w:rStyle w:val="2fb"/>
          <w:rFonts w:hint="cs"/>
          <w:rtl/>
        </w:rPr>
        <w:t>ל</w:t>
      </w:r>
      <w:r>
        <w:rPr>
          <w:rtl/>
        </w:rPr>
        <w:t>: משתערין לכמות שהן.</w:t>
      </w:r>
    </w:p>
    <w:p>
      <w:pPr>
        <w:pStyle w:val="38"/>
        <w:rPr>
          <w:ins w:id="100147" w:author="מנוע מכני" w:date="2026-10-11T12:04:40Z"/>
        </w:rPr>
      </w:pPr>
      <w:r w:rsidRPr="00EC2024">
        <w:t xml:space="preserve">מיתיבי:</w:t>
      </w:r>
    </w:p>
    <w:p w:rsidR="00DA63EC" w:rsidRPr="00EC2024" w:rsidRDefault="00DA63EC" w:rsidP="00DA63EC">
      <w:pPr>
        <w:rPr>
          <w:spacing w:val="-6"/>
          <w:rtl/>
        </w:rPr>
      </w:pPr>
      <w:del w:id="100148" w:author="מנוע מכני" w:date="2026-10-11T12:04:40Z">
        <w:r w:rsidRPr="00EC2024">
          <w:rPr>
            <w:spacing w:val="-6"/>
            <w:rtl/>
          </w:rPr>
          <w:delText xml:space="preserve"> </w:delText>
        </w:r>
      </w:del>
      <w:r w:rsidRPr="00EC2024">
        <w:rPr>
          <w:spacing w:val="-6"/>
          <w:rtl/>
        </w:rPr>
        <w:t xml:space="preserve">בשר העגל שלא היה בו כשיעור, ותפח ועמד על כשיעור - טהור לשעבר וטמא מיכן ולהבא!</w:t>
      </w:r>
    </w:p>
    <w:p w:rsidR="00DA63EC" w:rsidRDefault="00DA63EC" w:rsidP="00DA63EC">
      <w:pPr>
        <w:pStyle w:val="affffb"/>
        <w:rPr>
          <w:rtl/>
        </w:rPr>
      </w:pPr>
      <w:r>
        <w:rPr>
          <w:rtl/>
        </w:rPr>
        <w:t>- מדרבנן.</w:t>
      </w:r>
    </w:p>
    <w:p>
      <w:pPr>
        <w:pStyle w:val="38"/>
        <w:rPr>
          <w:ins w:id="100149" w:author="מנוע מכני" w:date="2026-10-11T12:04:40Z"/>
        </w:rPr>
      </w:pPr>
      <w:r>
        <w:t xml:space="preserve">והך</w:t>
      </w:r>
    </w:p>
    <w:p w:rsidR="00DA63EC" w:rsidRDefault="00DA63EC" w:rsidP="00DA63EC">
      <w:pPr>
        <w:tabs>
          <w:tab w:val="center" w:pos="2835"/>
        </w:tabs>
        <w:rPr>
          <w:rtl/>
        </w:rPr>
      </w:pPr>
      <w:del w:id="100150" w:author="מנוע מכני" w:date="2026-10-11T12:04:40Z">
        <w:r>
          <w:rPr>
            <w:rFonts w:hint="cs"/>
            <w:rtl/>
          </w:rPr>
          <w:delText xml:space="preserve"> </w:delText>
        </w:r>
      </w:del>
      <w:r>
        <w:rPr>
          <w:rFonts w:hint="cs"/>
          <w:rtl/>
        </w:rPr>
        <w:t xml:space="preserve">דסיפא </w:t>
      </w:r>
      <w:r>
        <w:rPr>
          <w:rtl/>
        </w:rPr>
        <w:t xml:space="preserve">וכן בטומאת פיגול, וכן בטומאת נותר, </w:t>
      </w:r>
      <w:r>
        <w:rPr>
          <w:rtl/>
        </w:rPr>
        <w:t xml:space="preserve">סד"א</w:t>
      </w:r>
      <w:r>
        <w:rPr>
          <w:rtl/>
        </w:rPr>
        <w:t xml:space="preserve">: הואיל וטומאת פיגול וטומאת נותר דרבנן היא, כולי </w:t>
      </w:r>
      <w:ins w:id="93091" w:author="מנוע מכני" w:date="2026-10-11T12:04:40Z">
        <w:r>
          <w:rPr>
            <w:rtl/>
          </w:rPr>
          <w:t xml:space="preserve">זה</w:t>
        </w:r>
      </w:ins>
      <w:del w:id="93092" w:author="מנוע מכני" w:date="2026-10-11T12:04:40Z">
        <w:r>
          <w:rPr>
            <w:rtl/>
          </w:rPr>
          <w:delText xml:space="preserve">האי</w:delText>
        </w:r>
      </w:del>
      <w:r>
        <w:rPr>
          <w:rtl/>
        </w:rPr>
        <w:t xml:space="preserve"> בדרבנן </w:t>
      </w:r>
      <w:r>
        <w:rPr>
          <w:rtl/>
        </w:rPr>
        <w:t xml:space="preserve">לא</w:t>
      </w:r>
      <w:r>
        <w:rPr>
          <w:rtl/>
        </w:rPr>
        <w:t xml:space="preserve"> עבוד רבנן, </w:t>
      </w:r>
      <w:r>
        <w:rPr>
          <w:rtl/>
        </w:rPr>
        <w:t xml:space="preserve">ק</w:t>
      </w:r>
      <w:r>
        <w:rPr>
          <w:rFonts w:hint="cs"/>
          <w:rtl/>
        </w:rPr>
        <w:t>מ</w:t>
      </w:r>
      <w:r>
        <w:rPr>
          <w:rtl/>
        </w:rPr>
        <w:t>"</w:t>
      </w:r>
      <w:r>
        <w:rPr>
          <w:rFonts w:hint="cs"/>
          <w:rtl/>
        </w:rPr>
        <w:t>ל</w:t>
      </w:r>
      <w:r>
        <w:rPr>
          <w:rtl/>
        </w:rPr>
        <w:t>.</w:t>
      </w:r>
    </w:p>
    <w:p>
      <w:pPr>
        <w:pStyle w:val="38"/>
        <w:rPr>
          <w:ins w:id="100152" w:author="מנוע מכני" w:date="2026-10-11T12:04:40Z"/>
        </w:rPr>
      </w:pPr>
      <w:del w:id="100151" w:author="מנוע מכני" w:date="2026-10-11T12:04:40Z">
        <w:r w:rsidRPr="00265E5E">
          <w:delText xml:space="preserve">•</w:delText>
        </w:r>
      </w:del>
      <w:r w:rsidRPr="00265E5E">
        <w:t xml:space="preserve"> </w:t>
      </w:r>
      <w:r>
        <w:t xml:space="preserve">ת"ש:</w:t>
      </w:r>
    </w:p>
    <w:p w:rsidR="00DA63EC" w:rsidRDefault="00DA63EC" w:rsidP="00DA63EC">
      <w:pPr>
        <w:tabs>
          <w:tab w:val="center" w:pos="2835"/>
        </w:tabs>
        <w:rPr>
          <w:rtl/>
        </w:rPr>
      </w:pPr>
      <w:del w:id="100153" w:author="מנוע מכני" w:date="2026-10-11T12:04:40Z">
        <w:r>
          <w:rPr>
            <w:rtl/>
          </w:rPr>
          <w:delText xml:space="preserve"> </w:delText>
        </w:r>
      </w:del>
      <w:r>
        <w:rPr>
          <w:rtl/>
        </w:rPr>
        <w:t xml:space="preserve">בשר זקנה שהיה בו כשיעור וצמק פחות מכשיעור - טמא לשעבר וטהור מיכן ולהבא!</w:t>
      </w:r>
    </w:p>
    <w:p>
      <w:pPr>
        <w:pStyle w:val="38"/>
        <w:rPr>
          <w:ins w:id="100154" w:author="מנוע מכני" w:date="2026-10-11T12:04:40Z"/>
        </w:rPr>
      </w:pPr>
      <w:r>
        <w:t xml:space="preserve">רבה:</w:t>
      </w:r>
    </w:p>
    <w:p w:rsidR="00DA63EC" w:rsidRDefault="00DA63EC" w:rsidP="00DA63EC">
      <w:pPr>
        <w:tabs>
          <w:tab w:val="center" w:pos="2835"/>
        </w:tabs>
        <w:rPr>
          <w:rtl/>
        </w:rPr>
      </w:pPr>
      <w:del w:id="100155" w:author="מנוע מכני" w:date="2026-10-11T12:04:40Z">
        <w:r>
          <w:rPr>
            <w:rtl/>
          </w:rPr>
          <w:delText xml:space="preserve"> </w:delText>
        </w:r>
      </w:del>
      <w:r>
        <w:rPr>
          <w:rtl/>
        </w:rPr>
        <w:t xml:space="preserve">כל </w:t>
      </w:r>
      <w:ins w:id="91427" w:author="מנוע מכני" w:date="2026-10-11T12:04:40Z">
        <w:r>
          <w:rPr>
            <w:rtl/>
          </w:rPr>
          <w:t xml:space="preserve">מקום</w:t>
        </w:r>
      </w:ins>
      <w:del w:id="91428" w:author="מנוע מכני" w:date="2026-10-11T12:04:40Z">
        <w:r>
          <w:rPr>
            <w:rtl/>
          </w:rPr>
          <w:delText xml:space="preserve">היכא</w:delText>
        </w:r>
      </w:del>
      <w:r>
        <w:rPr>
          <w:rtl/>
        </w:rPr>
        <w:t xml:space="preserve"> </w:t>
      </w:r>
      <w:ins w:id="97449" w:author="מנוע מכני" w:date="2026-10-11T12:04:40Z">
        <w:r>
          <w:rPr>
            <w:rtl/>
          </w:rPr>
          <w:t xml:space="preserve">דמתחילה</w:t>
        </w:r>
      </w:ins>
      <w:del w:id="97450" w:author="מנוע מכני" w:date="2026-10-11T12:04:40Z">
        <w:r>
          <w:rPr>
            <w:rtl/>
          </w:rPr>
          <w:delText xml:space="preserve">דמעיקרא</w:delText>
        </w:r>
      </w:del>
      <w:r>
        <w:rPr>
          <w:rtl/>
        </w:rPr>
        <w:t xml:space="preserve"> </w:t>
      </w:r>
      <w:ins w:id="96687" w:author="מנוע מכני" w:date="2026-10-11T12:04:40Z">
        <w:r>
          <w:rPr>
            <w:rtl/>
          </w:rPr>
          <w:t xml:space="preserve">היה</w:t>
        </w:r>
      </w:ins>
      <w:del w:id="96688" w:author="מנוע מכני" w:date="2026-10-11T12:04:40Z">
        <w:r>
          <w:rPr>
            <w:rtl/>
          </w:rPr>
          <w:delText xml:space="preserve">הוה</w:delText>
        </w:r>
      </w:del>
      <w:r>
        <w:rPr>
          <w:rtl/>
        </w:rPr>
        <w:t xml:space="preserve"> </w:t>
      </w:r>
      <w:ins w:id="93097" w:author="מנוע מכני" w:date="2026-10-11T12:04:40Z">
        <w:r>
          <w:rPr>
            <w:rtl/>
          </w:rPr>
          <w:t xml:space="preserve">בו</w:t>
        </w:r>
      </w:ins>
      <w:del w:id="93098" w:author="מנוע מכני" w:date="2026-10-11T12:04:40Z">
        <w:r>
          <w:rPr>
            <w:rtl/>
          </w:rPr>
          <w:delText xml:space="preserve">ביה</w:delText>
        </w:r>
      </w:del>
      <w:r>
        <w:rPr>
          <w:rtl/>
        </w:rPr>
        <w:t xml:space="preserve"> </w:t>
      </w:r>
      <w:ins w:id="93093" w:author="מנוע מכני" w:date="2026-10-11T12:04:40Z">
        <w:r>
          <w:rPr>
            <w:rtl/>
          </w:rPr>
          <w:t xml:space="preserve">ועכשיו</w:t>
        </w:r>
      </w:ins>
      <w:del w:id="93094" w:author="מנוע מכני" w:date="2026-10-11T12:04:40Z">
        <w:r>
          <w:rPr>
            <w:rtl/>
          </w:rPr>
          <w:delText xml:space="preserve">והשתא</w:delText>
        </w:r>
      </w:del>
      <w:r>
        <w:rPr>
          <w:rtl/>
        </w:rPr>
        <w:t xml:space="preserve"> </w:t>
      </w:r>
      <w:ins w:id="93107" w:author="מנוע מכני" w:date="2026-10-11T12:04:40Z">
        <w:r>
          <w:rPr>
            <w:rtl/>
          </w:rPr>
          <w:t xml:space="preserve">אין</w:t>
        </w:r>
      </w:ins>
      <w:del w:id="93108" w:author="מנוע מכני" w:date="2026-10-11T12:04:40Z">
        <w:r>
          <w:rPr>
            <w:rtl/>
          </w:rPr>
          <w:delText xml:space="preserve">לית</w:delText>
        </w:r>
      </w:del>
      <w:r>
        <w:rPr>
          <w:rtl/>
        </w:rPr>
        <w:t xml:space="preserve"> </w:t>
      </w:r>
      <w:ins w:id="93099" w:author="מנוע מכני" w:date="2026-10-11T12:04:40Z">
        <w:r>
          <w:rPr>
            <w:rtl/>
          </w:rPr>
          <w:t xml:space="preserve">בו</w:t>
        </w:r>
      </w:ins>
      <w:del w:id="93100" w:author="מנוע מכני" w:date="2026-10-11T12:04:40Z">
        <w:r>
          <w:rPr>
            <w:rtl/>
          </w:rPr>
          <w:delText xml:space="preserve">ביה</w:delText>
        </w:r>
      </w:del>
      <w:r>
        <w:rPr>
          <w:rtl/>
        </w:rPr>
        <w:t xml:space="preserve"> הא </w:t>
      </w:r>
      <w:ins w:id="93109" w:author="מנוע מכני" w:date="2026-10-11T12:04:40Z">
        <w:r>
          <w:rPr>
            <w:rtl/>
          </w:rPr>
          <w:t xml:space="preserve">אין</w:t>
        </w:r>
      </w:ins>
      <w:del w:id="93110" w:author="מנוע מכני" w:date="2026-10-11T12:04:40Z">
        <w:r>
          <w:rPr>
            <w:rtl/>
          </w:rPr>
          <w:delText xml:space="preserve">לית</w:delText>
        </w:r>
      </w:del>
      <w:r>
        <w:rPr>
          <w:rtl/>
        </w:rPr>
        <w:t xml:space="preserve"> </w:t>
      </w:r>
      <w:ins w:id="93101" w:author="מנוע מכני" w:date="2026-10-11T12:04:40Z">
        <w:r>
          <w:rPr>
            <w:rtl/>
          </w:rPr>
          <w:t xml:space="preserve">בו</w:t>
        </w:r>
      </w:ins>
      <w:del w:id="93102" w:author="מנוע מכני" w:date="2026-10-11T12:04:40Z">
        <w:r>
          <w:rPr>
            <w:rtl/>
          </w:rPr>
          <w:delText xml:space="preserve">ביה</w:delText>
        </w:r>
      </w:del>
      <w:r>
        <w:rPr>
          <w:rtl/>
        </w:rPr>
        <w:t xml:space="preserve">, וכל </w:t>
      </w:r>
      <w:ins w:id="91429" w:author="מנוע מכני" w:date="2026-10-11T12:04:40Z">
        <w:r>
          <w:rPr>
            <w:rtl/>
          </w:rPr>
          <w:t xml:space="preserve">מקום</w:t>
        </w:r>
      </w:ins>
      <w:del w:id="91430" w:author="מנוע מכני" w:date="2026-10-11T12:04:40Z">
        <w:r>
          <w:rPr>
            <w:rtl/>
          </w:rPr>
          <w:delText xml:space="preserve">היכא</w:delText>
        </w:r>
      </w:del>
      <w:r>
        <w:rPr>
          <w:rtl/>
        </w:rPr>
        <w:t xml:space="preserve"> </w:t>
      </w:r>
      <w:ins w:id="97451" w:author="מנוע מכני" w:date="2026-10-11T12:04:40Z">
        <w:r>
          <w:rPr>
            <w:rtl/>
          </w:rPr>
          <w:t xml:space="preserve">דמתחילה</w:t>
        </w:r>
      </w:ins>
      <w:del w:id="97452" w:author="מנוע מכני" w:date="2026-10-11T12:04:40Z">
        <w:r>
          <w:rPr>
            <w:rtl/>
          </w:rPr>
          <w:delText xml:space="preserve">דמעיקרא</w:delText>
        </w:r>
      </w:del>
      <w:r>
        <w:rPr>
          <w:rtl/>
        </w:rPr>
        <w:t xml:space="preserve"> </w:t>
      </w:r>
      <w:r>
        <w:rPr>
          <w:rtl/>
        </w:rPr>
        <w:t xml:space="preserve">לא</w:t>
      </w:r>
      <w:r>
        <w:rPr>
          <w:rtl/>
        </w:rPr>
        <w:t xml:space="preserve"> </w:t>
      </w:r>
      <w:ins w:id="96689" w:author="מנוע מכני" w:date="2026-10-11T12:04:40Z">
        <w:r>
          <w:rPr>
            <w:rtl/>
          </w:rPr>
          <w:t xml:space="preserve">היה</w:t>
        </w:r>
      </w:ins>
      <w:del w:id="96690" w:author="מנוע מכני" w:date="2026-10-11T12:04:40Z">
        <w:r>
          <w:rPr>
            <w:rtl/>
          </w:rPr>
          <w:delText xml:space="preserve">הוה</w:delText>
        </w:r>
      </w:del>
      <w:r>
        <w:rPr>
          <w:rtl/>
        </w:rPr>
        <w:t xml:space="preserve"> </w:t>
      </w:r>
      <w:ins w:id="93103" w:author="מנוע מכני" w:date="2026-10-11T12:04:40Z">
        <w:r>
          <w:rPr>
            <w:rtl/>
          </w:rPr>
          <w:t xml:space="preserve">בו</w:t>
        </w:r>
      </w:ins>
      <w:del w:id="93104" w:author="מנוע מכני" w:date="2026-10-11T12:04:40Z">
        <w:r>
          <w:rPr>
            <w:rtl/>
          </w:rPr>
          <w:delText xml:space="preserve">ביה</w:delText>
        </w:r>
      </w:del>
      <w:r>
        <w:rPr>
          <w:rtl/>
        </w:rPr>
        <w:t xml:space="preserve"> </w:t>
      </w:r>
      <w:ins w:id="93095" w:author="מנוע מכני" w:date="2026-10-11T12:04:40Z">
        <w:r>
          <w:rPr>
            <w:rtl/>
          </w:rPr>
          <w:t xml:space="preserve">ועכשיו</w:t>
        </w:r>
      </w:ins>
      <w:del w:id="93096" w:author="מנוע מכני" w:date="2026-10-11T12:04:40Z">
        <w:r>
          <w:rPr>
            <w:rtl/>
          </w:rPr>
          <w:delText xml:space="preserve">והשתא</w:delText>
        </w:r>
      </w:del>
      <w:r>
        <w:rPr>
          <w:rtl/>
        </w:rPr>
        <w:t xml:space="preserve"> </w:t>
      </w:r>
      <w:ins w:id="96691" w:author="מנוע מכני" w:date="2026-10-11T12:04:40Z">
        <w:r>
          <w:rPr>
            <w:rtl/>
          </w:rPr>
          <w:t xml:space="preserve">היה</w:t>
        </w:r>
      </w:ins>
      <w:del w:id="96692" w:author="מנוע מכני" w:date="2026-10-11T12:04:40Z">
        <w:r>
          <w:rPr>
            <w:rtl/>
          </w:rPr>
          <w:delText xml:space="preserve">הוה</w:delText>
        </w:r>
      </w:del>
      <w:r>
        <w:rPr>
          <w:rtl/>
        </w:rPr>
        <w:t xml:space="preserve"> </w:t>
      </w:r>
      <w:ins w:id="93105" w:author="מנוע מכני" w:date="2026-10-11T12:04:40Z">
        <w:r>
          <w:rPr>
            <w:rtl/>
          </w:rPr>
          <w:t xml:space="preserve">בו</w:t>
        </w:r>
      </w:ins>
      <w:del w:id="93106" w:author="מנוע מכני" w:date="2026-10-11T12:04:40Z">
        <w:r>
          <w:rPr>
            <w:rtl/>
          </w:rPr>
          <w:delText xml:space="preserve">ביה</w:delText>
        </w:r>
      </w:del>
      <w:r>
        <w:rPr>
          <w:rtl/>
        </w:rPr>
        <w:t xml:space="preserve"> - מדרבנן, </w:t>
      </w:r>
    </w:p>
    <w:p w:rsidR="00DA63EC" w:rsidRDefault="00DA63EC" w:rsidP="00DA63EC">
      <w:pPr>
        <w:pStyle w:val="afff3"/>
        <w:framePr w:wrap="around"/>
        <w:rPr>
          <w:rtl/>
        </w:rPr>
      </w:pPr>
      <w:r>
        <w:rPr>
          <w:rFonts w:hint="cs"/>
          <w:rtl/>
        </w:rPr>
        <w:t>נד:</w:t>
      </w:r>
    </w:p>
    <w:p>
      <w:pPr>
        <w:pStyle w:val="38"/>
        <w:rPr>
          <w:ins w:id="100156" w:author="מנוע מכני" w:date="2026-10-11T12:04:40Z"/>
        </w:rPr>
      </w:pPr>
      <w:ins w:id="91431" w:author="מנוע מכני" w:date="2026-10-11T12:04:40Z">
        <w:r>
          <w:t xml:space="preserve">וחלקו</w:t>
        </w:r>
      </w:ins>
    </w:p>
    <w:p w:rsidR="00DA63EC" w:rsidRDefault="00DA63EC" w:rsidP="00DA63EC">
      <w:pPr>
        <w:rPr>
          <w:rtl/>
        </w:rPr>
      </w:pPr>
      <w:del w:id="91432" w:author="מנוע מכני" w:date="2026-10-11T12:04:40Z">
        <w:r w:rsidRPr="00B86088">
          <w:rPr>
            <w:rFonts w:hint="cs"/>
            <w:b/>
            <w:bCs/>
            <w:rtl/>
          </w:rPr>
          <w:delText xml:space="preserve">ו</w:delText>
        </w:r>
        <w:r w:rsidRPr="00B86088">
          <w:rPr>
            <w:b/>
            <w:bCs/>
            <w:rtl/>
          </w:rPr>
          <w:delText xml:space="preserve">פליגי</w:delText>
        </w:r>
      </w:del>
      <w:del w:id="100157" w:author="מנוע מכני" w:date="2026-10-11T12:04:40Z">
        <w:r w:rsidRPr="00336727">
          <w:rPr>
            <w:rtl/>
          </w:rPr>
          <w:delText xml:space="preserve"> </w:delText>
        </w:r>
      </w:del>
      <w:r w:rsidRPr="00336727">
        <w:rPr>
          <w:rtl/>
        </w:rPr>
        <w:t xml:space="preserve">כגון שהיה בו כשיעור וצמק וחזר ותפח, דמר סבר: יש דיחוי באיסורא, ומר סבר: אין דיחוי באיסורא.</w:t>
      </w:r>
    </w:p>
    <w:p w:rsidR="00DA63EC" w:rsidRDefault="00DA63EC" w:rsidP="00DA63EC">
      <w:pPr>
        <w:tabs>
          <w:tab w:val="center" w:pos="2835"/>
        </w:tabs>
        <w:rPr>
          <w:rtl/>
        </w:rPr>
      </w:pPr>
      <w:r>
        <w:rPr>
          <w:rtl/>
        </w:rPr>
        <w:t xml:space="preserve">ומי </w:t>
      </w:r>
      <w:ins w:id="91433" w:author="מנוע מכני" w:date="2026-10-11T12:04:40Z">
        <w:r>
          <w:rPr>
            <w:rtl/>
          </w:rPr>
          <w:t xml:space="preserve">יש</w:t>
        </w:r>
      </w:ins>
      <w:del w:id="91434" w:author="מנוע מכני" w:date="2026-10-11T12:04:40Z">
        <w:r>
          <w:rPr>
            <w:rtl/>
          </w:rPr>
          <w:delText xml:space="preserve">איכא</w:delText>
        </w:r>
      </w:del>
      <w:r>
        <w:rPr>
          <w:rtl/>
        </w:rPr>
        <w:t xml:space="preserve"> </w:t>
      </w:r>
      <w:r>
        <w:rPr>
          <w:rtl/>
        </w:rPr>
        <w:t xml:space="preserve">למ"ד</w:t>
      </w:r>
      <w:r>
        <w:rPr>
          <w:rtl/>
        </w:rPr>
        <w:t xml:space="preserve"> דיש דיחוי באיסורין? והתנן: כביצה אוכלין שהניחה בחמה ונתמעטו, וכן כזית מן המת, כזית מן הנבלה, וכעדשה מן השרץ, וכזית פיגול וכזית נותר וכזית חלב - טהורין, ואין חייבין עליהן משום פיגול ונותר וחלב, </w:t>
      </w:r>
    </w:p>
    <w:p w:rsidR="00DA63EC" w:rsidRDefault="00DA63EC" w:rsidP="00DA63EC">
      <w:pPr>
        <w:tabs>
          <w:tab w:val="center" w:pos="2835"/>
        </w:tabs>
        <w:rPr>
          <w:rtl/>
        </w:rPr>
      </w:pPr>
      <w:r>
        <w:rPr>
          <w:rtl/>
        </w:rPr>
        <w:t xml:space="preserve">הניחן בגשמים ותפחו טמאין, וחייבין עליהם משום פיגול ונותר וחלב</w:t>
      </w:r>
      <w:ins w:id="94815" w:author="מנוע מכני" w:date="2026-10-11T12:04:40Z">
        <w:r>
          <w:rPr>
            <w:rtl/>
          </w:rPr>
          <w:t xml:space="preserve">,</w:t>
        </w:r>
      </w:ins>
      <w:del w:id="94816" w:author="מנוע מכני" w:date="2026-10-11T12:04:40Z">
        <w:r>
          <w:rPr>
            <w:rtl/>
          </w:rPr>
          <w:delText xml:space="preserve">;</w:delText>
        </w:r>
      </w:del>
      <w:r>
        <w:rPr>
          <w:rtl/>
        </w:rPr>
        <w:t xml:space="preserve"> תיובתא </w:t>
      </w:r>
      <w:r>
        <w:rPr>
          <w:rtl/>
        </w:rPr>
        <w:t xml:space="preserve">למ"ד</w:t>
      </w:r>
      <w:r>
        <w:rPr>
          <w:rtl/>
        </w:rPr>
        <w:t xml:space="preserve"> יש דיחוי באיסורין!</w:t>
      </w:r>
      <w:r>
        <w:rPr>
          <w:rFonts w:hint="cs"/>
          <w:rtl/>
        </w:rPr>
        <w:t xml:space="preserve"> </w:t>
      </w:r>
      <w:r w:rsidRPr="00120790">
        <w:rPr>
          <w:b/>
          <w:bCs/>
          <w:rtl/>
        </w:rPr>
        <w:t>תיובתא</w:t>
      </w:r>
      <w:r>
        <w:rPr>
          <w:rtl/>
        </w:rPr>
        <w:t>.</w:t>
      </w:r>
    </w:p>
    <w:p>
      <w:pPr>
        <w:pStyle w:val="38"/>
        <w:rPr>
          <w:ins w:id="100159" w:author="מנוע מכני" w:date="2026-10-11T12:04:40Z"/>
        </w:rPr>
      </w:pPr>
      <w:del w:id="100158" w:author="מנוע מכני" w:date="2026-10-11T12:04:40Z">
        <w:r w:rsidRPr="00265E5E">
          <w:delText xml:space="preserve">•</w:delText>
        </w:r>
      </w:del>
      <w:r w:rsidRPr="00265E5E">
        <w:t xml:space="preserve"> </w:t>
      </w:r>
      <w:r>
        <w:t>ת"</w:t>
      </w:r>
      <w:r>
        <w:t>ש</w:t>
      </w:r>
      <w:r>
        <w:t xml:space="preserve">:</w:t>
      </w:r>
    </w:p>
    <w:p w:rsidR="00DA63EC" w:rsidRDefault="00DA63EC" w:rsidP="00DA63EC">
      <w:pPr>
        <w:tabs>
          <w:tab w:val="center" w:pos="2835"/>
        </w:tabs>
        <w:rPr>
          <w:rtl/>
        </w:rPr>
      </w:pPr>
      <w:del w:id="100160" w:author="מנוע מכני" w:date="2026-10-11T12:04:40Z">
        <w:r>
          <w:rPr>
            <w:rtl/>
          </w:rPr>
          <w:delText xml:space="preserve"> </w:delText>
        </w:r>
      </w:del>
      <w:r>
        <w:rPr>
          <w:rtl/>
        </w:rPr>
        <w:t xml:space="preserve">תורמין תאנים על הגרוגרות במנין</w:t>
      </w:r>
      <w:ins w:id="94817" w:author="מנוע מכני" w:date="2026-10-11T12:04:40Z">
        <w:r>
          <w:rPr>
            <w:rtl/>
          </w:rPr>
          <w:t xml:space="preserve">,</w:t>
        </w:r>
      </w:ins>
      <w:del w:id="94818" w:author="מנוע מכני" w:date="2026-10-11T12:04:40Z">
        <w:r>
          <w:rPr>
            <w:rtl/>
          </w:rPr>
          <w:delText xml:space="preserve">;</w:delText>
        </w:r>
      </w:del>
      <w:r>
        <w:rPr>
          <w:rtl/>
        </w:rPr>
        <w:t xml:space="preserve"> </w:t>
      </w:r>
      <w:r>
        <w:rPr>
          <w:rFonts w:hint="cs"/>
          <w:rtl/>
        </w:rPr>
        <w:t>א</w:t>
      </w:r>
      <w:r>
        <w:rPr>
          <w:rtl/>
        </w:rPr>
        <w:t>"</w:t>
      </w:r>
      <w:r>
        <w:rPr>
          <w:rFonts w:hint="cs"/>
          <w:rtl/>
        </w:rPr>
        <w:t>א</w:t>
      </w:r>
      <w:r>
        <w:rPr>
          <w:rtl/>
        </w:rPr>
        <w:t xml:space="preserve"> לכמות שהן </w:t>
      </w:r>
      <w:ins w:id="90171" w:author="Claude - סמנטי" w:date="2026-10-11T12:27:00Z">
        <w:r>
          <w:rPr>
            <w:rtl/>
          </w:rPr>
          <w:t xml:space="preserve">משערים</w:t>
        </w:r>
      </w:ins>
      <w:del w:id="90172" w:author="Claude - סמנטי" w:date="2026-10-11T12:27:00Z">
        <w:r>
          <w:rPr>
            <w:rtl/>
          </w:rPr>
          <w:delText xml:space="preserve">משערינן</w:delText>
        </w:r>
      </w:del>
      <w:r>
        <w:rPr>
          <w:rtl/>
        </w:rPr>
        <w:t xml:space="preserve"> - </w:t>
      </w:r>
      <w:ins w:id="97453" w:author="מנוע מכני" w:date="2026-10-11T12:04:40Z">
        <w:r>
          <w:rPr>
            <w:rtl/>
          </w:rPr>
          <w:t xml:space="preserve">יפה</w:t>
        </w:r>
      </w:ins>
      <w:del w:id="97454" w:author="מנוע מכני" w:date="2026-10-11T12:04:40Z">
        <w:r>
          <w:rPr>
            <w:rtl/>
          </w:rPr>
          <w:delText xml:space="preserve">שפיר</w:delText>
        </w:r>
      </w:del>
      <w:r>
        <w:rPr>
          <w:rtl/>
        </w:rPr>
        <w:t xml:space="preserve">, אלא </w:t>
      </w:r>
      <w:ins w:id="96211" w:author="מנוע מכני" w:date="2026-10-11T12:04:40Z">
        <w:r>
          <w:rPr>
            <w:rtl/>
          </w:rPr>
          <w:t xml:space="preserve">אם </w:t>
        </w:r>
      </w:ins>
      <w:del w:id="96212" w:author="מנוע מכני" w:date="2026-10-11T12:04:40Z">
        <w:r>
          <w:rPr>
            <w:rtl/>
          </w:rPr>
          <w:delText xml:space="preserve">אי </w:delText>
        </w:r>
      </w:del>
      <w:r>
        <w:rPr>
          <w:rtl/>
        </w:rPr>
        <w:t xml:space="preserve">אמרת כמות שהן, </w:t>
      </w:r>
      <w:ins w:id="96693" w:author="מנוע מכני" w:date="2026-10-11T12:04:40Z">
        <w:r>
          <w:rPr>
            <w:rtl/>
          </w:rPr>
          <w:t xml:space="preserve">היה</w:t>
        </w:r>
      </w:ins>
      <w:del w:id="96694" w:author="מנוע מכני" w:date="2026-10-11T12:04:40Z">
        <w:r>
          <w:rPr>
            <w:rtl/>
          </w:rPr>
          <w:delText xml:space="preserve">הוה</w:delText>
        </w:r>
      </w:del>
      <w:r>
        <w:rPr>
          <w:rtl/>
        </w:rPr>
        <w:t xml:space="preserve"> </w:t>
      </w:r>
      <w:ins w:id="93111" w:author="מנוע מכני" w:date="2026-10-11T12:04:40Z">
        <w:r>
          <w:rPr>
            <w:rtl/>
          </w:rPr>
          <w:t xml:space="preserve">לו</w:t>
        </w:r>
      </w:ins>
      <w:del w:id="93112" w:author="מנוע מכני" w:date="2026-10-11T12:04:40Z">
        <w:r>
          <w:rPr>
            <w:rtl/>
          </w:rPr>
          <w:delText xml:space="preserve">ליה</w:delText>
        </w:r>
      </w:del>
      <w:r>
        <w:rPr>
          <w:rtl/>
        </w:rPr>
        <w:t xml:space="preserve"> </w:t>
      </w:r>
      <w:r>
        <w:rPr>
          <w:rStyle w:val="2fb"/>
          <w:rtl/>
        </w:rPr>
        <w:t xml:space="preserve">מרבה</w:t>
      </w:r>
      <w:r>
        <w:rPr>
          <w:rtl/>
        </w:rPr>
        <w:t xml:space="preserve"> במעשרות, </w:t>
      </w:r>
      <w:r>
        <w:rPr>
          <w:rFonts w:hint="cs"/>
          <w:rtl/>
        </w:rPr>
        <w:t xml:space="preserve">ותניא </w:t>
      </w:r>
      <w:r>
        <w:rPr>
          <w:rtl/>
        </w:rPr>
        <w:t>המרבה במעשרות - פירותיו מתוקנים ומעשרותיו מקולקלין!</w:t>
      </w:r>
    </w:p>
    <w:p>
      <w:pPr>
        <w:pStyle w:val="38"/>
        <w:rPr>
          <w:ins w:id="100161" w:author="מנוע מכני" w:date="2026-10-11T12:04:40Z"/>
        </w:rPr>
      </w:pPr>
      <w:r>
        <w:t xml:space="preserve">אלא לכמות שהן, אימא סיפא:</w:t>
      </w:r>
    </w:p>
    <w:p w:rsidR="00DA63EC" w:rsidRDefault="00DA63EC" w:rsidP="00DA63EC">
      <w:pPr>
        <w:tabs>
          <w:tab w:val="center" w:pos="2835"/>
        </w:tabs>
        <w:rPr>
          <w:rtl/>
        </w:rPr>
      </w:pPr>
      <w:del w:id="100162" w:author="מנוע מכני" w:date="2026-10-11T12:04:40Z">
        <w:r>
          <w:rPr>
            <w:rtl/>
          </w:rPr>
          <w:delText xml:space="preserve"> </w:delText>
        </w:r>
      </w:del>
      <w:r>
        <w:rPr>
          <w:rtl/>
        </w:rPr>
        <w:t xml:space="preserve">גרוגרות על התאנים במדה</w:t>
      </w:r>
      <w:ins w:id="94819" w:author="מנוע מכני" w:date="2026-10-11T12:04:40Z">
        <w:r>
          <w:rPr>
            <w:rtl/>
          </w:rPr>
          <w:t xml:space="preserve">,</w:t>
        </w:r>
      </w:ins>
      <w:del w:id="9482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א</w:t>
      </w:r>
      <w:r>
        <w:rPr>
          <w:rtl/>
        </w:rPr>
        <w:t>"</w:t>
      </w:r>
      <w:r>
        <w:rPr>
          <w:rFonts w:hint="cs"/>
          <w:rtl/>
        </w:rPr>
        <w:t xml:space="preserve">א כמות שהן </w:t>
      </w:r>
      <w:ins w:id="97455" w:author="מנוע מכני" w:date="2026-10-11T12:04:40Z">
        <w:r>
          <w:rPr>
            <w:rFonts w:hint="cs"/>
            <w:rtl/>
          </w:rPr>
          <w:t xml:space="preserve">יפה</w:t>
        </w:r>
      </w:ins>
      <w:del w:id="97456" w:author="מנוע מכני" w:date="2026-10-11T12:04:40Z">
        <w:r>
          <w:rPr>
            <w:rFonts w:hint="cs"/>
            <w:rtl/>
          </w:rPr>
          <w:delText xml:space="preserve">שפיר</w:delText>
        </w:r>
      </w:del>
      <w:r>
        <w:rPr>
          <w:rFonts w:hint="cs"/>
          <w:rtl/>
        </w:rPr>
        <w:t xml:space="preserve"> אלא </w:t>
      </w:r>
      <w:ins w:id="96213" w:author="מנוע מכני" w:date="2026-10-11T12:04:40Z">
        <w:r>
          <w:rPr>
            <w:rFonts w:hint="cs"/>
            <w:rtl/>
          </w:rPr>
          <w:t xml:space="preserve">אם </w:t>
        </w:r>
      </w:ins>
      <w:del w:id="96214" w:author="מנוע מכני" w:date="2026-10-11T12:04:40Z">
        <w:r>
          <w:rPr>
            <w:rFonts w:hint="cs"/>
            <w:rtl/>
          </w:rPr>
          <w:delText xml:space="preserve">אי</w:delText>
        </w:r>
        <w:r>
          <w:rPr>
            <w:rFonts w:hint="cs"/>
            <w:rtl/>
          </w:rPr>
          <w:delText xml:space="preserve"> </w:delText>
        </w:r>
      </w:del>
      <w:ins w:id="94821" w:author="מנוע מכני" w:date="2026-10-11T12:04:40Z"/>
      <w:del w:id="94822" w:author="מנוע מכני" w:date="2026-10-11T12:04:40Z">
        <w:r>
          <w:rPr>
            <w:rFonts w:hint="cs"/>
            <w:rtl/>
          </w:rPr>
          <w:delText xml:space="preserve"> </w:delText>
        </w:r>
        <w:r>
          <w:rPr>
            <w:rtl/>
          </w:rPr>
          <w:delText xml:space="preserve"> </w:delText>
        </w:r>
      </w:del>
      <w:r>
        <w:rPr>
          <w:rtl/>
        </w:rPr>
        <w:t xml:space="preserve">לכמות שהן, </w:t>
      </w:r>
      <w:r>
        <w:rPr>
          <w:rStyle w:val="2fb"/>
          <w:rtl/>
        </w:rPr>
        <w:t xml:space="preserve">מרבה</w:t>
      </w:r>
      <w:r>
        <w:rPr>
          <w:rtl/>
        </w:rPr>
        <w:t xml:space="preserve"> במעשרות הוא!</w:t>
      </w:r>
    </w:p>
    <w:p>
      <w:pPr>
        <w:pStyle w:val="38"/>
        <w:rPr>
          <w:ins w:id="100163" w:author="מנוע מכני" w:date="2026-10-11T12:04:40Z"/>
        </w:rPr>
      </w:pPr>
      <w:r>
        <w:t xml:space="preserve">אלא</w:t>
      </w:r>
    </w:p>
    <w:p w:rsidR="00DA63EC" w:rsidRDefault="00DA63EC" w:rsidP="00DA63EC">
      <w:pPr>
        <w:tabs>
          <w:tab w:val="center" w:pos="2835"/>
        </w:tabs>
        <w:rPr>
          <w:rtl/>
        </w:rPr>
      </w:pPr>
      <w:del w:id="100164" w:author="מנוע מכני" w:date="2026-10-11T12:04:40Z">
        <w:r>
          <w:rPr>
            <w:rtl/>
          </w:rPr>
          <w:delText xml:space="preserve"> </w:delText>
        </w:r>
      </w:del>
      <w:ins w:id="91435" w:author="מנוע מכני" w:date="2026-10-11T12:04:40Z">
        <w:r>
          <w:rPr>
            <w:rtl/>
          </w:rPr>
          <w:t xml:space="preserve">כאן</w:t>
        </w:r>
      </w:ins>
      <w:del w:id="91436" w:author="מנוע מכני" w:date="2026-10-11T12:04:40Z">
        <w:r>
          <w:rPr>
            <w:rtl/>
          </w:rPr>
          <w:delText xml:space="preserve">הכא</w:delText>
        </w:r>
      </w:del>
      <w:r>
        <w:rPr>
          <w:rtl/>
        </w:rPr>
        <w:t xml:space="preserve"> בתרומה גדולה </w:t>
      </w:r>
      <w:ins w:id="93113" w:author="מנוע מכני" w:date="2026-10-11T12:04:40Z">
        <w:r>
          <w:rPr>
            <w:rtl/>
          </w:rPr>
          <w:t xml:space="preserve">מדובר</w:t>
        </w:r>
      </w:ins>
      <w:del w:id="93114" w:author="מנוע מכני" w:date="2026-10-11T12:04:40Z">
        <w:r>
          <w:rPr>
            <w:rtl/>
          </w:rPr>
          <w:delText xml:space="preserve">עסקינן</w:delText>
        </w:r>
      </w:del>
      <w:r>
        <w:rPr>
          <w:rtl/>
        </w:rPr>
        <w:t xml:space="preserve">, ורישא בעין יפה וסיפא בעין יפה היא.</w:t>
      </w:r>
    </w:p>
    <w:p w:rsidR="00DA63EC" w:rsidRDefault="00DA63EC" w:rsidP="00DA63EC">
      <w:pPr>
        <w:tabs>
          <w:tab w:val="center" w:pos="2835"/>
        </w:tabs>
        <w:rPr>
          <w:rtl/>
        </w:rPr>
      </w:pPr>
    </w:p>
    <w:p>
      <w:pPr>
        <w:pStyle w:val="38"/>
        <w:rPr>
          <w:ins w:id="100165" w:author="מנוע מכני" w:date="2026-10-11T12:04:40Z"/>
        </w:rPr>
      </w:pPr>
      <w:r>
        <w:t>והך דסיפא אראבר</w:t>
      </w:r>
      <w:r>
        <w:t>"</w:t>
      </w:r>
      <w:r>
        <w:t>י</w:t>
      </w:r>
      <w:r>
        <w:t xml:space="preserve">:</w:t>
      </w:r>
    </w:p>
    <w:p w:rsidR="00DA63EC" w:rsidRDefault="00DA63EC" w:rsidP="00DA63EC">
      <w:pPr>
        <w:tabs>
          <w:tab w:val="center" w:pos="2835"/>
        </w:tabs>
        <w:rPr>
          <w:rtl/>
        </w:rPr>
      </w:pPr>
      <w:del w:id="100166" w:author="מנוע מכני" w:date="2026-10-11T12:04:40Z">
        <w:r>
          <w:rPr>
            <w:rtl/>
          </w:rPr>
          <w:delText xml:space="preserve"> </w:delText>
        </w:r>
      </w:del>
      <w:r>
        <w:rPr>
          <w:rtl/>
        </w:rPr>
        <w:t xml:space="preserve">אבא היה נוטל עשר גרוגרות שבמקצוע על תשעים שבכלכלה, </w:t>
      </w:r>
    </w:p>
    <w:p w:rsidR="00DA63EC" w:rsidRDefault="00DA63EC" w:rsidP="00DA63EC">
      <w:pPr>
        <w:tabs>
          <w:tab w:val="center" w:pos="2835"/>
        </w:tabs>
        <w:rPr>
          <w:rtl/>
        </w:rPr>
      </w:pPr>
      <w:r>
        <w:rPr>
          <w:rFonts w:hint="cs"/>
          <w:rtl/>
        </w:rPr>
        <w:t xml:space="preserve">מיירי בתרומת מעשר </w:t>
      </w:r>
      <w:r>
        <w:rPr>
          <w:rtl/>
        </w:rPr>
        <w:t>ו</w:t>
      </w:r>
      <w:r>
        <w:rPr>
          <w:rFonts w:hint="cs"/>
          <w:rtl/>
        </w:rPr>
        <w:t>כ</w:t>
      </w:r>
      <w:r>
        <w:rPr>
          <w:rtl/>
        </w:rPr>
        <w:t>אבא אלעזר בן גומל הוא</w:t>
      </w:r>
      <w:r>
        <w:rPr>
          <w:rFonts w:hint="cs"/>
          <w:rtl/>
        </w:rPr>
        <w:t xml:space="preserve"> </w:t>
      </w:r>
    </w:p>
    <w:p w:rsidR="00DA63EC" w:rsidRPr="00E105BC" w:rsidRDefault="00DA63EC" w:rsidP="00DA63EC">
      <w:pPr>
        <w:tabs>
          <w:tab w:val="center" w:pos="2835"/>
        </w:tabs>
        <w:rPr>
          <w:spacing w:val="-4"/>
          <w:rtl/>
        </w:rPr>
      </w:pPr>
      <w:r w:rsidRPr="00E105BC">
        <w:rPr>
          <w:spacing w:val="-4"/>
          <w:rtl/>
        </w:rPr>
        <w:tab/>
      </w:r>
      <w:r w:rsidRPr="00E105BC">
        <w:rPr>
          <w:rStyle w:val="afffff0"/>
          <w:rFonts w:hint="cs"/>
          <w:spacing w:val="-4"/>
          <w:rtl/>
        </w:rPr>
        <w:t>ד'</w:t>
      </w:r>
      <w:ins w:id="90653" w:author="Claude - סמנטי" w:date="2026-10-11T12:27:00Z">
        <w:r>
          <w:rPr>
            <w:rStyle w:val="afffff0"/>
            <w:spacing w:val="-4"/>
            <w:rtl/>
          </w:rPr>
          <w:t xml:space="preserve">וְנֶחְשַׁב לָכֶם תְּרוּמַתְכֶם</w:t>
        </w:r>
      </w:ins>
      <w:del w:id="90654" w:author="Claude - סמנטי" w:date="2026-10-11T12:27:00Z">
        <w:r w:rsidRPr="00E105BC">
          <w:rPr>
            <w:rStyle w:val="afffff0"/>
            <w:spacing w:val="-4"/>
            <w:rtl/>
          </w:rPr>
          <w:delText xml:space="preserve">ונחשב לכם תרומתכם</w:delText>
        </w:r>
      </w:del>
      <w:r w:rsidRPr="00E105BC">
        <w:rPr>
          <w:rStyle w:val="afffff0"/>
          <w:rFonts w:hint="cs"/>
          <w:spacing w:val="-4"/>
          <w:rtl/>
        </w:rPr>
        <w:t>'</w:t>
      </w:r>
      <w:r w:rsidRPr="00E105BC">
        <w:rPr>
          <w:rStyle w:val="afffff0"/>
          <w:spacing w:val="-4"/>
          <w:rtl/>
        </w:rPr>
        <w:t>-</w:t>
      </w:r>
      <w:r w:rsidRPr="00E105BC">
        <w:rPr>
          <w:spacing w:val="-4"/>
          <w:rtl/>
        </w:rPr>
        <w:t>בשתי תרומות הכתוב מדבר, אחת תרומה גדולה ואחת תרומת מעשר</w:t>
      </w:r>
    </w:p>
    <w:p w:rsidR="00DA63EC" w:rsidRPr="00E105BC" w:rsidRDefault="00DA63EC" w:rsidP="00DA63EC">
      <w:pPr>
        <w:tabs>
          <w:tab w:val="center" w:pos="2835"/>
        </w:tabs>
        <w:rPr>
          <w:spacing w:val="-6"/>
          <w:rtl/>
        </w:rPr>
      </w:pPr>
      <w:r w:rsidRPr="00E105BC">
        <w:rPr>
          <w:spacing w:val="-6"/>
          <w:rtl/>
        </w:rPr>
        <w:tab/>
        <w:t xml:space="preserve">כשם שתרומה גדולה ניטלת באומד ובמחשבה, כך תרומת מעשר ניטלת באומד</w:t>
      </w:r>
      <w:ins w:id="94823" w:author="מנוע מכני" w:date="2026-10-11T12:04:40Z">
        <w:r>
          <w:rPr>
            <w:spacing w:val="-6"/>
            <w:rtl/>
          </w:rPr>
          <w:t xml:space="preserve"> </w:t>
        </w:r>
      </w:ins>
      <w:del w:id="94824" w:author="מנוע מכני" w:date="2026-10-11T12:04:40Z">
        <w:r w:rsidRPr="00E105BC">
          <w:rPr>
            <w:spacing w:val="-6"/>
            <w:rtl/>
          </w:rPr>
          <w:tab/>
          <w:delText xml:space="preserve">  </w:delText>
        </w:r>
      </w:del>
      <w:r w:rsidRPr="00E105BC">
        <w:rPr>
          <w:spacing w:val="-6"/>
          <w:rtl/>
        </w:rPr>
        <w:tab/>
        <w:t xml:space="preserve">ובמחשבה, </w:t>
      </w:r>
    </w:p>
    <w:p w:rsidR="00DA63EC" w:rsidRDefault="00DA63EC" w:rsidP="00DA63EC">
      <w:pPr>
        <w:tabs>
          <w:tab w:val="center" w:pos="2835"/>
        </w:tabs>
        <w:rPr>
          <w:rtl/>
        </w:rPr>
      </w:pPr>
      <w:r>
        <w:rPr>
          <w:rtl/>
        </w:rPr>
        <w:tab/>
        <w:t xml:space="preserve">מה תרומה גדולה בעין יפה, אף תרומת מעשר בעין יפה, ומינה, </w:t>
      </w:r>
    </w:p>
    <w:p w:rsidR="00DA63EC" w:rsidRDefault="00DA63EC" w:rsidP="00DA63EC">
      <w:pPr>
        <w:pStyle w:val="afff3"/>
        <w:framePr w:wrap="around"/>
        <w:rPr>
          <w:rtl/>
        </w:rPr>
      </w:pPr>
      <w:r>
        <w:rPr>
          <w:rFonts w:hint="cs"/>
          <w:rtl/>
        </w:rPr>
        <w:t xml:space="preserve">נה. </w:t>
      </w:r>
    </w:p>
    <w:p>
      <w:pPr>
        <w:pStyle w:val="38"/>
        <w:rPr>
          <w:ins w:id="100168" w:author="מנוע מכני" w:date="2026-10-11T12:04:40Z"/>
        </w:rPr>
      </w:pPr>
      <w:del w:id="100167" w:author="מנוע מכני" w:date="2026-10-11T12:04:40Z">
        <w:r w:rsidRPr="00265E5E">
          <w:delText xml:space="preserve">•</w:delText>
        </w:r>
      </w:del>
      <w:r w:rsidRPr="00265E5E">
        <w:t xml:space="preserve"> </w:t>
      </w:r>
      <w:r>
        <w:t>ראבר</w:t>
      </w:r>
      <w:r>
        <w:t>"</w:t>
      </w:r>
      <w:r>
        <w:t>י</w:t>
      </w:r>
      <w:r>
        <w:t xml:space="preserve">:</w:t>
      </w:r>
    </w:p>
    <w:p w:rsidR="00DA63EC" w:rsidRDefault="00DA63EC" w:rsidP="00DA63EC">
      <w:pPr>
        <w:tabs>
          <w:tab w:val="center" w:pos="2835"/>
        </w:tabs>
        <w:rPr>
          <w:rtl/>
        </w:rPr>
      </w:pPr>
      <w:del w:id="100169" w:author="מנוע מכני" w:date="2026-10-11T12:04:40Z">
        <w:r>
          <w:rPr>
            <w:rtl/>
          </w:rPr>
          <w:delText xml:space="preserve"> </w:delText>
        </w:r>
      </w:del>
      <w:r>
        <w:rPr>
          <w:rtl/>
        </w:rPr>
        <w:t xml:space="preserve">אבא היה נוטל עשר גרוגרות שבמקצוע על תשעים שבכלכלה</w:t>
      </w:r>
      <w:ins w:id="94825" w:author="מנוע מכני" w:date="2026-10-11T12:04:40Z">
        <w:r>
          <w:rPr>
            <w:rtl/>
          </w:rPr>
          <w:t xml:space="preserve">,</w:t>
        </w:r>
      </w:ins>
      <w:del w:id="94826"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6215" w:author="מנוע מכני" w:date="2026-10-11T12:04:40Z">
        <w:r>
          <w:rPr>
            <w:rFonts w:hint="cs"/>
            <w:rtl/>
          </w:rPr>
          <w:t xml:space="preserve">אם </w:t>
        </w:r>
      </w:ins>
      <w:del w:id="96216" w:author="מנוע מכני" w:date="2026-10-11T12:04:40Z">
        <w:r>
          <w:rPr>
            <w:rFonts w:hint="cs"/>
            <w:rtl/>
          </w:rPr>
          <w:delText xml:space="preserve">אי </w:delText>
        </w:r>
      </w:del>
      <w:r>
        <w:rPr>
          <w:rtl/>
        </w:rPr>
        <w:t xml:space="preserve">לכמות שהן אמרי' - </w:t>
      </w:r>
      <w:ins w:id="97457" w:author="מנוע מכני" w:date="2026-10-11T12:04:40Z">
        <w:r>
          <w:rPr>
            <w:rtl/>
          </w:rPr>
          <w:t xml:space="preserve">יפה</w:t>
        </w:r>
      </w:ins>
      <w:del w:id="97458" w:author="מנוע מכני" w:date="2026-10-11T12:04:40Z">
        <w:r>
          <w:rPr>
            <w:rtl/>
          </w:rPr>
          <w:delText xml:space="preserve">שפיר</w:delText>
        </w:r>
      </w:del>
      <w:r>
        <w:rPr>
          <w:rtl/>
        </w:rPr>
        <w:t xml:space="preserve">, אלא </w:t>
      </w:r>
      <w:ins w:id="96217" w:author="מנוע מכני" w:date="2026-10-11T12:04:40Z">
        <w:r>
          <w:rPr>
            <w:rtl/>
          </w:rPr>
          <w:t xml:space="preserve">אם </w:t>
        </w:r>
      </w:ins>
      <w:del w:id="96218" w:author="מנוע מכני" w:date="2026-10-11T12:04:40Z">
        <w:r>
          <w:rPr>
            <w:rtl/>
          </w:rPr>
          <w:delText xml:space="preserve">אי </w:delText>
        </w:r>
      </w:del>
      <w:r>
        <w:rPr>
          <w:rtl/>
        </w:rPr>
        <w:t xml:space="preserve">אמרת כמות שהן, בציר </w:t>
      </w:r>
      <w:ins w:id="95711" w:author="מנוע מכני" w:date="2026-10-11T12:04:40Z">
        <w:r>
          <w:rPr>
            <w:rtl/>
          </w:rPr>
          <w:t xml:space="preserve">להם</w:t>
        </w:r>
      </w:ins>
      <w:del w:id="95712" w:author="מנוע מכני" w:date="2026-10-11T12:04:40Z">
        <w:r>
          <w:rPr>
            <w:rtl/>
          </w:rPr>
          <w:delText xml:space="preserve">להו</w:delText>
        </w:r>
      </w:del>
      <w:r>
        <w:rPr>
          <w:rtl/>
        </w:rPr>
        <w:t xml:space="preserve">!</w:t>
      </w:r>
    </w:p>
    <w:p>
      <w:pPr>
        <w:pStyle w:val="38"/>
        <w:rPr>
          <w:ins w:id="100170" w:author="מנוע מכני" w:date="2026-10-11T12:04:40Z"/>
        </w:rPr>
      </w:pPr>
      <w:r>
        <w:t xml:space="preserve">- </w:t>
      </w:r>
      <w:ins w:id="90029" w:author="מנוע מכני" w:date="2026-10-11T12:04:40Z">
        <w:r>
          <w:t xml:space="preserve">ר"ד</w:t>
        </w:r>
      </w:ins>
      <w:del w:id="90030" w:author="מנוע מכני" w:date="2026-10-11T12:04:40Z">
        <w:r>
          <w:delText xml:space="preserve">ר</w:delText>
        </w:r>
        <w:r>
          <w:delText xml:space="preserve">"</w:delText>
        </w:r>
        <w:r>
          <w:delText xml:space="preserve">'ד</w:delText>
        </w:r>
      </w:del>
      <w:r>
        <w:t xml:space="preserve"> מר</w:t>
      </w:r>
      <w:r>
        <w:t>"</w:t>
      </w:r>
      <w:r>
        <w:t>א</w:t>
      </w:r>
      <w:r>
        <w:t xml:space="preserve">:</w:t>
      </w:r>
    </w:p>
    <w:p w:rsidR="00DA63EC" w:rsidRDefault="00DA63EC" w:rsidP="00DA63EC">
      <w:pPr>
        <w:pStyle w:val="affffb"/>
        <w:rPr>
          <w:rtl/>
        </w:rPr>
      </w:pPr>
      <w:del w:id="100171" w:author="מנוע מכני" w:date="2026-10-11T12:04:40Z">
        <w:r>
          <w:rPr>
            <w:rtl/>
          </w:rPr>
          <w:delText xml:space="preserve"> </w:delText>
        </w:r>
      </w:del>
      <w:r>
        <w:rPr>
          <w:rtl/>
        </w:rPr>
        <w:t xml:space="preserve">שאני גרוגרות, הואיל ויכול לשולקן ולהחזירן לכמות שהן.</w:t>
      </w:r>
    </w:p>
    <w:p w:rsidR="00DA63EC" w:rsidRDefault="00DA63EC" w:rsidP="00DA63EC">
      <w:pPr>
        <w:tabs>
          <w:tab w:val="center" w:pos="2835"/>
        </w:tabs>
        <w:rPr>
          <w:rtl/>
        </w:rPr>
      </w:pPr>
    </w:p>
    <w:p>
      <w:pPr>
        <w:pStyle w:val="38"/>
        <w:rPr>
          <w:ins w:id="100173" w:author="מנוע מכני" w:date="2026-10-11T12:04:40Z"/>
        </w:rPr>
      </w:pPr>
      <w:del w:id="100172"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100174" w:author="מנוע מכני" w:date="2026-10-11T12:04:40Z">
        <w:r>
          <w:rPr>
            <w:rtl/>
          </w:rPr>
          <w:delText xml:space="preserve"> </w:delText>
        </w:r>
      </w:del>
      <w:r>
        <w:rPr>
          <w:rtl/>
        </w:rPr>
        <w:t xml:space="preserve">תורמין תאנים על הגרוגרות במקום שרגילין לעשות תאנים גרוגרות, ולא גרוגרות על תאנים ואפי' במקום שרגילין לעשות תאנים גרוגרות.</w:t>
      </w:r>
    </w:p>
    <w:p w:rsidR="00DA63EC" w:rsidRDefault="00DA63EC" w:rsidP="00DA63EC">
      <w:pPr>
        <w:pStyle w:val="affffb"/>
        <w:rPr>
          <w:rtl/>
        </w:rPr>
      </w:pPr>
      <w:r>
        <w:rPr>
          <w:rtl/>
        </w:rPr>
        <w:t xml:space="preserve">- </w:t>
      </w:r>
      <w:r>
        <w:rPr>
          <w:rFonts w:hint="cs"/>
          <w:rtl/>
        </w:rPr>
        <w:t xml:space="preserve">רישא </w:t>
      </w:r>
      <w:ins w:id="91439" w:author="מנוע מכני" w:date="2026-10-11T12:04:40Z">
        <w:r>
          <w:rPr>
            <w:rFonts w:hint="cs"/>
            <w:rtl/>
          </w:rPr>
          <w:t xml:space="preserve">דאין</w:t>
        </w:r>
      </w:ins>
      <w:del w:id="91440" w:author="מנוע מכני" w:date="2026-10-11T12:04:40Z">
        <w:r>
          <w:rPr>
            <w:rFonts w:hint="cs"/>
            <w:rtl/>
          </w:rPr>
          <w:delText xml:space="preserve">דלי</w:delText>
        </w:r>
        <w:r>
          <w:rPr>
            <w:rFonts w:ascii="BA Fontov Regular" w:hAnsi="BA Fontov Regular" w:hint="cs"/>
            <w:rtl/>
          </w:rPr>
          <w:delText xml:space="preserve">כ</w:delText>
        </w:r>
        <w:r>
          <w:rPr>
            <w:rtl/>
          </w:rPr>
          <w:delText xml:space="preserve">א</w:delText>
        </w:r>
      </w:del>
      <w:r>
        <w:rPr>
          <w:rtl/>
        </w:rPr>
        <w:t xml:space="preserve"> כהן, סיפא </w:t>
      </w:r>
      <w:ins w:id="91437" w:author="מנוע מכני" w:date="2026-10-11T12:04:40Z">
        <w:r>
          <w:rPr>
            <w:rtl/>
          </w:rPr>
          <w:t xml:space="preserve">דיש</w:t>
        </w:r>
      </w:ins>
      <w:del w:id="91438" w:author="מנוע מכני" w:date="2026-10-11T12:04:40Z">
        <w:r>
          <w:rPr>
            <w:rtl/>
          </w:rPr>
          <w:delText xml:space="preserve">דאיכא</w:delText>
        </w:r>
      </w:del>
      <w:r>
        <w:rPr>
          <w:rtl/>
        </w:rPr>
        <w:t xml:space="preserve"> כהן.</w:t>
      </w:r>
    </w:p>
    <w:p>
      <w:pPr>
        <w:pStyle w:val="38"/>
        <w:rPr>
          <w:ins w:id="100176" w:author="מנוע מכני" w:date="2026-10-11T12:04:40Z"/>
        </w:rPr>
      </w:pPr>
      <w:del w:id="100175" w:author="מנוע מכני" w:date="2026-10-11T12:04:40Z">
        <w:r w:rsidRPr="00265E5E">
          <w:delText xml:space="preserve">•</w:delText>
        </w:r>
      </w:del>
      <w:r w:rsidRPr="00265E5E">
        <w:t xml:space="preserve"> </w:t>
      </w:r>
      <w:r>
        <w:t>אר</w:t>
      </w:r>
      <w:r>
        <w:t>"</w:t>
      </w:r>
      <w:r>
        <w:t>פ</w:t>
      </w:r>
      <w:r>
        <w:t xml:space="preserve"> </w:t>
      </w:r>
      <w:r>
        <w:t xml:space="preserve">ש"מ</w:t>
      </w:r>
      <w:r>
        <w:t xml:space="preserve">:</w:t>
      </w:r>
    </w:p>
    <w:p w:rsidR="00DA63EC" w:rsidRDefault="00DA63EC" w:rsidP="00DA63EC">
      <w:pPr>
        <w:tabs>
          <w:tab w:val="center" w:pos="2835"/>
        </w:tabs>
        <w:rPr>
          <w:rtl/>
        </w:rPr>
      </w:pPr>
      <w:del w:id="100177" w:author="מנוע מכני" w:date="2026-10-11T12:04:40Z">
        <w:r>
          <w:rPr>
            <w:rtl/>
          </w:rPr>
          <w:delText xml:space="preserve"> </w:delText>
        </w:r>
      </w:del>
      <w:r>
        <w:rPr>
          <w:rtl/>
        </w:rPr>
        <w:t xml:space="preserve">דחקינן </w:t>
      </w:r>
      <w:ins w:id="93115" w:author="מנוע מכני" w:date="2026-10-11T12:04:40Z">
        <w:r>
          <w:rPr>
            <w:rtl/>
          </w:rPr>
          <w:t xml:space="preserve">ומעמידים</w:t>
        </w:r>
      </w:ins>
      <w:del w:id="93116" w:author="מנוע מכני" w:date="2026-10-11T12:04:40Z">
        <w:r>
          <w:rPr>
            <w:rtl/>
          </w:rPr>
          <w:delText xml:space="preserve">ומוקמינן</w:delText>
        </w:r>
      </w:del>
      <w:r>
        <w:rPr>
          <w:rtl/>
        </w:rPr>
        <w:t xml:space="preserve"> מתני' בתרי טעמי ולא </w:t>
      </w:r>
      <w:ins w:id="93117" w:author="מנוע מכני" w:date="2026-10-11T12:04:40Z">
        <w:r>
          <w:rPr>
            <w:rtl/>
          </w:rPr>
          <w:t xml:space="preserve">מעמידים</w:t>
        </w:r>
      </w:ins>
      <w:del w:id="93118" w:author="מנוע מכני" w:date="2026-10-11T12:04:40Z">
        <w:r>
          <w:rPr>
            <w:rtl/>
          </w:rPr>
          <w:delText xml:space="preserve">מוקמינן</w:delText>
        </w:r>
      </w:del>
      <w:r>
        <w:rPr>
          <w:rtl/>
        </w:rPr>
        <w:t xml:space="preserve"> בתרי תנאי.</w:t>
      </w:r>
    </w:p>
    <w:p w:rsidR="00DA63EC" w:rsidRDefault="00DA63EC" w:rsidP="00DA63EC">
      <w:pPr>
        <w:pStyle w:val="affffd"/>
        <w:rPr>
          <w:rtl/>
        </w:rPr>
      </w:pPr>
      <w:r>
        <w:rPr>
          <w:rtl/>
        </w:rPr>
        <w:t>׹</w:t>
      </w:r>
    </w:p>
    <w:p>
      <w:pPr>
        <w:pStyle w:val="MishnaBatzad"/>
        <w:rPr>
          <w:ins w:id="20376" w:author="קלוד" w:date="2026-10-11T09:07:26Z"/>
        </w:rPr>
      </w:pPr>
      <w:ins w:id="20375" w:author="קלוד" w:date="2026-10-11T09:07:26Z">
        <w:r>
          <w:t xml:space="preserve">משנה ב</w:t>
        </w:r>
      </w:ins>
    </w:p>
    <w:p w:rsidR="00DA63EC" w:rsidRPr="000A334C" w:rsidRDefault="00DA63EC" w:rsidP="003B6D22">
      <w:pPr>
        <w:pStyle w:val="afff9"/>
        <w:rPr>
          <w:del w:id="20184" w:author="קלוד" w:date="2026-10-11T09:07:26Z"/>
          <w:rtl/>
        </w:rPr>
      </w:pPr>
      <w:del w:id="20183" w:author="קלוד" w:date="2026-10-11T09:07:26Z">
        <w:r w:rsidRPr="000A334C">
          <w:rPr>
            <w:rtl/>
          </w:rPr>
          <w:delText xml:space="preserve">מתני'.</w:delText>
        </w:r>
      </w:del>
    </w:p>
    <w:p w:rsidR="00DA63EC" w:rsidRPr="000A334C" w:rsidRDefault="00DA63EC" w:rsidP="003B6D22">
      <w:pPr>
        <w:pStyle w:val="afff9"/>
        <w:spacing w:before="120"/>
        <w:rPr>
          <w:rtl/>
        </w:rPr>
        <w:pPrChange w:id="90030" w:author="קלוד" w:date="2026-10-11T12:09:42Z">
          <w:pPr>
            <w:pStyle w:val="afff9"/>
          </w:pPr>
        </w:pPrChange>
      </w:pPr>
      <w:r w:rsidRPr="000A334C">
        <w:rPr>
          <w:rtl/>
        </w:rPr>
        <w:lastRenderedPageBreak/>
        <w:t xml:space="preserve">כל המנחות נילושות בפושרין ומשמרן שלא יחמיצו, ואם החמיצו שיריה - עובר בלא תעשה, שנאמר: כל המנחה אשר תקריבו לה' לא תעשה חמץ; </w:t>
      </w:r>
    </w:p>
    <w:p w:rsidR="00DA63EC" w:rsidRPr="000A334C" w:rsidRDefault="00DA63EC" w:rsidP="003B6D22">
      <w:pPr>
        <w:pStyle w:val="afff9"/>
        <w:rPr>
          <w:rtl/>
        </w:rPr>
      </w:pPr>
      <w:r w:rsidRPr="000A334C">
        <w:rPr>
          <w:rtl/>
        </w:rPr>
        <w:t>וחייב על לישתה ועל עריכתה ועל אפיית</w:t>
      </w:r>
      <w:r w:rsidRPr="000A334C">
        <w:rPr>
          <w:rFonts w:hint="cs"/>
          <w:rtl/>
        </w:rPr>
        <w:t>ה</w:t>
      </w:r>
      <w:r w:rsidRPr="000A334C">
        <w:rPr>
          <w:rtl/>
        </w:rPr>
        <w:t>.</w:t>
      </w:r>
    </w:p>
    <w:p w:rsidR="00DA63EC" w:rsidRDefault="00DA63EC" w:rsidP="00DA63EC">
      <w:pPr>
        <w:pStyle w:val="affffd"/>
        <w:rPr>
          <w:rtl/>
        </w:rPr>
      </w:pPr>
      <w:r>
        <w:rPr>
          <w:rtl/>
        </w:rPr>
        <w:t>׹</w:t>
      </w:r>
    </w:p>
    <w:p>
      <w:pPr>
        <w:pStyle w:val="afffff8"/>
        <w:rPr>
          <w:ins w:id="90413" w:author="קלוד" w:date="2026-10-11T12:32:08Z"/>
        </w:rPr>
      </w:pPr>
      <w:ins w:id="90414" w:author="קלוד" w:date="2026-10-11T12:32:08Z">
        <w:r>
          <w:rPr>
            <w:color w:val="7B3F00"/>
          </w:rPr>
          <w:t xml:space="preserve">מחמיץ שיריה - 'לא תאפה חמץ חלקם'</w:t>
        </w:r>
      </w:ins>
    </w:p>
    <w:p w:rsidR="00DA63EC" w:rsidRDefault="00DA63EC" w:rsidP="00DA63EC">
      <w:pPr>
        <w:tabs>
          <w:tab w:val="center" w:pos="2835"/>
        </w:tabs>
        <w:rPr>
          <w:rtl/>
        </w:rPr>
      </w:pPr>
      <w:r>
        <w:rPr>
          <w:rFonts w:hint="cs"/>
          <w:rtl/>
        </w:rPr>
        <w:t>מה</w:t>
      </w:r>
      <w:r>
        <w:rPr>
          <w:rtl/>
        </w:rPr>
        <w:t>"</w:t>
      </w:r>
      <w:r>
        <w:rPr>
          <w:rFonts w:hint="cs"/>
          <w:rtl/>
        </w:rPr>
        <w:t>מ</w:t>
      </w:r>
      <w:r>
        <w:rPr>
          <w:rtl/>
        </w:rPr>
        <w:t xml:space="preserve"> </w:t>
      </w:r>
      <w:r>
        <w:rPr>
          <w:rStyle w:val="2fb"/>
          <w:rtl/>
        </w:rPr>
        <w:t xml:space="preserve">א</w:t>
      </w:r>
      <w:r>
        <w:rPr>
          <w:rStyle w:val="2fb"/>
          <w:rFonts w:hint="cs"/>
          <w:rtl/>
        </w:rPr>
        <w:t>ר</w:t>
      </w:r>
      <w:r>
        <w:rPr>
          <w:rStyle w:val="2fb"/>
          <w:rtl/>
        </w:rPr>
        <w:t>"</w:t>
      </w:r>
      <w:r>
        <w:rPr>
          <w:rStyle w:val="2fb"/>
          <w:rFonts w:hint="cs"/>
          <w:rtl/>
        </w:rPr>
        <w:t xml:space="preserve">ל</w:t>
      </w:r>
      <w:r>
        <w:rPr>
          <w:rFonts w:hint="cs"/>
          <w:rtl/>
        </w:rPr>
        <w:t xml:space="preserve"> </w:t>
      </w:r>
      <w:r w:rsidRPr="00664445">
        <w:rPr>
          <w:rStyle w:val="afffff0"/>
          <w:rFonts w:hint="cs"/>
          <w:rtl/>
        </w:rPr>
        <w:t>ד'</w:t>
      </w:r>
      <w:ins w:id="90655" w:author="Claude - סמנטי" w:date="2026-10-11T12:27:00Z">
        <w:r>
          <w:rPr>
            <w:rStyle w:val="afffff0"/>
            <w:rtl/>
          </w:rPr>
          <w:t xml:space="preserve">לֹא תֵאָפֶה חָמֵץ חֶלְקָם</w:t>
        </w:r>
      </w:ins>
      <w:del w:id="90656" w:author="Claude - סמנטי" w:date="2026-10-11T12:27:00Z">
        <w:r w:rsidRPr="00664445">
          <w:rPr>
            <w:rStyle w:val="afffff0"/>
            <w:rtl/>
          </w:rPr>
          <w:delText xml:space="preserve">לא תאפה חמץ חלקם</w:delText>
        </w:r>
      </w:del>
      <w:r w:rsidRPr="00664445">
        <w:rPr>
          <w:rStyle w:val="afffff0"/>
          <w:rFonts w:hint="cs"/>
          <w:rtl/>
        </w:rPr>
        <w:t>'</w:t>
      </w:r>
      <w:r w:rsidRPr="00664445">
        <w:rPr>
          <w:rStyle w:val="afffff0"/>
          <w:rtl/>
        </w:rPr>
        <w:t>,</w:t>
      </w:r>
      <w:r>
        <w:rPr>
          <w:rtl/>
        </w:rPr>
        <w:t xml:space="preserve"> אפי' חלקם </w:t>
      </w:r>
      <w:r>
        <w:rPr>
          <w:rtl/>
        </w:rPr>
        <w:t xml:space="preserve">לא</w:t>
      </w:r>
      <w:r>
        <w:rPr>
          <w:rtl/>
        </w:rPr>
        <w:t xml:space="preserve"> תאפה חמץ.</w:t>
      </w:r>
    </w:p>
    <w:p w:rsidR="00DA63EC" w:rsidRDefault="00DA63EC" w:rsidP="00DA63EC">
      <w:pPr>
        <w:pStyle w:val="afff3"/>
        <w:framePr w:wrap="around"/>
        <w:rPr>
          <w:rtl/>
        </w:rPr>
      </w:pPr>
      <w:r>
        <w:rPr>
          <w:rFonts w:hint="cs"/>
          <w:rtl/>
        </w:rPr>
        <w:t>נה:</w:t>
      </w:r>
    </w:p>
    <w:p w:rsidR="00DA63EC" w:rsidRDefault="00DA63EC" w:rsidP="00DA63EC">
      <w:pPr>
        <w:tabs>
          <w:tab w:val="center" w:pos="2835"/>
        </w:tabs>
        <w:rPr>
          <w:rtl/>
        </w:rPr>
      </w:pPr>
      <w:ins w:id="93119" w:author="מנוע מכני" w:date="2026-10-11T12:04:40Z">
        <w:r>
          <w:rPr>
            <w:rtl/>
          </w:rPr>
          <w:t xml:space="preserve">וזה</w:t>
        </w:r>
      </w:ins>
      <w:del w:id="93120" w:author="מנוע מכני" w:date="2026-10-11T12:04:40Z">
        <w:r>
          <w:rPr>
            <w:rtl/>
          </w:rPr>
          <w:delText xml:space="preserve">והאי</w:delText>
        </w:r>
      </w:del>
      <w:r>
        <w:rPr>
          <w:rtl/>
        </w:rPr>
        <w:t xml:space="preserve"> </w:t>
      </w:r>
      <w:ins w:id="93123" w:author="מנוע מכני" w:date="2026-10-11T12:04:40Z">
        <w:r>
          <w:rPr>
            <w:rtl/>
          </w:rPr>
          <w:t xml:space="preserve">לכך</w:t>
        </w:r>
      </w:ins>
      <w:del w:id="93124" w:author="מנוע מכני" w:date="2026-10-11T12:04:40Z">
        <w:r>
          <w:rPr>
            <w:rtl/>
          </w:rPr>
          <w:delText xml:space="preserve">להכי</w:delText>
        </w:r>
      </w:del>
      <w:r>
        <w:rPr>
          <w:rtl/>
        </w:rPr>
        <w:t xml:space="preserve"> הוא </w:t>
      </w:r>
      <w:ins w:id="93125" w:author="מנוע מכני" w:date="2026-10-11T12:04:40Z">
        <w:r>
          <w:rPr>
            <w:rtl/>
          </w:rPr>
          <w:t xml:space="preserve">דבא</w:t>
        </w:r>
      </w:ins>
      <w:del w:id="93126" w:author="מנוע מכני" w:date="2026-10-11T12:04:40Z">
        <w:r>
          <w:rPr>
            <w:rtl/>
          </w:rPr>
          <w:delText xml:space="preserve">דאתא</w:delText>
        </w:r>
      </w:del>
      <w:r>
        <w:rPr>
          <w:rtl/>
        </w:rPr>
        <w:t xml:space="preserve">? </w:t>
      </w:r>
      <w:ins w:id="93121" w:author="מנוע מכני" w:date="2026-10-11T12:04:40Z">
        <w:r>
          <w:rPr>
            <w:rtl/>
          </w:rPr>
          <w:t xml:space="preserve">זה</w:t>
        </w:r>
      </w:ins>
      <w:del w:id="93122" w:author="מנוע מכני" w:date="2026-10-11T12:04:40Z">
        <w:r>
          <w:rPr>
            <w:rtl/>
          </w:rPr>
          <w:delText xml:space="preserve">האי</w:delText>
        </w:r>
      </w:del>
      <w:r>
        <w:rPr>
          <w:rtl/>
        </w:rPr>
        <w:t xml:space="preserve"> </w:t>
      </w:r>
      <w:ins w:id="97459" w:author="מנוע מכני" w:date="2026-10-11T12:04:40Z">
        <w:r>
          <w:rPr>
            <w:rtl/>
          </w:rPr>
          <w:t xml:space="preserve">צריך</w:t>
        </w:r>
      </w:ins>
      <w:del w:id="97460" w:author="מנוע מכני" w:date="2026-10-11T12:04:40Z">
        <w:r>
          <w:rPr>
            <w:rtl/>
          </w:rPr>
          <w:delText xml:space="preserve">מיבעי</w:delText>
        </w:r>
      </w:del>
      <w:r>
        <w:rPr>
          <w:rtl/>
        </w:rPr>
        <w:t xml:space="preserve"> לכדתניא: </w:t>
      </w:r>
    </w:p>
    <w:p>
      <w:pPr>
        <w:pStyle w:val="38"/>
        <w:rPr>
          <w:ins w:id="100178" w:author="מנוע מכני" w:date="2026-10-11T12:04:40Z"/>
        </w:rPr>
      </w:pPr>
      <w:r>
        <w:t xml:space="preserve">לא</w:t>
      </w:r>
      <w:r>
        <w:t xml:space="preserve"> תאפה חמץ - מה </w:t>
      </w:r>
      <w:r>
        <w:t xml:space="preserve">ת"ל</w:t>
      </w:r>
      <w:r>
        <w:t xml:space="preserve">?</w:t>
      </w:r>
    </w:p>
    <w:p w:rsidR="00DA63EC" w:rsidRDefault="00DA63EC" w:rsidP="00DA63EC">
      <w:pPr>
        <w:tabs>
          <w:tab w:val="center" w:pos="2835"/>
        </w:tabs>
        <w:rPr>
          <w:rtl/>
        </w:rPr>
      </w:pPr>
      <w:del w:id="100179" w:author="מנוע מכני" w:date="2026-10-11T12:04:40Z">
        <w:r>
          <w:rPr>
            <w:rtl/>
          </w:rPr>
          <w:delText xml:space="preserve"> </w:delText>
        </w:r>
      </w:del>
      <w:r>
        <w:rPr>
          <w:rtl/>
        </w:rPr>
        <w:t xml:space="preserve">והלא כבר נאמר: </w:t>
      </w:r>
      <w:r>
        <w:rPr>
          <w:rtl/>
        </w:rPr>
        <w:t xml:space="preserve">לא</w:t>
      </w:r>
      <w:r>
        <w:rPr>
          <w:rtl/>
        </w:rPr>
        <w:t xml:space="preserve"> תעשה חמץ!</w:t>
      </w:r>
    </w:p>
    <w:p w:rsidR="00DA63EC" w:rsidRDefault="00DA63EC" w:rsidP="00DA63EC">
      <w:pPr>
        <w:tabs>
          <w:tab w:val="center" w:pos="2835"/>
        </w:tabs>
        <w:rPr>
          <w:rtl/>
        </w:rPr>
      </w:pPr>
      <w:r>
        <w:rPr>
          <w:rtl/>
        </w:rPr>
        <w:t xml:space="preserve">לפי </w:t>
      </w:r>
      <w:ins w:id="96875" w:author="מנוע מכני" w:date="2026-10-11T12:04:40Z">
        <w:r>
          <w:rPr>
            <w:rtl/>
          </w:rPr>
          <w:t xml:space="preserve">ד'</w:t>
        </w:r>
      </w:ins>
      <w:del w:id="96876" w:author="מנוע מכני" w:date="2026-10-11T12:04:40Z">
        <w:r>
          <w:rPr>
            <w:rtl/>
          </w:rPr>
          <w:delText xml:space="preserve">שנא</w:delText>
        </w:r>
        <w:r>
          <w:rPr>
            <w:rFonts w:hint="cs"/>
            <w:rtl/>
          </w:rPr>
          <w:delText xml:space="preserve">'</w:delText>
        </w:r>
        <w:r>
          <w:rPr>
            <w:rtl/>
          </w:rPr>
          <w:delText xml:space="preserve">:</w:delText>
        </w:r>
        <w:r w:rsidRPr="00A563E0">
          <w:rPr>
            <w:rStyle w:val="afffff0"/>
            <w:rtl/>
          </w:rPr>
          <w:delText xml:space="preserve"> </w:delText>
        </w:r>
        <w:r w:rsidRPr="00A563E0">
          <w:rPr>
            <w:rStyle w:val="afffff0"/>
            <w:rFonts w:hint="cs"/>
            <w:rtl/>
          </w:rPr>
          <w:delText xml:space="preserve">'</w:delText>
        </w:r>
      </w:del>
      <w:ins w:id="90657" w:author="Claude - סמנטי" w:date="2026-10-11T12:27:00Z">
        <w:r>
          <w:rPr>
            <w:rStyle w:val="afffff0"/>
            <w:rtl/>
          </w:rPr>
          <w:t xml:space="preserve">לֹא תֵעָשֶׂה חָמֵץ</w:t>
        </w:r>
      </w:ins>
      <w:del w:id="90658" w:author="Claude - סמנטי" w:date="2026-10-11T12:27:00Z">
        <w:r w:rsidRPr="00A563E0">
          <w:rPr>
            <w:rStyle w:val="afffff0"/>
            <w:rtl/>
          </w:rPr>
          <w:delText xml:space="preserve">לא תעשה חמץ</w:delText>
        </w:r>
      </w:del>
      <w:r w:rsidRPr="00A563E0">
        <w:rPr>
          <w:rStyle w:val="afffff0"/>
          <w:rFonts w:hint="cs"/>
          <w:rtl/>
        </w:rPr>
        <w:t>'</w:t>
      </w:r>
      <w:r w:rsidRPr="00A563E0">
        <w:rPr>
          <w:rStyle w:val="afffff0"/>
          <w:rtl/>
        </w:rPr>
        <w:t>,</w:t>
      </w:r>
      <w:r>
        <w:rPr>
          <w:rtl/>
        </w:rPr>
        <w:t xml:space="preserve"> יכול </w:t>
      </w:r>
      <w:r>
        <w:rPr>
          <w:rtl/>
        </w:rPr>
        <w:t xml:space="preserve">לא</w:t>
      </w:r>
      <w:r>
        <w:rPr>
          <w:rtl/>
        </w:rPr>
        <w:t xml:space="preserve"> יהא חייב אלא אחת על כולם? </w:t>
      </w:r>
    </w:p>
    <w:p>
      <w:pPr>
        <w:pStyle w:val="38"/>
        <w:rPr>
          <w:ins w:id="100180" w:author="מנוע מכני" w:date="2026-10-11T12:04:40Z"/>
        </w:rPr>
      </w:pPr>
      <w:r>
        <w:t xml:space="preserve">ת"ל</w:t>
      </w:r>
      <w:r>
        <w:t xml:space="preserve">:</w:t>
      </w:r>
    </w:p>
    <w:p w:rsidR="00DA63EC" w:rsidRDefault="00DA63EC" w:rsidP="00DA63EC">
      <w:pPr>
        <w:tabs>
          <w:tab w:val="center" w:pos="2835"/>
        </w:tabs>
        <w:rPr>
          <w:rtl/>
        </w:rPr>
      </w:pPr>
      <w:del w:id="100181" w:author="מנוע מכני" w:date="2026-10-11T12:04:40Z">
        <w:r>
          <w:rPr>
            <w:rtl/>
          </w:rPr>
          <w:delText xml:space="preserve"> </w:delText>
        </w:r>
      </w:del>
      <w:r>
        <w:rPr>
          <w:rtl/>
        </w:rPr>
        <w:t xml:space="preserve">לא</w:t>
      </w:r>
      <w:r>
        <w:rPr>
          <w:rtl/>
        </w:rPr>
        <w:t xml:space="preserve"> תאפה, אפייה בכלל היתה, למה יצאת? להקיש אליה, מה אפייה מיוחדת שהיא מעשה יחידי וחייבין </w:t>
      </w:r>
      <w:ins w:id="93127" w:author="מנוע מכני" w:date="2026-10-11T12:04:40Z">
        <w:r>
          <w:rPr>
            <w:rtl/>
          </w:rPr>
          <w:t xml:space="preserve">עליו</w:t>
        </w:r>
      </w:ins>
      <w:del w:id="93128" w:author="מנוע מכני" w:date="2026-10-11T12:04:40Z">
        <w:r>
          <w:rPr>
            <w:rtl/>
          </w:rPr>
          <w:delText xml:space="preserve">עליה</w:delText>
        </w:r>
      </w:del>
      <w:r>
        <w:rPr>
          <w:rtl/>
        </w:rPr>
        <w:t xml:space="preserve"> בפני עצמה, אף אני אביא לישת' ועריכתה וכל מעשה יחידי שבה, לאיתויי קיטוף שהוא מעשה יחידי וחייבין </w:t>
      </w:r>
      <w:ins w:id="93129" w:author="מנוע מכני" w:date="2026-10-11T12:04:40Z">
        <w:r>
          <w:rPr>
            <w:rtl/>
          </w:rPr>
          <w:t xml:space="preserve">עליו</w:t>
        </w:r>
      </w:ins>
      <w:del w:id="93130" w:author="מנוע מכני" w:date="2026-10-11T12:04:40Z">
        <w:r>
          <w:rPr>
            <w:rtl/>
          </w:rPr>
          <w:delText xml:space="preserve">עליה</w:delText>
        </w:r>
      </w:del>
      <w:r>
        <w:rPr>
          <w:rtl/>
        </w:rPr>
        <w:t xml:space="preserve"> בפני עצמה!</w:t>
      </w:r>
    </w:p>
    <w:p w:rsidR="00DA63EC" w:rsidRDefault="00DA63EC" w:rsidP="00DA63EC">
      <w:pPr>
        <w:tabs>
          <w:tab w:val="center" w:pos="2835"/>
        </w:tabs>
        <w:rPr>
          <w:rtl/>
        </w:rPr>
      </w:pPr>
      <w:r>
        <w:rPr>
          <w:rtl/>
        </w:rPr>
        <w:t>אנן מחלקם</w:t>
      </w:r>
      <w:r>
        <w:rPr>
          <w:rFonts w:hint="cs"/>
          <w:rtl/>
        </w:rPr>
        <w:t xml:space="preserve"> </w:t>
      </w:r>
      <w:ins w:id="97461" w:author="מנוע מכני" w:date="2026-10-11T12:04:40Z">
        <w:r>
          <w:rPr>
            <w:rFonts w:hint="cs"/>
            <w:rtl/>
          </w:rPr>
          <w:t xml:space="preserve">אומרים</w:t>
        </w:r>
      </w:ins>
      <w:del w:id="97462" w:author="מנוע מכני" w:date="2026-10-11T12:04:40Z">
        <w:r>
          <w:rPr>
            <w:rFonts w:hint="cs"/>
            <w:rtl/>
          </w:rPr>
          <w:delText xml:space="preserve">קא</w:delText>
        </w:r>
        <w:r>
          <w:rPr>
            <w:rtl/>
          </w:rPr>
          <w:delText xml:space="preserve">מרינן</w:delText>
        </w:r>
      </w:del>
      <w:r>
        <w:rPr>
          <w:rtl/>
        </w:rPr>
        <w:t xml:space="preserve">.</w:t>
      </w:r>
    </w:p>
    <w:p>
      <w:pPr>
        <w:pStyle w:val="38"/>
        <w:rPr>
          <w:ins w:id="100182" w:author="מנוע מכני" w:date="2026-10-11T12:04:40Z"/>
        </w:rPr>
      </w:pPr>
      <w:r>
        <w:t xml:space="preserve">ולא אמרי'</w:t>
      </w:r>
    </w:p>
    <w:p w:rsidR="00DA63EC" w:rsidRDefault="00DA63EC" w:rsidP="00DA63EC">
      <w:pPr>
        <w:tabs>
          <w:tab w:val="center" w:pos="2835"/>
        </w:tabs>
        <w:rPr>
          <w:rtl/>
        </w:rPr>
      </w:pPr>
      <w:del w:id="100183" w:author="מנוע מכני" w:date="2026-10-11T12:04:40Z">
        <w:r>
          <w:rPr>
            <w:rFonts w:hint="cs"/>
            <w:rtl/>
          </w:rPr>
          <w:delText xml:space="preserve"> </w:delText>
        </w:r>
      </w:del>
      <w:ins w:id="96579" w:author="מנוע מכני" w:date="2026-10-11T12:04:40Z">
        <w:r>
          <w:rPr>
            <w:rFonts w:hint="cs"/>
            <w:rtl/>
          </w:rPr>
          <w:t xml:space="preserve">דכולו</w:t>
        </w:r>
      </w:ins>
      <w:del w:id="96580" w:author="מנוע מכני" w:date="2026-10-11T12:04:40Z">
        <w:r>
          <w:rPr>
            <w:rFonts w:hint="cs"/>
            <w:rtl/>
          </w:rPr>
          <w:delText xml:space="preserve">דכוליה</w:delText>
        </w:r>
      </w:del>
      <w:r>
        <w:rPr>
          <w:rFonts w:hint="cs"/>
          <w:rtl/>
        </w:rPr>
        <w:t xml:space="preserve"> לך </w:t>
      </w:r>
      <w:ins w:id="93131" w:author="מנוע מכני" w:date="2026-10-11T12:04:40Z">
        <w:r>
          <w:rPr>
            <w:rFonts w:hint="cs"/>
            <w:rtl/>
          </w:rPr>
          <w:t xml:space="preserve">בא</w:t>
        </w:r>
      </w:ins>
      <w:del w:id="93132" w:author="מנוע מכני" w:date="2026-10-11T12:04:40Z">
        <w:r>
          <w:rPr>
            <w:rFonts w:hint="cs"/>
            <w:rtl/>
          </w:rPr>
          <w:delText xml:space="preserve">אתא</w:delText>
        </w:r>
      </w:del>
      <w:r>
        <w:rPr>
          <w:rFonts w:hint="cs"/>
          <w:rtl/>
        </w:rPr>
        <w:t xml:space="preserve"> דלא תאפה חמץ חלקם </w:t>
      </w:r>
      <w:r>
        <w:rPr>
          <w:rFonts w:hint="cs"/>
          <w:rtl/>
        </w:rPr>
        <w:t xml:space="preserve">ש</w:t>
      </w:r>
      <w:r>
        <w:rPr>
          <w:rtl/>
        </w:rPr>
        <w:t>"</w:t>
      </w:r>
      <w:r>
        <w:rPr>
          <w:rFonts w:hint="cs"/>
          <w:rtl/>
        </w:rPr>
        <w:t xml:space="preserve">מ</w:t>
      </w:r>
      <w:r>
        <w:rPr>
          <w:rFonts w:hint="cs"/>
          <w:rtl/>
        </w:rPr>
        <w:t xml:space="preserve"> תרתי </w:t>
      </w:r>
    </w:p>
    <w:p>
      <w:pPr>
        <w:pStyle w:val="38"/>
        <w:rPr>
          <w:ins w:id="100184" w:author="מנוע מכני" w:date="2026-10-11T12:04:40Z"/>
        </w:rPr>
      </w:pPr>
      <w:r>
        <w:t xml:space="preserve">ולא אמרי'</w:t>
      </w:r>
    </w:p>
    <w:p w:rsidR="00DA63EC" w:rsidRDefault="00DA63EC" w:rsidP="00DA63EC">
      <w:pPr>
        <w:tabs>
          <w:tab w:val="center" w:pos="2835"/>
        </w:tabs>
        <w:rPr>
          <w:rtl/>
        </w:rPr>
      </w:pPr>
      <w:del w:id="100185" w:author="מנוע מכני" w:date="2026-10-11T12:04:40Z">
        <w:r>
          <w:rPr>
            <w:rFonts w:hint="cs"/>
            <w:rtl/>
          </w:rPr>
          <w:delText xml:space="preserve"> </w:delText>
        </w:r>
      </w:del>
      <w:r>
        <w:rPr>
          <w:rFonts w:hint="cs"/>
          <w:rtl/>
        </w:rPr>
        <w:t xml:space="preserve">דווקא אפייה דפרטה תורה יתחייב אחד, אבל השאר יתחייב על הכל </w:t>
      </w:r>
    </w:p>
    <w:p w:rsidR="00DA63EC" w:rsidRDefault="00DA63EC" w:rsidP="00DA63EC">
      <w:pPr>
        <w:tabs>
          <w:tab w:val="center" w:pos="2835"/>
        </w:tabs>
        <w:rPr>
          <w:rtl/>
        </w:rPr>
      </w:pPr>
      <w:r>
        <w:rPr>
          <w:rtl/>
        </w:rPr>
        <w:tab/>
        <w:t xml:space="preserve">משום </w:t>
      </w:r>
      <w:ins w:id="96695" w:author="מנוע מכני" w:date="2026-10-11T12:04:40Z">
        <w:r>
          <w:rPr>
            <w:rtl/>
          </w:rPr>
          <w:t xml:space="preserve">דהיה</w:t>
        </w:r>
      </w:ins>
      <w:del w:id="96696" w:author="מנוע מכני" w:date="2026-10-11T12:04:40Z">
        <w:r>
          <w:rPr>
            <w:rtl/>
          </w:rPr>
          <w:tab/>
          <w:delText xml:space="preserve">דהוה</w:delText>
        </w:r>
      </w:del>
      <w:r>
        <w:rPr>
          <w:rtl/>
        </w:rPr>
        <w:tab/>
        <w:t xml:space="preserve"> דבר שהיה בכלל ויצא מן הכלל ללמד, </w:t>
      </w:r>
      <w:r>
        <w:rPr>
          <w:rtl/>
        </w:rPr>
        <w:tab/>
        <w:t xml:space="preserve">לא</w:t>
      </w:r>
      <w:r>
        <w:rPr>
          <w:rtl/>
        </w:rPr>
        <w:tab/>
        <w:t xml:space="preserve"> ללמד על עצמו יצא אלא ללמד על הכלל כולו יצא.</w:t>
      </w:r>
    </w:p>
    <w:p>
      <w:pPr>
        <w:pStyle w:val="38"/>
        <w:rPr>
          <w:ins w:id="100186" w:author="מנוע מכני" w:date="2026-10-11T12:04:40Z"/>
        </w:rPr>
      </w:pPr>
      <w:r>
        <w:t>ולא אמרי'</w:t>
      </w:r>
    </w:p>
    <w:p w:rsidR="00DA63EC" w:rsidRDefault="00DA63EC" w:rsidP="00DA63EC">
      <w:pPr>
        <w:tabs>
          <w:tab w:val="center" w:pos="2835"/>
        </w:tabs>
        <w:rPr>
          <w:rtl/>
        </w:rPr>
      </w:pPr>
      <w:del w:id="100187" w:author="מנוע מכני" w:date="2026-10-11T12:04:40Z">
        <w:r w:rsidRPr="00A563E0">
          <w:rPr>
            <w:rStyle w:val="afffff0"/>
            <w:rFonts w:hint="cs"/>
            <w:rtl/>
          </w:rPr>
          <w:delText xml:space="preserve"> </w:delText>
        </w:r>
      </w:del>
      <w:r w:rsidRPr="00A563E0">
        <w:rPr>
          <w:rStyle w:val="afffff0"/>
          <w:rFonts w:hint="cs"/>
          <w:rtl/>
        </w:rPr>
        <w:t xml:space="preserve">'</w:t>
      </w:r>
      <w:ins w:id="90661" w:author="Claude - סמנטי" w:date="2026-10-11T12:27:00Z">
        <w:r>
          <w:rPr>
            <w:rStyle w:val="afffff0"/>
            <w:rtl/>
          </w:rPr>
          <w:t xml:space="preserve">לֹא תֵעָשֶׂה</w:t>
        </w:r>
      </w:ins>
      <w:del w:id="90662" w:author="Claude - סמנטי" w:date="2026-10-11T12:27:00Z">
        <w:r w:rsidRPr="00A563E0">
          <w:rPr>
            <w:rStyle w:val="afffff0"/>
            <w:rtl/>
          </w:rPr>
          <w:delText xml:space="preserve">לא תעשה</w:delText>
        </w:r>
      </w:del>
      <w:r w:rsidRPr="00A563E0">
        <w:rPr>
          <w:rStyle w:val="afffff0"/>
          <w:rFonts w:hint="cs"/>
          <w:rtl/>
        </w:rPr>
        <w:t>'</w:t>
      </w:r>
      <w:r w:rsidRPr="00A563E0">
        <w:rPr>
          <w:rStyle w:val="afffff0"/>
          <w:rtl/>
        </w:rPr>
        <w:t xml:space="preserve"> </w:t>
      </w:r>
      <w:r>
        <w:rPr>
          <w:rtl/>
        </w:rPr>
        <w:t>- כלל,</w:t>
      </w:r>
      <w:r w:rsidRPr="00A563E0">
        <w:rPr>
          <w:rStyle w:val="afffff0"/>
          <w:rtl/>
        </w:rPr>
        <w:t xml:space="preserve"> </w:t>
      </w:r>
      <w:r w:rsidRPr="00A563E0">
        <w:rPr>
          <w:rStyle w:val="afffff0"/>
          <w:rFonts w:hint="cs"/>
          <w:rtl/>
        </w:rPr>
        <w:t>'</w:t>
      </w:r>
      <w:ins w:id="90659" w:author="Claude - סמנטי" w:date="2026-10-11T12:27:00Z">
        <w:r>
          <w:rPr>
            <w:rStyle w:val="afffff0"/>
            <w:rtl/>
          </w:rPr>
          <w:t xml:space="preserve">לֹא תֵאָפֶה</w:t>
        </w:r>
      </w:ins>
      <w:del w:id="90660" w:author="Claude - סמנטי" w:date="2026-10-11T12:27:00Z">
        <w:r w:rsidRPr="00A563E0">
          <w:rPr>
            <w:rStyle w:val="afffff0"/>
            <w:rtl/>
          </w:rPr>
          <w:delText xml:space="preserve">לא תאפה</w:delText>
        </w:r>
      </w:del>
      <w:r w:rsidRPr="00A563E0">
        <w:rPr>
          <w:rStyle w:val="afffff0"/>
          <w:rFonts w:hint="cs"/>
          <w:rtl/>
        </w:rPr>
        <w:t>'</w:t>
      </w:r>
      <w:r w:rsidRPr="00A563E0">
        <w:rPr>
          <w:rStyle w:val="afffff0"/>
          <w:rtl/>
        </w:rPr>
        <w:t xml:space="preserve"> </w:t>
      </w:r>
      <w:r>
        <w:rPr>
          <w:rtl/>
        </w:rPr>
        <w:t xml:space="preserve">- פרט, כלל ופרט אין בכלל אלא מה שבפרט, אפייה אין, </w:t>
      </w:r>
      <w:ins w:id="93133" w:author="מנוע מכני" w:date="2026-10-11T12:04:40Z">
        <w:r>
          <w:rPr>
            <w:rtl/>
          </w:rPr>
          <w:t xml:space="preserve">כלום</w:t>
        </w:r>
      </w:ins>
      <w:del w:id="93134" w:author="מנוע מכני" w:date="2026-10-11T12:04:40Z">
        <w:r>
          <w:rPr>
            <w:rtl/>
          </w:rPr>
          <w:delText xml:space="preserve">מידי</w:delText>
        </w:r>
      </w:del>
      <w:r>
        <w:rPr>
          <w:rtl/>
        </w:rPr>
        <w:t xml:space="preserve"> אחרינא </w:t>
      </w:r>
      <w:r>
        <w:rPr>
          <w:rtl/>
        </w:rPr>
        <w:t xml:space="preserve">לא</w:t>
      </w:r>
      <w:r>
        <w:rPr>
          <w:rtl/>
        </w:rPr>
        <w:t xml:space="preserve">!</w:t>
      </w:r>
    </w:p>
    <w:p w:rsidR="00DA63EC" w:rsidRDefault="00DA63EC" w:rsidP="00DA63EC">
      <w:pPr>
        <w:pStyle w:val="affffb"/>
        <w:rPr>
          <w:rtl/>
        </w:rPr>
      </w:pPr>
      <w:r>
        <w:rPr>
          <w:rtl/>
        </w:rPr>
        <w:t xml:space="preserve">- </w:t>
      </w:r>
      <w:r>
        <w:rPr>
          <w:rStyle w:val="2fb"/>
          <w:rFonts w:hint="cs"/>
          <w:rtl/>
        </w:rPr>
        <w:t>כרא</w:t>
      </w:r>
      <w:r>
        <w:rPr>
          <w:rStyle w:val="2fb"/>
          <w:rtl/>
        </w:rPr>
        <w:t>"</w:t>
      </w:r>
      <w:r>
        <w:rPr>
          <w:rStyle w:val="2fb"/>
          <w:rFonts w:hint="cs"/>
          <w:rtl/>
        </w:rPr>
        <w:t xml:space="preserve">פ</w:t>
      </w:r>
      <w:ins w:id="95961" w:author="מנוע מכני" w:date="2026-10-11T12:04:40Z">
        <w:r>
          <w:rPr>
            <w:rFonts w:hint="cs"/>
            <w:rtl/>
          </w:rPr>
          <w:t xml:space="preserve">:</w:t>
        </w:r>
      </w:ins>
      <w:del w:id="95962" w:author="מנוע מכני" w:date="2026-10-11T12:04:40Z">
        <w:r>
          <w:rPr>
            <w:rFonts w:hint="cs"/>
            <w:rtl/>
          </w:rPr>
          <w:delText xml:space="preserve"> </w:delText>
        </w:r>
        <w:r>
          <w:rPr>
            <w:rtl/>
          </w:rPr>
          <w:delText xml:space="preserve">:</w:delText>
        </w:r>
      </w:del>
      <w:r>
        <w:rPr>
          <w:rtl/>
        </w:rPr>
        <w:t xml:space="preserve"> משום </w:t>
      </w:r>
      <w:ins w:id="90173" w:author="Claude - סמנטי" w:date="2026-10-11T12:27:00Z">
        <w:r>
          <w:rPr>
            <w:rtl/>
          </w:rPr>
          <w:t xml:space="preserve">שהוא</w:t>
        </w:r>
      </w:ins>
      <w:del w:id="90174" w:author="Claude - סמנטי" w:date="2026-10-11T12:27:00Z">
        <w:r>
          <w:rPr>
            <w:rtl/>
          </w:rPr>
          <w:delText xml:space="preserve">דהוי</w:delText>
        </w:r>
      </w:del>
      <w:r>
        <w:rPr>
          <w:rtl/>
        </w:rPr>
        <w:t xml:space="preserve"> כלל ופרט המרוחקין זה מזה, </w:t>
      </w:r>
      <w:r>
        <w:rPr>
          <w:rFonts w:hint="cs"/>
          <w:rtl/>
        </w:rPr>
        <w:t>ד</w:t>
      </w:r>
      <w:r>
        <w:rPr>
          <w:rtl/>
        </w:rPr>
        <w:t>אין דנין אותן בכלל ופרט.</w:t>
      </w:r>
    </w:p>
    <w:p>
      <w:pPr>
        <w:pStyle w:val="38"/>
        <w:rPr>
          <w:ins w:id="100189" w:author="מנוע מכני" w:date="2026-10-11T12:04:40Z"/>
        </w:rPr>
      </w:pPr>
      <w:del w:id="100188" w:author="מנוע מכני" w:date="2026-10-11T12:04:40Z">
        <w:r w:rsidRPr="00265E5E">
          <w:delText xml:space="preserve">•</w:delText>
        </w:r>
      </w:del>
      <w:r w:rsidRPr="00265E5E">
        <w:t xml:space="preserve"> </w:t>
      </w:r>
      <w:r>
        <w:t>מתיב ר</w:t>
      </w:r>
      <w:r>
        <w:t>אב</w:t>
      </w:r>
      <w:r>
        <w:t>"</w:t>
      </w:r>
      <w:r>
        <w:t>א</w:t>
      </w:r>
      <w:r>
        <w:t xml:space="preserve"> </w:t>
      </w:r>
      <w:ins w:id="91441" w:author="מנוע מכני" w:date="2026-10-11T12:04:40Z">
        <w:r>
          <w:t xml:space="preserve">ואמרו</w:t>
        </w:r>
      </w:ins>
      <w:del w:id="91442" w:author="מנוע מכני" w:date="2026-10-11T12:04:40Z">
        <w:r>
          <w:delText xml:space="preserve">ואמרי</w:delText>
        </w:r>
      </w:del>
      <w:r>
        <w:t xml:space="preserve"> לה כדי:</w:t>
      </w:r>
    </w:p>
    <w:p w:rsidR="00DA63EC" w:rsidRDefault="00DA63EC" w:rsidP="00DA63EC">
      <w:pPr>
        <w:tabs>
          <w:tab w:val="center" w:pos="2835"/>
        </w:tabs>
        <w:rPr>
          <w:rtl/>
        </w:rPr>
      </w:pPr>
      <w:del w:id="100190" w:author="מנוע מכני" w:date="2026-10-11T12:04:40Z">
        <w:r>
          <w:rPr>
            <w:rtl/>
          </w:rPr>
          <w:delText xml:space="preserve"> </w:delText>
        </w:r>
      </w:del>
      <w:r>
        <w:rPr>
          <w:rtl/>
        </w:rPr>
        <w:t xml:space="preserve">וכלל ופרט המרוחקין זה מזה אין דנין אותן בכלל ופרט? </w:t>
      </w:r>
    </w:p>
    <w:p>
      <w:pPr>
        <w:pStyle w:val="38"/>
        <w:rPr>
          <w:ins w:id="100191" w:author="מנוע מכני" w:date="2026-10-11T12:04:40Z"/>
        </w:rPr>
      </w:pPr>
      <w:r>
        <w:t xml:space="preserve">והתניא:</w:t>
      </w:r>
    </w:p>
    <w:p w:rsidR="00DA63EC" w:rsidRDefault="00DA63EC" w:rsidP="00DA63EC">
      <w:pPr>
        <w:tabs>
          <w:tab w:val="center" w:pos="2835"/>
        </w:tabs>
        <w:rPr>
          <w:rtl/>
        </w:rPr>
      </w:pPr>
      <w:del w:id="100192" w:author="מנוע מכני" w:date="2026-10-11T12:04:40Z">
        <w:r>
          <w:rPr>
            <w:rtl/>
          </w:rPr>
          <w:delText xml:space="preserve"> </w:delText>
        </w:r>
      </w:del>
      <w:r>
        <w:rPr>
          <w:rtl/>
        </w:rPr>
        <w:t xml:space="preserve">ושחט אותו במקום אשר ישחט העולה לפני ה</w:t>
      </w:r>
      <w:r w:rsidR="005608A0">
        <w:rPr>
          <w:rtl/>
        </w:rPr>
        <w:t>'</w:t>
      </w:r>
      <w:r>
        <w:rPr>
          <w:rtl/>
        </w:rPr>
        <w:t xml:space="preserve"> חטאת הוא - היכן עולה נשחטת? בצפון, אף זה בצפון!</w:t>
      </w:r>
    </w:p>
    <w:p w:rsidR="00DA63EC" w:rsidRDefault="00DA63EC" w:rsidP="00DA63EC">
      <w:pPr>
        <w:tabs>
          <w:tab w:val="center" w:pos="2835"/>
        </w:tabs>
        <w:rPr>
          <w:rtl/>
        </w:rPr>
      </w:pPr>
      <w:r>
        <w:rPr>
          <w:rtl/>
        </w:rPr>
        <w:t xml:space="preserve">וכי אנו מכאן למידין? והלא כבר נאמר: </w:t>
      </w:r>
      <w:r>
        <w:rPr>
          <w:rStyle w:val="afffff0"/>
          <w:rtl/>
          <w:rPrChange w:id="9048" w:author="מנוע פסוקים" w:date="2026-10-11T09:32:13Z">
            <w:rPr>
              <w:rtl/>
            </w:rPr>
          </w:rPrChange>
        </w:rPr>
        <w:t xml:space="preserve">במקום אשר תשחט העולה תשחט החטאת</w:t>
      </w:r>
      <w:r>
        <w:rPr>
          <w:rtl/>
        </w:rPr>
        <w:t xml:space="preserve">!</w:t>
      </w:r>
    </w:p>
    <w:p>
      <w:pPr>
        <w:pStyle w:val="38"/>
        <w:rPr>
          <w:ins w:id="100193" w:author="מנוע מכני" w:date="2026-10-11T12:04:40Z"/>
        </w:rPr>
      </w:pPr>
      <w:r>
        <w:t xml:space="preserve">הא למה זה יצא?</w:t>
      </w:r>
    </w:p>
    <w:p w:rsidR="00DA63EC" w:rsidRDefault="00DA63EC" w:rsidP="00DA63EC">
      <w:pPr>
        <w:tabs>
          <w:tab w:val="center" w:pos="2835"/>
        </w:tabs>
        <w:rPr>
          <w:rtl/>
        </w:rPr>
      </w:pPr>
      <w:del w:id="100194" w:author="מנוע מכני" w:date="2026-10-11T12:04:40Z">
        <w:r>
          <w:rPr>
            <w:rtl/>
          </w:rPr>
          <w:delText xml:space="preserve"> </w:delText>
        </w:r>
      </w:del>
      <w:r>
        <w:rPr>
          <w:rtl/>
        </w:rPr>
        <w:t xml:space="preserve">לקובעו, שאם </w:t>
      </w:r>
      <w:r>
        <w:rPr>
          <w:rtl/>
        </w:rPr>
        <w:t xml:space="preserve">לא</w:t>
      </w:r>
      <w:r>
        <w:rPr>
          <w:rtl/>
        </w:rPr>
        <w:t xml:space="preserve"> שחט אותו בצפון פסלו</w:t>
      </w:r>
      <w:ins w:id="94827" w:author="מנוע מכני" w:date="2026-10-11T12:04:40Z">
        <w:r>
          <w:rPr>
            <w:rtl/>
          </w:rPr>
          <w:t xml:space="preserve">,</w:t>
        </w:r>
      </w:ins>
      <w:del w:id="94828" w:author="מנוע מכני" w:date="2026-10-11T12:04:40Z">
        <w:r>
          <w:rPr>
            <w:rtl/>
          </w:rPr>
          <w:delText xml:space="preserve">;</w:delText>
        </w:r>
      </w:del>
      <w:r>
        <w:rPr>
          <w:rtl/>
        </w:rPr>
        <w:t xml:space="preserve"> </w:t>
      </w:r>
    </w:p>
    <w:p w:rsidR="00DA63EC" w:rsidRDefault="00DA63EC" w:rsidP="00DA63EC">
      <w:pPr>
        <w:tabs>
          <w:tab w:val="center" w:pos="2835"/>
        </w:tabs>
        <w:rPr>
          <w:rtl/>
        </w:rPr>
      </w:pPr>
      <w:r w:rsidRPr="003017EE">
        <w:rPr>
          <w:rStyle w:val="afffff0"/>
          <w:rFonts w:hint="cs"/>
          <w:rtl/>
        </w:rPr>
        <w:t>'</w:t>
      </w:r>
      <w:ins w:id="90663" w:author="Claude - סמנטי" w:date="2026-10-11T12:27:00Z">
        <w:r>
          <w:rPr>
            <w:rStyle w:val="afffff0"/>
            <w:rtl/>
          </w:rPr>
          <w:t xml:space="preserve">וְשָׁחַט אֶת הַחַטָּאת בִּמְקוֹם הָעוֹלָה</w:t>
        </w:r>
      </w:ins>
      <w:del w:id="90664" w:author="Claude - סמנטי" w:date="2026-10-11T12:27:00Z">
        <w:r w:rsidRPr="003017EE">
          <w:rPr>
            <w:rStyle w:val="afffff0"/>
            <w:rtl/>
          </w:rPr>
          <w:delText xml:space="preserve">ושחט את החטאת במקום העולה</w:delText>
        </w:r>
      </w:del>
      <w:r w:rsidRPr="003017EE">
        <w:rPr>
          <w:rStyle w:val="afffff0"/>
          <w:rFonts w:hint="cs"/>
          <w:rtl/>
        </w:rPr>
        <w:t>'</w:t>
      </w:r>
      <w:r w:rsidRPr="003017EE">
        <w:rPr>
          <w:rStyle w:val="afffff0"/>
          <w:rtl/>
        </w:rPr>
        <w:t>,</w:t>
      </w:r>
      <w:r>
        <w:rPr>
          <w:rtl/>
        </w:rPr>
        <w:t xml:space="preserve"> זה בנה אב לכל חטאות שטעונות צפון</w:t>
      </w:r>
      <w:ins w:id="94829" w:author="מנוע מכני" w:date="2026-10-11T12:04:40Z">
        <w:r>
          <w:rPr>
            <w:rtl/>
          </w:rPr>
          <w:t xml:space="preserve">,</w:t>
        </w:r>
      </w:ins>
      <w:del w:id="9483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הא </w:t>
      </w:r>
      <w:ins w:id="91443" w:author="מנוע מכני" w:date="2026-10-11T12:04:40Z">
        <w:r>
          <w:rPr>
            <w:rtl/>
          </w:rPr>
          <w:t xml:space="preserve">לא</w:t>
        </w:r>
      </w:ins>
      <w:del w:id="91444" w:author="מנוע מכני" w:date="2026-10-11T12:04:40Z">
        <w:r>
          <w:rPr>
            <w:rtl/>
          </w:rPr>
          <w:delText xml:space="preserve">לאו</w:delText>
        </w:r>
      </w:del>
      <w:r>
        <w:rPr>
          <w:rtl/>
        </w:rPr>
        <w:t xml:space="preserve"> </w:t>
      </w:r>
      <w:ins w:id="93135" w:author="מנוע מכני" w:date="2026-10-11T12:04:40Z">
        <w:r>
          <w:rPr>
            <w:rtl/>
          </w:rPr>
          <w:t xml:space="preserve">כך</w:t>
        </w:r>
      </w:ins>
      <w:del w:id="93136" w:author="מנוע מכני" w:date="2026-10-11T12:04:40Z">
        <w:r>
          <w:rPr>
            <w:rtl/>
          </w:rPr>
          <w:delText xml:space="preserve">הכי</w:delText>
        </w:r>
      </w:del>
      <w:r>
        <w:rPr>
          <w:rtl/>
        </w:rPr>
        <w:t xml:space="preserve">, </w:t>
      </w:r>
      <w:r>
        <w:rPr>
          <w:rtl/>
        </w:rPr>
        <w:t xml:space="preserve">הו"</w:t>
      </w:r>
      <w:r>
        <w:rPr>
          <w:rFonts w:hint="cs"/>
          <w:rtl/>
        </w:rPr>
        <w:t>א</w:t>
      </w:r>
      <w:r>
        <w:rPr>
          <w:rtl/>
        </w:rPr>
        <w:t xml:space="preserve"> שזה טעון צפון ואין אחר טעון צפון, משום </w:t>
      </w:r>
      <w:ins w:id="96697" w:author="מנוע מכני" w:date="2026-10-11T12:04:40Z">
        <w:r>
          <w:rPr>
            <w:rtl/>
          </w:rPr>
          <w:t xml:space="preserve">דהיה</w:t>
        </w:r>
      </w:ins>
      <w:del w:id="96698" w:author="מנוע מכני" w:date="2026-10-11T12:04:40Z">
        <w:r>
          <w:rPr>
            <w:rtl/>
          </w:rPr>
          <w:delText xml:space="preserve">דהוה</w:delText>
        </w:r>
      </w:del>
      <w:r>
        <w:rPr>
          <w:rtl/>
        </w:rPr>
        <w:t xml:space="preserve"> כלל ופרט, ואע"ג דמרוחקין זה מזה דנין אותן בכלל ופרט.</w:t>
      </w:r>
    </w:p>
    <w:p>
      <w:pPr>
        <w:pStyle w:val="38"/>
        <w:rPr>
          <w:ins w:id="100196" w:author="מנוע מכני" w:date="2026-10-11T12:04:40Z"/>
        </w:rPr>
      </w:pPr>
      <w:del w:id="100195" w:author="מנוע מכני" w:date="2026-10-11T12:04:40Z">
        <w:r w:rsidRPr="00336727">
          <w:delText xml:space="preserve">•</w:delText>
        </w:r>
      </w:del>
      <w:r w:rsidRPr="00336727">
        <w:t xml:space="preserve"> מתקיף רב אשי:</w:t>
      </w:r>
    </w:p>
    <w:p w:rsidR="00DA63EC" w:rsidRDefault="00DA63EC" w:rsidP="00DA63EC">
      <w:pPr>
        <w:rPr>
          <w:rtl/>
        </w:rPr>
      </w:pPr>
      <w:del w:id="100197" w:author="מנוע מכני" w:date="2026-10-11T12:04:40Z">
        <w:r w:rsidRPr="00336727">
          <w:rPr>
            <w:rtl/>
          </w:rPr>
          <w:delText xml:space="preserve"> </w:delText>
        </w:r>
      </w:del>
      <w:ins w:id="93139" w:author="מנוע מכני" w:date="2026-10-11T12:04:40Z">
        <w:r>
          <w:rPr>
            <w:rtl/>
          </w:rPr>
          <w:t xml:space="preserve">זה</w:t>
        </w:r>
      </w:ins>
      <w:del w:id="93140" w:author="מנוע מכני" w:date="2026-10-11T12:04:40Z">
        <w:r w:rsidRPr="00336727">
          <w:rPr>
            <w:rtl/>
          </w:rPr>
          <w:delText xml:space="preserve">האי</w:delText>
        </w:r>
      </w:del>
      <w:r w:rsidRPr="00336727">
        <w:rPr>
          <w:rtl/>
        </w:rPr>
        <w:t xml:space="preserve"> כלל ופרט הוא? פרט וכלל הוא, ונעשה כלל מוסיף על הפרט ואיתרבי </w:t>
      </w:r>
      <w:ins w:id="95713" w:author="מנוע מכני" w:date="2026-10-11T12:04:40Z">
        <w:r>
          <w:rPr>
            <w:rtl/>
          </w:rPr>
          <w:t xml:space="preserve">להם</w:t>
        </w:r>
      </w:ins>
      <w:del w:id="95714" w:author="מנוע מכני" w:date="2026-10-11T12:04:40Z">
        <w:r w:rsidRPr="00336727">
          <w:rPr>
            <w:rtl/>
          </w:rPr>
          <w:delText xml:space="preserve">להו</w:delText>
        </w:r>
      </w:del>
      <w:r w:rsidRPr="00336727">
        <w:rPr>
          <w:rtl/>
        </w:rPr>
        <w:t xml:space="preserve"> כל </w:t>
      </w:r>
      <w:ins w:id="93137" w:author="מנוע מכני" w:date="2026-10-11T12:04:40Z">
        <w:r>
          <w:rPr>
            <w:rtl/>
          </w:rPr>
          <w:t xml:space="preserve">דברים</w:t>
        </w:r>
      </w:ins>
      <w:del w:id="93138" w:author="מנוע מכני" w:date="2026-10-11T12:04:40Z">
        <w:r w:rsidRPr="00336727">
          <w:rPr>
            <w:rtl/>
          </w:rPr>
          <w:delText xml:space="preserve">מילי</w:delText>
        </w:r>
      </w:del>
      <w:r w:rsidRPr="00336727">
        <w:rPr>
          <w:rtl/>
        </w:rPr>
        <w:t xml:space="preserve">!</w:t>
      </w:r>
    </w:p>
    <w:p>
      <w:pPr>
        <w:pStyle w:val="38"/>
        <w:rPr>
          <w:ins w:id="100198" w:author="מנוע מכני" w:date="2026-10-11T12:04:40Z"/>
        </w:rPr>
      </w:pPr>
      <w:r w:rsidRPr="00336727">
        <w:t xml:space="preserve">אלא</w:t>
      </w:r>
    </w:p>
    <w:p w:rsidR="00DA63EC" w:rsidRDefault="00DA63EC" w:rsidP="00DA63EC">
      <w:pPr>
        <w:rPr>
          <w:rtl/>
        </w:rPr>
      </w:pPr>
      <w:del w:id="100199" w:author="מנוע מכני" w:date="2026-10-11T12:04:40Z">
        <w:r w:rsidRPr="00336727">
          <w:rPr>
            <w:rtl/>
          </w:rPr>
          <w:delText xml:space="preserve"> </w:delText>
        </w:r>
      </w:del>
      <w:r w:rsidRPr="00336727">
        <w:rPr>
          <w:rtl/>
        </w:rPr>
        <w:t xml:space="preserve">תנא</w:t>
      </w:r>
      <w:r w:rsidRPr="00A563E0">
        <w:rPr>
          <w:rStyle w:val="afffff0"/>
          <w:rtl/>
        </w:rPr>
        <w:t xml:space="preserve"> </w:t>
      </w:r>
      <w:r w:rsidRPr="00A563E0">
        <w:rPr>
          <w:rStyle w:val="afffff0"/>
          <w:rFonts w:hint="cs"/>
          <w:rtl/>
        </w:rPr>
        <w:t>'</w:t>
      </w:r>
      <w:r w:rsidRPr="00A563E0">
        <w:rPr>
          <w:rStyle w:val="afffff0"/>
          <w:rtl/>
        </w:rPr>
        <w:t>אותו</w:t>
      </w:r>
      <w:r w:rsidRPr="00A563E0">
        <w:rPr>
          <w:rStyle w:val="afffff0"/>
          <w:rFonts w:hint="cs"/>
          <w:rtl/>
        </w:rPr>
        <w:t>'</w:t>
      </w:r>
      <w:r w:rsidRPr="00A563E0">
        <w:rPr>
          <w:rStyle w:val="afffff0"/>
          <w:rtl/>
        </w:rPr>
        <w:t xml:space="preserve"> </w:t>
      </w:r>
      <w:ins w:id="95847" w:author="מנוע מכני" w:date="2026-10-11T12:04:40Z">
        <w:r>
          <w:rPr>
            <w:rtl/>
          </w:rPr>
          <w:t xml:space="preserve">קשה</w:t>
        </w:r>
      </w:ins>
      <w:del w:id="95848" w:author="מנוע מכני" w:date="2026-10-11T12:04:40Z">
        <w:r w:rsidRPr="00336727">
          <w:rPr>
            <w:rtl/>
          </w:rPr>
          <w:delText xml:space="preserve">קשיא</w:delText>
        </w:r>
      </w:del>
      <w:r w:rsidRPr="00336727">
        <w:rPr>
          <w:rtl/>
        </w:rPr>
        <w:t xml:space="preserve"> </w:t>
      </w:r>
      <w:ins w:id="93143" w:author="מנוע מכני" w:date="2026-10-11T12:04:40Z">
        <w:r>
          <w:rPr>
            <w:rtl/>
          </w:rPr>
          <w:t xml:space="preserve">לו</w:t>
        </w:r>
      </w:ins>
      <w:del w:id="93144" w:author="מנוע מכני" w:date="2026-10-11T12:04:40Z">
        <w:r w:rsidRPr="00336727">
          <w:rPr>
            <w:rtl/>
          </w:rPr>
          <w:delText xml:space="preserve">ליה</w:delText>
        </w:r>
      </w:del>
      <w:r w:rsidRPr="00336727">
        <w:rPr>
          <w:rtl/>
        </w:rPr>
        <w:t xml:space="preserve">, </w:t>
      </w:r>
      <w:r w:rsidRPr="00B86088">
        <w:rPr>
          <w:b/>
          <w:bCs/>
          <w:rtl/>
        </w:rPr>
        <w:t>וה"ק</w:t>
      </w:r>
      <w:r w:rsidRPr="00336727">
        <w:rPr>
          <w:rtl/>
        </w:rPr>
        <w:t xml:space="preserve">: או אינו אלא שזה טעון צפון ואין אחר טעון צפון, דכתב </w:t>
      </w:r>
      <w:ins w:id="93141" w:author="מנוע מכני" w:date="2026-10-11T12:04:40Z">
        <w:r>
          <w:rPr>
            <w:rtl/>
          </w:rPr>
          <w:t xml:space="preserve">התורה</w:t>
        </w:r>
      </w:ins>
      <w:del w:id="93142" w:author="מנוע מכני" w:date="2026-10-11T12:04:40Z">
        <w:r w:rsidRPr="00336727">
          <w:rPr>
            <w:rtl/>
          </w:rPr>
          <w:delText xml:space="preserve">רחמנא</w:delText>
        </w:r>
      </w:del>
      <w:r w:rsidRPr="00336727">
        <w:rPr>
          <w:rtl/>
        </w:rPr>
        <w:t xml:space="preserve"> אותו.</w:t>
      </w:r>
    </w:p>
    <w:p w:rsidR="00DA63EC" w:rsidRDefault="00DA63EC" w:rsidP="00DA63EC">
      <w:pPr>
        <w:tabs>
          <w:tab w:val="center" w:pos="2835"/>
        </w:tabs>
        <w:rPr>
          <w:rtl/>
        </w:rPr>
      </w:pPr>
      <w:ins w:id="93145" w:author="מנוע מכני" w:date="2026-10-11T12:04:40Z">
        <w:r>
          <w:rPr>
            <w:rtl/>
          </w:rPr>
          <w:t xml:space="preserve">ועכשיו</w:t>
        </w:r>
      </w:ins>
      <w:del w:id="93146" w:author="מנוע מכני" w:date="2026-10-11T12:04:40Z">
        <w:r>
          <w:rPr>
            <w:rtl/>
          </w:rPr>
          <w:delText xml:space="preserve">והשתא</w:delText>
        </w:r>
      </w:del>
      <w:r>
        <w:rPr>
          <w:rtl/>
        </w:rPr>
        <w:t xml:space="preserve"> דנפקא </w:t>
      </w:r>
      <w:r w:rsidRPr="003017EE">
        <w:rPr>
          <w:rStyle w:val="afffff0"/>
          <w:rtl/>
        </w:rPr>
        <w:t>מ</w:t>
      </w:r>
      <w:r w:rsidRPr="003017EE">
        <w:rPr>
          <w:rStyle w:val="afffff0"/>
          <w:rFonts w:hint="cs"/>
          <w:rtl/>
        </w:rPr>
        <w:t>'</w:t>
      </w:r>
      <w:ins w:id="90665" w:author="Claude - סמנטי" w:date="2026-10-11T12:27:00Z">
        <w:r>
          <w:rPr>
            <w:rStyle w:val="afffff0"/>
            <w:rtl/>
          </w:rPr>
          <w:t xml:space="preserve">וְשָׁחַט אֶת הַחַטָּאת</w:t>
        </w:r>
      </w:ins>
      <w:del w:id="90666" w:author="Claude - סמנטי" w:date="2026-10-11T12:27:00Z">
        <w:r w:rsidRPr="003017EE">
          <w:rPr>
            <w:rStyle w:val="afffff0"/>
            <w:rtl/>
          </w:rPr>
          <w:delText xml:space="preserve">ושחט את החטאת</w:delText>
        </w:r>
      </w:del>
      <w:r w:rsidRPr="003017EE">
        <w:rPr>
          <w:rStyle w:val="afffff0"/>
          <w:rFonts w:hint="cs"/>
          <w:rtl/>
        </w:rPr>
        <w:t>'</w:t>
      </w:r>
      <w:r w:rsidRPr="003017EE">
        <w:rPr>
          <w:rStyle w:val="afffff0"/>
          <w:rtl/>
        </w:rPr>
        <w:t>,</w:t>
      </w:r>
      <w:r w:rsidRPr="00A563E0">
        <w:rPr>
          <w:rStyle w:val="afffff0"/>
          <w:rtl/>
        </w:rPr>
        <w:t xml:space="preserve"> </w:t>
      </w:r>
      <w:r w:rsidRPr="00A563E0">
        <w:rPr>
          <w:rStyle w:val="afffff0"/>
          <w:rFonts w:hint="cs"/>
          <w:rtl/>
        </w:rPr>
        <w:t>'</w:t>
      </w:r>
      <w:r w:rsidRPr="00A563E0">
        <w:rPr>
          <w:rStyle w:val="afffff0"/>
          <w:rtl/>
        </w:rPr>
        <w:t>אותו</w:t>
      </w:r>
      <w:r w:rsidRPr="00A563E0">
        <w:rPr>
          <w:rStyle w:val="afffff0"/>
          <w:rFonts w:hint="cs"/>
          <w:rtl/>
        </w:rPr>
        <w:t>'</w:t>
      </w:r>
      <w:r w:rsidRPr="00A563E0">
        <w:rPr>
          <w:rStyle w:val="afffff0"/>
          <w:rtl/>
        </w:rPr>
        <w:t xml:space="preserve"> </w:t>
      </w:r>
      <w:ins w:id="96995" w:author="מנוע מכני" w:date="2026-10-11T12:04:40Z">
        <w:r>
          <w:rPr>
            <w:rtl/>
          </w:rPr>
          <w:t xml:space="preserve">למעט</w:t>
        </w:r>
      </w:ins>
      <w:del w:id="96996" w:author="מנוע מכני" w:date="2026-10-11T12:04:40Z">
        <w:r>
          <w:rPr>
            <w:rtl/>
          </w:rPr>
          <w:delText xml:space="preserve">למעוטי</w:delText>
        </w:r>
      </w:del>
      <w:r>
        <w:rPr>
          <w:rtl/>
        </w:rPr>
        <w:t xml:space="preserve"> אותו בצפון ואין שעיר נחשון בצפון, </w:t>
      </w:r>
    </w:p>
    <w:p w:rsidR="00DA63EC" w:rsidRDefault="00DA63EC" w:rsidP="00DA63EC">
      <w:pPr>
        <w:tabs>
          <w:tab w:val="center" w:pos="2835"/>
        </w:tabs>
        <w:rPr>
          <w:rtl/>
        </w:rPr>
      </w:pPr>
      <w:r>
        <w:rPr>
          <w:rtl/>
        </w:rPr>
        <w:t xml:space="preserve">סד"א</w:t>
      </w:r>
      <w:r>
        <w:rPr>
          <w:rtl/>
        </w:rPr>
        <w:t xml:space="preserve">: הואיל ואיתרבי לענין סמיכה, ליתרבי </w:t>
      </w:r>
      <w:ins w:id="91445" w:author="מנוע מכני" w:date="2026-10-11T12:04:40Z">
        <w:r>
          <w:rPr>
            <w:rtl/>
          </w:rPr>
          <w:t xml:space="preserve">גם</w:t>
        </w:r>
      </w:ins>
      <w:del w:id="91446" w:author="מנוע מכני" w:date="2026-10-11T12:04:40Z">
        <w:r>
          <w:rPr>
            <w:rtl/>
          </w:rPr>
          <w:delText xml:space="preserve">נמי</w:delText>
        </w:r>
      </w:del>
      <w:r>
        <w:rPr>
          <w:rtl/>
        </w:rPr>
        <w:t xml:space="preserve"> לענין צפון, </w:t>
      </w:r>
      <w:r>
        <w:rPr>
          <w:rtl/>
        </w:rPr>
        <w:t xml:space="preserve">קמ"ל</w:t>
      </w:r>
      <w:r>
        <w:rPr>
          <w:rtl/>
        </w:rPr>
        <w:t xml:space="preserve">.</w:t>
      </w:r>
    </w:p>
    <w:p w:rsidR="00DA63EC" w:rsidRDefault="00DA63EC" w:rsidP="00DA63EC">
      <w:pPr>
        <w:pStyle w:val="afff3"/>
        <w:framePr w:wrap="around"/>
        <w:rPr>
          <w:rtl/>
        </w:rPr>
      </w:pPr>
      <w:r>
        <w:rPr>
          <w:rFonts w:hint="cs"/>
          <w:rtl/>
        </w:rPr>
        <w:t xml:space="preserve">נו. </w:t>
      </w:r>
    </w:p>
    <w:p w:rsidR="00DA63EC" w:rsidRDefault="00DA63EC" w:rsidP="00DA63EC">
      <w:pPr>
        <w:tabs>
          <w:tab w:val="center" w:pos="2835"/>
        </w:tabs>
        <w:rPr>
          <w:rtl/>
        </w:rPr>
      </w:pPr>
      <w:r>
        <w:rPr>
          <w:rtl/>
        </w:rPr>
        <w:t>וסמיכה גופה מדתניא:</w:t>
      </w:r>
      <w:r w:rsidRPr="00A563E0">
        <w:rPr>
          <w:rStyle w:val="afffff0"/>
          <w:rtl/>
        </w:rPr>
        <w:t xml:space="preserve"> </w:t>
      </w:r>
      <w:r w:rsidRPr="00A563E0">
        <w:rPr>
          <w:rStyle w:val="afffff0"/>
          <w:rFonts w:hint="cs"/>
          <w:rtl/>
        </w:rPr>
        <w:t>'</w:t>
      </w:r>
      <w:ins w:id="90667" w:author="Claude - סמנטי" w:date="2026-10-11T12:27:00Z">
        <w:r>
          <w:rPr>
            <w:rStyle w:val="afffff0"/>
            <w:rtl/>
          </w:rPr>
          <w:t xml:space="preserve">וְסָמַךְ יָדוֹ עַל רֹאשׁ הַשָּׂעִיר</w:t>
        </w:r>
      </w:ins>
      <w:del w:id="90668" w:author="Claude - סמנטי" w:date="2026-10-11T12:27:00Z">
        <w:r w:rsidRPr="00A563E0">
          <w:rPr>
            <w:rStyle w:val="afffff0"/>
            <w:rtl/>
          </w:rPr>
          <w:delText xml:space="preserve">וסמך ידו על ראש השעיר</w:delText>
        </w:r>
      </w:del>
      <w:r w:rsidRPr="00A563E0">
        <w:rPr>
          <w:rStyle w:val="afffff0"/>
          <w:rFonts w:hint="cs"/>
          <w:rtl/>
        </w:rPr>
        <w:t>'</w:t>
      </w:r>
      <w:r w:rsidRPr="00A563E0">
        <w:rPr>
          <w:rStyle w:val="afffff0"/>
          <w:rtl/>
        </w:rPr>
        <w:t xml:space="preserve"> </w:t>
      </w:r>
      <w:r>
        <w:rPr>
          <w:rStyle w:val="2fb"/>
          <w:rFonts w:hint="cs"/>
          <w:rtl/>
        </w:rPr>
        <w:t>לר</w:t>
      </w:r>
      <w:r>
        <w:rPr>
          <w:rStyle w:val="2fb"/>
          <w:rtl/>
        </w:rPr>
        <w:t>"</w:t>
      </w:r>
      <w:r>
        <w:rPr>
          <w:rStyle w:val="2fb"/>
          <w:rFonts w:hint="cs"/>
          <w:rtl/>
        </w:rPr>
        <w:t xml:space="preserve">י</w:t>
      </w:r>
      <w:r>
        <w:rPr>
          <w:rFonts w:hint="cs"/>
          <w:rtl/>
        </w:rPr>
        <w:t xml:space="preserve"> </w:t>
      </w:r>
      <w:r>
        <w:rPr>
          <w:rtl/>
        </w:rPr>
        <w:t xml:space="preserve">- לרבות שעיר נחשון לסמיכה, </w:t>
      </w:r>
    </w:p>
    <w:p>
      <w:pPr>
        <w:pStyle w:val="38"/>
        <w:rPr>
          <w:ins w:id="100200" w:author="מנוע מכני" w:date="2026-10-11T12:04:40Z"/>
        </w:rPr>
      </w:pPr>
      <w:r>
        <w:t>ל</w:t>
      </w:r>
      <w:r>
        <w:t xml:space="preserve">ר"ש:</w:t>
      </w:r>
    </w:p>
    <w:p w:rsidR="00DA63EC" w:rsidRDefault="00DA63EC" w:rsidP="00DA63EC">
      <w:pPr>
        <w:tabs>
          <w:tab w:val="center" w:pos="2835"/>
        </w:tabs>
        <w:rPr>
          <w:rtl/>
        </w:rPr>
      </w:pPr>
      <w:del w:id="100201" w:author="מנוע מכני" w:date="2026-10-11T12:04:40Z">
        <w:r>
          <w:rPr>
            <w:rtl/>
          </w:rPr>
          <w:delText xml:space="preserve"> </w:delText>
        </w:r>
      </w:del>
      <w:r>
        <w:rPr>
          <w:rtl/>
        </w:rPr>
        <w:t xml:space="preserve">לרבות שעירי </w:t>
      </w:r>
      <w:ins w:id="95849" w:author="מנוע מכני" w:date="2026-10-11T12:04:40Z">
        <w:r>
          <w:rPr>
            <w:rtl/>
          </w:rPr>
          <w:t xml:space="preserve">ע"ז</w:t>
        </w:r>
      </w:ins>
      <w:del w:id="95850" w:author="מנוע מכני" w:date="2026-10-11T12:04:40Z">
        <w:r>
          <w:rPr>
            <w:rtl/>
          </w:rPr>
          <w:delText xml:space="preserve">עבודת כוכבים</w:delText>
        </w:r>
      </w:del>
      <w:r>
        <w:rPr>
          <w:rtl/>
        </w:rPr>
        <w:t xml:space="preserve"> לסמיכה.</w:t>
      </w:r>
    </w:p>
    <w:p>
      <w:pPr>
        <w:pStyle w:val="38"/>
        <w:rPr>
          <w:ins w:id="100202" w:author="מנוע מכני" w:date="2026-10-11T12:04:40Z"/>
        </w:rPr>
      </w:pPr>
      <w:r>
        <w:t xml:space="preserve">מתקיף רבינא:</w:t>
      </w:r>
    </w:p>
    <w:p w:rsidR="00DA63EC" w:rsidRDefault="00DA63EC" w:rsidP="00DA63EC">
      <w:pPr>
        <w:tabs>
          <w:tab w:val="center" w:pos="2835"/>
        </w:tabs>
        <w:rPr>
          <w:rtl/>
        </w:rPr>
      </w:pPr>
      <w:del w:id="100203" w:author="מנוע מכני" w:date="2026-10-11T12:04:40Z">
        <w:r>
          <w:rPr>
            <w:rtl/>
          </w:rPr>
          <w:delText xml:space="preserve"> </w:delText>
        </w:r>
      </w:del>
      <w:r>
        <w:rPr>
          <w:rtl/>
        </w:rPr>
        <w:t xml:space="preserve">תינח </w:t>
      </w:r>
      <w:r>
        <w:rPr>
          <w:rStyle w:val="2fb"/>
          <w:rtl/>
        </w:rPr>
        <w:t xml:space="preserve">לר"</w:t>
      </w:r>
      <w:r>
        <w:rPr>
          <w:rStyle w:val="2fb"/>
          <w:rFonts w:hint="cs"/>
          <w:rtl/>
        </w:rPr>
        <w:t>י</w:t>
      </w:r>
      <w:r>
        <w:rPr>
          <w:rtl/>
        </w:rPr>
        <w:t xml:space="preserve"> </w:t>
      </w:r>
      <w:r>
        <w:rPr>
          <w:rStyle w:val="2fb"/>
          <w:rtl/>
        </w:rPr>
        <w:t xml:space="preserve">לר"ש</w:t>
      </w:r>
      <w:r>
        <w:rPr>
          <w:rtl/>
        </w:rPr>
        <w:t xml:space="preserve"> </w:t>
      </w:r>
      <w:ins w:id="93147" w:author="מנוע מכני" w:date="2026-10-11T12:04:40Z">
        <w:r>
          <w:rPr>
            <w:rtl/>
          </w:rPr>
          <w:t xml:space="preserve">מה</w:t>
        </w:r>
      </w:ins>
      <w:del w:id="93148" w:author="מנוע מכני" w:date="2026-10-11T12:04:40Z">
        <w:r>
          <w:rPr>
            <w:rtl/>
          </w:rPr>
          <w:delText xml:space="preserve">מאי</w:delText>
        </w:r>
      </w:del>
      <w:r>
        <w:rPr>
          <w:rtl/>
        </w:rPr>
        <w:t xml:space="preserve"> </w:t>
      </w:r>
      <w:ins w:id="91447" w:author="מנוע מכני" w:date="2026-10-11T12:04:40Z">
        <w:r>
          <w:rPr>
            <w:rtl/>
          </w:rPr>
          <w:t xml:space="preserve">יש</w:t>
        </w:r>
      </w:ins>
      <w:del w:id="91448" w:author="מנוע מכני" w:date="2026-10-11T12:04:40Z">
        <w:r>
          <w:rPr>
            <w:rtl/>
          </w:rPr>
          <w:delText xml:space="preserve">איכא</w:delText>
        </w:r>
      </w:del>
      <w:r>
        <w:rPr>
          <w:rtl/>
        </w:rPr>
        <w:t xml:space="preserve"> </w:t>
      </w:r>
      <w:ins w:id="97463" w:author="מנוע מכני" w:date="2026-10-11T12:04:40Z">
        <w:r>
          <w:rPr>
            <w:rtl/>
          </w:rPr>
          <w:t xml:space="preserve">לומר</w:t>
        </w:r>
      </w:ins>
      <w:del w:id="97464" w:author="מנוע מכני" w:date="2026-10-11T12:04:40Z">
        <w:r>
          <w:rPr>
            <w:rtl/>
          </w:rPr>
          <w:delText xml:space="preserve">למימר</w:delText>
        </w:r>
      </w:del>
      <w:r>
        <w:rPr>
          <w:rtl/>
        </w:rPr>
        <w:t xml:space="preserve">? </w:t>
      </w:r>
    </w:p>
    <w:p>
      <w:pPr>
        <w:pStyle w:val="38"/>
        <w:rPr>
          <w:ins w:id="100205" w:author="מנוע מכני" w:date="2026-10-11T12:04:40Z"/>
        </w:rPr>
      </w:pPr>
      <w:del w:id="100204" w:author="מנוע מכני" w:date="2026-10-11T12:04:40Z">
        <w:r w:rsidRPr="00265E5E">
          <w:delText xml:space="preserve">•</w:delText>
        </w:r>
      </w:del>
      <w:r w:rsidRPr="00265E5E">
        <w:t xml:space="preserve"> </w:t>
      </w:r>
      <w:r>
        <w:t xml:space="preserve">א"ל</w:t>
      </w:r>
      <w:r>
        <w:t xml:space="preserve"> </w:t>
      </w:r>
      <w:r>
        <w:t>מ</w:t>
      </w:r>
      <w:r>
        <w:t>"</w:t>
      </w:r>
      <w:r>
        <w:t>ז בדר</w:t>
      </w:r>
      <w:r>
        <w:t>"</w:t>
      </w:r>
      <w:r>
        <w:t xml:space="preserve">מ </w:t>
      </w:r>
      <w:r>
        <w:t xml:space="preserve">לרבינא:</w:t>
      </w:r>
    </w:p>
    <w:p w:rsidR="00DA63EC" w:rsidRDefault="00DA63EC" w:rsidP="00DA63EC">
      <w:pPr>
        <w:tabs>
          <w:tab w:val="center" w:pos="2835"/>
        </w:tabs>
        <w:rPr>
          <w:rtl/>
        </w:rPr>
      </w:pPr>
      <w:del w:id="100206" w:author="מנוע מכני" w:date="2026-10-11T12:04:40Z">
        <w:r>
          <w:rPr>
            <w:rtl/>
          </w:rPr>
          <w:delText xml:space="preserve"> </w:delText>
        </w:r>
      </w:del>
      <w:r>
        <w:rPr>
          <w:rStyle w:val="2fb"/>
          <w:rtl/>
        </w:rPr>
        <w:t xml:space="preserve">לר"</w:t>
      </w:r>
      <w:r>
        <w:rPr>
          <w:rStyle w:val="2fb"/>
          <w:rFonts w:hint="cs"/>
          <w:rtl/>
        </w:rPr>
        <w:t xml:space="preserve">י</w:t>
      </w:r>
      <w:r>
        <w:rPr>
          <w:rFonts w:hint="cs"/>
          <w:rtl/>
        </w:rPr>
        <w:t xml:space="preserve"> </w:t>
      </w:r>
      <w:ins w:id="91449" w:author="מנוע מכני" w:date="2026-10-11T12:04:40Z">
        <w:r>
          <w:rPr>
            <w:rtl/>
          </w:rPr>
          <w:t xml:space="preserve">גם</w:t>
        </w:r>
      </w:ins>
      <w:del w:id="91450" w:author="מנוע מכני" w:date="2026-10-11T12:04:40Z">
        <w:r>
          <w:rPr>
            <w:rtl/>
          </w:rPr>
          <w:delText xml:space="preserve">נמי</w:delText>
        </w:r>
      </w:del>
      <w:r>
        <w:rPr>
          <w:rtl/>
        </w:rPr>
        <w:t xml:space="preserve"> </w:t>
      </w:r>
      <w:ins w:id="93149" w:author="מנוע מכני" w:date="2026-10-11T12:04:40Z">
        <w:r>
          <w:rPr>
            <w:rtl/>
          </w:rPr>
          <w:t xml:space="preserve">מה</w:t>
        </w:r>
      </w:ins>
      <w:del w:id="93150" w:author="מנוע מכני" w:date="2026-10-11T12:04:40Z">
        <w:r>
          <w:rPr>
            <w:rtl/>
          </w:rPr>
          <w:delText xml:space="preserve">מאי</w:delText>
        </w:r>
      </w:del>
      <w:r>
        <w:rPr>
          <w:rtl/>
        </w:rPr>
        <w:t xml:space="preserve"> דאיתרבי </w:t>
      </w:r>
      <w:ins w:id="90179" w:author="Claude - סמנטי" w:date="2026-10-11T12:27:00Z">
        <w:r>
          <w:rPr>
            <w:rtl/>
          </w:rPr>
          <w:t xml:space="preserve">נתרבה</w:t>
        </w:r>
      </w:ins>
      <w:del w:id="90180" w:author="Claude - סמנטי" w:date="2026-10-11T12:27:00Z">
        <w:r>
          <w:rPr>
            <w:rtl/>
          </w:rPr>
          <w:delText xml:space="preserve">איתרבי</w:delText>
        </w:r>
      </w:del>
      <w:r>
        <w:rPr>
          <w:rtl/>
        </w:rPr>
        <w:t xml:space="preserve">, </w:t>
      </w:r>
      <w:ins w:id="93151" w:author="מנוע מכני" w:date="2026-10-11T12:04:40Z">
        <w:r>
          <w:rPr>
            <w:rtl/>
          </w:rPr>
          <w:t xml:space="preserve">מה</w:t>
        </w:r>
      </w:ins>
      <w:del w:id="93152" w:author="מנוע מכני" w:date="2026-10-11T12:04:40Z">
        <w:r>
          <w:rPr>
            <w:rtl/>
          </w:rPr>
          <w:delText xml:space="preserve">מאי</w:delText>
        </w:r>
      </w:del>
      <w:r>
        <w:rPr>
          <w:rtl/>
        </w:rPr>
        <w:t xml:space="preserve"> דלא </w:t>
      </w:r>
      <w:ins w:id="90177" w:author="Claude - סמנטי" w:date="2026-10-11T12:27:00Z">
        <w:r>
          <w:rPr>
            <w:rtl/>
          </w:rPr>
          <w:t xml:space="preserve">נתרבה</w:t>
        </w:r>
      </w:ins>
      <w:del w:id="90178" w:author="Claude - סמנטי" w:date="2026-10-11T12:27:00Z">
        <w:r>
          <w:rPr>
            <w:rtl/>
          </w:rPr>
          <w:delText xml:space="preserve">איתרבי</w:delText>
        </w:r>
      </w:del>
      <w:r>
        <w:rPr>
          <w:rtl/>
        </w:rPr>
        <w:t xml:space="preserve"> </w:t>
      </w:r>
      <w:r>
        <w:rPr>
          <w:rtl/>
        </w:rPr>
        <w:t xml:space="preserve">לא</w:t>
      </w:r>
      <w:r>
        <w:rPr>
          <w:rtl/>
        </w:rPr>
        <w:t xml:space="preserve"> </w:t>
      </w:r>
      <w:ins w:id="90175" w:author="Claude - סמנטי" w:date="2026-10-11T12:27:00Z">
        <w:r>
          <w:rPr>
            <w:rtl/>
          </w:rPr>
          <w:t xml:space="preserve">נתרבה</w:t>
        </w:r>
      </w:ins>
      <w:del w:id="90176" w:author="Claude - סמנטי" w:date="2026-10-11T12:27:00Z">
        <w:r>
          <w:rPr>
            <w:rtl/>
          </w:rPr>
          <w:delText xml:space="preserve">איתרבי</w:delText>
        </w:r>
      </w:del>
      <w:r>
        <w:rPr>
          <w:rtl/>
        </w:rPr>
        <w:t xml:space="preserve">!</w:t>
      </w:r>
    </w:p>
    <w:p w:rsidR="00DA63EC" w:rsidRDefault="00DA63EC" w:rsidP="00DA63EC">
      <w:pPr>
        <w:tabs>
          <w:tab w:val="center" w:pos="2835"/>
        </w:tabs>
        <w:rPr>
          <w:rtl/>
        </w:rPr>
      </w:pPr>
      <w:r>
        <w:rPr>
          <w:rtl/>
        </w:rPr>
        <w:t xml:space="preserve">וכי </w:t>
      </w:r>
      <w:ins w:id="96997" w:author="מנוע מכני" w:date="2026-10-11T12:04:40Z">
        <w:r>
          <w:rPr>
            <w:rtl/>
          </w:rPr>
          <w:t xml:space="preserve">תאמר</w:t>
        </w:r>
      </w:ins>
      <w:del w:id="96998" w:author="מנוע מכני" w:date="2026-10-11T12:04:40Z">
        <w:r>
          <w:rPr>
            <w:rtl/>
          </w:rPr>
          <w:delText xml:space="preserve">תימא</w:delText>
        </w:r>
      </w:del>
      <w:r>
        <w:rPr>
          <w:rtl/>
        </w:rPr>
        <w:t xml:space="preserve">, </w:t>
      </w:r>
      <w:ins w:id="96219" w:author="מנוע מכני" w:date="2026-10-11T12:04:40Z">
        <w:r>
          <w:rPr>
            <w:rtl/>
          </w:rPr>
          <w:t xml:space="preserve">אם </w:t>
        </w:r>
      </w:ins>
      <w:del w:id="96220" w:author="מנוע מכני" w:date="2026-10-11T12:04:40Z">
        <w:r>
          <w:rPr>
            <w:rtl/>
          </w:rPr>
          <w:delText xml:space="preserve">אי </w:delText>
        </w:r>
      </w:del>
      <w:r>
        <w:rPr>
          <w:rtl/>
        </w:rPr>
        <w:t xml:space="preserve">לא</w:t>
      </w:r>
      <w:r>
        <w:rPr>
          <w:rtl/>
        </w:rPr>
        <w:t xml:space="preserve"> מעטיה קרא </w:t>
      </w:r>
      <w:r>
        <w:rPr>
          <w:rtl/>
        </w:rPr>
        <w:t xml:space="preserve">הו"</w:t>
      </w:r>
      <w:r>
        <w:rPr>
          <w:rFonts w:hint="cs"/>
          <w:rtl/>
        </w:rPr>
        <w:t>א</w:t>
      </w:r>
      <w:r>
        <w:rPr>
          <w:rtl/>
        </w:rPr>
        <w:t xml:space="preserve"> תיתי בבנין אב, סמיכה גופה לישתוק קרא </w:t>
      </w:r>
      <w:ins w:id="93153" w:author="מנוע מכני" w:date="2026-10-11T12:04:40Z">
        <w:r>
          <w:rPr>
            <w:rtl/>
          </w:rPr>
          <w:t xml:space="preserve">ממנו</w:t>
        </w:r>
      </w:ins>
      <w:del w:id="93154" w:author="מנוע מכני" w:date="2026-10-11T12:04:40Z">
        <w:r>
          <w:rPr>
            <w:rtl/>
          </w:rPr>
          <w:delText xml:space="preserve">מיניה</w:delText>
        </w:r>
      </w:del>
      <w:r>
        <w:rPr>
          <w:rtl/>
        </w:rPr>
        <w:t xml:space="preserve"> ותיתי בבנין אב!</w:t>
      </w:r>
    </w:p>
    <w:p>
      <w:pPr>
        <w:pStyle w:val="38"/>
        <w:rPr>
          <w:ins w:id="100207" w:author="מנוע מכני" w:date="2026-10-11T12:04:40Z"/>
        </w:rPr>
      </w:pPr>
      <w:r>
        <w:t xml:space="preserve">אלא</w:t>
      </w:r>
    </w:p>
    <w:p w:rsidR="00DA63EC" w:rsidRDefault="00DA63EC" w:rsidP="00DA63EC">
      <w:pPr>
        <w:tabs>
          <w:tab w:val="center" w:pos="2835"/>
        </w:tabs>
        <w:rPr>
          <w:rtl/>
        </w:rPr>
      </w:pPr>
      <w:del w:id="100208" w:author="מנוע מכני" w:date="2026-10-11T12:04:40Z">
        <w:r>
          <w:rPr>
            <w:rtl/>
          </w:rPr>
          <w:delText xml:space="preserve"> </w:delText>
        </w:r>
      </w:del>
      <w:r>
        <w:rPr>
          <w:rtl/>
        </w:rPr>
        <w:t xml:space="preserve">שעה מדורות </w:t>
      </w:r>
      <w:r>
        <w:rPr>
          <w:rtl/>
        </w:rPr>
        <w:t xml:space="preserve">לא</w:t>
      </w:r>
      <w:r>
        <w:rPr>
          <w:rtl/>
        </w:rPr>
        <w:t xml:space="preserve"> </w:t>
      </w:r>
      <w:ins w:id="97465" w:author="מנוע מכני" w:date="2026-10-11T12:04:40Z">
        <w:r>
          <w:rPr>
            <w:rtl/>
          </w:rPr>
          <w:t xml:space="preserve">למדים</w:t>
        </w:r>
      </w:ins>
      <w:del w:id="97466" w:author="מנוע מכני" w:date="2026-10-11T12:04:40Z">
        <w:r>
          <w:rPr>
            <w:rtl/>
          </w:rPr>
          <w:delText xml:space="preserve">ילפינן</w:delText>
        </w:r>
      </w:del>
      <w:r>
        <w:rPr>
          <w:rtl/>
        </w:rPr>
        <w:t xml:space="preserve">, </w:t>
      </w:r>
      <w:ins w:id="91451" w:author="מנוע מכני" w:date="2026-10-11T12:04:40Z">
        <w:r>
          <w:rPr>
            <w:rtl/>
          </w:rPr>
          <w:t xml:space="preserve">כאן</w:t>
        </w:r>
      </w:ins>
      <w:del w:id="91452" w:author="מנוע מכני" w:date="2026-10-11T12:04:40Z">
        <w:r>
          <w:rPr>
            <w:rtl/>
          </w:rPr>
          <w:delText xml:space="preserve">הכא</w:delText>
        </w:r>
      </w:del>
      <w:r>
        <w:rPr>
          <w:rtl/>
        </w:rPr>
        <w:t xml:space="preserve"> </w:t>
      </w:r>
      <w:ins w:id="91453" w:author="מנוע מכני" w:date="2026-10-11T12:04:40Z">
        <w:r>
          <w:rPr>
            <w:rtl/>
          </w:rPr>
          <w:t xml:space="preserve">גם</w:t>
        </w:r>
      </w:ins>
      <w:del w:id="91454" w:author="מנוע מכני" w:date="2026-10-11T12:04:40Z">
        <w:r>
          <w:rPr>
            <w:rtl/>
          </w:rPr>
          <w:delText xml:space="preserve">נמי</w:delText>
        </w:r>
      </w:del>
      <w:r>
        <w:rPr>
          <w:rtl/>
        </w:rPr>
        <w:t xml:space="preserve"> שעה מדורות </w:t>
      </w:r>
      <w:r>
        <w:rPr>
          <w:rtl/>
        </w:rPr>
        <w:t xml:space="preserve">לא</w:t>
      </w:r>
      <w:r>
        <w:rPr>
          <w:rtl/>
        </w:rPr>
        <w:t xml:space="preserve"> </w:t>
      </w:r>
      <w:ins w:id="97467" w:author="מנוע מכני" w:date="2026-10-11T12:04:40Z">
        <w:r>
          <w:rPr>
            <w:rtl/>
          </w:rPr>
          <w:t xml:space="preserve">למדים</w:t>
        </w:r>
      </w:ins>
      <w:del w:id="97468" w:author="מנוע מכני" w:date="2026-10-11T12:04:40Z">
        <w:r>
          <w:rPr>
            <w:rtl/>
          </w:rPr>
          <w:delText xml:space="preserve">ילפינן</w:delText>
        </w:r>
      </w:del>
      <w:r>
        <w:rPr>
          <w:rtl/>
        </w:rPr>
        <w:t xml:space="preserve">!</w:t>
      </w:r>
    </w:p>
    <w:p>
      <w:pPr>
        <w:pStyle w:val="38"/>
        <w:rPr>
          <w:ins w:id="102433" w:author="מנוע מכני" w:date="2026-10-11T12:04:40Z"/>
        </w:rPr>
      </w:pPr>
      <w:r>
        <w:t xml:space="preserve">אלא,</w:t>
      </w:r>
    </w:p>
    <w:p w:rsidR="00DA63EC" w:rsidRDefault="00DA63EC" w:rsidP="00DA63EC">
      <w:pPr>
        <w:tabs>
          <w:tab w:val="center" w:pos="2835"/>
        </w:tabs>
        <w:rPr>
          <w:rtl/>
        </w:rPr>
      </w:pPr>
      <w:del w:id="102434" w:author="מנוע מכני" w:date="2026-10-11T12:04:40Z">
        <w:r>
          <w:rPr>
            <w:rtl/>
          </w:rPr>
          <w:delText xml:space="preserve"> </w:delText>
        </w:r>
      </w:del>
      <w:r>
        <w:rPr>
          <w:rtl/>
        </w:rPr>
        <w:t xml:space="preserve">אותו טעון צפון ואין השוחט עומד בצפון.</w:t>
      </w:r>
    </w:p>
    <w:p w:rsidR="00DA63EC" w:rsidRDefault="00DA63EC" w:rsidP="00DA63EC">
      <w:pPr>
        <w:tabs>
          <w:tab w:val="center" w:pos="2835"/>
        </w:tabs>
        <w:rPr>
          <w:rtl/>
        </w:rPr>
      </w:pPr>
      <w:r>
        <w:rPr>
          <w:rtl/>
        </w:rPr>
        <w:t>מדרבי אחייה נפקא</w:t>
      </w:r>
      <w:r>
        <w:rPr>
          <w:rFonts w:hint="cs"/>
          <w:rtl/>
        </w:rPr>
        <w:t xml:space="preserve"> </w:t>
      </w:r>
      <w:r w:rsidRPr="00664445">
        <w:rPr>
          <w:rStyle w:val="afffff0"/>
          <w:rFonts w:hint="cs"/>
          <w:rtl/>
        </w:rPr>
        <w:t>ד'</w:t>
      </w:r>
      <w:ins w:id="90669" w:author="Claude - סמנטי" w:date="2026-10-11T12:27:00Z">
        <w:r>
          <w:rPr>
            <w:rStyle w:val="afffff0"/>
            <w:rtl/>
          </w:rPr>
          <w:t xml:space="preserve">וְשָׁחַט אוֹתוֹ עַל יֶרֶךְ הַמִּזְבֵּחַ צָפוֹנָה</w:t>
        </w:r>
      </w:ins>
      <w:del w:id="90670" w:author="Claude - סמנטי" w:date="2026-10-11T12:27:00Z">
        <w:r w:rsidRPr="00664445">
          <w:rPr>
            <w:rStyle w:val="afffff0"/>
            <w:rtl/>
          </w:rPr>
          <w:delText xml:space="preserve">ושחט אותו על ירך המזבח צפונה</w:delText>
        </w:r>
      </w:del>
      <w:r w:rsidRPr="00664445">
        <w:rPr>
          <w:rStyle w:val="afffff0"/>
          <w:rFonts w:hint="cs"/>
          <w:rtl/>
        </w:rPr>
        <w:t xml:space="preserve">' </w:t>
      </w:r>
      <w:r w:rsidRPr="003017EE">
        <w:rPr>
          <w:rStyle w:val="afffff0"/>
          <w:rFonts w:hint="cs"/>
          <w:rtl/>
        </w:rPr>
        <w:t>'</w:t>
      </w:r>
      <w:r w:rsidRPr="003017EE">
        <w:rPr>
          <w:rStyle w:val="afffff0"/>
          <w:rtl/>
        </w:rPr>
        <w:t>אותו</w:t>
      </w:r>
      <w:r w:rsidRPr="003017EE">
        <w:rPr>
          <w:rStyle w:val="afffff0"/>
          <w:rFonts w:hint="cs"/>
          <w:rtl/>
        </w:rPr>
        <w:t>'</w:t>
      </w:r>
      <w:r w:rsidRPr="003017EE">
        <w:rPr>
          <w:rStyle w:val="afffff0"/>
          <w:rtl/>
        </w:rPr>
        <w:t>,</w:t>
      </w:r>
      <w:r>
        <w:rPr>
          <w:rtl/>
        </w:rPr>
        <w:t xml:space="preserve"> אותו בצפון ולא השוחט בצפון!</w:t>
      </w:r>
    </w:p>
    <w:p>
      <w:pPr>
        <w:pStyle w:val="38"/>
        <w:rPr>
          <w:ins w:id="102435" w:author="מנוע מכני" w:date="2026-10-11T12:04:40Z"/>
        </w:rPr>
      </w:pPr>
      <w:r>
        <w:t xml:space="preserve">אלא,</w:t>
      </w:r>
    </w:p>
    <w:p w:rsidR="00DA63EC" w:rsidRDefault="00DA63EC" w:rsidP="00DA63EC">
      <w:pPr>
        <w:tabs>
          <w:tab w:val="center" w:pos="2835"/>
        </w:tabs>
        <w:rPr>
          <w:rtl/>
        </w:rPr>
      </w:pPr>
      <w:del w:id="102436" w:author="מנוע מכני" w:date="2026-10-11T12:04:40Z">
        <w:r>
          <w:rPr>
            <w:rtl/>
          </w:rPr>
          <w:delText xml:space="preserve"> </w:delText>
        </w:r>
      </w:del>
      <w:r>
        <w:rPr>
          <w:rtl/>
        </w:rPr>
        <w:t xml:space="preserve">אותו בצפון ואין בן עוף בצפון, </w:t>
      </w:r>
    </w:p>
    <w:p w:rsidR="00DA63EC" w:rsidRPr="00E105BC" w:rsidRDefault="00DA63EC" w:rsidP="00DA63EC">
      <w:pPr>
        <w:tabs>
          <w:tab w:val="center" w:pos="2835"/>
        </w:tabs>
        <w:rPr>
          <w:spacing w:val="-4"/>
          <w:rtl/>
        </w:rPr>
      </w:pPr>
      <w:r w:rsidRPr="00E105BC">
        <w:rPr>
          <w:rFonts w:hint="cs"/>
          <w:spacing w:val="-4"/>
          <w:rtl/>
        </w:rPr>
        <w:t>א</w:t>
      </w:r>
      <w:r w:rsidRPr="00E105BC">
        <w:rPr>
          <w:spacing w:val="-4"/>
          <w:rtl/>
        </w:rPr>
        <w:t>"</w:t>
      </w:r>
      <w:r w:rsidRPr="00E105BC">
        <w:rPr>
          <w:rFonts w:hint="cs"/>
          <w:spacing w:val="-4"/>
          <w:rtl/>
        </w:rPr>
        <w:t xml:space="preserve">א </w:t>
      </w:r>
      <w:ins w:id="90181" w:author="Claude - סמנטי" w:date="2026-10-11T12:27:00Z">
        <w:r>
          <w:rPr>
            <w:rFonts w:hint="cs"/>
            <w:spacing w:val="-4"/>
            <w:rtl/>
          </w:rPr>
          <w:t xml:space="preserve">ללמוד</w:t>
        </w:r>
      </w:ins>
      <w:del w:id="90182" w:author="Claude - סמנטי" w:date="2026-10-11T12:27:00Z">
        <w:r w:rsidRPr="00E105BC">
          <w:rPr>
            <w:rFonts w:hint="cs"/>
            <w:spacing w:val="-4"/>
            <w:rtl/>
          </w:rPr>
          <w:delText xml:space="preserve">למילף</w:delText>
        </w:r>
      </w:del>
      <w:r w:rsidRPr="00E105BC">
        <w:rPr>
          <w:rFonts w:hint="cs"/>
          <w:spacing w:val="-4"/>
          <w:rtl/>
        </w:rPr>
        <w:t xml:space="preserve"> </w:t>
      </w:r>
      <w:r w:rsidRPr="00E105BC">
        <w:rPr>
          <w:rFonts w:hint="cs"/>
          <w:spacing w:val="-4"/>
          <w:rtl/>
        </w:rPr>
        <w:t xml:space="preserve">ק</w:t>
      </w:r>
      <w:r w:rsidRPr="00E105BC">
        <w:rPr>
          <w:spacing w:val="-4"/>
          <w:rtl/>
        </w:rPr>
        <w:t>"</w:t>
      </w:r>
      <w:r w:rsidRPr="00E105BC">
        <w:rPr>
          <w:rFonts w:hint="cs"/>
          <w:spacing w:val="-4"/>
          <w:rtl/>
        </w:rPr>
        <w:t xml:space="preserve">ו</w:t>
      </w:r>
      <w:r w:rsidRPr="00E105BC">
        <w:rPr>
          <w:rFonts w:hint="cs"/>
          <w:spacing w:val="-4"/>
          <w:rtl/>
        </w:rPr>
        <w:t xml:space="preserve"> </w:t>
      </w:r>
      <w:r w:rsidRPr="00E105BC">
        <w:rPr>
          <w:spacing w:val="-4"/>
          <w:rtl/>
        </w:rPr>
        <w:t xml:space="preserve">מבן צאן, שלא קבע לו כהן קבע לו צפון, </w:t>
      </w:r>
      <w:r w:rsidRPr="00E105BC">
        <w:rPr>
          <w:rFonts w:hint="cs"/>
          <w:spacing w:val="-4"/>
          <w:rtl/>
        </w:rPr>
        <w:t>ל</w:t>
      </w:r>
      <w:r w:rsidRPr="00E105BC">
        <w:rPr>
          <w:spacing w:val="-4"/>
          <w:rtl/>
        </w:rPr>
        <w:t xml:space="preserve">בן עוף שקבע לו כהן </w:t>
      </w:r>
      <w:r w:rsidRPr="00E105BC">
        <w:rPr>
          <w:rFonts w:hint="cs"/>
          <w:spacing w:val="-4"/>
          <w:rtl/>
        </w:rPr>
        <w:t>שי</w:t>
      </w:r>
      <w:r w:rsidRPr="00E105BC">
        <w:rPr>
          <w:spacing w:val="-4"/>
          <w:rtl/>
        </w:rPr>
        <w:t>קבע לו צפון.</w:t>
      </w:r>
    </w:p>
    <w:p w:rsidR="00DA63EC" w:rsidRDefault="00DA63EC" w:rsidP="00DA63EC">
      <w:pPr>
        <w:tabs>
          <w:tab w:val="center" w:pos="2835"/>
        </w:tabs>
        <w:rPr>
          <w:rtl/>
        </w:rPr>
      </w:pPr>
      <w:r>
        <w:rPr>
          <w:rFonts w:hint="cs"/>
          <w:rtl/>
        </w:rPr>
        <w:lastRenderedPageBreak/>
        <w:t>ד</w:t>
      </w:r>
      <w:r>
        <w:rPr>
          <w:rtl/>
        </w:rPr>
        <w:t>מה לבן צאן שכן קבע לו כלי!</w:t>
      </w:r>
    </w:p>
    <w:p>
      <w:pPr>
        <w:pStyle w:val="38"/>
        <w:rPr>
          <w:ins w:id="100209" w:author="מנוע מכני" w:date="2026-10-11T12:04:40Z"/>
        </w:rPr>
      </w:pPr>
      <w:r>
        <w:t>וא</w:t>
      </w:r>
      <w:r>
        <w:t>"</w:t>
      </w:r>
      <w:r>
        <w:t xml:space="preserve">א</w:t>
      </w:r>
    </w:p>
    <w:p w:rsidR="00DA63EC" w:rsidRDefault="00DA63EC" w:rsidP="00DA63EC">
      <w:pPr>
        <w:tabs>
          <w:tab w:val="center" w:pos="2835"/>
        </w:tabs>
        <w:rPr>
          <w:rtl/>
        </w:rPr>
      </w:pPr>
      <w:del w:id="100210" w:author="מנוע מכני" w:date="2026-10-11T12:04:40Z">
        <w:r>
          <w:rPr>
            <w:rFonts w:hint="cs"/>
            <w:rtl/>
          </w:rPr>
          <w:delText xml:space="preserve"> </w:delText>
        </w:r>
      </w:del>
      <w:r>
        <w:rPr>
          <w:rFonts w:hint="cs"/>
          <w:rtl/>
        </w:rPr>
        <w:t xml:space="preserve">לאותו בצפון ולא פסח בצפון דפסח </w:t>
      </w:r>
      <w:r>
        <w:rPr>
          <w:rStyle w:val="2fb"/>
          <w:rFonts w:hint="cs"/>
          <w:rtl/>
        </w:rPr>
        <w:t xml:space="preserve">מדראב</w:t>
      </w:r>
      <w:r>
        <w:rPr>
          <w:rStyle w:val="2fb"/>
          <w:rtl/>
        </w:rPr>
        <w:t>"</w:t>
      </w:r>
      <w:r>
        <w:rPr>
          <w:rStyle w:val="2fb"/>
          <w:rFonts w:hint="cs"/>
          <w:rtl/>
        </w:rPr>
        <w:t xml:space="preserve">י</w:t>
      </w:r>
      <w:r>
        <w:rPr>
          <w:rFonts w:hint="cs"/>
          <w:rtl/>
        </w:rPr>
        <w:t xml:space="preserve"> נפקא ד'</w:t>
      </w:r>
      <w:r>
        <w:rPr>
          <w:rtl/>
        </w:rPr>
        <w:t xml:space="preserve">ומה עולה שלא קבע לה זמן בשחיטתה קבע לה צפון, </w:t>
      </w:r>
      <w:r>
        <w:rPr>
          <w:rFonts w:hint="cs"/>
          <w:rtl/>
        </w:rPr>
        <w:t>כ</w:t>
      </w:r>
      <w:r>
        <w:rPr>
          <w:rtl/>
        </w:rPr>
        <w:t>"</w:t>
      </w:r>
      <w:r>
        <w:rPr>
          <w:rFonts w:hint="cs"/>
          <w:rtl/>
        </w:rPr>
        <w:t xml:space="preserve">ש</w:t>
      </w:r>
      <w:r>
        <w:rPr>
          <w:rFonts w:hint="cs"/>
          <w:rtl/>
        </w:rPr>
        <w:t xml:space="preserve"> ל</w:t>
      </w:r>
      <w:r>
        <w:rPr>
          <w:rtl/>
        </w:rPr>
        <w:t>פסח שקבע לו זמן לשחיטתו שקבע לו צפון!</w:t>
      </w:r>
    </w:p>
    <w:p>
      <w:pPr>
        <w:pStyle w:val="38"/>
        <w:rPr>
          <w:ins w:id="100211" w:author="מנוע מכני" w:date="2026-10-11T12:04:40Z"/>
        </w:rPr>
      </w:pPr>
      <w:r>
        <w:t>וא</w:t>
      </w:r>
      <w:r>
        <w:t>"</w:t>
      </w:r>
      <w:r>
        <w:t xml:space="preserve">א</w:t>
      </w:r>
    </w:p>
    <w:p w:rsidR="00DA63EC" w:rsidRDefault="00DA63EC" w:rsidP="00DA63EC">
      <w:pPr>
        <w:tabs>
          <w:tab w:val="center" w:pos="2835"/>
        </w:tabs>
        <w:rPr>
          <w:rtl/>
        </w:rPr>
      </w:pPr>
      <w:del w:id="100212" w:author="מנוע מכני" w:date="2026-10-11T12:04:40Z">
        <w:r>
          <w:rPr>
            <w:rFonts w:hint="cs"/>
            <w:rtl/>
          </w:rPr>
          <w:delText xml:space="preserve"> </w:delText>
        </w:r>
      </w:del>
      <w:r>
        <w:rPr>
          <w:rFonts w:hint="cs"/>
          <w:rtl/>
        </w:rPr>
        <w:t xml:space="preserve">לומר ד</w:t>
      </w:r>
      <w:r>
        <w:rPr>
          <w:rtl/>
        </w:rPr>
        <w:t>מה לעולה שכן כליל</w:t>
      </w:r>
      <w:r>
        <w:rPr>
          <w:rFonts w:hint="cs"/>
          <w:rtl/>
        </w:rPr>
        <w:t xml:space="preserve"> דמה ל</w:t>
      </w:r>
      <w:r>
        <w:rPr>
          <w:rtl/>
        </w:rPr>
        <w:t>חטאת שכן מכפרת על חייבי כריתות!</w:t>
      </w:r>
    </w:p>
    <w:p>
      <w:pPr>
        <w:pStyle w:val="38"/>
        <w:rPr>
          <w:ins w:id="100213" w:author="מנוע מכני" w:date="2026-10-11T12:04:40Z"/>
        </w:rPr>
      </w:pPr>
      <w:r>
        <w:t>וא</w:t>
      </w:r>
      <w:r>
        <w:t>"</w:t>
      </w:r>
      <w:r>
        <w:t xml:space="preserve">א</w:t>
      </w:r>
    </w:p>
    <w:p w:rsidR="00DA63EC" w:rsidRDefault="00DA63EC" w:rsidP="00DA63EC">
      <w:pPr>
        <w:tabs>
          <w:tab w:val="center" w:pos="2835"/>
        </w:tabs>
        <w:rPr>
          <w:rtl/>
        </w:rPr>
      </w:pPr>
      <w:del w:id="100214" w:author="מנוע מכני" w:date="2026-10-11T12:04:40Z">
        <w:r>
          <w:rPr>
            <w:rFonts w:hint="cs"/>
            <w:rtl/>
          </w:rPr>
          <w:delText xml:space="preserve"> </w:delText>
        </w:r>
      </w:del>
      <w:r>
        <w:rPr>
          <w:rFonts w:hint="cs"/>
          <w:rtl/>
        </w:rPr>
        <w:t xml:space="preserve">לילף מאשם </w:t>
      </w:r>
      <w:r>
        <w:rPr>
          <w:rtl/>
        </w:rPr>
        <w:t>שכן קדשי קדשים!</w:t>
      </w:r>
    </w:p>
    <w:p w:rsidR="00DA63EC" w:rsidRDefault="00DA63EC" w:rsidP="00DA63EC">
      <w:pPr>
        <w:pStyle w:val="affffb"/>
        <w:rPr>
          <w:rtl/>
        </w:rPr>
      </w:pPr>
      <w:r>
        <w:rPr>
          <w:rtl/>
        </w:rPr>
        <w:t xml:space="preserve">- </w:t>
      </w:r>
      <w:ins w:id="91455" w:author="מנוע מכני" w:date="2026-10-11T12:04:40Z">
        <w:r>
          <w:rPr>
            <w:rtl/>
          </w:rPr>
          <w:t xml:space="preserve">מכולם</w:t>
        </w:r>
      </w:ins>
      <w:del w:id="91456" w:author="מנוע מכני" w:date="2026-10-11T12:04:40Z">
        <w:r>
          <w:rPr>
            <w:rtl/>
          </w:rPr>
          <w:delText xml:space="preserve">מכולהו</w:delText>
        </w:r>
      </w:del>
      <w:r>
        <w:rPr>
          <w:rtl/>
        </w:rPr>
        <w:t xml:space="preserve"> </w:t>
      </w:r>
      <w:ins w:id="91457" w:author="מנוע מכני" w:date="2026-10-11T12:04:40Z">
        <w:r>
          <w:rPr>
            <w:rtl/>
          </w:rPr>
          <w:t xml:space="preserve">גם</w:t>
        </w:r>
      </w:ins>
      <w:del w:id="91458" w:author="מנוע מכני" w:date="2026-10-11T12:04:40Z">
        <w:r>
          <w:rPr>
            <w:rtl/>
          </w:rPr>
          <w:delText xml:space="preserve">נמי</w:delText>
        </w:r>
      </w:del>
      <w:r>
        <w:rPr>
          <w:rtl/>
        </w:rPr>
        <w:t xml:space="preserve"> שכן קדשי קדשים!</w:t>
      </w:r>
    </w:p>
    <w:p>
      <w:pPr>
        <w:pStyle w:val="38"/>
        <w:rPr>
          <w:ins w:id="100215" w:author="מנוע מכני" w:date="2026-10-11T12:04:40Z"/>
        </w:rPr>
      </w:pPr>
      <w:r w:rsidRPr="00492809">
        <w:t xml:space="preserve">אלא לעולם </w:t>
      </w:r>
      <w:ins w:id="97469" w:author="מנוע מכני" w:date="2026-10-11T12:04:40Z">
        <w:r>
          <w:t xml:space="preserve">כדאומרים</w:t>
        </w:r>
      </w:ins>
      <w:del w:id="97470" w:author="מנוע מכני" w:date="2026-10-11T12:04:40Z">
        <w:r>
          <w:delText xml:space="preserve">כדקאמרינן</w:delText>
        </w:r>
      </w:del>
      <w:r>
        <w:t xml:space="preserve"> </w:t>
      </w:r>
      <w:ins w:id="97471" w:author="מנוע מכני" w:date="2026-10-11T12:04:40Z">
        <w:r>
          <w:t xml:space="preserve">מתחילה</w:t>
        </w:r>
      </w:ins>
      <w:del w:id="97472" w:author="מנוע מכני" w:date="2026-10-11T12:04:40Z">
        <w:r>
          <w:delText xml:space="preserve">מעיקרא</w:delText>
        </w:r>
      </w:del>
      <w:r>
        <w:t xml:space="preserve">:</w:t>
      </w:r>
    </w:p>
    <w:p w:rsidR="00DA63EC" w:rsidRDefault="00DA63EC" w:rsidP="00DA63EC">
      <w:pPr>
        <w:tabs>
          <w:tab w:val="center" w:pos="2835"/>
        </w:tabs>
        <w:rPr>
          <w:rtl/>
        </w:rPr>
      </w:pPr>
      <w:del w:id="100216"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אותו</w:t>
      </w:r>
      <w:r w:rsidRPr="00A563E0">
        <w:rPr>
          <w:rStyle w:val="afffff0"/>
          <w:rFonts w:hint="cs"/>
          <w:rtl/>
        </w:rPr>
        <w:t>'</w:t>
      </w:r>
      <w:r w:rsidRPr="00A563E0">
        <w:rPr>
          <w:rStyle w:val="afffff0"/>
          <w:rtl/>
        </w:rPr>
        <w:t xml:space="preserve"> </w:t>
      </w:r>
      <w:r>
        <w:rPr>
          <w:rtl/>
        </w:rPr>
        <w:t xml:space="preserve">בצפון ואין השוחט בצפון, </w:t>
      </w:r>
      <w:r>
        <w:rPr>
          <w:rFonts w:hint="cs"/>
          <w:rtl/>
        </w:rPr>
        <w:t>ור</w:t>
      </w:r>
      <w:r>
        <w:rPr>
          <w:rtl/>
        </w:rPr>
        <w:t xml:space="preserve">' אחייה </w:t>
      </w:r>
      <w:ins w:id="91459" w:author="מנוע מכני" w:date="2026-10-11T12:04:40Z">
        <w:r>
          <w:rPr>
            <w:rtl/>
          </w:rPr>
          <w:t xml:space="preserve">לא</w:t>
        </w:r>
      </w:ins>
      <w:del w:id="91460" w:author="מנוע מכני" w:date="2026-10-11T12:04:40Z">
        <w:r>
          <w:rPr>
            <w:rtl/>
          </w:rPr>
          <w:delText xml:space="preserve">לאו</w:delText>
        </w:r>
      </w:del>
      <w:r>
        <w:rPr>
          <w:rtl/>
        </w:rPr>
        <w:t xml:space="preserve"> </w:t>
      </w:r>
      <w:ins w:id="96999" w:author="מנוע מכני" w:date="2026-10-11T12:04:40Z">
        <w:r>
          <w:rPr>
            <w:rtl/>
          </w:rPr>
          <w:t xml:space="preserve">למעט</w:t>
        </w:r>
      </w:ins>
      <w:del w:id="97000" w:author="מנוע מכני" w:date="2026-10-11T12:04:40Z">
        <w:r>
          <w:rPr>
            <w:rtl/>
          </w:rPr>
          <w:delText xml:space="preserve">למעוטי</w:delText>
        </w:r>
      </w:del>
      <w:r>
        <w:rPr>
          <w:rtl/>
        </w:rPr>
        <w:t xml:space="preserve"> שוחט בצפון </w:t>
      </w:r>
      <w:ins w:id="93155" w:author="מנוע מכני" w:date="2026-10-11T12:04:40Z">
        <w:r>
          <w:rPr>
            <w:rtl/>
          </w:rPr>
          <w:t xml:space="preserve">דבא</w:t>
        </w:r>
      </w:ins>
      <w:del w:id="93156" w:author="מנוע מכני" w:date="2026-10-11T12:04:40Z">
        <w:r>
          <w:rPr>
            <w:rtl/>
          </w:rPr>
          <w:delText xml:space="preserve">דאתא</w:delText>
        </w:r>
      </w:del>
      <w:r>
        <w:rPr>
          <w:rtl/>
        </w:rPr>
        <w:t xml:space="preserve">, אלא </w:t>
      </w:r>
      <w:r>
        <w:rPr>
          <w:rtl/>
        </w:rPr>
        <w:t xml:space="preserve">ה"ק</w:t>
      </w:r>
      <w:r>
        <w:rPr>
          <w:rtl/>
        </w:rPr>
        <w:t xml:space="preserve">: אין </w:t>
      </w:r>
      <w:r w:rsidRPr="00CC75A9">
        <w:rPr>
          <w:b/>
          <w:bCs/>
          <w:rtl/>
        </w:rPr>
        <w:t>השוחט</w:t>
      </w:r>
      <w:r>
        <w:rPr>
          <w:rtl/>
        </w:rPr>
        <w:t xml:space="preserve"> בצפון אבל </w:t>
      </w:r>
      <w:r w:rsidRPr="00CC75A9">
        <w:rPr>
          <w:b/>
          <w:bCs/>
          <w:rtl/>
        </w:rPr>
        <w:t>מקבל</w:t>
      </w:r>
      <w:r>
        <w:rPr>
          <w:rtl/>
        </w:rPr>
        <w:t xml:space="preserve"> בצפון.</w:t>
      </w:r>
    </w:p>
    <w:p w:rsidR="00DA63EC" w:rsidRDefault="00DA63EC" w:rsidP="00DA63EC">
      <w:pPr>
        <w:tabs>
          <w:tab w:val="center" w:pos="2835"/>
        </w:tabs>
        <w:rPr>
          <w:rtl/>
        </w:rPr>
      </w:pPr>
      <w:r>
        <w:rPr>
          <w:rtl/>
        </w:rPr>
        <w:t>מקבל מלקח ולקח נפקא!</w:t>
      </w:r>
    </w:p>
    <w:p w:rsidR="00DA63EC" w:rsidRDefault="00DA63EC" w:rsidP="00DA63EC">
      <w:pPr>
        <w:tabs>
          <w:tab w:val="center" w:pos="2835"/>
        </w:tabs>
        <w:rPr>
          <w:rtl/>
        </w:rPr>
      </w:pPr>
      <w:r>
        <w:rPr>
          <w:rtl/>
        </w:rPr>
        <w:t xml:space="preserve">לקח ולקח </w:t>
      </w:r>
      <w:r>
        <w:rPr>
          <w:rtl/>
        </w:rPr>
        <w:t xml:space="preserve">לא</w:t>
      </w:r>
      <w:r>
        <w:rPr>
          <w:rtl/>
        </w:rPr>
        <w:t xml:space="preserve"> משמע </w:t>
      </w:r>
      <w:ins w:id="93157" w:author="מנוע מכני" w:date="2026-10-11T12:04:40Z">
        <w:r>
          <w:rPr>
            <w:rtl/>
          </w:rPr>
          <w:t xml:space="preserve">לו</w:t>
        </w:r>
      </w:ins>
      <w:del w:id="93158" w:author="מנוע מכני" w:date="2026-10-11T12:04:40Z">
        <w:r>
          <w:rPr>
            <w:rtl/>
          </w:rPr>
          <w:delText xml:space="preserve">ליה</w:delText>
        </w:r>
      </w:del>
      <w:r>
        <w:rPr>
          <w:rtl/>
        </w:rPr>
        <w:t xml:space="preserve">.</w:t>
      </w:r>
    </w:p>
    <w:p w:rsidR="00DA63EC" w:rsidRDefault="00DA63EC" w:rsidP="00DA63EC">
      <w:pPr>
        <w:pStyle w:val="affffd"/>
        <w:rPr>
          <w:del w:id="90023" w:author="מנוע עיצוב" w:date="2026-10-11T12:09:26Z"/>
          <w:rtl/>
        </w:rPr>
      </w:pPr>
      <w:del w:id="90022" w:author="מנוע עיצוב" w:date="2026-10-11T12:09:26Z">
        <w:r>
          <w:rPr>
            <w:rtl/>
          </w:rPr>
          <w:delText xml:space="preserve">׹</w:delText>
        </w:r>
      </w:del>
    </w:p>
    <w:p w:rsidR="00DA63EC" w:rsidRDefault="00DA63EC" w:rsidP="00DA63EC">
      <w:pPr>
        <w:pStyle w:val="affff1"/>
        <w:ind w:end="0"/>
        <w:rPr>
          <w:rtl/>
        </w:rPr>
        <w:pPrChange w:id="20045" w:author="קלוד" w:date="2026-10-11T09:07:26Z">
          <w:pPr>
            <w:pStyle w:val="affff1"/>
            <w:rPr>
              <w:rtl/>
            </w:rPr>
          </w:pPr>
        </w:pPrChange>
      </w:pPr>
      <w:ins w:id="9810" w:author="מספור קטעי משנה" w:date="2026-10-11T09:35:12Z">
        <w:r>
          <w:rPr>
            <w:rStyle w:val="MisparKeta"/>
          </w:rPr>
          <w:t xml:space="preserve">א. </w:t>
        </w:r>
      </w:ins>
      <w:r>
        <w:rPr>
          <w:rtl/>
        </w:rPr>
        <w:t>וחייב על לישתה ועל עריכתה ועל אפייתה.</w:t>
      </w:r>
    </w:p>
    <w:p>
      <w:pPr>
        <w:pStyle w:val="38"/>
        <w:rPr>
          <w:ins w:id="100217" w:author="מנוע מכני" w:date="2026-10-11T12:04:40Z"/>
        </w:rPr>
      </w:pPr>
      <w:r>
        <w:t>אר</w:t>
      </w:r>
      <w:r>
        <w:t>"</w:t>
      </w:r>
      <w:r>
        <w:t>פ</w:t>
      </w:r>
      <w:r>
        <w:t xml:space="preserve">:</w:t>
      </w:r>
    </w:p>
    <w:p w:rsidR="00DA63EC" w:rsidRDefault="00DA63EC" w:rsidP="00DA63EC">
      <w:pPr>
        <w:tabs>
          <w:tab w:val="center" w:pos="2835"/>
        </w:tabs>
        <w:rPr>
          <w:rtl/>
        </w:rPr>
      </w:pPr>
      <w:del w:id="100218" w:author="מנוע מכני" w:date="2026-10-11T12:04:40Z">
        <w:r>
          <w:rPr>
            <w:rtl/>
          </w:rPr>
          <w:delText xml:space="preserve"> </w:delText>
        </w:r>
      </w:del>
      <w:r>
        <w:rPr>
          <w:rtl/>
        </w:rPr>
        <w:t xml:space="preserve">אפאה לוקה שתים, אחת על עריכתה ואחת על אפייתה.</w:t>
      </w:r>
    </w:p>
    <w:p>
      <w:pPr>
        <w:pStyle w:val="38"/>
        <w:rPr>
          <w:ins w:id="100219" w:author="מנוע מכני" w:date="2026-10-11T12:04:40Z"/>
        </w:rPr>
      </w:pPr>
      <w:r>
        <w:t>וה</w:t>
      </w:r>
      <w:r>
        <w:t xml:space="preserve">ך</w:t>
      </w:r>
    </w:p>
    <w:p w:rsidR="00DA63EC" w:rsidRDefault="00DA63EC" w:rsidP="00DA63EC">
      <w:pPr>
        <w:tabs>
          <w:tab w:val="center" w:pos="2835"/>
        </w:tabs>
        <w:rPr>
          <w:rtl/>
        </w:rPr>
      </w:pPr>
      <w:del w:id="100220" w:author="מנוע מכני" w:date="2026-10-11T12:04:40Z">
        <w:r>
          <w:rPr>
            <w:rFonts w:hint="cs"/>
            <w:rtl/>
          </w:rPr>
          <w:delText xml:space="preserve"> </w:delText>
        </w:r>
      </w:del>
      <w:r>
        <w:rPr>
          <w:rFonts w:hint="cs"/>
          <w:rtl/>
        </w:rPr>
        <w:t xml:space="preserve">ד</w:t>
      </w:r>
      <w:r>
        <w:rPr>
          <w:rtl/>
        </w:rPr>
        <w:t xml:space="preserve">מה אפייה מיוחדת שהיא מעשה יחידי וחייבין </w:t>
      </w:r>
      <w:ins w:id="93159" w:author="מנוע מכני" w:date="2026-10-11T12:04:40Z">
        <w:r>
          <w:rPr>
            <w:rtl/>
          </w:rPr>
          <w:t xml:space="preserve">עליו</w:t>
        </w:r>
      </w:ins>
      <w:del w:id="93160" w:author="מנוע מכני" w:date="2026-10-11T12:04:40Z">
        <w:r>
          <w:rPr>
            <w:rtl/>
          </w:rPr>
          <w:delText xml:space="preserve">עליה</w:delText>
        </w:r>
      </w:del>
      <w:r>
        <w:rPr>
          <w:rtl/>
        </w:rPr>
        <w:t xml:space="preserve"> בפני עצמה!</w:t>
      </w:r>
    </w:p>
    <w:p>
      <w:pPr>
        <w:pStyle w:val="38"/>
        <w:rPr>
          <w:ins w:id="100221" w:author="מנוע מכני" w:date="2026-10-11T12:04:40Z"/>
        </w:rPr>
      </w:pPr>
      <w:r>
        <w:t xml:space="preserve">ל"ק</w:t>
      </w:r>
      <w:r>
        <w:t xml:space="preserve">:</w:t>
      </w:r>
    </w:p>
    <w:p w:rsidR="00DA63EC" w:rsidRDefault="00DA63EC" w:rsidP="00DA63EC">
      <w:pPr>
        <w:tabs>
          <w:tab w:val="center" w:pos="2835"/>
        </w:tabs>
        <w:rPr>
          <w:rtl/>
        </w:rPr>
      </w:pPr>
      <w:del w:id="100222" w:author="מנוע מכני" w:date="2026-10-11T12:04:40Z">
        <w:r>
          <w:rPr>
            <w:rtl/>
          </w:rPr>
          <w:delText xml:space="preserve"> </w:delText>
        </w:r>
      </w:del>
      <w:r>
        <w:rPr>
          <w:rtl/>
        </w:rPr>
        <w:t xml:space="preserve">הא דעריך הוא ואפה הוא, הא דעריך חבריה ויהיב </w:t>
      </w:r>
      <w:ins w:id="93161" w:author="מנוע מכני" w:date="2026-10-11T12:04:40Z">
        <w:r>
          <w:rPr>
            <w:rtl/>
          </w:rPr>
          <w:t xml:space="preserve">לו</w:t>
        </w:r>
      </w:ins>
      <w:del w:id="93162" w:author="מנוע מכני" w:date="2026-10-11T12:04:40Z">
        <w:r>
          <w:rPr>
            <w:rtl/>
          </w:rPr>
          <w:delText xml:space="preserve">ליה</w:delText>
        </w:r>
      </w:del>
      <w:r>
        <w:rPr>
          <w:rtl/>
        </w:rPr>
        <w:t xml:space="preserve"> ואפה.</w:t>
      </w:r>
    </w:p>
    <w:p>
      <w:pPr>
        <w:pStyle w:val="afffff8"/>
        <w:rPr>
          <w:ins w:id="90411" w:author="קלוד" w:date="2026-10-11T12:32:08Z"/>
        </w:rPr>
      </w:pPr>
      <w:ins w:id="90412" w:author="קלוד" w:date="2026-10-11T12:32:08Z">
        <w:r>
          <w:rPr>
            <w:color w:val="7B3F00"/>
          </w:rPr>
          <w:t xml:space="preserve">בכור שאחזו דם - הקזה במקום שאין עושין בו מום</w:t>
        </w:r>
      </w:ins>
    </w:p>
    <w:p>
      <w:pPr>
        <w:pStyle w:val="38"/>
        <w:rPr>
          <w:ins w:id="100224" w:author="מנוע מכני" w:date="2026-10-11T12:04:40Z"/>
        </w:rPr>
      </w:pPr>
      <w:del w:id="100223" w:author="מנוע מכני" w:date="2026-10-11T12:04:40Z">
        <w:r w:rsidRPr="00265E5E">
          <w:delText xml:space="preserve">•</w:delText>
        </w:r>
      </w:del>
      <w:r w:rsidRPr="00265E5E">
        <w:t xml:space="preserve"> </w:t>
      </w:r>
      <w:r w:rsidRPr="004A7C9A">
        <w:t>ת"ר</w:t>
      </w:r>
      <w:r>
        <w:t xml:space="preserve">:</w:t>
      </w:r>
    </w:p>
    <w:p w:rsidR="00DA63EC" w:rsidRDefault="00DA63EC" w:rsidP="00DA63EC">
      <w:pPr>
        <w:tabs>
          <w:tab w:val="center" w:pos="2835"/>
        </w:tabs>
        <w:rPr>
          <w:rtl/>
        </w:rPr>
      </w:pPr>
      <w:del w:id="100225" w:author="מנוע מכני" w:date="2026-10-11T12:04:40Z">
        <w:r>
          <w:rPr>
            <w:rtl/>
          </w:rPr>
          <w:delText xml:space="preserve"> </w:delText>
        </w:r>
      </w:del>
      <w:r>
        <w:rPr>
          <w:rtl/>
        </w:rPr>
        <w:t xml:space="preserve">בכור שאחזו דם </w:t>
      </w:r>
    </w:p>
    <w:p w:rsidR="00DA63EC" w:rsidRDefault="00DA63EC" w:rsidP="00DA63EC">
      <w:pPr>
        <w:tabs>
          <w:tab w:val="center" w:pos="2835"/>
        </w:tabs>
        <w:rPr>
          <w:rtl/>
        </w:rPr>
      </w:pPr>
      <w:r>
        <w:rPr>
          <w:rStyle w:val="2fb"/>
          <w:rFonts w:hint="cs"/>
          <w:rtl/>
        </w:rPr>
        <w:t>לר</w:t>
      </w:r>
      <w:r>
        <w:rPr>
          <w:rStyle w:val="2fb"/>
          <w:rtl/>
        </w:rPr>
        <w:t>"</w:t>
      </w:r>
      <w:r>
        <w:rPr>
          <w:rStyle w:val="2fb"/>
          <w:rFonts w:hint="cs"/>
          <w:rtl/>
        </w:rPr>
        <w:t>מ</w:t>
      </w:r>
      <w:r>
        <w:rPr>
          <w:rtl/>
        </w:rPr>
        <w:t xml:space="preserve"> מקיזין אותו את הדם במקום שאין עושין בו מום, ואין מקיזין את הדם במקום שעושין בו מום, </w:t>
      </w:r>
    </w:p>
    <w:p>
      <w:pPr>
        <w:pStyle w:val="38"/>
        <w:rPr>
          <w:ins w:id="100226" w:author="מנוע מכני" w:date="2026-10-11T12:04:40Z"/>
        </w:rPr>
      </w:pPr>
      <w:r>
        <w:t xml:space="preserve">וחכ"א:</w:t>
      </w:r>
    </w:p>
    <w:p w:rsidR="00DA63EC" w:rsidRDefault="00DA63EC" w:rsidP="00DA63EC">
      <w:pPr>
        <w:tabs>
          <w:tab w:val="center" w:pos="2835"/>
        </w:tabs>
        <w:rPr>
          <w:rtl/>
        </w:rPr>
      </w:pPr>
      <w:del w:id="100227" w:author="מנוע מכני" w:date="2026-10-11T12:04:40Z">
        <w:r>
          <w:rPr>
            <w:rtl/>
          </w:rPr>
          <w:delText xml:space="preserve"> </w:delText>
        </w:r>
      </w:del>
      <w:r>
        <w:rPr>
          <w:rtl/>
        </w:rPr>
        <w:t xml:space="preserve">יקיז אף במקום שעושין בו מום, ובלבד שלא ישחוט על אותו מום</w:t>
      </w:r>
      <w:ins w:id="94831" w:author="מנוע מכני" w:date="2026-10-11T12:04:40Z">
        <w:r>
          <w:rPr>
            <w:rtl/>
          </w:rPr>
          <w:t xml:space="preserve">,</w:t>
        </w:r>
      </w:ins>
      <w:del w:id="94832"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נו:</w:t>
      </w:r>
    </w:p>
    <w:p>
      <w:pPr>
        <w:pStyle w:val="38"/>
        <w:rPr>
          <w:ins w:id="100228" w:author="מנוע מכני" w:date="2026-10-11T12:04:40Z"/>
        </w:rPr>
      </w:pPr>
      <w:r>
        <w:t xml:space="preserve">ר"ש</w:t>
      </w:r>
      <w:del w:id="102538" w:author="מנוע מכני" w:date="2026-10-11T12:04:40Z">
        <w:r>
          <w:delText xml:space="preserve"> אומר</w:delText>
        </w:r>
      </w:del>
      <w:r>
        <w:t xml:space="preserve">:</w:t>
      </w:r>
    </w:p>
    <w:p w:rsidR="00DA63EC" w:rsidRDefault="00DA63EC" w:rsidP="00DA63EC">
      <w:pPr>
        <w:tabs>
          <w:tab w:val="center" w:pos="2835"/>
        </w:tabs>
        <w:rPr>
          <w:rtl/>
        </w:rPr>
      </w:pPr>
      <w:del w:id="100229" w:author="מנוע מכני" w:date="2026-10-11T12:04:40Z">
        <w:r>
          <w:rPr>
            <w:rtl/>
          </w:rPr>
          <w:delText xml:space="preserve"> </w:delText>
        </w:r>
      </w:del>
      <w:r>
        <w:rPr>
          <w:rtl/>
        </w:rPr>
        <w:t xml:space="preserve">אף נשחט על אותו מום</w:t>
      </w:r>
      <w:ins w:id="94833" w:author="מנוע מכני" w:date="2026-10-11T12:04:40Z">
        <w:r>
          <w:rPr>
            <w:rtl/>
          </w:rPr>
          <w:t xml:space="preserve">,</w:t>
        </w:r>
      </w:ins>
      <w:del w:id="94834" w:author="מנוע מכני" w:date="2026-10-11T12:04:40Z">
        <w:r>
          <w:rPr>
            <w:rtl/>
          </w:rPr>
          <w:delText xml:space="preserve">;</w:delText>
        </w:r>
      </w:del>
      <w:r>
        <w:rPr>
          <w:rtl/>
        </w:rPr>
        <w:t xml:space="preserve"> </w:t>
      </w:r>
    </w:p>
    <w:p>
      <w:pPr>
        <w:pStyle w:val="38"/>
        <w:rPr>
          <w:ins w:id="100230" w:author="מנוע מכני" w:date="2026-10-11T12:04:40Z"/>
        </w:rPr>
      </w:pPr>
      <w:r>
        <w:t>ר"</w:t>
      </w:r>
      <w:r>
        <w:t>י</w:t>
      </w:r>
      <w:del w:id="102539" w:author="מנוע מכני" w:date="2026-10-11T12:04:40Z">
        <w:r>
          <w:delText xml:space="preserve"> אומר</w:delText>
        </w:r>
      </w:del>
      <w:r>
        <w:t xml:space="preserve">:</w:t>
      </w:r>
    </w:p>
    <w:p w:rsidR="00DA63EC" w:rsidRDefault="00DA63EC" w:rsidP="00DA63EC">
      <w:pPr>
        <w:tabs>
          <w:tab w:val="center" w:pos="2835"/>
        </w:tabs>
        <w:rPr>
          <w:rtl/>
        </w:rPr>
      </w:pPr>
      <w:del w:id="100231" w:author="מנוע מכני" w:date="2026-10-11T12:04:40Z">
        <w:r>
          <w:rPr>
            <w:rtl/>
          </w:rPr>
          <w:delText xml:space="preserve"> </w:delText>
        </w:r>
      </w:del>
      <w:ins w:id="90443" w:author="מנוע מכני" w:date="2026-10-11T12:04:40Z">
        <w:r>
          <w:rPr>
            <w:rtl/>
          </w:rPr>
          <w:t xml:space="preserve">אפי'</w:t>
        </w:r>
      </w:ins>
      <w:del w:id="90444" w:author="מנוע מכני" w:date="2026-10-11T12:04:40Z">
        <w:r>
          <w:rPr>
            <w:rtl/>
          </w:rPr>
          <w:delText xml:space="preserve">אפילו</w:delText>
        </w:r>
      </w:del>
      <w:r>
        <w:rPr>
          <w:rtl/>
        </w:rPr>
        <w:t xml:space="preserve"> מת - אין מקיזין לו את הדם.</w:t>
      </w:r>
    </w:p>
    <w:p w:rsidR="00DA63EC" w:rsidRDefault="00DA63EC" w:rsidP="00DA63EC">
      <w:pPr>
        <w:tabs>
          <w:tab w:val="center" w:pos="2835"/>
        </w:tabs>
        <w:rPr>
          <w:rFonts w:ascii="BA Franknatan Regular" w:hAnsi="BA Franknatan Regular"/>
          <w:b/>
          <w:bCs/>
          <w:rtl/>
        </w:rPr>
      </w:pPr>
    </w:p>
    <w:p>
      <w:pPr>
        <w:pStyle w:val="afffff8"/>
        <w:rPr>
          <w:ins w:id="90409" w:author="קלוד" w:date="2026-10-11T12:32:08Z"/>
        </w:rPr>
      </w:pPr>
      <w:ins w:id="90410" w:author="קלוד" w:date="2026-10-11T12:32:08Z">
        <w:r>
          <w:rPr>
            <w:color w:val="7B3F00"/>
          </w:rPr>
          <w:t xml:space="preserve">מטיל מום בבעל מום - ר"מ וחכמים</w:t>
        </w:r>
      </w:ins>
    </w:p>
    <w:p>
      <w:pPr>
        <w:pStyle w:val="38"/>
        <w:rPr>
          <w:ins w:id="100233" w:author="מנוע מכני" w:date="2026-10-11T12:04:40Z"/>
        </w:rPr>
      </w:pPr>
      <w:del w:id="100232" w:author="מנוע מכני" w:date="2026-10-11T12:04:40Z">
        <w:r w:rsidRPr="00265E5E">
          <w:delText xml:space="preserve">•</w:delText>
        </w:r>
      </w:del>
      <w:r w:rsidRPr="00265E5E">
        <w:t xml:space="preserve"> </w:t>
      </w:r>
      <w:r>
        <w:t>ארחב</w:t>
      </w:r>
      <w:r>
        <w:t>"</w:t>
      </w:r>
      <w:r>
        <w:t>א מרי</w:t>
      </w:r>
      <w:r>
        <w:t>"</w:t>
      </w:r>
      <w:r>
        <w:t>ו</w:t>
      </w:r>
      <w:r>
        <w:t xml:space="preserve">:</w:t>
      </w:r>
    </w:p>
    <w:p w:rsidR="00DA63EC" w:rsidRDefault="00DA63EC" w:rsidP="00DA63EC">
      <w:pPr>
        <w:tabs>
          <w:tab w:val="center" w:pos="2835"/>
        </w:tabs>
        <w:rPr>
          <w:rtl/>
        </w:rPr>
      </w:pPr>
      <w:del w:id="100234" w:author="מנוע מכני" w:date="2026-10-11T12:04:40Z">
        <w:r>
          <w:rPr>
            <w:rtl/>
          </w:rPr>
          <w:delText xml:space="preserve"> </w:delText>
        </w:r>
      </w:del>
      <w:r>
        <w:rPr>
          <w:rtl/>
        </w:rPr>
        <w:t xml:space="preserve">הכל מודים במחמץ אחר מחמץ שהוא חייב, </w:t>
      </w:r>
      <w:r w:rsidRPr="00664445">
        <w:rPr>
          <w:rStyle w:val="afffff0"/>
          <w:rtl/>
        </w:rPr>
        <w:t>ד</w:t>
      </w:r>
      <w:r w:rsidRPr="00664445">
        <w:rPr>
          <w:rStyle w:val="afffff0"/>
          <w:rFonts w:hint="cs"/>
          <w:rtl/>
        </w:rPr>
        <w:t>'</w:t>
      </w:r>
      <w:r w:rsidRPr="00664445">
        <w:rPr>
          <w:rStyle w:val="afffff0"/>
          <w:rtl/>
        </w:rPr>
        <w:t>לא תעשה חמץ ולא תאפה חמץ</w:t>
      </w:r>
      <w:r w:rsidRPr="00664445">
        <w:rPr>
          <w:rStyle w:val="afffff0"/>
          <w:rFonts w:hint="cs"/>
          <w:rtl/>
        </w:rPr>
        <w:t>'</w:t>
      </w:r>
      <w:r w:rsidRPr="00664445">
        <w:rPr>
          <w:rStyle w:val="afffff0"/>
          <w:rtl/>
        </w:rPr>
        <w:t>,</w:t>
      </w:r>
      <w:r>
        <w:rPr>
          <w:rtl/>
        </w:rPr>
        <w:t xml:space="preserve"> </w:t>
      </w:r>
    </w:p>
    <w:p w:rsidR="00DA63EC" w:rsidRDefault="00DA63EC" w:rsidP="00DA63EC">
      <w:pPr>
        <w:rPr>
          <w:rtl/>
        </w:rPr>
      </w:pPr>
      <w:r w:rsidRPr="00336727">
        <w:rPr>
          <w:rtl/>
        </w:rPr>
        <w:tab/>
        <w:t xml:space="preserve">במסרס אחר מסרס שהוא חייב, </w:t>
      </w:r>
      <w:r w:rsidRPr="00664445">
        <w:rPr>
          <w:rStyle w:val="afffff0"/>
          <w:rtl/>
        </w:rPr>
        <w:t>ד</w:t>
      </w:r>
      <w:r w:rsidRPr="00664445">
        <w:rPr>
          <w:rStyle w:val="afffff0"/>
          <w:rFonts w:hint="cs"/>
          <w:rtl/>
        </w:rPr>
        <w:t>'</w:t>
      </w:r>
      <w:ins w:id="90671" w:author="Claude - סמנטי" w:date="2026-10-11T12:27:00Z">
        <w:r>
          <w:rPr>
            <w:rStyle w:val="afffff0"/>
            <w:rtl/>
          </w:rPr>
          <w:t xml:space="preserve">וּמָעוּךְ וְכָתוּת וְנָתוּק וְכָרוּת</w:t>
        </w:r>
      </w:ins>
      <w:del w:id="90672" w:author="Claude - סמנטי" w:date="2026-10-11T12:27:00Z">
        <w:r w:rsidRPr="00664445">
          <w:rPr>
            <w:rStyle w:val="afffff0"/>
            <w:rtl/>
          </w:rPr>
          <w:delText xml:space="preserve">ומעוך וכתות ונתוק וכרות</w:delText>
        </w:r>
      </w:del>
      <w:r w:rsidRPr="00664445">
        <w:rPr>
          <w:rStyle w:val="afffff0"/>
          <w:rFonts w:hint="cs"/>
          <w:rtl/>
        </w:rPr>
        <w:t>'</w:t>
      </w:r>
      <w:r w:rsidRPr="00664445">
        <w:rPr>
          <w:rStyle w:val="afffff0"/>
          <w:rtl/>
        </w:rPr>
        <w:t>,</w:t>
      </w:r>
      <w:r w:rsidRPr="00336727">
        <w:rPr>
          <w:rtl/>
        </w:rPr>
        <w:t xml:space="preserve"> אם על כורת הוא חייב, </w:t>
      </w:r>
      <w:r w:rsidRPr="00336727">
        <w:rPr>
          <w:rFonts w:hint="cs"/>
          <w:rtl/>
        </w:rPr>
        <w:t>כ</w:t>
      </w:r>
      <w:r w:rsidRPr="00336727">
        <w:rPr>
          <w:rtl/>
        </w:rPr>
        <w:t>"</w:t>
      </w:r>
      <w:r w:rsidRPr="00336727">
        <w:rPr>
          <w:rFonts w:hint="cs"/>
          <w:rtl/>
        </w:rPr>
        <w:t xml:space="preserve">ש</w:t>
      </w:r>
      <w:r w:rsidRPr="00336727">
        <w:rPr>
          <w:rFonts w:hint="cs"/>
          <w:rtl/>
        </w:rPr>
        <w:t xml:space="preserve"> </w:t>
      </w:r>
      <w:r w:rsidRPr="00336727">
        <w:rPr>
          <w:rtl/>
        </w:rPr>
        <w:t>על נותק</w:t>
      </w:r>
    </w:p>
    <w:p>
      <w:pPr>
        <w:pStyle w:val="38"/>
        <w:rPr>
          <w:ins w:id="100235" w:author="מנוע מכני" w:date="2026-10-11T12:04:40Z"/>
        </w:rPr>
      </w:pPr>
      <w:r>
        <w:t xml:space="preserve">אלא</w:t>
      </w:r>
    </w:p>
    <w:p w:rsidR="00DA63EC" w:rsidRDefault="00DA63EC" w:rsidP="00DA63EC">
      <w:pPr>
        <w:tabs>
          <w:tab w:val="center" w:pos="2835"/>
        </w:tabs>
        <w:rPr>
          <w:rtl/>
        </w:rPr>
      </w:pPr>
      <w:del w:id="100236" w:author="מנוע מכני" w:date="2026-10-11T12:04:40Z">
        <w:r>
          <w:rPr>
            <w:rtl/>
          </w:rPr>
          <w:delText xml:space="preserve"> </w:delText>
        </w:r>
      </w:del>
      <w:r>
        <w:rPr>
          <w:rtl/>
        </w:rPr>
        <w:t xml:space="preserve">להביא נותק אחר כורת שהוא חייב, </w:t>
      </w:r>
    </w:p>
    <w:p w:rsidR="00DA63EC" w:rsidRDefault="00DA63EC" w:rsidP="00DA63EC">
      <w:pPr>
        <w:tabs>
          <w:tab w:val="center" w:pos="2835"/>
        </w:tabs>
        <w:rPr>
          <w:rtl/>
        </w:rPr>
      </w:pPr>
      <w:r>
        <w:rPr>
          <w:rFonts w:hint="cs"/>
          <w:rtl/>
        </w:rPr>
        <w:t xml:space="preserve">לא</w:t>
      </w:r>
      <w:r>
        <w:rPr>
          <w:rFonts w:hint="cs"/>
          <w:rtl/>
        </w:rPr>
        <w:t xml:space="preserve"> </w:t>
      </w:r>
      <w:r>
        <w:rPr>
          <w:rtl/>
        </w:rPr>
        <w:t xml:space="preserve">נחלקו - אלא במטיל מום בבעל מום, </w:t>
      </w:r>
    </w:p>
    <w:p>
      <w:pPr>
        <w:pStyle w:val="38"/>
        <w:rPr>
          <w:ins w:id="100237" w:author="מנוע מכני" w:date="2026-10-11T12:04:40Z"/>
        </w:rPr>
      </w:pPr>
      <w:r>
        <w:t>ר' מאיר סבר:</w:t>
      </w:r>
    </w:p>
    <w:p w:rsidR="00DA63EC" w:rsidRDefault="00DA63EC" w:rsidP="00DA63EC">
      <w:pPr>
        <w:tabs>
          <w:tab w:val="center" w:pos="2835"/>
        </w:tabs>
        <w:rPr>
          <w:rtl/>
        </w:rPr>
      </w:pPr>
      <w:del w:id="100238" w:author="מנוע מכני" w:date="2026-10-11T12:04:40Z">
        <w:r w:rsidRPr="00A563E0">
          <w:rPr>
            <w:rStyle w:val="afffff0"/>
            <w:rtl/>
          </w:rPr>
          <w:delText xml:space="preserve"> </w:delText>
        </w:r>
      </w:del>
      <w:r w:rsidRPr="00A563E0">
        <w:rPr>
          <w:rStyle w:val="afffff0"/>
          <w:rFonts w:hint="cs"/>
          <w:rtl/>
        </w:rPr>
        <w:t>'</w:t>
      </w:r>
      <w:ins w:id="90673" w:author="Claude - סמנטי" w:date="2026-10-11T12:27:00Z">
        <w:r>
          <w:rPr>
            <w:rStyle w:val="afffff0"/>
            <w:rtl/>
          </w:rPr>
          <w:t xml:space="preserve">כָּל מוּם לֹא יִהְיֶה בוֹ</w:t>
        </w:r>
      </w:ins>
      <w:del w:id="90674" w:author="Claude - סמנטי" w:date="2026-10-11T12:27:00Z">
        <w:r w:rsidRPr="00A563E0">
          <w:rPr>
            <w:rStyle w:val="afffff0"/>
            <w:rtl/>
          </w:rPr>
          <w:delText xml:space="preserve">כל מום </w:delText>
        </w:r>
        <w:r w:rsidRPr="00A563E0">
          <w:rPr>
            <w:rStyle w:val="afffff0"/>
            <w:rtl/>
          </w:rPr>
          <w:delText xml:space="preserve">לא</w:delText>
        </w:r>
        <w:r w:rsidRPr="00A563E0">
          <w:rPr>
            <w:rStyle w:val="afffff0"/>
            <w:rtl/>
          </w:rPr>
          <w:delText xml:space="preserve"> יהיה בו</w:delText>
        </w:r>
      </w:del>
      <w:r w:rsidRPr="00A563E0">
        <w:rPr>
          <w:rStyle w:val="afffff0"/>
          <w:rFonts w:hint="cs"/>
          <w:rtl/>
        </w:rPr>
        <w:t>'</w:t>
      </w:r>
      <w:r w:rsidRPr="00A563E0">
        <w:rPr>
          <w:rStyle w:val="afffff0"/>
          <w:rtl/>
        </w:rPr>
        <w:t>,</w:t>
      </w:r>
      <w:r>
        <w:rPr>
          <w:rtl/>
        </w:rPr>
        <w:t xml:space="preserve"> </w:t>
      </w:r>
    </w:p>
    <w:p>
      <w:pPr>
        <w:pStyle w:val="38"/>
        <w:rPr>
          <w:ins w:id="100239" w:author="מנוע מכני" w:date="2026-10-11T12:04:40Z"/>
        </w:rPr>
      </w:pPr>
      <w:r>
        <w:t>ורבנן סברי:</w:t>
      </w:r>
    </w:p>
    <w:p w:rsidR="00DA63EC" w:rsidRDefault="00DA63EC" w:rsidP="00DA63EC">
      <w:pPr>
        <w:tabs>
          <w:tab w:val="center" w:pos="2835"/>
        </w:tabs>
        <w:rPr>
          <w:rtl/>
        </w:rPr>
      </w:pPr>
      <w:del w:id="100240" w:author="מנוע מכני" w:date="2026-10-11T12:04:40Z">
        <w:r w:rsidRPr="00A563E0">
          <w:rPr>
            <w:rStyle w:val="afffff0"/>
            <w:rtl/>
          </w:rPr>
          <w:delText xml:space="preserve"> </w:delText>
        </w:r>
      </w:del>
      <w:r w:rsidRPr="00A563E0">
        <w:rPr>
          <w:rStyle w:val="afffff0"/>
          <w:rFonts w:hint="cs"/>
          <w:rtl/>
        </w:rPr>
        <w:t>'</w:t>
      </w:r>
      <w:ins w:id="90675" w:author="Claude - סמנטי" w:date="2026-10-11T12:27:00Z">
        <w:r>
          <w:rPr>
            <w:rStyle w:val="afffff0"/>
            <w:rtl/>
          </w:rPr>
          <w:t xml:space="preserve">תָּמִים יִהְיֶה לְרָצוֹן</w:t>
        </w:r>
      </w:ins>
      <w:del w:id="90676" w:author="Claude - סמנטי" w:date="2026-10-11T12:27:00Z">
        <w:r w:rsidRPr="00A563E0">
          <w:rPr>
            <w:rStyle w:val="afffff0"/>
            <w:rtl/>
          </w:rPr>
          <w:delText xml:space="preserve">תמים יהיה לרצון</w:delText>
        </w:r>
      </w:del>
      <w:r w:rsidRPr="00A563E0">
        <w:rPr>
          <w:rStyle w:val="afffff0"/>
          <w:rFonts w:hint="cs"/>
          <w:rtl/>
        </w:rPr>
        <w:t>'</w:t>
      </w:r>
      <w:r w:rsidRPr="00A563E0">
        <w:rPr>
          <w:rStyle w:val="afffff0"/>
          <w:rtl/>
        </w:rPr>
        <w:t>.</w:t>
      </w:r>
    </w:p>
    <w:p w:rsidR="00DA63EC" w:rsidRDefault="00DA63EC" w:rsidP="00DA63EC">
      <w:pPr>
        <w:tabs>
          <w:tab w:val="center" w:pos="2835"/>
        </w:tabs>
        <w:rPr>
          <w:rtl/>
        </w:rPr>
      </w:pPr>
      <w:r>
        <w:rPr>
          <w:rStyle w:val="2fb"/>
          <w:rFonts w:hint="cs"/>
          <w:rtl/>
        </w:rPr>
        <w:t>ולר</w:t>
      </w:r>
      <w:r>
        <w:rPr>
          <w:rStyle w:val="2fb"/>
          <w:rtl/>
        </w:rPr>
        <w:t>"</w:t>
      </w:r>
      <w:r>
        <w:rPr>
          <w:rStyle w:val="2fb"/>
          <w:rFonts w:hint="cs"/>
          <w:rtl/>
        </w:rPr>
        <w:t>מ</w:t>
      </w:r>
      <w:r w:rsidRPr="00A563E0">
        <w:rPr>
          <w:rStyle w:val="afffff0"/>
          <w:rFonts w:hint="cs"/>
          <w:rtl/>
        </w:rPr>
        <w:t xml:space="preserve"> '</w:t>
      </w:r>
      <w:ins w:id="90677" w:author="Claude - סמנטי" w:date="2026-10-11T12:27:00Z">
        <w:r>
          <w:rPr>
            <w:rStyle w:val="afffff0"/>
            <w:rtl/>
          </w:rPr>
          <w:t xml:space="preserve">תָּמִים יִהְיֶה לְרָצוֹן</w:t>
        </w:r>
      </w:ins>
      <w:del w:id="90678" w:author="Claude - סמנטי" w:date="2026-10-11T12:27:00Z">
        <w:r w:rsidRPr="00A563E0">
          <w:rPr>
            <w:rStyle w:val="afffff0"/>
            <w:rtl/>
          </w:rPr>
          <w:delText xml:space="preserve">תמים יהיה לרצון</w:delText>
        </w:r>
      </w:del>
      <w:r w:rsidRPr="00A563E0">
        <w:rPr>
          <w:rStyle w:val="afffff0"/>
          <w:rFonts w:hint="cs"/>
          <w:rtl/>
        </w:rPr>
        <w:t xml:space="preserve">' </w:t>
      </w:r>
      <w:ins w:id="97001" w:author="מנוע מכני" w:date="2026-10-11T12:04:40Z">
        <w:r>
          <w:rPr>
            <w:rtl/>
          </w:rPr>
          <w:t xml:space="preserve">למעט</w:t>
        </w:r>
      </w:ins>
      <w:del w:id="97002" w:author="מנוע מכני" w:date="2026-10-11T12:04:40Z">
        <w:r>
          <w:rPr>
            <w:rtl/>
          </w:rPr>
          <w:delText xml:space="preserve">למעוטי</w:delText>
        </w:r>
      </w:del>
      <w:r>
        <w:rPr>
          <w:rtl/>
        </w:rPr>
        <w:t xml:space="preserve"> פסולי המוקדשים לאחר פדיונם, </w:t>
      </w:r>
      <w:r>
        <w:rPr>
          <w:rFonts w:hint="cs"/>
          <w:rtl/>
        </w:rPr>
        <w:t>ס</w:t>
      </w:r>
      <w:r>
        <w:rPr>
          <w:rtl/>
        </w:rPr>
        <w:t>"</w:t>
      </w:r>
      <w:r>
        <w:rPr>
          <w:rFonts w:hint="cs"/>
          <w:rtl/>
        </w:rPr>
        <w:t xml:space="preserve">ד</w:t>
      </w:r>
      <w:r>
        <w:rPr>
          <w:rFonts w:hint="cs"/>
          <w:rtl/>
        </w:rPr>
        <w:t xml:space="preserve"> דאסירי בגיזה ועבודה בגיזה גם יאסרו </w:t>
      </w:r>
      <w:r>
        <w:rPr>
          <w:rFonts w:hint="cs"/>
          <w:rtl/>
        </w:rPr>
        <w:t xml:space="preserve">קמ</w:t>
      </w:r>
      <w:r>
        <w:rPr>
          <w:rtl/>
        </w:rPr>
        <w:t>"</w:t>
      </w:r>
      <w:r>
        <w:rPr>
          <w:rFonts w:hint="cs"/>
          <w:rtl/>
        </w:rPr>
        <w:t>ל</w:t>
      </w:r>
    </w:p>
    <w:p w:rsidR="00DA63EC" w:rsidRDefault="00DA63EC" w:rsidP="00DA63EC">
      <w:pPr>
        <w:tabs>
          <w:tab w:val="center" w:pos="2835"/>
        </w:tabs>
        <w:rPr>
          <w:rtl/>
        </w:rPr>
      </w:pPr>
      <w:r>
        <w:rPr>
          <w:rtl/>
        </w:rPr>
        <w:t>ורבנן</w:t>
      </w:r>
      <w:r w:rsidRPr="00A563E0">
        <w:rPr>
          <w:rStyle w:val="afffff0"/>
          <w:rFonts w:hint="cs"/>
          <w:rtl/>
        </w:rPr>
        <w:t xml:space="preserve"> '</w:t>
      </w:r>
      <w:ins w:id="90679" w:author="Claude - סמנטי" w:date="2026-10-11T12:27:00Z">
        <w:r>
          <w:rPr>
            <w:rStyle w:val="afffff0"/>
            <w:rtl/>
          </w:rPr>
          <w:t xml:space="preserve">כָּל מוּם לֹא יִהְיֶה בוֹ</w:t>
        </w:r>
      </w:ins>
      <w:del w:id="90680" w:author="Claude - סמנטי" w:date="2026-10-11T12:27:00Z">
        <w:r w:rsidRPr="00A563E0">
          <w:rPr>
            <w:rStyle w:val="afffff0"/>
            <w:rtl/>
          </w:rPr>
          <w:delText xml:space="preserve">כל מום </w:delText>
        </w:r>
        <w:r w:rsidRPr="00A563E0">
          <w:rPr>
            <w:rStyle w:val="afffff0"/>
            <w:rtl/>
          </w:rPr>
          <w:delText xml:space="preserve">לא</w:delText>
        </w:r>
        <w:r w:rsidRPr="00A563E0">
          <w:rPr>
            <w:rStyle w:val="afffff0"/>
            <w:rtl/>
          </w:rPr>
          <w:delText xml:space="preserve"> יהיה בו</w:delText>
        </w:r>
      </w:del>
      <w:r w:rsidRPr="00A563E0">
        <w:rPr>
          <w:rStyle w:val="afffff0"/>
          <w:rFonts w:hint="cs"/>
          <w:rtl/>
        </w:rPr>
        <w:t xml:space="preserve">' </w:t>
      </w:r>
      <w:ins w:id="97473" w:author="מנוע מכני" w:date="2026-10-11T12:04:40Z">
        <w:r>
          <w:rPr>
            <w:rFonts w:hint="cs"/>
            <w:rtl/>
          </w:rPr>
          <w:t xml:space="preserve">צריך</w:t>
        </w:r>
      </w:ins>
      <w:del w:id="97474" w:author="מנוע מכני" w:date="2026-10-11T12:04:40Z">
        <w:r>
          <w:rPr>
            <w:rFonts w:hint="cs"/>
            <w:rtl/>
          </w:rPr>
          <w:delText xml:space="preserve">מיבעי</w:delText>
        </w:r>
      </w:del>
      <w:r>
        <w:rPr>
          <w:rFonts w:hint="cs"/>
          <w:rtl/>
        </w:rPr>
        <w:t xml:space="preserve"> אפי' </w:t>
      </w:r>
      <w:r>
        <w:rPr>
          <w:rtl/>
        </w:rPr>
        <w:t xml:space="preserve">שלא יגרום לו </w:t>
      </w:r>
      <w:r>
        <w:rPr>
          <w:rtl/>
        </w:rPr>
        <w:t xml:space="preserve">ע"י</w:t>
      </w:r>
      <w:r>
        <w:rPr>
          <w:rtl/>
        </w:rPr>
        <w:t xml:space="preserve"> אחרים, שלא יניח בצק או דבילה על גבי האוזן כדי שיבא הכלב ויטלנו? </w:t>
      </w:r>
    </w:p>
    <w:p>
      <w:pPr>
        <w:pStyle w:val="afffff8"/>
        <w:rPr>
          <w:ins w:id="90407" w:author="קלוד" w:date="2026-10-11T12:32:08Z"/>
        </w:rPr>
      </w:pPr>
      <w:ins w:id="90408" w:author="קלוד" w:date="2026-10-11T12:32:08Z">
        <w:r>
          <w:rPr>
            <w:color w:val="7B3F00"/>
          </w:rPr>
          <w:t xml:space="preserve">הניח שאור על העיסה ונתחמצה מאליה - חייב</w:t>
        </w:r>
      </w:ins>
    </w:p>
    <w:p>
      <w:pPr>
        <w:pStyle w:val="38"/>
        <w:rPr>
          <w:ins w:id="100242" w:author="מנוע מכני" w:date="2026-10-11T12:04:40Z"/>
        </w:rPr>
      </w:pPr>
      <w:del w:id="100241" w:author="מנוע מכני" w:date="2026-10-11T12:04:40Z">
        <w:r w:rsidRPr="00265E5E">
          <w:delText xml:space="preserve">•</w:delText>
        </w:r>
      </w:del>
      <w:r w:rsidRPr="00265E5E">
        <w:t xml:space="preserve"> </w:t>
      </w:r>
      <w:r>
        <w:t>ר</w:t>
      </w:r>
      <w:r>
        <w:t xml:space="preserve">' אמי:</w:t>
      </w:r>
    </w:p>
    <w:p w:rsidR="00DA63EC" w:rsidRDefault="00DA63EC" w:rsidP="00DA63EC">
      <w:pPr>
        <w:tabs>
          <w:tab w:val="center" w:pos="2835"/>
        </w:tabs>
        <w:rPr>
          <w:rtl/>
        </w:rPr>
      </w:pPr>
      <w:del w:id="100243" w:author="מנוע מכני" w:date="2026-10-11T12:04:40Z">
        <w:r>
          <w:rPr>
            <w:rtl/>
          </w:rPr>
          <w:delText xml:space="preserve"> </w:delText>
        </w:r>
      </w:del>
      <w:r>
        <w:rPr>
          <w:rtl/>
        </w:rPr>
        <w:t xml:space="preserve">הניח שאור </w:t>
      </w:r>
      <w:r>
        <w:rPr>
          <w:rtl/>
        </w:rPr>
        <w:t xml:space="preserve">ע"ג</w:t>
      </w:r>
      <w:r>
        <w:rPr>
          <w:rtl/>
        </w:rPr>
        <w:t xml:space="preserve"> עיסה, והלך וישב לו ונתחמצה מאליה - חייב </w:t>
      </w:r>
      <w:ins w:id="93163" w:author="מנוע מכני" w:date="2026-10-11T12:04:40Z">
        <w:r>
          <w:rPr>
            <w:rtl/>
          </w:rPr>
          <w:t xml:space="preserve">עליו</w:t>
        </w:r>
      </w:ins>
      <w:del w:id="93164" w:author="מנוע מכני" w:date="2026-10-11T12:04:40Z">
        <w:r>
          <w:rPr>
            <w:rtl/>
          </w:rPr>
          <w:delText xml:space="preserve">עליה</w:delText>
        </w:r>
      </w:del>
      <w:r>
        <w:rPr>
          <w:rtl/>
        </w:rPr>
        <w:t xml:space="preserve">, כמעשה </w:t>
      </w:r>
      <w:r>
        <w:rPr>
          <w:rFonts w:hint="cs"/>
          <w:rtl/>
        </w:rPr>
        <w:t xml:space="preserve">צל של </w:t>
      </w:r>
      <w:r>
        <w:rPr>
          <w:rtl/>
        </w:rPr>
        <w:t>שבת.</w:t>
      </w:r>
    </w:p>
    <w:p w:rsidR="00DA63EC" w:rsidRDefault="00DA63EC" w:rsidP="00DA63EC">
      <w:pPr>
        <w:pStyle w:val="afff3"/>
        <w:framePr w:wrap="around"/>
        <w:rPr>
          <w:rtl/>
        </w:rPr>
      </w:pPr>
      <w:r>
        <w:rPr>
          <w:rFonts w:hint="cs"/>
          <w:rtl/>
        </w:rPr>
        <w:t>נז.</w:t>
      </w:r>
    </w:p>
    <w:p w:rsidR="00DA63EC" w:rsidRDefault="00DA63EC" w:rsidP="00DA63EC">
      <w:pPr>
        <w:tabs>
          <w:tab w:val="center" w:pos="2835"/>
        </w:tabs>
        <w:rPr>
          <w:rtl/>
        </w:rPr>
      </w:pPr>
      <w:r>
        <w:rPr>
          <w:rFonts w:hint="cs"/>
          <w:rtl/>
        </w:rPr>
        <w:t xml:space="preserve">שמעשה שבתרגיל כזה </w:t>
      </w:r>
      <w:r>
        <w:rPr>
          <w:rFonts w:hint="cs"/>
          <w:rtl/>
        </w:rPr>
        <w:t xml:space="preserve">לא</w:t>
      </w:r>
      <w:r>
        <w:rPr>
          <w:rFonts w:hint="cs"/>
          <w:rtl/>
        </w:rPr>
        <w:t xml:space="preserve"> מחייב </w:t>
      </w:r>
      <w:r>
        <w:rPr>
          <w:rStyle w:val="2fb"/>
          <w:rFonts w:hint="cs"/>
          <w:rtl/>
        </w:rPr>
        <w:t xml:space="preserve">כרבב</w:t>
      </w:r>
      <w:r>
        <w:rPr>
          <w:rStyle w:val="2fb"/>
          <w:rtl/>
        </w:rPr>
        <w:t>"</w:t>
      </w:r>
      <w:r>
        <w:rPr>
          <w:rStyle w:val="2fb"/>
          <w:rFonts w:hint="cs"/>
          <w:rtl/>
        </w:rPr>
        <w:t xml:space="preserve">ח</w:t>
      </w:r>
      <w:r>
        <w:rPr>
          <w:rFonts w:hint="cs"/>
          <w:rtl/>
        </w:rPr>
        <w:t xml:space="preserve"> </w:t>
      </w:r>
      <w:r>
        <w:rPr>
          <w:rStyle w:val="2fb"/>
          <w:rFonts w:hint="cs"/>
          <w:rtl/>
        </w:rPr>
        <w:t xml:space="preserve">מרי</w:t>
      </w:r>
      <w:r>
        <w:rPr>
          <w:rStyle w:val="2fb"/>
          <w:rtl/>
        </w:rPr>
        <w:t>"</w:t>
      </w:r>
      <w:r>
        <w:rPr>
          <w:rStyle w:val="2fb"/>
          <w:rFonts w:hint="cs"/>
          <w:rtl/>
        </w:rPr>
        <w:t xml:space="preserve">ו</w:t>
      </w:r>
      <w:r>
        <w:rPr>
          <w:rFonts w:hint="cs"/>
          <w:rtl/>
        </w:rPr>
        <w:t xml:space="preserve"> דהניח </w:t>
      </w:r>
      <w:r>
        <w:rPr>
          <w:rtl/>
        </w:rPr>
        <w:t xml:space="preserve">בשר על גבי גחלים, היפך בו - חייב, </w:t>
      </w:r>
      <w:r>
        <w:rPr>
          <w:rtl/>
        </w:rPr>
        <w:t xml:space="preserve">לא</w:t>
      </w:r>
      <w:r>
        <w:rPr>
          <w:rtl/>
        </w:rPr>
        <w:t xml:space="preserve"> היפך בו - פטור!</w:t>
      </w:r>
    </w:p>
    <w:p w:rsidR="00DA63EC" w:rsidRDefault="00DA63EC" w:rsidP="00DA63EC">
      <w:pPr>
        <w:tabs>
          <w:tab w:val="center" w:pos="2835"/>
        </w:tabs>
        <w:rPr>
          <w:rtl/>
        </w:rPr>
      </w:pPr>
    </w:p>
    <w:p>
      <w:pPr>
        <w:pStyle w:val="afffff8"/>
        <w:rPr>
          <w:ins w:id="90405" w:author="קלוד" w:date="2026-10-11T12:32:08Z"/>
        </w:rPr>
      </w:pPr>
      <w:ins w:id="90406" w:author="קלוד" w:date="2026-10-11T12:32:08Z">
        <w:r>
          <w:rPr>
            <w:color w:val="7B3F00"/>
          </w:rPr>
          <w:t xml:space="preserve">הניח בשר על גבי גחלים - היפך בו חייב, לא היפך פטור</w:t>
        </w:r>
      </w:ins>
    </w:p>
    <w:p>
      <w:pPr>
        <w:pStyle w:val="38"/>
        <w:rPr>
          <w:ins w:id="100245" w:author="מנוע מכני" w:date="2026-10-11T12:04:40Z"/>
        </w:rPr>
      </w:pPr>
      <w:del w:id="100244" w:author="מנוע מכני" w:date="2026-10-11T12:04:40Z">
        <w:r w:rsidRPr="00265E5E">
          <w:delText xml:space="preserve">•</w:delText>
        </w:r>
      </w:del>
      <w:r w:rsidRPr="00265E5E">
        <w:t xml:space="preserve"> </w:t>
      </w:r>
      <w:r w:rsidRPr="00FB77A7">
        <w:t>גופא</w:t>
      </w:r>
      <w:r w:rsidRPr="00FB77A7">
        <w:t xml:space="preserve"> רבב</w:t>
      </w:r>
      <w:r w:rsidRPr="00FB77A7">
        <w:t>"</w:t>
      </w:r>
      <w:r w:rsidRPr="00FB77A7">
        <w:t>ח מרי</w:t>
      </w:r>
      <w:r w:rsidRPr="00FB77A7">
        <w:t>"</w:t>
      </w:r>
      <w:r w:rsidRPr="00FB77A7">
        <w:t>ו</w:t>
      </w:r>
      <w:r w:rsidRPr="00FB77A7">
        <w:t>:</w:t>
      </w:r>
    </w:p>
    <w:p w:rsidR="00DA63EC" w:rsidRDefault="00DA63EC" w:rsidP="00DA63EC">
      <w:pPr>
        <w:tabs>
          <w:tab w:val="center" w:pos="2835"/>
        </w:tabs>
        <w:rPr>
          <w:rtl/>
        </w:rPr>
      </w:pPr>
      <w:del w:id="100246" w:author="מנוע מכני" w:date="2026-10-11T12:04:40Z">
        <w:r>
          <w:rPr>
            <w:rtl/>
          </w:rPr>
          <w:delText xml:space="preserve"> </w:delText>
        </w:r>
      </w:del>
      <w:r>
        <w:rPr>
          <w:rtl/>
        </w:rPr>
        <w:t xml:space="preserve">הניח בשר על גבי גחלים, היפך בו - חייב, </w:t>
      </w:r>
      <w:r>
        <w:rPr>
          <w:rtl/>
        </w:rPr>
        <w:t xml:space="preserve">לא</w:t>
      </w:r>
      <w:r>
        <w:rPr>
          <w:rtl/>
        </w:rPr>
        <w:t xml:space="preserve"> היפך בו - פטור.</w:t>
      </w:r>
    </w:p>
    <w:p w:rsidR="00DA63EC" w:rsidRDefault="00DA63EC" w:rsidP="00DA63EC">
      <w:pPr>
        <w:tabs>
          <w:tab w:val="center" w:pos="2835"/>
        </w:tabs>
        <w:rPr>
          <w:rtl/>
        </w:rPr>
      </w:pPr>
      <w:ins w:id="96221" w:author="מנוע מכני" w:date="2026-10-11T12:04:40Z">
        <w:r>
          <w:rPr>
            <w:rFonts w:hint="cs"/>
            <w:rtl/>
          </w:rPr>
          <w:t xml:space="preserve">אם </w:t>
        </w:r>
      </w:ins>
      <w:del w:id="96222" w:author="מנוע מכני" w:date="2026-10-11T12:04:40Z">
        <w:r>
          <w:rPr>
            <w:rFonts w:hint="cs"/>
            <w:rtl/>
          </w:rPr>
          <w:delText xml:space="preserve">אי </w:delText>
        </w:r>
      </w:del>
      <w:ins w:id="96223" w:author="מנוע מכני" w:date="2026-10-11T12:04:40Z">
        <w:r>
          <w:rPr>
            <w:rtl/>
          </w:rPr>
          <w:t xml:space="preserve">אם </w:t>
        </w:r>
      </w:ins>
      <w:del w:id="96224" w:author="מנוע מכני" w:date="2026-10-11T12:04:40Z">
        <w:r>
          <w:rPr>
            <w:rtl/>
          </w:rPr>
          <w:delText xml:space="preserve">אי </w:delText>
        </w:r>
      </w:del>
      <w:r>
        <w:rPr>
          <w:rtl/>
        </w:rPr>
        <w:t xml:space="preserve">לא</w:t>
      </w:r>
      <w:r>
        <w:rPr>
          <w:rtl/>
        </w:rPr>
        <w:t xml:space="preserve"> היפך </w:t>
      </w:r>
      <w:ins w:id="93165" w:author="מנוע מכני" w:date="2026-10-11T12:04:40Z">
        <w:r>
          <w:rPr>
            <w:rtl/>
          </w:rPr>
          <w:t xml:space="preserve">בו</w:t>
        </w:r>
      </w:ins>
      <w:del w:id="93166" w:author="מנוע מכני" w:date="2026-10-11T12:04:40Z">
        <w:r>
          <w:rPr>
            <w:rtl/>
          </w:rPr>
          <w:delText xml:space="preserve">ביה</w:delText>
        </w:r>
      </w:del>
      <w:r>
        <w:rPr>
          <w:rtl/>
        </w:rPr>
        <w:t xml:space="preserve"> </w:t>
      </w:r>
      <w:r>
        <w:rPr>
          <w:rtl/>
        </w:rPr>
        <w:t xml:space="preserve">לא</w:t>
      </w:r>
      <w:r>
        <w:rPr>
          <w:rtl/>
        </w:rPr>
        <w:t xml:space="preserve"> בשיל, פשיטא!</w:t>
      </w:r>
    </w:p>
    <w:p>
      <w:pPr>
        <w:pStyle w:val="38"/>
        <w:rPr>
          <w:ins w:id="100247" w:author="מנוע מכני" w:date="2026-10-11T12:04:40Z"/>
        </w:rPr>
      </w:pPr>
      <w:r>
        <w:t xml:space="preserve">אלא</w:t>
      </w:r>
    </w:p>
    <w:p w:rsidR="00DA63EC" w:rsidRDefault="00DA63EC" w:rsidP="00DA63EC">
      <w:pPr>
        <w:tabs>
          <w:tab w:val="center" w:pos="2835"/>
        </w:tabs>
        <w:rPr>
          <w:rtl/>
        </w:rPr>
      </w:pPr>
      <w:del w:id="100248" w:author="מנוע מכני" w:date="2026-10-11T12:04:40Z">
        <w:r>
          <w:rPr>
            <w:rtl/>
          </w:rPr>
          <w:delText xml:space="preserve"> </w:delText>
        </w:r>
      </w:del>
      <w:ins w:id="96225" w:author="מנוע מכני" w:date="2026-10-11T12:04:40Z">
        <w:r>
          <w:rPr>
            <w:rtl/>
          </w:rPr>
          <w:t xml:space="preserve">דאם </w:t>
        </w:r>
      </w:ins>
      <w:del w:id="96226" w:author="מנוע מכני" w:date="2026-10-11T12:04:40Z">
        <w:r>
          <w:rPr>
            <w:rtl/>
          </w:rPr>
          <w:delText xml:space="preserve">דאי </w:delText>
        </w:r>
      </w:del>
      <w:r>
        <w:rPr>
          <w:rtl/>
        </w:rPr>
        <w:t xml:space="preserve">לא</w:t>
      </w:r>
      <w:r>
        <w:rPr>
          <w:rtl/>
        </w:rPr>
        <w:t xml:space="preserve"> מהפיך </w:t>
      </w:r>
      <w:ins w:id="93169" w:author="מנוע מכני" w:date="2026-10-11T12:04:40Z">
        <w:r>
          <w:rPr>
            <w:rtl/>
          </w:rPr>
          <w:t xml:space="preserve">לו</w:t>
        </w:r>
      </w:ins>
      <w:del w:id="93170" w:author="מנוע מכני" w:date="2026-10-11T12:04:40Z">
        <w:r>
          <w:rPr>
            <w:rtl/>
          </w:rPr>
          <w:delText xml:space="preserve">ליה</w:delText>
        </w:r>
      </w:del>
      <w:r>
        <w:rPr>
          <w:rtl/>
        </w:rPr>
        <w:t xml:space="preserve"> </w:t>
      </w:r>
      <w:ins w:id="91461" w:author="מנוע מכני" w:date="2026-10-11T12:04:40Z">
        <w:r>
          <w:rPr>
            <w:rtl/>
          </w:rPr>
          <w:t xml:space="preserve">גם</w:t>
        </w:r>
      </w:ins>
      <w:del w:id="91462" w:author="מנוע מכני" w:date="2026-10-11T12:04:40Z">
        <w:r>
          <w:rPr>
            <w:rtl/>
          </w:rPr>
          <w:delText xml:space="preserve">נמי</w:delText>
        </w:r>
      </w:del>
      <w:r>
        <w:rPr>
          <w:rtl/>
        </w:rPr>
        <w:t xml:space="preserve"> </w:t>
      </w:r>
      <w:ins w:id="96699" w:author="מנוע מכני" w:date="2026-10-11T12:04:40Z">
        <w:r>
          <w:rPr>
            <w:rtl/>
          </w:rPr>
          <w:t xml:space="preserve">היה</w:t>
        </w:r>
      </w:ins>
      <w:del w:id="96700" w:author="מנוע מכני" w:date="2026-10-11T12:04:40Z">
        <w:r>
          <w:rPr>
            <w:rtl/>
          </w:rPr>
          <w:delText xml:space="preserve">הוה</w:delText>
        </w:r>
      </w:del>
      <w:r>
        <w:rPr>
          <w:rtl/>
        </w:rPr>
        <w:t xml:space="preserve"> בשיל, </w:t>
      </w:r>
      <w:ins w:id="93167" w:author="מנוע מכני" w:date="2026-10-11T12:04:40Z">
        <w:r>
          <w:rPr>
            <w:rtl/>
          </w:rPr>
          <w:t xml:space="preserve">למה</w:t>
        </w:r>
      </w:ins>
      <w:del w:id="93168" w:author="מנוע מכני" w:date="2026-10-11T12:04:40Z">
        <w:r>
          <w:rPr>
            <w:rtl/>
          </w:rPr>
          <w:delText xml:space="preserve">אמאי</w:delText>
        </w:r>
      </w:del>
      <w:r>
        <w:rPr>
          <w:rtl/>
        </w:rPr>
        <w:t xml:space="preserve"> </w:t>
      </w:r>
      <w:r>
        <w:rPr>
          <w:rtl/>
        </w:rPr>
        <w:t xml:space="preserve">לא</w:t>
      </w:r>
      <w:r>
        <w:rPr>
          <w:rtl/>
        </w:rPr>
        <w:t xml:space="preserve"> </w:t>
      </w:r>
      <w:ins w:id="97475" w:author="מנוע מכני" w:date="2026-10-11T12:04:40Z">
        <w:r>
          <w:rPr>
            <w:rtl/>
          </w:rPr>
          <w:t xml:space="preserve">מחוייב</w:t>
        </w:r>
      </w:ins>
      <w:del w:id="97476" w:author="מנוע מכני" w:date="2026-10-11T12:04:40Z">
        <w:r>
          <w:rPr>
            <w:rtl/>
          </w:rPr>
          <w:delText xml:space="preserve">מיחייב</w:delText>
        </w:r>
      </w:del>
      <w:r>
        <w:rPr>
          <w:rtl/>
        </w:rPr>
        <w:t xml:space="preserve">? </w:t>
      </w:r>
      <w:r>
        <w:rPr>
          <w:rtl/>
        </w:rPr>
        <w:t xml:space="preserve">לא</w:t>
      </w:r>
      <w:r>
        <w:rPr>
          <w:rtl/>
        </w:rPr>
        <w:t xml:space="preserve"> צריכא, </w:t>
      </w:r>
      <w:ins w:id="96227" w:author="מנוע מכני" w:date="2026-10-11T12:04:40Z">
        <w:r>
          <w:rPr>
            <w:rtl/>
          </w:rPr>
          <w:t xml:space="preserve">דאם </w:t>
        </w:r>
      </w:ins>
      <w:del w:id="96228" w:author="מנוע מכני" w:date="2026-10-11T12:04:40Z">
        <w:r>
          <w:rPr>
            <w:rtl/>
          </w:rPr>
          <w:delText xml:space="preserve">דאי </w:delText>
        </w:r>
      </w:del>
      <w:r>
        <w:rPr>
          <w:rtl/>
        </w:rPr>
        <w:t xml:space="preserve">לא</w:t>
      </w:r>
      <w:r>
        <w:rPr>
          <w:rtl/>
        </w:rPr>
        <w:t xml:space="preserve"> היפך </w:t>
      </w:r>
      <w:ins w:id="93171" w:author="מנוע מכני" w:date="2026-10-11T12:04:40Z">
        <w:r>
          <w:rPr>
            <w:rtl/>
          </w:rPr>
          <w:t xml:space="preserve">בו</w:t>
        </w:r>
      </w:ins>
      <w:del w:id="93172" w:author="מנוע מכני" w:date="2026-10-11T12:04:40Z">
        <w:r>
          <w:rPr>
            <w:rtl/>
          </w:rPr>
          <w:delText xml:space="preserve">ביה</w:delText>
        </w:r>
      </w:del>
      <w:r>
        <w:rPr>
          <w:rtl/>
        </w:rPr>
        <w:t xml:space="preserve"> </w:t>
      </w:r>
      <w:ins w:id="96701" w:author="מנוע מכני" w:date="2026-10-11T12:04:40Z">
        <w:r>
          <w:rPr>
            <w:rtl/>
          </w:rPr>
          <w:t xml:space="preserve">היה</w:t>
        </w:r>
      </w:ins>
      <w:del w:id="96702" w:author="מנוע מכני" w:date="2026-10-11T12:04:40Z">
        <w:r>
          <w:rPr>
            <w:rtl/>
          </w:rPr>
          <w:delText xml:space="preserve">הוה</w:delText>
        </w:r>
      </w:del>
      <w:r>
        <w:rPr>
          <w:rtl/>
        </w:rPr>
        <w:t xml:space="preserve"> בשיל מצד אחד כמאכל בן דרוסאי, וכי מהפיך </w:t>
      </w:r>
      <w:ins w:id="93173" w:author="מנוע מכני" w:date="2026-10-11T12:04:40Z">
        <w:r>
          <w:rPr>
            <w:rtl/>
          </w:rPr>
          <w:t xml:space="preserve">בו</w:t>
        </w:r>
      </w:ins>
      <w:del w:id="93174" w:author="מנוע מכני" w:date="2026-10-11T12:04:40Z">
        <w:r>
          <w:rPr>
            <w:rtl/>
          </w:rPr>
          <w:delText xml:space="preserve">ביה</w:delText>
        </w:r>
      </w:del>
      <w:r>
        <w:rPr>
          <w:rtl/>
        </w:rPr>
        <w:t xml:space="preserve"> בשיל משני צדדין כמאכל בן דרוסאי, </w:t>
      </w:r>
      <w:r>
        <w:rPr>
          <w:rtl/>
        </w:rPr>
        <w:t xml:space="preserve">וקמ"ל</w:t>
      </w:r>
      <w:r>
        <w:rPr>
          <w:rtl/>
        </w:rPr>
        <w:t xml:space="preserve">, דכל מצד אחד כמאכל בן דרוסאי </w:t>
      </w:r>
      <w:r>
        <w:rPr>
          <w:rtl/>
        </w:rPr>
        <w:t xml:space="preserve">לא</w:t>
      </w:r>
      <w:r>
        <w:rPr>
          <w:rtl/>
        </w:rPr>
        <w:t xml:space="preserve"> כלום הוא.</w:t>
      </w:r>
    </w:p>
    <w:p>
      <w:pPr>
        <w:pStyle w:val="38"/>
        <w:rPr>
          <w:ins w:id="100250" w:author="מנוע מכני" w:date="2026-10-11T12:04:40Z"/>
        </w:rPr>
      </w:pPr>
      <w:del w:id="100249" w:author="מנוע מכני" w:date="2026-10-11T12:04:40Z">
        <w:r w:rsidRPr="00265E5E">
          <w:delText xml:space="preserve">•</w:delText>
        </w:r>
      </w:del>
      <w:r w:rsidRPr="00265E5E">
        <w:t xml:space="preserve"> </w:t>
      </w:r>
      <w:r>
        <w:t xml:space="preserve">רבא:</w:t>
      </w:r>
    </w:p>
    <w:p w:rsidR="00DA63EC" w:rsidRDefault="00DA63EC" w:rsidP="00DA63EC">
      <w:pPr>
        <w:tabs>
          <w:tab w:val="center" w:pos="2835"/>
        </w:tabs>
        <w:rPr>
          <w:rtl/>
        </w:rPr>
      </w:pPr>
      <w:del w:id="100251" w:author="מנוע מכני" w:date="2026-10-11T12:04:40Z">
        <w:r>
          <w:rPr>
            <w:rtl/>
          </w:rPr>
          <w:delText xml:space="preserve"> </w:delText>
        </w:r>
      </w:del>
      <w:r>
        <w:rPr>
          <w:rtl/>
        </w:rPr>
        <w:t xml:space="preserve">ואם נצלה בו כגרוגרת מצד אחד במקום אחד - חייב.</w:t>
      </w:r>
    </w:p>
    <w:p>
      <w:pPr>
        <w:pStyle w:val="38"/>
        <w:rPr>
          <w:ins w:id="100252" w:author="מנוע מכני" w:date="2026-10-11T12:04:40Z"/>
        </w:rPr>
      </w:pPr>
      <w:del w:id="102619" w:author="מנוע מכני" w:date="2026-10-11T12:04:40Z">
        <w:r w:rsidRPr="00E105BC">
          <w:lastRenderedPageBreak/>
          <w:delText xml:space="preserve">א"ל </w:delText>
        </w:r>
      </w:del>
      <w:r w:rsidRPr="00E105BC">
        <w:lastRenderedPageBreak/>
        <w:t xml:space="preserve">רבינא לרב אשי:</w:t>
      </w:r>
    </w:p>
    <w:p w:rsidR="00DA63EC" w:rsidRPr="00E105BC" w:rsidRDefault="00DA63EC" w:rsidP="00DA63EC">
      <w:pPr>
        <w:tabs>
          <w:tab w:val="center" w:pos="2835"/>
        </w:tabs>
        <w:rPr>
          <w:spacing w:val="-4"/>
          <w:rtl/>
        </w:rPr>
      </w:pPr>
      <w:del w:id="100253" w:author="מנוע מכני" w:date="2026-10-11T12:04:40Z">
        <w:r w:rsidRPr="00E105BC">
          <w:rPr>
            <w:spacing w:val="-4"/>
            <w:rtl/>
          </w:rPr>
          <w:lastRenderedPageBreak/>
          <w:delText xml:space="preserve"> </w:delText>
        </w:r>
      </w:del>
      <w:r w:rsidRPr="00E105BC">
        <w:rPr>
          <w:spacing w:val="-4"/>
          <w:rtl/>
        </w:rPr>
        <w:lastRenderedPageBreak/>
        <w:t xml:space="preserve">במקום אחד אין, בשנים או ג' מקומות </w:t>
      </w:r>
      <w:r w:rsidRPr="00E105BC">
        <w:rPr>
          <w:spacing w:val="-4"/>
          <w:rtl/>
        </w:rPr>
        <w:lastRenderedPageBreak/>
        <w:t xml:space="preserve">לא</w:t>
      </w:r>
      <w:r w:rsidRPr="00E105BC">
        <w:rPr>
          <w:spacing w:val="-4"/>
          <w:rtl/>
        </w:rPr>
        <w:lastRenderedPageBreak/>
        <w:t xml:space="preserve">, והתנן: הקודח כל שהוא - חייב</w:t>
      </w:r>
      <w:ins w:id="94835" w:author="מנוע מכני" w:date="2026-10-11T12:04:40Z">
        <w:r>
          <w:rPr>
            <w:spacing w:val="-4"/>
            <w:rtl/>
          </w:rPr>
          <w:t xml:space="preserve">,</w:t>
        </w:r>
      </w:ins>
      <w:del w:id="94836" w:author="מנוע מכני" w:date="2026-10-11T12:04:40Z">
        <w:r w:rsidRPr="00E105BC">
          <w:rPr>
            <w:spacing w:val="-4"/>
            <w:rtl/>
          </w:rPr>
          <w:lastRenderedPageBreak/>
          <w:delText xml:space="preserve">;</w:delText>
        </w:r>
      </w:del>
      <w:r w:rsidRPr="00E105BC">
        <w:rPr>
          <w:spacing w:val="-4"/>
          <w:rtl/>
        </w:rPr>
        <w:lastRenderedPageBreak/>
        <w:t xml:space="preserve"> </w:t>
      </w:r>
    </w:p>
    <w:p w:rsidR="00DA63EC" w:rsidRDefault="00DA63EC" w:rsidP="00DA63EC">
      <w:pPr>
        <w:tabs>
          <w:tab w:val="center" w:pos="2835"/>
        </w:tabs>
        <w:rPr>
          <w:rtl/>
        </w:rPr>
      </w:pPr>
      <w:ins w:id="96229" w:author="מנוע מכני" w:date="2026-10-11T12:04:40Z">
        <w:r>
          <w:rPr>
            <w:rFonts w:hint="cs"/>
            <w:rtl/>
          </w:rPr>
          <w:t xml:space="preserve">אם </w:t>
        </w:r>
      </w:ins>
      <w:del w:id="96230" w:author="מנוע מכני" w:date="2026-10-11T12:04:40Z">
        <w:r>
          <w:rPr>
            <w:rFonts w:hint="cs"/>
            <w:rtl/>
          </w:rPr>
          <w:delText xml:space="preserve">אי </w:delText>
        </w:r>
      </w:del>
      <w:r>
        <w:rPr>
          <w:rtl/>
        </w:rPr>
        <w:t xml:space="preserve">במקום אחד כל שהוא, </w:t>
      </w:r>
      <w:ins w:id="93175" w:author="מנוע מכני" w:date="2026-10-11T12:04:40Z">
        <w:r>
          <w:rPr>
            <w:rtl/>
          </w:rPr>
          <w:t xml:space="preserve">למה</w:t>
        </w:r>
      </w:ins>
      <w:del w:id="93176" w:author="מנוע מכני" w:date="2026-10-11T12:04:40Z">
        <w:r>
          <w:rPr>
            <w:rtl/>
          </w:rPr>
          <w:delText xml:space="preserve">למאי</w:delText>
        </w:r>
      </w:del>
      <w:r>
        <w:rPr>
          <w:rtl/>
        </w:rPr>
        <w:t xml:space="preserve"> חזי? אלא </w:t>
      </w:r>
      <w:ins w:id="91463" w:author="מנוע מכני" w:date="2026-10-11T12:04:40Z">
        <w:r>
          <w:rPr>
            <w:rtl/>
          </w:rPr>
          <w:t xml:space="preserve">לא</w:t>
        </w:r>
      </w:ins>
      <w:del w:id="91464" w:author="מנוע מכני" w:date="2026-10-11T12:04:40Z">
        <w:r>
          <w:rPr>
            <w:rtl/>
          </w:rPr>
          <w:delText xml:space="preserve">לאו</w:delText>
        </w:r>
      </w:del>
      <w:r>
        <w:rPr>
          <w:rtl/>
        </w:rPr>
        <w:t xml:space="preserve"> בשנים או שלשה מקומות דחזו לצירוף!</w:t>
      </w:r>
    </w:p>
    <w:p>
      <w:pPr>
        <w:pStyle w:val="38"/>
        <w:rPr>
          <w:ins w:id="102437" w:author="מנוע מכני" w:date="2026-10-11T12:04:40Z"/>
        </w:rPr>
      </w:pPr>
      <w:r>
        <w:t xml:space="preserve">- </w:t>
      </w:r>
      <w:r>
        <w:t xml:space="preserve">לא</w:t>
      </w:r>
      <w:r>
        <w:t xml:space="preserve">,</w:t>
      </w:r>
    </w:p>
    <w:p w:rsidR="00DA63EC" w:rsidRDefault="00DA63EC" w:rsidP="00DA63EC">
      <w:pPr>
        <w:pStyle w:val="affffb"/>
        <w:rPr>
          <w:rtl/>
        </w:rPr>
      </w:pPr>
      <w:del w:id="102438" w:author="מנוע מכני" w:date="2026-10-11T12:04:40Z">
        <w:r>
          <w:rPr>
            <w:rtl/>
          </w:rPr>
          <w:delText xml:space="preserve"> </w:delText>
        </w:r>
      </w:del>
      <w:r>
        <w:rPr>
          <w:rtl/>
        </w:rPr>
        <w:t xml:space="preserve">לעולם במקום אחד, דחזו לבבא דאקלידא.</w:t>
      </w:r>
    </w:p>
    <w:p>
      <w:pPr>
        <w:pStyle w:val="38"/>
        <w:rPr>
          <w:ins w:id="100254" w:author="מנוע מכני" w:date="2026-10-11T12:04:40Z"/>
        </w:rPr>
      </w:pPr>
      <w:r>
        <w:t>ו</w:t>
      </w:r>
      <w:r w:rsidRPr="003E173B">
        <w:t>א"ד</w:t>
      </w:r>
      <w:r>
        <w:t xml:space="preserve"> </w:t>
      </w:r>
      <w:r>
        <w:t xml:space="preserve">אמר</w:t>
      </w:r>
      <w:r>
        <w:t xml:space="preserve"> רבא:</w:t>
      </w:r>
    </w:p>
    <w:p w:rsidR="00DA63EC" w:rsidRDefault="00DA63EC" w:rsidP="00DA63EC">
      <w:pPr>
        <w:tabs>
          <w:tab w:val="center" w:pos="2835"/>
        </w:tabs>
        <w:rPr>
          <w:rtl/>
        </w:rPr>
      </w:pPr>
      <w:del w:id="100255" w:author="מנוע מכני" w:date="2026-10-11T12:04:40Z">
        <w:r>
          <w:rPr>
            <w:rtl/>
          </w:rPr>
          <w:delText xml:space="preserve"> </w:delText>
        </w:r>
      </w:del>
      <w:ins w:id="90445" w:author="מנוע מכני" w:date="2026-10-11T12:04:40Z">
        <w:r>
          <w:rPr>
            <w:rtl/>
          </w:rPr>
          <w:t xml:space="preserve">אפי'</w:t>
        </w:r>
      </w:ins>
      <w:del w:id="90446" w:author="מנוע מכני" w:date="2026-10-11T12:04:40Z">
        <w:r>
          <w:rPr>
            <w:rtl/>
          </w:rPr>
          <w:delText xml:space="preserve">אפילו</w:delText>
        </w:r>
      </w:del>
      <w:r>
        <w:rPr>
          <w:rtl/>
        </w:rPr>
        <w:t xml:space="preserve"> בשנים וג' מקומות.</w:t>
      </w:r>
    </w:p>
    <w:p w:rsidR="00DA63EC" w:rsidRDefault="00DA63EC" w:rsidP="00DA63EC">
      <w:pPr>
        <w:tabs>
          <w:tab w:val="center" w:pos="2835"/>
        </w:tabs>
        <w:rPr>
          <w:rtl/>
        </w:rPr>
      </w:pPr>
      <w:r w:rsidRPr="00265E5E">
        <w:rPr>
          <w:rFonts w:ascii="BA Franknatan Regular" w:hAnsi="BA Franknatan Regular"/>
          <w:b/>
          <w:bCs/>
          <w:rtl/>
        </w:rPr>
        <w:t xml:space="preserve">• </w:t>
      </w:r>
      <w:del w:id="102596" w:author="מנוע מכני" w:date="2026-10-11T12:04:40Z">
        <w:r>
          <w:rPr>
            <w:rFonts w:hint="cs"/>
            <w:rtl/>
          </w:rPr>
          <w:delText xml:space="preserve">א</w:delText>
        </w:r>
        <w:r>
          <w:rPr>
            <w:rtl/>
          </w:rPr>
          <w:delText xml:space="preserve">"</w:delText>
        </w:r>
        <w:r>
          <w:rPr>
            <w:rFonts w:hint="cs"/>
            <w:rtl/>
          </w:rPr>
          <w:delText xml:space="preserve">ל</w:delText>
        </w:r>
        <w:r>
          <w:rPr>
            <w:rtl/>
          </w:rPr>
          <w:delText xml:space="preserve"> </w:delText>
        </w:r>
      </w:del>
      <w:r>
        <w:rPr>
          <w:rStyle w:val="2fb"/>
          <w:rtl/>
        </w:rPr>
        <w:t xml:space="preserve">רבינא</w:t>
      </w:r>
      <w:r>
        <w:rPr>
          <w:rtl/>
        </w:rPr>
        <w:t xml:space="preserve"> </w:t>
      </w:r>
      <w:r>
        <w:rPr>
          <w:rStyle w:val="2fb"/>
          <w:rtl/>
        </w:rPr>
        <w:t xml:space="preserve">לרב אשי</w:t>
      </w:r>
      <w:r>
        <w:rPr>
          <w:rtl/>
        </w:rPr>
        <w:t xml:space="preserve">, אף אנן תנינא: הקודח כל שהוא חייב</w:t>
      </w:r>
    </w:p>
    <w:p w:rsidR="00DA63EC" w:rsidRDefault="00DA63EC" w:rsidP="00DA63EC">
      <w:pPr>
        <w:tabs>
          <w:tab w:val="center" w:pos="2835"/>
        </w:tabs>
        <w:rPr>
          <w:rtl/>
        </w:rPr>
      </w:pPr>
      <w:r>
        <w:rPr>
          <w:rFonts w:hint="cs"/>
          <w:rtl/>
        </w:rPr>
        <w:t xml:space="preserve">ואוקמי' </w:t>
      </w:r>
      <w:r>
        <w:rPr>
          <w:rtl/>
        </w:rPr>
        <w:t>במקום אחד, דחזו לבבא דאקלידא.</w:t>
      </w:r>
    </w:p>
    <w:p>
      <w:pPr>
        <w:pStyle w:val="afffff8"/>
        <w:rPr>
          <w:ins w:id="90403" w:author="קלוד" w:date="2026-10-11T12:32:08Z"/>
        </w:rPr>
      </w:pPr>
      <w:ins w:id="90404" w:author="קלוד" w:date="2026-10-11T12:32:08Z">
        <w:r>
          <w:rPr>
            <w:color w:val="7B3F00"/>
          </w:rPr>
          <w:t xml:space="preserve">'אשר תקריבו' - המחמיץ את הכשרה חייב, ואת הפסולה פטור</w:t>
        </w:r>
      </w:ins>
    </w:p>
    <w:p>
      <w:pPr>
        <w:pStyle w:val="38"/>
        <w:rPr>
          <w:ins w:id="100257" w:author="מנוע מכני" w:date="2026-10-11T12:04:40Z"/>
        </w:rPr>
      </w:pPr>
      <w:del w:id="100256" w:author="מנוע מכני" w:date="2026-10-11T12:04:40Z">
        <w:r w:rsidRPr="00265E5E">
          <w:delText xml:space="preserve">•</w:delText>
        </w:r>
      </w:del>
      <w:r w:rsidRPr="00265E5E">
        <w:t xml:space="preserve"> </w:t>
      </w:r>
      <w:r w:rsidRPr="004A7C9A">
        <w:t>ת</w:t>
      </w:r>
      <w:r w:rsidRPr="004A7C9A">
        <w:t>"</w:t>
      </w:r>
      <w:r w:rsidRPr="004A7C9A">
        <w:t>ר</w:t>
      </w:r>
      <w:r>
        <w:t>:</w:t>
      </w:r>
    </w:p>
    <w:p w:rsidR="00DA63EC" w:rsidRDefault="00DA63EC" w:rsidP="00DA63EC">
      <w:pPr>
        <w:tabs>
          <w:tab w:val="center" w:pos="2835"/>
        </w:tabs>
        <w:rPr>
          <w:rtl/>
        </w:rPr>
      </w:pPr>
      <w:del w:id="100258"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 xml:space="preserve">אשר תקריבו לה</w:t>
      </w:r>
      <w:r w:rsidRPr="00A563E0">
        <w:rPr>
          <w:rStyle w:val="afffff0"/>
          <w:rtl/>
        </w:rPr>
        <w:t xml:space="preserve">' </w:t>
      </w:r>
      <w:r>
        <w:rPr>
          <w:rtl/>
        </w:rPr>
        <w:t xml:space="preserve">לא</w:t>
      </w:r>
      <w:r>
        <w:rPr>
          <w:rtl/>
        </w:rPr>
        <w:t xml:space="preserve"> תעשה חמץ</w:t>
      </w:r>
      <w:r>
        <w:rPr>
          <w:rFonts w:hint="cs"/>
          <w:rtl/>
        </w:rPr>
        <w:t>'</w:t>
      </w:r>
      <w:r>
        <w:rPr>
          <w:rtl/>
        </w:rPr>
        <w:t>,</w:t>
      </w:r>
      <w:r>
        <w:rPr>
          <w:rFonts w:hint="cs"/>
          <w:rtl/>
        </w:rPr>
        <w:t>לקומץ,</w:t>
      </w:r>
      <w:r w:rsidRPr="00A563E0">
        <w:rPr>
          <w:rStyle w:val="afffff0"/>
          <w:rFonts w:hint="cs"/>
          <w:rtl/>
        </w:rPr>
        <w:t xml:space="preserve"> 'מנחה' </w:t>
      </w:r>
      <w:r>
        <w:rPr>
          <w:rFonts w:hint="cs"/>
          <w:rtl/>
        </w:rPr>
        <w:t>למנחה</w:t>
      </w:r>
      <w:r w:rsidRPr="00A563E0">
        <w:rPr>
          <w:rStyle w:val="afffff0"/>
          <w:rFonts w:hint="cs"/>
          <w:rtl/>
        </w:rPr>
        <w:t xml:space="preserve"> 'כל המנחה' </w:t>
      </w:r>
      <w:r>
        <w:rPr>
          <w:rFonts w:hint="cs"/>
          <w:rtl/>
        </w:rPr>
        <w:t xml:space="preserve">לשאר מנחות </w:t>
      </w:r>
    </w:p>
    <w:p w:rsidR="00DA63EC" w:rsidRDefault="00DA63EC" w:rsidP="00DA63EC">
      <w:pPr>
        <w:tabs>
          <w:tab w:val="center" w:pos="2835"/>
        </w:tabs>
        <w:rPr>
          <w:rtl/>
        </w:rPr>
      </w:pPr>
      <w:del w:id="90147" w:author="מנוע מכני" w:date="2026-10-11T12:04:40Z">
        <w:r>
          <w:rPr>
            <w:rtl/>
          </w:rPr>
          <w:delText xml:space="preserve"> </w:delText>
        </w:r>
      </w:del>
      <w:r>
        <w:rPr>
          <w:rtl/>
        </w:rPr>
        <w:t xml:space="preserve">'אשר תקריבו לה' - כשרה ולא פסולה, מכאן אמרו: המחמיץ את הכשירה חייב, ואת הפסולה - פטור.</w:t>
      </w:r>
    </w:p>
    <w:p>
      <w:pPr>
        <w:pStyle w:val="38"/>
        <w:rPr>
          <w:ins w:id="100260" w:author="מנוע מכני" w:date="2026-10-11T12:04:40Z"/>
        </w:rPr>
      </w:pPr>
      <w:del w:id="100259" w:author="מנוע מכני" w:date="2026-10-11T12:04:40Z">
        <w:r w:rsidRPr="00334EA3">
          <w:delText xml:space="preserve">•</w:delText>
        </w:r>
      </w:del>
      <w:r w:rsidRPr="00334EA3">
        <w:t xml:space="preserve"> </w:t>
      </w:r>
      <w:r w:rsidRPr="00334EA3">
        <w:t>בעי ר"</w:t>
      </w:r>
      <w:r w:rsidRPr="00334EA3">
        <w:t>פ</w:t>
      </w:r>
      <w:r>
        <w:t>:</w:t>
      </w:r>
    </w:p>
    <w:p w:rsidR="00DA63EC" w:rsidRDefault="00DA63EC" w:rsidP="00DA63EC">
      <w:pPr>
        <w:tabs>
          <w:tab w:val="center" w:pos="2835"/>
        </w:tabs>
        <w:rPr>
          <w:rtl/>
        </w:rPr>
      </w:pPr>
      <w:del w:id="100261" w:author="מנוע מכני" w:date="2026-10-11T12:04:40Z">
        <w:r>
          <w:rPr>
            <w:rtl/>
          </w:rPr>
          <w:delText xml:space="preserve"> </w:delText>
        </w:r>
      </w:del>
      <w:r>
        <w:rPr>
          <w:rtl/>
        </w:rPr>
        <w:t xml:space="preserve">חימצה ויצאת וחזר וחימצה, מהו? כיון דיצאת איפסילה ביוצא, וכי הדר מחמיץ לה </w:t>
      </w:r>
      <w:r>
        <w:rPr>
          <w:rtl/>
        </w:rPr>
        <w:t xml:space="preserve">לא</w:t>
      </w:r>
      <w:r>
        <w:rPr>
          <w:rtl/>
        </w:rPr>
        <w:t xml:space="preserve"> </w:t>
      </w:r>
      <w:ins w:id="97477" w:author="מנוע מכני" w:date="2026-10-11T12:04:40Z">
        <w:r>
          <w:rPr>
            <w:rtl/>
          </w:rPr>
          <w:t xml:space="preserve">מחוייב</w:t>
        </w:r>
      </w:ins>
      <w:del w:id="97478" w:author="מנוע מכני" w:date="2026-10-11T12:04:40Z">
        <w:r>
          <w:rPr>
            <w:rtl/>
          </w:rPr>
          <w:delText xml:space="preserve">מיחייב</w:delText>
        </w:r>
      </w:del>
      <w:r>
        <w:rPr>
          <w:rtl/>
        </w:rPr>
        <w:t xml:space="preserve"> עלה משום מחמיץ אחר מחמיץ, </w:t>
      </w:r>
    </w:p>
    <w:p w:rsidR="00DA63EC" w:rsidRDefault="00DA63EC" w:rsidP="00DA63EC">
      <w:pPr>
        <w:rPr>
          <w:rtl/>
        </w:rPr>
      </w:pPr>
      <w:r w:rsidRPr="00EC3A9D">
        <w:rPr>
          <w:b/>
          <w:bCs/>
          <w:rtl/>
        </w:rPr>
        <w:t>או"ד</w:t>
      </w:r>
      <w:r w:rsidRPr="00336727">
        <w:rPr>
          <w:rtl/>
        </w:rPr>
        <w:t xml:space="preserve"> כיון דחימצה פסול יוצא </w:t>
      </w:r>
      <w:r w:rsidRPr="00336727">
        <w:rPr>
          <w:rtl/>
        </w:rPr>
        <w:t xml:space="preserve">לא</w:t>
      </w:r>
      <w:r w:rsidRPr="00336727">
        <w:rPr>
          <w:rtl/>
        </w:rPr>
        <w:t xml:space="preserve"> </w:t>
      </w:r>
      <w:ins w:id="93177" w:author="מנוע מכני" w:date="2026-10-11T12:04:40Z">
        <w:r>
          <w:rPr>
            <w:rtl/>
          </w:rPr>
          <w:t xml:space="preserve">מאלו</w:t>
        </w:r>
      </w:ins>
      <w:del w:id="93178" w:author="מנוע מכני" w:date="2026-10-11T12:04:40Z">
        <w:r w:rsidRPr="00336727">
          <w:rPr>
            <w:rtl/>
          </w:rPr>
          <w:delText xml:space="preserve">מהני</w:delText>
        </w:r>
      </w:del>
      <w:r w:rsidRPr="00336727">
        <w:rPr>
          <w:rtl/>
        </w:rPr>
        <w:t xml:space="preserve"> בה, וכי הדר מחמיץ לה </w:t>
      </w:r>
      <w:ins w:id="97479" w:author="מנוע מכני" w:date="2026-10-11T12:04:40Z">
        <w:r>
          <w:rPr>
            <w:rtl/>
          </w:rPr>
          <w:t xml:space="preserve">מחוייב</w:t>
        </w:r>
      </w:ins>
      <w:del w:id="97480" w:author="מנוע מכני" w:date="2026-10-11T12:04:40Z">
        <w:r w:rsidRPr="00336727">
          <w:rPr>
            <w:rtl/>
          </w:rPr>
          <w:delText xml:space="preserve">מיחייב</w:delText>
        </w:r>
      </w:del>
      <w:r w:rsidRPr="00336727">
        <w:rPr>
          <w:rtl/>
        </w:rPr>
        <w:t xml:space="preserve"> עלה משום מחמיץ אחר מחמיץ? </w:t>
      </w:r>
      <w:r w:rsidRPr="00EC3A9D">
        <w:rPr>
          <w:b/>
          <w:bCs/>
          <w:rtl/>
        </w:rPr>
        <w:t>תיקו</w:t>
      </w:r>
      <w:r w:rsidRPr="00336727">
        <w:rPr>
          <w:rtl/>
        </w:rPr>
        <w:t>.</w:t>
      </w:r>
    </w:p>
    <w:p>
      <w:pPr>
        <w:pStyle w:val="38"/>
        <w:rPr>
          <w:ins w:id="100263" w:author="מנוע מכני" w:date="2026-10-11T12:04:40Z"/>
        </w:rPr>
      </w:pPr>
      <w:del w:id="100262" w:author="מנוע מכני" w:date="2026-10-11T12:04:40Z">
        <w:r w:rsidRPr="00334EA3">
          <w:delText xml:space="preserve">•</w:delText>
        </w:r>
      </w:del>
      <w:r w:rsidRPr="00334EA3">
        <w:t xml:space="preserve"> </w:t>
      </w:r>
      <w:r w:rsidRPr="00334EA3">
        <w:t>בעי רב מרי:</w:t>
      </w:r>
    </w:p>
    <w:p w:rsidR="00DA63EC" w:rsidRDefault="00DA63EC" w:rsidP="00DA63EC">
      <w:pPr>
        <w:tabs>
          <w:tab w:val="center" w:pos="2835"/>
        </w:tabs>
        <w:rPr>
          <w:rtl/>
        </w:rPr>
      </w:pPr>
      <w:del w:id="100264" w:author="מנוע מכני" w:date="2026-10-11T12:04:40Z">
        <w:r>
          <w:rPr>
            <w:rtl/>
          </w:rPr>
          <w:delText xml:space="preserve"> </w:delText>
        </w:r>
      </w:del>
      <w:r>
        <w:rPr>
          <w:rtl/>
        </w:rPr>
        <w:t xml:space="preserve">חימצה בראשו של מזבח,</w:t>
      </w:r>
      <w:r w:rsidRPr="00A563E0">
        <w:rPr>
          <w:rStyle w:val="afffff0"/>
          <w:rtl/>
        </w:rPr>
        <w:t xml:space="preserve"> </w:t>
      </w:r>
      <w:r w:rsidRPr="00A563E0">
        <w:rPr>
          <w:rStyle w:val="afffff0"/>
          <w:rFonts w:hint="cs"/>
          <w:rtl/>
        </w:rPr>
        <w:t>'</w:t>
      </w:r>
      <w:ins w:id="90681" w:author="Claude - סמנטי" w:date="2026-10-11T12:27:00Z">
        <w:r>
          <w:rPr>
            <w:rStyle w:val="afffff0"/>
            <w:rtl/>
          </w:rPr>
          <w:t xml:space="preserve">אֲשֶׁר תַּקְרִיבוּ</w:t>
        </w:r>
      </w:ins>
      <w:del w:id="90682" w:author="Claude - סמנטי" w:date="2026-10-11T12:27:00Z">
        <w:r w:rsidRPr="00A563E0">
          <w:rPr>
            <w:rStyle w:val="afffff0"/>
            <w:rtl/>
          </w:rPr>
          <w:delText xml:space="preserve">אשר תקריבו</w:delText>
        </w:r>
      </w:del>
      <w:r w:rsidRPr="00A563E0">
        <w:rPr>
          <w:rStyle w:val="afffff0"/>
          <w:rFonts w:hint="cs"/>
          <w:rtl/>
        </w:rPr>
        <w:t>'</w:t>
      </w:r>
      <w:r w:rsidRPr="00A563E0">
        <w:rPr>
          <w:rStyle w:val="afffff0"/>
          <w:rtl/>
        </w:rPr>
        <w:t xml:space="preserve"> </w:t>
      </w:r>
      <w:r>
        <w:rPr>
          <w:rtl/>
        </w:rPr>
        <w:t xml:space="preserve">והא אקרבה, </w:t>
      </w:r>
    </w:p>
    <w:p w:rsidR="00DA63EC" w:rsidRDefault="00DA63EC" w:rsidP="00DA63EC">
      <w:pPr>
        <w:tabs>
          <w:tab w:val="center" w:pos="2835"/>
        </w:tabs>
        <w:rPr>
          <w:rtl/>
        </w:rPr>
      </w:pPr>
      <w:r w:rsidRPr="00595EAE">
        <w:rPr>
          <w:b/>
          <w:bCs/>
          <w:rtl/>
        </w:rPr>
        <w:t>או"ד</w:t>
      </w:r>
      <w:r>
        <w:rPr>
          <w:rtl/>
        </w:rPr>
        <w:t xml:space="preserve"> מחוסר הקטרה כמחוסר מעשה דמי? </w:t>
      </w:r>
      <w:r w:rsidRPr="00EC3A9D">
        <w:rPr>
          <w:b/>
          <w:bCs/>
          <w:rtl/>
        </w:rPr>
        <w:t>תיקו</w:t>
      </w:r>
      <w:r>
        <w:rPr>
          <w:rtl/>
        </w:rPr>
        <w:t>.</w:t>
      </w:r>
    </w:p>
    <w:p>
      <w:pPr>
        <w:pStyle w:val="afffff8"/>
        <w:rPr>
          <w:ins w:id="90401" w:author="קלוד" w:date="2026-10-11T12:32:08Z"/>
        </w:rPr>
      </w:pPr>
      <w:ins w:id="90402" w:author="קלוד" w:date="2026-10-11T12:32:08Z">
        <w:r>
          <w:rPr>
            <w:color w:val="7B3F00"/>
          </w:rPr>
          <w:t xml:space="preserve">'אשר תקריבו' - ריה"ג ור"ע ברבוי מנחת נסכים ולחם הפנים</w:t>
        </w:r>
      </w:ins>
    </w:p>
    <w:p w:rsidR="00DA63EC" w:rsidRDefault="00DA63EC" w:rsidP="00DA63EC">
      <w:pPr>
        <w:tabs>
          <w:tab w:val="center" w:pos="2835"/>
        </w:tabs>
        <w:rPr>
          <w:rtl/>
        </w:rPr>
      </w:pPr>
      <w:ins w:id="93179" w:author="מנוע מכני" w:date="2026-10-11T12:04:40Z">
        <w:r>
          <w:rPr>
            <w:rtl/>
          </w:rPr>
          <w:t xml:space="preserve">ועכשיו</w:t>
        </w:r>
      </w:ins>
      <w:del w:id="93180" w:author="מנוע מכני" w:date="2026-10-11T12:04:40Z">
        <w:r>
          <w:rPr>
            <w:rtl/>
          </w:rPr>
          <w:delText xml:space="preserve">והשתא</w:delText>
        </w:r>
      </w:del>
      <w:r>
        <w:rPr>
          <w:rtl/>
        </w:rPr>
        <w:t xml:space="preserve"> דנפקא מכל המנחה,</w:t>
      </w:r>
      <w:r w:rsidRPr="00A563E0">
        <w:rPr>
          <w:rStyle w:val="afffff0"/>
          <w:rtl/>
        </w:rPr>
        <w:t xml:space="preserve"> </w:t>
      </w:r>
      <w:r w:rsidRPr="00A563E0">
        <w:rPr>
          <w:rStyle w:val="afffff0"/>
          <w:rFonts w:hint="cs"/>
          <w:rtl/>
        </w:rPr>
        <w:t>'</w:t>
      </w:r>
      <w:ins w:id="90683" w:author="Claude - סמנטי" w:date="2026-10-11T12:27:00Z">
        <w:r>
          <w:rPr>
            <w:rStyle w:val="afffff0"/>
            <w:rtl/>
          </w:rPr>
          <w:t xml:space="preserve">אֲשֶׁר תַּקְרִיבוּ</w:t>
        </w:r>
      </w:ins>
      <w:del w:id="90684" w:author="Claude - סמנטי" w:date="2026-10-11T12:27:00Z">
        <w:r w:rsidRPr="00A563E0">
          <w:rPr>
            <w:rStyle w:val="afffff0"/>
            <w:rtl/>
          </w:rPr>
          <w:delText xml:space="preserve">אשר תקריבו</w:delText>
        </w:r>
      </w:del>
      <w:r w:rsidRPr="00A563E0">
        <w:rPr>
          <w:rStyle w:val="afffff0"/>
          <w:rFonts w:hint="cs"/>
          <w:rtl/>
        </w:rPr>
        <w:t>'</w:t>
      </w:r>
      <w:r w:rsidRPr="00A563E0">
        <w:rPr>
          <w:rStyle w:val="afffff0"/>
          <w:rtl/>
        </w:rPr>
        <w:t xml:space="preserve"> </w:t>
      </w:r>
    </w:p>
    <w:p w:rsidR="00DA63EC" w:rsidRDefault="00DA63EC" w:rsidP="00DA63EC">
      <w:pPr>
        <w:tabs>
          <w:tab w:val="center" w:pos="2835"/>
        </w:tabs>
        <w:rPr>
          <w:rtl/>
        </w:rPr>
      </w:pPr>
      <w:ins w:id="97481" w:author="מנוע מכני" w:date="2026-10-11T12:04:40Z">
        <w:r>
          <w:rPr>
            <w:rtl/>
          </w:rPr>
          <w:t xml:space="preserve">צריך</w:t>
        </w:r>
      </w:ins>
      <w:del w:id="97482" w:author="מנוע מכני" w:date="2026-10-11T12:04:40Z">
        <w:r>
          <w:rPr>
            <w:rtl/>
          </w:rPr>
          <w:delText xml:space="preserve">מיבעי</w:delText>
        </w:r>
      </w:del>
      <w:r>
        <w:rPr>
          <w:rtl/>
        </w:rPr>
        <w:t xml:space="preserve"> לכדתניא:</w:t>
      </w:r>
      <w:r w:rsidRPr="00A563E0">
        <w:rPr>
          <w:rStyle w:val="afffff0"/>
          <w:rtl/>
        </w:rPr>
        <w:t xml:space="preserve"> </w:t>
      </w:r>
      <w:r w:rsidRPr="00A563E0">
        <w:rPr>
          <w:rStyle w:val="afffff0"/>
          <w:rFonts w:hint="cs"/>
          <w:rtl/>
        </w:rPr>
        <w:t>'</w:t>
      </w:r>
      <w:ins w:id="90685" w:author="Claude - סמנטי" w:date="2026-10-11T12:27:00Z">
        <w:r>
          <w:rPr>
            <w:rStyle w:val="afffff0"/>
            <w:rtl/>
          </w:rPr>
          <w:t xml:space="preserve">אֲשֶׁר תַּקְרִיבוּ</w:t>
        </w:r>
      </w:ins>
      <w:del w:id="90686" w:author="Claude - סמנטי" w:date="2026-10-11T12:27:00Z">
        <w:r w:rsidRPr="00A563E0">
          <w:rPr>
            <w:rStyle w:val="afffff0"/>
            <w:rtl/>
          </w:rPr>
          <w:delText xml:space="preserve">אשר תקריבו</w:delText>
        </w:r>
      </w:del>
      <w:r w:rsidRPr="00A563E0">
        <w:rPr>
          <w:rStyle w:val="afffff0"/>
          <w:rFonts w:hint="cs"/>
          <w:rtl/>
        </w:rPr>
        <w:t>'</w:t>
      </w:r>
      <w:r w:rsidRPr="00A563E0">
        <w:rPr>
          <w:rStyle w:val="afffff0"/>
          <w:rtl/>
        </w:rPr>
        <w:t xml:space="preserve"> </w:t>
      </w:r>
      <w:r>
        <w:rPr>
          <w:rStyle w:val="2fb"/>
          <w:rFonts w:hint="cs"/>
          <w:rtl/>
        </w:rPr>
        <w:t>לריה</w:t>
      </w:r>
      <w:r>
        <w:rPr>
          <w:rStyle w:val="2fb"/>
          <w:rtl/>
        </w:rPr>
        <w:t>"</w:t>
      </w:r>
      <w:r>
        <w:rPr>
          <w:rStyle w:val="2fb"/>
          <w:rFonts w:hint="cs"/>
          <w:rtl/>
        </w:rPr>
        <w:t xml:space="preserve">ג</w:t>
      </w:r>
      <w:r>
        <w:rPr>
          <w:rFonts w:hint="cs"/>
          <w:rtl/>
        </w:rPr>
        <w:t xml:space="preserve">:</w:t>
      </w:r>
      <w:r>
        <w:rPr>
          <w:rtl/>
        </w:rPr>
        <w:t xml:space="preserve">- לרבות מנחת נסכים לחימוץ, </w:t>
      </w:r>
    </w:p>
    <w:p>
      <w:pPr>
        <w:pStyle w:val="38"/>
        <w:rPr>
          <w:ins w:id="100265" w:author="מנוע מכני" w:date="2026-10-11T12:04:40Z"/>
        </w:rPr>
      </w:pPr>
      <w:r>
        <w:tab/>
      </w:r>
      <w:r>
        <w:tab/>
      </w:r>
      <w:r>
        <w:t>ר</w:t>
      </w:r>
      <w:r>
        <w:t>"</w:t>
      </w:r>
      <w:r>
        <w:t>ע</w:t>
      </w:r>
      <w:r>
        <w:t xml:space="preserve">:</w:t>
      </w:r>
    </w:p>
    <w:p w:rsidR="00DA63EC" w:rsidRDefault="00DA63EC" w:rsidP="00DA63EC">
      <w:pPr>
        <w:tabs>
          <w:tab w:val="center" w:pos="2835"/>
        </w:tabs>
        <w:rPr>
          <w:rtl/>
        </w:rPr>
      </w:pPr>
      <w:del w:id="100266" w:author="מנוע מכני" w:date="2026-10-11T12:04:40Z">
        <w:r>
          <w:rPr>
            <w:rtl/>
          </w:rPr>
          <w:delText xml:space="preserve"> </w:delText>
        </w:r>
      </w:del>
      <w:r>
        <w:rPr>
          <w:rtl/>
        </w:rPr>
        <w:t xml:space="preserve">לרבות לחם הפנים לחימוץ.</w:t>
      </w:r>
    </w:p>
    <w:p w:rsidR="00DA63EC" w:rsidRDefault="00DA63EC" w:rsidP="00DA63EC">
      <w:pPr>
        <w:pStyle w:val="afff3"/>
        <w:framePr w:wrap="around"/>
        <w:rPr>
          <w:rtl/>
        </w:rPr>
      </w:pPr>
      <w:r>
        <w:rPr>
          <w:rFonts w:hint="cs"/>
          <w:rtl/>
        </w:rPr>
        <w:t>נז.</w:t>
      </w:r>
    </w:p>
    <w:p w:rsidR="00DA63EC" w:rsidRDefault="00DA63EC" w:rsidP="00DA63EC">
      <w:pPr>
        <w:tabs>
          <w:tab w:val="center" w:pos="2835"/>
        </w:tabs>
        <w:rPr>
          <w:rtl/>
        </w:rPr>
      </w:pPr>
      <w:r>
        <w:rPr>
          <w:rtl/>
        </w:rPr>
        <w:t>מנחת נסכים מי פירות הם, ומי פירות אין מחמיצין!</w:t>
      </w:r>
    </w:p>
    <w:p>
      <w:pPr>
        <w:pStyle w:val="38"/>
        <w:rPr>
          <w:ins w:id="100268" w:author="מנוע מכני" w:date="2026-10-11T12:04:40Z"/>
        </w:rPr>
      </w:pPr>
      <w:del w:id="100267" w:author="מנוע מכני" w:date="2026-10-11T12:04:40Z">
        <w:r w:rsidRPr="00265E5E">
          <w:delText xml:space="preserve">•</w:delText>
        </w:r>
      </w:del>
      <w:r w:rsidRPr="00265E5E">
        <w:t xml:space="preserve"> </w:t>
      </w:r>
      <w:r>
        <w:t>א</w:t>
      </w:r>
      <w:r>
        <w:t>ר</w:t>
      </w:r>
      <w:r>
        <w:t>"</w:t>
      </w:r>
      <w:r>
        <w:t xml:space="preserve">ל </w:t>
      </w:r>
      <w:r>
        <w:t>אומר היה ר</w:t>
      </w:r>
      <w:r>
        <w:t>יה</w:t>
      </w:r>
      <w:r>
        <w:t>"</w:t>
      </w:r>
      <w:r>
        <w:t>ג</w:t>
      </w:r>
      <w:r>
        <w:t xml:space="preserve">:</w:t>
      </w:r>
    </w:p>
    <w:p w:rsidR="00DA63EC" w:rsidRDefault="00DA63EC" w:rsidP="00DA63EC">
      <w:pPr>
        <w:tabs>
          <w:tab w:val="center" w:pos="2835"/>
        </w:tabs>
        <w:rPr>
          <w:rtl/>
        </w:rPr>
      </w:pPr>
      <w:del w:id="100269" w:author="מנוע מכני" w:date="2026-10-11T12:04:40Z">
        <w:r>
          <w:rPr>
            <w:rtl/>
          </w:rPr>
          <w:delText xml:space="preserve"> </w:delText>
        </w:r>
      </w:del>
      <w:r>
        <w:rPr>
          <w:rtl/>
        </w:rPr>
        <w:t xml:space="preserve">מנחת נסכים מגבלה במים וכשרה.</w:t>
      </w:r>
    </w:p>
    <w:p w:rsidR="00DA63EC" w:rsidRDefault="00DA63EC" w:rsidP="00DA63EC">
      <w:pPr>
        <w:tabs>
          <w:tab w:val="center" w:pos="2835"/>
        </w:tabs>
        <w:rPr>
          <w:rtl/>
        </w:rPr>
      </w:pPr>
      <w:r>
        <w:rPr>
          <w:rtl/>
        </w:rPr>
        <w:t xml:space="preserve">לחם הפנים מדת יבש היא, ושמענא </w:t>
      </w:r>
      <w:r>
        <w:rPr>
          <w:rStyle w:val="2fb"/>
          <w:rFonts w:hint="cs"/>
          <w:rtl/>
        </w:rPr>
        <w:t>לר</w:t>
      </w:r>
      <w:r>
        <w:rPr>
          <w:rStyle w:val="2fb"/>
          <w:rtl/>
        </w:rPr>
        <w:t>"</w:t>
      </w:r>
      <w:r>
        <w:rPr>
          <w:rStyle w:val="2fb"/>
          <w:rFonts w:hint="cs"/>
          <w:rtl/>
        </w:rPr>
        <w:t xml:space="preserve">ע</w:t>
      </w:r>
      <w:r>
        <w:rPr>
          <w:rFonts w:hint="cs"/>
          <w:rtl/>
        </w:rPr>
        <w:t xml:space="preserve"> </w:t>
      </w:r>
      <w:r>
        <w:rPr>
          <w:rtl/>
        </w:rPr>
        <w:t xml:space="preserve">דאמר: מדת יבש </w:t>
      </w:r>
      <w:r>
        <w:rPr>
          <w:rtl/>
        </w:rPr>
        <w:t xml:space="preserve">לא</w:t>
      </w:r>
      <w:r>
        <w:rPr>
          <w:rtl/>
        </w:rPr>
        <w:t xml:space="preserve"> נתקדשה!</w:t>
      </w:r>
    </w:p>
    <w:p w:rsidR="00DA63EC" w:rsidRDefault="00DA63EC" w:rsidP="00DA63EC">
      <w:pPr>
        <w:tabs>
          <w:tab w:val="center" w:pos="2835"/>
        </w:tabs>
        <w:rPr>
          <w:rtl/>
        </w:rPr>
      </w:pPr>
      <w:r>
        <w:rPr>
          <w:rtl/>
        </w:rPr>
        <w:t xml:space="preserve">שלח </w:t>
      </w:r>
      <w:r>
        <w:rPr>
          <w:rStyle w:val="2fb"/>
          <w:rtl/>
        </w:rPr>
        <w:t xml:space="preserve">רבין</w:t>
      </w:r>
      <w:r>
        <w:rPr>
          <w:rFonts w:hint="cs"/>
          <w:rtl/>
        </w:rPr>
        <w:t xml:space="preserve"> </w:t>
      </w:r>
      <w:r>
        <w:rPr>
          <w:rStyle w:val="2fb"/>
          <w:rFonts w:hint="cs"/>
          <w:rtl/>
        </w:rPr>
        <w:t xml:space="preserve">מדרי</w:t>
      </w:r>
      <w:r>
        <w:rPr>
          <w:rStyle w:val="2fb"/>
          <w:rtl/>
        </w:rPr>
        <w:t>"</w:t>
      </w:r>
      <w:r>
        <w:rPr>
          <w:rStyle w:val="2fb"/>
          <w:rFonts w:hint="cs"/>
          <w:rtl/>
        </w:rPr>
        <w:t>ו</w:t>
      </w:r>
      <w:r>
        <w:rPr>
          <w:rtl/>
        </w:rPr>
        <w:t xml:space="preserve"> כך היא הצעה של משנה, </w:t>
      </w:r>
    </w:p>
    <w:p w:rsidR="00DA63EC" w:rsidRDefault="00DA63EC" w:rsidP="00DA63EC">
      <w:pPr>
        <w:tabs>
          <w:tab w:val="center" w:pos="2835"/>
        </w:tabs>
        <w:rPr>
          <w:rtl/>
        </w:rPr>
      </w:pPr>
      <w:r>
        <w:rPr>
          <w:rtl/>
        </w:rPr>
        <w:t xml:space="preserve">ואיפוך: </w:t>
      </w:r>
      <w:r>
        <w:rPr>
          <w:rStyle w:val="2fb"/>
          <w:rFonts w:hint="cs"/>
          <w:rtl/>
        </w:rPr>
        <w:t>לריה</w:t>
      </w:r>
      <w:r>
        <w:rPr>
          <w:rStyle w:val="2fb"/>
          <w:rtl/>
        </w:rPr>
        <w:t>"</w:t>
      </w:r>
      <w:r>
        <w:rPr>
          <w:rStyle w:val="2fb"/>
          <w:rFonts w:hint="cs"/>
          <w:rtl/>
        </w:rPr>
        <w:t>ג</w:t>
      </w:r>
      <w:r w:rsidRPr="00A563E0">
        <w:rPr>
          <w:rStyle w:val="afffff0"/>
          <w:rFonts w:hint="cs"/>
          <w:rtl/>
        </w:rPr>
        <w:t xml:space="preserve"> '</w:t>
      </w:r>
      <w:ins w:id="90687" w:author="Claude - סמנטי" w:date="2026-10-11T12:27:00Z">
        <w:r>
          <w:rPr>
            <w:rStyle w:val="afffff0"/>
            <w:rtl/>
          </w:rPr>
          <w:t xml:space="preserve">אֲשֶׁר תַּקְרִיבוּ</w:t>
        </w:r>
      </w:ins>
      <w:del w:id="90688" w:author="Claude - סמנטי" w:date="2026-10-11T12:27:00Z">
        <w:r w:rsidRPr="00A563E0">
          <w:rPr>
            <w:rStyle w:val="afffff0"/>
            <w:rtl/>
          </w:rPr>
          <w:delText xml:space="preserve">אשר תקריבו</w:delText>
        </w:r>
      </w:del>
      <w:r w:rsidRPr="00A563E0">
        <w:rPr>
          <w:rStyle w:val="afffff0"/>
          <w:rFonts w:hint="cs"/>
          <w:rtl/>
        </w:rPr>
        <w:t>'</w:t>
      </w:r>
      <w:r w:rsidRPr="00A563E0">
        <w:rPr>
          <w:rStyle w:val="afffff0"/>
          <w:rtl/>
        </w:rPr>
        <w:t xml:space="preserve"> </w:t>
      </w:r>
      <w:r>
        <w:rPr>
          <w:rtl/>
        </w:rPr>
        <w:t xml:space="preserve">לרבות לחם הפנים לחימוץ, </w:t>
      </w:r>
    </w:p>
    <w:p>
      <w:pPr>
        <w:pStyle w:val="38"/>
        <w:rPr>
          <w:ins w:id="100270" w:author="מנוע מכני" w:date="2026-10-11T12:04:40Z"/>
        </w:rPr>
      </w:pPr>
      <w:r>
        <w:t>לר</w:t>
      </w:r>
      <w:r>
        <w:t>"</w:t>
      </w:r>
      <w:r>
        <w:t>ע</w:t>
      </w:r>
      <w:r>
        <w:t xml:space="preserve">:</w:t>
      </w:r>
    </w:p>
    <w:p w:rsidR="00DA63EC" w:rsidRDefault="00DA63EC" w:rsidP="00DA63EC">
      <w:pPr>
        <w:tabs>
          <w:tab w:val="center" w:pos="2835"/>
        </w:tabs>
        <w:rPr>
          <w:rtl/>
        </w:rPr>
      </w:pPr>
      <w:del w:id="100271" w:author="מנוע מכני" w:date="2026-10-11T12:04:40Z">
        <w:r>
          <w:rPr>
            <w:rtl/>
          </w:rPr>
          <w:delText xml:space="preserve"> </w:delText>
        </w:r>
      </w:del>
      <w:r>
        <w:rPr>
          <w:rtl/>
        </w:rPr>
        <w:t xml:space="preserve">לרבות מנחת נסכים לחימוץ.</w:t>
      </w:r>
    </w:p>
    <w:p>
      <w:pPr>
        <w:pStyle w:val="38"/>
        <w:rPr>
          <w:ins w:id="100272" w:author="מנוע מכני" w:date="2026-10-11T12:04:40Z"/>
        </w:rPr>
      </w:pPr>
      <w:r>
        <w:t xml:space="preserve">ואזדא </w:t>
      </w:r>
      <w:r>
        <w:t>רי</w:t>
      </w:r>
      <w:r>
        <w:t>"</w:t>
      </w:r>
      <w:r>
        <w:t xml:space="preserve">ו </w:t>
      </w:r>
      <w:ins w:id="91465" w:author="מנוע מכני" w:date="2026-10-11T12:04:40Z">
        <w:r>
          <w:t xml:space="preserve">לשיטתו</w:t>
        </w:r>
      </w:ins>
      <w:del w:id="91466" w:author="מנוע מכני" w:date="2026-10-11T12:04:40Z">
        <w:r>
          <w:delText xml:space="preserve">לטעמיה</w:delText>
        </w:r>
      </w:del>
      <w:r>
        <w:t xml:space="preserve">:</w:t>
      </w:r>
    </w:p>
    <w:p w:rsidR="00DA63EC" w:rsidRDefault="00DA63EC" w:rsidP="00DA63EC">
      <w:pPr>
        <w:tabs>
          <w:tab w:val="center" w:pos="2835"/>
        </w:tabs>
        <w:rPr>
          <w:rtl/>
        </w:rPr>
      </w:pPr>
      <w:del w:id="100273" w:author="מנוע מכני" w:date="2026-10-11T12:04:40Z">
        <w:r>
          <w:rPr>
            <w:rtl/>
          </w:rPr>
          <w:delText xml:space="preserve"> </w:delText>
        </w:r>
      </w:del>
      <w:r>
        <w:rPr>
          <w:rStyle w:val="2fb"/>
          <w:rFonts w:hint="cs"/>
          <w:rtl/>
        </w:rPr>
        <w:t>ריה</w:t>
      </w:r>
      <w:r>
        <w:rPr>
          <w:rStyle w:val="2fb"/>
          <w:rtl/>
        </w:rPr>
        <w:t>"</w:t>
      </w:r>
      <w:r>
        <w:rPr>
          <w:rStyle w:val="2fb"/>
          <w:rFonts w:hint="cs"/>
          <w:rtl/>
        </w:rPr>
        <w:t>ג</w:t>
      </w:r>
      <w:r>
        <w:rPr>
          <w:rtl/>
        </w:rPr>
        <w:t xml:space="preserve"> ואחד מתלמידי </w:t>
      </w:r>
      <w:r>
        <w:rPr>
          <w:rStyle w:val="2fb"/>
          <w:rtl/>
        </w:rPr>
        <w:t xml:space="preserve">ר' ישמעאל</w:t>
      </w:r>
      <w:r>
        <w:rPr>
          <w:rtl/>
        </w:rPr>
        <w:t xml:space="preserve"> אמרו דבר אחד, </w:t>
      </w:r>
      <w:r>
        <w:rPr>
          <w:rFonts w:hint="cs"/>
          <w:rtl/>
        </w:rPr>
        <w:t xml:space="preserve">והיינו </w:t>
      </w:r>
      <w:r>
        <w:rPr>
          <w:rStyle w:val="2fb"/>
          <w:rtl/>
        </w:rPr>
        <w:t xml:space="preserve">רבי</w:t>
      </w:r>
      <w:r>
        <w:rPr>
          <w:rtl/>
        </w:rPr>
        <w:t xml:space="preserve"> יאשיה</w:t>
      </w:r>
      <w:ins w:id="94837" w:author="מנוע מכני" w:date="2026-10-11T12:04:40Z">
        <w:r>
          <w:rPr>
            <w:rtl/>
          </w:rPr>
          <w:t xml:space="preserve">,</w:t>
        </w:r>
      </w:ins>
      <w:del w:id="94838" w:author="מנוע מכני" w:date="2026-10-11T12:04:40Z">
        <w:r>
          <w:rPr>
            <w:rtl/>
          </w:rPr>
          <w:delText xml:space="preserve">;</w:delText>
        </w:r>
      </w:del>
      <w:r>
        <w:rPr>
          <w:rtl/>
        </w:rPr>
        <w:t xml:space="preserve"> </w:t>
      </w:r>
    </w:p>
    <w:p w:rsidR="00DA63EC" w:rsidRDefault="00DA63EC" w:rsidP="00DA63EC">
      <w:pPr>
        <w:tabs>
          <w:tab w:val="center" w:pos="2835"/>
        </w:tabs>
        <w:rPr>
          <w:rtl/>
        </w:rPr>
      </w:pPr>
      <w:r w:rsidRPr="00664445">
        <w:rPr>
          <w:rStyle w:val="afffff0"/>
          <w:rtl/>
        </w:rPr>
        <w:t>ד</w:t>
      </w:r>
      <w:r w:rsidRPr="00664445">
        <w:rPr>
          <w:rStyle w:val="afffff0"/>
          <w:rFonts w:hint="cs"/>
          <w:rtl/>
        </w:rPr>
        <w:t>'</w:t>
      </w:r>
      <w:ins w:id="90689" w:author="Claude - סמנטי" w:date="2026-10-11T12:27:00Z">
        <w:r>
          <w:rPr>
            <w:rStyle w:val="afffff0"/>
            <w:rtl/>
          </w:rPr>
          <w:t xml:space="preserve">וַיִּמְשָׁחֵם וַיְקַדֵּשׁ אוֹתָם</w:t>
        </w:r>
      </w:ins>
      <w:del w:id="90690" w:author="Claude - סמנטי" w:date="2026-10-11T12:27:00Z">
        <w:r w:rsidRPr="00664445">
          <w:rPr>
            <w:rStyle w:val="afffff0"/>
            <w:rtl/>
          </w:rPr>
          <w:delText xml:space="preserve">וימשחם ויקדש אותם</w:delText>
        </w:r>
      </w:del>
      <w:r w:rsidRPr="00664445">
        <w:rPr>
          <w:rStyle w:val="afffff0"/>
          <w:rFonts w:hint="cs"/>
          <w:rtl/>
        </w:rPr>
        <w:t>'</w:t>
      </w:r>
      <w:ins w:id="94841" w:author="מנוע מכני" w:date="2026-10-11T12:04:40Z">
        <w:r>
          <w:rPr>
            <w:rStyle w:val="afffff0"/>
            <w:rtl/>
          </w:rPr>
          <w:t xml:space="preserve"> </w:t>
        </w:r>
      </w:ins>
      <w:del w:id="94842" w:author="מנוע מכני" w:date="2026-10-11T12:04:40Z">
        <w:r w:rsidRPr="00664445">
          <w:rPr>
            <w:rStyle w:val="afffff0"/>
            <w:rtl/>
          </w:rPr>
          <w:delText xml:space="preserve"> </w:delText>
        </w:r>
        <w:r>
          <w:rPr>
            <w:rtl/>
          </w:rPr>
          <w:delText xml:space="preserve"> </w:delText>
        </w:r>
      </w:del>
      <w:r>
        <w:rPr>
          <w:rStyle w:val="2fb"/>
          <w:rtl/>
        </w:rPr>
        <w:t xml:space="preserve">רבי</w:t>
      </w:r>
      <w:r>
        <w:rPr>
          <w:rtl/>
        </w:rPr>
        <w:t xml:space="preserve"> יאשיה אומר: מדת הלח נמשח בין מבפנים בין מבחוץ מדת יבש נמשחו מבפנים ואין נמשחו מבחוץ</w:t>
      </w:r>
      <w:ins w:id="94839" w:author="מנוע מכני" w:date="2026-10-11T12:04:40Z">
        <w:r>
          <w:rPr>
            <w:rtl/>
          </w:rPr>
          <w:t xml:space="preserve">,</w:t>
        </w:r>
      </w:ins>
      <w:del w:id="94840" w:author="מנוע מכני" w:date="2026-10-11T12:04:40Z">
        <w:r>
          <w:rPr>
            <w:rtl/>
          </w:rPr>
          <w:delText xml:space="preserve">;</w:delText>
        </w:r>
      </w:del>
      <w:r>
        <w:rPr>
          <w:rtl/>
        </w:rPr>
        <w:t xml:space="preserve"> </w:t>
      </w:r>
    </w:p>
    <w:p>
      <w:pPr>
        <w:pStyle w:val="38"/>
        <w:rPr>
          <w:ins w:id="100274" w:author="מנוע מכני" w:date="2026-10-11T12:04:40Z"/>
        </w:rPr>
      </w:pPr>
      <w:r w:rsidRPr="00E105BC">
        <w:t xml:space="preserve">רבי יונתן</w:t>
      </w:r>
      <w:del w:id="102540" w:author="מנוע מכני" w:date="2026-10-11T12:04:40Z">
        <w:r w:rsidRPr="00E105BC">
          <w:delText xml:space="preserve"> אומר</w:delText>
        </w:r>
      </w:del>
      <w:r w:rsidRPr="00E105BC">
        <w:t xml:space="preserve">:</w:t>
      </w:r>
    </w:p>
    <w:p w:rsidR="00DA63EC" w:rsidRPr="00E105BC" w:rsidRDefault="00DA63EC" w:rsidP="00DA63EC">
      <w:pPr>
        <w:tabs>
          <w:tab w:val="center" w:pos="2835"/>
        </w:tabs>
        <w:rPr>
          <w:spacing w:val="-2"/>
          <w:rtl/>
        </w:rPr>
      </w:pPr>
      <w:del w:id="100275" w:author="מנוע מכני" w:date="2026-10-11T12:04:40Z">
        <w:r w:rsidRPr="00E105BC">
          <w:rPr>
            <w:spacing w:val="-2"/>
            <w:rtl/>
          </w:rPr>
          <w:delText xml:space="preserve"> </w:delText>
        </w:r>
      </w:del>
      <w:r w:rsidRPr="00E105BC">
        <w:rPr>
          <w:spacing w:val="-2"/>
          <w:rtl/>
        </w:rPr>
        <w:t xml:space="preserve">מדת הלח נמשחו מבפנים ואין נמשחו מבחוץ, מדות יבש </w:t>
      </w:r>
      <w:r w:rsidRPr="00E105BC">
        <w:rPr>
          <w:spacing w:val="-2"/>
          <w:rtl/>
        </w:rPr>
        <w:t xml:space="preserve">לא</w:t>
      </w:r>
      <w:r w:rsidRPr="00E105BC">
        <w:rPr>
          <w:spacing w:val="-2"/>
          <w:rtl/>
        </w:rPr>
        <w:t xml:space="preserve"> נמשחו כל עיקר</w:t>
      </w:r>
      <w:ins w:id="94843" w:author="מנוע מכני" w:date="2026-10-11T12:04:40Z">
        <w:r>
          <w:rPr>
            <w:spacing w:val="-2"/>
            <w:rtl/>
          </w:rPr>
          <w:t xml:space="preserve">,</w:t>
        </w:r>
      </w:ins>
      <w:del w:id="94844" w:author="מנוע מכני" w:date="2026-10-11T12:04:40Z">
        <w:r w:rsidRPr="00E105BC">
          <w:rPr>
            <w:spacing w:val="-2"/>
            <w:rtl/>
          </w:rPr>
          <w:delText xml:space="preserve">;</w:delText>
        </w:r>
      </w:del>
      <w:r w:rsidRPr="00E105BC">
        <w:rPr>
          <w:spacing w:val="-2"/>
          <w:rtl/>
        </w:rPr>
        <w:t xml:space="preserve"> </w:t>
      </w:r>
    </w:p>
    <w:p w:rsidR="00DA63EC" w:rsidRDefault="00DA63EC" w:rsidP="00DA63EC">
      <w:pPr>
        <w:tabs>
          <w:tab w:val="center" w:pos="2835"/>
        </w:tabs>
        <w:rPr>
          <w:rtl/>
        </w:rPr>
      </w:pPr>
      <w:r>
        <w:rPr>
          <w:rtl/>
        </w:rPr>
        <w:t xml:space="preserve">תדע שהרי אין מקדשות, </w:t>
      </w:r>
      <w:r w:rsidRPr="00664445">
        <w:rPr>
          <w:rStyle w:val="afffff0"/>
          <w:rtl/>
        </w:rPr>
        <w:t>ד</w:t>
      </w:r>
      <w:r w:rsidRPr="00664445">
        <w:rPr>
          <w:rStyle w:val="afffff0"/>
          <w:rFonts w:hint="cs"/>
          <w:rtl/>
        </w:rPr>
        <w:t>'</w:t>
      </w:r>
      <w:r w:rsidRPr="00664445">
        <w:rPr>
          <w:rStyle w:val="afffff0"/>
          <w:rtl/>
        </w:rPr>
        <w:t xml:space="preserve">ממושבותיכם תביאו לחם תנופה שתים שני עשרונים סלת תהיינה חמץ תאפינה בכורים לה</w:t>
      </w:r>
      <w:r w:rsidRPr="00664445">
        <w:rPr>
          <w:rStyle w:val="afffff0"/>
          <w:rtl/>
        </w:rPr>
        <w:t xml:space="preserve">',</w:t>
      </w:r>
      <w:r>
        <w:rPr>
          <w:rtl/>
        </w:rPr>
        <w:t xml:space="preserve"> אימתי הן לה'? לאחר שנאפו.</w:t>
      </w:r>
    </w:p>
    <w:p>
      <w:pPr>
        <w:pStyle w:val="38"/>
        <w:rPr>
          <w:ins w:id="100276" w:author="מנוע מכני" w:date="2026-10-11T12:04:40Z"/>
        </w:rPr>
      </w:pPr>
      <w:ins w:id="91467" w:author="מנוע מכני" w:date="2026-10-11T12:04:40Z">
        <w:r>
          <w:t xml:space="preserve">וחלקו</w:t>
        </w:r>
      </w:ins>
    </w:p>
    <w:p w:rsidR="00DA63EC" w:rsidRDefault="00DA63EC" w:rsidP="00DA63EC">
      <w:pPr>
        <w:tabs>
          <w:tab w:val="center" w:pos="2835"/>
        </w:tabs>
        <w:rPr>
          <w:rtl/>
        </w:rPr>
      </w:pPr>
      <w:del w:id="91468" w:author="מנוע מכני" w:date="2026-10-11T12:04:40Z">
        <w:r w:rsidRPr="00AB2681">
          <w:rPr>
            <w:rFonts w:hint="cs"/>
            <w:b/>
            <w:bCs/>
            <w:rtl/>
          </w:rPr>
          <w:delText xml:space="preserve">ופליגי</w:delText>
        </w:r>
      </w:del>
      <w:del w:id="100277" w:author="מנוע מכני" w:date="2026-10-11T12:04:40Z">
        <w:r w:rsidRPr="00A563E0">
          <w:rPr>
            <w:rStyle w:val="afffff0"/>
            <w:rFonts w:hint="cs"/>
            <w:rtl/>
          </w:rPr>
          <w:delText xml:space="preserve"> </w:delText>
        </w:r>
      </w:del>
      <w:r w:rsidRPr="00A563E0">
        <w:rPr>
          <w:rStyle w:val="afffff0"/>
          <w:rFonts w:hint="cs"/>
          <w:rtl/>
        </w:rPr>
        <w:t xml:space="preserve">'</w:t>
      </w:r>
      <w:r w:rsidRPr="00A563E0">
        <w:rPr>
          <w:rStyle w:val="afffff0"/>
          <w:rtl/>
        </w:rPr>
        <w:t>באותם</w:t>
      </w:r>
      <w:r w:rsidRPr="00A563E0">
        <w:rPr>
          <w:rStyle w:val="afffff0"/>
          <w:rFonts w:hint="cs"/>
          <w:rtl/>
        </w:rPr>
        <w:t>'</w:t>
      </w:r>
      <w:r w:rsidRPr="00A563E0">
        <w:rPr>
          <w:rStyle w:val="afffff0"/>
          <w:rtl/>
        </w:rPr>
        <w:t>,</w:t>
      </w:r>
      <w:r>
        <w:rPr>
          <w:rtl/>
        </w:rPr>
        <w:t xml:space="preserve"> </w:t>
      </w:r>
      <w:r>
        <w:rPr>
          <w:rStyle w:val="2fb"/>
          <w:rtl/>
        </w:rPr>
        <w:t xml:space="preserve">רבי</w:t>
      </w:r>
      <w:r>
        <w:rPr>
          <w:rtl/>
        </w:rPr>
        <w:t xml:space="preserve"> יאשיה סבר: אותם - </w:t>
      </w:r>
      <w:ins w:id="97003" w:author="מנוע מכני" w:date="2026-10-11T12:04:40Z">
        <w:r>
          <w:rPr>
            <w:rtl/>
          </w:rPr>
          <w:t xml:space="preserve">למעט</w:t>
        </w:r>
      </w:ins>
      <w:del w:id="97004" w:author="מנוע מכני" w:date="2026-10-11T12:04:40Z">
        <w:r>
          <w:rPr>
            <w:rtl/>
          </w:rPr>
          <w:delText xml:space="preserve">למעוטי</w:delText>
        </w:r>
      </w:del>
      <w:r>
        <w:rPr>
          <w:rtl/>
        </w:rPr>
        <w:t xml:space="preserve"> מדת יבש בחוץ, </w:t>
      </w:r>
    </w:p>
    <w:p>
      <w:pPr>
        <w:pStyle w:val="38"/>
        <w:rPr>
          <w:ins w:id="100278" w:author="מנוע מכני" w:date="2026-10-11T12:04:40Z"/>
        </w:rPr>
      </w:pPr>
      <w:r w:rsidRPr="00336727">
        <w:tab/>
      </w:r>
      <w:r w:rsidRPr="00336727">
        <w:tab/>
      </w:r>
      <w:del w:id="90148" w:author="מנוע מכני" w:date="2026-10-11T12:04:40Z">
        <w:r w:rsidRPr="00336727">
          <w:delText xml:space="preserve">             </w:delText>
        </w:r>
      </w:del>
      <w:r w:rsidRPr="00336727">
        <w:t>ר' יונתן סב</w:t>
      </w:r>
      <w:r w:rsidRPr="00336727">
        <w:t>י</w:t>
      </w:r>
      <w:r w:rsidRPr="00336727">
        <w:t xml:space="preserve">ר:</w:t>
      </w:r>
    </w:p>
    <w:p w:rsidR="00DA63EC" w:rsidRDefault="00DA63EC" w:rsidP="00DA63EC">
      <w:pPr>
        <w:rPr>
          <w:rtl/>
        </w:rPr>
      </w:pPr>
      <w:del w:id="100279" w:author="מנוע מכני" w:date="2026-10-11T12:04:40Z">
        <w:r w:rsidRPr="00336727">
          <w:rPr>
            <w:rtl/>
          </w:rPr>
          <w:delText xml:space="preserve"> </w:delText>
        </w:r>
      </w:del>
      <w:r w:rsidRPr="00336727">
        <w:rPr>
          <w:rtl/>
        </w:rPr>
        <w:t xml:space="preserve">מדת יבש חול הוא ולא </w:t>
      </w:r>
      <w:r w:rsidRPr="00336727">
        <w:rPr>
          <w:rFonts w:hint="cs"/>
          <w:rtl/>
        </w:rPr>
        <w:t xml:space="preserve">צריך </w:t>
      </w:r>
      <w:r w:rsidRPr="00336727">
        <w:rPr>
          <w:rtl/>
        </w:rPr>
        <w:t xml:space="preserve">קרא </w:t>
      </w:r>
      <w:ins w:id="97005" w:author="מנוע מכני" w:date="2026-10-11T12:04:40Z">
        <w:r>
          <w:rPr>
            <w:rtl/>
          </w:rPr>
          <w:t xml:space="preserve">למעט</w:t>
        </w:r>
      </w:ins>
      <w:del w:id="97006" w:author="מנוע מכני" w:date="2026-10-11T12:04:40Z">
        <w:r w:rsidRPr="00336727">
          <w:rPr>
            <w:rtl/>
          </w:rPr>
          <w:delText xml:space="preserve">למעוטי</w:delText>
        </w:r>
      </w:del>
      <w:r w:rsidRPr="00336727">
        <w:rPr>
          <w:rtl/>
        </w:rPr>
        <w:t xml:space="preserve">, </w:t>
      </w:r>
      <w:r w:rsidRPr="00336727">
        <w:rPr>
          <w:rFonts w:hint="cs"/>
          <w:rtl/>
        </w:rPr>
        <w:t xml:space="preserve">וצריך </w:t>
      </w:r>
      <w:ins w:id="97007" w:author="מנוע מכני" w:date="2026-10-11T12:04:40Z">
        <w:r>
          <w:rPr>
            <w:rFonts w:hint="cs"/>
            <w:rtl/>
          </w:rPr>
          <w:t xml:space="preserve">למעט</w:t>
        </w:r>
      </w:ins>
      <w:del w:id="97008" w:author="מנוע מכני" w:date="2026-10-11T12:04:40Z">
        <w:r w:rsidRPr="00336727">
          <w:rPr>
            <w:rFonts w:hint="cs"/>
            <w:rtl/>
          </w:rPr>
          <w:delText xml:space="preserve">למעוטי</w:delText>
        </w:r>
      </w:del>
      <w:r w:rsidRPr="00336727">
        <w:rPr>
          <w:rFonts w:hint="cs"/>
          <w:rtl/>
        </w:rPr>
        <w:t xml:space="preserve"> רק</w:t>
      </w:r>
      <w:r w:rsidRPr="00336727">
        <w:rPr>
          <w:rtl/>
        </w:rPr>
        <w:t xml:space="preserve"> מדת לח מבחוץ.</w:t>
      </w:r>
    </w:p>
    <w:p>
      <w:pPr>
        <w:pStyle w:val="38"/>
        <w:rPr>
          <w:ins w:id="100280" w:author="מנוע מכני" w:date="2026-10-11T12:04:40Z"/>
        </w:rPr>
      </w:pPr>
      <w:r>
        <w:t xml:space="preserve">לימא </w:t>
      </w:r>
      <w:ins w:id="91469" w:author="מנוע מכני" w:date="2026-10-11T12:04:40Z">
        <w:r>
          <w:t xml:space="preserve">גם</w:t>
        </w:r>
      </w:ins>
      <w:del w:id="91470" w:author="מנוע מכני" w:date="2026-10-11T12:04:40Z">
        <w:r>
          <w:delText xml:space="preserve">נמי</w:delText>
        </w:r>
      </w:del>
      <w:r>
        <w:t xml:space="preserve">:</w:t>
      </w:r>
    </w:p>
    <w:p w:rsidR="00DA63EC" w:rsidRDefault="00DA63EC" w:rsidP="00DA63EC">
      <w:pPr>
        <w:tabs>
          <w:tab w:val="center" w:pos="2835"/>
        </w:tabs>
        <w:rPr>
          <w:rtl/>
        </w:rPr>
      </w:pPr>
      <w:del w:id="100281" w:author="מנוע מכני" w:date="2026-10-11T12:04:40Z">
        <w:r>
          <w:rPr>
            <w:rtl/>
          </w:rPr>
          <w:delText xml:space="preserve"> </w:delText>
        </w:r>
      </w:del>
      <w:r>
        <w:rPr>
          <w:rtl/>
        </w:rPr>
        <w:t xml:space="preserve">ר' עקיבא ואחד מתלמידי </w:t>
      </w:r>
      <w:r>
        <w:rPr>
          <w:rStyle w:val="2fb"/>
          <w:rtl/>
        </w:rPr>
        <w:t xml:space="preserve">ר' ישמעאל</w:t>
      </w:r>
      <w:r>
        <w:rPr>
          <w:rtl/>
        </w:rPr>
        <w:t xml:space="preserve"> אמרו דבר אחד, ומנו? </w:t>
      </w:r>
      <w:r>
        <w:rPr>
          <w:rStyle w:val="2fb"/>
          <w:rtl/>
        </w:rPr>
        <w:t xml:space="preserve">רבי</w:t>
      </w:r>
      <w:r>
        <w:rPr>
          <w:rtl/>
        </w:rPr>
        <w:t xml:space="preserve"> יונתן!</w:t>
      </w:r>
    </w:p>
    <w:p w:rsidR="00DA63EC" w:rsidRDefault="00DA63EC" w:rsidP="00DA63EC">
      <w:pPr>
        <w:tabs>
          <w:tab w:val="center" w:pos="2835"/>
        </w:tabs>
        <w:rPr>
          <w:rtl/>
        </w:rPr>
      </w:pPr>
      <w:r>
        <w:rPr>
          <w:rtl/>
        </w:rPr>
        <w:t>משום דלא שוו במדת לח להדדי.</w:t>
      </w:r>
      <w:r>
        <w:rPr>
          <w:rFonts w:hint="cs"/>
          <w:rtl/>
        </w:rPr>
        <w:t xml:space="preserve"> [ואפי' </w:t>
      </w:r>
      <w:ins w:id="91471" w:author="מנוע מכני" w:date="2026-10-11T12:04:40Z">
        <w:r>
          <w:rPr>
            <w:rFonts w:hint="cs"/>
            <w:rtl/>
          </w:rPr>
          <w:t xml:space="preserve">דיש</w:t>
        </w:r>
      </w:ins>
      <w:del w:id="91472" w:author="מנוע מכני" w:date="2026-10-11T12:04:40Z">
        <w:r>
          <w:rPr>
            <w:rFonts w:hint="cs"/>
            <w:rtl/>
          </w:rPr>
          <w:delText xml:space="preserve">דאיכא</w:delText>
        </w:r>
      </w:del>
      <w:r>
        <w:rPr>
          <w:rFonts w:hint="cs"/>
          <w:rtl/>
        </w:rPr>
        <w:t xml:space="preserve"> ביסא דלח] כגון שלש </w:t>
      </w:r>
      <w:r>
        <w:rPr>
          <w:rFonts w:hint="cs"/>
          <w:rtl/>
        </w:rPr>
        <w:t xml:space="preserve">ע</w:t>
      </w:r>
      <w:r>
        <w:rPr>
          <w:rtl/>
        </w:rPr>
        <w:t>"</w:t>
      </w:r>
      <w:r>
        <w:rPr>
          <w:rFonts w:hint="cs"/>
          <w:rtl/>
        </w:rPr>
        <w:t xml:space="preserve">ג</w:t>
      </w:r>
      <w:r>
        <w:rPr>
          <w:rFonts w:hint="cs"/>
          <w:rtl/>
        </w:rPr>
        <w:t xml:space="preserve"> קטבליא</w:t>
      </w:r>
    </w:p>
    <w:p w:rsidR="00DA63EC" w:rsidRDefault="00DA63EC" w:rsidP="00DA63EC">
      <w:pPr>
        <w:tabs>
          <w:tab w:val="center" w:pos="2835"/>
        </w:tabs>
        <w:rPr>
          <w:rtl/>
        </w:rPr>
      </w:pPr>
    </w:p>
    <w:p>
      <w:pPr>
        <w:pStyle w:val="38"/>
        <w:rPr>
          <w:ins w:id="100283" w:author="מנוע מכני" w:date="2026-10-11T12:04:40Z"/>
        </w:rPr>
      </w:pPr>
      <w:del w:id="100282" w:author="מנוע מכני" w:date="2026-10-11T12:04:40Z">
        <w:r w:rsidRPr="00265E5E">
          <w:delText xml:space="preserve">•</w:delText>
        </w:r>
      </w:del>
      <w:r w:rsidRPr="00265E5E">
        <w:t xml:space="preserve"> </w:t>
      </w:r>
      <w:r>
        <w:t>והך דאר' יונתן</w:t>
      </w:r>
      <w:r>
        <w:t xml:space="preserve">:</w:t>
      </w:r>
    </w:p>
    <w:p w:rsidR="00DA63EC" w:rsidRDefault="00DA63EC" w:rsidP="00DA63EC">
      <w:pPr>
        <w:tabs>
          <w:tab w:val="center" w:pos="2835"/>
        </w:tabs>
        <w:rPr>
          <w:rtl/>
        </w:rPr>
      </w:pPr>
      <w:del w:id="100284" w:author="מנוע מכני" w:date="2026-10-11T12:04:40Z">
        <w:r>
          <w:rPr>
            <w:rtl/>
          </w:rPr>
          <w:delText xml:space="preserve"> </w:delText>
        </w:r>
      </w:del>
      <w:r>
        <w:rPr>
          <w:rtl/>
        </w:rPr>
        <w:t xml:space="preserve">תדע לך שהרי אינה מקדשת, לימא: כגון דכיילא בעשרון דחול!</w:t>
      </w:r>
    </w:p>
    <w:p w:rsidR="00DA63EC" w:rsidRPr="00E105BC" w:rsidRDefault="00DA63EC" w:rsidP="00DA63EC">
      <w:pPr>
        <w:tabs>
          <w:tab w:val="center" w:pos="2835"/>
        </w:tabs>
        <w:rPr>
          <w:spacing w:val="-2"/>
          <w:rtl/>
        </w:rPr>
      </w:pPr>
      <w:r w:rsidRPr="00E105BC">
        <w:rPr>
          <w:b/>
          <w:bCs/>
          <w:spacing w:val="-2"/>
          <w:rtl/>
        </w:rPr>
        <w:t>ביסא</w:t>
      </w:r>
      <w:r w:rsidRPr="00E105BC">
        <w:rPr>
          <w:spacing w:val="-2"/>
          <w:rtl/>
        </w:rPr>
        <w:t xml:space="preserve">, </w:t>
      </w:r>
      <w:r w:rsidRPr="00E105BC">
        <w:rPr>
          <w:spacing w:val="-2"/>
          <w:rtl/>
        </w:rPr>
        <w:t xml:space="preserve">לא</w:t>
      </w:r>
      <w:r w:rsidRPr="00E105BC">
        <w:rPr>
          <w:spacing w:val="-2"/>
          <w:rtl/>
        </w:rPr>
        <w:t xml:space="preserve"> כתב </w:t>
      </w:r>
      <w:ins w:id="93181" w:author="מנוע מכני" w:date="2026-10-11T12:04:40Z">
        <w:r>
          <w:rPr>
            <w:spacing w:val="-2"/>
            <w:rtl/>
          </w:rPr>
          <w:t xml:space="preserve">התורה</w:t>
        </w:r>
      </w:ins>
      <w:del w:id="93182" w:author="מנוע מכני" w:date="2026-10-11T12:04:40Z">
        <w:r w:rsidRPr="00E105BC">
          <w:rPr>
            <w:spacing w:val="-2"/>
            <w:rtl/>
          </w:rPr>
          <w:delText xml:space="preserve">רחמנא</w:delText>
        </w:r>
      </w:del>
      <w:r w:rsidRPr="00E105BC">
        <w:rPr>
          <w:spacing w:val="-2"/>
          <w:rtl/>
        </w:rPr>
        <w:t xml:space="preserve"> </w:t>
      </w:r>
      <w:ins w:id="96847" w:author="מנוע מכני" w:date="2026-10-11T12:04:40Z">
        <w:r>
          <w:rPr>
            <w:spacing w:val="-2"/>
            <w:rtl/>
          </w:rPr>
          <w:t xml:space="preserve">דלעשה</w:t>
        </w:r>
      </w:ins>
      <w:del w:id="96848" w:author="מנוע מכני" w:date="2026-10-11T12:04:40Z">
        <w:r w:rsidRPr="00E105BC">
          <w:rPr>
            <w:spacing w:val="-2"/>
            <w:rtl/>
          </w:rPr>
          <w:delText xml:space="preserve">דלעביד</w:delText>
        </w:r>
      </w:del>
      <w:r w:rsidRPr="00E105BC">
        <w:rPr>
          <w:spacing w:val="-2"/>
          <w:rtl/>
        </w:rPr>
        <w:t xml:space="preserve"> ביסא </w:t>
      </w:r>
      <w:ins w:id="90183" w:author="Claude - סמנטי" w:date="2026-10-11T12:27:00Z">
        <w:r>
          <w:rPr>
            <w:spacing w:val="-2"/>
            <w:rtl/>
          </w:rPr>
          <w:t xml:space="preserve">ללוש</w:t>
        </w:r>
      </w:ins>
      <w:del w:id="90184" w:author="Claude - סמנטי" w:date="2026-10-11T12:27:00Z">
        <w:r w:rsidRPr="00E105BC">
          <w:rPr>
            <w:spacing w:val="-2"/>
            <w:rtl/>
          </w:rPr>
          <w:delText xml:space="preserve">למילש</w:delText>
        </w:r>
      </w:del>
      <w:r w:rsidRPr="00E105BC">
        <w:rPr>
          <w:spacing w:val="-2"/>
          <w:rtl/>
        </w:rPr>
        <w:t xml:space="preserve"> </w:t>
      </w:r>
      <w:ins w:id="93183" w:author="מנוע מכני" w:date="2026-10-11T12:04:40Z">
        <w:r>
          <w:rPr>
            <w:spacing w:val="-2"/>
            <w:rtl/>
          </w:rPr>
          <w:t xml:space="preserve">בו</w:t>
        </w:r>
      </w:ins>
      <w:del w:id="93184" w:author="מנוע מכני" w:date="2026-10-11T12:04:40Z">
        <w:r w:rsidRPr="00E105BC">
          <w:rPr>
            <w:spacing w:val="-2"/>
            <w:rtl/>
          </w:rPr>
          <w:delText xml:space="preserve">ביה</w:delText>
        </w:r>
      </w:del>
      <w:r w:rsidRPr="00E105BC">
        <w:rPr>
          <w:spacing w:val="-2"/>
          <w:rtl/>
        </w:rPr>
        <w:t xml:space="preserve">, כי לש לה </w:t>
      </w:r>
      <w:r w:rsidRPr="00E105BC">
        <w:rPr>
          <w:spacing w:val="-2"/>
          <w:rtl/>
        </w:rPr>
        <w:t xml:space="preserve">ע"</w:t>
      </w:r>
      <w:r w:rsidRPr="00E105BC">
        <w:rPr>
          <w:rFonts w:hint="cs"/>
          <w:spacing w:val="-2"/>
          <w:rtl/>
        </w:rPr>
        <w:t>ג</w:t>
      </w:r>
      <w:r w:rsidRPr="00E105BC">
        <w:rPr>
          <w:spacing w:val="-2"/>
          <w:rtl/>
        </w:rPr>
        <w:t xml:space="preserve"> קטבליא </w:t>
      </w:r>
      <w:ins w:id="93185" w:author="מנוע מכני" w:date="2026-10-11T12:04:40Z">
        <w:r>
          <w:rPr>
            <w:spacing w:val="-2"/>
            <w:rtl/>
          </w:rPr>
          <w:t xml:space="preserve">אין</w:t>
        </w:r>
      </w:ins>
      <w:del w:id="93186" w:author="מנוע מכני" w:date="2026-10-11T12:04:40Z">
        <w:r w:rsidRPr="00E105BC">
          <w:rPr>
            <w:spacing w:val="-2"/>
            <w:rtl/>
          </w:rPr>
          <w:delText xml:space="preserve">לית</w:delText>
        </w:r>
      </w:del>
      <w:r w:rsidRPr="00E105BC">
        <w:rPr>
          <w:spacing w:val="-2"/>
          <w:rtl/>
        </w:rPr>
        <w:t xml:space="preserve"> </w:t>
      </w:r>
      <w:ins w:id="97009" w:author="מנוע מכני" w:date="2026-10-11T12:04:40Z">
        <w:r>
          <w:rPr>
            <w:spacing w:val="-2"/>
            <w:rtl/>
          </w:rPr>
          <w:t xml:space="preserve">לנו</w:t>
        </w:r>
      </w:ins>
      <w:del w:id="97010" w:author="מנוע מכני" w:date="2026-10-11T12:04:40Z">
        <w:r w:rsidRPr="00E105BC">
          <w:rPr>
            <w:spacing w:val="-2"/>
            <w:rtl/>
          </w:rPr>
          <w:delText xml:space="preserve">לן</w:delText>
        </w:r>
      </w:del>
      <w:r w:rsidRPr="00E105BC">
        <w:rPr>
          <w:spacing w:val="-2"/>
          <w:rtl/>
        </w:rPr>
        <w:t xml:space="preserve"> בה, אלא עשרון, </w:t>
      </w:r>
    </w:p>
    <w:p w:rsidR="00DA63EC" w:rsidRDefault="00DA63EC" w:rsidP="00DA63EC">
      <w:pPr>
        <w:tabs>
          <w:tab w:val="center" w:pos="2835"/>
        </w:tabs>
        <w:rPr>
          <w:rtl/>
        </w:rPr>
      </w:pPr>
      <w:r>
        <w:rPr>
          <w:rtl/>
        </w:rPr>
        <w:t xml:space="preserve">כיון דאמר </w:t>
      </w:r>
      <w:ins w:id="93187" w:author="מנוע מכני" w:date="2026-10-11T12:04:40Z">
        <w:r>
          <w:rPr>
            <w:rtl/>
          </w:rPr>
          <w:t xml:space="preserve">התורה</w:t>
        </w:r>
      </w:ins>
      <w:del w:id="93188" w:author="מנוע מכני" w:date="2026-10-11T12:04:40Z">
        <w:r>
          <w:rPr>
            <w:rtl/>
          </w:rPr>
          <w:delText xml:space="preserve">רחמנא</w:delText>
        </w:r>
      </w:del>
      <w:r>
        <w:rPr>
          <w:rtl/>
        </w:rPr>
        <w:t xml:space="preserve">: </w:t>
      </w:r>
      <w:ins w:id="96849" w:author="מנוע מכני" w:date="2026-10-11T12:04:40Z">
        <w:r>
          <w:rPr>
            <w:rtl/>
          </w:rPr>
          <w:t xml:space="preserve">עשה</w:t>
        </w:r>
      </w:ins>
      <w:del w:id="96850" w:author="מנוע מכני" w:date="2026-10-11T12:04:40Z">
        <w:r>
          <w:rPr>
            <w:rtl/>
          </w:rPr>
          <w:delText xml:space="preserve">עביד</w:delText>
        </w:r>
      </w:del>
      <w:r>
        <w:rPr>
          <w:rtl/>
        </w:rPr>
        <w:t xml:space="preserve"> עשרון וכייל </w:t>
      </w:r>
      <w:ins w:id="93189" w:author="מנוע מכני" w:date="2026-10-11T12:04:40Z">
        <w:r>
          <w:rPr>
            <w:rtl/>
          </w:rPr>
          <w:t xml:space="preserve">בו</w:t>
        </w:r>
      </w:ins>
      <w:del w:id="93190" w:author="מנוע מכני" w:date="2026-10-11T12:04:40Z">
        <w:r>
          <w:rPr>
            <w:rtl/>
          </w:rPr>
          <w:delText xml:space="preserve">ביה</w:delText>
        </w:r>
      </w:del>
      <w:r>
        <w:rPr>
          <w:rtl/>
        </w:rPr>
        <w:t xml:space="preserve">, שביק עשרון דקודש וכייל בעשרון דחול.</w:t>
      </w:r>
    </w:p>
    <w:p>
      <w:pPr>
        <w:pStyle w:val="afffff8"/>
        <w:rPr>
          <w:ins w:id="90399" w:author="קלוד" w:date="2026-10-11T12:32:08Z"/>
        </w:rPr>
      </w:pPr>
      <w:ins w:id="90400" w:author="קלוד" w:date="2026-10-11T12:32:08Z">
        <w:r>
          <w:rPr>
            <w:color w:val="7B3F00"/>
          </w:rPr>
          <w:t xml:space="preserve">מעלה בשר ושירי מנחות על המזבח - 'כי כל שאור וכל דבש'</w:t>
        </w:r>
      </w:ins>
    </w:p>
    <w:p>
      <w:pPr>
        <w:pStyle w:val="38"/>
        <w:rPr>
          <w:ins w:id="100286" w:author="מנוע מכני" w:date="2026-10-11T12:04:40Z"/>
        </w:rPr>
      </w:pPr>
      <w:del w:id="100285" w:author="מנוע מכני" w:date="2026-10-11T12:04:40Z">
        <w:r w:rsidRPr="00265E5E">
          <w:delText xml:space="preserve">•</w:delText>
        </w:r>
      </w:del>
      <w:r w:rsidRPr="00265E5E">
        <w:t xml:space="preserve"> </w:t>
      </w:r>
      <w:r w:rsidRPr="004A7C9A">
        <w:t>ת"</w:t>
      </w:r>
      <w:r w:rsidRPr="004A7C9A">
        <w:t>ר</w:t>
      </w:r>
      <w:r>
        <w:t xml:space="preserve">:</w:t>
      </w:r>
    </w:p>
    <w:p w:rsidR="00DA63EC" w:rsidRDefault="00DA63EC" w:rsidP="00DA63EC">
      <w:pPr>
        <w:tabs>
          <w:tab w:val="center" w:pos="2835"/>
        </w:tabs>
        <w:rPr>
          <w:rtl/>
        </w:rPr>
      </w:pPr>
      <w:del w:id="100287" w:author="מנוע מכני" w:date="2026-10-11T12:04:40Z">
        <w:r>
          <w:rPr>
            <w:rtl/>
          </w:rPr>
          <w:delText xml:space="preserve"> </w:delText>
        </w:r>
      </w:del>
      <w:r>
        <w:rPr>
          <w:rtl/>
        </w:rPr>
        <w:t xml:space="preserve">מנין למעלה מבשר חטאת ומבשר אשם, ומבשר קדשי הקדשים ומקדשים קלים, וממותר העומר וממותר שתי הלחם, ומלחם הפנים ומשירי מנחות שהוא בלא תעשה? </w:t>
      </w:r>
    </w:p>
    <w:p>
      <w:pPr>
        <w:pStyle w:val="38"/>
        <w:rPr>
          <w:ins w:id="100288" w:author="מנוע מכני" w:date="2026-10-11T12:04:40Z"/>
        </w:rPr>
      </w:pPr>
      <w:r w:rsidRPr="00E105BC">
        <w:t xml:space="preserve">ת"ל</w:t>
      </w:r>
      <w:r w:rsidRPr="00E105BC">
        <w:t xml:space="preserve">:</w:t>
      </w:r>
    </w:p>
    <w:p w:rsidR="00DA63EC" w:rsidRPr="00E105BC" w:rsidRDefault="00DA63EC" w:rsidP="00DA63EC">
      <w:pPr>
        <w:tabs>
          <w:tab w:val="center" w:pos="2835"/>
        </w:tabs>
        <w:rPr>
          <w:spacing w:val="-2"/>
          <w:rtl/>
        </w:rPr>
      </w:pPr>
      <w:del w:id="100289" w:author="מנוע מכני" w:date="2026-10-11T12:04:40Z">
        <w:r w:rsidRPr="00E105BC">
          <w:rPr>
            <w:rStyle w:val="afffff0"/>
            <w:spacing w:val="-2"/>
            <w:rtl/>
          </w:rPr>
          <w:delText xml:space="preserve"> </w:delText>
        </w:r>
      </w:del>
      <w:r w:rsidRPr="00E105BC">
        <w:rPr>
          <w:rStyle w:val="afffff0"/>
          <w:rFonts w:hint="cs"/>
          <w:spacing w:val="-2"/>
          <w:rtl/>
        </w:rPr>
        <w:t>'</w:t>
      </w:r>
      <w:r w:rsidRPr="00E105BC">
        <w:rPr>
          <w:rStyle w:val="afffff0"/>
          <w:spacing w:val="-2"/>
          <w:rtl/>
        </w:rPr>
        <w:t xml:space="preserve">כי כל שאור וכל דבש </w:t>
      </w:r>
      <w:r w:rsidRPr="00E105BC">
        <w:rPr>
          <w:rStyle w:val="afffff0"/>
          <w:spacing w:val="-2"/>
          <w:rtl/>
        </w:rPr>
        <w:t xml:space="preserve">לא</w:t>
      </w:r>
      <w:r w:rsidRPr="00E105BC">
        <w:rPr>
          <w:rStyle w:val="afffff0"/>
          <w:spacing w:val="-2"/>
          <w:rtl/>
        </w:rPr>
        <w:t xml:space="preserve"> תקטירו ממנו אשה לה</w:t>
      </w:r>
      <w:r w:rsidRPr="00E105BC">
        <w:rPr>
          <w:rStyle w:val="afffff0"/>
          <w:spacing w:val="-2"/>
          <w:rtl/>
        </w:rPr>
        <w:t xml:space="preserve">',</w:t>
      </w:r>
      <w:r w:rsidRPr="00E105BC">
        <w:rPr>
          <w:spacing w:val="-2"/>
          <w:rtl/>
        </w:rPr>
        <w:t xml:space="preserve"> כל שהוא ממנו לאישים הרי הוא בבל תקטירו.</w:t>
      </w:r>
    </w:p>
    <w:p w:rsidR="00DA63EC" w:rsidRPr="00E105BC" w:rsidRDefault="00DA63EC" w:rsidP="00DA63EC">
      <w:pPr>
        <w:tabs>
          <w:tab w:val="center" w:pos="2835"/>
        </w:tabs>
        <w:rPr>
          <w:spacing w:val="-4"/>
          <w:rtl/>
        </w:rPr>
      </w:pPr>
      <w:r w:rsidRPr="00E105BC">
        <w:rPr>
          <w:spacing w:val="-4"/>
          <w:rtl/>
        </w:rPr>
        <w:t>ושתי הלחם ולחם הפנים יש מהן לאישים? וה</w:t>
      </w:r>
      <w:r w:rsidRPr="00E105BC">
        <w:rPr>
          <w:rFonts w:hint="cs"/>
          <w:spacing w:val="-4"/>
          <w:rtl/>
        </w:rPr>
        <w:t>ך ד</w:t>
      </w:r>
      <w:r w:rsidRPr="00E105BC">
        <w:rPr>
          <w:spacing w:val="-4"/>
          <w:rtl/>
        </w:rPr>
        <w:t>יצאו שתי הלחם ולחם הפנים שאין מהם לאישים!</w:t>
      </w:r>
    </w:p>
    <w:p>
      <w:pPr>
        <w:pStyle w:val="38"/>
        <w:rPr>
          <w:ins w:id="100290" w:author="מנוע מכני" w:date="2026-10-11T12:04:40Z"/>
        </w:rPr>
      </w:pPr>
      <w:r>
        <w:t>אר</w:t>
      </w:r>
      <w:r>
        <w:t>"</w:t>
      </w:r>
      <w:r>
        <w:t>ש</w:t>
      </w:r>
      <w:r>
        <w:t xml:space="preserve">:</w:t>
      </w:r>
    </w:p>
    <w:p w:rsidR="00DA63EC" w:rsidRDefault="00DA63EC" w:rsidP="00DA63EC">
      <w:pPr>
        <w:tabs>
          <w:tab w:val="center" w:pos="2835"/>
        </w:tabs>
        <w:rPr>
          <w:rtl/>
        </w:rPr>
      </w:pPr>
      <w:del w:id="100291" w:author="מנוע מכני" w:date="2026-10-11T12:04:40Z">
        <w:r>
          <w:rPr>
            <w:rtl/>
          </w:rPr>
          <w:delText xml:space="preserve"> </w:delText>
        </w:r>
      </w:del>
      <w:r>
        <w:rPr>
          <w:rtl/>
        </w:rPr>
        <w:t xml:space="preserve">אין מגופו לאישים.</w:t>
      </w:r>
    </w:p>
    <w:p w:rsidR="00DA63EC" w:rsidRDefault="00DA63EC" w:rsidP="00DA63EC">
      <w:pPr>
        <w:tabs>
          <w:tab w:val="center" w:pos="2835"/>
        </w:tabs>
        <w:rPr>
          <w:rtl/>
        </w:rPr>
      </w:pPr>
    </w:p>
    <w:p>
      <w:pPr>
        <w:pStyle w:val="afffff8"/>
        <w:rPr>
          <w:ins w:id="90397" w:author="קלוד" w:date="2026-10-11T12:32:08Z"/>
        </w:rPr>
      </w:pPr>
      <w:ins w:id="90398" w:author="קלוד" w:date="2026-10-11T12:32:08Z">
        <w:r>
          <w:rPr>
            <w:color w:val="7B3F00"/>
          </w:rPr>
          <w:t xml:space="preserve">המעלה שאור ודבש על גבי הכבש - חייב או פטור</w:t>
        </w:r>
      </w:ins>
    </w:p>
    <w:p>
      <w:pPr>
        <w:pStyle w:val="38"/>
        <w:rPr>
          <w:ins w:id="100292" w:author="מנוע מכני" w:date="2026-10-11T12:04:40Z"/>
        </w:rPr>
      </w:pPr>
      <w:r w:rsidRPr="00ED4559">
        <w:t xml:space="preserve">איתמר:</w:t>
      </w:r>
    </w:p>
    <w:p w:rsidR="00DA63EC" w:rsidRDefault="00DA63EC" w:rsidP="00DA63EC">
      <w:pPr>
        <w:tabs>
          <w:tab w:val="center" w:pos="2835"/>
        </w:tabs>
        <w:rPr>
          <w:rtl/>
        </w:rPr>
      </w:pPr>
      <w:del w:id="100293" w:author="מנוע מכני" w:date="2026-10-11T12:04:40Z">
        <w:r w:rsidRPr="00ED4559">
          <w:rPr>
            <w:b/>
            <w:bCs/>
            <w:rtl/>
          </w:rPr>
          <w:delText xml:space="preserve"> </w:delText>
        </w:r>
      </w:del>
      <w:r w:rsidRPr="00ED4559">
        <w:rPr>
          <w:b/>
          <w:bCs/>
          <w:rtl/>
        </w:rPr>
        <w:t xml:space="preserve">המעלה מכולם על גבי הכבש </w:t>
      </w:r>
      <w:r>
        <w:rPr>
          <w:rFonts w:hint="cs"/>
          <w:rtl/>
        </w:rPr>
        <w:t>-</w:t>
      </w:r>
    </w:p>
    <w:p w:rsidR="00DA63EC" w:rsidRDefault="00DA63EC" w:rsidP="00DA63EC">
      <w:pPr>
        <w:tabs>
          <w:tab w:val="center" w:pos="2835"/>
        </w:tabs>
        <w:rPr>
          <w:rtl/>
        </w:rPr>
      </w:pPr>
      <w:del w:id="90149" w:author="מנוע מכני" w:date="2026-10-11T12:04:40Z">
        <w:r>
          <w:rPr>
            <w:rFonts w:hint="cs"/>
            <w:rtl/>
          </w:rPr>
          <w:delText xml:space="preserve"> </w:delText>
        </w:r>
      </w:del>
      <w:r>
        <w:rPr>
          <w:rStyle w:val="2fb"/>
          <w:rFonts w:hint="cs"/>
          <w:rtl/>
        </w:rPr>
        <w:t xml:space="preserve">לרי</w:t>
      </w:r>
      <w:r>
        <w:rPr>
          <w:rStyle w:val="2fb"/>
          <w:rtl/>
        </w:rPr>
        <w:t>"</w:t>
      </w:r>
      <w:r>
        <w:rPr>
          <w:rStyle w:val="2fb"/>
          <w:rFonts w:hint="cs"/>
          <w:rtl/>
        </w:rPr>
        <w:t>ו</w:t>
      </w:r>
      <w:r>
        <w:rPr>
          <w:rtl/>
        </w:rPr>
        <w:t xml:space="preserve"> חייב, </w:t>
      </w:r>
      <w:r w:rsidRPr="00664445">
        <w:rPr>
          <w:rStyle w:val="afffff0"/>
          <w:rtl/>
        </w:rPr>
        <w:t>ד</w:t>
      </w:r>
      <w:r w:rsidRPr="00664445">
        <w:rPr>
          <w:rStyle w:val="afffff0"/>
          <w:rFonts w:hint="cs"/>
          <w:rtl/>
        </w:rPr>
        <w:t>'</w:t>
      </w:r>
      <w:r w:rsidRPr="00664445">
        <w:rPr>
          <w:rStyle w:val="afffff0"/>
          <w:rtl/>
        </w:rPr>
        <w:t xml:space="preserve">ואל המזבח </w:t>
      </w:r>
      <w:r w:rsidRPr="00664445">
        <w:rPr>
          <w:rStyle w:val="afffff0"/>
          <w:rtl/>
        </w:rPr>
        <w:t xml:space="preserve">לא</w:t>
      </w:r>
      <w:r w:rsidRPr="00664445">
        <w:rPr>
          <w:rStyle w:val="afffff0"/>
          <w:rtl/>
        </w:rPr>
        <w:t xml:space="preserve"> יעלו לרצון</w:t>
      </w:r>
      <w:r w:rsidRPr="00664445">
        <w:rPr>
          <w:rStyle w:val="afffff0"/>
          <w:rFonts w:hint="cs"/>
          <w:rtl/>
        </w:rPr>
        <w:t xml:space="preserve">' </w:t>
      </w:r>
      <w:r>
        <w:rPr>
          <w:rFonts w:hint="cs"/>
          <w:rtl/>
        </w:rPr>
        <w:t>אף כבש</w:t>
      </w:r>
      <w:r>
        <w:rPr>
          <w:rtl/>
        </w:rPr>
        <w:t>.</w:t>
      </w:r>
    </w:p>
    <w:p w:rsidR="00DA63EC" w:rsidRDefault="00DA63EC" w:rsidP="00DA63EC">
      <w:pPr>
        <w:tabs>
          <w:tab w:val="center" w:pos="2835"/>
        </w:tabs>
        <w:rPr>
          <w:rtl/>
        </w:rPr>
      </w:pPr>
      <w:del w:id="90150" w:author="מנוע מכני" w:date="2026-10-11T12:04:40Z">
        <w:r>
          <w:rPr>
            <w:rFonts w:hint="cs"/>
            <w:rtl/>
          </w:rPr>
          <w:delText xml:space="preserve"> </w:delText>
        </w:r>
      </w:del>
      <w:r>
        <w:rPr>
          <w:rStyle w:val="2fb"/>
          <w:rFonts w:hint="cs"/>
          <w:rtl/>
        </w:rPr>
        <w:t xml:space="preserve">ולר</w:t>
      </w:r>
      <w:r>
        <w:rPr>
          <w:rStyle w:val="2fb"/>
          <w:rtl/>
        </w:rPr>
        <w:t>"</w:t>
      </w:r>
      <w:r>
        <w:rPr>
          <w:rStyle w:val="2fb"/>
          <w:rFonts w:hint="cs"/>
          <w:rtl/>
        </w:rPr>
        <w:t xml:space="preserve">א</w:t>
      </w:r>
      <w:r>
        <w:rPr>
          <w:rFonts w:hint="cs"/>
          <w:rtl/>
        </w:rPr>
        <w:t xml:space="preserve"> פטור </w:t>
      </w:r>
      <w:r w:rsidRPr="00664445">
        <w:rPr>
          <w:rStyle w:val="afffff0"/>
          <w:rFonts w:hint="cs"/>
          <w:rtl/>
        </w:rPr>
        <w:t xml:space="preserve">ד'</w:t>
      </w:r>
      <w:r w:rsidRPr="00664445">
        <w:rPr>
          <w:rStyle w:val="afffff0"/>
          <w:rFonts w:hint="cs"/>
          <w:rtl/>
        </w:rPr>
        <w:t xml:space="preserve">שאור ודבש </w:t>
      </w:r>
      <w:r w:rsidRPr="00664445">
        <w:rPr>
          <w:rStyle w:val="afffff0"/>
          <w:rtl/>
        </w:rPr>
        <w:t>קרבן ראשית תקריבו אותם</w:t>
      </w:r>
      <w:r w:rsidRPr="00664445">
        <w:rPr>
          <w:rStyle w:val="afffff0"/>
          <w:rFonts w:hint="cs"/>
          <w:rtl/>
        </w:rPr>
        <w:t>'</w:t>
      </w:r>
      <w:r w:rsidRPr="00664445">
        <w:rPr>
          <w:rStyle w:val="afffff0"/>
          <w:rtl/>
        </w:rPr>
        <w:t>,</w:t>
      </w:r>
      <w:r>
        <w:rPr>
          <w:rtl/>
        </w:rPr>
        <w:t xml:space="preserve"> </w:t>
      </w:r>
      <w:r>
        <w:rPr>
          <w:rFonts w:hint="cs"/>
          <w:rtl/>
        </w:rPr>
        <w:t xml:space="preserve">- כבש כמזבח </w:t>
      </w:r>
      <w:ins w:id="91473" w:author="מנוע מכני" w:date="2026-10-11T12:04:40Z">
        <w:r>
          <w:rPr>
            <w:rFonts w:hint="cs"/>
            <w:rtl/>
          </w:rPr>
          <w:t xml:space="preserve">ולא</w:t>
        </w:r>
      </w:ins>
      <w:del w:id="91474" w:author="מנוע מכני" w:date="2026-10-11T12:04:40Z">
        <w:r>
          <w:rPr>
            <w:rFonts w:hint="cs"/>
            <w:rtl/>
          </w:rPr>
          <w:delText xml:space="preserve">ולאו</w:delText>
        </w:r>
      </w:del>
      <w:r>
        <w:rPr>
          <w:rFonts w:hint="cs"/>
          <w:rtl/>
        </w:rPr>
        <w:t xml:space="preserve"> </w:t>
      </w:r>
      <w:ins w:id="93191" w:author="מנוע מכני" w:date="2026-10-11T12:04:40Z">
        <w:r>
          <w:rPr>
            <w:rFonts w:hint="cs"/>
            <w:rtl/>
          </w:rPr>
          <w:t xml:space="preserve">כלום</w:t>
        </w:r>
      </w:ins>
      <w:del w:id="93192" w:author="מנוע מכני" w:date="2026-10-11T12:04:40Z">
        <w:r>
          <w:rPr>
            <w:rFonts w:hint="cs"/>
            <w:rtl/>
          </w:rPr>
          <w:delText xml:space="preserve">מידי</w:delText>
        </w:r>
      </w:del>
      <w:r>
        <w:rPr>
          <w:rFonts w:hint="cs"/>
          <w:rtl/>
        </w:rPr>
        <w:t xml:space="preserve"> אחרינא </w:t>
      </w:r>
    </w:p>
    <w:p w:rsidR="00DA63EC" w:rsidRDefault="00DA63EC" w:rsidP="00DA63EC">
      <w:pPr>
        <w:pStyle w:val="afff3"/>
        <w:framePr w:wrap="around"/>
        <w:rPr>
          <w:rtl/>
        </w:rPr>
      </w:pPr>
      <w:r>
        <w:rPr>
          <w:rFonts w:hint="cs"/>
          <w:rtl/>
        </w:rPr>
        <w:t>נח.</w:t>
      </w:r>
    </w:p>
    <w:p w:rsidR="00DA63EC" w:rsidRDefault="00DA63EC" w:rsidP="00DA63EC">
      <w:pPr>
        <w:tabs>
          <w:tab w:val="center" w:pos="2835"/>
        </w:tabs>
        <w:rPr>
          <w:rtl/>
        </w:rPr>
      </w:pPr>
    </w:p>
    <w:p w:rsidR="00DA63EC" w:rsidRDefault="00DA63EC" w:rsidP="00DA63EC">
      <w:pPr>
        <w:tabs>
          <w:tab w:val="center" w:pos="2835"/>
        </w:tabs>
        <w:rPr>
          <w:rtl/>
        </w:rPr>
      </w:pPr>
      <w:r w:rsidRPr="00ED4559">
        <w:rPr>
          <w:rStyle w:val="2fb"/>
          <w:b/>
          <w:bCs/>
          <w:rtl/>
        </w:rPr>
        <w:t>ור' יוחנן</w:t>
      </w:r>
      <w:r>
        <w:rPr>
          <w:rtl/>
        </w:rPr>
        <w:t xml:space="preserve"> </w:t>
      </w:r>
      <w:ins w:id="93195" w:author="מנוע מכני" w:date="2026-10-11T12:04:40Z">
        <w:r>
          <w:rPr>
            <w:rtl/>
          </w:rPr>
          <w:t xml:space="preserve">זה</w:t>
        </w:r>
      </w:ins>
      <w:del w:id="93196" w:author="מנוע מכני" w:date="2026-10-11T12:04:40Z">
        <w:r>
          <w:rPr>
            <w:rtl/>
          </w:rPr>
          <w:delText xml:space="preserve">האי</w:delText>
        </w:r>
      </w:del>
      <w:r>
        <w:rPr>
          <w:rtl/>
        </w:rPr>
        <w:t xml:space="preserve"> אותם </w:t>
      </w:r>
      <w:ins w:id="97483" w:author="מנוע מכני" w:date="2026-10-11T12:04:40Z">
        <w:r>
          <w:rPr>
            <w:rtl/>
          </w:rPr>
          <w:t xml:space="preserve">צריך</w:t>
        </w:r>
      </w:ins>
      <w:del w:id="97484" w:author="מנוע מכני" w:date="2026-10-11T12:04:40Z">
        <w:r>
          <w:rPr>
            <w:rtl/>
          </w:rPr>
          <w:delText xml:space="preserve">מיבעי</w:delText>
        </w:r>
      </w:del>
      <w:r>
        <w:rPr>
          <w:rtl/>
        </w:rPr>
        <w:t xml:space="preserve"> </w:t>
      </w:r>
      <w:ins w:id="93193" w:author="מנוע מכני" w:date="2026-10-11T12:04:40Z">
        <w:r>
          <w:rPr>
            <w:rtl/>
          </w:rPr>
          <w:t xml:space="preserve">לו</w:t>
        </w:r>
      </w:ins>
      <w:del w:id="93194" w:author="מנוע מכני" w:date="2026-10-11T12:04:40Z">
        <w:r>
          <w:rPr>
            <w:rtl/>
          </w:rPr>
          <w:delText xml:space="preserve">ליה</w:delText>
        </w:r>
      </w:del>
      <w:r>
        <w:rPr>
          <w:rtl/>
        </w:rPr>
        <w:t xml:space="preserve"> לכדתניא, יכול יהא יחיד מתנדב ומביא כיוצא בה נדבה, וקורא </w:t>
      </w:r>
      <w:r w:rsidRPr="00E105BC">
        <w:rPr>
          <w:spacing w:val="-4"/>
          <w:rtl/>
        </w:rPr>
        <w:t>אני בה מוצא שפתיך תשמור ועשית</w:t>
      </w:r>
      <w:r w:rsidRPr="00E105BC">
        <w:rPr>
          <w:rFonts w:hint="cs"/>
          <w:spacing w:val="-4"/>
          <w:rtl/>
        </w:rPr>
        <w:t>'</w:t>
      </w:r>
      <w:r w:rsidRPr="00E105BC">
        <w:rPr>
          <w:spacing w:val="-4"/>
          <w:rtl/>
        </w:rPr>
        <w:t xml:space="preserve">? </w:t>
      </w:r>
      <w:r w:rsidRPr="00E105BC">
        <w:rPr>
          <w:spacing w:val="-4"/>
          <w:rtl/>
        </w:rPr>
        <w:t xml:space="preserve">ת"ל</w:t>
      </w:r>
      <w:r w:rsidRPr="00E105BC">
        <w:rPr>
          <w:spacing w:val="-4"/>
          <w:rtl/>
        </w:rPr>
        <w:t xml:space="preserve">:</w:t>
      </w:r>
      <w:r w:rsidRPr="00E105BC">
        <w:rPr>
          <w:rStyle w:val="afffff0"/>
          <w:spacing w:val="-4"/>
          <w:rtl/>
        </w:rPr>
        <w:t xml:space="preserve"> </w:t>
      </w:r>
      <w:r w:rsidRPr="00E105BC">
        <w:rPr>
          <w:rStyle w:val="afffff0"/>
          <w:rFonts w:hint="cs"/>
          <w:spacing w:val="-4"/>
          <w:rtl/>
        </w:rPr>
        <w:t>'</w:t>
      </w:r>
      <w:ins w:id="90691" w:author="Claude - סמנטי" w:date="2026-10-11T12:27:00Z">
        <w:r>
          <w:rPr>
            <w:rStyle w:val="afffff0"/>
            <w:spacing w:val="-4"/>
            <w:rtl/>
          </w:rPr>
          <w:t xml:space="preserve">קָרְבַּן רֵאשִׁית תַּקְרִיבוּ</w:t>
        </w:r>
      </w:ins>
      <w:del w:id="90692" w:author="Claude - סמנטי" w:date="2026-10-11T12:27:00Z">
        <w:r w:rsidRPr="00E105BC">
          <w:rPr>
            <w:rStyle w:val="afffff0"/>
            <w:spacing w:val="-4"/>
            <w:rtl/>
          </w:rPr>
          <w:delText xml:space="preserve">קרבן ראשית תקריבו</w:delText>
        </w:r>
      </w:del>
      <w:r w:rsidRPr="00E105BC">
        <w:rPr>
          <w:rStyle w:val="afffff0"/>
          <w:rFonts w:hint="cs"/>
          <w:spacing w:val="-4"/>
          <w:rtl/>
        </w:rPr>
        <w:t>'</w:t>
      </w:r>
      <w:r w:rsidRPr="00E105BC">
        <w:rPr>
          <w:rStyle w:val="afffff0"/>
          <w:spacing w:val="-4"/>
          <w:rtl/>
        </w:rPr>
        <w:t>,</w:t>
      </w:r>
      <w:r w:rsidRPr="00E105BC">
        <w:rPr>
          <w:spacing w:val="-4"/>
          <w:rtl/>
        </w:rPr>
        <w:t xml:space="preserve"> ציבור אמרתי לך ולא יחיד</w:t>
      </w:r>
      <w:ins w:id="94845" w:author="מנוע מכני" w:date="2026-10-11T12:04:40Z">
        <w:r>
          <w:rPr>
            <w:spacing w:val="-4"/>
            <w:rtl/>
          </w:rPr>
          <w:t xml:space="preserve">,</w:t>
        </w:r>
      </w:ins>
      <w:del w:id="94846" w:author="מנוע מכני" w:date="2026-10-11T12:04:40Z">
        <w:r w:rsidRPr="00E105BC">
          <w:rPr>
            <w:spacing w:val="-4"/>
            <w:rtl/>
          </w:rPr>
          <w:delText xml:space="preserve">;</w:delText>
        </w:r>
      </w:del>
      <w:r w:rsidRPr="00E105BC">
        <w:rPr>
          <w:spacing w:val="-4"/>
          <w:rtl/>
        </w:rPr>
        <w:t xml:space="preserve"> </w:t>
      </w:r>
    </w:p>
    <w:p w:rsidR="00DA63EC" w:rsidRDefault="00DA63EC" w:rsidP="00DA63EC">
      <w:pPr>
        <w:rPr>
          <w:rtl/>
        </w:rPr>
      </w:pPr>
      <w:r w:rsidRPr="00336727">
        <w:rPr>
          <w:rtl/>
        </w:rPr>
        <w:t xml:space="preserve">יכול </w:t>
      </w:r>
      <w:r w:rsidRPr="00336727">
        <w:rPr>
          <w:rtl/>
        </w:rPr>
        <w:t xml:space="preserve">לא</w:t>
      </w:r>
      <w:r w:rsidRPr="00336727">
        <w:rPr>
          <w:rtl/>
        </w:rPr>
        <w:t xml:space="preserve"> יהא יחיד מביא שאינו מביא חובתו כיוצא בה, אבל יהא ציבור מביא שמביא חובתו כיוצא בה? </w:t>
      </w:r>
    </w:p>
    <w:p>
      <w:pPr>
        <w:pStyle w:val="38"/>
        <w:rPr>
          <w:ins w:id="100294" w:author="מנוע מכני" w:date="2026-10-11T12:04:40Z"/>
        </w:rPr>
      </w:pPr>
      <w:r>
        <w:t xml:space="preserve">- </w:t>
      </w:r>
      <w:r>
        <w:t xml:space="preserve">ת"ל</w:t>
      </w:r>
      <w:r>
        <w:t xml:space="preserve">:</w:t>
      </w:r>
    </w:p>
    <w:p w:rsidR="00DA63EC" w:rsidRDefault="00DA63EC" w:rsidP="00DA63EC">
      <w:pPr>
        <w:pStyle w:val="affffb"/>
        <w:rPr>
          <w:rtl/>
        </w:rPr>
      </w:pPr>
      <w:del w:id="100295"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אותם</w:t>
      </w:r>
      <w:r w:rsidRPr="00A563E0">
        <w:rPr>
          <w:rStyle w:val="afffff0"/>
          <w:rFonts w:hint="cs"/>
          <w:rtl/>
        </w:rPr>
        <w:t>'</w:t>
      </w:r>
      <w:r w:rsidRPr="00A563E0">
        <w:rPr>
          <w:rStyle w:val="afffff0"/>
          <w:rtl/>
        </w:rPr>
        <w:t>,</w:t>
      </w:r>
      <w:r>
        <w:rPr>
          <w:rtl/>
        </w:rPr>
        <w:t xml:space="preserve"> ומה יש לך להביא? שתי הלחם מן השאור ובכורים מן הדבש.</w:t>
      </w:r>
    </w:p>
    <w:p w:rsidR="00DA63EC" w:rsidRDefault="00DA63EC" w:rsidP="00DA63EC">
      <w:pPr>
        <w:tabs>
          <w:tab w:val="center" w:pos="2835"/>
        </w:tabs>
        <w:rPr>
          <w:rtl/>
        </w:rPr>
      </w:pPr>
      <w:r>
        <w:rPr>
          <w:rtl/>
        </w:rPr>
        <w:t xml:space="preserve">ושתי הלחם </w:t>
      </w:r>
      <w:r>
        <w:rPr>
          <w:rtl/>
        </w:rPr>
        <w:t xml:space="preserve">לא</w:t>
      </w:r>
      <w:r>
        <w:rPr>
          <w:rtl/>
        </w:rPr>
        <w:t xml:space="preserve"> יקרבו נדבה </w:t>
      </w:r>
    </w:p>
    <w:p w:rsidR="00DA63EC" w:rsidRDefault="00DA63EC" w:rsidP="00DA63EC">
      <w:pPr>
        <w:tabs>
          <w:tab w:val="center" w:pos="2835"/>
        </w:tabs>
        <w:rPr>
          <w:rtl/>
        </w:rPr>
      </w:pPr>
      <w:del w:id="90151" w:author="מנוע מכני" w:date="2026-10-11T12:04:40Z">
        <w:r>
          <w:rPr>
            <w:rtl/>
          </w:rPr>
          <w:delText xml:space="preserve"> </w:delText>
        </w:r>
      </w:del>
      <w:r>
        <w:rPr>
          <w:rtl/>
        </w:rPr>
        <w:t xml:space="preserve">'</w:t>
      </w:r>
      <w:r>
        <w:rPr>
          <w:rFonts w:hint="cs"/>
          <w:rtl/>
        </w:rPr>
        <w:t xml:space="preserve">דכל </w:t>
      </w:r>
      <w:r>
        <w:rPr>
          <w:rStyle w:val="afffff0"/>
          <w:rFonts w:hint="cs"/>
          <w:rtl/>
          <w:rPrChange w:id="9049" w:author="מנוע פסוקים" w:date="2026-10-11T09:32:13Z">
            <w:rPr>
              <w:rFonts w:hint="cs"/>
              <w:rtl/>
            </w:rPr>
          </w:rPrChange>
        </w:rPr>
        <w:t xml:space="preserve">שאור וכל דבש</w:t>
      </w:r>
      <w:r>
        <w:rPr>
          <w:rFonts w:hint="cs"/>
          <w:rtl/>
        </w:rPr>
        <w:t xml:space="preserve">' ד</w:t>
      </w:r>
      <w:r>
        <w:rPr>
          <w:rtl/>
        </w:rPr>
        <w:t xml:space="preserve">יש בשאור מה שאין בדבש ויש בדבש מה שאין בשאור, </w:t>
      </w:r>
    </w:p>
    <w:p w:rsidR="00DA63EC" w:rsidRDefault="00DA63EC" w:rsidP="00DA63EC">
      <w:pPr>
        <w:tabs>
          <w:tab w:val="center" w:pos="2835"/>
        </w:tabs>
        <w:rPr>
          <w:rtl/>
        </w:rPr>
      </w:pPr>
      <w:r>
        <w:rPr>
          <w:rtl/>
        </w:rPr>
        <w:t xml:space="preserve">שאור הותר מכללו במקדש, דבש </w:t>
      </w:r>
      <w:r>
        <w:rPr>
          <w:rtl/>
        </w:rPr>
        <w:t xml:space="preserve">לא</w:t>
      </w:r>
      <w:r>
        <w:rPr>
          <w:rtl/>
        </w:rPr>
        <w:t xml:space="preserve"> הותר מכללו במקדש,</w:t>
      </w:r>
      <w:ins w:id="94847" w:author="מנוע מכני" w:date="2026-10-11T12:04:40Z">
        <w:r>
          <w:rPr>
            <w:rtl/>
          </w:rPr>
          <w:t xml:space="preserve"> </w:t>
        </w:r>
      </w:ins>
      <w:del w:id="94848" w:author="מנוע מכני" w:date="2026-10-11T12:04:40Z">
        <w:r>
          <w:rPr>
            <w:rtl/>
          </w:rPr>
          <w:delText xml:space="preserve"> </w:delText>
        </w:r>
        <w:r>
          <w:rPr>
            <w:rFonts w:hint="cs"/>
            <w:rtl/>
          </w:rPr>
          <w:delText xml:space="preserve"> </w:delText>
        </w:r>
      </w:del>
      <w:r>
        <w:rPr>
          <w:rFonts w:hint="cs"/>
          <w:rtl/>
        </w:rPr>
        <w:t xml:space="preserve">[שתי הלחם דקרבן נדבה] </w:t>
      </w:r>
    </w:p>
    <w:p w:rsidR="00DA63EC" w:rsidRDefault="00DA63EC" w:rsidP="00DA63EC">
      <w:pPr>
        <w:tabs>
          <w:tab w:val="center" w:pos="2835"/>
        </w:tabs>
        <w:rPr>
          <w:rtl/>
        </w:rPr>
      </w:pPr>
      <w:r>
        <w:rPr>
          <w:rtl/>
        </w:rPr>
        <w:t xml:space="preserve">דבש הותר בשירי מנחות, שאור </w:t>
      </w:r>
      <w:r>
        <w:rPr>
          <w:rtl/>
        </w:rPr>
        <w:t xml:space="preserve">לא</w:t>
      </w:r>
      <w:r>
        <w:rPr>
          <w:rtl/>
        </w:rPr>
        <w:t xml:space="preserve"> הותר בשירי מנחות, </w:t>
      </w:r>
    </w:p>
    <w:p w:rsidR="00DA63EC" w:rsidRDefault="00DA63EC" w:rsidP="00DA63EC">
      <w:pPr>
        <w:tabs>
          <w:tab w:val="center" w:pos="2835"/>
        </w:tabs>
        <w:rPr>
          <w:rtl/>
        </w:rPr>
      </w:pPr>
    </w:p>
    <w:p>
      <w:pPr>
        <w:pStyle w:val="38"/>
        <w:rPr>
          <w:ins w:id="100297" w:author="מנוע מכני" w:date="2026-10-11T12:04:40Z"/>
        </w:rPr>
      </w:pPr>
      <w:del w:id="100296" w:author="מנוע מכני" w:date="2026-10-11T12:04:40Z">
        <w:r w:rsidRPr="00265E5E">
          <w:delText xml:space="preserve">•</w:delText>
        </w:r>
      </w:del>
      <w:r w:rsidRPr="00265E5E">
        <w:t xml:space="preserve"> </w:t>
      </w:r>
      <w:del w:id="102541" w:author="מנוע מכני" w:date="2026-10-11T12:04:40Z">
        <w:r>
          <w:delText xml:space="preserve">אמר </w:delText>
        </w:r>
      </w:del>
      <w:r>
        <w:t xml:space="preserve">רב עמרם:</w:t>
      </w:r>
    </w:p>
    <w:p w:rsidR="00DA63EC" w:rsidRDefault="00DA63EC" w:rsidP="00DA63EC">
      <w:pPr>
        <w:tabs>
          <w:tab w:val="center" w:pos="2835"/>
        </w:tabs>
        <w:rPr>
          <w:rtl/>
        </w:rPr>
      </w:pPr>
      <w:del w:id="100298" w:author="מנוע מכני" w:date="2026-10-11T12:04:40Z">
        <w:r>
          <w:rPr>
            <w:rtl/>
          </w:rPr>
          <w:delText xml:space="preserve"> </w:delText>
        </w:r>
      </w:del>
      <w:r>
        <w:rPr>
          <w:rtl/>
        </w:rPr>
        <w:t xml:space="preserve">לא</w:t>
      </w:r>
      <w:r>
        <w:rPr>
          <w:rtl/>
        </w:rPr>
        <w:t xml:space="preserve">, ליקרב עמהם.</w:t>
      </w:r>
    </w:p>
    <w:p>
      <w:pPr>
        <w:pStyle w:val="38"/>
        <w:rPr>
          <w:ins w:id="100299" w:author="מנוע מכני" w:date="2026-10-11T12:04:40Z"/>
        </w:rPr>
      </w:pPr>
      <w:r w:rsidRPr="00336727">
        <w:t xml:space="preserve">והך </w:t>
      </w:r>
      <w:r w:rsidRPr="00336727">
        <w:t xml:space="preserve">דתנן</w:t>
      </w:r>
      <w:r w:rsidRPr="00336727">
        <w:t xml:space="preserve">:</w:t>
      </w:r>
    </w:p>
    <w:p w:rsidR="00DA63EC" w:rsidRDefault="00DA63EC" w:rsidP="00DA63EC">
      <w:pPr>
        <w:rPr>
          <w:rtl/>
        </w:rPr>
      </w:pPr>
      <w:del w:id="100300" w:author="מנוע מכני" w:date="2026-10-11T12:04:40Z">
        <w:r w:rsidRPr="00336727">
          <w:rPr>
            <w:rtl/>
          </w:rPr>
          <w:delText xml:space="preserve"> </w:delText>
        </w:r>
      </w:del>
      <w:r w:rsidRPr="00336727">
        <w:rPr>
          <w:rtl/>
        </w:rPr>
        <w:t xml:space="preserve">הגוזלות שעל גבי הסלין היו עולות, והסלים שבידם ניתנין לכהנים!</w:t>
      </w:r>
      <w:r w:rsidRPr="00336727">
        <w:rPr>
          <w:rFonts w:hint="cs"/>
          <w:rtl/>
        </w:rPr>
        <w:t xml:space="preserve">- </w:t>
      </w:r>
      <w:r w:rsidRPr="00336727">
        <w:rPr>
          <w:rtl/>
        </w:rPr>
        <w:t xml:space="preserve">הנהו לעטר בכורים </w:t>
      </w:r>
      <w:ins w:id="97485" w:author="מנוע מכני" w:date="2026-10-11T12:04:40Z">
        <w:r>
          <w:rPr>
            <w:rtl/>
          </w:rPr>
          <w:t xml:space="preserve">באו</w:t>
        </w:r>
      </w:ins>
      <w:del w:id="97486" w:author="מנוע מכני" w:date="2026-10-11T12:04:40Z">
        <w:r w:rsidRPr="00336727">
          <w:rPr>
            <w:rtl/>
          </w:rPr>
          <w:delText xml:space="preserve">אתו</w:delText>
        </w:r>
      </w:del>
      <w:r w:rsidRPr="00336727">
        <w:rPr>
          <w:rtl/>
        </w:rPr>
        <w:t xml:space="preserve">.</w:t>
      </w:r>
    </w:p>
    <w:p>
      <w:pPr>
        <w:pStyle w:val="afffff8"/>
        <w:rPr>
          <w:ins w:id="90395" w:author="קלוד" w:date="2026-10-11T12:32:08Z"/>
        </w:rPr>
      </w:pPr>
      <w:ins w:id="90396" w:author="קלוד" w:date="2026-10-11T12:32:08Z">
        <w:r>
          <w:rPr>
            <w:color w:val="7B3F00"/>
          </w:rPr>
          <w:t xml:space="preserve">בשר חטאת העוף - 'כל שממנו לאישים' או 'כל ששמו קרבן'</w:t>
        </w:r>
      </w:ins>
    </w:p>
    <w:p>
      <w:pPr>
        <w:pStyle w:val="38"/>
        <w:rPr>
          <w:ins w:id="100302" w:author="מנוע מכני" w:date="2026-10-11T12:04:40Z"/>
        </w:rPr>
      </w:pPr>
      <w:del w:id="100301" w:author="מנוע מכני" w:date="2026-10-11T12:04:40Z">
        <w:r w:rsidRPr="00452899">
          <w:delText xml:space="preserve">•</w:delText>
        </w:r>
      </w:del>
      <w:r w:rsidRPr="00452899">
        <w:t xml:space="preserve"> </w:t>
      </w:r>
      <w:r w:rsidRPr="00452899">
        <w:t>בעי ר</w:t>
      </w:r>
      <w:r w:rsidRPr="00452899">
        <w:t>ב</w:t>
      </w:r>
      <w:r w:rsidRPr="00452899">
        <w:t>"</w:t>
      </w:r>
      <w:r w:rsidRPr="00452899">
        <w:t>ח מר</w:t>
      </w:r>
      <w:r w:rsidRPr="00452899">
        <w:t>"</w:t>
      </w:r>
      <w:r w:rsidRPr="00452899">
        <w:t>ח</w:t>
      </w:r>
      <w:r>
        <w:t xml:space="preserve">:</w:t>
      </w:r>
    </w:p>
    <w:p w:rsidR="00DA63EC" w:rsidRDefault="00DA63EC" w:rsidP="00DA63EC">
      <w:pPr>
        <w:tabs>
          <w:tab w:val="center" w:pos="2835"/>
        </w:tabs>
        <w:rPr>
          <w:rtl/>
        </w:rPr>
      </w:pPr>
      <w:del w:id="100303" w:author="מנוע מכני" w:date="2026-10-11T12:04:40Z">
        <w:r>
          <w:rPr>
            <w:rtl/>
          </w:rPr>
          <w:delText xml:space="preserve"> </w:delText>
        </w:r>
      </w:del>
      <w:r>
        <w:rPr>
          <w:rtl/>
        </w:rPr>
        <w:t xml:space="preserve">המעלה מבשר חטאת העוף </w:t>
      </w:r>
      <w:r>
        <w:rPr>
          <w:rtl/>
        </w:rPr>
        <w:t xml:space="preserve">ע"ג</w:t>
      </w:r>
      <w:r>
        <w:rPr>
          <w:rtl/>
        </w:rPr>
        <w:t xml:space="preserve"> המזבח, מהו? כל שממנו לאישים </w:t>
      </w:r>
      <w:r>
        <w:rPr>
          <w:rtl/>
        </w:rPr>
        <w:t xml:space="preserve">אמר</w:t>
      </w:r>
      <w:r>
        <w:rPr>
          <w:rtl/>
        </w:rPr>
        <w:t xml:space="preserve"> </w:t>
      </w:r>
      <w:ins w:id="93197" w:author="מנוע מכני" w:date="2026-10-11T12:04:40Z">
        <w:r>
          <w:rPr>
            <w:rtl/>
          </w:rPr>
          <w:t xml:space="preserve">התורה</w:t>
        </w:r>
      </w:ins>
      <w:del w:id="93198" w:author="מנוע מכני" w:date="2026-10-11T12:04:40Z">
        <w:r>
          <w:rPr>
            <w:rtl/>
          </w:rPr>
          <w:delText xml:space="preserve">רחמנא</w:delText>
        </w:r>
      </w:del>
      <w:r>
        <w:rPr>
          <w:rtl/>
        </w:rPr>
        <w:t xml:space="preserve">, </w:t>
      </w:r>
      <w:ins w:id="93199" w:author="מנוע מכני" w:date="2026-10-11T12:04:40Z">
        <w:r>
          <w:rPr>
            <w:rtl/>
          </w:rPr>
          <w:t xml:space="preserve">וזה</w:t>
        </w:r>
      </w:ins>
      <w:del w:id="93200" w:author="מנוע מכני" w:date="2026-10-11T12:04:40Z">
        <w:r>
          <w:rPr>
            <w:rtl/>
          </w:rPr>
          <w:delText xml:space="preserve">והאי</w:delText>
        </w:r>
      </w:del>
      <w:r>
        <w:rPr>
          <w:rtl/>
        </w:rPr>
        <w:t xml:space="preserve"> אין ממנו לאישים, </w:t>
      </w:r>
      <w:r w:rsidRPr="00595EAE">
        <w:rPr>
          <w:b/>
          <w:bCs/>
          <w:rtl/>
        </w:rPr>
        <w:t>או"ד</w:t>
      </w:r>
      <w:r>
        <w:rPr>
          <w:rtl/>
        </w:rPr>
        <w:t xml:space="preserve"> כל ששמו קרבן, </w:t>
      </w:r>
      <w:ins w:id="93201" w:author="מנוע מכני" w:date="2026-10-11T12:04:40Z">
        <w:r>
          <w:rPr>
            <w:rtl/>
          </w:rPr>
          <w:t xml:space="preserve">וזה</w:t>
        </w:r>
      </w:ins>
      <w:del w:id="93202" w:author="מנוע מכני" w:date="2026-10-11T12:04:40Z">
        <w:r>
          <w:rPr>
            <w:rtl/>
          </w:rPr>
          <w:delText xml:space="preserve">והאי</w:delText>
        </w:r>
      </w:del>
      <w:r>
        <w:rPr>
          <w:rtl/>
        </w:rPr>
        <w:t xml:space="preserve"> </w:t>
      </w:r>
      <w:ins w:id="91475" w:author="מנוע מכני" w:date="2026-10-11T12:04:40Z">
        <w:r>
          <w:rPr>
            <w:rtl/>
          </w:rPr>
          <w:t xml:space="preserve">גם</w:t>
        </w:r>
      </w:ins>
      <w:del w:id="91476" w:author="מנוע מכני" w:date="2026-10-11T12:04:40Z">
        <w:r>
          <w:rPr>
            <w:rtl/>
          </w:rPr>
          <w:delText xml:space="preserve">נמי</w:delText>
        </w:r>
      </w:del>
      <w:r>
        <w:rPr>
          <w:rtl/>
        </w:rPr>
        <w:t xml:space="preserve"> שמו קרבן? </w:t>
      </w:r>
    </w:p>
    <w:p>
      <w:pPr>
        <w:pStyle w:val="38"/>
        <w:rPr>
          <w:ins w:id="100304" w:author="מנוע מכני" w:date="2026-10-11T12:04:40Z"/>
        </w:rPr>
      </w:pPr>
      <w:r>
        <w:t>א</w:t>
      </w:r>
      <w:r>
        <w:t>"</w:t>
      </w:r>
      <w:r>
        <w:t>ל</w:t>
      </w:r>
      <w:r>
        <w:t xml:space="preserve">:</w:t>
      </w:r>
    </w:p>
    <w:p w:rsidR="00DA63EC" w:rsidRDefault="00DA63EC" w:rsidP="00DA63EC">
      <w:pPr>
        <w:tabs>
          <w:tab w:val="center" w:pos="2835"/>
        </w:tabs>
        <w:rPr>
          <w:rtl/>
        </w:rPr>
      </w:pPr>
      <w:del w:id="100305" w:author="מנוע מכני" w:date="2026-10-11T12:04:40Z">
        <w:r>
          <w:rPr>
            <w:rtl/>
          </w:rPr>
          <w:delText xml:space="preserve"> </w:delText>
        </w:r>
      </w:del>
      <w:r>
        <w:rPr>
          <w:rtl/>
        </w:rPr>
        <w:t xml:space="preserve">כל ששמו קרבן, </w:t>
      </w:r>
      <w:ins w:id="93203" w:author="מנוע מכני" w:date="2026-10-11T12:04:40Z">
        <w:r>
          <w:rPr>
            <w:rtl/>
          </w:rPr>
          <w:t xml:space="preserve">וזה</w:t>
        </w:r>
      </w:ins>
      <w:del w:id="93204" w:author="מנוע מכני" w:date="2026-10-11T12:04:40Z">
        <w:r>
          <w:rPr>
            <w:rtl/>
          </w:rPr>
          <w:delText xml:space="preserve">והאי</w:delText>
        </w:r>
      </w:del>
      <w:r>
        <w:rPr>
          <w:rtl/>
        </w:rPr>
        <w:t xml:space="preserve"> </w:t>
      </w:r>
      <w:ins w:id="91477" w:author="מנוע מכני" w:date="2026-10-11T12:04:40Z">
        <w:r>
          <w:rPr>
            <w:rtl/>
          </w:rPr>
          <w:t xml:space="preserve">גם</w:t>
        </w:r>
      </w:ins>
      <w:del w:id="91478" w:author="מנוע מכני" w:date="2026-10-11T12:04:40Z">
        <w:r>
          <w:rPr>
            <w:rtl/>
          </w:rPr>
          <w:delText xml:space="preserve">נמי</w:delText>
        </w:r>
      </w:del>
      <w:r>
        <w:rPr>
          <w:rtl/>
        </w:rPr>
        <w:t xml:space="preserve"> שמו קרבן.</w:t>
      </w:r>
    </w:p>
    <w:p w:rsidR="00DA63EC" w:rsidRDefault="00DA63EC" w:rsidP="00DA63EC">
      <w:pPr>
        <w:tabs>
          <w:tab w:val="center" w:pos="2835"/>
        </w:tabs>
        <w:rPr>
          <w:rtl/>
        </w:rPr>
      </w:pPr>
    </w:p>
    <w:p>
      <w:pPr>
        <w:pStyle w:val="38"/>
        <w:rPr>
          <w:ins w:id="100307" w:author="מנוע מכני" w:date="2026-10-11T12:04:40Z"/>
        </w:rPr>
      </w:pPr>
      <w:del w:id="100306" w:author="מנוע מכני" w:date="2026-10-11T12:04:40Z">
        <w:r w:rsidRPr="00265E5E">
          <w:delText xml:space="preserve">•</w:delText>
        </w:r>
      </w:del>
      <w:r w:rsidRPr="00265E5E">
        <w:t xml:space="preserve"> </w:t>
      </w:r>
      <w:r>
        <w:t>כתנאי, ר"</w:t>
      </w:r>
      <w:r>
        <w:t>א</w:t>
      </w:r>
      <w:r>
        <w:t xml:space="preserve">:</w:t>
      </w:r>
    </w:p>
    <w:p w:rsidR="00DA63EC" w:rsidRDefault="00DA63EC" w:rsidP="00DA63EC">
      <w:pPr>
        <w:tabs>
          <w:tab w:val="center" w:pos="2835"/>
        </w:tabs>
        <w:rPr>
          <w:rtl/>
        </w:rPr>
      </w:pPr>
      <w:del w:id="100308" w:author="מנוע מכני" w:date="2026-10-11T12:04:40Z">
        <w:r>
          <w:rPr>
            <w:rtl/>
          </w:rPr>
          <w:delText xml:space="preserve"> </w:delText>
        </w:r>
      </w:del>
      <w:r>
        <w:rPr>
          <w:rtl/>
        </w:rPr>
        <w:t xml:space="preserve">כל שממנו לאישים, </w:t>
      </w:r>
      <w:ins w:id="90447" w:author="מנוע מכני" w:date="2026-10-11T12:04:40Z">
        <w:r>
          <w:rPr>
            <w:rStyle w:val="2fb"/>
            <w:rtl/>
          </w:rPr>
          <w:t xml:space="preserve">ר"ע</w:t>
        </w:r>
      </w:ins>
      <w:del w:id="90448" w:author="מנוע מכני" w:date="2026-10-11T12:04:40Z">
        <w:r>
          <w:rPr>
            <w:rtl/>
          </w:rPr>
          <w:delText xml:space="preserve">רבי עקיבא</w:delText>
        </w:r>
      </w:del>
      <w:r>
        <w:rPr>
          <w:rtl/>
        </w:rPr>
        <w:t xml:space="preserve"> אומר: כל ששמו קרבן.</w:t>
      </w:r>
    </w:p>
    <w:p>
      <w:pPr>
        <w:pStyle w:val="38"/>
        <w:rPr>
          <w:ins w:id="100309" w:author="מנוע מכני" w:date="2026-10-11T12:04:40Z"/>
        </w:rPr>
      </w:pPr>
      <w:r>
        <w:tab/>
      </w:r>
      <w:r>
        <w:t>ר</w:t>
      </w:r>
      <w:r>
        <w:t>"</w:t>
      </w:r>
      <w:r>
        <w:t>ח</w:t>
      </w:r>
      <w:r>
        <w:t xml:space="preserve">:</w:t>
      </w:r>
    </w:p>
    <w:p w:rsidR="00DA63EC" w:rsidRDefault="00DA63EC" w:rsidP="00DA63EC">
      <w:pPr>
        <w:tabs>
          <w:tab w:val="center" w:pos="2835"/>
        </w:tabs>
        <w:rPr>
          <w:rtl/>
        </w:rPr>
      </w:pPr>
      <w:del w:id="100310" w:author="מנוע מכני" w:date="2026-10-11T12:04:40Z">
        <w:r>
          <w:rPr>
            <w:rtl/>
          </w:rPr>
          <w:delText xml:space="preserve"> </w:delText>
        </w:r>
      </w:del>
      <w:r>
        <w:rPr>
          <w:rtl/>
        </w:rPr>
        <w:t xml:space="preserve">בשר חטאת העוף </w:t>
      </w:r>
      <w:ins w:id="91479" w:author="מנוע מכני" w:date="2026-10-11T12:04:40Z">
        <w:r>
          <w:rPr>
            <w:b/>
            <w:bCs/>
            <w:rtl/>
          </w:rPr>
          <w:t xml:space="preserve">יש</w:t>
        </w:r>
      </w:ins>
      <w:del w:id="91480" w:author="מנוע מכני" w:date="2026-10-11T12:04:40Z">
        <w:r w:rsidRPr="000B2438">
          <w:rPr>
            <w:b/>
            <w:bCs/>
            <w:rtl/>
          </w:rPr>
          <w:delText xml:space="preserve">איכא</w:delText>
        </w:r>
      </w:del>
      <w:r w:rsidRPr="000B2438">
        <w:rPr>
          <w:b/>
          <w:bCs/>
          <w:rtl/>
        </w:rPr>
        <w:t xml:space="preserve"> </w:t>
      </w:r>
      <w:ins w:id="90185" w:author="Claude - סמנטי" w:date="2026-10-11T12:27:00Z">
        <w:r>
          <w:rPr>
            <w:b/>
            <w:bCs/>
            <w:rtl/>
          </w:rPr>
          <w:t xml:space="preserve">ביניהם</w:t>
        </w:r>
      </w:ins>
      <w:del w:id="90186" w:author="Claude - סמנטי" w:date="2026-10-11T12:27:00Z">
        <w:r w:rsidRPr="000B2438">
          <w:rPr>
            <w:b/>
            <w:bCs/>
            <w:rtl/>
          </w:rPr>
          <w:delText xml:space="preserve">בינייהו</w:delText>
        </w:r>
      </w:del>
      <w:ins w:id="94849" w:author="מנוע מכני" w:date="2026-10-11T12:04:40Z">
        <w:r>
          <w:rPr>
            <w:rtl/>
          </w:rPr>
          <w:t xml:space="preserve">,</w:t>
        </w:r>
      </w:ins>
      <w:del w:id="94850" w:author="מנוע מכני" w:date="2026-10-11T12:04:40Z">
        <w:r>
          <w:rPr>
            <w:rtl/>
          </w:rPr>
          <w:delText xml:space="preserve">;</w:delText>
        </w:r>
      </w:del>
      <w:r>
        <w:rPr>
          <w:rtl/>
        </w:rPr>
        <w:t xml:space="preserve"> </w:t>
      </w:r>
    </w:p>
    <w:p>
      <w:pPr>
        <w:pStyle w:val="38"/>
        <w:rPr>
          <w:ins w:id="100311" w:author="מנוע מכני" w:date="2026-10-11T12:04:40Z"/>
        </w:rPr>
      </w:pPr>
      <w:r w:rsidRPr="00FE1B89">
        <w:tab/>
      </w:r>
      <w:r w:rsidRPr="00FE1B89">
        <w:t>ל</w:t>
      </w:r>
      <w:r w:rsidRPr="00FE1B89">
        <w:t xml:space="preserve">רב:</w:t>
      </w:r>
    </w:p>
    <w:p w:rsidR="00DA63EC" w:rsidRPr="00FE1B89" w:rsidRDefault="00DA63EC" w:rsidP="00DA63EC">
      <w:pPr>
        <w:tabs>
          <w:tab w:val="center" w:pos="2835"/>
        </w:tabs>
        <w:rPr>
          <w:spacing w:val="-4"/>
          <w:rtl/>
        </w:rPr>
      </w:pPr>
      <w:del w:id="100312" w:author="מנוע מכני" w:date="2026-10-11T12:04:40Z">
        <w:r w:rsidRPr="00FE1B89">
          <w:rPr>
            <w:spacing w:val="-4"/>
            <w:rtl/>
          </w:rPr>
          <w:delText xml:space="preserve"> </w:delText>
        </w:r>
      </w:del>
      <w:r w:rsidRPr="00FE1B89">
        <w:rPr>
          <w:spacing w:val="-4"/>
          <w:rtl/>
        </w:rPr>
        <w:t xml:space="preserve">לוג שמן של מצורע </w:t>
      </w:r>
      <w:ins w:id="91481" w:author="מנוע מכני" w:date="2026-10-11T12:04:40Z">
        <w:r>
          <w:rPr>
            <w:b/>
            <w:bCs/>
            <w:spacing w:val="-4"/>
            <w:rtl/>
          </w:rPr>
          <w:t xml:space="preserve">יש</w:t>
        </w:r>
      </w:ins>
      <w:del w:id="91482" w:author="מנוע מכני" w:date="2026-10-11T12:04:40Z">
        <w:r w:rsidRPr="00FE1B89">
          <w:rPr>
            <w:b/>
            <w:bCs/>
            <w:spacing w:val="-4"/>
            <w:rtl/>
          </w:rPr>
          <w:delText xml:space="preserve">איכא</w:delText>
        </w:r>
      </w:del>
      <w:r w:rsidRPr="00FE1B89">
        <w:rPr>
          <w:b/>
          <w:bCs/>
          <w:spacing w:val="-4"/>
          <w:rtl/>
        </w:rPr>
        <w:t xml:space="preserve"> </w:t>
      </w:r>
      <w:ins w:id="90189" w:author="Claude - סמנטי" w:date="2026-10-11T12:27:00Z">
        <w:r>
          <w:rPr>
            <w:b/>
            <w:bCs/>
            <w:spacing w:val="-4"/>
            <w:rtl/>
          </w:rPr>
          <w:t xml:space="preserve">ביניהם</w:t>
        </w:r>
      </w:ins>
      <w:del w:id="90190" w:author="Claude - סמנטי" w:date="2026-10-11T12:27:00Z">
        <w:r w:rsidRPr="00FE1B89">
          <w:rPr>
            <w:b/>
            <w:bCs/>
            <w:spacing w:val="-4"/>
            <w:rtl/>
          </w:rPr>
          <w:delText xml:space="preserve">בינייהו</w:delText>
        </w:r>
      </w:del>
      <w:r w:rsidRPr="00FE1B89">
        <w:rPr>
          <w:spacing w:val="-4"/>
          <w:rtl/>
        </w:rPr>
        <w:t>, דתני לוי:</w:t>
      </w:r>
      <w:r w:rsidRPr="00FE1B89">
        <w:rPr>
          <w:rStyle w:val="afffff0"/>
          <w:spacing w:val="-4"/>
          <w:rtl/>
        </w:rPr>
        <w:t xml:space="preserve"> </w:t>
      </w:r>
      <w:r w:rsidRPr="00FE1B89">
        <w:rPr>
          <w:rStyle w:val="afffff0"/>
          <w:rFonts w:hint="cs"/>
          <w:spacing w:val="-4"/>
          <w:rtl/>
        </w:rPr>
        <w:t>'</w:t>
      </w:r>
      <w:ins w:id="90187" w:author="Claude - סמנטי" w:date="2026-10-11T12:27:00Z">
        <w:r>
          <w:rPr>
            <w:rStyle w:val="afffff0"/>
            <w:spacing w:val="-4"/>
            <w:rtl/>
          </w:rPr>
          <w:t xml:space="preserve">כָּל קָרְבָּנָם</w:t>
        </w:r>
      </w:ins>
      <w:del w:id="90188" w:author="Claude - סמנטי" w:date="2026-10-11T12:27:00Z">
        <w:r w:rsidRPr="00FE1B89">
          <w:rPr>
            <w:rStyle w:val="afffff0"/>
            <w:spacing w:val="-4"/>
            <w:rtl/>
          </w:rPr>
          <w:delText xml:space="preserve">כל קרבנם</w:delText>
        </w:r>
      </w:del>
      <w:r w:rsidRPr="00FE1B89">
        <w:rPr>
          <w:rStyle w:val="afffff0"/>
          <w:rFonts w:hint="cs"/>
          <w:spacing w:val="-4"/>
          <w:rtl/>
        </w:rPr>
        <w:t>'</w:t>
      </w:r>
      <w:r w:rsidRPr="00FE1B89">
        <w:rPr>
          <w:rStyle w:val="afffff0"/>
          <w:spacing w:val="-4"/>
          <w:rtl/>
        </w:rPr>
        <w:t xml:space="preserve"> </w:t>
      </w:r>
      <w:r w:rsidRPr="00FE1B89">
        <w:rPr>
          <w:spacing w:val="-4"/>
          <w:rtl/>
        </w:rPr>
        <w:t>- לרבות לוג שמן של מצורע.</w:t>
      </w:r>
    </w:p>
    <w:p>
      <w:pPr>
        <w:pStyle w:val="38"/>
        <w:rPr>
          <w:ins w:id="100314" w:author="מנוע מכני" w:date="2026-10-11T12:04:40Z"/>
        </w:rPr>
      </w:pPr>
      <w:del w:id="100313" w:author="מנוע מכני" w:date="2026-10-11T12:04:40Z">
        <w:r w:rsidRPr="00265E5E">
          <w:delText xml:space="preserve">•</w:delText>
        </w:r>
      </w:del>
      <w:r>
        <w:t xml:space="preserve"> </w:t>
      </w:r>
      <w:r w:rsidRPr="004A7C9A">
        <w:t>ת"ר</w:t>
      </w:r>
      <w:r>
        <w:t>:</w:t>
      </w:r>
    </w:p>
    <w:p w:rsidR="00DA63EC" w:rsidRDefault="00DA63EC" w:rsidP="00DA63EC">
      <w:pPr>
        <w:tabs>
          <w:tab w:val="center" w:pos="2835"/>
        </w:tabs>
        <w:rPr>
          <w:rtl/>
        </w:rPr>
      </w:pPr>
      <w:del w:id="100315"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שאור</w:t>
      </w:r>
      <w:r w:rsidRPr="00A563E0">
        <w:rPr>
          <w:rStyle w:val="afffff0"/>
          <w:rFonts w:hint="cs"/>
          <w:rtl/>
        </w:rPr>
        <w:t xml:space="preserve"> </w:t>
      </w:r>
      <w:r w:rsidRPr="00A563E0">
        <w:rPr>
          <w:rStyle w:val="afffff0"/>
          <w:rtl/>
        </w:rPr>
        <w:t>בל תקטירו</w:t>
      </w:r>
      <w:r w:rsidRPr="00A563E0">
        <w:rPr>
          <w:rStyle w:val="afffff0"/>
          <w:rFonts w:hint="cs"/>
          <w:rtl/>
        </w:rPr>
        <w:t>'</w:t>
      </w:r>
      <w:r w:rsidRPr="00A563E0">
        <w:rPr>
          <w:rStyle w:val="afffff0"/>
          <w:rtl/>
        </w:rPr>
        <w:t xml:space="preserve"> </w:t>
      </w:r>
      <w:r>
        <w:rPr>
          <w:rtl/>
        </w:rPr>
        <w:t>- אין לי אלא כולו,</w:t>
      </w:r>
      <w:r w:rsidRPr="00A563E0">
        <w:rPr>
          <w:rStyle w:val="afffff0"/>
          <w:rFonts w:hint="cs"/>
          <w:rtl/>
        </w:rPr>
        <w:t xml:space="preserve"> '</w:t>
      </w:r>
      <w:r w:rsidRPr="00A563E0">
        <w:rPr>
          <w:rStyle w:val="afffff0"/>
          <w:rtl/>
        </w:rPr>
        <w:t>כל</w:t>
      </w:r>
      <w:r w:rsidRPr="00A563E0">
        <w:rPr>
          <w:rStyle w:val="afffff0"/>
          <w:rFonts w:hint="cs"/>
          <w:rtl/>
        </w:rPr>
        <w:t xml:space="preserve">' </w:t>
      </w:r>
      <w:r>
        <w:rPr>
          <w:rFonts w:hint="cs"/>
          <w:rtl/>
        </w:rPr>
        <w:t>למקצתו,</w:t>
      </w:r>
      <w:r w:rsidRPr="00A563E0">
        <w:rPr>
          <w:rStyle w:val="afffff0"/>
          <w:rtl/>
        </w:rPr>
        <w:t xml:space="preserve"> </w:t>
      </w:r>
      <w:r w:rsidRPr="00A563E0">
        <w:rPr>
          <w:rStyle w:val="afffff0"/>
          <w:rFonts w:hint="cs"/>
          <w:rtl/>
        </w:rPr>
        <w:t xml:space="preserve">'כי כל' </w:t>
      </w:r>
      <w:r>
        <w:rPr>
          <w:rFonts w:hint="cs"/>
          <w:rtl/>
        </w:rPr>
        <w:t>ל</w:t>
      </w:r>
      <w:r>
        <w:rPr>
          <w:rtl/>
        </w:rPr>
        <w:t xml:space="preserve">עירובו </w:t>
      </w:r>
    </w:p>
    <w:p>
      <w:pPr>
        <w:pStyle w:val="38"/>
        <w:rPr>
          <w:ins w:id="100316" w:author="מנוע מכני" w:date="2026-10-11T12:04:40Z"/>
        </w:rPr>
      </w:pPr>
      <w:r>
        <w:t xml:space="preserve">אביי, </w:t>
      </w:r>
      <w:r>
        <w:t xml:space="preserve">ה"ק</w:t>
      </w:r>
      <w:r>
        <w:t xml:space="preserve">:</w:t>
      </w:r>
    </w:p>
    <w:p w:rsidR="00DA63EC" w:rsidRDefault="00DA63EC" w:rsidP="00DA63EC">
      <w:pPr>
        <w:tabs>
          <w:tab w:val="center" w:pos="2835"/>
        </w:tabs>
        <w:rPr>
          <w:rtl/>
        </w:rPr>
      </w:pPr>
      <w:del w:id="100317"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שאור בל תקטירו</w:t>
      </w:r>
      <w:r w:rsidRPr="00A563E0">
        <w:rPr>
          <w:rStyle w:val="afffff0"/>
          <w:rFonts w:hint="cs"/>
          <w:rtl/>
        </w:rPr>
        <w:t>'</w:t>
      </w:r>
      <w:r w:rsidRPr="00A563E0">
        <w:rPr>
          <w:rStyle w:val="afffff0"/>
          <w:rtl/>
        </w:rPr>
        <w:t xml:space="preserve"> </w:t>
      </w:r>
      <w:r>
        <w:rPr>
          <w:rtl/>
        </w:rPr>
        <w:t>-</w:t>
      </w:r>
      <w:r>
        <w:rPr>
          <w:rFonts w:hint="cs"/>
          <w:rtl/>
        </w:rPr>
        <w:t>ל</w:t>
      </w:r>
      <w:r>
        <w:rPr>
          <w:rtl/>
        </w:rPr>
        <w:t>כזית,</w:t>
      </w:r>
      <w:r w:rsidRPr="00A563E0">
        <w:rPr>
          <w:rStyle w:val="afffff0"/>
          <w:rtl/>
        </w:rPr>
        <w:t xml:space="preserve"> </w:t>
      </w:r>
      <w:r w:rsidRPr="00A563E0">
        <w:rPr>
          <w:rStyle w:val="afffff0"/>
          <w:rFonts w:hint="cs"/>
          <w:rtl/>
        </w:rPr>
        <w:t>'</w:t>
      </w:r>
      <w:r w:rsidRPr="00A563E0">
        <w:rPr>
          <w:rStyle w:val="afffff0"/>
          <w:rtl/>
        </w:rPr>
        <w:t>כל</w:t>
      </w:r>
      <w:r w:rsidRPr="00A563E0">
        <w:rPr>
          <w:rStyle w:val="afffff0"/>
          <w:rFonts w:hint="cs"/>
          <w:rtl/>
        </w:rPr>
        <w:t xml:space="preserve">' </w:t>
      </w:r>
      <w:r>
        <w:rPr>
          <w:rFonts w:hint="cs"/>
          <w:rtl/>
        </w:rPr>
        <w:t>לחצי זית</w:t>
      </w:r>
      <w:r>
        <w:rPr>
          <w:rtl/>
        </w:rPr>
        <w:t>,</w:t>
      </w:r>
      <w:r w:rsidRPr="00A563E0">
        <w:rPr>
          <w:rStyle w:val="afffff0"/>
          <w:rtl/>
        </w:rPr>
        <w:t xml:space="preserve"> </w:t>
      </w:r>
      <w:r w:rsidRPr="00A563E0">
        <w:rPr>
          <w:rStyle w:val="afffff0"/>
          <w:rFonts w:hint="cs"/>
          <w:rtl/>
        </w:rPr>
        <w:t xml:space="preserve">'כי כל' </w:t>
      </w:r>
      <w:r>
        <w:rPr>
          <w:rFonts w:hint="cs"/>
          <w:rtl/>
        </w:rPr>
        <w:t>ל</w:t>
      </w:r>
      <w:r>
        <w:rPr>
          <w:rtl/>
        </w:rPr>
        <w:t xml:space="preserve">עירובו </w:t>
      </w:r>
    </w:p>
    <w:p>
      <w:pPr>
        <w:pStyle w:val="38"/>
        <w:rPr>
          <w:ins w:id="100318" w:author="מנוע מכני" w:date="2026-10-11T12:04:40Z"/>
        </w:rPr>
      </w:pPr>
      <w:r>
        <w:t xml:space="preserve">רבא </w:t>
      </w:r>
      <w:r>
        <w:t xml:space="preserve">ה"ק</w:t>
      </w:r>
      <w:r>
        <w:t xml:space="preserve">:</w:t>
      </w:r>
    </w:p>
    <w:p w:rsidR="00DA63EC" w:rsidRDefault="00DA63EC" w:rsidP="00DA63EC">
      <w:pPr>
        <w:tabs>
          <w:tab w:val="center" w:pos="2835"/>
        </w:tabs>
        <w:rPr>
          <w:rtl/>
        </w:rPr>
      </w:pPr>
      <w:del w:id="100319"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שאור בל תקטירו</w:t>
      </w:r>
      <w:r w:rsidRPr="00A563E0">
        <w:rPr>
          <w:rStyle w:val="afffff0"/>
          <w:rFonts w:hint="cs"/>
          <w:rtl/>
        </w:rPr>
        <w:t>'</w:t>
      </w:r>
      <w:r w:rsidRPr="00A563E0">
        <w:rPr>
          <w:rStyle w:val="afffff0"/>
          <w:rtl/>
        </w:rPr>
        <w:t xml:space="preserve"> </w:t>
      </w:r>
      <w:r>
        <w:rPr>
          <w:rtl/>
        </w:rPr>
        <w:t xml:space="preserve">– </w:t>
      </w:r>
      <w:r>
        <w:rPr>
          <w:rFonts w:hint="cs"/>
          <w:rtl/>
        </w:rPr>
        <w:t>לקומץ,</w:t>
      </w:r>
      <w:r w:rsidRPr="00A563E0">
        <w:rPr>
          <w:rStyle w:val="afffff0"/>
          <w:rFonts w:hint="cs"/>
          <w:rtl/>
        </w:rPr>
        <w:t xml:space="preserve"> 'כל' </w:t>
      </w:r>
      <w:r>
        <w:rPr>
          <w:rFonts w:hint="cs"/>
          <w:rtl/>
        </w:rPr>
        <w:t xml:space="preserve">לחצי קומץ</w:t>
      </w:r>
      <w:ins w:id="94851" w:author="מנוע מכני" w:date="2026-10-11T12:04:40Z">
        <w:r>
          <w:rPr>
            <w:rFonts w:hint="cs"/>
            <w:rtl/>
          </w:rPr>
          <w:t xml:space="preserve"> </w:t>
        </w:r>
      </w:ins>
      <w:del w:id="94852" w:author="מנוע מכני" w:date="2026-10-11T12:04:40Z">
        <w:r>
          <w:rPr>
            <w:rFonts w:hint="cs"/>
            <w:rtl/>
          </w:rPr>
          <w:delText xml:space="preserve"> </w:delText>
        </w:r>
        <w:r w:rsidRPr="00A563E0">
          <w:rPr>
            <w:rStyle w:val="afffff0"/>
            <w:rFonts w:hint="cs"/>
            <w:rtl/>
          </w:rPr>
          <w:delText xml:space="preserve"> </w:delText>
        </w:r>
      </w:del>
      <w:r w:rsidRPr="00A563E0">
        <w:rPr>
          <w:rStyle w:val="afffff0"/>
          <w:rFonts w:hint="cs"/>
          <w:rtl/>
        </w:rPr>
        <w:t xml:space="preserve">'כי כל'</w:t>
      </w:r>
      <w:r w:rsidRPr="00A563E0">
        <w:rPr>
          <w:rStyle w:val="afffff0"/>
          <w:rtl/>
        </w:rPr>
        <w:t xml:space="preserve"> </w:t>
      </w:r>
      <w:r>
        <w:rPr>
          <w:rFonts w:hint="cs"/>
          <w:rtl/>
        </w:rPr>
        <w:t>ל</w:t>
      </w:r>
      <w:r>
        <w:rPr>
          <w:rtl/>
        </w:rPr>
        <w:t>עירובו</w:t>
      </w:r>
    </w:p>
    <w:p w:rsidR="00DA63EC" w:rsidRDefault="00DA63EC" w:rsidP="00DA63EC">
      <w:pPr>
        <w:pStyle w:val="afff3"/>
        <w:framePr w:wrap="around"/>
        <w:rPr>
          <w:rtl/>
        </w:rPr>
      </w:pPr>
      <w:r>
        <w:rPr>
          <w:rFonts w:hint="cs"/>
          <w:rtl/>
        </w:rPr>
        <w:t>נח:</w:t>
      </w:r>
    </w:p>
    <w:p>
      <w:pPr>
        <w:pStyle w:val="38"/>
        <w:rPr>
          <w:ins w:id="100320" w:author="מנוע מכני" w:date="2026-10-11T12:04:40Z"/>
        </w:rPr>
      </w:pPr>
      <w:ins w:id="91483" w:author="מנוע מכני" w:date="2026-10-11T12:04:40Z">
        <w:r>
          <w:t xml:space="preserve">וחלקו</w:t>
        </w:r>
      </w:ins>
      <w:del w:id="91484" w:author="מנוע מכני" w:date="2026-10-11T12:04:40Z">
        <w:r w:rsidRPr="00B86088">
          <w:delText xml:space="preserve">ופליגי</w:delText>
        </w:r>
      </w:del>
      <w:r>
        <w:t xml:space="preserve"> ל</w:t>
      </w:r>
      <w:r>
        <w:t xml:space="preserve">אביי:</w:t>
      </w:r>
    </w:p>
    <w:p w:rsidR="00DA63EC" w:rsidRDefault="00DA63EC" w:rsidP="00DA63EC">
      <w:pPr>
        <w:tabs>
          <w:tab w:val="center" w:pos="2835"/>
        </w:tabs>
        <w:rPr>
          <w:rtl/>
        </w:rPr>
      </w:pPr>
      <w:del w:id="100321" w:author="מנוע מכני" w:date="2026-10-11T12:04:40Z">
        <w:r>
          <w:rPr>
            <w:rtl/>
          </w:rPr>
          <w:delText xml:space="preserve"> </w:delText>
        </w:r>
      </w:del>
      <w:r>
        <w:rPr>
          <w:rtl/>
        </w:rPr>
        <w:t xml:space="preserve">יש קומץ פחות משני זיתים, ויש הקטרה פחותה מכזית</w:t>
      </w:r>
      <w:ins w:id="94853" w:author="מנוע מכני" w:date="2026-10-11T12:04:40Z">
        <w:r>
          <w:rPr>
            <w:rtl/>
          </w:rPr>
          <w:t xml:space="preserve">,</w:t>
        </w:r>
      </w:ins>
      <w:del w:id="94854" w:author="מנוע מכני" w:date="2026-10-11T12:04:40Z">
        <w:r>
          <w:rPr>
            <w:rtl/>
          </w:rPr>
          <w:delText xml:space="preserve">;</w:delText>
        </w:r>
      </w:del>
      <w:r>
        <w:rPr>
          <w:rtl/>
        </w:rPr>
        <w:t xml:space="preserve"> </w:t>
      </w:r>
    </w:p>
    <w:p>
      <w:pPr>
        <w:pStyle w:val="38"/>
        <w:rPr>
          <w:ins w:id="100322" w:author="מנוע מכני" w:date="2026-10-11T12:04:40Z"/>
        </w:rPr>
      </w:pPr>
      <w:r>
        <w:tab/>
      </w:r>
      <w:r>
        <w:t>ל</w:t>
      </w:r>
      <w:r>
        <w:t xml:space="preserve">רבא:</w:t>
      </w:r>
    </w:p>
    <w:p w:rsidR="00DA63EC" w:rsidRDefault="00DA63EC" w:rsidP="00DA63EC">
      <w:pPr>
        <w:tabs>
          <w:tab w:val="center" w:pos="2835"/>
        </w:tabs>
        <w:rPr>
          <w:rtl/>
        </w:rPr>
      </w:pPr>
      <w:del w:id="100323" w:author="מנוע מכני" w:date="2026-10-11T12:04:40Z">
        <w:r>
          <w:rPr>
            <w:rtl/>
          </w:rPr>
          <w:delText xml:space="preserve"> </w:delText>
        </w:r>
      </w:del>
      <w:r>
        <w:rPr>
          <w:rtl/>
        </w:rPr>
        <w:t xml:space="preserve">אין קומץ פחות משני זיתים, ואין הקטרה פחותה מכזית.</w:t>
      </w:r>
    </w:p>
    <w:p>
      <w:pPr>
        <w:pStyle w:val="afffff8"/>
        <w:rPr>
          <w:ins w:id="90393" w:author="קלוד" w:date="2026-10-11T12:32:08Z"/>
        </w:rPr>
      </w:pPr>
      <w:ins w:id="90394" w:author="קלוד" w:date="2026-10-11T12:32:08Z">
        <w:r>
          <w:rPr>
            <w:color w:val="7B3F00"/>
          </w:rPr>
          <w:t xml:space="preserve">המעלה שאור ודבש על המזבח - לוקה על כל אחד</w:t>
        </w:r>
      </w:ins>
    </w:p>
    <w:p>
      <w:pPr>
        <w:pStyle w:val="38"/>
        <w:rPr>
          <w:ins w:id="100325" w:author="מנוע מכני" w:date="2026-10-11T12:04:40Z"/>
        </w:rPr>
      </w:pPr>
      <w:del w:id="100324" w:author="מנוע מכני" w:date="2026-10-11T12:04:40Z">
        <w:r w:rsidRPr="00265E5E">
          <w:delText xml:space="preserve">•</w:delText>
        </w:r>
      </w:del>
      <w:r>
        <w:t xml:space="preserve"> </w:t>
      </w:r>
      <w:r w:rsidRPr="00E55A17">
        <w:t>איתמר</w:t>
      </w:r>
      <w:r>
        <w:t xml:space="preserve">:</w:t>
      </w:r>
    </w:p>
    <w:p w:rsidR="00DA63EC" w:rsidRDefault="00DA63EC" w:rsidP="00DA63EC">
      <w:pPr>
        <w:tabs>
          <w:tab w:val="center" w:pos="2835"/>
        </w:tabs>
        <w:rPr>
          <w:rtl/>
        </w:rPr>
      </w:pPr>
      <w:del w:id="100326" w:author="מנוע מכני" w:date="2026-10-11T12:04:40Z">
        <w:r>
          <w:rPr>
            <w:rtl/>
          </w:rPr>
          <w:delText xml:space="preserve"> </w:delText>
        </w:r>
      </w:del>
      <w:r>
        <w:rPr>
          <w:rtl/>
        </w:rPr>
        <w:t xml:space="preserve">המעלה משאור ומדבש על גבי המזבח – </w:t>
      </w:r>
    </w:p>
    <w:p>
      <w:pPr>
        <w:pStyle w:val="38"/>
        <w:rPr>
          <w:ins w:id="100327" w:author="מנוע מכני" w:date="2026-10-11T12:04:40Z"/>
        </w:rPr>
      </w:pPr>
      <w:r>
        <w:t>ל</w:t>
      </w:r>
      <w:r>
        <w:t xml:space="preserve">רבא:</w:t>
      </w:r>
    </w:p>
    <w:p w:rsidR="00DA63EC" w:rsidRDefault="00DA63EC" w:rsidP="00DA63EC">
      <w:pPr>
        <w:tabs>
          <w:tab w:val="center" w:pos="2835"/>
        </w:tabs>
        <w:rPr>
          <w:rtl/>
        </w:rPr>
      </w:pPr>
      <w:del w:id="100328" w:author="מנוע מכני" w:date="2026-10-11T12:04:40Z">
        <w:r>
          <w:rPr>
            <w:rtl/>
          </w:rPr>
          <w:delText xml:space="preserve"> </w:delText>
        </w:r>
      </w:del>
      <w:r>
        <w:rPr>
          <w:rtl/>
        </w:rPr>
        <w:t xml:space="preserve">לוקה משום שאור ולוקה משום דבש, לוקה משום עירובי שאור ומשום עירובי דבש</w:t>
      </w:r>
      <w:ins w:id="94855" w:author="מנוע מכני" w:date="2026-10-11T12:04:40Z">
        <w:r>
          <w:rPr>
            <w:rtl/>
          </w:rPr>
          <w:t xml:space="preserve">,</w:t>
        </w:r>
      </w:ins>
      <w:del w:id="94856" w:author="מנוע מכני" w:date="2026-10-11T12:04:40Z">
        <w:r>
          <w:rPr>
            <w:rtl/>
          </w:rPr>
          <w:delText xml:space="preserve">;</w:delText>
        </w:r>
      </w:del>
      <w:r>
        <w:rPr>
          <w:rtl/>
        </w:rPr>
        <w:t xml:space="preserve"> </w:t>
      </w:r>
    </w:p>
    <w:p>
      <w:pPr>
        <w:pStyle w:val="38"/>
        <w:rPr>
          <w:ins w:id="100329" w:author="מנוע מכני" w:date="2026-10-11T12:04:40Z"/>
        </w:rPr>
      </w:pPr>
      <w:r>
        <w:t xml:space="preserve">אביי:</w:t>
      </w:r>
    </w:p>
    <w:p w:rsidR="00DA63EC" w:rsidRDefault="00DA63EC" w:rsidP="00DA63EC">
      <w:pPr>
        <w:tabs>
          <w:tab w:val="center" w:pos="2835"/>
        </w:tabs>
        <w:rPr>
          <w:rtl/>
        </w:rPr>
      </w:pPr>
      <w:del w:id="100330" w:author="מנוע מכני" w:date="2026-10-11T12:04:40Z">
        <w:r>
          <w:rPr>
            <w:rtl/>
          </w:rPr>
          <w:delText xml:space="preserve"> </w:delText>
        </w:r>
      </w:del>
      <w:r>
        <w:rPr>
          <w:rtl/>
        </w:rPr>
        <w:t xml:space="preserve">אין לוקין על </w:t>
      </w:r>
      <w:ins w:id="91485" w:author="מנוע מכני" w:date="2026-10-11T12:04:40Z">
        <w:r>
          <w:rPr>
            <w:rtl/>
          </w:rPr>
          <w:t xml:space="preserve">לא</w:t>
        </w:r>
      </w:ins>
      <w:del w:id="91486" w:author="מנוע מכני" w:date="2026-10-11T12:04:40Z">
        <w:r>
          <w:rPr>
            <w:rtl/>
          </w:rPr>
          <w:delText xml:space="preserve">לאו</w:delText>
        </w:r>
      </w:del>
      <w:r>
        <w:rPr>
          <w:rtl/>
        </w:rPr>
        <w:t xml:space="preserve"> שבכללות.</w:t>
      </w:r>
    </w:p>
    <w:p>
      <w:pPr>
        <w:pStyle w:val="38"/>
        <w:rPr>
          <w:ins w:id="100331" w:author="מנוע מכני" w:date="2026-10-11T12:04:40Z"/>
        </w:rPr>
      </w:pPr>
      <w:r w:rsidRPr="003E173B">
        <w:t>א"ד</w:t>
      </w:r>
      <w:r>
        <w:t xml:space="preserve">:</w:t>
      </w:r>
    </w:p>
    <w:p w:rsidR="00DA63EC" w:rsidRDefault="00DA63EC" w:rsidP="00DA63EC">
      <w:pPr>
        <w:tabs>
          <w:tab w:val="center" w:pos="2835"/>
        </w:tabs>
        <w:rPr>
          <w:rtl/>
        </w:rPr>
      </w:pPr>
      <w:del w:id="100332" w:author="מנוע מכני" w:date="2026-10-11T12:04:40Z">
        <w:r>
          <w:rPr>
            <w:rtl/>
          </w:rPr>
          <w:delText xml:space="preserve"> </w:delText>
        </w:r>
      </w:del>
      <w:ins w:id="93205" w:author="מנוע מכני" w:date="2026-10-11T12:04:40Z">
        <w:r>
          <w:rPr>
            <w:rtl/>
          </w:rPr>
          <w:t xml:space="preserve">אחת</w:t>
        </w:r>
      </w:ins>
      <w:del w:id="93206" w:author="מנוע מכני" w:date="2026-10-11T12:04:40Z">
        <w:r>
          <w:rPr>
            <w:rtl/>
          </w:rPr>
          <w:delText xml:space="preserve">חדא</w:delText>
        </w:r>
      </w:del>
      <w:r>
        <w:rPr>
          <w:rtl/>
        </w:rPr>
        <w:t xml:space="preserve"> מיהא לקי, </w:t>
      </w:r>
      <w:r>
        <w:rPr>
          <w:rtl/>
        </w:rPr>
        <w:t xml:space="preserve">ו</w:t>
      </w:r>
      <w:r w:rsidRPr="003E173B">
        <w:rPr>
          <w:b/>
          <w:bCs/>
          <w:rtl/>
        </w:rPr>
        <w:t>א"ד</w:t>
      </w:r>
      <w:r>
        <w:rPr>
          <w:rtl/>
        </w:rPr>
        <w:t xml:space="preserve">: </w:t>
      </w:r>
      <w:ins w:id="93207" w:author="מנוע מכני" w:date="2026-10-11T12:04:40Z">
        <w:r>
          <w:rPr>
            <w:rtl/>
          </w:rPr>
          <w:t xml:space="preserve">אחת</w:t>
        </w:r>
      </w:ins>
      <w:del w:id="93208" w:author="מנוע מכני" w:date="2026-10-11T12:04:40Z">
        <w:r>
          <w:rPr>
            <w:rtl/>
          </w:rPr>
          <w:delText xml:space="preserve">חדא</w:delText>
        </w:r>
      </w:del>
      <w:r>
        <w:rPr>
          <w:rtl/>
        </w:rPr>
        <w:t xml:space="preserve"> </w:t>
      </w:r>
      <w:ins w:id="91487" w:author="מנוע מכני" w:date="2026-10-11T12:04:40Z">
        <w:r>
          <w:rPr>
            <w:rtl/>
          </w:rPr>
          <w:t xml:space="preserve">גם</w:t>
        </w:r>
      </w:ins>
      <w:del w:id="91488" w:author="מנוע מכני" w:date="2026-10-11T12:04:40Z">
        <w:r>
          <w:rPr>
            <w:rtl/>
          </w:rPr>
          <w:delText xml:space="preserve">נמי</w:delText>
        </w:r>
      </w:del>
      <w:r>
        <w:rPr>
          <w:rtl/>
        </w:rPr>
        <w:t xml:space="preserve"> </w:t>
      </w:r>
      <w:r>
        <w:rPr>
          <w:rtl/>
        </w:rPr>
        <w:t xml:space="preserve">לא</w:t>
      </w:r>
      <w:r>
        <w:rPr>
          <w:rtl/>
        </w:rPr>
        <w:t xml:space="preserve"> לקי, </w:t>
      </w:r>
      <w:ins w:id="91491" w:author="מנוע מכני" w:date="2026-10-11T12:04:40Z">
        <w:r>
          <w:rPr>
            <w:rtl/>
          </w:rPr>
          <w:t xml:space="preserve">שהרי</w:t>
        </w:r>
      </w:ins>
      <w:del w:id="91492" w:author="מנוע מכני" w:date="2026-10-11T12:04:40Z">
        <w:r>
          <w:rPr>
            <w:rtl/>
          </w:rPr>
          <w:delText xml:space="preserve">דהא</w:delText>
        </w:r>
      </w:del>
      <w:r>
        <w:rPr>
          <w:rtl/>
        </w:rPr>
        <w:t xml:space="preserve"> </w:t>
      </w:r>
      <w:r>
        <w:rPr>
          <w:rtl/>
        </w:rPr>
        <w:t xml:space="preserve">לא</w:t>
      </w:r>
      <w:r>
        <w:rPr>
          <w:rtl/>
        </w:rPr>
        <w:t xml:space="preserve"> מיחד לאויה </w:t>
      </w:r>
      <w:ins w:id="91489" w:author="מנוע מכני" w:date="2026-10-11T12:04:40Z">
        <w:r>
          <w:rPr>
            <w:rtl/>
          </w:rPr>
          <w:t xml:space="preserve">כלא</w:t>
        </w:r>
      </w:ins>
      <w:del w:id="91490" w:author="מנוע מכני" w:date="2026-10-11T12:04:40Z">
        <w:r>
          <w:rPr>
            <w:rtl/>
          </w:rPr>
          <w:delText xml:space="preserve">כלאו</w:delText>
        </w:r>
      </w:del>
      <w:r>
        <w:rPr>
          <w:rtl/>
        </w:rPr>
        <w:t xml:space="preserve"> דחסימה.</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נט.</w:t>
      </w:r>
    </w:p>
    <w:p>
      <w:pPr>
        <w:pStyle w:val="MishnaBatzad"/>
        <w:rPr>
          <w:ins w:id="20378" w:author="קלוד" w:date="2026-10-11T09:07:26Z"/>
        </w:rPr>
      </w:pPr>
      <w:ins w:id="20377" w:author="קלוד" w:date="2026-10-11T09:07:26Z">
        <w:r>
          <w:t xml:space="preserve">משנה ג</w:t>
        </w:r>
      </w:ins>
    </w:p>
    <w:p w:rsidR="00DA63EC" w:rsidRPr="000A334C" w:rsidRDefault="00DA63EC" w:rsidP="003B6D22">
      <w:pPr>
        <w:pStyle w:val="afff9"/>
        <w:rPr>
          <w:del w:id="20186" w:author="קלוד" w:date="2026-10-11T09:07:26Z"/>
          <w:rtl/>
        </w:rPr>
      </w:pPr>
      <w:del w:id="20185" w:author="קלוד" w:date="2026-10-11T09:07:26Z">
        <w:r w:rsidRPr="000A334C">
          <w:rPr>
            <w:rtl/>
          </w:rPr>
          <w:delText xml:space="preserve"> מתני'.</w:delText>
        </w:r>
      </w:del>
    </w:p>
    <w:p w:rsidR="00DA63EC" w:rsidRPr="000A334C" w:rsidRDefault="00DA63EC" w:rsidP="003B6D22">
      <w:pPr>
        <w:pStyle w:val="afff9"/>
        <w:spacing w:before="120"/>
        <w:rPr>
          <w:rtl/>
        </w:rPr>
        <w:pPrChange w:id="90031" w:author="קלוד" w:date="2026-10-11T12:09:42Z">
          <w:pPr>
            <w:pStyle w:val="afff9"/>
          </w:pPr>
        </w:pPrChange>
      </w:pPr>
      <w:r w:rsidRPr="000A334C">
        <w:rPr>
          <w:rtl/>
        </w:rPr>
        <w:t>יש טעונות שמן ולבונה, שמן ולא לבונה, לבונה ולא שמן, לא לבונה ולא שמן.</w:t>
      </w:r>
    </w:p>
    <w:p w:rsidR="00DA63EC" w:rsidRPr="000A334C" w:rsidRDefault="00DA63EC" w:rsidP="003B6D22">
      <w:pPr>
        <w:pStyle w:val="afff9"/>
        <w:rPr>
          <w:rtl/>
        </w:rPr>
      </w:pPr>
      <w:r w:rsidRPr="000A334C">
        <w:rPr>
          <w:rtl/>
        </w:rPr>
        <w:t xml:space="preserve">ואלו טעונות שמן ולבונה: מנחת הסולת והמחבת והמרחשת, והחלות והרקיקין, מנחת כהנים, מנחת כהן משיח, מנחת </w:t>
      </w:r>
      <w:ins w:id="97109" w:author="מנוע מכני" w:date="2026-10-11T12:04:40Z">
        <w:r>
          <w:rPr>
            <w:rtl/>
          </w:rPr>
          <w:t xml:space="preserve">נכרי</w:t>
        </w:r>
      </w:ins>
      <w:del w:id="97110" w:author="מנוע מכני" w:date="2026-10-11T12:04:40Z">
        <w:r w:rsidRPr="000A334C">
          <w:rPr>
            <w:rtl/>
          </w:rPr>
          <w:delText xml:space="preserve">עכו"ם</w:delText>
        </w:r>
      </w:del>
      <w:r w:rsidRPr="000A334C">
        <w:rPr>
          <w:rtl/>
        </w:rPr>
        <w:t xml:space="preserve">, מנחת נשים, מנחת העומר.</w:t>
      </w:r>
    </w:p>
    <w:p w:rsidR="00DA63EC" w:rsidRPr="000A334C" w:rsidRDefault="00DA63EC" w:rsidP="003B6D22">
      <w:pPr>
        <w:pStyle w:val="afff9"/>
        <w:rPr>
          <w:rtl/>
        </w:rPr>
      </w:pPr>
      <w:r w:rsidRPr="000A334C">
        <w:rPr>
          <w:rtl/>
        </w:rPr>
        <w:t>מנחת נסכים - טעונה שמן ואין טעונה לבונה.</w:t>
      </w:r>
    </w:p>
    <w:p w:rsidR="00DA63EC" w:rsidRPr="000A334C" w:rsidRDefault="00DA63EC" w:rsidP="003B6D22">
      <w:pPr>
        <w:pStyle w:val="afff9"/>
        <w:rPr>
          <w:rtl/>
        </w:rPr>
      </w:pPr>
      <w:r w:rsidRPr="000A334C">
        <w:rPr>
          <w:rtl/>
        </w:rPr>
        <w:t>לחם הפנים - טעון לבונה ואין טעון שמן.</w:t>
      </w:r>
    </w:p>
    <w:p w:rsidR="00DA63EC" w:rsidRPr="000A334C" w:rsidRDefault="00DA63EC" w:rsidP="003B6D22">
      <w:pPr>
        <w:pStyle w:val="afff9"/>
        <w:rPr>
          <w:rtl/>
        </w:rPr>
      </w:pPr>
      <w:r w:rsidRPr="000A334C">
        <w:rPr>
          <w:rtl/>
        </w:rPr>
        <w:t>שתי הלחם ומנחת חוטא ומנחת קנאות - אין טעונין לא שמן ולא לבונה.</w:t>
      </w:r>
    </w:p>
    <w:p w:rsidR="00DA63EC" w:rsidRDefault="00DA63EC" w:rsidP="00DA63EC">
      <w:pPr>
        <w:pStyle w:val="affffd"/>
        <w:rPr>
          <w:rtl/>
        </w:rPr>
      </w:pPr>
      <w:r>
        <w:rPr>
          <w:rtl/>
        </w:rPr>
        <w:t>׹</w:t>
      </w:r>
    </w:p>
    <w:p w:rsidR="00DA63EC" w:rsidRDefault="00DA63EC" w:rsidP="00DA63EC">
      <w:pPr>
        <w:tabs>
          <w:tab w:val="center" w:pos="2835"/>
        </w:tabs>
        <w:rPr>
          <w:rtl/>
        </w:rPr>
      </w:pPr>
      <w:r>
        <w:rPr>
          <w:rFonts w:hint="cs"/>
          <w:rtl/>
        </w:rPr>
        <w:lastRenderedPageBreak/>
        <w:t>א</w:t>
      </w:r>
      <w:r>
        <w:rPr>
          <w:rtl/>
        </w:rPr>
        <w:t>"</w:t>
      </w:r>
      <w:r>
        <w:rPr>
          <w:rFonts w:hint="cs"/>
          <w:rtl/>
        </w:rPr>
        <w:t>פ</w:t>
      </w:r>
      <w:r>
        <w:rPr>
          <w:rtl/>
        </w:rPr>
        <w:t xml:space="preserve">: כל </w:t>
      </w:r>
      <w:ins w:id="91493" w:author="מנוע מכני" w:date="2026-10-11T12:04:40Z">
        <w:r>
          <w:rPr>
            <w:rtl/>
          </w:rPr>
          <w:t xml:space="preserve">מקום</w:t>
        </w:r>
      </w:ins>
      <w:del w:id="91494" w:author="מנוע מכני" w:date="2026-10-11T12:04:40Z">
        <w:r>
          <w:rPr>
            <w:rtl/>
          </w:rPr>
          <w:delText xml:space="preserve">היכא</w:delText>
        </w:r>
      </w:del>
      <w:r>
        <w:rPr>
          <w:rtl/>
        </w:rPr>
        <w:t xml:space="preserve"> </w:t>
      </w:r>
      <w:r>
        <w:rPr>
          <w:rtl/>
        </w:rPr>
        <w:t xml:space="preserve">דתנן</w:t>
      </w:r>
      <w:r>
        <w:rPr>
          <w:rtl/>
        </w:rPr>
        <w:t xml:space="preserve"> - עשר </w:t>
      </w:r>
      <w:r>
        <w:rPr>
          <w:rtl/>
        </w:rPr>
        <w:t xml:space="preserve">תנן</w:t>
      </w:r>
      <w:r>
        <w:rPr>
          <w:rtl/>
        </w:rPr>
        <w:t xml:space="preserve">, לאפוקי </w:t>
      </w:r>
      <w:r>
        <w:rPr>
          <w:rStyle w:val="2fb"/>
          <w:rtl/>
        </w:rPr>
        <w:t xml:space="preserve">מדר"ש</w:t>
      </w:r>
      <w:r>
        <w:rPr>
          <w:rtl/>
        </w:rPr>
        <w:t xml:space="preserve"> דאמר: מחצה חלות ומחצה רקיקין יביא, </w:t>
      </w:r>
      <w:r>
        <w:rPr>
          <w:rtl/>
        </w:rPr>
        <w:t xml:space="preserve">קמ"ל</w:t>
      </w:r>
      <w:r>
        <w:rPr>
          <w:rtl/>
        </w:rPr>
        <w:t xml:space="preserve"> דלא.</w:t>
      </w:r>
    </w:p>
    <w:p>
      <w:pPr>
        <w:pStyle w:val="afffff8"/>
        <w:rPr>
          <w:ins w:id="90391" w:author="קלוד" w:date="2026-10-11T12:32:08Z"/>
        </w:rPr>
      </w:pPr>
      <w:ins w:id="90392" w:author="קלוד" w:date="2026-10-11T12:32:08Z">
        <w:r>
          <w:rPr>
            <w:color w:val="7B3F00"/>
          </w:rPr>
          <w:t xml:space="preserve">'ונתת עליו שמן' - לחם הפנים אינו טעון שמן</w:t>
        </w:r>
      </w:ins>
    </w:p>
    <w:p>
      <w:pPr>
        <w:pStyle w:val="38"/>
        <w:rPr>
          <w:ins w:id="100334" w:author="מנוע מכני" w:date="2026-10-11T12:04:40Z"/>
        </w:rPr>
      </w:pPr>
      <w:del w:id="100333" w:author="מנוע מכני" w:date="2026-10-11T12:04:40Z">
        <w:r w:rsidRPr="00FE1B89">
          <w:delText xml:space="preserve">•</w:delText>
        </w:r>
      </w:del>
      <w:r w:rsidRPr="00FE1B89">
        <w:t xml:space="preserve"> </w:t>
      </w:r>
      <w:r w:rsidRPr="00FE1B89">
        <w:t>ת</w:t>
      </w:r>
      <w:r w:rsidRPr="00FE1B89">
        <w:t>"</w:t>
      </w:r>
      <w:r w:rsidRPr="00FE1B89">
        <w:t>ר</w:t>
      </w:r>
      <w:r w:rsidRPr="00FE1B89">
        <w:t>:</w:t>
      </w:r>
    </w:p>
    <w:p w:rsidR="00DA63EC" w:rsidRPr="00FE1B89" w:rsidRDefault="00DA63EC" w:rsidP="00DA63EC">
      <w:pPr>
        <w:tabs>
          <w:tab w:val="center" w:pos="2835"/>
        </w:tabs>
        <w:rPr>
          <w:spacing w:val="-6"/>
          <w:rtl/>
        </w:rPr>
      </w:pPr>
      <w:del w:id="100335" w:author="מנוע מכני" w:date="2026-10-11T12:04:40Z">
        <w:r w:rsidRPr="00FE1B89">
          <w:rPr>
            <w:rStyle w:val="afffff0"/>
            <w:spacing w:val="-6"/>
            <w:rtl/>
          </w:rPr>
          <w:delText xml:space="preserve"> </w:delText>
        </w:r>
      </w:del>
      <w:r w:rsidRPr="00FE1B89">
        <w:rPr>
          <w:rStyle w:val="afffff0"/>
          <w:rFonts w:hint="cs"/>
          <w:spacing w:val="-6"/>
          <w:rtl/>
        </w:rPr>
        <w:t>'</w:t>
      </w:r>
      <w:r w:rsidRPr="00FE1B89">
        <w:rPr>
          <w:rStyle w:val="afffff0"/>
          <w:spacing w:val="-6"/>
          <w:rtl/>
        </w:rPr>
        <w:t xml:space="preserve">ונתת </w:t>
      </w:r>
      <w:ins w:id="93209" w:author="מנוע מכני" w:date="2026-10-11T12:04:40Z">
        <w:r>
          <w:rPr>
            <w:rStyle w:val="afffff0"/>
            <w:spacing w:val="-6"/>
            <w:rtl/>
          </w:rPr>
          <w:t xml:space="preserve">עליו</w:t>
        </w:r>
      </w:ins>
      <w:del w:id="93210" w:author="מנוע מכני" w:date="2026-10-11T12:04:40Z">
        <w:r w:rsidRPr="00FE1B89">
          <w:rPr>
            <w:rStyle w:val="afffff0"/>
            <w:spacing w:val="-6"/>
            <w:rtl/>
          </w:rPr>
          <w:delText xml:space="preserve">עליה</w:delText>
        </w:r>
      </w:del>
      <w:r w:rsidRPr="00FE1B89">
        <w:rPr>
          <w:rStyle w:val="afffff0"/>
          <w:spacing w:val="-6"/>
          <w:rtl/>
        </w:rPr>
        <w:t xml:space="preserve"> שמן</w:t>
      </w:r>
      <w:r w:rsidRPr="00FE1B89">
        <w:rPr>
          <w:rStyle w:val="afffff0"/>
          <w:rFonts w:hint="cs"/>
          <w:spacing w:val="-6"/>
          <w:rtl/>
        </w:rPr>
        <w:t>'</w:t>
      </w:r>
      <w:r w:rsidRPr="00FE1B89">
        <w:rPr>
          <w:rStyle w:val="afffff0"/>
          <w:spacing w:val="-6"/>
          <w:rtl/>
        </w:rPr>
        <w:t xml:space="preserve"> </w:t>
      </w:r>
      <w:r w:rsidRPr="00FE1B89">
        <w:rPr>
          <w:spacing w:val="-6"/>
          <w:rtl/>
        </w:rPr>
        <w:t xml:space="preserve">- ולא על לחם הפנים שמן, </w:t>
      </w:r>
      <w:r w:rsidRPr="00FE1B89">
        <w:rPr>
          <w:rFonts w:hint="cs"/>
          <w:spacing w:val="-6"/>
          <w:rtl/>
        </w:rPr>
        <w:t xml:space="preserve">ולא אמרי' </w:t>
      </w:r>
      <w:r w:rsidRPr="00FE1B89">
        <w:rPr>
          <w:rFonts w:hint="cs"/>
          <w:spacing w:val="-6"/>
          <w:rtl/>
        </w:rPr>
        <w:t xml:space="preserve">ק</w:t>
      </w:r>
      <w:r w:rsidRPr="00FE1B89">
        <w:rPr>
          <w:spacing w:val="-6"/>
          <w:rtl/>
        </w:rPr>
        <w:t>"</w:t>
      </w:r>
      <w:r w:rsidRPr="00FE1B89">
        <w:rPr>
          <w:rFonts w:hint="cs"/>
          <w:spacing w:val="-6"/>
          <w:rtl/>
        </w:rPr>
        <w:t xml:space="preserve">ו</w:t>
      </w:r>
      <w:r w:rsidRPr="00FE1B89">
        <w:rPr>
          <w:rFonts w:hint="cs"/>
          <w:spacing w:val="-6"/>
          <w:rtl/>
        </w:rPr>
        <w:t xml:space="preserve"> ממנחת נסכים שאינה טעונה לבונה </w:t>
      </w:r>
    </w:p>
    <w:p w:rsidR="00DA63EC" w:rsidRDefault="00DA63EC" w:rsidP="00DA63EC">
      <w:pPr>
        <w:tabs>
          <w:tab w:val="center" w:pos="2835"/>
        </w:tabs>
        <w:rPr>
          <w:rtl/>
        </w:rPr>
      </w:pPr>
      <w:r>
        <w:rPr>
          <w:rtl/>
        </w:rPr>
        <w:tab/>
        <w:t xml:space="preserve">ושמת </w:t>
      </w:r>
      <w:ins w:id="93211" w:author="מנוע מכני" w:date="2026-10-11T12:04:40Z">
        <w:r>
          <w:rPr>
            <w:b/>
            <w:bCs/>
            <w:rtl/>
          </w:rPr>
          <w:t xml:space="preserve">עליו</w:t>
        </w:r>
      </w:ins>
      <w:del w:id="93212" w:author="מנוע מכני" w:date="2026-10-11T12:04:40Z">
        <w:r w:rsidRPr="0033693D">
          <w:rPr>
            <w:b/>
            <w:bCs/>
            <w:rtl/>
          </w:rPr>
          <w:delText xml:space="preserve">עליה</w:delText>
        </w:r>
      </w:del>
      <w:r>
        <w:rPr>
          <w:rtl/>
        </w:rPr>
        <w:t xml:space="preserve"> לבונה</w:t>
      </w:r>
      <w:r>
        <w:rPr>
          <w:rFonts w:hint="cs"/>
          <w:rtl/>
        </w:rPr>
        <w:t>'</w:t>
      </w:r>
      <w:r>
        <w:rPr>
          <w:rtl/>
        </w:rPr>
        <w:t xml:space="preserve"> - ולא על מנחת נסכים לבונה, </w:t>
      </w:r>
      <w:r>
        <w:rPr>
          <w:rFonts w:hint="cs"/>
          <w:rtl/>
        </w:rPr>
        <w:t xml:space="preserve">ולא אמרי' </w:t>
      </w:r>
      <w:r>
        <w:rPr>
          <w:rFonts w:hint="cs"/>
          <w:rtl/>
        </w:rPr>
        <w:t xml:space="preserve">ק</w:t>
      </w:r>
      <w:r>
        <w:rPr>
          <w:rtl/>
        </w:rPr>
        <w:t>"</w:t>
      </w:r>
      <w:r>
        <w:rPr>
          <w:rFonts w:hint="cs"/>
          <w:rtl/>
        </w:rPr>
        <w:t xml:space="preserve">ו</w:t>
      </w:r>
      <w:r>
        <w:rPr>
          <w:rFonts w:hint="cs"/>
          <w:rtl/>
        </w:rPr>
        <w:t xml:space="preserve"> מלחם הפנים שאין טעון שמן וטעון לבונה</w:t>
      </w:r>
      <w:r>
        <w:rPr>
          <w:rtl/>
        </w:rPr>
        <w:t>!</w:t>
      </w:r>
    </w:p>
    <w:p w:rsidR="00DA63EC" w:rsidRPr="00FE1B89" w:rsidRDefault="00DA63EC" w:rsidP="00DA63EC">
      <w:pPr>
        <w:tabs>
          <w:tab w:val="center" w:pos="2835"/>
        </w:tabs>
        <w:rPr>
          <w:spacing w:val="-4"/>
          <w:rtl/>
        </w:rPr>
      </w:pPr>
      <w:del w:id="90152" w:author="מנוע מכני" w:date="2026-10-11T12:04:40Z">
        <w:r w:rsidRPr="00FE1B89">
          <w:rPr>
            <w:spacing w:val="-4"/>
            <w:rtl/>
          </w:rPr>
          <w:delText xml:space="preserve"> </w:delText>
        </w:r>
      </w:del>
      <w:r w:rsidRPr="00FE1B89">
        <w:rPr>
          <w:spacing w:val="-4"/>
          <w:rtl/>
        </w:rPr>
        <w:t xml:space="preserve">'מנחה</w:t>
      </w:r>
      <w:r w:rsidRPr="00FE1B89">
        <w:rPr>
          <w:rFonts w:hint="cs"/>
          <w:spacing w:val="-4"/>
          <w:rtl/>
        </w:rPr>
        <w:t>'</w:t>
      </w:r>
      <w:r w:rsidRPr="00FE1B89">
        <w:rPr>
          <w:spacing w:val="-4"/>
          <w:rtl/>
        </w:rPr>
        <w:t xml:space="preserve"> - לרבות מנחת שמיני ללבונה</w:t>
      </w:r>
      <w:ins w:id="94857" w:author="מנוע מכני" w:date="2026-10-11T12:04:40Z">
        <w:r>
          <w:rPr>
            <w:spacing w:val="-4"/>
            <w:rtl/>
          </w:rPr>
          <w:t xml:space="preserve">,</w:t>
        </w:r>
      </w:ins>
      <w:del w:id="94858" w:author="מנוע מכני" w:date="2026-10-11T12:04:40Z">
        <w:r w:rsidRPr="00FE1B89">
          <w:rPr>
            <w:spacing w:val="-4"/>
            <w:rtl/>
          </w:rPr>
          <w:delText xml:space="preserve">;</w:delText>
        </w:r>
      </w:del>
      <w:r w:rsidRPr="00FE1B89">
        <w:rPr>
          <w:rStyle w:val="afffff0"/>
          <w:spacing w:val="-4"/>
          <w:rtl/>
        </w:rPr>
        <w:t xml:space="preserve"> </w:t>
      </w:r>
      <w:r w:rsidRPr="00FE1B89">
        <w:rPr>
          <w:rStyle w:val="afffff0"/>
          <w:rFonts w:hint="cs"/>
          <w:spacing w:val="-4"/>
          <w:rtl/>
        </w:rPr>
        <w:t>'</w:t>
      </w:r>
      <w:r w:rsidRPr="00FE1B89">
        <w:rPr>
          <w:rStyle w:val="afffff0"/>
          <w:spacing w:val="-4"/>
          <w:rtl/>
        </w:rPr>
        <w:t>היא</w:t>
      </w:r>
      <w:r w:rsidRPr="00FE1B89">
        <w:rPr>
          <w:rStyle w:val="afffff0"/>
          <w:rFonts w:hint="cs"/>
          <w:spacing w:val="-4"/>
          <w:rtl/>
        </w:rPr>
        <w:t>'</w:t>
      </w:r>
      <w:r w:rsidRPr="00FE1B89">
        <w:rPr>
          <w:rStyle w:val="afffff0"/>
          <w:spacing w:val="-4"/>
          <w:rtl/>
        </w:rPr>
        <w:t xml:space="preserve"> </w:t>
      </w:r>
      <w:r w:rsidRPr="00FE1B89">
        <w:rPr>
          <w:spacing w:val="-4"/>
          <w:rtl/>
        </w:rPr>
        <w:t xml:space="preserve">- להוציא שתי הלחם שלא יטענו </w:t>
      </w:r>
      <w:r w:rsidRPr="00FE1B89">
        <w:rPr>
          <w:spacing w:val="-4"/>
          <w:rtl/>
        </w:rPr>
        <w:t xml:space="preserve">לא</w:t>
      </w:r>
      <w:r w:rsidRPr="00FE1B89">
        <w:rPr>
          <w:spacing w:val="-4"/>
          <w:rtl/>
        </w:rPr>
        <w:t xml:space="preserve"> שמן ולא לבונה.</w:t>
      </w:r>
    </w:p>
    <w:p w:rsidR="00DA63EC" w:rsidRDefault="00DA63EC" w:rsidP="00DA63EC">
      <w:pPr>
        <w:tabs>
          <w:tab w:val="center" w:pos="2835"/>
        </w:tabs>
        <w:rPr>
          <w:rtl/>
        </w:rPr>
      </w:pPr>
    </w:p>
    <w:p w:rsidR="00DA63EC" w:rsidRDefault="00DA63EC" w:rsidP="00DA63EC">
      <w:pPr>
        <w:tabs>
          <w:tab w:val="center" w:pos="2835"/>
        </w:tabs>
        <w:rPr>
          <w:b/>
          <w:bCs/>
          <w:rtl/>
        </w:rPr>
      </w:pPr>
      <w:r w:rsidRPr="0086400C">
        <w:rPr>
          <w:rFonts w:ascii="BA Franknatan Regular" w:hAnsi="BA Franknatan Regular"/>
          <w:b/>
          <w:bCs/>
          <w:rtl/>
        </w:rPr>
        <w:t>•</w:t>
      </w:r>
      <w:r w:rsidRPr="00A563E0">
        <w:rPr>
          <w:rStyle w:val="afffff0"/>
          <w:rFonts w:hint="cs"/>
          <w:rtl/>
        </w:rPr>
        <w:t xml:space="preserve"> '</w:t>
      </w:r>
      <w:ins w:id="90693" w:author="Claude - סמנטי" w:date="2026-10-11T12:27:00Z">
        <w:r>
          <w:rPr>
            <w:rStyle w:val="afffff0"/>
            <w:rtl/>
          </w:rPr>
          <w:t xml:space="preserve">עָלֶיהָ שֶׁמֶן</w:t>
        </w:r>
      </w:ins>
      <w:del w:id="90694" w:author="Claude - סמנטי" w:date="2026-10-11T12:27:00Z">
        <w:r w:rsidRPr="00A563E0">
          <w:rPr>
            <w:rStyle w:val="afffff0"/>
            <w:rtl/>
          </w:rPr>
          <w:delText xml:space="preserve">עליה שמן</w:delText>
        </w:r>
      </w:del>
      <w:r w:rsidRPr="00A563E0">
        <w:rPr>
          <w:rStyle w:val="afffff0"/>
          <w:rFonts w:hint="cs"/>
          <w:rtl/>
        </w:rPr>
        <w:t>'-</w:t>
      </w:r>
      <w:ins w:id="94859" w:author="מנוע מכני" w:date="2026-10-11T12:04:40Z">
        <w:r>
          <w:rPr>
            <w:rFonts w:hint="cs"/>
            <w:b/>
            <w:bCs/>
            <w:rtl/>
          </w:rPr>
          <w:t xml:space="preserve"> </w:t>
        </w:r>
      </w:ins>
      <w:del w:id="94860" w:author="מנוע מכני" w:date="2026-10-11T12:04:40Z">
        <w:r w:rsidRPr="0086400C">
          <w:rPr>
            <w:rFonts w:hint="cs"/>
            <w:b/>
            <w:bCs/>
            <w:rtl/>
          </w:rPr>
          <w:delText xml:space="preserve"> </w:delText>
        </w:r>
        <w:r w:rsidRPr="0086400C">
          <w:rPr>
            <w:b/>
            <w:bCs/>
            <w:rtl/>
          </w:rPr>
          <w:delText xml:space="preserve"> </w:delText>
        </w:r>
      </w:del>
      <w:r w:rsidRPr="0086400C">
        <w:rPr>
          <w:b/>
          <w:bCs/>
          <w:rtl/>
        </w:rPr>
        <w:t xml:space="preserve">ולא על לחם הפנים שמן.</w:t>
      </w:r>
    </w:p>
    <w:p w:rsidR="00DA63EC" w:rsidRDefault="00DA63EC" w:rsidP="00DA63EC">
      <w:pPr>
        <w:tabs>
          <w:tab w:val="center" w:pos="2835"/>
        </w:tabs>
        <w:rPr>
          <w:rtl/>
        </w:rPr>
      </w:pPr>
      <w:r>
        <w:rPr>
          <w:rFonts w:hint="cs"/>
          <w:rtl/>
        </w:rPr>
        <w:t xml:space="preserve">ומרבי' מנחת כהנים שכן </w:t>
      </w:r>
      <w:r>
        <w:rPr>
          <w:rtl/>
        </w:rPr>
        <w:t>עשרון, כלי, חוץ, וצורה, הגשה, ואישים.</w:t>
      </w:r>
      <w:r>
        <w:rPr>
          <w:rFonts w:hint="cs"/>
          <w:rtl/>
        </w:rPr>
        <w:t xml:space="preserve"> [דכתיב בה נפש] </w:t>
      </w:r>
    </w:p>
    <w:p w:rsidR="00DA63EC" w:rsidRDefault="00DA63EC" w:rsidP="00DA63EC">
      <w:pPr>
        <w:tabs>
          <w:tab w:val="center" w:pos="2835"/>
        </w:tabs>
        <w:rPr>
          <w:rtl/>
        </w:rPr>
      </w:pPr>
      <w:r>
        <w:rPr>
          <w:rFonts w:hint="cs"/>
          <w:rtl/>
        </w:rPr>
        <w:t xml:space="preserve">ואפי' דבלחם הפנים </w:t>
      </w:r>
      <w:ins w:id="91495" w:author="מנוע מכני" w:date="2026-10-11T12:04:40Z">
        <w:r>
          <w:rPr>
            <w:rFonts w:hint="cs"/>
            <w:rtl/>
          </w:rPr>
          <w:t xml:space="preserve">יש</w:t>
        </w:r>
      </w:ins>
      <w:del w:id="91496" w:author="מנוע מכני" w:date="2026-10-11T12:04:40Z">
        <w:r>
          <w:rPr>
            <w:rFonts w:hint="cs"/>
            <w:rtl/>
          </w:rPr>
          <w:delText xml:space="preserve">איכא</w:delText>
        </w:r>
      </w:del>
      <w:r>
        <w:rPr>
          <w:rFonts w:hint="cs"/>
          <w:rtl/>
        </w:rPr>
        <w:t xml:space="preserve"> </w:t>
      </w:r>
      <w:r>
        <w:rPr>
          <w:rtl/>
        </w:rPr>
        <w:t>ציבורא, חובה, טמיא, דאכיל, פיגולא, בשבתא!</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w:t>
      </w:r>
      <w:r w:rsidRPr="00A563E0">
        <w:rPr>
          <w:rStyle w:val="afffff0"/>
          <w:rFonts w:hint="cs"/>
          <w:rtl/>
        </w:rPr>
        <w:t xml:space="preserve"> '</w:t>
      </w:r>
      <w:r w:rsidRPr="00A563E0">
        <w:rPr>
          <w:rStyle w:val="afffff0"/>
          <w:rtl/>
        </w:rPr>
        <w:t>עליה לבונה</w:t>
      </w:r>
      <w:r w:rsidRPr="00A563E0">
        <w:rPr>
          <w:rStyle w:val="afffff0"/>
          <w:rFonts w:hint="cs"/>
          <w:rtl/>
        </w:rPr>
        <w:t>'</w:t>
      </w:r>
      <w:r w:rsidRPr="00A563E0">
        <w:rPr>
          <w:rStyle w:val="afffff0"/>
          <w:rtl/>
        </w:rPr>
        <w:t xml:space="preserve"> </w:t>
      </w:r>
      <w:r>
        <w:rPr>
          <w:rtl/>
        </w:rPr>
        <w:t>ולא על מנחת נסכים לבונה.</w:t>
      </w:r>
    </w:p>
    <w:p w:rsidR="00DA63EC" w:rsidRDefault="00DA63EC" w:rsidP="00DA63EC">
      <w:pPr>
        <w:rPr>
          <w:rtl/>
        </w:rPr>
      </w:pPr>
      <w:ins w:id="97487" w:author="מנוע מכני" w:date="2026-10-11T12:04:40Z">
        <w:r>
          <w:rPr>
            <w:rtl/>
          </w:rPr>
          <w:t xml:space="preserve">מסתבר</w:t>
        </w:r>
      </w:ins>
      <w:del w:id="97488" w:author="מנוע מכני" w:date="2026-10-11T12:04:40Z">
        <w:r w:rsidRPr="00336727">
          <w:rPr>
            <w:rtl/>
          </w:rPr>
          <w:tab/>
          <w:delText xml:space="preserve">מסתברא</w:delText>
        </w:r>
      </w:del>
      <w:r w:rsidRPr="00336727">
        <w:rPr>
          <w:rtl/>
        </w:rPr>
        <w:tab/>
        <w:t xml:space="preserve"> מנחת כהנים </w:t>
      </w:r>
      <w:ins w:id="96703" w:author="מנוע מכני" w:date="2026-10-11T12:04:40Z">
        <w:r>
          <w:rPr>
            <w:rtl/>
          </w:rPr>
          <w:t xml:space="preserve">היה</w:t>
        </w:r>
      </w:ins>
      <w:del w:id="96704" w:author="מנוע מכני" w:date="2026-10-11T12:04:40Z">
        <w:r w:rsidRPr="00336727">
          <w:rPr>
            <w:rtl/>
          </w:rPr>
          <w:tab/>
          <w:delText xml:space="preserve">הוה</w:delText>
        </w:r>
      </w:del>
      <w:r w:rsidRPr="00336727">
        <w:rPr>
          <w:rtl/>
        </w:rPr>
        <w:tab/>
        <w:t xml:space="preserve"> </w:t>
      </w:r>
      <w:ins w:id="93213" w:author="מנוע מכני" w:date="2026-10-11T12:04:40Z">
        <w:r>
          <w:rPr>
            <w:rtl/>
          </w:rPr>
          <w:t xml:space="preserve">לו</w:t>
        </w:r>
      </w:ins>
      <w:del w:id="93214" w:author="מנוע מכני" w:date="2026-10-11T12:04:40Z">
        <w:r w:rsidRPr="00336727">
          <w:rPr>
            <w:rtl/>
          </w:rPr>
          <w:tab/>
          <w:delText xml:space="preserve">ליה</w:delText>
        </w:r>
      </w:del>
      <w:r w:rsidRPr="00336727">
        <w:rPr>
          <w:rtl/>
        </w:rPr>
        <w:tab/>
        <w:t xml:space="preserve"> לרבויי, שכן עשרון, בלול, בלוג, מוגש, בגלל עצם.</w:t>
      </w:r>
      <w:r w:rsidRPr="00336727">
        <w:rPr>
          <w:rFonts w:hint="cs"/>
          <w:rtl/>
        </w:rPr>
        <w:t xml:space="preserve"> [וכתיב בה נפש] </w:t>
      </w:r>
    </w:p>
    <w:p w:rsidR="00DA63EC" w:rsidRDefault="00DA63EC" w:rsidP="00DA63EC">
      <w:pPr>
        <w:tabs>
          <w:tab w:val="center" w:pos="2835"/>
        </w:tabs>
        <w:rPr>
          <w:rtl/>
        </w:rPr>
      </w:pPr>
      <w:r>
        <w:rPr>
          <w:rtl/>
        </w:rPr>
        <w:tab/>
      </w:r>
      <w:r>
        <w:rPr>
          <w:rFonts w:hint="cs"/>
          <w:rtl/>
        </w:rPr>
        <w:t>ולא</w:t>
      </w:r>
      <w:r>
        <w:rPr>
          <w:rtl/>
        </w:rPr>
        <w:t xml:space="preserve"> מנחת נסכים </w:t>
      </w:r>
      <w:r>
        <w:rPr>
          <w:rFonts w:hint="cs"/>
          <w:rtl/>
        </w:rPr>
        <w:t xml:space="preserve">שיש בה</w:t>
      </w:r>
      <w:ins w:id="94861" w:author="מנוע מכני" w:date="2026-10-11T12:04:40Z">
        <w:r>
          <w:rPr>
            <w:rFonts w:hint="cs"/>
            <w:rtl/>
          </w:rPr>
          <w:t xml:space="preserve"> </w:t>
        </w:r>
      </w:ins>
      <w:del w:id="94862" w:author="מנוע מכני" w:date="2026-10-11T12:04:40Z">
        <w:r>
          <w:rPr>
            <w:rFonts w:hint="cs"/>
            <w:rtl/>
          </w:rPr>
          <w:delText xml:space="preserve"> </w:delText>
        </w:r>
        <w:r>
          <w:rPr>
            <w:rtl/>
          </w:rPr>
          <w:delText xml:space="preserve"> </w:delText>
        </w:r>
      </w:del>
      <w:r>
        <w:rPr>
          <w:rtl/>
        </w:rPr>
        <w:t xml:space="preserve">ציבורא, חובה, ואיטמי, בשבתא!</w:t>
      </w:r>
    </w:p>
    <w:p w:rsidR="00DA63EC" w:rsidRDefault="00DA63EC" w:rsidP="00DA63EC">
      <w:pPr>
        <w:tabs>
          <w:tab w:val="center" w:pos="2835"/>
        </w:tabs>
        <w:rPr>
          <w:rtl/>
        </w:rPr>
      </w:pPr>
      <w:r w:rsidRPr="00265E5E">
        <w:rPr>
          <w:rFonts w:ascii="BA Franknatan Regular" w:hAnsi="BA Franknatan Regular"/>
          <w:b/>
          <w:bCs/>
          <w:rtl/>
        </w:rPr>
        <w:t>•</w:t>
      </w:r>
      <w:r w:rsidRPr="00A563E0">
        <w:rPr>
          <w:rStyle w:val="afffff0"/>
          <w:rFonts w:hint="cs"/>
          <w:rtl/>
        </w:rPr>
        <w:t xml:space="preserve"> '</w:t>
      </w:r>
      <w:r w:rsidRPr="00A563E0">
        <w:rPr>
          <w:rStyle w:val="afffff0"/>
          <w:rtl/>
        </w:rPr>
        <w:t>מנחה</w:t>
      </w:r>
      <w:r w:rsidRPr="00A563E0">
        <w:rPr>
          <w:rStyle w:val="afffff0"/>
          <w:rFonts w:hint="cs"/>
          <w:rtl/>
        </w:rPr>
        <w:t>'</w:t>
      </w:r>
      <w:r w:rsidRPr="00A563E0">
        <w:rPr>
          <w:rStyle w:val="afffff0"/>
          <w:rtl/>
        </w:rPr>
        <w:t xml:space="preserve"> </w:t>
      </w:r>
      <w:r>
        <w:rPr>
          <w:rtl/>
        </w:rPr>
        <w:t>- לרבות מנחת שמיני ללבונה.</w:t>
      </w:r>
      <w:ins w:id="94863" w:author="מנוע מכני" w:date="2026-10-11T12:04:40Z">
        <w:r>
          <w:rPr>
            <w:rFonts w:hint="cs"/>
            <w:rtl/>
          </w:rPr>
          <w:t xml:space="preserve"> </w:t>
        </w:r>
      </w:ins>
      <w:del w:id="94864" w:author="מנוע מכני" w:date="2026-10-11T12:04:40Z">
        <w:r>
          <w:rPr>
            <w:rFonts w:hint="cs"/>
            <w:rtl/>
          </w:rPr>
          <w:delText xml:space="preserve">  </w:delText>
        </w:r>
      </w:del>
      <w:r>
        <w:rPr>
          <w:rFonts w:hint="cs"/>
          <w:rtl/>
        </w:rPr>
        <w:t xml:space="preserve">ולא אמרי' להוציא דשעה מדורות </w:t>
      </w:r>
      <w:r>
        <w:rPr>
          <w:rFonts w:hint="cs"/>
          <w:rtl/>
        </w:rPr>
        <w:t xml:space="preserve">לא</w:t>
      </w:r>
      <w:r>
        <w:rPr>
          <w:rFonts w:hint="cs"/>
          <w:rtl/>
        </w:rPr>
        <w:t xml:space="preserve"> ילפי </w:t>
      </w:r>
    </w:p>
    <w:p w:rsidR="00DA63EC" w:rsidRDefault="00DA63EC" w:rsidP="00DA63EC">
      <w:pPr>
        <w:tabs>
          <w:tab w:val="center" w:pos="2835"/>
        </w:tabs>
        <w:rPr>
          <w:rtl/>
        </w:rPr>
      </w:pPr>
      <w:r w:rsidRPr="00265E5E">
        <w:rPr>
          <w:rFonts w:ascii="BA Franknatan Regular" w:hAnsi="BA Franknatan Regular"/>
          <w:b/>
          <w:bCs/>
          <w:rtl/>
        </w:rPr>
        <w:t>•</w:t>
      </w:r>
      <w:r w:rsidRPr="00A563E0">
        <w:rPr>
          <w:rStyle w:val="afffff0"/>
          <w:rFonts w:hint="cs"/>
          <w:rtl/>
        </w:rPr>
        <w:t xml:space="preserve"> '</w:t>
      </w:r>
      <w:r w:rsidRPr="00A563E0">
        <w:rPr>
          <w:rStyle w:val="afffff0"/>
          <w:rtl/>
        </w:rPr>
        <w:t>היא</w:t>
      </w:r>
      <w:r w:rsidRPr="00A563E0">
        <w:rPr>
          <w:rStyle w:val="afffff0"/>
          <w:rFonts w:hint="cs"/>
          <w:rtl/>
        </w:rPr>
        <w:t>'</w:t>
      </w:r>
      <w:r w:rsidRPr="00A563E0">
        <w:rPr>
          <w:rStyle w:val="afffff0"/>
          <w:rtl/>
        </w:rPr>
        <w:t xml:space="preserve"> </w:t>
      </w:r>
      <w:r>
        <w:rPr>
          <w:rtl/>
        </w:rPr>
        <w:t xml:space="preserve">- להוציא שתי הלחם שלא יטענו </w:t>
      </w:r>
      <w:r>
        <w:rPr>
          <w:rtl/>
        </w:rPr>
        <w:t xml:space="preserve">לא</w:t>
      </w:r>
      <w:r>
        <w:rPr>
          <w:rtl/>
        </w:rPr>
        <w:t xml:space="preserve"> שמן ולא לבונה.</w:t>
      </w:r>
      <w:ins w:id="94865" w:author="מנוע מכני" w:date="2026-10-11T12:04:40Z">
        <w:r>
          <w:rPr>
            <w:rFonts w:hint="cs"/>
            <w:rtl/>
          </w:rPr>
          <w:t xml:space="preserve"> </w:t>
        </w:r>
      </w:ins>
      <w:del w:id="94866" w:author="מנוע מכני" w:date="2026-10-11T12:04:40Z">
        <w:r>
          <w:rPr>
            <w:rFonts w:hint="cs"/>
            <w:rtl/>
          </w:rPr>
          <w:delText xml:space="preserve">  </w:delText>
        </w:r>
      </w:del>
      <w:r>
        <w:rPr>
          <w:rFonts w:hint="cs"/>
          <w:rtl/>
        </w:rPr>
        <w:t xml:space="preserve">ולא </w:t>
      </w:r>
      <w:r>
        <w:rPr>
          <w:rtl/>
        </w:rPr>
        <w:t>להוציא מנחת כהנים!</w:t>
      </w:r>
    </w:p>
    <w:p w:rsidR="00DA63EC" w:rsidRPr="00FE1B89" w:rsidRDefault="00DA63EC" w:rsidP="00DA63EC">
      <w:pPr>
        <w:tabs>
          <w:tab w:val="center" w:pos="2835"/>
        </w:tabs>
        <w:rPr>
          <w:spacing w:val="-4"/>
          <w:rtl/>
        </w:rPr>
      </w:pPr>
      <w:ins w:id="97489" w:author="מנוע מכני" w:date="2026-10-11T12:04:40Z">
        <w:r>
          <w:rPr>
            <w:spacing w:val="-4"/>
            <w:rtl/>
          </w:rPr>
          <w:t xml:space="preserve">מסתבר</w:t>
        </w:r>
      </w:ins>
      <w:del w:id="97490" w:author="מנוע מכני" w:date="2026-10-11T12:04:40Z">
        <w:r w:rsidRPr="00FE1B89">
          <w:rPr>
            <w:spacing w:val="-4"/>
            <w:rtl/>
          </w:rPr>
          <w:delText xml:space="preserve">מסתברא</w:delText>
        </w:r>
      </w:del>
      <w:r w:rsidRPr="00FE1B89">
        <w:rPr>
          <w:spacing w:val="-4"/>
          <w:rtl/>
        </w:rPr>
        <w:t xml:space="preserve"> מנחת כהנים </w:t>
      </w:r>
      <w:r w:rsidRPr="00FE1B89">
        <w:rPr>
          <w:spacing w:val="-4"/>
          <w:rtl/>
        </w:rPr>
        <w:t xml:space="preserve">הו"</w:t>
      </w:r>
      <w:r w:rsidRPr="00FE1B89">
        <w:rPr>
          <w:rFonts w:hint="cs"/>
          <w:spacing w:val="-4"/>
          <w:rtl/>
        </w:rPr>
        <w:t>ל</w:t>
      </w:r>
      <w:r w:rsidRPr="00FE1B89">
        <w:rPr>
          <w:spacing w:val="-4"/>
          <w:rtl/>
        </w:rPr>
        <w:t xml:space="preserve"> לרבויי, שכן עשרון, כלי, מצה, ועצם, הגשה, ואישים.</w:t>
      </w:r>
      <w:r w:rsidRPr="00FE1B89">
        <w:rPr>
          <w:rFonts w:hint="cs"/>
          <w:spacing w:val="-4"/>
          <w:rtl/>
        </w:rPr>
        <w:t xml:space="preserve"> [וכתיב בה נפש]</w:t>
      </w:r>
    </w:p>
    <w:p w:rsidR="00DA63EC" w:rsidRDefault="00DA63EC" w:rsidP="00DA63EC">
      <w:pPr>
        <w:pStyle w:val="afff3"/>
        <w:framePr w:wrap="around"/>
        <w:rPr>
          <w:rtl/>
        </w:rPr>
      </w:pPr>
      <w:r>
        <w:rPr>
          <w:rFonts w:hint="cs"/>
          <w:rtl/>
        </w:rPr>
        <w:t>נט:</w:t>
      </w:r>
    </w:p>
    <w:p w:rsidR="00DA63EC" w:rsidRDefault="00DA63EC" w:rsidP="00DA63EC">
      <w:pPr>
        <w:rPr>
          <w:rtl/>
        </w:rPr>
      </w:pPr>
      <w:r w:rsidRPr="00336727">
        <w:rPr>
          <w:rFonts w:hint="cs"/>
          <w:rtl/>
        </w:rPr>
        <w:t xml:space="preserve">ולא </w:t>
      </w:r>
      <w:r w:rsidRPr="00336727">
        <w:rPr>
          <w:rtl/>
        </w:rPr>
        <w:t xml:space="preserve">שתי הלחם </w:t>
      </w:r>
      <w:r w:rsidRPr="00336727">
        <w:rPr>
          <w:rFonts w:hint="cs"/>
          <w:rtl/>
        </w:rPr>
        <w:t xml:space="preserve">אפי' דנפישן, </w:t>
      </w:r>
      <w:r w:rsidRPr="00336727">
        <w:rPr>
          <w:rtl/>
        </w:rPr>
        <w:t xml:space="preserve">שכן ציבור, חובה, טמיא, דאכל, פיגולא, בשבתא, מתיר, תנופה, בארץ, בזמן, חדש, </w:t>
      </w:r>
    </w:p>
    <w:p w:rsidR="00DA63EC" w:rsidRDefault="00DA63EC" w:rsidP="00DA63EC">
      <w:pPr>
        <w:pStyle w:val="affffd"/>
        <w:rPr>
          <w:rtl/>
        </w:rPr>
      </w:pPr>
      <w:r>
        <w:rPr>
          <w:rtl/>
        </w:rPr>
        <w:t>׹</w:t>
      </w:r>
    </w:p>
    <w:p>
      <w:pPr>
        <w:pStyle w:val="MishnaBatzad"/>
        <w:rPr>
          <w:ins w:id="20380" w:author="קלוד" w:date="2026-10-11T09:07:26Z"/>
        </w:rPr>
      </w:pPr>
      <w:ins w:id="20379" w:author="קלוד" w:date="2026-10-11T09:07:26Z">
        <w:r>
          <w:t xml:space="preserve">משנה ד</w:t>
        </w:r>
      </w:ins>
    </w:p>
    <w:p w:rsidR="00DA63EC" w:rsidRPr="000A334C" w:rsidRDefault="00DA63EC" w:rsidP="003B6D22">
      <w:pPr>
        <w:pStyle w:val="afff9"/>
        <w:rPr>
          <w:del w:id="20188" w:author="קלוד" w:date="2026-10-11T09:07:26Z"/>
          <w:rtl/>
        </w:rPr>
      </w:pPr>
      <w:del w:id="20187" w:author="קלוד" w:date="2026-10-11T09:07:26Z">
        <w:r w:rsidRPr="000A334C">
          <w:rPr>
            <w:rtl/>
          </w:rPr>
          <w:delText xml:space="preserve">מתני'.</w:delText>
        </w:r>
      </w:del>
    </w:p>
    <w:p w:rsidR="00DA63EC" w:rsidRPr="000A334C" w:rsidRDefault="00DA63EC" w:rsidP="003B6D22">
      <w:pPr>
        <w:pStyle w:val="afff9"/>
        <w:spacing w:before="120"/>
        <w:rPr>
          <w:rtl/>
        </w:rPr>
        <w:pPrChange w:id="90032" w:author="קלוד" w:date="2026-10-11T12:09:42Z">
          <w:pPr>
            <w:pStyle w:val="afff9"/>
          </w:pPr>
        </w:pPrChange>
      </w:pPr>
      <w:r w:rsidRPr="000A334C">
        <w:rPr>
          <w:rtl/>
        </w:rPr>
        <w:t>וחייב על השמן בפני עצמו, וחייב על לבונה בפני עצמה.</w:t>
      </w:r>
    </w:p>
    <w:p w:rsidR="00DA63EC" w:rsidRPr="000A334C" w:rsidRDefault="00DA63EC" w:rsidP="003B6D22">
      <w:pPr>
        <w:pStyle w:val="afff9"/>
        <w:rPr>
          <w:rtl/>
        </w:rPr>
      </w:pPr>
      <w:r w:rsidRPr="000A334C">
        <w:rPr>
          <w:rtl/>
        </w:rPr>
        <w:t>נתן עליה שמן - פסלה, לבונה - ילקטנה.</w:t>
      </w:r>
    </w:p>
    <w:p w:rsidR="00DA63EC" w:rsidRPr="000A334C" w:rsidRDefault="00DA63EC" w:rsidP="003B6D22">
      <w:pPr>
        <w:pStyle w:val="afff9"/>
        <w:rPr>
          <w:rtl/>
        </w:rPr>
      </w:pPr>
      <w:r w:rsidRPr="000A334C">
        <w:rPr>
          <w:rtl/>
        </w:rPr>
        <w:t>נתן שמן על שיריה - אינו עובר בלא תעשה.</w:t>
      </w:r>
    </w:p>
    <w:p w:rsidR="00DA63EC" w:rsidRPr="000A334C" w:rsidRDefault="00DA63EC" w:rsidP="003B6D22">
      <w:pPr>
        <w:pStyle w:val="afff9"/>
        <w:rPr>
          <w:rtl/>
        </w:rPr>
      </w:pPr>
      <w:r w:rsidRPr="000A334C">
        <w:rPr>
          <w:rtl/>
        </w:rPr>
        <w:t>נתן כלי על גבי כלי - לא פסלה.</w:t>
      </w:r>
    </w:p>
    <w:p w:rsidR="00DA63EC" w:rsidRDefault="00DA63EC" w:rsidP="00DA63EC">
      <w:pPr>
        <w:pStyle w:val="affffd"/>
        <w:rPr>
          <w:rtl/>
        </w:rPr>
      </w:pPr>
      <w:r>
        <w:rPr>
          <w:rtl/>
        </w:rPr>
        <w:t>׹</w:t>
      </w:r>
    </w:p>
    <w:p>
      <w:pPr>
        <w:pStyle w:val="afffff8"/>
        <w:rPr>
          <w:ins w:id="90389" w:author="קלוד" w:date="2026-10-11T12:32:08Z"/>
        </w:rPr>
      </w:pPr>
      <w:ins w:id="90390" w:author="קלוד" w:date="2026-10-11T12:32:08Z">
        <w:r>
          <w:rPr>
            <w:color w:val="7B3F00"/>
          </w:rPr>
          <w:t xml:space="preserve">נתן שמן על המנחה - פסלה, לבונה - ילקטנה</w:t>
        </w:r>
      </w:ins>
    </w:p>
    <w:p>
      <w:pPr>
        <w:pStyle w:val="38"/>
        <w:rPr>
          <w:ins w:id="100336" w:author="מנוע מכני" w:date="2026-10-11T12:04:40Z"/>
        </w:rPr>
      </w:pPr>
      <w:r w:rsidRPr="004A7C9A">
        <w:t>ת"ר</w:t>
      </w:r>
      <w:r>
        <w:t xml:space="preserve">:</w:t>
      </w:r>
    </w:p>
    <w:p w:rsidR="00DA63EC" w:rsidRDefault="00DA63EC" w:rsidP="00DA63EC">
      <w:pPr>
        <w:tabs>
          <w:tab w:val="center" w:pos="2835"/>
        </w:tabs>
        <w:rPr>
          <w:rtl/>
        </w:rPr>
      </w:pPr>
      <w:del w:id="100337" w:author="מנוע מכני" w:date="2026-10-11T12:04:40Z">
        <w:r>
          <w:rPr>
            <w:rtl/>
          </w:rPr>
          <w:delText xml:space="preserve"> </w:delText>
        </w:r>
      </w:del>
      <w:r>
        <w:rPr>
          <w:rtl/>
        </w:rPr>
        <w:tab/>
      </w:r>
      <w:r w:rsidRPr="003017EE">
        <w:rPr>
          <w:rStyle w:val="afffff0"/>
          <w:rFonts w:hint="cs"/>
          <w:rtl/>
        </w:rPr>
        <w:t>'</w:t>
      </w:r>
      <w:r w:rsidRPr="003017EE">
        <w:rPr>
          <w:rStyle w:val="afffff0"/>
          <w:rtl/>
        </w:rPr>
        <w:t>לא ישים עליהן שמן</w:t>
      </w:r>
      <w:r w:rsidRPr="003017EE">
        <w:rPr>
          <w:rStyle w:val="afffff0"/>
          <w:rFonts w:hint="cs"/>
          <w:rtl/>
        </w:rPr>
        <w:t>'</w:t>
      </w:r>
      <w:r w:rsidRPr="003017EE">
        <w:rPr>
          <w:rStyle w:val="afffff0"/>
          <w:rtl/>
        </w:rPr>
        <w:t>,</w:t>
      </w:r>
      <w:r>
        <w:rPr>
          <w:rtl/>
        </w:rPr>
        <w:t xml:space="preserve"> ואם שם - פסל</w:t>
      </w:r>
      <w:ins w:id="94867" w:author="מנוע מכני" w:date="2026-10-11T12:04:40Z">
        <w:r>
          <w:rPr>
            <w:rtl/>
          </w:rPr>
          <w:t xml:space="preserve">,</w:t>
        </w:r>
      </w:ins>
      <w:del w:id="9486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del w:id="90153" w:author="מנוע מכני" w:date="2026-10-11T12:04:40Z">
        <w:r>
          <w:rPr>
            <w:rFonts w:hint="cs"/>
            <w:rtl/>
          </w:rPr>
          <w:delText xml:space="preserve"> </w:delText>
        </w:r>
      </w:del>
      <w:r>
        <w:rPr>
          <w:rFonts w:hint="cs"/>
          <w:rtl/>
        </w:rPr>
        <w:t xml:space="preserve">כי כחטאת' שיכול לשים לבונה ולא פסל</w:t>
      </w:r>
    </w:p>
    <w:p w:rsidR="00DA63EC" w:rsidRDefault="00DA63EC" w:rsidP="00DA63EC">
      <w:pPr>
        <w:tabs>
          <w:tab w:val="center" w:pos="2835"/>
        </w:tabs>
        <w:rPr>
          <w:rtl/>
        </w:rPr>
      </w:pPr>
      <w:r>
        <w:rPr>
          <w:rtl/>
        </w:rPr>
        <w:tab/>
      </w:r>
      <w:r>
        <w:rPr>
          <w:rFonts w:hint="cs"/>
          <w:rtl/>
        </w:rPr>
        <w:t xml:space="preserve">'היא'- אבל </w:t>
      </w:r>
      <w:r>
        <w:rPr>
          <w:rFonts w:hint="cs"/>
          <w:rtl/>
        </w:rPr>
        <w:t xml:space="preserve">לא</w:t>
      </w:r>
      <w:r>
        <w:rPr>
          <w:rFonts w:hint="cs"/>
          <w:rtl/>
        </w:rPr>
        <w:t xml:space="preserve"> בשמן ופסלי' שמן שא</w:t>
      </w:r>
      <w:r>
        <w:rPr>
          <w:rtl/>
        </w:rPr>
        <w:t>"</w:t>
      </w:r>
      <w:r>
        <w:rPr>
          <w:rFonts w:hint="cs"/>
          <w:rtl/>
        </w:rPr>
        <w:t xml:space="preserve">א ללקטו </w:t>
      </w:r>
      <w:r>
        <w:rPr>
          <w:rFonts w:hint="cs"/>
          <w:rtl/>
        </w:rPr>
        <w:t xml:space="preserve">משא</w:t>
      </w:r>
      <w:r>
        <w:rPr>
          <w:rtl/>
        </w:rPr>
        <w:t>"</w:t>
      </w:r>
      <w:r>
        <w:rPr>
          <w:rFonts w:hint="cs"/>
          <w:rtl/>
        </w:rPr>
        <w:t xml:space="preserve">כ</w:t>
      </w:r>
      <w:r>
        <w:rPr>
          <w:rFonts w:hint="cs"/>
          <w:rtl/>
        </w:rPr>
        <w:t xml:space="preserve"> לבונה דאפשר ללוקטה </w:t>
      </w:r>
    </w:p>
    <w:p>
      <w:pPr>
        <w:pStyle w:val="38"/>
        <w:rPr>
          <w:ins w:id="100339" w:author="מנוע מכני" w:date="2026-10-11T12:04:40Z"/>
        </w:rPr>
      </w:pPr>
      <w:del w:id="100338" w:author="מנוע מכני" w:date="2026-10-11T12:04:40Z">
        <w:r w:rsidRPr="008A0800">
          <w:delText xml:space="preserve">•</w:delText>
        </w:r>
      </w:del>
      <w:r w:rsidRPr="008A0800">
        <w:t xml:space="preserve"> </w:t>
      </w:r>
      <w:r w:rsidRPr="008A0800">
        <w:t>בעא ר</w:t>
      </w:r>
      <w:r w:rsidRPr="008A0800">
        <w:t>בר</w:t>
      </w:r>
      <w:r>
        <w:t>"</w:t>
      </w:r>
      <w:r w:rsidRPr="008A0800">
        <w:t>ה מרי</w:t>
      </w:r>
      <w:r>
        <w:t>"</w:t>
      </w:r>
      <w:r w:rsidRPr="008A0800">
        <w:t>ו</w:t>
      </w:r>
      <w:r w:rsidRPr="008A0800">
        <w:t xml:space="preserve">:</w:t>
      </w:r>
    </w:p>
    <w:p w:rsidR="00DA63EC" w:rsidRDefault="00DA63EC" w:rsidP="00DA63EC">
      <w:pPr>
        <w:tabs>
          <w:tab w:val="center" w:pos="2835"/>
        </w:tabs>
        <w:rPr>
          <w:rtl/>
        </w:rPr>
      </w:pPr>
      <w:del w:id="100340" w:author="מנוע מכני" w:date="2026-10-11T12:04:40Z">
        <w:r w:rsidRPr="008A0800">
          <w:rPr>
            <w:b/>
            <w:bCs/>
            <w:rtl/>
          </w:rPr>
          <w:delText xml:space="preserve"> </w:delText>
        </w:r>
      </w:del>
      <w:r w:rsidRPr="008A0800">
        <w:rPr>
          <w:b/>
          <w:bCs/>
          <w:rtl/>
        </w:rPr>
        <w:t xml:space="preserve">נתן </w:t>
      </w:r>
      <w:ins w:id="93215" w:author="מנוע מכני" w:date="2026-10-11T12:04:40Z">
        <w:r>
          <w:rPr>
            <w:b/>
            <w:bCs/>
            <w:rtl/>
          </w:rPr>
          <w:t xml:space="preserve">עליו</w:t>
        </w:r>
      </w:ins>
      <w:del w:id="93216" w:author="מנוע מכני" w:date="2026-10-11T12:04:40Z">
        <w:r w:rsidRPr="008A0800">
          <w:rPr>
            <w:b/>
            <w:bCs/>
            <w:rtl/>
          </w:rPr>
          <w:delText xml:space="preserve">עליה</w:delText>
        </w:r>
      </w:del>
      <w:r w:rsidRPr="008A0800">
        <w:rPr>
          <w:b/>
          <w:bCs/>
          <w:rtl/>
        </w:rPr>
        <w:t xml:space="preserve"> לבונה שחוקה</w:t>
      </w:r>
      <w:r>
        <w:rPr>
          <w:rtl/>
        </w:rPr>
        <w:t xml:space="preserve">, מהו? </w:t>
      </w:r>
    </w:p>
    <w:p w:rsidR="00DA63EC" w:rsidRDefault="00DA63EC" w:rsidP="00DA63EC">
      <w:pPr>
        <w:tabs>
          <w:tab w:val="center" w:pos="2835"/>
        </w:tabs>
        <w:rPr>
          <w:rtl/>
        </w:rPr>
      </w:pPr>
      <w:r>
        <w:rPr>
          <w:rtl/>
        </w:rPr>
        <w:t xml:space="preserve">משום דאפשר ללקטה, והא </w:t>
      </w:r>
      <w:r>
        <w:rPr>
          <w:rtl/>
        </w:rPr>
        <w:t xml:space="preserve">לא</w:t>
      </w:r>
      <w:r>
        <w:rPr>
          <w:rtl/>
        </w:rPr>
        <w:t xml:space="preserve"> אפשר ללקטה, </w:t>
      </w:r>
      <w:r w:rsidRPr="00EC3A9D">
        <w:rPr>
          <w:b/>
          <w:bCs/>
          <w:rtl/>
        </w:rPr>
        <w:t>או"ד</w:t>
      </w:r>
      <w:r>
        <w:rPr>
          <w:rtl/>
        </w:rPr>
        <w:t xml:space="preserve"> משום דלא מיבלעא.</w:t>
      </w:r>
      <w:r>
        <w:rPr>
          <w:rFonts w:hint="cs"/>
          <w:rtl/>
        </w:rPr>
        <w:t xml:space="preserve"> </w:t>
      </w:r>
      <w:r>
        <w:rPr>
          <w:rFonts w:hint="cs"/>
          <w:rtl/>
        </w:rPr>
        <w:t xml:space="preserve">וה</w:t>
      </w:r>
      <w:r>
        <w:rPr>
          <w:rtl/>
        </w:rPr>
        <w:t>"</w:t>
      </w:r>
      <w:r>
        <w:rPr>
          <w:rFonts w:hint="cs"/>
          <w:rtl/>
        </w:rPr>
        <w:t xml:space="preserve">נ</w:t>
      </w:r>
      <w:ins w:id="94869" w:author="מנוע מכני" w:date="2026-10-11T12:04:40Z">
        <w:r>
          <w:rPr>
            <w:rFonts w:hint="cs"/>
            <w:rtl/>
          </w:rPr>
          <w:t xml:space="preserve"> </w:t>
        </w:r>
      </w:ins>
      <w:del w:id="94870" w:author="מנוע מכני" w:date="2026-10-11T12:04:40Z">
        <w:r>
          <w:rPr>
            <w:rFonts w:hint="cs"/>
            <w:rtl/>
          </w:rPr>
          <w:delText xml:space="preserve"> </w:delText>
        </w:r>
        <w:r>
          <w:rPr>
            <w:rtl/>
          </w:rPr>
          <w:delText xml:space="preserve"> </w:delText>
        </w:r>
      </w:del>
      <w:r>
        <w:rPr>
          <w:rtl/>
        </w:rPr>
        <w:t xml:space="preserve">לא</w:t>
      </w:r>
      <w:r>
        <w:rPr>
          <w:rtl/>
        </w:rPr>
        <w:t xml:space="preserve"> מיבלעא? </w:t>
      </w:r>
    </w:p>
    <w:p w:rsidR="00DA63EC" w:rsidRPr="00FE1B89" w:rsidRDefault="00DA63EC" w:rsidP="00DA63EC">
      <w:pPr>
        <w:tabs>
          <w:tab w:val="center" w:pos="2835"/>
        </w:tabs>
        <w:rPr>
          <w:spacing w:val="-2"/>
          <w:rtl/>
        </w:rPr>
      </w:pPr>
      <w:r w:rsidRPr="00FE1B89">
        <w:rPr>
          <w:rFonts w:ascii="BA Franknatan Regular" w:hAnsi="BA Franknatan Regular"/>
          <w:b/>
          <w:bCs/>
          <w:spacing w:val="-2"/>
          <w:rtl/>
        </w:rPr>
        <w:t>•</w:t>
      </w:r>
      <w:r w:rsidRPr="00FE1B89">
        <w:rPr>
          <w:rFonts w:ascii="BA Franknatan Regular" w:hAnsi="BA Franknatan Regular" w:hint="cs"/>
          <w:b/>
          <w:bCs/>
          <w:spacing w:val="-2"/>
          <w:rtl/>
        </w:rPr>
        <w:t xml:space="preserve"> </w:t>
      </w:r>
      <w:r w:rsidRPr="00FE1B89">
        <w:rPr>
          <w:rFonts w:ascii="BA Franknatan Regular" w:hAnsi="BA Franknatan Regular" w:hint="cs"/>
          <w:spacing w:val="-2"/>
          <w:rtl/>
        </w:rPr>
        <w:t xml:space="preserve">אין להוכיח מהך </w:t>
      </w:r>
      <w:r w:rsidRPr="00FE1B89">
        <w:rPr>
          <w:rStyle w:val="afffff0"/>
          <w:rFonts w:hint="cs"/>
          <w:spacing w:val="-2"/>
          <w:rtl/>
        </w:rPr>
        <w:t>ד'</w:t>
      </w:r>
      <w:r w:rsidRPr="00FE1B89">
        <w:rPr>
          <w:rStyle w:val="afffff0"/>
          <w:spacing w:val="-2"/>
          <w:rtl/>
        </w:rPr>
        <w:t>ולבונה ילקטנה</w:t>
      </w:r>
      <w:r w:rsidRPr="00FE1B89">
        <w:rPr>
          <w:rStyle w:val="afffff0"/>
          <w:rFonts w:hint="cs"/>
          <w:spacing w:val="-2"/>
          <w:rtl/>
        </w:rPr>
        <w:t xml:space="preserve">' </w:t>
      </w:r>
      <w:r w:rsidRPr="00FE1B89">
        <w:rPr>
          <w:rFonts w:hint="cs"/>
          <w:spacing w:val="-2"/>
          <w:rtl/>
        </w:rPr>
        <w:t xml:space="preserve">דשמא </w:t>
      </w:r>
      <w:ins w:id="93219" w:author="מנוע מכני" w:date="2026-10-11T12:04:40Z">
        <w:r>
          <w:rPr>
            <w:spacing w:val="-2"/>
            <w:rtl/>
          </w:rPr>
          <w:t xml:space="preserve">אחת</w:t>
        </w:r>
      </w:ins>
      <w:del w:id="93220" w:author="מנוע מכני" w:date="2026-10-11T12:04:40Z">
        <w:r w:rsidRPr="00FE1B89">
          <w:rPr>
            <w:spacing w:val="-2"/>
            <w:rtl/>
          </w:rPr>
          <w:delText xml:space="preserve">חדא</w:delText>
        </w:r>
      </w:del>
      <w:r w:rsidRPr="00FE1B89">
        <w:rPr>
          <w:spacing w:val="-2"/>
          <w:rtl/>
        </w:rPr>
        <w:t xml:space="preserve"> ועוד </w:t>
      </w:r>
      <w:ins w:id="93217" w:author="מנוע מכני" w:date="2026-10-11T12:04:40Z">
        <w:r>
          <w:rPr>
            <w:spacing w:val="-2"/>
            <w:rtl/>
          </w:rPr>
          <w:t xml:space="preserve">אומר</w:t>
        </w:r>
      </w:ins>
      <w:del w:id="93218" w:author="מנוע מכני" w:date="2026-10-11T12:04:40Z">
        <w:r w:rsidRPr="00FE1B89">
          <w:rPr>
            <w:spacing w:val="-2"/>
            <w:rtl/>
          </w:rPr>
          <w:delText xml:space="preserve">קאמר</w:delText>
        </w:r>
      </w:del>
      <w:r w:rsidRPr="00FE1B89">
        <w:rPr>
          <w:spacing w:val="-2"/>
          <w:rtl/>
        </w:rPr>
        <w:t xml:space="preserve">, </w:t>
      </w:r>
      <w:ins w:id="93221" w:author="מנוע מכני" w:date="2026-10-11T12:04:40Z">
        <w:r>
          <w:rPr>
            <w:spacing w:val="-2"/>
            <w:rtl/>
          </w:rPr>
          <w:t xml:space="preserve">אחת</w:t>
        </w:r>
      </w:ins>
      <w:del w:id="93222" w:author="מנוע מכני" w:date="2026-10-11T12:04:40Z">
        <w:r w:rsidRPr="00FE1B89">
          <w:rPr>
            <w:spacing w:val="-2"/>
            <w:rtl/>
          </w:rPr>
          <w:delText xml:space="preserve">חדא</w:delText>
        </w:r>
      </w:del>
      <w:r w:rsidRPr="00FE1B89">
        <w:rPr>
          <w:spacing w:val="-2"/>
          <w:rtl/>
        </w:rPr>
        <w:t xml:space="preserve">, דלא מיבלעא, ועוד, ילקטנה.</w:t>
      </w:r>
    </w:p>
    <w:p>
      <w:pPr>
        <w:pStyle w:val="38"/>
        <w:rPr>
          <w:ins w:id="100342" w:author="מנוע מכני" w:date="2026-10-11T12:04:40Z"/>
        </w:rPr>
      </w:pPr>
      <w:del w:id="100341" w:author="מנוע מכני" w:date="2026-10-11T12:04:40Z">
        <w:r w:rsidRPr="00265E5E">
          <w:delText xml:space="preserve">•</w:delText>
        </w:r>
      </w:del>
      <w:r>
        <w:t xml:space="preserve"> והך</w:t>
      </w:r>
    </w:p>
    <w:p w:rsidR="00DA63EC" w:rsidRDefault="00DA63EC" w:rsidP="00DA63EC">
      <w:pPr>
        <w:tabs>
          <w:tab w:val="center" w:pos="2835"/>
        </w:tabs>
        <w:rPr>
          <w:rtl/>
        </w:rPr>
      </w:pPr>
      <w:del w:id="100343" w:author="מנוע מכני" w:date="2026-10-11T12:04:40Z">
        <w:r>
          <w:rPr>
            <w:rFonts w:ascii="BA Franknatan Regular" w:hAnsi="BA Franknatan Regular" w:hint="cs"/>
            <w:b/>
            <w:bCs/>
            <w:rtl/>
          </w:rPr>
          <w:delText xml:space="preserve"> </w:delText>
        </w:r>
      </w:del>
      <w:r>
        <w:rPr>
          <w:rFonts w:ascii="BA Franknatan Regular" w:hAnsi="BA Franknatan Regular" w:hint="cs"/>
          <w:b/>
          <w:bCs/>
          <w:rtl/>
        </w:rPr>
        <w:t xml:space="preserve">ד</w:t>
      </w:r>
      <w:r>
        <w:rPr>
          <w:rtl/>
        </w:rPr>
        <w:t>מכשיר אני בלבונה שאפשר ללוקטה</w:t>
      </w:r>
      <w:r>
        <w:rPr>
          <w:rFonts w:hint="cs"/>
          <w:rtl/>
        </w:rPr>
        <w:t xml:space="preserve">- </w:t>
      </w:r>
      <w:r>
        <w:rPr>
          <w:rFonts w:hint="cs"/>
          <w:rtl/>
        </w:rPr>
        <w:t xml:space="preserve">ה</w:t>
      </w:r>
      <w:r>
        <w:rPr>
          <w:rtl/>
        </w:rPr>
        <w:t>"</w:t>
      </w:r>
      <w:r>
        <w:rPr>
          <w:rFonts w:hint="cs"/>
          <w:rtl/>
        </w:rPr>
        <w:t>נ</w:t>
      </w:r>
      <w:r>
        <w:rPr>
          <w:rtl/>
        </w:rPr>
        <w:t xml:space="preserve"> </w:t>
      </w:r>
      <w:ins w:id="93223" w:author="מנוע מכני" w:date="2026-10-11T12:04:40Z">
        <w:r>
          <w:rPr>
            <w:rtl/>
          </w:rPr>
          <w:t xml:space="preserve">אחת</w:t>
        </w:r>
      </w:ins>
      <w:del w:id="93224" w:author="מנוע מכני" w:date="2026-10-11T12:04:40Z">
        <w:r>
          <w:rPr>
            <w:rtl/>
          </w:rPr>
          <w:delText xml:space="preserve">חדא</w:delText>
        </w:r>
      </w:del>
      <w:r>
        <w:rPr>
          <w:rtl/>
        </w:rPr>
        <w:t xml:space="preserve"> ועוד </w:t>
      </w:r>
      <w:r>
        <w:rPr>
          <w:rtl/>
        </w:rPr>
        <w:t xml:space="preserve">אמר</w:t>
      </w:r>
      <w:r>
        <w:rPr>
          <w:rtl/>
        </w:rPr>
        <w:t xml:space="preserve">.</w:t>
      </w:r>
    </w:p>
    <w:p>
      <w:pPr>
        <w:pStyle w:val="afffff8"/>
        <w:rPr>
          <w:ins w:id="90387" w:author="קלוד" w:date="2026-10-11T12:32:08Z"/>
        </w:rPr>
      </w:pPr>
      <w:ins w:id="90388" w:author="קלוד" w:date="2026-10-11T12:32:08Z">
        <w:r>
          <w:rPr>
            <w:color w:val="7B3F00"/>
          </w:rPr>
          <w:t xml:space="preserve">נתן לבונה על מנחת חוטא - מלקטה וכשרה, ואם חישב עליה</w:t>
        </w:r>
      </w:ins>
    </w:p>
    <w:p>
      <w:pPr>
        <w:pStyle w:val="38"/>
        <w:rPr>
          <w:ins w:id="100345" w:author="מנוע מכני" w:date="2026-10-11T12:04:40Z"/>
        </w:rPr>
      </w:pPr>
      <w:del w:id="100344" w:author="מנוע מכני" w:date="2026-10-11T12:04:40Z">
        <w:r w:rsidRPr="00265E5E">
          <w:delText xml:space="preserve">•</w:delText>
        </w:r>
      </w:del>
      <w:r>
        <w:t xml:space="preserve"> </w:t>
      </w:r>
      <w:r>
        <w:t>ארנב</w:t>
      </w:r>
      <w:r>
        <w:t>"</w:t>
      </w:r>
      <w:r>
        <w:t>י</w:t>
      </w:r>
      <w:r>
        <w:t>:</w:t>
      </w:r>
    </w:p>
    <w:p w:rsidR="00DA63EC" w:rsidRDefault="00DA63EC" w:rsidP="00DA63EC">
      <w:pPr>
        <w:tabs>
          <w:tab w:val="center" w:pos="2835"/>
        </w:tabs>
        <w:rPr>
          <w:rtl/>
        </w:rPr>
      </w:pPr>
      <w:del w:id="100346"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 xml:space="preserve">מנחת חוטא ומנחת קנאות שנתן </w:t>
      </w:r>
      <w:ins w:id="93225" w:author="מנוע מכני" w:date="2026-10-11T12:04:40Z">
        <w:r>
          <w:rPr>
            <w:rStyle w:val="afffff0"/>
            <w:rtl/>
          </w:rPr>
          <w:t xml:space="preserve">עליו</w:t>
        </w:r>
      </w:ins>
      <w:del w:id="93226" w:author="מנוע מכני" w:date="2026-10-11T12:04:40Z">
        <w:r w:rsidRPr="00A563E0">
          <w:rPr>
            <w:rStyle w:val="afffff0"/>
            <w:rtl/>
          </w:rPr>
          <w:delText xml:space="preserve">עליה</w:delText>
        </w:r>
      </w:del>
      <w:r w:rsidRPr="00A563E0">
        <w:rPr>
          <w:rStyle w:val="afffff0"/>
          <w:rtl/>
        </w:rPr>
        <w:t xml:space="preserve"> לבונה</w:t>
      </w:r>
      <w:r w:rsidRPr="00A563E0">
        <w:rPr>
          <w:rStyle w:val="afffff0"/>
          <w:rFonts w:hint="cs"/>
          <w:rtl/>
        </w:rPr>
        <w:t>'</w:t>
      </w:r>
      <w:r w:rsidRPr="00A563E0">
        <w:rPr>
          <w:rStyle w:val="afffff0"/>
          <w:rtl/>
        </w:rPr>
        <w:t xml:space="preserve"> </w:t>
      </w:r>
      <w:r>
        <w:rPr>
          <w:rtl/>
        </w:rPr>
        <w:t xml:space="preserve">- מלקט את הלבונה וכשרה</w:t>
      </w:r>
      <w:ins w:id="94871" w:author="מנוע מכני" w:date="2026-10-11T12:04:40Z">
        <w:r>
          <w:rPr>
            <w:rtl/>
          </w:rPr>
          <w:t xml:space="preserve">,</w:t>
        </w:r>
      </w:ins>
      <w:del w:id="9487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ואם עד שלא ליקט לבונתה חישב </w:t>
      </w:r>
      <w:ins w:id="93227" w:author="מנוע מכני" w:date="2026-10-11T12:04:40Z">
        <w:r>
          <w:rPr>
            <w:rtl/>
          </w:rPr>
          <w:t xml:space="preserve">עליו</w:t>
        </w:r>
      </w:ins>
      <w:del w:id="93228" w:author="מנוע מכני" w:date="2026-10-11T12:04:40Z">
        <w:r>
          <w:rPr>
            <w:rtl/>
          </w:rPr>
          <w:delText xml:space="preserve">עליה</w:delText>
        </w:r>
      </w:del>
      <w:r>
        <w:rPr>
          <w:rtl/>
        </w:rPr>
        <w:t xml:space="preserve">, בין חוץ לזמנו בין חוץ למקומו, - פסול ואין בו כרת</w:t>
      </w:r>
      <w:ins w:id="94873" w:author="מנוע מכני" w:date="2026-10-11T12:04:40Z">
        <w:r>
          <w:rPr>
            <w:rtl/>
          </w:rPr>
          <w:t xml:space="preserve">,</w:t>
        </w:r>
      </w:ins>
      <w:del w:id="94874" w:author="מנוע מכני" w:date="2026-10-11T12:04:40Z">
        <w:r>
          <w:rPr>
            <w:rtl/>
          </w:rPr>
          <w:delText xml:space="preserve">;</w:delText>
        </w:r>
      </w:del>
      <w:r>
        <w:rPr>
          <w:rtl/>
        </w:rPr>
        <w:t xml:space="preserve"> </w:t>
      </w:r>
    </w:p>
    <w:p w:rsidR="00DA63EC" w:rsidRDefault="00DA63EC" w:rsidP="00DA63EC">
      <w:pPr>
        <w:rPr>
          <w:rtl/>
        </w:rPr>
      </w:pPr>
      <w:r w:rsidRPr="00336727">
        <w:rPr>
          <w:rtl/>
        </w:rPr>
        <w:t xml:space="preserve">ואם משליקט לבונתה מחשב </w:t>
      </w:r>
      <w:ins w:id="93229" w:author="מנוע מכני" w:date="2026-10-11T12:04:40Z">
        <w:r>
          <w:rPr>
            <w:rtl/>
          </w:rPr>
          <w:t xml:space="preserve">עליו</w:t>
        </w:r>
      </w:ins>
      <w:del w:id="93230" w:author="מנוע מכני" w:date="2026-10-11T12:04:40Z">
        <w:r w:rsidRPr="00336727">
          <w:rPr>
            <w:rtl/>
          </w:rPr>
          <w:delText xml:space="preserve">עליה</w:delText>
        </w:r>
      </w:del>
      <w:r w:rsidRPr="00336727">
        <w:rPr>
          <w:rtl/>
        </w:rPr>
        <w:t xml:space="preserve">, חוץ למקומו - פסול ואין בו כרת, חוץ לזמנו - פיגול וחייבין עליו כרת.</w:t>
      </w:r>
    </w:p>
    <w:p w:rsidR="00DA63EC" w:rsidRDefault="00DA63EC" w:rsidP="00DA63EC">
      <w:pPr>
        <w:tabs>
          <w:tab w:val="center" w:pos="2835"/>
        </w:tabs>
        <w:rPr>
          <w:rtl/>
        </w:rPr>
      </w:pPr>
      <w:r>
        <w:rPr>
          <w:rFonts w:hint="cs"/>
          <w:rtl/>
        </w:rPr>
        <w:t xml:space="preserve">ופסלה במחשבה אפי' דדיחוי הוא </w:t>
      </w:r>
    </w:p>
    <w:p w:rsidR="00DA63EC" w:rsidRDefault="00DA63EC" w:rsidP="00DA63EC">
      <w:pPr>
        <w:tabs>
          <w:tab w:val="center" w:pos="2835"/>
        </w:tabs>
        <w:rPr>
          <w:rtl/>
        </w:rPr>
      </w:pPr>
      <w:r w:rsidRPr="008A0800">
        <w:rPr>
          <w:rStyle w:val="2fb"/>
          <w:rFonts w:hint="cs"/>
          <w:b/>
          <w:bCs/>
          <w:rtl/>
        </w:rPr>
        <w:t>לאביי</w:t>
      </w:r>
      <w:r>
        <w:rPr>
          <w:rFonts w:hint="cs"/>
          <w:rtl/>
        </w:rPr>
        <w:t xml:space="preserve"> ד</w:t>
      </w:r>
      <w:r>
        <w:rPr>
          <w:rtl/>
        </w:rPr>
        <w:t xml:space="preserve">חטאת קרייה </w:t>
      </w:r>
      <w:ins w:id="93231" w:author="מנוע מכני" w:date="2026-10-11T12:04:40Z">
        <w:r>
          <w:rPr>
            <w:rtl/>
          </w:rPr>
          <w:t xml:space="preserve">התורה</w:t>
        </w:r>
      </w:ins>
      <w:del w:id="93232" w:author="מנוע מכני" w:date="2026-10-11T12:04:40Z">
        <w:r>
          <w:rPr>
            <w:rtl/>
          </w:rPr>
          <w:delText xml:space="preserve">רחמנא</w:delText>
        </w:r>
      </w:del>
      <w:r>
        <w:rPr>
          <w:rtl/>
        </w:rPr>
        <w:t xml:space="preserve">.</w:t>
      </w:r>
      <w:r>
        <w:rPr>
          <w:rFonts w:hint="cs"/>
          <w:rtl/>
        </w:rPr>
        <w:t xml:space="preserve"> </w:t>
      </w:r>
    </w:p>
    <w:p w:rsidR="00DA63EC" w:rsidRDefault="00DA63EC" w:rsidP="00DA63EC">
      <w:pPr>
        <w:tabs>
          <w:tab w:val="center" w:pos="2835"/>
        </w:tabs>
        <w:rPr>
          <w:rtl/>
        </w:rPr>
      </w:pPr>
      <w:r w:rsidRPr="008A0800">
        <w:rPr>
          <w:rStyle w:val="2fb"/>
          <w:rFonts w:hint="cs"/>
          <w:b/>
          <w:bCs/>
          <w:rtl/>
        </w:rPr>
        <w:t>ולרבא</w:t>
      </w:r>
      <w:r>
        <w:rPr>
          <w:rFonts w:hint="cs"/>
          <w:rtl/>
        </w:rPr>
        <w:t xml:space="preserve"> הך כחנן המצרי </w:t>
      </w:r>
      <w:ins w:id="93235" w:author="מנוע מכני" w:date="2026-10-11T12:04:40Z">
        <w:r>
          <w:rPr>
            <w:rtl/>
          </w:rPr>
          <w:t xml:space="preserve">דאין</w:t>
        </w:r>
      </w:ins>
      <w:del w:id="93236" w:author="מנוע מכני" w:date="2026-10-11T12:04:40Z">
        <w:r>
          <w:rPr>
            <w:rtl/>
          </w:rPr>
          <w:delText xml:space="preserve">דלית</w:delText>
        </w:r>
      </w:del>
      <w:r>
        <w:rPr>
          <w:rtl/>
        </w:rPr>
        <w:t xml:space="preserve"> </w:t>
      </w:r>
      <w:ins w:id="93233" w:author="מנוע מכני" w:date="2026-10-11T12:04:40Z">
        <w:r>
          <w:rPr>
            <w:rtl/>
          </w:rPr>
          <w:t xml:space="preserve">לו</w:t>
        </w:r>
      </w:ins>
      <w:del w:id="93234" w:author="מנוע מכני" w:date="2026-10-11T12:04:40Z">
        <w:r>
          <w:rPr>
            <w:rtl/>
          </w:rPr>
          <w:delText xml:space="preserve">ליה</w:delText>
        </w:r>
      </w:del>
      <w:r>
        <w:rPr>
          <w:rtl/>
        </w:rPr>
        <w:t xml:space="preserve"> דחויין</w:t>
      </w:r>
      <w:ins w:id="94875" w:author="מנוע מכני" w:date="2026-10-11T12:04:40Z">
        <w:r>
          <w:rPr>
            <w:rtl/>
          </w:rPr>
          <w:t xml:space="preserve">,</w:t>
        </w:r>
      </w:ins>
      <w:del w:id="94876" w:author="מנוע מכני" w:date="2026-10-11T12:04:40Z">
        <w:r>
          <w:rPr>
            <w:rtl/>
          </w:rPr>
          <w:delText xml:space="preserve">;</w:delText>
        </w:r>
      </w:del>
      <w:r>
        <w:rPr>
          <w:rtl/>
        </w:rPr>
        <w:t xml:space="preserve"> </w:t>
      </w:r>
      <w:r>
        <w:rPr>
          <w:rtl/>
        </w:rPr>
        <w:t xml:space="preserve">דתניא</w:t>
      </w:r>
      <w:r>
        <w:rPr>
          <w:rtl/>
        </w:rPr>
        <w:t xml:space="preserve">, חנן המצרי אומר: </w:t>
      </w:r>
      <w:ins w:id="90449" w:author="מנוע מכני" w:date="2026-10-11T12:04:40Z">
        <w:r>
          <w:rPr>
            <w:rtl/>
          </w:rPr>
          <w:t xml:space="preserve">אפי'</w:t>
        </w:r>
      </w:ins>
      <w:del w:id="90450" w:author="מנוע מכני" w:date="2026-10-11T12:04:40Z">
        <w:r>
          <w:rPr>
            <w:rtl/>
          </w:rPr>
          <w:delText xml:space="preserve">אפילו</w:delText>
        </w:r>
      </w:del>
      <w:r>
        <w:rPr>
          <w:rtl/>
        </w:rPr>
        <w:t xml:space="preserve"> דם בכוס, מביא חבירו שלא בהגרלה ומזווג לו.</w:t>
      </w:r>
    </w:p>
    <w:p>
      <w:pPr>
        <w:pStyle w:val="38"/>
        <w:rPr>
          <w:ins w:id="100347" w:author="מנוע מכני" w:date="2026-10-11T12:04:40Z"/>
        </w:rPr>
      </w:pPr>
      <w:r w:rsidRPr="008A0800">
        <w:t>רב אשי</w:t>
      </w:r>
      <w:r>
        <w:t xml:space="preserve">:</w:t>
      </w:r>
    </w:p>
    <w:p w:rsidR="00DA63EC" w:rsidRDefault="00DA63EC" w:rsidP="00DA63EC">
      <w:pPr>
        <w:tabs>
          <w:tab w:val="center" w:pos="2835"/>
        </w:tabs>
        <w:rPr>
          <w:rtl/>
        </w:rPr>
      </w:pPr>
      <w:del w:id="100348" w:author="מנוע מכני" w:date="2026-10-11T12:04:40Z">
        <w:r>
          <w:rPr>
            <w:rtl/>
          </w:rPr>
          <w:delText xml:space="preserve"> </w:delText>
        </w:r>
      </w:del>
      <w:r>
        <w:rPr>
          <w:rtl/>
        </w:rPr>
        <w:t xml:space="preserve">כל שבידו </w:t>
      </w:r>
      <w:r>
        <w:rPr>
          <w:rtl/>
        </w:rPr>
        <w:t xml:space="preserve">לא</w:t>
      </w:r>
      <w:r>
        <w:rPr>
          <w:rtl/>
        </w:rPr>
        <w:t xml:space="preserve"> הוי דחוי.</w:t>
      </w:r>
    </w:p>
    <w:p>
      <w:pPr>
        <w:pStyle w:val="38"/>
        <w:rPr>
          <w:ins w:id="100350" w:author="מנוע מכני" w:date="2026-10-11T12:04:40Z"/>
        </w:rPr>
      </w:pPr>
      <w:del w:id="100349" w:author="מנוע מכני" w:date="2026-10-11T12:04:40Z">
        <w:r w:rsidRPr="00265E5E">
          <w:lastRenderedPageBreak/>
          <w:delText xml:space="preserve">•</w:delText>
        </w:r>
      </w:del>
      <w:r>
        <w:t xml:space="preserve"> </w:t>
      </w:r>
      <w:r>
        <w:t xml:space="preserve">רב אדא:</w:t>
      </w:r>
    </w:p>
    <w:p w:rsidR="00DA63EC" w:rsidRDefault="00DA63EC" w:rsidP="00DA63EC">
      <w:pPr>
        <w:tabs>
          <w:tab w:val="center" w:pos="2835"/>
        </w:tabs>
        <w:rPr>
          <w:rtl/>
        </w:rPr>
      </w:pPr>
      <w:del w:id="100351" w:author="מנוע מכני" w:date="2026-10-11T12:04:40Z">
        <w:r>
          <w:rPr>
            <w:rtl/>
          </w:rPr>
          <w:delText xml:space="preserve"> </w:delText>
        </w:r>
      </w:del>
      <w:ins w:id="93237" w:author="מנוע מכני" w:date="2026-10-11T12:04:40Z">
        <w:r>
          <w:rPr>
            <w:rtl/>
          </w:rPr>
          <w:t xml:space="preserve">כמותו</w:t>
        </w:r>
      </w:ins>
      <w:del w:id="93238" w:author="מנוע מכני" w:date="2026-10-11T12:04:40Z">
        <w:r>
          <w:rPr>
            <w:rtl/>
          </w:rPr>
          <w:delText xml:space="preserve">כוותיה</w:delText>
        </w:r>
      </w:del>
      <w:r>
        <w:rPr>
          <w:rtl/>
        </w:rPr>
        <w:t xml:space="preserve"> </w:t>
      </w:r>
      <w:r>
        <w:rPr>
          <w:rStyle w:val="2fb"/>
          <w:rtl/>
        </w:rPr>
        <w:t xml:space="preserve">דרב אשי</w:t>
      </w:r>
      <w:r>
        <w:rPr>
          <w:rtl/>
        </w:rPr>
        <w:t xml:space="preserve"> </w:t>
      </w:r>
      <w:ins w:id="97491" w:author="מנוע מכני" w:date="2026-10-11T12:04:40Z">
        <w:r>
          <w:rPr>
            <w:rtl/>
          </w:rPr>
          <w:t xml:space="preserve">מסתבר</w:t>
        </w:r>
      </w:ins>
      <w:del w:id="97492" w:author="מנוע מכני" w:date="2026-10-11T12:04:40Z">
        <w:r>
          <w:rPr>
            <w:rtl/>
          </w:rPr>
          <w:delText xml:space="preserve">מסתברא</w:delText>
        </w:r>
      </w:del>
      <w:r>
        <w:rPr>
          <w:rtl/>
        </w:rPr>
        <w:t xml:space="preserve">, </w:t>
      </w:r>
      <w:r>
        <w:rPr>
          <w:rStyle w:val="2fb"/>
          <w:rFonts w:hint="cs"/>
          <w:rtl/>
        </w:rPr>
        <w:t>דר</w:t>
      </w:r>
      <w:r>
        <w:rPr>
          <w:rStyle w:val="2fb"/>
          <w:rtl/>
        </w:rPr>
        <w:t>"</w:t>
      </w:r>
      <w:r>
        <w:rPr>
          <w:rStyle w:val="2fb"/>
          <w:rFonts w:hint="cs"/>
          <w:rtl/>
        </w:rPr>
        <w:t xml:space="preserve">י</w:t>
      </w:r>
      <w:r>
        <w:rPr>
          <w:rFonts w:hint="cs"/>
          <w:rtl/>
        </w:rPr>
        <w:t xml:space="preserve"> </w:t>
      </w:r>
      <w:ins w:id="93241" w:author="מנוע מכני" w:date="2026-10-11T12:04:40Z">
        <w:r>
          <w:rPr>
            <w:rFonts w:hint="cs"/>
            <w:rtl/>
          </w:rPr>
          <w:t xml:space="preserve">יש</w:t>
        </w:r>
      </w:ins>
      <w:del w:id="93242" w:author="מנוע מכני" w:date="2026-10-11T12:04:40Z">
        <w:r>
          <w:rPr>
            <w:rFonts w:hint="cs"/>
            <w:rtl/>
          </w:rPr>
          <w:delText xml:space="preserve">אית</w:delText>
        </w:r>
      </w:del>
      <w:r>
        <w:rPr>
          <w:rFonts w:hint="cs"/>
          <w:rtl/>
        </w:rPr>
        <w:t xml:space="preserve"> </w:t>
      </w:r>
      <w:ins w:id="93239" w:author="מנוע מכני" w:date="2026-10-11T12:04:40Z">
        <w:r>
          <w:rPr>
            <w:rFonts w:hint="cs"/>
            <w:rtl/>
          </w:rPr>
          <w:t xml:space="preserve">לו</w:t>
        </w:r>
      </w:ins>
      <w:del w:id="93240" w:author="מנוע מכני" w:date="2026-10-11T12:04:40Z">
        <w:r>
          <w:rPr>
            <w:rFonts w:hint="cs"/>
            <w:rtl/>
          </w:rPr>
          <w:delText xml:space="preserve">ליה</w:delText>
        </w:r>
      </w:del>
      <w:r>
        <w:rPr>
          <w:rFonts w:hint="cs"/>
          <w:rtl/>
        </w:rPr>
        <w:t xml:space="preserve"> דיחויין </w:t>
      </w:r>
      <w:r>
        <w:rPr>
          <w:rFonts w:hint="cs"/>
          <w:rtl/>
        </w:rPr>
        <w:t xml:space="preserve">דתנן</w:t>
      </w:r>
      <w:r>
        <w:rPr>
          <w:rFonts w:hint="cs"/>
          <w:rtl/>
        </w:rPr>
        <w:t xml:space="preserve"> ועוד </w:t>
      </w:r>
      <w:r>
        <w:rPr>
          <w:rStyle w:val="2fb"/>
          <w:rFonts w:hint="cs"/>
          <w:rtl/>
        </w:rPr>
        <w:t xml:space="preserve">אר</w:t>
      </w:r>
      <w:r>
        <w:rPr>
          <w:rStyle w:val="2fb"/>
          <w:rtl/>
        </w:rPr>
        <w:t>"</w:t>
      </w:r>
      <w:r>
        <w:rPr>
          <w:rStyle w:val="2fb"/>
          <w:rFonts w:hint="cs"/>
          <w:rtl/>
        </w:rPr>
        <w:t>י</w:t>
      </w:r>
      <w:r>
        <w:rPr>
          <w:rtl/>
        </w:rPr>
        <w:t xml:space="preserve">: נשפך הדם ימות המשתלח, מת המשתלח ישפך הדם</w:t>
      </w:r>
      <w:ins w:id="94877" w:author="מנוע מכני" w:date="2026-10-11T12:04:40Z">
        <w:r>
          <w:rPr>
            <w:rtl/>
          </w:rPr>
          <w:t xml:space="preserve">,</w:t>
        </w:r>
      </w:ins>
      <w:del w:id="94878" w:author="מנוע מכני" w:date="2026-10-11T12:04:40Z">
        <w:r>
          <w:rPr>
            <w:rtl/>
          </w:rPr>
          <w:delText xml:space="preserve">;</w:delText>
        </w:r>
      </w:del>
      <w:r>
        <w:rPr>
          <w:rtl/>
        </w:rPr>
        <w:t xml:space="preserve"> ואילו </w:t>
      </w:r>
      <w:ins w:id="91497" w:author="מנוע מכני" w:date="2026-10-11T12:04:40Z">
        <w:r>
          <w:rPr>
            <w:rtl/>
          </w:rPr>
          <w:t xml:space="preserve">מקום</w:t>
        </w:r>
      </w:ins>
      <w:del w:id="91498" w:author="מנוע מכני" w:date="2026-10-11T12:04:40Z">
        <w:r>
          <w:rPr>
            <w:rtl/>
          </w:rPr>
          <w:delText xml:space="preserve">היכא</w:delText>
        </w:r>
      </w:del>
      <w:r>
        <w:rPr>
          <w:rtl/>
        </w:rPr>
        <w:t xml:space="preserve"> דבידו, </w:t>
      </w:r>
    </w:p>
    <w:p>
      <w:pPr>
        <w:pStyle w:val="38"/>
        <w:rPr>
          <w:ins w:id="100352" w:author="מנוע מכני" w:date="2026-10-11T12:04:40Z"/>
        </w:rPr>
      </w:pPr>
      <w:r>
        <w:tab/>
        <w:t xml:space="preserve">תניא</w:t>
      </w:r>
      <w:r>
        <w:tab/>
        <w:t xml:space="preserve">, ר"</w:t>
      </w:r>
      <w:r>
        <w:t>י</w:t>
      </w:r>
      <w:del w:id="102542" w:author="מנוע מכני" w:date="2026-10-11T12:04:40Z">
        <w:r>
          <w:delText xml:space="preserve"> אומר</w:delText>
        </w:r>
      </w:del>
      <w:r>
        <w:t xml:space="preserve">:</w:t>
      </w:r>
    </w:p>
    <w:p w:rsidR="00DA63EC" w:rsidRDefault="00DA63EC" w:rsidP="00DA63EC">
      <w:pPr>
        <w:tabs>
          <w:tab w:val="center" w:pos="2835"/>
        </w:tabs>
        <w:rPr>
          <w:rtl/>
        </w:rPr>
      </w:pPr>
      <w:del w:id="100353" w:author="מנוע מכני" w:date="2026-10-11T12:04:40Z">
        <w:r>
          <w:rPr>
            <w:rtl/>
          </w:rPr>
          <w:delText xml:space="preserve"> </w:delText>
        </w:r>
      </w:del>
      <w:r>
        <w:rPr>
          <w:rtl/>
        </w:rPr>
        <w:t xml:space="preserve">כוס היה ממלא מדם התערובות וזרקו זריקה אחת כנגד היסוד.</w:t>
      </w:r>
    </w:p>
    <w:p w:rsidR="00DA63EC" w:rsidRDefault="00DA63EC" w:rsidP="00DA63EC">
      <w:pPr>
        <w:tabs>
          <w:tab w:val="center" w:pos="2835"/>
        </w:tabs>
        <w:rPr>
          <w:rtl/>
        </w:rPr>
      </w:pPr>
    </w:p>
    <w:p>
      <w:pPr>
        <w:pStyle w:val="afffff8"/>
        <w:rPr>
          <w:ins w:id="90385" w:author="קלוד" w:date="2026-10-11T12:32:08Z"/>
        </w:rPr>
      </w:pPr>
      <w:ins w:id="90386" w:author="קלוד" w:date="2026-10-11T12:32:08Z">
        <w:r>
          <w:rPr>
            <w:color w:val="7B3F00"/>
          </w:rPr>
          <w:t xml:space="preserve">שיעור שימה ונתינה - משהו שמן על כזית מנחה</w:t>
        </w:r>
      </w:ins>
    </w:p>
    <w:p>
      <w:pPr>
        <w:pStyle w:val="38"/>
        <w:rPr>
          <w:ins w:id="100355" w:author="מנוע מכני" w:date="2026-10-11T12:04:40Z"/>
        </w:rPr>
      </w:pPr>
      <w:del w:id="100354" w:author="מנוע מכני" w:date="2026-10-11T12:04:40Z">
        <w:r w:rsidRPr="00336727">
          <w:delText xml:space="preserve">•</w:delText>
        </w:r>
      </w:del>
      <w:r w:rsidRPr="00336727">
        <w:t xml:space="preserve"> ריב</w:t>
      </w:r>
      <w:r w:rsidRPr="00336727">
        <w:t>"</w:t>
      </w:r>
      <w:r w:rsidRPr="00336727">
        <w:t>י מרי</w:t>
      </w:r>
      <w:r w:rsidRPr="00336727">
        <w:t>"</w:t>
      </w:r>
      <w:r w:rsidRPr="00336727">
        <w:t>ו</w:t>
      </w:r>
      <w:r w:rsidRPr="00336727">
        <w:t xml:space="preserve">:</w:t>
      </w:r>
    </w:p>
    <w:p w:rsidR="00DA63EC" w:rsidRDefault="00DA63EC" w:rsidP="00DA63EC">
      <w:pPr>
        <w:rPr>
          <w:rtl/>
        </w:rPr>
      </w:pPr>
      <w:del w:id="100356" w:author="מנוע מכני" w:date="2026-10-11T12:04:40Z">
        <w:r w:rsidRPr="00336727">
          <w:rPr>
            <w:rtl/>
          </w:rPr>
          <w:delText xml:space="preserve"> </w:delText>
        </w:r>
      </w:del>
      <w:r w:rsidRPr="00336727">
        <w:rPr>
          <w:rtl/>
        </w:rPr>
        <w:t xml:space="preserve">נתן משהו שמן על גבי כזית מנחה פסל</w:t>
      </w:r>
      <w:ins w:id="94879" w:author="מנוע מכני" w:date="2026-10-11T12:04:40Z">
        <w:r>
          <w:rPr>
            <w:rtl/>
          </w:rPr>
          <w:t xml:space="preserve">,</w:t>
        </w:r>
      </w:ins>
      <w:del w:id="94880" w:author="מנוע מכני" w:date="2026-10-11T12:04:40Z">
        <w:r w:rsidRPr="00336727">
          <w:rPr>
            <w:rtl/>
          </w:rPr>
          <w:delText xml:space="preserve">;</w:delText>
        </w:r>
      </w:del>
      <w:r w:rsidRPr="00336727">
        <w:rPr>
          <w:rtl/>
        </w:rPr>
        <w:t xml:space="preserve"> </w:t>
      </w:r>
      <w:r w:rsidRPr="00664445">
        <w:rPr>
          <w:rStyle w:val="afffff0"/>
          <w:rFonts w:hint="cs"/>
          <w:rtl/>
        </w:rPr>
        <w:t>ד'</w:t>
      </w:r>
      <w:ins w:id="90191" w:author="Claude - סמנטי" w:date="2026-10-11T12:27:00Z">
        <w:r>
          <w:rPr>
            <w:rStyle w:val="afffff0"/>
            <w:rtl/>
          </w:rPr>
          <w:t xml:space="preserve">לֹא יָשִׂים</w:t>
        </w:r>
      </w:ins>
      <w:del w:id="90192" w:author="Claude - סמנטי" w:date="2026-10-11T12:27:00Z">
        <w:r w:rsidRPr="00664445">
          <w:rPr>
            <w:rStyle w:val="afffff0"/>
            <w:rtl/>
          </w:rPr>
          <w:delText xml:space="preserve">לא ישים</w:delText>
        </w:r>
      </w:del>
      <w:r w:rsidRPr="00664445">
        <w:rPr>
          <w:rStyle w:val="afffff0"/>
          <w:rFonts w:hint="cs"/>
          <w:rtl/>
        </w:rPr>
        <w:t>'</w:t>
      </w:r>
      <w:r w:rsidRPr="00664445">
        <w:rPr>
          <w:rStyle w:val="afffff0"/>
          <w:rtl/>
        </w:rPr>
        <w:t xml:space="preserve"> </w:t>
      </w:r>
      <w:r w:rsidRPr="00336727">
        <w:rPr>
          <w:rtl/>
        </w:rPr>
        <w:t>שימה כל דהו,</w:t>
      </w:r>
      <w:r w:rsidRPr="00A563E0">
        <w:rPr>
          <w:rStyle w:val="afffff0"/>
          <w:rtl/>
        </w:rPr>
        <w:t xml:space="preserve"> </w:t>
      </w:r>
      <w:r w:rsidRPr="00A563E0">
        <w:rPr>
          <w:rStyle w:val="afffff0"/>
          <w:rFonts w:hint="cs"/>
          <w:rtl/>
        </w:rPr>
        <w:t>'</w:t>
      </w:r>
      <w:r w:rsidRPr="00A563E0">
        <w:rPr>
          <w:rStyle w:val="afffff0"/>
          <w:rtl/>
        </w:rPr>
        <w:t>עליה</w:t>
      </w:r>
      <w:r w:rsidRPr="00A563E0">
        <w:rPr>
          <w:rStyle w:val="afffff0"/>
          <w:rFonts w:hint="cs"/>
          <w:rtl/>
        </w:rPr>
        <w:t>'</w:t>
      </w:r>
      <w:r w:rsidRPr="00A563E0">
        <w:rPr>
          <w:rStyle w:val="afffff0"/>
          <w:rtl/>
        </w:rPr>
        <w:t xml:space="preserve"> </w:t>
      </w:r>
      <w:r w:rsidRPr="00336727">
        <w:rPr>
          <w:rtl/>
        </w:rPr>
        <w:t xml:space="preserve">עד </w:t>
      </w:r>
      <w:ins w:id="91499" w:author="מנוע מכני" w:date="2026-10-11T12:04:40Z">
        <w:r>
          <w:rPr>
            <w:rtl/>
          </w:rPr>
          <w:t xml:space="preserve">דיש</w:t>
        </w:r>
      </w:ins>
      <w:del w:id="91500" w:author="מנוע מכני" w:date="2026-10-11T12:04:40Z">
        <w:r w:rsidRPr="00336727">
          <w:rPr>
            <w:rtl/>
          </w:rPr>
          <w:delText xml:space="preserve">דאיכא</w:delText>
        </w:r>
      </w:del>
      <w:r w:rsidRPr="00336727">
        <w:rPr>
          <w:rtl/>
        </w:rPr>
        <w:t xml:space="preserve"> שיעורא.</w:t>
      </w:r>
    </w:p>
    <w:p>
      <w:pPr>
        <w:pStyle w:val="38"/>
        <w:rPr>
          <w:ins w:id="100357" w:author="מנוע מכני" w:date="2026-10-11T12:04:40Z"/>
        </w:rPr>
      </w:pPr>
      <w:r w:rsidRPr="00FE1B89">
        <w:t>ריב</w:t>
      </w:r>
      <w:r w:rsidRPr="00FE1B89">
        <w:t>"</w:t>
      </w:r>
      <w:r w:rsidRPr="00FE1B89">
        <w:t>י מרי</w:t>
      </w:r>
      <w:r w:rsidRPr="00FE1B89">
        <w:t>"</w:t>
      </w:r>
      <w:r w:rsidRPr="00FE1B89">
        <w:t>ו</w:t>
      </w:r>
      <w:r w:rsidRPr="00FE1B89">
        <w:t xml:space="preserve">:</w:t>
      </w:r>
    </w:p>
    <w:p w:rsidR="00DA63EC" w:rsidRPr="00FE1B89" w:rsidRDefault="00DA63EC" w:rsidP="00DA63EC">
      <w:pPr>
        <w:tabs>
          <w:tab w:val="center" w:pos="2835"/>
        </w:tabs>
        <w:rPr>
          <w:spacing w:val="-2"/>
          <w:rtl/>
        </w:rPr>
      </w:pPr>
      <w:del w:id="100358" w:author="מנוע מכני" w:date="2026-10-11T12:04:40Z">
        <w:r w:rsidRPr="00FE1B89">
          <w:rPr>
            <w:spacing w:val="-2"/>
            <w:rtl/>
          </w:rPr>
          <w:delText xml:space="preserve"> </w:delText>
        </w:r>
      </w:del>
      <w:r w:rsidRPr="00FE1B89">
        <w:rPr>
          <w:spacing w:val="-2"/>
          <w:rtl/>
        </w:rPr>
        <w:t xml:space="preserve">נתן כזית לבונה על גבי משהו מנחה - פסל</w:t>
      </w:r>
      <w:ins w:id="94881" w:author="מנוע מכני" w:date="2026-10-11T12:04:40Z">
        <w:r>
          <w:rPr>
            <w:spacing w:val="-2"/>
            <w:rtl/>
          </w:rPr>
          <w:t xml:space="preserve">,</w:t>
        </w:r>
      </w:ins>
      <w:del w:id="94882" w:author="מנוע מכני" w:date="2026-10-11T12:04:40Z">
        <w:r w:rsidRPr="00FE1B89">
          <w:rPr>
            <w:spacing w:val="-2"/>
            <w:rtl/>
          </w:rPr>
          <w:delText xml:space="preserve">;</w:delText>
        </w:r>
      </w:del>
      <w:r w:rsidRPr="00FE1B89">
        <w:rPr>
          <w:spacing w:val="-2"/>
          <w:rtl/>
        </w:rPr>
        <w:t xml:space="preserve"> </w:t>
      </w:r>
      <w:r w:rsidRPr="00FE1B89">
        <w:rPr>
          <w:rStyle w:val="afffff0"/>
          <w:rFonts w:hint="cs"/>
          <w:spacing w:val="-2"/>
          <w:rtl/>
        </w:rPr>
        <w:t>ד'</w:t>
      </w:r>
      <w:ins w:id="90695" w:author="Claude - סמנטי" w:date="2026-10-11T12:27:00Z">
        <w:r>
          <w:rPr>
            <w:rStyle w:val="afffff0"/>
            <w:spacing w:val="-2"/>
            <w:rtl/>
          </w:rPr>
          <w:t xml:space="preserve">לֹא יִתֵּן</w:t>
        </w:r>
      </w:ins>
      <w:del w:id="90696" w:author="Claude - סמנטי" w:date="2026-10-11T12:27:00Z">
        <w:r w:rsidRPr="00FE1B89">
          <w:rPr>
            <w:rStyle w:val="afffff0"/>
            <w:spacing w:val="-2"/>
            <w:rtl/>
          </w:rPr>
          <w:delText xml:space="preserve">לא יתן</w:delText>
        </w:r>
      </w:del>
      <w:r w:rsidRPr="00FE1B89">
        <w:rPr>
          <w:rStyle w:val="afffff0"/>
          <w:rFonts w:hint="cs"/>
          <w:spacing w:val="-2"/>
          <w:rtl/>
        </w:rPr>
        <w:t>'</w:t>
      </w:r>
      <w:r w:rsidRPr="00FE1B89">
        <w:rPr>
          <w:rStyle w:val="afffff0"/>
          <w:spacing w:val="-2"/>
          <w:rtl/>
        </w:rPr>
        <w:t xml:space="preserve"> </w:t>
      </w:r>
      <w:r w:rsidRPr="00FE1B89">
        <w:rPr>
          <w:spacing w:val="-2"/>
          <w:rtl/>
        </w:rPr>
        <w:t xml:space="preserve">כתיב, עד </w:t>
      </w:r>
      <w:ins w:id="91501" w:author="מנוע מכני" w:date="2026-10-11T12:04:40Z">
        <w:r>
          <w:rPr>
            <w:spacing w:val="-2"/>
            <w:rtl/>
          </w:rPr>
          <w:t xml:space="preserve">דיש</w:t>
        </w:r>
      </w:ins>
      <w:del w:id="91502" w:author="מנוע מכני" w:date="2026-10-11T12:04:40Z">
        <w:r w:rsidRPr="00FE1B89">
          <w:rPr>
            <w:spacing w:val="-2"/>
            <w:rtl/>
          </w:rPr>
          <w:delText xml:space="preserve">דאיכא</w:delText>
        </w:r>
      </w:del>
      <w:r w:rsidRPr="00FE1B89">
        <w:rPr>
          <w:spacing w:val="-2"/>
          <w:rtl/>
        </w:rPr>
        <w:t xml:space="preserve"> נתינה,</w:t>
      </w:r>
      <w:r w:rsidRPr="00FE1B89">
        <w:rPr>
          <w:rStyle w:val="afffff0"/>
          <w:spacing w:val="-2"/>
          <w:rtl/>
        </w:rPr>
        <w:t xml:space="preserve"> </w:t>
      </w:r>
      <w:r w:rsidRPr="00FE1B89">
        <w:rPr>
          <w:rStyle w:val="afffff0"/>
          <w:rFonts w:hint="cs"/>
          <w:spacing w:val="-2"/>
          <w:rtl/>
        </w:rPr>
        <w:t>'</w:t>
      </w:r>
      <w:r w:rsidRPr="00FE1B89">
        <w:rPr>
          <w:rStyle w:val="afffff0"/>
          <w:spacing w:val="-2"/>
          <w:rtl/>
        </w:rPr>
        <w:t>עליה</w:t>
      </w:r>
      <w:r w:rsidRPr="00FE1B89">
        <w:rPr>
          <w:rStyle w:val="afffff0"/>
          <w:rFonts w:hint="cs"/>
          <w:spacing w:val="-2"/>
          <w:rtl/>
        </w:rPr>
        <w:t>'</w:t>
      </w:r>
      <w:r w:rsidRPr="00FE1B89">
        <w:rPr>
          <w:rStyle w:val="afffff0"/>
          <w:spacing w:val="-2"/>
          <w:rtl/>
        </w:rPr>
        <w:t xml:space="preserve"> </w:t>
      </w:r>
    </w:p>
    <w:p w:rsidR="00DA63EC" w:rsidRDefault="00DA63EC" w:rsidP="00DA63EC">
      <w:pPr>
        <w:tabs>
          <w:tab w:val="center" w:pos="2835"/>
        </w:tabs>
        <w:rPr>
          <w:rtl/>
        </w:rPr>
      </w:pPr>
      <w:del w:id="90154" w:author="מנוע מכני" w:date="2026-10-11T12:04:40Z">
        <w:r>
          <w:rPr>
            <w:rtl/>
          </w:rPr>
          <w:delText xml:space="preserve"> </w:delText>
        </w:r>
      </w:del>
      <w:r>
        <w:rPr>
          <w:rtl/>
        </w:rPr>
        <w:t xml:space="preserve">הוי רבוי אחר רבוי, ואין רבוי אחר רבוי אלא למעט.</w:t>
      </w:r>
    </w:p>
    <w:p w:rsidR="00DA63EC" w:rsidRDefault="00DA63EC" w:rsidP="00DA63EC">
      <w:pPr>
        <w:pStyle w:val="afff3"/>
        <w:framePr w:wrap="around"/>
        <w:rPr>
          <w:rtl/>
        </w:rPr>
      </w:pPr>
      <w:r>
        <w:rPr>
          <w:rFonts w:hint="cs"/>
          <w:rtl/>
        </w:rPr>
        <w:t>ס.</w:t>
      </w:r>
    </w:p>
    <w:p>
      <w:pPr>
        <w:pStyle w:val="38"/>
        <w:rPr>
          <w:ins w:id="100360" w:author="מנוע מכני" w:date="2026-10-11T12:04:40Z"/>
        </w:rPr>
      </w:pPr>
      <w:del w:id="100359" w:author="מנוע מכני" w:date="2026-10-11T12:04:40Z">
        <w:r w:rsidRPr="00265E5E">
          <w:delText xml:space="preserve">•</w:delText>
        </w:r>
      </w:del>
      <w:r>
        <w:t xml:space="preserve"> </w:t>
      </w:r>
      <w:r>
        <w:t>ו</w:t>
      </w:r>
      <w:r w:rsidRPr="003E173B">
        <w:t>א"ד</w:t>
      </w:r>
      <w:r>
        <w:t xml:space="preserve">:</w:t>
      </w:r>
    </w:p>
    <w:p w:rsidR="00DA63EC" w:rsidRDefault="00DA63EC" w:rsidP="00DA63EC">
      <w:pPr>
        <w:tabs>
          <w:tab w:val="center" w:pos="2835"/>
        </w:tabs>
        <w:rPr>
          <w:rtl/>
        </w:rPr>
      </w:pPr>
      <w:del w:id="100361" w:author="מנוע מכני" w:date="2026-10-11T12:04:40Z">
        <w:r>
          <w:rPr>
            <w:rtl/>
          </w:rPr>
          <w:delText xml:space="preserve"> </w:delText>
        </w:r>
      </w:del>
      <w:r>
        <w:rPr>
          <w:rStyle w:val="2fb"/>
          <w:rFonts w:hint="cs"/>
          <w:rtl/>
        </w:rPr>
        <w:t>ריב</w:t>
      </w:r>
      <w:r>
        <w:rPr>
          <w:rStyle w:val="2fb"/>
          <w:rtl/>
        </w:rPr>
        <w:t>"</w:t>
      </w:r>
      <w:r>
        <w:rPr>
          <w:rStyle w:val="2fb"/>
          <w:rFonts w:hint="cs"/>
          <w:rtl/>
        </w:rPr>
        <w:t xml:space="preserve">י</w:t>
      </w:r>
      <w:r>
        <w:rPr>
          <w:rFonts w:hint="cs"/>
          <w:rtl/>
        </w:rPr>
        <w:t xml:space="preserve"> </w:t>
      </w:r>
      <w:r>
        <w:rPr>
          <w:rStyle w:val="2fb"/>
          <w:rFonts w:hint="cs"/>
          <w:rtl/>
        </w:rPr>
        <w:t xml:space="preserve">מרי</w:t>
      </w:r>
      <w:r>
        <w:rPr>
          <w:rStyle w:val="2fb"/>
          <w:rtl/>
        </w:rPr>
        <w:t>"</w:t>
      </w:r>
      <w:r>
        <w:rPr>
          <w:rStyle w:val="2fb"/>
          <w:rFonts w:hint="cs"/>
          <w:rtl/>
        </w:rPr>
        <w:t>ו</w:t>
      </w:r>
      <w:r>
        <w:rPr>
          <w:rtl/>
        </w:rPr>
        <w:t xml:space="preserve">: נתן משהו שמן על גבי כזית מנחה, מהו? מי </w:t>
      </w:r>
      <w:ins w:id="91503" w:author="מנוע מכני" w:date="2026-10-11T12:04:40Z">
        <w:r>
          <w:rPr>
            <w:rtl/>
          </w:rPr>
          <w:t xml:space="preserve">צריך</w:t>
        </w:r>
      </w:ins>
      <w:del w:id="91504" w:author="מנוע מכני" w:date="2026-10-11T12:04:40Z">
        <w:r>
          <w:rPr>
            <w:rtl/>
          </w:rPr>
          <w:delText xml:space="preserve">בעינן</w:delText>
        </w:r>
      </w:del>
      <w:r>
        <w:rPr>
          <w:rtl/>
        </w:rPr>
        <w:t xml:space="preserve"> שימה כנתינה או </w:t>
      </w:r>
      <w:r>
        <w:rPr>
          <w:rtl/>
        </w:rPr>
        <w:t xml:space="preserve">לא</w:t>
      </w:r>
      <w:r>
        <w:rPr>
          <w:rtl/>
        </w:rPr>
        <w:t xml:space="preserve">? </w:t>
      </w:r>
      <w:r w:rsidRPr="008A0800">
        <w:rPr>
          <w:b/>
          <w:bCs/>
          <w:rtl/>
        </w:rPr>
        <w:t>תיקו</w:t>
      </w:r>
      <w:r>
        <w:rPr>
          <w:rtl/>
        </w:rPr>
        <w:t>.</w:t>
      </w:r>
    </w:p>
    <w:p w:rsidR="00DA63EC" w:rsidRDefault="00DA63EC" w:rsidP="00DA63EC">
      <w:pPr>
        <w:pStyle w:val="affffd"/>
        <w:rPr>
          <w:del w:id="90025" w:author="מנוע עיצוב" w:date="2026-10-11T12:09:26Z"/>
          <w:rtl/>
        </w:rPr>
      </w:pPr>
      <w:del w:id="90024" w:author="מנוע עיצוב" w:date="2026-10-11T12:09:26Z">
        <w:r>
          <w:rPr>
            <w:rtl/>
          </w:rPr>
          <w:delText xml:space="preserve">׹</w:delText>
        </w:r>
      </w:del>
    </w:p>
    <w:p w:rsidR="00DA63EC" w:rsidRDefault="00DA63EC" w:rsidP="00DA63EC">
      <w:pPr>
        <w:pStyle w:val="affff1"/>
        <w:ind w:end="0"/>
        <w:rPr>
          <w:rtl/>
        </w:rPr>
        <w:pPrChange w:id="20046" w:author="קלוד" w:date="2026-10-11T09:07:26Z">
          <w:pPr>
            <w:pStyle w:val="affff1"/>
            <w:rPr>
              <w:rtl/>
            </w:rPr>
          </w:pPr>
        </w:pPrChange>
      </w:pPr>
      <w:ins w:id="9811" w:author="מספור קטעי משנה" w:date="2026-10-11T09:35:12Z">
        <w:r>
          <w:rPr>
            <w:rStyle w:val="MisparKeta"/>
          </w:rPr>
          <w:t xml:space="preserve">א. </w:t>
        </w:r>
      </w:ins>
      <w:r>
        <w:rPr>
          <w:rtl/>
        </w:rPr>
        <w:t>נתן שמן על שיריה.</w:t>
      </w:r>
    </w:p>
    <w:p>
      <w:pPr>
        <w:pStyle w:val="38"/>
        <w:rPr>
          <w:ins w:id="100362" w:author="מנוע מכני" w:date="2026-10-11T12:04:40Z"/>
        </w:rPr>
      </w:pPr>
      <w:r w:rsidRPr="004A7C9A">
        <w:t>ת"ר</w:t>
      </w:r>
      <w:r>
        <w:t xml:space="preserve">:</w:t>
      </w:r>
    </w:p>
    <w:p w:rsidR="00DA63EC" w:rsidRDefault="00DA63EC" w:rsidP="00DA63EC">
      <w:pPr>
        <w:tabs>
          <w:tab w:val="center" w:pos="2835"/>
        </w:tabs>
        <w:rPr>
          <w:rtl/>
        </w:rPr>
      </w:pPr>
      <w:del w:id="100363" w:author="מנוע מכני" w:date="2026-10-11T12:04:40Z">
        <w:r>
          <w:rPr>
            <w:rtl/>
          </w:rPr>
          <w:delText xml:space="preserve"> </w:delText>
        </w:r>
      </w:del>
      <w:r>
        <w:rPr>
          <w:rtl/>
        </w:rPr>
        <w:t xml:space="preserve">לא</w:t>
      </w:r>
      <w:r>
        <w:rPr>
          <w:rtl/>
        </w:rPr>
        <w:t xml:space="preserve"> ישים </w:t>
      </w:r>
      <w:ins w:id="93243" w:author="מנוע מכני" w:date="2026-10-11T12:04:40Z">
        <w:r>
          <w:rPr>
            <w:rtl/>
          </w:rPr>
          <w:t xml:space="preserve">עליו</w:t>
        </w:r>
      </w:ins>
      <w:del w:id="93244" w:author="מנוע מכני" w:date="2026-10-11T12:04:40Z">
        <w:r>
          <w:rPr>
            <w:rtl/>
          </w:rPr>
          <w:delText xml:space="preserve">עליה</w:delText>
        </w:r>
      </w:del>
      <w:r>
        <w:rPr>
          <w:rtl/>
        </w:rPr>
        <w:t xml:space="preserve"> שמן</w:t>
      </w:r>
      <w:r>
        <w:rPr>
          <w:rFonts w:hint="cs"/>
          <w:rtl/>
        </w:rPr>
        <w:t>'</w:t>
      </w:r>
      <w:r w:rsidRPr="00A563E0">
        <w:rPr>
          <w:rStyle w:val="afffff0"/>
          <w:rtl/>
        </w:rPr>
        <w:t xml:space="preserve"> </w:t>
      </w:r>
      <w:r w:rsidRPr="00A563E0">
        <w:rPr>
          <w:rStyle w:val="afffff0"/>
          <w:rFonts w:hint="cs"/>
          <w:rtl/>
        </w:rPr>
        <w:t>'</w:t>
      </w:r>
      <w:ins w:id="90697" w:author="Claude - סמנטי" w:date="2026-10-11T12:27:00Z">
        <w:r>
          <w:rPr>
            <w:rStyle w:val="afffff0"/>
            <w:rtl/>
          </w:rPr>
          <w:t xml:space="preserve">וְלֹא יִתֵּן</w:t>
        </w:r>
      </w:ins>
      <w:del w:id="90698" w:author="Claude - סמנטי" w:date="2026-10-11T12:27:00Z">
        <w:r w:rsidRPr="00A563E0">
          <w:rPr>
            <w:rStyle w:val="afffff0"/>
            <w:rtl/>
          </w:rPr>
          <w:delText xml:space="preserve">ולא יתן</w:delText>
        </w:r>
      </w:del>
      <w:r w:rsidRPr="00A563E0">
        <w:rPr>
          <w:rStyle w:val="afffff0"/>
          <w:rFonts w:hint="cs"/>
          <w:rtl/>
        </w:rPr>
        <w:t>'</w:t>
      </w:r>
      <w:r w:rsidRPr="00A563E0">
        <w:rPr>
          <w:rStyle w:val="afffff0"/>
          <w:rtl/>
        </w:rPr>
        <w:t xml:space="preserve">, </w:t>
      </w:r>
      <w:r w:rsidRPr="00A563E0">
        <w:rPr>
          <w:rStyle w:val="afffff0"/>
          <w:rFonts w:hint="cs"/>
          <w:rtl/>
        </w:rPr>
        <w:t>'</w:t>
      </w:r>
      <w:r w:rsidRPr="00A563E0">
        <w:rPr>
          <w:rStyle w:val="afffff0"/>
          <w:rtl/>
        </w:rPr>
        <w:t>עליה</w:t>
      </w:r>
      <w:r w:rsidRPr="00A563E0">
        <w:rPr>
          <w:rStyle w:val="afffff0"/>
          <w:rFonts w:hint="cs"/>
          <w:rtl/>
        </w:rPr>
        <w:t>'</w:t>
      </w:r>
      <w:r w:rsidRPr="00A563E0">
        <w:rPr>
          <w:rStyle w:val="afffff0"/>
          <w:rtl/>
        </w:rPr>
        <w:t>,</w:t>
      </w:r>
      <w:r>
        <w:rPr>
          <w:rtl/>
        </w:rPr>
        <w:t xml:space="preserve"> בגופה של מנחה הכתוב מדבר ולא בכהן</w:t>
      </w:r>
      <w:ins w:id="94883" w:author="מנוע מכני" w:date="2026-10-11T12:04:40Z">
        <w:r>
          <w:rPr>
            <w:rtl/>
          </w:rPr>
          <w:t xml:space="preserve">,</w:t>
        </w:r>
      </w:ins>
      <w:del w:id="94884"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155" w:author="מנוע מכני" w:date="2026-10-11T12:04:40Z">
        <w:r>
          <w:rPr>
            <w:rtl/>
          </w:rPr>
          <w:delText xml:space="preserve"> </w:delText>
        </w:r>
      </w:del>
      <w:r>
        <w:rPr>
          <w:rtl/>
        </w:rPr>
        <w:t xml:space="preserve">'</w:t>
      </w:r>
      <w:r>
        <w:rPr>
          <w:rFonts w:hint="cs"/>
          <w:rtl/>
        </w:rPr>
        <w:t xml:space="preserve">עליה' בגופה של מנחה הכתוב מדבר [אבל אם נתן כלי </w:t>
      </w:r>
      <w:r>
        <w:rPr>
          <w:rFonts w:hint="cs"/>
          <w:rtl/>
        </w:rPr>
        <w:t xml:space="preserve">ע</w:t>
      </w:r>
      <w:r>
        <w:rPr>
          <w:rtl/>
        </w:rPr>
        <w:t>"</w:t>
      </w:r>
      <w:r>
        <w:rPr>
          <w:rFonts w:hint="cs"/>
          <w:rtl/>
        </w:rPr>
        <w:t xml:space="preserve">ג</w:t>
      </w:r>
      <w:r>
        <w:rPr>
          <w:rFonts w:hint="cs"/>
          <w:rtl/>
        </w:rPr>
        <w:t xml:space="preserve"> כלי </w:t>
      </w:r>
      <w:r>
        <w:rPr>
          <w:rFonts w:hint="cs"/>
          <w:rtl/>
        </w:rPr>
        <w:t xml:space="preserve">לא</w:t>
      </w:r>
      <w:r>
        <w:rPr>
          <w:rFonts w:hint="cs"/>
          <w:rtl/>
        </w:rPr>
        <w:t xml:space="preserve"> פסל] </w:t>
      </w:r>
    </w:p>
    <w:p w:rsidR="00DA63EC" w:rsidRDefault="00DA63EC" w:rsidP="00DA63EC">
      <w:pPr>
        <w:pStyle w:val="affffd"/>
        <w:rPr>
          <w:rtl/>
        </w:rPr>
      </w:pPr>
      <w:r>
        <w:rPr>
          <w:rtl/>
        </w:rPr>
        <w:t>׹</w:t>
      </w:r>
    </w:p>
    <w:p>
      <w:pPr>
        <w:pStyle w:val="MishnaBatzad"/>
        <w:rPr>
          <w:ins w:id="20382" w:author="קלוד" w:date="2026-10-11T09:07:26Z"/>
        </w:rPr>
      </w:pPr>
      <w:ins w:id="20381" w:author="קלוד" w:date="2026-10-11T09:07:26Z">
        <w:r>
          <w:t xml:space="preserve">משנה ה</w:t>
        </w:r>
      </w:ins>
    </w:p>
    <w:p w:rsidR="00DA63EC" w:rsidRPr="000A334C" w:rsidRDefault="00DA63EC" w:rsidP="003B6D22">
      <w:pPr>
        <w:pStyle w:val="afff9"/>
        <w:rPr>
          <w:del w:id="20190" w:author="קלוד" w:date="2026-10-11T09:07:26Z"/>
          <w:rtl/>
        </w:rPr>
      </w:pPr>
      <w:del w:id="20189" w:author="קלוד" w:date="2026-10-11T09:07:26Z">
        <w:r w:rsidRPr="000A334C">
          <w:rPr>
            <w:rtl/>
          </w:rPr>
          <w:delText xml:space="preserve">מתני'.</w:delText>
        </w:r>
      </w:del>
    </w:p>
    <w:p w:rsidR="00DA63EC" w:rsidRPr="000A334C" w:rsidRDefault="00DA63EC" w:rsidP="003B6D22">
      <w:pPr>
        <w:pStyle w:val="afff9"/>
        <w:spacing w:before="120"/>
        <w:rPr>
          <w:rtl/>
        </w:rPr>
        <w:pPrChange w:id="90033" w:author="קלוד" w:date="2026-10-11T12:09:42Z">
          <w:pPr>
            <w:pStyle w:val="afff9"/>
          </w:pPr>
        </w:pPrChange>
      </w:pPr>
      <w:r w:rsidRPr="000A334C">
        <w:rPr>
          <w:rtl/>
        </w:rPr>
        <w:t xml:space="preserve">יש טעונות </w:t>
      </w:r>
      <w:r w:rsidRPr="000A334C">
        <w:rPr>
          <w:rtl/>
        </w:rPr>
        <w:tab/>
        <w:t xml:space="preserve">הגשה ואין טעונות תנופה, הגשה ותנופה, </w:t>
      </w:r>
    </w:p>
    <w:p w:rsidR="00DA63EC" w:rsidRPr="000A334C" w:rsidRDefault="00DA63EC" w:rsidP="003B6D22">
      <w:pPr>
        <w:pStyle w:val="afff9"/>
        <w:rPr>
          <w:rtl/>
        </w:rPr>
      </w:pPr>
      <w:r w:rsidRPr="000A334C">
        <w:rPr>
          <w:rtl/>
        </w:rPr>
        <w:tab/>
      </w:r>
      <w:r w:rsidRPr="000A334C">
        <w:rPr>
          <w:rtl/>
        </w:rPr>
        <w:tab/>
      </w:r>
      <w:r w:rsidRPr="000A334C">
        <w:rPr>
          <w:rtl/>
        </w:rPr>
        <w:tab/>
        <w:t>תנופה ולא הגשה, לא תנופה ולא הגשה.</w:t>
      </w:r>
    </w:p>
    <w:p w:rsidR="00DA63EC" w:rsidRPr="000A334C" w:rsidRDefault="00DA63EC" w:rsidP="003B6D22">
      <w:pPr>
        <w:pStyle w:val="afff9"/>
        <w:rPr>
          <w:rtl/>
        </w:rPr>
      </w:pPr>
      <w:r w:rsidRPr="000A334C">
        <w:rPr>
          <w:rtl/>
        </w:rPr>
        <w:t xml:space="preserve">ואלו טעונות הגשה ואין טעונות תנופה: מנחת הסולת והמחבת ומרחשת, והחלות </w:t>
      </w:r>
      <w:r w:rsidRPr="00FE1B89">
        <w:rPr>
          <w:rtl/>
        </w:rPr>
        <w:t xml:space="preserve">והרקיקין, מנחת כהנים ומנחת כהן משיח, מנחת נכרים, מנחת נשים ומנחת חוטא; </w:t>
      </w:r>
    </w:p>
    <w:p w:rsidR="00DA63EC" w:rsidRPr="000A334C" w:rsidRDefault="00DA63EC" w:rsidP="003B6D22">
      <w:pPr>
        <w:pStyle w:val="afff9"/>
        <w:rPr>
          <w:rtl/>
        </w:rPr>
      </w:pPr>
      <w:r>
        <w:rPr>
          <w:rStyle w:val="TanaimMishna"/>
          <w:rtl/>
          <w:rPrChange w:id="103695" w:author="Claude" w:date="2026-10-11T09:07:48Z">
            <w:rPr>
              <w:rtl/>
            </w:rPr>
          </w:rPrChange>
        </w:rPr>
        <w:t xml:space="preserve">ר"ש</w:t>
      </w:r>
      <w:r>
        <w:rPr>
          <w:rtl/>
        </w:rPr>
        <w:t xml:space="preserve"> אומר</w:t>
      </w:r>
      <w:r>
        <w:rPr>
          <w:rStyle w:val="TanaimMishna"/>
          <w:rtl/>
          <w:rPrChange w:id="103696" w:author="Claude" w:date="2026-10-11T09:07:48Z">
            <w:rPr>
              <w:rtl/>
            </w:rPr>
          </w:rPrChange>
        </w:rPr>
        <w:t xml:space="preserve">:</w:t>
      </w:r>
      <w:r>
        <w:rPr>
          <w:rtl/>
        </w:rPr>
        <w:t xml:space="preserve"> מנחת כהנים ומנחת כהן משיח אין בהן הגשה, לפי שאין בהן קמיצה, וכל שאין בהן קמיצה אין בהן הגשה.</w:t>
      </w:r>
    </w:p>
    <w:p w:rsidR="00DA63EC" w:rsidRDefault="00DA63EC" w:rsidP="00DA63EC">
      <w:pPr>
        <w:pStyle w:val="affffd"/>
        <w:rPr>
          <w:rtl/>
        </w:rPr>
      </w:pPr>
      <w:r>
        <w:rPr>
          <w:rtl/>
        </w:rPr>
        <w:t>׹</w:t>
      </w:r>
    </w:p>
    <w:p>
      <w:pPr>
        <w:pStyle w:val="38"/>
        <w:rPr>
          <w:ins w:id="100364" w:author="מנוע מכני" w:date="2026-10-11T12:04:40Z"/>
        </w:rPr>
      </w:pPr>
      <w:r w:rsidRPr="00336727">
        <w:t>א</w:t>
      </w:r>
      <w:r w:rsidRPr="00336727">
        <w:t>ר</w:t>
      </w:r>
      <w:r w:rsidRPr="00336727">
        <w:t>"</w:t>
      </w:r>
      <w:r w:rsidRPr="00336727">
        <w:t>פ</w:t>
      </w:r>
      <w:r w:rsidRPr="00336727">
        <w:t xml:space="preserve">:</w:t>
      </w:r>
    </w:p>
    <w:p w:rsidR="00DA63EC" w:rsidRDefault="00DA63EC" w:rsidP="00DA63EC">
      <w:pPr>
        <w:rPr>
          <w:rtl/>
        </w:rPr>
      </w:pPr>
      <w:del w:id="100365" w:author="מנוע מכני" w:date="2026-10-11T12:04:40Z">
        <w:r w:rsidRPr="00336727">
          <w:rPr>
            <w:rtl/>
          </w:rPr>
          <w:delText xml:space="preserve"> </w:delText>
        </w:r>
      </w:del>
      <w:r w:rsidRPr="00336727">
        <w:rPr>
          <w:rtl/>
        </w:rPr>
        <w:t xml:space="preserve">כל </w:t>
      </w:r>
      <w:ins w:id="91505" w:author="מנוע מכני" w:date="2026-10-11T12:04:40Z">
        <w:r>
          <w:rPr>
            <w:rtl/>
          </w:rPr>
          <w:t xml:space="preserve">מקום</w:t>
        </w:r>
      </w:ins>
      <w:del w:id="91506" w:author="מנוע מכני" w:date="2026-10-11T12:04:40Z">
        <w:r w:rsidRPr="00336727">
          <w:rPr>
            <w:rtl/>
          </w:rPr>
          <w:delText xml:space="preserve">היכא</w:delText>
        </w:r>
      </w:del>
      <w:r w:rsidRPr="00336727">
        <w:rPr>
          <w:rtl/>
        </w:rPr>
        <w:t xml:space="preserve"> </w:t>
      </w:r>
      <w:r w:rsidRPr="00336727">
        <w:rPr>
          <w:rtl/>
        </w:rPr>
        <w:t xml:space="preserve">דתנן</w:t>
      </w:r>
      <w:r w:rsidRPr="00336727">
        <w:rPr>
          <w:rtl/>
        </w:rPr>
        <w:t xml:space="preserve"> עשר </w:t>
      </w:r>
      <w:r w:rsidRPr="00336727">
        <w:rPr>
          <w:rtl/>
        </w:rPr>
        <w:t xml:space="preserve">תנן</w:t>
      </w:r>
      <w:r w:rsidRPr="00336727">
        <w:rPr>
          <w:rtl/>
        </w:rPr>
        <w:t xml:space="preserve">.</w:t>
      </w:r>
      <w:r w:rsidRPr="00336727">
        <w:rPr>
          <w:rFonts w:hint="cs"/>
          <w:rtl/>
        </w:rPr>
        <w:t xml:space="preserve"> </w:t>
      </w:r>
      <w:r w:rsidRPr="00336727">
        <w:rPr>
          <w:rFonts w:hint="cs"/>
          <w:rtl/>
        </w:rPr>
        <w:t xml:space="preserve">וקמ</w:t>
      </w:r>
      <w:r w:rsidRPr="00336727">
        <w:rPr>
          <w:rtl/>
        </w:rPr>
        <w:t>"</w:t>
      </w:r>
      <w:r w:rsidRPr="00336727">
        <w:rPr>
          <w:rFonts w:hint="cs"/>
          <w:rtl/>
        </w:rPr>
        <w:t>ל</w:t>
      </w:r>
      <w:r w:rsidRPr="00336727">
        <w:rPr>
          <w:rtl/>
        </w:rPr>
        <w:t xml:space="preserve"> לאפוקי </w:t>
      </w:r>
      <w:r w:rsidRPr="00336727">
        <w:rPr>
          <w:rStyle w:val="2fb"/>
          <w:rtl/>
        </w:rPr>
        <w:t xml:space="preserve">מדר"ש</w:t>
      </w:r>
      <w:r w:rsidRPr="00336727">
        <w:rPr>
          <w:rtl/>
        </w:rPr>
        <w:t xml:space="preserve">, דאמר: מחצה חלות ומחצה רקיקין יביא, </w:t>
      </w:r>
      <w:r w:rsidRPr="00336727">
        <w:rPr>
          <w:rtl/>
        </w:rPr>
        <w:t xml:space="preserve">קמ"ל</w:t>
      </w:r>
      <w:r w:rsidRPr="00336727">
        <w:rPr>
          <w:rtl/>
        </w:rPr>
        <w:t xml:space="preserve"> דלא.</w:t>
      </w:r>
    </w:p>
    <w:p>
      <w:pPr>
        <w:pStyle w:val="afffff8"/>
        <w:rPr>
          <w:ins w:id="90383" w:author="קלוד" w:date="2026-10-11T12:32:08Z"/>
        </w:rPr>
      </w:pPr>
      <w:ins w:id="90384" w:author="קלוד" w:date="2026-10-11T12:32:08Z">
        <w:r>
          <w:rPr>
            <w:color w:val="7B3F00"/>
          </w:rPr>
          <w:t xml:space="preserve">הגשה במנחות - רבוי מנחת חוטא וסוטה מ'את המנחה'</w:t>
        </w:r>
      </w:ins>
    </w:p>
    <w:p>
      <w:pPr>
        <w:pStyle w:val="38"/>
        <w:rPr>
          <w:ins w:id="100366" w:author="מנוע מכני" w:date="2026-10-11T12:04:40Z"/>
        </w:rPr>
      </w:pPr>
      <w:r w:rsidRPr="00FE1B89">
        <w:t>מ</w:t>
      </w:r>
      <w:r w:rsidRPr="00FE1B89">
        <w:t>ד</w:t>
      </w:r>
      <w:r w:rsidRPr="00FE1B89">
        <w:t>ת"ר</w:t>
      </w:r>
      <w:r w:rsidRPr="00FE1B89">
        <w:t>:</w:t>
      </w:r>
    </w:p>
    <w:p w:rsidR="00DA63EC" w:rsidRPr="00FE1B89" w:rsidRDefault="00DA63EC" w:rsidP="00DA63EC">
      <w:pPr>
        <w:tabs>
          <w:tab w:val="center" w:pos="2835"/>
        </w:tabs>
        <w:rPr>
          <w:spacing w:val="-4"/>
          <w:rtl/>
        </w:rPr>
      </w:pPr>
      <w:del w:id="100367" w:author="מנוע מכני" w:date="2026-10-11T12:04:40Z">
        <w:r w:rsidRPr="00FE1B89">
          <w:rPr>
            <w:rStyle w:val="afffff0"/>
            <w:spacing w:val="-4"/>
            <w:rtl/>
          </w:rPr>
          <w:delText xml:space="preserve"> </w:delText>
        </w:r>
      </w:del>
      <w:r w:rsidRPr="00FE1B89">
        <w:rPr>
          <w:rStyle w:val="afffff0"/>
          <w:rFonts w:hint="cs"/>
          <w:spacing w:val="-4"/>
          <w:rtl/>
        </w:rPr>
        <w:t>'</w:t>
      </w:r>
      <w:r w:rsidRPr="00FE1B89">
        <w:rPr>
          <w:rStyle w:val="afffff0"/>
          <w:spacing w:val="-4"/>
          <w:rtl/>
        </w:rPr>
        <w:t xml:space="preserve">והבאת אשר יעשה מאלה לה</w:t>
      </w:r>
      <w:r w:rsidRPr="00FE1B89">
        <w:rPr>
          <w:rStyle w:val="afffff0"/>
          <w:spacing w:val="-4"/>
          <w:rtl/>
        </w:rPr>
        <w:t xml:space="preserve">' </w:t>
      </w:r>
      <w:r w:rsidRPr="00FE1B89">
        <w:rPr>
          <w:spacing w:val="-4"/>
          <w:rtl/>
        </w:rPr>
        <w:t>והקריבה אל הכהן והגישה</w:t>
      </w:r>
      <w:r w:rsidRPr="00FE1B89">
        <w:rPr>
          <w:rFonts w:hint="cs"/>
          <w:spacing w:val="-4"/>
          <w:rtl/>
        </w:rPr>
        <w:t>'</w:t>
      </w:r>
      <w:r w:rsidRPr="00FE1B89">
        <w:rPr>
          <w:spacing w:val="-4"/>
          <w:rtl/>
        </w:rPr>
        <w:t>,</w:t>
      </w:r>
      <w:r w:rsidRPr="00FE1B89">
        <w:rPr>
          <w:rFonts w:hint="cs"/>
          <w:spacing w:val="-4"/>
          <w:rtl/>
        </w:rPr>
        <w:t xml:space="preserve"> מנחה' </w:t>
      </w:r>
      <w:r w:rsidRPr="00FE1B89">
        <w:rPr>
          <w:spacing w:val="-4"/>
          <w:rtl/>
        </w:rPr>
        <w:t>–</w:t>
      </w:r>
      <w:r w:rsidRPr="00FE1B89">
        <w:rPr>
          <w:rFonts w:hint="cs"/>
          <w:spacing w:val="-4"/>
          <w:rtl/>
        </w:rPr>
        <w:t xml:space="preserve"> ולא רק מה שטעון הגשה</w:t>
      </w:r>
      <w:ins w:id="94885" w:author="מנוע מכני" w:date="2026-10-11T12:04:40Z">
        <w:r>
          <w:rPr>
            <w:rFonts w:hint="cs"/>
            <w:spacing w:val="-4"/>
            <w:rtl/>
          </w:rPr>
          <w:t xml:space="preserve"> </w:t>
        </w:r>
      </w:ins>
      <w:del w:id="94886" w:author="מנוע מכני" w:date="2026-10-11T12:04:40Z">
        <w:r w:rsidRPr="00FE1B89">
          <w:rPr>
            <w:rFonts w:hint="cs"/>
            <w:spacing w:val="-4"/>
            <w:rtl/>
          </w:rPr>
          <w:delText xml:space="preserve"> </w:delText>
        </w:r>
        <w:r w:rsidRPr="00FE1B89">
          <w:rPr>
            <w:spacing w:val="-4"/>
            <w:rtl/>
          </w:rPr>
          <w:delText xml:space="preserve"> </w:delText>
        </w:r>
      </w:del>
    </w:p>
    <w:p w:rsidR="00DA63EC" w:rsidRDefault="00DA63EC" w:rsidP="00DA63EC">
      <w:pPr>
        <w:tabs>
          <w:tab w:val="center" w:pos="2835"/>
        </w:tabs>
        <w:rPr>
          <w:rtl/>
        </w:rPr>
      </w:pPr>
      <w:r>
        <w:rPr>
          <w:rtl/>
        </w:rPr>
        <w:tab/>
      </w:r>
      <w:r>
        <w:rPr>
          <w:rFonts w:hint="cs"/>
          <w:rtl/>
        </w:rPr>
        <w:t xml:space="preserve">'</w:t>
      </w:r>
      <w:ins w:id="90699" w:author="Claude - סמנטי" w:date="2026-10-11T12:27:00Z">
        <w:r>
          <w:rPr>
            <w:rStyle w:val="afffff0"/>
            <w:rFonts w:hint="cs"/>
            <w:rtl/>
          </w:rPr>
          <w:t xml:space="preserve">אֶת הַמִּנְחָה</w:t>
        </w:r>
      </w:ins>
      <w:del w:id="90700" w:author="Claude - סמנטי" w:date="2026-10-11T12:27:00Z">
        <w:r>
          <w:rPr>
            <w:rFonts w:hint="cs"/>
            <w:rtl/>
          </w:rPr>
          <w:delText xml:space="preserve">את המנחה</w:delText>
        </w:r>
      </w:del>
      <w:r>
        <w:rPr>
          <w:rFonts w:hint="cs"/>
          <w:rtl/>
        </w:rPr>
        <w:t xml:space="preserve">' ל</w:t>
      </w:r>
      <w:r>
        <w:rPr>
          <w:rtl/>
        </w:rPr>
        <w:t>מנחת חוטא.</w:t>
      </w:r>
    </w:p>
    <w:p w:rsidR="00DA63EC" w:rsidRDefault="00DA63EC" w:rsidP="00DA63EC">
      <w:pPr>
        <w:pStyle w:val="afff3"/>
        <w:framePr w:wrap="around"/>
        <w:rPr>
          <w:rtl/>
        </w:rPr>
      </w:pPr>
      <w:r>
        <w:rPr>
          <w:rFonts w:hint="cs"/>
          <w:rtl/>
        </w:rPr>
        <w:t>ס:</w:t>
      </w:r>
    </w:p>
    <w:p w:rsidR="00DA63EC" w:rsidRDefault="00DA63EC" w:rsidP="00DA63EC">
      <w:pPr>
        <w:tabs>
          <w:tab w:val="center" w:pos="2835"/>
        </w:tabs>
        <w:rPr>
          <w:rtl/>
        </w:rPr>
      </w:pPr>
      <w:r>
        <w:rPr>
          <w:rFonts w:hint="cs"/>
          <w:rtl/>
        </w:rPr>
        <w:t>דא</w:t>
      </w:r>
      <w:r>
        <w:rPr>
          <w:rtl/>
        </w:rPr>
        <w:t>"</w:t>
      </w:r>
      <w:r>
        <w:rPr>
          <w:rFonts w:hint="cs"/>
          <w:rtl/>
        </w:rPr>
        <w:t xml:space="preserve">א ללמוד מהצד השוה דמנחת נדבה ומנחת סוטה ששו לקמיצה ולהגשה </w:t>
      </w:r>
    </w:p>
    <w:p w:rsidR="00DA63EC" w:rsidRDefault="00DA63EC" w:rsidP="00DA63EC">
      <w:pPr>
        <w:tabs>
          <w:tab w:val="center" w:pos="2835"/>
        </w:tabs>
        <w:rPr>
          <w:rtl/>
        </w:rPr>
      </w:pPr>
      <w:r>
        <w:rPr>
          <w:rFonts w:hint="cs"/>
          <w:rtl/>
        </w:rPr>
        <w:t>ד</w:t>
      </w:r>
      <w:r>
        <w:rPr>
          <w:rtl/>
        </w:rPr>
        <w:t xml:space="preserve">מה להצד השוה שבהן שהוכשרו לבא בעשיר כבעני, </w:t>
      </w:r>
      <w:r>
        <w:rPr>
          <w:rFonts w:hint="cs"/>
          <w:rtl/>
        </w:rPr>
        <w:t>משא</w:t>
      </w:r>
      <w:r>
        <w:rPr>
          <w:rtl/>
        </w:rPr>
        <w:t>"</w:t>
      </w:r>
      <w:r>
        <w:rPr>
          <w:rFonts w:hint="cs"/>
          <w:rtl/>
        </w:rPr>
        <w:t xml:space="preserve">כ</w:t>
      </w:r>
      <w:r>
        <w:rPr>
          <w:rFonts w:hint="cs"/>
          <w:rtl/>
        </w:rPr>
        <w:t xml:space="preserve"> במנחת חוטא </w:t>
      </w:r>
      <w:r>
        <w:rPr>
          <w:rFonts w:hint="cs"/>
          <w:rtl/>
        </w:rPr>
        <w:t xml:space="preserve">ת</w:t>
      </w:r>
      <w:r>
        <w:rPr>
          <w:rtl/>
        </w:rPr>
        <w:t>"</w:t>
      </w:r>
      <w:r>
        <w:rPr>
          <w:rFonts w:hint="cs"/>
          <w:rtl/>
        </w:rPr>
        <w:t>ל</w:t>
      </w:r>
      <w:r w:rsidRPr="00A563E0">
        <w:rPr>
          <w:rStyle w:val="afffff0"/>
          <w:rFonts w:hint="cs"/>
          <w:rtl/>
        </w:rPr>
        <w:t xml:space="preserve"> '</w:t>
      </w:r>
      <w:ins w:id="90701" w:author="Claude - סמנטי" w:date="2026-10-11T12:27:00Z">
        <w:r>
          <w:rPr>
            <w:rStyle w:val="afffff0"/>
            <w:rFonts w:hint="cs"/>
            <w:rtl/>
          </w:rPr>
          <w:t xml:space="preserve">אֶת הַמִּנְחָה</w:t>
        </w:r>
      </w:ins>
      <w:del w:id="90702" w:author="Claude - סמנטי" w:date="2026-10-11T12:27:00Z">
        <w:r w:rsidRPr="00A563E0">
          <w:rPr>
            <w:rStyle w:val="afffff0"/>
            <w:rFonts w:hint="cs"/>
            <w:rtl/>
          </w:rPr>
          <w:delText xml:space="preserve">את המנחה</w:delText>
        </w:r>
      </w:del>
      <w:r w:rsidRPr="00A563E0">
        <w:rPr>
          <w:rStyle w:val="afffff0"/>
          <w:rFonts w:hint="cs"/>
          <w:rtl/>
        </w:rPr>
        <w:t xml:space="preserve">' </w:t>
      </w:r>
    </w:p>
    <w:p w:rsidR="00DA63EC" w:rsidRDefault="00DA63EC" w:rsidP="00DA63EC">
      <w:pPr>
        <w:tabs>
          <w:tab w:val="center" w:pos="2835"/>
        </w:tabs>
        <w:rPr>
          <w:rtl/>
        </w:rPr>
      </w:pPr>
      <w:r>
        <w:rPr>
          <w:rtl/>
        </w:rPr>
        <w:t xml:space="preserve">וכן </w:t>
      </w:r>
      <w:r>
        <w:rPr>
          <w:rFonts w:hint="cs"/>
          <w:rtl/>
        </w:rPr>
        <w:t>'</w:t>
      </w:r>
      <w:ins w:id="90703" w:author="Claude - סמנטי" w:date="2026-10-11T12:27:00Z">
        <w:r>
          <w:rPr>
            <w:rStyle w:val="afffff0"/>
            <w:rtl/>
          </w:rPr>
          <w:t xml:space="preserve">וַהֲבֵאתֶם אֶת עוֹמֶר רֵאשִׁית קְצִירְכֶם אֶל הַכֹּהֵן</w:t>
        </w:r>
      </w:ins>
      <w:del w:id="90704" w:author="Claude - סמנטי" w:date="2026-10-11T12:27:00Z">
        <w:r>
          <w:rPr>
            <w:rtl/>
          </w:rPr>
          <w:delText xml:space="preserve">והבאתם את עומר ראשית קצירכם אל הכהן</w:delText>
        </w:r>
      </w:del>
      <w:r>
        <w:rPr>
          <w:rFonts w:hint="cs"/>
          <w:rtl/>
        </w:rPr>
        <w:t>'</w:t>
      </w:r>
      <w:ins w:id="94887" w:author="מנוע מכני" w:date="2026-10-11T12:04:40Z">
        <w:r>
          <w:rPr>
            <w:rtl/>
          </w:rPr>
          <w:t xml:space="preserve">,</w:t>
        </w:r>
      </w:ins>
      <w:del w:id="94888" w:author="מנוע מכני" w:date="2026-10-11T12:04:40Z">
        <w:r>
          <w:rPr>
            <w:rtl/>
          </w:rPr>
          <w:delText xml:space="preserve">;</w:delText>
        </w:r>
      </w:del>
      <w:r>
        <w:rPr>
          <w:rtl/>
        </w:rPr>
        <w:t xml:space="preserve"> </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w:t>
      </w:r>
      <w:r w:rsidRPr="00A563E0">
        <w:rPr>
          <w:rStyle w:val="afffff0"/>
          <w:rFonts w:hint="cs"/>
          <w:rtl/>
        </w:rPr>
        <w:t xml:space="preserve"> '</w:t>
      </w:r>
      <w:ins w:id="90705" w:author="Claude - סמנטי" w:date="2026-10-11T12:27:00Z">
        <w:r>
          <w:rPr>
            <w:rStyle w:val="afffff0"/>
            <w:rtl/>
          </w:rPr>
          <w:t xml:space="preserve">וְהִקְרִיבָהּ</w:t>
        </w:r>
      </w:ins>
      <w:del w:id="90706" w:author="Claude - סמנטי" w:date="2026-10-11T12:27:00Z">
        <w:r w:rsidRPr="00A563E0">
          <w:rPr>
            <w:rStyle w:val="afffff0"/>
            <w:rtl/>
          </w:rPr>
          <w:delText xml:space="preserve">והקריבה</w:delText>
        </w:r>
      </w:del>
      <w:r w:rsidRPr="00A563E0">
        <w:rPr>
          <w:rStyle w:val="afffff0"/>
          <w:rFonts w:hint="cs"/>
          <w:rtl/>
        </w:rPr>
        <w:t>'</w:t>
      </w:r>
      <w:r w:rsidRPr="00A563E0">
        <w:rPr>
          <w:rStyle w:val="afffff0"/>
          <w:rtl/>
        </w:rPr>
        <w:t xml:space="preserve"> </w:t>
      </w:r>
      <w:r>
        <w:rPr>
          <w:rtl/>
        </w:rPr>
        <w:t>- לרבות מנחת סוטה להגשה, וכן אומר:</w:t>
      </w:r>
      <w:r w:rsidRPr="00A563E0">
        <w:rPr>
          <w:rStyle w:val="afffff0"/>
          <w:rtl/>
        </w:rPr>
        <w:t xml:space="preserve"> </w:t>
      </w:r>
      <w:r w:rsidRPr="00A563E0">
        <w:rPr>
          <w:rStyle w:val="afffff0"/>
          <w:rFonts w:hint="cs"/>
          <w:rtl/>
        </w:rPr>
        <w:t>'</w:t>
      </w:r>
      <w:r w:rsidRPr="00A563E0">
        <w:rPr>
          <w:rStyle w:val="afffff0"/>
          <w:rtl/>
        </w:rPr>
        <w:t>והקריב אותה אל המזבח</w:t>
      </w:r>
      <w:r w:rsidRPr="00A563E0">
        <w:rPr>
          <w:rStyle w:val="afffff0"/>
          <w:rFonts w:hint="cs"/>
          <w:rtl/>
        </w:rPr>
        <w:t>'</w:t>
      </w:r>
      <w:r w:rsidRPr="00A563E0">
        <w:rPr>
          <w:rStyle w:val="afffff0"/>
          <w:rtl/>
        </w:rPr>
        <w:t>.</w:t>
      </w:r>
    </w:p>
    <w:p>
      <w:pPr>
        <w:pStyle w:val="38"/>
        <w:rPr>
          <w:ins w:id="100368" w:author="מנוע מכני" w:date="2026-10-11T12:04:40Z"/>
        </w:rPr>
      </w:pPr>
      <w:r>
        <w:t>וא</w:t>
      </w:r>
      <w:r>
        <w:t>"</w:t>
      </w:r>
      <w:r>
        <w:t xml:space="preserve">א</w:t>
      </w:r>
    </w:p>
    <w:p w:rsidR="00DA63EC" w:rsidRDefault="00DA63EC" w:rsidP="00DA63EC">
      <w:pPr>
        <w:tabs>
          <w:tab w:val="center" w:pos="2835"/>
        </w:tabs>
        <w:rPr>
          <w:rtl/>
        </w:rPr>
      </w:pPr>
      <w:del w:id="100369" w:author="מנוע מכני" w:date="2026-10-11T12:04:40Z">
        <w:r>
          <w:rPr>
            <w:rFonts w:hint="cs"/>
            <w:rtl/>
          </w:rPr>
          <w:delText xml:space="preserve"> </w:delText>
        </w:r>
      </w:del>
      <w:r>
        <w:rPr>
          <w:rFonts w:hint="cs"/>
          <w:rtl/>
        </w:rPr>
        <w:t xml:space="preserve">ללמוד ממהצד השוה של מנחת חוטא ומנחת העומד דשוו לקמיצה ולהגשה </w:t>
      </w:r>
    </w:p>
    <w:p w:rsidR="00DA63EC" w:rsidRPr="00FE1B89" w:rsidRDefault="00DA63EC" w:rsidP="00DA63EC">
      <w:pPr>
        <w:tabs>
          <w:tab w:val="center" w:pos="2835"/>
        </w:tabs>
        <w:rPr>
          <w:spacing w:val="-2"/>
          <w:rtl/>
        </w:rPr>
      </w:pPr>
      <w:r w:rsidRPr="00FE1B89">
        <w:rPr>
          <w:rFonts w:hint="cs"/>
          <w:spacing w:val="-2"/>
          <w:rtl/>
        </w:rPr>
        <w:t>ד</w:t>
      </w:r>
      <w:r w:rsidRPr="00FE1B89">
        <w:rPr>
          <w:spacing w:val="-2"/>
          <w:rtl/>
        </w:rPr>
        <w:t xml:space="preserve">מה להצד השוה שבהן </w:t>
      </w:r>
      <w:r w:rsidRPr="00FE1B89">
        <w:rPr>
          <w:rFonts w:hint="cs"/>
          <w:spacing w:val="-2"/>
          <w:rtl/>
        </w:rPr>
        <w:t>ש</w:t>
      </w:r>
      <w:r w:rsidRPr="00FE1B89">
        <w:rPr>
          <w:spacing w:val="-2"/>
          <w:rtl/>
        </w:rPr>
        <w:t xml:space="preserve">לא הוכשרו לבא קמח, </w:t>
      </w:r>
      <w:r w:rsidRPr="00FE1B89">
        <w:rPr>
          <w:rFonts w:hint="cs"/>
          <w:spacing w:val="-2"/>
          <w:rtl/>
        </w:rPr>
        <w:t>משא</w:t>
      </w:r>
      <w:r w:rsidRPr="00FE1B89">
        <w:rPr>
          <w:spacing w:val="-2"/>
          <w:rtl/>
        </w:rPr>
        <w:t>"</w:t>
      </w:r>
      <w:r w:rsidRPr="00FE1B89">
        <w:rPr>
          <w:rFonts w:hint="cs"/>
          <w:spacing w:val="-2"/>
          <w:rtl/>
        </w:rPr>
        <w:t xml:space="preserve">כ</w:t>
      </w:r>
      <w:r w:rsidRPr="00FE1B89">
        <w:rPr>
          <w:rFonts w:hint="cs"/>
          <w:spacing w:val="-2"/>
          <w:rtl/>
        </w:rPr>
        <w:t xml:space="preserve"> מנחת סוטה שהוכשרה </w:t>
      </w:r>
      <w:r w:rsidRPr="00FE1B89">
        <w:rPr>
          <w:rFonts w:hint="cs"/>
          <w:spacing w:val="-2"/>
          <w:rtl/>
        </w:rPr>
        <w:t xml:space="preserve">ת</w:t>
      </w:r>
      <w:r w:rsidRPr="00FE1B89">
        <w:rPr>
          <w:spacing w:val="-2"/>
          <w:rtl/>
        </w:rPr>
        <w:t>"</w:t>
      </w:r>
      <w:r w:rsidRPr="00FE1B89">
        <w:rPr>
          <w:rFonts w:hint="cs"/>
          <w:spacing w:val="-2"/>
          <w:rtl/>
        </w:rPr>
        <w:t>ל</w:t>
      </w:r>
      <w:r w:rsidRPr="00FE1B89">
        <w:rPr>
          <w:rStyle w:val="afffff0"/>
          <w:rFonts w:hint="cs"/>
          <w:spacing w:val="-2"/>
          <w:rtl/>
        </w:rPr>
        <w:t xml:space="preserve"> '</w:t>
      </w:r>
      <w:ins w:id="90707" w:author="Claude - סמנטי" w:date="2026-10-11T12:27:00Z">
        <w:r>
          <w:rPr>
            <w:rStyle w:val="afffff0"/>
            <w:rFonts w:hint="cs"/>
            <w:spacing w:val="-2"/>
            <w:rtl/>
          </w:rPr>
          <w:t xml:space="preserve">וְהִקְרִיבָהּ</w:t>
        </w:r>
      </w:ins>
      <w:del w:id="90708" w:author="Claude - סמנטי" w:date="2026-10-11T12:27:00Z">
        <w:r w:rsidRPr="00FE1B89">
          <w:rPr>
            <w:rStyle w:val="afffff0"/>
            <w:rFonts w:hint="cs"/>
            <w:spacing w:val="-2"/>
            <w:rtl/>
          </w:rPr>
          <w:delText xml:space="preserve">והקריבה</w:delText>
        </w:r>
      </w:del>
      <w:r w:rsidRPr="00FE1B89">
        <w:rPr>
          <w:rStyle w:val="afffff0"/>
          <w:rFonts w:hint="cs"/>
          <w:spacing w:val="-2"/>
          <w:rtl/>
        </w:rPr>
        <w:t xml:space="preserve">' </w:t>
      </w:r>
    </w:p>
    <w:p w:rsidR="00DA63EC" w:rsidRDefault="00DA63EC" w:rsidP="00DA63EC">
      <w:pPr>
        <w:tabs>
          <w:tab w:val="center" w:pos="2835"/>
        </w:tabs>
        <w:rPr>
          <w:rtl/>
        </w:rPr>
      </w:pPr>
    </w:p>
    <w:p>
      <w:pPr>
        <w:pStyle w:val="38"/>
        <w:rPr>
          <w:ins w:id="100371" w:author="מנוע מכני" w:date="2026-10-11T12:04:40Z"/>
        </w:rPr>
      </w:pPr>
      <w:del w:id="100370" w:author="מנוע מכני" w:date="2026-10-11T12:04:40Z">
        <w:r w:rsidRPr="00265E5E">
          <w:delText xml:space="preserve">•</w:delText>
        </w:r>
      </w:del>
      <w:r>
        <w:t xml:space="preserve"> </w:t>
      </w:r>
      <w:r>
        <w:t>ר</w:t>
      </w:r>
      <w:r>
        <w:t>"</w:t>
      </w:r>
      <w:r>
        <w:t>י</w:t>
      </w:r>
      <w:r>
        <w:t>:</w:t>
      </w:r>
    </w:p>
    <w:p w:rsidR="00DA63EC" w:rsidRDefault="00DA63EC" w:rsidP="00DA63EC">
      <w:pPr>
        <w:tabs>
          <w:tab w:val="center" w:pos="2835"/>
        </w:tabs>
        <w:rPr>
          <w:rtl/>
        </w:rPr>
      </w:pPr>
      <w:del w:id="100372" w:author="מנוע מכני" w:date="2026-10-11T12:04:40Z">
        <w:r w:rsidRPr="00A563E0">
          <w:rPr>
            <w:rStyle w:val="afffff0"/>
            <w:rtl/>
          </w:rPr>
          <w:delText xml:space="preserve"> </w:delText>
        </w:r>
      </w:del>
      <w:r w:rsidRPr="00A563E0">
        <w:rPr>
          <w:rStyle w:val="afffff0"/>
          <w:rFonts w:hint="cs"/>
          <w:rtl/>
        </w:rPr>
        <w:t>'</w:t>
      </w:r>
      <w:ins w:id="90709" w:author="Claude - סמנטי" w:date="2026-10-11T12:27:00Z">
        <w:r>
          <w:rPr>
            <w:rStyle w:val="afffff0"/>
            <w:rtl/>
          </w:rPr>
          <w:t xml:space="preserve">וְהֵבֵאתָ</w:t>
        </w:r>
      </w:ins>
      <w:del w:id="90710" w:author="Claude - סמנטי" w:date="2026-10-11T12:27:00Z">
        <w:r w:rsidRPr="00A563E0">
          <w:rPr>
            <w:rStyle w:val="afffff0"/>
            <w:rtl/>
          </w:rPr>
          <w:delText xml:space="preserve">והבאת</w:delText>
        </w:r>
      </w:del>
      <w:r w:rsidRPr="00A563E0">
        <w:rPr>
          <w:rStyle w:val="afffff0"/>
          <w:rFonts w:hint="cs"/>
          <w:rtl/>
        </w:rPr>
        <w:t>'</w:t>
      </w:r>
      <w:r w:rsidRPr="00A563E0">
        <w:rPr>
          <w:rStyle w:val="afffff0"/>
          <w:rtl/>
        </w:rPr>
        <w:t xml:space="preserve"> </w:t>
      </w:r>
      <w:r>
        <w:rPr>
          <w:rtl/>
        </w:rPr>
        <w:t xml:space="preserve">- לרבות מנחת סוטה להגשה, וכן הוא אומר: והביא את קרבנה </w:t>
      </w:r>
      <w:ins w:id="93245" w:author="מנוע מכני" w:date="2026-10-11T12:04:40Z">
        <w:r>
          <w:rPr>
            <w:rtl/>
          </w:rPr>
          <w:t xml:space="preserve">עליו</w:t>
        </w:r>
      </w:ins>
      <w:del w:id="93246" w:author="מנוע מכני" w:date="2026-10-11T12:04:40Z">
        <w:r>
          <w:rPr>
            <w:rtl/>
          </w:rPr>
          <w:delText xml:space="preserve">עליה</w:delText>
        </w:r>
      </w:del>
      <w:r>
        <w:rPr>
          <w:rtl/>
        </w:rPr>
        <w:t xml:space="preserve">.</w:t>
      </w:r>
    </w:p>
    <w:p>
      <w:pPr>
        <w:pStyle w:val="38"/>
        <w:rPr>
          <w:ins w:id="100373" w:author="מנוע מכני" w:date="2026-10-11T12:04:40Z"/>
        </w:rPr>
      </w:pPr>
      <w:r>
        <w:t>וא</w:t>
      </w:r>
      <w:r>
        <w:t>"</w:t>
      </w:r>
      <w:r>
        <w:t xml:space="preserve">א</w:t>
      </w:r>
    </w:p>
    <w:p w:rsidR="00DA63EC" w:rsidRDefault="00DA63EC" w:rsidP="00DA63EC">
      <w:pPr>
        <w:tabs>
          <w:tab w:val="center" w:pos="2835"/>
        </w:tabs>
        <w:rPr>
          <w:rtl/>
        </w:rPr>
      </w:pPr>
      <w:del w:id="100374" w:author="מנוע מכני" w:date="2026-10-11T12:04:40Z">
        <w:r>
          <w:rPr>
            <w:rFonts w:hint="cs"/>
            <w:rtl/>
          </w:rPr>
          <w:delText xml:space="preserve"> </w:delText>
        </w:r>
      </w:del>
      <w:r>
        <w:rPr>
          <w:rFonts w:hint="cs"/>
          <w:rtl/>
        </w:rPr>
        <w:t xml:space="preserve">דאתי ממנחת חוטא ומנחת סוטה מצד שוה דשו לקמיצה והגשה </w:t>
      </w:r>
    </w:p>
    <w:p w:rsidR="00DA63EC" w:rsidRDefault="00DA63EC" w:rsidP="00DA63EC">
      <w:pPr>
        <w:tabs>
          <w:tab w:val="center" w:pos="2835"/>
        </w:tabs>
        <w:rPr>
          <w:rtl/>
        </w:rPr>
      </w:pPr>
      <w:r>
        <w:rPr>
          <w:rFonts w:hint="cs"/>
          <w:rtl/>
        </w:rPr>
        <w:t>ד</w:t>
      </w:r>
      <w:r>
        <w:rPr>
          <w:rtl/>
        </w:rPr>
        <w:t>מה להצד השוה שבהן שכן מצויין</w:t>
      </w:r>
      <w:r>
        <w:rPr>
          <w:rFonts w:hint="cs"/>
          <w:rtl/>
        </w:rPr>
        <w:t xml:space="preserve"> וכדפרך </w:t>
      </w:r>
      <w:r>
        <w:rPr>
          <w:rStyle w:val="2fb"/>
          <w:rFonts w:hint="cs"/>
          <w:rtl/>
        </w:rPr>
        <w:t xml:space="preserve">ר</w:t>
      </w:r>
      <w:r>
        <w:rPr>
          <w:rStyle w:val="2fb"/>
          <w:rtl/>
        </w:rPr>
        <w:t>"</w:t>
      </w:r>
      <w:r>
        <w:rPr>
          <w:rStyle w:val="2fb"/>
          <w:rFonts w:hint="cs"/>
          <w:rtl/>
        </w:rPr>
        <w:t>ש</w:t>
      </w:r>
    </w:p>
    <w:p w:rsidR="00DA63EC" w:rsidRDefault="00DA63EC" w:rsidP="00DA63EC">
      <w:pPr>
        <w:tabs>
          <w:tab w:val="center" w:pos="2835"/>
        </w:tabs>
        <w:rPr>
          <w:rtl/>
        </w:rPr>
      </w:pPr>
      <w:r>
        <w:rPr>
          <w:rStyle w:val="2fb"/>
          <w:rtl/>
        </w:rPr>
        <w:t>ו</w:t>
      </w:r>
      <w:r>
        <w:rPr>
          <w:rStyle w:val="2fb"/>
          <w:rFonts w:hint="cs"/>
          <w:rtl/>
        </w:rPr>
        <w:t>ל</w:t>
      </w:r>
      <w:r>
        <w:rPr>
          <w:rStyle w:val="2fb"/>
          <w:rtl/>
        </w:rPr>
        <w:t>ר"</w:t>
      </w:r>
      <w:r>
        <w:rPr>
          <w:rStyle w:val="2fb"/>
          <w:rFonts w:hint="cs"/>
          <w:rtl/>
        </w:rPr>
        <w:t xml:space="preserve">י</w:t>
      </w:r>
      <w:r>
        <w:rPr>
          <w:rFonts w:hint="cs"/>
          <w:rtl/>
        </w:rPr>
        <w:t xml:space="preserve"> - </w:t>
      </w:r>
      <w:r>
        <w:rPr>
          <w:rStyle w:val="2fb"/>
          <w:rtl/>
        </w:rPr>
        <w:t xml:space="preserve">אדרבה</w:t>
      </w:r>
      <w:r>
        <w:rPr>
          <w:rtl/>
        </w:rPr>
        <w:t xml:space="preserve">, הא מצוייה </w:t>
      </w:r>
      <w:ins w:id="97493" w:author="מנוע מכני" w:date="2026-10-11T12:04:40Z">
        <w:r>
          <w:rPr>
            <w:rtl/>
          </w:rPr>
          <w:t xml:space="preserve">יותר</w:t>
        </w:r>
      </w:ins>
      <w:del w:id="97494" w:author="מנוע מכני" w:date="2026-10-11T12:04:40Z">
        <w:r>
          <w:rPr>
            <w:rtl/>
          </w:rPr>
          <w:delText xml:space="preserve">טפי</w:delText>
        </w:r>
      </w:del>
      <w:r>
        <w:rPr>
          <w:rtl/>
        </w:rPr>
        <w:t xml:space="preserve">, הנך </w:t>
      </w:r>
      <w:ins w:id="95851" w:author="מנוע מכני" w:date="2026-10-11T12:04:40Z">
        <w:r>
          <w:rPr>
            <w:rtl/>
          </w:rPr>
          <w:t xml:space="preserve">פעמים</w:t>
        </w:r>
      </w:ins>
      <w:del w:id="95852" w:author="מנוע מכני" w:date="2026-10-11T12:04:40Z">
        <w:r>
          <w:rPr>
            <w:rtl/>
          </w:rPr>
          <w:delText xml:space="preserve">זימנין</w:delText>
        </w:r>
      </w:del>
      <w:r>
        <w:rPr>
          <w:rtl/>
        </w:rPr>
        <w:t xml:space="preserve"> דלא משכחת לה כלל.</w:t>
      </w:r>
    </w:p>
    <w:p w:rsidR="00DA63EC" w:rsidRDefault="00DA63EC" w:rsidP="00DA63EC">
      <w:pPr>
        <w:tabs>
          <w:tab w:val="center" w:pos="2835"/>
        </w:tabs>
        <w:rPr>
          <w:rtl/>
        </w:rPr>
      </w:pPr>
    </w:p>
    <w:p w:rsidR="00DA63EC" w:rsidRDefault="00DA63EC" w:rsidP="00DA63EC">
      <w:pPr>
        <w:tabs>
          <w:tab w:val="center" w:pos="2835"/>
        </w:tabs>
        <w:rPr>
          <w:rtl/>
        </w:rPr>
      </w:pPr>
      <w:del w:id="90156" w:author="מנוע מכני" w:date="2026-10-11T12:04:40Z">
        <w:r>
          <w:rPr>
            <w:rtl/>
          </w:rPr>
          <w:delText xml:space="preserve"> </w:delText>
        </w:r>
      </w:del>
      <w:r>
        <w:rPr>
          <w:rtl/>
        </w:rPr>
        <w:t xml:space="preserve">'</w:t>
      </w:r>
      <w:ins w:id="90711" w:author="Claude - סמנטי" w:date="2026-10-11T12:27:00Z">
        <w:r>
          <w:rPr>
            <w:rStyle w:val="afffff0"/>
            <w:rtl/>
          </w:rPr>
          <w:t xml:space="preserve">וְהֵבֵאתָ</w:t>
        </w:r>
      </w:ins>
      <w:del w:id="90712" w:author="Claude - סמנטי" w:date="2026-10-11T12:27:00Z">
        <w:r>
          <w:rPr>
            <w:rtl/>
          </w:rPr>
          <w:delText xml:space="preserve">והבאת</w:delText>
        </w:r>
      </w:del>
      <w:r>
        <w:rPr>
          <w:rFonts w:hint="cs"/>
          <w:rtl/>
        </w:rPr>
        <w:t>'</w:t>
      </w:r>
      <w:r>
        <w:rPr>
          <w:rtl/>
        </w:rPr>
        <w:t xml:space="preserve"> - שיחיד מתנדב ומביא מנחה אחרת חוץ מאלה שבענין? </w:t>
      </w:r>
    </w:p>
    <w:p w:rsidR="00DA63EC" w:rsidRDefault="00DA63EC" w:rsidP="00DA63EC">
      <w:pPr>
        <w:tabs>
          <w:tab w:val="center" w:pos="2835"/>
        </w:tabs>
        <w:rPr>
          <w:rtl/>
        </w:rPr>
      </w:pPr>
      <w:ins w:id="91507" w:author="מנוע מכני" w:date="2026-10-11T12:04:40Z">
        <w:r>
          <w:rPr>
            <w:rFonts w:hint="cs"/>
            <w:rtl/>
          </w:rPr>
          <w:t xml:space="preserve">ולא</w:t>
        </w:r>
      </w:ins>
      <w:del w:id="91508" w:author="מנוע מכני" w:date="2026-10-11T12:04:40Z">
        <w:r>
          <w:rPr>
            <w:rFonts w:hint="cs"/>
            <w:rtl/>
          </w:rPr>
          <w:delText xml:space="preserve">ולאו</w:delText>
        </w:r>
      </w:del>
      <w:r>
        <w:rPr>
          <w:rFonts w:hint="cs"/>
          <w:rtl/>
        </w:rPr>
        <w:t xml:space="preserve"> </w:t>
      </w:r>
      <w:r>
        <w:rPr>
          <w:rFonts w:hint="cs"/>
          <w:rtl/>
        </w:rPr>
        <w:t xml:space="preserve">מק</w:t>
      </w:r>
      <w:r>
        <w:rPr>
          <w:rtl/>
        </w:rPr>
        <w:t>"</w:t>
      </w:r>
      <w:r>
        <w:rPr>
          <w:rFonts w:hint="cs"/>
          <w:rtl/>
        </w:rPr>
        <w:t xml:space="preserve">ו</w:t>
      </w:r>
      <w:r>
        <w:rPr>
          <w:rFonts w:hint="cs"/>
          <w:rtl/>
        </w:rPr>
        <w:t xml:space="preserve"> מציבור המביא מנחה מן היטין חובה </w:t>
      </w:r>
      <w:r>
        <w:rPr>
          <w:rtl/>
        </w:rPr>
        <w:t xml:space="preserve">ומביא מנחה מן השעורין חובה, אף יחיד שמביא מנחה מן החיטין נדבה</w:t>
      </w:r>
      <w:ins w:id="94889" w:author="מנוע מכני" w:date="2026-10-11T12:04:40Z">
        <w:r>
          <w:rPr>
            <w:rtl/>
          </w:rPr>
          <w:t xml:space="preserve"> </w:t>
        </w:r>
      </w:ins>
      <w:del w:id="94890" w:author="מנוע מכני" w:date="2026-10-11T12:04:40Z">
        <w:r>
          <w:rPr>
            <w:rtl/>
          </w:rPr>
          <w:delText xml:space="preserve">  </w:delText>
        </w:r>
      </w:del>
      <w:r>
        <w:rPr>
          <w:rtl/>
        </w:rPr>
        <w:t xml:space="preserve">יביא מנחה מן השעורין נדבה!</w:t>
      </w:r>
    </w:p>
    <w:p w:rsidR="00DA63EC" w:rsidRDefault="00DA63EC" w:rsidP="00DA63EC">
      <w:pPr>
        <w:tabs>
          <w:tab w:val="center" w:pos="2835"/>
        </w:tabs>
        <w:rPr>
          <w:rtl/>
        </w:rPr>
      </w:pPr>
      <w:r w:rsidRPr="00664445">
        <w:rPr>
          <w:rStyle w:val="afffff0"/>
          <w:rFonts w:hint="cs"/>
          <w:rtl/>
        </w:rPr>
        <w:lastRenderedPageBreak/>
        <w:t xml:space="preserve">ד'אלה' </w:t>
      </w:r>
      <w:r>
        <w:rPr>
          <w:rFonts w:hint="cs"/>
          <w:rtl/>
        </w:rPr>
        <w:t xml:space="preserve">אין לי אלא אלה</w:t>
      </w:r>
      <w:ins w:id="95963" w:author="מנוע מכני" w:date="2026-10-11T12:04:40Z">
        <w:r>
          <w:rPr>
            <w:rFonts w:hint="cs"/>
            <w:rtl/>
          </w:rPr>
          <w:t xml:space="preserve">,</w:t>
        </w:r>
      </w:ins>
      <w:del w:id="95964" w:author="מנוע מכני" w:date="2026-10-11T12:04:40Z">
        <w:r>
          <w:rPr>
            <w:rFonts w:hint="cs"/>
            <w:rtl/>
          </w:rPr>
          <w:delText xml:space="preserve"> ,</w:delText>
        </w:r>
      </w:del>
      <w:r>
        <w:rPr>
          <w:rFonts w:hint="cs"/>
          <w:rtl/>
        </w:rPr>
        <w:t xml:space="preserve"> מאלה רצה אחת מביא רצה חמישתן מביא </w:t>
      </w:r>
    </w:p>
    <w:p w:rsidR="00DA63EC" w:rsidRDefault="00DA63EC" w:rsidP="00DA63EC">
      <w:pPr>
        <w:tabs>
          <w:tab w:val="center" w:pos="2835"/>
        </w:tabs>
        <w:rPr>
          <w:rtl/>
        </w:rPr>
      </w:pPr>
    </w:p>
    <w:p>
      <w:pPr>
        <w:pStyle w:val="afffff8"/>
        <w:rPr>
          <w:ins w:id="90381" w:author="קלוד" w:date="2026-10-11T12:32:08Z"/>
        </w:rPr>
      </w:pPr>
      <w:ins w:id="90382" w:author="קלוד" w:date="2026-10-11T12:32:08Z">
        <w:r>
          <w:rPr>
            <w:color w:val="7B3F00"/>
          </w:rPr>
          <w:t xml:space="preserve">ר"ש - 'את המנחה' מרבה מנחת נכרים ונשים להגשה</w:t>
        </w:r>
      </w:ins>
    </w:p>
    <w:p>
      <w:pPr>
        <w:pStyle w:val="38"/>
        <w:rPr>
          <w:ins w:id="100376" w:author="מנוע מכני" w:date="2026-10-11T12:04:40Z"/>
        </w:rPr>
      </w:pPr>
      <w:del w:id="100375" w:author="מנוע מכני" w:date="2026-10-11T12:04:40Z">
        <w:r w:rsidRPr="00265E5E">
          <w:delText xml:space="preserve">•</w:delText>
        </w:r>
      </w:del>
      <w:r>
        <w:t xml:space="preserve"> </w:t>
      </w:r>
      <w:r>
        <w:t xml:space="preserve">ר"ש</w:t>
      </w:r>
      <w:del w:id="102543" w:author="מנוע מכני" w:date="2026-10-11T12:04:40Z">
        <w:r>
          <w:delText xml:space="preserve"> אומר</w:delText>
        </w:r>
      </w:del>
      <w:r>
        <w:t xml:space="preserve">:</w:t>
      </w:r>
    </w:p>
    <w:p w:rsidR="00DA63EC" w:rsidRDefault="00DA63EC" w:rsidP="00DA63EC">
      <w:pPr>
        <w:tabs>
          <w:tab w:val="center" w:pos="2835"/>
        </w:tabs>
        <w:rPr>
          <w:rtl/>
        </w:rPr>
      </w:pPr>
      <w:del w:id="100377" w:author="מנוע מכני" w:date="2026-10-11T12:04:40Z">
        <w:r w:rsidRPr="00A563E0">
          <w:rPr>
            <w:rStyle w:val="afffff0"/>
            <w:rtl/>
          </w:rPr>
          <w:delText xml:space="preserve"> </w:delText>
        </w:r>
      </w:del>
      <w:r w:rsidRPr="00A563E0">
        <w:rPr>
          <w:rStyle w:val="afffff0"/>
          <w:rFonts w:hint="cs"/>
          <w:rtl/>
        </w:rPr>
        <w:t>'</w:t>
      </w:r>
      <w:ins w:id="90713" w:author="Claude - סמנטי" w:date="2026-10-11T12:27:00Z">
        <w:r>
          <w:rPr>
            <w:rStyle w:val="afffff0"/>
            <w:rtl/>
          </w:rPr>
          <w:t xml:space="preserve">אֶת הַמִּנְחָה</w:t>
        </w:r>
      </w:ins>
      <w:del w:id="90714" w:author="Claude - סמנטי" w:date="2026-10-11T12:27:00Z">
        <w:r w:rsidRPr="00A563E0">
          <w:rPr>
            <w:rStyle w:val="afffff0"/>
            <w:rtl/>
          </w:rPr>
          <w:delText xml:space="preserve">את המנחה</w:delText>
        </w:r>
      </w:del>
      <w:r w:rsidRPr="00A563E0">
        <w:rPr>
          <w:rStyle w:val="afffff0"/>
          <w:rFonts w:hint="cs"/>
          <w:rtl/>
        </w:rPr>
        <w:t>'</w:t>
      </w:r>
      <w:r w:rsidRPr="00A563E0">
        <w:rPr>
          <w:rStyle w:val="afffff0"/>
          <w:rtl/>
        </w:rPr>
        <w:t xml:space="preserve"> </w:t>
      </w:r>
      <w:r>
        <w:rPr>
          <w:rtl/>
        </w:rPr>
        <w:t>- לרבות שאר מנחות, כגון מנחת נכרים, מנחת נשים להגשה.</w:t>
      </w:r>
    </w:p>
    <w:p w:rsidR="00DA63EC" w:rsidRDefault="00DA63EC" w:rsidP="00DA63EC">
      <w:pPr>
        <w:tabs>
          <w:tab w:val="center" w:pos="2835"/>
        </w:tabs>
        <w:rPr>
          <w:rtl/>
        </w:rPr>
      </w:pPr>
      <w:r>
        <w:rPr>
          <w:rFonts w:hint="cs"/>
          <w:rtl/>
        </w:rPr>
        <w:t xml:space="preserve">מאלה' שאינו </w:t>
      </w:r>
      <w:r>
        <w:rPr>
          <w:rStyle w:val="2fb"/>
          <w:rFonts w:hint="cs"/>
          <w:rtl/>
        </w:rPr>
        <w:t xml:space="preserve">מרבה</w:t>
      </w:r>
      <w:r>
        <w:rPr>
          <w:rFonts w:hint="cs"/>
          <w:rtl/>
        </w:rPr>
        <w:t xml:space="preserve"> שתי הלחם ולחם הפנים </w:t>
      </w:r>
      <w:r>
        <w:rPr>
          <w:rtl/>
        </w:rPr>
        <w:t>–</w:t>
      </w:r>
      <w:r>
        <w:rPr>
          <w:rFonts w:hint="cs"/>
          <w:rtl/>
        </w:rPr>
        <w:t xml:space="preserve"> שאין </w:t>
      </w:r>
      <w:r>
        <w:rPr>
          <w:rtl/>
        </w:rPr>
        <w:t>מהן לאישים.</w:t>
      </w:r>
    </w:p>
    <w:p w:rsidR="00DA63EC" w:rsidRDefault="00DA63EC" w:rsidP="00DA63EC">
      <w:pPr>
        <w:tabs>
          <w:tab w:val="center" w:pos="2835"/>
        </w:tabs>
        <w:rPr>
          <w:rtl/>
        </w:rPr>
      </w:pPr>
      <w:r>
        <w:rPr>
          <w:rFonts w:hint="cs"/>
          <w:rtl/>
        </w:rPr>
        <w:t xml:space="preserve">ומנחת נסכים אין טעונה הגשה </w:t>
      </w:r>
      <w:r w:rsidRPr="00664445">
        <w:rPr>
          <w:rStyle w:val="afffff0"/>
          <w:rFonts w:hint="cs"/>
          <w:rtl/>
        </w:rPr>
        <w:t>ד'</w:t>
      </w:r>
      <w:r w:rsidRPr="00664445">
        <w:rPr>
          <w:rStyle w:val="afffff0"/>
          <w:rtl/>
        </w:rPr>
        <w:t>והקריב והקריבה</w:t>
      </w:r>
      <w:r w:rsidRPr="00664445">
        <w:rPr>
          <w:rStyle w:val="afffff0"/>
          <w:rFonts w:hint="cs"/>
          <w:rtl/>
        </w:rPr>
        <w:t>'</w:t>
      </w:r>
      <w:r w:rsidRPr="00664445">
        <w:rPr>
          <w:rStyle w:val="afffff0"/>
          <w:rtl/>
        </w:rPr>
        <w:t>.</w:t>
      </w:r>
    </w:p>
    <w:p w:rsidR="00DA63EC" w:rsidRDefault="00DA63EC" w:rsidP="00DA63EC">
      <w:pPr>
        <w:pStyle w:val="afff3"/>
        <w:framePr w:wrap="around"/>
        <w:rPr>
          <w:rtl/>
        </w:rPr>
      </w:pPr>
      <w:r>
        <w:rPr>
          <w:rFonts w:hint="cs"/>
          <w:rtl/>
        </w:rPr>
        <w:t>סא.</w:t>
      </w:r>
    </w:p>
    <w:p w:rsidR="00DA63EC" w:rsidRDefault="00DA63EC" w:rsidP="00DA63EC">
      <w:pPr>
        <w:tabs>
          <w:tab w:val="center" w:pos="2835"/>
        </w:tabs>
        <w:rPr>
          <w:rtl/>
        </w:rPr>
      </w:pPr>
      <w:r>
        <w:rPr>
          <w:rFonts w:hint="cs"/>
          <w:rtl/>
        </w:rPr>
        <w:t xml:space="preserve">ומרבי' </w:t>
      </w:r>
      <w:r>
        <w:rPr>
          <w:rtl/>
        </w:rPr>
        <w:t xml:space="preserve">שאר מנחות </w:t>
      </w:r>
      <w:r>
        <w:rPr>
          <w:rFonts w:hint="cs"/>
          <w:rtl/>
        </w:rPr>
        <w:t xml:space="preserve">שבאות בגלל עצמן, </w:t>
      </w:r>
      <w:r>
        <w:rPr>
          <w:rtl/>
        </w:rPr>
        <w:t>ו</w:t>
      </w:r>
      <w:r>
        <w:rPr>
          <w:rFonts w:hint="cs"/>
          <w:rtl/>
        </w:rPr>
        <w:t xml:space="preserve">מוציאין מנחת נסכים שאינה באה בגלל עצמה </w:t>
      </w:r>
    </w:p>
    <w:p w:rsidR="00DA63EC" w:rsidRDefault="00DA63EC" w:rsidP="00DA63EC">
      <w:pPr>
        <w:tabs>
          <w:tab w:val="center" w:pos="2835"/>
        </w:tabs>
        <w:rPr>
          <w:rtl/>
        </w:rPr>
      </w:pPr>
    </w:p>
    <w:p w:rsidR="00DA63EC" w:rsidRDefault="00DA63EC" w:rsidP="00DA63EC">
      <w:pPr>
        <w:tabs>
          <w:tab w:val="center" w:pos="2835"/>
        </w:tabs>
        <w:rPr>
          <w:rtl/>
        </w:rPr>
      </w:pPr>
      <w:del w:id="90157" w:author="מנוע מכני" w:date="2026-10-11T12:04:40Z">
        <w:r>
          <w:rPr>
            <w:rtl/>
          </w:rPr>
          <w:delText xml:space="preserve"> </w:delText>
        </w:r>
      </w:del>
      <w:r>
        <w:rPr>
          <w:rtl/>
        </w:rPr>
        <w:t xml:space="preserve">'</w:t>
      </w:r>
      <w:ins w:id="90715" w:author="Claude - סמנטי" w:date="2026-10-11T12:27:00Z">
        <w:r>
          <w:rPr>
            <w:rStyle w:val="afffff0"/>
            <w:rFonts w:hint="cs"/>
            <w:rtl/>
          </w:rPr>
          <w:t xml:space="preserve">וְהִגִּישָׁהּ</w:t>
        </w:r>
      </w:ins>
      <w:del w:id="90716" w:author="Claude - סמנטי" w:date="2026-10-11T12:27:00Z">
        <w:r>
          <w:rPr>
            <w:rFonts w:hint="cs"/>
            <w:rtl/>
          </w:rPr>
          <w:delText xml:space="preserve">והגישה</w:delText>
        </w:r>
      </w:del>
      <w:r>
        <w:rPr>
          <w:rFonts w:hint="cs"/>
          <w:rtl/>
        </w:rPr>
        <w:t xml:space="preserve">' למעט </w:t>
      </w:r>
      <w:r>
        <w:rPr>
          <w:rtl/>
        </w:rPr>
        <w:t xml:space="preserve">מנחת כהנים ומנחת כהן משיח </w:t>
      </w:r>
      <w:r>
        <w:rPr>
          <w:rFonts w:hint="cs"/>
          <w:rtl/>
        </w:rPr>
        <w:t xml:space="preserve">אפי' </w:t>
      </w:r>
      <w:r>
        <w:rPr>
          <w:rtl/>
        </w:rPr>
        <w:t>באות בגלל עצמן,</w:t>
      </w:r>
    </w:p>
    <w:p w:rsidR="00DA63EC" w:rsidRDefault="00DA63EC" w:rsidP="00DA63EC">
      <w:pPr>
        <w:tabs>
          <w:tab w:val="center" w:pos="2835"/>
        </w:tabs>
        <w:rPr>
          <w:rtl/>
        </w:rPr>
      </w:pPr>
      <w:r>
        <w:rPr>
          <w:rtl/>
        </w:rPr>
        <w:tab/>
      </w:r>
      <w:r>
        <w:rPr>
          <w:rFonts w:hint="cs"/>
          <w:rtl/>
        </w:rPr>
        <w:t xml:space="preserve">ואפי' דבעי' להך דטעונה הגשה ילפי</w:t>
      </w:r>
      <w:ins w:id="94891" w:author="מנוע מכני" w:date="2026-10-11T12:04:40Z">
        <w:r>
          <w:rPr>
            <w:rFonts w:hint="cs"/>
            <w:rtl/>
          </w:rPr>
          <w:t xml:space="preserve"> </w:t>
        </w:r>
      </w:ins>
      <w:del w:id="94892" w:author="מנוע מכני" w:date="2026-10-11T12:04:40Z">
        <w:r>
          <w:rPr>
            <w:rFonts w:hint="cs"/>
            <w:rtl/>
          </w:rPr>
          <w:delText xml:space="preserve">  </w:delText>
        </w:r>
      </w:del>
      <w:r>
        <w:rPr>
          <w:rtl/>
        </w:rPr>
        <w:t>מן והגיש והגיש</w:t>
      </w:r>
      <w:r w:rsidRPr="00375213">
        <w:rPr>
          <w:b/>
          <w:bCs/>
          <w:rtl/>
        </w:rPr>
        <w:t>ה</w:t>
      </w:r>
      <w:r>
        <w:rPr>
          <w:rtl/>
        </w:rPr>
        <w:t>.</w:t>
      </w:r>
    </w:p>
    <w:p w:rsidR="00DA63EC" w:rsidRDefault="00DA63EC" w:rsidP="00DA63EC">
      <w:pPr>
        <w:tabs>
          <w:tab w:val="center" w:pos="2835"/>
        </w:tabs>
        <w:rPr>
          <w:rtl/>
        </w:rPr>
      </w:pPr>
      <w:r>
        <w:rPr>
          <w:rtl/>
        </w:rPr>
        <w:t>ומ</w:t>
      </w:r>
      <w:r>
        <w:rPr>
          <w:rFonts w:hint="cs"/>
          <w:rtl/>
        </w:rPr>
        <w:t>רבי' שאר מנחות שיש מהן לאישים</w:t>
      </w:r>
      <w:r>
        <w:rPr>
          <w:rtl/>
        </w:rPr>
        <w:t xml:space="preserve"> ובאות בגלל עצמן ויש מהן לכהנים, </w:t>
      </w:r>
    </w:p>
    <w:p w:rsidR="00DA63EC" w:rsidRDefault="00DA63EC" w:rsidP="00DA63EC">
      <w:pPr>
        <w:tabs>
          <w:tab w:val="center" w:pos="2835"/>
        </w:tabs>
        <w:rPr>
          <w:rtl/>
        </w:rPr>
      </w:pPr>
      <w:r>
        <w:rPr>
          <w:rtl/>
        </w:rPr>
        <w:t>ומוציא אני שתי הלחם ולחם הפנים שאין מהן לאישים, ומנחת נסכים שאינה באה בגלל עצמה, ומנחת כהנים ומנחת כהן משיח שאין מהן לכהנים.</w:t>
      </w:r>
    </w:p>
    <w:p w:rsidR="00DA63EC" w:rsidRDefault="00DA63EC" w:rsidP="00DA63EC">
      <w:pPr>
        <w:tabs>
          <w:tab w:val="center" w:pos="2835"/>
        </w:tabs>
        <w:rPr>
          <w:rtl/>
        </w:rPr>
      </w:pPr>
      <w:del w:id="90158" w:author="מנוע מכני" w:date="2026-10-11T12:04:40Z">
        <w:r>
          <w:rPr>
            <w:rtl/>
          </w:rPr>
          <w:delText xml:space="preserve"> </w:delText>
        </w:r>
      </w:del>
      <w:r>
        <w:rPr>
          <w:rtl/>
        </w:rPr>
        <w:t xml:space="preserve">'</w:t>
      </w:r>
      <w:ins w:id="90717" w:author="Claude - סמנטי" w:date="2026-10-11T12:27:00Z">
        <w:r>
          <w:rPr>
            <w:rStyle w:val="afffff0"/>
            <w:rtl/>
          </w:rPr>
          <w:t xml:space="preserve">וְהֵרִים</w:t>
        </w:r>
      </w:ins>
      <w:del w:id="90718" w:author="Claude - סמנטי" w:date="2026-10-11T12:27:00Z">
        <w:r>
          <w:rPr>
            <w:rtl/>
          </w:rPr>
          <w:delText xml:space="preserve">והרים</w:delText>
        </w:r>
      </w:del>
      <w:r>
        <w:rPr>
          <w:rFonts w:hint="cs"/>
          <w:rtl/>
        </w:rPr>
        <w:t>'-</w:t>
      </w:r>
      <w:r>
        <w:rPr>
          <w:rtl/>
        </w:rPr>
        <w:t xml:space="preserve"> מה הרמה האמור להלן בקומצו, אף הרמה האמור כאן בקומצו.</w:t>
      </w:r>
      <w:r>
        <w:rPr>
          <w:rFonts w:hint="cs"/>
          <w:rtl/>
        </w:rPr>
        <w:t xml:space="preserve"> ולא בכלי</w:t>
      </w:r>
    </w:p>
    <w:p w:rsidR="00DA63EC" w:rsidRDefault="00DA63EC" w:rsidP="00DA63EC">
      <w:pPr>
        <w:pStyle w:val="affffd"/>
        <w:rPr>
          <w:rtl/>
        </w:rPr>
      </w:pPr>
      <w:r>
        <w:rPr>
          <w:rtl/>
        </w:rPr>
        <w:t>׹</w:t>
      </w:r>
    </w:p>
    <w:p>
      <w:pPr>
        <w:pStyle w:val="MishnaBatzad"/>
        <w:rPr>
          <w:ins w:id="20384" w:author="קלוד" w:date="2026-10-11T09:07:26Z"/>
        </w:rPr>
      </w:pPr>
      <w:ins w:id="20383" w:author="קלוד" w:date="2026-10-11T09:07:26Z">
        <w:r>
          <w:t xml:space="preserve">משנה ו</w:t>
        </w:r>
      </w:ins>
    </w:p>
    <w:p w:rsidR="00DA63EC" w:rsidRPr="000A334C" w:rsidRDefault="00DA63EC" w:rsidP="003B6D22">
      <w:pPr>
        <w:pStyle w:val="afff9"/>
        <w:rPr>
          <w:del w:id="20192" w:author="קלוד" w:date="2026-10-11T09:07:26Z"/>
          <w:rtl/>
        </w:rPr>
      </w:pPr>
      <w:del w:id="20191" w:author="קלוד" w:date="2026-10-11T09:07:26Z">
        <w:r w:rsidRPr="000A334C">
          <w:rPr>
            <w:rtl/>
          </w:rPr>
          <w:delText xml:space="preserve">מתני'.</w:delText>
        </w:r>
      </w:del>
    </w:p>
    <w:p w:rsidR="00DA63EC" w:rsidRPr="000A334C" w:rsidRDefault="00DA63EC" w:rsidP="003B6D22">
      <w:pPr>
        <w:pStyle w:val="afff9"/>
        <w:spacing w:before="120"/>
        <w:rPr>
          <w:rtl/>
        </w:rPr>
        <w:pPrChange w:id="90034" w:author="קלוד" w:date="2026-10-11T12:09:42Z">
          <w:pPr>
            <w:pStyle w:val="afff9"/>
          </w:pPr>
        </w:pPrChange>
      </w:pPr>
      <w:r>
        <w:rPr>
          <w:rtl/>
        </w:rPr>
        <w:t xml:space="preserve">אלו טעונות תנופה ואין טעונות הגשה: לוג שמן של מצורע ואשמו, והבכורים כדברי </w:t>
      </w:r>
      <w:r>
        <w:rPr>
          <w:rStyle w:val="TanaimMishna"/>
          <w:rtl/>
          <w:rPrChange w:id="20012" w:author="קלוד" w:date="2026-10-11T09:07:26Z">
            <w:rPr>
              <w:rtl/>
            </w:rPr>
          </w:rPrChange>
        </w:rPr>
        <w:t xml:space="preserve">רבי אליעזר</w:t>
      </w:r>
      <w:r>
        <w:rPr>
          <w:rtl/>
        </w:rPr>
        <w:t xml:space="preserve"> בן יעקב, ואימורי שלמי יחיד וחזה ושוק שלהן, אחד אנשים ואחד נשים, בישראל ולא באחרים, שתי הלחם ושני כבשי עצרת.</w:t>
      </w:r>
    </w:p>
    <w:p w:rsidR="00DA63EC" w:rsidRPr="000A334C" w:rsidRDefault="00DA63EC" w:rsidP="003B6D22">
      <w:pPr>
        <w:pStyle w:val="afff9"/>
        <w:rPr>
          <w:rtl/>
        </w:rPr>
      </w:pPr>
    </w:p>
    <w:p w:rsidR="00DA63EC" w:rsidRPr="000A334C" w:rsidRDefault="00DA63EC" w:rsidP="003B6D22">
      <w:pPr>
        <w:pStyle w:val="afff9"/>
        <w:rPr>
          <w:rtl/>
        </w:rPr>
      </w:pPr>
      <w:r w:rsidRPr="000A334C">
        <w:rPr>
          <w:rtl/>
        </w:rPr>
        <w:t>כיצד עושה? נותן שתי הלחם על גבי שני כבשים ומניח שתי ידיו למטה, מוליך ומביא מעלה ומוריד, שנאמר: אשר הונף ואשר הורם.</w:t>
      </w:r>
    </w:p>
    <w:p w:rsidR="00DA63EC" w:rsidRPr="000A334C" w:rsidRDefault="00DA63EC" w:rsidP="003B6D22">
      <w:pPr>
        <w:pStyle w:val="afff9"/>
        <w:rPr>
          <w:rtl/>
        </w:rPr>
      </w:pPr>
      <w:r w:rsidRPr="000A334C">
        <w:rPr>
          <w:rtl/>
        </w:rPr>
        <w:t>תנופה היתה במזרח, והגשה במערב.</w:t>
      </w:r>
    </w:p>
    <w:p w:rsidR="00DA63EC" w:rsidRPr="000A334C" w:rsidRDefault="00DA63EC" w:rsidP="003B6D22">
      <w:pPr>
        <w:pStyle w:val="afff9"/>
        <w:rPr>
          <w:rtl/>
        </w:rPr>
      </w:pPr>
      <w:r w:rsidRPr="000A334C">
        <w:rPr>
          <w:rtl/>
        </w:rPr>
        <w:t>תנופות קודמות להגשות.</w:t>
      </w:r>
    </w:p>
    <w:p w:rsidR="00DA63EC" w:rsidRPr="000A334C" w:rsidRDefault="00DA63EC" w:rsidP="003B6D22">
      <w:pPr>
        <w:pStyle w:val="afff9"/>
        <w:rPr>
          <w:rtl/>
        </w:rPr>
      </w:pPr>
      <w:r w:rsidRPr="000A334C">
        <w:rPr>
          <w:rtl/>
        </w:rPr>
        <w:t>מנחת העומר ומנחת קנאות - טעונות הגשה ותנופה.</w:t>
      </w:r>
    </w:p>
    <w:p w:rsidR="00DA63EC" w:rsidRPr="000A334C" w:rsidRDefault="00DA63EC" w:rsidP="003B6D22">
      <w:pPr>
        <w:pStyle w:val="afff9"/>
        <w:rPr>
          <w:rtl/>
        </w:rPr>
      </w:pPr>
      <w:r w:rsidRPr="000A334C">
        <w:rPr>
          <w:rtl/>
        </w:rPr>
        <w:t>לחם הפנים ומנחת נסכים - אין טעונות לא הגשה ולא תנופה.</w:t>
      </w:r>
    </w:p>
    <w:p w:rsidR="00DA63EC" w:rsidRPr="000A334C" w:rsidRDefault="00DA63EC" w:rsidP="003B6D22">
      <w:pPr>
        <w:pStyle w:val="afff9"/>
        <w:rPr>
          <w:rtl/>
        </w:rPr>
      </w:pPr>
      <w:r>
        <w:rPr>
          <w:rStyle w:val="TanaimMishna"/>
          <w:rtl/>
          <w:rPrChange w:id="103697" w:author="Claude" w:date="2026-10-11T09:07:48Z">
            <w:rPr>
              <w:rtl/>
            </w:rPr>
          </w:rPrChange>
        </w:rPr>
        <w:t xml:space="preserve">ר"ש</w:t>
      </w:r>
      <w:r>
        <w:rPr>
          <w:rStyle w:val="TanaimMishna"/>
          <w:rtl/>
          <w:rPrChange w:id="103698" w:author="Claude" w:date="2026-10-11T09:07:48Z">
            <w:rPr>
              <w:rtl/>
            </w:rPr>
          </w:rPrChange>
        </w:rPr>
        <w:t xml:space="preserve">:</w:t>
      </w:r>
      <w:r>
        <w:rPr>
          <w:rtl/>
        </w:rPr>
        <w:t xml:space="preserve"> ג' מינין טעונין ג' מצות, שתים בכל אחת ואחת, ושלישית אין בהן, ואלו הן: זבחי שלמי יחיד, וזבחי שלמי ציבור, ואשם מצורע.</w:t>
      </w:r>
    </w:p>
    <w:p w:rsidR="00DA63EC" w:rsidRDefault="00DA63EC" w:rsidP="00DA63EC">
      <w:pPr>
        <w:pStyle w:val="affff1"/>
        <w:ind w:end="0"/>
        <w:rPr>
          <w:rtl/>
        </w:rPr>
        <w:pPrChange w:id="20047" w:author="קלוד" w:date="2026-10-11T09:07:26Z">
          <w:pPr>
            <w:pStyle w:val="affff1"/>
            <w:rPr>
              <w:rtl/>
            </w:rPr>
          </w:pPr>
        </w:pPrChange>
      </w:pPr>
      <w:ins w:id="9812" w:author="מספור קטעי משנה" w:date="2026-10-11T09:35:12Z">
        <w:r>
          <w:rPr>
            <w:rStyle w:val="MisparKeta"/>
          </w:rPr>
          <w:t xml:space="preserve">א. </w:t>
        </w:r>
      </w:ins>
      <w:r>
        <w:rPr>
          <w:rtl/>
        </w:rPr>
        <w:t>זבחי שלמי יחיד - טעונין סמיכה חיים ותנופה שחוטין, ואין בהן תנופה חיים; זבחי שלמי ציבור - טעונים תנופה חיים ושחוטין, [ואין בהם סמיכה]; ואשם מצורע - טעון סמיכה ותנופה חי, ואין בו תנופה שחוט.</w:t>
      </w:r>
    </w:p>
    <w:p w:rsidR="00DA63EC" w:rsidRDefault="00DA63EC" w:rsidP="00DA63EC">
      <w:pPr>
        <w:pStyle w:val="affffd"/>
        <w:rPr>
          <w:del w:id="90027" w:author="מנוע עיצוב" w:date="2026-10-11T12:09:26Z"/>
          <w:rtl/>
        </w:rPr>
      </w:pPr>
      <w:del w:id="90026" w:author="מנוע עיצוב" w:date="2026-10-11T12:09:26Z">
        <w:r>
          <w:rPr>
            <w:rtl/>
          </w:rPr>
          <w:delText xml:space="preserve">׹</w:delText>
        </w:r>
      </w:del>
    </w:p>
    <w:p>
      <w:pPr>
        <w:pStyle w:val="38"/>
        <w:rPr>
          <w:ins w:id="100378" w:author="מנוע מכני" w:date="2026-10-11T12:04:40Z"/>
        </w:rPr>
      </w:pPr>
      <w:r w:rsidRPr="004A7C9A">
        <w:t>ת"ר</w:t>
      </w:r>
      <w:r>
        <w:t>:</w:t>
      </w:r>
    </w:p>
    <w:p w:rsidR="00DA63EC" w:rsidRDefault="00DA63EC" w:rsidP="00DA63EC">
      <w:pPr>
        <w:tabs>
          <w:tab w:val="center" w:pos="2835"/>
        </w:tabs>
        <w:rPr>
          <w:rtl/>
        </w:rPr>
      </w:pPr>
      <w:del w:id="100379"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והקריב אותו לאשם ואת לוג השמן והניף אותם תנופה</w:t>
      </w:r>
      <w:r w:rsidRPr="00A563E0">
        <w:rPr>
          <w:rStyle w:val="afffff0"/>
          <w:rFonts w:hint="cs"/>
          <w:rtl/>
        </w:rPr>
        <w:t>'</w:t>
      </w:r>
      <w:r w:rsidRPr="00A563E0">
        <w:rPr>
          <w:rStyle w:val="afffff0"/>
          <w:rtl/>
        </w:rPr>
        <w:t xml:space="preserve"> </w:t>
      </w:r>
      <w:r>
        <w:rPr>
          <w:rtl/>
        </w:rPr>
        <w:t xml:space="preserve">- מלמד שטעונין תנופה כאחד</w:t>
      </w:r>
      <w:ins w:id="94893" w:author="מנוע מכני" w:date="2026-10-11T12:04:40Z">
        <w:r>
          <w:rPr>
            <w:rtl/>
          </w:rPr>
          <w:t xml:space="preserve">,</w:t>
        </w:r>
      </w:ins>
      <w:del w:id="94894"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159" w:author="מנוע מכני" w:date="2026-10-11T12:04:40Z">
        <w:r>
          <w:rPr>
            <w:rtl/>
          </w:rPr>
          <w:delText xml:space="preserve"> </w:delText>
        </w:r>
      </w:del>
      <w:r>
        <w:rPr>
          <w:rtl/>
        </w:rPr>
        <w:t xml:space="preserve">'</w:t>
      </w:r>
      <w:ins w:id="90719" w:author="Claude - סמנטי" w:date="2026-10-11T12:27:00Z">
        <w:r>
          <w:rPr>
            <w:rStyle w:val="afffff0"/>
            <w:rFonts w:hint="cs"/>
            <w:rtl/>
          </w:rPr>
          <w:t xml:space="preserve">וְהִקְרִיב אוֹתוֹ לְאָשָׁם וְהֵנִיף</w:t>
        </w:r>
      </w:ins>
      <w:del w:id="90720" w:author="Claude - סמנטי" w:date="2026-10-11T12:27:00Z">
        <w:r>
          <w:rPr>
            <w:rFonts w:hint="cs"/>
            <w:rtl/>
          </w:rPr>
          <w:delText xml:space="preserve">והקריב אותו לאשם והניף</w:delText>
        </w:r>
      </w:del>
      <w:r>
        <w:rPr>
          <w:rFonts w:hint="cs"/>
          <w:rtl/>
        </w:rPr>
        <w:t xml:space="preserve">' -</w:t>
      </w:r>
      <w:r>
        <w:rPr>
          <w:rtl/>
        </w:rPr>
        <w:t xml:space="preserve">שאם הניף זה בעצמו וזה בעצמו יצא? </w:t>
      </w:r>
    </w:p>
    <w:p w:rsidR="00DA63EC" w:rsidRDefault="00DA63EC" w:rsidP="00DA63EC">
      <w:pPr>
        <w:tabs>
          <w:tab w:val="center" w:pos="2835"/>
        </w:tabs>
        <w:rPr>
          <w:rtl/>
        </w:rPr>
      </w:pPr>
      <w:del w:id="90160" w:author="מנוע מכני" w:date="2026-10-11T12:04:40Z">
        <w:r>
          <w:rPr>
            <w:rtl/>
          </w:rPr>
          <w:delText xml:space="preserve"> </w:delText>
        </w:r>
      </w:del>
      <w:r>
        <w:rPr>
          <w:rtl/>
        </w:rPr>
        <w:t xml:space="preserve">'</w:t>
      </w:r>
      <w:ins w:id="90721" w:author="Claude - סמנטי" w:date="2026-10-11T12:27:00Z">
        <w:r>
          <w:rPr>
            <w:rStyle w:val="afffff0"/>
            <w:rFonts w:hint="cs"/>
            <w:rtl/>
          </w:rPr>
          <w:t xml:space="preserve">תְּנוּפָה</w:t>
        </w:r>
      </w:ins>
      <w:del w:id="90722" w:author="Claude - סמנטי" w:date="2026-10-11T12:27:00Z">
        <w:r>
          <w:rPr>
            <w:rFonts w:hint="cs"/>
            <w:rtl/>
          </w:rPr>
          <w:delText xml:space="preserve">תנופה</w:delText>
        </w:r>
      </w:del>
      <w:r>
        <w:rPr>
          <w:rFonts w:hint="cs"/>
          <w:rtl/>
        </w:rPr>
        <w:t xml:space="preserve">' </w:t>
      </w:r>
      <w:r>
        <w:rPr>
          <w:rtl/>
        </w:rPr>
        <w:t xml:space="preserve">- ולא תנופות</w:t>
      </w:r>
      <w:ins w:id="94895" w:author="מנוע מכני" w:date="2026-10-11T12:04:40Z">
        <w:r>
          <w:rPr>
            <w:rtl/>
          </w:rPr>
          <w:t xml:space="preserve">,</w:t>
        </w:r>
      </w:ins>
      <w:del w:id="94896"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161" w:author="מנוע מכני" w:date="2026-10-11T12:04:40Z">
        <w:r>
          <w:rPr>
            <w:rtl/>
          </w:rPr>
          <w:delText xml:space="preserve"> </w:delText>
        </w:r>
      </w:del>
      <w:r>
        <w:rPr>
          <w:rtl/>
        </w:rPr>
        <w:t xml:space="preserve">'</w:t>
      </w:r>
      <w:r>
        <w:rPr>
          <w:rStyle w:val="afffff0"/>
          <w:rtl/>
        </w:rPr>
        <w:t xml:space="preserve">לפני ה</w:t>
      </w:r>
      <w:r w:rsidR="005608A0">
        <w:rPr>
          <w:rtl/>
        </w:rPr>
        <w:t>'</w:t>
      </w:r>
      <w:r>
        <w:rPr>
          <w:rtl/>
        </w:rPr>
        <w:t xml:space="preserve"> - במזרח.</w:t>
      </w:r>
      <w:r>
        <w:rPr>
          <w:rFonts w:hint="cs"/>
          <w:rtl/>
        </w:rPr>
        <w:t xml:space="preserve"> ולא במערב </w:t>
      </w:r>
    </w:p>
    <w:p w:rsidR="00DA63EC" w:rsidRDefault="00DA63EC" w:rsidP="00DA63EC">
      <w:pPr>
        <w:tabs>
          <w:tab w:val="center" w:pos="2835"/>
        </w:tabs>
        <w:rPr>
          <w:rtl/>
        </w:rPr>
      </w:pPr>
      <w:r>
        <w:rPr>
          <w:rtl/>
        </w:rPr>
        <w:t xml:space="preserve">ה"מ</w:t>
      </w:r>
      <w:r>
        <w:rPr>
          <w:rtl/>
        </w:rPr>
        <w:t xml:space="preserve"> מנחה דאיקרי חטאת, וחטאת טעונה יסוד, וקרן דרומית מזרחית </w:t>
      </w:r>
      <w:r>
        <w:rPr>
          <w:rtl/>
        </w:rPr>
        <w:t xml:space="preserve">לא</w:t>
      </w:r>
      <w:r>
        <w:rPr>
          <w:rtl/>
        </w:rPr>
        <w:t xml:space="preserve"> היה לו יסוד, אבל </w:t>
      </w:r>
      <w:ins w:id="91509" w:author="מנוע מכני" w:date="2026-10-11T12:04:40Z">
        <w:r>
          <w:rPr>
            <w:rtl/>
          </w:rPr>
          <w:t xml:space="preserve">כאן</w:t>
        </w:r>
      </w:ins>
      <w:del w:id="91510" w:author="מנוע מכני" w:date="2026-10-11T12:04:40Z">
        <w:r>
          <w:rPr>
            <w:rtl/>
          </w:rPr>
          <w:delText xml:space="preserve">הכא</w:delText>
        </w:r>
      </w:del>
      <w:r>
        <w:rPr>
          <w:rtl/>
        </w:rPr>
        <w:t xml:space="preserve"> לפני ה</w:t>
      </w:r>
      <w:r w:rsidR="005608A0">
        <w:rPr>
          <w:rtl/>
        </w:rPr>
        <w:t>'</w:t>
      </w:r>
      <w:r>
        <w:rPr>
          <w:rtl/>
        </w:rPr>
        <w:t xml:space="preserve"> קרינא </w:t>
      </w:r>
      <w:ins w:id="93247" w:author="מנוע מכני" w:date="2026-10-11T12:04:40Z">
        <w:r>
          <w:rPr>
            <w:rtl/>
          </w:rPr>
          <w:t xml:space="preserve">בו</w:t>
        </w:r>
      </w:ins>
      <w:del w:id="93248" w:author="מנוע מכני" w:date="2026-10-11T12:04:40Z">
        <w:r>
          <w:rPr>
            <w:rtl/>
          </w:rPr>
          <w:delText xml:space="preserve">ביה</w:delText>
        </w:r>
      </w:del>
      <w:r>
        <w:rPr>
          <w:rtl/>
        </w:rPr>
        <w:t xml:space="preserve">.</w:t>
      </w:r>
    </w:p>
    <w:p w:rsidR="00DA63EC" w:rsidRDefault="00DA63EC" w:rsidP="00DA63EC">
      <w:pPr>
        <w:pStyle w:val="affffd"/>
        <w:rPr>
          <w:del w:id="90029" w:author="מנוע עיצוב" w:date="2026-10-11T12:09:26Z"/>
          <w:rtl/>
        </w:rPr>
      </w:pPr>
      <w:del w:id="90028" w:author="מנוע עיצוב" w:date="2026-10-11T12:09:26Z">
        <w:r>
          <w:rPr>
            <w:rtl/>
          </w:rPr>
          <w:delText xml:space="preserve">׹</w:delText>
        </w:r>
      </w:del>
    </w:p>
    <w:p w:rsidR="00DA63EC" w:rsidRDefault="00DA63EC" w:rsidP="00DA63EC">
      <w:pPr>
        <w:pStyle w:val="affff1"/>
        <w:ind w:end="0"/>
        <w:rPr>
          <w:rtl/>
        </w:rPr>
        <w:pPrChange w:id="20048" w:author="קלוד" w:date="2026-10-11T09:07:26Z">
          <w:pPr>
            <w:pStyle w:val="affff1"/>
            <w:rPr>
              <w:rtl/>
            </w:rPr>
          </w:pPr>
        </w:pPrChange>
      </w:pPr>
      <w:ins w:id="9813" w:author="מספור קטעי משנה" w:date="2026-10-11T09:35:12Z">
        <w:r>
          <w:rPr>
            <w:rStyle w:val="MisparKeta"/>
          </w:rPr>
          <w:t xml:space="preserve">ג. </w:t>
        </w:r>
      </w:ins>
      <w:r>
        <w:rPr>
          <w:rtl/>
        </w:rPr>
        <w:t>והבכורים כדברי רבי אליעזר בן יעקב.</w:t>
      </w:r>
    </w:p>
    <w:p w:rsidR="00DA63EC" w:rsidRDefault="00DA63EC" w:rsidP="00DA63EC">
      <w:pPr>
        <w:tabs>
          <w:tab w:val="center" w:pos="2835"/>
        </w:tabs>
        <w:rPr>
          <w:rtl/>
        </w:rPr>
      </w:pPr>
      <w:r>
        <w:rPr>
          <w:rStyle w:val="2fb"/>
          <w:rFonts w:hint="cs"/>
          <w:rtl/>
        </w:rPr>
        <w:t>ראב</w:t>
      </w:r>
      <w:r>
        <w:rPr>
          <w:rStyle w:val="2fb"/>
          <w:rtl/>
        </w:rPr>
        <w:t>"</w:t>
      </w:r>
      <w:r>
        <w:rPr>
          <w:rStyle w:val="2fb"/>
          <w:rFonts w:hint="cs"/>
          <w:rtl/>
        </w:rPr>
        <w:t>י</w:t>
      </w:r>
      <w:r>
        <w:rPr>
          <w:rtl/>
        </w:rPr>
        <w:t xml:space="preserve"> </w:t>
      </w:r>
      <w:r w:rsidRPr="00664445">
        <w:rPr>
          <w:rStyle w:val="afffff0"/>
          <w:rtl/>
        </w:rPr>
        <w:t>ד</w:t>
      </w:r>
      <w:r w:rsidRPr="00664445">
        <w:rPr>
          <w:rStyle w:val="afffff0"/>
          <w:rFonts w:hint="cs"/>
          <w:rtl/>
        </w:rPr>
        <w:t>'</w:t>
      </w:r>
      <w:ins w:id="90723" w:author="Claude - סמנטי" w:date="2026-10-11T12:27:00Z">
        <w:r>
          <w:rPr>
            <w:rStyle w:val="afffff0"/>
            <w:rtl/>
          </w:rPr>
          <w:t xml:space="preserve">וְלָקַח הַכֹּהֵן</w:t>
        </w:r>
      </w:ins>
      <w:del w:id="90724" w:author="Claude - סמנטי" w:date="2026-10-11T12:27:00Z">
        <w:r w:rsidRPr="00664445">
          <w:rPr>
            <w:rStyle w:val="afffff0"/>
            <w:rtl/>
          </w:rPr>
          <w:delText xml:space="preserve">ולקח הכהן</w:delText>
        </w:r>
      </w:del>
      <w:r w:rsidRPr="00664445">
        <w:rPr>
          <w:rStyle w:val="afffff0"/>
          <w:rFonts w:hint="cs"/>
          <w:rtl/>
        </w:rPr>
        <w:t>'</w:t>
      </w:r>
      <w:r w:rsidRPr="00664445">
        <w:rPr>
          <w:rStyle w:val="afffff0"/>
          <w:rtl/>
        </w:rPr>
        <w:t xml:space="preserve"> </w:t>
      </w:r>
      <w:r>
        <w:rPr>
          <w:rtl/>
        </w:rPr>
        <w:t xml:space="preserve">- לימד על הבכורים שטעונין תנופה, </w:t>
      </w:r>
    </w:p>
    <w:p>
      <w:pPr>
        <w:pStyle w:val="38"/>
        <w:rPr>
          <w:ins w:id="100380" w:author="מנוע מכני" w:date="2026-10-11T12:04:40Z"/>
        </w:rPr>
      </w:pPr>
      <w:r>
        <w:t>ומ</w:t>
      </w:r>
      <w:r>
        <w:t>"</w:t>
      </w:r>
      <w:r>
        <w:t>ט</w:t>
      </w:r>
      <w:r>
        <w:t xml:space="preserve"> דראב"י?</w:t>
      </w:r>
    </w:p>
    <w:p w:rsidR="00DA63EC" w:rsidRDefault="00DA63EC" w:rsidP="00DA63EC">
      <w:pPr>
        <w:tabs>
          <w:tab w:val="center" w:pos="2835"/>
        </w:tabs>
        <w:rPr>
          <w:rtl/>
        </w:rPr>
      </w:pPr>
      <w:del w:id="100381" w:author="מנוע מכני" w:date="2026-10-11T12:04:40Z">
        <w:r>
          <w:rPr>
            <w:rtl/>
          </w:rPr>
          <w:delText xml:space="preserve"> </w:delText>
        </w:r>
      </w:del>
      <w:r>
        <w:rPr>
          <w:rtl/>
        </w:rPr>
        <w:t xml:space="preserve">גמר יד יד משלמים, </w:t>
      </w:r>
      <w:ins w:id="91513" w:author="מנוע מכני" w:date="2026-10-11T12:04:40Z">
        <w:r>
          <w:rPr>
            <w:rFonts w:hint="cs"/>
            <w:rtl/>
          </w:rPr>
          <w:t xml:space="preserve">כאן</w:t>
        </w:r>
      </w:ins>
      <w:del w:id="91514" w:author="מנוע מכני" w:date="2026-10-11T12:04:40Z">
        <w:r>
          <w:rPr>
            <w:rFonts w:hint="cs"/>
            <w:rtl/>
          </w:rPr>
          <w:delText xml:space="preserve">הכא</w:delText>
        </w:r>
      </w:del>
      <w:r>
        <w:rPr>
          <w:rFonts w:hint="cs"/>
          <w:rtl/>
        </w:rPr>
        <w:t xml:space="preserve"> כתיב</w:t>
      </w:r>
      <w:r w:rsidRPr="00A563E0">
        <w:rPr>
          <w:rStyle w:val="afffff0"/>
          <w:rFonts w:hint="cs"/>
          <w:rtl/>
        </w:rPr>
        <w:t xml:space="preserve"> '</w:t>
      </w:r>
      <w:ins w:id="90725" w:author="Claude - סמנטי" w:date="2026-10-11T12:27:00Z">
        <w:r>
          <w:rPr>
            <w:rStyle w:val="afffff0"/>
            <w:rtl/>
          </w:rPr>
          <w:t xml:space="preserve">וְלָקַח הַכֹּהֵן הַטֶּנֶא מִיָּדֶךָ</w:t>
        </w:r>
      </w:ins>
      <w:del w:id="90726" w:author="Claude - סמנטי" w:date="2026-10-11T12:27:00Z">
        <w:r w:rsidRPr="00A563E0">
          <w:rPr>
            <w:rStyle w:val="afffff0"/>
            <w:rtl/>
          </w:rPr>
          <w:delText xml:space="preserve">ולקח הכהן הטנא מידך</w:delText>
        </w:r>
      </w:del>
      <w:r w:rsidRPr="00A563E0">
        <w:rPr>
          <w:rStyle w:val="afffff0"/>
          <w:rFonts w:hint="cs"/>
          <w:rtl/>
        </w:rPr>
        <w:t>'</w:t>
      </w:r>
      <w:r w:rsidRPr="00A563E0">
        <w:rPr>
          <w:rStyle w:val="afffff0"/>
          <w:rtl/>
        </w:rPr>
        <w:t>,</w:t>
      </w:r>
      <w:r>
        <w:rPr>
          <w:rtl/>
        </w:rPr>
        <w:t xml:space="preserve"> וכתיב </w:t>
      </w:r>
      <w:ins w:id="91511" w:author="מנוע מכני" w:date="2026-10-11T12:04:40Z">
        <w:r>
          <w:rPr>
            <w:rtl/>
          </w:rPr>
          <w:t xml:space="preserve">שם</w:t>
        </w:r>
      </w:ins>
      <w:del w:id="91512" w:author="מנוע מכני" w:date="2026-10-11T12:04:40Z">
        <w:r>
          <w:rPr>
            <w:rtl/>
          </w:rPr>
          <w:delText xml:space="preserve">התם</w:delText>
        </w:r>
      </w:del>
      <w:r>
        <w:rPr>
          <w:rtl/>
        </w:rPr>
        <w:t xml:space="preserve"> ידיו תביאנה, </w:t>
      </w:r>
    </w:p>
    <w:p w:rsidR="00DA63EC" w:rsidRDefault="00DA63EC" w:rsidP="00DA63EC">
      <w:pPr>
        <w:pStyle w:val="afff3"/>
        <w:framePr w:wrap="around"/>
        <w:rPr>
          <w:rtl/>
        </w:rPr>
      </w:pPr>
      <w:r>
        <w:rPr>
          <w:rFonts w:hint="cs"/>
          <w:rtl/>
        </w:rPr>
        <w:lastRenderedPageBreak/>
        <w:t>סא:</w:t>
      </w:r>
    </w:p>
    <w:p w:rsidR="00DA63EC" w:rsidRDefault="00DA63EC" w:rsidP="00DA63EC">
      <w:pPr>
        <w:rPr>
          <w:rtl/>
        </w:rPr>
      </w:pPr>
      <w:r w:rsidRPr="00336727">
        <w:rPr>
          <w:rtl/>
        </w:rPr>
        <w:t>מה כאן כהן אף להלן כהן, ומה להלן בעלים אף כאן בעלים, הא כיצד? כהן מניח ידו תחת ידי בעלים ומניף.</w:t>
      </w:r>
    </w:p>
    <w:p>
      <w:pPr>
        <w:pStyle w:val="38"/>
        <w:rPr>
          <w:ins w:id="100382" w:author="מנוע מכני" w:date="2026-10-11T12:04:40Z"/>
        </w:rPr>
      </w:pPr>
      <w:r>
        <w:t xml:space="preserve">ולא אמרי'</w:t>
      </w:r>
    </w:p>
    <w:p w:rsidR="00DA63EC" w:rsidRDefault="00DA63EC" w:rsidP="00DA63EC">
      <w:pPr>
        <w:tabs>
          <w:tab w:val="center" w:pos="2835"/>
        </w:tabs>
        <w:rPr>
          <w:rtl/>
        </w:rPr>
      </w:pPr>
      <w:del w:id="100383" w:author="מנוע מכני" w:date="2026-10-11T12:04:40Z">
        <w:r>
          <w:rPr>
            <w:rFonts w:hint="cs"/>
            <w:rtl/>
          </w:rPr>
          <w:delText xml:space="preserve"> </w:delText>
        </w:r>
      </w:del>
      <w:r>
        <w:rPr>
          <w:rFonts w:hint="cs"/>
          <w:rtl/>
        </w:rPr>
        <w:t xml:space="preserve">כדברי </w:t>
      </w:r>
      <w:r>
        <w:rPr>
          <w:rStyle w:val="2fb"/>
          <w:rFonts w:hint="cs"/>
          <w:rtl/>
        </w:rPr>
        <w:t xml:space="preserve">ר</w:t>
      </w:r>
      <w:r>
        <w:rPr>
          <w:rStyle w:val="2fb"/>
          <w:rtl/>
        </w:rPr>
        <w:t>"</w:t>
      </w:r>
      <w:r>
        <w:rPr>
          <w:rStyle w:val="2fb"/>
          <w:rFonts w:hint="cs"/>
          <w:rtl/>
        </w:rPr>
        <w:t xml:space="preserve">י</w:t>
      </w:r>
      <w:r>
        <w:rPr>
          <w:rFonts w:hint="cs"/>
          <w:rtl/>
        </w:rPr>
        <w:t xml:space="preserve"> </w:t>
      </w:r>
      <w:r w:rsidRPr="00664445">
        <w:rPr>
          <w:rStyle w:val="afffff0"/>
          <w:rFonts w:hint="cs"/>
          <w:rtl/>
        </w:rPr>
        <w:t>ד'</w:t>
      </w:r>
      <w:ins w:id="90729" w:author="Claude - סמנטי" w:date="2026-10-11T12:27:00Z">
        <w:r>
          <w:rPr>
            <w:rStyle w:val="afffff0"/>
            <w:rtl/>
          </w:rPr>
          <w:t xml:space="preserve">וְהִנַּחְתּוֹ</w:t>
        </w:r>
      </w:ins>
      <w:del w:id="90730" w:author="Claude - סמנטי" w:date="2026-10-11T12:27:00Z">
        <w:r w:rsidRPr="00664445">
          <w:rPr>
            <w:rStyle w:val="afffff0"/>
            <w:rtl/>
          </w:rPr>
          <w:delText xml:space="preserve">והנחתו</w:delText>
        </w:r>
      </w:del>
      <w:r w:rsidRPr="00664445">
        <w:rPr>
          <w:rStyle w:val="afffff0"/>
          <w:rFonts w:hint="cs"/>
          <w:rtl/>
        </w:rPr>
        <w:t>'</w:t>
      </w:r>
      <w:r w:rsidRPr="00664445">
        <w:rPr>
          <w:rStyle w:val="afffff0"/>
          <w:rtl/>
        </w:rPr>
        <w:t xml:space="preserve"> </w:t>
      </w:r>
      <w:r>
        <w:rPr>
          <w:rtl/>
        </w:rPr>
        <w:t>- זו תנופה,</w:t>
      </w:r>
      <w:r w:rsidRPr="00A563E0">
        <w:rPr>
          <w:rStyle w:val="afffff0"/>
          <w:rtl/>
        </w:rPr>
        <w:t xml:space="preserve"> </w:t>
      </w:r>
      <w:r w:rsidRPr="00A563E0">
        <w:rPr>
          <w:rStyle w:val="afffff0"/>
          <w:rFonts w:hint="cs"/>
          <w:rtl/>
        </w:rPr>
        <w:t xml:space="preserve">'</w:t>
      </w:r>
      <w:ins w:id="90727" w:author="Claude - סמנטי" w:date="2026-10-11T12:27:00Z">
        <w:r>
          <w:rPr>
            <w:rStyle w:val="afffff0"/>
            <w:rFonts w:hint="cs"/>
            <w:rtl/>
          </w:rPr>
          <w:t xml:space="preserve">וְהִנִּיחוֹ</w:t>
        </w:r>
      </w:ins>
      <w:del w:id="90728" w:author="Claude - סמנטי" w:date="2026-10-11T12:27:00Z">
        <w:r w:rsidRPr="00A563E0">
          <w:rPr>
            <w:rStyle w:val="afffff0"/>
            <w:rFonts w:hint="cs"/>
            <w:rtl/>
          </w:rPr>
          <w:delText xml:space="preserve">והניחו</w:delText>
        </w:r>
      </w:del>
      <w:r w:rsidRPr="00A563E0">
        <w:rPr>
          <w:rStyle w:val="afffff0"/>
          <w:rFonts w:hint="cs"/>
          <w:rtl/>
        </w:rPr>
        <w:t xml:space="preserve">' </w:t>
      </w:r>
      <w:r>
        <w:rPr>
          <w:rFonts w:hint="cs"/>
          <w:rtl/>
        </w:rPr>
        <w:t xml:space="preserve">זו הנחה </w:t>
      </w:r>
    </w:p>
    <w:p>
      <w:pPr>
        <w:pStyle w:val="38"/>
        <w:rPr>
          <w:ins w:id="100384" w:author="מנוע מכני" w:date="2026-10-11T12:04:40Z"/>
        </w:rPr>
      </w:pPr>
      <w:r>
        <w:t xml:space="preserve">- </w:t>
      </w:r>
      <w:r>
        <w:t>ר</w:t>
      </w:r>
      <w:r>
        <w:t xml:space="preserve">בא:</w:t>
      </w:r>
    </w:p>
    <w:p w:rsidR="00DA63EC" w:rsidRDefault="00DA63EC" w:rsidP="00DA63EC">
      <w:pPr>
        <w:pStyle w:val="affffb"/>
        <w:rPr>
          <w:rtl/>
        </w:rPr>
      </w:pPr>
      <w:del w:id="100385" w:author="מנוע מכני" w:date="2026-10-11T12:04:40Z">
        <w:r>
          <w:rPr>
            <w:rtl/>
          </w:rPr>
          <w:delText xml:space="preserve"> </w:delText>
        </w:r>
      </w:del>
      <w:r>
        <w:rPr>
          <w:rtl/>
        </w:rPr>
        <w:t xml:space="preserve">הואיל ופתח בו הכתוב תחלה.</w:t>
      </w:r>
    </w:p>
    <w:p>
      <w:pPr>
        <w:pStyle w:val="38"/>
        <w:rPr>
          <w:ins w:id="100386" w:author="מנוע מכני" w:date="2026-10-11T12:04:40Z"/>
        </w:rPr>
      </w:pPr>
      <w:r>
        <w:t xml:space="preserve">- </w:t>
      </w:r>
      <w:r>
        <w:t>רנב</w:t>
      </w:r>
      <w:r>
        <w:t>"</w:t>
      </w:r>
      <w:r>
        <w:t>י</w:t>
      </w:r>
      <w:r>
        <w:t xml:space="preserve">:</w:t>
      </w:r>
    </w:p>
    <w:p w:rsidR="00DA63EC" w:rsidRDefault="00DA63EC" w:rsidP="00DA63EC">
      <w:pPr>
        <w:pStyle w:val="affffb"/>
        <w:rPr>
          <w:rtl/>
        </w:rPr>
      </w:pPr>
      <w:del w:id="100387" w:author="מנוע מכני" w:date="2026-10-11T12:04:40Z">
        <w:r>
          <w:rPr>
            <w:rtl/>
          </w:rPr>
          <w:delText xml:space="preserve"> </w:delText>
        </w:r>
      </w:del>
      <w:r>
        <w:rPr>
          <w:rtl/>
        </w:rPr>
        <w:t xml:space="preserve">הואיל </w:t>
      </w:r>
      <w:r>
        <w:rPr>
          <w:rStyle w:val="2fb"/>
          <w:rtl/>
        </w:rPr>
        <w:t xml:space="preserve">ורב</w:t>
      </w:r>
      <w:r>
        <w:rPr>
          <w:rtl/>
        </w:rPr>
        <w:t xml:space="preserve"> גבריה.</w:t>
      </w:r>
    </w:p>
    <w:p w:rsidR="00DA63EC" w:rsidRDefault="00DA63EC" w:rsidP="00DA63EC">
      <w:pPr>
        <w:pStyle w:val="affffd"/>
        <w:rPr>
          <w:rtl/>
        </w:rPr>
      </w:pPr>
      <w:r>
        <w:rPr>
          <w:rtl/>
        </w:rPr>
        <w:t>׹</w:t>
      </w:r>
    </w:p>
    <w:p>
      <w:pPr>
        <w:pStyle w:val="afffff8"/>
        <w:rPr>
          <w:ins w:id="90379" w:author="קלוד" w:date="2026-10-11T12:32:08Z"/>
        </w:rPr>
      </w:pPr>
      <w:ins w:id="90380" w:author="קלוד" w:date="2026-10-11T12:32:08Z">
        <w:r>
          <w:rPr>
            <w:color w:val="7B3F00"/>
          </w:rPr>
          <w:t xml:space="preserve">תנופה באימורין ובחזה ושוק - בישראל ולא באחרים</w:t>
        </w:r>
      </w:ins>
    </w:p>
    <w:p w:rsidR="00DA63EC" w:rsidRDefault="00DA63EC" w:rsidP="00DA63EC">
      <w:pPr>
        <w:tabs>
          <w:tab w:val="center" w:pos="2835"/>
        </w:tabs>
        <w:rPr>
          <w:rtl/>
        </w:rPr>
      </w:pPr>
      <w:r>
        <w:rPr>
          <w:rtl/>
        </w:rPr>
        <w:t xml:space="preserve">ואימורי שלמי יחיד וחזה ושוק שלהן, אחד האנשים ואחד הנשים, בישראל אבל </w:t>
      </w:r>
      <w:r>
        <w:rPr>
          <w:rtl/>
        </w:rPr>
        <w:t xml:space="preserve">לא</w:t>
      </w:r>
      <w:r>
        <w:rPr>
          <w:rtl/>
        </w:rPr>
        <w:t xml:space="preserve"> באחרים.</w:t>
      </w:r>
    </w:p>
    <w:p>
      <w:pPr>
        <w:pStyle w:val="38"/>
        <w:rPr>
          <w:ins w:id="100388" w:author="מנוע מכני" w:date="2026-10-11T12:04:40Z"/>
        </w:rPr>
      </w:pPr>
      <w:r w:rsidRPr="00FE1B89">
        <w:t>ר</w:t>
      </w:r>
      <w:r w:rsidRPr="00FE1B89">
        <w:t>"</w:t>
      </w:r>
      <w:r w:rsidRPr="00FE1B89">
        <w:t>י</w:t>
      </w:r>
      <w:r w:rsidRPr="00FE1B89">
        <w:t xml:space="preserve"> </w:t>
      </w:r>
      <w:r w:rsidRPr="00FE1B89">
        <w:t xml:space="preserve">ה"ק</w:t>
      </w:r>
      <w:r w:rsidRPr="00FE1B89">
        <w:t xml:space="preserve">:</w:t>
      </w:r>
    </w:p>
    <w:p w:rsidR="00DA63EC" w:rsidRPr="00FE1B89" w:rsidRDefault="00DA63EC" w:rsidP="00DA63EC">
      <w:pPr>
        <w:tabs>
          <w:tab w:val="center" w:pos="2835"/>
        </w:tabs>
        <w:rPr>
          <w:spacing w:val="-4"/>
          <w:rtl/>
        </w:rPr>
      </w:pPr>
      <w:del w:id="100389" w:author="מנוע מכני" w:date="2026-10-11T12:04:40Z">
        <w:r w:rsidRPr="00FE1B89">
          <w:rPr>
            <w:spacing w:val="-4"/>
            <w:rtl/>
          </w:rPr>
          <w:delText xml:space="preserve"> </w:delText>
        </w:r>
      </w:del>
      <w:r w:rsidRPr="00FE1B89">
        <w:rPr>
          <w:spacing w:val="-4"/>
          <w:rtl/>
        </w:rPr>
        <w:t xml:space="preserve">אחד אנשים ואחד נשים קרבנן טעון תנופה, ותנופה עצמה בישראל אבל </w:t>
      </w:r>
      <w:r w:rsidRPr="00FE1B89">
        <w:rPr>
          <w:spacing w:val="-4"/>
          <w:rtl/>
        </w:rPr>
        <w:t xml:space="preserve">לא</w:t>
      </w:r>
      <w:r w:rsidRPr="00FE1B89">
        <w:rPr>
          <w:spacing w:val="-4"/>
          <w:rtl/>
        </w:rPr>
        <w:t xml:space="preserve"> בידי נשים.</w:t>
      </w:r>
    </w:p>
    <w:p>
      <w:pPr>
        <w:pStyle w:val="38"/>
        <w:rPr>
          <w:ins w:id="100391" w:author="מנוע מכני" w:date="2026-10-11T12:04:40Z"/>
        </w:rPr>
      </w:pPr>
      <w:del w:id="100390"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0392" w:author="מנוע מכני" w:date="2026-10-11T12:04:40Z">
        <w:r>
          <w:rPr>
            <w:rtl/>
          </w:rPr>
          <w:delText xml:space="preserve"> </w:delText>
        </w:r>
      </w:del>
      <w:r>
        <w:rPr>
          <w:rtl/>
        </w:rPr>
        <w:t xml:space="preserve">בני ישראל מניפין ואין העכו"ם מניפין, בני ישראל מניפין ואין הנשים מניפות.</w:t>
      </w:r>
    </w:p>
    <w:p>
      <w:pPr>
        <w:pStyle w:val="38"/>
        <w:rPr>
          <w:ins w:id="100393" w:author="מנוע מכני" w:date="2026-10-11T12:04:40Z"/>
        </w:rPr>
      </w:pPr>
      <w:r>
        <w:t xml:space="preserve">א"ר יוסי:</w:t>
      </w:r>
    </w:p>
    <w:p w:rsidR="00DA63EC" w:rsidRDefault="00DA63EC" w:rsidP="00DA63EC">
      <w:pPr>
        <w:tabs>
          <w:tab w:val="center" w:pos="2835"/>
        </w:tabs>
        <w:rPr>
          <w:rtl/>
        </w:rPr>
      </w:pPr>
      <w:del w:id="100394" w:author="מנוע מכני" w:date="2026-10-11T12:04:40Z">
        <w:r>
          <w:rPr>
            <w:rtl/>
          </w:rPr>
          <w:delText xml:space="preserve"> </w:delText>
        </w:r>
      </w:del>
      <w:r>
        <w:rPr>
          <w:rtl/>
        </w:rPr>
        <w:t xml:space="preserve">מצינו שחלק הכתוב בין קרבן ישראל לקרבן </w:t>
      </w:r>
      <w:ins w:id="97111" w:author="מנוע מכני" w:date="2026-10-11T12:04:40Z">
        <w:r>
          <w:rPr>
            <w:rtl/>
          </w:rPr>
          <w:t xml:space="preserve">נכרי</w:t>
        </w:r>
      </w:ins>
      <w:del w:id="97112" w:author="מנוע מכני" w:date="2026-10-11T12:04:40Z">
        <w:r>
          <w:rPr>
            <w:rtl/>
          </w:rPr>
          <w:delText xml:space="preserve">עכו"ם</w:delText>
        </w:r>
      </w:del>
      <w:r>
        <w:rPr>
          <w:rtl/>
        </w:rPr>
        <w:t xml:space="preserve"> לקרבן נשים בסמיכה, יכול נחלוק בתנופה? </w:t>
      </w:r>
      <w:r>
        <w:rPr>
          <w:rtl/>
        </w:rPr>
        <w:t xml:space="preserve">לא</w:t>
      </w:r>
      <w:r>
        <w:rPr>
          <w:rtl/>
        </w:rPr>
        <w:t xml:space="preserve">, מה לי חלק בסמיכה שהסמיכה בבעלים, נחלוק בתנופה שהתנופה בכהנים?</w:t>
      </w:r>
    </w:p>
    <w:p>
      <w:pPr>
        <w:pStyle w:val="38"/>
        <w:rPr>
          <w:ins w:id="100395" w:author="מנוע מכני" w:date="2026-10-11T12:04:40Z"/>
        </w:rPr>
      </w:pPr>
      <w:r w:rsidRPr="00E105BC">
        <w:t xml:space="preserve">והך</w:t>
      </w:r>
    </w:p>
    <w:p w:rsidR="00DA63EC" w:rsidRPr="00E105BC" w:rsidRDefault="00DA63EC" w:rsidP="00DA63EC">
      <w:pPr>
        <w:tabs>
          <w:tab w:val="center" w:pos="2835"/>
        </w:tabs>
        <w:rPr>
          <w:spacing w:val="-2"/>
          <w:rtl/>
        </w:rPr>
      </w:pPr>
      <w:del w:id="100396" w:author="מנוע מכני" w:date="2026-10-11T12:04:40Z">
        <w:r w:rsidRPr="00E105BC">
          <w:rPr>
            <w:rFonts w:hint="cs"/>
            <w:spacing w:val="-2"/>
            <w:rtl/>
          </w:rPr>
          <w:delText xml:space="preserve"> </w:delText>
        </w:r>
      </w:del>
      <w:r w:rsidRPr="00E105BC">
        <w:rPr>
          <w:rFonts w:hint="cs"/>
          <w:spacing w:val="-2"/>
          <w:rtl/>
        </w:rPr>
        <w:t xml:space="preserve">ד'</w:t>
      </w:r>
      <w:r w:rsidRPr="00E105BC">
        <w:rPr>
          <w:spacing w:val="-2"/>
          <w:rtl/>
        </w:rPr>
        <w:t xml:space="preserve">בני ישראל? בני ישראל מניפין ואין ה</w:t>
      </w:r>
      <w:ins w:id="90015" w:author="מנוע מכני" w:date="2026-10-11T12:04:40Z">
        <w:r>
          <w:rPr>
            <w:spacing w:val="-2"/>
            <w:rtl/>
          </w:rPr>
          <w:t xml:space="preserve">עכו"ם</w:t>
        </w:r>
      </w:ins>
      <w:del w:id="90016" w:author="מנוע מכני" w:date="2026-10-11T12:04:40Z">
        <w:r w:rsidRPr="00E105BC">
          <w:rPr>
            <w:spacing w:val="-2"/>
            <w:rtl/>
          </w:rPr>
          <w:delText xml:space="preserve">ע</w:delText>
        </w:r>
        <w:r w:rsidRPr="00E105BC">
          <w:rPr>
            <w:rFonts w:hint="cs"/>
            <w:spacing w:val="-2"/>
            <w:rtl/>
          </w:rPr>
          <w:delText xml:space="preserve">כו'ם</w:delText>
        </w:r>
      </w:del>
      <w:r w:rsidRPr="00E105BC">
        <w:rPr>
          <w:rFonts w:hint="cs"/>
          <w:spacing w:val="-2"/>
          <w:rtl/>
        </w:rPr>
        <w:t xml:space="preserve"> </w:t>
      </w:r>
      <w:r w:rsidRPr="00E105BC">
        <w:rPr>
          <w:spacing w:val="-2"/>
          <w:rtl/>
        </w:rPr>
        <w:t>מניפין, בני ישראל מניפין ואין הנשים מניפות.</w:t>
      </w:r>
    </w:p>
    <w:p w:rsidR="00DA63EC" w:rsidRDefault="00DA63EC" w:rsidP="00DA63EC">
      <w:pPr>
        <w:tabs>
          <w:tab w:val="center" w:pos="2835"/>
        </w:tabs>
        <w:rPr>
          <w:rtl/>
        </w:rPr>
      </w:pPr>
    </w:p>
    <w:p>
      <w:pPr>
        <w:pStyle w:val="38"/>
        <w:rPr>
          <w:ins w:id="100398" w:author="מנוע מכני" w:date="2026-10-11T12:04:40Z"/>
        </w:rPr>
      </w:pPr>
      <w:del w:id="100397" w:author="מנוע מכני" w:date="2026-10-11T12:04:40Z">
        <w:r w:rsidRPr="00265E5E">
          <w:delText xml:space="preserve">•</w:delText>
        </w:r>
      </w:del>
      <w:r>
        <w:t xml:space="preserve"> </w:t>
      </w:r>
      <w:r>
        <w:t xml:space="preserve">תניא</w:t>
      </w:r>
      <w:r>
        <w:t xml:space="preserve"> אידך:</w:t>
      </w:r>
    </w:p>
    <w:p w:rsidR="00DA63EC" w:rsidRDefault="00DA63EC" w:rsidP="00DA63EC">
      <w:pPr>
        <w:tabs>
          <w:tab w:val="center" w:pos="2835"/>
        </w:tabs>
        <w:rPr>
          <w:rtl/>
        </w:rPr>
      </w:pPr>
      <w:del w:id="100399" w:author="מנוע מכני" w:date="2026-10-11T12:04:40Z">
        <w:r w:rsidRPr="00A563E0">
          <w:rPr>
            <w:rStyle w:val="afffff0"/>
            <w:rtl/>
          </w:rPr>
          <w:delText xml:space="preserve"> </w:delText>
        </w:r>
      </w:del>
      <w:r w:rsidRPr="00A563E0">
        <w:rPr>
          <w:rStyle w:val="afffff0"/>
          <w:rFonts w:hint="cs"/>
          <w:rtl/>
        </w:rPr>
        <w:t>'</w:t>
      </w:r>
      <w:ins w:id="90733" w:author="Claude - סמנטי" w:date="2026-10-11T12:27:00Z">
        <w:r>
          <w:rPr>
            <w:rStyle w:val="afffff0"/>
            <w:rtl/>
          </w:rPr>
          <w:t xml:space="preserve">בְּנֵי יִשְׂרָאֵל</w:t>
        </w:r>
      </w:ins>
      <w:del w:id="90734" w:author="Claude - סמנטי" w:date="2026-10-11T12:27:00Z">
        <w:r w:rsidRPr="00A563E0">
          <w:rPr>
            <w:rStyle w:val="afffff0"/>
            <w:rtl/>
          </w:rPr>
          <w:delText xml:space="preserve">בני ישראל</w:delText>
        </w:r>
      </w:del>
      <w:r w:rsidRPr="00A563E0">
        <w:rPr>
          <w:rStyle w:val="afffff0"/>
          <w:rFonts w:hint="cs"/>
          <w:rtl/>
        </w:rPr>
        <w:t xml:space="preserve">'</w:t>
      </w:r>
      <w:ins w:id="94897" w:author="מנוע מכני" w:date="2026-10-11T12:04:40Z">
        <w:r>
          <w:rPr>
            <w:rStyle w:val="afffff0"/>
            <w:rFonts w:hint="cs"/>
            <w:rtl/>
          </w:rPr>
          <w:t xml:space="preserve"> </w:t>
        </w:r>
      </w:ins>
      <w:del w:id="94898" w:author="מנוע מכני" w:date="2026-10-11T12:04:40Z">
        <w:r w:rsidRPr="00A563E0">
          <w:rPr>
            <w:rStyle w:val="afffff0"/>
            <w:rFonts w:hint="cs"/>
            <w:rtl/>
          </w:rPr>
          <w:delText xml:space="preserve">  </w:delText>
        </w:r>
      </w:del>
      <w:r w:rsidRPr="00A563E0">
        <w:rPr>
          <w:rStyle w:val="afffff0"/>
          <w:rFonts w:hint="cs"/>
          <w:rtl/>
        </w:rPr>
        <w:t xml:space="preserve">'</w:t>
      </w:r>
      <w:ins w:id="90731" w:author="Claude - סמנטי" w:date="2026-10-11T12:27:00Z">
        <w:r>
          <w:rPr>
            <w:rStyle w:val="afffff0"/>
            <w:rFonts w:hint="cs"/>
            <w:rtl/>
          </w:rPr>
          <w:t xml:space="preserve">הַמַּקְרִיב</w:t>
        </w:r>
      </w:ins>
      <w:del w:id="90732" w:author="Claude - סמנטי" w:date="2026-10-11T12:27:00Z">
        <w:r w:rsidRPr="00A563E0">
          <w:rPr>
            <w:rStyle w:val="afffff0"/>
            <w:rFonts w:hint="cs"/>
            <w:rtl/>
          </w:rPr>
          <w:delText xml:space="preserve">המקריב</w:delText>
        </w:r>
      </w:del>
      <w:r w:rsidRPr="00A563E0">
        <w:rPr>
          <w:rStyle w:val="afffff0"/>
          <w:rFonts w:hint="cs"/>
          <w:rtl/>
        </w:rPr>
        <w:t xml:space="preserve">' </w:t>
      </w:r>
      <w:r>
        <w:rPr>
          <w:rFonts w:hint="cs"/>
          <w:rtl/>
        </w:rPr>
        <w:t>ל</w:t>
      </w:r>
      <w:r>
        <w:rPr>
          <w:rtl/>
        </w:rPr>
        <w:t xml:space="preserve">גרים ועבדים משוחררין</w:t>
      </w:r>
      <w:ins w:id="94899" w:author="מנוע מכני" w:date="2026-10-11T12:04:40Z">
        <w:r>
          <w:rPr>
            <w:rtl/>
          </w:rPr>
          <w:t xml:space="preserve"> </w:t>
        </w:r>
      </w:ins>
      <w:del w:id="94900" w:author="מנוע מכני" w:date="2026-10-11T12:04:40Z">
        <w:r>
          <w:rPr>
            <w:rtl/>
          </w:rPr>
          <w:delText xml:space="preserve"> </w:delText>
        </w:r>
        <w:r>
          <w:rPr>
            <w:rFonts w:hint="cs"/>
            <w:rtl/>
          </w:rPr>
          <w:delText xml:space="preserve"> </w:delText>
        </w:r>
      </w:del>
    </w:p>
    <w:p w:rsidR="00DA63EC" w:rsidRDefault="00DA63EC" w:rsidP="00DA63EC">
      <w:pPr>
        <w:tabs>
          <w:tab w:val="center" w:pos="2835"/>
        </w:tabs>
        <w:rPr>
          <w:rtl/>
        </w:rPr>
      </w:pPr>
      <w:del w:id="90162" w:author="מנוע מכני" w:date="2026-10-11T12:04:40Z">
        <w:r>
          <w:rPr>
            <w:rtl/>
          </w:rPr>
          <w:delText xml:space="preserve"> </w:delText>
        </w:r>
      </w:del>
      <w:r>
        <w:rPr>
          <w:rtl/>
        </w:rPr>
        <w:t xml:space="preserve">'</w:t>
      </w:r>
      <w:r>
        <w:rPr>
          <w:rStyle w:val="afffff0"/>
          <w:rtl/>
        </w:rPr>
        <w:t xml:space="preserve">ידיו תביאנה</w:t>
      </w:r>
      <w:r>
        <w:rPr>
          <w:rFonts w:hint="cs"/>
          <w:rtl/>
        </w:rPr>
        <w:t>'</w:t>
      </w:r>
      <w:r>
        <w:rPr>
          <w:rtl/>
        </w:rPr>
        <w:t xml:space="preserve"> - הרי בעלים אמור, הא כיצד? כהן מניח ידיו תחת ידי הבעלים ומניף.</w:t>
      </w:r>
    </w:p>
    <w:p w:rsidR="00DA63EC" w:rsidRDefault="00DA63EC" w:rsidP="00DA63EC">
      <w:pPr>
        <w:pStyle w:val="afff3"/>
        <w:framePr w:wrap="around"/>
        <w:rPr>
          <w:rtl/>
        </w:rPr>
      </w:pPr>
      <w:r>
        <w:rPr>
          <w:rFonts w:hint="cs"/>
          <w:rtl/>
        </w:rPr>
        <w:t>סב.</w:t>
      </w:r>
    </w:p>
    <w:p w:rsidR="00DA63EC" w:rsidRPr="00E105BC" w:rsidRDefault="00DA63EC" w:rsidP="00DA63EC">
      <w:pPr>
        <w:tabs>
          <w:tab w:val="center" w:pos="2835"/>
        </w:tabs>
        <w:rPr>
          <w:spacing w:val="-6"/>
          <w:rtl/>
        </w:rPr>
      </w:pPr>
      <w:r w:rsidRPr="00E105BC">
        <w:rPr>
          <w:spacing w:val="-6"/>
          <w:rtl/>
        </w:rPr>
        <w:t>כיצד עושה? מניח אימורין על פיסת היד וחזה ושוק עליהן, ובכל מקום שיש לחם - הלחם מלמעלה.</w:t>
      </w:r>
    </w:p>
    <w:p w:rsidR="00DA63EC" w:rsidRDefault="00DA63EC" w:rsidP="00DA63EC">
      <w:pPr>
        <w:tabs>
          <w:tab w:val="center" w:pos="2835"/>
        </w:tabs>
        <w:rPr>
          <w:rtl/>
        </w:rPr>
      </w:pPr>
    </w:p>
    <w:p>
      <w:pPr>
        <w:pStyle w:val="38"/>
        <w:rPr>
          <w:ins w:id="100400" w:author="מנוע מכני" w:date="2026-10-11T12:04:40Z"/>
        </w:rPr>
      </w:pPr>
      <w:r>
        <w:t>ר</w:t>
      </w:r>
      <w:r>
        <w:t>"</w:t>
      </w:r>
      <w:r>
        <w:t>פ:</w:t>
      </w:r>
    </w:p>
    <w:p w:rsidR="00DA63EC" w:rsidRDefault="00DA63EC" w:rsidP="00DA63EC">
      <w:pPr>
        <w:tabs>
          <w:tab w:val="center" w:pos="2835"/>
        </w:tabs>
        <w:rPr>
          <w:rtl/>
        </w:rPr>
      </w:pPr>
      <w:del w:id="100401" w:author="מנוע מכני" w:date="2026-10-11T12:04:40Z">
        <w:r>
          <w:rPr>
            <w:rtl/>
          </w:rPr>
          <w:tab/>
          <w:delText xml:space="preserve"> </w:delText>
        </w:r>
      </w:del>
      <w:r>
        <w:rPr>
          <w:rtl/>
        </w:rPr>
        <w:tab/>
        <w:t xml:space="preserve">במלואים.</w:t>
      </w:r>
      <w:r>
        <w:rPr>
          <w:rFonts w:hint="cs"/>
          <w:rtl/>
        </w:rPr>
        <w:t xml:space="preserve"> </w:t>
      </w:r>
      <w:ins w:id="91515" w:author="מנוע מכני" w:date="2026-10-11T12:04:40Z">
        <w:r>
          <w:rPr>
            <w:rFonts w:hint="cs"/>
            <w:rtl/>
          </w:rPr>
          <w:t xml:space="preserve">לא</w:t>
        </w:r>
      </w:ins>
      <w:del w:id="91516" w:author="מנוע מכני" w:date="2026-10-11T12:04:40Z">
        <w:r>
          <w:rPr>
            <w:rFonts w:hint="cs"/>
            <w:rtl/>
          </w:rPr>
          <w:delText xml:space="preserve">לאו</w:delText>
        </w:r>
      </w:del>
      <w:r>
        <w:rPr>
          <w:rFonts w:hint="cs"/>
          <w:rtl/>
        </w:rPr>
        <w:t xml:space="preserve"> מצד </w:t>
      </w:r>
      <w:r w:rsidRPr="00664445">
        <w:rPr>
          <w:rStyle w:val="afffff0"/>
          <w:rFonts w:hint="cs"/>
          <w:rtl/>
        </w:rPr>
        <w:t>ד'</w:t>
      </w:r>
      <w:r w:rsidRPr="00664445">
        <w:rPr>
          <w:rStyle w:val="afffff0"/>
          <w:rtl/>
        </w:rPr>
        <w:t>שוק התרומה וחזה התנופה על אשי החלבים יביאו להניף תנופה</w:t>
      </w:r>
      <w:r w:rsidRPr="00664445">
        <w:rPr>
          <w:rStyle w:val="afffff0"/>
          <w:rFonts w:hint="cs"/>
          <w:rtl/>
        </w:rPr>
        <w:t>'</w:t>
      </w:r>
      <w:r w:rsidRPr="00664445">
        <w:rPr>
          <w:rStyle w:val="afffff0"/>
          <w:rtl/>
        </w:rPr>
        <w:t>,</w:t>
      </w:r>
    </w:p>
    <w:p w:rsidR="00DA63EC" w:rsidRDefault="00DA63EC" w:rsidP="00DA63EC">
      <w:pPr>
        <w:tabs>
          <w:tab w:val="center" w:pos="2835"/>
        </w:tabs>
        <w:rPr>
          <w:rtl/>
        </w:rPr>
      </w:pPr>
      <w:del w:id="90163" w:author="מנוע מכני" w:date="2026-10-11T12:04:40Z">
        <w:r>
          <w:rPr>
            <w:rtl/>
          </w:rPr>
          <w:tab/>
          <w:delText xml:space="preserve"> </w:delText>
        </w:r>
      </w:del>
      <w:r>
        <w:rPr>
          <w:rStyle w:val="afffff0"/>
          <w:rFonts w:hint="cs"/>
          <w:rtl/>
          <w:rPrChange w:id="9050" w:author="מנוע פסוקים" w:date="2026-10-11T09:32:13Z">
            <w:rPr>
              <w:rFonts w:hint="cs"/>
              <w:rtl/>
            </w:rPr>
          </w:rPrChange>
        </w:rPr>
        <w:t xml:space="preserve">ד'</w:t>
      </w:r>
      <w:r>
        <w:rPr>
          <w:rStyle w:val="afffff0"/>
          <w:rtl/>
          <w:rPrChange w:id="9051" w:author="מנוע פסוקים" w:date="2026-10-11T09:32:13Z">
            <w:rPr>
              <w:rtl/>
            </w:rPr>
          </w:rPrChange>
        </w:rPr>
        <w:t xml:space="preserve">את החלב על החזה יביאנו</w:t>
      </w:r>
      <w:r>
        <w:rPr>
          <w:rtl/>
        </w:rPr>
        <w:t xml:space="preserve">!</w:t>
      </w:r>
    </w:p>
    <w:p>
      <w:pPr>
        <w:pStyle w:val="38"/>
        <w:rPr>
          <w:ins w:id="100402" w:author="מנוע מכני" w:date="2026-10-11T12:04:40Z"/>
        </w:rPr>
      </w:pPr>
      <w:r>
        <w:t xml:space="preserve">אביי:</w:t>
      </w:r>
    </w:p>
    <w:p w:rsidR="00DA63EC" w:rsidRDefault="00DA63EC" w:rsidP="00DA63EC">
      <w:pPr>
        <w:tabs>
          <w:tab w:val="center" w:pos="2835"/>
        </w:tabs>
        <w:rPr>
          <w:rtl/>
        </w:rPr>
      </w:pPr>
      <w:del w:id="100403" w:author="מנוע מכני" w:date="2026-10-11T12:04:40Z">
        <w:r>
          <w:rPr>
            <w:rtl/>
          </w:rPr>
          <w:delText xml:space="preserve"> </w:delText>
        </w:r>
      </w:del>
      <w:r>
        <w:rPr>
          <w:rtl/>
        </w:rPr>
        <w:t xml:space="preserve">ההוא </w:t>
      </w:r>
      <w:ins w:id="97495" w:author="מנוע מכני" w:date="2026-10-11T12:04:40Z">
        <w:r>
          <w:rPr>
            <w:rtl/>
          </w:rPr>
          <w:t xml:space="preserve">דמביא</w:t>
        </w:r>
      </w:ins>
      <w:del w:id="97496" w:author="מנוע מכני" w:date="2026-10-11T12:04:40Z">
        <w:r>
          <w:rPr>
            <w:rtl/>
          </w:rPr>
          <w:delText xml:space="preserve">דמייתי</w:delText>
        </w:r>
      </w:del>
      <w:r>
        <w:rPr>
          <w:rtl/>
        </w:rPr>
        <w:t xml:space="preserve"> </w:t>
      </w:r>
      <w:ins w:id="93249" w:author="מנוע מכני" w:date="2026-10-11T12:04:40Z">
        <w:r>
          <w:rPr>
            <w:rtl/>
          </w:rPr>
          <w:t xml:space="preserve">לו</w:t>
        </w:r>
      </w:ins>
      <w:del w:id="93250" w:author="מנוע מכני" w:date="2026-10-11T12:04:40Z">
        <w:r>
          <w:rPr>
            <w:rtl/>
          </w:rPr>
          <w:delText xml:space="preserve">ליה</w:delText>
        </w:r>
      </w:del>
      <w:r>
        <w:rPr>
          <w:rtl/>
        </w:rPr>
        <w:t xml:space="preserve"> כהן מבית המטבחיים ורמי </w:t>
      </w:r>
      <w:ins w:id="93251" w:author="מנוע מכני" w:date="2026-10-11T12:04:40Z">
        <w:r>
          <w:rPr>
            <w:rtl/>
          </w:rPr>
          <w:t xml:space="preserve">לו</w:t>
        </w:r>
      </w:ins>
      <w:del w:id="93252" w:author="מנוע מכני" w:date="2026-10-11T12:04:40Z">
        <w:r>
          <w:rPr>
            <w:rtl/>
          </w:rPr>
          <w:delText xml:space="preserve">ליה</w:delText>
        </w:r>
      </w:del>
      <w:r>
        <w:rPr>
          <w:rtl/>
        </w:rPr>
        <w:t xml:space="preserve">.</w:t>
      </w:r>
    </w:p>
    <w:p>
      <w:pPr>
        <w:pStyle w:val="38"/>
        <w:rPr>
          <w:ins w:id="100404" w:author="מנוע מכני" w:date="2026-10-11T12:04:40Z"/>
        </w:rPr>
      </w:pPr>
      <w:r>
        <w:tab/>
      </w:r>
      <w:r>
        <w:t xml:space="preserve">והך</w:t>
      </w:r>
    </w:p>
    <w:p w:rsidR="00DA63EC" w:rsidRDefault="00DA63EC" w:rsidP="00DA63EC">
      <w:pPr>
        <w:tabs>
          <w:tab w:val="center" w:pos="2835"/>
        </w:tabs>
        <w:rPr>
          <w:rtl/>
        </w:rPr>
      </w:pPr>
      <w:del w:id="100405" w:author="מנוע מכני" w:date="2026-10-11T12:04:40Z">
        <w:r>
          <w:rPr>
            <w:rFonts w:hint="cs"/>
            <w:rtl/>
          </w:rPr>
          <w:delText xml:space="preserve"> </w:delText>
        </w:r>
      </w:del>
      <w:r w:rsidRPr="00664445">
        <w:rPr>
          <w:rStyle w:val="afffff0"/>
          <w:rFonts w:hint="cs"/>
          <w:rtl/>
        </w:rPr>
        <w:t>ד'</w:t>
      </w:r>
      <w:ins w:id="90735" w:author="Claude - סמנטי" w:date="2026-10-11T12:27:00Z">
        <w:r>
          <w:rPr>
            <w:rStyle w:val="afffff0"/>
            <w:rtl/>
          </w:rPr>
          <w:t xml:space="preserve">וַיָּשִׂימוּ אֶת הַחֲלָבִים עַל הֶחָזוֹת</w:t>
        </w:r>
      </w:ins>
      <w:del w:id="90736" w:author="Claude - סמנטי" w:date="2026-10-11T12:27:00Z">
        <w:r w:rsidRPr="00664445">
          <w:rPr>
            <w:rStyle w:val="afffff0"/>
            <w:rtl/>
          </w:rPr>
          <w:delText xml:space="preserve">וישימו את החלבים על החזות</w:delText>
        </w:r>
      </w:del>
      <w:r w:rsidRPr="00664445">
        <w:rPr>
          <w:rStyle w:val="afffff0"/>
          <w:rFonts w:hint="cs"/>
          <w:rtl/>
        </w:rPr>
        <w:t xml:space="preserve">' </w:t>
      </w:r>
      <w:r>
        <w:rPr>
          <w:rFonts w:hint="cs"/>
          <w:rtl/>
        </w:rPr>
        <w:t xml:space="preserve">- </w:t>
      </w:r>
      <w:r>
        <w:rPr>
          <w:rtl/>
        </w:rPr>
        <w:t xml:space="preserve">ההוא דיהיב </w:t>
      </w:r>
      <w:ins w:id="93253" w:author="מנוע מכני" w:date="2026-10-11T12:04:40Z">
        <w:r>
          <w:rPr>
            <w:rtl/>
          </w:rPr>
          <w:t xml:space="preserve">לו</w:t>
        </w:r>
      </w:ins>
      <w:del w:id="93254" w:author="מנוע מכני" w:date="2026-10-11T12:04:40Z">
        <w:r>
          <w:rPr>
            <w:rtl/>
          </w:rPr>
          <w:delText xml:space="preserve">ליה</w:delText>
        </w:r>
      </w:del>
      <w:r>
        <w:rPr>
          <w:rtl/>
        </w:rPr>
        <w:t xml:space="preserve"> לכהן אחרינא ואזיל ומקטר </w:t>
      </w:r>
      <w:ins w:id="93255" w:author="מנוע מכני" w:date="2026-10-11T12:04:40Z">
        <w:r>
          <w:rPr>
            <w:rtl/>
          </w:rPr>
          <w:t xml:space="preserve">לו</w:t>
        </w:r>
      </w:ins>
      <w:del w:id="93256" w:author="מנוע מכני" w:date="2026-10-11T12:04:40Z">
        <w:r>
          <w:rPr>
            <w:rtl/>
          </w:rPr>
          <w:delText xml:space="preserve">ליה</w:delText>
        </w:r>
      </w:del>
      <w:r>
        <w:rPr>
          <w:rtl/>
        </w:rPr>
        <w:t xml:space="preserve">, והא </w:t>
      </w:r>
      <w:r>
        <w:rPr>
          <w:rtl/>
        </w:rPr>
        <w:t xml:space="preserve">קמ"ל</w:t>
      </w:r>
      <w:r>
        <w:rPr>
          <w:rtl/>
        </w:rPr>
        <w:t xml:space="preserve">, </w:t>
      </w:r>
      <w:ins w:id="91517" w:author="מנוע מכני" w:date="2026-10-11T12:04:40Z">
        <w:r>
          <w:rPr>
            <w:rtl/>
          </w:rPr>
          <w:t xml:space="preserve">דצריך</w:t>
        </w:r>
      </w:ins>
      <w:del w:id="91518" w:author="מנוע מכני" w:date="2026-10-11T12:04:40Z">
        <w:r>
          <w:rPr>
            <w:rtl/>
          </w:rPr>
          <w:delText xml:space="preserve">דבעינן</w:delText>
        </w:r>
      </w:del>
      <w:r>
        <w:rPr>
          <w:rtl/>
        </w:rPr>
        <w:t xml:space="preserve"> שלשה כהנים, משום דכתיב: </w:t>
      </w:r>
      <w:r>
        <w:rPr>
          <w:rStyle w:val="afffff0"/>
          <w:rtl/>
          <w:rPrChange w:id="9052" w:author="מנוע פסוקים" w:date="2026-10-11T09:32:13Z">
            <w:rPr>
              <w:rtl/>
            </w:rPr>
          </w:rPrChange>
        </w:rPr>
        <w:t xml:space="preserve">ברוב עם הדרת מלך</w:t>
      </w:r>
      <w:r>
        <w:rPr>
          <w:rtl/>
        </w:rPr>
        <w:t xml:space="preserve">.</w:t>
      </w:r>
    </w:p>
    <w:p w:rsidR="00DA63EC" w:rsidRDefault="00DA63EC" w:rsidP="00DA63EC">
      <w:pPr>
        <w:pStyle w:val="affffd"/>
        <w:rPr>
          <w:del w:id="90031" w:author="מנוע עיצוב" w:date="2026-10-11T12:09:26Z"/>
          <w:rtl/>
        </w:rPr>
      </w:pPr>
      <w:del w:id="90030" w:author="מנוע עיצוב" w:date="2026-10-11T12:09:26Z">
        <w:r>
          <w:rPr>
            <w:rtl/>
          </w:rPr>
          <w:delText xml:space="preserve">׹</w:delText>
        </w:r>
      </w:del>
    </w:p>
    <w:p w:rsidR="00DA63EC" w:rsidRDefault="00DA63EC" w:rsidP="00DA63EC">
      <w:pPr>
        <w:pStyle w:val="affff1"/>
        <w:ind w:end="0"/>
        <w:rPr>
          <w:rtl/>
        </w:rPr>
        <w:pPrChange w:id="20049" w:author="קלוד" w:date="2026-10-11T09:07:26Z">
          <w:pPr>
            <w:pStyle w:val="affff1"/>
            <w:rPr>
              <w:rtl/>
            </w:rPr>
          </w:pPr>
        </w:pPrChange>
      </w:pPr>
      <w:ins w:id="9814" w:author="מספור קטעי משנה" w:date="2026-10-11T09:35:12Z">
        <w:r>
          <w:rPr>
            <w:rStyle w:val="MisparKeta"/>
          </w:rPr>
          <w:t xml:space="preserve">א. </w:t>
        </w:r>
      </w:ins>
      <w:r>
        <w:rPr>
          <w:rtl/>
        </w:rPr>
        <w:t>ושתי הלחם ושני כבשי עצרת [וכו</w:t>
      </w:r>
      <w:r w:rsidR="005608A0">
        <w:rPr>
          <w:rtl/>
        </w:rPr>
        <w:t>'</w:t>
      </w:r>
      <w:r>
        <w:rPr>
          <w:rtl/>
        </w:rPr>
        <w:t>].</w:t>
      </w:r>
    </w:p>
    <w:p>
      <w:pPr>
        <w:pStyle w:val="38"/>
        <w:rPr>
          <w:ins w:id="100406" w:author="מנוע מכני" w:date="2026-10-11T12:04:40Z"/>
        </w:rPr>
      </w:pPr>
      <w:r w:rsidRPr="00FE1B89">
        <w:t>ת"ר</w:t>
      </w:r>
      <w:r w:rsidRPr="00FE1B89">
        <w:t>:</w:t>
      </w:r>
    </w:p>
    <w:p w:rsidR="00DA63EC" w:rsidRPr="00FE1B89" w:rsidRDefault="00DA63EC" w:rsidP="00DA63EC">
      <w:pPr>
        <w:tabs>
          <w:tab w:val="center" w:pos="2835"/>
        </w:tabs>
        <w:rPr>
          <w:spacing w:val="-2"/>
          <w:rtl/>
        </w:rPr>
      </w:pPr>
      <w:del w:id="100407" w:author="מנוע מכני" w:date="2026-10-11T12:04:40Z">
        <w:r w:rsidRPr="00FE1B89">
          <w:rPr>
            <w:rStyle w:val="afffff0"/>
            <w:spacing w:val="-2"/>
            <w:rtl/>
          </w:rPr>
          <w:delText xml:space="preserve"> </w:delText>
        </w:r>
      </w:del>
      <w:r w:rsidRPr="00FE1B89">
        <w:rPr>
          <w:rStyle w:val="afffff0"/>
          <w:rFonts w:hint="cs"/>
          <w:spacing w:val="-2"/>
          <w:rtl/>
        </w:rPr>
        <w:t>'</w:t>
      </w:r>
      <w:r w:rsidRPr="00FE1B89">
        <w:rPr>
          <w:rStyle w:val="afffff0"/>
          <w:spacing w:val="-2"/>
          <w:rtl/>
        </w:rPr>
        <w:t>והניף הכהן אותם על לחם הביכורים</w:t>
      </w:r>
      <w:r w:rsidRPr="00FE1B89">
        <w:rPr>
          <w:rStyle w:val="afffff0"/>
          <w:rFonts w:hint="cs"/>
          <w:spacing w:val="-2"/>
          <w:rtl/>
        </w:rPr>
        <w:t>'</w:t>
      </w:r>
      <w:r w:rsidRPr="00FE1B89">
        <w:rPr>
          <w:rStyle w:val="afffff0"/>
          <w:spacing w:val="-2"/>
          <w:rtl/>
        </w:rPr>
        <w:t xml:space="preserve"> </w:t>
      </w:r>
      <w:r w:rsidRPr="00FE1B89">
        <w:rPr>
          <w:spacing w:val="-2"/>
          <w:rtl/>
        </w:rPr>
        <w:t xml:space="preserve">- יכול יניח כבשים על גבי הלחם? </w:t>
      </w:r>
      <w:r w:rsidRPr="00FE1B89">
        <w:rPr>
          <w:spacing w:val="-2"/>
          <w:rtl/>
        </w:rPr>
        <w:t xml:space="preserve">ת"ל</w:t>
      </w:r>
      <w:r w:rsidRPr="00FE1B89">
        <w:rPr>
          <w:spacing w:val="-2"/>
          <w:rtl/>
        </w:rPr>
        <w:t xml:space="preserve">: על שני כבשים</w:t>
      </w:r>
      <w:ins w:id="94901" w:author="מנוע מכני" w:date="2026-10-11T12:04:40Z">
        <w:r>
          <w:rPr>
            <w:spacing w:val="-2"/>
            <w:rtl/>
          </w:rPr>
          <w:t xml:space="preserve">,</w:t>
        </w:r>
      </w:ins>
      <w:del w:id="94902" w:author="מנוע מכני" w:date="2026-10-11T12:04:40Z">
        <w:r w:rsidRPr="00FE1B89">
          <w:rPr>
            <w:spacing w:val="-2"/>
            <w:rtl/>
          </w:rPr>
          <w:delText xml:space="preserve">;</w:delText>
        </w:r>
      </w:del>
      <w:r w:rsidRPr="00FE1B89">
        <w:rPr>
          <w:spacing w:val="-2"/>
          <w:rtl/>
        </w:rPr>
        <w:t xml:space="preserve"> </w:t>
      </w:r>
    </w:p>
    <w:p w:rsidR="00DA63EC" w:rsidRDefault="00DA63EC" w:rsidP="00DA63EC">
      <w:pPr>
        <w:tabs>
          <w:tab w:val="center" w:pos="2835"/>
        </w:tabs>
        <w:rPr>
          <w:rtl/>
        </w:rPr>
      </w:pPr>
      <w:r>
        <w:rPr>
          <w:rFonts w:hint="cs"/>
          <w:rtl/>
        </w:rPr>
        <w:t xml:space="preserve">על לחם הביכורים' </w:t>
      </w:r>
      <w:r>
        <w:rPr>
          <w:rtl/>
        </w:rPr>
        <w:t>–</w:t>
      </w:r>
      <w:r>
        <w:rPr>
          <w:rFonts w:hint="cs"/>
          <w:rtl/>
        </w:rPr>
        <w:t xml:space="preserve"> ולא </w:t>
      </w:r>
      <w:r>
        <w:rPr>
          <w:rFonts w:hint="cs"/>
          <w:rtl/>
        </w:rPr>
        <w:t xml:space="preserve">ע</w:t>
      </w:r>
      <w:r>
        <w:rPr>
          <w:rtl/>
        </w:rPr>
        <w:t>"</w:t>
      </w:r>
      <w:r>
        <w:rPr>
          <w:rFonts w:hint="cs"/>
          <w:rtl/>
        </w:rPr>
        <w:t xml:space="preserve">ג</w:t>
      </w:r>
      <w:r>
        <w:rPr>
          <w:rFonts w:hint="cs"/>
          <w:rtl/>
        </w:rPr>
        <w:t xml:space="preserve"> כבשים דמה מצינולחם למעלה אף כאן </w:t>
      </w:r>
      <w:r>
        <w:rPr>
          <w:rtl/>
        </w:rPr>
        <w:t>–</w:t>
      </w:r>
      <w:r>
        <w:rPr>
          <w:rFonts w:hint="cs"/>
          <w:rtl/>
        </w:rPr>
        <w:t xml:space="preserve"> </w:t>
      </w:r>
      <w:r>
        <w:rPr>
          <w:rStyle w:val="2fb"/>
          <w:rFonts w:hint="cs"/>
          <w:rtl/>
        </w:rPr>
        <w:t xml:space="preserve">אר</w:t>
      </w:r>
      <w:r>
        <w:rPr>
          <w:rStyle w:val="2fb"/>
          <w:rtl/>
        </w:rPr>
        <w:t>"</w:t>
      </w:r>
      <w:r>
        <w:rPr>
          <w:rStyle w:val="2fb"/>
          <w:rFonts w:hint="cs"/>
          <w:rtl/>
        </w:rPr>
        <w:t xml:space="preserve">פ</w:t>
      </w:r>
      <w:r>
        <w:rPr>
          <w:rFonts w:hint="cs"/>
          <w:rtl/>
        </w:rPr>
        <w:t xml:space="preserve"> במילואים </w:t>
      </w:r>
    </w:p>
    <w:p>
      <w:pPr>
        <w:pStyle w:val="38"/>
        <w:rPr>
          <w:ins w:id="100408" w:author="מנוע מכני" w:date="2026-10-11T12:04:40Z"/>
        </w:rPr>
      </w:pPr>
      <w:r>
        <w:t xml:space="preserve">רבי יוסי בן המשולם</w:t>
      </w:r>
      <w:del w:id="102544" w:author="מנוע מכני" w:date="2026-10-11T12:04:40Z">
        <w:r>
          <w:delText xml:space="preserve"> אומר</w:delText>
        </w:r>
      </w:del>
      <w:r>
        <w:t xml:space="preserve">:</w:t>
      </w:r>
    </w:p>
    <w:p w:rsidR="00DA63EC" w:rsidRDefault="00DA63EC" w:rsidP="00DA63EC">
      <w:pPr>
        <w:tabs>
          <w:tab w:val="center" w:pos="2835"/>
        </w:tabs>
        <w:rPr>
          <w:rtl/>
        </w:rPr>
      </w:pPr>
      <w:del w:id="100409" w:author="מנוע מכני" w:date="2026-10-11T12:04:40Z">
        <w:r>
          <w:rPr>
            <w:rtl/>
          </w:rPr>
          <w:delText xml:space="preserve"> </w:delText>
        </w:r>
      </w:del>
      <w:r>
        <w:rPr>
          <w:rtl/>
        </w:rPr>
        <w:t xml:space="preserve">כבשים למעלה, ומה אני מקיים על שני כבשים? להוציא שבעה.</w:t>
      </w:r>
    </w:p>
    <w:p w:rsidR="00DA63EC" w:rsidRDefault="00DA63EC" w:rsidP="00DA63EC">
      <w:pPr>
        <w:tabs>
          <w:tab w:val="center" w:pos="2835"/>
        </w:tabs>
        <w:rPr>
          <w:rtl/>
        </w:rPr>
      </w:pPr>
      <w:r>
        <w:rPr>
          <w:rtl/>
        </w:rPr>
        <w:t>חנינא בן חכינאי אומר: מניח שתי הלחם בין ירכותיהן של כבשים ומניף, ונמצא מקיים שני מקראות הללו, לחם על גבי כבשים וכבשים על גבי הלחם.</w:t>
      </w:r>
    </w:p>
    <w:p>
      <w:pPr>
        <w:pStyle w:val="38"/>
        <w:rPr>
          <w:ins w:id="100410" w:author="מנוע מכני" w:date="2026-10-11T12:04:40Z"/>
        </w:rPr>
      </w:pPr>
      <w:del w:id="102545" w:author="מנוע מכני" w:date="2026-10-11T12:04:40Z">
        <w:r w:rsidRPr="00FE1B89">
          <w:delText xml:space="preserve">אמר </w:delText>
        </w:r>
      </w:del>
      <w:r w:rsidRPr="00FE1B89">
        <w:t xml:space="preserve">רבי:</w:t>
      </w:r>
    </w:p>
    <w:p w:rsidR="00DA63EC" w:rsidRPr="00FE1B89" w:rsidRDefault="00DA63EC" w:rsidP="00DA63EC">
      <w:pPr>
        <w:tabs>
          <w:tab w:val="center" w:pos="2835"/>
        </w:tabs>
        <w:rPr>
          <w:spacing w:val="-4"/>
          <w:rtl/>
        </w:rPr>
      </w:pPr>
      <w:del w:id="100411" w:author="מנוע מכני" w:date="2026-10-11T12:04:40Z">
        <w:r w:rsidRPr="00FE1B89">
          <w:rPr>
            <w:spacing w:val="-4"/>
            <w:rtl/>
          </w:rPr>
          <w:delText xml:space="preserve"> </w:delText>
        </w:r>
      </w:del>
      <w:r w:rsidRPr="00FE1B89">
        <w:rPr>
          <w:spacing w:val="-4"/>
          <w:rtl/>
        </w:rPr>
        <w:t xml:space="preserve">לפני מלך ב"</w:t>
      </w:r>
      <w:r w:rsidRPr="00FE1B89">
        <w:rPr>
          <w:rFonts w:hint="cs"/>
          <w:spacing w:val="-4"/>
          <w:rtl/>
        </w:rPr>
        <w:t xml:space="preserve">ו </w:t>
      </w:r>
      <w:r w:rsidRPr="00FE1B89">
        <w:rPr>
          <w:spacing w:val="-4"/>
          <w:rtl/>
        </w:rPr>
        <w:t>אין עושין כן, לפני מ</w:t>
      </w:r>
      <w:r w:rsidRPr="00FE1B89">
        <w:rPr>
          <w:rFonts w:hint="cs"/>
          <w:spacing w:val="-4"/>
          <w:rtl/>
        </w:rPr>
        <w:t>מ</w:t>
      </w:r>
      <w:r w:rsidRPr="00FE1B89">
        <w:rPr>
          <w:spacing w:val="-4"/>
          <w:rtl/>
        </w:rPr>
        <w:t>"</w:t>
      </w:r>
      <w:r w:rsidRPr="00FE1B89">
        <w:rPr>
          <w:rFonts w:hint="cs"/>
          <w:spacing w:val="-4"/>
          <w:rtl/>
        </w:rPr>
        <w:t>ה</w:t>
      </w:r>
      <w:r w:rsidRPr="00FE1B89">
        <w:rPr>
          <w:spacing w:val="-4"/>
          <w:rtl/>
        </w:rPr>
        <w:t xml:space="preserve"> </w:t>
      </w:r>
      <w:r w:rsidRPr="00FE1B89">
        <w:rPr>
          <w:spacing w:val="-4"/>
          <w:rtl/>
        </w:rPr>
        <w:t xml:space="preserve">הקב"ה</w:t>
      </w:r>
      <w:r w:rsidRPr="00FE1B89">
        <w:rPr>
          <w:spacing w:val="-4"/>
          <w:rtl/>
        </w:rPr>
        <w:t xml:space="preserve"> עושין כן? אלא מניח זה בצד זה ומניף.</w:t>
      </w:r>
    </w:p>
    <w:p w:rsidR="00DA63EC" w:rsidRDefault="00DA63EC" w:rsidP="00DA63EC">
      <w:pPr>
        <w:tabs>
          <w:tab w:val="center" w:pos="2835"/>
        </w:tabs>
        <w:rPr>
          <w:rtl/>
        </w:rPr>
      </w:pPr>
      <w:r>
        <w:rPr>
          <w:rStyle w:val="2fb"/>
          <w:rFonts w:hint="cs"/>
          <w:rtl/>
        </w:rPr>
        <w:t xml:space="preserve">ורבי</w:t>
      </w:r>
      <w:r>
        <w:rPr>
          <w:rFonts w:hint="cs"/>
          <w:rtl/>
        </w:rPr>
        <w:t xml:space="preserve"> </w:t>
      </w:r>
      <w:ins w:id="96581" w:author="מנוע מכני" w:date="2026-10-11T12:04:40Z">
        <w:r>
          <w:rPr>
            <w:rFonts w:hint="cs"/>
            <w:rtl/>
          </w:rPr>
          <w:t xml:space="preserve">סבר</w:t>
        </w:r>
      </w:ins>
      <w:del w:id="96582" w:author="מנוע מכני" w:date="2026-10-11T12:04:40Z">
        <w:r>
          <w:rPr>
            <w:rFonts w:hint="cs"/>
            <w:rtl/>
          </w:rPr>
          <w:delText xml:space="preserve">ס</w:delText>
        </w:r>
        <w:r>
          <w:rPr>
            <w:rtl/>
          </w:rPr>
          <w:delText xml:space="preserve">"</w:delText>
        </w:r>
        <w:r>
          <w:rPr>
            <w:rFonts w:hint="cs"/>
            <w:rtl/>
          </w:rPr>
          <w:delText xml:space="preserve">ל</w:delText>
        </w:r>
      </w:del>
      <w:r>
        <w:rPr>
          <w:rFonts w:hint="cs"/>
          <w:rtl/>
        </w:rPr>
        <w:t xml:space="preserve"> </w:t>
      </w:r>
      <w:r w:rsidRPr="00664445">
        <w:rPr>
          <w:rStyle w:val="afffff0"/>
          <w:rFonts w:hint="cs"/>
          <w:rtl/>
        </w:rPr>
        <w:t xml:space="preserve">ד'על' </w:t>
      </w:r>
      <w:ins w:id="91519" w:author="מנוע מכני" w:date="2026-10-11T12:04:40Z">
        <w:r>
          <w:rPr>
            <w:rFonts w:hint="cs"/>
            <w:rtl/>
          </w:rPr>
          <w:t xml:space="preserve">לא</w:t>
        </w:r>
      </w:ins>
      <w:del w:id="91520" w:author="מנוע מכני" w:date="2026-10-11T12:04:40Z">
        <w:r>
          <w:rPr>
            <w:rFonts w:hint="cs"/>
            <w:rtl/>
          </w:rPr>
          <w:delText xml:space="preserve">לאו</w:delText>
        </w:r>
      </w:del>
      <w:r>
        <w:rPr>
          <w:rFonts w:hint="cs"/>
          <w:rtl/>
        </w:rPr>
        <w:t xml:space="preserve"> ממש אלא בסמוך</w:t>
      </w:r>
      <w:r w:rsidRPr="00A563E0">
        <w:rPr>
          <w:rStyle w:val="afffff0"/>
          <w:rFonts w:hint="cs"/>
          <w:rtl/>
        </w:rPr>
        <w:t xml:space="preserve"> '</w:t>
      </w:r>
      <w:ins w:id="90737" w:author="Claude - סמנטי" w:date="2026-10-11T12:27:00Z">
        <w:r>
          <w:rPr>
            <w:rStyle w:val="afffff0"/>
            <w:rtl/>
          </w:rPr>
          <w:t xml:space="preserve">וְנָתַתָּ עַל הַמַּעֲרֶכֶת לְבוֹנָה זַכָּה</w:t>
        </w:r>
      </w:ins>
      <w:del w:id="90738" w:author="Claude - סמנטי" w:date="2026-10-11T12:27:00Z">
        <w:r w:rsidRPr="00A563E0">
          <w:rPr>
            <w:rStyle w:val="afffff0"/>
            <w:rtl/>
          </w:rPr>
          <w:delText xml:space="preserve">ונתת על המערכת לבונה זכה</w:delText>
        </w:r>
      </w:del>
      <w:r w:rsidRPr="00A563E0">
        <w:rPr>
          <w:rStyle w:val="afffff0"/>
          <w:rFonts w:hint="cs"/>
          <w:rtl/>
        </w:rPr>
        <w:t>'</w:t>
      </w:r>
      <w:r w:rsidRPr="00A563E0">
        <w:rPr>
          <w:rStyle w:val="afffff0"/>
          <w:rtl/>
        </w:rPr>
        <w:t xml:space="preserve"> </w:t>
      </w:r>
      <w:r>
        <w:rPr>
          <w:rtl/>
        </w:rPr>
        <w:t xml:space="preserve">- </w:t>
      </w:r>
      <w:r>
        <w:rPr>
          <w:rStyle w:val="2fb"/>
          <w:rtl/>
        </w:rPr>
        <w:t xml:space="preserve">רבי</w:t>
      </w:r>
      <w:r>
        <w:rPr>
          <w:rtl/>
        </w:rPr>
        <w:t xml:space="preserve"> אומר: על בסמוך</w:t>
      </w:r>
      <w:ins w:id="94903" w:author="מנוע מכני" w:date="2026-10-11T12:04:40Z">
        <w:r>
          <w:rPr>
            <w:rtl/>
          </w:rPr>
          <w:t xml:space="preserve">,</w:t>
        </w:r>
      </w:ins>
      <w:del w:id="94904" w:author="מנוע מכני" w:date="2026-10-11T12:04:40Z">
        <w:r>
          <w:rPr>
            <w:rtl/>
          </w:rPr>
          <w:delText xml:space="preserve">;</w:delText>
        </w:r>
      </w:del>
      <w:ins w:id="94905" w:author="מנוע מכני" w:date="2026-10-11T12:04:40Z">
        <w:r>
          <w:rPr>
            <w:rtl/>
          </w:rPr>
          <w:t xml:space="preserve"> </w:t>
        </w:r>
      </w:ins>
      <w:del w:id="94906" w:author="מנוע מכני" w:date="2026-10-11T12:04:40Z">
        <w:r>
          <w:rPr>
            <w:rtl/>
          </w:rPr>
          <w:delText xml:space="preserve"> </w:delText>
        </w:r>
        <w:r>
          <w:rPr>
            <w:rFonts w:hint="cs"/>
            <w:rtl/>
          </w:rPr>
          <w:delText xml:space="preserve"> </w:delText>
        </w:r>
      </w:del>
    </w:p>
    <w:p w:rsidR="00DA63EC" w:rsidRDefault="00DA63EC" w:rsidP="00DA63EC">
      <w:pPr>
        <w:tabs>
          <w:tab w:val="center" w:pos="2835"/>
        </w:tabs>
        <w:rPr>
          <w:rtl/>
        </w:rPr>
      </w:pPr>
      <w:r>
        <w:rPr>
          <w:rtl/>
        </w:rPr>
        <w:tab/>
      </w:r>
      <w:r>
        <w:rPr>
          <w:rFonts w:hint="cs"/>
          <w:rtl/>
        </w:rPr>
        <w:t xml:space="preserve">ולא ממש </w:t>
      </w:r>
      <w:r w:rsidRPr="00664445">
        <w:rPr>
          <w:rStyle w:val="afffff0"/>
          <w:rFonts w:hint="cs"/>
          <w:rtl/>
        </w:rPr>
        <w:t>ד'</w:t>
      </w:r>
      <w:ins w:id="90739" w:author="Claude - סמנטי" w:date="2026-10-11T12:27:00Z">
        <w:r>
          <w:rPr>
            <w:rStyle w:val="afffff0"/>
            <w:rtl/>
          </w:rPr>
          <w:t xml:space="preserve">וְסַכּוֹתָ עַל הָאָרוֹן אֶת הַפָּרוֹכֶת</w:t>
        </w:r>
      </w:ins>
      <w:del w:id="90740" w:author="Claude - סמנטי" w:date="2026-10-11T12:27:00Z">
        <w:r w:rsidRPr="00664445">
          <w:rPr>
            <w:rStyle w:val="afffff0"/>
            <w:rtl/>
          </w:rPr>
          <w:delText xml:space="preserve">וסכות על הארון את הפרוכת</w:delText>
        </w:r>
      </w:del>
      <w:r w:rsidRPr="00664445">
        <w:rPr>
          <w:rStyle w:val="afffff0"/>
          <w:rFonts w:hint="cs"/>
          <w:rtl/>
        </w:rPr>
        <w:t>'</w:t>
      </w:r>
      <w:r w:rsidRPr="00664445">
        <w:rPr>
          <w:rStyle w:val="afffff0"/>
          <w:rtl/>
        </w:rPr>
        <w:t>,</w:t>
      </w:r>
      <w:r>
        <w:rPr>
          <w:rtl/>
        </w:rPr>
        <w:t xml:space="preserve"> הוי אומר: על בסמוך.</w:t>
      </w:r>
    </w:p>
    <w:p w:rsidR="00DA63EC" w:rsidRDefault="00DA63EC" w:rsidP="00DA63EC">
      <w:pPr>
        <w:pStyle w:val="affffd"/>
        <w:rPr>
          <w:del w:id="90033" w:author="מנוע עיצוב" w:date="2026-10-11T12:09:26Z"/>
          <w:rtl/>
        </w:rPr>
      </w:pPr>
      <w:del w:id="90032" w:author="מנוע עיצוב" w:date="2026-10-11T12:09:26Z">
        <w:r>
          <w:rPr>
            <w:rtl/>
          </w:rPr>
          <w:delText xml:space="preserve">׹</w:delText>
        </w:r>
      </w:del>
    </w:p>
    <w:p w:rsidR="00DA63EC" w:rsidRDefault="00DA63EC" w:rsidP="00DA63EC">
      <w:pPr>
        <w:pStyle w:val="affff1"/>
        <w:ind w:end="0"/>
        <w:rPr>
          <w:rtl/>
        </w:rPr>
        <w:pPrChange w:id="20050" w:author="קלוד" w:date="2026-10-11T09:07:26Z">
          <w:pPr>
            <w:pStyle w:val="affff1"/>
            <w:rPr>
              <w:rtl/>
            </w:rPr>
          </w:pPr>
        </w:pPrChange>
      </w:pPr>
      <w:ins w:id="9815" w:author="מספור קטעי משנה" w:date="2026-10-11T09:35:12Z">
        <w:r>
          <w:rPr>
            <w:rStyle w:val="MisparKeta"/>
          </w:rPr>
          <w:t xml:space="preserve">ב. </w:t>
        </w:r>
      </w:ins>
      <w:r>
        <w:rPr>
          <w:rtl/>
        </w:rPr>
        <w:t>מוליך ומביא מעלה ומוריד [וכו</w:t>
      </w:r>
      <w:r w:rsidR="005608A0">
        <w:rPr>
          <w:rtl/>
        </w:rPr>
        <w:t>'</w:t>
      </w:r>
      <w:r>
        <w:rPr>
          <w:rtl/>
        </w:rPr>
        <w:t>].</w:t>
      </w:r>
    </w:p>
    <w:p>
      <w:pPr>
        <w:pStyle w:val="38"/>
        <w:rPr>
          <w:ins w:id="100413" w:author="מנוע מכני" w:date="2026-10-11T12:04:40Z"/>
        </w:rPr>
      </w:pPr>
      <w:del w:id="100412" w:author="מנוע מכני" w:date="2026-10-11T12:04:40Z">
        <w:r w:rsidRPr="00FE1B89">
          <w:delText xml:space="preserve">•</w:delText>
        </w:r>
      </w:del>
      <w:r w:rsidRPr="00FE1B89">
        <w:t xml:space="preserve"> </w:t>
      </w:r>
      <w:r w:rsidRPr="00FE1B89">
        <w:t>רחב</w:t>
      </w:r>
      <w:r w:rsidRPr="00FE1B89">
        <w:t>"</w:t>
      </w:r>
      <w:r w:rsidRPr="00FE1B89">
        <w:t>א מרי</w:t>
      </w:r>
      <w:r w:rsidRPr="00FE1B89">
        <w:t>"</w:t>
      </w:r>
      <w:r w:rsidRPr="00FE1B89">
        <w:t>ו</w:t>
      </w:r>
      <w:r w:rsidRPr="00FE1B89">
        <w:t xml:space="preserve">:</w:t>
      </w:r>
    </w:p>
    <w:p w:rsidR="00DA63EC" w:rsidRPr="00FE1B89" w:rsidRDefault="00DA63EC" w:rsidP="00DA63EC">
      <w:pPr>
        <w:tabs>
          <w:tab w:val="center" w:pos="2835"/>
        </w:tabs>
        <w:rPr>
          <w:spacing w:val="-2"/>
          <w:rtl/>
        </w:rPr>
      </w:pPr>
      <w:del w:id="100414" w:author="מנוע מכני" w:date="2026-10-11T12:04:40Z">
        <w:r w:rsidRPr="00FE1B89">
          <w:rPr>
            <w:spacing w:val="-2"/>
            <w:rtl/>
          </w:rPr>
          <w:delText xml:space="preserve"> </w:delText>
        </w:r>
      </w:del>
      <w:r w:rsidRPr="00FE1B89">
        <w:rPr>
          <w:spacing w:val="-2"/>
          <w:rtl/>
        </w:rPr>
        <w:t xml:space="preserve">מוליך ומביא - למי שהרוחות שלו, מעלה ומוריד - למי שהשמים והארץ שלו.</w:t>
      </w:r>
    </w:p>
    <w:p>
      <w:pPr>
        <w:pStyle w:val="38"/>
        <w:rPr>
          <w:ins w:id="100416" w:author="מנוע מכני" w:date="2026-10-11T12:04:40Z"/>
        </w:rPr>
      </w:pPr>
      <w:del w:id="100415" w:author="מנוע מכני" w:date="2026-10-11T12:04:40Z">
        <w:r w:rsidRPr="00265E5E">
          <w:delText xml:space="preserve">•</w:delText>
        </w:r>
      </w:del>
      <w:r>
        <w:t xml:space="preserve"> </w:t>
      </w:r>
      <w:r>
        <w:t>במערבא מתנו</w:t>
      </w:r>
      <w:r>
        <w:t xml:space="preserve"> מרחב</w:t>
      </w:r>
      <w:r>
        <w:t>"</w:t>
      </w:r>
      <w:r>
        <w:t>ע מריב</w:t>
      </w:r>
      <w:r>
        <w:t>"</w:t>
      </w:r>
      <w:r>
        <w:t>ח</w:t>
      </w:r>
      <w:r>
        <w:t xml:space="preserve">:</w:t>
      </w:r>
    </w:p>
    <w:p w:rsidR="00DA63EC" w:rsidRDefault="00DA63EC" w:rsidP="00DA63EC">
      <w:pPr>
        <w:tabs>
          <w:tab w:val="center" w:pos="2835"/>
        </w:tabs>
        <w:rPr>
          <w:rtl/>
        </w:rPr>
      </w:pPr>
      <w:del w:id="100417" w:author="מנוע מכני" w:date="2026-10-11T12:04:40Z">
        <w:r>
          <w:rPr>
            <w:rtl/>
          </w:rPr>
          <w:delText xml:space="preserve"> </w:delText>
        </w:r>
      </w:del>
      <w:r>
        <w:rPr>
          <w:rtl/>
        </w:rPr>
        <w:t xml:space="preserve">מוליך ומביא - כדי לעצור רוחות רעות, מעלה ומוריד - כדי לעצור טללים רעים.</w:t>
      </w:r>
    </w:p>
    <w:p>
      <w:pPr>
        <w:pStyle w:val="38"/>
        <w:rPr>
          <w:ins w:id="100419" w:author="מנוע מכני" w:date="2026-10-11T12:04:40Z"/>
        </w:rPr>
      </w:pPr>
      <w:del w:id="100418" w:author="מנוע מכני" w:date="2026-10-11T12:04:40Z">
        <w:r w:rsidRPr="00265E5E">
          <w:delText xml:space="preserve">•</w:delText>
        </w:r>
      </w:del>
      <w:r>
        <w:t xml:space="preserve"> </w:t>
      </w:r>
      <w:r>
        <w:t>ריב</w:t>
      </w:r>
      <w:r>
        <w:t>"</w:t>
      </w:r>
      <w:r>
        <w:t>א</w:t>
      </w:r>
      <w:r>
        <w:t xml:space="preserve">, זאת אומרת:</w:t>
      </w:r>
    </w:p>
    <w:p w:rsidR="00DA63EC" w:rsidRDefault="00DA63EC" w:rsidP="00DA63EC">
      <w:pPr>
        <w:tabs>
          <w:tab w:val="center" w:pos="2835"/>
        </w:tabs>
        <w:rPr>
          <w:rtl/>
        </w:rPr>
      </w:pPr>
      <w:del w:id="100420" w:author="מנוע מכני" w:date="2026-10-11T12:04:40Z">
        <w:r>
          <w:rPr>
            <w:rtl/>
          </w:rPr>
          <w:delText xml:space="preserve"> </w:delText>
        </w:r>
      </w:del>
      <w:r>
        <w:rPr>
          <w:rtl/>
        </w:rPr>
        <w:t xml:space="preserve">שירי מצוה מעכבים את הפורענות, </w:t>
      </w:r>
      <w:ins w:id="91521" w:author="מנוע מכני" w:date="2026-10-11T12:04:40Z">
        <w:r>
          <w:rPr>
            <w:rtl/>
          </w:rPr>
          <w:t xml:space="preserve">שהרי</w:t>
        </w:r>
      </w:ins>
      <w:del w:id="91522" w:author="מנוע מכני" w:date="2026-10-11T12:04:40Z">
        <w:r>
          <w:rPr>
            <w:rtl/>
          </w:rPr>
          <w:delText xml:space="preserve">דהא</w:delText>
        </w:r>
      </w:del>
      <w:r>
        <w:rPr>
          <w:rtl/>
        </w:rPr>
        <w:t xml:space="preserve"> תנופה שירי מצוה היא, ועוצרת רוחות רעות וטללים רעים.</w:t>
      </w:r>
    </w:p>
    <w:p w:rsidR="00DA63EC" w:rsidRDefault="00DA63EC" w:rsidP="00DA63EC">
      <w:pPr>
        <w:tabs>
          <w:tab w:val="center" w:pos="2835"/>
        </w:tabs>
        <w:rPr>
          <w:rtl/>
        </w:rPr>
      </w:pPr>
    </w:p>
    <w:p>
      <w:pPr>
        <w:pStyle w:val="38"/>
        <w:rPr>
          <w:ins w:id="100421" w:author="מנוע מכני" w:date="2026-10-11T12:04:40Z"/>
        </w:rPr>
      </w:pPr>
      <w:r>
        <w:t xml:space="preserve">רבה:</w:t>
      </w:r>
    </w:p>
    <w:p w:rsidR="00DA63EC" w:rsidRDefault="00DA63EC" w:rsidP="00DA63EC">
      <w:pPr>
        <w:tabs>
          <w:tab w:val="center" w:pos="2835"/>
        </w:tabs>
        <w:rPr>
          <w:rtl/>
        </w:rPr>
      </w:pPr>
      <w:del w:id="100422" w:author="מנוע מכני" w:date="2026-10-11T12:04:40Z">
        <w:r>
          <w:rPr>
            <w:rtl/>
          </w:rPr>
          <w:delText xml:space="preserve"> </w:delText>
        </w:r>
      </w:del>
      <w:r>
        <w:rPr>
          <w:rtl/>
        </w:rPr>
        <w:t xml:space="preserve">וכן לולב.</w:t>
      </w:r>
    </w:p>
    <w:p w:rsidR="00DA63EC" w:rsidRDefault="00DA63EC" w:rsidP="00DA63EC">
      <w:pPr>
        <w:tabs>
          <w:tab w:val="center" w:pos="2835"/>
        </w:tabs>
        <w:rPr>
          <w:rtl/>
        </w:rPr>
      </w:pPr>
      <w:r>
        <w:rPr>
          <w:rStyle w:val="2fb"/>
          <w:rFonts w:hint="cs"/>
          <w:rtl/>
        </w:rPr>
        <w:t>ראב</w:t>
      </w:r>
      <w:r>
        <w:rPr>
          <w:rStyle w:val="2fb"/>
          <w:rtl/>
        </w:rPr>
        <w:t>"</w:t>
      </w:r>
      <w:r>
        <w:rPr>
          <w:rStyle w:val="2fb"/>
          <w:rFonts w:hint="cs"/>
          <w:rtl/>
        </w:rPr>
        <w:t xml:space="preserve">י</w:t>
      </w:r>
      <w:r>
        <w:rPr>
          <w:rFonts w:hint="cs"/>
          <w:rtl/>
        </w:rPr>
        <w:t xml:space="preserve"> </w:t>
      </w:r>
      <w:r>
        <w:rPr>
          <w:rtl/>
        </w:rPr>
        <w:t xml:space="preserve">ממטי </w:t>
      </w:r>
      <w:ins w:id="93257" w:author="מנוע מכני" w:date="2026-10-11T12:04:40Z">
        <w:r>
          <w:rPr>
            <w:rtl/>
          </w:rPr>
          <w:t xml:space="preserve">לו</w:t>
        </w:r>
      </w:ins>
      <w:del w:id="93258" w:author="מנוע מכני" w:date="2026-10-11T12:04:40Z">
        <w:r>
          <w:rPr>
            <w:rtl/>
          </w:rPr>
          <w:delText xml:space="preserve">ליה</w:delText>
        </w:r>
      </w:del>
      <w:r>
        <w:rPr>
          <w:rtl/>
        </w:rPr>
        <w:t xml:space="preserve"> </w:t>
      </w:r>
      <w:ins w:id="97497" w:author="מנוע מכני" w:date="2026-10-11T12:04:40Z">
        <w:r>
          <w:rPr>
            <w:rtl/>
          </w:rPr>
          <w:t xml:space="preserve">ומביא</w:t>
        </w:r>
      </w:ins>
      <w:del w:id="97498" w:author="מנוע מכני" w:date="2026-10-11T12:04:40Z">
        <w:r>
          <w:rPr>
            <w:rtl/>
          </w:rPr>
          <w:delText xml:space="preserve">ומייתי</w:delText>
        </w:r>
      </w:del>
      <w:r>
        <w:rPr>
          <w:rtl/>
        </w:rPr>
        <w:t xml:space="preserve"> </w:t>
      </w:r>
      <w:ins w:id="93259" w:author="מנוע מכני" w:date="2026-10-11T12:04:40Z">
        <w:r>
          <w:rPr>
            <w:rtl/>
          </w:rPr>
          <w:t xml:space="preserve">לו</w:t>
        </w:r>
      </w:ins>
      <w:del w:id="93260" w:author="מנוע מכני" w:date="2026-10-11T12:04:40Z">
        <w:r>
          <w:rPr>
            <w:rtl/>
          </w:rPr>
          <w:delText xml:space="preserve">ליה</w:delText>
        </w:r>
      </w:del>
      <w:r>
        <w:rPr>
          <w:rtl/>
        </w:rPr>
        <w:t xml:space="preserve"> ומחוי </w:t>
      </w:r>
      <w:ins w:id="93261" w:author="מנוע מכני" w:date="2026-10-11T12:04:40Z">
        <w:r>
          <w:rPr>
            <w:rtl/>
          </w:rPr>
          <w:t xml:space="preserve">כך</w:t>
        </w:r>
      </w:ins>
      <w:del w:id="93262" w:author="מנוע מכני" w:date="2026-10-11T12:04:40Z">
        <w:r>
          <w:rPr>
            <w:rtl/>
          </w:rPr>
          <w:delText xml:space="preserve">הכי</w:delText>
        </w:r>
      </w:del>
      <w:r>
        <w:rPr>
          <w:rtl/>
        </w:rPr>
        <w:t xml:space="preserve"> ואמר: גירא בעינא דשטנא.</w:t>
      </w:r>
    </w:p>
    <w:p w:rsidR="00DA63EC" w:rsidRDefault="00DA63EC" w:rsidP="00DA63EC">
      <w:pPr>
        <w:tabs>
          <w:tab w:val="center" w:pos="2835"/>
        </w:tabs>
        <w:rPr>
          <w:rtl/>
        </w:rPr>
      </w:pPr>
      <w:ins w:id="91525" w:author="מנוע מכני" w:date="2026-10-11T12:04:40Z">
        <w:r>
          <w:rPr>
            <w:rtl/>
          </w:rPr>
          <w:t xml:space="preserve">ולא</w:t>
        </w:r>
      </w:ins>
      <w:del w:id="91526" w:author="מנוע מכני" w:date="2026-10-11T12:04:40Z">
        <w:r>
          <w:rPr>
            <w:rtl/>
          </w:rPr>
          <w:lastRenderedPageBreak/>
          <w:delText xml:space="preserve">ולאו</w:delText>
        </w:r>
      </w:del>
      <w:r>
        <w:rPr>
          <w:rtl/>
        </w:rPr>
        <w:lastRenderedPageBreak/>
        <w:t xml:space="preserve"> </w:t>
      </w:r>
      <w:ins w:id="91523" w:author="מנוע מכני" w:date="2026-10-11T12:04:40Z">
        <w:r>
          <w:rPr>
            <w:rtl/>
          </w:rPr>
          <w:t xml:space="preserve">דבר</w:t>
        </w:r>
      </w:ins>
      <w:del w:id="91524" w:author="מנוע מכני" w:date="2026-10-11T12:04:40Z">
        <w:r>
          <w:rPr>
            <w:rtl/>
          </w:rPr>
          <w:lastRenderedPageBreak/>
          <w:delText xml:space="preserve">מילתא</w:delText>
        </w:r>
      </w:del>
      <w:r>
        <w:rPr>
          <w:rtl/>
        </w:rPr>
        <w:lastRenderedPageBreak/>
        <w:t xml:space="preserve"> היא, משום דאתי לאתגרויי </w:t>
      </w:r>
      <w:ins w:id="93263" w:author="מנוע מכני" w:date="2026-10-11T12:04:40Z">
        <w:r>
          <w:rPr>
            <w:rtl/>
          </w:rPr>
          <w:t xml:space="preserve">בו</w:t>
        </w:r>
      </w:ins>
      <w:del w:id="93264" w:author="מנוע מכני" w:date="2026-10-11T12:04:40Z">
        <w:r>
          <w:rPr>
            <w:rtl/>
          </w:rPr>
          <w:lastRenderedPageBreak/>
          <w:delText xml:space="preserve">ביה</w:delText>
        </w:r>
      </w:del>
      <w:r>
        <w:rPr>
          <w:rtl/>
        </w:rPr>
        <w:lastRenderedPageBreak/>
        <w:t xml:space="preserve">.</w:t>
      </w:r>
    </w:p>
    <w:p>
      <w:pPr>
        <w:pStyle w:val="afffff8"/>
        <w:rPr>
          <w:ins w:id="90377" w:author="קלוד" w:date="2026-10-11T12:32:08Z"/>
        </w:rPr>
      </w:pPr>
      <w:ins w:id="90378" w:author="קלוד" w:date="2026-10-11T12:32:08Z">
        <w:r>
          <w:rPr>
            <w:color w:val="7B3F00"/>
          </w:rPr>
          <w:t xml:space="preserve">שלמי צבור - תנופתן כמות שהן או בחזה ושוק</w:t>
        </w:r>
      </w:ins>
    </w:p>
    <w:p>
      <w:pPr>
        <w:pStyle w:val="38"/>
        <w:rPr>
          <w:ins w:id="100424" w:author="מנוע מכני" w:date="2026-10-11T12:04:40Z"/>
        </w:rPr>
      </w:pPr>
      <w:del w:id="100423" w:author="מנוע מכני" w:date="2026-10-11T12:04:40Z">
        <w:r w:rsidRPr="00336727">
          <w:delText xml:space="preserve">•</w:delText>
        </w:r>
      </w:del>
      <w:r w:rsidRPr="00336727">
        <w:t xml:space="preserve"> </w:t>
      </w:r>
      <w:r w:rsidRPr="0064582E">
        <w:t>ת"ר</w:t>
      </w:r>
      <w:r w:rsidRPr="00336727">
        <w:t xml:space="preserve">:</w:t>
      </w:r>
    </w:p>
    <w:p w:rsidR="00DA63EC" w:rsidRDefault="00DA63EC" w:rsidP="00DA63EC">
      <w:pPr>
        <w:rPr>
          <w:rtl/>
        </w:rPr>
      </w:pPr>
      <w:del w:id="100425" w:author="מנוע מכני" w:date="2026-10-11T12:04:40Z">
        <w:r w:rsidRPr="00336727">
          <w:rPr>
            <w:rtl/>
          </w:rPr>
          <w:delText xml:space="preserve"> </w:delText>
        </w:r>
      </w:del>
      <w:r w:rsidRPr="00336727">
        <w:rPr>
          <w:rtl/>
        </w:rPr>
        <w:t xml:space="preserve">זבחי שלמי צבור טעונין תנופה לאחר שחיטה ותנופתן כמות שהן, דברי </w:t>
      </w:r>
      <w:r w:rsidRPr="00336727">
        <w:rPr>
          <w:rStyle w:val="2fb"/>
          <w:rtl/>
        </w:rPr>
        <w:t xml:space="preserve">רבי</w:t>
      </w:r>
      <w:ins w:id="94907" w:author="מנוע מכני" w:date="2026-10-11T12:04:40Z">
        <w:r>
          <w:rPr>
            <w:rtl/>
          </w:rPr>
          <w:t xml:space="preserve">,</w:t>
        </w:r>
      </w:ins>
      <w:del w:id="94908" w:author="מנוע מכני" w:date="2026-10-11T12:04:40Z">
        <w:r w:rsidRPr="00336727">
          <w:rPr>
            <w:rtl/>
          </w:rPr>
          <w:delText xml:space="preserve">;</w:delText>
        </w:r>
      </w:del>
      <w:r w:rsidRPr="00336727">
        <w:rPr>
          <w:rtl/>
        </w:rPr>
        <w:t xml:space="preserve"> וחכ"</w:t>
      </w:r>
      <w:r w:rsidRPr="00336727">
        <w:rPr>
          <w:rFonts w:hint="cs"/>
          <w:rtl/>
        </w:rPr>
        <w:t>א</w:t>
      </w:r>
      <w:r w:rsidRPr="00336727">
        <w:rPr>
          <w:rtl/>
        </w:rPr>
        <w:t>: בחזה ושוק.</w:t>
      </w:r>
    </w:p>
    <w:p>
      <w:pPr>
        <w:pStyle w:val="38"/>
        <w:rPr>
          <w:ins w:id="100426" w:author="מנוע מכני" w:date="2026-10-11T12:04:40Z"/>
        </w:rPr>
      </w:pPr>
      <w:ins w:id="91527" w:author="מנוע מכני" w:date="2026-10-11T12:04:40Z">
        <w:r>
          <w:t xml:space="preserve">וחלקו</w:t>
        </w:r>
      </w:ins>
      <w:del w:id="91528" w:author="מנוע מכני" w:date="2026-10-11T12:04:40Z">
        <w:r w:rsidRPr="00B86088">
          <w:delText xml:space="preserve">ופליגי</w:delText>
        </w:r>
      </w:del>
      <w:r>
        <w:t xml:space="preserve"> לרה</w:t>
      </w:r>
      <w:r>
        <w:t>"</w:t>
      </w:r>
      <w:r>
        <w:t>מ ור</w:t>
      </w:r>
      <w:r>
        <w:t>"</w:t>
      </w:r>
      <w:r>
        <w:t>ח</w:t>
      </w:r>
      <w:r>
        <w:t xml:space="preserve">:</w:t>
      </w:r>
    </w:p>
    <w:p w:rsidR="00DA63EC" w:rsidRDefault="00DA63EC" w:rsidP="00DA63EC">
      <w:pPr>
        <w:tabs>
          <w:tab w:val="center" w:pos="2835"/>
        </w:tabs>
        <w:rPr>
          <w:rtl/>
        </w:rPr>
      </w:pPr>
      <w:del w:id="100427" w:author="מנוע מכני" w:date="2026-10-11T12:04:40Z">
        <w:r>
          <w:rPr>
            <w:rtl/>
          </w:rPr>
          <w:delText xml:space="preserve"> </w:delText>
        </w:r>
      </w:del>
      <w:r>
        <w:rPr>
          <w:rtl/>
        </w:rPr>
        <w:t xml:space="preserve">בדון מינה ומינה, בדון מינה </w:t>
      </w:r>
      <w:ins w:id="95853" w:author="מנוע מכני" w:date="2026-10-11T12:04:40Z">
        <w:r>
          <w:rPr>
            <w:rtl/>
          </w:rPr>
          <w:t xml:space="preserve">והעמד</w:t>
        </w:r>
      </w:ins>
      <w:del w:id="95854" w:author="מנוע מכני" w:date="2026-10-11T12:04:40Z">
        <w:r>
          <w:rPr>
            <w:rtl/>
          </w:rPr>
          <w:delText xml:space="preserve">ואוקי</w:delText>
        </w:r>
      </w:del>
      <w:r>
        <w:rPr>
          <w:rtl/>
        </w:rPr>
        <w:t xml:space="preserve"> באתרה </w:t>
      </w:r>
    </w:p>
    <w:p>
      <w:pPr>
        <w:pStyle w:val="38"/>
        <w:rPr>
          <w:ins w:id="100428" w:author="מנוע מכני" w:date="2026-10-11T12:04:40Z"/>
        </w:rPr>
      </w:pPr>
      <w:r>
        <w:t xml:space="preserve">רבנן סברי:</w:t>
      </w:r>
    </w:p>
    <w:p w:rsidR="00DA63EC" w:rsidRDefault="00DA63EC" w:rsidP="00DA63EC">
      <w:pPr>
        <w:tabs>
          <w:tab w:val="center" w:pos="2835"/>
        </w:tabs>
        <w:rPr>
          <w:rtl/>
        </w:rPr>
      </w:pPr>
      <w:del w:id="100429" w:author="מנוע מכני" w:date="2026-10-11T12:04:40Z">
        <w:r>
          <w:rPr>
            <w:rtl/>
          </w:rPr>
          <w:delText xml:space="preserve"> </w:delText>
        </w:r>
      </w:del>
      <w:r>
        <w:rPr>
          <w:rtl/>
        </w:rPr>
        <w:t xml:space="preserve">דון מינה ומינה, מה זבחי שלמי יחיד טעונין תנופה לאחר שחיטה, אף זבחי שלמי </w:t>
      </w:r>
      <w:r w:rsidRPr="00E105BC">
        <w:rPr>
          <w:spacing w:val="-2"/>
          <w:rtl/>
        </w:rPr>
        <w:t xml:space="preserve">צבור טעונין תנופה לאחר שחיטה, ומינה, מה </w:t>
      </w:r>
      <w:ins w:id="91529" w:author="מנוע מכני" w:date="2026-10-11T12:04:40Z">
        <w:r>
          <w:rPr>
            <w:spacing w:val="-2"/>
            <w:rtl/>
          </w:rPr>
          <w:t xml:space="preserve">שם</w:t>
        </w:r>
      </w:ins>
      <w:del w:id="91530" w:author="מנוע מכני" w:date="2026-10-11T12:04:40Z">
        <w:r w:rsidRPr="00E105BC">
          <w:rPr>
            <w:spacing w:val="-2"/>
            <w:rtl/>
          </w:rPr>
          <w:delText xml:space="preserve">התם</w:delText>
        </w:r>
      </w:del>
      <w:r w:rsidRPr="00E105BC">
        <w:rPr>
          <w:spacing w:val="-2"/>
          <w:rtl/>
        </w:rPr>
        <w:t xml:space="preserve"> בחזה ושוק, אף </w:t>
      </w:r>
      <w:ins w:id="91531" w:author="מנוע מכני" w:date="2026-10-11T12:04:40Z">
        <w:r>
          <w:rPr>
            <w:spacing w:val="-2"/>
            <w:rtl/>
          </w:rPr>
          <w:t xml:space="preserve">כאן</w:t>
        </w:r>
      </w:ins>
      <w:del w:id="91532" w:author="מנוע מכני" w:date="2026-10-11T12:04:40Z">
        <w:r w:rsidRPr="00E105BC">
          <w:rPr>
            <w:spacing w:val="-2"/>
            <w:rtl/>
          </w:rPr>
          <w:delText xml:space="preserve">הכא</w:delText>
        </w:r>
      </w:del>
      <w:r w:rsidRPr="00E105BC">
        <w:rPr>
          <w:spacing w:val="-2"/>
          <w:rtl/>
        </w:rPr>
        <w:t xml:space="preserve"> </w:t>
      </w:r>
      <w:ins w:id="91533" w:author="מנוע מכני" w:date="2026-10-11T12:04:40Z">
        <w:r>
          <w:rPr>
            <w:spacing w:val="-2"/>
            <w:rtl/>
          </w:rPr>
          <w:t xml:space="preserve">גם</w:t>
        </w:r>
      </w:ins>
      <w:del w:id="91534" w:author="מנוע מכני" w:date="2026-10-11T12:04:40Z">
        <w:r w:rsidRPr="00E105BC">
          <w:rPr>
            <w:spacing w:val="-2"/>
            <w:rtl/>
          </w:rPr>
          <w:delText xml:space="preserve">נמי</w:delText>
        </w:r>
      </w:del>
      <w:r w:rsidRPr="00E105BC">
        <w:rPr>
          <w:spacing w:val="-2"/>
          <w:rtl/>
        </w:rPr>
        <w:t xml:space="preserve"> בחזה ושוק</w:t>
      </w:r>
      <w:ins w:id="94909" w:author="מנוע מכני" w:date="2026-10-11T12:04:40Z">
        <w:r>
          <w:rPr>
            <w:spacing w:val="-2"/>
            <w:rtl/>
          </w:rPr>
          <w:t xml:space="preserve">,</w:t>
        </w:r>
      </w:ins>
      <w:del w:id="94910" w:author="מנוע מכני" w:date="2026-10-11T12:04:40Z">
        <w:r w:rsidRPr="00E105BC">
          <w:rPr>
            <w:spacing w:val="-2"/>
            <w:rtl/>
          </w:rPr>
          <w:delText xml:space="preserve">;</w:delText>
        </w:r>
      </w:del>
      <w:r w:rsidRPr="00E105BC">
        <w:rPr>
          <w:spacing w:val="-2"/>
          <w:rtl/>
        </w:rPr>
        <w:t xml:space="preserve"> </w:t>
      </w:r>
    </w:p>
    <w:p>
      <w:pPr>
        <w:pStyle w:val="38"/>
        <w:rPr>
          <w:ins w:id="100430" w:author="מנוע מכני" w:date="2026-10-11T12:04:40Z"/>
        </w:rPr>
      </w:pPr>
      <w:r>
        <w:t xml:space="preserve">ורבי סבר:</w:t>
      </w:r>
    </w:p>
    <w:p w:rsidR="00DA63EC" w:rsidRDefault="00DA63EC" w:rsidP="00DA63EC">
      <w:pPr>
        <w:tabs>
          <w:tab w:val="center" w:pos="2835"/>
        </w:tabs>
        <w:rPr>
          <w:rtl/>
        </w:rPr>
      </w:pPr>
      <w:del w:id="100431" w:author="מנוע מכני" w:date="2026-10-11T12:04:40Z">
        <w:r>
          <w:rPr>
            <w:rtl/>
          </w:rPr>
          <w:delText xml:space="preserve"> </w:delText>
        </w:r>
      </w:del>
      <w:r>
        <w:rPr>
          <w:rtl/>
        </w:rPr>
        <w:t xml:space="preserve">דון מינה </w:t>
      </w:r>
      <w:ins w:id="95855" w:author="מנוע מכני" w:date="2026-10-11T12:04:40Z">
        <w:r>
          <w:rPr>
            <w:rtl/>
          </w:rPr>
          <w:t xml:space="preserve">והעמד</w:t>
        </w:r>
      </w:ins>
      <w:del w:id="95856" w:author="מנוע מכני" w:date="2026-10-11T12:04:40Z">
        <w:r>
          <w:rPr>
            <w:rtl/>
          </w:rPr>
          <w:delText xml:space="preserve">ואוקי</w:delText>
        </w:r>
      </w:del>
      <w:r>
        <w:rPr>
          <w:rtl/>
        </w:rPr>
        <w:t xml:space="preserve"> באתרה, מה זבחי שלמי יחיד טעונין תנופה לאחר שחיטה, אף זבחי שלמי צבור טעונין תנופה לאחר שחיטה, </w:t>
      </w:r>
    </w:p>
    <w:p w:rsidR="00DA63EC" w:rsidRDefault="00DA63EC" w:rsidP="00DA63EC">
      <w:pPr>
        <w:tabs>
          <w:tab w:val="center" w:pos="2835"/>
        </w:tabs>
        <w:rPr>
          <w:rtl/>
        </w:rPr>
      </w:pPr>
      <w:ins w:id="95857" w:author="מנוע מכני" w:date="2026-10-11T12:04:40Z">
        <w:r>
          <w:rPr>
            <w:rtl/>
          </w:rPr>
          <w:t xml:space="preserve">והעמד</w:t>
        </w:r>
      </w:ins>
      <w:del w:id="95858" w:author="מנוע מכני" w:date="2026-10-11T12:04:40Z">
        <w:r>
          <w:rPr>
            <w:rtl/>
          </w:rPr>
          <w:delText xml:space="preserve">ואוקי</w:delText>
        </w:r>
      </w:del>
      <w:r>
        <w:rPr>
          <w:rtl/>
        </w:rPr>
        <w:t xml:space="preserve"> באתרה, </w:t>
      </w:r>
      <w:ins w:id="91535" w:author="מנוע מכני" w:date="2026-10-11T12:04:40Z">
        <w:r>
          <w:rPr>
            <w:rtl/>
          </w:rPr>
          <w:t xml:space="preserve">שם</w:t>
        </w:r>
      </w:ins>
      <w:del w:id="91536" w:author="מנוע מכני" w:date="2026-10-11T12:04:40Z">
        <w:r>
          <w:rPr>
            <w:rtl/>
          </w:rPr>
          <w:delText xml:space="preserve">התם</w:delText>
        </w:r>
      </w:del>
      <w:r>
        <w:rPr>
          <w:rtl/>
        </w:rPr>
        <w:t xml:space="preserve"> הוא דחזה ושוק, אבל </w:t>
      </w:r>
      <w:ins w:id="91537" w:author="מנוע מכני" w:date="2026-10-11T12:04:40Z">
        <w:r>
          <w:rPr>
            <w:rtl/>
          </w:rPr>
          <w:t xml:space="preserve">כאן</w:t>
        </w:r>
      </w:ins>
      <w:del w:id="91538" w:author="מנוע מכני" w:date="2026-10-11T12:04:40Z">
        <w:r>
          <w:rPr>
            <w:rtl/>
          </w:rPr>
          <w:delText xml:space="preserve">הכא</w:delText>
        </w:r>
      </w:del>
      <w:r>
        <w:rPr>
          <w:rtl/>
        </w:rPr>
        <w:t xml:space="preserve"> כמות שהן כמות שהן בחיים.</w:t>
      </w:r>
    </w:p>
    <w:p w:rsidR="00DA63EC" w:rsidRDefault="00DA63EC" w:rsidP="00DA63EC">
      <w:pPr>
        <w:pStyle w:val="afff3"/>
        <w:framePr w:wrap="around"/>
        <w:rPr>
          <w:rtl/>
        </w:rPr>
      </w:pPr>
      <w:r>
        <w:rPr>
          <w:rFonts w:hint="cs"/>
          <w:rtl/>
        </w:rPr>
        <w:t>סב:</w:t>
      </w:r>
    </w:p>
    <w:p>
      <w:pPr>
        <w:pStyle w:val="38"/>
        <w:rPr>
          <w:ins w:id="100432" w:author="מנוע מכני" w:date="2026-10-11T12:04:40Z"/>
        </w:rPr>
      </w:pPr>
      <w:r w:rsidRPr="00E105BC">
        <w:t>ר"</w:t>
      </w:r>
      <w:r w:rsidRPr="00E105BC">
        <w:t>פ</w:t>
      </w:r>
      <w:r w:rsidRPr="00E105BC">
        <w:t xml:space="preserve">:</w:t>
      </w:r>
    </w:p>
    <w:p w:rsidR="00DA63EC" w:rsidRPr="00E105BC" w:rsidRDefault="00DA63EC" w:rsidP="00DA63EC">
      <w:pPr>
        <w:tabs>
          <w:tab w:val="center" w:pos="2835"/>
        </w:tabs>
        <w:rPr>
          <w:spacing w:val="-2"/>
          <w:rtl/>
        </w:rPr>
      </w:pPr>
      <w:del w:id="100433" w:author="מנוע מכני" w:date="2026-10-11T12:04:40Z">
        <w:r w:rsidRPr="00E105BC">
          <w:rPr>
            <w:spacing w:val="-2"/>
            <w:rtl/>
          </w:rPr>
          <w:delText xml:space="preserve"> </w:delText>
        </w:r>
      </w:del>
      <w:r w:rsidRPr="00E105BC">
        <w:rPr>
          <w:rFonts w:hint="cs"/>
          <w:spacing w:val="-2"/>
          <w:rtl/>
        </w:rPr>
        <w:t>לכו</w:t>
      </w:r>
      <w:r w:rsidRPr="00E105BC">
        <w:rPr>
          <w:spacing w:val="-2"/>
          <w:rtl/>
        </w:rPr>
        <w:t>"</w:t>
      </w:r>
      <w:r w:rsidRPr="00E105BC">
        <w:rPr>
          <w:rFonts w:hint="cs"/>
          <w:spacing w:val="-2"/>
          <w:rtl/>
        </w:rPr>
        <w:t xml:space="preserve">ע</w:t>
      </w:r>
      <w:r w:rsidRPr="00E105BC">
        <w:rPr>
          <w:rFonts w:hint="cs"/>
          <w:spacing w:val="-2"/>
          <w:rtl/>
        </w:rPr>
        <w:t xml:space="preserve"> ד</w:t>
      </w:r>
      <w:r w:rsidRPr="00E105BC">
        <w:rPr>
          <w:spacing w:val="-2"/>
          <w:rtl/>
        </w:rPr>
        <w:t xml:space="preserve">ון מינה ומינה הוא, </w:t>
      </w:r>
      <w:r w:rsidRPr="00E105BC">
        <w:rPr>
          <w:rStyle w:val="2fb"/>
          <w:spacing w:val="-2"/>
          <w:rtl/>
        </w:rPr>
        <w:t xml:space="preserve">ו</w:t>
      </w:r>
      <w:r w:rsidRPr="00E105BC">
        <w:rPr>
          <w:rStyle w:val="2fb"/>
          <w:rFonts w:hint="cs"/>
          <w:spacing w:val="-2"/>
          <w:rtl/>
        </w:rPr>
        <w:t>כ</w:t>
      </w:r>
      <w:r w:rsidRPr="00E105BC">
        <w:rPr>
          <w:rStyle w:val="2fb"/>
          <w:spacing w:val="-2"/>
          <w:rtl/>
        </w:rPr>
        <w:t xml:space="preserve">רבי</w:t>
      </w:r>
      <w:r w:rsidRPr="00E105BC">
        <w:rPr>
          <w:spacing w:val="-2"/>
          <w:rtl/>
        </w:rPr>
        <w:t xml:space="preserve">, כי </w:t>
      </w:r>
      <w:ins w:id="91539" w:author="מנוע מכני" w:date="2026-10-11T12:04:40Z">
        <w:r>
          <w:rPr>
            <w:spacing w:val="-2"/>
            <w:rtl/>
          </w:rPr>
          <w:t xml:space="preserve">שם</w:t>
        </w:r>
      </w:ins>
      <w:del w:id="91540" w:author="מנוע מכני" w:date="2026-10-11T12:04:40Z">
        <w:r w:rsidRPr="00E105BC">
          <w:rPr>
            <w:spacing w:val="-2"/>
            <w:rtl/>
          </w:rPr>
          <w:delText xml:space="preserve">התם</w:delText>
        </w:r>
      </w:del>
      <w:r w:rsidRPr="00E105BC">
        <w:rPr>
          <w:spacing w:val="-2"/>
          <w:rtl/>
        </w:rPr>
        <w:t xml:space="preserve">, דבר שמתנה לכהן, אף </w:t>
      </w:r>
      <w:ins w:id="91541" w:author="מנוע מכני" w:date="2026-10-11T12:04:40Z">
        <w:r>
          <w:rPr>
            <w:spacing w:val="-2"/>
            <w:rtl/>
          </w:rPr>
          <w:t xml:space="preserve">כאן</w:t>
        </w:r>
      </w:ins>
      <w:del w:id="91542" w:author="מנוע מכני" w:date="2026-10-11T12:04:40Z">
        <w:r w:rsidRPr="00E105BC">
          <w:rPr>
            <w:spacing w:val="-2"/>
            <w:rtl/>
          </w:rPr>
          <w:delText xml:space="preserve">הכא</w:delText>
        </w:r>
      </w:del>
      <w:r w:rsidRPr="00E105BC">
        <w:rPr>
          <w:spacing w:val="-2"/>
          <w:rtl/>
        </w:rPr>
        <w:t xml:space="preserve"> דבר שמתנה לכהן.</w:t>
      </w:r>
    </w:p>
    <w:p>
      <w:pPr>
        <w:pStyle w:val="38"/>
        <w:rPr>
          <w:ins w:id="100434" w:author="מנוע מכני" w:date="2026-10-11T12:04:40Z"/>
        </w:rPr>
      </w:pPr>
      <w:r>
        <w:t xml:space="preserve">רבינא</w:t>
      </w:r>
      <w:del w:id="102546" w:author="מנוע מכני" w:date="2026-10-11T12:04:40Z">
        <w:r>
          <w:delText xml:space="preserve"> אמר</w:delText>
        </w:r>
      </w:del>
      <w:r>
        <w:t xml:space="preserve">:</w:t>
      </w:r>
    </w:p>
    <w:p w:rsidR="00DA63EC" w:rsidRDefault="00DA63EC" w:rsidP="00DA63EC">
      <w:pPr>
        <w:tabs>
          <w:tab w:val="center" w:pos="2835"/>
        </w:tabs>
        <w:rPr>
          <w:rtl/>
        </w:rPr>
      </w:pPr>
      <w:del w:id="100435" w:author="מנוע מכני" w:date="2026-10-11T12:04:40Z">
        <w:r>
          <w:rPr>
            <w:rtl/>
          </w:rPr>
          <w:delText xml:space="preserve"> </w:delText>
        </w:r>
      </w:del>
      <w:ins w:id="96793" w:author="מנוע מכני" w:date="2026-10-11T12:04:40Z">
        <w:r>
          <w:rPr>
            <w:rtl/>
          </w:rPr>
          <w:t xml:space="preserve">דלכ"ע</w:t>
        </w:r>
      </w:ins>
      <w:del w:id="96794" w:author="מנוע מכני" w:date="2026-10-11T12:04:40Z">
        <w:r>
          <w:rPr>
            <w:rtl/>
          </w:rPr>
          <w:delText xml:space="preserve">דכ"ע</w:delText>
        </w:r>
      </w:del>
      <w:r>
        <w:rPr>
          <w:rtl/>
        </w:rPr>
        <w:t xml:space="preserve"> דון מינה </w:t>
      </w:r>
      <w:ins w:id="95859" w:author="מנוע מכני" w:date="2026-10-11T12:04:40Z">
        <w:r>
          <w:rPr>
            <w:rtl/>
          </w:rPr>
          <w:t xml:space="preserve">והעמד</w:t>
        </w:r>
      </w:ins>
      <w:del w:id="95860" w:author="מנוע מכני" w:date="2026-10-11T12:04:40Z">
        <w:r>
          <w:rPr>
            <w:rtl/>
          </w:rPr>
          <w:delText xml:space="preserve">ואוקי</w:delText>
        </w:r>
      </w:del>
      <w:r>
        <w:rPr>
          <w:rtl/>
        </w:rPr>
        <w:t xml:space="preserve"> באתרה, והיינו טעמא דרבנן, שלמיהם - ריבויא הוא: </w:t>
      </w:r>
    </w:p>
    <w:p w:rsidR="00DA63EC" w:rsidRDefault="00DA63EC" w:rsidP="00DA63EC">
      <w:pPr>
        <w:pStyle w:val="affffd"/>
        <w:rPr>
          <w:rtl/>
        </w:rPr>
      </w:pPr>
      <w:r>
        <w:rPr>
          <w:rtl/>
        </w:rPr>
        <w:t>׹</w:t>
      </w:r>
    </w:p>
    <w:p>
      <w:pPr>
        <w:pStyle w:val="afffff8"/>
        <w:rPr>
          <w:ins w:id="90375" w:author="קלוד" w:date="2026-10-11T12:32:08Z"/>
        </w:rPr>
      </w:pPr>
      <w:ins w:id="90376" w:author="קלוד" w:date="2026-10-11T12:32:08Z">
        <w:r>
          <w:rPr>
            <w:color w:val="7B3F00"/>
          </w:rPr>
          <w:t xml:space="preserve">שלשה מינין - שלש מצות, שתים בכל אחד</w:t>
        </w:r>
      </w:ins>
    </w:p>
    <w:p w:rsidR="00DA63EC" w:rsidRDefault="00DA63EC" w:rsidP="00DA63EC">
      <w:pPr>
        <w:tabs>
          <w:tab w:val="center" w:pos="2835"/>
        </w:tabs>
        <w:rPr>
          <w:rtl/>
        </w:rPr>
      </w:pPr>
      <w:r>
        <w:rPr>
          <w:rtl/>
        </w:rPr>
        <w:t xml:space="preserve">ר": שלשה מינין טעונין שלש מצות, שתים בכל אחד ושלישית אין בהן, ואלו הן: </w:t>
      </w:r>
    </w:p>
    <w:p w:rsidR="00DA63EC" w:rsidRDefault="00DA63EC" w:rsidP="00DA63EC">
      <w:pPr>
        <w:tabs>
          <w:tab w:val="center" w:pos="2835"/>
        </w:tabs>
        <w:rPr>
          <w:rtl/>
        </w:rPr>
      </w:pPr>
      <w:r>
        <w:rPr>
          <w:rtl/>
        </w:rPr>
        <w:t xml:space="preserve">זבחי שלמי יחיד - טעונין סמיכה חיים ותנופה שחוטין, ואין בהן תנופה חיים</w:t>
      </w:r>
      <w:ins w:id="94911" w:author="מנוע מכני" w:date="2026-10-11T12:04:40Z">
        <w:r>
          <w:rPr>
            <w:rtl/>
          </w:rPr>
          <w:t xml:space="preserve">,</w:t>
        </w:r>
      </w:ins>
      <w:del w:id="9491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זבחי שלמי צבור - טעונין תנופה חיים ושחוטין, ואין בהן סמיכה</w:t>
      </w:r>
      <w:ins w:id="94913" w:author="מנוע מכני" w:date="2026-10-11T12:04:40Z">
        <w:r>
          <w:rPr>
            <w:rtl/>
          </w:rPr>
          <w:t xml:space="preserve">,</w:t>
        </w:r>
      </w:ins>
      <w:del w:id="9491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אשם מצורע - טעון סמיכה ותנופה חי, ואין בו תנופה שחוט.</w:t>
      </w:r>
    </w:p>
    <w:p>
      <w:pPr>
        <w:pStyle w:val="38"/>
        <w:rPr>
          <w:ins w:id="100436" w:author="מנוע מכני" w:date="2026-10-11T12:04:40Z"/>
        </w:rPr>
      </w:pPr>
      <w:r>
        <w:t xml:space="preserve">ולא אמרי'</w:t>
      </w:r>
    </w:p>
    <w:p w:rsidR="00DA63EC" w:rsidRDefault="00DA63EC" w:rsidP="00DA63EC">
      <w:pPr>
        <w:tabs>
          <w:tab w:val="center" w:pos="2835"/>
        </w:tabs>
        <w:rPr>
          <w:rtl/>
        </w:rPr>
      </w:pPr>
      <w:del w:id="100437" w:author="מנוע מכני" w:date="2026-10-11T12:04:40Z">
        <w:r>
          <w:rPr>
            <w:rFonts w:hint="cs"/>
            <w:rtl/>
          </w:rPr>
          <w:delText xml:space="preserve"> </w:delText>
        </w:r>
      </w:del>
      <w:r>
        <w:rPr>
          <w:rFonts w:hint="cs"/>
          <w:rtl/>
        </w:rPr>
        <w:t xml:space="preserve">דז</w:t>
      </w:r>
      <w:r>
        <w:rPr>
          <w:rtl/>
        </w:rPr>
        <w:t xml:space="preserve">בחי שלמי יחיד טעונין תנופה חיים </w:t>
      </w:r>
      <w:r>
        <w:rPr>
          <w:rtl/>
        </w:rPr>
        <w:t xml:space="preserve">מק"ו</w:t>
      </w:r>
      <w:r>
        <w:rPr>
          <w:rFonts w:hint="cs"/>
          <w:rtl/>
        </w:rPr>
        <w:t xml:space="preserve"> מזבחי שלמי ציבור [שאין טעונין תנופה חיים] </w:t>
      </w:r>
    </w:p>
    <w:p w:rsidR="00DA63EC" w:rsidRDefault="00DA63EC" w:rsidP="00DA63EC">
      <w:pPr>
        <w:pStyle w:val="affffb"/>
        <w:rPr>
          <w:rtl/>
        </w:rPr>
      </w:pPr>
      <w:r>
        <w:rPr>
          <w:rtl/>
        </w:rPr>
        <w:t xml:space="preserve">- מיעט </w:t>
      </w:r>
      <w:ins w:id="93265" w:author="מנוע מכני" w:date="2026-10-11T12:04:40Z">
        <w:r>
          <w:rPr>
            <w:rtl/>
          </w:rPr>
          <w:t xml:space="preserve">התורה</w:t>
        </w:r>
      </w:ins>
      <w:del w:id="93266" w:author="מנוע מכני" w:date="2026-10-11T12:04:40Z">
        <w:r>
          <w:rPr>
            <w:rtl/>
          </w:rPr>
          <w:delText xml:space="preserve">רחמנא</w:delText>
        </w:r>
      </w:del>
      <w:r>
        <w:rPr>
          <w:rtl/>
        </w:rPr>
        <w:t xml:space="preserve"> גבי זבחי שלמי צבור אותם, אותם - </w:t>
      </w:r>
      <w:ins w:id="97011" w:author="מנוע מכני" w:date="2026-10-11T12:04:40Z">
        <w:r>
          <w:rPr>
            <w:rtl/>
          </w:rPr>
          <w:t xml:space="preserve">למעט</w:t>
        </w:r>
      </w:ins>
      <w:del w:id="97012" w:author="מנוע מכני" w:date="2026-10-11T12:04:40Z">
        <w:r>
          <w:rPr>
            <w:rtl/>
          </w:rPr>
          <w:delText xml:space="preserve">למעוטי</w:delText>
        </w:r>
      </w:del>
      <w:r>
        <w:rPr>
          <w:rtl/>
        </w:rPr>
        <w:t xml:space="preserve"> זבחי שלמי יחיד.</w:t>
      </w:r>
    </w:p>
    <w:p>
      <w:pPr>
        <w:pStyle w:val="38"/>
        <w:rPr>
          <w:ins w:id="100438" w:author="מנוע מכני" w:date="2026-10-11T12:04:40Z"/>
        </w:rPr>
      </w:pPr>
      <w:r w:rsidRPr="00336727">
        <w:t xml:space="preserve">ולא אמרי'</w:t>
      </w:r>
    </w:p>
    <w:p w:rsidR="00DA63EC" w:rsidRDefault="00DA63EC" w:rsidP="00DA63EC">
      <w:pPr>
        <w:rPr>
          <w:rtl/>
        </w:rPr>
      </w:pPr>
      <w:del w:id="100439" w:author="מנוע מכני" w:date="2026-10-11T12:04:40Z">
        <w:r w:rsidRPr="00336727">
          <w:rPr>
            <w:rFonts w:hint="cs"/>
            <w:rtl/>
          </w:rPr>
          <w:delText xml:space="preserve"> </w:delText>
        </w:r>
      </w:del>
      <w:r w:rsidRPr="00336727">
        <w:rPr>
          <w:rFonts w:hint="cs"/>
          <w:rtl/>
        </w:rPr>
        <w:t xml:space="preserve">ד</w:t>
      </w:r>
      <w:r w:rsidRPr="00336727">
        <w:rPr>
          <w:rtl/>
        </w:rPr>
        <w:t xml:space="preserve">זבחי שלמי צבור טעונין סמיכה </w:t>
      </w:r>
      <w:r w:rsidRPr="00336727">
        <w:rPr>
          <w:rtl/>
        </w:rPr>
        <w:t xml:space="preserve">מק"ו</w:t>
      </w:r>
      <w:r w:rsidRPr="00336727">
        <w:rPr>
          <w:rFonts w:hint="cs"/>
          <w:rtl/>
        </w:rPr>
        <w:t xml:space="preserve"> מזבחי שלמי יחיד שאין טעונין תנופה וטעונין סמיכה </w:t>
      </w:r>
    </w:p>
    <w:p>
      <w:pPr>
        <w:pStyle w:val="38"/>
        <w:rPr>
          <w:ins w:id="100440" w:author="מנוע מכני" w:date="2026-10-11T12:04:40Z"/>
        </w:rPr>
      </w:pPr>
      <w:r>
        <w:t xml:space="preserve">- רבינא:</w:t>
      </w:r>
    </w:p>
    <w:p w:rsidR="00DA63EC" w:rsidRDefault="00DA63EC" w:rsidP="00DA63EC">
      <w:pPr>
        <w:pStyle w:val="affffb"/>
        <w:rPr>
          <w:rtl/>
        </w:rPr>
      </w:pPr>
      <w:del w:id="100441" w:author="מנוע מכני" w:date="2026-10-11T12:04:40Z">
        <w:r>
          <w:rPr>
            <w:rtl/>
          </w:rPr>
          <w:delText xml:space="preserve"> </w:delText>
        </w:r>
      </w:del>
      <w:r>
        <w:rPr>
          <w:rtl/>
        </w:rPr>
        <w:t xml:space="preserve">גמירי, שתי סמיכות בצבור.</w:t>
      </w:r>
    </w:p>
    <w:p>
      <w:pPr>
        <w:pStyle w:val="38"/>
        <w:rPr>
          <w:ins w:id="100442" w:author="מנוע מכני" w:date="2026-10-11T12:04:40Z"/>
        </w:rPr>
      </w:pPr>
      <w:r>
        <w:t>ו</w:t>
      </w:r>
      <w:r>
        <w:t xml:space="preserve">לא אמרי'</w:t>
      </w:r>
    </w:p>
    <w:p w:rsidR="00DA63EC" w:rsidRDefault="00DA63EC" w:rsidP="00DA63EC">
      <w:pPr>
        <w:tabs>
          <w:tab w:val="center" w:pos="2835"/>
        </w:tabs>
        <w:rPr>
          <w:rtl/>
        </w:rPr>
      </w:pPr>
      <w:del w:id="100443" w:author="מנוע מכני" w:date="2026-10-11T12:04:40Z">
        <w:r>
          <w:rPr>
            <w:rFonts w:hint="cs"/>
            <w:rtl/>
          </w:rPr>
          <w:delText xml:space="preserve"> </w:delText>
        </w:r>
      </w:del>
      <w:r>
        <w:rPr>
          <w:rFonts w:hint="cs"/>
          <w:rtl/>
        </w:rPr>
        <w:t xml:space="preserve">ד</w:t>
      </w:r>
      <w:r>
        <w:rPr>
          <w:rtl/>
        </w:rPr>
        <w:t xml:space="preserve">יהא אשם מצורע טעון תנופה שחוט </w:t>
      </w:r>
      <w:r>
        <w:rPr>
          <w:rtl/>
        </w:rPr>
        <w:t xml:space="preserve">מק"ו</w:t>
      </w:r>
      <w:r>
        <w:rPr>
          <w:rtl/>
        </w:rPr>
        <w:t xml:space="preserve">: </w:t>
      </w:r>
      <w:r>
        <w:rPr>
          <w:rFonts w:hint="cs"/>
          <w:rtl/>
        </w:rPr>
        <w:t>מ</w:t>
      </w:r>
      <w:r>
        <w:rPr>
          <w:rtl/>
        </w:rPr>
        <w:t xml:space="preserve">זבחי שלמי יחיד שאין טעונין תנופה חיים </w:t>
      </w:r>
      <w:r>
        <w:rPr>
          <w:rFonts w:hint="cs"/>
          <w:rtl/>
        </w:rPr>
        <w:t>ו</w:t>
      </w:r>
      <w:r>
        <w:rPr>
          <w:rtl/>
        </w:rPr>
        <w:t xml:space="preserve">טעונין תנופה שחוטין, </w:t>
      </w:r>
    </w:p>
    <w:p w:rsidR="00DA63EC" w:rsidRDefault="00DA63EC" w:rsidP="00DA63EC">
      <w:pPr>
        <w:pStyle w:val="affffb"/>
        <w:rPr>
          <w:rtl/>
        </w:rPr>
      </w:pPr>
      <w:r>
        <w:rPr>
          <w:rtl/>
        </w:rPr>
        <w:t xml:space="preserve">- </w:t>
      </w:r>
      <w:r>
        <w:rPr>
          <w:rFonts w:hint="cs"/>
          <w:rtl/>
        </w:rPr>
        <w:t>ד</w:t>
      </w:r>
      <w:r>
        <w:rPr>
          <w:rtl/>
        </w:rPr>
        <w:t xml:space="preserve">מיעט </w:t>
      </w:r>
      <w:ins w:id="93267" w:author="מנוע מכני" w:date="2026-10-11T12:04:40Z">
        <w:r>
          <w:rPr>
            <w:rtl/>
          </w:rPr>
          <w:t xml:space="preserve">התורה</w:t>
        </w:r>
      </w:ins>
      <w:del w:id="93268" w:author="מנוע מכני" w:date="2026-10-11T12:04:40Z">
        <w:r>
          <w:rPr>
            <w:rtl/>
          </w:rPr>
          <w:delText xml:space="preserve">רחמנא</w:delText>
        </w:r>
      </w:del>
      <w:r>
        <w:rPr>
          <w:rtl/>
        </w:rPr>
        <w:t xml:space="preserve"> גבי זבחי שלמי יחיד אותו, אותו </w:t>
      </w:r>
      <w:ins w:id="97013" w:author="מנוע מכני" w:date="2026-10-11T12:04:40Z">
        <w:r>
          <w:rPr>
            <w:rtl/>
          </w:rPr>
          <w:t xml:space="preserve">למעט</w:t>
        </w:r>
      </w:ins>
      <w:del w:id="97014" w:author="מנוע מכני" w:date="2026-10-11T12:04:40Z">
        <w:r>
          <w:rPr>
            <w:rtl/>
          </w:rPr>
          <w:delText xml:space="preserve">למעוטי</w:delText>
        </w:r>
      </w:del>
      <w:r>
        <w:rPr>
          <w:rtl/>
        </w:rPr>
        <w:t xml:space="preserve"> אשם מצורע.</w:t>
      </w:r>
    </w:p>
    <w:p>
      <w:pPr>
        <w:pStyle w:val="afffff8"/>
        <w:rPr>
          <w:ins w:id="90373" w:author="קלוד" w:date="2026-10-11T12:32:08Z"/>
        </w:rPr>
      </w:pPr>
      <w:ins w:id="90374" w:author="קלוד" w:date="2026-10-11T12:32:08Z">
        <w:r>
          <w:rPr>
            <w:color w:val="7B3F00"/>
          </w:rPr>
          <w:t xml:space="preserve">תנופה על ידי אחרים - חמשה שהביאו, אשה ושולח</w:t>
        </w:r>
      </w:ins>
    </w:p>
    <w:p>
      <w:pPr>
        <w:pStyle w:val="38"/>
        <w:rPr>
          <w:ins w:id="100445" w:author="מנוע מכני" w:date="2026-10-11T12:04:40Z"/>
        </w:rPr>
      </w:pPr>
      <w:del w:id="100444"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0446" w:author="מנוע מכני" w:date="2026-10-11T12:04:40Z">
        <w:r>
          <w:rPr>
            <w:rtl/>
          </w:rPr>
          <w:delText xml:space="preserve"> </w:delText>
        </w:r>
      </w:del>
      <w:r>
        <w:rPr>
          <w:rtl/>
        </w:rPr>
        <w:t xml:space="preserve">חמשה שהביאו קרבן אחד - אחד מניף על ידי כולם, </w:t>
      </w:r>
    </w:p>
    <w:p w:rsidR="00DA63EC" w:rsidRDefault="00DA63EC" w:rsidP="00DA63EC">
      <w:pPr>
        <w:tabs>
          <w:tab w:val="center" w:pos="2835"/>
        </w:tabs>
        <w:rPr>
          <w:rtl/>
        </w:rPr>
      </w:pPr>
      <w:r>
        <w:rPr>
          <w:rtl/>
        </w:rPr>
        <w:tab/>
        <w:t xml:space="preserve">והאשה - כהן מניף על ידה, </w:t>
      </w:r>
    </w:p>
    <w:p w:rsidR="00DA63EC" w:rsidRDefault="00DA63EC" w:rsidP="00DA63EC">
      <w:pPr>
        <w:tabs>
          <w:tab w:val="center" w:pos="2835"/>
        </w:tabs>
        <w:rPr>
          <w:rtl/>
        </w:rPr>
      </w:pPr>
      <w:r>
        <w:rPr>
          <w:rtl/>
        </w:rPr>
        <w:tab/>
        <w:t>וכן השולח קרבנותיו ממדינת הים - כהן מניף על ידו.</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סג.</w:t>
      </w:r>
    </w:p>
    <w:p>
      <w:pPr>
        <w:pStyle w:val="MishnaBatzad"/>
        <w:rPr>
          <w:ins w:id="20386" w:author="קלוד" w:date="2026-10-11T09:07:26Z"/>
        </w:rPr>
      </w:pPr>
      <w:ins w:id="20385" w:author="קלוד" w:date="2026-10-11T09:07:26Z">
        <w:r>
          <w:t xml:space="preserve">משנה ח</w:t>
        </w:r>
      </w:ins>
    </w:p>
    <w:p w:rsidR="00DA63EC" w:rsidRPr="000A334C" w:rsidRDefault="00DA63EC" w:rsidP="003B6D22">
      <w:pPr>
        <w:pStyle w:val="afff9"/>
        <w:rPr>
          <w:del w:id="20194" w:author="קלוד" w:date="2026-10-11T09:07:26Z"/>
          <w:rtl/>
        </w:rPr>
      </w:pPr>
      <w:del w:id="20193" w:author="קלוד" w:date="2026-10-11T09:07:26Z">
        <w:r w:rsidRPr="000A334C">
          <w:rPr>
            <w:rtl/>
          </w:rPr>
          <w:delText xml:space="preserve">מתני'.</w:delText>
        </w:r>
      </w:del>
    </w:p>
    <w:p w:rsidR="00DA63EC" w:rsidRPr="000A334C" w:rsidRDefault="00DA63EC" w:rsidP="003B6D22">
      <w:pPr>
        <w:pStyle w:val="afff9"/>
        <w:spacing w:before="120"/>
        <w:rPr>
          <w:rtl/>
        </w:rPr>
        <w:pPrChange w:id="90035" w:author="קלוד" w:date="2026-10-11T12:09:42Z">
          <w:pPr>
            <w:pStyle w:val="afff9"/>
          </w:pPr>
        </w:pPrChange>
      </w:pPr>
      <w:r w:rsidRPr="000A334C">
        <w:rPr>
          <w:rtl/>
        </w:rPr>
        <w:t>האומר הרי עלי במחבת - לא יביא במרחשת, במרחשת - לא יביא במחבת.</w:t>
      </w:r>
    </w:p>
    <w:p w:rsidR="00DA63EC" w:rsidRPr="000A334C" w:rsidRDefault="00DA63EC" w:rsidP="003B6D22">
      <w:pPr>
        <w:pStyle w:val="afff9"/>
        <w:rPr>
          <w:rtl/>
        </w:rPr>
      </w:pPr>
      <w:r w:rsidRPr="000A334C">
        <w:rPr>
          <w:rtl/>
        </w:rPr>
        <w:t xml:space="preserve">מה בין מחבת למרחשת? </w:t>
      </w:r>
      <w:r w:rsidRPr="000A334C">
        <w:rPr>
          <w:rFonts w:hint="cs"/>
          <w:rtl/>
        </w:rPr>
        <w:t>לריה</w:t>
      </w:r>
      <w:r w:rsidRPr="000A334C">
        <w:rPr>
          <w:rtl/>
        </w:rPr>
        <w:t>"</w:t>
      </w:r>
      <w:r w:rsidRPr="000A334C">
        <w:rPr>
          <w:rFonts w:hint="cs"/>
          <w:rtl/>
        </w:rPr>
        <w:t xml:space="preserve">ג </w:t>
      </w:r>
      <w:r w:rsidRPr="000A334C">
        <w:rPr>
          <w:rtl/>
        </w:rPr>
        <w:t>מרחשת יש לה כיסוי, מחבת אין לה כיסוי,</w:t>
      </w:r>
    </w:p>
    <w:p w:rsidR="00DA63EC" w:rsidRPr="000A334C" w:rsidRDefault="00DA63EC" w:rsidP="003B6D22">
      <w:pPr>
        <w:pStyle w:val="afff9"/>
        <w:rPr>
          <w:rtl/>
        </w:rPr>
      </w:pPr>
      <w:r w:rsidRPr="000A334C">
        <w:rPr>
          <w:rFonts w:hint="cs"/>
          <w:rtl/>
        </w:rPr>
        <w:t>לרחב</w:t>
      </w:r>
      <w:r w:rsidRPr="000A334C">
        <w:rPr>
          <w:rtl/>
        </w:rPr>
        <w:t>"</w:t>
      </w:r>
      <w:r w:rsidRPr="000A334C">
        <w:rPr>
          <w:rFonts w:hint="cs"/>
          <w:rtl/>
        </w:rPr>
        <w:t>ג</w:t>
      </w:r>
      <w:r w:rsidRPr="000A334C">
        <w:rPr>
          <w:rtl/>
        </w:rPr>
        <w:t>: מרחשת עמוקה ומעשיה רוחשין (רכין), מחבת צפה ומעשיה קשין.</w:t>
      </w:r>
    </w:p>
    <w:p w:rsidR="00DA63EC" w:rsidRDefault="00DA63EC" w:rsidP="00DA63EC">
      <w:pPr>
        <w:pStyle w:val="affffd"/>
        <w:rPr>
          <w:rtl/>
        </w:rPr>
      </w:pPr>
      <w:r>
        <w:rPr>
          <w:rtl/>
        </w:rPr>
        <w:t>׹</w:t>
      </w:r>
    </w:p>
    <w:p w:rsidR="00DA63EC" w:rsidRDefault="00DA63EC" w:rsidP="00DA63EC">
      <w:pPr>
        <w:tabs>
          <w:tab w:val="center" w:pos="2835"/>
        </w:tabs>
        <w:rPr>
          <w:rtl/>
        </w:rPr>
      </w:pPr>
      <w:r>
        <w:rPr>
          <w:rStyle w:val="2fb"/>
          <w:rFonts w:hint="cs"/>
          <w:rtl/>
        </w:rPr>
        <w:t xml:space="preserve">לרבי יוסי</w:t>
      </w:r>
      <w:r>
        <w:rPr>
          <w:rFonts w:hint="cs"/>
          <w:rtl/>
        </w:rPr>
        <w:t xml:space="preserve"> מרחשת יש לה סיכוי </w:t>
      </w:r>
      <w:ins w:id="97499" w:author="מנוע מכני" w:date="2026-10-11T12:04:40Z">
        <w:r>
          <w:rPr>
            <w:rFonts w:hint="cs"/>
            <w:rtl/>
          </w:rPr>
          <w:t xml:space="preserve">דבאה</w:t>
        </w:r>
      </w:ins>
      <w:del w:id="97500" w:author="מנוע מכני" w:date="2026-10-11T12:04:40Z">
        <w:r>
          <w:rPr>
            <w:rFonts w:hint="cs"/>
            <w:rtl/>
          </w:rPr>
          <w:delText xml:space="preserve">דאתיא</w:delText>
        </w:r>
      </w:del>
      <w:r>
        <w:rPr>
          <w:rFonts w:hint="cs"/>
          <w:rtl/>
        </w:rPr>
        <w:t xml:space="preserve"> ארחושי הלב מחבת אין לה </w:t>
      </w:r>
      <w:r>
        <w:rPr>
          <w:rtl/>
        </w:rPr>
        <w:t>–</w:t>
      </w:r>
      <w:r>
        <w:rPr>
          <w:rFonts w:hint="cs"/>
          <w:rtl/>
        </w:rPr>
        <w:t xml:space="preserve"> גמרא גמירי לה </w:t>
      </w:r>
    </w:p>
    <w:p w:rsidR="00DA63EC" w:rsidRPr="00FE1B89" w:rsidRDefault="00DA63EC" w:rsidP="00DA63EC">
      <w:pPr>
        <w:tabs>
          <w:tab w:val="center" w:pos="2835"/>
        </w:tabs>
        <w:rPr>
          <w:spacing w:val="-2"/>
          <w:rtl/>
        </w:rPr>
      </w:pPr>
      <w:r w:rsidRPr="00FE1B89">
        <w:rPr>
          <w:rFonts w:hint="cs"/>
          <w:spacing w:val="-2"/>
          <w:rtl/>
        </w:rPr>
        <w:t xml:space="preserve">[ולא מצד דרחב ליבי</w:t>
      </w:r>
      <w:ins w:id="95965" w:author="מנוע מכני" w:date="2026-10-11T12:04:40Z">
        <w:r>
          <w:rPr>
            <w:rFonts w:hint="cs"/>
            <w:spacing w:val="-2"/>
            <w:rtl/>
          </w:rPr>
          <w:t xml:space="preserve">,</w:t>
        </w:r>
      </w:ins>
      <w:del w:id="95966" w:author="מנוע מכני" w:date="2026-10-11T12:04:40Z">
        <w:r w:rsidRPr="00FE1B89">
          <w:rPr>
            <w:rFonts w:hint="cs"/>
            <w:spacing w:val="-2"/>
            <w:rtl/>
          </w:rPr>
          <w:delText xml:space="preserve"> ,</w:delText>
        </w:r>
      </w:del>
      <w:r w:rsidRPr="00FE1B89">
        <w:rPr>
          <w:rFonts w:hint="cs"/>
          <w:spacing w:val="-2"/>
          <w:rtl/>
        </w:rPr>
        <w:t xml:space="preserve"> ומנבח נבוחי דאימא איפכא למנה נחבאת ומרחשת </w:t>
      </w:r>
      <w:r w:rsidRPr="00FE1B89">
        <w:rPr>
          <w:spacing w:val="-2"/>
          <w:rtl/>
        </w:rPr>
        <w:t>–</w:t>
      </w:r>
      <w:r w:rsidRPr="00FE1B89">
        <w:rPr>
          <w:rFonts w:hint="cs"/>
          <w:spacing w:val="-2"/>
          <w:rtl/>
        </w:rPr>
        <w:t xml:space="preserve"> מרחשן שיפתותיה] </w:t>
      </w:r>
    </w:p>
    <w:p w:rsidR="00DA63EC" w:rsidRDefault="00DA63EC" w:rsidP="00DA63EC">
      <w:pPr>
        <w:pStyle w:val="affffd"/>
        <w:rPr>
          <w:del w:id="90035" w:author="מנוע עיצוב" w:date="2026-10-11T12:09:26Z"/>
          <w:rtl/>
        </w:rPr>
      </w:pPr>
      <w:del w:id="90034" w:author="מנוע עיצוב" w:date="2026-10-11T12:09:26Z">
        <w:r>
          <w:rPr>
            <w:rtl/>
          </w:rPr>
          <w:delText xml:space="preserve">׹</w:delText>
        </w:r>
      </w:del>
    </w:p>
    <w:p w:rsidR="00DA63EC" w:rsidRDefault="00DA63EC" w:rsidP="00DA63EC">
      <w:pPr>
        <w:pStyle w:val="affff1"/>
        <w:ind w:end="0"/>
        <w:rPr>
          <w:rtl/>
        </w:rPr>
        <w:pPrChange w:id="20051" w:author="קלוד" w:date="2026-10-11T09:07:26Z">
          <w:pPr>
            <w:pStyle w:val="affff1"/>
            <w:rPr>
              <w:rtl/>
            </w:rPr>
          </w:pPr>
        </w:pPrChange>
      </w:pPr>
      <w:ins w:id="9816" w:author="מספור קטעי משנה" w:date="2026-10-11T09:35:12Z">
        <w:r>
          <w:rPr>
            <w:rStyle w:val="MisparKeta"/>
          </w:rPr>
          <w:t xml:space="preserve">ג. </w:t>
        </w:r>
      </w:ins>
      <w:r>
        <w:rPr>
          <w:rtl/>
        </w:rPr>
        <w:t>רבי חנינא בן גמליאל אומר כו'.</w:t>
      </w:r>
    </w:p>
    <w:p w:rsidR="00DA63EC" w:rsidRDefault="00DA63EC" w:rsidP="00DA63EC">
      <w:pPr>
        <w:tabs>
          <w:tab w:val="center" w:pos="2835"/>
        </w:tabs>
        <w:rPr>
          <w:rtl/>
        </w:rPr>
      </w:pPr>
      <w:r>
        <w:rPr>
          <w:rtl/>
        </w:rPr>
        <w:t>מרחשת עמוקה, ד</w:t>
      </w:r>
      <w:r>
        <w:rPr>
          <w:rFonts w:hint="cs"/>
          <w:rtl/>
        </w:rPr>
        <w:t>'</w:t>
      </w:r>
      <w:ins w:id="90743" w:author="Claude - סמנטי" w:date="2026-10-11T12:27:00Z">
        <w:r>
          <w:rPr>
            <w:rStyle w:val="afffff0"/>
            <w:rtl/>
          </w:rPr>
          <w:t xml:space="preserve">וְכָל נַעֲשָׂה בַמַּרְחֶשֶׁת</w:t>
        </w:r>
      </w:ins>
      <w:del w:id="90744" w:author="Claude - סמנטי" w:date="2026-10-11T12:27:00Z">
        <w:r>
          <w:rPr>
            <w:rtl/>
          </w:rPr>
          <w:delText xml:space="preserve">וכל נעשה במרחשת</w:delText>
        </w:r>
      </w:del>
      <w:r>
        <w:rPr>
          <w:rFonts w:hint="cs"/>
          <w:rtl/>
        </w:rPr>
        <w:t>'</w:t>
      </w:r>
      <w:ins w:id="94915" w:author="מנוע מכני" w:date="2026-10-11T12:04:40Z">
        <w:r>
          <w:rPr>
            <w:rtl/>
          </w:rPr>
          <w:t xml:space="preserve">,</w:t>
        </w:r>
      </w:ins>
      <w:del w:id="94916" w:author="מנוע מכני" w:date="2026-10-11T12:04:40Z">
        <w:r>
          <w:rPr>
            <w:rtl/>
          </w:rPr>
          <w:delText xml:space="preserve">;</w:delText>
        </w:r>
      </w:del>
      <w:r>
        <w:rPr>
          <w:rtl/>
        </w:rPr>
        <w:t xml:space="preserve"> מחבת צפה, </w:t>
      </w:r>
      <w:r w:rsidRPr="00664445">
        <w:rPr>
          <w:rStyle w:val="afffff0"/>
          <w:rtl/>
        </w:rPr>
        <w:t>ד</w:t>
      </w:r>
      <w:r w:rsidRPr="00664445">
        <w:rPr>
          <w:rStyle w:val="afffff0"/>
          <w:rFonts w:hint="cs"/>
          <w:rtl/>
        </w:rPr>
        <w:t>'</w:t>
      </w:r>
      <w:ins w:id="90741" w:author="Claude - סמנטי" w:date="2026-10-11T12:27:00Z">
        <w:r>
          <w:rPr>
            <w:rStyle w:val="afffff0"/>
            <w:rtl/>
          </w:rPr>
          <w:t xml:space="preserve">וְעַל מַחֲבַת</w:t>
        </w:r>
      </w:ins>
      <w:del w:id="90742" w:author="Claude - סמנטי" w:date="2026-10-11T12:27:00Z">
        <w:r w:rsidRPr="00664445">
          <w:rPr>
            <w:rStyle w:val="afffff0"/>
            <w:rtl/>
          </w:rPr>
          <w:delText xml:space="preserve">ועל מחבת</w:delText>
        </w:r>
      </w:del>
      <w:r w:rsidRPr="00664445">
        <w:rPr>
          <w:rStyle w:val="afffff0"/>
          <w:rFonts w:hint="cs"/>
          <w:rtl/>
        </w:rPr>
        <w:t>'</w:t>
      </w:r>
      <w:r w:rsidRPr="00664445">
        <w:rPr>
          <w:rStyle w:val="afffff0"/>
          <w:rtl/>
        </w:rPr>
        <w:t>.</w:t>
      </w:r>
    </w:p>
    <w:p>
      <w:pPr>
        <w:pStyle w:val="38"/>
        <w:rPr>
          <w:ins w:id="100447" w:author="מנוע מכני" w:date="2026-10-11T12:04:40Z"/>
        </w:rPr>
      </w:pPr>
      <w:r w:rsidRPr="004A7C9A">
        <w:t>ת"ר</w:t>
      </w:r>
      <w:r>
        <w:t xml:space="preserve">, </w:t>
      </w:r>
      <w:r>
        <w:tab/>
        <w:t xml:space="preserve">ב"ש</w:t>
      </w:r>
      <w:del w:id="102547" w:author="מנוע מכני" w:date="2026-10-11T12:04:40Z">
        <w:r>
          <w:tab/>
          <w:delText xml:space="preserve"> אומרים</w:delText>
        </w:r>
      </w:del>
      <w:del w:id="103699" w:author="Claude" w:date="2026-10-11T09:07:48Z">
        <w:r>
          <w:delText xml:space="preserve">	</w:delText>
        </w:r>
      </w:del>
      <w:r>
        <w:t xml:space="preserve">:</w:t>
      </w:r>
    </w:p>
    <w:p w:rsidR="00DA63EC" w:rsidRDefault="00DA63EC" w:rsidP="00DA63EC">
      <w:pPr>
        <w:tabs>
          <w:tab w:val="center" w:pos="2835"/>
        </w:tabs>
        <w:rPr>
          <w:rtl/>
        </w:rPr>
      </w:pPr>
      <w:del w:id="100448" w:author="מנוע מכני" w:date="2026-10-11T12:04:40Z">
        <w:r>
          <w:rPr>
            <w:rtl/>
          </w:rPr>
          <w:tab/>
          <w:delText xml:space="preserve"> </w:delText>
        </w:r>
      </w:del>
      <w:r>
        <w:rPr>
          <w:rtl/>
        </w:rPr>
        <w:tab/>
        <w:t xml:space="preserve">האומר הרי עלי מרחשת - יהא מונח עד שיבא אליהו, </w:t>
      </w:r>
    </w:p>
    <w:p w:rsidR="00DA63EC" w:rsidRDefault="00DA63EC" w:rsidP="00DA63EC">
      <w:pPr>
        <w:tabs>
          <w:tab w:val="center" w:pos="2835"/>
        </w:tabs>
        <w:rPr>
          <w:rtl/>
        </w:rPr>
      </w:pPr>
      <w:r>
        <w:rPr>
          <w:rtl/>
        </w:rPr>
        <w:tab/>
        <w:t>מספק</w:t>
      </w:r>
      <w:r>
        <w:rPr>
          <w:rFonts w:hint="cs"/>
          <w:rtl/>
        </w:rPr>
        <w:t xml:space="preserve">"ל</w:t>
      </w:r>
      <w:r>
        <w:rPr>
          <w:rFonts w:hint="cs"/>
          <w:rtl/>
        </w:rPr>
        <w:t xml:space="preserve"> </w:t>
      </w:r>
      <w:ins w:id="96231" w:author="מנוע מכני" w:date="2026-10-11T12:04:40Z">
        <w:r>
          <w:rPr>
            <w:rtl/>
          </w:rPr>
          <w:t xml:space="preserve">אם </w:t>
        </w:r>
      </w:ins>
      <w:del w:id="96232" w:author="מנוע מכני" w:date="2026-10-11T12:04:40Z">
        <w:r>
          <w:rPr>
            <w:rtl/>
          </w:rPr>
          <w:delText xml:space="preserve">אי </w:delText>
        </w:r>
      </w:del>
      <w:r>
        <w:rPr>
          <w:rtl/>
        </w:rPr>
        <w:t xml:space="preserve">על שום כלי נקראו או על שום מעשיהן</w:t>
      </w:r>
      <w:ins w:id="94917" w:author="מנוע מכני" w:date="2026-10-11T12:04:40Z">
        <w:r>
          <w:rPr>
            <w:rtl/>
          </w:rPr>
          <w:t xml:space="preserve">,</w:t>
        </w:r>
      </w:ins>
      <w:del w:id="9491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t xml:space="preserve">וב"ה</w:t>
      </w:r>
      <w:r>
        <w:rPr>
          <w:rtl/>
        </w:rPr>
        <w:tab/>
        <w:t xml:space="preserve"> אומרים: כלי היה במקדש ומרחשת שמה, ודומה כמין כלבוס עמוק, וכשבצק מונח בתוכו דומה כמין תפוחי הברתים וכמין בלוטי היוונים, </w:t>
      </w:r>
    </w:p>
    <w:p>
      <w:pPr>
        <w:pStyle w:val="38"/>
        <w:rPr>
          <w:ins w:id="100449" w:author="מנוע מכני" w:date="2026-10-11T12:04:40Z"/>
        </w:rPr>
      </w:pPr>
      <w:r w:rsidRPr="00E105BC">
        <w:lastRenderedPageBreak/>
        <w:tab/>
        <w:t>ואומר:</w:t>
      </w:r>
    </w:p>
    <w:p w:rsidR="00DA63EC" w:rsidRPr="00E105BC" w:rsidRDefault="00DA63EC" w:rsidP="00DA63EC">
      <w:pPr>
        <w:tabs>
          <w:tab w:val="center" w:pos="2835"/>
        </w:tabs>
        <w:rPr>
          <w:spacing w:val="-2"/>
          <w:rtl/>
        </w:rPr>
      </w:pPr>
      <w:del w:id="100450" w:author="מנוע מכני" w:date="2026-10-11T12:04:40Z">
        <w:r w:rsidRPr="00E105BC">
          <w:rPr>
            <w:rStyle w:val="afffff0"/>
            <w:spacing w:val="-2"/>
            <w:rtl/>
          </w:rPr>
          <w:delText xml:space="preserve"> </w:delText>
        </w:r>
      </w:del>
      <w:r w:rsidRPr="00E105BC">
        <w:rPr>
          <w:rStyle w:val="afffff0"/>
          <w:rFonts w:hint="cs"/>
          <w:spacing w:val="-2"/>
          <w:rtl/>
        </w:rPr>
        <w:t>'</w:t>
      </w:r>
      <w:ins w:id="90745" w:author="Claude - סמנטי" w:date="2026-10-11T12:27:00Z">
        <w:r>
          <w:rPr>
            <w:rStyle w:val="afffff0"/>
            <w:spacing w:val="-2"/>
            <w:rtl/>
          </w:rPr>
          <w:t xml:space="preserve">כָּל נַעֲשָׂה בַמַּרְחֶשֶׁת וְעַל מַחֲבַת</w:t>
        </w:r>
      </w:ins>
      <w:del w:id="90746" w:author="Claude - סמנטי" w:date="2026-10-11T12:27:00Z">
        <w:r w:rsidRPr="00E105BC">
          <w:rPr>
            <w:rStyle w:val="afffff0"/>
            <w:spacing w:val="-2"/>
            <w:rtl/>
          </w:rPr>
          <w:delText xml:space="preserve">כל נעשה במרחשת ועל מחבת</w:delText>
        </w:r>
      </w:del>
      <w:r w:rsidRPr="00E105BC">
        <w:rPr>
          <w:rStyle w:val="afffff0"/>
          <w:rFonts w:hint="cs"/>
          <w:spacing w:val="-2"/>
          <w:rtl/>
        </w:rPr>
        <w:t>'</w:t>
      </w:r>
      <w:r w:rsidRPr="00E105BC">
        <w:rPr>
          <w:rStyle w:val="afffff0"/>
          <w:spacing w:val="-2"/>
          <w:rtl/>
        </w:rPr>
        <w:t>,</w:t>
      </w:r>
      <w:r w:rsidRPr="00E105BC">
        <w:rPr>
          <w:spacing w:val="-2"/>
          <w:rtl/>
        </w:rPr>
        <w:t xml:space="preserve"> </w:t>
      </w:r>
      <w:ins w:id="95631" w:author="מנוע מכני" w:date="2026-10-11T12:04:40Z">
        <w:r>
          <w:rPr>
            <w:spacing w:val="-2"/>
            <w:rtl/>
          </w:rPr>
          <w:t xml:space="preserve">ומשמע ש</w:t>
        </w:r>
      </w:ins>
      <w:del w:id="95632" w:author="מנוע מכני" w:date="2026-10-11T12:04:40Z">
        <w:r w:rsidRPr="00E105BC">
          <w:rPr>
            <w:spacing w:val="-2"/>
            <w:rtl/>
          </w:rPr>
          <w:delText xml:space="preserve">אלמא </w:delText>
        </w:r>
      </w:del>
      <w:r w:rsidRPr="00E105BC">
        <w:rPr>
          <w:spacing w:val="-2"/>
          <w:rtl/>
        </w:rPr>
        <w:t xml:space="preserve">על שום </w:t>
      </w:r>
      <w:r w:rsidRPr="00E105BC">
        <w:rPr>
          <w:b/>
          <w:bCs/>
          <w:spacing w:val="-2"/>
          <w:rtl/>
        </w:rPr>
        <w:t>הכלים</w:t>
      </w:r>
      <w:r w:rsidRPr="00E105BC">
        <w:rPr>
          <w:spacing w:val="-2"/>
          <w:rtl/>
        </w:rPr>
        <w:t xml:space="preserve"> נקראו ולא על שום מעשיהם.</w:t>
      </w:r>
    </w:p>
    <w:p w:rsidR="00DA63EC" w:rsidRDefault="00DA63EC" w:rsidP="00DA63EC">
      <w:pPr>
        <w:pStyle w:val="affffd"/>
        <w:rPr>
          <w:rtl/>
        </w:rPr>
      </w:pPr>
      <w:r>
        <w:rPr>
          <w:rtl/>
        </w:rPr>
        <w:t>׹</w:t>
      </w:r>
    </w:p>
    <w:p>
      <w:pPr>
        <w:pStyle w:val="MishnaBatzad"/>
        <w:rPr>
          <w:ins w:id="20388" w:author="קלוד" w:date="2026-10-11T09:07:26Z"/>
        </w:rPr>
      </w:pPr>
      <w:ins w:id="20387" w:author="קלוד" w:date="2026-10-11T09:07:26Z">
        <w:r>
          <w:t xml:space="preserve">משנה ט</w:t>
        </w:r>
      </w:ins>
    </w:p>
    <w:p w:rsidR="00DA63EC" w:rsidRPr="000A334C" w:rsidRDefault="00DA63EC" w:rsidP="003B6D22">
      <w:pPr>
        <w:pStyle w:val="afff9"/>
        <w:rPr>
          <w:del w:id="20196" w:author="קלוד" w:date="2026-10-11T09:07:26Z"/>
          <w:rtl/>
        </w:rPr>
      </w:pPr>
      <w:del w:id="20195" w:author="קלוד" w:date="2026-10-11T09:07:26Z">
        <w:r w:rsidRPr="000A334C">
          <w:rPr>
            <w:rtl/>
          </w:rPr>
          <w:delText xml:space="preserve">מתני'.</w:delText>
        </w:r>
      </w:del>
    </w:p>
    <w:p w:rsidR="00DA63EC" w:rsidRPr="000A334C" w:rsidRDefault="00DA63EC" w:rsidP="003B6D22">
      <w:pPr>
        <w:pStyle w:val="afff9"/>
        <w:spacing w:before="120"/>
        <w:rPr>
          <w:rtl/>
        </w:rPr>
        <w:pPrChange w:id="90036" w:author="קלוד" w:date="2026-10-11T12:09:42Z">
          <w:pPr>
            <w:pStyle w:val="afff9"/>
          </w:pPr>
        </w:pPrChange>
      </w:pPr>
      <w:r w:rsidRPr="000A334C">
        <w:rPr>
          <w:rtl/>
        </w:rPr>
        <w:t xml:space="preserve">הרי עלי בתנור לא יביא מאפה כופח, ולא מאפה רעפים ומאפה יורות הערביים; </w:t>
      </w:r>
    </w:p>
    <w:p w:rsidR="00DA63EC" w:rsidRPr="000A334C" w:rsidRDefault="00DA63EC" w:rsidP="003B6D22">
      <w:pPr>
        <w:pStyle w:val="afff9"/>
        <w:rPr>
          <w:rtl/>
        </w:rPr>
      </w:pPr>
      <w:r>
        <w:rPr>
          <w:rtl/>
        </w:rPr>
        <w:t xml:space="preserve">	</w:t>
      </w:r>
      <w:r>
        <w:rPr>
          <w:rStyle w:val="TanaimMishna"/>
          <w:rtl/>
          <w:rPrChange w:id="103700" w:author="Claude" w:date="2026-10-11T09:07:48Z">
            <w:rPr>
              <w:rtl/>
            </w:rPr>
          </w:rPrChange>
        </w:rPr>
        <w:t xml:space="preserve">ר' יהודה</w:t>
      </w:r>
      <w:r>
        <w:rPr>
          <w:rtl/>
        </w:rPr>
        <w:t xml:space="preserve"> אומר</w:t>
      </w:r>
      <w:r>
        <w:rPr>
          <w:rStyle w:val="TanaimMishna"/>
          <w:rtl/>
          <w:rPrChange w:id="103701" w:author="Claude" w:date="2026-10-11T09:07:48Z">
            <w:rPr>
              <w:rtl/>
            </w:rPr>
          </w:rPrChange>
        </w:rPr>
        <w:t xml:space="preserve">:</w:t>
      </w:r>
      <w:r>
        <w:rPr>
          <w:rtl/>
        </w:rPr>
        <w:t xml:space="preserve"> רצה מביא מאפה כופח.</w:t>
      </w:r>
    </w:p>
    <w:p w:rsidR="00DA63EC" w:rsidRPr="000A334C" w:rsidRDefault="00DA63EC" w:rsidP="003B6D22">
      <w:pPr>
        <w:pStyle w:val="afff9"/>
        <w:rPr>
          <w:rtl/>
        </w:rPr>
      </w:pPr>
      <w:r w:rsidRPr="000A334C">
        <w:rPr>
          <w:rtl/>
        </w:rPr>
        <w:t xml:space="preserve">הרי עלי מנחת מאפה - לא יביא מחצה חלות ומחצה רקיקין; </w:t>
      </w:r>
    </w:p>
    <w:p w:rsidR="00DA63EC" w:rsidRPr="000A334C" w:rsidRDefault="00DA63EC" w:rsidP="003B6D22">
      <w:pPr>
        <w:pStyle w:val="afff9"/>
        <w:rPr>
          <w:rtl/>
        </w:rPr>
      </w:pPr>
      <w:r>
        <w:rPr>
          <w:rtl/>
        </w:rPr>
        <w:t xml:space="preserve">	</w:t>
      </w:r>
      <w:r>
        <w:rPr>
          <w:rStyle w:val="TanaimMishna"/>
          <w:rtl/>
          <w:rPrChange w:id="103702" w:author="Claude" w:date="2026-10-11T09:07:48Z">
            <w:rPr>
              <w:rtl/>
            </w:rPr>
          </w:rPrChange>
        </w:rPr>
        <w:t xml:space="preserve">ר"ש</w:t>
      </w:r>
      <w:r>
        <w:rPr>
          <w:rtl/>
        </w:rPr>
        <w:t xml:space="preserve"> מתיר, מפני שהוא קרבן אחד.</w:t>
      </w:r>
    </w:p>
    <w:p w:rsidR="00DA63EC" w:rsidRDefault="00DA63EC" w:rsidP="00DA63EC">
      <w:pPr>
        <w:pStyle w:val="affffd"/>
        <w:rPr>
          <w:rtl/>
        </w:rPr>
      </w:pPr>
      <w:r>
        <w:rPr>
          <w:rtl/>
        </w:rPr>
        <w:t>׹</w:t>
      </w:r>
    </w:p>
    <w:p>
      <w:pPr>
        <w:pStyle w:val="afffff8"/>
        <w:rPr>
          <w:ins w:id="90371" w:author="קלוד" w:date="2026-10-11T12:32:08Z"/>
        </w:rPr>
      </w:pPr>
      <w:ins w:id="90372" w:author="קלוד" w:date="2026-10-11T12:32:08Z">
        <w:r>
          <w:rPr>
            <w:color w:val="7B3F00"/>
          </w:rPr>
          <w:t xml:space="preserve">'מאפה תנור' - ולא מאפה כופח, רעפים ויורות</w:t>
        </w:r>
      </w:ins>
    </w:p>
    <w:p>
      <w:pPr>
        <w:pStyle w:val="38"/>
        <w:rPr>
          <w:ins w:id="100452" w:author="מנוע מכני" w:date="2026-10-11T12:04:40Z"/>
        </w:rPr>
      </w:pPr>
      <w:del w:id="100451" w:author="מנוע מכני" w:date="2026-10-11T12:04:40Z">
        <w:r w:rsidRPr="00265E5E">
          <w:delText xml:space="preserve">•</w:delText>
        </w:r>
      </w:del>
      <w:r>
        <w:t xml:space="preserve"> </w:t>
      </w:r>
      <w:r w:rsidRPr="004A7C9A">
        <w:t>ת"ר</w:t>
      </w:r>
      <w:r>
        <w:t>:</w:t>
      </w:r>
    </w:p>
    <w:p w:rsidR="00DA63EC" w:rsidRDefault="00DA63EC" w:rsidP="00DA63EC">
      <w:pPr>
        <w:tabs>
          <w:tab w:val="center" w:pos="2835"/>
        </w:tabs>
        <w:rPr>
          <w:rtl/>
        </w:rPr>
      </w:pPr>
      <w:del w:id="100453" w:author="מנוע מכני" w:date="2026-10-11T12:04:40Z">
        <w:r w:rsidRPr="00A563E0">
          <w:rPr>
            <w:rStyle w:val="afffff0"/>
            <w:rtl/>
          </w:rPr>
          <w:delText xml:space="preserve"> </w:delText>
        </w:r>
      </w:del>
      <w:r w:rsidRPr="00A563E0">
        <w:rPr>
          <w:rStyle w:val="afffff0"/>
          <w:rFonts w:hint="cs"/>
          <w:rtl/>
        </w:rPr>
        <w:t>'</w:t>
      </w:r>
      <w:ins w:id="90747" w:author="Claude - סמנטי" w:date="2026-10-11T12:27:00Z">
        <w:r>
          <w:rPr>
            <w:rStyle w:val="afffff0"/>
            <w:rtl/>
          </w:rPr>
          <w:t xml:space="preserve">מַאֲפֵה תַנּוּר</w:t>
        </w:r>
      </w:ins>
      <w:del w:id="90748" w:author="Claude - סמנטי" w:date="2026-10-11T12:27:00Z">
        <w:r w:rsidRPr="00A563E0">
          <w:rPr>
            <w:rStyle w:val="afffff0"/>
            <w:rtl/>
          </w:rPr>
          <w:delText xml:space="preserve">מאפה תנור</w:delText>
        </w:r>
      </w:del>
      <w:r w:rsidRPr="00A563E0">
        <w:rPr>
          <w:rStyle w:val="afffff0"/>
          <w:rFonts w:hint="cs"/>
          <w:rtl/>
        </w:rPr>
        <w:t>'</w:t>
      </w:r>
      <w:r w:rsidRPr="00A563E0">
        <w:rPr>
          <w:rStyle w:val="afffff0"/>
          <w:rtl/>
        </w:rPr>
        <w:t xml:space="preserve"> </w:t>
      </w:r>
      <w:r>
        <w:rPr>
          <w:rtl/>
        </w:rPr>
        <w:t xml:space="preserve">- ולא מאפה כופח, ולא מאפה רעפים, ולא מאפה יורות הערביים</w:t>
      </w:r>
      <w:ins w:id="94919" w:author="מנוע מכני" w:date="2026-10-11T12:04:40Z">
        <w:r>
          <w:rPr>
            <w:rtl/>
          </w:rPr>
          <w:t xml:space="preserve">,</w:t>
        </w:r>
      </w:ins>
      <w:del w:id="94920" w:author="מנוע מכני" w:date="2026-10-11T12:04:40Z">
        <w:r>
          <w:rPr>
            <w:rtl/>
          </w:rPr>
          <w:delText xml:space="preserve">;</w:delText>
        </w:r>
      </w:del>
      <w:r>
        <w:rPr>
          <w:rtl/>
        </w:rPr>
        <w:t xml:space="preserve"> </w:t>
      </w:r>
    </w:p>
    <w:p>
      <w:pPr>
        <w:pStyle w:val="38"/>
        <w:rPr>
          <w:ins w:id="100454" w:author="מנוע מכני" w:date="2026-10-11T12:04:40Z"/>
        </w:rPr>
      </w:pPr>
      <w:r>
        <w:t>ר</w:t>
      </w:r>
      <w:r>
        <w:t>"</w:t>
      </w:r>
      <w:r>
        <w:t>י</w:t>
      </w:r>
      <w:r>
        <w:t xml:space="preserve">:</w:t>
      </w:r>
    </w:p>
    <w:p w:rsidR="00DA63EC" w:rsidRDefault="00DA63EC" w:rsidP="00DA63EC">
      <w:pPr>
        <w:tabs>
          <w:tab w:val="center" w:pos="2835"/>
        </w:tabs>
        <w:rPr>
          <w:rtl/>
        </w:rPr>
      </w:pPr>
      <w:del w:id="100455" w:author="מנוע מכני" w:date="2026-10-11T12:04:40Z">
        <w:r>
          <w:rPr>
            <w:rtl/>
          </w:rPr>
          <w:delText xml:space="preserve"> </w:delText>
        </w:r>
      </w:del>
      <w:r>
        <w:rPr>
          <w:rtl/>
        </w:rPr>
        <w:t xml:space="preserve">תנור תנור שני פעמים, להכשיר מאפה כופח</w:t>
      </w:r>
      <w:ins w:id="94921" w:author="מנוע מכני" w:date="2026-10-11T12:04:40Z">
        <w:r>
          <w:rPr>
            <w:rtl/>
          </w:rPr>
          <w:t xml:space="preserve">,</w:t>
        </w:r>
      </w:ins>
      <w:del w:id="94922" w:author="מנוע מכני" w:date="2026-10-11T12:04:40Z">
        <w:r>
          <w:rPr>
            <w:rtl/>
          </w:rPr>
          <w:delText xml:space="preserve">;</w:delText>
        </w:r>
      </w:del>
      <w:r>
        <w:rPr>
          <w:rtl/>
        </w:rPr>
        <w:t xml:space="preserve"> </w:t>
      </w:r>
    </w:p>
    <w:p>
      <w:pPr>
        <w:pStyle w:val="38"/>
        <w:rPr>
          <w:ins w:id="100456" w:author="מנוע מכני" w:date="2026-10-11T12:04:40Z"/>
        </w:rPr>
      </w:pPr>
      <w:r>
        <w:t xml:space="preserve">ר"ש:</w:t>
      </w:r>
    </w:p>
    <w:p w:rsidR="00DA63EC" w:rsidRDefault="00DA63EC" w:rsidP="00DA63EC">
      <w:pPr>
        <w:tabs>
          <w:tab w:val="center" w:pos="2835"/>
        </w:tabs>
        <w:rPr>
          <w:rtl/>
        </w:rPr>
      </w:pPr>
      <w:del w:id="100457" w:author="מנוע מכני" w:date="2026-10-11T12:04:40Z">
        <w:r>
          <w:rPr>
            <w:rtl/>
          </w:rPr>
          <w:delText xml:space="preserve"> </w:delText>
        </w:r>
      </w:del>
      <w:r>
        <w:rPr>
          <w:rtl/>
        </w:rPr>
        <w:t xml:space="preserve">תנור תנור שני פעמים, אחד שתהא אפייתן בתנור, ואחד שיהא הקדישן בתנור.</w:t>
      </w:r>
    </w:p>
    <w:p>
      <w:pPr>
        <w:pStyle w:val="38"/>
        <w:rPr>
          <w:ins w:id="100458" w:author="מנוע מכני" w:date="2026-10-11T12:04:40Z"/>
        </w:rPr>
      </w:pPr>
      <w:r>
        <w:t xml:space="preserve">ומי </w:t>
      </w:r>
      <w:ins w:id="93271" w:author="מנוע מכני" w:date="2026-10-11T12:04:40Z">
        <w:r>
          <w:t xml:space="preserve">יש</w:t>
        </w:r>
      </w:ins>
      <w:del w:id="93272" w:author="מנוע מכני" w:date="2026-10-11T12:04:40Z">
        <w:r>
          <w:delText xml:space="preserve">אית</w:delText>
        </w:r>
      </w:del>
      <w:r>
        <w:t xml:space="preserve"> </w:t>
      </w:r>
      <w:r>
        <w:t>לר</w:t>
      </w:r>
      <w:r>
        <w:t>"</w:t>
      </w:r>
      <w:r>
        <w:t xml:space="preserve">ש </w:t>
      </w:r>
      <w:ins w:id="93269" w:author="מנוע מכני" w:date="2026-10-11T12:04:40Z">
        <w:r>
          <w:t xml:space="preserve">זה</w:t>
        </w:r>
      </w:ins>
      <w:del w:id="93270" w:author="מנוע מכני" w:date="2026-10-11T12:04:40Z">
        <w:r>
          <w:delText xml:space="preserve">האי</w:delText>
        </w:r>
      </w:del>
      <w:r>
        <w:t xml:space="preserve"> סברא? והתנן:</w:t>
      </w:r>
    </w:p>
    <w:p w:rsidR="00DA63EC" w:rsidRDefault="00DA63EC" w:rsidP="00DA63EC">
      <w:pPr>
        <w:tabs>
          <w:tab w:val="center" w:pos="2835"/>
        </w:tabs>
        <w:rPr>
          <w:rtl/>
        </w:rPr>
      </w:pPr>
      <w:del w:id="100459" w:author="מנוע מכני" w:date="2026-10-11T12:04:40Z">
        <w:r>
          <w:rPr>
            <w:rtl/>
          </w:rPr>
          <w:delText xml:space="preserve"> </w:delText>
        </w:r>
      </w:del>
      <w:r>
        <w:rPr>
          <w:rStyle w:val="2fb"/>
          <w:rtl/>
        </w:rPr>
        <w:t xml:space="preserve">ר' שמעון</w:t>
      </w:r>
      <w:r>
        <w:rPr>
          <w:rtl/>
        </w:rPr>
        <w:t xml:space="preserve"> אומר, לעולם הוי רגיל לומר: שתי הלחם ולחם הפנים כשרות בעזרה וכשרות בבית פאגי!</w:t>
      </w:r>
    </w:p>
    <w:p>
      <w:pPr>
        <w:pStyle w:val="38"/>
        <w:rPr>
          <w:ins w:id="100460" w:author="מנוע מכני" w:date="2026-10-11T12:04:40Z"/>
        </w:rPr>
      </w:pPr>
      <w:r>
        <w:t xml:space="preserve">רבא, אימא:</w:t>
      </w:r>
    </w:p>
    <w:p w:rsidR="00DA63EC" w:rsidRDefault="00DA63EC" w:rsidP="00DA63EC">
      <w:pPr>
        <w:tabs>
          <w:tab w:val="center" w:pos="2835"/>
        </w:tabs>
        <w:rPr>
          <w:rtl/>
        </w:rPr>
      </w:pPr>
      <w:del w:id="100461" w:author="מנוע מכני" w:date="2026-10-11T12:04:40Z">
        <w:r>
          <w:rPr>
            <w:rtl/>
          </w:rPr>
          <w:delText xml:space="preserve"> </w:delText>
        </w:r>
      </w:del>
      <w:r>
        <w:rPr>
          <w:rtl/>
        </w:rPr>
        <w:t xml:space="preserve">שיהא הקדישן לשום תנור.</w:t>
      </w:r>
    </w:p>
    <w:p w:rsidR="00DA63EC" w:rsidRDefault="00DA63EC" w:rsidP="00DA63EC">
      <w:pPr>
        <w:pStyle w:val="affffd"/>
        <w:rPr>
          <w:del w:id="90037" w:author="מנוע עיצוב" w:date="2026-10-11T12:09:26Z"/>
          <w:rtl/>
        </w:rPr>
      </w:pPr>
      <w:del w:id="90036" w:author="מנוע עיצוב" w:date="2026-10-11T12:09:26Z">
        <w:r>
          <w:rPr>
            <w:rtl/>
          </w:rPr>
          <w:delText xml:space="preserve">׹</w:delText>
        </w:r>
      </w:del>
    </w:p>
    <w:p w:rsidR="00DA63EC" w:rsidRDefault="00DA63EC" w:rsidP="00DA63EC">
      <w:pPr>
        <w:pStyle w:val="affff1"/>
        <w:ind w:end="0"/>
        <w:rPr>
          <w:rtl/>
        </w:rPr>
        <w:pPrChange w:id="20052" w:author="קלוד" w:date="2026-10-11T09:07:26Z">
          <w:pPr>
            <w:pStyle w:val="affff1"/>
            <w:rPr>
              <w:rtl/>
            </w:rPr>
          </w:pPr>
        </w:pPrChange>
      </w:pPr>
      <w:ins w:id="9817" w:author="מספור קטעי משנה" w:date="2026-10-11T09:35:12Z">
        <w:r>
          <w:rPr>
            <w:rStyle w:val="MisparKeta"/>
          </w:rPr>
          <w:t xml:space="preserve">ז. </w:t>
        </w:r>
      </w:ins>
      <w:r>
        <w:rPr>
          <w:rtl/>
        </w:rPr>
        <w:t>הרי עלי מנחת מאפה - לא יביא מחצה [וכו</w:t>
      </w:r>
      <w:r w:rsidR="005608A0">
        <w:rPr>
          <w:rtl/>
        </w:rPr>
        <w:t>'</w:t>
      </w:r>
      <w:r>
        <w:rPr>
          <w:rtl/>
        </w:rPr>
        <w:t>].</w:t>
      </w:r>
    </w:p>
    <w:p>
      <w:pPr>
        <w:pStyle w:val="38"/>
        <w:rPr>
          <w:ins w:id="100463" w:author="מנוע מכני" w:date="2026-10-11T12:04:40Z"/>
        </w:rPr>
      </w:pPr>
      <w:del w:id="100462"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0464" w:author="מנוע מכני" w:date="2026-10-11T12:04:40Z">
        <w:r>
          <w:rPr>
            <w:rtl/>
          </w:rPr>
          <w:delText xml:space="preserve"> </w:delText>
        </w:r>
      </w:del>
      <w:r>
        <w:rPr>
          <w:rtl/>
        </w:rPr>
        <w:t xml:space="preserve">וכי תקריב - כשתקריב לעשות דבר רשות קרבן מנחה.</w:t>
      </w:r>
    </w:p>
    <w:p>
      <w:pPr>
        <w:pStyle w:val="38"/>
        <w:rPr>
          <w:ins w:id="100465" w:author="מנוע מכני" w:date="2026-10-11T12:04:40Z"/>
        </w:rPr>
      </w:pPr>
      <w:r>
        <w:t>אר</w:t>
      </w:r>
      <w:r>
        <w:t>"</w:t>
      </w:r>
      <w:r>
        <w:t>י</w:t>
      </w:r>
      <w:r>
        <w:t xml:space="preserve">:</w:t>
      </w:r>
    </w:p>
    <w:p w:rsidR="00DA63EC" w:rsidRDefault="00DA63EC" w:rsidP="00DA63EC">
      <w:pPr>
        <w:tabs>
          <w:tab w:val="center" w:pos="2835"/>
        </w:tabs>
        <w:rPr>
          <w:rtl/>
        </w:rPr>
      </w:pPr>
      <w:del w:id="100466" w:author="מנוע מכני" w:date="2026-10-11T12:04:40Z">
        <w:r>
          <w:rPr>
            <w:rtl/>
          </w:rPr>
          <w:delText xml:space="preserve"> </w:delText>
        </w:r>
      </w:del>
      <w:r>
        <w:rPr>
          <w:rtl/>
        </w:rPr>
        <w:t xml:space="preserve">מנין לאומר הרי עלי מנחת מאפה, שלא יביא מחצה חלות ומחצה רקיקין? </w:t>
      </w:r>
    </w:p>
    <w:p>
      <w:pPr>
        <w:pStyle w:val="38"/>
        <w:rPr>
          <w:ins w:id="100467" w:author="מנוע מכני" w:date="2026-10-11T12:04:40Z"/>
        </w:rPr>
      </w:pPr>
      <w:r>
        <w:tab/>
      </w:r>
      <w:r>
        <w:t>ת</w:t>
      </w:r>
      <w:r>
        <w:t>"</w:t>
      </w:r>
      <w:r>
        <w:t>ל</w:t>
      </w:r>
      <w:r>
        <w:t xml:space="preserve">:</w:t>
      </w:r>
    </w:p>
    <w:p w:rsidR="00DA63EC" w:rsidRDefault="00DA63EC" w:rsidP="00DA63EC">
      <w:pPr>
        <w:tabs>
          <w:tab w:val="center" w:pos="2835"/>
        </w:tabs>
        <w:rPr>
          <w:rtl/>
        </w:rPr>
      </w:pPr>
      <w:del w:id="100468" w:author="מנוע מכני" w:date="2026-10-11T12:04:40Z">
        <w:r>
          <w:rPr>
            <w:rtl/>
          </w:rPr>
          <w:delText xml:space="preserve"> </w:delText>
        </w:r>
      </w:del>
      <w:r>
        <w:rPr>
          <w:rtl/>
        </w:rPr>
        <w:t xml:space="preserve">קרבן מנחה, קרבן אחד אמרתי לך, ולא שנים ושלשה קרבנות.</w:t>
      </w:r>
    </w:p>
    <w:p w:rsidR="00DA63EC" w:rsidRDefault="00DA63EC" w:rsidP="00DA63EC">
      <w:pPr>
        <w:pStyle w:val="afff3"/>
        <w:framePr w:wrap="around"/>
        <w:rPr>
          <w:rtl/>
        </w:rPr>
      </w:pPr>
      <w:r>
        <w:rPr>
          <w:rFonts w:hint="cs"/>
          <w:rtl/>
        </w:rPr>
        <w:t>סג:</w:t>
      </w:r>
    </w:p>
    <w:p>
      <w:pPr>
        <w:pStyle w:val="38"/>
        <w:rPr>
          <w:ins w:id="100469" w:author="מנוע מכני" w:date="2026-10-11T12:04:40Z"/>
        </w:rPr>
      </w:pPr>
      <w:r>
        <w:t>א</w:t>
      </w:r>
      <w:r>
        <w:t>"</w:t>
      </w:r>
      <w:r>
        <w:t>ל</w:t>
      </w:r>
      <w:r>
        <w:t xml:space="preserve"> ר"ש:</w:t>
      </w:r>
    </w:p>
    <w:p w:rsidR="00DA63EC" w:rsidRDefault="00DA63EC" w:rsidP="00DA63EC">
      <w:pPr>
        <w:tabs>
          <w:tab w:val="center" w:pos="2835"/>
        </w:tabs>
        <w:rPr>
          <w:rtl/>
        </w:rPr>
      </w:pPr>
      <w:del w:id="100470" w:author="מנוע מכני" w:date="2026-10-11T12:04:40Z">
        <w:r>
          <w:rPr>
            <w:rtl/>
          </w:rPr>
          <w:delText xml:space="preserve"> </w:delText>
        </w:r>
      </w:del>
      <w:r>
        <w:rPr>
          <w:rFonts w:hint="cs"/>
          <w:rtl/>
        </w:rPr>
        <w:t xml:space="preserve">כיון שנאמר </w:t>
      </w:r>
      <w:r>
        <w:rPr>
          <w:rtl/>
        </w:rPr>
        <w:t>קרבן קרבן שני פעמים</w:t>
      </w:r>
      <w:r>
        <w:rPr>
          <w:rFonts w:hint="cs"/>
          <w:rtl/>
        </w:rPr>
        <w:t xml:space="preserve"> ונאמר חלות ורקיקין רצה מביא חלות רצה מביא רקיקין </w:t>
      </w:r>
    </w:p>
    <w:p w:rsidR="00DA63EC" w:rsidRDefault="00DA63EC" w:rsidP="00DA63EC">
      <w:pPr>
        <w:tabs>
          <w:tab w:val="center" w:pos="2835"/>
        </w:tabs>
        <w:rPr>
          <w:rtl/>
        </w:rPr>
      </w:pPr>
      <w:r>
        <w:rPr>
          <w:rtl/>
        </w:rPr>
        <w:t>ובוללן וקומץ משניהם, ואם קמץ ועלה בידו מאחד על שניהם - יצא.</w:t>
      </w:r>
    </w:p>
    <w:p w:rsidR="00DA63EC" w:rsidRDefault="00DA63EC" w:rsidP="00DA63EC">
      <w:pPr>
        <w:tabs>
          <w:tab w:val="center" w:pos="2835"/>
        </w:tabs>
        <w:rPr>
          <w:rtl/>
        </w:rPr>
      </w:pPr>
    </w:p>
    <w:p>
      <w:pPr>
        <w:pStyle w:val="afffff8"/>
        <w:rPr>
          <w:ins w:id="90369" w:author="קלוד" w:date="2026-10-11T12:32:08Z"/>
        </w:rPr>
      </w:pPr>
      <w:ins w:id="90370" w:author="קלוד" w:date="2026-10-11T12:32:08Z">
        <w:r>
          <w:rPr>
            <w:color w:val="7B3F00"/>
          </w:rPr>
          <w:t xml:space="preserve">מחצה חלות ומחצה רקיקין - ריב"י מ'וכל' ור"ש מ'בשמן'</w:t>
        </w:r>
      </w:ins>
    </w:p>
    <w:p>
      <w:pPr>
        <w:pStyle w:val="38"/>
        <w:rPr>
          <w:ins w:id="100471" w:author="מנוע מכני" w:date="2026-10-11T12:04:40Z"/>
        </w:rPr>
      </w:pPr>
      <w:r>
        <w:t>ריב</w:t>
      </w:r>
      <w:r>
        <w:t>"</w:t>
      </w:r>
      <w:r>
        <w:t>י</w:t>
      </w:r>
      <w:r>
        <w:t xml:space="preserve">:</w:t>
      </w:r>
    </w:p>
    <w:p w:rsidR="00DA63EC" w:rsidRDefault="00DA63EC" w:rsidP="00DA63EC">
      <w:pPr>
        <w:tabs>
          <w:tab w:val="center" w:pos="2835"/>
        </w:tabs>
        <w:rPr>
          <w:rtl/>
        </w:rPr>
      </w:pPr>
      <w:del w:id="100472" w:author="מנוע מכני" w:date="2026-10-11T12:04:40Z">
        <w:r>
          <w:rPr>
            <w:rtl/>
          </w:rPr>
          <w:delText xml:space="preserve"> </w:delText>
        </w:r>
      </w:del>
      <w:r>
        <w:rPr>
          <w:rtl/>
        </w:rPr>
        <w:t xml:space="preserve">מנין לאומר הרי עלי מנחת מאפה, שלא יביא מחצה חלות ומחצה רקיקין? </w:t>
      </w:r>
    </w:p>
    <w:p>
      <w:pPr>
        <w:pStyle w:val="38"/>
        <w:rPr>
          <w:ins w:id="100473" w:author="מנוע מכני" w:date="2026-10-11T12:04:40Z"/>
        </w:rPr>
      </w:pPr>
      <w:r>
        <w:t xml:space="preserve">ת"ל</w:t>
      </w:r>
      <w:r>
        <w:t xml:space="preserve">:</w:t>
      </w:r>
    </w:p>
    <w:p w:rsidR="00DA63EC" w:rsidRDefault="00DA63EC" w:rsidP="00DA63EC">
      <w:pPr>
        <w:tabs>
          <w:tab w:val="center" w:pos="2835"/>
        </w:tabs>
        <w:rPr>
          <w:rtl/>
        </w:rPr>
      </w:pPr>
      <w:del w:id="100474"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וכל מנחה אשר תאפה בתנור וכל נעשה במרחשת ועל מחבת לכהן המקריב אותה לו תהיה וכל מנחה בלולה בשמן וחרבה לכל בני אהרן תהיה</w:t>
      </w:r>
      <w:r w:rsidRPr="00A563E0">
        <w:rPr>
          <w:rStyle w:val="afffff0"/>
          <w:rFonts w:hint="cs"/>
          <w:rtl/>
        </w:rPr>
        <w:t>'</w:t>
      </w:r>
      <w:r w:rsidRPr="00A563E0">
        <w:rPr>
          <w:rStyle w:val="afffff0"/>
          <w:rtl/>
        </w:rPr>
        <w:t>,</w:t>
      </w:r>
      <w:r>
        <w:rPr>
          <w:rtl/>
        </w:rPr>
        <w:t xml:space="preserve"> מה וכל האמור למטה שני מינין חלוקין, אף וכל האמור למעלה שני מינין חלוקין.</w:t>
      </w:r>
    </w:p>
    <w:p>
      <w:pPr>
        <w:pStyle w:val="38"/>
        <w:rPr>
          <w:ins w:id="100475" w:author="מנוע מכני" w:date="2026-10-11T12:04:40Z"/>
        </w:rPr>
      </w:pPr>
      <w:r>
        <w:t>ור"</w:t>
      </w:r>
      <w:r>
        <w:t>י</w:t>
      </w:r>
      <w:r>
        <w:t xml:space="preserve">, </w:t>
      </w:r>
      <w:ins w:id="97501" w:author="מנוע מכני" w:date="2026-10-11T12:04:40Z">
        <w:r>
          <w:t xml:space="preserve">יפה</w:t>
        </w:r>
      </w:ins>
      <w:del w:id="97502" w:author="מנוע מכני" w:date="2026-10-11T12:04:40Z">
        <w:r>
          <w:delText xml:space="preserve">שפיר</w:delText>
        </w:r>
      </w:del>
      <w:r>
        <w:t xml:space="preserve"> אר</w:t>
      </w:r>
      <w:r>
        <w:t>"</w:t>
      </w:r>
      <w:r>
        <w:t>ש</w:t>
      </w:r>
      <w:r>
        <w:t xml:space="preserve">:</w:t>
      </w:r>
    </w:p>
    <w:p w:rsidR="00DA63EC" w:rsidRDefault="00DA63EC" w:rsidP="00DA63EC">
      <w:pPr>
        <w:tabs>
          <w:tab w:val="center" w:pos="2835"/>
        </w:tabs>
        <w:rPr>
          <w:rtl/>
        </w:rPr>
      </w:pPr>
      <w:del w:id="100476" w:author="מנוע מכני" w:date="2026-10-11T12:04:40Z">
        <w:r>
          <w:rPr>
            <w:rtl/>
          </w:rPr>
          <w:delText xml:space="preserve"> </w:delText>
        </w:r>
      </w:del>
      <w:r>
        <w:rPr>
          <w:rtl/>
        </w:rPr>
        <w:t xml:space="preserve">כיון דכתיב</w:t>
      </w:r>
      <w:r w:rsidRPr="00A563E0">
        <w:rPr>
          <w:rStyle w:val="afffff0"/>
          <w:rtl/>
        </w:rPr>
        <w:t xml:space="preserve"> </w:t>
      </w:r>
      <w:r w:rsidRPr="00A563E0">
        <w:rPr>
          <w:rStyle w:val="afffff0"/>
          <w:rFonts w:hint="cs"/>
          <w:rtl/>
        </w:rPr>
        <w:t>'</w:t>
      </w:r>
      <w:r w:rsidRPr="00A563E0">
        <w:rPr>
          <w:rStyle w:val="afffff0"/>
          <w:rtl/>
        </w:rPr>
        <w:t>בשמן בשמן</w:t>
      </w:r>
      <w:r w:rsidRPr="00A563E0">
        <w:rPr>
          <w:rStyle w:val="afffff0"/>
          <w:rFonts w:hint="cs"/>
          <w:rtl/>
        </w:rPr>
        <w:t>'</w:t>
      </w:r>
      <w:r w:rsidRPr="00A563E0">
        <w:rPr>
          <w:rStyle w:val="afffff0"/>
          <w:rtl/>
        </w:rPr>
        <w:t>,</w:t>
      </w:r>
      <w:r>
        <w:rPr>
          <w:rtl/>
        </w:rPr>
        <w:t xml:space="preserve"> כמאן דכתיב קרבן קרבן דמי.</w:t>
      </w:r>
    </w:p>
    <w:p w:rsidR="00DA63EC" w:rsidRDefault="00DA63EC" w:rsidP="00DA63EC">
      <w:pPr>
        <w:tabs>
          <w:tab w:val="center" w:pos="2835"/>
        </w:tabs>
        <w:rPr>
          <w:rtl/>
        </w:rPr>
      </w:pPr>
      <w:r>
        <w:rPr>
          <w:rStyle w:val="2fb"/>
          <w:rtl/>
        </w:rPr>
        <w:t xml:space="preserve">ור"ש</w:t>
      </w:r>
      <w:r>
        <w:rPr>
          <w:rtl/>
        </w:rPr>
        <w:t xml:space="preserve"> </w:t>
      </w:r>
      <w:ins w:id="96233" w:author="מנוע מכני" w:date="2026-10-11T12:04:40Z">
        <w:r>
          <w:rPr>
            <w:rtl/>
          </w:rPr>
          <w:t xml:space="preserve">אם </w:t>
        </w:r>
      </w:ins>
      <w:del w:id="96234" w:author="מנוע מכני" w:date="2026-10-11T12:04:40Z">
        <w:r>
          <w:rPr>
            <w:rtl/>
          </w:rPr>
          <w:delText xml:space="preserve">אי </w:delText>
        </w:r>
      </w:del>
      <w:r>
        <w:rPr>
          <w:rtl/>
        </w:rPr>
        <w:t xml:space="preserve">לא</w:t>
      </w:r>
      <w:r>
        <w:rPr>
          <w:rtl/>
        </w:rPr>
        <w:t xml:space="preserve"> כתיב בשמן בשמן, </w:t>
      </w:r>
      <w:r>
        <w:rPr>
          <w:rtl/>
        </w:rPr>
        <w:t xml:space="preserve">הו"</w:t>
      </w:r>
      <w:r>
        <w:rPr>
          <w:rFonts w:hint="cs"/>
          <w:rtl/>
        </w:rPr>
        <w:t>א</w:t>
      </w:r>
      <w:r>
        <w:rPr>
          <w:rtl/>
        </w:rPr>
        <w:t xml:space="preserve">: דווקא מחצה חלות ומחצה רקיקין, אבל חלות </w:t>
      </w:r>
      <w:ins w:id="90195" w:author="Claude - סמנטי" w:date="2026-10-11T12:27:00Z">
        <w:r>
          <w:rPr>
            <w:rtl/>
          </w:rPr>
          <w:t xml:space="preserve">לבדם</w:t>
        </w:r>
      </w:ins>
      <w:del w:id="90196" w:author="Claude - סמנטי" w:date="2026-10-11T12:27:00Z">
        <w:r>
          <w:rPr>
            <w:rtl/>
          </w:rPr>
          <w:delText xml:space="preserve">לחודייהו</w:delText>
        </w:r>
      </w:del>
      <w:r>
        <w:rPr>
          <w:rtl/>
        </w:rPr>
        <w:t xml:space="preserve"> ורקיקין </w:t>
      </w:r>
      <w:ins w:id="90193" w:author="Claude - סמנטי" w:date="2026-10-11T12:27:00Z">
        <w:r>
          <w:rPr>
            <w:rtl/>
          </w:rPr>
          <w:t xml:space="preserve">לבדם</w:t>
        </w:r>
      </w:ins>
      <w:del w:id="90194" w:author="Claude - סמנטי" w:date="2026-10-11T12:27:00Z">
        <w:r>
          <w:rPr>
            <w:rtl/>
          </w:rPr>
          <w:delText xml:space="preserve">לחודייהו</w:delText>
        </w:r>
      </w:del>
      <w:r>
        <w:rPr>
          <w:rtl/>
        </w:rPr>
        <w:t xml:space="preserve"> אימא </w:t>
      </w:r>
      <w:r>
        <w:rPr>
          <w:rtl/>
        </w:rPr>
        <w:t xml:space="preserve">לא</w:t>
      </w:r>
      <w:r>
        <w:rPr>
          <w:rtl/>
        </w:rPr>
        <w:t xml:space="preserve">, </w:t>
      </w:r>
      <w:r>
        <w:rPr>
          <w:rFonts w:hint="cs"/>
          <w:rtl/>
        </w:rPr>
        <w:t>קמ</w:t>
      </w:r>
      <w:r>
        <w:rPr>
          <w:rtl/>
        </w:rPr>
        <w:t>"</w:t>
      </w:r>
      <w:r>
        <w:rPr>
          <w:rFonts w:hint="cs"/>
          <w:rtl/>
        </w:rPr>
        <w:t>ל</w:t>
      </w:r>
      <w:r>
        <w:rPr>
          <w:rtl/>
        </w:rPr>
        <w:t>.</w:t>
      </w:r>
    </w:p>
    <w:p w:rsidR="00DA63EC" w:rsidRDefault="00DA63EC" w:rsidP="00DA63EC">
      <w:pPr>
        <w:tabs>
          <w:tab w:val="center" w:pos="2835"/>
        </w:tabs>
        <w:rPr>
          <w:rtl/>
        </w:rPr>
      </w:pPr>
      <w:ins w:id="91543" w:author="מנוע מכני" w:date="2026-10-11T12:04:40Z">
        <w:r>
          <w:rPr>
            <w:rFonts w:hint="cs"/>
            <w:rtl/>
          </w:rPr>
          <w:t xml:space="preserve">ויש</w:t>
        </w:r>
      </w:ins>
      <w:del w:id="91544" w:author="מנוע מכני" w:date="2026-10-11T12:04:40Z">
        <w:r>
          <w:rPr>
            <w:rFonts w:hint="cs"/>
            <w:rtl/>
          </w:rPr>
          <w:delText xml:space="preserve">ואיכא</w:delText>
        </w:r>
      </w:del>
      <w:r>
        <w:rPr>
          <w:rFonts w:hint="cs"/>
          <w:rtl/>
        </w:rPr>
        <w:t xml:space="preserve"> בין </w:t>
      </w:r>
      <w:r>
        <w:rPr>
          <w:rStyle w:val="2fb"/>
          <w:rFonts w:hint="cs"/>
          <w:rtl/>
        </w:rPr>
        <w:t xml:space="preserve">ריב</w:t>
      </w:r>
      <w:r>
        <w:rPr>
          <w:rStyle w:val="2fb"/>
          <w:rtl/>
        </w:rPr>
        <w:t>"</w:t>
      </w:r>
      <w:r>
        <w:rPr>
          <w:rStyle w:val="2fb"/>
          <w:rFonts w:hint="cs"/>
          <w:rtl/>
        </w:rPr>
        <w:t xml:space="preserve">י</w:t>
      </w:r>
      <w:r>
        <w:rPr>
          <w:rFonts w:hint="cs"/>
          <w:rtl/>
        </w:rPr>
        <w:t xml:space="preserve"> </w:t>
      </w:r>
      <w:r>
        <w:rPr>
          <w:rStyle w:val="2fb"/>
          <w:rFonts w:hint="cs"/>
          <w:rtl/>
        </w:rPr>
        <w:t xml:space="preserve">לר</w:t>
      </w:r>
      <w:r>
        <w:rPr>
          <w:rStyle w:val="2fb"/>
          <w:rtl/>
        </w:rPr>
        <w:t>"</w:t>
      </w:r>
      <w:r>
        <w:rPr>
          <w:rStyle w:val="2fb"/>
          <w:rFonts w:hint="cs"/>
          <w:rtl/>
        </w:rPr>
        <w:t xml:space="preserve">י</w:t>
      </w:r>
      <w:r>
        <w:rPr>
          <w:rFonts w:hint="cs"/>
          <w:rtl/>
        </w:rPr>
        <w:t xml:space="preserve"> </w:t>
      </w:r>
      <w:ins w:id="96235" w:author="מנוע מכני" w:date="2026-10-11T12:04:40Z">
        <w:r>
          <w:rPr>
            <w:rFonts w:hint="cs"/>
            <w:rtl/>
          </w:rPr>
          <w:t xml:space="preserve">דאם </w:t>
        </w:r>
      </w:ins>
      <w:del w:id="96236" w:author="מנוע מכני" w:date="2026-10-11T12:04:40Z">
        <w:r>
          <w:rPr>
            <w:rFonts w:hint="cs"/>
            <w:rtl/>
          </w:rPr>
          <w:delText xml:space="preserve">דאי </w:delText>
        </w:r>
      </w:del>
      <w:r>
        <w:rPr>
          <w:rFonts w:hint="cs"/>
          <w:rtl/>
        </w:rPr>
        <w:t xml:space="preserve">עבד </w:t>
      </w:r>
    </w:p>
    <w:p w:rsidR="00DA63EC" w:rsidRDefault="00DA63EC" w:rsidP="00DA63EC">
      <w:pPr>
        <w:pStyle w:val="Hadran"/>
        <w:rPr>
          <w:rtl/>
        </w:rPr>
        <w:pPrChange w:id="104878" w:author="Claude" w:date="2026-10-11T09:08:13Z">
          <w:pPr>
            <w:pStyle w:val="affff"/>
            <w:rPr>
              <w:rtl/>
            </w:rPr>
          </w:pPr>
        </w:pPrChange>
      </w:pPr>
      <w:r>
        <w:rPr>
          <w:rtl/>
        </w:rPr>
        <w:t>הדרן עלך כל המנחות.</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6"/>
        <w:framePr w:wrap="around"/>
        <w:rPr>
          <w:del w:id="103829" w:author="Claude" w:date="2026-10-11T09:07:48Z"/>
          <w:rtl/>
        </w:rPr>
      </w:pPr>
      <w:del w:id="103828" w:author="Claude" w:date="2026-10-11T09:07:48Z">
        <w:r>
          <w:rPr>
            <w:rFonts w:hint="cs"/>
            <w:rtl/>
          </w:rPr>
          <w:lastRenderedPageBreak/>
          <w:delText xml:space="preserve">פרק שישי</w:delText>
        </w:r>
      </w:del>
    </w:p>
    <w:p w:rsidR="00DA63EC" w:rsidRDefault="00DA63EC" w:rsidP="00DA63EC">
      <w:pPr>
        <w:pStyle w:val="afff3"/>
        <w:framePr w:wrap="around"/>
        <w:rPr>
          <w:rtl/>
        </w:rPr>
      </w:pPr>
      <w:r>
        <w:rPr>
          <w:rFonts w:hint="cs"/>
          <w:rtl/>
        </w:rPr>
        <w:t>סג.</w:t>
      </w:r>
    </w:p>
    <w:p w:rsidR="00DA63EC" w:rsidRDefault="00DA63EC" w:rsidP="00DA63EC">
      <w:pPr>
        <w:pStyle w:val="afff7"/>
        <w:framePr w:wrap="around"/>
        <w:rPr>
          <w:del w:id="103831" w:author="Claude" w:date="2026-10-11T09:07:48Z"/>
          <w:rtl/>
        </w:rPr>
      </w:pPr>
      <w:del w:id="103830" w:author="Claude" w:date="2026-10-11T09:07:48Z">
        <w:r>
          <w:rPr>
            <w:rFonts w:hint="cs"/>
            <w:rtl/>
          </w:rPr>
          <w:delText xml:space="preserve">רבי ישמעאל</w:delText>
        </w:r>
      </w:del>
    </w:p>
    <w:p w:rsidR="00DA63EC" w:rsidRDefault="00DA63EC" w:rsidP="00DA63EC">
      <w:pPr>
        <w:pStyle w:val="afff8"/>
        <w:framePr w:wrap="around"/>
        <w:rPr>
          <w:rtl/>
        </w:rPr>
      </w:pPr>
      <w:r>
        <w:rPr>
          <w:rFonts w:hint="cs"/>
          <w:rtl/>
        </w:rPr>
        <w:t>סג.-עב:</w:t>
      </w:r>
    </w:p>
    <w:p>
      <w:pPr>
        <w:pStyle w:val="PetichatPerek"/>
        <w:rPr>
          <w:ins w:id="103827" w:author="Claude" w:date="2026-10-11T09:07:48Z"/>
        </w:rPr>
      </w:pPr>
      <w:ins w:id="103826" w:author="Claude" w:date="2026-10-11T09:07:48Z">
        <w:r>
          <w:rPr>
            <w:rFonts w:hint="cs"/>
            <w:rtl/>
          </w:rPr>
          <w:t xml:space="preserve">פרק שישי</w:t>
        </w:r>
        <w:r>
          <w:rPr>
            <w:rFonts w:hint="cs"/>
            <w:rtl/>
          </w:rPr>
          <w:t xml:space="preserve"> - </w:t>
        </w:r>
        <w:r>
          <w:rPr>
            <w:rFonts w:hint="cs"/>
            <w:rtl/>
          </w:rPr>
          <w:t xml:space="preserve">רבי ישמעאל</w:t>
        </w:r>
      </w:ins>
    </w:p>
    <w:p>
      <w:pPr>
        <w:pStyle w:val="MishnaBatzad"/>
        <w:rPr>
          <w:ins w:id="20390" w:author="קלוד" w:date="2026-10-11T09:07:26Z"/>
        </w:rPr>
      </w:pPr>
      <w:ins w:id="20389" w:author="קלוד" w:date="2026-10-11T09:07:26Z">
        <w:r>
          <w:t xml:space="preserve">משנה א</w:t>
        </w:r>
      </w:ins>
    </w:p>
    <w:p w:rsidR="00DA63EC" w:rsidRPr="000A334C" w:rsidRDefault="00DA63EC" w:rsidP="003B6D22">
      <w:pPr>
        <w:pStyle w:val="afff9"/>
        <w:rPr>
          <w:del w:id="20198" w:author="קלוד" w:date="2026-10-11T09:07:26Z"/>
          <w:rtl/>
        </w:rPr>
      </w:pPr>
      <w:del w:id="20197" w:author="קלוד" w:date="2026-10-11T09:07:26Z">
        <w:r w:rsidRPr="000A334C">
          <w:rPr>
            <w:rtl/>
          </w:rPr>
          <w:delText xml:space="preserve">מתני'.</w:delText>
        </w:r>
      </w:del>
    </w:p>
    <w:p w:rsidR="00DA63EC" w:rsidRPr="000A334C" w:rsidRDefault="00DA63EC" w:rsidP="003B6D22">
      <w:pPr>
        <w:pStyle w:val="afff9"/>
        <w:spacing w:before="120"/>
        <w:rPr>
          <w:rtl/>
        </w:rPr>
        <w:pPrChange w:id="90037" w:author="קלוד" w:date="2026-10-11T12:09:42Z">
          <w:pPr>
            <w:pStyle w:val="afff9"/>
          </w:pPr>
        </w:pPrChange>
      </w:pPr>
      <w:r>
        <w:rPr>
          <w:rStyle w:val="TanaimMishna"/>
          <w:rtl/>
          <w:rPrChange w:id="20013" w:author="קלוד" w:date="2026-10-11T09:07:26Z">
            <w:rPr>
              <w:rtl/>
            </w:rPr>
          </w:rPrChange>
        </w:rPr>
        <w:t xml:space="preserve">רבי ישמעאל</w:t>
      </w:r>
      <w:r>
        <w:rPr>
          <w:rtl/>
        </w:rPr>
        <w:t xml:space="preserve"> אומר</w:t>
      </w:r>
      <w:r>
        <w:rPr>
          <w:rStyle w:val="TanaimMishna"/>
          <w:rtl/>
          <w:rPrChange w:id="103703" w:author="Claude" w:date="2026-10-11T09:07:48Z">
            <w:rPr>
              <w:rtl/>
            </w:rPr>
          </w:rPrChange>
        </w:rPr>
        <w:t xml:space="preserve">:</w:t>
      </w:r>
      <w:r>
        <w:rPr>
          <w:rtl/>
        </w:rPr>
        <w:t xml:space="preserve"> עומר היה בא בשבת משלש סאין, ובחול - מחמש; </w:t>
      </w:r>
    </w:p>
    <w:p w:rsidR="00DA63EC" w:rsidRPr="000A334C" w:rsidRDefault="00DA63EC" w:rsidP="003B6D22">
      <w:pPr>
        <w:pStyle w:val="afff9"/>
        <w:rPr>
          <w:rtl/>
        </w:rPr>
      </w:pPr>
      <w:r>
        <w:rPr>
          <w:rtl/>
        </w:rPr>
        <w:t xml:space="preserve">ו</w:t>
      </w:r>
      <w:r>
        <w:rPr>
          <w:rStyle w:val="TanaimMishna"/>
          <w:rtl/>
          <w:rPrChange w:id="20014" w:author="קלוד" w:date="2026-10-11T09:07:26Z">
            <w:rPr>
              <w:rtl/>
            </w:rPr>
          </w:rPrChange>
        </w:rPr>
        <w:t xml:space="preserve">חכמים</w:t>
      </w:r>
      <w:r>
        <w:rPr>
          <w:rtl/>
        </w:rPr>
        <w:t xml:space="preserve"> אומרים</w:t>
      </w:r>
      <w:r>
        <w:rPr>
          <w:rStyle w:val="TanaimMishna"/>
          <w:rtl/>
          <w:rPrChange w:id="103704" w:author="Claude" w:date="2026-10-11T09:07:48Z">
            <w:rPr>
              <w:rtl/>
            </w:rPr>
          </w:rPrChange>
        </w:rPr>
        <w:t xml:space="preserve">:</w:t>
      </w:r>
      <w:r>
        <w:rPr>
          <w:rtl/>
        </w:rPr>
        <w:t xml:space="preserve"> אחד שבת ואחד חול - משלש היה בא.</w:t>
      </w:r>
    </w:p>
    <w:p w:rsidR="00DA63EC" w:rsidRPr="000A334C" w:rsidRDefault="00DA63EC" w:rsidP="003B6D22">
      <w:pPr>
        <w:pStyle w:val="afff9"/>
        <w:rPr>
          <w:rtl/>
        </w:rPr>
      </w:pPr>
      <w:r w:rsidRPr="000A334C">
        <w:rPr>
          <w:rFonts w:hint="cs"/>
          <w:rtl/>
        </w:rPr>
        <w:t>ר</w:t>
      </w:r>
      <w:r w:rsidRPr="000A334C">
        <w:rPr>
          <w:rtl/>
        </w:rPr>
        <w:t>"</w:t>
      </w:r>
      <w:r w:rsidRPr="000A334C">
        <w:rPr>
          <w:rFonts w:hint="cs"/>
          <w:rtl/>
        </w:rPr>
        <w:t>ח סגן הכהנים:</w:t>
      </w:r>
      <w:r w:rsidRPr="000A334C">
        <w:rPr>
          <w:rtl/>
        </w:rPr>
        <w:t xml:space="preserve"> בשבת היה נקצר ביחיד ובמגל אחד ובקופה אחת, </w:t>
      </w:r>
    </w:p>
    <w:p w:rsidR="00DA63EC" w:rsidRPr="000A334C" w:rsidRDefault="00DA63EC" w:rsidP="003B6D22">
      <w:pPr>
        <w:pStyle w:val="afff9"/>
        <w:rPr>
          <w:rtl/>
        </w:rPr>
      </w:pPr>
      <w:r w:rsidRPr="000A334C">
        <w:rPr>
          <w:rtl/>
        </w:rPr>
        <w:tab/>
      </w:r>
      <w:r w:rsidRPr="000A334C">
        <w:rPr>
          <w:rtl/>
        </w:rPr>
        <w:tab/>
      </w:r>
      <w:r w:rsidRPr="000A334C">
        <w:rPr>
          <w:rtl/>
        </w:rPr>
        <w:tab/>
      </w:r>
      <w:r w:rsidRPr="000A334C">
        <w:rPr>
          <w:rFonts w:hint="cs"/>
          <w:rtl/>
        </w:rPr>
        <w:t xml:space="preserve">    </w:t>
      </w:r>
      <w:r w:rsidRPr="000A334C">
        <w:rPr>
          <w:rtl/>
        </w:rPr>
        <w:t xml:space="preserve">ובחול - בשלשה, בשלשה קופות ושלש מגלות; </w:t>
      </w:r>
    </w:p>
    <w:p w:rsidR="00DA63EC" w:rsidRPr="000A334C" w:rsidRDefault="00DA63EC" w:rsidP="003B6D22">
      <w:pPr>
        <w:pStyle w:val="afff9"/>
        <w:rPr>
          <w:rtl/>
        </w:rPr>
      </w:pPr>
      <w:r w:rsidRPr="000A334C">
        <w:rPr>
          <w:rtl/>
        </w:rPr>
        <w:t>וחכ"</w:t>
      </w:r>
      <w:r w:rsidRPr="000A334C">
        <w:rPr>
          <w:rFonts w:hint="cs"/>
          <w:rtl/>
        </w:rPr>
        <w:t>א</w:t>
      </w:r>
      <w:r w:rsidRPr="000A334C">
        <w:rPr>
          <w:rtl/>
        </w:rPr>
        <w:t>: אחד שבת ואחד חול - בשלשה, בשלש קופות ובשלש מגלות.</w:t>
      </w:r>
    </w:p>
    <w:p w:rsidR="00DA63EC" w:rsidRDefault="00DA63EC" w:rsidP="00DA63EC">
      <w:pPr>
        <w:pStyle w:val="affffd"/>
        <w:rPr>
          <w:rtl/>
        </w:rPr>
      </w:pPr>
      <w:r>
        <w:rPr>
          <w:rtl/>
        </w:rPr>
        <w:t>׹</w:t>
      </w:r>
    </w:p>
    <w:p>
      <w:pPr>
        <w:pStyle w:val="afffff8"/>
        <w:rPr>
          <w:ins w:id="90367" w:author="קלוד" w:date="2026-10-11T12:32:08Z"/>
        </w:rPr>
      </w:pPr>
      <w:ins w:id="90368" w:author="קלוד" w:date="2026-10-11T12:32:08Z">
        <w:r>
          <w:rPr>
            <w:color w:val="7B3F00"/>
          </w:rPr>
          <w:t xml:space="preserve">עומר משלש או מחמש סאין - מה בין חול לשבת</w:t>
        </w:r>
      </w:ins>
    </w:p>
    <w:p>
      <w:pPr>
        <w:pStyle w:val="38"/>
        <w:rPr>
          <w:ins w:id="100477" w:author="מנוע מכני" w:date="2026-10-11T12:04:40Z"/>
        </w:rPr>
      </w:pPr>
      <w:r>
        <w:t xml:space="preserve">רבנן סברי:</w:t>
      </w:r>
    </w:p>
    <w:p w:rsidR="00DA63EC" w:rsidRDefault="00DA63EC" w:rsidP="00DA63EC">
      <w:pPr>
        <w:tabs>
          <w:tab w:val="center" w:pos="2835"/>
        </w:tabs>
        <w:rPr>
          <w:rtl/>
        </w:rPr>
      </w:pPr>
      <w:del w:id="100478" w:author="מנוע מכני" w:date="2026-10-11T12:04:40Z">
        <w:r>
          <w:rPr>
            <w:rtl/>
          </w:rPr>
          <w:delText xml:space="preserve"> </w:delText>
        </w:r>
      </w:del>
      <w:r>
        <w:rPr>
          <w:rtl/>
        </w:rPr>
        <w:t xml:space="preserve">עשרון מובחר בשלשה סאין אתי, ול"</w:t>
      </w:r>
      <w:r>
        <w:rPr>
          <w:rFonts w:hint="cs"/>
          <w:rtl/>
        </w:rPr>
        <w:t>ש</w:t>
      </w:r>
      <w:r>
        <w:rPr>
          <w:rtl/>
        </w:rPr>
        <w:t xml:space="preserve"> בחול ול"</w:t>
      </w:r>
      <w:r>
        <w:rPr>
          <w:rFonts w:hint="cs"/>
          <w:rtl/>
        </w:rPr>
        <w:t>ש</w:t>
      </w:r>
      <w:r>
        <w:rPr>
          <w:rtl/>
        </w:rPr>
        <w:t xml:space="preserve"> בשבת, </w:t>
      </w:r>
    </w:p>
    <w:p w:rsidR="00DA63EC" w:rsidRDefault="00DA63EC" w:rsidP="00DA63EC">
      <w:pPr>
        <w:tabs>
          <w:tab w:val="center" w:pos="2835"/>
        </w:tabs>
        <w:rPr>
          <w:rtl/>
        </w:rPr>
      </w:pPr>
      <w:r>
        <w:rPr>
          <w:rStyle w:val="2fb"/>
          <w:rFonts w:hint="cs"/>
          <w:rtl/>
        </w:rPr>
        <w:t>ורי</w:t>
      </w:r>
      <w:r>
        <w:rPr>
          <w:rStyle w:val="2fb"/>
          <w:rtl/>
        </w:rPr>
        <w:t>"</w:t>
      </w:r>
      <w:r>
        <w:rPr>
          <w:rStyle w:val="2fb"/>
          <w:rFonts w:hint="cs"/>
          <w:rtl/>
        </w:rPr>
        <w:t xml:space="preserve">ש</w:t>
      </w:r>
      <w:ins w:id="95967" w:author="מנוע מכני" w:date="2026-10-11T12:04:40Z">
        <w:r>
          <w:rPr>
            <w:rFonts w:hint="cs"/>
            <w:rtl/>
          </w:rPr>
          <w:t xml:space="preserve">:</w:t>
        </w:r>
      </w:ins>
      <w:del w:id="95968" w:author="מנוע מכני" w:date="2026-10-11T12:04:40Z">
        <w:r>
          <w:rPr>
            <w:rFonts w:hint="cs"/>
            <w:rtl/>
          </w:rPr>
          <w:delText xml:space="preserve"> :</w:delText>
        </w:r>
      </w:del>
      <w:r>
        <w:rPr>
          <w:rFonts w:hint="cs"/>
          <w:rtl/>
        </w:rPr>
        <w:t xml:space="preserve"> </w:t>
      </w:r>
      <w:r>
        <w:rPr>
          <w:rFonts w:hint="cs"/>
          <w:b/>
          <w:bCs/>
          <w:rtl/>
        </w:rPr>
        <w:t xml:space="preserve">א. </w:t>
      </w:r>
      <w:r w:rsidRPr="000C38F5">
        <w:rPr>
          <w:rStyle w:val="2fb"/>
          <w:rFonts w:hint="cs"/>
          <w:b/>
          <w:bCs/>
          <w:rtl/>
        </w:rPr>
        <w:t>רבא</w:t>
      </w:r>
      <w:r>
        <w:rPr>
          <w:rFonts w:hint="cs"/>
          <w:rtl/>
        </w:rPr>
        <w:t xml:space="preserve">- </w:t>
      </w:r>
      <w:r>
        <w:rPr>
          <w:rtl/>
        </w:rPr>
        <w:t xml:space="preserve">עשרון מובחר בלא טירחא אתי מחמש, בטירחא אתי משלש, בחול </w:t>
      </w:r>
      <w:ins w:id="93273" w:author="מנוע מכני" w:date="2026-10-11T12:04:40Z">
        <w:r>
          <w:rPr>
            <w:rtl/>
          </w:rPr>
          <w:t xml:space="preserve">מביאים</w:t>
        </w:r>
      </w:ins>
      <w:del w:id="93274" w:author="מנוע מכני" w:date="2026-10-11T12:04:40Z">
        <w:r>
          <w:rPr>
            <w:rtl/>
          </w:rPr>
          <w:delText xml:space="preserve">מייתינן</w:delText>
        </w:r>
      </w:del>
      <w:r>
        <w:rPr>
          <w:rtl/>
        </w:rPr>
        <w:t xml:space="preserve"> מחמש </w:t>
      </w:r>
      <w:ins w:id="93275" w:author="מנוע מכני" w:date="2026-10-11T12:04:40Z">
        <w:r>
          <w:rPr>
            <w:rtl/>
          </w:rPr>
          <w:t xml:space="preserve">דכך</w:t>
        </w:r>
      </w:ins>
      <w:del w:id="93276" w:author="מנוע מכני" w:date="2026-10-11T12:04:40Z">
        <w:r>
          <w:rPr>
            <w:rtl/>
          </w:rPr>
          <w:delText xml:space="preserve">דהכי</w:delText>
        </w:r>
      </w:del>
      <w:r>
        <w:rPr>
          <w:rtl/>
        </w:rPr>
        <w:t xml:space="preserve"> שביחא </w:t>
      </w:r>
      <w:ins w:id="91545" w:author="מנוע מכני" w:date="2026-10-11T12:04:40Z">
        <w:r>
          <w:rPr>
            <w:rtl/>
          </w:rPr>
          <w:t xml:space="preserve">דבר</w:t>
        </w:r>
      </w:ins>
      <w:del w:id="91546" w:author="מנוע מכני" w:date="2026-10-11T12:04:40Z">
        <w:r>
          <w:rPr>
            <w:rtl/>
          </w:rPr>
          <w:delText xml:space="preserve">מילתא</w:delText>
        </w:r>
      </w:del>
      <w:r>
        <w:rPr>
          <w:rtl/>
        </w:rPr>
        <w:t xml:space="preserve">, בשבת מוטב שירבה במלאכה אחת בהרקדה ואל ירבה במלאכות הרבה.</w:t>
      </w:r>
    </w:p>
    <w:p>
      <w:pPr>
        <w:pStyle w:val="38"/>
        <w:rPr>
          <w:ins w:id="100479" w:author="מנוע מכני" w:date="2026-10-11T12:04:40Z"/>
        </w:rPr>
      </w:pPr>
      <w:r w:rsidRPr="00EC2024">
        <w:tab/>
      </w:r>
      <w:r w:rsidRPr="00EC2024">
        <w:t xml:space="preserve">ב. </w:t>
      </w:r>
      <w:r w:rsidRPr="00EC2024">
        <w:t>רבה</w:t>
      </w:r>
      <w:r w:rsidRPr="00EC2024">
        <w:t xml:space="preserve">:</w:t>
      </w:r>
    </w:p>
    <w:p w:rsidR="00DA63EC" w:rsidRPr="00EC2024" w:rsidRDefault="00DA63EC" w:rsidP="00DA63EC">
      <w:pPr>
        <w:tabs>
          <w:tab w:val="center" w:pos="2835"/>
        </w:tabs>
        <w:rPr>
          <w:spacing w:val="-4"/>
          <w:rtl/>
        </w:rPr>
      </w:pPr>
      <w:del w:id="100480" w:author="מנוע מכני" w:date="2026-10-11T12:04:40Z">
        <w:r w:rsidRPr="00EC2024">
          <w:rPr>
            <w:spacing w:val="-4"/>
            <w:rtl/>
          </w:rPr>
          <w:delText xml:space="preserve"> </w:delText>
        </w:r>
      </w:del>
      <w:r w:rsidRPr="00EC2024">
        <w:rPr>
          <w:rStyle w:val="2fb"/>
          <w:spacing w:val="-4"/>
          <w:rtl/>
        </w:rPr>
        <w:t xml:space="preserve">ר</w:t>
      </w:r>
      <w:r w:rsidRPr="00EC2024">
        <w:rPr>
          <w:rStyle w:val="2fb"/>
          <w:rFonts w:hint="cs"/>
          <w:spacing w:val="-4"/>
          <w:rtl/>
        </w:rPr>
        <w:t>י</w:t>
      </w:r>
      <w:r w:rsidRPr="00EC2024">
        <w:rPr>
          <w:rStyle w:val="2fb"/>
          <w:spacing w:val="-4"/>
          <w:rtl/>
        </w:rPr>
        <w:t>"</w:t>
      </w:r>
      <w:r w:rsidRPr="00EC2024">
        <w:rPr>
          <w:rStyle w:val="2fb"/>
          <w:rFonts w:hint="cs"/>
          <w:spacing w:val="-4"/>
          <w:rtl/>
        </w:rPr>
        <w:t xml:space="preserve">ש</w:t>
      </w:r>
      <w:r w:rsidRPr="00EC2024">
        <w:rPr>
          <w:rFonts w:hint="cs"/>
          <w:spacing w:val="-4"/>
          <w:rtl/>
        </w:rPr>
        <w:t xml:space="preserve"> </w:t>
      </w:r>
      <w:r w:rsidRPr="00EC2024">
        <w:rPr>
          <w:rStyle w:val="2fb"/>
          <w:rFonts w:hint="cs"/>
          <w:spacing w:val="-4"/>
          <w:rtl/>
        </w:rPr>
        <w:t xml:space="preserve">ורי</w:t>
      </w:r>
      <w:r w:rsidRPr="00EC2024">
        <w:rPr>
          <w:rStyle w:val="2fb"/>
          <w:spacing w:val="-4"/>
          <w:rtl/>
        </w:rPr>
        <w:t>"</w:t>
      </w:r>
      <w:r w:rsidRPr="00EC2024">
        <w:rPr>
          <w:rStyle w:val="2fb"/>
          <w:rFonts w:hint="cs"/>
          <w:spacing w:val="-4"/>
          <w:rtl/>
        </w:rPr>
        <w:t xml:space="preserve">ש</w:t>
      </w:r>
      <w:r w:rsidRPr="00EC2024">
        <w:rPr>
          <w:rFonts w:hint="cs"/>
          <w:spacing w:val="-4"/>
          <w:rtl/>
        </w:rPr>
        <w:t xml:space="preserve"> </w:t>
      </w:r>
      <w:r w:rsidRPr="00EC2024">
        <w:rPr>
          <w:rStyle w:val="2fb"/>
          <w:rFonts w:hint="cs"/>
          <w:spacing w:val="-4"/>
          <w:rtl/>
        </w:rPr>
        <w:t xml:space="preserve">בריב</w:t>
      </w:r>
      <w:r w:rsidRPr="00EC2024">
        <w:rPr>
          <w:rStyle w:val="2fb"/>
          <w:spacing w:val="-4"/>
          <w:rtl/>
        </w:rPr>
        <w:t>"</w:t>
      </w:r>
      <w:r w:rsidRPr="00EC2024">
        <w:rPr>
          <w:rStyle w:val="2fb"/>
          <w:rFonts w:hint="cs"/>
          <w:spacing w:val="-4"/>
          <w:rtl/>
        </w:rPr>
        <w:t xml:space="preserve">ב</w:t>
      </w:r>
      <w:r w:rsidRPr="00EC2024">
        <w:rPr>
          <w:rFonts w:hint="cs"/>
          <w:spacing w:val="-4"/>
          <w:rtl/>
        </w:rPr>
        <w:t xml:space="preserve"> </w:t>
      </w:r>
      <w:r w:rsidRPr="00EC2024">
        <w:rPr>
          <w:spacing w:val="-4"/>
          <w:rtl/>
        </w:rPr>
        <w:t xml:space="preserve">אמרו דבר אחד</w:t>
      </w:r>
      <w:ins w:id="94923" w:author="מנוע מכני" w:date="2026-10-11T12:04:40Z">
        <w:r>
          <w:rPr>
            <w:spacing w:val="-4"/>
            <w:rtl/>
          </w:rPr>
          <w:t xml:space="preserve">,</w:t>
        </w:r>
      </w:ins>
      <w:del w:id="94924" w:author="מנוע מכני" w:date="2026-10-11T12:04:40Z">
        <w:r w:rsidRPr="00EC2024">
          <w:rPr>
            <w:spacing w:val="-4"/>
            <w:rtl/>
          </w:rPr>
          <w:delText xml:space="preserve">;</w:delText>
        </w:r>
      </w:del>
      <w:r w:rsidRPr="00EC2024">
        <w:rPr>
          <w:spacing w:val="-4"/>
          <w:rtl/>
        </w:rPr>
        <w:t xml:space="preserve"> </w:t>
      </w:r>
      <w:r w:rsidRPr="00EC2024">
        <w:rPr>
          <w:spacing w:val="-4"/>
          <w:rtl/>
        </w:rPr>
        <w:t xml:space="preserve">דתניא</w:t>
      </w:r>
      <w:r w:rsidRPr="00EC2024">
        <w:rPr>
          <w:spacing w:val="-4"/>
          <w:rtl/>
        </w:rPr>
        <w:t xml:space="preserve">: ארבעה עשר שחל להיות בשבת – </w:t>
      </w:r>
    </w:p>
    <w:p w:rsidR="00DA63EC" w:rsidRDefault="00DA63EC" w:rsidP="00DA63EC">
      <w:pPr>
        <w:tabs>
          <w:tab w:val="center" w:pos="2835"/>
        </w:tabs>
        <w:rPr>
          <w:rtl/>
        </w:rPr>
      </w:pPr>
      <w:r>
        <w:rPr>
          <w:rtl/>
        </w:rPr>
        <w:tab/>
      </w:r>
      <w:del w:id="90164" w:author="מנוע מכני" w:date="2026-10-11T12:04:40Z">
        <w:r>
          <w:rPr>
            <w:rFonts w:hint="cs"/>
            <w:rtl/>
          </w:rPr>
          <w:delText xml:space="preserve">        </w:delText>
        </w:r>
      </w:del>
      <w:r>
        <w:rPr>
          <w:rStyle w:val="2fb"/>
          <w:rFonts w:hint="cs"/>
          <w:rtl/>
        </w:rPr>
        <w:t xml:space="preserve">לריב</w:t>
      </w:r>
      <w:r>
        <w:rPr>
          <w:rStyle w:val="2fb"/>
          <w:rtl/>
        </w:rPr>
        <w:t>"</w:t>
      </w:r>
      <w:r>
        <w:rPr>
          <w:rStyle w:val="2fb"/>
          <w:rFonts w:hint="cs"/>
          <w:rtl/>
        </w:rPr>
        <w:t xml:space="preserve">ב</w:t>
      </w:r>
      <w:r>
        <w:rPr>
          <w:rFonts w:hint="cs"/>
          <w:rtl/>
        </w:rPr>
        <w:t xml:space="preserve"> </w:t>
      </w:r>
      <w:r>
        <w:rPr>
          <w:rtl/>
        </w:rPr>
        <w:t xml:space="preserve">מפשיט את הפסח עד החזה, וחכ"א: עד שיפשיט את כולו</w:t>
      </w:r>
      <w:ins w:id="94925" w:author="מנוע מכני" w:date="2026-10-11T12:04:40Z">
        <w:r>
          <w:rPr>
            <w:rtl/>
          </w:rPr>
          <w:t xml:space="preserve">,</w:t>
        </w:r>
      </w:ins>
      <w:del w:id="94926" w:author="מנוע מכני" w:date="2026-10-11T12:04:40Z">
        <w:r>
          <w:rPr>
            <w:rtl/>
          </w:rPr>
          <w:delText xml:space="preserve">;</w:delText>
        </w:r>
      </w:del>
      <w:r>
        <w:rPr>
          <w:rtl/>
        </w:rPr>
        <w:t xml:space="preserve"> </w:t>
      </w:r>
    </w:p>
    <w:p>
      <w:pPr>
        <w:pStyle w:val="38"/>
        <w:rPr>
          <w:ins w:id="100481" w:author="מנוע מכני" w:date="2026-10-11T12:04:40Z"/>
        </w:rPr>
      </w:pPr>
      <w:r>
        <w:tab/>
      </w:r>
      <w:del w:id="90165" w:author="מנוע מכני" w:date="2026-10-11T12:04:40Z">
        <w:r>
          <w:delText xml:space="preserve">        </w:delText>
        </w:r>
      </w:del>
      <w:r>
        <w:t xml:space="preserve">והיינו</w:t>
      </w:r>
    </w:p>
    <w:p w:rsidR="00DA63EC" w:rsidRDefault="00DA63EC" w:rsidP="00DA63EC">
      <w:pPr>
        <w:tabs>
          <w:tab w:val="center" w:pos="2835"/>
        </w:tabs>
        <w:rPr>
          <w:rtl/>
        </w:rPr>
      </w:pPr>
      <w:del w:id="100482" w:author="מנוע מכני" w:date="2026-10-11T12:04:40Z">
        <w:r>
          <w:rPr>
            <w:rFonts w:hint="cs"/>
            <w:rtl/>
          </w:rPr>
          <w:delText xml:space="preserve"> </w:delText>
        </w:r>
      </w:del>
      <w:r>
        <w:rPr>
          <w:rStyle w:val="2fb"/>
          <w:rFonts w:hint="cs"/>
          <w:rtl/>
        </w:rPr>
        <w:t xml:space="preserve">דלרי</w:t>
      </w:r>
      <w:r>
        <w:rPr>
          <w:rStyle w:val="2fb"/>
          <w:rtl/>
        </w:rPr>
        <w:t>"</w:t>
      </w:r>
      <w:r>
        <w:rPr>
          <w:rStyle w:val="2fb"/>
          <w:rFonts w:hint="cs"/>
          <w:rtl/>
        </w:rPr>
        <w:t xml:space="preserve">ש</w:t>
      </w:r>
      <w:r>
        <w:rPr>
          <w:rFonts w:hint="cs"/>
          <w:rtl/>
        </w:rPr>
        <w:t xml:space="preserve"> </w:t>
      </w:r>
      <w:r>
        <w:rPr>
          <w:rStyle w:val="2fb"/>
          <w:rFonts w:hint="cs"/>
          <w:rtl/>
        </w:rPr>
        <w:t xml:space="preserve">בריב</w:t>
      </w:r>
      <w:r>
        <w:rPr>
          <w:rStyle w:val="2fb"/>
          <w:rtl/>
        </w:rPr>
        <w:t>"</w:t>
      </w:r>
      <w:r>
        <w:rPr>
          <w:rStyle w:val="2fb"/>
          <w:rFonts w:hint="cs"/>
          <w:rtl/>
        </w:rPr>
        <w:t xml:space="preserve">ב</w:t>
      </w:r>
      <w:r>
        <w:rPr>
          <w:rFonts w:hint="cs"/>
          <w:rtl/>
        </w:rPr>
        <w:t xml:space="preserve"> </w:t>
      </w:r>
      <w:r>
        <w:rPr>
          <w:rtl/>
        </w:rPr>
        <w:t xml:space="preserve">כל </w:t>
      </w:r>
      <w:ins w:id="91547" w:author="מנוע מכני" w:date="2026-10-11T12:04:40Z">
        <w:r>
          <w:rPr>
            <w:rtl/>
          </w:rPr>
          <w:t xml:space="preserve">מקום</w:t>
        </w:r>
      </w:ins>
      <w:del w:id="91548" w:author="מנוע מכני" w:date="2026-10-11T12:04:40Z">
        <w:r>
          <w:rPr>
            <w:rtl/>
          </w:rPr>
          <w:delText xml:space="preserve">היכא</w:delText>
        </w:r>
      </w:del>
      <w:r>
        <w:rPr>
          <w:rtl/>
        </w:rPr>
        <w:t xml:space="preserve"> דאפשר </w:t>
      </w:r>
      <w:r>
        <w:rPr>
          <w:rtl/>
        </w:rPr>
        <w:t xml:space="preserve">לא</w:t>
      </w:r>
      <w:r>
        <w:rPr>
          <w:rtl/>
        </w:rPr>
        <w:t xml:space="preserve"> </w:t>
      </w:r>
      <w:ins w:id="90197" w:author="Claude - סמנטי" w:date="2026-10-11T12:27:00Z">
        <w:r>
          <w:rPr>
            <w:rtl/>
          </w:rPr>
          <w:t xml:space="preserve">טורחים</w:t>
        </w:r>
      </w:ins>
      <w:del w:id="90198" w:author="Claude - סמנטי" w:date="2026-10-11T12:27:00Z">
        <w:r>
          <w:rPr>
            <w:rtl/>
          </w:rPr>
          <w:delText xml:space="preserve">טרחינן</w:delText>
        </w:r>
      </w:del>
      <w:r>
        <w:rPr>
          <w:rtl/>
        </w:rPr>
        <w:t xml:space="preserve">? </w:t>
      </w:r>
    </w:p>
    <w:p>
      <w:pPr>
        <w:pStyle w:val="38"/>
        <w:rPr>
          <w:ins w:id="100483" w:author="מנוע מכני" w:date="2026-10-11T12:04:40Z"/>
        </w:rPr>
      </w:pPr>
      <w:r w:rsidRPr="00336727">
        <w:tab/>
      </w:r>
      <w:r w:rsidRPr="00B86088">
        <w:t>ו</w:t>
      </w:r>
      <w:r>
        <w:t>דחי</w:t>
      </w:r>
      <w:r w:rsidR="005608A0">
        <w:t>'</w:t>
      </w:r>
    </w:p>
    <w:p w:rsidR="00DA63EC" w:rsidRDefault="00DA63EC" w:rsidP="00DA63EC">
      <w:pPr>
        <w:rPr>
          <w:rtl/>
        </w:rPr>
      </w:pPr>
      <w:del w:id="100484" w:author="מנוע מכני" w:date="2026-10-11T12:04:40Z">
        <w:r w:rsidRPr="00336727">
          <w:rPr>
            <w:rFonts w:hint="cs"/>
            <w:rtl/>
          </w:rPr>
          <w:delText xml:space="preserve"> </w:delText>
        </w:r>
      </w:del>
      <w:r w:rsidRPr="00336727">
        <w:rPr>
          <w:rFonts w:hint="cs"/>
          <w:rtl/>
        </w:rPr>
        <w:t xml:space="preserve">דדוקא </w:t>
      </w:r>
      <w:ins w:id="91549" w:author="מנוע מכני" w:date="2026-10-11T12:04:40Z">
        <w:r>
          <w:rPr>
            <w:rFonts w:hint="cs"/>
            <w:rtl/>
          </w:rPr>
          <w:t xml:space="preserve">כאן</w:t>
        </w:r>
      </w:ins>
      <w:del w:id="91550" w:author="מנוע מכני" w:date="2026-10-11T12:04:40Z">
        <w:r w:rsidRPr="00336727">
          <w:rPr>
            <w:rFonts w:hint="cs"/>
            <w:rtl/>
          </w:rPr>
          <w:delText xml:space="preserve">הכא</w:delText>
        </w:r>
      </w:del>
      <w:r w:rsidRPr="00336727">
        <w:rPr>
          <w:rFonts w:hint="cs"/>
          <w:rtl/>
        </w:rPr>
        <w:t xml:space="preserve"> דאין בזיון קדשים </w:t>
      </w:r>
      <w:r w:rsidRPr="00336727">
        <w:rPr>
          <w:rStyle w:val="2fb"/>
          <w:rFonts w:hint="cs"/>
          <w:rtl/>
        </w:rPr>
        <w:t xml:space="preserve">ארי</w:t>
      </w:r>
      <w:r w:rsidRPr="00336727">
        <w:rPr>
          <w:rStyle w:val="2fb"/>
          <w:rtl/>
        </w:rPr>
        <w:t>"</w:t>
      </w:r>
      <w:r w:rsidRPr="00336727">
        <w:rPr>
          <w:rStyle w:val="2fb"/>
          <w:rFonts w:hint="cs"/>
          <w:rtl/>
        </w:rPr>
        <w:t xml:space="preserve">ש</w:t>
      </w:r>
      <w:r w:rsidRPr="00336727">
        <w:rPr>
          <w:rFonts w:hint="cs"/>
          <w:rtl/>
        </w:rPr>
        <w:t xml:space="preserve"> עד החזה אבל שם שיש בזיון קדשים אימא </w:t>
      </w:r>
      <w:ins w:id="96583" w:author="מנוע מכני" w:date="2026-10-11T12:04:40Z">
        <w:r>
          <w:rPr>
            <w:rFonts w:hint="cs"/>
            <w:rtl/>
          </w:rPr>
          <w:t xml:space="preserve">סבר</w:t>
        </w:r>
      </w:ins>
      <w:del w:id="96584" w:author="מנוע מכני" w:date="2026-10-11T12:04:40Z">
        <w:r w:rsidRPr="00336727">
          <w:rPr>
            <w:rFonts w:hint="cs"/>
            <w:rtl/>
          </w:rPr>
          <w:delText xml:space="preserve">ס</w:delText>
        </w:r>
        <w:r w:rsidRPr="00336727">
          <w:rPr>
            <w:rtl/>
          </w:rPr>
          <w:delText xml:space="preserve">"</w:delText>
        </w:r>
        <w:r w:rsidRPr="00336727">
          <w:rPr>
            <w:rFonts w:hint="cs"/>
            <w:rtl/>
          </w:rPr>
          <w:delText xml:space="preserve">ל</w:delText>
        </w:r>
      </w:del>
      <w:r w:rsidRPr="00336727">
        <w:rPr>
          <w:rFonts w:hint="cs"/>
          <w:rtl/>
        </w:rPr>
        <w:t xml:space="preserve"> כרבנן </w:t>
      </w:r>
    </w:p>
    <w:p w:rsidR="00DA63EC" w:rsidRDefault="00DA63EC" w:rsidP="00DA63EC">
      <w:pPr>
        <w:pStyle w:val="afff3"/>
        <w:framePr w:wrap="around"/>
        <w:rPr>
          <w:rtl/>
        </w:rPr>
      </w:pPr>
      <w:r>
        <w:rPr>
          <w:rFonts w:hint="cs"/>
          <w:rtl/>
        </w:rPr>
        <w:t>סד.</w:t>
      </w:r>
    </w:p>
    <w:p w:rsidR="00DA63EC" w:rsidRDefault="00DA63EC" w:rsidP="00DA63EC">
      <w:pPr>
        <w:tabs>
          <w:tab w:val="center" w:pos="2835"/>
        </w:tabs>
        <w:rPr>
          <w:rtl/>
        </w:rPr>
      </w:pPr>
      <w:r>
        <w:rPr>
          <w:rtl/>
        </w:rPr>
        <w:tab/>
      </w:r>
      <w:r>
        <w:rPr>
          <w:rFonts w:hint="cs"/>
          <w:rtl/>
        </w:rPr>
        <w:t>א</w:t>
      </w:r>
      <w:r>
        <w:rPr>
          <w:rtl/>
        </w:rPr>
        <w:t>"</w:t>
      </w:r>
      <w:r>
        <w:rPr>
          <w:rFonts w:hint="cs"/>
          <w:rtl/>
        </w:rPr>
        <w:t xml:space="preserve">נ</w:t>
      </w:r>
      <w:r>
        <w:rPr>
          <w:rFonts w:hint="cs"/>
          <w:rtl/>
        </w:rPr>
        <w:t xml:space="preserve"> דוקא </w:t>
      </w:r>
      <w:ins w:id="91551" w:author="מנוע מכני" w:date="2026-10-11T12:04:40Z">
        <w:r>
          <w:rPr>
            <w:rFonts w:hint="cs"/>
            <w:rtl/>
          </w:rPr>
          <w:t xml:space="preserve">שם</w:t>
        </w:r>
      </w:ins>
      <w:del w:id="91552" w:author="מנוע מכני" w:date="2026-10-11T12:04:40Z">
        <w:r>
          <w:rPr>
            <w:rFonts w:hint="cs"/>
            <w:rtl/>
          </w:rPr>
          <w:delText xml:space="preserve">התם</w:delText>
        </w:r>
      </w:del>
      <w:r>
        <w:rPr>
          <w:rFonts w:hint="cs"/>
          <w:rtl/>
        </w:rPr>
        <w:t xml:space="preserve"> ארי'בריב</w:t>
      </w:r>
      <w:r>
        <w:rPr>
          <w:rtl/>
        </w:rPr>
        <w:t>"</w:t>
      </w:r>
      <w:r>
        <w:rPr>
          <w:rFonts w:hint="cs"/>
          <w:rtl/>
        </w:rPr>
        <w:t>ב דלצורך גבוה וא</w:t>
      </w:r>
      <w:r>
        <w:rPr>
          <w:rtl/>
        </w:rPr>
        <w:t>"</w:t>
      </w:r>
      <w:r>
        <w:rPr>
          <w:rFonts w:hint="cs"/>
          <w:rtl/>
        </w:rPr>
        <w:t xml:space="preserve">צ לחלל שבת </w:t>
      </w:r>
      <w:r>
        <w:rPr>
          <w:rFonts w:hint="cs"/>
          <w:rtl/>
        </w:rPr>
        <w:t xml:space="preserve">משא</w:t>
      </w:r>
      <w:r>
        <w:rPr>
          <w:rtl/>
        </w:rPr>
        <w:t>"</w:t>
      </w:r>
      <w:r>
        <w:rPr>
          <w:rFonts w:hint="cs"/>
          <w:rtl/>
        </w:rPr>
        <w:t xml:space="preserve">כ</w:t>
      </w:r>
      <w:r>
        <w:rPr>
          <w:rFonts w:hint="cs"/>
          <w:rtl/>
        </w:rPr>
        <w:t xml:space="preserve"> כאן שצריך לחלל שבת כרבנן </w:t>
      </w:r>
      <w:ins w:id="96585" w:author="מנוע מכני" w:date="2026-10-11T12:04:40Z">
        <w:r>
          <w:rPr>
            <w:rFonts w:hint="cs"/>
            <w:rtl/>
          </w:rPr>
          <w:t xml:space="preserve">סבר</w:t>
        </w:r>
      </w:ins>
      <w:del w:id="96586" w:author="מנוע מכני" w:date="2026-10-11T12:04:40Z">
        <w:r>
          <w:rPr>
            <w:rFonts w:hint="cs"/>
            <w:rtl/>
          </w:rPr>
          <w:delText xml:space="preserve">ס</w:delText>
        </w:r>
        <w:r>
          <w:rPr>
            <w:rtl/>
          </w:rPr>
          <w:delText xml:space="preserve">"</w:delText>
        </w:r>
        <w:r>
          <w:rPr>
            <w:rFonts w:hint="cs"/>
            <w:rtl/>
          </w:rPr>
          <w:delText xml:space="preserve">ל</w:delText>
        </w:r>
      </w:del>
      <w:r>
        <w:rPr>
          <w:rFonts w:hint="cs"/>
          <w:rtl/>
        </w:rPr>
        <w:t xml:space="preserve"> </w:t>
      </w:r>
    </w:p>
    <w:p>
      <w:pPr>
        <w:pStyle w:val="38"/>
        <w:rPr>
          <w:ins w:id="100485" w:author="מנוע מכני" w:date="2026-10-11T12:04:40Z"/>
        </w:rPr>
      </w:pPr>
      <w:r>
        <w:tab/>
      </w:r>
      <w:r>
        <w:t xml:space="preserve">ג. </w:t>
      </w:r>
      <w:r>
        <w:t xml:space="preserve">רבה:</w:t>
      </w:r>
    </w:p>
    <w:p w:rsidR="00DA63EC" w:rsidRDefault="00DA63EC" w:rsidP="00DA63EC">
      <w:pPr>
        <w:tabs>
          <w:tab w:val="center" w:pos="2835"/>
        </w:tabs>
        <w:rPr>
          <w:rtl/>
        </w:rPr>
      </w:pPr>
      <w:del w:id="100486" w:author="מנוע מכני" w:date="2026-10-11T12:04:40Z">
        <w:r>
          <w:rPr>
            <w:rtl/>
          </w:rPr>
          <w:delText xml:space="preserve"> </w:delText>
        </w:r>
      </w:del>
      <w:r>
        <w:rPr>
          <w:rStyle w:val="2fb"/>
          <w:rtl/>
        </w:rPr>
        <w:t xml:space="preserve">ר' ישמעאל</w:t>
      </w:r>
      <w:r>
        <w:rPr>
          <w:rtl/>
        </w:rPr>
        <w:t xml:space="preserve"> </w:t>
      </w:r>
      <w:ins w:id="90451" w:author="מנוע מכני" w:date="2026-10-11T12:04:40Z">
        <w:r>
          <w:rPr>
            <w:rStyle w:val="2fb"/>
            <w:rtl/>
          </w:rPr>
          <w:t xml:space="preserve">ור"ח</w:t>
        </w:r>
      </w:ins>
      <w:del w:id="90452" w:author="מנוע מכני" w:date="2026-10-11T12:04:40Z">
        <w:r>
          <w:rPr>
            <w:rtl/>
          </w:rPr>
          <w:delText xml:space="preserve">ורבי חנינא</w:delText>
        </w:r>
      </w:del>
      <w:r>
        <w:rPr>
          <w:rtl/>
        </w:rPr>
        <w:t xml:space="preserve"> סגן הכהנים אמרו דבר אחד</w:t>
      </w:r>
      <w:ins w:id="94927" w:author="מנוע מכני" w:date="2026-10-11T12:04:40Z">
        <w:r>
          <w:rPr>
            <w:rtl/>
          </w:rPr>
          <w:t xml:space="preserve">,</w:t>
        </w:r>
      </w:ins>
      <w:del w:id="94928" w:author="מנוע מכני" w:date="2026-10-11T12:04:40Z">
        <w:r>
          <w:rPr>
            <w:rtl/>
          </w:rPr>
          <w:delText xml:space="preserve">;</w:delText>
        </w:r>
      </w:del>
      <w:r>
        <w:rPr>
          <w:rtl/>
        </w:rPr>
        <w:t xml:space="preserve"> </w:t>
      </w:r>
    </w:p>
    <w:p>
      <w:pPr>
        <w:pStyle w:val="38"/>
        <w:rPr>
          <w:ins w:id="100487" w:author="מנוע מכני" w:date="2026-10-11T12:04:40Z"/>
        </w:rPr>
      </w:pPr>
      <w:r>
        <w:tab/>
      </w:r>
      <w:del w:id="90166" w:author="מנוע מכני" w:date="2026-10-11T12:04:40Z">
        <w:r>
          <w:delText xml:space="preserve">           </w:delText>
        </w:r>
      </w:del>
      <w:r>
        <w:t xml:space="preserve">דתנן</w:t>
      </w:r>
      <w:r>
        <w:t xml:space="preserve">, ר</w:t>
      </w:r>
      <w:r>
        <w:t>חס</w:t>
      </w:r>
      <w:r>
        <w:t>"</w:t>
      </w:r>
      <w:r>
        <w:t>ה</w:t>
      </w:r>
      <w:r>
        <w:t xml:space="preserve">:</w:t>
      </w:r>
    </w:p>
    <w:p w:rsidR="00DA63EC" w:rsidRDefault="00DA63EC" w:rsidP="00DA63EC">
      <w:pPr>
        <w:tabs>
          <w:tab w:val="center" w:pos="2835"/>
        </w:tabs>
        <w:rPr>
          <w:rtl/>
        </w:rPr>
      </w:pPr>
      <w:del w:id="100488" w:author="מנוע מכני" w:date="2026-10-11T12:04:40Z">
        <w:r>
          <w:rPr>
            <w:rtl/>
          </w:rPr>
          <w:delText xml:space="preserve"> </w:delText>
        </w:r>
      </w:del>
      <w:r>
        <w:rPr>
          <w:rtl/>
        </w:rPr>
        <w:t xml:space="preserve">בשבת נקצר </w:t>
      </w:r>
      <w:r w:rsidRPr="00C56519">
        <w:rPr>
          <w:b/>
          <w:bCs/>
          <w:rtl/>
        </w:rPr>
        <w:t>ביחיד</w:t>
      </w:r>
      <w:r>
        <w:rPr>
          <w:rtl/>
        </w:rPr>
        <w:t xml:space="preserve">, במגל אחד ובקופה אחת, </w:t>
      </w:r>
    </w:p>
    <w:p w:rsidR="00DA63EC" w:rsidRDefault="00DA63EC" w:rsidP="00DA63EC">
      <w:pPr>
        <w:tabs>
          <w:tab w:val="center" w:pos="2835"/>
        </w:tabs>
        <w:ind w:left="1275"/>
        <w:rPr>
          <w:rtl/>
        </w:rPr>
      </w:pPr>
      <w:r>
        <w:rPr>
          <w:rtl/>
        </w:rPr>
        <w:tab/>
      </w:r>
      <w:r w:rsidRPr="000C38F5">
        <w:rPr>
          <w:b/>
          <w:bCs/>
          <w:rtl/>
        </w:rPr>
        <w:t>ובחול</w:t>
      </w:r>
      <w:r>
        <w:rPr>
          <w:rtl/>
        </w:rPr>
        <w:t xml:space="preserve"> בשלשה, בשלש קופות ובשלש מגלות, </w:t>
      </w:r>
    </w:p>
    <w:p>
      <w:pPr>
        <w:pStyle w:val="38"/>
        <w:rPr>
          <w:ins w:id="100489" w:author="מנוע מכני" w:date="2026-10-11T12:04:40Z"/>
        </w:rPr>
      </w:pPr>
      <w:r>
        <w:tab/>
      </w:r>
      <w:r w:rsidRPr="000C38F5">
        <w:t>וחכ</w:t>
      </w:r>
      <w:r>
        <w:t xml:space="preserve">"א:</w:t>
      </w:r>
    </w:p>
    <w:p w:rsidR="00DA63EC" w:rsidRDefault="00DA63EC" w:rsidP="00DA63EC">
      <w:pPr>
        <w:tabs>
          <w:tab w:val="center" w:pos="2835"/>
        </w:tabs>
        <w:rPr>
          <w:rtl/>
        </w:rPr>
      </w:pPr>
      <w:del w:id="100490" w:author="מנוע מכני" w:date="2026-10-11T12:04:40Z">
        <w:r>
          <w:rPr>
            <w:rtl/>
          </w:rPr>
          <w:delText xml:space="preserve"> </w:delText>
        </w:r>
      </w:del>
      <w:r>
        <w:rPr>
          <w:rtl/>
        </w:rPr>
        <w:t xml:space="preserve">אחד שבת ואחד חול - בשלש קופות ובשלש מגלות</w:t>
      </w:r>
      <w:ins w:id="94929" w:author="מנוע מכני" w:date="2026-10-11T12:04:40Z">
        <w:r>
          <w:rPr>
            <w:rtl/>
          </w:rPr>
          <w:t xml:space="preserve">,</w:t>
        </w:r>
      </w:ins>
      <w:del w:id="9493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b/>
          <w:bCs/>
          <w:rtl/>
        </w:rPr>
        <w:tab/>
      </w:r>
      <w:r>
        <w:rPr>
          <w:rFonts w:hint="cs"/>
          <w:b/>
          <w:bCs/>
          <w:rtl/>
        </w:rPr>
        <w:t xml:space="preserve">וסברת </w:t>
      </w:r>
      <w:r>
        <w:rPr>
          <w:rStyle w:val="2fb"/>
          <w:rFonts w:hint="cs"/>
          <w:b/>
          <w:bCs/>
          <w:rtl/>
        </w:rPr>
        <w:t xml:space="preserve">רחס</w:t>
      </w:r>
      <w:r>
        <w:rPr>
          <w:rStyle w:val="2fb"/>
          <w:b/>
          <w:bCs/>
          <w:rtl/>
        </w:rPr>
        <w:t>"</w:t>
      </w:r>
      <w:r>
        <w:rPr>
          <w:rStyle w:val="2fb"/>
          <w:rFonts w:hint="cs"/>
          <w:b/>
          <w:bCs/>
          <w:rtl/>
        </w:rPr>
        <w:t xml:space="preserve">ה</w:t>
      </w:r>
      <w:r>
        <w:rPr>
          <w:rFonts w:hint="cs"/>
          <w:b/>
          <w:bCs/>
          <w:rtl/>
        </w:rPr>
        <w:t xml:space="preserve"> כיון</w:t>
      </w:r>
      <w:r>
        <w:rPr>
          <w:rFonts w:hint="cs"/>
          <w:rtl/>
        </w:rPr>
        <w:t xml:space="preserve"> </w:t>
      </w:r>
      <w:r>
        <w:rPr>
          <w:rtl/>
        </w:rPr>
        <w:t xml:space="preserve">דאפשר </w:t>
      </w:r>
      <w:r>
        <w:rPr>
          <w:rtl/>
        </w:rPr>
        <w:t xml:space="preserve">לא</w:t>
      </w:r>
      <w:r>
        <w:rPr>
          <w:rtl/>
        </w:rPr>
        <w:t xml:space="preserve"> </w:t>
      </w:r>
      <w:ins w:id="90199" w:author="Claude - סמנטי" w:date="2026-10-11T12:27:00Z">
        <w:r>
          <w:rPr>
            <w:rtl/>
          </w:rPr>
          <w:t xml:space="preserve">טורחים</w:t>
        </w:r>
      </w:ins>
      <w:del w:id="90200" w:author="Claude - סמנטי" w:date="2026-10-11T12:27:00Z">
        <w:r>
          <w:rPr>
            <w:rtl/>
          </w:rPr>
          <w:delText xml:space="preserve">טרחינן</w:delText>
        </w:r>
      </w:del>
      <w:r>
        <w:rPr>
          <w:rtl/>
        </w:rPr>
        <w:t xml:space="preserve">? </w:t>
      </w:r>
    </w:p>
    <w:p>
      <w:pPr>
        <w:pStyle w:val="38"/>
        <w:rPr>
          <w:ins w:id="100491" w:author="מנוע מכני" w:date="2026-10-11T12:04:40Z"/>
        </w:rPr>
      </w:pPr>
      <w:r w:rsidRPr="00EC2024">
        <w:tab/>
      </w:r>
      <w:r w:rsidRPr="00EC2024">
        <w:t>ודחי</w:t>
      </w:r>
      <w:r w:rsidR="005608A0">
        <w:t>'</w:t>
      </w:r>
      <w:r w:rsidRPr="00EC2024">
        <w:t xml:space="preserve">:</w:t>
      </w:r>
    </w:p>
    <w:p w:rsidR="00DA63EC" w:rsidRPr="00EC2024" w:rsidRDefault="00DA63EC" w:rsidP="00DA63EC">
      <w:pPr>
        <w:tabs>
          <w:tab w:val="center" w:pos="2835"/>
        </w:tabs>
        <w:rPr>
          <w:spacing w:val="-2"/>
          <w:rtl/>
        </w:rPr>
      </w:pPr>
      <w:del w:id="100492" w:author="מנוע מכני" w:date="2026-10-11T12:04:40Z">
        <w:r w:rsidRPr="00EC2024">
          <w:rPr>
            <w:rFonts w:hint="cs"/>
            <w:b/>
            <w:bCs/>
            <w:spacing w:val="-2"/>
            <w:rtl/>
          </w:rPr>
          <w:delText xml:space="preserve"> </w:delText>
        </w:r>
      </w:del>
      <w:r w:rsidRPr="00EC2024">
        <w:rPr>
          <w:spacing w:val="-2"/>
          <w:rtl/>
        </w:rPr>
        <w:t>ד</w:t>
      </w:r>
      <w:r w:rsidRPr="00EC2024">
        <w:rPr>
          <w:rFonts w:hint="cs"/>
          <w:spacing w:val="-2"/>
          <w:rtl/>
        </w:rPr>
        <w:t xml:space="preserve">דוקא </w:t>
      </w:r>
      <w:ins w:id="91553" w:author="מנוע מכני" w:date="2026-10-11T12:04:40Z">
        <w:r>
          <w:rPr>
            <w:rFonts w:hint="cs"/>
            <w:spacing w:val="-2"/>
            <w:rtl/>
          </w:rPr>
          <w:t xml:space="preserve">כאן</w:t>
        </w:r>
      </w:ins>
      <w:del w:id="91554" w:author="מנוע מכני" w:date="2026-10-11T12:04:40Z">
        <w:r w:rsidRPr="00EC2024">
          <w:rPr>
            <w:rFonts w:hint="cs"/>
            <w:spacing w:val="-2"/>
            <w:rtl/>
          </w:rPr>
          <w:delText xml:space="preserve">הכא</w:delText>
        </w:r>
      </w:del>
      <w:r w:rsidRPr="00EC2024">
        <w:rPr>
          <w:rFonts w:hint="cs"/>
          <w:spacing w:val="-2"/>
          <w:rtl/>
        </w:rPr>
        <w:t xml:space="preserve"> </w:t>
      </w:r>
      <w:r w:rsidRPr="00EC2024">
        <w:rPr>
          <w:rStyle w:val="2fb"/>
          <w:rFonts w:hint="cs"/>
          <w:spacing w:val="-2"/>
          <w:rtl/>
        </w:rPr>
        <w:t xml:space="preserve">דארי</w:t>
      </w:r>
      <w:r w:rsidRPr="00EC2024">
        <w:rPr>
          <w:rStyle w:val="2fb"/>
          <w:spacing w:val="-2"/>
          <w:rtl/>
        </w:rPr>
        <w:t>"</w:t>
      </w:r>
      <w:r w:rsidRPr="00EC2024">
        <w:rPr>
          <w:rStyle w:val="2fb"/>
          <w:rFonts w:hint="cs"/>
          <w:spacing w:val="-2"/>
          <w:rtl/>
        </w:rPr>
        <w:t xml:space="preserve">ש</w:t>
      </w:r>
      <w:r w:rsidRPr="00EC2024">
        <w:rPr>
          <w:rFonts w:hint="cs"/>
          <w:spacing w:val="-2"/>
          <w:rtl/>
        </w:rPr>
        <w:t xml:space="preserve"> דא</w:t>
      </w:r>
      <w:r w:rsidRPr="00EC2024">
        <w:rPr>
          <w:spacing w:val="-2"/>
          <w:rtl/>
        </w:rPr>
        <w:t>"</w:t>
      </w:r>
      <w:r w:rsidRPr="00EC2024">
        <w:rPr>
          <w:rFonts w:hint="cs"/>
          <w:spacing w:val="-2"/>
          <w:rtl/>
        </w:rPr>
        <w:t xml:space="preserve">א לפרסם הדבר </w:t>
      </w:r>
      <w:r w:rsidRPr="00EC2024">
        <w:rPr>
          <w:rFonts w:hint="cs"/>
          <w:spacing w:val="-2"/>
          <w:rtl/>
        </w:rPr>
        <w:t xml:space="preserve">משא</w:t>
      </w:r>
      <w:r w:rsidRPr="00EC2024">
        <w:rPr>
          <w:spacing w:val="-2"/>
          <w:rtl/>
        </w:rPr>
        <w:t>"</w:t>
      </w:r>
      <w:r w:rsidRPr="00EC2024">
        <w:rPr>
          <w:rFonts w:hint="cs"/>
          <w:spacing w:val="-2"/>
          <w:rtl/>
        </w:rPr>
        <w:t xml:space="preserve">כ</w:t>
      </w:r>
      <w:r w:rsidRPr="00EC2024">
        <w:rPr>
          <w:rFonts w:hint="cs"/>
          <w:spacing w:val="-2"/>
          <w:rtl/>
        </w:rPr>
        <w:t xml:space="preserve"> כאן שאפשר לפרסם </w:t>
      </w:r>
      <w:ins w:id="96587" w:author="מנוע מכני" w:date="2026-10-11T12:04:40Z">
        <w:r>
          <w:rPr>
            <w:rFonts w:hint="cs"/>
            <w:spacing w:val="-2"/>
            <w:rtl/>
          </w:rPr>
          <w:t xml:space="preserve">סבר</w:t>
        </w:r>
      </w:ins>
      <w:del w:id="96588" w:author="מנוע מכני" w:date="2026-10-11T12:04:40Z">
        <w:r w:rsidRPr="00EC2024">
          <w:rPr>
            <w:rFonts w:hint="cs"/>
            <w:spacing w:val="-2"/>
            <w:rtl/>
          </w:rPr>
          <w:delText xml:space="preserve">ס</w:delText>
        </w:r>
        <w:r w:rsidRPr="00EC2024">
          <w:rPr>
            <w:spacing w:val="-2"/>
            <w:rtl/>
          </w:rPr>
          <w:delText xml:space="preserve">"</w:delText>
        </w:r>
        <w:r w:rsidRPr="00EC2024">
          <w:rPr>
            <w:rFonts w:hint="cs"/>
            <w:spacing w:val="-2"/>
            <w:rtl/>
          </w:rPr>
          <w:delText xml:space="preserve">ל</w:delText>
        </w:r>
      </w:del>
      <w:r w:rsidRPr="00EC2024">
        <w:rPr>
          <w:rFonts w:hint="cs"/>
          <w:spacing w:val="-2"/>
          <w:rtl/>
        </w:rPr>
        <w:t xml:space="preserve"> כרבנן </w:t>
      </w:r>
    </w:p>
    <w:p w:rsidR="00DA63EC" w:rsidRDefault="00DA63EC" w:rsidP="00DA63EC">
      <w:pPr>
        <w:tabs>
          <w:tab w:val="center" w:pos="2835"/>
        </w:tabs>
        <w:rPr>
          <w:rtl/>
        </w:rPr>
      </w:pPr>
      <w:r>
        <w:rPr>
          <w:rtl/>
        </w:rPr>
        <w:tab/>
      </w:r>
      <w:r>
        <w:rPr>
          <w:rFonts w:hint="cs"/>
          <w:rtl/>
        </w:rPr>
        <w:t>א</w:t>
      </w:r>
      <w:r>
        <w:rPr>
          <w:rtl/>
        </w:rPr>
        <w:t>"</w:t>
      </w:r>
      <w:r>
        <w:rPr>
          <w:rFonts w:hint="cs"/>
          <w:rtl/>
        </w:rPr>
        <w:t xml:space="preserve">נ</w:t>
      </w:r>
      <w:r>
        <w:rPr>
          <w:rFonts w:hint="cs"/>
          <w:rtl/>
        </w:rPr>
        <w:t xml:space="preserve"> דווקא שם </w:t>
      </w:r>
      <w:r>
        <w:rPr>
          <w:rStyle w:val="2fb"/>
          <w:rFonts w:hint="cs"/>
          <w:rtl/>
        </w:rPr>
        <w:t xml:space="preserve">ארח</w:t>
      </w:r>
      <w:r>
        <w:rPr>
          <w:rStyle w:val="2fb"/>
          <w:rtl/>
        </w:rPr>
        <w:t>"</w:t>
      </w:r>
      <w:r>
        <w:rPr>
          <w:rStyle w:val="2fb"/>
          <w:rFonts w:hint="cs"/>
          <w:rtl/>
        </w:rPr>
        <w:t xml:space="preserve">ה</w:t>
      </w:r>
      <w:r>
        <w:rPr>
          <w:rFonts w:hint="cs"/>
          <w:rtl/>
        </w:rPr>
        <w:t xml:space="preserve"> דמ</w:t>
      </w:r>
      <w:r>
        <w:rPr>
          <w:rtl/>
        </w:rPr>
        <w:t>"</w:t>
      </w:r>
      <w:r>
        <w:rPr>
          <w:rFonts w:hint="cs"/>
          <w:rtl/>
        </w:rPr>
        <w:t xml:space="preserve">מ צורך גבוה נעשה כהלכתו </w:t>
      </w:r>
      <w:r>
        <w:rPr>
          <w:rFonts w:hint="cs"/>
          <w:rtl/>
        </w:rPr>
        <w:t xml:space="preserve">משא</w:t>
      </w:r>
      <w:r>
        <w:rPr>
          <w:rtl/>
        </w:rPr>
        <w:t>"</w:t>
      </w:r>
      <w:r>
        <w:rPr>
          <w:rFonts w:hint="cs"/>
          <w:rtl/>
        </w:rPr>
        <w:t xml:space="preserve">כ</w:t>
      </w:r>
      <w:r>
        <w:rPr>
          <w:rFonts w:hint="cs"/>
          <w:rtl/>
        </w:rPr>
        <w:t xml:space="preserve"> </w:t>
      </w:r>
      <w:ins w:id="91555" w:author="מנוע מכני" w:date="2026-10-11T12:04:40Z">
        <w:r>
          <w:rPr>
            <w:rFonts w:hint="cs"/>
            <w:rtl/>
          </w:rPr>
          <w:t xml:space="preserve">כאן</w:t>
        </w:r>
      </w:ins>
      <w:del w:id="91556" w:author="מנוע מכני" w:date="2026-10-11T12:04:40Z">
        <w:r>
          <w:rPr>
            <w:rFonts w:hint="cs"/>
            <w:rtl/>
          </w:rPr>
          <w:delText xml:space="preserve">הכא</w:delText>
        </w:r>
      </w:del>
      <w:r>
        <w:rPr>
          <w:rFonts w:hint="cs"/>
          <w:rtl/>
        </w:rPr>
        <w:t xml:space="preserve"> כרבנן </w:t>
      </w:r>
      <w:ins w:id="96589" w:author="מנוע מכני" w:date="2026-10-11T12:04:40Z">
        <w:r>
          <w:rPr>
            <w:rFonts w:hint="cs"/>
            <w:rtl/>
          </w:rPr>
          <w:t xml:space="preserve">סבר</w:t>
        </w:r>
      </w:ins>
      <w:del w:id="96590" w:author="מנוע מכני" w:date="2026-10-11T12:04:40Z">
        <w:r>
          <w:rPr>
            <w:rFonts w:hint="cs"/>
            <w:rtl/>
          </w:rPr>
          <w:delText xml:space="preserve">ס</w:delText>
        </w:r>
        <w:r>
          <w:rPr>
            <w:rtl/>
          </w:rPr>
          <w:delText xml:space="preserve">"</w:delText>
        </w:r>
        <w:r>
          <w:rPr>
            <w:rFonts w:hint="cs"/>
            <w:rtl/>
          </w:rPr>
          <w:delText xml:space="preserve">ל</w:delText>
        </w:r>
      </w:del>
      <w:r>
        <w:rPr>
          <w:rFonts w:hint="cs"/>
          <w:rtl/>
        </w:rPr>
        <w:t xml:space="preserve"> </w:t>
      </w:r>
    </w:p>
    <w:p>
      <w:pPr>
        <w:pStyle w:val="38"/>
        <w:rPr>
          <w:ins w:id="100493" w:author="מנוע מכני" w:date="2026-10-11T12:04:40Z"/>
        </w:rPr>
      </w:pPr>
      <w:r>
        <w:tab/>
      </w:r>
      <w:r>
        <w:t xml:space="preserve">ד. </w:t>
      </w:r>
      <w:r w:rsidRPr="00C56519">
        <w:t xml:space="preserve">אלא </w:t>
      </w:r>
      <w:r w:rsidRPr="00C56519">
        <w:t xml:space="preserve">אמר</w:t>
      </w:r>
      <w:r w:rsidRPr="00C56519">
        <w:t xml:space="preserve"> רב אשי</w:t>
      </w:r>
      <w:r>
        <w:t xml:space="preserve">:</w:t>
      </w:r>
    </w:p>
    <w:p w:rsidR="00DA63EC" w:rsidRDefault="00DA63EC" w:rsidP="00DA63EC">
      <w:pPr>
        <w:tabs>
          <w:tab w:val="center" w:pos="2835"/>
        </w:tabs>
        <w:rPr>
          <w:rtl/>
        </w:rPr>
      </w:pPr>
      <w:del w:id="100494" w:author="מנוע מכני" w:date="2026-10-11T12:04:40Z">
        <w:r>
          <w:rPr>
            <w:rtl/>
          </w:rPr>
          <w:delText xml:space="preserve"> </w:delText>
        </w:r>
      </w:del>
      <w:r>
        <w:rPr>
          <w:rStyle w:val="2fb"/>
          <w:rtl/>
        </w:rPr>
        <w:t xml:space="preserve">רבי ישמעאל</w:t>
      </w:r>
      <w:r>
        <w:rPr>
          <w:rtl/>
        </w:rPr>
        <w:t xml:space="preserve"> </w:t>
      </w:r>
      <w:r>
        <w:rPr>
          <w:rStyle w:val="2fb"/>
          <w:rtl/>
        </w:rPr>
        <w:t xml:space="preserve">ורבי יוסי</w:t>
      </w:r>
      <w:r>
        <w:rPr>
          <w:rtl/>
        </w:rPr>
        <w:t xml:space="preserve"> אמרו דבר אחד</w:t>
      </w:r>
      <w:ins w:id="94931" w:author="מנוע מכני" w:date="2026-10-11T12:04:40Z">
        <w:r>
          <w:rPr>
            <w:rtl/>
          </w:rPr>
          <w:t xml:space="preserve">,</w:t>
        </w:r>
      </w:ins>
      <w:del w:id="94932" w:author="מנוע מכני" w:date="2026-10-11T12:04:40Z">
        <w:r>
          <w:rPr>
            <w:rtl/>
          </w:rPr>
          <w:delText xml:space="preserve">;</w:delText>
        </w:r>
      </w:del>
      <w:r>
        <w:rPr>
          <w:rtl/>
        </w:rPr>
        <w:t xml:space="preserve"> </w:t>
      </w:r>
    </w:p>
    <w:p>
      <w:pPr>
        <w:pStyle w:val="38"/>
        <w:rPr>
          <w:ins w:id="100495" w:author="מנוע מכני" w:date="2026-10-11T12:04:40Z"/>
        </w:rPr>
      </w:pPr>
      <w:r>
        <w:tab/>
      </w:r>
      <w:r>
        <w:t xml:space="preserve">דתנן</w:t>
      </w:r>
      <w:r>
        <w:t xml:space="preserve">:</w:t>
      </w:r>
    </w:p>
    <w:p w:rsidR="00DA63EC" w:rsidRDefault="00DA63EC" w:rsidP="00DA63EC">
      <w:pPr>
        <w:tabs>
          <w:tab w:val="center" w:pos="2835"/>
        </w:tabs>
        <w:rPr>
          <w:rtl/>
        </w:rPr>
      </w:pPr>
      <w:del w:id="100496" w:author="מנוע מכני" w:date="2026-10-11T12:04:40Z">
        <w:r>
          <w:rPr>
            <w:rtl/>
          </w:rPr>
          <w:delText xml:space="preserve"> </w:delText>
        </w:r>
      </w:del>
      <w:r>
        <w:rPr>
          <w:rtl/>
        </w:rPr>
        <w:t xml:space="preserve">בין שנראה בעליל ובין שלא נראה בעליל - מחללין עליו את השבת, </w:t>
      </w:r>
    </w:p>
    <w:p>
      <w:pPr>
        <w:pStyle w:val="38"/>
        <w:rPr>
          <w:ins w:id="100497" w:author="מנוע מכני" w:date="2026-10-11T12:04:40Z"/>
        </w:rPr>
      </w:pPr>
      <w:r>
        <w:tab/>
        <w:t xml:space="preserve">רבי יוסי</w:t>
      </w:r>
      <w:del w:id="102548" w:author="מנוע מכני" w:date="2026-10-11T12:04:40Z">
        <w:r>
          <w:tab/>
          <w:delText xml:space="preserve"> אומר</w:delText>
        </w:r>
      </w:del>
      <w:del w:id="103705" w:author="Claude" w:date="2026-10-11T09:07:48Z">
        <w:r>
          <w:delText xml:space="preserve">	</w:delText>
        </w:r>
      </w:del>
      <w:r>
        <w:t xml:space="preserve">:</w:t>
      </w:r>
    </w:p>
    <w:p w:rsidR="00DA63EC" w:rsidRDefault="00DA63EC" w:rsidP="00DA63EC">
      <w:pPr>
        <w:tabs>
          <w:tab w:val="center" w:pos="2835"/>
        </w:tabs>
        <w:rPr>
          <w:rtl/>
        </w:rPr>
      </w:pPr>
      <w:del w:id="100498" w:author="מנוע מכני" w:date="2026-10-11T12:04:40Z">
        <w:r>
          <w:rPr>
            <w:rtl/>
          </w:rPr>
          <w:tab/>
          <w:delText xml:space="preserve"> </w:delText>
        </w:r>
      </w:del>
      <w:r>
        <w:rPr>
          <w:rtl/>
        </w:rPr>
        <w:tab/>
        <w:t xml:space="preserve">אם נראה בעליל אין מחללין עליו את השבת</w:t>
      </w:r>
      <w:ins w:id="94933" w:author="מנוע מכני" w:date="2026-10-11T12:04:40Z">
        <w:r>
          <w:rPr>
            <w:rtl/>
          </w:rPr>
          <w:t xml:space="preserve">,</w:t>
        </w:r>
      </w:ins>
      <w:del w:id="94934"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r>
        <w:rPr>
          <w:rtl/>
        </w:rPr>
        <w:tab/>
      </w:r>
      <w:r>
        <w:rPr>
          <w:rFonts w:hint="cs"/>
          <w:rtl/>
        </w:rPr>
        <w:t xml:space="preserve">וטעמא </w:t>
      </w:r>
      <w:r>
        <w:rPr>
          <w:rStyle w:val="2fb"/>
          <w:rFonts w:hint="cs"/>
          <w:rtl/>
        </w:rPr>
        <w:t xml:space="preserve">דרבי יוסי</w:t>
      </w:r>
      <w:r>
        <w:rPr>
          <w:rFonts w:hint="cs"/>
          <w:rtl/>
        </w:rPr>
        <w:t xml:space="preserve"> כדאמר </w:t>
      </w:r>
      <w:ins w:id="91557" w:author="מנוע מכני" w:date="2026-10-11T12:04:40Z">
        <w:r>
          <w:rPr>
            <w:rFonts w:hint="cs"/>
            <w:rtl/>
          </w:rPr>
          <w:t xml:space="preserve">שם</w:t>
        </w:r>
      </w:ins>
      <w:del w:id="91558" w:author="מנוע מכני" w:date="2026-10-11T12:04:40Z">
        <w:r>
          <w:rPr>
            <w:rFonts w:hint="cs"/>
            <w:rtl/>
          </w:rPr>
          <w:delText xml:space="preserve">התם</w:delText>
        </w:r>
      </w:del>
      <w:r>
        <w:rPr>
          <w:rFonts w:hint="cs"/>
          <w:rtl/>
        </w:rPr>
        <w:t xml:space="preserve"> מפורש דכיון דאפשר </w:t>
      </w:r>
      <w:r>
        <w:rPr>
          <w:rFonts w:hint="cs"/>
          <w:rtl/>
        </w:rPr>
        <w:t xml:space="preserve">לא</w:t>
      </w:r>
      <w:r>
        <w:rPr>
          <w:rFonts w:hint="cs"/>
          <w:rtl/>
        </w:rPr>
        <w:t xml:space="preserve"> </w:t>
      </w:r>
      <w:ins w:id="90201" w:author="Claude - סמנטי" w:date="2026-10-11T12:27:00Z">
        <w:r>
          <w:rPr>
            <w:rFonts w:hint="cs"/>
            <w:rtl/>
          </w:rPr>
          <w:t xml:space="preserve">טורחים</w:t>
        </w:r>
      </w:ins>
      <w:del w:id="90202" w:author="Claude - סמנטי" w:date="2026-10-11T12:27:00Z">
        <w:r>
          <w:rPr>
            <w:rFonts w:hint="cs"/>
            <w:rtl/>
          </w:rPr>
          <w:delText xml:space="preserve">טרחינן</w:delText>
        </w:r>
      </w:del>
      <w:r>
        <w:rPr>
          <w:rFonts w:hint="cs"/>
          <w:rtl/>
        </w:rPr>
        <w:t xml:space="preserve"> </w:t>
      </w:r>
    </w:p>
    <w:p>
      <w:pPr>
        <w:pStyle w:val="38"/>
        <w:rPr>
          <w:ins w:id="100499" w:author="מנוע מכני" w:date="2026-10-11T12:04:40Z"/>
        </w:rPr>
      </w:pPr>
      <w:r>
        <w:tab/>
      </w:r>
      <w:r>
        <w:t xml:space="preserve">ה. </w:t>
      </w:r>
      <w:r w:rsidRPr="00214F3D">
        <w:t>ו</w:t>
      </w:r>
      <w:r>
        <w:t>דחי</w:t>
      </w:r>
      <w:r w:rsidR="005608A0">
        <w:t>'</w:t>
      </w:r>
    </w:p>
    <w:p w:rsidR="00DA63EC" w:rsidRDefault="00DA63EC" w:rsidP="00DA63EC">
      <w:pPr>
        <w:tabs>
          <w:tab w:val="center" w:pos="2835"/>
        </w:tabs>
        <w:rPr>
          <w:rtl/>
        </w:rPr>
      </w:pPr>
      <w:del w:id="100500" w:author="מנוע מכני" w:date="2026-10-11T12:04:40Z">
        <w:r>
          <w:rPr>
            <w:rFonts w:hint="cs"/>
            <w:rtl/>
          </w:rPr>
          <w:delText xml:space="preserve"> </w:delText>
        </w:r>
      </w:del>
      <w:r>
        <w:rPr>
          <w:rFonts w:hint="cs"/>
          <w:rtl/>
        </w:rPr>
        <w:t xml:space="preserve">דדוקא </w:t>
      </w:r>
      <w:ins w:id="91561" w:author="מנוע מכני" w:date="2026-10-11T12:04:40Z">
        <w:r>
          <w:rPr>
            <w:rFonts w:hint="cs"/>
            <w:rtl/>
          </w:rPr>
          <w:t xml:space="preserve">כאן</w:t>
        </w:r>
      </w:ins>
      <w:del w:id="91562" w:author="מנוע מכני" w:date="2026-10-11T12:04:40Z">
        <w:r>
          <w:rPr>
            <w:rFonts w:hint="cs"/>
            <w:rtl/>
          </w:rPr>
          <w:delText xml:space="preserve">הכא</w:delText>
        </w:r>
      </w:del>
      <w:r>
        <w:rPr>
          <w:rFonts w:hint="cs"/>
          <w:rtl/>
        </w:rPr>
        <w:t xml:space="preserve"> </w:t>
      </w:r>
      <w:ins w:id="91559" w:author="מנוע מכני" w:date="2026-10-11T12:04:40Z">
        <w:r>
          <w:rPr>
            <w:rtl/>
          </w:rPr>
          <w:t xml:space="preserve">דאין</w:t>
        </w:r>
      </w:ins>
      <w:del w:id="91560" w:author="מנוע מכני" w:date="2026-10-11T12:04:40Z">
        <w:r>
          <w:rPr>
            <w:rtl/>
          </w:rPr>
          <w:delText xml:space="preserve">דליכא</w:delText>
        </w:r>
      </w:del>
      <w:r>
        <w:rPr>
          <w:rtl/>
        </w:rPr>
        <w:t xml:space="preserve"> נמצאת אתה מכשילן לעת"</w:t>
      </w:r>
      <w:r>
        <w:rPr>
          <w:rFonts w:hint="cs"/>
          <w:rtl/>
        </w:rPr>
        <w:t>ל</w:t>
      </w:r>
      <w:r>
        <w:rPr>
          <w:rtl/>
        </w:rPr>
        <w:t xml:space="preserve">, </w:t>
      </w:r>
    </w:p>
    <w:p w:rsidR="00DA63EC" w:rsidRDefault="00DA63EC" w:rsidP="00DA63EC">
      <w:pPr>
        <w:tabs>
          <w:tab w:val="center" w:pos="2835"/>
        </w:tabs>
        <w:rPr>
          <w:rtl/>
        </w:rPr>
      </w:pPr>
      <w:r>
        <w:rPr>
          <w:b/>
          <w:bCs/>
          <w:rtl/>
        </w:rPr>
        <w:tab/>
      </w:r>
      <w:r>
        <w:rPr>
          <w:b/>
          <w:bCs/>
          <w:rtl/>
        </w:rPr>
        <w:tab/>
      </w:r>
      <w:del w:id="90167" w:author="מנוע מכני" w:date="2026-10-11T12:04:40Z">
        <w:r>
          <w:rPr>
            <w:rFonts w:hint="cs"/>
            <w:b/>
            <w:bCs/>
            <w:rtl/>
          </w:rPr>
          <w:delText xml:space="preserve">     </w:delText>
        </w:r>
      </w:del>
      <w:r>
        <w:rPr>
          <w:rtl/>
        </w:rPr>
        <w:t xml:space="preserve">אבל </w:t>
      </w:r>
      <w:ins w:id="91563" w:author="מנוע מכני" w:date="2026-10-11T12:04:40Z">
        <w:r>
          <w:rPr>
            <w:rtl/>
          </w:rPr>
          <w:t xml:space="preserve">שם</w:t>
        </w:r>
      </w:ins>
      <w:del w:id="91564" w:author="מנוע מכני" w:date="2026-10-11T12:04:40Z">
        <w:r>
          <w:rPr>
            <w:rtl/>
          </w:rPr>
          <w:delText xml:space="preserve">התם</w:delText>
        </w:r>
      </w:del>
      <w:r>
        <w:rPr>
          <w:rtl/>
        </w:rPr>
        <w:t xml:space="preserve"> דנמצאת אתה מכשילן לעתיד לבא, אימא כרבנן </w:t>
      </w:r>
      <w:ins w:id="96591" w:author="מנוע מכני" w:date="2026-10-11T12:04:40Z">
        <w:r>
          <w:rPr>
            <w:rtl/>
          </w:rPr>
          <w:t xml:space="preserve">סבר</w:t>
        </w:r>
      </w:ins>
      <w:del w:id="96592" w:author="מנוע מכני" w:date="2026-10-11T12:04:40Z">
        <w:r>
          <w:rPr>
            <w:rtl/>
          </w:rPr>
          <w:delText xml:space="preserve">ס"</w:delText>
        </w:r>
        <w:r>
          <w:rPr>
            <w:rFonts w:hint="cs"/>
            <w:rtl/>
          </w:rPr>
          <w:delText xml:space="preserve">ל</w:delText>
        </w:r>
      </w:del>
    </w:p>
    <w:p w:rsidR="00DA63EC" w:rsidRDefault="00DA63EC" w:rsidP="00DA63EC">
      <w:pPr>
        <w:tabs>
          <w:tab w:val="center" w:pos="2835"/>
        </w:tabs>
        <w:rPr>
          <w:rtl/>
        </w:rPr>
      </w:pPr>
      <w:r>
        <w:rPr>
          <w:rtl/>
        </w:rPr>
        <w:tab/>
      </w:r>
      <w:r>
        <w:rPr>
          <w:rFonts w:hint="cs"/>
          <w:rtl/>
        </w:rPr>
        <w:t>א</w:t>
      </w:r>
      <w:r>
        <w:rPr>
          <w:rtl/>
        </w:rPr>
        <w:t>"</w:t>
      </w:r>
      <w:r>
        <w:rPr>
          <w:rFonts w:hint="cs"/>
          <w:rtl/>
        </w:rPr>
        <w:t>נ</w:t>
      </w:r>
      <w:r>
        <w:rPr>
          <w:rtl/>
        </w:rPr>
        <w:t xml:space="preserve"> </w:t>
      </w:r>
      <w:r>
        <w:rPr>
          <w:rFonts w:hint="cs"/>
          <w:rtl/>
        </w:rPr>
        <w:t xml:space="preserve">דווקא </w:t>
      </w:r>
      <w:ins w:id="91567" w:author="מנוע מכני" w:date="2026-10-11T12:04:40Z">
        <w:r>
          <w:rPr>
            <w:rFonts w:hint="cs"/>
            <w:rtl/>
          </w:rPr>
          <w:t xml:space="preserve">שם</w:t>
        </w:r>
      </w:ins>
      <w:del w:id="91568" w:author="מנוע מכני" w:date="2026-10-11T12:04:40Z">
        <w:r>
          <w:rPr>
            <w:rFonts w:hint="cs"/>
            <w:rtl/>
          </w:rPr>
          <w:delText xml:space="preserve">התם</w:delText>
        </w:r>
      </w:del>
      <w:r>
        <w:rPr>
          <w:rFonts w:hint="cs"/>
          <w:rtl/>
        </w:rPr>
        <w:t xml:space="preserve"> </w:t>
      </w:r>
      <w:r>
        <w:rPr>
          <w:rStyle w:val="2fb"/>
          <w:rFonts w:hint="cs"/>
          <w:rtl/>
        </w:rPr>
        <w:t xml:space="preserve">רבי יוסי</w:t>
      </w:r>
      <w:r>
        <w:rPr>
          <w:rFonts w:hint="cs"/>
          <w:rtl/>
        </w:rPr>
        <w:t xml:space="preserve"> </w:t>
      </w:r>
      <w:ins w:id="91565" w:author="מנוע מכני" w:date="2026-10-11T12:04:40Z">
        <w:r>
          <w:rPr>
            <w:rFonts w:hint="cs"/>
            <w:rtl/>
          </w:rPr>
          <w:t xml:space="preserve">דאין</w:t>
        </w:r>
      </w:ins>
      <w:del w:id="91566" w:author="מנוע מכני" w:date="2026-10-11T12:04:40Z">
        <w:r>
          <w:rPr>
            <w:rFonts w:hint="cs"/>
            <w:rtl/>
          </w:rPr>
          <w:delText xml:space="preserve">דליכא</w:delText>
        </w:r>
      </w:del>
      <w:r>
        <w:rPr>
          <w:rFonts w:hint="cs"/>
          <w:rtl/>
        </w:rPr>
        <w:t xml:space="preserve"> צורך גבוה ולא ניתנה שבת לדחות </w:t>
      </w:r>
    </w:p>
    <w:p w:rsidR="00DA63EC" w:rsidRDefault="00DA63EC" w:rsidP="00DA63EC">
      <w:pPr>
        <w:tabs>
          <w:tab w:val="center" w:pos="2835"/>
        </w:tabs>
        <w:rPr>
          <w:rtl/>
        </w:rPr>
      </w:pPr>
      <w:r>
        <w:rPr>
          <w:rtl/>
        </w:rPr>
        <w:tab/>
        <w:t xml:space="preserve">אבל </w:t>
      </w:r>
      <w:ins w:id="91571" w:author="מנוע מכני" w:date="2026-10-11T12:04:40Z">
        <w:r>
          <w:rPr>
            <w:rtl/>
          </w:rPr>
          <w:t xml:space="preserve">כאן</w:t>
        </w:r>
      </w:ins>
      <w:del w:id="91572" w:author="מנוע מכני" w:date="2026-10-11T12:04:40Z">
        <w:r>
          <w:rPr>
            <w:rtl/>
          </w:rPr>
          <w:tab/>
          <w:delText xml:space="preserve">הכא</w:delText>
        </w:r>
      </w:del>
      <w:r>
        <w:rPr>
          <w:rtl/>
        </w:rPr>
        <w:tab/>
        <w:t xml:space="preserve"> </w:t>
      </w:r>
      <w:ins w:id="91569" w:author="מנוע מכני" w:date="2026-10-11T12:04:40Z">
        <w:r>
          <w:rPr>
            <w:rtl/>
          </w:rPr>
          <w:t xml:space="preserve">דיש</w:t>
        </w:r>
      </w:ins>
      <w:del w:id="91570" w:author="מנוע מכני" w:date="2026-10-11T12:04:40Z">
        <w:r>
          <w:rPr>
            <w:rtl/>
          </w:rPr>
          <w:tab/>
          <w:delText xml:space="preserve">דאיכא</w:delText>
        </w:r>
      </w:del>
      <w:r>
        <w:rPr>
          <w:rtl/>
        </w:rPr>
        <w:tab/>
        <w:t xml:space="preserve"> צורך גבוה וניתנה שבת לדחות, אימא כרבנן </w:t>
      </w:r>
      <w:ins w:id="96593" w:author="מנוע מכני" w:date="2026-10-11T12:04:40Z">
        <w:r>
          <w:rPr>
            <w:rtl/>
          </w:rPr>
          <w:t xml:space="preserve">סבר</w:t>
        </w:r>
      </w:ins>
      <w:del w:id="96594" w:author="מנוע מכני" w:date="2026-10-11T12:04:40Z">
        <w:r>
          <w:rPr>
            <w:rtl/>
          </w:rPr>
          <w:tab/>
          <w:delText xml:space="preserve">ס"ל</w:delText>
        </w:r>
      </w:del>
      <w:r>
        <w:rPr>
          <w:rtl/>
        </w:rPr>
        <w:tab/>
        <w:t xml:space="preserve">.</w:t>
      </w:r>
    </w:p>
    <w:p w:rsidR="00DA63EC" w:rsidRDefault="00DA63EC" w:rsidP="00DA63EC">
      <w:pPr>
        <w:tabs>
          <w:tab w:val="center" w:pos="2835"/>
        </w:tabs>
        <w:rPr>
          <w:rtl/>
        </w:rPr>
      </w:pPr>
    </w:p>
    <w:p>
      <w:pPr>
        <w:pStyle w:val="afffff8"/>
        <w:rPr>
          <w:ins w:id="90365" w:author="קלוד" w:date="2026-10-11T12:32:08Z"/>
        </w:rPr>
      </w:pPr>
      <w:ins w:id="90366" w:author="קלוד" w:date="2026-10-11T12:32:08Z">
        <w:r>
          <w:rPr>
            <w:color w:val="7B3F00"/>
          </w:rPr>
          <w:t xml:space="preserve">שחט שתי חטאות של ציבור - חייב על השניה</w:t>
        </w:r>
      </w:ins>
    </w:p>
    <w:p>
      <w:pPr>
        <w:pStyle w:val="38"/>
        <w:rPr>
          <w:ins w:id="100502" w:author="מנוע מכני" w:date="2026-10-11T12:04:40Z"/>
        </w:rPr>
      </w:pPr>
      <w:del w:id="100501" w:author="מנוע מכני" w:date="2026-10-11T12:04:40Z">
        <w:r w:rsidRPr="00E55A17">
          <w:delText xml:space="preserve">•</w:delText>
        </w:r>
      </w:del>
      <w:r w:rsidRPr="00E55A17">
        <w:t xml:space="preserve"> </w:t>
      </w:r>
      <w:r w:rsidRPr="00E55A17">
        <w:t xml:space="preserve">איתמר:</w:t>
      </w:r>
    </w:p>
    <w:p w:rsidR="00DA63EC" w:rsidRDefault="00DA63EC" w:rsidP="00DA63EC">
      <w:pPr>
        <w:tabs>
          <w:tab w:val="center" w:pos="2835"/>
        </w:tabs>
        <w:rPr>
          <w:b/>
          <w:bCs/>
          <w:rtl/>
        </w:rPr>
      </w:pPr>
      <w:del w:id="100503" w:author="מנוע מכני" w:date="2026-10-11T12:04:40Z">
        <w:r w:rsidRPr="00E55A17">
          <w:rPr>
            <w:b/>
            <w:bCs/>
            <w:rtl/>
          </w:rPr>
          <w:delText xml:space="preserve"> </w:delText>
        </w:r>
      </w:del>
      <w:r w:rsidRPr="00E55A17">
        <w:rPr>
          <w:b/>
          <w:bCs/>
          <w:rtl/>
        </w:rPr>
        <w:t xml:space="preserve">שחט שתי חטאות של ציבור ואינו צריך אלא אחת </w:t>
      </w:r>
    </w:p>
    <w:p>
      <w:pPr>
        <w:pStyle w:val="38"/>
        <w:rPr>
          <w:ins w:id="100504" w:author="מנוע מכני" w:date="2026-10-11T12:04:40Z"/>
        </w:rPr>
      </w:pPr>
      <w:r w:rsidRPr="00336727">
        <w:t>רבה [רב אמי]</w:t>
      </w:r>
      <w:r w:rsidRPr="00336727">
        <w:t xml:space="preserve">:</w:t>
      </w:r>
    </w:p>
    <w:p w:rsidR="00DA63EC" w:rsidRDefault="00DA63EC" w:rsidP="00DA63EC">
      <w:pPr>
        <w:rPr>
          <w:rtl/>
        </w:rPr>
      </w:pPr>
      <w:del w:id="100505" w:author="מנוע מכני" w:date="2026-10-11T12:04:40Z">
        <w:r w:rsidRPr="00336727">
          <w:rPr>
            <w:rtl/>
          </w:rPr>
          <w:delText xml:space="preserve"> </w:delText>
        </w:r>
      </w:del>
      <w:r w:rsidRPr="00336727">
        <w:rPr>
          <w:rtl/>
        </w:rPr>
        <w:t xml:space="preserve">חייב על השניה ופטור על הראשונה, </w:t>
      </w:r>
      <w:ins w:id="90453" w:author="מנוע מכני" w:date="2026-10-11T12:04:40Z">
        <w:r>
          <w:rPr>
            <w:rtl/>
          </w:rPr>
          <w:t xml:space="preserve">ואפי'</w:t>
        </w:r>
      </w:ins>
      <w:del w:id="90454" w:author="מנוע מכני" w:date="2026-10-11T12:04:40Z">
        <w:r w:rsidRPr="00336727">
          <w:rPr>
            <w:rtl/>
          </w:rPr>
          <w:delText xml:space="preserve">ואפילו</w:delText>
        </w:r>
      </w:del>
      <w:r w:rsidRPr="00336727">
        <w:rPr>
          <w:rtl/>
        </w:rPr>
        <w:t xml:space="preserve"> נתכפר לו בשניה, </w:t>
      </w:r>
      <w:ins w:id="90455" w:author="מנוע מכני" w:date="2026-10-11T12:04:40Z">
        <w:r>
          <w:rPr>
            <w:rtl/>
          </w:rPr>
          <w:t xml:space="preserve">ואפי'</w:t>
        </w:r>
      </w:ins>
      <w:del w:id="90456" w:author="מנוע מכני" w:date="2026-10-11T12:04:40Z">
        <w:r w:rsidRPr="00336727">
          <w:rPr>
            <w:rtl/>
          </w:rPr>
          <w:delText xml:space="preserve">ואפילו</w:delText>
        </w:r>
      </w:del>
      <w:r w:rsidRPr="00336727">
        <w:rPr>
          <w:rtl/>
        </w:rPr>
        <w:t xml:space="preserve"> נמצאת ראשונה כחושה.</w:t>
      </w:r>
    </w:p>
    <w:p>
      <w:pPr>
        <w:pStyle w:val="38"/>
        <w:rPr>
          <w:ins w:id="100506" w:author="מנוע מכני" w:date="2026-10-11T12:04:40Z"/>
        </w:rPr>
      </w:pPr>
      <w:r>
        <w:t>ויקשה מהך דר</w:t>
      </w:r>
      <w:r>
        <w:t xml:space="preserve">בה:</w:t>
      </w:r>
    </w:p>
    <w:p w:rsidR="00DA63EC" w:rsidRDefault="00DA63EC" w:rsidP="00DA63EC">
      <w:pPr>
        <w:tabs>
          <w:tab w:val="center" w:pos="2835"/>
        </w:tabs>
        <w:rPr>
          <w:rtl/>
        </w:rPr>
      </w:pPr>
      <w:del w:id="100507" w:author="מנוע מכני" w:date="2026-10-11T12:04:40Z">
        <w:r>
          <w:rPr>
            <w:rtl/>
          </w:rPr>
          <w:delText xml:space="preserve"> </w:delText>
        </w:r>
      </w:del>
      <w:r>
        <w:rPr>
          <w:rtl/>
        </w:rPr>
        <w:t xml:space="preserve">היו לפניו שתי חטאות, אחת שמינה ואחת כחושה, </w:t>
      </w:r>
    </w:p>
    <w:p w:rsidR="00DA63EC" w:rsidRDefault="00DA63EC" w:rsidP="00DA63EC">
      <w:pPr>
        <w:tabs>
          <w:tab w:val="center" w:pos="340"/>
          <w:tab w:val="center" w:pos="2835"/>
        </w:tabs>
        <w:rPr>
          <w:rtl/>
        </w:rPr>
      </w:pPr>
      <w:r>
        <w:rPr>
          <w:rtl/>
        </w:rPr>
        <w:tab/>
      </w:r>
      <w:r>
        <w:rPr>
          <w:rtl/>
        </w:rPr>
        <w:tab/>
      </w:r>
      <w:del w:id="90168" w:author="מנוע מכני" w:date="2026-10-11T12:04:40Z">
        <w:r>
          <w:rPr>
            <w:rFonts w:hint="cs"/>
            <w:rtl/>
          </w:rPr>
          <w:delText xml:space="preserve">  </w:delText>
        </w:r>
      </w:del>
      <w:r>
        <w:rPr>
          <w:rtl/>
        </w:rPr>
        <w:t xml:space="preserve">שחט שמינה </w:t>
      </w:r>
      <w:r>
        <w:rPr>
          <w:rtl/>
        </w:rPr>
        <w:t xml:space="preserve">ואח"כ</w:t>
      </w:r>
      <w:r>
        <w:rPr>
          <w:rtl/>
        </w:rPr>
        <w:t xml:space="preserve"> שחט כחושה חייב, כחושה </w:t>
      </w:r>
      <w:r>
        <w:rPr>
          <w:rtl/>
        </w:rPr>
        <w:t xml:space="preserve">ואח"כ</w:t>
      </w:r>
      <w:r>
        <w:rPr>
          <w:rtl/>
        </w:rPr>
        <w:t xml:space="preserve"> שמינה פטור</w:t>
      </w:r>
      <w:ins w:id="94935" w:author="מנוע מכני" w:date="2026-10-11T12:04:40Z">
        <w:r>
          <w:rPr>
            <w:rtl/>
          </w:rPr>
          <w:t xml:space="preserve">,</w:t>
        </w:r>
      </w:ins>
      <w:del w:id="94936" w:author="מנוע מכני" w:date="2026-10-11T12:04:40Z">
        <w:r>
          <w:rPr>
            <w:rtl/>
          </w:rPr>
          <w:delText xml:space="preserve">;</w:delText>
        </w:r>
      </w:del>
    </w:p>
    <w:p w:rsidR="00DA63EC" w:rsidRDefault="00DA63EC" w:rsidP="00DA63EC">
      <w:pPr>
        <w:tabs>
          <w:tab w:val="center" w:pos="2835"/>
        </w:tabs>
        <w:rPr>
          <w:rtl/>
        </w:rPr>
      </w:pPr>
      <w:del w:id="90169" w:author="מנוע מכני" w:date="2026-10-11T12:04:40Z">
        <w:r>
          <w:rPr>
            <w:rtl/>
          </w:rPr>
          <w:tab/>
          <w:delText xml:space="preserve"> </w:delText>
        </w:r>
      </w:del>
      <w:r>
        <w:rPr>
          <w:rtl/>
        </w:rPr>
        <w:tab/>
        <w:t xml:space="preserve">ולא עוד, אלא שאומרים לו: הבא שמינה לכתחלה ושחוט!</w:t>
      </w:r>
    </w:p>
    <w:p>
      <w:pPr>
        <w:pStyle w:val="38"/>
        <w:rPr>
          <w:ins w:id="100508" w:author="מנוע מכני" w:date="2026-10-11T12:04:40Z"/>
        </w:rPr>
      </w:pPr>
      <w:r>
        <w:tab/>
      </w:r>
      <w:r w:rsidRPr="00E83FC9">
        <w:t>אב</w:t>
      </w:r>
      <w:r>
        <w:t xml:space="preserve">"א:</w:t>
      </w:r>
    </w:p>
    <w:p w:rsidR="00DA63EC" w:rsidRDefault="00DA63EC" w:rsidP="00DA63EC">
      <w:pPr>
        <w:tabs>
          <w:tab w:val="center" w:pos="2835"/>
        </w:tabs>
        <w:rPr>
          <w:rtl/>
        </w:rPr>
      </w:pPr>
      <w:del w:id="100509" w:author="מנוע מכני" w:date="2026-10-11T12:04:40Z">
        <w:r>
          <w:rPr>
            <w:rtl/>
          </w:rPr>
          <w:delText xml:space="preserve"> </w:delText>
        </w:r>
      </w:del>
      <w:r>
        <w:rPr>
          <w:rtl/>
        </w:rPr>
        <w:t xml:space="preserve">סמי כחושה </w:t>
      </w:r>
      <w:ins w:id="95861" w:author="מנוע מכני" w:date="2026-10-11T12:04:40Z">
        <w:r>
          <w:rPr>
            <w:rtl/>
          </w:rPr>
          <w:t xml:space="preserve">מראשונה</w:t>
        </w:r>
      </w:ins>
      <w:del w:id="95862" w:author="מנוע מכני" w:date="2026-10-11T12:04:40Z">
        <w:r>
          <w:rPr>
            <w:rtl/>
          </w:rPr>
          <w:delText xml:space="preserve">מקמייתא</w:delText>
        </w:r>
      </w:del>
      <w:ins w:id="94937" w:author="מנוע מכני" w:date="2026-10-11T12:04:40Z">
        <w:r>
          <w:rPr>
            <w:rtl/>
          </w:rPr>
          <w:t xml:space="preserve">,</w:t>
        </w:r>
      </w:ins>
      <w:del w:id="94938" w:author="מנוע מכני" w:date="2026-10-11T12:04:40Z">
        <w:r>
          <w:rPr>
            <w:rtl/>
          </w:rPr>
          <w:delText xml:space="preserve">;</w:delText>
        </w:r>
      </w:del>
      <w:r>
        <w:rPr>
          <w:rtl/>
        </w:rPr>
        <w:t xml:space="preserve"> </w:t>
      </w:r>
      <w:r w:rsidRPr="00E83FC9">
        <w:rPr>
          <w:b/>
          <w:bCs/>
          <w:rtl/>
        </w:rPr>
        <w:t>ואב"א:</w:t>
      </w:r>
      <w:r>
        <w:rPr>
          <w:rtl/>
        </w:rPr>
        <w:t xml:space="preserve"> ההיא </w:t>
      </w:r>
      <w:r>
        <w:rPr>
          <w:rStyle w:val="2fb"/>
          <w:rtl/>
        </w:rPr>
        <w:t xml:space="preserve">רבי אמי</w:t>
      </w:r>
      <w:r>
        <w:rPr>
          <w:rtl/>
        </w:rPr>
        <w:t xml:space="preserve"> אמרה.</w:t>
      </w:r>
    </w:p>
    <w:p>
      <w:pPr>
        <w:pStyle w:val="38"/>
        <w:rPr>
          <w:ins w:id="100510" w:author="מנוע מכני" w:date="2026-10-11T12:04:40Z"/>
        </w:rPr>
      </w:pPr>
      <w:del w:id="102620" w:author="מנוע מכני" w:date="2026-10-11T12:04:40Z">
        <w:r w:rsidRPr="00336727">
          <w:delText xml:space="preserve">א"ל </w:delText>
        </w:r>
      </w:del>
      <w:r w:rsidRPr="00336727">
        <w:t xml:space="preserve">רבינא לרב אשי:</w:t>
      </w:r>
    </w:p>
    <w:p w:rsidR="00DA63EC" w:rsidRDefault="00DA63EC" w:rsidP="00DA63EC">
      <w:pPr>
        <w:rPr>
          <w:rtl/>
        </w:rPr>
      </w:pPr>
      <w:del w:id="100511" w:author="מנוע מכני" w:date="2026-10-11T12:04:40Z">
        <w:r w:rsidRPr="00336727">
          <w:rPr>
            <w:rtl/>
          </w:rPr>
          <w:delText xml:space="preserve"> </w:delText>
        </w:r>
      </w:del>
      <w:r w:rsidRPr="00336727">
        <w:rPr>
          <w:rtl/>
        </w:rPr>
        <w:t xml:space="preserve">נמצאת הראשונה כחושה בבני מעיין, מהו? </w:t>
      </w:r>
      <w:ins w:id="97015" w:author="מנוע מכני" w:date="2026-10-11T12:04:40Z">
        <w:r>
          <w:rPr>
            <w:rtl/>
          </w:rPr>
          <w:t xml:space="preserve">אחר</w:t>
        </w:r>
      </w:ins>
      <w:del w:id="97016" w:author="מנוע מכני" w:date="2026-10-11T12:04:40Z">
        <w:r w:rsidRPr="00336727">
          <w:rPr>
            <w:rtl/>
          </w:rPr>
          <w:delText xml:space="preserve">בתר</w:delText>
        </w:r>
      </w:del>
      <w:r w:rsidRPr="00336727">
        <w:rPr>
          <w:rtl/>
        </w:rPr>
        <w:t xml:space="preserve"> מחשבתו </w:t>
      </w:r>
      <w:ins w:id="91573" w:author="מנוע מכני" w:date="2026-10-11T12:04:40Z">
        <w:r>
          <w:rPr>
            <w:rtl/>
          </w:rPr>
          <w:t xml:space="preserve">הולכים</w:t>
        </w:r>
      </w:ins>
      <w:del w:id="91574" w:author="מנוע מכני" w:date="2026-10-11T12:04:40Z">
        <w:r w:rsidRPr="00336727">
          <w:rPr>
            <w:rtl/>
          </w:rPr>
          <w:delText xml:space="preserve">אזלינן</w:delText>
        </w:r>
      </w:del>
      <w:r w:rsidRPr="00336727">
        <w:rPr>
          <w:rtl/>
        </w:rPr>
        <w:t xml:space="preserve"> לאיסורא מכו</w:t>
      </w:r>
      <w:r w:rsidRPr="00336727">
        <w:rPr>
          <w:rFonts w:hint="cs"/>
          <w:rtl/>
        </w:rPr>
        <w:t>ו</w:t>
      </w:r>
      <w:r w:rsidRPr="00336727">
        <w:rPr>
          <w:rtl/>
        </w:rPr>
        <w:t xml:space="preserve">ן, </w:t>
      </w:r>
    </w:p>
    <w:p w:rsidR="00DA63EC" w:rsidRDefault="00DA63EC" w:rsidP="00DA63EC">
      <w:pPr>
        <w:tabs>
          <w:tab w:val="center" w:pos="2835"/>
        </w:tabs>
        <w:rPr>
          <w:rtl/>
        </w:rPr>
      </w:pPr>
      <w:r w:rsidRPr="00595EAE">
        <w:rPr>
          <w:b/>
          <w:bCs/>
          <w:rtl/>
        </w:rPr>
        <w:lastRenderedPageBreak/>
        <w:t>או"ד</w:t>
      </w:r>
      <w:r>
        <w:rPr>
          <w:rtl/>
        </w:rPr>
        <w:t xml:space="preserve"> </w:t>
      </w:r>
      <w:ins w:id="97017" w:author="מנוע מכני" w:date="2026-10-11T12:04:40Z">
        <w:r>
          <w:rPr>
            <w:rtl/>
          </w:rPr>
          <w:t xml:space="preserve">אחר</w:t>
        </w:r>
      </w:ins>
      <w:del w:id="97018" w:author="מנוע מכני" w:date="2026-10-11T12:04:40Z">
        <w:r>
          <w:rPr>
            <w:rtl/>
          </w:rPr>
          <w:delText xml:space="preserve">בתר</w:delText>
        </w:r>
      </w:del>
      <w:r>
        <w:rPr>
          <w:rtl/>
        </w:rPr>
        <w:t xml:space="preserve"> מעשיו </w:t>
      </w:r>
      <w:ins w:id="91575" w:author="מנוע מכני" w:date="2026-10-11T12:04:40Z">
        <w:r>
          <w:rPr>
            <w:rtl/>
          </w:rPr>
          <w:t xml:space="preserve">הולכים</w:t>
        </w:r>
      </w:ins>
      <w:del w:id="91576" w:author="מנוע מכני" w:date="2026-10-11T12:04:40Z">
        <w:r>
          <w:rPr>
            <w:rtl/>
          </w:rPr>
          <w:delText xml:space="preserve">אזלינן</w:delText>
        </w:r>
      </w:del>
      <w:r>
        <w:rPr>
          <w:rtl/>
        </w:rPr>
        <w:t xml:space="preserve">? </w:t>
      </w:r>
    </w:p>
    <w:p>
      <w:pPr>
        <w:pStyle w:val="38"/>
        <w:rPr>
          <w:ins w:id="100512" w:author="מנוע מכני" w:date="2026-10-11T12:04:40Z"/>
        </w:rPr>
      </w:pPr>
      <w:r>
        <w:t xml:space="preserve">א"ל</w:t>
      </w:r>
      <w:r>
        <w:t xml:space="preserve">:</w:t>
      </w:r>
    </w:p>
    <w:p w:rsidR="00DA63EC" w:rsidRDefault="00DA63EC" w:rsidP="00DA63EC">
      <w:pPr>
        <w:tabs>
          <w:tab w:val="center" w:pos="2835"/>
        </w:tabs>
        <w:rPr>
          <w:rtl/>
        </w:rPr>
      </w:pPr>
      <w:del w:id="100513" w:author="מנוע מכני" w:date="2026-10-11T12:04:40Z">
        <w:r>
          <w:rPr>
            <w:rtl/>
          </w:rPr>
          <w:delText xml:space="preserve"> </w:delText>
        </w:r>
      </w:del>
      <w:r>
        <w:rPr>
          <w:rtl/>
        </w:rPr>
        <w:t xml:space="preserve">היינו </w:t>
      </w:r>
      <w:r>
        <w:rPr>
          <w:rStyle w:val="2fb"/>
          <w:rtl/>
        </w:rPr>
        <w:t xml:space="preserve">דרבה</w:t>
      </w:r>
      <w:r>
        <w:rPr>
          <w:rtl/>
        </w:rPr>
        <w:t xml:space="preserve"> </w:t>
      </w:r>
      <w:r>
        <w:rPr>
          <w:rStyle w:val="2fb"/>
          <w:rtl/>
        </w:rPr>
        <w:t xml:space="preserve">ורבא</w:t>
      </w:r>
      <w:r>
        <w:rPr>
          <w:rtl/>
        </w:rPr>
        <w:t xml:space="preserve">? דשמע שטבע תינוק בים, ופרש מצודה להעלות דגים והעלה דגים - חייב, להעלות דגים והעלה דגים ותינוק </w:t>
      </w:r>
    </w:p>
    <w:p>
      <w:pPr>
        <w:pStyle w:val="38"/>
        <w:rPr>
          <w:ins w:id="100514" w:author="מנוע מכני" w:date="2026-10-11T12:04:40Z"/>
        </w:rPr>
      </w:pPr>
      <w:r>
        <w:tab/>
      </w:r>
      <w:r w:rsidRPr="00E83FC9">
        <w:t>דלרבא</w:t>
      </w:r>
      <w:r>
        <w:t xml:space="preserve">:</w:t>
      </w:r>
    </w:p>
    <w:p w:rsidR="00DA63EC" w:rsidRDefault="00DA63EC" w:rsidP="00DA63EC">
      <w:pPr>
        <w:tabs>
          <w:tab w:val="center" w:pos="2835"/>
        </w:tabs>
        <w:rPr>
          <w:rtl/>
        </w:rPr>
      </w:pPr>
      <w:del w:id="100515" w:author="מנוע מכני" w:date="2026-10-11T12:04:40Z">
        <w:r>
          <w:rPr>
            <w:rtl/>
          </w:rPr>
          <w:delText xml:space="preserve"> </w:delText>
        </w:r>
      </w:del>
      <w:r>
        <w:rPr>
          <w:rtl/>
        </w:rPr>
        <w:t xml:space="preserve">חייב,</w:t>
      </w:r>
      <w:ins w:id="94939" w:author="מנוע מכני" w:date="2026-10-11T12:04:40Z">
        <w:ins w:id="94941" w:author="מנוע מכני" w:date="2026-10-11T12:04:40Z">
          <w:r>
            <w:rPr>
              <w:rtl/>
            </w:rPr>
            <w:t xml:space="preserve"> </w:t>
          </w:r>
        </w:ins>
        <w:del w:id="94942" w:author="מנוע מכני" w:date="2026-10-11T12:04:40Z">
          <w:r>
            <w:rPr>
              <w:rtl/>
            </w:rPr>
            <w:delText xml:space="preserve"> </w:delText>
          </w:r>
          <w:r>
            <w:rPr>
              <w:rFonts w:hint="cs"/>
              <w:rtl/>
            </w:rPr>
            <w:delText xml:space="preserve"> </w:delText>
          </w:r>
        </w:del>
      </w:ins>
      <w:del w:id="94940" w:author="מנוע מכני" w:date="2026-10-11T12:04:40Z">
        <w:r>
          <w:rPr>
            <w:rtl/>
          </w:rPr>
          <w:delText xml:space="preserve"> </w:delText>
        </w:r>
        <w:r>
          <w:rPr>
            <w:rFonts w:hint="cs"/>
            <w:rtl/>
          </w:rPr>
          <w:delText xml:space="preserve"> </w:delText>
        </w:r>
      </w:del>
      <w:r w:rsidRPr="00E83FC9">
        <w:rPr>
          <w:rStyle w:val="2fb"/>
          <w:b/>
          <w:bCs/>
          <w:rtl/>
        </w:rPr>
        <w:t>ו</w:t>
      </w:r>
      <w:r w:rsidRPr="00E83FC9">
        <w:rPr>
          <w:rStyle w:val="2fb"/>
          <w:rFonts w:hint="cs"/>
          <w:b/>
          <w:bCs/>
          <w:rtl/>
        </w:rPr>
        <w:t>ל</w:t>
      </w:r>
      <w:r w:rsidRPr="00E83FC9">
        <w:rPr>
          <w:rStyle w:val="2fb"/>
          <w:b/>
          <w:bCs/>
          <w:rtl/>
        </w:rPr>
        <w:t>רבה</w:t>
      </w:r>
      <w:r>
        <w:rPr>
          <w:rtl/>
        </w:rPr>
        <w:t>: פטור</w:t>
      </w:r>
      <w:r>
        <w:rPr>
          <w:rFonts w:hint="cs"/>
          <w:rtl/>
        </w:rPr>
        <w:t xml:space="preserve"> - כיון דשמע ודעתו אתינוק אבל </w:t>
      </w:r>
      <w:r>
        <w:rPr>
          <w:rFonts w:hint="cs"/>
          <w:rtl/>
        </w:rPr>
        <w:t xml:space="preserve">לא</w:t>
      </w:r>
      <w:r>
        <w:rPr>
          <w:rFonts w:hint="cs"/>
          <w:rtl/>
        </w:rPr>
        <w:t xml:space="preserve"> שמע לו</w:t>
      </w:r>
    </w:p>
    <w:p w:rsidR="00DA63EC" w:rsidRDefault="00DA63EC" w:rsidP="00DA63EC">
      <w:pPr>
        <w:tabs>
          <w:tab w:val="center" w:pos="2835"/>
        </w:tabs>
        <w:rPr>
          <w:rtl/>
        </w:rPr>
      </w:pPr>
    </w:p>
    <w:p>
      <w:pPr>
        <w:pStyle w:val="38"/>
        <w:rPr>
          <w:ins w:id="100516" w:author="מנוע מכני" w:date="2026-10-11T12:04:40Z"/>
        </w:rPr>
      </w:pPr>
      <w:r w:rsidRPr="00336727">
        <w:t xml:space="preserve">וא"ד</w:t>
      </w:r>
      <w:r w:rsidRPr="00336727">
        <w:t xml:space="preserve">, </w:t>
      </w:r>
      <w:r w:rsidRPr="00336727">
        <w:t xml:space="preserve">א"ל</w:t>
      </w:r>
      <w:r w:rsidRPr="00336727">
        <w:t xml:space="preserve">:</w:t>
      </w:r>
    </w:p>
    <w:p w:rsidR="00DA63EC" w:rsidRDefault="00DA63EC" w:rsidP="00DA63EC">
      <w:pPr>
        <w:rPr>
          <w:rtl/>
        </w:rPr>
      </w:pPr>
      <w:del w:id="100517" w:author="מנוע מכני" w:date="2026-10-11T12:04:40Z">
        <w:r w:rsidRPr="00336727">
          <w:rPr>
            <w:rtl/>
          </w:rPr>
          <w:delText xml:space="preserve"> </w:delText>
        </w:r>
      </w:del>
      <w:r w:rsidRPr="00336727">
        <w:rPr>
          <w:rtl/>
        </w:rPr>
        <w:t xml:space="preserve">היינו </w:t>
      </w:r>
      <w:ins w:id="90203" w:author="Claude - סמנטי" w:date="2026-10-11T12:27:00Z">
        <w:r>
          <w:rPr>
            <w:rtl/>
          </w:rPr>
          <w:t xml:space="preserve">מחלוקתם</w:t>
        </w:r>
      </w:ins>
      <w:del w:id="90204" w:author="Claude - סמנטי" w:date="2026-10-11T12:27:00Z">
        <w:r w:rsidRPr="00336727">
          <w:rPr>
            <w:rtl/>
          </w:rPr>
          <w:delText xml:space="preserve">פלוגתייהו</w:delText>
        </w:r>
      </w:del>
      <w:r w:rsidRPr="00336727">
        <w:rPr>
          <w:rtl/>
        </w:rPr>
        <w:t xml:space="preserve"> </w:t>
      </w:r>
      <w:r w:rsidRPr="00336727">
        <w:rPr>
          <w:rStyle w:val="2fb"/>
          <w:rtl/>
        </w:rPr>
        <w:t xml:space="preserve">דרבה</w:t>
      </w:r>
      <w:r w:rsidRPr="00336727">
        <w:rPr>
          <w:rtl/>
        </w:rPr>
        <w:t xml:space="preserve"> </w:t>
      </w:r>
      <w:r w:rsidRPr="00336727">
        <w:rPr>
          <w:rStyle w:val="2fb"/>
          <w:rtl/>
        </w:rPr>
        <w:t xml:space="preserve">ורבא</w:t>
      </w:r>
      <w:ins w:id="94943" w:author="מנוע מכני" w:date="2026-10-11T12:04:40Z">
        <w:r>
          <w:rPr>
            <w:rtl/>
          </w:rPr>
          <w:t xml:space="preserve">,</w:t>
        </w:r>
      </w:ins>
      <w:del w:id="94944" w:author="מנוע מכני" w:date="2026-10-11T12:04:40Z">
        <w:r w:rsidRPr="00336727">
          <w:rPr>
            <w:rtl/>
          </w:rPr>
          <w:delText xml:space="preserve">;</w:delText>
        </w:r>
      </w:del>
      <w:r w:rsidRPr="00336727">
        <w:rPr>
          <w:rtl/>
        </w:rPr>
        <w:t xml:space="preserve"> </w:t>
      </w:r>
      <w:r w:rsidRPr="00336727">
        <w:rPr>
          <w:rFonts w:hint="cs"/>
          <w:rtl/>
        </w:rPr>
        <w:t>ד</w:t>
      </w:r>
      <w:r w:rsidRPr="00336727">
        <w:rPr>
          <w:rtl/>
        </w:rPr>
        <w:t xml:space="preserve">שמע שטבע תינוק בים, ופרש מצודה להעלות דגים והעלה דגים - חייב, </w:t>
      </w:r>
    </w:p>
    <w:p w:rsidR="00DA63EC" w:rsidRDefault="00DA63EC" w:rsidP="00DA63EC">
      <w:pPr>
        <w:rPr>
          <w:rtl/>
        </w:rPr>
      </w:pPr>
      <w:r w:rsidRPr="00336727">
        <w:rPr>
          <w:rtl/>
        </w:rPr>
        <w:tab/>
        <w:t xml:space="preserve">להעלות דגים והעלה תינוק ודגים </w:t>
      </w:r>
      <w:r w:rsidRPr="00336727">
        <w:rPr>
          <w:rFonts w:hint="cs"/>
          <w:rtl/>
        </w:rPr>
        <w:t xml:space="preserve">-</w:t>
      </w:r>
      <w:r w:rsidRPr="00336727">
        <w:rPr>
          <w:rStyle w:val="2fb"/>
          <w:rFonts w:hint="cs"/>
          <w:rtl/>
        </w:rPr>
        <w:t xml:space="preserve">לרבא</w:t>
      </w:r>
      <w:r w:rsidRPr="00336727">
        <w:rPr>
          <w:rtl/>
        </w:rPr>
        <w:t>: חייב</w:t>
      </w:r>
      <w:r w:rsidRPr="00336727">
        <w:rPr>
          <w:rFonts w:hint="cs"/>
          <w:rtl/>
        </w:rPr>
        <w:t xml:space="preserve"> </w:t>
      </w:r>
      <w:ins w:id="97023" w:author="מנוע מכני" w:date="2026-10-11T12:04:40Z">
        <w:r>
          <w:rPr>
            <w:rFonts w:hint="cs"/>
            <w:rtl/>
          </w:rPr>
          <w:t xml:space="preserve">לך</w:t>
        </w:r>
      </w:ins>
      <w:del w:id="97024" w:author="מנוע מכני" w:date="2026-10-11T12:04:40Z">
        <w:r w:rsidRPr="00336727">
          <w:rPr>
            <w:rFonts w:hint="cs"/>
            <w:rtl/>
          </w:rPr>
          <w:delText xml:space="preserve">זיל</w:delText>
        </w:r>
      </w:del>
      <w:r w:rsidRPr="00336727">
        <w:rPr>
          <w:rFonts w:hint="cs"/>
          <w:rtl/>
        </w:rPr>
        <w:t xml:space="preserve"> </w:t>
      </w:r>
      <w:ins w:id="97019" w:author="מנוע מכני" w:date="2026-10-11T12:04:40Z">
        <w:r>
          <w:rPr>
            <w:rFonts w:hint="cs"/>
            <w:rtl/>
          </w:rPr>
          <w:t xml:space="preserve">אחר</w:t>
        </w:r>
      </w:ins>
      <w:del w:id="97020" w:author="מנוע מכני" w:date="2026-10-11T12:04:40Z">
        <w:r w:rsidRPr="00336727">
          <w:rPr>
            <w:rFonts w:hint="cs"/>
            <w:rtl/>
          </w:rPr>
          <w:delText xml:space="preserve">בתר</w:delText>
        </w:r>
      </w:del>
      <w:r w:rsidRPr="00336727">
        <w:rPr>
          <w:rFonts w:hint="cs"/>
          <w:rtl/>
        </w:rPr>
        <w:t xml:space="preserve"> מחשבתו</w:t>
      </w:r>
      <w:ins w:id="94945" w:author="מנוע מכני" w:date="2026-10-11T12:04:40Z">
        <w:r>
          <w:rPr>
            <w:rtl/>
          </w:rPr>
          <w:t xml:space="preserve">,</w:t>
        </w:r>
      </w:ins>
      <w:del w:id="94946" w:author="מנוע מכני" w:date="2026-10-11T12:04:40Z">
        <w:r w:rsidRPr="00336727">
          <w:rPr>
            <w:rtl/>
          </w:rPr>
          <w:delText xml:space="preserve">;</w:delText>
        </w:r>
      </w:del>
      <w:r w:rsidRPr="00336727">
        <w:rPr>
          <w:rtl/>
        </w:rPr>
        <w:t xml:space="preserve"> </w:t>
      </w:r>
      <w:r w:rsidRPr="00336727">
        <w:rPr>
          <w:rStyle w:val="2fb"/>
          <w:rFonts w:hint="cs"/>
          <w:rtl/>
        </w:rPr>
        <w:t>ל</w:t>
      </w:r>
      <w:r w:rsidRPr="00336727">
        <w:rPr>
          <w:rStyle w:val="2fb"/>
          <w:rtl/>
        </w:rPr>
        <w:t xml:space="preserve">רבה</w:t>
      </w:r>
      <w:r w:rsidRPr="00336727">
        <w:rPr>
          <w:rtl/>
        </w:rPr>
        <w:t xml:space="preserve"> פטור, </w:t>
      </w:r>
      <w:ins w:id="97025" w:author="מנוע מכני" w:date="2026-10-11T12:04:40Z">
        <w:r>
          <w:rPr>
            <w:rtl/>
          </w:rPr>
          <w:t xml:space="preserve">לך</w:t>
        </w:r>
      </w:ins>
      <w:del w:id="97026" w:author="מנוע מכני" w:date="2026-10-11T12:04:40Z">
        <w:r w:rsidRPr="00336727">
          <w:rPr>
            <w:rtl/>
          </w:rPr>
          <w:delText xml:space="preserve">זיל</w:delText>
        </w:r>
      </w:del>
      <w:r w:rsidRPr="00336727">
        <w:rPr>
          <w:rtl/>
        </w:rPr>
        <w:t xml:space="preserve"> </w:t>
      </w:r>
      <w:ins w:id="97021" w:author="מנוע מכני" w:date="2026-10-11T12:04:40Z">
        <w:r>
          <w:rPr>
            <w:rtl/>
          </w:rPr>
          <w:t xml:space="preserve">אחר</w:t>
        </w:r>
      </w:ins>
      <w:del w:id="97022" w:author="מנוע מכני" w:date="2026-10-11T12:04:40Z">
        <w:r w:rsidRPr="00336727">
          <w:rPr>
            <w:rtl/>
          </w:rPr>
          <w:delText xml:space="preserve">בתר</w:delText>
        </w:r>
      </w:del>
      <w:r w:rsidRPr="00336727">
        <w:rPr>
          <w:rtl/>
        </w:rPr>
        <w:t xml:space="preserve"> מעשיו</w:t>
      </w:r>
      <w:ins w:id="94947" w:author="מנוע מכני" w:date="2026-10-11T12:04:40Z">
        <w:r>
          <w:rPr>
            <w:rtl/>
          </w:rPr>
          <w:t xml:space="preserve">,</w:t>
        </w:r>
      </w:ins>
      <w:del w:id="94948"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tl/>
        </w:rPr>
      </w:pPr>
    </w:p>
    <w:p>
      <w:pPr>
        <w:pStyle w:val="afffff8"/>
        <w:rPr>
          <w:ins w:id="90363" w:author="קלוד" w:date="2026-10-11T12:32:08Z"/>
        </w:rPr>
      </w:pPr>
      <w:ins w:id="90364" w:author="קלוד" w:date="2026-10-11T12:32:08Z">
        <w:r>
          <w:rPr>
            <w:color w:val="7B3F00"/>
          </w:rPr>
          <w:t xml:space="preserve">חולה שאמדוהו לגרוגרת - הביאוה עשרה</w:t>
        </w:r>
      </w:ins>
    </w:p>
    <w:p>
      <w:pPr>
        <w:pStyle w:val="38"/>
        <w:rPr>
          <w:ins w:id="100519" w:author="מנוע מכני" w:date="2026-10-11T12:04:40Z"/>
        </w:rPr>
      </w:pPr>
      <w:del w:id="100518" w:author="מנוע מכני" w:date="2026-10-11T12:04:40Z">
        <w:r w:rsidRPr="00265E5E">
          <w:delText xml:space="preserve">•</w:delText>
        </w:r>
      </w:del>
      <w:r>
        <w:t xml:space="preserve"> </w:t>
      </w:r>
      <w:r>
        <w:t xml:space="preserve">רבה:</w:t>
      </w:r>
    </w:p>
    <w:p w:rsidR="00DA63EC" w:rsidRDefault="00DA63EC" w:rsidP="00DA63EC">
      <w:pPr>
        <w:tabs>
          <w:tab w:val="center" w:pos="2835"/>
        </w:tabs>
        <w:rPr>
          <w:rtl/>
        </w:rPr>
      </w:pPr>
      <w:del w:id="100520" w:author="מנוע מכני" w:date="2026-10-11T12:04:40Z">
        <w:r>
          <w:rPr>
            <w:rtl/>
          </w:rPr>
          <w:delText xml:space="preserve"> </w:delText>
        </w:r>
      </w:del>
      <w:r>
        <w:rPr>
          <w:rtl/>
        </w:rPr>
        <w:t xml:space="preserve">חולה שאמדוהו לגרוגרת אחת, ורצו עשרה בני אדם והביאו עשרה גרוגרות בבת אחת - פטורין, </w:t>
      </w:r>
      <w:ins w:id="90457" w:author="מנוע מכני" w:date="2026-10-11T12:04:40Z">
        <w:r>
          <w:rPr>
            <w:rtl/>
          </w:rPr>
          <w:t xml:space="preserve">אפי'</w:t>
        </w:r>
      </w:ins>
      <w:del w:id="90458" w:author="מנוע מכני" w:date="2026-10-11T12:04:40Z">
        <w:r>
          <w:rPr>
            <w:rtl/>
          </w:rPr>
          <w:delText xml:space="preserve">אפילו</w:delText>
        </w:r>
      </w:del>
      <w:r>
        <w:rPr>
          <w:rtl/>
        </w:rPr>
        <w:t xml:space="preserve"> בזה אחר זה, </w:t>
      </w:r>
      <w:ins w:id="90459" w:author="מנוע מכני" w:date="2026-10-11T12:04:40Z">
        <w:r>
          <w:rPr>
            <w:rtl/>
          </w:rPr>
          <w:t xml:space="preserve">אפי'</w:t>
        </w:r>
      </w:ins>
      <w:del w:id="90460" w:author="מנוע מכני" w:date="2026-10-11T12:04:40Z">
        <w:r>
          <w:rPr>
            <w:rtl/>
          </w:rPr>
          <w:delText xml:space="preserve">אפילו</w:delText>
        </w:r>
      </w:del>
      <w:r>
        <w:rPr>
          <w:rtl/>
        </w:rPr>
        <w:t xml:space="preserve"> קדם והבריא בראשונה.</w:t>
      </w:r>
    </w:p>
    <w:p>
      <w:pPr>
        <w:pStyle w:val="38"/>
        <w:rPr>
          <w:ins w:id="100522" w:author="מנוע מכני" w:date="2026-10-11T12:04:40Z"/>
        </w:rPr>
      </w:pPr>
      <w:del w:id="100521" w:author="מנוע מכני" w:date="2026-10-11T12:04:40Z">
        <w:r w:rsidRPr="00265E5E">
          <w:delText xml:space="preserve">•</w:delText>
        </w:r>
      </w:del>
      <w:r>
        <w:t xml:space="preserve"> </w:t>
      </w:r>
      <w:r w:rsidRPr="00E83FC9">
        <w:t>בעי רבא:</w:t>
      </w:r>
    </w:p>
    <w:p w:rsidR="00DA63EC" w:rsidRDefault="00DA63EC" w:rsidP="00DA63EC">
      <w:pPr>
        <w:tabs>
          <w:tab w:val="center" w:pos="2835"/>
        </w:tabs>
        <w:rPr>
          <w:rtl/>
        </w:rPr>
      </w:pPr>
      <w:del w:id="100523" w:author="מנוע מכני" w:date="2026-10-11T12:04:40Z">
        <w:r>
          <w:rPr>
            <w:rtl/>
          </w:rPr>
          <w:delText xml:space="preserve"> </w:delText>
        </w:r>
      </w:del>
      <w:r>
        <w:rPr>
          <w:rtl/>
        </w:rPr>
        <w:t xml:space="preserve">חולה שאמדוהו לשתי גרוגרות, ויש שתי גרוגרות בשתי עוקצין ושלש בעוקץ </w:t>
      </w:r>
      <w:r w:rsidRPr="00E105BC">
        <w:rPr>
          <w:spacing w:val="-6"/>
          <w:rtl/>
        </w:rPr>
        <w:t xml:space="preserve">אחת, הי </w:t>
      </w:r>
      <w:ins w:id="93277" w:author="מנוע מכני" w:date="2026-10-11T12:04:40Z">
        <w:r>
          <w:rPr>
            <w:spacing w:val="-6"/>
            <w:rtl/>
          </w:rPr>
          <w:t xml:space="preserve">מהם</w:t>
        </w:r>
      </w:ins>
      <w:del w:id="93278" w:author="מנוע מכני" w:date="2026-10-11T12:04:40Z">
        <w:r w:rsidRPr="00E105BC">
          <w:rPr>
            <w:spacing w:val="-6"/>
            <w:rtl/>
          </w:rPr>
          <w:delText xml:space="preserve">מינייהו</w:delText>
        </w:r>
      </w:del>
      <w:r w:rsidRPr="00E105BC">
        <w:rPr>
          <w:spacing w:val="-6"/>
          <w:rtl/>
        </w:rPr>
        <w:t xml:space="preserve"> </w:t>
      </w:r>
      <w:ins w:id="93279" w:author="מנוע מכני" w:date="2026-10-11T12:04:40Z">
        <w:r>
          <w:rPr>
            <w:spacing w:val="-6"/>
            <w:rtl/>
          </w:rPr>
          <w:t xml:space="preserve">מביאים</w:t>
        </w:r>
      </w:ins>
      <w:del w:id="93280" w:author="מנוע מכני" w:date="2026-10-11T12:04:40Z">
        <w:r w:rsidRPr="00E105BC">
          <w:rPr>
            <w:spacing w:val="-6"/>
            <w:rtl/>
          </w:rPr>
          <w:delText xml:space="preserve">מייתינן</w:delText>
        </w:r>
      </w:del>
      <w:r w:rsidRPr="00E105BC">
        <w:rPr>
          <w:spacing w:val="-6"/>
          <w:rtl/>
        </w:rPr>
        <w:t xml:space="preserve">? שתים </w:t>
      </w:r>
      <w:ins w:id="93281" w:author="מנוע מכני" w:date="2026-10-11T12:04:40Z">
        <w:r>
          <w:rPr>
            <w:spacing w:val="-6"/>
            <w:rtl/>
          </w:rPr>
          <w:t xml:space="preserve">מביאים</w:t>
        </w:r>
      </w:ins>
      <w:del w:id="93282" w:author="מנוע מכני" w:date="2026-10-11T12:04:40Z">
        <w:r w:rsidRPr="00E105BC">
          <w:rPr>
            <w:spacing w:val="-6"/>
            <w:rtl/>
          </w:rPr>
          <w:delText xml:space="preserve">מייתינן</w:delText>
        </w:r>
      </w:del>
      <w:r w:rsidRPr="00E105BC">
        <w:rPr>
          <w:spacing w:val="-6"/>
          <w:rtl/>
        </w:rPr>
        <w:t xml:space="preserve"> דחזו </w:t>
      </w:r>
      <w:ins w:id="93285" w:author="מנוע מכני" w:date="2026-10-11T12:04:40Z">
        <w:r>
          <w:rPr>
            <w:spacing w:val="-6"/>
            <w:rtl/>
          </w:rPr>
          <w:t xml:space="preserve">לו</w:t>
        </w:r>
      </w:ins>
      <w:del w:id="93286" w:author="מנוע מכני" w:date="2026-10-11T12:04:40Z">
        <w:r w:rsidRPr="00E105BC">
          <w:rPr>
            <w:spacing w:val="-6"/>
            <w:rtl/>
          </w:rPr>
          <w:delText xml:space="preserve">ליה</w:delText>
        </w:r>
      </w:del>
      <w:r w:rsidRPr="00E105BC">
        <w:rPr>
          <w:spacing w:val="-6"/>
          <w:rtl/>
        </w:rPr>
        <w:t xml:space="preserve">, </w:t>
      </w:r>
      <w:r w:rsidRPr="00E105BC">
        <w:rPr>
          <w:b/>
          <w:bCs/>
          <w:spacing w:val="-6"/>
          <w:rtl/>
        </w:rPr>
        <w:t>או"ד</w:t>
      </w:r>
      <w:r w:rsidRPr="00E105BC">
        <w:rPr>
          <w:spacing w:val="-6"/>
          <w:rtl/>
        </w:rPr>
        <w:t xml:space="preserve"> שלש </w:t>
      </w:r>
      <w:ins w:id="93283" w:author="מנוע מכני" w:date="2026-10-11T12:04:40Z">
        <w:r>
          <w:rPr>
            <w:spacing w:val="-6"/>
            <w:rtl/>
          </w:rPr>
          <w:t xml:space="preserve">מביאים</w:t>
        </w:r>
      </w:ins>
      <w:del w:id="93284" w:author="מנוע מכני" w:date="2026-10-11T12:04:40Z">
        <w:r w:rsidRPr="00E105BC">
          <w:rPr>
            <w:spacing w:val="-6"/>
            <w:rtl/>
          </w:rPr>
          <w:delText xml:space="preserve">מייתינן</w:delText>
        </w:r>
      </w:del>
      <w:r w:rsidRPr="00E105BC">
        <w:rPr>
          <w:spacing w:val="-6"/>
          <w:rtl/>
        </w:rPr>
        <w:t xml:space="preserve"> דקא ממעטא קצירה? </w:t>
      </w:r>
    </w:p>
    <w:p w:rsidR="00DA63EC" w:rsidRDefault="00DA63EC" w:rsidP="00DA63EC">
      <w:pPr>
        <w:pStyle w:val="afff3"/>
        <w:framePr w:wrap="around"/>
        <w:rPr>
          <w:rtl/>
        </w:rPr>
      </w:pPr>
      <w:r>
        <w:rPr>
          <w:rFonts w:hint="cs"/>
          <w:rtl/>
        </w:rPr>
        <w:t>סד:</w:t>
      </w:r>
    </w:p>
    <w:p w:rsidR="00DA63EC" w:rsidRDefault="00DA63EC" w:rsidP="00DA63EC">
      <w:pPr>
        <w:tabs>
          <w:tab w:val="center" w:pos="2835"/>
        </w:tabs>
        <w:rPr>
          <w:rtl/>
        </w:rPr>
      </w:pPr>
      <w:r>
        <w:rPr>
          <w:b/>
          <w:bCs/>
          <w:rtl/>
        </w:rPr>
        <w:tab/>
      </w:r>
      <w:r w:rsidRPr="00E83FC9">
        <w:rPr>
          <w:b/>
          <w:bCs/>
          <w:rtl/>
        </w:rPr>
        <w:t>פשיטא</w:t>
      </w:r>
      <w:r>
        <w:rPr>
          <w:rtl/>
        </w:rPr>
        <w:t xml:space="preserve"> </w:t>
      </w:r>
      <w:r>
        <w:rPr>
          <w:rFonts w:hint="cs"/>
          <w:rtl/>
        </w:rPr>
        <w:t xml:space="preserve">מביאים שלוש דדווקא </w:t>
      </w:r>
      <w:ins w:id="91577" w:author="מנוע מכני" w:date="2026-10-11T12:04:40Z">
        <w:r>
          <w:rPr>
            <w:rFonts w:hint="cs"/>
            <w:rtl/>
          </w:rPr>
          <w:t xml:space="preserve">שם</w:t>
        </w:r>
      </w:ins>
      <w:del w:id="91578" w:author="מנוע מכני" w:date="2026-10-11T12:04:40Z">
        <w:r>
          <w:rPr>
            <w:rFonts w:hint="cs"/>
            <w:rtl/>
          </w:rPr>
          <w:delText xml:space="preserve">התם</w:delText>
        </w:r>
      </w:del>
      <w:r>
        <w:rPr>
          <w:rFonts w:hint="cs"/>
          <w:rtl/>
        </w:rPr>
        <w:t xml:space="preserve"> </w:t>
      </w:r>
      <w:r>
        <w:rPr>
          <w:rStyle w:val="2fb"/>
          <w:rFonts w:hint="cs"/>
          <w:rtl/>
        </w:rPr>
        <w:t xml:space="preserve">ארי</w:t>
      </w:r>
      <w:r>
        <w:rPr>
          <w:rStyle w:val="2fb"/>
          <w:rtl/>
        </w:rPr>
        <w:t>"</w:t>
      </w:r>
      <w:r>
        <w:rPr>
          <w:rStyle w:val="2fb"/>
          <w:rFonts w:hint="cs"/>
          <w:rtl/>
        </w:rPr>
        <w:t xml:space="preserve">ש</w:t>
      </w:r>
      <w:r>
        <w:rPr>
          <w:rFonts w:hint="cs"/>
          <w:rtl/>
        </w:rPr>
        <w:t xml:space="preserve"> ד</w:t>
      </w:r>
      <w:r>
        <w:rPr>
          <w:rtl/>
        </w:rPr>
        <w:t>ממעט באכילה</w:t>
      </w:r>
      <w:r>
        <w:rPr>
          <w:rFonts w:hint="cs"/>
          <w:rtl/>
        </w:rPr>
        <w:t xml:space="preserve"> וממעט בק</w:t>
      </w:r>
      <w:r>
        <w:rPr>
          <w:rtl/>
        </w:rPr>
        <w:t xml:space="preserve">צירה, </w:t>
      </w:r>
    </w:p>
    <w:p w:rsidR="00DA63EC" w:rsidRDefault="00DA63EC" w:rsidP="00DA63EC">
      <w:pPr>
        <w:tabs>
          <w:tab w:val="center" w:pos="2835"/>
        </w:tabs>
        <w:rPr>
          <w:rtl/>
        </w:rPr>
      </w:pPr>
      <w:r>
        <w:rPr>
          <w:b/>
          <w:bCs/>
          <w:rtl/>
        </w:rPr>
        <w:tab/>
      </w:r>
      <w:r>
        <w:rPr>
          <w:b/>
          <w:bCs/>
          <w:rtl/>
        </w:rPr>
        <w:tab/>
      </w:r>
      <w:r>
        <w:rPr>
          <w:rtl/>
        </w:rPr>
        <w:t xml:space="preserve">אבל </w:t>
      </w:r>
      <w:ins w:id="91579" w:author="מנוע מכני" w:date="2026-10-11T12:04:40Z">
        <w:r>
          <w:rPr>
            <w:rtl/>
          </w:rPr>
          <w:t xml:space="preserve">כאן</w:t>
        </w:r>
      </w:ins>
      <w:del w:id="91580" w:author="מנוע מכני" w:date="2026-10-11T12:04:40Z">
        <w:r>
          <w:rPr>
            <w:rtl/>
          </w:rPr>
          <w:delText xml:space="preserve">הכא</w:delText>
        </w:r>
      </w:del>
      <w:r>
        <w:rPr>
          <w:rtl/>
        </w:rPr>
        <w:t xml:space="preserve"> דממעט באכילה מפשא קצירה, ודאי שלש </w:t>
      </w:r>
      <w:ins w:id="93287" w:author="מנוע מכני" w:date="2026-10-11T12:04:40Z">
        <w:r>
          <w:rPr>
            <w:rtl/>
          </w:rPr>
          <w:t xml:space="preserve">מביאים</w:t>
        </w:r>
      </w:ins>
      <w:del w:id="93288" w:author="מנוע מכני" w:date="2026-10-11T12:04:40Z">
        <w:r>
          <w:rPr>
            <w:rtl/>
          </w:rPr>
          <w:delText xml:space="preserve">מייתינן</w:delText>
        </w:r>
      </w:del>
      <w:r>
        <w:rPr>
          <w:rtl/>
        </w:rPr>
        <w:t xml:space="preserve">.</w:t>
      </w:r>
    </w:p>
    <w:p w:rsidR="00DA63EC" w:rsidRDefault="00DA63EC" w:rsidP="00DA63EC">
      <w:pPr>
        <w:pStyle w:val="affffd"/>
        <w:rPr>
          <w:rtl/>
        </w:rPr>
      </w:pPr>
      <w:r>
        <w:rPr>
          <w:rtl/>
        </w:rPr>
        <w:t>׹</w:t>
      </w:r>
    </w:p>
    <w:p>
      <w:pPr>
        <w:pStyle w:val="MishnaBatzad"/>
        <w:rPr>
          <w:ins w:id="20392" w:author="קלוד" w:date="2026-10-11T09:07:26Z"/>
        </w:rPr>
      </w:pPr>
      <w:ins w:id="20391" w:author="קלוד" w:date="2026-10-11T09:07:26Z">
        <w:r>
          <w:t xml:space="preserve">משנה ב</w:t>
        </w:r>
      </w:ins>
    </w:p>
    <w:p w:rsidR="00DA63EC" w:rsidRPr="000A334C" w:rsidRDefault="00DA63EC" w:rsidP="003B6D22">
      <w:pPr>
        <w:pStyle w:val="afff9"/>
        <w:rPr>
          <w:del w:id="20200" w:author="קלוד" w:date="2026-10-11T09:07:26Z"/>
          <w:rtl/>
        </w:rPr>
      </w:pPr>
      <w:del w:id="20199" w:author="קלוד" w:date="2026-10-11T09:07:26Z">
        <w:r w:rsidRPr="000A334C">
          <w:rPr>
            <w:rtl/>
          </w:rPr>
          <w:delText xml:space="preserve">מתני'.</w:delText>
        </w:r>
      </w:del>
    </w:p>
    <w:p w:rsidR="00DA63EC" w:rsidRPr="000A334C" w:rsidRDefault="00DA63EC" w:rsidP="003B6D22">
      <w:pPr>
        <w:pStyle w:val="afff9"/>
        <w:spacing w:before="120"/>
        <w:rPr>
          <w:rtl/>
        </w:rPr>
        <w:pPrChange w:id="90038" w:author="קלוד" w:date="2026-10-11T12:09:42Z">
          <w:pPr>
            <w:pStyle w:val="afff9"/>
          </w:pPr>
        </w:pPrChange>
      </w:pPr>
      <w:r w:rsidRPr="000A334C">
        <w:rPr>
          <w:rtl/>
        </w:rPr>
        <w:t>מצות העומר להביא מן הקרוב, לא ביכר הקרוב לירושלים מביאין אותו מכל מקום.</w:t>
      </w:r>
    </w:p>
    <w:p w:rsidR="00DA63EC" w:rsidRPr="000A334C" w:rsidRDefault="00DA63EC" w:rsidP="003B6D22">
      <w:pPr>
        <w:pStyle w:val="afff9"/>
        <w:rPr>
          <w:rtl/>
        </w:rPr>
      </w:pPr>
      <w:r w:rsidRPr="000A334C">
        <w:rPr>
          <w:rtl/>
        </w:rPr>
        <w:t>מעשה שבא העומר מגגות צריפין, ושתי הלחם מבקעת עין סוכר.</w:t>
      </w:r>
    </w:p>
    <w:p w:rsidR="00DA63EC" w:rsidRDefault="00DA63EC" w:rsidP="00DA63EC">
      <w:pPr>
        <w:pStyle w:val="affffd"/>
        <w:rPr>
          <w:rtl/>
        </w:rPr>
      </w:pPr>
      <w:r>
        <w:rPr>
          <w:rtl/>
        </w:rPr>
        <w:t>׹</w:t>
      </w:r>
    </w:p>
    <w:p>
      <w:pPr>
        <w:pStyle w:val="38"/>
        <w:rPr>
          <w:ins w:id="100524" w:author="מנוע מכני" w:date="2026-10-11T12:04:40Z"/>
        </w:rPr>
      </w:pPr>
      <w:r w:rsidRPr="00AB640F">
        <w:t>אב</w:t>
      </w:r>
      <w:r>
        <w:t xml:space="preserve">"א:</w:t>
      </w:r>
    </w:p>
    <w:p w:rsidR="00DA63EC" w:rsidRDefault="00DA63EC" w:rsidP="00DA63EC">
      <w:pPr>
        <w:tabs>
          <w:tab w:val="center" w:pos="2835"/>
        </w:tabs>
        <w:rPr>
          <w:rtl/>
        </w:rPr>
      </w:pPr>
      <w:del w:id="100525" w:author="מנוע מכני" w:date="2026-10-11T12:04:40Z">
        <w:r>
          <w:rPr>
            <w:rtl/>
          </w:rPr>
          <w:delText xml:space="preserve"> </w:delText>
        </w:r>
      </w:del>
      <w:r>
        <w:rPr>
          <w:rtl/>
        </w:rPr>
        <w:t xml:space="preserve">משום כרמל</w:t>
      </w:r>
      <w:ins w:id="94949" w:author="מנוע מכני" w:date="2026-10-11T12:04:40Z">
        <w:r>
          <w:rPr>
            <w:rtl/>
          </w:rPr>
          <w:t xml:space="preserve">,</w:t>
        </w:r>
      </w:ins>
      <w:del w:id="94950" w:author="מנוע מכני" w:date="2026-10-11T12:04:40Z">
        <w:r>
          <w:rPr>
            <w:rtl/>
          </w:rPr>
          <w:delText xml:space="preserve">;</w:delText>
        </w:r>
      </w:del>
      <w:r>
        <w:rPr>
          <w:rtl/>
        </w:rPr>
        <w:t xml:space="preserve"> </w:t>
      </w:r>
    </w:p>
    <w:p>
      <w:pPr>
        <w:pStyle w:val="38"/>
        <w:rPr>
          <w:ins w:id="100526" w:author="מנוע מכני" w:date="2026-10-11T12:04:40Z"/>
        </w:rPr>
      </w:pPr>
      <w:r w:rsidRPr="00AB640F">
        <w:t>ואב</w:t>
      </w:r>
      <w:r>
        <w:t xml:space="preserve">"א:</w:t>
      </w:r>
    </w:p>
    <w:p w:rsidR="00DA63EC" w:rsidRDefault="00DA63EC" w:rsidP="00DA63EC">
      <w:pPr>
        <w:tabs>
          <w:tab w:val="center" w:pos="2835"/>
        </w:tabs>
        <w:rPr>
          <w:rtl/>
        </w:rPr>
      </w:pPr>
      <w:del w:id="100527" w:author="מנוע מכני" w:date="2026-10-11T12:04:40Z">
        <w:r>
          <w:rPr>
            <w:rtl/>
          </w:rPr>
          <w:delText xml:space="preserve"> </w:delText>
        </w:r>
      </w:del>
      <w:r>
        <w:rPr>
          <w:rtl/>
        </w:rPr>
        <w:t xml:space="preserve">משום דאין מעבירין על המצות.</w:t>
      </w:r>
    </w:p>
    <w:p w:rsidR="00DA63EC" w:rsidRDefault="00DA63EC" w:rsidP="00DA63EC">
      <w:pPr>
        <w:pStyle w:val="affffd"/>
        <w:rPr>
          <w:del w:id="90039" w:author="מנוע עיצוב" w:date="2026-10-11T12:09:26Z"/>
          <w:rtl/>
        </w:rPr>
      </w:pPr>
      <w:del w:id="90038" w:author="מנוע עיצוב" w:date="2026-10-11T12:09:26Z">
        <w:r>
          <w:rPr>
            <w:rtl/>
          </w:rPr>
          <w:delText xml:space="preserve">׹</w:delText>
        </w:r>
      </w:del>
    </w:p>
    <w:p w:rsidR="00DA63EC" w:rsidRDefault="00DA63EC" w:rsidP="00DA63EC">
      <w:pPr>
        <w:pStyle w:val="affff1"/>
        <w:ind w:end="0"/>
        <w:rPr>
          <w:rtl/>
        </w:rPr>
        <w:pPrChange w:id="20053" w:author="קלוד" w:date="2026-10-11T09:07:26Z">
          <w:pPr>
            <w:pStyle w:val="affff1"/>
            <w:rPr>
              <w:rtl/>
            </w:rPr>
          </w:pPr>
        </w:pPrChange>
      </w:pPr>
      <w:ins w:id="9818" w:author="מספור קטעי משנה" w:date="2026-10-11T09:35:12Z">
        <w:r>
          <w:rPr>
            <w:rStyle w:val="MisparKeta"/>
          </w:rPr>
          <w:t xml:space="preserve">א. </w:t>
        </w:r>
      </w:ins>
      <w:r>
        <w:rPr>
          <w:rtl/>
        </w:rPr>
        <w:t>מעשה שבא [העומר] מגגות צריפין.</w:t>
      </w:r>
    </w:p>
    <w:p>
      <w:pPr>
        <w:pStyle w:val="38"/>
        <w:rPr>
          <w:ins w:id="100528" w:author="מנוע מכני" w:date="2026-10-11T12:04:40Z"/>
        </w:rPr>
      </w:pPr>
      <w:r w:rsidRPr="004A7C9A">
        <w:t>ת"ר</w:t>
      </w:r>
      <w:r>
        <w:t xml:space="preserve">:</w:t>
      </w:r>
    </w:p>
    <w:p w:rsidR="00DA63EC" w:rsidRDefault="00DA63EC" w:rsidP="00DA63EC">
      <w:pPr>
        <w:tabs>
          <w:tab w:val="center" w:pos="2835"/>
        </w:tabs>
        <w:rPr>
          <w:rtl/>
        </w:rPr>
      </w:pPr>
      <w:del w:id="100529" w:author="מנוע מכני" w:date="2026-10-11T12:04:40Z">
        <w:r>
          <w:rPr>
            <w:rtl/>
          </w:rPr>
          <w:delText xml:space="preserve"> </w:delText>
        </w:r>
      </w:del>
      <w:r>
        <w:rPr>
          <w:rtl/>
        </w:rPr>
        <w:t xml:space="preserve">כשצרו מלכי בית חשמונאי זה על זה, והיה הורקנוס מבחוץ ואריסטובלוס מבפנים.</w:t>
      </w:r>
    </w:p>
    <w:p w:rsidR="00DA63EC" w:rsidRDefault="00DA63EC" w:rsidP="00DA63EC">
      <w:pPr>
        <w:tabs>
          <w:tab w:val="center" w:pos="2835"/>
        </w:tabs>
        <w:rPr>
          <w:rtl/>
        </w:rPr>
      </w:pPr>
      <w:r>
        <w:rPr>
          <w:rtl/>
        </w:rPr>
        <w:t>בכל יום ויום היו משלשלין להן דינרין בקופה ומעלין להן תמידין.</w:t>
      </w:r>
    </w:p>
    <w:p w:rsidR="00DA63EC" w:rsidRDefault="00DA63EC" w:rsidP="00DA63EC">
      <w:pPr>
        <w:tabs>
          <w:tab w:val="center" w:pos="2835"/>
        </w:tabs>
        <w:rPr>
          <w:rtl/>
        </w:rPr>
      </w:pPr>
      <w:r>
        <w:rPr>
          <w:rtl/>
        </w:rPr>
        <w:t xml:space="preserve">היה שם זקן אחד שהיה מכיר בחכמת יוונית, לעז להם בחכמת יוונית, </w:t>
      </w:r>
    </w:p>
    <w:p>
      <w:pPr>
        <w:pStyle w:val="38"/>
        <w:rPr>
          <w:ins w:id="100530" w:author="מנוע מכני" w:date="2026-10-11T12:04:40Z"/>
        </w:rPr>
      </w:pPr>
      <w:r>
        <w:t xml:space="preserve">אמר</w:t>
      </w:r>
      <w:r>
        <w:t xml:space="preserve"> להן:</w:t>
      </w:r>
    </w:p>
    <w:p w:rsidR="00DA63EC" w:rsidRDefault="00DA63EC" w:rsidP="00DA63EC">
      <w:pPr>
        <w:tabs>
          <w:tab w:val="center" w:pos="2835"/>
        </w:tabs>
        <w:rPr>
          <w:rtl/>
        </w:rPr>
      </w:pPr>
      <w:del w:id="100531" w:author="מנוע מכני" w:date="2026-10-11T12:04:40Z">
        <w:r>
          <w:rPr>
            <w:rtl/>
          </w:rPr>
          <w:delText xml:space="preserve"> </w:delText>
        </w:r>
      </w:del>
      <w:r>
        <w:rPr>
          <w:rtl/>
        </w:rPr>
        <w:t xml:space="preserve">כל זמן שעסוקין בעבודה אין נמסרין בידכם.</w:t>
      </w:r>
    </w:p>
    <w:p w:rsidR="00DA63EC" w:rsidRDefault="00DA63EC" w:rsidP="00DA63EC">
      <w:pPr>
        <w:tabs>
          <w:tab w:val="center" w:pos="2835"/>
        </w:tabs>
        <w:rPr>
          <w:rtl/>
        </w:rPr>
      </w:pPr>
      <w:r>
        <w:rPr>
          <w:rtl/>
        </w:rPr>
        <w:t xml:space="preserve">למחר שלשלו להן דינרין בקופה והעלו להן חזיר, כיון שהגיע לחצי חומה נעץ צפרניו בחומה, ונזדעזעה </w:t>
      </w:r>
      <w:ins w:id="90461" w:author="מנוע מכני" w:date="2026-10-11T12:04:40Z">
        <w:r>
          <w:rPr>
            <w:rtl/>
          </w:rPr>
          <w:t xml:space="preserve">א"י</w:t>
        </w:r>
      </w:ins>
      <w:del w:id="90462" w:author="מנוע מכני" w:date="2026-10-11T12:04:40Z">
        <w:r>
          <w:rPr>
            <w:rtl/>
          </w:rPr>
          <w:delText xml:space="preserve">ארץ ישראל</w:delText>
        </w:r>
      </w:del>
      <w:r>
        <w:rPr>
          <w:rtl/>
        </w:rPr>
        <w:t xml:space="preserve"> ארבע מאות פרסה על ארבע מאות פרסה.</w:t>
      </w:r>
    </w:p>
    <w:p w:rsidR="00DA63EC" w:rsidRDefault="00DA63EC" w:rsidP="00DA63EC">
      <w:pPr>
        <w:tabs>
          <w:tab w:val="center" w:pos="2835"/>
        </w:tabs>
        <w:rPr>
          <w:rtl/>
        </w:rPr>
      </w:pPr>
      <w:r>
        <w:rPr>
          <w:rtl/>
        </w:rPr>
        <w:t>באותה שעה אמרו: ארור שיגדל חזיר, וארור שילמד בנו חכמת יוונית.</w:t>
      </w:r>
    </w:p>
    <w:p w:rsidR="00DA63EC" w:rsidRDefault="00DA63EC" w:rsidP="00DA63EC">
      <w:pPr>
        <w:tabs>
          <w:tab w:val="center" w:pos="2835"/>
        </w:tabs>
        <w:rPr>
          <w:rtl/>
        </w:rPr>
      </w:pPr>
      <w:r>
        <w:rPr>
          <w:rtl/>
        </w:rPr>
        <w:t>ועל אותה שעה שנינו: מעשה שבא עומר מגגות צריפין, ושתי הלחם מבקעת עין סוכר.</w:t>
      </w:r>
    </w:p>
    <w:p w:rsidR="00DA63EC" w:rsidRDefault="00DA63EC" w:rsidP="00DA63EC">
      <w:pPr>
        <w:tabs>
          <w:tab w:val="center" w:pos="2835"/>
        </w:tabs>
        <w:rPr>
          <w:rtl/>
        </w:rPr>
      </w:pPr>
      <w:r>
        <w:rPr>
          <w:rtl/>
        </w:rPr>
        <w:t>כ</w:t>
      </w:r>
      <w:r>
        <w:rPr>
          <w:rFonts w:hint="cs"/>
          <w:rtl/>
        </w:rPr>
        <w:t xml:space="preserve">שבא העומר </w:t>
      </w:r>
      <w:r>
        <w:rPr>
          <w:rFonts w:hint="cs"/>
          <w:rtl/>
        </w:rPr>
        <w:t xml:space="preserve">לא</w:t>
      </w:r>
      <w:r>
        <w:rPr>
          <w:rFonts w:hint="cs"/>
          <w:rtl/>
        </w:rPr>
        <w:t xml:space="preserve"> ידעו מהיכן הוא הכריזו ובא חרש והניח יד אחת על הגג וחד על הצריף </w:t>
      </w:r>
    </w:p>
    <w:p>
      <w:pPr>
        <w:pStyle w:val="38"/>
        <w:rPr>
          <w:ins w:id="100532" w:author="מנוע מכני" w:date="2026-10-11T12:04:40Z"/>
        </w:rPr>
      </w:pPr>
      <w:r>
        <w:t xml:space="preserve">אמר</w:t>
      </w:r>
      <w:r>
        <w:t xml:space="preserve"> </w:t>
      </w:r>
      <w:ins w:id="95715" w:author="מנוע מכני" w:date="2026-10-11T12:04:40Z">
        <w:r>
          <w:t xml:space="preserve">להם</w:t>
        </w:r>
      </w:ins>
      <w:del w:id="95716" w:author="מנוע מכני" w:date="2026-10-11T12:04:40Z">
        <w:r>
          <w:delText xml:space="preserve">להו</w:delText>
        </w:r>
      </w:del>
      <w:r>
        <w:t xml:space="preserve"> מרדכי:</w:t>
      </w:r>
    </w:p>
    <w:p w:rsidR="00DA63EC" w:rsidRDefault="00DA63EC" w:rsidP="00DA63EC">
      <w:pPr>
        <w:tabs>
          <w:tab w:val="center" w:pos="2835"/>
        </w:tabs>
        <w:rPr>
          <w:rtl/>
        </w:rPr>
      </w:pPr>
      <w:del w:id="100533" w:author="מנוע מכני" w:date="2026-10-11T12:04:40Z">
        <w:r>
          <w:rPr>
            <w:rtl/>
          </w:rPr>
          <w:delText xml:space="preserve"> </w:delText>
        </w:r>
      </w:del>
      <w:r>
        <w:rPr>
          <w:rFonts w:hint="cs"/>
          <w:rtl/>
        </w:rPr>
        <w:t xml:space="preserve">אם יש מקום הקרוי צריפין או גגות</w:t>
      </w:r>
      <w:ins w:id="95969" w:author="מנוע מכני" w:date="2026-10-11T12:04:40Z">
        <w:r>
          <w:rPr>
            <w:rFonts w:hint="cs"/>
            <w:rtl/>
          </w:rPr>
          <w:t xml:space="preserve">?</w:t>
        </w:r>
      </w:ins>
      <w:del w:id="95970" w:author="מנוע מכני" w:date="2026-10-11T12:04:40Z">
        <w:r>
          <w:rPr>
            <w:rFonts w:hint="cs"/>
            <w:rtl/>
          </w:rPr>
          <w:delText xml:space="preserve"> ?</w:delText>
        </w:r>
      </w:del>
      <w:r>
        <w:rPr>
          <w:rFonts w:hint="cs"/>
          <w:rtl/>
        </w:rPr>
        <w:t xml:space="preserve"> בדקו ומצאו </w:t>
      </w:r>
    </w:p>
    <w:p w:rsidR="00DA63EC" w:rsidRDefault="00DA63EC" w:rsidP="00DA63EC">
      <w:pPr>
        <w:tabs>
          <w:tab w:val="center" w:pos="2835"/>
        </w:tabs>
        <w:rPr>
          <w:rtl/>
        </w:rPr>
      </w:pPr>
      <w:r>
        <w:rPr>
          <w:rtl/>
        </w:rPr>
        <w:t>כ</w:t>
      </w:r>
      <w:r>
        <w:rPr>
          <w:rFonts w:hint="cs"/>
          <w:rtl/>
        </w:rPr>
        <w:t xml:space="preserve">שבאו להביא שתי הלחם </w:t>
      </w:r>
      <w:r>
        <w:rPr>
          <w:rFonts w:hint="cs"/>
          <w:rtl/>
        </w:rPr>
        <w:t xml:space="preserve">לא</w:t>
      </w:r>
      <w:r>
        <w:rPr>
          <w:rFonts w:hint="cs"/>
          <w:rtl/>
        </w:rPr>
        <w:t xml:space="preserve"> ידעו מהיכן הכריזו ובא אחד חרש הניח ידו על עיניו ויד אחת על סוכר</w:t>
      </w:r>
      <w:ins w:id="94951" w:author="מנוע מכני" w:date="2026-10-11T12:04:40Z">
        <w:r>
          <w:rPr>
            <w:rFonts w:hint="cs"/>
            <w:rtl/>
          </w:rPr>
          <w:t xml:space="preserve"> </w:t>
        </w:r>
      </w:ins>
      <w:del w:id="94952" w:author="מנוע מכני" w:date="2026-10-11T12:04:40Z">
        <w:r>
          <w:rPr>
            <w:rFonts w:hint="cs"/>
            <w:rtl/>
          </w:rPr>
          <w:delText xml:space="preserve">  </w:delText>
        </w:r>
      </w:del>
    </w:p>
    <w:p w:rsidR="00DA63EC" w:rsidRDefault="00DA63EC" w:rsidP="00DA63EC">
      <w:pPr>
        <w:tabs>
          <w:tab w:val="center" w:pos="2835"/>
        </w:tabs>
        <w:rPr>
          <w:rtl/>
        </w:rPr>
      </w:pPr>
      <w:r>
        <w:rPr>
          <w:rFonts w:hint="cs"/>
          <w:rtl/>
        </w:rPr>
        <w:t>א</w:t>
      </w:r>
      <w:r>
        <w:rPr>
          <w:rtl/>
        </w:rPr>
        <w:t>"</w:t>
      </w:r>
      <w:r>
        <w:rPr>
          <w:rFonts w:hint="cs"/>
          <w:rtl/>
        </w:rPr>
        <w:t xml:space="preserve">ל</w:t>
      </w:r>
      <w:r>
        <w:rPr>
          <w:rFonts w:hint="cs"/>
          <w:rtl/>
        </w:rPr>
        <w:t xml:space="preserve"> מרדכי אם יש מקום שנקרא </w:t>
      </w:r>
      <w:r>
        <w:rPr>
          <w:rtl/>
        </w:rPr>
        <w:t>עין סוכר או סוכר עין? בדקו ואשכחו.</w:t>
      </w:r>
    </w:p>
    <w:p w:rsidR="00DA63EC" w:rsidRDefault="00DA63EC" w:rsidP="00DA63EC">
      <w:pPr>
        <w:tabs>
          <w:tab w:val="center" w:pos="2835"/>
        </w:tabs>
        <w:rPr>
          <w:rtl/>
        </w:rPr>
      </w:pPr>
    </w:p>
    <w:p>
      <w:pPr>
        <w:pStyle w:val="afffff8"/>
        <w:rPr>
          <w:ins w:id="90361" w:author="קלוד" w:date="2026-10-11T12:32:08Z"/>
        </w:rPr>
      </w:pPr>
      <w:ins w:id="90362" w:author="קלוד" w:date="2026-10-11T12:32:08Z">
        <w:r>
          <w:rPr>
            <w:color w:val="7B3F00"/>
          </w:rPr>
          <w:t xml:space="preserve">שלש קינין - זיבתי, לימתי ולעונתי</w:t>
        </w:r>
      </w:ins>
    </w:p>
    <w:p w:rsidR="00DA63EC" w:rsidRDefault="00DA63EC" w:rsidP="00DA63EC">
      <w:pPr>
        <w:rPr>
          <w:rtl/>
        </w:rPr>
      </w:pPr>
      <w:r w:rsidRPr="00336727">
        <w:rPr>
          <w:rtl/>
        </w:rPr>
        <w:t>•</w:t>
      </w:r>
      <w:r w:rsidRPr="00336727">
        <w:rPr>
          <w:rFonts w:hint="cs"/>
          <w:rtl/>
        </w:rPr>
        <w:t xml:space="preserve"> </w:t>
      </w:r>
      <w:r w:rsidRPr="00336727">
        <w:rPr>
          <w:rtl/>
        </w:rPr>
        <w:t xml:space="preserve">הנהו שלש נשים דאייתו שלש קינין, </w:t>
      </w:r>
      <w:ins w:id="93289" w:author="מנוע מכני" w:date="2026-10-11T12:04:40Z">
        <w:r>
          <w:rPr>
            <w:rtl/>
          </w:rPr>
          <w:t xml:space="preserve">אחת</w:t>
        </w:r>
      </w:ins>
      <w:del w:id="93290" w:author="מנוע מכני" w:date="2026-10-11T12:04:40Z">
        <w:r w:rsidRPr="00336727">
          <w:rPr>
            <w:rtl/>
          </w:rPr>
          <w:delText xml:space="preserve">חדא</w:delText>
        </w:r>
      </w:del>
      <w:r w:rsidRPr="00336727">
        <w:rPr>
          <w:rtl/>
        </w:rPr>
        <w:t xml:space="preserve"> אמרה לזיבתי, </w:t>
      </w:r>
      <w:ins w:id="93291" w:author="מנוע מכני" w:date="2026-10-11T12:04:40Z">
        <w:r>
          <w:rPr>
            <w:rtl/>
          </w:rPr>
          <w:t xml:space="preserve">ואחת</w:t>
        </w:r>
      </w:ins>
      <w:del w:id="93292" w:author="מנוע מכני" w:date="2026-10-11T12:04:40Z">
        <w:r w:rsidRPr="00336727">
          <w:rPr>
            <w:rtl/>
          </w:rPr>
          <w:delText xml:space="preserve">וחדא</w:delText>
        </w:r>
      </w:del>
      <w:r w:rsidRPr="00336727">
        <w:rPr>
          <w:rtl/>
        </w:rPr>
        <w:t xml:space="preserve"> אמרה לימתי, </w:t>
      </w:r>
      <w:ins w:id="93293" w:author="מנוע מכני" w:date="2026-10-11T12:04:40Z">
        <w:r>
          <w:rPr>
            <w:rtl/>
          </w:rPr>
          <w:t xml:space="preserve">ואחת</w:t>
        </w:r>
      </w:ins>
      <w:del w:id="93294" w:author="מנוע מכני" w:date="2026-10-11T12:04:40Z">
        <w:r w:rsidRPr="00336727">
          <w:rPr>
            <w:rtl/>
          </w:rPr>
          <w:delText xml:space="preserve">וחדא</w:delText>
        </w:r>
      </w:del>
      <w:r w:rsidRPr="00336727">
        <w:rPr>
          <w:rtl/>
        </w:rPr>
        <w:t xml:space="preserve"> אמרה לעונתי</w:t>
      </w:r>
      <w:ins w:id="94953" w:author="מנוע מכני" w:date="2026-10-11T12:04:40Z">
        <w:r>
          <w:rPr>
            <w:rtl/>
          </w:rPr>
          <w:t xml:space="preserve">,</w:t>
        </w:r>
      </w:ins>
      <w:del w:id="94954" w:author="מנוע מכני" w:date="2026-10-11T12:04:40Z">
        <w:r w:rsidRPr="00336727">
          <w:rPr>
            <w:rtl/>
          </w:rPr>
          <w:delText xml:space="preserve">;</w:delText>
        </w:r>
      </w:del>
      <w:r w:rsidRPr="00336727">
        <w:rPr>
          <w:rtl/>
        </w:rPr>
        <w:t xml:space="preserve"> סבור מינה: זיבתי - זבה ממש, לימתי - לימתי ממש, לעונתי - לעונתה, </w:t>
      </w:r>
      <w:r w:rsidRPr="00336727">
        <w:rPr>
          <w:rFonts w:hint="cs"/>
          <w:rtl/>
        </w:rPr>
        <w:t xml:space="preserve">וחטאת אחת ועולה אחת </w:t>
      </w:r>
    </w:p>
    <w:p>
      <w:pPr>
        <w:pStyle w:val="38"/>
        <w:rPr>
          <w:ins w:id="100534" w:author="מנוע מכני" w:date="2026-10-11T12:04:40Z"/>
        </w:rPr>
      </w:pPr>
      <w:r>
        <w:lastRenderedPageBreak/>
        <w:t>א</w:t>
      </w:r>
      <w:r>
        <w:t>"</w:t>
      </w:r>
      <w:r>
        <w:t>ל</w:t>
      </w:r>
      <w:r>
        <w:t xml:space="preserve"> מרדכי:</w:t>
      </w:r>
    </w:p>
    <w:p w:rsidR="00DA63EC" w:rsidRDefault="00DA63EC" w:rsidP="00DA63EC">
      <w:pPr>
        <w:tabs>
          <w:tab w:val="center" w:pos="2835"/>
        </w:tabs>
        <w:rPr>
          <w:rtl/>
        </w:rPr>
      </w:pPr>
      <w:del w:id="100535" w:author="מנוע מכני" w:date="2026-10-11T12:04:40Z">
        <w:r>
          <w:rPr>
            <w:rtl/>
          </w:rPr>
          <w:delText xml:space="preserve"> </w:delText>
        </w:r>
      </w:del>
      <w:r>
        <w:rPr>
          <w:rtl/>
        </w:rPr>
        <w:t xml:space="preserve">שמא בזוב </w:t>
      </w:r>
      <w:r>
        <w:rPr>
          <w:rFonts w:hint="cs"/>
          <w:rtl/>
        </w:rPr>
        <w:t>נסתכנה ולכן נדבה</w:t>
      </w:r>
      <w:r>
        <w:rPr>
          <w:rtl/>
        </w:rPr>
        <w:t xml:space="preserve">? שמא בים סיכנה? שמא בעינה סיכנה? </w:t>
      </w:r>
      <w:r>
        <w:rPr>
          <w:rFonts w:hint="cs"/>
          <w:rtl/>
        </w:rPr>
        <w:t xml:space="preserve">שכולן עולות הן </w:t>
      </w:r>
    </w:p>
    <w:p w:rsidR="00DA63EC" w:rsidRDefault="00DA63EC" w:rsidP="00DA63EC">
      <w:pPr>
        <w:pStyle w:val="affffb"/>
        <w:rPr>
          <w:rtl/>
        </w:rPr>
      </w:pPr>
      <w:r>
        <w:rPr>
          <w:rtl/>
        </w:rPr>
        <w:t>- בד</w:t>
      </w:r>
      <w:r>
        <w:rPr>
          <w:rFonts w:hint="cs"/>
          <w:rtl/>
        </w:rPr>
        <w:t>קו ומצאו שכן היה</w:t>
      </w:r>
      <w:r>
        <w:rPr>
          <w:rtl/>
        </w:rPr>
        <w:t>.</w:t>
      </w:r>
    </w:p>
    <w:p w:rsidR="00DA63EC" w:rsidRDefault="00DA63EC" w:rsidP="00DA63EC">
      <w:pPr>
        <w:pStyle w:val="afff3"/>
        <w:framePr w:wrap="around"/>
        <w:rPr>
          <w:rtl/>
        </w:rPr>
      </w:pPr>
      <w:r>
        <w:rPr>
          <w:rFonts w:hint="cs"/>
          <w:rtl/>
        </w:rPr>
        <w:t>סה.</w:t>
      </w:r>
    </w:p>
    <w:p>
      <w:pPr>
        <w:pStyle w:val="38"/>
        <w:rPr>
          <w:ins w:id="100536" w:author="מנוע מכני" w:date="2026-10-11T12:04:40Z"/>
        </w:rPr>
      </w:pPr>
      <w:r w:rsidRPr="00336727">
        <w:t xml:space="preserve">והיינו</w:t>
      </w:r>
    </w:p>
    <w:p w:rsidR="00DA63EC" w:rsidRDefault="00DA63EC" w:rsidP="00DA63EC">
      <w:pPr>
        <w:rPr>
          <w:rtl/>
        </w:rPr>
      </w:pPr>
      <w:del w:id="100537" w:author="מנוע מכני" w:date="2026-10-11T12:04:40Z">
        <w:r w:rsidRPr="00336727">
          <w:rPr>
            <w:rtl/>
          </w:rPr>
          <w:delText xml:space="preserve"> </w:delText>
        </w:r>
      </w:del>
      <w:r w:rsidRPr="00336727">
        <w:rPr>
          <w:rtl/>
        </w:rPr>
        <w:t xml:space="preserve">דתנן</w:t>
      </w:r>
      <w:r w:rsidRPr="00336727">
        <w:rPr>
          <w:rtl/>
        </w:rPr>
        <w:t xml:space="preserve">: פתחיה על הקינין - זה מרדכי, </w:t>
      </w:r>
      <w:r w:rsidRPr="00336727">
        <w:rPr>
          <w:rFonts w:hint="cs"/>
          <w:rtl/>
        </w:rPr>
        <w:t>ו</w:t>
      </w:r>
      <w:r w:rsidRPr="00336727">
        <w:rPr>
          <w:rtl/>
        </w:rPr>
        <w:t>נקרא שמו פתחיה? שפותח דברים ודורשן, ויודע בשבעים לשון.</w:t>
      </w:r>
    </w:p>
    <w:p w:rsidR="00DA63EC" w:rsidRDefault="00DA63EC" w:rsidP="00DA63EC">
      <w:pPr>
        <w:tabs>
          <w:tab w:val="center" w:pos="2835"/>
        </w:tabs>
        <w:rPr>
          <w:rtl/>
        </w:rPr>
      </w:pPr>
      <w:r>
        <w:rPr>
          <w:rFonts w:hint="cs"/>
          <w:rtl/>
        </w:rPr>
        <w:t>ואפי' '</w:t>
      </w:r>
      <w:r>
        <w:rPr>
          <w:rtl/>
        </w:rPr>
        <w:t xml:space="preserve">כולהו סנהדרין </w:t>
      </w:r>
      <w:ins w:id="91581" w:author="מנוע מכני" w:date="2026-10-11T12:04:40Z">
        <w:r>
          <w:rPr>
            <w:rtl/>
          </w:rPr>
          <w:t xml:space="preserve">גם</w:t>
        </w:r>
      </w:ins>
      <w:del w:id="91582" w:author="מנוע מכני" w:date="2026-10-11T12:04:40Z">
        <w:r>
          <w:rPr>
            <w:rtl/>
          </w:rPr>
          <w:delText xml:space="preserve">נמי</w:delText>
        </w:r>
      </w:del>
      <w:r>
        <w:rPr>
          <w:rtl/>
        </w:rPr>
        <w:t xml:space="preserve"> ידעי שבעים לשון</w:t>
      </w:r>
      <w:r>
        <w:rPr>
          <w:rFonts w:hint="cs"/>
          <w:rtl/>
        </w:rPr>
        <w:t xml:space="preserve"> </w:t>
      </w:r>
      <w:r>
        <w:rPr>
          <w:rStyle w:val="2fb"/>
          <w:rFonts w:hint="cs"/>
          <w:rtl/>
        </w:rPr>
        <w:t xml:space="preserve">כדרי</w:t>
      </w:r>
      <w:r>
        <w:rPr>
          <w:rStyle w:val="2fb"/>
          <w:rtl/>
        </w:rPr>
        <w:t>"</w:t>
      </w:r>
      <w:r>
        <w:rPr>
          <w:rStyle w:val="2fb"/>
          <w:rFonts w:hint="cs"/>
          <w:rtl/>
        </w:rPr>
        <w:t xml:space="preserve">ו</w:t>
      </w:r>
      <w:r>
        <w:rPr>
          <w:rFonts w:hint="cs"/>
          <w:rtl/>
        </w:rPr>
        <w:t xml:space="preserve">:</w:t>
      </w:r>
      <w:r>
        <w:rPr>
          <w:rtl/>
        </w:rPr>
        <w:t xml:space="preserve"> אין מושיבים בסנהדרין אלא בעלי חכמה, בעלי מראה, בעלי קומה, בעלי זקנה, בעלי כשפים, ויודעים שבעים לשון, שלא תהא סנהדרין שומעת מפי התורגמן!</w:t>
      </w:r>
    </w:p>
    <w:p>
      <w:pPr>
        <w:pStyle w:val="38"/>
        <w:rPr>
          <w:ins w:id="100538" w:author="מנוע מכני" w:date="2026-10-11T12:04:40Z"/>
        </w:rPr>
      </w:pPr>
      <w:r>
        <w:t xml:space="preserve">- אלא</w:t>
      </w:r>
    </w:p>
    <w:p w:rsidR="00DA63EC" w:rsidRDefault="00DA63EC" w:rsidP="00DA63EC">
      <w:pPr>
        <w:pStyle w:val="affffb"/>
        <w:rPr>
          <w:rtl/>
        </w:rPr>
      </w:pPr>
      <w:del w:id="100539" w:author="מנוע מכני" w:date="2026-10-11T12:04:40Z">
        <w:r>
          <w:rPr>
            <w:rtl/>
          </w:rPr>
          <w:delText xml:space="preserve"> </w:delText>
        </w:r>
      </w:del>
      <w:ins w:id="96705" w:author="מנוע מכני" w:date="2026-10-11T12:04:40Z">
        <w:r>
          <w:rPr>
            <w:rtl/>
          </w:rPr>
          <w:t xml:space="preserve">דהיה</w:t>
        </w:r>
      </w:ins>
      <w:del w:id="96706" w:author="מנוע מכני" w:date="2026-10-11T12:04:40Z">
        <w:r>
          <w:rPr>
            <w:rtl/>
          </w:rPr>
          <w:delText xml:space="preserve">דהוה</w:delText>
        </w:r>
      </w:del>
      <w:r>
        <w:rPr>
          <w:rtl/>
        </w:rPr>
        <w:t xml:space="preserve"> בייל לישני ודריש, והיינו דכתיב במרדכי בלשן.</w:t>
      </w:r>
    </w:p>
    <w:p w:rsidR="00DA63EC" w:rsidRDefault="00DA63EC" w:rsidP="00DA63EC">
      <w:pPr>
        <w:pStyle w:val="affffd"/>
        <w:rPr>
          <w:rtl/>
        </w:rPr>
      </w:pPr>
      <w:r>
        <w:rPr>
          <w:rtl/>
        </w:rPr>
        <w:t>׹</w:t>
      </w:r>
    </w:p>
    <w:p>
      <w:pPr>
        <w:pStyle w:val="MishnaBatzad"/>
        <w:rPr>
          <w:ins w:id="20394" w:author="קלוד" w:date="2026-10-11T09:07:26Z"/>
        </w:rPr>
      </w:pPr>
      <w:ins w:id="20393" w:author="קלוד" w:date="2026-10-11T09:07:26Z">
        <w:r>
          <w:t xml:space="preserve">משנה ג</w:t>
        </w:r>
      </w:ins>
    </w:p>
    <w:p w:rsidR="00DA63EC" w:rsidRPr="000A334C" w:rsidRDefault="00DA63EC" w:rsidP="003B6D22">
      <w:pPr>
        <w:pStyle w:val="afff9"/>
        <w:rPr>
          <w:del w:id="20202" w:author="קלוד" w:date="2026-10-11T09:07:26Z"/>
          <w:rtl/>
        </w:rPr>
      </w:pPr>
      <w:del w:id="20201" w:author="קלוד" w:date="2026-10-11T09:07:26Z">
        <w:r w:rsidRPr="000A334C">
          <w:rPr>
            <w:rtl/>
          </w:rPr>
          <w:delText xml:space="preserve">מתני'.</w:delText>
        </w:r>
      </w:del>
    </w:p>
    <w:p w:rsidR="00DA63EC" w:rsidRPr="000A334C" w:rsidRDefault="00DA63EC" w:rsidP="003B6D22">
      <w:pPr>
        <w:pStyle w:val="afff9"/>
        <w:spacing w:before="120"/>
        <w:rPr>
          <w:rtl/>
        </w:rPr>
        <w:pPrChange w:id="90039" w:author="קלוד" w:date="2026-10-11T12:09:42Z">
          <w:pPr>
            <w:pStyle w:val="afff9"/>
          </w:pPr>
        </w:pPrChange>
      </w:pPr>
      <w:r w:rsidRPr="000A334C">
        <w:rPr>
          <w:rtl/>
        </w:rPr>
        <w:t xml:space="preserve">כיצד הן עושין? </w:t>
      </w:r>
    </w:p>
    <w:p w:rsidR="00DA63EC" w:rsidRPr="00FE1B89" w:rsidRDefault="00DA63EC" w:rsidP="003B6D22">
      <w:pPr>
        <w:pStyle w:val="afff9"/>
        <w:rPr>
          <w:rtl/>
        </w:rPr>
      </w:pPr>
      <w:r w:rsidRPr="00FE1B89">
        <w:rPr>
          <w:rtl/>
        </w:rPr>
        <w:t>שלוחי ב"</w:t>
      </w:r>
      <w:r w:rsidRPr="00FE1B89">
        <w:rPr>
          <w:rFonts w:hint="cs"/>
          <w:rtl/>
        </w:rPr>
        <w:t>ד</w:t>
      </w:r>
      <w:r w:rsidRPr="00FE1B89">
        <w:rPr>
          <w:rtl/>
        </w:rPr>
        <w:t xml:space="preserve"> יוצאין מע</w:t>
      </w:r>
      <w:r w:rsidRPr="00FE1B89">
        <w:rPr>
          <w:rFonts w:hint="cs"/>
          <w:rtl/>
        </w:rPr>
        <w:t>יו</w:t>
      </w:r>
      <w:r w:rsidRPr="00FE1B89">
        <w:rPr>
          <w:rtl/>
        </w:rPr>
        <w:t>"</w:t>
      </w:r>
      <w:r w:rsidRPr="00FE1B89">
        <w:rPr>
          <w:rFonts w:hint="cs"/>
          <w:rtl/>
        </w:rPr>
        <w:t>ט</w:t>
      </w:r>
      <w:r w:rsidRPr="00FE1B89">
        <w:rPr>
          <w:rtl/>
        </w:rPr>
        <w:t xml:space="preserve"> ועושין אותן כריכות במחובר לקרקע, כדי שיהא נוח לקצור.</w:t>
      </w:r>
    </w:p>
    <w:p w:rsidR="00DA63EC" w:rsidRPr="000A334C" w:rsidRDefault="00DA63EC" w:rsidP="003B6D22">
      <w:pPr>
        <w:pStyle w:val="afff9"/>
        <w:rPr>
          <w:rtl/>
        </w:rPr>
      </w:pPr>
      <w:r w:rsidRPr="000A334C">
        <w:rPr>
          <w:rtl/>
        </w:rPr>
        <w:t>כל העיירות הסמוכות לשם מתכנסות לשם, כדי שיהא נקצר בעסק גדול.</w:t>
      </w:r>
    </w:p>
    <w:p w:rsidR="00DA63EC" w:rsidRPr="000A334C" w:rsidRDefault="00DA63EC" w:rsidP="003B6D22">
      <w:pPr>
        <w:pStyle w:val="afff9"/>
        <w:rPr>
          <w:rtl/>
        </w:rPr>
      </w:pPr>
      <w:r w:rsidRPr="000A334C">
        <w:rPr>
          <w:rtl/>
        </w:rPr>
        <w:t xml:space="preserve">כיון שהחשיכה, </w:t>
      </w:r>
    </w:p>
    <w:p w:rsidR="00DA63EC" w:rsidRPr="000A334C" w:rsidRDefault="00DA63EC" w:rsidP="003B6D22">
      <w:pPr>
        <w:pStyle w:val="afff9"/>
        <w:rPr>
          <w:rtl/>
        </w:rPr>
      </w:pPr>
      <w:r w:rsidRPr="000A334C">
        <w:rPr>
          <w:rtl/>
        </w:rPr>
        <w:t>אומר להן: בא השמש? אומר: הין, בא השמש? אומר: הין.</w:t>
      </w:r>
    </w:p>
    <w:p w:rsidR="00DA63EC" w:rsidRPr="000A334C" w:rsidRDefault="00DA63EC" w:rsidP="003B6D22">
      <w:pPr>
        <w:pStyle w:val="afff9"/>
        <w:rPr>
          <w:rtl/>
        </w:rPr>
      </w:pPr>
      <w:r w:rsidRPr="000A334C">
        <w:rPr>
          <w:rtl/>
        </w:rPr>
        <w:tab/>
        <w:t>מגל זו? אומר: הין, מגל זו? אומר: הין.</w:t>
      </w:r>
    </w:p>
    <w:p w:rsidR="00DA63EC" w:rsidRPr="000A334C" w:rsidRDefault="00DA63EC" w:rsidP="003B6D22">
      <w:pPr>
        <w:pStyle w:val="afff9"/>
        <w:rPr>
          <w:rtl/>
        </w:rPr>
      </w:pPr>
      <w:r w:rsidRPr="000A334C">
        <w:rPr>
          <w:rtl/>
        </w:rPr>
        <w:tab/>
        <w:t>קופה זו? אומר: הין, קופה זו? אומר: הין.</w:t>
      </w:r>
    </w:p>
    <w:p w:rsidR="00DA63EC" w:rsidRPr="000A334C" w:rsidRDefault="00DA63EC" w:rsidP="003B6D22">
      <w:pPr>
        <w:pStyle w:val="afff9"/>
        <w:rPr>
          <w:rtl/>
        </w:rPr>
      </w:pPr>
      <w:r w:rsidRPr="000A334C">
        <w:rPr>
          <w:rtl/>
        </w:rPr>
        <w:t>בשבת, אומר להן שבת זו? אמר: הין, שבת זו? אמר: הין.</w:t>
      </w:r>
    </w:p>
    <w:p w:rsidR="00DA63EC" w:rsidRPr="000A334C" w:rsidRDefault="00DA63EC" w:rsidP="003B6D22">
      <w:pPr>
        <w:pStyle w:val="afff9"/>
        <w:rPr>
          <w:rtl/>
        </w:rPr>
      </w:pPr>
      <w:r w:rsidRPr="000A334C">
        <w:rPr>
          <w:rtl/>
        </w:rPr>
        <w:t>אקצור? והם אומרים לו: קצור, אקצור? והם אומרים לו: קצור.</w:t>
      </w:r>
    </w:p>
    <w:p w:rsidR="00DA63EC" w:rsidRPr="000A334C" w:rsidRDefault="00DA63EC" w:rsidP="003B6D22">
      <w:pPr>
        <w:pStyle w:val="afff9"/>
        <w:rPr>
          <w:rtl/>
        </w:rPr>
      </w:pPr>
      <w:r w:rsidRPr="000A334C">
        <w:rPr>
          <w:rtl/>
        </w:rPr>
        <w:t>שלש פעמים על כל דבר ודבר, והן אומרים לו: הין הין הין.</w:t>
      </w:r>
    </w:p>
    <w:p w:rsidR="00DA63EC" w:rsidRPr="000A334C" w:rsidRDefault="00DA63EC" w:rsidP="003B6D22">
      <w:pPr>
        <w:pStyle w:val="afff9"/>
        <w:rPr>
          <w:rtl/>
        </w:rPr>
      </w:pPr>
      <w:r w:rsidRPr="000A334C">
        <w:rPr>
          <w:rtl/>
        </w:rPr>
        <w:t>כל כך למה? מפני הבייתוסים, שהיו אומרים: אין קצירת העומר במוצאי</w:t>
      </w:r>
      <w:r w:rsidRPr="000A334C">
        <w:rPr>
          <w:rFonts w:hint="cs"/>
          <w:rtl/>
        </w:rPr>
        <w:t xml:space="preserve"> יו</w:t>
      </w:r>
      <w:r w:rsidRPr="000A334C">
        <w:rPr>
          <w:rtl/>
        </w:rPr>
        <w:t>"</w:t>
      </w:r>
      <w:r w:rsidRPr="000A334C">
        <w:rPr>
          <w:rFonts w:hint="cs"/>
          <w:rtl/>
        </w:rPr>
        <w:t>ט</w:t>
      </w:r>
    </w:p>
    <w:p w:rsidR="00DA63EC" w:rsidRDefault="00DA63EC" w:rsidP="00DA63EC">
      <w:pPr>
        <w:pStyle w:val="affffd"/>
        <w:rPr>
          <w:rtl/>
        </w:rPr>
      </w:pPr>
      <w:r>
        <w:rPr>
          <w:rtl/>
        </w:rPr>
        <w:t>׹</w:t>
      </w:r>
    </w:p>
    <w:p>
      <w:pPr>
        <w:pStyle w:val="afffff8"/>
        <w:rPr>
          <w:ins w:id="90359" w:author="קלוד" w:date="2026-10-11T12:32:08Z"/>
        </w:rPr>
      </w:pPr>
      <w:ins w:id="90360" w:author="קלוד" w:date="2026-10-11T12:32:08Z">
        <w:r>
          <w:rPr>
            <w:color w:val="7B3F00"/>
          </w:rPr>
          <w:t xml:space="preserve">ימים שאין מתענין בהם - ניצחון על הבייתוסים</w:t>
        </w:r>
      </w:ins>
    </w:p>
    <w:p>
      <w:pPr>
        <w:pStyle w:val="38"/>
        <w:rPr>
          <w:ins w:id="100540" w:author="מנוע מכני" w:date="2026-10-11T12:04:40Z"/>
        </w:rPr>
      </w:pPr>
      <w:r w:rsidRPr="004A7C9A">
        <w:t>ת"ר</w:t>
      </w:r>
      <w:r>
        <w:t xml:space="preserve">:</w:t>
      </w:r>
    </w:p>
    <w:p w:rsidR="00DA63EC" w:rsidRDefault="00DA63EC" w:rsidP="00DA63EC">
      <w:pPr>
        <w:tabs>
          <w:tab w:val="center" w:pos="2835"/>
        </w:tabs>
        <w:rPr>
          <w:rtl/>
        </w:rPr>
      </w:pPr>
      <w:del w:id="100541" w:author="מנוע מכני" w:date="2026-10-11T12:04:40Z">
        <w:r>
          <w:rPr>
            <w:rtl/>
          </w:rPr>
          <w:delText xml:space="preserve"> </w:delText>
        </w:r>
      </w:del>
      <w:r>
        <w:rPr>
          <w:rFonts w:hint="cs"/>
          <w:rtl/>
        </w:rPr>
        <w:t xml:space="preserve">אלו ימים דאין מתענין בהם ומקצתם אין מספידין בהם </w:t>
      </w:r>
      <w:r>
        <w:rPr>
          <w:rStyle w:val="2fb"/>
          <w:rFonts w:hint="cs"/>
          <w:rtl/>
        </w:rPr>
        <w:t xml:space="preserve">מר</w:t>
      </w:r>
      <w:r>
        <w:rPr>
          <w:rStyle w:val="2fb"/>
          <w:rtl/>
        </w:rPr>
        <w:t>"</w:t>
      </w:r>
      <w:r>
        <w:rPr>
          <w:rStyle w:val="2fb"/>
          <w:rFonts w:hint="cs"/>
          <w:rtl/>
        </w:rPr>
        <w:t xml:space="preserve">ח</w:t>
      </w:r>
      <w:r>
        <w:rPr>
          <w:rFonts w:hint="cs"/>
          <w:rtl/>
        </w:rPr>
        <w:t xml:space="preserve"> ניסן ועד שמיני בו הוקם התמיד על משפטו </w:t>
      </w:r>
      <w:r>
        <w:rPr>
          <w:rtl/>
        </w:rPr>
        <w:t>דלא ל</w:t>
      </w:r>
      <w:r>
        <w:rPr>
          <w:rFonts w:hint="cs"/>
          <w:rtl/>
        </w:rPr>
        <w:t>ה</w:t>
      </w:r>
      <w:r>
        <w:rPr>
          <w:rtl/>
        </w:rPr>
        <w:t>ספ</w:t>
      </w:r>
      <w:r>
        <w:rPr>
          <w:rFonts w:hint="cs"/>
          <w:rtl/>
        </w:rPr>
        <w:t>י</w:t>
      </w:r>
      <w:r>
        <w:rPr>
          <w:rtl/>
        </w:rPr>
        <w:t>ד: ומ</w:t>
      </w:r>
      <w:r>
        <w:rPr>
          <w:rFonts w:hint="cs"/>
          <w:rtl/>
        </w:rPr>
        <w:t>שמונה בו ועד סוף המועד בו ב</w:t>
      </w:r>
      <w:r>
        <w:rPr>
          <w:rtl/>
        </w:rPr>
        <w:t>"</w:t>
      </w:r>
      <w:r>
        <w:rPr>
          <w:rFonts w:hint="cs"/>
          <w:rtl/>
        </w:rPr>
        <w:t xml:space="preserve">ד ניצחו הבייתוסים שלא להספיד </w:t>
      </w:r>
    </w:p>
    <w:p w:rsidR="00DA63EC" w:rsidRDefault="00DA63EC" w:rsidP="00DA63EC">
      <w:pPr>
        <w:tabs>
          <w:tab w:val="center" w:pos="2835"/>
        </w:tabs>
        <w:rPr>
          <w:rtl/>
        </w:rPr>
      </w:pPr>
      <w:r>
        <w:rPr>
          <w:rStyle w:val="2fb"/>
          <w:rtl/>
        </w:rPr>
        <w:t>מר"</w:t>
      </w:r>
      <w:r>
        <w:rPr>
          <w:rStyle w:val="2fb"/>
          <w:rFonts w:hint="cs"/>
          <w:rtl/>
        </w:rPr>
        <w:t xml:space="preserve">ח</w:t>
      </w:r>
      <w:r>
        <w:rPr>
          <w:rFonts w:hint="cs"/>
          <w:rtl/>
        </w:rPr>
        <w:t xml:space="preserve"> ניסן ועד ח' שהוקם תמיד </w:t>
      </w:r>
      <w:r>
        <w:rPr>
          <w:rFonts w:hint="cs"/>
          <w:rtl/>
        </w:rPr>
        <w:t xml:space="preserve">לא</w:t>
      </w:r>
      <w:r>
        <w:rPr>
          <w:rFonts w:hint="cs"/>
          <w:rtl/>
        </w:rPr>
        <w:t xml:space="preserve"> להספיד </w:t>
      </w:r>
      <w:r>
        <w:rPr>
          <w:rtl/>
        </w:rPr>
        <w:t xml:space="preserve">שהיו צדוקים אומרים: יחיד מתנדב ומביא תמיד, </w:t>
      </w:r>
    </w:p>
    <w:p w:rsidR="00DA63EC" w:rsidRDefault="00DA63EC" w:rsidP="00DA63EC">
      <w:pPr>
        <w:tabs>
          <w:tab w:val="center" w:pos="2835"/>
        </w:tabs>
        <w:rPr>
          <w:rtl/>
        </w:rPr>
      </w:pPr>
      <w:r>
        <w:rPr>
          <w:rFonts w:hint="cs"/>
          <w:rtl/>
        </w:rPr>
        <w:t>ודרשו</w:t>
      </w:r>
      <w:r w:rsidRPr="00A563E0">
        <w:rPr>
          <w:rStyle w:val="afffff0"/>
          <w:rFonts w:hint="cs"/>
          <w:rtl/>
        </w:rPr>
        <w:t xml:space="preserve"> '</w:t>
      </w:r>
      <w:r w:rsidRPr="00A563E0">
        <w:rPr>
          <w:rStyle w:val="afffff0"/>
          <w:rFonts w:hint="cs"/>
          <w:rtl/>
        </w:rPr>
        <w:t xml:space="preserve">את </w:t>
      </w:r>
      <w:r w:rsidRPr="00A563E0">
        <w:rPr>
          <w:rStyle w:val="afffff0"/>
          <w:rtl/>
        </w:rPr>
        <w:t>הכבש האחד תעשה בבקר ואת הכבש השני תעשה בין הערבים</w:t>
      </w:r>
      <w:r w:rsidRPr="00A563E0">
        <w:rPr>
          <w:rStyle w:val="afffff0"/>
          <w:rFonts w:hint="cs"/>
          <w:rtl/>
        </w:rPr>
        <w:t>'</w:t>
      </w:r>
      <w:r w:rsidRPr="00A563E0">
        <w:rPr>
          <w:rStyle w:val="afffff0"/>
          <w:rtl/>
        </w:rPr>
        <w:t>,</w:t>
      </w:r>
      <w:r>
        <w:rPr>
          <w:rtl/>
        </w:rPr>
        <w:t xml:space="preserve"> </w:t>
      </w:r>
    </w:p>
    <w:p w:rsidR="00DA63EC" w:rsidRDefault="00DA63EC" w:rsidP="00DA63EC">
      <w:pPr>
        <w:tabs>
          <w:tab w:val="center" w:pos="2835"/>
        </w:tabs>
        <w:rPr>
          <w:rtl/>
        </w:rPr>
      </w:pPr>
      <w:r>
        <w:rPr>
          <w:rFonts w:hint="cs"/>
          <w:rtl/>
        </w:rPr>
        <w:t>ורבנן השיבום</w:t>
      </w:r>
      <w:r w:rsidRPr="00A563E0">
        <w:rPr>
          <w:rStyle w:val="afffff0"/>
          <w:rFonts w:hint="cs"/>
          <w:rtl/>
        </w:rPr>
        <w:t xml:space="preserve"> '</w:t>
      </w:r>
      <w:ins w:id="90749" w:author="Claude - סמנטי" w:date="2026-10-11T12:27:00Z">
        <w:r>
          <w:rPr>
            <w:rStyle w:val="afffff0"/>
            <w:rtl/>
          </w:rPr>
          <w:t xml:space="preserve">אֶת קָרְבָּנִי לַחְמִי לְאִשַּׁי תִּשְׁמְרוּ</w:t>
        </w:r>
      </w:ins>
      <w:del w:id="90750" w:author="Claude - סמנטי" w:date="2026-10-11T12:27:00Z">
        <w:r w:rsidRPr="00A563E0">
          <w:rPr>
            <w:rStyle w:val="afffff0"/>
            <w:rtl/>
          </w:rPr>
          <w:delText xml:space="preserve">את קרבני לחמי לאשי</w:delText>
        </w:r>
        <w:r w:rsidRPr="00A563E0">
          <w:rPr>
            <w:rStyle w:val="afffff0"/>
            <w:rFonts w:hint="cs"/>
            <w:rtl/>
          </w:rPr>
          <w:delText xml:space="preserve"> </w:delText>
        </w:r>
        <w:r w:rsidRPr="00A563E0">
          <w:rPr>
            <w:rStyle w:val="afffff0"/>
            <w:rtl/>
          </w:rPr>
          <w:delText xml:space="preserve">תשמרו</w:delText>
        </w:r>
      </w:del>
      <w:r w:rsidRPr="00A563E0">
        <w:rPr>
          <w:rStyle w:val="afffff0"/>
          <w:rFonts w:hint="cs"/>
          <w:rtl/>
        </w:rPr>
        <w:t>'</w:t>
      </w:r>
      <w:r w:rsidRPr="00A563E0">
        <w:rPr>
          <w:rStyle w:val="afffff0"/>
          <w:rtl/>
        </w:rPr>
        <w:t>,</w:t>
      </w:r>
      <w:r>
        <w:rPr>
          <w:rtl/>
        </w:rPr>
        <w:t xml:space="preserve"> שיהיו כולן באין מתרומת הלשכה.</w:t>
      </w:r>
    </w:p>
    <w:p w:rsidR="00DA63EC" w:rsidRPr="00E105BC" w:rsidRDefault="00DA63EC" w:rsidP="00DA63EC">
      <w:pPr>
        <w:tabs>
          <w:tab w:val="center" w:pos="2835"/>
        </w:tabs>
        <w:rPr>
          <w:spacing w:val="-4"/>
          <w:rtl/>
        </w:rPr>
      </w:pPr>
      <w:r w:rsidRPr="00E105BC">
        <w:rPr>
          <w:rFonts w:hint="cs"/>
          <w:spacing w:val="-4"/>
          <w:rtl/>
        </w:rPr>
        <w:t>מח' ועד סוף המועד א</w:t>
      </w:r>
      <w:r w:rsidRPr="00E105BC">
        <w:rPr>
          <w:spacing w:val="-4"/>
          <w:rtl/>
        </w:rPr>
        <w:t>יתותב חג</w:t>
      </w:r>
      <w:r w:rsidRPr="00E105BC">
        <w:rPr>
          <w:rFonts w:hint="cs"/>
          <w:spacing w:val="-4"/>
          <w:rtl/>
        </w:rPr>
        <w:t xml:space="preserve"> ד</w:t>
      </w:r>
      <w:r w:rsidRPr="00E105BC">
        <w:rPr>
          <w:spacing w:val="-4"/>
          <w:rtl/>
        </w:rPr>
        <w:t>שבוע</w:t>
      </w:r>
      <w:r w:rsidRPr="00E105BC">
        <w:rPr>
          <w:rFonts w:hint="cs"/>
          <w:spacing w:val="-4"/>
          <w:rtl/>
        </w:rPr>
        <w:t>ות</w:t>
      </w:r>
      <w:r w:rsidRPr="00E105BC">
        <w:rPr>
          <w:spacing w:val="-4"/>
          <w:rtl/>
        </w:rPr>
        <w:t xml:space="preserve"> דלא למספד, שהיו בייתוסין אומרים: עצרת אחר השבת, </w:t>
      </w:r>
    </w:p>
    <w:p>
      <w:pPr>
        <w:pStyle w:val="38"/>
        <w:rPr>
          <w:ins w:id="100543" w:author="מנוע מכני" w:date="2026-10-11T12:04:40Z"/>
        </w:rPr>
      </w:pPr>
      <w:del w:id="100542" w:author="מנוע מכני" w:date="2026-10-11T12:04:40Z">
        <w:r w:rsidRPr="00265E5E">
          <w:delText xml:space="preserve">•</w:delText>
        </w:r>
      </w:del>
      <w:r>
        <w:t xml:space="preserve"> </w:t>
      </w:r>
      <w:r>
        <w:t>ניטפל להם ר</w:t>
      </w:r>
      <w:r>
        <w:t>יב</w:t>
      </w:r>
      <w:r>
        <w:t>"</w:t>
      </w:r>
      <w:r>
        <w:t>ז</w:t>
      </w:r>
      <w:r>
        <w:t xml:space="preserve"> ואמר להם:</w:t>
      </w:r>
    </w:p>
    <w:p w:rsidR="00DA63EC" w:rsidRDefault="00DA63EC" w:rsidP="00DA63EC">
      <w:pPr>
        <w:tabs>
          <w:tab w:val="center" w:pos="2835"/>
        </w:tabs>
        <w:rPr>
          <w:rtl/>
        </w:rPr>
      </w:pPr>
      <w:del w:id="100544" w:author="מנוע מכני" w:date="2026-10-11T12:04:40Z">
        <w:r>
          <w:rPr>
            <w:rtl/>
          </w:rPr>
          <w:delText xml:space="preserve"> </w:delText>
        </w:r>
      </w:del>
      <w:r>
        <w:rPr>
          <w:rtl/>
        </w:rPr>
        <w:t xml:space="preserve">שוטים, מנין לכם? ולא היה אדם אחד שהיה משיבו, חוץ מזקן אחד שהיה מפטפט כנגדו ואמר: משה רבינו אוהב ישראל היה, ויודע שעצרת יום אחד הוא, עמד ותקנה אחר שבת כדי שיהו ישראל מתענגין שני ימים</w:t>
      </w:r>
      <w:ins w:id="94955" w:author="מנוע מכני" w:date="2026-10-11T12:04:40Z">
        <w:r>
          <w:rPr>
            <w:rtl/>
          </w:rPr>
          <w:t xml:space="preserve">,</w:t>
        </w:r>
      </w:ins>
      <w:del w:id="94956"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סה:</w:t>
      </w:r>
    </w:p>
    <w:p w:rsidR="00DA63EC" w:rsidRDefault="00DA63EC" w:rsidP="00DA63EC">
      <w:pPr>
        <w:tabs>
          <w:tab w:val="center" w:pos="2835"/>
        </w:tabs>
        <w:rPr>
          <w:rtl/>
        </w:rPr>
      </w:pPr>
      <w:r>
        <w:rPr>
          <w:rtl/>
        </w:rPr>
        <w:t>קרא עליו מקרא זה:</w:t>
      </w:r>
      <w:r w:rsidRPr="00A563E0">
        <w:rPr>
          <w:rStyle w:val="afffff0"/>
          <w:rtl/>
        </w:rPr>
        <w:t xml:space="preserve"> </w:t>
      </w:r>
      <w:r w:rsidRPr="00A563E0">
        <w:rPr>
          <w:rStyle w:val="afffff0"/>
          <w:rFonts w:hint="cs"/>
          <w:rtl/>
        </w:rPr>
        <w:t>'</w:t>
      </w:r>
      <w:ins w:id="90751" w:author="Claude - סמנטי" w:date="2026-10-11T12:27:00Z">
        <w:r>
          <w:rPr>
            <w:rStyle w:val="afffff0"/>
            <w:rtl/>
          </w:rPr>
          <w:t xml:space="preserve">אַחַד עָשָׂר יוֹם מֵחוֹרֵב דֶּרֶךְ הַר שֵׂעִיר</w:t>
        </w:r>
      </w:ins>
      <w:del w:id="90752" w:author="Claude - סמנטי" w:date="2026-10-11T12:27:00Z">
        <w:r w:rsidRPr="00A563E0">
          <w:rPr>
            <w:rStyle w:val="afffff0"/>
            <w:rtl/>
          </w:rPr>
          <w:delText xml:space="preserve">אחד עשר יום מחורב דרך הר שעיר</w:delText>
        </w:r>
      </w:del>
      <w:r w:rsidRPr="00A563E0">
        <w:rPr>
          <w:rStyle w:val="afffff0"/>
          <w:rFonts w:hint="cs"/>
          <w:rtl/>
        </w:rPr>
        <w:t>'</w:t>
      </w:r>
      <w:r w:rsidRPr="00A563E0">
        <w:rPr>
          <w:rStyle w:val="afffff0"/>
          <w:rtl/>
        </w:rPr>
        <w:t>,</w:t>
      </w:r>
      <w:r>
        <w:rPr>
          <w:rtl/>
        </w:rPr>
        <w:t xml:space="preserve"> ואם משה רבינו אוהב ישראל היה, למה איחרן במדבר ארבעים שנה? </w:t>
      </w:r>
    </w:p>
    <w:p>
      <w:pPr>
        <w:pStyle w:val="38"/>
        <w:rPr>
          <w:ins w:id="100545" w:author="מנוע מכני" w:date="2026-10-11T12:04:40Z"/>
        </w:rPr>
      </w:pPr>
      <w:r>
        <w:t xml:space="preserve">א"ל</w:t>
      </w:r>
      <w:r>
        <w:t xml:space="preserve">:</w:t>
      </w:r>
    </w:p>
    <w:p w:rsidR="00DA63EC" w:rsidRDefault="00DA63EC" w:rsidP="00DA63EC">
      <w:pPr>
        <w:tabs>
          <w:tab w:val="center" w:pos="2835"/>
        </w:tabs>
        <w:rPr>
          <w:rtl/>
        </w:rPr>
      </w:pPr>
      <w:del w:id="100546" w:author="מנוע מכני" w:date="2026-10-11T12:04:40Z">
        <w:r>
          <w:rPr>
            <w:rtl/>
          </w:rPr>
          <w:delText xml:space="preserve"> </w:delText>
        </w:r>
      </w:del>
      <w:r>
        <w:rPr>
          <w:rStyle w:val="2fb"/>
          <w:rtl/>
        </w:rPr>
        <w:t xml:space="preserve">רבי</w:t>
      </w:r>
      <w:r>
        <w:rPr>
          <w:rtl/>
        </w:rPr>
        <w:t xml:space="preserve">, בכך אתה פוטרני? </w:t>
      </w:r>
      <w:r>
        <w:rPr>
          <w:rtl/>
        </w:rPr>
        <w:t xml:space="preserve">א"ל</w:t>
      </w:r>
      <w:r>
        <w:rPr>
          <w:rtl/>
        </w:rPr>
        <w:t xml:space="preserve">: שוטה, ולא תהא תורה שלמה שלנו כשיחה בטילה שלכם!</w:t>
      </w:r>
    </w:p>
    <w:p>
      <w:pPr>
        <w:pStyle w:val="38"/>
        <w:rPr>
          <w:ins w:id="100547" w:author="מנוע מכני" w:date="2026-10-11T12:04:40Z"/>
        </w:rPr>
      </w:pPr>
      <w:r>
        <w:t xml:space="preserve">כתוב אחד</w:t>
      </w:r>
      <w:del w:id="102549" w:author="מנוע מכני" w:date="2026-10-11T12:04:40Z">
        <w:r>
          <w:delText xml:space="preserve"> אומר</w:delText>
        </w:r>
      </w:del>
      <w:r>
        <w:t xml:space="preserve">:</w:t>
      </w:r>
    </w:p>
    <w:p w:rsidR="00DA63EC" w:rsidRDefault="00DA63EC" w:rsidP="00DA63EC">
      <w:pPr>
        <w:tabs>
          <w:tab w:val="center" w:pos="2835"/>
        </w:tabs>
        <w:rPr>
          <w:rtl/>
        </w:rPr>
      </w:pPr>
      <w:del w:id="100548" w:author="מנוע מכני" w:date="2026-10-11T12:04:40Z">
        <w:r>
          <w:rPr>
            <w:rtl/>
          </w:rPr>
          <w:delText xml:space="preserve"> </w:delText>
        </w:r>
      </w:del>
      <w:r>
        <w:rPr>
          <w:rtl/>
        </w:rPr>
        <w:t xml:space="preserve">תספרו חמשים יום, וכתוב אחד אומר: שבע שבתות תמימות תהיינה, </w:t>
      </w:r>
    </w:p>
    <w:p>
      <w:pPr>
        <w:pStyle w:val="38"/>
        <w:rPr>
          <w:ins w:id="100549" w:author="מנוע מכני" w:date="2026-10-11T12:04:40Z"/>
        </w:rPr>
      </w:pPr>
      <w:r>
        <w:t xml:space="preserve">הא כיצד?</w:t>
      </w:r>
    </w:p>
    <w:p w:rsidR="00DA63EC" w:rsidRDefault="00DA63EC" w:rsidP="00DA63EC">
      <w:pPr>
        <w:tabs>
          <w:tab w:val="center" w:pos="2835"/>
        </w:tabs>
        <w:rPr>
          <w:rtl/>
        </w:rPr>
      </w:pPr>
      <w:del w:id="100550" w:author="מנוע מכני" w:date="2026-10-11T12:04:40Z">
        <w:r>
          <w:rPr>
            <w:rtl/>
          </w:rPr>
          <w:delText xml:space="preserve"> </w:delText>
        </w:r>
      </w:del>
      <w:r>
        <w:rPr>
          <w:rtl/>
        </w:rPr>
        <w:t xml:space="preserve">כאן ביום טוב שחל להיות בשבת, כאן ביום טוב שחל להיות באמצע שבת.</w:t>
      </w:r>
    </w:p>
    <w:p w:rsidR="00DA63EC" w:rsidRDefault="00DA63EC" w:rsidP="00DA63EC">
      <w:pPr>
        <w:tabs>
          <w:tab w:val="center" w:pos="2835"/>
        </w:tabs>
        <w:rPr>
          <w:rtl/>
        </w:rPr>
      </w:pPr>
    </w:p>
    <w:p>
      <w:pPr>
        <w:pStyle w:val="afffff8"/>
        <w:rPr>
          <w:ins w:id="90357" w:author="קלוד" w:date="2026-10-11T12:32:08Z"/>
        </w:rPr>
      </w:pPr>
      <w:ins w:id="90358" w:author="קלוד" w:date="2026-10-11T12:32:08Z">
        <w:r>
          <w:rPr>
            <w:color w:val="7B3F00"/>
          </w:rPr>
          <w:t xml:space="preserve">'ממחרת השבת' - ממחרת יום טוב ולא שבת בראשית</w:t>
        </w:r>
      </w:ins>
    </w:p>
    <w:p>
      <w:pPr>
        <w:pStyle w:val="38"/>
        <w:rPr>
          <w:ins w:id="100552" w:author="מנוע מכני" w:date="2026-10-11T12:04:40Z"/>
        </w:rPr>
      </w:pPr>
      <w:del w:id="100551" w:author="מנוע מכני" w:date="2026-10-11T12:04:40Z">
        <w:r w:rsidRPr="00265E5E">
          <w:delText xml:space="preserve">•</w:delText>
        </w:r>
      </w:del>
      <w:r>
        <w:t xml:space="preserve"> </w:t>
      </w:r>
      <w:r>
        <w:t>ר"</w:t>
      </w:r>
      <w:r>
        <w:t xml:space="preserve">א</w:t>
      </w:r>
      <w:del w:id="102550" w:author="מנוע מכני" w:date="2026-10-11T12:04:40Z">
        <w:r>
          <w:delText xml:space="preserve"> </w:delText>
        </w:r>
        <w:r>
          <w:delText xml:space="preserve">אומר</w:delText>
        </w:r>
      </w:del>
      <w:r>
        <w:t xml:space="preserve">:</w:t>
      </w:r>
    </w:p>
    <w:p w:rsidR="00DA63EC" w:rsidRDefault="00DA63EC" w:rsidP="00DA63EC">
      <w:pPr>
        <w:tabs>
          <w:tab w:val="center" w:pos="2835"/>
        </w:tabs>
        <w:rPr>
          <w:rtl/>
        </w:rPr>
      </w:pPr>
      <w:del w:id="100553" w:author="מנוע מכני" w:date="2026-10-11T12:04:40Z">
        <w:r>
          <w:rPr>
            <w:rtl/>
          </w:rPr>
          <w:delText xml:space="preserve"> </w:delText>
        </w:r>
      </w:del>
      <w:r>
        <w:rPr>
          <w:rtl/>
        </w:rPr>
        <w:t xml:space="preserve">א"</w:t>
      </w:r>
      <w:r>
        <w:rPr>
          <w:rFonts w:hint="cs"/>
          <w:rtl/>
        </w:rPr>
        <w:t xml:space="preserve">צ</w:t>
      </w:r>
      <w:r>
        <w:rPr>
          <w:rFonts w:hint="cs"/>
          <w:rtl/>
        </w:rPr>
        <w:t xml:space="preserve"> </w:t>
      </w:r>
      <w:r w:rsidRPr="00664445">
        <w:rPr>
          <w:rStyle w:val="afffff0"/>
          <w:rFonts w:hint="cs"/>
          <w:rtl/>
        </w:rPr>
        <w:t>ד'</w:t>
      </w:r>
      <w:ins w:id="90753" w:author="Claude - סמנטי" w:date="2026-10-11T12:27:00Z">
        <w:r>
          <w:rPr>
            <w:rStyle w:val="afffff0"/>
            <w:rtl/>
          </w:rPr>
          <w:t xml:space="preserve">תִּסְפָּר לָךְ</w:t>
        </w:r>
      </w:ins>
      <w:del w:id="90754" w:author="Claude - סמנטי" w:date="2026-10-11T12:27:00Z">
        <w:r w:rsidRPr="00664445">
          <w:rPr>
            <w:rStyle w:val="afffff0"/>
            <w:rtl/>
          </w:rPr>
          <w:delText xml:space="preserve">תספר לך</w:delText>
        </w:r>
      </w:del>
      <w:r w:rsidRPr="00664445">
        <w:rPr>
          <w:rStyle w:val="afffff0"/>
          <w:rFonts w:hint="cs"/>
          <w:rtl/>
        </w:rPr>
        <w:t>'</w:t>
      </w:r>
      <w:r w:rsidRPr="00664445">
        <w:rPr>
          <w:rStyle w:val="afffff0"/>
          <w:rtl/>
        </w:rPr>
        <w:t>,</w:t>
      </w:r>
      <w:r>
        <w:rPr>
          <w:rtl/>
        </w:rPr>
        <w:t xml:space="preserve"> ספירה תלויה בבית דין, שהם יודעים לחדש ממחרת השבת - מחרת י"ט, יצאת שבת בראשית שספירתה בכל אדם.</w:t>
      </w:r>
    </w:p>
    <w:p w:rsidR="00DA63EC" w:rsidRDefault="00DA63EC" w:rsidP="00DA63EC">
      <w:pPr>
        <w:tabs>
          <w:tab w:val="center" w:pos="2835"/>
        </w:tabs>
        <w:rPr>
          <w:rtl/>
        </w:rPr>
      </w:pPr>
      <w:r>
        <w:rPr>
          <w:rStyle w:val="2fb"/>
          <w:rtl/>
        </w:rPr>
        <w:t xml:space="preserve">רבי</w:t>
      </w:r>
      <w:r>
        <w:rPr>
          <w:rtl/>
        </w:rPr>
        <w:t xml:space="preserve"> יהושע אומר,</w:t>
      </w:r>
      <w:r w:rsidRPr="00A563E0">
        <w:rPr>
          <w:rStyle w:val="afffff0"/>
          <w:rtl/>
        </w:rPr>
        <w:t xml:space="preserve"> </w:t>
      </w:r>
      <w:r w:rsidRPr="00A563E0">
        <w:rPr>
          <w:rStyle w:val="afffff0"/>
          <w:rFonts w:hint="cs"/>
          <w:rtl/>
        </w:rPr>
        <w:t>'</w:t>
      </w:r>
      <w:r w:rsidRPr="00A563E0">
        <w:rPr>
          <w:rStyle w:val="afffff0"/>
          <w:rtl/>
        </w:rPr>
        <w:t>מנה ימים וקדש חדש</w:t>
      </w:r>
      <w:r w:rsidRPr="00A563E0">
        <w:rPr>
          <w:rStyle w:val="afffff0"/>
          <w:rFonts w:hint="cs"/>
          <w:rtl/>
        </w:rPr>
        <w:t>'</w:t>
      </w:r>
      <w:r w:rsidRPr="00A563E0">
        <w:rPr>
          <w:rStyle w:val="afffff0"/>
          <w:rtl/>
        </w:rPr>
        <w:t>,</w:t>
      </w:r>
      <w:r>
        <w:rPr>
          <w:rtl/>
        </w:rPr>
        <w:t xml:space="preserve"> מנה ימים וקדש עצרת, מה חדש סמוך לביאתו ניכר, אף עצרת סמוך לביאתו ניכרת, </w:t>
      </w:r>
    </w:p>
    <w:p>
      <w:pPr>
        <w:pStyle w:val="38"/>
        <w:rPr>
          <w:ins w:id="100554" w:author="מנוע מכני" w:date="2026-10-11T12:04:40Z"/>
        </w:rPr>
      </w:pPr>
      <w:r>
        <w:lastRenderedPageBreak/>
        <w:t xml:space="preserve">וא"ת:</w:t>
      </w:r>
    </w:p>
    <w:p w:rsidR="00DA63EC" w:rsidRDefault="00DA63EC" w:rsidP="00DA63EC">
      <w:pPr>
        <w:tabs>
          <w:tab w:val="center" w:pos="2835"/>
        </w:tabs>
        <w:rPr>
          <w:rtl/>
        </w:rPr>
      </w:pPr>
      <w:del w:id="100555" w:author="מנוע מכני" w:date="2026-10-11T12:04:40Z">
        <w:r>
          <w:rPr>
            <w:rtl/>
          </w:rPr>
          <w:lastRenderedPageBreak/>
          <w:delText xml:space="preserve"> </w:delText>
        </w:r>
      </w:del>
      <w:r>
        <w:rPr>
          <w:rtl/>
        </w:rPr>
        <w:lastRenderedPageBreak/>
        <w:t xml:space="preserve">עצרת לעולם אחר השבת, היאך תהא ניכרת משלפניה.</w:t>
      </w:r>
    </w:p>
    <w:p>
      <w:pPr>
        <w:pStyle w:val="38"/>
        <w:rPr>
          <w:ins w:id="100557" w:author="מנוע מכני" w:date="2026-10-11T12:04:40Z"/>
        </w:rPr>
      </w:pPr>
      <w:del w:id="100556" w:author="מנוע מכני" w:date="2026-10-11T12:04:40Z">
        <w:r w:rsidRPr="00265E5E">
          <w:delText xml:space="preserve">•</w:delText>
        </w:r>
      </w:del>
      <w:r>
        <w:t xml:space="preserve"> </w:t>
      </w:r>
      <w:r>
        <w:t>רי</w:t>
      </w:r>
      <w:r>
        <w:t>"</w:t>
      </w:r>
      <w:r>
        <w:t xml:space="preserve">ש </w:t>
      </w:r>
      <w:r>
        <w:t xml:space="preserve">אמרה תורה:</w:t>
      </w:r>
    </w:p>
    <w:p w:rsidR="00DA63EC" w:rsidRDefault="00DA63EC" w:rsidP="00DA63EC">
      <w:pPr>
        <w:tabs>
          <w:tab w:val="center" w:pos="2835"/>
        </w:tabs>
        <w:rPr>
          <w:rtl/>
        </w:rPr>
      </w:pPr>
      <w:del w:id="100558" w:author="מנוע מכני" w:date="2026-10-11T12:04:40Z">
        <w:r>
          <w:rPr>
            <w:rtl/>
          </w:rPr>
          <w:delText xml:space="preserve"> </w:delText>
        </w:r>
      </w:del>
      <w:r>
        <w:rPr>
          <w:rtl/>
        </w:rPr>
        <w:t xml:space="preserve">הבא עומר בפסח ושתי הלחם בעצרת, מה להלן רגל ותחלת רגל, אף כאן רגל ותחלת רגל.</w:t>
      </w:r>
    </w:p>
    <w:p>
      <w:pPr>
        <w:pStyle w:val="38"/>
        <w:rPr>
          <w:ins w:id="100559" w:author="מנוע מכני" w:date="2026-10-11T12:04:40Z"/>
        </w:rPr>
      </w:pPr>
      <w:r>
        <w:t>ר</w:t>
      </w:r>
      <w:r>
        <w:t>יב</w:t>
      </w:r>
      <w:r>
        <w:t>"</w:t>
      </w:r>
      <w:r>
        <w:t>ב</w:t>
      </w:r>
      <w:r>
        <w:t xml:space="preserve">:</w:t>
      </w:r>
    </w:p>
    <w:p w:rsidR="00DA63EC" w:rsidRDefault="00DA63EC" w:rsidP="00DA63EC">
      <w:pPr>
        <w:tabs>
          <w:tab w:val="center" w:pos="2835"/>
        </w:tabs>
        <w:rPr>
          <w:rtl/>
        </w:rPr>
      </w:pPr>
      <w:del w:id="100560" w:author="מנוע מכני" w:date="2026-10-11T12:04:40Z">
        <w:r>
          <w:rPr>
            <w:rtl/>
          </w:rPr>
          <w:delText xml:space="preserve"> </w:delText>
        </w:r>
      </w:del>
      <w:r>
        <w:rPr>
          <w:rtl/>
        </w:rPr>
        <w:t xml:space="preserve">נאמר שבת למעלה ונאמר שבת למטה, מה להלן רגל ותחלת רגל סמוך לה, אף כאן רגל ותחלת רגל סמוך לה.</w:t>
      </w:r>
    </w:p>
    <w:p w:rsidR="00DA63EC" w:rsidRDefault="00DA63EC" w:rsidP="00DA63EC">
      <w:pPr>
        <w:tabs>
          <w:tab w:val="center" w:pos="2835"/>
        </w:tabs>
        <w:rPr>
          <w:rtl/>
        </w:rPr>
      </w:pPr>
    </w:p>
    <w:p>
      <w:pPr>
        <w:pStyle w:val="38"/>
        <w:rPr>
          <w:ins w:id="100562" w:author="מנוע מכני" w:date="2026-10-11T12:04:40Z"/>
        </w:rPr>
      </w:pPr>
      <w:del w:id="100561" w:author="מנוע מכני" w:date="2026-10-11T12:04:40Z">
        <w:r w:rsidRPr="00265E5E">
          <w:delText xml:space="preserve">•</w:delText>
        </w:r>
      </w:del>
      <w:r>
        <w:t xml:space="preserve"> </w:t>
      </w:r>
      <w:r w:rsidRPr="004A7C9A">
        <w:t>ת"ר</w:t>
      </w:r>
      <w:r>
        <w:t>:</w:t>
      </w:r>
    </w:p>
    <w:p w:rsidR="00DA63EC" w:rsidRDefault="00DA63EC" w:rsidP="00DA63EC">
      <w:pPr>
        <w:tabs>
          <w:tab w:val="center" w:pos="2835"/>
        </w:tabs>
        <w:rPr>
          <w:rtl/>
        </w:rPr>
      </w:pPr>
      <w:del w:id="100563" w:author="מנוע מכני" w:date="2026-10-11T12:04:40Z">
        <w:r w:rsidRPr="00A563E0">
          <w:rPr>
            <w:rStyle w:val="afffff0"/>
            <w:rtl/>
          </w:rPr>
          <w:delText xml:space="preserve"> </w:delText>
        </w:r>
      </w:del>
      <w:r w:rsidRPr="00A563E0">
        <w:rPr>
          <w:rStyle w:val="afffff0"/>
          <w:rFonts w:hint="cs"/>
          <w:rtl/>
        </w:rPr>
        <w:t>'</w:t>
      </w:r>
      <w:ins w:id="90755" w:author="Claude - סמנטי" w:date="2026-10-11T12:27:00Z">
        <w:r>
          <w:rPr>
            <w:rStyle w:val="afffff0"/>
            <w:rtl/>
          </w:rPr>
          <w:t xml:space="preserve">וּסְפַרְתֶּם לָכֶם</w:t>
        </w:r>
      </w:ins>
      <w:del w:id="90756" w:author="Claude - סמנטי" w:date="2026-10-11T12:27:00Z">
        <w:r w:rsidRPr="00A563E0">
          <w:rPr>
            <w:rStyle w:val="afffff0"/>
            <w:rtl/>
          </w:rPr>
          <w:delText xml:space="preserve">וספרתם לכם</w:delText>
        </w:r>
      </w:del>
      <w:r w:rsidRPr="00A563E0">
        <w:rPr>
          <w:rStyle w:val="afffff0"/>
          <w:rFonts w:hint="cs"/>
          <w:rtl/>
        </w:rPr>
        <w:t>'</w:t>
      </w:r>
      <w:r w:rsidRPr="00A563E0">
        <w:rPr>
          <w:rStyle w:val="afffff0"/>
          <w:rtl/>
        </w:rPr>
        <w:t xml:space="preserve"> </w:t>
      </w:r>
      <w:r>
        <w:rPr>
          <w:rtl/>
        </w:rPr>
        <w:t>- שתהא ספירה לכל אחד ואחד.</w:t>
      </w:r>
    </w:p>
    <w:p w:rsidR="00DA63EC" w:rsidRDefault="00DA63EC" w:rsidP="00DA63EC">
      <w:pPr>
        <w:tabs>
          <w:tab w:val="center" w:pos="2835"/>
        </w:tabs>
        <w:rPr>
          <w:rtl/>
        </w:rPr>
      </w:pPr>
      <w:del w:id="90170" w:author="מנוע מכני" w:date="2026-10-11T12:04:40Z">
        <w:r>
          <w:rPr>
            <w:rtl/>
          </w:rPr>
          <w:delText xml:space="preserve"> </w:delText>
        </w:r>
      </w:del>
      <w:r>
        <w:rPr>
          <w:rtl/>
        </w:rPr>
        <w:t xml:space="preserve">'</w:t>
      </w:r>
      <w:ins w:id="90757" w:author="Claude - סמנטי" w:date="2026-10-11T12:27:00Z">
        <w:r>
          <w:rPr>
            <w:rStyle w:val="afffff0"/>
            <w:rtl/>
          </w:rPr>
          <w:t xml:space="preserve">מִמָּחֳרַת הַשַּׁבָּת</w:t>
        </w:r>
      </w:ins>
      <w:del w:id="90758" w:author="Claude - סמנטי" w:date="2026-10-11T12:27:00Z">
        <w:r>
          <w:rPr>
            <w:rtl/>
          </w:rPr>
          <w:delText xml:space="preserve">ממחרת השבת</w:delText>
        </w:r>
      </w:del>
      <w:r>
        <w:rPr>
          <w:rFonts w:hint="cs"/>
          <w:rtl/>
        </w:rPr>
        <w:t>'</w:t>
      </w:r>
      <w:r>
        <w:rPr>
          <w:rtl/>
        </w:rPr>
        <w:t xml:space="preserve"> - ממחרת יום טוב, או אינו אלא למחרת שבת בראשית? </w:t>
      </w:r>
    </w:p>
    <w:p>
      <w:pPr>
        <w:pStyle w:val="38"/>
        <w:rPr>
          <w:ins w:id="100565" w:author="מנוע מכני" w:date="2026-10-11T12:04:40Z"/>
        </w:rPr>
      </w:pPr>
      <w:del w:id="100564" w:author="מנוע מכני" w:date="2026-10-11T12:04:40Z">
        <w:r w:rsidRPr="00265E5E">
          <w:delText xml:space="preserve">•</w:delText>
        </w:r>
      </w:del>
      <w:r>
        <w:t xml:space="preserve"> </w:t>
      </w:r>
      <w:r>
        <w:t>ריב</w:t>
      </w:r>
      <w:r>
        <w:t>"</w:t>
      </w:r>
      <w:r>
        <w:t>י</w:t>
      </w:r>
      <w:r>
        <w:t xml:space="preserve">:</w:t>
      </w:r>
    </w:p>
    <w:p w:rsidR="00DA63EC" w:rsidRDefault="00DA63EC" w:rsidP="00DA63EC">
      <w:pPr>
        <w:tabs>
          <w:tab w:val="center" w:pos="2835"/>
        </w:tabs>
        <w:rPr>
          <w:rtl/>
        </w:rPr>
      </w:pPr>
      <w:del w:id="100566" w:author="מנוע מכני" w:date="2026-10-11T12:04:40Z">
        <w:r>
          <w:rPr>
            <w:rtl/>
          </w:rPr>
          <w:delText xml:space="preserve"> </w:delText>
        </w:r>
      </w:del>
      <w:r>
        <w:rPr>
          <w:rtl/>
        </w:rPr>
        <w:t xml:space="preserve">הרי אומר תספרו חמשים יום, כל ספירות שאתה סופר </w:t>
      </w:r>
      <w:r>
        <w:rPr>
          <w:rtl/>
        </w:rPr>
        <w:t xml:space="preserve">לא</w:t>
      </w:r>
      <w:r>
        <w:rPr>
          <w:rtl/>
        </w:rPr>
        <w:t xml:space="preserve"> יהו אלא חמשים יום, </w:t>
      </w:r>
    </w:p>
    <w:p>
      <w:pPr>
        <w:pStyle w:val="38"/>
        <w:rPr>
          <w:ins w:id="100567" w:author="מנוע מכני" w:date="2026-10-11T12:04:40Z"/>
        </w:rPr>
      </w:pPr>
      <w:r>
        <w:t>וא</w:t>
      </w:r>
      <w:r>
        <w:t>"</w:t>
      </w:r>
      <w:r>
        <w:t>ת</w:t>
      </w:r>
      <w:r>
        <w:t xml:space="preserve">:</w:t>
      </w:r>
    </w:p>
    <w:p w:rsidR="00DA63EC" w:rsidRDefault="00DA63EC" w:rsidP="00DA63EC">
      <w:pPr>
        <w:tabs>
          <w:tab w:val="center" w:pos="2835"/>
        </w:tabs>
        <w:rPr>
          <w:rtl/>
        </w:rPr>
      </w:pPr>
      <w:del w:id="100568" w:author="מנוע מכני" w:date="2026-10-11T12:04:40Z">
        <w:r>
          <w:rPr>
            <w:rtl/>
          </w:rPr>
          <w:delText xml:space="preserve"> </w:delText>
        </w:r>
      </w:del>
      <w:r>
        <w:rPr>
          <w:rtl/>
        </w:rPr>
        <w:t xml:space="preserve">ממחרת שבת בראשית, פעמים שאתה מוצא חמשים ואחד, ופעמים שאתה מוצא חמשים ושנים, חמשים ושלשה, חמשים וארבעה, חמשים וחמשה, חמשים וששה.</w:t>
      </w:r>
    </w:p>
    <w:p w:rsidR="00DA63EC" w:rsidRDefault="00DA63EC" w:rsidP="00DA63EC">
      <w:pPr>
        <w:tabs>
          <w:tab w:val="center" w:pos="2835"/>
        </w:tabs>
        <w:rPr>
          <w:rtl/>
        </w:rPr>
      </w:pPr>
    </w:p>
    <w:p w:rsidR="00DA63EC" w:rsidRDefault="00DA63EC" w:rsidP="00DA63EC">
      <w:pPr>
        <w:pStyle w:val="afff3"/>
        <w:framePr w:wrap="around"/>
        <w:rPr>
          <w:rtl/>
        </w:rPr>
      </w:pPr>
      <w:r>
        <w:rPr>
          <w:rFonts w:hint="cs"/>
          <w:rtl/>
        </w:rPr>
        <w:t>סו.</w:t>
      </w:r>
    </w:p>
    <w:p>
      <w:pPr>
        <w:pStyle w:val="38"/>
        <w:rPr>
          <w:ins w:id="100570" w:author="מנוע מכני" w:date="2026-10-11T12:04:40Z"/>
        </w:rPr>
      </w:pPr>
      <w:del w:id="100569" w:author="מנוע מכני" w:date="2026-10-11T12:04:40Z">
        <w:r w:rsidRPr="00265E5E">
          <w:delText xml:space="preserve">•</w:delText>
        </w:r>
      </w:del>
      <w:r w:rsidRPr="00965568">
        <w:t xml:space="preserve"> </w:t>
      </w:r>
      <w:r w:rsidRPr="00965568">
        <w:t>ריב</w:t>
      </w:r>
      <w:r w:rsidRPr="00965568">
        <w:t>"</w:t>
      </w:r>
      <w:r w:rsidRPr="00965568">
        <w:t>ב</w:t>
      </w:r>
      <w:r w:rsidRPr="00965568">
        <w:t xml:space="preserve">:</w:t>
      </w:r>
    </w:p>
    <w:p w:rsidR="00DA63EC" w:rsidRDefault="00DA63EC" w:rsidP="00DA63EC">
      <w:pPr>
        <w:tabs>
          <w:tab w:val="center" w:pos="2835"/>
        </w:tabs>
        <w:rPr>
          <w:spacing w:val="2"/>
          <w:rtl/>
        </w:rPr>
      </w:pPr>
      <w:del w:id="100571" w:author="מנוע מכני" w:date="2026-10-11T12:04:40Z">
        <w:r w:rsidRPr="00965568">
          <w:rPr>
            <w:spacing w:val="2"/>
            <w:rtl/>
          </w:rPr>
          <w:delText xml:space="preserve"> </w:delText>
        </w:r>
      </w:del>
      <w:r w:rsidRPr="00965568">
        <w:rPr>
          <w:rFonts w:hint="cs"/>
          <w:spacing w:val="2"/>
          <w:rtl/>
        </w:rPr>
        <w:t>א</w:t>
      </w:r>
      <w:r w:rsidRPr="00965568">
        <w:rPr>
          <w:spacing w:val="2"/>
          <w:rtl/>
        </w:rPr>
        <w:t>"</w:t>
      </w:r>
      <w:r w:rsidRPr="00965568">
        <w:rPr>
          <w:rFonts w:hint="cs"/>
          <w:spacing w:val="2"/>
          <w:rtl/>
        </w:rPr>
        <w:t>צ</w:t>
      </w:r>
      <w:r w:rsidRPr="00965568">
        <w:rPr>
          <w:spacing w:val="2"/>
          <w:rtl/>
        </w:rPr>
        <w:t xml:space="preserve"> הרי הוא אומר תספור לך, ספירה תלויה בבית דין, יצתה שבת בראשית שספירתה בכל אדם.</w:t>
      </w:r>
    </w:p>
    <w:p>
      <w:pPr>
        <w:pStyle w:val="38"/>
        <w:rPr>
          <w:ins w:id="100572" w:author="מנוע מכני" w:date="2026-10-11T12:04:40Z"/>
        </w:rPr>
      </w:pPr>
      <w:r>
        <w:t>רבי יוסי:</w:t>
      </w:r>
    </w:p>
    <w:p w:rsidR="00DA63EC" w:rsidRDefault="00DA63EC" w:rsidP="00DA63EC">
      <w:pPr>
        <w:tabs>
          <w:tab w:val="center" w:pos="2835"/>
        </w:tabs>
        <w:rPr>
          <w:rtl/>
        </w:rPr>
      </w:pPr>
      <w:del w:id="100573" w:author="מנוע מכני" w:date="2026-10-11T12:04:40Z">
        <w:r w:rsidRPr="00A563E0">
          <w:rPr>
            <w:rStyle w:val="afffff0"/>
            <w:rtl/>
          </w:rPr>
          <w:delText xml:space="preserve"> </w:delText>
        </w:r>
      </w:del>
      <w:r w:rsidRPr="00A563E0">
        <w:rPr>
          <w:rStyle w:val="afffff0"/>
          <w:rFonts w:hint="cs"/>
          <w:rtl/>
        </w:rPr>
        <w:t>'</w:t>
      </w:r>
      <w:ins w:id="90759" w:author="Claude - סמנטי" w:date="2026-10-11T12:27:00Z">
        <w:r>
          <w:rPr>
            <w:rStyle w:val="afffff0"/>
            <w:rtl/>
          </w:rPr>
          <w:t xml:space="preserve">מִמָּחֳרַת הַשַּׁבָּת</w:t>
        </w:r>
      </w:ins>
      <w:del w:id="90760" w:author="Claude - סמנטי" w:date="2026-10-11T12:27:00Z">
        <w:r w:rsidRPr="00A563E0">
          <w:rPr>
            <w:rStyle w:val="afffff0"/>
            <w:rtl/>
          </w:rPr>
          <w:delText xml:space="preserve">ממחרת השבת</w:delText>
        </w:r>
      </w:del>
      <w:r w:rsidRPr="00A563E0">
        <w:rPr>
          <w:rStyle w:val="afffff0"/>
          <w:rFonts w:hint="cs"/>
          <w:rtl/>
        </w:rPr>
        <w:t>'</w:t>
      </w:r>
      <w:r w:rsidRPr="00A563E0">
        <w:rPr>
          <w:rStyle w:val="afffff0"/>
          <w:rtl/>
        </w:rPr>
        <w:t xml:space="preserve"> </w:t>
      </w:r>
      <w:r>
        <w:rPr>
          <w:rtl/>
        </w:rPr>
        <w:t xml:space="preserve">- ממחרת יום טוב</w:t>
      </w:r>
      <w:ins w:id="94957" w:author="מנוע מכני" w:date="2026-10-11T12:04:40Z">
        <w:r>
          <w:rPr>
            <w:rtl/>
          </w:rPr>
          <w:t xml:space="preserve">,</w:t>
        </w:r>
      </w:ins>
      <w:del w:id="94958" w:author="מנוע מכני" w:date="2026-10-11T12:04:40Z">
        <w:r>
          <w:rPr>
            <w:rtl/>
          </w:rPr>
          <w:delText xml:space="preserve">;</w:delText>
        </w:r>
      </w:del>
      <w:r>
        <w:rPr>
          <w:rtl/>
        </w:rPr>
        <w:t xml:space="preserve"> </w:t>
      </w:r>
      <w:r>
        <w:rPr>
          <w:rFonts w:hint="cs"/>
          <w:rtl/>
        </w:rPr>
        <w:t xml:space="preserve">ולא ממחרת השבת דלא נאמר אלא ממחרת השבת </w:t>
      </w:r>
      <w:r>
        <w:rPr>
          <w:rtl/>
        </w:rPr>
        <w:t xml:space="preserve">דכל השנה כולה מלאה שבתות, צא ובדוק איזו שבת? </w:t>
      </w:r>
    </w:p>
    <w:p>
      <w:pPr>
        <w:pStyle w:val="38"/>
        <w:rPr>
          <w:ins w:id="102439" w:author="מנוע מכני" w:date="2026-10-11T12:04:40Z"/>
        </w:rPr>
      </w:pPr>
      <w:r>
        <w:t xml:space="preserve">ועוד,</w:t>
      </w:r>
    </w:p>
    <w:p w:rsidR="00DA63EC" w:rsidRDefault="00DA63EC" w:rsidP="00DA63EC">
      <w:pPr>
        <w:tabs>
          <w:tab w:val="center" w:pos="2835"/>
        </w:tabs>
        <w:rPr>
          <w:rtl/>
        </w:rPr>
      </w:pPr>
      <w:del w:id="102440" w:author="מנוע מכני" w:date="2026-10-11T12:04:40Z">
        <w:r>
          <w:rPr>
            <w:rtl/>
          </w:rPr>
          <w:delText xml:space="preserve"> </w:delText>
        </w:r>
      </w:del>
      <w:r>
        <w:rPr>
          <w:rtl/>
        </w:rPr>
        <w:t xml:space="preserve">נאמרה שבת למטה ו</w:t>
      </w:r>
      <w:r>
        <w:rPr>
          <w:rFonts w:hint="cs"/>
          <w:rtl/>
        </w:rPr>
        <w:t xml:space="preserve">למעלה מה להלן רגל ותחילת רגל אף כאן. </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Style w:val="2fb"/>
          <w:rtl/>
        </w:rPr>
        <w:t>ר</w:t>
      </w:r>
      <w:r>
        <w:rPr>
          <w:rStyle w:val="2fb"/>
          <w:rFonts w:hint="cs"/>
          <w:rtl/>
        </w:rPr>
        <w:t>שב</w:t>
      </w:r>
      <w:r>
        <w:rPr>
          <w:rStyle w:val="2fb"/>
          <w:rtl/>
        </w:rPr>
        <w:t>"</w:t>
      </w:r>
      <w:r>
        <w:rPr>
          <w:rStyle w:val="2fb"/>
          <w:rFonts w:hint="cs"/>
          <w:rtl/>
        </w:rPr>
        <w:t xml:space="preserve">א</w:t>
      </w:r>
      <w:r>
        <w:rPr>
          <w:rFonts w:hint="cs"/>
          <w:rtl/>
        </w:rPr>
        <w:t xml:space="preserve"> </w:t>
      </w:r>
      <w:r>
        <w:rPr>
          <w:rtl/>
        </w:rPr>
        <w:t>אומר,</w:t>
      </w:r>
      <w:r w:rsidRPr="00A563E0">
        <w:rPr>
          <w:rStyle w:val="afffff0"/>
          <w:rtl/>
        </w:rPr>
        <w:t xml:space="preserve"> </w:t>
      </w:r>
      <w:r w:rsidRPr="00A563E0">
        <w:rPr>
          <w:rStyle w:val="afffff0"/>
          <w:rFonts w:hint="cs"/>
          <w:rtl/>
        </w:rPr>
        <w:t>'</w:t>
      </w:r>
      <w:ins w:id="90761" w:author="Claude - סמנטי" w:date="2026-10-11T12:27:00Z">
        <w:r>
          <w:rPr>
            <w:rStyle w:val="afffff0"/>
            <w:rtl/>
          </w:rPr>
          <w:t xml:space="preserve">שֵׁשֶׁת יָמִים תֹּאכַל מַצּוֹת</w:t>
        </w:r>
      </w:ins>
      <w:del w:id="90762" w:author="Claude - סמנטי" w:date="2026-10-11T12:27:00Z">
        <w:r w:rsidRPr="00A563E0">
          <w:rPr>
            <w:rStyle w:val="afffff0"/>
            <w:rtl/>
          </w:rPr>
          <w:delText xml:space="preserve">ששת ימים תאכל מצות</w:delText>
        </w:r>
      </w:del>
      <w:r w:rsidRPr="00A563E0">
        <w:rPr>
          <w:rStyle w:val="afffff0"/>
          <w:rFonts w:hint="cs"/>
          <w:rtl/>
        </w:rPr>
        <w:t>'</w:t>
      </w:r>
      <w:r w:rsidRPr="00A563E0">
        <w:rPr>
          <w:rStyle w:val="afffff0"/>
          <w:rtl/>
        </w:rPr>
        <w:t>,</w:t>
      </w:r>
      <w:r>
        <w:rPr>
          <w:rtl/>
        </w:rPr>
        <w:t xml:space="preserve"> וכתוב אחד אומר: שבעת ימים מצות תאכלו, הא </w:t>
      </w:r>
      <w:r w:rsidRPr="00F9294A">
        <w:rPr>
          <w:rtl/>
        </w:rPr>
        <w:t>כיצד? מצה שאי אתה יכול לאוכלה שבעה מן החדש, אתה יכול לאוכלה ששה מן החדש.</w:t>
      </w:r>
    </w:p>
    <w:p w:rsidR="00DA63EC" w:rsidRDefault="00DA63EC" w:rsidP="00DA63EC">
      <w:pPr>
        <w:tabs>
          <w:tab w:val="center" w:pos="2835"/>
        </w:tabs>
        <w:rPr>
          <w:spacing w:val="2"/>
          <w:rtl/>
        </w:rPr>
      </w:pPr>
      <w:del w:id="90171" w:author="מנוע מכני" w:date="2026-10-11T12:04:40Z">
        <w:r>
          <w:rPr>
            <w:rtl/>
          </w:rPr>
          <w:delText xml:space="preserve"> </w:delText>
        </w:r>
      </w:del>
      <w:r>
        <w:rPr>
          <w:rtl/>
        </w:rPr>
        <w:t xml:space="preserve">'</w:t>
      </w:r>
      <w:r w:rsidRPr="00965568">
        <w:rPr>
          <w:rStyle w:val="afffff0"/>
          <w:spacing w:val="2"/>
          <w:rtl/>
        </w:rPr>
        <w:t>מיום הביאכם</w:t>
      </w:r>
      <w:r w:rsidRPr="00965568">
        <w:rPr>
          <w:rStyle w:val="afffff0"/>
          <w:rFonts w:hint="cs"/>
          <w:spacing w:val="2"/>
          <w:rtl/>
        </w:rPr>
        <w:t xml:space="preserve"> </w:t>
      </w:r>
      <w:r w:rsidRPr="00965568">
        <w:rPr>
          <w:rStyle w:val="afffff0"/>
          <w:spacing w:val="2"/>
          <w:rtl/>
        </w:rPr>
        <w:t>תספרו</w:t>
      </w:r>
      <w:r w:rsidRPr="00965568">
        <w:rPr>
          <w:rFonts w:hint="cs"/>
          <w:spacing w:val="2"/>
          <w:rtl/>
        </w:rPr>
        <w:t>'</w:t>
      </w:r>
      <w:r w:rsidRPr="00965568">
        <w:rPr>
          <w:spacing w:val="2"/>
          <w:rtl/>
        </w:rPr>
        <w:t xml:space="preserve"> - יכול יקצור ויביא ואימתי שירצה יספור? </w:t>
      </w:r>
      <w:r w:rsidRPr="00965568">
        <w:rPr>
          <w:spacing w:val="2"/>
          <w:rtl/>
        </w:rPr>
        <w:t xml:space="preserve">ת"ל</w:t>
      </w:r>
      <w:r w:rsidRPr="00965568">
        <w:rPr>
          <w:spacing w:val="2"/>
          <w:rtl/>
        </w:rPr>
        <w:t xml:space="preserve">:</w:t>
      </w:r>
      <w:r w:rsidRPr="00A563E0">
        <w:rPr>
          <w:rStyle w:val="afffff0"/>
          <w:rtl/>
        </w:rPr>
        <w:t xml:space="preserve"> </w:t>
      </w:r>
      <w:r w:rsidRPr="00A563E0">
        <w:rPr>
          <w:rStyle w:val="afffff0"/>
          <w:rFonts w:hint="cs"/>
          <w:rtl/>
        </w:rPr>
        <w:t>'</w:t>
      </w:r>
      <w:r w:rsidRPr="00A563E0">
        <w:rPr>
          <w:rStyle w:val="afffff0"/>
          <w:rtl/>
        </w:rPr>
        <w:t>מהחל חרמש בקמה תחל לספור</w:t>
      </w:r>
      <w:r w:rsidRPr="00A563E0">
        <w:rPr>
          <w:rStyle w:val="afffff0"/>
          <w:rFonts w:hint="cs"/>
          <w:rtl/>
        </w:rPr>
        <w:t>'</w:t>
      </w:r>
      <w:r w:rsidRPr="00A563E0">
        <w:rPr>
          <w:rStyle w:val="afffff0"/>
          <w:rtl/>
        </w:rPr>
        <w:t>.</w:t>
      </w:r>
    </w:p>
    <w:p w:rsidR="00DA63EC" w:rsidRDefault="00DA63EC" w:rsidP="00DA63EC">
      <w:pPr>
        <w:tabs>
          <w:tab w:val="center" w:pos="2835"/>
        </w:tabs>
        <w:rPr>
          <w:rtl/>
        </w:rPr>
      </w:pPr>
      <w:ins w:id="96237" w:author="מנוע מכני" w:date="2026-10-11T12:04:40Z">
        <w:r>
          <w:rPr>
            <w:rtl/>
          </w:rPr>
          <w:t xml:space="preserve">אם </w:t>
        </w:r>
      </w:ins>
      <w:del w:id="96238" w:author="מנוע מכני" w:date="2026-10-11T12:04:40Z">
        <w:r>
          <w:rPr>
            <w:rtl/>
          </w:rPr>
          <w:delText xml:space="preserve">אי </w:delText>
        </w:r>
      </w:del>
      <w:r>
        <w:rPr>
          <w:rtl/>
        </w:rPr>
        <w:t xml:space="preserve">מהחל חרמש תחל לספור, יכול יקצור ויספור ואימתי שירצה יביא? </w:t>
      </w:r>
      <w:r>
        <w:rPr>
          <w:rtl/>
        </w:rPr>
        <w:t xml:space="preserve">ת"ל</w:t>
      </w:r>
      <w:r>
        <w:rPr>
          <w:rtl/>
        </w:rPr>
        <w:t xml:space="preserve">:</w:t>
      </w:r>
      <w:r w:rsidRPr="00A563E0">
        <w:rPr>
          <w:rStyle w:val="afffff0"/>
          <w:rtl/>
        </w:rPr>
        <w:t xml:space="preserve"> </w:t>
      </w:r>
      <w:r w:rsidRPr="00A563E0">
        <w:rPr>
          <w:rStyle w:val="afffff0"/>
          <w:rFonts w:hint="cs"/>
          <w:rtl/>
        </w:rPr>
        <w:t>'</w:t>
      </w:r>
      <w:ins w:id="90763" w:author="Claude - סמנטי" w:date="2026-10-11T12:27:00Z">
        <w:r>
          <w:rPr>
            <w:rStyle w:val="afffff0"/>
            <w:rtl/>
          </w:rPr>
          <w:t xml:space="preserve">מִיּוֹם הֲבִיאֲכֶם</w:t>
        </w:r>
      </w:ins>
      <w:del w:id="90764" w:author="Claude - סמנטי" w:date="2026-10-11T12:27:00Z">
        <w:r w:rsidRPr="00A563E0">
          <w:rPr>
            <w:rStyle w:val="afffff0"/>
            <w:rtl/>
          </w:rPr>
          <w:delText xml:space="preserve">מיום הביאכם</w:delText>
        </w:r>
      </w:del>
      <w:r w:rsidRPr="00A563E0">
        <w:rPr>
          <w:rStyle w:val="afffff0"/>
          <w:rFonts w:hint="cs"/>
          <w:rtl/>
        </w:rPr>
        <w:t>'</w:t>
      </w:r>
      <w:r w:rsidRPr="00A563E0">
        <w:rPr>
          <w:rStyle w:val="afffff0"/>
          <w:rtl/>
        </w:rPr>
        <w:t>.</w:t>
      </w:r>
    </w:p>
    <w:p w:rsidR="00DA63EC" w:rsidRDefault="00DA63EC" w:rsidP="00DA63EC">
      <w:pPr>
        <w:tabs>
          <w:tab w:val="center" w:pos="2835"/>
        </w:tabs>
        <w:rPr>
          <w:rtl/>
        </w:rPr>
      </w:pPr>
      <w:ins w:id="96239" w:author="מנוע מכני" w:date="2026-10-11T12:04:40Z">
        <w:r>
          <w:rPr>
            <w:rtl/>
          </w:rPr>
          <w:t xml:space="preserve">אם </w:t>
        </w:r>
      </w:ins>
      <w:del w:id="96240" w:author="מנוע מכני" w:date="2026-10-11T12:04:40Z">
        <w:r>
          <w:rPr>
            <w:rtl/>
          </w:rPr>
          <w:delText xml:space="preserve">אי </w:delText>
        </w:r>
      </w:del>
      <w:r>
        <w:rPr>
          <w:rtl/>
        </w:rPr>
        <w:t xml:space="preserve">מיום הביאכם, יכול יקצור ויספור ויביא ביום? </w:t>
      </w:r>
      <w:r>
        <w:rPr>
          <w:rtl/>
        </w:rPr>
        <w:t xml:space="preserve">ת"ל</w:t>
      </w:r>
      <w:r>
        <w:rPr>
          <w:rtl/>
        </w:rPr>
        <w:t xml:space="preserve">:</w:t>
      </w:r>
      <w:r w:rsidRPr="00A563E0">
        <w:rPr>
          <w:rStyle w:val="afffff0"/>
          <w:rtl/>
        </w:rPr>
        <w:t xml:space="preserve"> </w:t>
      </w:r>
      <w:r w:rsidRPr="00A563E0">
        <w:rPr>
          <w:rStyle w:val="afffff0"/>
          <w:rFonts w:hint="cs"/>
          <w:rtl/>
        </w:rPr>
        <w:t>'</w:t>
      </w:r>
      <w:r w:rsidRPr="00A563E0">
        <w:rPr>
          <w:rStyle w:val="afffff0"/>
          <w:rtl/>
        </w:rPr>
        <w:t>שבע שבתות תמימות תהיינה</w:t>
      </w:r>
      <w:r w:rsidRPr="00A563E0">
        <w:rPr>
          <w:rStyle w:val="afffff0"/>
          <w:rFonts w:hint="cs"/>
          <w:rtl/>
        </w:rPr>
        <w:t>'</w:t>
      </w:r>
      <w:r w:rsidRPr="00A563E0">
        <w:rPr>
          <w:rStyle w:val="afffff0"/>
          <w:rtl/>
        </w:rPr>
        <w:t>,</w:t>
      </w:r>
      <w:r>
        <w:rPr>
          <w:rtl/>
        </w:rPr>
        <w:t xml:space="preserve"> אימתי אתה מוצא שבע שבתות תמימות? בזמן שאתה מתחיל לימנות מבערב.</w:t>
      </w:r>
    </w:p>
    <w:p w:rsidR="00DA63EC" w:rsidRPr="00FE1B89" w:rsidRDefault="00DA63EC" w:rsidP="00DA63EC">
      <w:pPr>
        <w:tabs>
          <w:tab w:val="center" w:pos="2835"/>
        </w:tabs>
        <w:rPr>
          <w:spacing w:val="-4"/>
          <w:rtl/>
        </w:rPr>
      </w:pPr>
      <w:r w:rsidRPr="00FE1B89">
        <w:rPr>
          <w:spacing w:val="-4"/>
          <w:rtl/>
        </w:rPr>
        <w:t xml:space="preserve">יכול יקצור ויביא ויספור בלילה? </w:t>
      </w:r>
      <w:r w:rsidRPr="00FE1B89">
        <w:rPr>
          <w:spacing w:val="-4"/>
          <w:rtl/>
        </w:rPr>
        <w:t xml:space="preserve">ת"ל</w:t>
      </w:r>
      <w:r w:rsidRPr="00FE1B89">
        <w:rPr>
          <w:spacing w:val="-4"/>
          <w:rtl/>
        </w:rPr>
        <w:t xml:space="preserve">:</w:t>
      </w:r>
      <w:r w:rsidRPr="00FE1B89">
        <w:rPr>
          <w:rStyle w:val="afffff0"/>
          <w:spacing w:val="-4"/>
          <w:rtl/>
        </w:rPr>
        <w:t xml:space="preserve"> </w:t>
      </w:r>
      <w:r w:rsidRPr="00FE1B89">
        <w:rPr>
          <w:rStyle w:val="afffff0"/>
          <w:rFonts w:hint="cs"/>
          <w:spacing w:val="-4"/>
          <w:rtl/>
        </w:rPr>
        <w:t>'</w:t>
      </w:r>
      <w:ins w:id="90765" w:author="Claude - סמנטי" w:date="2026-10-11T12:27:00Z">
        <w:r>
          <w:rPr>
            <w:rStyle w:val="afffff0"/>
            <w:spacing w:val="-4"/>
            <w:rtl/>
          </w:rPr>
          <w:t xml:space="preserve">מִיּוֹם הֲבִיאֲכֶם</w:t>
        </w:r>
      </w:ins>
      <w:del w:id="90766" w:author="Claude - סמנטי" w:date="2026-10-11T12:27:00Z">
        <w:r w:rsidRPr="00FE1B89">
          <w:rPr>
            <w:rStyle w:val="afffff0"/>
            <w:spacing w:val="-4"/>
            <w:rtl/>
          </w:rPr>
          <w:delText xml:space="preserve">מיום הביאכם</w:delText>
        </w:r>
      </w:del>
      <w:r w:rsidRPr="00FE1B89">
        <w:rPr>
          <w:rStyle w:val="afffff0"/>
          <w:rFonts w:hint="cs"/>
          <w:spacing w:val="-4"/>
          <w:rtl/>
        </w:rPr>
        <w:t>'</w:t>
      </w:r>
      <w:r w:rsidRPr="00FE1B89">
        <w:rPr>
          <w:rStyle w:val="afffff0"/>
          <w:spacing w:val="-4"/>
          <w:rtl/>
        </w:rPr>
        <w:t>,</w:t>
      </w:r>
      <w:r w:rsidRPr="00FE1B89">
        <w:rPr>
          <w:spacing w:val="-4"/>
          <w:rtl/>
        </w:rPr>
        <w:t xml:space="preserve"> הא כיצד? קצירה וספירה בלילה והבאה ביום.</w:t>
      </w:r>
    </w:p>
    <w:p>
      <w:pPr>
        <w:pStyle w:val="38"/>
        <w:rPr>
          <w:ins w:id="100575" w:author="מנוע מכני" w:date="2026-10-11T12:04:40Z"/>
        </w:rPr>
      </w:pPr>
      <w:del w:id="100574" w:author="מנוע מכני" w:date="2026-10-11T12:04:40Z">
        <w:r w:rsidRPr="00265E5E">
          <w:delText xml:space="preserve">•</w:delText>
        </w:r>
      </w:del>
      <w:r>
        <w:t xml:space="preserve"> </w:t>
      </w:r>
      <w:r>
        <w:t xml:space="preserve">רבא:</w:t>
      </w:r>
    </w:p>
    <w:p w:rsidR="00DA63EC" w:rsidRDefault="00DA63EC" w:rsidP="00DA63EC">
      <w:pPr>
        <w:tabs>
          <w:tab w:val="center" w:pos="2835"/>
        </w:tabs>
        <w:rPr>
          <w:rtl/>
        </w:rPr>
      </w:pPr>
      <w:del w:id="100576" w:author="מנוע מכני" w:date="2026-10-11T12:04:40Z">
        <w:r>
          <w:rPr>
            <w:rtl/>
          </w:rPr>
          <w:delText xml:space="preserve"> </w:delText>
        </w:r>
      </w:del>
      <w:r>
        <w:rPr>
          <w:rtl/>
        </w:rPr>
        <w:t xml:space="preserve">כול</w:t>
      </w:r>
      <w:r>
        <w:rPr>
          <w:rFonts w:hint="cs"/>
          <w:rtl/>
        </w:rPr>
        <w:t xml:space="preserve">ם אפשר לפרוך חוצי משני תנאי אחרונים </w:t>
      </w:r>
      <w:r>
        <w:rPr>
          <w:rtl/>
        </w:rPr>
        <w:t xml:space="preserve">במתניתא </w:t>
      </w:r>
      <w:ins w:id="95865" w:author="מנוע מכני" w:date="2026-10-11T12:04:40Z">
        <w:r>
          <w:rPr>
            <w:rtl/>
          </w:rPr>
          <w:t xml:space="preserve">ראשונה</w:t>
        </w:r>
      </w:ins>
      <w:del w:id="95866" w:author="מנוע מכני" w:date="2026-10-11T12:04:40Z">
        <w:r>
          <w:rPr>
            <w:rtl/>
          </w:rPr>
          <w:delText xml:space="preserve">קמייתא</w:delText>
        </w:r>
      </w:del>
      <w:r>
        <w:rPr>
          <w:rtl/>
        </w:rPr>
        <w:t xml:space="preserve"> בין במתניתא </w:t>
      </w:r>
      <w:ins w:id="95863" w:author="מנוע מכני" w:date="2026-10-11T12:04:40Z">
        <w:r>
          <w:rPr>
            <w:rtl/>
          </w:rPr>
          <w:t xml:space="preserve">אחרונה</w:t>
        </w:r>
      </w:ins>
      <w:del w:id="95864" w:author="מנוע מכני" w:date="2026-10-11T12:04:40Z">
        <w:r>
          <w:rPr>
            <w:rtl/>
          </w:rPr>
          <w:delText xml:space="preserve">בתרייתא</w:delText>
        </w:r>
      </w:del>
      <w:r>
        <w:rPr>
          <w:rtl/>
        </w:rPr>
        <w:t xml:space="preserve"> </w:t>
      </w:r>
      <w:ins w:id="93295" w:author="מנוע מכני" w:date="2026-10-11T12:04:40Z">
        <w:r>
          <w:rPr>
            <w:rtl/>
          </w:rPr>
          <w:t xml:space="preserve">דאין</w:t>
        </w:r>
      </w:ins>
      <w:del w:id="93296" w:author="מנוע מכני" w:date="2026-10-11T12:04:40Z">
        <w:r>
          <w:rPr>
            <w:rtl/>
          </w:rPr>
          <w:delText xml:space="preserve">דלית</w:delText>
        </w:r>
      </w:del>
      <w:r>
        <w:rPr>
          <w:rtl/>
        </w:rPr>
        <w:t xml:space="preserve"> </w:t>
      </w:r>
      <w:ins w:id="95717" w:author="מנוע מכני" w:date="2026-10-11T12:04:40Z">
        <w:r>
          <w:rPr>
            <w:rtl/>
          </w:rPr>
          <w:t xml:space="preserve">להם</w:t>
        </w:r>
      </w:ins>
      <w:del w:id="95718" w:author="מנוע מכני" w:date="2026-10-11T12:04:40Z">
        <w:r>
          <w:rPr>
            <w:rtl/>
          </w:rPr>
          <w:delText xml:space="preserve">להו</w:delText>
        </w:r>
      </w:del>
      <w:r>
        <w:rPr>
          <w:rtl/>
        </w:rPr>
        <w:t xml:space="preserve"> פירכא</w:t>
      </w:r>
      <w:ins w:id="94959" w:author="מנוע מכני" w:date="2026-10-11T12:04:40Z">
        <w:r>
          <w:rPr>
            <w:rtl/>
          </w:rPr>
          <w:t xml:space="preserve">,</w:t>
        </w:r>
      </w:ins>
      <w:del w:id="94960"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6241" w:author="מנוע מכני" w:date="2026-10-11T12:04:40Z">
        <w:r>
          <w:rPr>
            <w:rFonts w:hint="cs"/>
            <w:rtl/>
          </w:rPr>
          <w:t xml:space="preserve">אם </w:t>
        </w:r>
      </w:ins>
      <w:del w:id="96242" w:author="מנוע מכני" w:date="2026-10-11T12:04:40Z">
        <w:r>
          <w:rPr>
            <w:rFonts w:hint="cs"/>
            <w:rtl/>
          </w:rPr>
          <w:delText xml:space="preserve">אי </w:delText>
        </w:r>
      </w:del>
      <w:r>
        <w:rPr>
          <w:rStyle w:val="2fb"/>
          <w:rFonts w:hint="cs"/>
          <w:rtl/>
        </w:rPr>
        <w:t xml:space="preserve">מדריב</w:t>
      </w:r>
      <w:r>
        <w:rPr>
          <w:rStyle w:val="2fb"/>
          <w:rtl/>
        </w:rPr>
        <w:t>"</w:t>
      </w:r>
      <w:r>
        <w:rPr>
          <w:rStyle w:val="2fb"/>
          <w:rFonts w:hint="cs"/>
          <w:rtl/>
        </w:rPr>
        <w:t>ז</w:t>
      </w:r>
      <w:r>
        <w:rPr>
          <w:rtl/>
        </w:rPr>
        <w:t xml:space="preserve"> </w:t>
      </w:r>
      <w:ins w:id="93297" w:author="מנוע מכני" w:date="2026-10-11T12:04:40Z">
        <w:r>
          <w:rPr>
            <w:rtl/>
          </w:rPr>
          <w:t xml:space="preserve">שמא</w:t>
        </w:r>
      </w:ins>
      <w:del w:id="93298" w:author="מנוע מכני" w:date="2026-10-11T12:04:40Z">
        <w:r>
          <w:rPr>
            <w:rtl/>
          </w:rPr>
          <w:delText xml:space="preserve">דלמא</w:delText>
        </w:r>
      </w:del>
      <w:r>
        <w:rPr>
          <w:rtl/>
        </w:rPr>
        <w:t xml:space="preserve"> </w:t>
      </w:r>
      <w:r>
        <w:rPr>
          <w:rStyle w:val="2fb"/>
          <w:rtl/>
        </w:rPr>
        <w:t xml:space="preserve">כדאביי</w:t>
      </w:r>
      <w:r>
        <w:rPr>
          <w:rtl/>
        </w:rPr>
        <w:t xml:space="preserve">, דאמר מצוה </w:t>
      </w:r>
      <w:ins w:id="90207" w:author="Claude - סמנטי" w:date="2026-10-11T12:27:00Z">
        <w:r>
          <w:rPr>
            <w:rtl/>
          </w:rPr>
          <w:t xml:space="preserve">למנות</w:t>
        </w:r>
      </w:ins>
      <w:del w:id="90208" w:author="Claude - סמנטי" w:date="2026-10-11T12:27:00Z">
        <w:r>
          <w:rPr>
            <w:rtl/>
          </w:rPr>
          <w:delText xml:space="preserve">למימני</w:delText>
        </w:r>
      </w:del>
      <w:r>
        <w:rPr>
          <w:rtl/>
        </w:rPr>
        <w:t xml:space="preserve"> יומי ומצוה </w:t>
      </w:r>
      <w:ins w:id="90205" w:author="Claude - סמנטי" w:date="2026-10-11T12:27:00Z">
        <w:r>
          <w:rPr>
            <w:rtl/>
          </w:rPr>
          <w:t xml:space="preserve">למנות</w:t>
        </w:r>
      </w:ins>
      <w:del w:id="90206" w:author="Claude - סמנטי" w:date="2026-10-11T12:27:00Z">
        <w:r>
          <w:rPr>
            <w:rtl/>
          </w:rPr>
          <w:delText xml:space="preserve">למימני</w:delText>
        </w:r>
      </w:del>
      <w:r>
        <w:rPr>
          <w:rtl/>
        </w:rPr>
        <w:t xml:space="preserve"> שבועי!</w:t>
      </w:r>
    </w:p>
    <w:p w:rsidR="00DA63EC" w:rsidRDefault="00DA63EC" w:rsidP="00DA63EC">
      <w:pPr>
        <w:tabs>
          <w:tab w:val="center" w:pos="2835"/>
        </w:tabs>
        <w:rPr>
          <w:rtl/>
        </w:rPr>
      </w:pPr>
      <w:ins w:id="96243" w:author="מנוע מכני" w:date="2026-10-11T12:04:40Z">
        <w:r>
          <w:rPr>
            <w:rtl/>
          </w:rPr>
          <w:t xml:space="preserve">אם </w:t>
        </w:r>
      </w:ins>
      <w:del w:id="96244" w:author="מנוע מכני" w:date="2026-10-11T12:04:40Z">
        <w:r>
          <w:rPr>
            <w:rtl/>
          </w:rPr>
          <w:delText xml:space="preserve">אי </w:delText>
        </w:r>
      </w:del>
      <w:r>
        <w:rPr>
          <w:rStyle w:val="2fb"/>
          <w:rtl/>
        </w:rPr>
        <w:t xml:space="preserve">מדר"</w:t>
      </w:r>
      <w:r>
        <w:rPr>
          <w:rStyle w:val="2fb"/>
          <w:rFonts w:hint="cs"/>
          <w:rtl/>
        </w:rPr>
        <w:t xml:space="preserve">א</w:t>
      </w:r>
      <w:r>
        <w:rPr>
          <w:rFonts w:hint="cs"/>
          <w:rtl/>
        </w:rPr>
        <w:t xml:space="preserve"> </w:t>
      </w:r>
      <w:r>
        <w:rPr>
          <w:rStyle w:val="2fb"/>
          <w:rFonts w:hint="cs"/>
          <w:rtl/>
        </w:rPr>
        <w:t xml:space="preserve">ורי</w:t>
      </w:r>
      <w:r>
        <w:rPr>
          <w:rStyle w:val="2fb"/>
          <w:rtl/>
        </w:rPr>
        <w:t>"</w:t>
      </w:r>
      <w:r>
        <w:rPr>
          <w:rStyle w:val="2fb"/>
          <w:rFonts w:hint="cs"/>
          <w:rtl/>
        </w:rPr>
        <w:t xml:space="preserve">ה</w:t>
      </w:r>
      <w:r>
        <w:rPr>
          <w:rFonts w:hint="cs"/>
          <w:rtl/>
        </w:rPr>
        <w:t xml:space="preserve"> </w:t>
      </w:r>
      <w:ins w:id="93301" w:author="מנוע מכני" w:date="2026-10-11T12:04:40Z">
        <w:r>
          <w:rPr>
            <w:rtl/>
          </w:rPr>
          <w:t xml:space="preserve">ממה</w:t>
        </w:r>
      </w:ins>
      <w:del w:id="93302" w:author="מנוע מכני" w:date="2026-10-11T12:04:40Z">
        <w:r>
          <w:rPr>
            <w:rtl/>
          </w:rPr>
          <w:delText xml:space="preserve">ממאי</w:delText>
        </w:r>
      </w:del>
      <w:r>
        <w:rPr>
          <w:rtl/>
        </w:rPr>
        <w:t xml:space="preserve"> דביום טוב ראשון </w:t>
      </w:r>
      <w:ins w:id="97503" w:author="מנוע מכני" w:date="2026-10-11T12:04:40Z">
        <w:r>
          <w:rPr>
            <w:rtl/>
          </w:rPr>
          <w:t xml:space="preserve">עומד</w:t>
        </w:r>
      </w:ins>
      <w:del w:id="97504" w:author="מנוע מכני" w:date="2026-10-11T12:04:40Z">
        <w:r>
          <w:rPr>
            <w:rtl/>
          </w:rPr>
          <w:delText xml:space="preserve">קאי</w:delText>
        </w:r>
      </w:del>
      <w:r>
        <w:rPr>
          <w:rtl/>
        </w:rPr>
        <w:t xml:space="preserve">? </w:t>
      </w:r>
      <w:ins w:id="93299" w:author="מנוע מכני" w:date="2026-10-11T12:04:40Z">
        <w:r>
          <w:rPr>
            <w:rtl/>
          </w:rPr>
          <w:t xml:space="preserve">שמא</w:t>
        </w:r>
      </w:ins>
      <w:del w:id="93300" w:author="מנוע מכני" w:date="2026-10-11T12:04:40Z">
        <w:r>
          <w:rPr>
            <w:rtl/>
          </w:rPr>
          <w:delText xml:space="preserve">דלמא</w:delText>
        </w:r>
      </w:del>
      <w:r>
        <w:rPr>
          <w:rtl/>
        </w:rPr>
        <w:t xml:space="preserve"> ביום טוב אחרון </w:t>
      </w:r>
      <w:ins w:id="97505" w:author="מנוע מכני" w:date="2026-10-11T12:04:40Z">
        <w:r>
          <w:rPr>
            <w:rtl/>
          </w:rPr>
          <w:t xml:space="preserve">עומד</w:t>
        </w:r>
      </w:ins>
      <w:del w:id="97506" w:author="מנוע מכני" w:date="2026-10-11T12:04:40Z">
        <w:r>
          <w:rPr>
            <w:rtl/>
          </w:rPr>
          <w:delText xml:space="preserve">קאי</w:delText>
        </w:r>
      </w:del>
      <w:r>
        <w:rPr>
          <w:rtl/>
        </w:rPr>
        <w:t xml:space="preserve">!</w:t>
      </w:r>
    </w:p>
    <w:p w:rsidR="00DA63EC" w:rsidRDefault="00DA63EC" w:rsidP="00DA63EC">
      <w:pPr>
        <w:tabs>
          <w:tab w:val="center" w:pos="2835"/>
        </w:tabs>
        <w:rPr>
          <w:rtl/>
        </w:rPr>
      </w:pPr>
    </w:p>
    <w:p w:rsidR="00DA63EC" w:rsidRDefault="00DA63EC" w:rsidP="00DA63EC">
      <w:pPr>
        <w:tabs>
          <w:tab w:val="center" w:pos="2835"/>
        </w:tabs>
        <w:rPr>
          <w:rtl/>
        </w:rPr>
      </w:pPr>
      <w:r>
        <w:rPr>
          <w:rStyle w:val="2fb"/>
          <w:rtl/>
        </w:rPr>
        <w:t>דר</w:t>
      </w:r>
      <w:r>
        <w:rPr>
          <w:rStyle w:val="2fb"/>
          <w:rFonts w:hint="cs"/>
          <w:rtl/>
        </w:rPr>
        <w:t>י</w:t>
      </w:r>
      <w:r>
        <w:rPr>
          <w:rStyle w:val="2fb"/>
          <w:rtl/>
        </w:rPr>
        <w:t>"</w:t>
      </w:r>
      <w:r>
        <w:rPr>
          <w:rStyle w:val="2fb"/>
          <w:rFonts w:hint="cs"/>
          <w:rtl/>
        </w:rPr>
        <w:t xml:space="preserve">ש</w:t>
      </w:r>
      <w:r>
        <w:rPr>
          <w:rFonts w:hint="cs"/>
          <w:rtl/>
        </w:rPr>
        <w:t xml:space="preserve"> </w:t>
      </w:r>
      <w:r>
        <w:rPr>
          <w:rStyle w:val="2fb"/>
          <w:rFonts w:hint="cs"/>
          <w:rtl/>
        </w:rPr>
        <w:t xml:space="preserve">וריב</w:t>
      </w:r>
      <w:r>
        <w:rPr>
          <w:rStyle w:val="2fb"/>
          <w:rtl/>
        </w:rPr>
        <w:t>"</w:t>
      </w:r>
      <w:r>
        <w:rPr>
          <w:rStyle w:val="2fb"/>
          <w:rFonts w:hint="cs"/>
          <w:rtl/>
        </w:rPr>
        <w:t xml:space="preserve">ב</w:t>
      </w:r>
      <w:r>
        <w:rPr>
          <w:rFonts w:hint="cs"/>
          <w:rtl/>
        </w:rPr>
        <w:t xml:space="preserve"> </w:t>
      </w:r>
      <w:ins w:id="93305" w:author="מנוע מכני" w:date="2026-10-11T12:04:40Z">
        <w:r>
          <w:rPr>
            <w:rtl/>
          </w:rPr>
          <w:t xml:space="preserve">אין</w:t>
        </w:r>
      </w:ins>
      <w:del w:id="93306" w:author="מנוע מכני" w:date="2026-10-11T12:04:40Z">
        <w:r>
          <w:rPr>
            <w:rtl/>
          </w:rPr>
          <w:delText xml:space="preserve">לית</w:delText>
        </w:r>
      </w:del>
      <w:r>
        <w:rPr>
          <w:rtl/>
        </w:rPr>
        <w:t xml:space="preserve"> </w:t>
      </w:r>
      <w:ins w:id="95719" w:author="מנוע מכני" w:date="2026-10-11T12:04:40Z">
        <w:r>
          <w:rPr>
            <w:rtl/>
          </w:rPr>
          <w:t xml:space="preserve">להם</w:t>
        </w:r>
      </w:ins>
      <w:del w:id="95720" w:author="מנוע מכני" w:date="2026-10-11T12:04:40Z">
        <w:r>
          <w:rPr>
            <w:rtl/>
          </w:rPr>
          <w:delText xml:space="preserve">להו</w:delText>
        </w:r>
      </w:del>
      <w:r>
        <w:rPr>
          <w:rtl/>
        </w:rPr>
        <w:t xml:space="preserve"> פירכא</w:t>
      </w:r>
      <w:ins w:id="94961" w:author="מנוע מכני" w:date="2026-10-11T12:04:40Z">
        <w:r>
          <w:rPr>
            <w:rtl/>
          </w:rPr>
          <w:t xml:space="preserve">,</w:t>
        </w:r>
      </w:ins>
      <w:del w:id="94962" w:author="מנוע מכני" w:date="2026-10-11T12:04:40Z">
        <w:r>
          <w:rPr>
            <w:rtl/>
          </w:rPr>
          <w:delText xml:space="preserve">;</w:delText>
        </w:r>
      </w:del>
      <w:r>
        <w:rPr>
          <w:rtl/>
        </w:rPr>
        <w:t xml:space="preserve"> </w:t>
      </w:r>
      <w:ins w:id="96245" w:author="מנוע מכני" w:date="2026-10-11T12:04:40Z">
        <w:r>
          <w:rPr>
            <w:rtl/>
          </w:rPr>
          <w:t xml:space="preserve">אם </w:t>
        </w:r>
      </w:ins>
      <w:del w:id="96246" w:author="מנוע מכני" w:date="2026-10-11T12:04:40Z">
        <w:r>
          <w:rPr>
            <w:rtl/>
          </w:rPr>
          <w:delText xml:space="preserve">אי </w:delText>
        </w:r>
      </w:del>
      <w:r>
        <w:rPr>
          <w:rStyle w:val="2fb"/>
          <w:rtl/>
        </w:rPr>
        <w:t xml:space="preserve">מדר</w:t>
      </w:r>
      <w:r>
        <w:rPr>
          <w:rStyle w:val="2fb"/>
          <w:rFonts w:hint="cs"/>
          <w:rtl/>
        </w:rPr>
        <w:t>יב</w:t>
      </w:r>
      <w:r>
        <w:rPr>
          <w:rStyle w:val="2fb"/>
          <w:rtl/>
        </w:rPr>
        <w:t>"</w:t>
      </w:r>
      <w:r>
        <w:rPr>
          <w:rStyle w:val="2fb"/>
          <w:rFonts w:hint="cs"/>
          <w:rtl/>
        </w:rPr>
        <w:t xml:space="preserve">י</w:t>
      </w:r>
      <w:r>
        <w:rPr>
          <w:rFonts w:hint="cs"/>
          <w:rtl/>
        </w:rPr>
        <w:t xml:space="preserve"> </w:t>
      </w:r>
      <w:r>
        <w:rPr>
          <w:rFonts w:hint="cs"/>
          <w:rtl/>
        </w:rPr>
        <w:t xml:space="preserve">הו</w:t>
      </w:r>
      <w:r>
        <w:rPr>
          <w:rtl/>
        </w:rPr>
        <w:t>"</w:t>
      </w:r>
      <w:r>
        <w:rPr>
          <w:rFonts w:hint="cs"/>
          <w:rtl/>
        </w:rPr>
        <w:t>א</w:t>
      </w:r>
      <w:r>
        <w:rPr>
          <w:rtl/>
        </w:rPr>
        <w:t xml:space="preserve">: </w:t>
      </w:r>
      <w:ins w:id="93303" w:author="מנוע מכני" w:date="2026-10-11T12:04:40Z">
        <w:r>
          <w:rPr>
            <w:rtl/>
          </w:rPr>
          <w:t xml:space="preserve">שמא</w:t>
        </w:r>
      </w:ins>
      <w:del w:id="93304" w:author="מנוע מכני" w:date="2026-10-11T12:04:40Z">
        <w:r>
          <w:rPr>
            <w:rtl/>
          </w:rPr>
          <w:delText xml:space="preserve">דלמא</w:delText>
        </w:r>
      </w:del>
      <w:r>
        <w:rPr>
          <w:rtl/>
        </w:rPr>
        <w:t xml:space="preserve"> חמשי</w:t>
      </w:r>
      <w:r>
        <w:rPr>
          <w:rFonts w:hint="cs"/>
          <w:rtl/>
        </w:rPr>
        <w:t xml:space="preserve">ם חוץ מאותו</w:t>
      </w:r>
      <w:ins w:id="94963" w:author="מנוע מכני" w:date="2026-10-11T12:04:40Z">
        <w:r>
          <w:rPr>
            <w:rFonts w:hint="cs"/>
            <w:rtl/>
          </w:rPr>
          <w:t xml:space="preserve"> </w:t>
        </w:r>
      </w:ins>
      <w:del w:id="94964" w:author="מנוע מכני" w:date="2026-10-11T12:04:40Z">
        <w:r>
          <w:rPr>
            <w:rFonts w:hint="cs"/>
            <w:rtl/>
          </w:rPr>
          <w:delText xml:space="preserve">  </w:delText>
        </w:r>
      </w:del>
      <w:r>
        <w:rPr>
          <w:rFonts w:hint="cs"/>
          <w:rtl/>
        </w:rPr>
        <w:t xml:space="preserve">שש</w:t>
      </w:r>
    </w:p>
    <w:p w:rsidR="00DA63EC" w:rsidRDefault="00DA63EC" w:rsidP="00DA63EC">
      <w:pPr>
        <w:tabs>
          <w:tab w:val="center" w:pos="2835"/>
        </w:tabs>
        <w:rPr>
          <w:rtl/>
        </w:rPr>
      </w:pPr>
      <w:ins w:id="96247" w:author="מנוע מכני" w:date="2026-10-11T12:04:40Z">
        <w:r>
          <w:rPr>
            <w:rtl/>
          </w:rPr>
          <w:t xml:space="preserve">אם </w:t>
        </w:r>
      </w:ins>
      <w:del w:id="96248" w:author="מנוע מכני" w:date="2026-10-11T12:04:40Z">
        <w:r>
          <w:rPr>
            <w:rtl/>
          </w:rPr>
          <w:delText xml:space="preserve">אי </w:delText>
        </w:r>
      </w:del>
      <w:r>
        <w:rPr>
          <w:rStyle w:val="2fb"/>
          <w:rtl/>
        </w:rPr>
        <w:t xml:space="preserve">מדר</w:t>
      </w:r>
      <w:r>
        <w:rPr>
          <w:rStyle w:val="2fb"/>
          <w:rFonts w:hint="cs"/>
          <w:rtl/>
        </w:rPr>
        <w:t>יב</w:t>
      </w:r>
      <w:r>
        <w:rPr>
          <w:rStyle w:val="2fb"/>
          <w:rtl/>
        </w:rPr>
        <w:t>"</w:t>
      </w:r>
      <w:r>
        <w:rPr>
          <w:rStyle w:val="2fb"/>
          <w:rFonts w:hint="cs"/>
          <w:rtl/>
        </w:rPr>
        <w:t xml:space="preserve">ב</w:t>
      </w:r>
      <w:ins w:id="94965" w:author="מנוע מכני" w:date="2026-10-11T12:04:40Z">
        <w:r>
          <w:rPr>
            <w:rFonts w:hint="cs"/>
            <w:rtl/>
          </w:rPr>
          <w:t xml:space="preserve"> </w:t>
        </w:r>
      </w:ins>
      <w:del w:id="94966" w:author="מנוע מכני" w:date="2026-10-11T12:04:40Z">
        <w:r>
          <w:rPr>
            <w:rFonts w:hint="cs"/>
            <w:rtl/>
          </w:rPr>
          <w:delText xml:space="preserve"> </w:delText>
        </w:r>
        <w:r>
          <w:rPr>
            <w:rtl/>
          </w:rPr>
          <w:delText xml:space="preserve"> </w:delText>
        </w:r>
      </w:del>
      <w:ins w:id="93309" w:author="מנוע מכני" w:date="2026-10-11T12:04:40Z">
        <w:r>
          <w:rPr>
            <w:rtl/>
          </w:rPr>
          <w:t xml:space="preserve">ממה</w:t>
        </w:r>
      </w:ins>
      <w:del w:id="93310" w:author="מנוע מכני" w:date="2026-10-11T12:04:40Z">
        <w:r>
          <w:rPr>
            <w:rtl/>
          </w:rPr>
          <w:delText xml:space="preserve">ממאי</w:delText>
        </w:r>
      </w:del>
      <w:r>
        <w:rPr>
          <w:rtl/>
        </w:rPr>
        <w:t xml:space="preserve"> דביו"ט ראשון </w:t>
      </w:r>
      <w:ins w:id="97507" w:author="מנוע מכני" w:date="2026-10-11T12:04:40Z">
        <w:r>
          <w:rPr>
            <w:rtl/>
          </w:rPr>
          <w:t xml:space="preserve">עומד</w:t>
        </w:r>
      </w:ins>
      <w:del w:id="97508" w:author="מנוע מכני" w:date="2026-10-11T12:04:40Z">
        <w:r>
          <w:rPr>
            <w:rtl/>
          </w:rPr>
          <w:delText xml:space="preserve">קאי</w:delText>
        </w:r>
      </w:del>
      <w:r>
        <w:rPr>
          <w:rtl/>
        </w:rPr>
        <w:t xml:space="preserve">? </w:t>
      </w:r>
      <w:ins w:id="93307" w:author="מנוע מכני" w:date="2026-10-11T12:04:40Z">
        <w:r>
          <w:rPr>
            <w:rtl/>
          </w:rPr>
          <w:t xml:space="preserve">שמא</w:t>
        </w:r>
      </w:ins>
      <w:del w:id="93308" w:author="מנוע מכני" w:date="2026-10-11T12:04:40Z">
        <w:r>
          <w:rPr>
            <w:rtl/>
          </w:rPr>
          <w:delText xml:space="preserve">דלמא</w:delText>
        </w:r>
      </w:del>
      <w:r>
        <w:rPr>
          <w:rtl/>
        </w:rPr>
        <w:t xml:space="preserve"> ביום טוב אחרון </w:t>
      </w:r>
      <w:ins w:id="97509" w:author="מנוע מכני" w:date="2026-10-11T12:04:40Z">
        <w:r>
          <w:rPr>
            <w:rtl/>
          </w:rPr>
          <w:t xml:space="preserve">עומד</w:t>
        </w:r>
      </w:ins>
      <w:del w:id="97510" w:author="מנוע מכני" w:date="2026-10-11T12:04:40Z">
        <w:r>
          <w:rPr>
            <w:rtl/>
          </w:rPr>
          <w:delText xml:space="preserve">קאי</w:delText>
        </w:r>
      </w:del>
      <w:r>
        <w:rPr>
          <w:rtl/>
        </w:rPr>
        <w:t xml:space="preserve">!</w:t>
      </w:r>
    </w:p>
    <w:p w:rsidR="00DA63EC" w:rsidRDefault="00DA63EC" w:rsidP="00DA63EC">
      <w:pPr>
        <w:tabs>
          <w:tab w:val="center" w:pos="2835"/>
        </w:tabs>
        <w:rPr>
          <w:rtl/>
        </w:rPr>
      </w:pPr>
      <w:r>
        <w:rPr>
          <w:rStyle w:val="2fb"/>
          <w:rtl/>
        </w:rPr>
        <w:t xml:space="preserve">ר' יוסי</w:t>
      </w:r>
      <w:r>
        <w:rPr>
          <w:rtl/>
        </w:rPr>
        <w:t xml:space="preserve"> </w:t>
      </w:r>
      <w:ins w:id="91583" w:author="מנוע מכני" w:date="2026-10-11T12:04:40Z">
        <w:r>
          <w:rPr>
            <w:rtl/>
          </w:rPr>
          <w:t xml:space="preserve">גם</w:t>
        </w:r>
      </w:ins>
      <w:del w:id="91584" w:author="מנוע מכני" w:date="2026-10-11T12:04:40Z">
        <w:r>
          <w:rPr>
            <w:rtl/>
          </w:rPr>
          <w:delText xml:space="preserve">נמי</w:delText>
        </w:r>
      </w:del>
      <w:r>
        <w:rPr>
          <w:rtl/>
        </w:rPr>
        <w:t xml:space="preserve"> חזי </w:t>
      </w:r>
      <w:ins w:id="93313" w:author="מנוע מכני" w:date="2026-10-11T12:04:40Z">
        <w:r>
          <w:rPr>
            <w:rtl/>
          </w:rPr>
          <w:t xml:space="preserve">לו</w:t>
        </w:r>
      </w:ins>
      <w:del w:id="93314" w:author="מנוע מכני" w:date="2026-10-11T12:04:40Z">
        <w:r>
          <w:rPr>
            <w:rtl/>
          </w:rPr>
          <w:delText xml:space="preserve">ליה</w:delText>
        </w:r>
      </w:del>
      <w:r>
        <w:rPr>
          <w:rtl/>
        </w:rPr>
        <w:t xml:space="preserve"> פירכא, והיינו </w:t>
      </w:r>
      <w:ins w:id="93311" w:author="מנוע מכני" w:date="2026-10-11T12:04:40Z">
        <w:r>
          <w:rPr>
            <w:rtl/>
          </w:rPr>
          <w:t xml:space="preserve">דאומר</w:t>
        </w:r>
      </w:ins>
      <w:del w:id="93312" w:author="מנוע מכני" w:date="2026-10-11T12:04:40Z">
        <w:r>
          <w:rPr>
            <w:rtl/>
          </w:rPr>
          <w:delText xml:space="preserve">דקאמר</w:delText>
        </w:r>
      </w:del>
      <w:r>
        <w:rPr>
          <w:rtl/>
        </w:rPr>
        <w:t xml:space="preserve"> ועוד.</w:t>
      </w:r>
    </w:p>
    <w:p w:rsidR="00DA63EC" w:rsidRDefault="00DA63EC" w:rsidP="00DA63EC">
      <w:pPr>
        <w:tabs>
          <w:tab w:val="center" w:pos="2835"/>
        </w:tabs>
        <w:rPr>
          <w:rtl/>
        </w:rPr>
      </w:pPr>
    </w:p>
    <w:p>
      <w:pPr>
        <w:pStyle w:val="afffff8"/>
        <w:rPr>
          <w:ins w:id="90355" w:author="קלוד" w:date="2026-10-11T12:32:08Z"/>
        </w:rPr>
      </w:pPr>
      <w:ins w:id="90356" w:author="קלוד" w:date="2026-10-11T12:32:08Z">
        <w:r>
          <w:rPr>
            <w:color w:val="7B3F00"/>
          </w:rPr>
          <w:t xml:space="preserve">מצוה למנות ימים ומצוה למנות שבועות</w:t>
        </w:r>
      </w:ins>
    </w:p>
    <w:p>
      <w:pPr>
        <w:pStyle w:val="38"/>
        <w:rPr>
          <w:ins w:id="100578" w:author="מנוע מכני" w:date="2026-10-11T12:04:40Z"/>
        </w:rPr>
      </w:pPr>
      <w:del w:id="100577" w:author="מנוע מכני" w:date="2026-10-11T12:04:40Z">
        <w:r w:rsidRPr="00265E5E">
          <w:delText xml:space="preserve">•</w:delText>
        </w:r>
      </w:del>
      <w:r>
        <w:t xml:space="preserve"> </w:t>
      </w:r>
      <w:r w:rsidRPr="00FB77A7">
        <w:t xml:space="preserve">גופא, אביי:</w:t>
      </w:r>
    </w:p>
    <w:p w:rsidR="00DA63EC" w:rsidRDefault="00DA63EC" w:rsidP="00DA63EC">
      <w:pPr>
        <w:tabs>
          <w:tab w:val="center" w:pos="2835"/>
        </w:tabs>
        <w:rPr>
          <w:b/>
          <w:bCs/>
          <w:rtl/>
        </w:rPr>
      </w:pPr>
      <w:del w:id="100579" w:author="מנוע מכני" w:date="2026-10-11T12:04:40Z">
        <w:r w:rsidRPr="00FB77A7">
          <w:rPr>
            <w:b/>
            <w:bCs/>
            <w:rtl/>
          </w:rPr>
          <w:delText xml:space="preserve"> </w:delText>
        </w:r>
      </w:del>
      <w:r w:rsidRPr="00FB77A7">
        <w:rPr>
          <w:b/>
          <w:bCs/>
          <w:rtl/>
        </w:rPr>
        <w:t xml:space="preserve">מצוה </w:t>
      </w:r>
      <w:ins w:id="90211" w:author="Claude - סמנטי" w:date="2026-10-11T12:27:00Z">
        <w:r>
          <w:rPr>
            <w:b/>
            <w:bCs/>
            <w:rtl/>
          </w:rPr>
          <w:t xml:space="preserve">למנות</w:t>
        </w:r>
      </w:ins>
      <w:del w:id="90212" w:author="Claude - סמנטי" w:date="2026-10-11T12:27:00Z">
        <w:r w:rsidRPr="00FB77A7">
          <w:rPr>
            <w:b/>
            <w:bCs/>
            <w:rtl/>
          </w:rPr>
          <w:delText xml:space="preserve">למימני</w:delText>
        </w:r>
      </w:del>
      <w:r w:rsidRPr="00FB77A7">
        <w:rPr>
          <w:b/>
          <w:bCs/>
          <w:rtl/>
        </w:rPr>
        <w:t xml:space="preserve"> יומי ומצוה </w:t>
      </w:r>
      <w:ins w:id="90209" w:author="Claude - סמנטי" w:date="2026-10-11T12:27:00Z">
        <w:r>
          <w:rPr>
            <w:b/>
            <w:bCs/>
            <w:rtl/>
          </w:rPr>
          <w:t xml:space="preserve">למנות</w:t>
        </w:r>
      </w:ins>
      <w:del w:id="90210" w:author="Claude - סמנטי" w:date="2026-10-11T12:27:00Z">
        <w:r w:rsidRPr="00FB77A7">
          <w:rPr>
            <w:b/>
            <w:bCs/>
            <w:rtl/>
          </w:rPr>
          <w:delText xml:space="preserve">למימני</w:delText>
        </w:r>
      </w:del>
      <w:r w:rsidRPr="00FB77A7">
        <w:rPr>
          <w:b/>
          <w:bCs/>
          <w:rtl/>
        </w:rPr>
        <w:t xml:space="preserve"> שבועי.</w:t>
      </w:r>
    </w:p>
    <w:p w:rsidR="00DA63EC" w:rsidRDefault="00DA63EC" w:rsidP="00DA63EC">
      <w:pPr>
        <w:tabs>
          <w:tab w:val="center" w:pos="2835"/>
        </w:tabs>
        <w:rPr>
          <w:rtl/>
        </w:rPr>
      </w:pPr>
      <w:r>
        <w:rPr>
          <w:rtl/>
        </w:rPr>
        <w:t xml:space="preserve">רבנן דבי </w:t>
      </w:r>
      <w:r>
        <w:rPr>
          <w:rStyle w:val="2fb"/>
          <w:rtl/>
        </w:rPr>
        <w:t xml:space="preserve">רב אשי</w:t>
      </w:r>
      <w:r>
        <w:rPr>
          <w:rtl/>
        </w:rPr>
        <w:t xml:space="preserve"> מנו יומי ומנו שבועי.</w:t>
      </w:r>
    </w:p>
    <w:p w:rsidR="00DA63EC" w:rsidRDefault="00DA63EC" w:rsidP="00DA63EC">
      <w:pPr>
        <w:tabs>
          <w:tab w:val="center" w:pos="2835"/>
        </w:tabs>
        <w:rPr>
          <w:rtl/>
        </w:rPr>
      </w:pPr>
      <w:r>
        <w:rPr>
          <w:rStyle w:val="2fb"/>
          <w:rtl/>
        </w:rPr>
        <w:t xml:space="preserve">אמימר</w:t>
      </w:r>
      <w:r>
        <w:rPr>
          <w:rtl/>
        </w:rPr>
        <w:t xml:space="preserve"> מני יומי ולא מני שבועי, </w:t>
      </w:r>
      <w:r>
        <w:rPr>
          <w:rtl/>
        </w:rPr>
        <w:t xml:space="preserve">אמר</w:t>
      </w:r>
      <w:r>
        <w:rPr>
          <w:rtl/>
        </w:rPr>
        <w:t xml:space="preserve">: זכר למקדש הוא.</w:t>
      </w:r>
    </w:p>
    <w:p w:rsidR="00DA63EC" w:rsidRDefault="00DA63EC" w:rsidP="00DA63EC">
      <w:pPr>
        <w:pStyle w:val="affffd"/>
        <w:rPr>
          <w:rtl/>
        </w:rPr>
      </w:pPr>
      <w:r>
        <w:rPr>
          <w:rtl/>
        </w:rPr>
        <w:t>׹</w:t>
      </w:r>
    </w:p>
    <w:p>
      <w:pPr>
        <w:pStyle w:val="MishnaBatzad"/>
        <w:rPr>
          <w:ins w:id="20396" w:author="קלוד" w:date="2026-10-11T09:07:26Z"/>
        </w:rPr>
      </w:pPr>
      <w:ins w:id="20395" w:author="קלוד" w:date="2026-10-11T09:07:26Z">
        <w:r>
          <w:t xml:space="preserve">משנה ד</w:t>
        </w:r>
      </w:ins>
    </w:p>
    <w:p w:rsidR="00DA63EC" w:rsidRPr="000A334C" w:rsidRDefault="00DA63EC" w:rsidP="003B6D22">
      <w:pPr>
        <w:pStyle w:val="afff9"/>
        <w:rPr>
          <w:del w:id="20204" w:author="קלוד" w:date="2026-10-11T09:07:26Z"/>
          <w:rtl/>
        </w:rPr>
      </w:pPr>
      <w:del w:id="20203" w:author="קלוד" w:date="2026-10-11T09:07:26Z">
        <w:r w:rsidRPr="000A334C">
          <w:rPr>
            <w:rtl/>
          </w:rPr>
          <w:delText xml:space="preserve">מתני'.</w:delText>
        </w:r>
      </w:del>
    </w:p>
    <w:p w:rsidR="00DA63EC" w:rsidRPr="000A334C" w:rsidRDefault="00DA63EC" w:rsidP="003B6D22">
      <w:pPr>
        <w:pStyle w:val="afff9"/>
        <w:spacing w:before="120"/>
        <w:rPr>
          <w:rtl/>
        </w:rPr>
        <w:pPrChange w:id="90040" w:author="קלוד" w:date="2026-10-11T12:09:42Z">
          <w:pPr>
            <w:pStyle w:val="afff9"/>
          </w:pPr>
        </w:pPrChange>
      </w:pPr>
      <w:r w:rsidRPr="000A334C">
        <w:rPr>
          <w:rtl/>
        </w:rPr>
        <w:t xml:space="preserve">קצרוהו ונתנוהו בקופות, הביאוהו לעזרה </w:t>
      </w:r>
    </w:p>
    <w:p w:rsidR="00DA63EC" w:rsidRPr="000A334C" w:rsidRDefault="00DA63EC" w:rsidP="003B6D22">
      <w:pPr>
        <w:pStyle w:val="afff9"/>
        <w:rPr>
          <w:rtl/>
        </w:rPr>
      </w:pPr>
      <w:r>
        <w:rPr>
          <w:rFonts w:hint="cs"/>
          <w:rtl/>
        </w:rPr>
        <w:t xml:space="preserve">ל</w:t>
      </w:r>
      <w:r>
        <w:rPr>
          <w:rStyle w:val="TanaimMishna"/>
          <w:rFonts w:hint="cs"/>
          <w:rtl/>
          <w:rPrChange w:id="103706" w:author="Claude" w:date="2026-10-11T09:07:48Z">
            <w:rPr>
              <w:rFonts w:hint="cs"/>
              <w:rtl/>
            </w:rPr>
          </w:rPrChange>
        </w:rPr>
        <w:t xml:space="preserve">ר</w:t>
      </w:r>
      <w:r>
        <w:rPr>
          <w:rStyle w:val="TanaimMishna"/>
          <w:rtl/>
          <w:rPrChange w:id="103707" w:author="Claude" w:date="2026-10-11T09:07:48Z">
            <w:rPr>
              <w:rtl/>
            </w:rPr>
          </w:rPrChange>
        </w:rPr>
        <w:t xml:space="preserve">"</w:t>
      </w:r>
      <w:r>
        <w:rPr>
          <w:rStyle w:val="TanaimMishna"/>
          <w:rFonts w:hint="cs"/>
          <w:rtl/>
          <w:rPrChange w:id="103708" w:author="Claude" w:date="2026-10-11T09:07:48Z">
            <w:rPr>
              <w:rFonts w:hint="cs"/>
              <w:rtl/>
            </w:rPr>
          </w:rPrChange>
        </w:rPr>
        <w:t xml:space="preserve">מ</w:t>
      </w:r>
      <w:r>
        <w:rPr>
          <w:rStyle w:val="TanaimMishna"/>
          <w:rFonts w:hint="cs"/>
          <w:rtl/>
          <w:rPrChange w:id="103709" w:author="Claude" w:date="2026-10-11T09:07:48Z">
            <w:rPr>
              <w:rFonts w:hint="cs"/>
              <w:rtl/>
            </w:rPr>
          </w:rPrChange>
        </w:rPr>
        <w:t xml:space="preserve">:</w:t>
      </w:r>
      <w:r>
        <w:rPr>
          <w:rFonts w:hint="cs"/>
          <w:rtl/>
        </w:rPr>
        <w:t xml:space="preserve"> </w:t>
      </w:r>
      <w:r w:rsidRPr="000A334C">
        <w:rPr>
          <w:rtl/>
        </w:rPr>
        <w:t xml:space="preserve">והיו מהבהבין אותו באור, כדי לקיים בו מצות קלי, </w:t>
      </w:r>
    </w:p>
    <w:p w:rsidR="00DA63EC" w:rsidRPr="000A334C" w:rsidRDefault="00DA63EC" w:rsidP="003B6D22">
      <w:pPr>
        <w:pStyle w:val="afff9"/>
        <w:rPr>
          <w:rtl/>
        </w:rPr>
      </w:pPr>
      <w:r w:rsidRPr="000A334C">
        <w:rPr>
          <w:rtl/>
        </w:rPr>
        <w:t>וחכ"א: בקנים ובקולחות חובטין אותו, כדי שלא יתמעך.</w:t>
      </w:r>
    </w:p>
    <w:p w:rsidR="00DA63EC" w:rsidRPr="000A334C" w:rsidRDefault="00DA63EC" w:rsidP="003B6D22">
      <w:pPr>
        <w:pStyle w:val="afff9"/>
        <w:rPr>
          <w:rtl/>
        </w:rPr>
      </w:pPr>
      <w:r w:rsidRPr="000A334C">
        <w:rPr>
          <w:rtl/>
        </w:rPr>
        <w:lastRenderedPageBreak/>
        <w:t>נתנוהו לאבוב, ואבוב היה מנוקב, כדי שיהא האור שולט בכולו, שטחוהו בעזרה והרוח מנשבת בו.</w:t>
      </w:r>
    </w:p>
    <w:p w:rsidR="00DA63EC" w:rsidRPr="000A334C" w:rsidRDefault="00DA63EC" w:rsidP="003B6D22">
      <w:pPr>
        <w:pStyle w:val="afff9"/>
        <w:rPr>
          <w:rtl/>
        </w:rPr>
      </w:pPr>
      <w:r w:rsidRPr="000A334C">
        <w:rPr>
          <w:rtl/>
        </w:rPr>
        <w:t>נתנוהו לריחים של גרוסות, והוציאו ממנו עשרון שהוא מנופה בשלש עשרה נפה, והשאר נפדה ונאכל לכל אדם.</w:t>
      </w:r>
    </w:p>
    <w:p w:rsidR="00DA63EC" w:rsidRPr="000A334C" w:rsidRDefault="00DA63EC" w:rsidP="003B6D22">
      <w:pPr>
        <w:pStyle w:val="afff9"/>
        <w:rPr>
          <w:rtl/>
        </w:rPr>
      </w:pPr>
      <w:r w:rsidRPr="000A334C">
        <w:rPr>
          <w:rtl/>
        </w:rPr>
        <w:t xml:space="preserve">וחייב בחלה ופטור מן המעשר; </w:t>
      </w:r>
    </w:p>
    <w:p w:rsidR="00DA63EC" w:rsidRPr="000A334C" w:rsidRDefault="00DA63EC" w:rsidP="003B6D22">
      <w:pPr>
        <w:pStyle w:val="afff9"/>
        <w:rPr>
          <w:rtl/>
        </w:rPr>
      </w:pPr>
      <w:r>
        <w:rPr>
          <w:rStyle w:val="TanaimMishna"/>
          <w:rFonts w:hint="cs"/>
          <w:rtl/>
          <w:rPrChange w:id="103710" w:author="Claude" w:date="2026-10-11T09:07:48Z">
            <w:rPr>
              <w:rFonts w:hint="cs"/>
              <w:rtl/>
            </w:rPr>
          </w:rPrChange>
        </w:rPr>
        <w:t xml:space="preserve">ר</w:t>
      </w:r>
      <w:r>
        <w:rPr>
          <w:rStyle w:val="TanaimMishna"/>
          <w:rtl/>
          <w:rPrChange w:id="103711" w:author="Claude" w:date="2026-10-11T09:07:48Z">
            <w:rPr>
              <w:rtl/>
            </w:rPr>
          </w:rPrChange>
        </w:rPr>
        <w:t xml:space="preserve">"</w:t>
      </w:r>
      <w:r>
        <w:rPr>
          <w:rStyle w:val="TanaimMishna"/>
          <w:rFonts w:hint="cs"/>
          <w:rtl/>
          <w:rPrChange w:id="103712" w:author="Claude" w:date="2026-10-11T09:07:48Z">
            <w:rPr>
              <w:rFonts w:hint="cs"/>
              <w:rtl/>
            </w:rPr>
          </w:rPrChange>
        </w:rPr>
        <w:t xml:space="preserve">ע</w:t>
      </w:r>
      <w:r>
        <w:rPr>
          <w:rStyle w:val="TanaimMishna"/>
          <w:rFonts w:hint="cs"/>
          <w:rtl/>
          <w:rPrChange w:id="103713" w:author="Claude" w:date="2026-10-11T09:07:48Z">
            <w:rPr>
              <w:rFonts w:hint="cs"/>
              <w:rtl/>
            </w:rPr>
          </w:rPrChange>
        </w:rPr>
        <w:t xml:space="preserve">:</w:t>
      </w:r>
      <w:r>
        <w:rPr>
          <w:rFonts w:hint="cs"/>
          <w:rtl/>
        </w:rPr>
        <w:t xml:space="preserve"> </w:t>
      </w:r>
      <w:r w:rsidRPr="000A334C">
        <w:rPr>
          <w:rtl/>
        </w:rPr>
        <w:t>מחייב בחלה ובמעשרות.</w:t>
      </w:r>
    </w:p>
    <w:p w:rsidR="00DA63EC" w:rsidRDefault="00DA63EC" w:rsidP="00DA63EC">
      <w:pPr>
        <w:pStyle w:val="affffd"/>
        <w:rPr>
          <w:rtl/>
        </w:rPr>
      </w:pPr>
      <w:r>
        <w:rPr>
          <w:rtl/>
        </w:rPr>
        <w:t>׹</w:t>
      </w:r>
    </w:p>
    <w:p>
      <w:pPr>
        <w:pStyle w:val="afffff8"/>
        <w:rPr>
          <w:ins w:id="90353" w:author="קלוד" w:date="2026-10-11T12:32:08Z"/>
        </w:rPr>
      </w:pPr>
      <w:ins w:id="90354" w:author="קלוד" w:date="2026-10-11T12:32:08Z">
        <w:r>
          <w:rPr>
            <w:color w:val="7B3F00"/>
          </w:rPr>
          <w:t xml:space="preserve">'אביב קלוי באש' - מהבהבין או אבוב מנוקב</w:t>
        </w:r>
      </w:ins>
    </w:p>
    <w:p>
      <w:pPr>
        <w:pStyle w:val="38"/>
        <w:rPr>
          <w:ins w:id="100581" w:author="מנוע מכני" w:date="2026-10-11T12:04:40Z"/>
        </w:rPr>
      </w:pPr>
      <w:del w:id="100580" w:author="מנוע מכני" w:date="2026-10-11T12:04:40Z">
        <w:r w:rsidRPr="00265E5E">
          <w:delText xml:space="preserve">•</w:delText>
        </w:r>
      </w:del>
      <w:r>
        <w:t xml:space="preserve"> </w:t>
      </w:r>
      <w:r w:rsidRPr="004A7C9A">
        <w:t>ת"ר</w:t>
      </w:r>
      <w:r>
        <w:t>:</w:t>
      </w:r>
    </w:p>
    <w:p w:rsidR="00DA63EC" w:rsidRDefault="00DA63EC" w:rsidP="00DA63EC">
      <w:pPr>
        <w:tabs>
          <w:tab w:val="center" w:pos="2835"/>
        </w:tabs>
        <w:rPr>
          <w:rtl/>
        </w:rPr>
      </w:pPr>
      <w:del w:id="100582"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אביב</w:t>
      </w:r>
      <w:r w:rsidRPr="00A563E0">
        <w:rPr>
          <w:rStyle w:val="afffff0"/>
          <w:rFonts w:hint="cs"/>
          <w:rtl/>
        </w:rPr>
        <w:t>'</w:t>
      </w:r>
      <w:r w:rsidRPr="00A563E0">
        <w:rPr>
          <w:rStyle w:val="afffff0"/>
          <w:rtl/>
        </w:rPr>
        <w:t xml:space="preserve"> </w:t>
      </w:r>
      <w:r>
        <w:rPr>
          <w:rtl/>
        </w:rPr>
        <w:t xml:space="preserve">- זה אביב, </w:t>
      </w:r>
    </w:p>
    <w:p>
      <w:pPr>
        <w:pStyle w:val="38"/>
        <w:rPr>
          <w:ins w:id="100583" w:author="מנוע מכני" w:date="2026-10-11T12:04:40Z"/>
        </w:rPr>
      </w:pPr>
      <w:del w:id="90172" w:author="מנוע מכני" w:date="2026-10-11T12:04:40Z">
        <w:r>
          <w:delText xml:space="preserve"> </w:delText>
        </w:r>
      </w:del>
      <w:r>
        <w:t xml:space="preserve">'</w:t>
      </w:r>
      <w:ins w:id="90767" w:author="Claude - סמנטי" w:date="2026-10-11T12:27:00Z">
        <w:r>
          <w:rPr>
            <w:rStyle w:val="afffff0"/>
          </w:rPr>
          <w:t xml:space="preserve">קָלוּי בָּאֵשׁ</w:t>
        </w:r>
      </w:ins>
      <w:del w:id="90768" w:author="Claude - סמנטי" w:date="2026-10-11T12:27:00Z">
        <w:r>
          <w:delText xml:space="preserve">קלוי באש</w:delText>
        </w:r>
      </w:del>
      <w:r>
        <w:t>'</w:t>
      </w:r>
      <w:r>
        <w:t xml:space="preserve"> – </w:t>
      </w:r>
      <w:r>
        <w:t>ר</w:t>
      </w:r>
      <w:r>
        <w:t>"</w:t>
      </w:r>
      <w:r>
        <w:t xml:space="preserve">מ:</w:t>
      </w:r>
    </w:p>
    <w:p w:rsidR="00DA63EC" w:rsidRDefault="00DA63EC" w:rsidP="00DA63EC">
      <w:pPr>
        <w:tabs>
          <w:tab w:val="center" w:pos="2835"/>
        </w:tabs>
        <w:rPr>
          <w:rtl/>
        </w:rPr>
      </w:pPr>
      <w:del w:id="100584" w:author="מנוע מכני" w:date="2026-10-11T12:04:40Z">
        <w:r>
          <w:rPr>
            <w:rFonts w:hint="cs"/>
            <w:rtl/>
          </w:rPr>
          <w:delText xml:space="preserve"> </w:delText>
        </w:r>
      </w:del>
      <w:r>
        <w:rPr>
          <w:rtl/>
        </w:rPr>
        <w:t>מלמד שהיו ישראל מהבהבין אותו באש, כדי לקיים בו מצות קלי,</w:t>
      </w:r>
    </w:p>
    <w:p w:rsidR="00DA63EC" w:rsidRDefault="00DA63EC" w:rsidP="00DA63EC">
      <w:pPr>
        <w:pStyle w:val="afff3"/>
        <w:framePr w:wrap="around"/>
        <w:rPr>
          <w:rtl/>
        </w:rPr>
      </w:pPr>
      <w:r>
        <w:rPr>
          <w:rFonts w:hint="cs"/>
          <w:rtl/>
        </w:rPr>
        <w:t>סו:</w:t>
      </w:r>
    </w:p>
    <w:p>
      <w:pPr>
        <w:pStyle w:val="38"/>
        <w:rPr>
          <w:ins w:id="100585" w:author="מנוע מכני" w:date="2026-10-11T12:04:40Z"/>
        </w:rPr>
      </w:pPr>
      <w:r>
        <w:tab/>
      </w:r>
      <w:r w:rsidRPr="004B1388">
        <w:t>וחכ</w:t>
      </w:r>
      <w:r>
        <w:t>"</w:t>
      </w:r>
      <w:r w:rsidRPr="004B1388">
        <w:t>א</w:t>
      </w:r>
      <w:r>
        <w:t xml:space="preserve">:</w:t>
      </w:r>
    </w:p>
    <w:p w:rsidR="00DA63EC" w:rsidRDefault="00DA63EC" w:rsidP="00DA63EC">
      <w:pPr>
        <w:tabs>
          <w:tab w:val="center" w:pos="2835"/>
        </w:tabs>
        <w:rPr>
          <w:rtl/>
        </w:rPr>
      </w:pPr>
      <w:del w:id="100586" w:author="מנוע מכני" w:date="2026-10-11T12:04:40Z">
        <w:r>
          <w:rPr>
            <w:rtl/>
          </w:rPr>
          <w:delText xml:space="preserve"> </w:delText>
        </w:r>
      </w:del>
      <w:r>
        <w:rPr>
          <w:rtl/>
        </w:rPr>
        <w:t xml:space="preserve">אין אור לשון קלי אלא דבר אחר, </w:t>
      </w:r>
    </w:p>
    <w:p w:rsidR="00DA63EC" w:rsidRDefault="00DA63EC" w:rsidP="00DA63EC">
      <w:pPr>
        <w:tabs>
          <w:tab w:val="center" w:pos="2835"/>
        </w:tabs>
        <w:ind w:left="850"/>
        <w:rPr>
          <w:rtl/>
        </w:rPr>
      </w:pPr>
      <w:r>
        <w:rPr>
          <w:rtl/>
        </w:rPr>
        <w:tab/>
      </w:r>
      <w:r w:rsidRPr="004B1388">
        <w:rPr>
          <w:rFonts w:hint="cs"/>
          <w:b/>
          <w:bCs/>
          <w:rtl/>
        </w:rPr>
        <w:t>לישנא</w:t>
      </w:r>
      <w:r>
        <w:rPr>
          <w:rFonts w:hint="cs"/>
          <w:rtl/>
        </w:rPr>
        <w:t xml:space="preserve"> אחרינא </w:t>
      </w:r>
      <w:r>
        <w:rPr>
          <w:rtl/>
        </w:rPr>
        <w:t xml:space="preserve">אין לשון קלי אלא דבר קליל, </w:t>
      </w:r>
    </w:p>
    <w:p>
      <w:pPr>
        <w:pStyle w:val="38"/>
        <w:rPr>
          <w:ins w:id="100587" w:author="מנוע מכני" w:date="2026-10-11T12:04:40Z"/>
        </w:rPr>
      </w:pPr>
      <w:r w:rsidRPr="00FE1B89">
        <w:tab/>
      </w:r>
      <w:del w:id="90173" w:author="מנוע מכני" w:date="2026-10-11T12:04:40Z">
        <w:r w:rsidRPr="00FE1B89">
          <w:delText xml:space="preserve">  </w:delText>
        </w:r>
      </w:del>
      <w:r w:rsidRPr="00FE1B89">
        <w:t xml:space="preserve">הא כיצד?</w:t>
      </w:r>
    </w:p>
    <w:p w:rsidR="00DA63EC" w:rsidRPr="00FE1B89" w:rsidRDefault="00DA63EC" w:rsidP="00DA63EC">
      <w:pPr>
        <w:tabs>
          <w:tab w:val="center" w:pos="2835"/>
        </w:tabs>
        <w:ind w:left="708"/>
        <w:rPr>
          <w:spacing w:val="-6"/>
          <w:rtl/>
        </w:rPr>
      </w:pPr>
      <w:del w:id="100588" w:author="מנוע מכני" w:date="2026-10-11T12:04:40Z">
        <w:r w:rsidRPr="00FE1B89">
          <w:rPr>
            <w:spacing w:val="-6"/>
            <w:rtl/>
          </w:rPr>
          <w:delText xml:space="preserve"> </w:delText>
        </w:r>
      </w:del>
      <w:r w:rsidRPr="00FE1B89">
        <w:rPr>
          <w:spacing w:val="-6"/>
          <w:rtl/>
        </w:rPr>
        <w:t xml:space="preserve">אבוב של קליות היה שם והיה מנוקב ככברה, כדי שתהא האור שולטת בכולו.</w:t>
      </w:r>
    </w:p>
    <w:p w:rsidR="00DA63EC" w:rsidRDefault="00DA63EC" w:rsidP="00DA63EC">
      <w:pPr>
        <w:tabs>
          <w:tab w:val="center" w:pos="2835"/>
        </w:tabs>
        <w:rPr>
          <w:rtl/>
        </w:rPr>
      </w:pPr>
      <w:del w:id="90174" w:author="מנוע מכני" w:date="2026-10-11T12:04:40Z">
        <w:r>
          <w:rPr>
            <w:rtl/>
          </w:rPr>
          <w:delText xml:space="preserve"> </w:delText>
        </w:r>
      </w:del>
      <w:r>
        <w:rPr>
          <w:rtl/>
        </w:rPr>
        <w:t xml:space="preserve">'</w:t>
      </w:r>
      <w:ins w:id="90769" w:author="Claude - סמנטי" w:date="2026-10-11T12:27:00Z">
        <w:r>
          <w:rPr>
            <w:rStyle w:val="afffff0"/>
            <w:b/>
            <w:bCs/>
            <w:rtl/>
          </w:rPr>
          <w:t xml:space="preserve">אָבִיב קָלוּי גֶּרֶשׂ</w:t>
        </w:r>
      </w:ins>
      <w:del w:id="90770" w:author="Claude - סמנטי" w:date="2026-10-11T12:27:00Z">
        <w:r w:rsidRPr="004B1388">
          <w:rPr>
            <w:b/>
            <w:bCs/>
            <w:rtl/>
          </w:rPr>
          <w:delText xml:space="preserve">אביב</w:delText>
        </w:r>
        <w:r>
          <w:rPr>
            <w:rtl/>
          </w:rPr>
          <w:delText xml:space="preserve"> קלוי</w:delText>
        </w:r>
        <w:r>
          <w:rPr>
            <w:rFonts w:hint="cs"/>
            <w:rtl/>
          </w:rPr>
          <w:delText xml:space="preserve"> </w:delText>
        </w:r>
        <w:r>
          <w:rPr>
            <w:rtl/>
          </w:rPr>
          <w:delText xml:space="preserve">גרש</w:delText>
        </w:r>
      </w:del>
      <w:r>
        <w:rPr>
          <w:rFonts w:hint="cs"/>
          <w:rtl/>
        </w:rPr>
        <w:t>'</w:t>
      </w:r>
      <w:r>
        <w:rPr>
          <w:rtl/>
        </w:rPr>
        <w:t xml:space="preserve"> - איני יודע אם אביב קלוי אם גרש קלוי, כשהוא אומר באש הפסיק הענין.</w:t>
      </w:r>
    </w:p>
    <w:p w:rsidR="00DA63EC" w:rsidRDefault="00DA63EC" w:rsidP="00DA63EC">
      <w:pPr>
        <w:tabs>
          <w:tab w:val="center" w:pos="2835"/>
        </w:tabs>
        <w:rPr>
          <w:rtl/>
        </w:rPr>
      </w:pPr>
      <w:del w:id="90175" w:author="מנוע מכני" w:date="2026-10-11T12:04:40Z">
        <w:r>
          <w:rPr>
            <w:rtl/>
          </w:rPr>
          <w:delText xml:space="preserve"> </w:delText>
        </w:r>
      </w:del>
      <w:r>
        <w:rPr>
          <w:rtl/>
        </w:rPr>
        <w:t xml:space="preserve">'</w:t>
      </w:r>
      <w:ins w:id="90771" w:author="Claude - סמנטי" w:date="2026-10-11T12:27:00Z">
        <w:r>
          <w:rPr>
            <w:rStyle w:val="afffff0"/>
            <w:b/>
            <w:bCs/>
            <w:rtl/>
          </w:rPr>
          <w:t xml:space="preserve">כַּרְמֶל</w:t>
        </w:r>
      </w:ins>
      <w:del w:id="90772" w:author="Claude - סמנטי" w:date="2026-10-11T12:27:00Z">
        <w:r w:rsidRPr="004B1388">
          <w:rPr>
            <w:b/>
            <w:bCs/>
            <w:rtl/>
          </w:rPr>
          <w:delText xml:space="preserve">כרמל</w:delText>
        </w:r>
      </w:del>
      <w:r w:rsidRPr="004B1388">
        <w:rPr>
          <w:rFonts w:hint="cs"/>
          <w:b/>
          <w:bCs/>
          <w:rtl/>
        </w:rPr>
        <w:t>'</w:t>
      </w:r>
      <w:r>
        <w:rPr>
          <w:rtl/>
        </w:rPr>
        <w:t xml:space="preserve"> - רך ומל</w:t>
      </w:r>
      <w:ins w:id="94967" w:author="מנוע מכני" w:date="2026-10-11T12:04:40Z">
        <w:r>
          <w:rPr>
            <w:rtl/>
          </w:rPr>
          <w:t xml:space="preserve">,</w:t>
        </w:r>
      </w:ins>
      <w:del w:id="94968" w:author="מנוע מכני" w:date="2026-10-11T12:04:40Z">
        <w:r>
          <w:rPr>
            <w:rtl/>
          </w:rPr>
          <w:delText xml:space="preserve">;</w:delText>
        </w:r>
      </w:del>
      <w:r>
        <w:rPr>
          <w:rtl/>
        </w:rPr>
        <w:t xml:space="preserve"> וכן הוא אומר: </w:t>
      </w:r>
      <w:r>
        <w:rPr>
          <w:rStyle w:val="afffff0"/>
          <w:rtl/>
          <w:rPrChange w:id="9053" w:author="מנוע פסוקים" w:date="2026-10-11T09:32:13Z">
            <w:rPr>
              <w:rtl/>
            </w:rPr>
          </w:rPrChange>
        </w:rPr>
        <w:t xml:space="preserve">ואיש בא מבעל שלישה ויבא לאיש האלהים לחם ביכורים </w:t>
      </w:r>
      <w:r>
        <w:rPr>
          <w:rStyle w:val="afffff0"/>
          <w:spacing w:val="-4"/>
          <w:rtl/>
          <w:rPrChange w:id="9054" w:author="מנוע פסוקים" w:date="2026-10-11T09:32:13Z">
            <w:rPr>
              <w:spacing w:val="-4"/>
              <w:rtl/>
            </w:rPr>
          </w:rPrChange>
        </w:rPr>
        <w:t xml:space="preserve">ועשרים לחם שעורים וכרמל בצקלונו ויאמר תן לעם ויאכלו</w:t>
      </w:r>
      <w:r>
        <w:rPr>
          <w:spacing w:val="-4"/>
          <w:rtl/>
        </w:rPr>
        <w:t xml:space="preserve">, בא ויצק לנו ואכלנו ונוה היה</w:t>
      </w:r>
      <w:ins w:id="94969" w:author="מנוע מכני" w:date="2026-10-11T12:04:40Z">
        <w:r>
          <w:rPr>
            <w:spacing w:val="-4"/>
            <w:rtl/>
          </w:rPr>
          <w:t xml:space="preserve">,</w:t>
        </w:r>
      </w:ins>
      <w:del w:id="94970" w:author="מנוע מכני" w:date="2026-10-11T12:04:40Z">
        <w:r w:rsidRPr="00FE1B89">
          <w:rPr>
            <w:spacing w:val="-4"/>
            <w:rtl/>
          </w:rPr>
          <w:delText xml:space="preserve">;</w:delText>
        </w:r>
      </w:del>
      <w:r w:rsidRPr="00FE1B89">
        <w:rPr>
          <w:spacing w:val="-4"/>
          <w:rtl/>
        </w:rPr>
        <w:t xml:space="preserve"> </w:t>
      </w:r>
    </w:p>
    <w:p>
      <w:pPr>
        <w:pStyle w:val="38"/>
        <w:rPr>
          <w:ins w:id="100589" w:author="מנוע מכני" w:date="2026-10-11T12:04:40Z"/>
        </w:rPr>
      </w:pPr>
      <w:r>
        <w:tab/>
        <w:t>ואומר:</w:t>
      </w:r>
    </w:p>
    <w:p w:rsidR="00DA63EC" w:rsidRDefault="00DA63EC" w:rsidP="00DA63EC">
      <w:pPr>
        <w:tabs>
          <w:tab w:val="center" w:pos="2835"/>
        </w:tabs>
        <w:rPr>
          <w:rtl/>
        </w:rPr>
      </w:pPr>
      <w:del w:id="100590" w:author="מנוע מכני" w:date="2026-10-11T12:04:40Z">
        <w:r w:rsidRPr="00A563E0">
          <w:rPr>
            <w:rStyle w:val="afffff0"/>
            <w:rtl/>
          </w:rPr>
          <w:delText xml:space="preserve"> </w:delText>
        </w:r>
      </w:del>
      <w:r w:rsidRPr="00A563E0">
        <w:rPr>
          <w:rStyle w:val="afffff0"/>
          <w:rFonts w:hint="cs"/>
          <w:rtl/>
        </w:rPr>
        <w:t>'</w:t>
      </w:r>
      <w:ins w:id="90773" w:author="Claude - סמנטי" w:date="2026-10-11T12:27:00Z">
        <w:r>
          <w:rPr>
            <w:rStyle w:val="afffff0"/>
            <w:rtl/>
          </w:rPr>
          <w:t xml:space="preserve">נִתְעַלְסָה בָּאֳהָבִים</w:t>
        </w:r>
      </w:ins>
      <w:del w:id="90774" w:author="Claude - סמנטי" w:date="2026-10-11T12:27:00Z">
        <w:r w:rsidRPr="00A563E0">
          <w:rPr>
            <w:rStyle w:val="afffff0"/>
            <w:rtl/>
          </w:rPr>
          <w:delText xml:space="preserve">נתעלסה באהבים</w:delText>
        </w:r>
      </w:del>
      <w:r w:rsidRPr="00A563E0">
        <w:rPr>
          <w:rStyle w:val="afffff0"/>
          <w:rFonts w:hint="cs"/>
          <w:rtl/>
        </w:rPr>
        <w:t>'</w:t>
      </w:r>
      <w:r w:rsidRPr="00A563E0">
        <w:rPr>
          <w:rStyle w:val="afffff0"/>
          <w:rtl/>
        </w:rPr>
        <w:t>,</w:t>
      </w:r>
      <w:r>
        <w:rPr>
          <w:rtl/>
        </w:rPr>
        <w:t xml:space="preserve"> נשא ונתן ונעלה ונשמח ונתחטא באהבים</w:t>
      </w:r>
      <w:ins w:id="94971" w:author="מנוע מכני" w:date="2026-10-11T12:04:40Z">
        <w:r>
          <w:rPr>
            <w:rtl/>
          </w:rPr>
          <w:t xml:space="preserve">,</w:t>
        </w:r>
      </w:ins>
      <w:del w:id="94972" w:author="מנוע מכני" w:date="2026-10-11T12:04:40Z">
        <w:r>
          <w:rPr>
            <w:rtl/>
          </w:rPr>
          <w:delText xml:space="preserve">;</w:delText>
        </w:r>
      </w:del>
      <w:r>
        <w:rPr>
          <w:rtl/>
        </w:rPr>
        <w:t xml:space="preserve"> </w:t>
      </w:r>
    </w:p>
    <w:p>
      <w:pPr>
        <w:pStyle w:val="38"/>
        <w:rPr>
          <w:ins w:id="100591" w:author="מנוע מכני" w:date="2026-10-11T12:04:40Z"/>
        </w:rPr>
      </w:pPr>
      <w:r>
        <w:tab/>
        <w:t xml:space="preserve">ואומר:</w:t>
      </w:r>
    </w:p>
    <w:p w:rsidR="00DA63EC" w:rsidRDefault="00DA63EC" w:rsidP="00DA63EC">
      <w:pPr>
        <w:tabs>
          <w:tab w:val="center" w:pos="2835"/>
        </w:tabs>
        <w:rPr>
          <w:rtl/>
        </w:rPr>
      </w:pPr>
      <w:del w:id="100592" w:author="מנוע מכני" w:date="2026-10-11T12:04:40Z">
        <w:r>
          <w:rPr>
            <w:rtl/>
          </w:rPr>
          <w:tab/>
          <w:delText xml:space="preserve"> </w:delText>
        </w:r>
      </w:del>
      <w:r>
        <w:rPr>
          <w:rtl/>
        </w:rPr>
        <w:tab/>
        <w:t xml:space="preserve">כנף רננים נעלסה, נושא עולה ונתחטא</w:t>
      </w:r>
      <w:ins w:id="94973" w:author="מנוע מכני" w:date="2026-10-11T12:04:40Z">
        <w:r>
          <w:rPr>
            <w:rtl/>
          </w:rPr>
          <w:t xml:space="preserve">,</w:t>
        </w:r>
      </w:ins>
      <w:del w:id="94974" w:author="מנוע מכני" w:date="2026-10-11T12:04:40Z">
        <w:r>
          <w:rPr>
            <w:rtl/>
          </w:rPr>
          <w:tab/>
          <w:delText xml:space="preserve">;</w:delText>
        </w:r>
      </w:del>
      <w:r>
        <w:rPr>
          <w:rtl/>
        </w:rPr>
        <w:tab/>
        <w:t xml:space="preserve"> </w:t>
      </w:r>
    </w:p>
    <w:p>
      <w:pPr>
        <w:pStyle w:val="38"/>
        <w:rPr>
          <w:ins w:id="100593" w:author="מנוע מכני" w:date="2026-10-11T12:04:40Z"/>
        </w:rPr>
      </w:pPr>
      <w:r>
        <w:tab/>
        <w:t xml:space="preserve">ואומר:</w:t>
      </w:r>
    </w:p>
    <w:p w:rsidR="00DA63EC" w:rsidRDefault="00DA63EC" w:rsidP="00DA63EC">
      <w:pPr>
        <w:tabs>
          <w:tab w:val="center" w:pos="2835"/>
        </w:tabs>
        <w:rPr>
          <w:rtl/>
        </w:rPr>
      </w:pPr>
      <w:del w:id="100594" w:author="מנוע מכני" w:date="2026-10-11T12:04:40Z">
        <w:r>
          <w:rPr>
            <w:rtl/>
          </w:rPr>
          <w:tab/>
          <w:delText xml:space="preserve"> </w:delText>
        </w:r>
      </w:del>
      <w:r>
        <w:rPr>
          <w:rtl/>
        </w:rPr>
        <w:tab/>
        <w:t xml:space="preserve">כי </w:t>
      </w:r>
      <w:r>
        <w:rPr>
          <w:rStyle w:val="2fb"/>
          <w:rtl/>
        </w:rPr>
        <w:tab/>
        <w:t xml:space="preserve">יר"ט</w:t>
      </w:r>
      <w:r>
        <w:rPr>
          <w:rtl/>
        </w:rPr>
        <w:tab/>
        <w:t xml:space="preserve"> הדרך לנגדי</w:t>
      </w:r>
      <w:r>
        <w:rPr>
          <w:rFonts w:hint="cs"/>
          <w:rtl/>
        </w:rPr>
        <w:t>'</w:t>
      </w:r>
      <w:r>
        <w:rPr>
          <w:rtl/>
        </w:rPr>
        <w:t>, יראתה ראתה נטתה.</w:t>
      </w:r>
    </w:p>
    <w:p>
      <w:pPr>
        <w:pStyle w:val="38"/>
        <w:rPr>
          <w:ins w:id="100595" w:author="מנוע מכני" w:date="2026-10-11T12:04:40Z"/>
        </w:rPr>
      </w:pPr>
      <w:r>
        <w:tab/>
      </w:r>
      <w:r w:rsidRPr="004B1388">
        <w:t>דבי רבי ישמעאל</w:t>
      </w:r>
      <w:r>
        <w:t xml:space="preserve"> תנא:</w:t>
      </w:r>
    </w:p>
    <w:p w:rsidR="00DA63EC" w:rsidRDefault="00DA63EC" w:rsidP="00DA63EC">
      <w:pPr>
        <w:tabs>
          <w:tab w:val="center" w:pos="2835"/>
        </w:tabs>
        <w:rPr>
          <w:rtl/>
        </w:rPr>
      </w:pPr>
      <w:del w:id="100596" w:author="מנוע מכני" w:date="2026-10-11T12:04:40Z">
        <w:r>
          <w:rPr>
            <w:rtl/>
          </w:rPr>
          <w:delText xml:space="preserve"> </w:delText>
        </w:r>
      </w:del>
      <w:r>
        <w:rPr>
          <w:rtl/>
        </w:rPr>
        <w:t xml:space="preserve">כרמל - כר מלא.</w:t>
      </w:r>
    </w:p>
    <w:p w:rsidR="00DA63EC" w:rsidRDefault="00DA63EC" w:rsidP="00DA63EC">
      <w:pPr>
        <w:pStyle w:val="affffd"/>
        <w:rPr>
          <w:del w:id="90041" w:author="מנוע עיצוב" w:date="2026-10-11T12:09:26Z"/>
          <w:rtl/>
        </w:rPr>
      </w:pPr>
      <w:del w:id="90040" w:author="מנוע עיצוב" w:date="2026-10-11T12:09:26Z">
        <w:r>
          <w:rPr>
            <w:rtl/>
          </w:rPr>
          <w:delText xml:space="preserve">׹</w:delText>
        </w:r>
      </w:del>
    </w:p>
    <w:p w:rsidR="00DA63EC" w:rsidRDefault="00DA63EC" w:rsidP="00DA63EC">
      <w:pPr>
        <w:pStyle w:val="affff1"/>
        <w:ind w:end="0"/>
        <w:rPr>
          <w:rtl/>
        </w:rPr>
        <w:pPrChange w:id="20054" w:author="קלוד" w:date="2026-10-11T09:07:26Z">
          <w:pPr>
            <w:pStyle w:val="affff1"/>
            <w:rPr>
              <w:rtl/>
            </w:rPr>
          </w:pPr>
        </w:pPrChange>
      </w:pPr>
      <w:ins w:id="9819" w:author="מספור קטעי משנה" w:date="2026-10-11T09:35:12Z">
        <w:r>
          <w:rPr>
            <w:rStyle w:val="MisparKeta"/>
          </w:rPr>
          <w:t xml:space="preserve">ב. </w:t>
        </w:r>
      </w:ins>
      <w:r>
        <w:rPr>
          <w:rtl/>
        </w:rPr>
        <w:t>ור"ע מחייב בחלה ובמעשרות.</w:t>
      </w:r>
    </w:p>
    <w:p>
      <w:pPr>
        <w:pStyle w:val="38"/>
        <w:rPr>
          <w:ins w:id="100598" w:author="מנוע מכני" w:date="2026-10-11T12:04:40Z"/>
        </w:rPr>
      </w:pPr>
      <w:del w:id="100597" w:author="מנוע מכני" w:date="2026-10-11T12:04:40Z">
        <w:r w:rsidRPr="00265E5E">
          <w:delText xml:space="preserve">•</w:delText>
        </w:r>
      </w:del>
      <w:r>
        <w:t xml:space="preserve"> </w:t>
      </w:r>
      <w:r>
        <w:t>א</w:t>
      </w:r>
      <w:r>
        <w:t>ר</w:t>
      </w:r>
      <w:r>
        <w:t>"</w:t>
      </w:r>
      <w:r>
        <w:t>כ</w:t>
      </w:r>
      <w:r>
        <w:t xml:space="preserve">, אומר היה ר"ע:</w:t>
      </w:r>
    </w:p>
    <w:p w:rsidR="00DA63EC" w:rsidRDefault="00DA63EC" w:rsidP="00DA63EC">
      <w:pPr>
        <w:tabs>
          <w:tab w:val="center" w:pos="2835"/>
        </w:tabs>
        <w:rPr>
          <w:rtl/>
        </w:rPr>
      </w:pPr>
      <w:del w:id="100599" w:author="מנוע מכני" w:date="2026-10-11T12:04:40Z">
        <w:r>
          <w:rPr>
            <w:rtl/>
          </w:rPr>
          <w:delText xml:space="preserve"> </w:delText>
        </w:r>
      </w:del>
      <w:r>
        <w:rPr>
          <w:rtl/>
        </w:rPr>
        <w:t xml:space="preserve">מירוח הקדש אינו פוטר.</w:t>
      </w:r>
    </w:p>
    <w:p>
      <w:pPr>
        <w:pStyle w:val="38"/>
        <w:rPr>
          <w:ins w:id="100601" w:author="מנוע מכני" w:date="2026-10-11T12:04:40Z"/>
        </w:rPr>
      </w:pPr>
      <w:del w:id="100600" w:author="מנוע מכני" w:date="2026-10-11T12:04:40Z">
        <w:r w:rsidRPr="00265E5E">
          <w:delText xml:space="preserve">•</w:delText>
        </w:r>
      </w:del>
      <w:r>
        <w:t xml:space="preserve"> </w:t>
      </w:r>
      <w:r>
        <w:t xml:space="preserve">מתיב רב ששת:</w:t>
      </w:r>
    </w:p>
    <w:p w:rsidR="00DA63EC" w:rsidRDefault="00DA63EC" w:rsidP="00DA63EC">
      <w:pPr>
        <w:tabs>
          <w:tab w:val="center" w:pos="2835"/>
        </w:tabs>
        <w:rPr>
          <w:rtl/>
        </w:rPr>
      </w:pPr>
      <w:del w:id="100602" w:author="מנוע מכני" w:date="2026-10-11T12:04:40Z">
        <w:r>
          <w:rPr>
            <w:rtl/>
          </w:rPr>
          <w:delText xml:space="preserve"> </w:delText>
        </w:r>
      </w:del>
      <w:r>
        <w:rPr>
          <w:rtl/>
        </w:rPr>
        <w:t xml:space="preserve">מותר שלש סאין הללו מה היו עושין בו? נפדה ונאכל לכל אדם, וחייב בחלה ופטור מן המעשרות, </w:t>
      </w:r>
    </w:p>
    <w:p w:rsidR="00DA63EC" w:rsidRDefault="00DA63EC" w:rsidP="00DA63EC">
      <w:pPr>
        <w:tabs>
          <w:tab w:val="center" w:pos="2835"/>
        </w:tabs>
        <w:rPr>
          <w:rtl/>
        </w:rPr>
      </w:pPr>
      <w:r>
        <w:rPr>
          <w:rtl/>
        </w:rPr>
        <w:t xml:space="preserve">ר' עקיבא מחייב בחלה ובמעשרות</w:t>
      </w:r>
      <w:ins w:id="94975" w:author="מנוע מכני" w:date="2026-10-11T12:04:40Z">
        <w:r>
          <w:rPr>
            <w:rtl/>
          </w:rPr>
          <w:t xml:space="preserve">,</w:t>
        </w:r>
      </w:ins>
      <w:del w:id="94976" w:author="מנוע מכני" w:date="2026-10-11T12:04:40Z">
        <w:r>
          <w:rPr>
            <w:rtl/>
          </w:rPr>
          <w:delText xml:space="preserve">;</w:delText>
        </w:r>
      </w:del>
      <w:r>
        <w:rPr>
          <w:rtl/>
        </w:rPr>
        <w:t xml:space="preserve"> </w:t>
      </w:r>
    </w:p>
    <w:p>
      <w:pPr>
        <w:pStyle w:val="38"/>
        <w:rPr>
          <w:ins w:id="100603" w:author="מנוע מכני" w:date="2026-10-11T12:04:40Z"/>
        </w:rPr>
      </w:pPr>
      <w:r>
        <w:t xml:space="preserve">אמרו לו:</w:t>
      </w:r>
    </w:p>
    <w:p w:rsidR="00DA63EC" w:rsidRDefault="00DA63EC" w:rsidP="00DA63EC">
      <w:pPr>
        <w:tabs>
          <w:tab w:val="center" w:pos="2835"/>
        </w:tabs>
        <w:rPr>
          <w:rtl/>
        </w:rPr>
      </w:pPr>
      <w:del w:id="100604" w:author="מנוע מכני" w:date="2026-10-11T12:04:40Z">
        <w:r>
          <w:rPr>
            <w:rtl/>
          </w:rPr>
          <w:delText xml:space="preserve"> </w:delText>
        </w:r>
      </w:del>
      <w:r>
        <w:rPr>
          <w:rtl/>
        </w:rPr>
        <w:t xml:space="preserve">פודה מיד גזבר יוכיח, שחייב בחלה ופטור מן המעשרות</w:t>
      </w:r>
      <w:ins w:id="94977" w:author="מנוע מכני" w:date="2026-10-11T12:04:40Z">
        <w:r>
          <w:rPr>
            <w:rtl/>
          </w:rPr>
          <w:t xml:space="preserve">,</w:t>
        </w:r>
      </w:ins>
      <w:del w:id="9497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ואם </w:t>
      </w:r>
      <w:ins w:id="97513" w:author="מנוע מכני" w:date="2026-10-11T12:04:40Z">
        <w:r>
          <w:rPr>
            <w:rtl/>
          </w:rPr>
          <w:t xml:space="preserve">ישנו</w:t>
        </w:r>
      </w:ins>
      <w:del w:id="97514" w:author="מנוע מכני" w:date="2026-10-11T12:04:40Z">
        <w:r>
          <w:rPr>
            <w:rtl/>
          </w:rPr>
          <w:delText xml:space="preserve">איתא</w:delText>
        </w:r>
      </w:del>
      <w:r>
        <w:rPr>
          <w:rtl/>
        </w:rPr>
        <w:t xml:space="preserve"> דמירוח הקדש אינו פוטר, </w:t>
      </w:r>
      <w:ins w:id="93317" w:author="מנוע מכני" w:date="2026-10-11T12:04:40Z">
        <w:r>
          <w:rPr>
            <w:rtl/>
          </w:rPr>
          <w:t xml:space="preserve">מה</w:t>
        </w:r>
      </w:ins>
      <w:del w:id="93318" w:author="מנוע מכני" w:date="2026-10-11T12:04:40Z">
        <w:r>
          <w:rPr>
            <w:rtl/>
          </w:rPr>
          <w:delText xml:space="preserve">מאי</w:delText>
        </w:r>
      </w:del>
      <w:r>
        <w:rPr>
          <w:rtl/>
        </w:rPr>
        <w:t xml:space="preserve"> </w:t>
      </w:r>
      <w:ins w:id="97511" w:author="מנוע מכני" w:date="2026-10-11T12:04:40Z">
        <w:r>
          <w:rPr>
            <w:rtl/>
          </w:rPr>
          <w:t xml:space="preserve">אומרים</w:t>
        </w:r>
      </w:ins>
      <w:del w:id="97512" w:author="מנוע מכני" w:date="2026-10-11T12:04:40Z">
        <w:r>
          <w:rPr>
            <w:rtl/>
          </w:rPr>
          <w:delText xml:space="preserve">קאמרי</w:delText>
        </w:r>
      </w:del>
      <w:r>
        <w:rPr>
          <w:rtl/>
        </w:rPr>
        <w:t xml:space="preserve"> </w:t>
      </w:r>
      <w:ins w:id="93315" w:author="מנוע מכני" w:date="2026-10-11T12:04:40Z">
        <w:r>
          <w:rPr>
            <w:rtl/>
          </w:rPr>
          <w:t xml:space="preserve">לו</w:t>
        </w:r>
      </w:ins>
      <w:del w:id="93316" w:author="מנוע מכני" w:date="2026-10-11T12:04:40Z">
        <w:r>
          <w:rPr>
            <w:rtl/>
          </w:rPr>
          <w:delText xml:space="preserve">ליה</w:delText>
        </w:r>
      </w:del>
      <w:r>
        <w:rPr>
          <w:rtl/>
        </w:rPr>
        <w:t xml:space="preserve">? היא היא!</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tl/>
        </w:rPr>
        <w:t xml:space="preserve">ועוד איתיביה </w:t>
      </w:r>
      <w:r>
        <w:rPr>
          <w:rStyle w:val="2fb"/>
          <w:rtl/>
        </w:rPr>
        <w:t xml:space="preserve">ר"</w:t>
      </w:r>
      <w:r>
        <w:rPr>
          <w:rStyle w:val="2fb"/>
          <w:rFonts w:hint="cs"/>
          <w:rtl/>
        </w:rPr>
        <w:t xml:space="preserve">כ</w:t>
      </w:r>
      <w:r>
        <w:rPr>
          <w:rFonts w:hint="cs"/>
          <w:rtl/>
        </w:rPr>
        <w:t xml:space="preserve"> ב</w:t>
      </w:r>
      <w:r>
        <w:rPr>
          <w:rtl/>
        </w:rPr>
        <w:t>"</w:t>
      </w:r>
      <w:r>
        <w:rPr>
          <w:rFonts w:hint="cs"/>
          <w:rtl/>
        </w:rPr>
        <w:t xml:space="preserve">ת </w:t>
      </w:r>
      <w:r>
        <w:rPr>
          <w:rStyle w:val="2fb"/>
          <w:rFonts w:hint="cs"/>
          <w:rtl/>
        </w:rPr>
        <w:t xml:space="preserve">לר</w:t>
      </w:r>
      <w:r>
        <w:rPr>
          <w:rStyle w:val="2fb"/>
          <w:rtl/>
        </w:rPr>
        <w:t>"</w:t>
      </w:r>
      <w:r>
        <w:rPr>
          <w:rStyle w:val="2fb"/>
          <w:rFonts w:hint="cs"/>
          <w:rtl/>
        </w:rPr>
        <w:t xml:space="preserve">כ</w:t>
      </w:r>
      <w:ins w:id="94979" w:author="מנוע מכני" w:date="2026-10-11T12:04:40Z">
        <w:r>
          <w:rPr>
            <w:rFonts w:hint="cs"/>
            <w:rtl/>
          </w:rPr>
          <w:t xml:space="preserve"> </w:t>
        </w:r>
      </w:ins>
      <w:del w:id="94980" w:author="מנוע מכני" w:date="2026-10-11T12:04:40Z">
        <w:r>
          <w:rPr>
            <w:rFonts w:hint="cs"/>
            <w:rtl/>
          </w:rPr>
          <w:delText xml:space="preserve">  </w:delText>
        </w:r>
      </w:del>
      <w:r>
        <w:rPr>
          <w:rFonts w:hint="cs"/>
          <w:rtl/>
        </w:rPr>
        <w:t xml:space="preserve">מדתניא</w:t>
      </w:r>
      <w:r>
        <w:rPr>
          <w:rtl/>
        </w:rPr>
        <w:t xml:space="preserve"> ר' עקיבא מחייב בחלה ובמעשרות, לפי שלא ניתנו מעות אלא לצורך להן!</w:t>
      </w:r>
    </w:p>
    <w:p>
      <w:pPr>
        <w:pStyle w:val="38"/>
        <w:rPr>
          <w:ins w:id="100605" w:author="מנוע מכני" w:date="2026-10-11T12:04:40Z"/>
        </w:rPr>
      </w:pPr>
      <w:r>
        <w:t xml:space="preserve">- אלא</w:t>
      </w:r>
    </w:p>
    <w:p w:rsidR="00DA63EC" w:rsidRDefault="00DA63EC" w:rsidP="00DA63EC">
      <w:pPr>
        <w:pStyle w:val="affffb"/>
        <w:rPr>
          <w:rtl/>
        </w:rPr>
      </w:pPr>
      <w:del w:id="100606" w:author="מנוע מכני" w:date="2026-10-11T12:04:40Z">
        <w:r>
          <w:rPr>
            <w:rtl/>
          </w:rPr>
          <w:delText xml:space="preserve"> </w:delText>
        </w:r>
      </w:del>
      <w:r>
        <w:rPr>
          <w:rStyle w:val="2fb"/>
          <w:rtl/>
        </w:rPr>
        <w:t xml:space="preserve">א</w:t>
      </w:r>
      <w:r>
        <w:rPr>
          <w:rStyle w:val="2fb"/>
          <w:rFonts w:hint="cs"/>
          <w:rtl/>
        </w:rPr>
        <w:t>רי</w:t>
      </w:r>
      <w:r>
        <w:rPr>
          <w:rStyle w:val="2fb"/>
          <w:rtl/>
        </w:rPr>
        <w:t>"</w:t>
      </w:r>
      <w:r>
        <w:rPr>
          <w:rStyle w:val="2fb"/>
          <w:rFonts w:hint="cs"/>
          <w:rtl/>
        </w:rPr>
        <w:t>ו</w:t>
      </w:r>
      <w:r>
        <w:rPr>
          <w:rtl/>
        </w:rPr>
        <w:t>, תלמוד ערוך הוא בפיו של ר' עקיבא: שלא ניתנו מעות אלא לצורך להן.</w:t>
      </w:r>
    </w:p>
    <w:p>
      <w:pPr>
        <w:pStyle w:val="afffff8"/>
        <w:rPr>
          <w:ins w:id="90351" w:author="קלוד" w:date="2026-10-11T12:32:08Z"/>
        </w:rPr>
      </w:pPr>
      <w:ins w:id="90352" w:author="קלוד" w:date="2026-10-11T12:32:08Z">
        <w:r>
          <w:rPr>
            <w:color w:val="7B3F00"/>
          </w:rPr>
          <w:t xml:space="preserve">מירוח הקדש - פוטר מן המעשר, ואפילו לר"ע</w:t>
        </w:r>
      </w:ins>
    </w:p>
    <w:p>
      <w:pPr>
        <w:pStyle w:val="38"/>
        <w:rPr>
          <w:ins w:id="100608" w:author="מנוע מכני" w:date="2026-10-11T12:04:40Z"/>
        </w:rPr>
      </w:pPr>
      <w:del w:id="100607" w:author="מנוע מכני" w:date="2026-10-11T12:04:40Z">
        <w:r w:rsidRPr="00265E5E">
          <w:delText xml:space="preserve">•</w:delText>
        </w:r>
      </w:del>
      <w:r>
        <w:t xml:space="preserve"> </w:t>
      </w:r>
      <w:r>
        <w:t xml:space="preserve">רבא:</w:t>
      </w:r>
    </w:p>
    <w:p w:rsidR="00DA63EC" w:rsidRDefault="00DA63EC" w:rsidP="00DA63EC">
      <w:pPr>
        <w:tabs>
          <w:tab w:val="center" w:pos="2835"/>
        </w:tabs>
        <w:rPr>
          <w:rtl/>
        </w:rPr>
      </w:pPr>
      <w:del w:id="100609" w:author="מנוע מכני" w:date="2026-10-11T12:04:40Z">
        <w:r>
          <w:rPr>
            <w:rtl/>
          </w:rPr>
          <w:delText xml:space="preserve"> </w:delText>
        </w:r>
      </w:del>
      <w:r>
        <w:rPr>
          <w:rtl/>
        </w:rPr>
        <w:t xml:space="preserve">פשיטא לי דמירוח הקדש פוטר, ואפי' </w:t>
      </w:r>
      <w:r>
        <w:rPr>
          <w:rStyle w:val="2fb"/>
          <w:rtl/>
        </w:rPr>
        <w:t xml:space="preserve">ר"</w:t>
      </w:r>
      <w:r>
        <w:rPr>
          <w:rStyle w:val="2fb"/>
          <w:rFonts w:hint="cs"/>
          <w:rtl/>
        </w:rPr>
        <w:t xml:space="preserve">ע</w:t>
      </w:r>
      <w:r>
        <w:rPr>
          <w:rFonts w:hint="cs"/>
          <w:rtl/>
        </w:rPr>
        <w:t xml:space="preserve"> </w:t>
      </w:r>
      <w:r>
        <w:rPr>
          <w:rtl/>
        </w:rPr>
        <w:t xml:space="preserve">לא</w:t>
      </w:r>
      <w:r>
        <w:rPr>
          <w:rtl/>
        </w:rPr>
        <w:t xml:space="preserve"> מחייב </w:t>
      </w:r>
      <w:ins w:id="91585" w:author="מנוע מכני" w:date="2026-10-11T12:04:40Z">
        <w:r>
          <w:rPr>
            <w:rtl/>
          </w:rPr>
          <w:t xml:space="preserve">שם</w:t>
        </w:r>
      </w:ins>
      <w:del w:id="91586" w:author="מנוע מכני" w:date="2026-10-11T12:04:40Z">
        <w:r>
          <w:rPr>
            <w:rtl/>
          </w:rPr>
          <w:delText xml:space="preserve">התם</w:delText>
        </w:r>
      </w:del>
      <w:r>
        <w:rPr>
          <w:rtl/>
        </w:rPr>
        <w:t xml:space="preserve"> - אלא שלא ניתנו מעות אלא לצורך להן, אבל מירוח הקדש </w:t>
      </w:r>
      <w:ins w:id="93319" w:author="מנוע מכני" w:date="2026-10-11T12:04:40Z">
        <w:r>
          <w:rPr>
            <w:rtl/>
          </w:rPr>
          <w:t xml:space="preserve">סתם</w:t>
        </w:r>
      </w:ins>
      <w:del w:id="93320" w:author="מנוע מכני" w:date="2026-10-11T12:04:40Z">
        <w:r>
          <w:rPr>
            <w:rtl/>
          </w:rPr>
          <w:delText xml:space="preserve">בעלמא</w:delText>
        </w:r>
      </w:del>
      <w:r>
        <w:rPr>
          <w:rtl/>
        </w:rPr>
        <w:t xml:space="preserve"> פוטר</w:t>
      </w:r>
      <w:ins w:id="94981" w:author="מנוע מכני" w:date="2026-10-11T12:04:40Z">
        <w:r>
          <w:rPr>
            <w:rtl/>
          </w:rPr>
          <w:t xml:space="preserve">,</w:t>
        </w:r>
      </w:ins>
      <w:del w:id="9498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מירוח העכו"ם - תנאי היא, </w:t>
      </w:r>
      <w:r>
        <w:rPr>
          <w:rtl/>
        </w:rPr>
        <w:t xml:space="preserve">דתניא</w:t>
      </w:r>
      <w:r>
        <w:rPr>
          <w:rtl/>
        </w:rPr>
        <w:t xml:space="preserve">: </w:t>
      </w:r>
      <w:r>
        <w:rPr>
          <w:rStyle w:val="2fb"/>
          <w:rFonts w:hint="cs"/>
          <w:rtl/>
        </w:rPr>
        <w:t>לר</w:t>
      </w:r>
      <w:r>
        <w:rPr>
          <w:rStyle w:val="2fb"/>
          <w:rtl/>
        </w:rPr>
        <w:t>"</w:t>
      </w:r>
      <w:r>
        <w:rPr>
          <w:rStyle w:val="2fb"/>
          <w:rFonts w:hint="cs"/>
          <w:rtl/>
        </w:rPr>
        <w:t xml:space="preserve">י</w:t>
      </w:r>
      <w:r>
        <w:rPr>
          <w:rFonts w:hint="cs"/>
          <w:rtl/>
        </w:rPr>
        <w:t xml:space="preserve"> </w:t>
      </w:r>
      <w:r>
        <w:rPr>
          <w:rStyle w:val="2fb"/>
          <w:rFonts w:hint="cs"/>
          <w:rtl/>
        </w:rPr>
        <w:t xml:space="preserve">ור</w:t>
      </w:r>
      <w:r>
        <w:rPr>
          <w:rStyle w:val="2fb"/>
          <w:rtl/>
        </w:rPr>
        <w:t>"</w:t>
      </w:r>
      <w:r>
        <w:rPr>
          <w:rStyle w:val="2fb"/>
          <w:rFonts w:hint="cs"/>
          <w:rtl/>
        </w:rPr>
        <w:t xml:space="preserve">י</w:t>
      </w:r>
      <w:r>
        <w:rPr>
          <w:rFonts w:hint="cs"/>
          <w:rtl/>
        </w:rPr>
        <w:t xml:space="preserve">: </w:t>
      </w:r>
      <w:r>
        <w:rPr>
          <w:rtl/>
        </w:rPr>
        <w:t xml:space="preserve">תורמין משל ישראל על של ישראל, ומשל </w:t>
      </w:r>
      <w:ins w:id="97113" w:author="מנוע מכני" w:date="2026-10-11T12:04:40Z">
        <w:r>
          <w:rPr>
            <w:rtl/>
          </w:rPr>
          <w:t xml:space="preserve">נכרי</w:t>
        </w:r>
      </w:ins>
      <w:del w:id="97114" w:author="מנוע מכני" w:date="2026-10-11T12:04:40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על של </w:t>
      </w:r>
      <w:ins w:id="90017" w:author="מנוע מכני" w:date="2026-10-11T12:04:40Z">
        <w:ins w:id="97115" w:author="מנוע מכני" w:date="2026-10-11T12:04:40Z">
          <w:r>
            <w:rPr>
              <w:rFonts w:hint="cs"/>
              <w:rtl/>
            </w:rPr>
            <w:t xml:space="preserve">נכרי</w:t>
          </w:r>
        </w:ins>
        <w:del w:id="97116" w:author="מנוע מכני" w:date="2026-10-11T12:04:40Z">
          <w:r>
            <w:rPr>
              <w:rFonts w:hint="cs"/>
              <w:rtl/>
            </w:rPr>
            <w:delText xml:space="preserve">עכו"ם</w:delText>
          </w:r>
        </w:del>
      </w:ins>
      <w:del w:id="90018" w:author="מנוע מכני" w:date="2026-10-11T12:04:40Z">
        <w:r>
          <w:rPr>
            <w:rFonts w:hint="cs"/>
            <w:rtl/>
          </w:rPr>
          <w:delText xml:space="preserve">עכו'ם</w:delText>
        </w:r>
      </w:del>
      <w:ins w:id="95971" w:author="מנוע מכני" w:date="2026-10-11T12:04:40Z">
        <w:r>
          <w:rPr>
            <w:rFonts w:hint="cs"/>
            <w:rtl/>
          </w:rPr>
          <w:t xml:space="preserve">,</w:t>
        </w:r>
      </w:ins>
      <w:del w:id="95972" w:author="מנוע מכני" w:date="2026-10-11T12:04:40Z">
        <w:r>
          <w:rPr>
            <w:rFonts w:hint="cs"/>
            <w:rtl/>
          </w:rPr>
          <w:delText xml:space="preserve"> </w:delText>
        </w:r>
        <w:r>
          <w:rPr>
            <w:rtl/>
          </w:rPr>
          <w:delText xml:space="preserve">,</w:delText>
        </w:r>
      </w:del>
      <w:r>
        <w:rPr>
          <w:rtl/>
        </w:rPr>
        <w:t xml:space="preserve"> ומשל כותיים על של כותיים, ומשל כל על של כל, </w:t>
      </w:r>
    </w:p>
    <w:p>
      <w:pPr>
        <w:pStyle w:val="38"/>
        <w:rPr>
          <w:ins w:id="100610" w:author="מנוע מכני" w:date="2026-10-11T12:04:40Z"/>
        </w:rPr>
      </w:pPr>
      <w:r>
        <w:tab/>
        <w:t xml:space="preserve">רבי יוסי ור"ש</w:t>
      </w:r>
      <w:del w:id="102551" w:author="מנוע מכני" w:date="2026-10-11T12:04:40Z">
        <w:r>
          <w:tab/>
          <w:delText xml:space="preserve"> אומרים</w:delText>
        </w:r>
      </w:del>
      <w:del w:id="103714" w:author="Claude" w:date="2026-10-11T09:07:48Z">
        <w:r>
          <w:delText xml:space="preserve">	</w:delText>
        </w:r>
      </w:del>
      <w:r>
        <w:t xml:space="preserve">:</w:t>
      </w:r>
    </w:p>
    <w:p w:rsidR="00DA63EC" w:rsidRDefault="00DA63EC" w:rsidP="00DA63EC">
      <w:pPr>
        <w:tabs>
          <w:tab w:val="center" w:pos="2835"/>
        </w:tabs>
        <w:rPr>
          <w:rtl/>
        </w:rPr>
      </w:pPr>
      <w:del w:id="100611" w:author="מנוע מכני" w:date="2026-10-11T12:04:40Z">
        <w:r>
          <w:rPr>
            <w:rtl/>
          </w:rPr>
          <w:tab/>
          <w:delText xml:space="preserve"> </w:delText>
        </w:r>
      </w:del>
      <w:r>
        <w:rPr>
          <w:rtl/>
        </w:rPr>
        <w:tab/>
        <w:t xml:space="preserve">תורמין משל ישראל על של ישראל, ומשל </w:t>
      </w:r>
      <w:ins w:id="97117" w:author="מנוע מכני" w:date="2026-10-11T12:04:40Z">
        <w:r>
          <w:rPr>
            <w:rtl/>
          </w:rPr>
          <w:t xml:space="preserve">נכרי</w:t>
        </w:r>
      </w:ins>
      <w:del w:id="97118" w:author="מנוע מכני" w:date="2026-10-11T12:04:40Z">
        <w:r>
          <w:rPr>
            <w:rtl/>
          </w:rPr>
          <w:tab/>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על של כותיים ומשל כותיים על של </w:t>
      </w:r>
      <w:ins w:id="97119" w:author="מנוע מכני" w:date="2026-10-11T12:04:40Z">
        <w:r>
          <w:rPr>
            <w:rtl/>
          </w:rPr>
          <w:t xml:space="preserve">נכרי</w:t>
        </w:r>
      </w:ins>
      <w:del w:id="97120" w:author="מנוע מכני" w:date="2026-10-11T12:04:40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p>
    <w:p w:rsidR="00DA63EC" w:rsidRPr="00FE1B89" w:rsidRDefault="00DA63EC" w:rsidP="00DA63EC">
      <w:pPr>
        <w:tabs>
          <w:tab w:val="center" w:pos="2835"/>
        </w:tabs>
        <w:rPr>
          <w:spacing w:val="-6"/>
          <w:rtl/>
        </w:rPr>
      </w:pPr>
      <w:r w:rsidRPr="00FE1B89">
        <w:rPr>
          <w:spacing w:val="-6"/>
          <w:rtl/>
        </w:rPr>
        <w:tab/>
        <w:t xml:space="preserve">אבל </w:t>
      </w:r>
      <w:r w:rsidRPr="00FE1B89">
        <w:rPr>
          <w:spacing w:val="-6"/>
          <w:rtl/>
        </w:rPr>
        <w:tab/>
        <w:t xml:space="preserve">לא</w:t>
      </w:r>
      <w:r w:rsidRPr="00FE1B89">
        <w:rPr>
          <w:spacing w:val="-6"/>
          <w:rtl/>
        </w:rPr>
        <w:tab/>
        <w:t xml:space="preserve"> משל ישראל על של </w:t>
      </w:r>
      <w:ins w:id="97121" w:author="מנוע מכני" w:date="2026-10-11T12:04:40Z">
        <w:r>
          <w:rPr>
            <w:spacing w:val="-6"/>
            <w:rtl/>
          </w:rPr>
          <w:t xml:space="preserve">נכרי</w:t>
        </w:r>
      </w:ins>
      <w:del w:id="97122" w:author="מנוע מכני" w:date="2026-10-11T12:04:40Z">
        <w:r w:rsidRPr="00FE1B89">
          <w:rPr>
            <w:spacing w:val="-6"/>
            <w:rtl/>
          </w:rPr>
          <w:tab/>
          <w:delText xml:space="preserve">עכו"ם</w:delText>
        </w:r>
      </w:del>
      <w:r w:rsidRPr="00FE1B89">
        <w:rPr>
          <w:spacing w:val="-6"/>
          <w:rtl/>
        </w:rPr>
        <w:tab/>
        <w:t xml:space="preserve"> ושל כותיים, ולא משל </w:t>
      </w:r>
      <w:ins w:id="97123" w:author="מנוע מכני" w:date="2026-10-11T12:04:40Z">
        <w:r>
          <w:rPr>
            <w:spacing w:val="-6"/>
            <w:rtl/>
          </w:rPr>
          <w:t xml:space="preserve">נכרי</w:t>
        </w:r>
      </w:ins>
      <w:del w:id="97124" w:author="מנוע מכני" w:date="2026-10-11T12:04:40Z">
        <w:r w:rsidRPr="00FE1B89">
          <w:rPr>
            <w:spacing w:val="-6"/>
            <w:rtl/>
          </w:rPr>
          <w:tab/>
          <w:delText xml:space="preserve">עכו"ם</w:delText>
        </w:r>
      </w:del>
      <w:r w:rsidRPr="00FE1B89">
        <w:rPr>
          <w:spacing w:val="-6"/>
          <w:rtl/>
        </w:rPr>
        <w:tab/>
        <w:t xml:space="preserve"> ושל כותיים על של ישראל</w:t>
      </w:r>
      <w:ins w:id="94983" w:author="מנוע מכני" w:date="2026-10-11T12:04:40Z">
        <w:r>
          <w:rPr>
            <w:spacing w:val="-6"/>
            <w:rtl/>
          </w:rPr>
          <w:t xml:space="preserve">,</w:t>
        </w:r>
      </w:ins>
      <w:del w:id="94984" w:author="מנוע מכני" w:date="2026-10-11T12:04:40Z">
        <w:r w:rsidRPr="00FE1B89">
          <w:rPr>
            <w:spacing w:val="-6"/>
            <w:rtl/>
          </w:rPr>
          <w:tab/>
          <w:delText xml:space="preserve">;</w:delText>
        </w:r>
      </w:del>
      <w:r w:rsidRPr="00FE1B89">
        <w:rPr>
          <w:spacing w:val="-6"/>
          <w:rtl/>
        </w:rPr>
        <w:tab/>
        <w:t xml:space="preserve"> </w:t>
      </w:r>
    </w:p>
    <w:p w:rsidR="00DA63EC" w:rsidRDefault="00DA63EC" w:rsidP="00DA63EC">
      <w:pPr>
        <w:pStyle w:val="afff3"/>
        <w:framePr w:wrap="around"/>
        <w:rPr>
          <w:rtl/>
        </w:rPr>
      </w:pPr>
      <w:r>
        <w:rPr>
          <w:rFonts w:hint="cs"/>
          <w:rtl/>
        </w:rPr>
        <w:t xml:space="preserve">סז. </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sidRPr="00F12DEB">
        <w:rPr>
          <w:b/>
          <w:bCs/>
          <w:rtl/>
        </w:rPr>
        <w:t>גלגול הקדש פוטר,</w:t>
      </w:r>
      <w:r>
        <w:rPr>
          <w:rtl/>
        </w:rPr>
        <w:t xml:space="preserve"> </w:t>
      </w:r>
      <w:r>
        <w:rPr>
          <w:rtl/>
        </w:rPr>
        <w:t xml:space="preserve">דתנן</w:t>
      </w:r>
      <w:r>
        <w:rPr>
          <w:rtl/>
        </w:rPr>
        <w:t xml:space="preserve">: הקדישה עיסתה עד שלא גלגלה ופדאתה חייבת, משגלגלה ופדאתה חייבת, </w:t>
      </w:r>
    </w:p>
    <w:p w:rsidR="00DA63EC" w:rsidRPr="00FE1B89" w:rsidRDefault="00DA63EC" w:rsidP="00DA63EC">
      <w:pPr>
        <w:tabs>
          <w:tab w:val="center" w:pos="2835"/>
        </w:tabs>
        <w:rPr>
          <w:spacing w:val="-4"/>
          <w:rtl/>
        </w:rPr>
      </w:pPr>
      <w:r w:rsidRPr="00FE1B89">
        <w:rPr>
          <w:spacing w:val="-4"/>
          <w:rtl/>
        </w:rPr>
        <w:t>הקדישה עד שלא גלגלה וגלגלה הגזבר ואחר כך פדאתה - פטורה, שבשעת חובתה היתה פטורה.</w:t>
      </w:r>
    </w:p>
    <w:p>
      <w:pPr>
        <w:pStyle w:val="afffff8"/>
        <w:rPr>
          <w:ins w:id="90349" w:author="קלוד" w:date="2026-10-11T12:32:08Z"/>
        </w:rPr>
      </w:pPr>
      <w:ins w:id="90350" w:author="קלוד" w:date="2026-10-11T12:32:08Z">
        <w:r>
          <w:rPr>
            <w:color w:val="7B3F00"/>
          </w:rPr>
          <w:t xml:space="preserve">גלגול נכרי - האם פוטר מן החלה?</w:t>
        </w:r>
      </w:ins>
    </w:p>
    <w:p>
      <w:pPr>
        <w:pStyle w:val="38"/>
        <w:rPr>
          <w:ins w:id="100613" w:author="מנוע מכני" w:date="2026-10-11T12:04:40Z"/>
        </w:rPr>
      </w:pPr>
      <w:del w:id="100612" w:author="מנוע מכני" w:date="2026-10-11T12:04:40Z">
        <w:r w:rsidRPr="00452899">
          <w:delText xml:space="preserve">•</w:delText>
        </w:r>
      </w:del>
      <w:r w:rsidRPr="00452899">
        <w:t xml:space="preserve"> </w:t>
      </w:r>
      <w:r w:rsidRPr="00452899">
        <w:t>בעי רבא</w:t>
      </w:r>
      <w:r>
        <w:t xml:space="preserve">:</w:t>
      </w:r>
    </w:p>
    <w:p w:rsidR="00DA63EC" w:rsidRDefault="00DA63EC" w:rsidP="00DA63EC">
      <w:pPr>
        <w:tabs>
          <w:tab w:val="center" w:pos="2835"/>
        </w:tabs>
        <w:rPr>
          <w:rtl/>
        </w:rPr>
      </w:pPr>
      <w:del w:id="100614" w:author="מנוע מכני" w:date="2026-10-11T12:04:40Z">
        <w:r>
          <w:rPr>
            <w:rtl/>
          </w:rPr>
          <w:delText xml:space="preserve"> </w:delText>
        </w:r>
      </w:del>
      <w:r>
        <w:rPr>
          <w:rtl/>
        </w:rPr>
        <w:t xml:space="preserve">גלגול </w:t>
      </w:r>
      <w:ins w:id="97125" w:author="מנוע מכני" w:date="2026-10-11T12:04:40Z">
        <w:r>
          <w:rPr>
            <w:rtl/>
          </w:rPr>
          <w:t xml:space="preserve">נכרי</w:t>
        </w:r>
      </w:ins>
      <w:del w:id="97126" w:author="מנוע מכני" w:date="2026-10-11T12:04:40Z">
        <w:r>
          <w:rPr>
            <w:rtl/>
          </w:rPr>
          <w:delText xml:space="preserve">עכו"ם</w:delText>
        </w:r>
      </w:del>
      <w:r>
        <w:rPr>
          <w:rtl/>
        </w:rPr>
        <w:t xml:space="preserve"> </w:t>
      </w:r>
      <w:ins w:id="93321" w:author="מנוע מכני" w:date="2026-10-11T12:04:40Z">
        <w:r>
          <w:rPr>
            <w:rtl/>
          </w:rPr>
          <w:t xml:space="preserve">מה</w:t>
        </w:r>
      </w:ins>
      <w:del w:id="93322" w:author="מנוע מכני" w:date="2026-10-11T12:04:40Z">
        <w:r>
          <w:rPr>
            <w:rtl/>
          </w:rPr>
          <w:delText xml:space="preserve">מאי</w:delText>
        </w:r>
      </w:del>
      <w:r>
        <w:rPr>
          <w:rtl/>
        </w:rPr>
        <w:t xml:space="preserve">? </w:t>
      </w:r>
    </w:p>
    <w:p>
      <w:pPr>
        <w:pStyle w:val="38"/>
        <w:rPr>
          <w:ins w:id="100615" w:author="מנוע מכני" w:date="2026-10-11T12:04:40Z"/>
        </w:rPr>
      </w:pPr>
      <w:del w:id="90176" w:author="מנוע מכני" w:date="2026-10-11T12:04:40Z">
        <w:r w:rsidRPr="00965568">
          <w:delText xml:space="preserve"> </w:delText>
        </w:r>
      </w:del>
      <w:r w:rsidRPr="00965568">
        <w:t xml:space="preserve">תנן</w:t>
      </w:r>
      <w:r w:rsidRPr="00965568">
        <w:t xml:space="preserve">:</w:t>
      </w:r>
    </w:p>
    <w:p w:rsidR="00DA63EC" w:rsidRDefault="00DA63EC" w:rsidP="00DA63EC">
      <w:pPr>
        <w:tabs>
          <w:tab w:val="center" w:pos="2835"/>
        </w:tabs>
        <w:rPr>
          <w:spacing w:val="2"/>
          <w:rtl/>
        </w:rPr>
      </w:pPr>
      <w:del w:id="100616" w:author="מנוע מכני" w:date="2026-10-11T12:04:40Z">
        <w:r w:rsidRPr="00965568">
          <w:rPr>
            <w:spacing w:val="2"/>
            <w:rtl/>
          </w:rPr>
          <w:delText xml:space="preserve"> </w:delText>
        </w:r>
      </w:del>
      <w:r w:rsidRPr="00965568">
        <w:rPr>
          <w:spacing w:val="2"/>
          <w:rtl/>
        </w:rPr>
        <w:t xml:space="preserve">גר שנתגייר והיתה לו עיסה, נעשה עד שלא נתגייר - פטור, משנתגייר - חייב, ספק - חייב</w:t>
      </w:r>
      <w:ins w:id="94985" w:author="מנוע מכני" w:date="2026-10-11T12:04:40Z">
        <w:r>
          <w:rPr>
            <w:spacing w:val="2"/>
            <w:rtl/>
          </w:rPr>
          <w:t xml:space="preserve">,</w:t>
        </w:r>
      </w:ins>
      <w:del w:id="94986" w:author="מנוע מכני" w:date="2026-10-11T12:04:40Z">
        <w:r w:rsidRPr="00965568">
          <w:rPr>
            <w:spacing w:val="2"/>
            <w:rtl/>
          </w:rPr>
          <w:delText xml:space="preserve">;</w:delText>
        </w:r>
      </w:del>
      <w:r w:rsidRPr="00965568">
        <w:rPr>
          <w:rFonts w:hint="cs"/>
          <w:spacing w:val="2"/>
          <w:rtl/>
        </w:rPr>
        <w:t xml:space="preserve"> ולכו</w:t>
      </w:r>
      <w:r w:rsidRPr="00965568">
        <w:rPr>
          <w:spacing w:val="2"/>
          <w:rtl/>
        </w:rPr>
        <w:t>"</w:t>
      </w:r>
      <w:r w:rsidRPr="00965568">
        <w:rPr>
          <w:rFonts w:hint="cs"/>
          <w:spacing w:val="2"/>
          <w:rtl/>
        </w:rPr>
        <w:t>ע</w:t>
      </w:r>
    </w:p>
    <w:p w:rsidR="00DA63EC" w:rsidRDefault="00DA63EC" w:rsidP="00DA63EC">
      <w:pPr>
        <w:tabs>
          <w:tab w:val="center" w:pos="2835"/>
        </w:tabs>
        <w:rPr>
          <w:rtl/>
        </w:rPr>
      </w:pPr>
      <w:r>
        <w:rPr>
          <w:rtl/>
        </w:rPr>
        <w:lastRenderedPageBreak/>
        <w:t xml:space="preserve">ואפי' </w:t>
      </w:r>
      <w:r>
        <w:rPr>
          <w:rStyle w:val="2fb"/>
          <w:rtl/>
        </w:rPr>
        <w:lastRenderedPageBreak/>
        <w:t xml:space="preserve">ר"מ</w:t>
      </w:r>
      <w:r>
        <w:rPr>
          <w:rtl/>
        </w:rPr>
        <w:lastRenderedPageBreak/>
        <w:t xml:space="preserve"> </w:t>
      </w:r>
      <w:r>
        <w:rPr>
          <w:rStyle w:val="2fb"/>
          <w:rtl/>
        </w:rPr>
        <w:lastRenderedPageBreak/>
        <w:t xml:space="preserve">ור"</w:t>
      </w:r>
      <w:r>
        <w:rPr>
          <w:rStyle w:val="2fb"/>
          <w:rFonts w:hint="cs"/>
          <w:rtl/>
        </w:rPr>
        <w:t xml:space="preserve">י</w:t>
      </w:r>
      <w:r>
        <w:rPr>
          <w:rFonts w:hint="cs"/>
          <w:rtl/>
        </w:rPr>
        <w:t xml:space="preserve"> </w:t>
      </w:r>
      <w:r>
        <w:rPr>
          <w:rtl/>
        </w:rPr>
        <w:t xml:space="preserve">מחייבי </w:t>
      </w:r>
      <w:ins w:id="91587" w:author="מנוע מכני" w:date="2026-10-11T12:04:40Z">
        <w:r>
          <w:rPr>
            <w:rtl/>
          </w:rPr>
          <w:t xml:space="preserve">שם</w:t>
        </w:r>
      </w:ins>
      <w:del w:id="91588" w:author="מנוע מכני" w:date="2026-10-11T12:04:40Z">
        <w:r>
          <w:rPr>
            <w:rtl/>
          </w:rPr>
          <w:delText xml:space="preserve">התם</w:delText>
        </w:r>
      </w:del>
      <w:r>
        <w:rPr>
          <w:rtl/>
        </w:rPr>
        <w:t xml:space="preserve"> </w:t>
      </w:r>
      <w:r w:rsidRPr="00664445">
        <w:rPr>
          <w:rStyle w:val="afffff0"/>
          <w:rtl/>
        </w:rPr>
        <w:t>ד</w:t>
      </w:r>
      <w:r w:rsidRPr="00664445">
        <w:rPr>
          <w:rStyle w:val="afffff0"/>
          <w:rFonts w:hint="cs"/>
          <w:rtl/>
        </w:rPr>
        <w:t>'</w:t>
      </w:r>
      <w:r w:rsidRPr="00664445">
        <w:rPr>
          <w:rStyle w:val="afffff0"/>
          <w:rtl/>
        </w:rPr>
        <w:t>גנך דגנך</w:t>
      </w:r>
      <w:r w:rsidRPr="00664445">
        <w:rPr>
          <w:rStyle w:val="afffff0"/>
          <w:rFonts w:hint="cs"/>
          <w:rtl/>
        </w:rPr>
        <w:t>'</w:t>
      </w:r>
      <w:r w:rsidRPr="00664445">
        <w:rPr>
          <w:rStyle w:val="afffff0"/>
          <w:rtl/>
        </w:rPr>
        <w:t xml:space="preserve"> </w:t>
      </w:r>
      <w:r>
        <w:rPr>
          <w:rStyle w:val="afffff0"/>
          <w:rtl/>
        </w:rPr>
        <w:t xml:space="preserve">יתירא, הוי מיעוט אחר מיעוט, </w:t>
      </w:r>
      <w:r>
        <w:rPr>
          <w:rStyle w:val="afffff0"/>
          <w:rFonts w:hint="cs"/>
          <w:rtl/>
        </w:rPr>
        <w:t>ו</w:t>
      </w:r>
      <w:r>
        <w:rPr>
          <w:rStyle w:val="afffff0"/>
          <w:rtl/>
        </w:rPr>
        <w:t xml:space="preserve">לרבות </w:t>
      </w:r>
      <w:ins w:id="90463" w:author="מנוע מכני" w:date="2026-10-11T12:04:40Z">
        <w:r>
          <w:rPr>
            <w:rStyle w:val="afffff0"/>
            <w:rtl/>
          </w:rPr>
          <w:t xml:space="preserve">אפי</w:t>
        </w:r>
        <w:r>
          <w:rPr>
            <w:rtl/>
          </w:rPr>
          <w:t xml:space="preserve">'</w:t>
        </w:r>
      </w:ins>
      <w:del w:id="90464" w:author="מנוע מכני" w:date="2026-10-11T12:04:40Z">
        <w:r>
          <w:rPr>
            <w:rtl/>
          </w:rPr>
          <w:delText xml:space="preserve">אפילו</w:delText>
        </w:r>
      </w:del>
      <w:r>
        <w:rPr>
          <w:rtl/>
        </w:rPr>
        <w:t xml:space="preserve"> </w:t>
      </w:r>
      <w:ins w:id="97127" w:author="מנוע מכני" w:date="2026-10-11T12:04:40Z">
        <w:r>
          <w:rPr>
            <w:rtl/>
          </w:rPr>
          <w:t xml:space="preserve">נכרי</w:t>
        </w:r>
      </w:ins>
      <w:del w:id="97128" w:author="מנוע מכני" w:date="2026-10-11T12:04:40Z">
        <w:r>
          <w:rPr>
            <w:rtl/>
          </w:rPr>
          <w:delText xml:space="preserve">עכו"ם</w:delText>
        </w:r>
      </w:del>
      <w:r>
        <w:rPr>
          <w:rtl/>
        </w:rPr>
        <w:t xml:space="preserve">, </w:t>
      </w:r>
    </w:p>
    <w:p w:rsidR="00DA63EC" w:rsidRDefault="00DA63EC" w:rsidP="00DA63EC">
      <w:pPr>
        <w:tabs>
          <w:tab w:val="center" w:pos="2835"/>
        </w:tabs>
        <w:rPr>
          <w:rtl/>
        </w:rPr>
      </w:pPr>
      <w:r>
        <w:rPr>
          <w:rtl/>
        </w:rPr>
        <w:tab/>
        <w:t xml:space="preserve">אבל </w:t>
      </w:r>
      <w:ins w:id="91589" w:author="מנוע מכני" w:date="2026-10-11T12:04:40Z">
        <w:r>
          <w:rPr>
            <w:rtl/>
          </w:rPr>
          <w:t xml:space="preserve">כאן</w:t>
        </w:r>
      </w:ins>
      <w:del w:id="91590" w:author="מנוע מכני" w:date="2026-10-11T12:04:40Z">
        <w:r>
          <w:rPr>
            <w:rtl/>
          </w:rPr>
          <w:tab/>
          <w:delText xml:space="preserve">הכא</w:delText>
        </w:r>
      </w:del>
      <w:r>
        <w:rPr>
          <w:rFonts w:hint="cs"/>
          <w:rtl/>
        </w:rPr>
        <w:t xml:space="preserve"> פטרי</w:t>
      </w:r>
      <w:ins w:id="94987" w:author="מנוע מכני" w:date="2026-10-11T12:04:40Z">
        <w:r>
          <w:rPr>
            <w:rFonts w:hint="cs"/>
            <w:rtl/>
          </w:rPr>
          <w:t xml:space="preserve"> </w:t>
        </w:r>
      </w:ins>
      <w:del w:id="94988" w:author="מנוע מכני" w:date="2026-10-11T12:04:40Z">
        <w:r>
          <w:rPr>
            <w:rFonts w:hint="cs"/>
            <w:rtl/>
          </w:rPr>
          <w:delText xml:space="preserve"> </w:delText>
        </w:r>
        <w:r>
          <w:rPr>
            <w:rtl/>
          </w:rPr>
          <w:delText xml:space="preserve"> </w:delText>
        </w:r>
      </w:del>
      <w:ins w:id="93323" w:author="מנוע מכני" w:date="2026-10-11T12:04:40Z">
        <w:r>
          <w:rPr>
            <w:rtl/>
          </w:rPr>
          <w:t xml:space="preserve">שני</w:t>
        </w:r>
      </w:ins>
      <w:del w:id="93324" w:author="מנוע מכני" w:date="2026-10-11T12:04:40Z">
        <w:r>
          <w:rPr>
            <w:rtl/>
          </w:rPr>
          <w:delText xml:space="preserve">תרי</w:delText>
        </w:r>
      </w:del>
      <w:r>
        <w:rPr>
          <w:rtl/>
        </w:rPr>
        <w:t xml:space="preserve"> זימני עריסותיכם כתיב, חד עריסותיכם כדי עיסתכם, וחד עריסותיכם ולא עיסת </w:t>
      </w:r>
      <w:ins w:id="97129" w:author="מנוע מכני" w:date="2026-10-11T12:04:40Z">
        <w:r>
          <w:rPr>
            <w:rtl/>
          </w:rPr>
          <w:t xml:space="preserve">נכרי</w:t>
        </w:r>
      </w:ins>
      <w:del w:id="97130" w:author="מנוע מכני" w:date="2026-10-11T12:04:40Z">
        <w:r>
          <w:rPr>
            <w:rtl/>
          </w:rPr>
          <w:delText xml:space="preserve">עכו"ם</w:delText>
        </w:r>
      </w:del>
      <w:r>
        <w:rPr>
          <w:rtl/>
        </w:rPr>
        <w:t xml:space="preserve"> ולא עיסת הקדש, </w:t>
      </w:r>
    </w:p>
    <w:p w:rsidR="00DA63EC" w:rsidRDefault="00DA63EC" w:rsidP="00DA63EC">
      <w:pPr>
        <w:tabs>
          <w:tab w:val="center" w:pos="2835"/>
        </w:tabs>
        <w:rPr>
          <w:rtl/>
        </w:rPr>
      </w:pPr>
      <w:r>
        <w:rPr>
          <w:b/>
          <w:bCs/>
          <w:rtl/>
        </w:rPr>
        <w:tab/>
      </w:r>
      <w:r w:rsidRPr="00595EAE">
        <w:rPr>
          <w:b/>
          <w:bCs/>
          <w:rtl/>
        </w:rPr>
        <w:t>או"ד</w:t>
      </w:r>
      <w:r>
        <w:rPr>
          <w:rtl/>
        </w:rPr>
        <w:t xml:space="preserve"> </w:t>
      </w:r>
      <w:r>
        <w:rPr>
          <w:rStyle w:val="2fb"/>
          <w:rtl/>
        </w:rPr>
        <w:t xml:space="preserve">רבי יוסי</w:t>
      </w:r>
      <w:r>
        <w:rPr>
          <w:rtl/>
        </w:rPr>
        <w:t xml:space="preserve"> </w:t>
      </w:r>
      <w:r>
        <w:rPr>
          <w:rStyle w:val="2fb"/>
          <w:rtl/>
        </w:rPr>
        <w:t xml:space="preserve">ור"ש</w:t>
      </w:r>
      <w:r>
        <w:rPr>
          <w:rtl/>
        </w:rPr>
        <w:t xml:space="preserve"> קתני לה דפטרי, אבל </w:t>
      </w:r>
      <w:r>
        <w:rPr>
          <w:rStyle w:val="2fb"/>
          <w:rtl/>
        </w:rPr>
        <w:t xml:space="preserve">ר"מ</w:t>
      </w:r>
      <w:r>
        <w:rPr>
          <w:rtl/>
        </w:rPr>
        <w:t xml:space="preserve"> </w:t>
      </w:r>
      <w:r>
        <w:rPr>
          <w:rStyle w:val="2fb"/>
          <w:rtl/>
        </w:rPr>
        <w:t xml:space="preserve">ור"</w:t>
      </w:r>
      <w:r>
        <w:rPr>
          <w:rStyle w:val="2fb"/>
          <w:rFonts w:hint="cs"/>
          <w:rtl/>
        </w:rPr>
        <w:t xml:space="preserve">י</w:t>
      </w:r>
      <w:ins w:id="94989" w:author="מנוע מכני" w:date="2026-10-11T12:04:40Z">
        <w:r>
          <w:rPr>
            <w:rFonts w:hint="cs"/>
            <w:rtl/>
          </w:rPr>
          <w:t xml:space="preserve"> </w:t>
        </w:r>
      </w:ins>
      <w:del w:id="94990" w:author="מנוע מכני" w:date="2026-10-11T12:04:40Z">
        <w:r>
          <w:rPr>
            <w:rFonts w:hint="cs"/>
            <w:rtl/>
          </w:rPr>
          <w:delText xml:space="preserve">  </w:delText>
        </w:r>
      </w:del>
      <w:r>
        <w:rPr>
          <w:rtl/>
        </w:rPr>
        <w:t xml:space="preserve">גמרי ראשית ראשית </w:t>
      </w:r>
      <w:ins w:id="91591" w:author="מנוע מכני" w:date="2026-10-11T12:04:40Z">
        <w:r>
          <w:rPr>
            <w:rtl/>
          </w:rPr>
          <w:t xml:space="preserve">משם</w:t>
        </w:r>
      </w:ins>
      <w:del w:id="91592" w:author="מנוע מכני" w:date="2026-10-11T12:04:40Z">
        <w:r>
          <w:rPr>
            <w:rtl/>
          </w:rPr>
          <w:delText xml:space="preserve">מהתם</w:delText>
        </w:r>
      </w:del>
      <w:r>
        <w:rPr>
          <w:rtl/>
        </w:rPr>
        <w:t xml:space="preserve">? </w:t>
      </w:r>
    </w:p>
    <w:p>
      <w:pPr>
        <w:pStyle w:val="38"/>
        <w:rPr>
          <w:ins w:id="100617" w:author="מנוע מכני" w:date="2026-10-11T12:04:40Z"/>
        </w:rPr>
      </w:pPr>
      <w:del w:id="102552" w:author="מנוע מכני" w:date="2026-10-11T12:04:40Z">
        <w:r>
          <w:delText xml:space="preserve">אמר </w:delText>
        </w:r>
      </w:del>
      <w:r>
        <w:t xml:space="preserve">רבא:</w:t>
      </w:r>
    </w:p>
    <w:p w:rsidR="00DA63EC" w:rsidRDefault="00DA63EC" w:rsidP="00DA63EC">
      <w:pPr>
        <w:tabs>
          <w:tab w:val="center" w:pos="2835"/>
        </w:tabs>
        <w:rPr>
          <w:rtl/>
        </w:rPr>
      </w:pPr>
      <w:del w:id="100618" w:author="מנוע מכני" w:date="2026-10-11T12:04:40Z">
        <w:r>
          <w:rPr>
            <w:rtl/>
          </w:rPr>
          <w:delText xml:space="preserve"> </w:delText>
        </w:r>
      </w:del>
      <w:r>
        <w:rPr>
          <w:rtl/>
        </w:rPr>
        <w:t xml:space="preserve">יה</w:t>
      </w:r>
      <w:r>
        <w:rPr>
          <w:rFonts w:hint="cs"/>
          <w:rtl/>
        </w:rPr>
        <w:t xml:space="preserve">י רצון שאראהו בחלום </w:t>
      </w:r>
    </w:p>
    <w:p>
      <w:pPr>
        <w:pStyle w:val="38"/>
        <w:rPr>
          <w:ins w:id="100620" w:author="מנוע מכני" w:date="2026-10-11T12:04:40Z"/>
        </w:rPr>
      </w:pPr>
      <w:del w:id="100619" w:author="מנוע מכני" w:date="2026-10-11T12:04:40Z">
        <w:r w:rsidRPr="00265E5E">
          <w:delText xml:space="preserve">•</w:delText>
        </w:r>
      </w:del>
      <w:r>
        <w:t xml:space="preserve"> </w:t>
      </w:r>
      <w:r>
        <w:t xml:space="preserve">הדר </w:t>
      </w:r>
      <w:r>
        <w:t xml:space="preserve">אמר</w:t>
      </w:r>
      <w:r>
        <w:t xml:space="preserve"> רבא, </w:t>
      </w:r>
      <w:r>
        <w:t xml:space="preserve">מ"</w:t>
      </w:r>
      <w:r>
        <w:t>ד</w:t>
      </w:r>
      <w:r>
        <w:t xml:space="preserve">:</w:t>
      </w:r>
    </w:p>
    <w:p w:rsidR="00DA63EC" w:rsidRDefault="00DA63EC" w:rsidP="00DA63EC">
      <w:pPr>
        <w:tabs>
          <w:tab w:val="center" w:pos="2835"/>
        </w:tabs>
        <w:rPr>
          <w:rtl/>
        </w:rPr>
      </w:pPr>
      <w:del w:id="100621" w:author="מנוע מכני" w:date="2026-10-11T12:04:40Z">
        <w:r>
          <w:rPr>
            <w:rtl/>
          </w:rPr>
          <w:delText xml:space="preserve"> </w:delText>
        </w:r>
      </w:del>
      <w:r>
        <w:rPr>
          <w:rtl/>
        </w:rPr>
        <w:t xml:space="preserve">מירוח העכו"ם פוטר, גלגול העכו"ם פוטר, </w:t>
      </w:r>
    </w:p>
    <w:p>
      <w:pPr>
        <w:pStyle w:val="38"/>
        <w:rPr>
          <w:ins w:id="100622" w:author="מנוע מכני" w:date="2026-10-11T12:04:40Z"/>
        </w:rPr>
      </w:pPr>
      <w:r>
        <w:tab/>
      </w:r>
      <w:del w:id="90177" w:author="מנוע מכני" w:date="2026-10-11T12:04:40Z">
        <w:r>
          <w:delText xml:space="preserve">             </w:delText>
        </w:r>
      </w:del>
      <w:r>
        <w:t xml:space="preserve">מ</w:t>
      </w:r>
      <w:r>
        <w:t>"</w:t>
      </w:r>
      <w:r>
        <w:t>ד</w:t>
      </w:r>
      <w:r>
        <w:t xml:space="preserve">:</w:t>
      </w:r>
    </w:p>
    <w:p w:rsidR="00DA63EC" w:rsidRDefault="00DA63EC" w:rsidP="00DA63EC">
      <w:pPr>
        <w:tabs>
          <w:tab w:val="center" w:pos="2835"/>
        </w:tabs>
        <w:rPr>
          <w:rtl/>
        </w:rPr>
      </w:pPr>
      <w:del w:id="100623" w:author="מנוע מכני" w:date="2026-10-11T12:04:40Z">
        <w:r>
          <w:rPr>
            <w:rtl/>
          </w:rPr>
          <w:delText xml:space="preserve"> </w:delText>
        </w:r>
      </w:del>
      <w:r>
        <w:rPr>
          <w:rtl/>
        </w:rPr>
        <w:t xml:space="preserve">מירוח העכו"ם אינו פוטר, גלגול העכו"ם אינו פוטר.</w:t>
      </w:r>
    </w:p>
    <w:p>
      <w:pPr>
        <w:pStyle w:val="38"/>
        <w:rPr>
          <w:ins w:id="100624" w:author="מנוע מכני" w:date="2026-10-11T12:04:40Z"/>
        </w:rPr>
      </w:pPr>
      <w:r>
        <w:t xml:space="preserve">והך</w:t>
      </w:r>
    </w:p>
    <w:p w:rsidR="00DA63EC" w:rsidRDefault="00DA63EC" w:rsidP="00DA63EC">
      <w:pPr>
        <w:tabs>
          <w:tab w:val="center" w:pos="2835"/>
        </w:tabs>
        <w:rPr>
          <w:rtl/>
        </w:rPr>
      </w:pPr>
      <w:del w:id="100625" w:author="מנוע מכני" w:date="2026-10-11T12:04:40Z">
        <w:r>
          <w:rPr>
            <w:rFonts w:ascii="BA Franknatan Regular" w:hAnsi="BA Franknatan Regular" w:hint="cs"/>
            <w:b/>
            <w:bCs/>
            <w:rtl/>
          </w:rPr>
          <w:delText xml:space="preserve"> </w:delText>
        </w:r>
      </w:del>
      <w:ins w:id="97131" w:author="מנוע מכני" w:date="2026-10-11T12:04:40Z">
        <w:r>
          <w:rPr>
            <w:rFonts w:ascii="BA Franknatan Regular" w:hAnsi="BA Franknatan Regular" w:hint="cs"/>
            <w:b/>
            <w:bCs/>
            <w:rtl/>
          </w:rPr>
          <w:t xml:space="preserve">דנכרי</w:t>
        </w:r>
      </w:ins>
      <w:del w:id="97132" w:author="מנוע מכני" w:date="2026-10-11T12:04:40Z">
        <w:r>
          <w:rPr>
            <w:rFonts w:ascii="BA Franknatan Regular" w:hAnsi="BA Franknatan Regular" w:hint="cs"/>
            <w:b/>
            <w:bCs/>
            <w:rtl/>
          </w:rPr>
          <w:delText xml:space="preserve">ד</w:delText>
        </w:r>
        <w:r>
          <w:rPr>
            <w:rtl/>
          </w:rPr>
          <w:delText xml:space="preserve">עכו"ם</w:delText>
        </w:r>
      </w:del>
      <w:r>
        <w:rPr>
          <w:rtl/>
        </w:rPr>
        <w:t xml:space="preserve"> שהפריש פטר חמור וחלה - מודיעים אותו שהוא פטור, וחלתו נאכלת לזרים, ופטר חמור גוזז ועובד בו</w:t>
      </w:r>
      <w:ins w:id="94991" w:author="מנוע מכני" w:date="2026-10-11T12:04:40Z">
        <w:r>
          <w:rPr>
            <w:rtl/>
          </w:rPr>
          <w:t xml:space="preserve">,</w:t>
        </w:r>
      </w:ins>
      <w:del w:id="94992" w:author="מנוע מכני" w:date="2026-10-11T12:04:40Z">
        <w:r>
          <w:rPr>
            <w:rtl/>
          </w:rPr>
          <w:delText xml:space="preserve">;</w:delText>
        </w:r>
      </w:del>
      <w:r>
        <w:rPr>
          <w:rtl/>
        </w:rPr>
        <w:t xml:space="preserve"> הא תרומתו אסורה, </w:t>
      </w:r>
    </w:p>
    <w:p>
      <w:pPr>
        <w:pStyle w:val="38"/>
        <w:rPr>
          <w:ins w:id="100626" w:author="מנוע מכני" w:date="2026-10-11T12:04:40Z"/>
        </w:rPr>
      </w:pPr>
      <w:r>
        <w:tab/>
      </w:r>
      <w:r>
        <w:t xml:space="preserve">והא </w:t>
      </w:r>
      <w:ins w:id="93325" w:author="מנוע מכני" w:date="2026-10-11T12:04:40Z">
        <w:r>
          <w:t xml:space="preserve">זה</w:t>
        </w:r>
      </w:ins>
      <w:del w:id="93326" w:author="מנוע מכני" w:date="2026-10-11T12:04:40Z">
        <w:r>
          <w:delText xml:space="preserve">האי</w:delText>
        </w:r>
      </w:del>
      <w:r>
        <w:t xml:space="preserve"> תנא דאמר:</w:t>
      </w:r>
    </w:p>
    <w:p w:rsidR="00DA63EC" w:rsidRDefault="00DA63EC" w:rsidP="00DA63EC">
      <w:pPr>
        <w:tabs>
          <w:tab w:val="center" w:pos="2835"/>
        </w:tabs>
        <w:rPr>
          <w:rtl/>
        </w:rPr>
      </w:pPr>
      <w:del w:id="100627" w:author="מנוע מכני" w:date="2026-10-11T12:04:40Z">
        <w:r>
          <w:rPr>
            <w:rtl/>
          </w:rPr>
          <w:delText xml:space="preserve"> </w:delText>
        </w:r>
      </w:del>
      <w:r>
        <w:rPr>
          <w:rtl/>
        </w:rPr>
        <w:t xml:space="preserve">מירוח העכו"ם אינו פוטר, וגלגול </w:t>
      </w:r>
      <w:ins w:id="97133" w:author="מנוע מכני" w:date="2026-10-11T12:04:40Z">
        <w:r>
          <w:rPr>
            <w:rtl/>
          </w:rPr>
          <w:t xml:space="preserve">נכרי</w:t>
        </w:r>
      </w:ins>
      <w:del w:id="97134" w:author="מנוע מכני" w:date="2026-10-11T12:04:40Z">
        <w:r>
          <w:rPr>
            <w:rtl/>
          </w:rPr>
          <w:delText xml:space="preserve">עכו"ם</w:delText>
        </w:r>
      </w:del>
      <w:r>
        <w:rPr>
          <w:rtl/>
        </w:rPr>
        <w:t xml:space="preserve"> פוטר!</w:t>
      </w:r>
    </w:p>
    <w:p>
      <w:pPr>
        <w:pStyle w:val="38"/>
        <w:rPr>
          <w:ins w:id="100628" w:author="מנוע מכני" w:date="2026-10-11T12:04:40Z"/>
        </w:rPr>
      </w:pPr>
      <w:r>
        <w:tab/>
        <w:t xml:space="preserve">ועוד איתיביה רבינא לרבא:</w:t>
      </w:r>
    </w:p>
    <w:p w:rsidR="00DA63EC" w:rsidRDefault="00DA63EC" w:rsidP="00DA63EC">
      <w:pPr>
        <w:tabs>
          <w:tab w:val="center" w:pos="2835"/>
        </w:tabs>
        <w:rPr>
          <w:rtl/>
        </w:rPr>
      </w:pPr>
      <w:del w:id="100629" w:author="מנוע מכני" w:date="2026-10-11T12:04:40Z">
        <w:r>
          <w:rPr>
            <w:rtl/>
          </w:rPr>
          <w:tab/>
          <w:delText xml:space="preserve"> </w:delText>
        </w:r>
      </w:del>
      <w:r>
        <w:rPr>
          <w:rtl/>
        </w:rPr>
        <w:tab/>
        <w:t xml:space="preserve">חלת </w:t>
      </w:r>
      <w:ins w:id="97135" w:author="מנוע מכני" w:date="2026-10-11T12:04:40Z">
        <w:r>
          <w:rPr>
            <w:rtl/>
          </w:rPr>
          <w:t xml:space="preserve">נכרי</w:t>
        </w:r>
      </w:ins>
      <w:del w:id="97136" w:author="מנוע מכני" w:date="2026-10-11T12:04:40Z">
        <w:r>
          <w:rPr>
            <w:rtl/>
          </w:rPr>
          <w:tab/>
          <w:delText xml:space="preserve">עכו"ם</w:delText>
        </w:r>
      </w:del>
      <w:r>
        <w:rPr>
          <w:rtl/>
        </w:rPr>
        <w:tab/>
        <w:t xml:space="preserve"> בארץ ותרומתו בחו"ל - מודיעין אותו שהוא פטור, חלתו נאכלת לזרים, ותרומתו אינה מדמעת</w:t>
      </w:r>
      <w:ins w:id="94993" w:author="מנוע מכני" w:date="2026-10-11T12:04:40Z">
        <w:r>
          <w:rPr>
            <w:rtl/>
          </w:rPr>
          <w:t xml:space="preserve">,</w:t>
        </w:r>
      </w:ins>
      <w:del w:id="94994" w:author="מנוע מכני" w:date="2026-10-11T12:04:40Z">
        <w:r>
          <w:rPr>
            <w:rtl/>
          </w:rPr>
          <w:tab/>
          <w:delText xml:space="preserve">;</w:delText>
        </w:r>
      </w:del>
      <w:ins w:id="94995" w:author="מנוע מכני" w:date="2026-10-11T12:04:40Z">
        <w:ins w:id="94997" w:author="מנוע מכני" w:date="2026-10-11T12:04:40Z">
          <w:r>
            <w:rPr>
              <w:rFonts w:hint="cs"/>
              <w:rtl/>
            </w:rPr>
            <w:t xml:space="preserve"> </w:t>
          </w:r>
        </w:ins>
        <w:del w:id="94998" w:author="מנוע מכני" w:date="2026-10-11T12:04:40Z">
          <w:r>
            <w:rPr>
              <w:rFonts w:hint="cs"/>
              <w:rtl/>
            </w:rPr>
            <w:delText xml:space="preserve"> </w:delText>
          </w:r>
          <w:r>
            <w:rPr>
              <w:rFonts w:hint="cs"/>
              <w:rtl/>
            </w:rPr>
            <w:delText xml:space="preserve"> </w:delText>
          </w:r>
        </w:del>
      </w:ins>
      <w:del w:id="94996" w:author="מנוע מכני" w:date="2026-10-11T12:04:40Z">
        <w:r>
          <w:rPr>
            <w:rFonts w:hint="cs"/>
            <w:rtl/>
          </w:rPr>
          <w:delText xml:space="preserve">  </w:delText>
        </w:r>
      </w:del>
      <w:r>
        <w:rPr>
          <w:rtl/>
        </w:rPr>
        <w:tab/>
        <w:t xml:space="preserve">הא תרומתו בארץ - אסורה ומדמעת, </w:t>
      </w:r>
    </w:p>
    <w:p>
      <w:pPr>
        <w:pStyle w:val="38"/>
        <w:rPr>
          <w:ins w:id="100630" w:author="מנוע מכני" w:date="2026-10-11T12:04:40Z"/>
        </w:rPr>
      </w:pPr>
      <w:r>
        <w:tab/>
        <w:t xml:space="preserve">והא </w:t>
      </w:r>
      <w:ins w:id="93327" w:author="מנוע מכני" w:date="2026-10-11T12:04:40Z">
        <w:r>
          <w:t xml:space="preserve">זה</w:t>
        </w:r>
      </w:ins>
      <w:del w:id="93328" w:author="מנוע מכני" w:date="2026-10-11T12:04:40Z">
        <w:r>
          <w:tab/>
          <w:delText xml:space="preserve">האי</w:delText>
        </w:r>
      </w:del>
      <w:r>
        <w:tab/>
        <w:t xml:space="preserve"> תנא דאמר:</w:t>
      </w:r>
    </w:p>
    <w:p w:rsidR="00DA63EC" w:rsidRDefault="00DA63EC" w:rsidP="00DA63EC">
      <w:pPr>
        <w:tabs>
          <w:tab w:val="center" w:pos="2835"/>
        </w:tabs>
        <w:rPr>
          <w:rtl/>
        </w:rPr>
      </w:pPr>
      <w:del w:id="100631" w:author="מנוע מכני" w:date="2026-10-11T12:04:40Z">
        <w:r>
          <w:rPr>
            <w:rtl/>
          </w:rPr>
          <w:tab/>
          <w:delText xml:space="preserve"> </w:delText>
        </w:r>
      </w:del>
      <w:r>
        <w:rPr>
          <w:rtl/>
        </w:rPr>
        <w:tab/>
        <w:t xml:space="preserve">מירוח העכו"ם אינו פוטר, גלגול העכו"ם פוטר!</w:t>
      </w:r>
    </w:p>
    <w:p>
      <w:pPr>
        <w:pStyle w:val="38"/>
        <w:rPr>
          <w:ins w:id="102441" w:author="מנוע מכני" w:date="2026-10-11T12:04:40Z"/>
        </w:rPr>
      </w:pPr>
      <w:r>
        <w:t xml:space="preserve">- </w:t>
      </w:r>
      <w:r w:rsidRPr="005D5ED6">
        <w:t xml:space="preserve">מדרבנן,</w:t>
      </w:r>
    </w:p>
    <w:p w:rsidR="00DA63EC" w:rsidRDefault="00DA63EC" w:rsidP="00DA63EC">
      <w:pPr>
        <w:pStyle w:val="affffb"/>
        <w:rPr>
          <w:rtl/>
        </w:rPr>
      </w:pPr>
      <w:del w:id="102442" w:author="מנוע מכני" w:date="2026-10-11T12:04:40Z">
        <w:r w:rsidRPr="005D5ED6">
          <w:rPr>
            <w:rtl/>
          </w:rPr>
          <w:delText xml:space="preserve"> </w:delText>
        </w:r>
      </w:del>
      <w:r w:rsidRPr="005D5ED6">
        <w:rPr>
          <w:rtl/>
        </w:rPr>
        <w:t xml:space="preserve">גזירה משום בעלי כיסים.</w:t>
      </w:r>
      <w:ins w:id="94999" w:author="מנוע מכני" w:date="2026-10-11T12:04:40Z">
        <w:r>
          <w:rPr>
            <w:rFonts w:hint="cs"/>
            <w:rtl/>
          </w:rPr>
          <w:t xml:space="preserve"> </w:t>
        </w:r>
      </w:ins>
      <w:del w:id="95000" w:author="מנוע מכני" w:date="2026-10-11T12:04:40Z">
        <w:r>
          <w:rPr>
            <w:rFonts w:hint="cs"/>
            <w:rtl/>
          </w:rPr>
          <w:delText xml:space="preserve">  </w:delText>
        </w:r>
      </w:del>
      <w:r>
        <w:rPr>
          <w:rFonts w:hint="cs"/>
          <w:rtl/>
        </w:rPr>
        <w:t xml:space="preserve">[שיקנו לעעו</w:t>
      </w:r>
      <w:r>
        <w:rPr>
          <w:rtl/>
        </w:rPr>
        <w:t>"</w:t>
      </w:r>
      <w:r>
        <w:rPr>
          <w:rFonts w:hint="cs"/>
          <w:rtl/>
        </w:rPr>
        <w:t xml:space="preserve">ם מתוך שיש להם קרקעות הרבה] </w:t>
      </w:r>
    </w:p>
    <w:p w:rsidR="00DA63EC" w:rsidRDefault="00DA63EC" w:rsidP="00DA63EC">
      <w:pPr>
        <w:pStyle w:val="afff3"/>
        <w:framePr w:wrap="around"/>
        <w:rPr>
          <w:rtl/>
        </w:rPr>
      </w:pPr>
      <w:r>
        <w:rPr>
          <w:rFonts w:hint="cs"/>
          <w:rtl/>
        </w:rPr>
        <w:t>סז:</w:t>
      </w:r>
    </w:p>
    <w:p w:rsidR="00DA63EC" w:rsidRDefault="00DA63EC" w:rsidP="00DA63EC">
      <w:pPr>
        <w:tabs>
          <w:tab w:val="center" w:pos="2835"/>
        </w:tabs>
        <w:rPr>
          <w:rtl/>
        </w:rPr>
      </w:pPr>
      <w:r>
        <w:rPr>
          <w:rtl/>
        </w:rPr>
        <w:tab/>
      </w:r>
      <w:r>
        <w:rPr>
          <w:rFonts w:hint="cs"/>
          <w:rtl/>
        </w:rPr>
        <w:t>אבל חלה אפשר דאפי פחות מחמשת רבעי קמח ועוד</w:t>
      </w:r>
    </w:p>
    <w:p w:rsidR="00DA63EC" w:rsidRDefault="00DA63EC" w:rsidP="00DA63EC">
      <w:pPr>
        <w:tabs>
          <w:tab w:val="center" w:pos="2835"/>
        </w:tabs>
        <w:rPr>
          <w:rtl/>
        </w:rPr>
      </w:pPr>
      <w:r>
        <w:rPr>
          <w:rtl/>
        </w:rPr>
        <w:tab/>
      </w:r>
      <w:r>
        <w:rPr>
          <w:rFonts w:hint="cs"/>
          <w:rtl/>
        </w:rPr>
        <w:t>ותרומה א</w:t>
      </w:r>
      <w:r>
        <w:rPr>
          <w:rtl/>
        </w:rPr>
        <w:t>"</w:t>
      </w:r>
      <w:r>
        <w:rPr>
          <w:rFonts w:hint="cs"/>
          <w:rtl/>
        </w:rPr>
        <w:t xml:space="preserve">א לעשות </w:t>
      </w:r>
      <w:r>
        <w:rPr>
          <w:rStyle w:val="2fb"/>
          <w:rFonts w:hint="cs"/>
          <w:rtl/>
        </w:rPr>
        <w:t xml:space="preserve">כר</w:t>
      </w:r>
      <w:r>
        <w:rPr>
          <w:rStyle w:val="2fb"/>
          <w:rtl/>
        </w:rPr>
        <w:t>"</w:t>
      </w:r>
      <w:r>
        <w:rPr>
          <w:rStyle w:val="2fb"/>
          <w:rFonts w:hint="cs"/>
          <w:rtl/>
        </w:rPr>
        <w:t xml:space="preserve">א</w:t>
      </w:r>
      <w:r>
        <w:rPr>
          <w:rFonts w:hint="cs"/>
          <w:rtl/>
        </w:rPr>
        <w:t xml:space="preserve"> ד</w:t>
      </w:r>
      <w:r>
        <w:rPr>
          <w:rtl/>
        </w:rPr>
        <w:t xml:space="preserve">מערים אדם על תבואתו ומכניסה במוץ שלה, כדי שתהא בהמתו אוכלת ופטורה מן המעשר</w:t>
      </w:r>
      <w:ins w:id="95001" w:author="מנוע מכני" w:date="2026-10-11T12:04:40Z">
        <w:r>
          <w:rPr>
            <w:rtl/>
          </w:rPr>
          <w:t xml:space="preserve">,</w:t>
        </w:r>
      </w:ins>
      <w:del w:id="95002" w:author="מנוע מכני" w:date="2026-10-11T12:04:40Z">
        <w:r>
          <w:rPr>
            <w:rtl/>
          </w:rPr>
          <w:delText xml:space="preserve">;</w:delText>
        </w:r>
      </w:del>
      <w:r>
        <w:rPr>
          <w:rtl/>
        </w:rPr>
        <w:t xml:space="preserve"> </w:t>
      </w:r>
      <w:r>
        <w:rPr>
          <w:rFonts w:hint="cs"/>
          <w:rtl/>
        </w:rPr>
        <w:t xml:space="preserve">או להעלותה</w:t>
      </w:r>
      <w:ins w:id="95003" w:author="מנוע מכני" w:date="2026-10-11T12:04:40Z">
        <w:r>
          <w:rPr>
            <w:rFonts w:hint="cs"/>
            <w:rtl/>
          </w:rPr>
          <w:t xml:space="preserve"> </w:t>
        </w:r>
      </w:ins>
      <w:del w:id="95004" w:author="מנוע מכני" w:date="2026-10-11T12:04:40Z">
        <w:r>
          <w:rPr>
            <w:rFonts w:hint="cs"/>
            <w:rtl/>
          </w:rPr>
          <w:delText xml:space="preserve"> </w:delText>
        </w:r>
        <w:r>
          <w:rPr>
            <w:rtl/>
          </w:rPr>
          <w:delText xml:space="preserve"> </w:delText>
        </w:r>
      </w:del>
      <w:r>
        <w:rPr>
          <w:rtl/>
        </w:rPr>
        <w:t xml:space="preserve">דרך גגות ודרך קרפיפות!</w:t>
      </w:r>
    </w:p>
    <w:p w:rsidR="00DA63EC" w:rsidRDefault="00DA63EC" w:rsidP="00DA63EC">
      <w:pPr>
        <w:pStyle w:val="affffb"/>
        <w:rPr>
          <w:rtl/>
        </w:rPr>
      </w:pPr>
      <w:r>
        <w:rPr>
          <w:rtl/>
        </w:rPr>
        <w:t xml:space="preserve">- </w:t>
      </w:r>
      <w:ins w:id="91597" w:author="מנוע מכני" w:date="2026-10-11T12:04:40Z">
        <w:r>
          <w:rPr>
            <w:rFonts w:hint="cs"/>
            <w:rtl/>
          </w:rPr>
          <w:t xml:space="preserve">דשם</w:t>
        </w:r>
      </w:ins>
      <w:del w:id="91598" w:author="מנוע מכני" w:date="2026-10-11T12:04:40Z">
        <w:r>
          <w:rPr>
            <w:rFonts w:hint="cs"/>
            <w:rtl/>
          </w:rPr>
          <w:delText xml:space="preserve">ד</w:delText>
        </w:r>
        <w:r>
          <w:rPr>
            <w:rtl/>
          </w:rPr>
          <w:delText xml:space="preserve">התם</w:delText>
        </w:r>
      </w:del>
      <w:r>
        <w:rPr>
          <w:rtl/>
        </w:rPr>
        <w:t xml:space="preserve"> בפרהסיא זילא </w:t>
      </w:r>
      <w:ins w:id="93329" w:author="מנוע מכני" w:date="2026-10-11T12:04:40Z">
        <w:r>
          <w:rPr>
            <w:rtl/>
          </w:rPr>
          <w:t xml:space="preserve">בו</w:t>
        </w:r>
      </w:ins>
      <w:del w:id="93330" w:author="מנוע מכני" w:date="2026-10-11T12:04:40Z">
        <w:r>
          <w:rPr>
            <w:rtl/>
          </w:rPr>
          <w:delText xml:space="preserve">ביה</w:delText>
        </w:r>
      </w:del>
      <w:r>
        <w:rPr>
          <w:rtl/>
        </w:rPr>
        <w:t xml:space="preserve"> </w:t>
      </w:r>
      <w:ins w:id="91593" w:author="מנוע מכני" w:date="2026-10-11T12:04:40Z">
        <w:r>
          <w:rPr>
            <w:rtl/>
          </w:rPr>
          <w:t xml:space="preserve">דבר</w:t>
        </w:r>
      </w:ins>
      <w:del w:id="91594" w:author="מנוע מכני" w:date="2026-10-11T12:04:40Z">
        <w:r>
          <w:rPr>
            <w:rtl/>
          </w:rPr>
          <w:delText xml:space="preserve">מילתא</w:delText>
        </w:r>
      </w:del>
      <w:r>
        <w:rPr>
          <w:rtl/>
        </w:rPr>
        <w:t xml:space="preserve">, </w:t>
      </w:r>
      <w:ins w:id="91599" w:author="מנוע מכני" w:date="2026-10-11T12:04:40Z">
        <w:r>
          <w:rPr>
            <w:rtl/>
          </w:rPr>
          <w:t xml:space="preserve">כאן</w:t>
        </w:r>
      </w:ins>
      <w:del w:id="91600" w:author="מנוע מכני" w:date="2026-10-11T12:04:40Z">
        <w:r>
          <w:rPr>
            <w:rtl/>
          </w:rPr>
          <w:delText xml:space="preserve">הכא</w:delText>
        </w:r>
      </w:del>
      <w:r>
        <w:rPr>
          <w:rtl/>
        </w:rPr>
        <w:t xml:space="preserve"> בצינעא </w:t>
      </w:r>
      <w:r>
        <w:rPr>
          <w:rtl/>
        </w:rPr>
        <w:t xml:space="preserve">לא</w:t>
      </w:r>
      <w:r>
        <w:rPr>
          <w:rtl/>
        </w:rPr>
        <w:t xml:space="preserve"> זילא </w:t>
      </w:r>
      <w:ins w:id="93331" w:author="מנוע מכני" w:date="2026-10-11T12:04:40Z">
        <w:r>
          <w:rPr>
            <w:rtl/>
          </w:rPr>
          <w:t xml:space="preserve">בו</w:t>
        </w:r>
      </w:ins>
      <w:del w:id="93332" w:author="מנוע מכני" w:date="2026-10-11T12:04:40Z">
        <w:r>
          <w:rPr>
            <w:rtl/>
          </w:rPr>
          <w:delText xml:space="preserve">ביה</w:delText>
        </w:r>
      </w:del>
      <w:r>
        <w:rPr>
          <w:rtl/>
        </w:rPr>
        <w:t xml:space="preserve"> </w:t>
      </w:r>
      <w:ins w:id="91595" w:author="מנוע מכני" w:date="2026-10-11T12:04:40Z">
        <w:r>
          <w:rPr>
            <w:rtl/>
          </w:rPr>
          <w:t xml:space="preserve">דבר</w:t>
        </w:r>
      </w:ins>
      <w:del w:id="91596" w:author="מנוע מכני" w:date="2026-10-11T12:04:40Z">
        <w:r>
          <w:rPr>
            <w:rtl/>
          </w:rPr>
          <w:delText xml:space="preserve">מילתא</w:delText>
        </w:r>
      </w:del>
      <w:r>
        <w:rPr>
          <w:rtl/>
        </w:rPr>
        <w:t xml:space="preserve">.</w:t>
      </w:r>
    </w:p>
    <w:p w:rsidR="00DA63EC" w:rsidRDefault="00DA63EC" w:rsidP="00DA63EC">
      <w:pPr>
        <w:pStyle w:val="affffd"/>
        <w:rPr>
          <w:rtl/>
        </w:rPr>
      </w:pPr>
      <w:r>
        <w:rPr>
          <w:rtl/>
        </w:rPr>
        <w:t>׹</w:t>
      </w:r>
    </w:p>
    <w:p>
      <w:pPr>
        <w:pStyle w:val="MishnaBatzad"/>
        <w:rPr>
          <w:ins w:id="20398" w:author="קלוד" w:date="2026-10-11T09:07:26Z"/>
        </w:rPr>
      </w:pPr>
      <w:ins w:id="20397" w:author="קלוד" w:date="2026-10-11T09:07:26Z">
        <w:r>
          <w:t xml:space="preserve">משנה ד</w:t>
        </w:r>
      </w:ins>
    </w:p>
    <w:p w:rsidR="00DA63EC" w:rsidRPr="000A334C" w:rsidRDefault="00DA63EC" w:rsidP="003B6D22">
      <w:pPr>
        <w:pStyle w:val="afff9"/>
        <w:rPr>
          <w:del w:id="20206" w:author="קלוד" w:date="2026-10-11T09:07:26Z"/>
          <w:rtl/>
        </w:rPr>
      </w:pPr>
      <w:del w:id="20205" w:author="קלוד" w:date="2026-10-11T09:07:26Z">
        <w:r w:rsidRPr="000A334C">
          <w:rPr>
            <w:rtl/>
          </w:rPr>
          <w:delText xml:space="preserve">מתני'.</w:delText>
        </w:r>
      </w:del>
    </w:p>
    <w:p w:rsidR="00DA63EC" w:rsidRPr="000A334C" w:rsidRDefault="00DA63EC" w:rsidP="003B6D22">
      <w:pPr>
        <w:pStyle w:val="afff9"/>
        <w:spacing w:before="120"/>
        <w:rPr>
          <w:rtl/>
        </w:rPr>
        <w:pPrChange w:id="90041" w:author="קלוד" w:date="2026-10-11T12:09:42Z">
          <w:pPr>
            <w:pStyle w:val="afff9"/>
          </w:pPr>
        </w:pPrChange>
      </w:pPr>
      <w:r w:rsidRPr="000A334C">
        <w:rPr>
          <w:rtl/>
        </w:rPr>
        <w:t>בא לו לעשרון נתן עליו שמנו ולבונתו, יצק ובלל, הניף והגיש, קמץ והקטיר, והשאר נאכל לכהנים.</w:t>
      </w:r>
    </w:p>
    <w:p w:rsidR="00DA63EC" w:rsidRPr="000A334C" w:rsidRDefault="00DA63EC" w:rsidP="003B6D22">
      <w:pPr>
        <w:pStyle w:val="afff9"/>
        <w:rPr>
          <w:rtl/>
        </w:rPr>
      </w:pPr>
      <w:r w:rsidRPr="000A334C">
        <w:rPr>
          <w:rtl/>
        </w:rPr>
        <w:t xml:space="preserve">משקרב העומר, יוצאין ומוצאין שוק ירושלים שהוא מלא קמח קלי </w:t>
      </w:r>
    </w:p>
    <w:p w:rsidR="00DA63EC" w:rsidRPr="000A334C" w:rsidRDefault="00DA63EC" w:rsidP="003B6D22">
      <w:pPr>
        <w:pStyle w:val="afff9"/>
        <w:rPr>
          <w:rtl/>
        </w:rPr>
      </w:pPr>
      <w:r>
        <w:rPr>
          <w:rStyle w:val="TanaimMishna"/>
          <w:rFonts w:hint="cs"/>
          <w:rtl/>
          <w:rPrChange w:id="103715" w:author="Claude" w:date="2026-10-11T09:07:48Z">
            <w:rPr>
              <w:rFonts w:hint="cs"/>
              <w:rtl/>
            </w:rPr>
          </w:rPrChange>
        </w:rPr>
        <w:t xml:space="preserve">ר</w:t>
      </w:r>
      <w:r>
        <w:rPr>
          <w:rStyle w:val="TanaimMishna"/>
          <w:rtl/>
          <w:rPrChange w:id="103716" w:author="Claude" w:date="2026-10-11T09:07:48Z">
            <w:rPr>
              <w:rtl/>
            </w:rPr>
          </w:rPrChange>
        </w:rPr>
        <w:t xml:space="preserve">"</w:t>
      </w:r>
      <w:r>
        <w:rPr>
          <w:rStyle w:val="TanaimMishna"/>
          <w:rFonts w:hint="cs"/>
          <w:rtl/>
          <w:rPrChange w:id="103717" w:author="Claude" w:date="2026-10-11T09:07:48Z">
            <w:rPr>
              <w:rFonts w:hint="cs"/>
              <w:rtl/>
            </w:rPr>
          </w:rPrChange>
        </w:rPr>
        <w:t xml:space="preserve">מ</w:t>
      </w:r>
      <w:r>
        <w:rPr>
          <w:rStyle w:val="TanaimMishna"/>
          <w:rFonts w:hint="cs"/>
          <w:rtl/>
          <w:rPrChange w:id="103718" w:author="Claude" w:date="2026-10-11T09:07:48Z">
            <w:rPr>
              <w:rFonts w:hint="cs"/>
              <w:rtl/>
            </w:rPr>
          </w:rPrChange>
        </w:rPr>
        <w:t xml:space="preserve">:</w:t>
      </w:r>
      <w:r>
        <w:rPr>
          <w:rFonts w:hint="cs"/>
          <w:rtl/>
        </w:rPr>
        <w:t xml:space="preserve"> ש</w:t>
      </w:r>
      <w:r>
        <w:rPr>
          <w:rtl/>
        </w:rPr>
        <w:t xml:space="preserve">לא ברצון </w:t>
      </w:r>
      <w:r>
        <w:rPr>
          <w:rStyle w:val="TanaimMishna"/>
          <w:rtl/>
          <w:rPrChange w:id="20015" w:author="קלוד" w:date="2026-10-11T09:07:26Z">
            <w:rPr>
              <w:rtl/>
            </w:rPr>
          </w:rPrChange>
        </w:rPr>
        <w:t xml:space="preserve">חכמים</w:t>
      </w:r>
      <w:r>
        <w:rPr>
          <w:rtl/>
        </w:rPr>
        <w:t xml:space="preserve">, </w:t>
      </w:r>
    </w:p>
    <w:p w:rsidR="00DA63EC" w:rsidRPr="000A334C" w:rsidRDefault="00DA63EC" w:rsidP="003B6D22">
      <w:pPr>
        <w:pStyle w:val="afff9"/>
        <w:rPr>
          <w:rtl/>
        </w:rPr>
      </w:pPr>
      <w:r>
        <w:rPr>
          <w:rStyle w:val="TanaimMishna"/>
          <w:rtl/>
          <w:rPrChange w:id="103719" w:author="Claude" w:date="2026-10-11T09:07:48Z">
            <w:rPr>
              <w:rtl/>
            </w:rPr>
          </w:rPrChange>
        </w:rPr>
        <w:t xml:space="preserve">ר' יהודה</w:t>
      </w:r>
      <w:r>
        <w:rPr>
          <w:rtl/>
        </w:rPr>
        <w:t xml:space="preserve"> אומר</w:t>
      </w:r>
      <w:r>
        <w:rPr>
          <w:rStyle w:val="TanaimMishna"/>
          <w:rtl/>
          <w:rPrChange w:id="103720" w:author="Claude" w:date="2026-10-11T09:07:48Z">
            <w:rPr>
              <w:rtl/>
            </w:rPr>
          </w:rPrChange>
        </w:rPr>
        <w:t xml:space="preserve">:</w:t>
      </w:r>
      <w:r>
        <w:rPr>
          <w:rtl/>
        </w:rPr>
        <w:t xml:space="preserve"> ברצון </w:t>
      </w:r>
      <w:r>
        <w:rPr>
          <w:rStyle w:val="TanaimMishna"/>
          <w:rtl/>
          <w:rPrChange w:id="20016" w:author="קלוד" w:date="2026-10-11T09:07:26Z">
            <w:rPr>
              <w:rtl/>
            </w:rPr>
          </w:rPrChange>
        </w:rPr>
        <w:t xml:space="preserve">חכמים</w:t>
      </w:r>
      <w:r>
        <w:rPr>
          <w:rtl/>
        </w:rPr>
        <w:t xml:space="preserve"> היו עושין.</w:t>
      </w:r>
    </w:p>
    <w:p w:rsidR="00DA63EC" w:rsidRDefault="00DA63EC" w:rsidP="00DA63EC">
      <w:pPr>
        <w:pStyle w:val="affffd"/>
        <w:rPr>
          <w:rtl/>
        </w:rPr>
      </w:pPr>
      <w:r>
        <w:rPr>
          <w:rtl/>
        </w:rPr>
        <w:t>׹</w:t>
      </w:r>
    </w:p>
    <w:p>
      <w:pPr>
        <w:pStyle w:val="afffff8"/>
        <w:rPr>
          <w:ins w:id="90347" w:author="קלוד" w:date="2026-10-11T12:32:08Z"/>
        </w:rPr>
      </w:pPr>
      <w:ins w:id="90348" w:author="קלוד" w:date="2026-10-11T12:32:08Z">
        <w:r>
          <w:rPr>
            <w:color w:val="7B3F00"/>
          </w:rPr>
          <w:t xml:space="preserve">קמח קלי - ולא גזר ר"י שמא יאכל ממנו</w:t>
        </w:r>
      </w:ins>
    </w:p>
    <w:p w:rsidR="00DA63EC" w:rsidRDefault="00DA63EC" w:rsidP="00DA63EC">
      <w:pPr>
        <w:tabs>
          <w:tab w:val="center" w:pos="2835"/>
        </w:tabs>
        <w:rPr>
          <w:rtl/>
        </w:rPr>
      </w:pPr>
      <w:r>
        <w:rPr>
          <w:rtl/>
        </w:rPr>
        <w:t xml:space="preserve">ולא גזר </w:t>
      </w:r>
      <w:r>
        <w:rPr>
          <w:rStyle w:val="2fb"/>
          <w:rtl/>
        </w:rPr>
        <w:t xml:space="preserve">ר"</w:t>
      </w:r>
      <w:r>
        <w:rPr>
          <w:rStyle w:val="2fb"/>
          <w:rFonts w:hint="cs"/>
          <w:rtl/>
        </w:rPr>
        <w:t xml:space="preserve">י</w:t>
      </w:r>
      <w:r>
        <w:rPr>
          <w:rFonts w:hint="cs"/>
          <w:rtl/>
        </w:rPr>
        <w:t xml:space="preserve"> </w:t>
      </w:r>
      <w:ins w:id="93335" w:author="מנוע מכני" w:date="2026-10-11T12:04:40Z">
        <w:r>
          <w:rPr>
            <w:rFonts w:hint="cs"/>
            <w:rtl/>
          </w:rPr>
          <w:t xml:space="preserve">שמא</w:t>
        </w:r>
      </w:ins>
      <w:del w:id="93336" w:author="מנוע מכני" w:date="2026-10-11T12:04:40Z">
        <w:r>
          <w:rPr>
            <w:rFonts w:hint="cs"/>
            <w:rtl/>
          </w:rPr>
          <w:delText xml:space="preserve">דלמא</w:delText>
        </w:r>
      </w:del>
      <w:r>
        <w:rPr>
          <w:rFonts w:hint="cs"/>
          <w:rtl/>
        </w:rPr>
        <w:t xml:space="preserve"> אתי </w:t>
      </w:r>
      <w:ins w:id="97803" w:author="מנוע מכני" w:date="2026-10-11T12:04:40Z">
        <w:r>
          <w:rPr>
            <w:rFonts w:hint="cs"/>
            <w:rtl/>
          </w:rPr>
          <w:t xml:space="preserve">לאכול</w:t>
        </w:r>
      </w:ins>
      <w:del w:id="97804" w:author="מנוע מכני" w:date="2026-10-11T12:04:40Z">
        <w:r>
          <w:rPr>
            <w:rFonts w:hint="cs"/>
            <w:rtl/>
          </w:rPr>
          <w:delText xml:space="preserve">למיכל</w:delText>
        </w:r>
      </w:del>
      <w:r>
        <w:rPr>
          <w:rFonts w:hint="cs"/>
          <w:rtl/>
        </w:rPr>
        <w:t xml:space="preserve"> </w:t>
      </w:r>
      <w:ins w:id="93333" w:author="מנוע מכני" w:date="2026-10-11T12:04:40Z">
        <w:r>
          <w:rPr>
            <w:rFonts w:hint="cs"/>
            <w:rtl/>
          </w:rPr>
          <w:t xml:space="preserve">ממנו</w:t>
        </w:r>
      </w:ins>
      <w:del w:id="93334" w:author="מנוע מכני" w:date="2026-10-11T12:04:40Z">
        <w:r>
          <w:rPr>
            <w:rFonts w:hint="cs"/>
            <w:rtl/>
          </w:rPr>
          <w:delText xml:space="preserve">מיניה</w:delText>
        </w:r>
      </w:del>
      <w:r>
        <w:rPr>
          <w:rFonts w:hint="cs"/>
          <w:rtl/>
        </w:rPr>
        <w:t xml:space="preserve"> </w:t>
      </w:r>
    </w:p>
    <w:p>
      <w:pPr>
        <w:pStyle w:val="38"/>
        <w:rPr>
          <w:ins w:id="100632" w:author="מנוע מכני" w:date="2026-10-11T12:04:40Z"/>
        </w:rPr>
      </w:pPr>
      <w:r>
        <w:t>ויקשה מר</w:t>
      </w:r>
      <w:r>
        <w:t>"</w:t>
      </w:r>
      <w:r>
        <w:t>י</w:t>
      </w:r>
      <w:r>
        <w:t xml:space="preserve">:</w:t>
      </w:r>
    </w:p>
    <w:p w:rsidR="00DA63EC" w:rsidRDefault="00DA63EC" w:rsidP="00DA63EC">
      <w:pPr>
        <w:tabs>
          <w:tab w:val="center" w:pos="2835"/>
        </w:tabs>
        <w:rPr>
          <w:rtl/>
        </w:rPr>
      </w:pPr>
      <w:del w:id="100633" w:author="מנוע מכני" w:date="2026-10-11T12:04:40Z">
        <w:r>
          <w:rPr>
            <w:rtl/>
          </w:rPr>
          <w:delText xml:space="preserve"> </w:delText>
        </w:r>
      </w:del>
      <w:r>
        <w:rPr>
          <w:rtl/>
        </w:rPr>
        <w:t xml:space="preserve">בודקין אור ארבעה עשר, ובארבעה עשר שחרית, ובשעת הביעור</w:t>
      </w:r>
      <w:ins w:id="95005" w:author="מנוע מכני" w:date="2026-10-11T12:04:40Z">
        <w:r>
          <w:rPr>
            <w:rtl/>
          </w:rPr>
          <w:t xml:space="preserve">,</w:t>
        </w:r>
      </w:ins>
      <w:del w:id="95006" w:author="מנוע מכני" w:date="2026-10-11T12:04:40Z">
        <w:r>
          <w:rPr>
            <w:rtl/>
          </w:rPr>
          <w:delText xml:space="preserve">;</w:delText>
        </w:r>
      </w:del>
      <w:r>
        <w:rPr>
          <w:rtl/>
        </w:rPr>
        <w:t xml:space="preserve"> וחכ"א: </w:t>
      </w:r>
      <w:r>
        <w:rPr>
          <w:rtl/>
        </w:rPr>
        <w:t xml:space="preserve">לא</w:t>
      </w:r>
      <w:r>
        <w:rPr>
          <w:rtl/>
        </w:rPr>
        <w:t xml:space="preserve"> בדק כו'!</w:t>
      </w:r>
    </w:p>
    <w:p w:rsidR="00DA63EC" w:rsidRDefault="00DA63EC" w:rsidP="00DA63EC">
      <w:pPr>
        <w:pStyle w:val="afff3"/>
        <w:framePr w:wrap="around"/>
        <w:rPr>
          <w:rtl/>
        </w:rPr>
      </w:pPr>
      <w:r>
        <w:rPr>
          <w:rFonts w:hint="cs"/>
          <w:rtl/>
        </w:rPr>
        <w:t>סח.</w:t>
      </w:r>
    </w:p>
    <w:p>
      <w:pPr>
        <w:pStyle w:val="38"/>
        <w:rPr>
          <w:ins w:id="100634" w:author="מנוע מכני" w:date="2026-10-11T12:04:40Z"/>
        </w:rPr>
      </w:pPr>
      <w:r>
        <w:t xml:space="preserve">- רבה:</w:t>
      </w:r>
    </w:p>
    <w:p w:rsidR="00DA63EC" w:rsidRDefault="00DA63EC" w:rsidP="00DA63EC">
      <w:pPr>
        <w:pStyle w:val="affffb"/>
        <w:rPr>
          <w:rtl/>
        </w:rPr>
      </w:pPr>
      <w:del w:id="100635" w:author="מנוע מכני" w:date="2026-10-11T12:04:40Z">
        <w:r>
          <w:rPr>
            <w:rtl/>
          </w:rPr>
          <w:delText xml:space="preserve"> </w:delText>
        </w:r>
      </w:del>
      <w:r>
        <w:rPr>
          <w:rtl/>
        </w:rPr>
        <w:t xml:space="preserve">שאני חדש, מתוך שלא היתרתה לו אלא על ידי קיטוף זכור הוא.</w:t>
      </w:r>
    </w:p>
    <w:p>
      <w:pPr>
        <w:pStyle w:val="38"/>
        <w:rPr>
          <w:ins w:id="100636" w:author="מנוע מכני" w:date="2026-10-11T12:04:40Z"/>
        </w:rPr>
      </w:pPr>
      <w:r>
        <w:t>א</w:t>
      </w:r>
      <w:r>
        <w:t>"</w:t>
      </w:r>
      <w:r>
        <w:t>ל</w:t>
      </w:r>
      <w:r>
        <w:t xml:space="preserve"> אביי:</w:t>
      </w:r>
    </w:p>
    <w:p w:rsidR="00DA63EC" w:rsidRDefault="00DA63EC" w:rsidP="00DA63EC">
      <w:pPr>
        <w:tabs>
          <w:tab w:val="center" w:pos="2835"/>
        </w:tabs>
        <w:rPr>
          <w:rtl/>
        </w:rPr>
      </w:pPr>
      <w:del w:id="100637" w:author="מנוע מכני" w:date="2026-10-11T12:04:40Z">
        <w:r>
          <w:rPr>
            <w:rtl/>
          </w:rPr>
          <w:delText xml:space="preserve"> </w:delText>
        </w:r>
      </w:del>
      <w:r>
        <w:rPr>
          <w:rtl/>
        </w:rPr>
        <w:t xml:space="preserve">תינח קצירה, טחינה והרקדה </w:t>
      </w:r>
      <w:r>
        <w:rPr>
          <w:rFonts w:hint="cs"/>
          <w:rtl/>
        </w:rPr>
        <w:t xml:space="preserve">- </w:t>
      </w:r>
      <w:r>
        <w:rPr>
          <w:rtl/>
        </w:rPr>
        <w:t xml:space="preserve">הא </w:t>
      </w:r>
      <w:r>
        <w:rPr>
          <w:rtl/>
        </w:rPr>
        <w:t xml:space="preserve">ל"ק</w:t>
      </w:r>
      <w:r>
        <w:rPr>
          <w:rtl/>
        </w:rPr>
        <w:t xml:space="preserve">: טחינה בריחיא דידא, הרקדה על גבי נפה.</w:t>
      </w:r>
    </w:p>
    <w:p w:rsidR="00DA63EC" w:rsidRDefault="00DA63EC" w:rsidP="00DA63EC">
      <w:pPr>
        <w:tabs>
          <w:tab w:val="center" w:pos="2835"/>
        </w:tabs>
        <w:rPr>
          <w:rtl/>
        </w:rPr>
      </w:pPr>
      <w:r>
        <w:rPr>
          <w:rtl/>
        </w:rPr>
        <w:t xml:space="preserve">בית השלחין דשריא קצירה, </w:t>
      </w:r>
      <w:r>
        <w:rPr>
          <w:rtl/>
        </w:rPr>
        <w:t xml:space="preserve">דתנן</w:t>
      </w:r>
      <w:r>
        <w:rPr>
          <w:rtl/>
        </w:rPr>
        <w:t xml:space="preserve">: קוצרין בית השלחין שבעמקים אבל </w:t>
      </w:r>
      <w:r>
        <w:rPr>
          <w:rtl/>
        </w:rPr>
        <w:t xml:space="preserve">לא</w:t>
      </w:r>
      <w:r>
        <w:rPr>
          <w:rtl/>
        </w:rPr>
        <w:t xml:space="preserve"> גודשין, </w:t>
      </w:r>
    </w:p>
    <w:p>
      <w:pPr>
        <w:pStyle w:val="38"/>
        <w:rPr>
          <w:ins w:id="100638" w:author="מנוע מכני" w:date="2026-10-11T12:04:40Z"/>
        </w:rPr>
      </w:pPr>
      <w:r>
        <w:t xml:space="preserve">- אלא </w:t>
      </w:r>
      <w:r>
        <w:t xml:space="preserve">אמר</w:t>
      </w:r>
      <w:r>
        <w:t xml:space="preserve"> אביי:</w:t>
      </w:r>
    </w:p>
    <w:p w:rsidR="00DA63EC" w:rsidRDefault="00DA63EC" w:rsidP="00DA63EC">
      <w:pPr>
        <w:pStyle w:val="affffb"/>
        <w:rPr>
          <w:rtl/>
        </w:rPr>
      </w:pPr>
      <w:del w:id="100639" w:author="מנוע מכני" w:date="2026-10-11T12:04:40Z">
        <w:r>
          <w:rPr>
            <w:rtl/>
          </w:rPr>
          <w:delText xml:space="preserve"> </w:delText>
        </w:r>
      </w:del>
      <w:r>
        <w:rPr>
          <w:rtl/>
        </w:rPr>
        <w:t xml:space="preserve">חדש בדיל </w:t>
      </w:r>
      <w:ins w:id="93337" w:author="מנוע מכני" w:date="2026-10-11T12:04:40Z">
        <w:r>
          <w:rPr>
            <w:rtl/>
          </w:rPr>
          <w:t xml:space="preserve">ממנו</w:t>
        </w:r>
      </w:ins>
      <w:del w:id="93338" w:author="מנוע מכני" w:date="2026-10-11T12:04:40Z">
        <w:r>
          <w:rPr>
            <w:rtl/>
          </w:rPr>
          <w:delText xml:space="preserve">מיניה</w:delText>
        </w:r>
      </w:del>
      <w:r>
        <w:rPr>
          <w:rtl/>
        </w:rPr>
        <w:t xml:space="preserve">, חמץ </w:t>
      </w:r>
      <w:r>
        <w:rPr>
          <w:rtl/>
        </w:rPr>
        <w:t xml:space="preserve">לא</w:t>
      </w:r>
      <w:r>
        <w:rPr>
          <w:rtl/>
        </w:rPr>
        <w:t xml:space="preserve"> בדיל </w:t>
      </w:r>
      <w:ins w:id="93339" w:author="מנוע מכני" w:date="2026-10-11T12:04:40Z">
        <w:r>
          <w:rPr>
            <w:rtl/>
          </w:rPr>
          <w:t xml:space="preserve">ממנו</w:t>
        </w:r>
      </w:ins>
      <w:del w:id="93340" w:author="מנוע מכני" w:date="2026-10-11T12:04:40Z">
        <w:r>
          <w:rPr>
            <w:rtl/>
          </w:rPr>
          <w:delText xml:space="preserve">מיניה</w:delText>
        </w:r>
      </w:del>
      <w:r>
        <w:rPr>
          <w:rtl/>
        </w:rPr>
        <w:t xml:space="preserve">.</w:t>
      </w:r>
    </w:p>
    <w:p>
      <w:pPr>
        <w:pStyle w:val="38"/>
        <w:rPr>
          <w:ins w:id="100640" w:author="מנוע מכני" w:date="2026-10-11T12:04:40Z"/>
        </w:rPr>
      </w:pPr>
      <w:r>
        <w:t xml:space="preserve">רבא:</w:t>
      </w:r>
    </w:p>
    <w:p w:rsidR="00DA63EC" w:rsidRDefault="00DA63EC" w:rsidP="00DA63EC">
      <w:pPr>
        <w:tabs>
          <w:tab w:val="center" w:pos="2835"/>
        </w:tabs>
        <w:rPr>
          <w:rtl/>
        </w:rPr>
      </w:pPr>
      <w:del w:id="100641" w:author="מנוע מכני" w:date="2026-10-11T12:04:40Z">
        <w:r>
          <w:rPr>
            <w:rtl/>
          </w:rPr>
          <w:delText xml:space="preserve"> </w:delText>
        </w:r>
      </w:del>
      <w:r>
        <w:rPr>
          <w:rStyle w:val="2fb"/>
          <w:rtl/>
        </w:rPr>
        <w:t xml:space="preserve">דר"</w:t>
      </w:r>
      <w:r>
        <w:rPr>
          <w:rStyle w:val="2fb"/>
          <w:rFonts w:hint="cs"/>
          <w:rtl/>
        </w:rPr>
        <w:t xml:space="preserve">י</w:t>
      </w:r>
      <w:r>
        <w:rPr>
          <w:rFonts w:hint="cs"/>
          <w:rtl/>
        </w:rPr>
        <w:t xml:space="preserve"> </w:t>
      </w:r>
      <w:r>
        <w:rPr>
          <w:rStyle w:val="2fb"/>
          <w:rFonts w:hint="cs"/>
          <w:rtl/>
        </w:rPr>
        <w:t xml:space="preserve">אדר</w:t>
      </w:r>
      <w:r>
        <w:rPr>
          <w:rStyle w:val="2fb"/>
          <w:rtl/>
        </w:rPr>
        <w:t>"</w:t>
      </w:r>
      <w:r>
        <w:rPr>
          <w:rStyle w:val="2fb"/>
          <w:rFonts w:hint="cs"/>
          <w:rtl/>
        </w:rPr>
        <w:t xml:space="preserve">י</w:t>
      </w:r>
      <w:r>
        <w:rPr>
          <w:rFonts w:hint="cs"/>
          <w:rtl/>
        </w:rPr>
        <w:t xml:space="preserve"> </w:t>
      </w:r>
      <w:ins w:id="95867" w:author="מנוע מכני" w:date="2026-10-11T12:04:40Z">
        <w:r>
          <w:rPr>
            <w:rFonts w:hint="cs"/>
            <w:rtl/>
          </w:rPr>
          <w:t xml:space="preserve">קשה</w:t>
        </w:r>
      </w:ins>
      <w:del w:id="95868" w:author="מנוע מכני" w:date="2026-10-11T12:04:40Z">
        <w:r>
          <w:rPr>
            <w:rFonts w:hint="cs"/>
            <w:rtl/>
          </w:rPr>
          <w:delText xml:space="preserve">קשיא</w:delText>
        </w:r>
      </w:del>
      <w:r>
        <w:rPr>
          <w:rFonts w:hint="cs"/>
          <w:rtl/>
        </w:rPr>
        <w:t xml:space="preserve"> </w:t>
      </w:r>
      <w:r>
        <w:rPr>
          <w:rFonts w:hint="cs"/>
          <w:rtl/>
        </w:rPr>
        <w:t xml:space="preserve">וה</w:t>
      </w:r>
      <w:r>
        <w:rPr>
          <w:rtl/>
        </w:rPr>
        <w:t>"</w:t>
      </w:r>
      <w:r>
        <w:rPr>
          <w:rFonts w:hint="cs"/>
          <w:rtl/>
        </w:rPr>
        <w:t xml:space="preserve">נ</w:t>
      </w:r>
      <w:r>
        <w:rPr>
          <w:rFonts w:hint="cs"/>
          <w:rtl/>
        </w:rPr>
        <w:t xml:space="preserve"> </w:t>
      </w:r>
      <w:r>
        <w:rPr>
          <w:rtl/>
        </w:rPr>
        <w:t xml:space="preserve">דרבנן אדרבנן </w:t>
      </w:r>
    </w:p>
    <w:p>
      <w:pPr>
        <w:pStyle w:val="38"/>
        <w:rPr>
          <w:ins w:id="100642" w:author="מנוע מכני" w:date="2026-10-11T12:04:40Z"/>
        </w:rPr>
      </w:pPr>
      <w:r>
        <w:t xml:space="preserve">- אלא </w:t>
      </w:r>
      <w:r>
        <w:t xml:space="preserve">אמר</w:t>
      </w:r>
      <w:r>
        <w:t xml:space="preserve"> רבא:</w:t>
      </w:r>
    </w:p>
    <w:p w:rsidR="00DA63EC" w:rsidRDefault="00DA63EC" w:rsidP="00DA63EC">
      <w:pPr>
        <w:pStyle w:val="affffb"/>
        <w:rPr>
          <w:rtl/>
        </w:rPr>
      </w:pPr>
      <w:del w:id="100643" w:author="מנוע מכני" w:date="2026-10-11T12:04:40Z">
        <w:r>
          <w:rPr>
            <w:rtl/>
          </w:rPr>
          <w:delText xml:space="preserve"> </w:delText>
        </w:r>
      </w:del>
      <w:r>
        <w:rPr>
          <w:rStyle w:val="2fb"/>
          <w:rtl/>
        </w:rPr>
        <w:t xml:space="preserve">דר"</w:t>
      </w:r>
      <w:r>
        <w:rPr>
          <w:rStyle w:val="2fb"/>
          <w:rFonts w:hint="cs"/>
          <w:rtl/>
        </w:rPr>
        <w:t xml:space="preserve">י</w:t>
      </w:r>
      <w:r>
        <w:rPr>
          <w:rFonts w:hint="cs"/>
          <w:rtl/>
        </w:rPr>
        <w:t xml:space="preserve"> </w:t>
      </w:r>
      <w:r>
        <w:rPr>
          <w:rStyle w:val="2fb"/>
          <w:rFonts w:hint="cs"/>
          <w:rtl/>
        </w:rPr>
        <w:t xml:space="preserve">אדר</w:t>
      </w:r>
      <w:r>
        <w:rPr>
          <w:rStyle w:val="2fb"/>
          <w:rtl/>
        </w:rPr>
        <w:t>"</w:t>
      </w:r>
      <w:r>
        <w:rPr>
          <w:rStyle w:val="2fb"/>
          <w:rFonts w:hint="cs"/>
          <w:rtl/>
        </w:rPr>
        <w:t xml:space="preserve">י</w:t>
      </w:r>
      <w:r>
        <w:rPr>
          <w:rFonts w:hint="cs"/>
          <w:rtl/>
        </w:rPr>
        <w:t xml:space="preserve"> </w:t>
      </w:r>
      <w:r>
        <w:rPr>
          <w:rtl/>
        </w:rPr>
        <w:t xml:space="preserve">ל"ק</w:t>
      </w:r>
      <w:r>
        <w:rPr>
          <w:rtl/>
        </w:rPr>
        <w:t xml:space="preserve"> - כדשנינן, </w:t>
      </w:r>
    </w:p>
    <w:p w:rsidR="00DA63EC" w:rsidRDefault="00DA63EC" w:rsidP="00DA63EC">
      <w:pPr>
        <w:tabs>
          <w:tab w:val="center" w:pos="2835"/>
        </w:tabs>
        <w:rPr>
          <w:rtl/>
        </w:rPr>
      </w:pPr>
      <w:r>
        <w:rPr>
          <w:rtl/>
        </w:rPr>
        <w:tab/>
      </w:r>
      <w:r>
        <w:rPr>
          <w:rtl/>
        </w:rPr>
        <w:tab/>
      </w:r>
      <w:del w:id="90178" w:author="מנוע מכני" w:date="2026-10-11T12:04:40Z">
        <w:r>
          <w:rPr>
            <w:rFonts w:hint="cs"/>
            <w:rtl/>
          </w:rPr>
          <w:delText xml:space="preserve">                  </w:delText>
        </w:r>
      </w:del>
      <w:r>
        <w:rPr>
          <w:rtl/>
        </w:rPr>
        <w:t xml:space="preserve">דרבנן אדרבנן </w:t>
      </w:r>
      <w:r>
        <w:rPr>
          <w:rtl/>
        </w:rPr>
        <w:t xml:space="preserve">ל"ק</w:t>
      </w:r>
      <w:r>
        <w:rPr>
          <w:rtl/>
        </w:rPr>
        <w:t xml:space="preserve">, הוא עצמו מחזר עליו לשורפו, </w:t>
      </w:r>
      <w:r>
        <w:rPr>
          <w:rFonts w:hint="cs"/>
          <w:rtl/>
        </w:rPr>
        <w:t xml:space="preserve">וודאי שלא יאכל ממנו </w:t>
      </w:r>
    </w:p>
    <w:p>
      <w:pPr>
        <w:pStyle w:val="38"/>
        <w:rPr>
          <w:ins w:id="100644" w:author="מנוע מכני" w:date="2026-10-11T12:04:40Z"/>
        </w:rPr>
      </w:pPr>
      <w:r>
        <w:t xml:space="preserve">רב אשי</w:t>
      </w:r>
      <w:del w:id="102553" w:author="מנוע מכני" w:date="2026-10-11T12:04:40Z">
        <w:r>
          <w:delText xml:space="preserve"> אמר</w:delText>
        </w:r>
      </w:del>
      <w:r>
        <w:t xml:space="preserve">:</w:t>
      </w:r>
    </w:p>
    <w:p w:rsidR="00DA63EC" w:rsidRDefault="00DA63EC" w:rsidP="00DA63EC">
      <w:pPr>
        <w:tabs>
          <w:tab w:val="center" w:pos="2835"/>
        </w:tabs>
        <w:rPr>
          <w:rtl/>
        </w:rPr>
      </w:pPr>
      <w:del w:id="100645" w:author="מנוע מכני" w:date="2026-10-11T12:04:40Z">
        <w:r>
          <w:rPr>
            <w:rtl/>
          </w:rPr>
          <w:delText xml:space="preserve"> </w:delText>
        </w:r>
      </w:del>
      <w:r>
        <w:rPr>
          <w:rStyle w:val="2fb"/>
          <w:rtl/>
        </w:rPr>
        <w:t xml:space="preserve">דר"</w:t>
      </w:r>
      <w:r>
        <w:rPr>
          <w:rStyle w:val="2fb"/>
          <w:rFonts w:hint="cs"/>
          <w:rtl/>
        </w:rPr>
        <w:t xml:space="preserve">י</w:t>
      </w:r>
      <w:r>
        <w:rPr>
          <w:rFonts w:hint="cs"/>
          <w:rtl/>
        </w:rPr>
        <w:t xml:space="preserve"> </w:t>
      </w:r>
      <w:r>
        <w:rPr>
          <w:rStyle w:val="2fb"/>
          <w:rFonts w:hint="cs"/>
          <w:rtl/>
        </w:rPr>
        <w:t xml:space="preserve">אדר</w:t>
      </w:r>
      <w:r>
        <w:rPr>
          <w:rStyle w:val="2fb"/>
          <w:rtl/>
        </w:rPr>
        <w:t>"</w:t>
      </w:r>
      <w:r>
        <w:rPr>
          <w:rStyle w:val="2fb"/>
          <w:rFonts w:hint="cs"/>
          <w:rtl/>
        </w:rPr>
        <w:t>י</w:t>
      </w:r>
      <w:r>
        <w:rPr>
          <w:rtl/>
        </w:rPr>
        <w:t xml:space="preserve"> </w:t>
      </w:r>
      <w:r>
        <w:rPr>
          <w:rtl/>
        </w:rPr>
        <w:t xml:space="preserve">ל"ק</w:t>
      </w:r>
      <w:r>
        <w:rPr>
          <w:rtl/>
        </w:rPr>
        <w:t xml:space="preserve">, קמח קלי </w:t>
      </w:r>
      <w:r>
        <w:rPr>
          <w:rtl/>
        </w:rPr>
        <w:t xml:space="preserve">תנן</w:t>
      </w:r>
      <w:r>
        <w:rPr>
          <w:rtl/>
        </w:rPr>
        <w:t xml:space="preserve">.</w:t>
      </w:r>
    </w:p>
    <w:p w:rsidR="00DA63EC" w:rsidRPr="00FE1B89" w:rsidRDefault="00DA63EC" w:rsidP="00DA63EC">
      <w:pPr>
        <w:tabs>
          <w:tab w:val="center" w:pos="2835"/>
        </w:tabs>
        <w:rPr>
          <w:spacing w:val="-2"/>
          <w:rtl/>
        </w:rPr>
      </w:pPr>
      <w:r w:rsidRPr="00FE1B89">
        <w:rPr>
          <w:rFonts w:ascii="BA Franknatan Regular" w:hAnsi="BA Franknatan Regular"/>
          <w:b/>
          <w:bCs/>
          <w:spacing w:val="-2"/>
          <w:rtl/>
        </w:rPr>
        <w:t>•</w:t>
      </w:r>
      <w:r w:rsidRPr="00FE1B89">
        <w:rPr>
          <w:rFonts w:ascii="BA Franknatan Regular" w:hAnsi="BA Franknatan Regular" w:hint="cs"/>
          <w:b/>
          <w:bCs/>
          <w:spacing w:val="-2"/>
          <w:rtl/>
        </w:rPr>
        <w:t xml:space="preserve"> </w:t>
      </w:r>
      <w:r w:rsidRPr="00FE1B89">
        <w:rPr>
          <w:spacing w:val="-2"/>
          <w:rtl/>
        </w:rPr>
        <w:t xml:space="preserve">והא </w:t>
      </w:r>
      <w:r w:rsidRPr="00FE1B89">
        <w:rPr>
          <w:rStyle w:val="2fb"/>
          <w:spacing w:val="-2"/>
          <w:rtl/>
        </w:rPr>
        <w:t xml:space="preserve">דרב אשי</w:t>
      </w:r>
      <w:r w:rsidRPr="00FE1B89">
        <w:rPr>
          <w:spacing w:val="-2"/>
          <w:rtl/>
        </w:rPr>
        <w:t xml:space="preserve"> ברותא היא, תינח מקלי ואילך, עד קלי </w:t>
      </w:r>
      <w:ins w:id="93341" w:author="מנוע מכני" w:date="2026-10-11T12:04:40Z">
        <w:r>
          <w:rPr>
            <w:spacing w:val="-2"/>
            <w:rtl/>
          </w:rPr>
          <w:t xml:space="preserve">מה</w:t>
        </w:r>
      </w:ins>
      <w:del w:id="93342" w:author="מנוע מכני" w:date="2026-10-11T12:04:40Z">
        <w:r w:rsidRPr="00FE1B89">
          <w:rPr>
            <w:spacing w:val="-2"/>
            <w:rtl/>
          </w:rPr>
          <w:delText xml:space="preserve">מאי</w:delText>
        </w:r>
      </w:del>
      <w:r w:rsidRPr="00FE1B89">
        <w:rPr>
          <w:spacing w:val="-2"/>
          <w:rtl/>
        </w:rPr>
        <w:t xml:space="preserve"> </w:t>
      </w:r>
      <w:ins w:id="91601" w:author="מנוע מכני" w:date="2026-10-11T12:04:40Z">
        <w:r>
          <w:rPr>
            <w:spacing w:val="-2"/>
            <w:rtl/>
          </w:rPr>
          <w:t xml:space="preserve">יש</w:t>
        </w:r>
      </w:ins>
      <w:del w:id="91602" w:author="מנוע מכני" w:date="2026-10-11T12:04:40Z">
        <w:r w:rsidRPr="00FE1B89">
          <w:rPr>
            <w:spacing w:val="-2"/>
            <w:rtl/>
          </w:rPr>
          <w:delText xml:space="preserve">איכא</w:delText>
        </w:r>
      </w:del>
      <w:r w:rsidRPr="00FE1B89">
        <w:rPr>
          <w:spacing w:val="-2"/>
          <w:rtl/>
        </w:rPr>
        <w:t xml:space="preserve"> </w:t>
      </w:r>
      <w:ins w:id="97515" w:author="מנוע מכני" w:date="2026-10-11T12:04:40Z">
        <w:r>
          <w:rPr>
            <w:spacing w:val="-2"/>
            <w:rtl/>
          </w:rPr>
          <w:t xml:space="preserve">לומר</w:t>
        </w:r>
      </w:ins>
      <w:del w:id="97516" w:author="מנוע מכני" w:date="2026-10-11T12:04:40Z">
        <w:r w:rsidRPr="00FE1B89">
          <w:rPr>
            <w:spacing w:val="-2"/>
            <w:rtl/>
          </w:rPr>
          <w:delText xml:space="preserve">למימר</w:delText>
        </w:r>
      </w:del>
      <w:r w:rsidRPr="00FE1B89">
        <w:rPr>
          <w:spacing w:val="-2"/>
          <w:rtl/>
        </w:rPr>
        <w:t xml:space="preserve">? וכ"</w:t>
      </w:r>
      <w:r w:rsidRPr="00FE1B89">
        <w:rPr>
          <w:rFonts w:hint="cs"/>
          <w:spacing w:val="-2"/>
          <w:rtl/>
        </w:rPr>
        <w:t>ת</w:t>
      </w:r>
      <w:r w:rsidRPr="00FE1B89">
        <w:rPr>
          <w:spacing w:val="-2"/>
          <w:rtl/>
        </w:rPr>
        <w:t xml:space="preserve">, </w:t>
      </w:r>
      <w:r w:rsidRPr="00FE1B89">
        <w:rPr>
          <w:rFonts w:hint="cs"/>
          <w:spacing w:val="-2"/>
          <w:rtl/>
        </w:rPr>
        <w:t>ה</w:t>
      </w:r>
      <w:r w:rsidRPr="00FE1B89">
        <w:rPr>
          <w:spacing w:val="-2"/>
          <w:rtl/>
        </w:rPr>
        <w:t>"</w:t>
      </w:r>
      <w:r w:rsidRPr="00FE1B89">
        <w:rPr>
          <w:rFonts w:hint="cs"/>
          <w:spacing w:val="-2"/>
          <w:rtl/>
        </w:rPr>
        <w:t xml:space="preserve">נ</w:t>
      </w:r>
      <w:r w:rsidRPr="00FE1B89">
        <w:rPr>
          <w:rFonts w:hint="cs"/>
          <w:spacing w:val="-2"/>
          <w:rtl/>
        </w:rPr>
        <w:t xml:space="preserve"> </w:t>
      </w:r>
      <w:r w:rsidRPr="00FE1B89">
        <w:rPr>
          <w:spacing w:val="-2"/>
          <w:rtl/>
        </w:rPr>
        <w:t xml:space="preserve">ע"י</w:t>
      </w:r>
      <w:r w:rsidRPr="00FE1B89">
        <w:rPr>
          <w:spacing w:val="-2"/>
          <w:rtl/>
        </w:rPr>
        <w:t xml:space="preserve"> קיטוף,</w:t>
      </w:r>
    </w:p>
    <w:p>
      <w:pPr>
        <w:pStyle w:val="38"/>
        <w:rPr>
          <w:ins w:id="100646" w:author="מנוע מכני" w:date="2026-10-11T12:04:40Z"/>
        </w:rPr>
      </w:pPr>
      <w:del w:id="90179" w:author="מנוע מכני" w:date="2026-10-11T12:04:40Z">
        <w:r>
          <w:delText xml:space="preserve"> </w:delText>
        </w:r>
      </w:del>
      <w:r>
        <w:tab/>
        <w:t>וכדרבה</w:t>
      </w:r>
      <w:r>
        <w:t>:</w:t>
      </w:r>
    </w:p>
    <w:p w:rsidR="00DA63EC" w:rsidRDefault="00DA63EC" w:rsidP="00DA63EC">
      <w:pPr>
        <w:tabs>
          <w:tab w:val="center" w:pos="2835"/>
        </w:tabs>
        <w:rPr>
          <w:rtl/>
        </w:rPr>
      </w:pPr>
      <w:del w:id="100647" w:author="מנוע מכני" w:date="2026-10-11T12:04:40Z">
        <w:r>
          <w:rPr>
            <w:rtl/>
          </w:rPr>
          <w:delText xml:space="preserve"> </w:delText>
        </w:r>
      </w:del>
      <w:r>
        <w:rPr>
          <w:rtl/>
        </w:rPr>
        <w:t xml:space="preserve">בית השלחין דשריא קצירה </w:t>
      </w:r>
      <w:r>
        <w:rPr>
          <w:rFonts w:hint="cs"/>
          <w:rtl/>
        </w:rPr>
        <w:t xml:space="preserve">- </w:t>
      </w:r>
      <w:r>
        <w:rPr>
          <w:rtl/>
        </w:rPr>
        <w:t xml:space="preserve">אלא הא </w:t>
      </w:r>
      <w:r>
        <w:rPr>
          <w:rStyle w:val="2fb"/>
          <w:rtl/>
        </w:rPr>
        <w:t xml:space="preserve">דר"</w:t>
      </w:r>
      <w:r>
        <w:rPr>
          <w:rStyle w:val="2fb"/>
          <w:rFonts w:hint="cs"/>
          <w:rtl/>
        </w:rPr>
        <w:t xml:space="preserve">א</w:t>
      </w:r>
      <w:r>
        <w:rPr>
          <w:rFonts w:hint="cs"/>
          <w:rtl/>
        </w:rPr>
        <w:t xml:space="preserve"> </w:t>
      </w:r>
      <w:r>
        <w:rPr>
          <w:rtl/>
        </w:rPr>
        <w:t>ברותא היא.</w:t>
      </w:r>
    </w:p>
    <w:p w:rsidR="00DA63EC" w:rsidRDefault="00DA63EC" w:rsidP="00DA63EC">
      <w:pPr>
        <w:pStyle w:val="affffd"/>
        <w:rPr>
          <w:rtl/>
        </w:rPr>
      </w:pPr>
      <w:r>
        <w:rPr>
          <w:rtl/>
        </w:rPr>
        <w:t>׹</w:t>
      </w:r>
    </w:p>
    <w:p>
      <w:pPr>
        <w:pStyle w:val="MishnaBatzad"/>
        <w:rPr>
          <w:ins w:id="20400" w:author="קלוד" w:date="2026-10-11T09:07:26Z"/>
        </w:rPr>
      </w:pPr>
      <w:ins w:id="20399" w:author="קלוד" w:date="2026-10-11T09:07:26Z">
        <w:r>
          <w:t xml:space="preserve">משנה ה</w:t>
        </w:r>
      </w:ins>
    </w:p>
    <w:p w:rsidR="00DA63EC" w:rsidRPr="000A334C" w:rsidRDefault="00DA63EC" w:rsidP="003B6D22">
      <w:pPr>
        <w:pStyle w:val="afff9"/>
        <w:rPr>
          <w:del w:id="20208" w:author="קלוד" w:date="2026-10-11T09:07:26Z"/>
          <w:rtl/>
        </w:rPr>
      </w:pPr>
      <w:del w:id="20207" w:author="קלוד" w:date="2026-10-11T09:07:26Z">
        <w:r w:rsidRPr="000A334C">
          <w:rPr>
            <w:rtl/>
          </w:rPr>
          <w:delText xml:space="preserve">מתני'.</w:delText>
        </w:r>
      </w:del>
    </w:p>
    <w:p w:rsidR="00DA63EC" w:rsidRPr="000A334C" w:rsidRDefault="00DA63EC" w:rsidP="003B6D22">
      <w:pPr>
        <w:pStyle w:val="afff9"/>
        <w:spacing w:before="120"/>
        <w:rPr>
          <w:rtl/>
        </w:rPr>
        <w:pPrChange w:id="90042" w:author="קלוד" w:date="2026-10-11T12:09:42Z">
          <w:pPr>
            <w:pStyle w:val="afff9"/>
          </w:pPr>
        </w:pPrChange>
      </w:pPr>
      <w:r w:rsidRPr="000A334C">
        <w:rPr>
          <w:rtl/>
        </w:rPr>
        <w:t>משקרב העומר - הותר חדש מיד.</w:t>
      </w:r>
    </w:p>
    <w:p w:rsidR="00DA63EC" w:rsidRPr="000A334C" w:rsidRDefault="00DA63EC" w:rsidP="003B6D22">
      <w:pPr>
        <w:pStyle w:val="afff9"/>
        <w:rPr>
          <w:rtl/>
        </w:rPr>
      </w:pPr>
      <w:r w:rsidRPr="000A334C">
        <w:rPr>
          <w:rtl/>
        </w:rPr>
        <w:lastRenderedPageBreak/>
        <w:t>הרחוקים מותרין מחצות היום ולהלן.</w:t>
      </w:r>
    </w:p>
    <w:p w:rsidR="00DA63EC" w:rsidRPr="000A334C" w:rsidRDefault="00DA63EC" w:rsidP="003B6D22">
      <w:pPr>
        <w:pStyle w:val="afff9"/>
        <w:rPr>
          <w:rtl/>
        </w:rPr>
      </w:pPr>
      <w:r w:rsidRPr="000A334C">
        <w:rPr>
          <w:rtl/>
        </w:rPr>
        <w:t>משחרב בהמ"ק, התקין ר' יוחנן בן זכאי שיהא יום הנף כולו אסור.</w:t>
      </w:r>
    </w:p>
    <w:p w:rsidR="00DA63EC" w:rsidRPr="000A334C" w:rsidRDefault="00DA63EC" w:rsidP="003B6D22">
      <w:pPr>
        <w:pStyle w:val="afff9"/>
        <w:rPr>
          <w:rtl/>
        </w:rPr>
      </w:pPr>
      <w:r w:rsidRPr="000A334C">
        <w:rPr>
          <w:rtl/>
        </w:rPr>
        <w:t>א</w:t>
      </w:r>
      <w:r w:rsidRPr="000A334C">
        <w:rPr>
          <w:rFonts w:hint="cs"/>
          <w:rtl/>
        </w:rPr>
        <w:t>ר</w:t>
      </w:r>
      <w:r w:rsidRPr="000A334C">
        <w:rPr>
          <w:rtl/>
        </w:rPr>
        <w:t>"</w:t>
      </w:r>
      <w:r w:rsidRPr="000A334C">
        <w:rPr>
          <w:rFonts w:hint="cs"/>
          <w:rtl/>
        </w:rPr>
        <w:t>י</w:t>
      </w:r>
      <w:r w:rsidRPr="000A334C">
        <w:rPr>
          <w:rtl/>
        </w:rPr>
        <w:t>: והלא מן התורה הוא אסור, שנא</w:t>
      </w:r>
      <w:r w:rsidRPr="000A334C">
        <w:rPr>
          <w:rFonts w:hint="cs"/>
          <w:rtl/>
        </w:rPr>
        <w:t>':</w:t>
      </w:r>
      <w:r w:rsidRPr="000A334C">
        <w:rPr>
          <w:rtl/>
        </w:rPr>
        <w:t xml:space="preserve"> עד עצם היום הזה.</w:t>
      </w:r>
    </w:p>
    <w:p w:rsidR="00DA63EC" w:rsidRPr="00FE1B89" w:rsidRDefault="00DA63EC" w:rsidP="003B6D22">
      <w:pPr>
        <w:pStyle w:val="afff9"/>
        <w:rPr>
          <w:rtl/>
        </w:rPr>
      </w:pPr>
      <w:r w:rsidRPr="00FE1B89">
        <w:rPr>
          <w:rtl/>
        </w:rPr>
        <w:t>מפני מה הרחוקים מותרין מחצות היום ולהלן? מפני שהן יודעין שאין ב"ד מתעצלין בו.</w:t>
      </w:r>
    </w:p>
    <w:p w:rsidR="00DA63EC" w:rsidRDefault="00DA63EC" w:rsidP="00DA63EC">
      <w:pPr>
        <w:pStyle w:val="affffd"/>
        <w:rPr>
          <w:rtl/>
        </w:rPr>
      </w:pPr>
      <w:r>
        <w:rPr>
          <w:rtl/>
        </w:rPr>
        <w:t>׹</w:t>
      </w:r>
    </w:p>
    <w:p>
      <w:pPr>
        <w:pStyle w:val="afffff8"/>
        <w:rPr>
          <w:ins w:id="90345" w:author="קלוד" w:date="2026-10-11T12:32:08Z"/>
        </w:rPr>
      </w:pPr>
      <w:ins w:id="90346" w:author="קלוד" w:date="2026-10-11T12:32:08Z">
        <w:r>
          <w:rPr>
            <w:color w:val="7B3F00"/>
          </w:rPr>
          <w:t xml:space="preserve">עומר מתיר - בזמן הבית, ובזמן הזה האיר מזרח</w:t>
        </w:r>
      </w:ins>
    </w:p>
    <w:p>
      <w:pPr>
        <w:pStyle w:val="38"/>
        <w:rPr>
          <w:ins w:id="100648" w:author="מנוע מכני" w:date="2026-10-11T12:04:40Z"/>
        </w:rPr>
      </w:pPr>
      <w:r>
        <w:t xml:space="preserve">רב ושמואל </w:t>
      </w:r>
      <w:ins w:id="91605" w:author="מנוע מכני" w:date="2026-10-11T12:04:40Z">
        <w:r>
          <w:t xml:space="preserve">דאמרו</w:t>
        </w:r>
      </w:ins>
      <w:del w:id="91606" w:author="מנוע מכני" w:date="2026-10-11T12:04:40Z">
        <w:r>
          <w:delText xml:space="preserve">דאמרי</w:delText>
        </w:r>
      </w:del>
      <w:r>
        <w:t xml:space="preserve"> </w:t>
      </w:r>
      <w:ins w:id="91603" w:author="מנוע מכני" w:date="2026-10-11T12:04:40Z">
        <w:r>
          <w:t xml:space="preserve">שניהם</w:t>
        </w:r>
      </w:ins>
      <w:del w:id="91604" w:author="מנוע מכני" w:date="2026-10-11T12:04:40Z">
        <w:r>
          <w:delText xml:space="preserve">תרוייהו</w:delText>
        </w:r>
      </w:del>
      <w:r>
        <w:t xml:space="preserve">:</w:t>
      </w:r>
    </w:p>
    <w:p w:rsidR="00DA63EC" w:rsidRDefault="00DA63EC" w:rsidP="00DA63EC">
      <w:pPr>
        <w:tabs>
          <w:tab w:val="center" w:pos="2835"/>
        </w:tabs>
        <w:rPr>
          <w:rtl/>
        </w:rPr>
      </w:pPr>
      <w:del w:id="100649" w:author="מנוע מכני" w:date="2026-10-11T12:04:40Z">
        <w:r>
          <w:rPr>
            <w:rtl/>
          </w:rPr>
          <w:delText xml:space="preserve"> </w:delText>
        </w:r>
      </w:del>
      <w:r>
        <w:rPr>
          <w:rtl/>
        </w:rPr>
        <w:t xml:space="preserve">בזמן שבית המקדש קיים - עומר מתיר, </w:t>
      </w:r>
    </w:p>
    <w:p w:rsidR="00DA63EC" w:rsidRDefault="00DA63EC" w:rsidP="00DA63EC">
      <w:pPr>
        <w:tabs>
          <w:tab w:val="center" w:pos="2835"/>
        </w:tabs>
        <w:rPr>
          <w:rtl/>
        </w:rPr>
      </w:pPr>
      <w:r>
        <w:rPr>
          <w:rtl/>
        </w:rPr>
        <w:t xml:space="preserve">בזמן שאין בית המקדש קיים - האיר מזרח מתיר</w:t>
      </w:r>
      <w:ins w:id="95007" w:author="מנוע מכני" w:date="2026-10-11T12:04:40Z">
        <w:r>
          <w:rPr>
            <w:rtl/>
          </w:rPr>
          <w:t xml:space="preserve">,</w:t>
        </w:r>
      </w:ins>
      <w:del w:id="95008"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3343" w:author="מנוע מכני" w:date="2026-10-11T12:04:40Z">
        <w:r>
          <w:rPr>
            <w:rFonts w:hint="cs"/>
            <w:rtl/>
          </w:rPr>
          <w:t xml:space="preserve">דשני</w:t>
        </w:r>
      </w:ins>
      <w:del w:id="93344" w:author="מנוע מכני" w:date="2026-10-11T12:04:40Z">
        <w:r>
          <w:rPr>
            <w:rFonts w:hint="cs"/>
            <w:rtl/>
          </w:rPr>
          <w:delText xml:space="preserve">דתרי</w:delText>
        </w:r>
      </w:del>
      <w:r>
        <w:rPr>
          <w:rFonts w:hint="cs"/>
          <w:rtl/>
        </w:rPr>
        <w:t xml:space="preserve"> קראי כתיבי</w:t>
      </w:r>
      <w:r w:rsidRPr="00A563E0">
        <w:rPr>
          <w:rStyle w:val="afffff0"/>
          <w:rFonts w:hint="cs"/>
          <w:rtl/>
        </w:rPr>
        <w:t xml:space="preserve"> '</w:t>
      </w:r>
      <w:ins w:id="90775" w:author="Claude - סמנטי" w:date="2026-10-11T12:27:00Z">
        <w:r>
          <w:rPr>
            <w:rStyle w:val="afffff0"/>
            <w:rFonts w:hint="cs"/>
            <w:rtl/>
          </w:rPr>
          <w:t xml:space="preserve">עַד הֲבִיאֲכֶם</w:t>
        </w:r>
      </w:ins>
      <w:del w:id="90776" w:author="Claude - סמנטי" w:date="2026-10-11T12:27:00Z">
        <w:r w:rsidRPr="00A563E0">
          <w:rPr>
            <w:rStyle w:val="afffff0"/>
            <w:rFonts w:hint="cs"/>
            <w:rtl/>
          </w:rPr>
          <w:delText xml:space="preserve">עד</w:delText>
        </w:r>
        <w:r w:rsidRPr="00A563E0">
          <w:rPr>
            <w:rStyle w:val="afffff0"/>
            <w:rtl/>
          </w:rPr>
          <w:delText xml:space="preserve"> הביאכם</w:delText>
        </w:r>
      </w:del>
      <w:r w:rsidRPr="00A563E0">
        <w:rPr>
          <w:rStyle w:val="afffff0"/>
          <w:rFonts w:hint="cs"/>
          <w:rtl/>
        </w:rPr>
        <w:t>'</w:t>
      </w:r>
      <w:r w:rsidRPr="00A563E0">
        <w:rPr>
          <w:rStyle w:val="afffff0"/>
          <w:rtl/>
        </w:rPr>
        <w:t>,</w:t>
      </w:r>
      <w:r>
        <w:rPr>
          <w:rtl/>
        </w:rPr>
        <w:t xml:space="preserve"> וכתיב: </w:t>
      </w:r>
      <w:r>
        <w:rPr>
          <w:rStyle w:val="afffff0"/>
          <w:rtl/>
          <w:rPrChange w:id="9055" w:author="מנוע פסוקים" w:date="2026-10-11T09:32:13Z">
            <w:rPr>
              <w:rtl/>
            </w:rPr>
          </w:rPrChange>
        </w:rPr>
        <w:t xml:space="preserve">עד עצם היום הזה</w:t>
      </w:r>
      <w:r>
        <w:rPr>
          <w:rtl/>
        </w:rPr>
        <w:t xml:space="preserve">, </w:t>
      </w:r>
    </w:p>
    <w:p>
      <w:pPr>
        <w:pStyle w:val="38"/>
        <w:rPr>
          <w:ins w:id="100650" w:author="מנוע מכני" w:date="2026-10-11T12:04:40Z"/>
        </w:rPr>
      </w:pPr>
      <w:r>
        <w:t xml:space="preserve">הא כיצד?</w:t>
      </w:r>
    </w:p>
    <w:p w:rsidR="00DA63EC" w:rsidRDefault="00DA63EC" w:rsidP="00DA63EC">
      <w:pPr>
        <w:tabs>
          <w:tab w:val="center" w:pos="2835"/>
        </w:tabs>
        <w:rPr>
          <w:rtl/>
        </w:rPr>
      </w:pPr>
      <w:del w:id="100651" w:author="מנוע מכני" w:date="2026-10-11T12:04:40Z">
        <w:r>
          <w:rPr>
            <w:rtl/>
          </w:rPr>
          <w:delText xml:space="preserve"> </w:delText>
        </w:r>
      </w:del>
      <w:r>
        <w:rPr>
          <w:rtl/>
        </w:rPr>
        <w:t xml:space="preserve">כאן בזמן שבית המקדש קיים, כאן בזמן שאין בית המקדש קיים.</w:t>
      </w:r>
    </w:p>
    <w:p w:rsidR="00DA63EC" w:rsidRDefault="00DA63EC" w:rsidP="00DA63EC">
      <w:pPr>
        <w:tabs>
          <w:tab w:val="center" w:pos="2835"/>
        </w:tabs>
        <w:rPr>
          <w:rtl/>
        </w:rPr>
      </w:pPr>
    </w:p>
    <w:p>
      <w:pPr>
        <w:pStyle w:val="38"/>
        <w:rPr>
          <w:ins w:id="100652" w:author="מנוע מכני" w:date="2026-10-11T12:04:40Z"/>
        </w:rPr>
      </w:pPr>
      <w:r>
        <w:t>רי</w:t>
      </w:r>
      <w:r>
        <w:t>"</w:t>
      </w:r>
      <w:r>
        <w:t>ו ור</w:t>
      </w:r>
      <w:r>
        <w:t>"</w:t>
      </w:r>
      <w:r>
        <w:t xml:space="preserve">ל </w:t>
      </w:r>
      <w:ins w:id="91609" w:author="מנוע מכני" w:date="2026-10-11T12:04:40Z">
        <w:r>
          <w:t xml:space="preserve">דאמרו</w:t>
        </w:r>
      </w:ins>
      <w:del w:id="91610" w:author="מנוע מכני" w:date="2026-10-11T12:04:40Z">
        <w:r>
          <w:delText xml:space="preserve">דאמרי</w:delText>
        </w:r>
      </w:del>
      <w:r>
        <w:t xml:space="preserve"> </w:t>
      </w:r>
      <w:ins w:id="91607" w:author="מנוע מכני" w:date="2026-10-11T12:04:40Z">
        <w:r>
          <w:t xml:space="preserve">שניהם</w:t>
        </w:r>
      </w:ins>
      <w:del w:id="91608" w:author="מנוע מכני" w:date="2026-10-11T12:04:40Z">
        <w:r>
          <w:delText xml:space="preserve">תרוייהו</w:delText>
        </w:r>
      </w:del>
      <w:r>
        <w:t xml:space="preserve">:</w:t>
      </w:r>
    </w:p>
    <w:p w:rsidR="00DA63EC" w:rsidRDefault="00DA63EC" w:rsidP="00DA63EC">
      <w:pPr>
        <w:tabs>
          <w:tab w:val="center" w:pos="2835"/>
        </w:tabs>
        <w:rPr>
          <w:rtl/>
        </w:rPr>
      </w:pPr>
      <w:del w:id="100653" w:author="מנוע מכני" w:date="2026-10-11T12:04:40Z">
        <w:r>
          <w:rPr>
            <w:rtl/>
          </w:rPr>
          <w:delText xml:space="preserve"> </w:delText>
        </w:r>
      </w:del>
      <w:ins w:id="90465" w:author="מנוע מכני" w:date="2026-10-11T12:04:40Z">
        <w:r>
          <w:rPr>
            <w:rtl/>
          </w:rPr>
          <w:t xml:space="preserve">אפי'</w:t>
        </w:r>
      </w:ins>
      <w:del w:id="90466" w:author="מנוע מכני" w:date="2026-10-11T12:04:40Z">
        <w:r>
          <w:rPr>
            <w:rtl/>
          </w:rPr>
          <w:delText xml:space="preserve">אפילו</w:delText>
        </w:r>
      </w:del>
      <w:r>
        <w:rPr>
          <w:rtl/>
        </w:rPr>
        <w:t xml:space="preserve"> בזמן שבית המקדש קיים - האיר מזרח מתיר.</w:t>
      </w:r>
    </w:p>
    <w:p>
      <w:pPr>
        <w:pStyle w:val="38"/>
        <w:rPr>
          <w:ins w:id="100654" w:author="מנוע מכני" w:date="2026-10-11T12:04:40Z"/>
        </w:rPr>
      </w:pPr>
      <w:r>
        <w:t>וה</w:t>
      </w:r>
      <w:r>
        <w:t xml:space="preserve">ך</w:t>
      </w:r>
    </w:p>
    <w:p w:rsidR="00DA63EC" w:rsidRDefault="00DA63EC" w:rsidP="00DA63EC">
      <w:pPr>
        <w:tabs>
          <w:tab w:val="center" w:pos="2835"/>
        </w:tabs>
        <w:rPr>
          <w:rtl/>
        </w:rPr>
      </w:pPr>
      <w:del w:id="100655" w:author="מנוע מכני" w:date="2026-10-11T12:04:40Z">
        <w:r>
          <w:rPr>
            <w:rFonts w:hint="cs"/>
            <w:rtl/>
          </w:rPr>
          <w:delText xml:space="preserve"> </w:delText>
        </w:r>
      </w:del>
      <w:r w:rsidRPr="00664445">
        <w:rPr>
          <w:rStyle w:val="afffff0"/>
          <w:rFonts w:hint="cs"/>
          <w:rtl/>
        </w:rPr>
        <w:t>ד'</w:t>
      </w:r>
      <w:ins w:id="90777" w:author="Claude - סמנטי" w:date="2026-10-11T12:27:00Z">
        <w:r>
          <w:rPr>
            <w:rStyle w:val="afffff0"/>
            <w:rtl/>
          </w:rPr>
          <w:t xml:space="preserve">עַד הֲבִיאֲכֶם</w:t>
        </w:r>
      </w:ins>
      <w:del w:id="90778" w:author="Claude - סמנטי" w:date="2026-10-11T12:27:00Z">
        <w:r w:rsidRPr="00664445">
          <w:rPr>
            <w:rStyle w:val="afffff0"/>
            <w:rtl/>
          </w:rPr>
          <w:delText xml:space="preserve">עד הביאכם</w:delText>
        </w:r>
      </w:del>
      <w:r w:rsidRPr="00664445">
        <w:rPr>
          <w:rStyle w:val="afffff0"/>
          <w:rFonts w:hint="cs"/>
          <w:rtl/>
        </w:rPr>
        <w:t>'-</w:t>
      </w:r>
      <w:r>
        <w:rPr>
          <w:rFonts w:hint="cs"/>
          <w:rtl/>
        </w:rPr>
        <w:t xml:space="preserve"> </w:t>
      </w:r>
      <w:r>
        <w:rPr>
          <w:rtl/>
        </w:rPr>
        <w:t>למצוה.</w:t>
      </w:r>
    </w:p>
    <w:p w:rsidR="00DA63EC" w:rsidRDefault="00DA63EC" w:rsidP="00DA63EC">
      <w:pPr>
        <w:tabs>
          <w:tab w:val="center" w:pos="2835"/>
        </w:tabs>
        <w:rPr>
          <w:rtl/>
        </w:rPr>
      </w:pPr>
      <w:r>
        <w:rPr>
          <w:rtl/>
        </w:rPr>
        <w:t>משקרב העומר - הותר חדש מיד</w:t>
      </w:r>
      <w:r>
        <w:rPr>
          <w:rFonts w:hint="cs"/>
          <w:rtl/>
        </w:rPr>
        <w:t xml:space="preserve">-</w:t>
      </w:r>
      <w:ins w:id="95009" w:author="מנוע מכני" w:date="2026-10-11T12:04:40Z">
        <w:r>
          <w:rPr>
            <w:rFonts w:hint="cs"/>
            <w:rtl/>
          </w:rPr>
          <w:t xml:space="preserve"> </w:t>
        </w:r>
      </w:ins>
      <w:del w:id="95010" w:author="מנוע מכני" w:date="2026-10-11T12:04:40Z">
        <w:r>
          <w:rPr>
            <w:rFonts w:hint="cs"/>
            <w:rtl/>
          </w:rPr>
          <w:delText xml:space="preserve">  </w:delText>
        </w:r>
      </w:del>
      <w:r>
        <w:rPr>
          <w:rtl/>
        </w:rPr>
        <w:t>למצוה.</w:t>
      </w:r>
    </w:p>
    <w:p w:rsidR="00DA63EC" w:rsidRDefault="00DA63EC" w:rsidP="00DA63EC">
      <w:pPr>
        <w:tabs>
          <w:tab w:val="center" w:pos="2835"/>
        </w:tabs>
        <w:rPr>
          <w:rtl/>
        </w:rPr>
      </w:pPr>
      <w:r>
        <w:rPr>
          <w:rtl/>
        </w:rPr>
        <w:t>העומר היה מתיר במדינה, ושתי הלחם במקדש</w:t>
      </w:r>
      <w:r>
        <w:rPr>
          <w:rFonts w:hint="cs"/>
          <w:rtl/>
        </w:rPr>
        <w:t xml:space="preserve">- </w:t>
      </w:r>
      <w:r>
        <w:rPr>
          <w:rtl/>
        </w:rPr>
        <w:t>למצוה.</w:t>
      </w:r>
    </w:p>
    <w:p w:rsidR="00DA63EC" w:rsidRDefault="00DA63EC" w:rsidP="00DA63EC">
      <w:pPr>
        <w:pStyle w:val="afff3"/>
        <w:framePr w:wrap="around"/>
        <w:rPr>
          <w:rtl/>
        </w:rPr>
      </w:pPr>
      <w:r>
        <w:rPr>
          <w:rFonts w:hint="cs"/>
          <w:rtl/>
        </w:rPr>
        <w:t>סח:</w:t>
      </w:r>
    </w:p>
    <w:p>
      <w:pPr>
        <w:pStyle w:val="afffff8"/>
        <w:rPr>
          <w:ins w:id="90343" w:author="קלוד" w:date="2026-10-11T12:32:08Z"/>
        </w:rPr>
      </w:pPr>
      <w:ins w:id="90344" w:author="קלוד" w:date="2026-10-11T12:32:08Z">
        <w:r>
          <w:rPr>
            <w:color w:val="7B3F00"/>
          </w:rPr>
          <w:t xml:space="preserve">תקנת ריב"ז - יום הנף כולו אסור</w:t>
        </w:r>
      </w:ins>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tl/>
        </w:rPr>
        <w:t xml:space="preserve">משחרב בית המקדש, התקין </w:t>
      </w:r>
      <w:r>
        <w:rPr>
          <w:rStyle w:val="2fb"/>
          <w:rtl/>
        </w:rPr>
        <w:t xml:space="preserve">ר</w:t>
      </w:r>
      <w:r>
        <w:rPr>
          <w:rStyle w:val="2fb"/>
          <w:rFonts w:hint="cs"/>
          <w:rtl/>
        </w:rPr>
        <w:t>יב</w:t>
      </w:r>
      <w:r>
        <w:rPr>
          <w:rStyle w:val="2fb"/>
          <w:rtl/>
        </w:rPr>
        <w:t>"</w:t>
      </w:r>
      <w:r>
        <w:rPr>
          <w:rStyle w:val="2fb"/>
          <w:rFonts w:hint="cs"/>
          <w:rtl/>
        </w:rPr>
        <w:t xml:space="preserve">ז</w:t>
      </w:r>
      <w:r>
        <w:rPr>
          <w:rFonts w:hint="cs"/>
          <w:rtl/>
        </w:rPr>
        <w:t xml:space="preserve"> </w:t>
      </w:r>
      <w:r>
        <w:rPr>
          <w:rtl/>
        </w:rPr>
        <w:t xml:space="preserve">שיהא יום הנף כולו אסור</w:t>
      </w:r>
      <w:ins w:id="95011" w:author="מנוע מכני" w:date="2026-10-11T12:04:40Z">
        <w:r>
          <w:rPr>
            <w:rtl/>
          </w:rPr>
          <w:t xml:space="preserve">,</w:t>
        </w:r>
      </w:ins>
      <w:del w:id="9501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מהרה יבנה בית המקדש, ויאמרו: אשתקד מי </w:t>
      </w:r>
      <w:r>
        <w:rPr>
          <w:rtl/>
        </w:rPr>
        <w:t xml:space="preserve">לא</w:t>
      </w:r>
      <w:r>
        <w:rPr>
          <w:rtl/>
        </w:rPr>
        <w:t xml:space="preserve"> אכלנו בהאיר מזרח? </w:t>
      </w:r>
      <w:ins w:id="93345" w:author="מנוע מכני" w:date="2026-10-11T12:04:40Z">
        <w:r>
          <w:rPr>
            <w:rtl/>
          </w:rPr>
          <w:t xml:space="preserve">עכשיו</w:t>
        </w:r>
      </w:ins>
      <w:del w:id="93346" w:author="מנוע מכני" w:date="2026-10-11T12:04:40Z">
        <w:r>
          <w:rPr>
            <w:rtl/>
          </w:rPr>
          <w:delText xml:space="preserve">השתא</w:delText>
        </w:r>
      </w:del>
      <w:r>
        <w:rPr>
          <w:rtl/>
        </w:rPr>
        <w:t xml:space="preserve"> </w:t>
      </w:r>
      <w:ins w:id="91611" w:author="מנוע מכני" w:date="2026-10-11T12:04:40Z">
        <w:r>
          <w:rPr>
            <w:rtl/>
          </w:rPr>
          <w:t xml:space="preserve">גם</w:t>
        </w:r>
      </w:ins>
      <w:del w:id="91612" w:author="מנוע מכני" w:date="2026-10-11T12:04:40Z">
        <w:r>
          <w:rPr>
            <w:rtl/>
          </w:rPr>
          <w:delText xml:space="preserve">נמי</w:delText>
        </w:r>
      </w:del>
      <w:r>
        <w:rPr>
          <w:rtl/>
        </w:rPr>
        <w:t xml:space="preserve"> ניכול, </w:t>
      </w:r>
    </w:p>
    <w:p w:rsidR="00DA63EC" w:rsidRPr="00FE1B89" w:rsidRDefault="00DA63EC" w:rsidP="00DA63EC">
      <w:pPr>
        <w:tabs>
          <w:tab w:val="center" w:pos="2835"/>
        </w:tabs>
        <w:rPr>
          <w:spacing w:val="-2"/>
          <w:rtl/>
        </w:rPr>
      </w:pPr>
      <w:r w:rsidRPr="00FE1B89">
        <w:rPr>
          <w:spacing w:val="-2"/>
          <w:rtl/>
        </w:rPr>
        <w:tab/>
        <w:t xml:space="preserve">ולא ידעי דאשתקד </w:t>
      </w:r>
      <w:r w:rsidRPr="00FE1B89">
        <w:rPr>
          <w:spacing w:val="-2"/>
          <w:rtl/>
        </w:rPr>
        <w:tab/>
        <w:t xml:space="preserve">לא</w:t>
      </w:r>
      <w:r w:rsidRPr="00FE1B89">
        <w:rPr>
          <w:spacing w:val="-2"/>
          <w:rtl/>
        </w:rPr>
        <w:tab/>
        <w:t xml:space="preserve"> </w:t>
      </w:r>
      <w:ins w:id="96707" w:author="מנוע מכני" w:date="2026-10-11T12:04:40Z">
        <w:r>
          <w:rPr>
            <w:spacing w:val="-2"/>
            <w:rtl/>
          </w:rPr>
          <w:t xml:space="preserve">היה</w:t>
        </w:r>
      </w:ins>
      <w:del w:id="96708" w:author="מנוע מכני" w:date="2026-10-11T12:04:40Z">
        <w:r w:rsidRPr="00FE1B89">
          <w:rPr>
            <w:spacing w:val="-2"/>
            <w:rtl/>
          </w:rPr>
          <w:tab/>
          <w:delText xml:space="preserve">הוה</w:delText>
        </w:r>
      </w:del>
      <w:r w:rsidRPr="00FE1B89">
        <w:rPr>
          <w:spacing w:val="-2"/>
          <w:rtl/>
        </w:rPr>
        <w:tab/>
        <w:t xml:space="preserve"> עומר - האיר מזרח מתיר, </w:t>
      </w:r>
      <w:ins w:id="93347" w:author="מנוע מכני" w:date="2026-10-11T12:04:40Z">
        <w:r>
          <w:rPr>
            <w:spacing w:val="-2"/>
            <w:rtl/>
          </w:rPr>
          <w:t xml:space="preserve">ועכשיו</w:t>
        </w:r>
      </w:ins>
      <w:del w:id="93348" w:author="מנוע מכני" w:date="2026-10-11T12:04:40Z">
        <w:r w:rsidRPr="00FE1B89">
          <w:rPr>
            <w:spacing w:val="-2"/>
            <w:rtl/>
          </w:rPr>
          <w:tab/>
          <w:delText xml:space="preserve">והשתא</w:delText>
        </w:r>
      </w:del>
      <w:r w:rsidRPr="00FE1B89">
        <w:rPr>
          <w:spacing w:val="-2"/>
          <w:rtl/>
        </w:rPr>
        <w:tab/>
        <w:t xml:space="preserve"> </w:t>
      </w:r>
      <w:ins w:id="91613" w:author="מנוע מכני" w:date="2026-10-11T12:04:40Z">
        <w:r>
          <w:rPr>
            <w:spacing w:val="-2"/>
            <w:rtl/>
          </w:rPr>
          <w:t xml:space="preserve">דיש</w:t>
        </w:r>
      </w:ins>
      <w:del w:id="91614" w:author="מנוע מכני" w:date="2026-10-11T12:04:40Z">
        <w:r w:rsidRPr="00FE1B89">
          <w:rPr>
            <w:spacing w:val="-2"/>
            <w:rtl/>
          </w:rPr>
          <w:tab/>
          <w:delText xml:space="preserve">דאיכא</w:delText>
        </w:r>
      </w:del>
      <w:r w:rsidRPr="00FE1B89">
        <w:rPr>
          <w:spacing w:val="-2"/>
          <w:rtl/>
        </w:rPr>
        <w:tab/>
        <w:t xml:space="preserve"> עומר - עומר מתיר</w:t>
      </w:r>
      <w:ins w:id="95013" w:author="מנוע מכני" w:date="2026-10-11T12:04:40Z">
        <w:r>
          <w:rPr>
            <w:spacing w:val="-2"/>
            <w:rtl/>
          </w:rPr>
          <w:t xml:space="preserve">,</w:t>
        </w:r>
      </w:ins>
      <w:del w:id="95014" w:author="מנוע מכני" w:date="2026-10-11T12:04:40Z">
        <w:r w:rsidRPr="00FE1B89">
          <w:rPr>
            <w:spacing w:val="-2"/>
            <w:rtl/>
          </w:rPr>
          <w:tab/>
          <w:delText xml:space="preserve">;</w:delText>
        </w:r>
      </w:del>
      <w:r w:rsidRPr="00FE1B89">
        <w:rPr>
          <w:spacing w:val="-2"/>
          <w:rtl/>
        </w:rPr>
        <w:tab/>
        <w:t xml:space="preserve"> </w:t>
      </w:r>
    </w:p>
    <w:p w:rsidR="00DA63EC" w:rsidRDefault="00DA63EC" w:rsidP="00DA63EC">
      <w:pPr>
        <w:tabs>
          <w:tab w:val="center" w:pos="2835"/>
        </w:tabs>
        <w:rPr>
          <w:rtl/>
        </w:rPr>
      </w:pPr>
      <w:ins w:id="96249" w:author="מנוע מכני" w:date="2026-10-11T12:04:40Z">
        <w:r>
          <w:rPr>
            <w:rtl/>
          </w:rPr>
          <w:t xml:space="preserve">ואם </w:t>
        </w:r>
      </w:ins>
      <w:del w:id="96250" w:author="מנוע מכני" w:date="2026-10-11T12:04:40Z">
        <w:r>
          <w:rPr>
            <w:rtl/>
          </w:rPr>
          <w:tab/>
          <w:delText xml:space="preserve">ואי </w:delText>
        </w:r>
      </w:del>
      <w:r>
        <w:rPr>
          <w:rtl/>
        </w:rPr>
        <w:tab/>
        <w:t xml:space="preserve">ס"</w:t>
      </w:r>
      <w:r>
        <w:rPr>
          <w:rFonts w:hint="cs"/>
          <w:rtl/>
        </w:rPr>
        <w:t xml:space="preserve">ד</w:t>
      </w:r>
      <w:r>
        <w:rPr>
          <w:rFonts w:hint="cs"/>
          <w:rtl/>
        </w:rPr>
        <w:t xml:space="preserve"> </w:t>
      </w:r>
      <w:r>
        <w:rPr>
          <w:rtl/>
        </w:rPr>
        <w:t xml:space="preserve">למצוה, משום מצוה ליקום וליגזור? </w:t>
      </w:r>
    </w:p>
    <w:p>
      <w:pPr>
        <w:pStyle w:val="38"/>
        <w:rPr>
          <w:ins w:id="100656" w:author="מנוע מכני" w:date="2026-10-11T12:04:40Z"/>
        </w:rPr>
      </w:pPr>
      <w:r>
        <w:t>- א</w:t>
      </w:r>
      <w:r>
        <w:t>רנב</w:t>
      </w:r>
      <w:r>
        <w:t>"</w:t>
      </w:r>
      <w:r>
        <w:t>י</w:t>
      </w:r>
      <w:r>
        <w:t xml:space="preserve">:</w:t>
      </w:r>
    </w:p>
    <w:p w:rsidR="00DA63EC" w:rsidRDefault="00DA63EC" w:rsidP="00DA63EC">
      <w:pPr>
        <w:pStyle w:val="affffb"/>
        <w:rPr>
          <w:rtl/>
        </w:rPr>
      </w:pPr>
      <w:del w:id="100657" w:author="מנוע מכני" w:date="2026-10-11T12:04:40Z">
        <w:r>
          <w:rPr>
            <w:rtl/>
          </w:rPr>
          <w:delText xml:space="preserve"> </w:delText>
        </w:r>
      </w:del>
      <w:r>
        <w:rPr>
          <w:rStyle w:val="2fb"/>
          <w:rtl/>
        </w:rPr>
        <w:t xml:space="preserve">ר</w:t>
      </w:r>
      <w:r>
        <w:rPr>
          <w:rStyle w:val="2fb"/>
          <w:rFonts w:hint="cs"/>
          <w:rtl/>
        </w:rPr>
        <w:t>יב</w:t>
      </w:r>
      <w:r>
        <w:rPr>
          <w:rStyle w:val="2fb"/>
          <w:rtl/>
        </w:rPr>
        <w:t>"</w:t>
      </w:r>
      <w:r>
        <w:rPr>
          <w:rStyle w:val="2fb"/>
          <w:rFonts w:hint="cs"/>
          <w:rtl/>
        </w:rPr>
        <w:t xml:space="preserve">ז</w:t>
      </w:r>
      <w:r>
        <w:rPr>
          <w:rFonts w:hint="cs"/>
          <w:rtl/>
        </w:rPr>
        <w:t xml:space="preserve"> </w:t>
      </w:r>
      <w:r>
        <w:rPr>
          <w:rtl/>
        </w:rPr>
        <w:t xml:space="preserve">בשיטת </w:t>
      </w:r>
      <w:r>
        <w:rPr>
          <w:rStyle w:val="2fb"/>
          <w:rtl/>
        </w:rPr>
        <w:t xml:space="preserve">ר"</w:t>
      </w:r>
      <w:r>
        <w:rPr>
          <w:rStyle w:val="2fb"/>
          <w:rFonts w:hint="cs"/>
          <w:rtl/>
        </w:rPr>
        <w:t xml:space="preserve">י</w:t>
      </w:r>
      <w:r>
        <w:rPr>
          <w:rFonts w:hint="cs"/>
          <w:rtl/>
        </w:rPr>
        <w:t xml:space="preserve"> </w:t>
      </w:r>
      <w:r>
        <w:rPr>
          <w:rtl/>
        </w:rPr>
        <w:t xml:space="preserve">אמרה, דאמר: מן התורה אסור, </w:t>
      </w:r>
      <w:ins w:id="96877" w:author="מנוע מכני" w:date="2026-10-11T12:04:40Z">
        <w:r>
          <w:rPr>
            <w:rtl/>
          </w:rPr>
          <w:t xml:space="preserve">ד'</w:t>
        </w:r>
      </w:ins>
      <w:del w:id="96878" w:author="מנוע מכני" w:date="2026-10-11T12:04:40Z">
        <w:r>
          <w:rPr>
            <w:rtl/>
          </w:rPr>
          <w:delText xml:space="preserve">שנא</w:delText>
        </w:r>
        <w:r>
          <w:rPr>
            <w:rFonts w:hint="cs"/>
            <w:rtl/>
          </w:rPr>
          <w:delText xml:space="preserve">'</w:delText>
        </w:r>
        <w:r>
          <w:rPr>
            <w:rtl/>
          </w:rPr>
          <w:delText xml:space="preserve">:</w:delText>
        </w:r>
        <w:r w:rsidRPr="00A563E0">
          <w:rPr>
            <w:rStyle w:val="afffff0"/>
            <w:rtl/>
          </w:rPr>
          <w:delText xml:space="preserve"> </w:delText>
        </w:r>
        <w:r w:rsidRPr="00A563E0">
          <w:rPr>
            <w:rStyle w:val="afffff0"/>
            <w:rFonts w:hint="cs"/>
            <w:rtl/>
          </w:rPr>
          <w:delText xml:space="preserve">'</w:delText>
        </w:r>
      </w:del>
      <w:ins w:id="90779" w:author="Claude - סמנטי" w:date="2026-10-11T12:27:00Z">
        <w:r>
          <w:rPr>
            <w:rStyle w:val="afffff0"/>
            <w:rtl/>
          </w:rPr>
          <w:t xml:space="preserve">עַד עֶצֶם הַיּוֹם הַזֶּה</w:t>
        </w:r>
      </w:ins>
      <w:del w:id="90780" w:author="Claude - סמנטי" w:date="2026-10-11T12:27:00Z">
        <w:r w:rsidRPr="00A563E0">
          <w:rPr>
            <w:rStyle w:val="afffff0"/>
            <w:rtl/>
          </w:rPr>
          <w:delText xml:space="preserve">עד עצם היום הזה</w:delText>
        </w:r>
      </w:del>
      <w:r w:rsidRPr="00A563E0">
        <w:rPr>
          <w:rStyle w:val="afffff0"/>
          <w:rFonts w:hint="cs"/>
          <w:rtl/>
        </w:rPr>
        <w:t>'</w:t>
      </w:r>
      <w:r w:rsidRPr="00A563E0">
        <w:rPr>
          <w:rStyle w:val="afffff0"/>
          <w:rtl/>
        </w:rPr>
        <w:t>,</w:t>
      </w:r>
      <w:r>
        <w:rPr>
          <w:rtl/>
        </w:rPr>
        <w:t xml:space="preserve"> עד עיצומו של יום, </w:t>
      </w:r>
      <w:ins w:id="91615" w:author="מנוע מכני" w:date="2026-10-11T12:04:40Z">
        <w:r>
          <w:rPr>
            <w:rtl/>
          </w:rPr>
          <w:t xml:space="preserve">וסבר</w:t>
        </w:r>
      </w:ins>
      <w:del w:id="91616" w:author="מנוע מכני" w:date="2026-10-11T12:04:40Z">
        <w:r>
          <w:rPr>
            <w:rtl/>
          </w:rPr>
          <w:delText xml:space="preserve">וקסבר</w:delText>
        </w:r>
      </w:del>
      <w:r>
        <w:rPr>
          <w:rtl/>
        </w:rPr>
        <w:t xml:space="preserve">: עד ועד בכלל.</w:t>
      </w:r>
    </w:p>
    <w:p>
      <w:pPr>
        <w:pStyle w:val="38"/>
        <w:rPr>
          <w:ins w:id="100658" w:author="מנוע מכני" w:date="2026-10-11T12:04:40Z"/>
        </w:rPr>
      </w:pPr>
      <w:r>
        <w:t xml:space="preserve">ומי </w:t>
      </w:r>
      <w:ins w:id="96595" w:author="מנוע מכני" w:date="2026-10-11T12:04:40Z">
        <w:r>
          <w:t xml:space="preserve">סבר</w:t>
        </w:r>
      </w:ins>
      <w:del w:id="96596" w:author="מנוע מכני" w:date="2026-10-11T12:04:40Z">
        <w:r>
          <w:delText xml:space="preserve">ס"</w:delText>
        </w:r>
        <w:r>
          <w:delText xml:space="preserve">ל</w:delText>
        </w:r>
      </w:del>
      <w:r>
        <w:t xml:space="preserve"> </w:t>
      </w:r>
      <w:ins w:id="93349" w:author="מנוע מכני" w:date="2026-10-11T12:04:40Z">
        <w:r>
          <w:t xml:space="preserve">כמותו</w:t>
        </w:r>
      </w:ins>
      <w:del w:id="93350" w:author="מנוע מכני" w:date="2026-10-11T12:04:40Z">
        <w:r>
          <w:delText xml:space="preserve">כוותיה</w:delText>
        </w:r>
      </w:del>
      <w:r>
        <w:t xml:space="preserve">?</w:t>
      </w:r>
    </w:p>
    <w:p w:rsidR="00DA63EC" w:rsidRDefault="00DA63EC" w:rsidP="00DA63EC">
      <w:pPr>
        <w:tabs>
          <w:tab w:val="center" w:pos="2835"/>
        </w:tabs>
        <w:rPr>
          <w:rtl/>
        </w:rPr>
      </w:pPr>
      <w:del w:id="100659" w:author="מנוע מכני" w:date="2026-10-11T12:04:40Z">
        <w:r>
          <w:rPr>
            <w:rtl/>
          </w:rPr>
          <w:delText xml:space="preserve"> </w:delText>
        </w:r>
      </w:del>
      <w:r>
        <w:rPr>
          <w:rtl/>
        </w:rPr>
        <w:t xml:space="preserve">והא מיפלג פליג </w:t>
      </w:r>
      <w:ins w:id="93351" w:author="מנוע מכני" w:date="2026-10-11T12:04:40Z">
        <w:r>
          <w:rPr>
            <w:rtl/>
          </w:rPr>
          <w:t xml:space="preserve">עליו</w:t>
        </w:r>
      </w:ins>
      <w:del w:id="93352" w:author="מנוע מכני" w:date="2026-10-11T12:04:40Z">
        <w:r>
          <w:rPr>
            <w:rtl/>
          </w:rPr>
          <w:delText xml:space="preserve">עליה</w:delText>
        </w:r>
      </w:del>
      <w:r>
        <w:rPr>
          <w:rtl/>
        </w:rPr>
        <w:t xml:space="preserve">!</w:t>
      </w:r>
    </w:p>
    <w:p>
      <w:pPr>
        <w:pStyle w:val="38"/>
        <w:rPr>
          <w:ins w:id="100660" w:author="מנוע מכני" w:date="2026-10-11T12:04:40Z"/>
        </w:rPr>
      </w:pPr>
      <w:r>
        <w:t xml:space="preserve">דתנן</w:t>
      </w:r>
      <w:r>
        <w:t xml:space="preserve">:</w:t>
      </w:r>
    </w:p>
    <w:p w:rsidR="00DA63EC" w:rsidRDefault="00DA63EC" w:rsidP="00DA63EC">
      <w:pPr>
        <w:tabs>
          <w:tab w:val="center" w:pos="2835"/>
        </w:tabs>
        <w:rPr>
          <w:rtl/>
        </w:rPr>
      </w:pPr>
      <w:del w:id="100661" w:author="מנוע מכני" w:date="2026-10-11T12:04:40Z">
        <w:r>
          <w:rPr>
            <w:rtl/>
          </w:rPr>
          <w:delText xml:space="preserve"> </w:delText>
        </w:r>
      </w:del>
      <w:r>
        <w:rPr>
          <w:rtl/>
        </w:rPr>
        <w:t xml:space="preserve">משחרב בית המקדש, התקין </w:t>
      </w:r>
      <w:r>
        <w:rPr>
          <w:rStyle w:val="2fb"/>
          <w:rtl/>
        </w:rPr>
        <w:t xml:space="preserve">ר</w:t>
      </w:r>
      <w:r>
        <w:rPr>
          <w:rStyle w:val="2fb"/>
          <w:rFonts w:hint="cs"/>
          <w:rtl/>
        </w:rPr>
        <w:t>יב</w:t>
      </w:r>
      <w:r>
        <w:rPr>
          <w:rStyle w:val="2fb"/>
          <w:rtl/>
        </w:rPr>
        <w:t>"</w:t>
      </w:r>
      <w:r>
        <w:rPr>
          <w:rStyle w:val="2fb"/>
          <w:rFonts w:hint="cs"/>
          <w:rtl/>
        </w:rPr>
        <w:t>ז</w:t>
      </w:r>
      <w:r>
        <w:rPr>
          <w:rtl/>
        </w:rPr>
        <w:t xml:space="preserve"> שיהא יום הנף כולו אסור, </w:t>
      </w:r>
    </w:p>
    <w:p w:rsidR="00DA63EC" w:rsidRDefault="00DA63EC" w:rsidP="00DA63EC">
      <w:pPr>
        <w:tabs>
          <w:tab w:val="center" w:pos="2835"/>
        </w:tabs>
        <w:rPr>
          <w:rFonts w:ascii="BA Franknatan Regular" w:hAnsi="BA Franknatan Regular"/>
          <w:b/>
          <w:bCs/>
          <w:rtl/>
        </w:rPr>
      </w:pPr>
    </w:p>
    <w:p>
      <w:pPr>
        <w:pStyle w:val="38"/>
        <w:rPr>
          <w:ins w:id="100663" w:author="מנוע מכני" w:date="2026-10-11T12:04:40Z"/>
        </w:rPr>
      </w:pPr>
      <w:del w:id="100662" w:author="מנוע מכני" w:date="2026-10-11T12:04:40Z">
        <w:r w:rsidRPr="00265E5E">
          <w:delText xml:space="preserve">•</w:delText>
        </w:r>
      </w:del>
      <w:r>
        <w:t xml:space="preserve"> אר</w:t>
      </w:r>
      <w:r>
        <w:t>"</w:t>
      </w:r>
      <w:r>
        <w:t>י</w:t>
      </w:r>
      <w:r>
        <w:t xml:space="preserve">:</w:t>
      </w:r>
    </w:p>
    <w:p w:rsidR="00DA63EC" w:rsidRDefault="00DA63EC" w:rsidP="00DA63EC">
      <w:pPr>
        <w:tabs>
          <w:tab w:val="center" w:pos="2835"/>
        </w:tabs>
        <w:rPr>
          <w:rtl/>
        </w:rPr>
      </w:pPr>
      <w:del w:id="100664" w:author="מנוע מכני" w:date="2026-10-11T12:04:40Z">
        <w:r>
          <w:rPr>
            <w:rtl/>
          </w:rPr>
          <w:delText xml:space="preserve"> </w:delText>
        </w:r>
      </w:del>
      <w:r>
        <w:rPr>
          <w:rtl/>
        </w:rPr>
        <w:t xml:space="preserve">והלא מן התורה אסור, ד</w:t>
      </w:r>
      <w:r>
        <w:rPr>
          <w:rFonts w:hint="cs"/>
          <w:rtl/>
        </w:rPr>
        <w:t>'</w:t>
      </w:r>
      <w:ins w:id="90781" w:author="Claude - סמנטי" w:date="2026-10-11T12:27:00Z">
        <w:r>
          <w:rPr>
            <w:rStyle w:val="afffff0"/>
            <w:rtl/>
          </w:rPr>
          <w:t xml:space="preserve">עַד עֶצֶם הַיּוֹם הַזֶּה</w:t>
        </w:r>
      </w:ins>
      <w:del w:id="90782" w:author="Claude - סמנטי" w:date="2026-10-11T12:27:00Z">
        <w:r>
          <w:rPr>
            <w:rtl/>
          </w:rPr>
          <w:delText xml:space="preserve">עד עצם היום הזה</w:delText>
        </w:r>
      </w:del>
      <w:r>
        <w:rPr>
          <w:rFonts w:hint="cs"/>
          <w:rtl/>
        </w:rPr>
        <w:t>'</w:t>
      </w:r>
      <w:r>
        <w:rPr>
          <w:rtl/>
        </w:rPr>
        <w:t>!</w:t>
      </w:r>
    </w:p>
    <w:p>
      <w:pPr>
        <w:pStyle w:val="38"/>
        <w:rPr>
          <w:ins w:id="100665" w:author="מנוע מכני" w:date="2026-10-11T12:04:40Z"/>
        </w:rPr>
      </w:pPr>
      <w:r w:rsidRPr="00336727">
        <w:t>ר</w:t>
      </w:r>
      <w:r w:rsidRPr="00336727">
        <w:t>"</w:t>
      </w:r>
      <w:r w:rsidRPr="00336727">
        <w:t xml:space="preserve">י </w:t>
      </w:r>
      <w:r w:rsidRPr="00336727">
        <w:t>הוא דטע</w:t>
      </w:r>
      <w:r w:rsidRPr="00336727">
        <w:t>ה ש</w:t>
      </w:r>
      <w:r w:rsidRPr="00336727">
        <w:t xml:space="preserve">סבר:</w:t>
      </w:r>
    </w:p>
    <w:p w:rsidR="00DA63EC" w:rsidRDefault="00DA63EC" w:rsidP="00DA63EC">
      <w:pPr>
        <w:rPr>
          <w:rtl/>
        </w:rPr>
      </w:pPr>
      <w:del w:id="100666" w:author="מנוע מכני" w:date="2026-10-11T12:04:40Z">
        <w:r w:rsidRPr="00336727">
          <w:rPr>
            <w:rtl/>
          </w:rPr>
          <w:delText xml:space="preserve"> </w:delText>
        </w:r>
      </w:del>
      <w:r w:rsidRPr="00336727">
        <w:rPr>
          <w:rStyle w:val="2fb"/>
          <w:rFonts w:hint="cs"/>
          <w:rtl/>
        </w:rPr>
        <w:t>ד</w:t>
      </w:r>
      <w:r w:rsidRPr="00336727">
        <w:rPr>
          <w:rStyle w:val="2fb"/>
          <w:rtl/>
        </w:rPr>
        <w:t>ר</w:t>
      </w:r>
      <w:r w:rsidRPr="00336727">
        <w:rPr>
          <w:rStyle w:val="2fb"/>
          <w:rFonts w:hint="cs"/>
          <w:rtl/>
        </w:rPr>
        <w:t>יב</w:t>
      </w:r>
      <w:r w:rsidRPr="00336727">
        <w:rPr>
          <w:rStyle w:val="2fb"/>
          <w:rtl/>
        </w:rPr>
        <w:t>"</w:t>
      </w:r>
      <w:r w:rsidRPr="00336727">
        <w:rPr>
          <w:rStyle w:val="2fb"/>
          <w:rFonts w:hint="cs"/>
          <w:rtl/>
        </w:rPr>
        <w:t xml:space="preserve">ז</w:t>
      </w:r>
      <w:r w:rsidRPr="00336727">
        <w:rPr>
          <w:rFonts w:hint="cs"/>
          <w:rtl/>
        </w:rPr>
        <w:t xml:space="preserve"> </w:t>
      </w:r>
      <w:r w:rsidRPr="00336727">
        <w:rPr>
          <w:rtl/>
        </w:rPr>
        <w:t>מדרבנן</w:t>
      </w:r>
      <w:r w:rsidRPr="00336727">
        <w:rPr>
          <w:rFonts w:hint="cs"/>
          <w:rtl/>
        </w:rPr>
        <w:t xml:space="preserve"> </w:t>
      </w:r>
      <w:r w:rsidRPr="00336727">
        <w:rPr>
          <w:rFonts w:hint="cs"/>
          <w:rtl/>
        </w:rPr>
        <w:t xml:space="preserve">א</w:t>
      </w:r>
      <w:r w:rsidRPr="00336727">
        <w:rPr>
          <w:rtl/>
        </w:rPr>
        <w:t xml:space="preserve">מר</w:t>
      </w:r>
      <w:r w:rsidRPr="00336727">
        <w:rPr>
          <w:rtl/>
        </w:rPr>
        <w:t xml:space="preserve">, ולא היא, מדאורייתא </w:t>
      </w:r>
      <w:r w:rsidRPr="00336727">
        <w:rPr>
          <w:rtl/>
        </w:rPr>
        <w:t xml:space="preserve">אמר</w:t>
      </w:r>
      <w:r w:rsidRPr="00336727">
        <w:rPr>
          <w:rtl/>
        </w:rPr>
        <w:t xml:space="preserve">.</w:t>
      </w:r>
      <w:r w:rsidRPr="00336727">
        <w:rPr>
          <w:rFonts w:hint="cs"/>
          <w:rtl/>
        </w:rPr>
        <w:t xml:space="preserve"> והך דהתקין היינו </w:t>
      </w:r>
      <w:r w:rsidRPr="00336727">
        <w:rPr>
          <w:rtl/>
        </w:rPr>
        <w:t>דרש והתקין.</w:t>
      </w:r>
    </w:p>
    <w:p>
      <w:pPr>
        <w:pStyle w:val="38"/>
        <w:rPr>
          <w:ins w:id="100668" w:author="מנוע מכני" w:date="2026-10-11T12:04:40Z"/>
        </w:rPr>
      </w:pPr>
      <w:del w:id="100667" w:author="מנוע מכני" w:date="2026-10-11T12:04:40Z">
        <w:r w:rsidRPr="00E105BC">
          <w:delText xml:space="preserve">•</w:delText>
        </w:r>
      </w:del>
      <w:r w:rsidRPr="00E105BC">
        <w:t xml:space="preserve"> </w:t>
      </w:r>
      <w:r w:rsidRPr="00E105BC">
        <w:t>ר</w:t>
      </w:r>
      <w:r w:rsidRPr="00E105BC">
        <w:t>"</w:t>
      </w:r>
      <w:r w:rsidRPr="00E105BC">
        <w:t>פ ורבדר</w:t>
      </w:r>
      <w:r w:rsidRPr="00E105BC">
        <w:t>"</w:t>
      </w:r>
      <w:r w:rsidRPr="00E105BC">
        <w:t>י:</w:t>
      </w:r>
    </w:p>
    <w:p w:rsidR="00DA63EC" w:rsidRPr="00E105BC" w:rsidRDefault="00DA63EC" w:rsidP="00DA63EC">
      <w:pPr>
        <w:tabs>
          <w:tab w:val="center" w:pos="2835"/>
        </w:tabs>
        <w:rPr>
          <w:spacing w:val="-4"/>
          <w:rtl/>
        </w:rPr>
      </w:pPr>
      <w:del w:id="100669" w:author="מנוע מכני" w:date="2026-10-11T12:04:40Z">
        <w:r w:rsidRPr="00E105BC">
          <w:rPr>
            <w:spacing w:val="-4"/>
            <w:rtl/>
          </w:rPr>
          <w:delText xml:space="preserve"> </w:delText>
        </w:r>
      </w:del>
      <w:r w:rsidRPr="00E105BC">
        <w:rPr>
          <w:spacing w:val="-4"/>
          <w:rtl/>
        </w:rPr>
        <w:t xml:space="preserve">אכלי חדש </w:t>
      </w:r>
      <w:r w:rsidRPr="00E105BC">
        <w:rPr>
          <w:rFonts w:hint="cs"/>
          <w:spacing w:val="-4"/>
          <w:rtl/>
        </w:rPr>
        <w:t>בערב דט</w:t>
      </w:r>
      <w:r w:rsidRPr="00E105BC">
        <w:rPr>
          <w:spacing w:val="-4"/>
          <w:rtl/>
        </w:rPr>
        <w:t>"</w:t>
      </w:r>
      <w:r w:rsidRPr="00E105BC">
        <w:rPr>
          <w:rFonts w:hint="cs"/>
          <w:spacing w:val="-4"/>
          <w:rtl/>
        </w:rPr>
        <w:t>ז אור לי</w:t>
      </w:r>
      <w:r w:rsidRPr="00E105BC">
        <w:rPr>
          <w:spacing w:val="-4"/>
          <w:rtl/>
        </w:rPr>
        <w:t>"</w:t>
      </w:r>
      <w:r w:rsidRPr="00E105BC">
        <w:rPr>
          <w:rFonts w:hint="cs"/>
          <w:spacing w:val="-4"/>
          <w:rtl/>
        </w:rPr>
        <w:t>ז ד</w:t>
      </w:r>
      <w:r w:rsidRPr="00E105BC">
        <w:rPr>
          <w:spacing w:val="-4"/>
          <w:rtl/>
        </w:rPr>
        <w:t xml:space="preserve">סברי: חדש בחו"ל דרבנן, ולספיקא </w:t>
      </w:r>
      <w:r w:rsidRPr="00E105BC">
        <w:rPr>
          <w:spacing w:val="-4"/>
          <w:rtl/>
        </w:rPr>
        <w:t xml:space="preserve">לא</w:t>
      </w:r>
      <w:r w:rsidRPr="00E105BC">
        <w:rPr>
          <w:spacing w:val="-4"/>
          <w:rtl/>
        </w:rPr>
        <w:t xml:space="preserve"> </w:t>
      </w:r>
      <w:ins w:id="93353" w:author="מנוע מכני" w:date="2026-10-11T12:04:40Z">
        <w:r>
          <w:rPr>
            <w:spacing w:val="-4"/>
            <w:rtl/>
          </w:rPr>
          <w:t xml:space="preserve">חוששים</w:t>
        </w:r>
      </w:ins>
      <w:del w:id="93354" w:author="מנוע מכני" w:date="2026-10-11T12:04:40Z">
        <w:r w:rsidRPr="00E105BC">
          <w:rPr>
            <w:spacing w:val="-4"/>
            <w:rtl/>
          </w:rPr>
          <w:delText xml:space="preserve">חיישינן</w:delText>
        </w:r>
      </w:del>
      <w:r w:rsidRPr="00E105BC">
        <w:rPr>
          <w:spacing w:val="-4"/>
          <w:rtl/>
        </w:rPr>
        <w:t xml:space="preserve">.</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tl/>
        </w:rPr>
        <w:t xml:space="preserve">ורבנן דבי </w:t>
      </w:r>
      <w:r>
        <w:rPr>
          <w:rStyle w:val="2fb"/>
          <w:rtl/>
        </w:rPr>
        <w:t xml:space="preserve">רב אשי</w:t>
      </w:r>
      <w:r>
        <w:rPr>
          <w:rtl/>
        </w:rPr>
        <w:t xml:space="preserve"> אכלו </w:t>
      </w:r>
      <w:r>
        <w:rPr>
          <w:rFonts w:hint="cs"/>
          <w:rtl/>
        </w:rPr>
        <w:t>בבוקר די</w:t>
      </w:r>
      <w:r>
        <w:rPr>
          <w:rtl/>
        </w:rPr>
        <w:t>"</w:t>
      </w:r>
      <w:r>
        <w:rPr>
          <w:rFonts w:hint="cs"/>
          <w:rtl/>
        </w:rPr>
        <w:t>ז ד</w:t>
      </w:r>
      <w:r>
        <w:rPr>
          <w:rtl/>
        </w:rPr>
        <w:t xml:space="preserve">סברי: חדש בחו"ל דאורייתא, </w:t>
      </w:r>
      <w:r>
        <w:rPr>
          <w:rStyle w:val="2fb"/>
          <w:rtl/>
        </w:rPr>
        <w:t xml:space="preserve">ור</w:t>
      </w:r>
      <w:r>
        <w:rPr>
          <w:rStyle w:val="2fb"/>
          <w:rFonts w:hint="cs"/>
          <w:rtl/>
        </w:rPr>
        <w:t>יב</w:t>
      </w:r>
      <w:r>
        <w:rPr>
          <w:rStyle w:val="2fb"/>
          <w:rtl/>
        </w:rPr>
        <w:t>"</w:t>
      </w:r>
      <w:r>
        <w:rPr>
          <w:rStyle w:val="2fb"/>
          <w:rFonts w:hint="cs"/>
          <w:rtl/>
        </w:rPr>
        <w:t>ז</w:t>
      </w:r>
      <w:r>
        <w:rPr>
          <w:rtl/>
        </w:rPr>
        <w:t xml:space="preserve"> מדרבנן</w:t>
      </w:r>
      <w:r>
        <w:rPr>
          <w:rFonts w:hint="cs"/>
          <w:rtl/>
        </w:rPr>
        <w:t xml:space="preserve"> </w:t>
      </w:r>
      <w:r>
        <w:rPr>
          <w:rFonts w:hint="cs"/>
          <w:rtl/>
        </w:rPr>
        <w:t xml:space="preserve">א</w:t>
      </w:r>
      <w:r>
        <w:rPr>
          <w:rtl/>
        </w:rPr>
        <w:t xml:space="preserve">מר</w:t>
      </w:r>
      <w:r>
        <w:rPr>
          <w:rtl/>
        </w:rPr>
        <w:t xml:space="preserve">, וכי תקין ליום הנף, לספיקא </w:t>
      </w:r>
      <w:r>
        <w:rPr>
          <w:rtl/>
        </w:rPr>
        <w:t xml:space="preserve">לא</w:t>
      </w:r>
      <w:r>
        <w:rPr>
          <w:rtl/>
        </w:rPr>
        <w:t xml:space="preserve"> תקין.</w:t>
      </w:r>
    </w:p>
    <w:p>
      <w:pPr>
        <w:pStyle w:val="38"/>
        <w:rPr>
          <w:ins w:id="100671" w:author="מנוע מכני" w:date="2026-10-11T12:04:40Z"/>
        </w:rPr>
      </w:pPr>
      <w:del w:id="100670" w:author="מנוע מכני" w:date="2026-10-11T12:04:40Z">
        <w:r w:rsidRPr="00265E5E">
          <w:delText xml:space="preserve">•</w:delText>
        </w:r>
      </w:del>
      <w:r>
        <w:t xml:space="preserve"> </w:t>
      </w:r>
      <w:r>
        <w:t>רבינא</w:t>
      </w:r>
      <w:r>
        <w:t>:</w:t>
      </w:r>
    </w:p>
    <w:p w:rsidR="00DA63EC" w:rsidRDefault="00DA63EC" w:rsidP="00DA63EC">
      <w:pPr>
        <w:tabs>
          <w:tab w:val="center" w:pos="2835"/>
        </w:tabs>
        <w:rPr>
          <w:rtl/>
        </w:rPr>
      </w:pPr>
      <w:del w:id="100672" w:author="מנוע מכני" w:date="2026-10-11T12:04:40Z">
        <w:r>
          <w:rPr>
            <w:rtl/>
          </w:rPr>
          <w:delText xml:space="preserve"> </w:delText>
        </w:r>
      </w:del>
      <w:r>
        <w:rPr>
          <w:rtl/>
        </w:rPr>
        <w:t xml:space="preserve">אמרה לי אם: אבוך </w:t>
      </w:r>
      <w:r>
        <w:rPr>
          <w:rtl/>
        </w:rPr>
        <w:t xml:space="preserve">לא</w:t>
      </w:r>
      <w:r>
        <w:rPr>
          <w:rtl/>
        </w:rPr>
        <w:t xml:space="preserve"> </w:t>
      </w:r>
      <w:r>
        <w:rPr>
          <w:rFonts w:hint="cs"/>
          <w:rtl/>
        </w:rPr>
        <w:t xml:space="preserve">אכל חדש אלא בערב י'ז אור ליח' </w:t>
      </w:r>
      <w:ins w:id="96597" w:author="מנוע מכני" w:date="2026-10-11T12:04:40Z">
        <w:r>
          <w:rPr>
            <w:rtl/>
          </w:rPr>
          <w:t xml:space="preserve">דסבר</w:t>
        </w:r>
      </w:ins>
      <w:del w:id="96598" w:author="מנוע מכני" w:date="2026-10-11T12:04:40Z">
        <w:r>
          <w:rPr>
            <w:rtl/>
          </w:rPr>
          <w:delText xml:space="preserve">דס"</w:delText>
        </w:r>
        <w:r>
          <w:rPr>
            <w:rFonts w:hint="cs"/>
            <w:rtl/>
          </w:rPr>
          <w:delText xml:space="preserve">ל</w:delText>
        </w:r>
      </w:del>
      <w:r>
        <w:rPr>
          <w:rFonts w:hint="cs"/>
          <w:rtl/>
        </w:rPr>
        <w:t xml:space="preserve"> </w:t>
      </w:r>
      <w:r>
        <w:rPr>
          <w:rStyle w:val="2fb"/>
          <w:rFonts w:hint="cs"/>
          <w:rtl/>
        </w:rPr>
        <w:t xml:space="preserve">כר</w:t>
      </w:r>
      <w:r>
        <w:rPr>
          <w:rStyle w:val="2fb"/>
          <w:rtl/>
        </w:rPr>
        <w:t>"</w:t>
      </w:r>
      <w:r>
        <w:rPr>
          <w:rStyle w:val="2fb"/>
          <w:rFonts w:hint="cs"/>
          <w:rtl/>
        </w:rPr>
        <w:t>י</w:t>
      </w:r>
      <w:r>
        <w:rPr>
          <w:rtl/>
        </w:rPr>
        <w:t xml:space="preserve"> </w:t>
      </w:r>
      <w:r>
        <w:rPr>
          <w:rFonts w:hint="cs"/>
          <w:rtl/>
        </w:rPr>
        <w:t xml:space="preserve">דכל יום הנף אסור </w:t>
      </w:r>
      <w:r>
        <w:rPr>
          <w:rtl/>
        </w:rPr>
        <w:t>וחייש לספיקא.</w:t>
      </w:r>
    </w:p>
    <w:p w:rsidR="00DA63EC" w:rsidRDefault="00DA63EC" w:rsidP="00DA63EC">
      <w:pPr>
        <w:pStyle w:val="affffd"/>
        <w:rPr>
          <w:rtl/>
        </w:rPr>
      </w:pPr>
      <w:r>
        <w:rPr>
          <w:rtl/>
        </w:rPr>
        <w:t>׹</w:t>
      </w:r>
    </w:p>
    <w:p>
      <w:pPr>
        <w:pStyle w:val="MishnaBatzad"/>
        <w:rPr>
          <w:ins w:id="20402" w:author="קלוד" w:date="2026-10-11T09:07:26Z"/>
        </w:rPr>
      </w:pPr>
      <w:ins w:id="20401" w:author="קלוד" w:date="2026-10-11T09:07:26Z">
        <w:r>
          <w:t xml:space="preserve">משנה ו</w:t>
        </w:r>
      </w:ins>
    </w:p>
    <w:p w:rsidR="00DA63EC" w:rsidRPr="000A334C" w:rsidRDefault="00DA63EC" w:rsidP="003B6D22">
      <w:pPr>
        <w:pStyle w:val="afff9"/>
        <w:rPr>
          <w:del w:id="20210" w:author="קלוד" w:date="2026-10-11T09:07:26Z"/>
          <w:rtl/>
        </w:rPr>
      </w:pPr>
      <w:del w:id="20209" w:author="קלוד" w:date="2026-10-11T09:07:26Z">
        <w:r w:rsidRPr="000A334C">
          <w:rPr>
            <w:rtl/>
          </w:rPr>
          <w:delText xml:space="preserve">מתני'.</w:delText>
        </w:r>
      </w:del>
    </w:p>
    <w:p w:rsidR="00DA63EC" w:rsidRPr="000A334C" w:rsidRDefault="00DA63EC" w:rsidP="003B6D22">
      <w:pPr>
        <w:pStyle w:val="afff9"/>
        <w:spacing w:before="120"/>
        <w:rPr>
          <w:rtl/>
        </w:rPr>
        <w:pPrChange w:id="90043" w:author="קלוד" w:date="2026-10-11T12:09:42Z">
          <w:pPr>
            <w:pStyle w:val="afff9"/>
          </w:pPr>
        </w:pPrChange>
      </w:pPr>
      <w:r w:rsidRPr="000A334C">
        <w:rPr>
          <w:rtl/>
        </w:rPr>
        <w:t>העומר היה מתיר במדינה, ושתי הלחם במקדש.</w:t>
      </w:r>
    </w:p>
    <w:p w:rsidR="00DA63EC" w:rsidRPr="000A334C" w:rsidRDefault="00DA63EC" w:rsidP="003B6D22">
      <w:pPr>
        <w:pStyle w:val="afff9"/>
        <w:rPr>
          <w:rtl/>
        </w:rPr>
      </w:pPr>
      <w:r w:rsidRPr="000A334C">
        <w:rPr>
          <w:rtl/>
        </w:rPr>
        <w:t xml:space="preserve">אין מביאין מנחות וביכורים ומנחת בהמה קודם לעומר, אם הביא - פסול; </w:t>
      </w:r>
    </w:p>
    <w:p w:rsidR="00DA63EC" w:rsidRPr="000A334C" w:rsidRDefault="00DA63EC" w:rsidP="003B6D22">
      <w:pPr>
        <w:pStyle w:val="afff9"/>
        <w:rPr>
          <w:rtl/>
        </w:rPr>
      </w:pPr>
      <w:r w:rsidRPr="000A334C">
        <w:rPr>
          <w:rtl/>
        </w:rPr>
        <w:t>קודם לשתי הלחם לא יביא, אם הביא - כשר.</w:t>
      </w:r>
    </w:p>
    <w:p w:rsidR="00DA63EC" w:rsidRDefault="00DA63EC" w:rsidP="00DA63EC">
      <w:pPr>
        <w:pStyle w:val="affffd"/>
        <w:rPr>
          <w:rtl/>
        </w:rPr>
      </w:pPr>
      <w:r>
        <w:rPr>
          <w:rtl/>
        </w:rPr>
        <w:t>׹</w:t>
      </w:r>
    </w:p>
    <w:p>
      <w:pPr>
        <w:pStyle w:val="afffff8"/>
        <w:rPr>
          <w:ins w:id="90341" w:author="קלוד" w:date="2026-10-11T12:32:08Z"/>
        </w:rPr>
      </w:pPr>
      <w:ins w:id="90342" w:author="קלוד" w:date="2026-10-11T12:32:08Z">
        <w:r>
          <w:rPr>
            <w:color w:val="7B3F00"/>
          </w:rPr>
          <w:t xml:space="preserve">קודם לעומר וקודם לשתי הלחם - קושיית ר"ט</w:t>
        </w:r>
      </w:ins>
    </w:p>
    <w:p w:rsidR="00DA63EC" w:rsidRDefault="00DA63EC" w:rsidP="00DA63EC">
      <w:pPr>
        <w:tabs>
          <w:tab w:val="center" w:pos="2835"/>
        </w:tabs>
        <w:rPr>
          <w:rtl/>
        </w:rPr>
      </w:pPr>
      <w:r>
        <w:rPr>
          <w:rStyle w:val="2fb"/>
          <w:rFonts w:hint="cs"/>
          <w:rtl/>
        </w:rPr>
        <w:t>ר</w:t>
      </w:r>
      <w:r>
        <w:rPr>
          <w:rStyle w:val="2fb"/>
          <w:rtl/>
        </w:rPr>
        <w:t>"</w:t>
      </w:r>
      <w:r>
        <w:rPr>
          <w:rStyle w:val="2fb"/>
          <w:rFonts w:hint="cs"/>
          <w:rtl/>
        </w:rPr>
        <w:t xml:space="preserve">ט</w:t>
      </w:r>
      <w:r>
        <w:rPr>
          <w:rFonts w:hint="cs"/>
          <w:rtl/>
        </w:rPr>
        <w:t xml:space="preserve"> הקשה:</w:t>
      </w:r>
      <w:r>
        <w:rPr>
          <w:rtl/>
        </w:rPr>
        <w:t xml:space="preserve"> מה בין קודם לעומר לקודם שתי הלחם? </w:t>
      </w:r>
    </w:p>
    <w:p>
      <w:pPr>
        <w:pStyle w:val="38"/>
        <w:rPr>
          <w:ins w:id="100673" w:author="מנוע מכני" w:date="2026-10-11T12:04:40Z"/>
        </w:rPr>
      </w:pPr>
      <w:del w:id="102554" w:author="מנוע מכני" w:date="2026-10-11T12:04:40Z">
        <w:r>
          <w:delText xml:space="preserve">אמר </w:delText>
        </w:r>
      </w:del>
      <w:r>
        <w:t xml:space="preserve">לפניו יהודה בר נחמיה:</w:t>
      </w:r>
    </w:p>
    <w:p w:rsidR="00DA63EC" w:rsidRDefault="00DA63EC" w:rsidP="00DA63EC">
      <w:pPr>
        <w:tabs>
          <w:tab w:val="center" w:pos="2835"/>
        </w:tabs>
        <w:rPr>
          <w:rtl/>
        </w:rPr>
      </w:pPr>
      <w:del w:id="100674" w:author="מנוע מכני" w:date="2026-10-11T12:04:40Z">
        <w:r>
          <w:rPr>
            <w:rtl/>
          </w:rPr>
          <w:delText xml:space="preserve"> </w:delText>
        </w:r>
      </w:del>
      <w:r>
        <w:rPr>
          <w:rFonts w:hint="cs"/>
          <w:rtl/>
        </w:rPr>
        <w:t xml:space="preserve">דווקא </w:t>
      </w:r>
      <w:r>
        <w:rPr>
          <w:rtl/>
        </w:rPr>
        <w:t xml:space="preserve">עומר שכן </w:t>
      </w:r>
      <w:r>
        <w:rPr>
          <w:rtl/>
        </w:rPr>
        <w:t xml:space="preserve">לא</w:t>
      </w:r>
      <w:r>
        <w:rPr>
          <w:rtl/>
        </w:rPr>
        <w:t xml:space="preserve"> הותר מכללו אצל הדיוט, תאמר קודם לשתי הלחם שהותר מכללו אצל הדיוט? </w:t>
      </w:r>
    </w:p>
    <w:p w:rsidR="00DA63EC" w:rsidRDefault="00DA63EC" w:rsidP="00DA63EC">
      <w:pPr>
        <w:tabs>
          <w:tab w:val="center" w:pos="2835"/>
        </w:tabs>
        <w:rPr>
          <w:rtl/>
        </w:rPr>
      </w:pPr>
      <w:r>
        <w:rPr>
          <w:rtl/>
        </w:rPr>
        <w:t xml:space="preserve">שתק </w:t>
      </w:r>
      <w:r>
        <w:rPr>
          <w:rStyle w:val="2fb"/>
          <w:rtl/>
        </w:rPr>
        <w:t xml:space="preserve">רבי</w:t>
      </w:r>
      <w:r>
        <w:rPr>
          <w:rtl/>
        </w:rPr>
        <w:t xml:space="preserve"> טרפון, צהבו פניו של </w:t>
      </w:r>
      <w:ins w:id="90467" w:author="מנוע מכני" w:date="2026-10-11T12:04:40Z">
        <w:r>
          <w:rPr>
            <w:rStyle w:val="2fb"/>
            <w:rtl/>
          </w:rPr>
          <w:t xml:space="preserve">ר"י</w:t>
        </w:r>
      </w:ins>
      <w:del w:id="90468" w:author="מנוע מכני" w:date="2026-10-11T12:04:40Z">
        <w:r>
          <w:rPr>
            <w:rtl/>
          </w:rPr>
          <w:delText xml:space="preserve">רבי יהודה</w:delText>
        </w:r>
      </w:del>
      <w:r>
        <w:rPr>
          <w:rtl/>
        </w:rPr>
        <w:t xml:space="preserve"> בן נחמיה.</w:t>
      </w:r>
    </w:p>
    <w:p>
      <w:pPr>
        <w:pStyle w:val="38"/>
        <w:rPr>
          <w:ins w:id="100675" w:author="מנוע מכני" w:date="2026-10-11T12:04:40Z"/>
        </w:rPr>
      </w:pPr>
      <w:r>
        <w:t>א</w:t>
      </w:r>
      <w:r>
        <w:t>"</w:t>
      </w:r>
      <w:r>
        <w:t xml:space="preserve">ל</w:t>
      </w:r>
      <w:r>
        <w:t xml:space="preserve"> ר</w:t>
      </w:r>
      <w:r>
        <w:t>"</w:t>
      </w:r>
      <w:r>
        <w:t>ע</w:t>
      </w:r>
      <w:r>
        <w:t xml:space="preserve">:</w:t>
      </w:r>
    </w:p>
    <w:p w:rsidR="00DA63EC" w:rsidRDefault="00DA63EC" w:rsidP="00DA63EC">
      <w:pPr>
        <w:tabs>
          <w:tab w:val="center" w:pos="2835"/>
        </w:tabs>
        <w:rPr>
          <w:rtl/>
        </w:rPr>
      </w:pPr>
      <w:del w:id="100676" w:author="מנוע מכני" w:date="2026-10-11T12:04:40Z">
        <w:r>
          <w:rPr>
            <w:rtl/>
          </w:rPr>
          <w:delText xml:space="preserve"> </w:delText>
        </w:r>
      </w:del>
      <w:r>
        <w:rPr>
          <w:rtl/>
        </w:rPr>
        <w:t xml:space="preserve">יהודה, צהבו פניך שהשבת את זקן, תמהני אם תאריך ימים.</w:t>
      </w:r>
    </w:p>
    <w:p>
      <w:pPr>
        <w:pStyle w:val="38"/>
        <w:rPr>
          <w:ins w:id="100678" w:author="מנוע מכני" w:date="2026-10-11T12:04:40Z"/>
        </w:rPr>
      </w:pPr>
      <w:del w:id="100677" w:author="מנוע מכני" w:date="2026-10-11T12:04:40Z">
        <w:r w:rsidRPr="00265E5E">
          <w:lastRenderedPageBreak/>
          <w:delText xml:space="preserve">•</w:delText>
        </w:r>
      </w:del>
      <w:r>
        <w:t xml:space="preserve"> </w:t>
      </w:r>
      <w:r>
        <w:t>אריב</w:t>
      </w:r>
      <w:r>
        <w:t>"</w:t>
      </w:r>
      <w:r>
        <w:t>א</w:t>
      </w:r>
      <w:r>
        <w:t xml:space="preserve">:</w:t>
      </w:r>
    </w:p>
    <w:p w:rsidR="00DA63EC" w:rsidRDefault="00DA63EC" w:rsidP="00DA63EC">
      <w:pPr>
        <w:tabs>
          <w:tab w:val="center" w:pos="2835"/>
        </w:tabs>
        <w:rPr>
          <w:rtl/>
        </w:rPr>
      </w:pPr>
      <w:del w:id="100679" w:author="מנוע מכני" w:date="2026-10-11T12:04:40Z">
        <w:r>
          <w:rPr>
            <w:rtl/>
          </w:rPr>
          <w:delText xml:space="preserve"> </w:delText>
        </w:r>
      </w:del>
      <w:r>
        <w:rPr>
          <w:rtl/>
        </w:rPr>
        <w:t xml:space="preserve">אותו הפרק פרס הפסח היה, כשעליתי לעצרת שאלתי אחריו: יהודה בן נחמיה היכן הוא? ואמרו לי: נפטר והלך לו.</w:t>
      </w:r>
    </w:p>
    <w:p>
      <w:pPr>
        <w:pStyle w:val="38"/>
        <w:rPr>
          <w:ins w:id="100681" w:author="מנוע מכני" w:date="2026-10-11T12:04:40Z"/>
        </w:rPr>
      </w:pPr>
      <w:del w:id="100680" w:author="מנוע מכני" w:date="2026-10-11T12:04:40Z">
        <w:r w:rsidRPr="00265E5E">
          <w:delText xml:space="preserve">•</w:delText>
        </w:r>
      </w:del>
      <w:r>
        <w:t xml:space="preserve"> </w:t>
      </w:r>
      <w:r>
        <w:t>ארנב</w:t>
      </w:r>
      <w:r>
        <w:t>"</w:t>
      </w:r>
      <w:r>
        <w:t>י</w:t>
      </w:r>
      <w:r>
        <w:t xml:space="preserve">:</w:t>
      </w:r>
    </w:p>
    <w:p w:rsidR="00DA63EC" w:rsidRDefault="00DA63EC" w:rsidP="00DA63EC">
      <w:pPr>
        <w:tabs>
          <w:tab w:val="center" w:pos="2835"/>
        </w:tabs>
        <w:rPr>
          <w:rtl/>
        </w:rPr>
      </w:pPr>
      <w:del w:id="100682" w:author="מנוע מכני" w:date="2026-10-11T12:04:40Z">
        <w:r>
          <w:rPr>
            <w:rtl/>
          </w:rPr>
          <w:delText xml:space="preserve"> </w:delText>
        </w:r>
      </w:del>
      <w:r>
        <w:rPr>
          <w:rtl/>
        </w:rPr>
        <w:t xml:space="preserve">לדברי יהודה בן נחמיה, נסכים ביכורים שהקריבם קודם לעומר - כשירין.</w:t>
      </w:r>
    </w:p>
    <w:p w:rsidR="00DA63EC" w:rsidRDefault="00DA63EC" w:rsidP="00DA63EC">
      <w:pPr>
        <w:rPr>
          <w:rtl/>
        </w:rPr>
      </w:pPr>
      <w:r w:rsidRPr="00336727">
        <w:rPr>
          <w:rFonts w:hint="cs"/>
          <w:rtl/>
        </w:rPr>
        <w:t>דס</w:t>
      </w:r>
      <w:r w:rsidRPr="00336727">
        <w:rPr>
          <w:rtl/>
        </w:rPr>
        <w:t>"</w:t>
      </w:r>
      <w:r w:rsidRPr="00336727">
        <w:rPr>
          <w:rFonts w:hint="cs"/>
          <w:rtl/>
        </w:rPr>
        <w:t>ד</w:t>
      </w:r>
      <w:r w:rsidRPr="00336727">
        <w:rPr>
          <w:rtl/>
        </w:rPr>
        <w:t xml:space="preserve">: </w:t>
      </w:r>
      <w:ins w:id="91617" w:author="מנוע מכני" w:date="2026-10-11T12:04:40Z">
        <w:r>
          <w:rPr>
            <w:rtl/>
          </w:rPr>
          <w:t xml:space="preserve">שם</w:t>
        </w:r>
      </w:ins>
      <w:del w:id="91618" w:author="מנוע מכני" w:date="2026-10-11T12:04:40Z">
        <w:r w:rsidRPr="00336727">
          <w:rPr>
            <w:rtl/>
          </w:rPr>
          <w:delText xml:space="preserve">התם</w:delText>
        </w:r>
      </w:del>
      <w:r w:rsidRPr="00336727">
        <w:rPr>
          <w:rtl/>
        </w:rPr>
        <w:t xml:space="preserve"> </w:t>
      </w:r>
      <w:r w:rsidRPr="00336727">
        <w:rPr>
          <w:rFonts w:hint="cs"/>
          <w:rtl/>
        </w:rPr>
        <w:t>ש</w:t>
      </w:r>
      <w:r w:rsidRPr="00336727">
        <w:rPr>
          <w:rtl/>
        </w:rPr>
        <w:t xml:space="preserve">הותר מכללו אצל הדיוט, אבל </w:t>
      </w:r>
      <w:ins w:id="91619" w:author="מנוע מכני" w:date="2026-10-11T12:04:40Z">
        <w:r>
          <w:rPr>
            <w:rtl/>
          </w:rPr>
          <w:t xml:space="preserve">כאן</w:t>
        </w:r>
      </w:ins>
      <w:del w:id="91620" w:author="מנוע מכני" w:date="2026-10-11T12:04:40Z">
        <w:r w:rsidRPr="00336727">
          <w:rPr>
            <w:rtl/>
          </w:rPr>
          <w:delText xml:space="preserve">הכא</w:delText>
        </w:r>
      </w:del>
      <w:r w:rsidRPr="00336727">
        <w:rPr>
          <w:rtl/>
        </w:rPr>
        <w:t xml:space="preserve"> דלא הותר מכללו </w:t>
      </w:r>
      <w:r w:rsidRPr="00336727">
        <w:rPr>
          <w:rtl/>
        </w:rPr>
        <w:t xml:space="preserve">לא</w:t>
      </w:r>
      <w:r w:rsidRPr="00336727">
        <w:rPr>
          <w:rtl/>
        </w:rPr>
        <w:t xml:space="preserve">, </w:t>
      </w:r>
      <w:r w:rsidRPr="00336727">
        <w:rPr>
          <w:rtl/>
        </w:rPr>
        <w:t xml:space="preserve">קמ"ל</w:t>
      </w:r>
      <w:r w:rsidRPr="00336727">
        <w:rPr>
          <w:rtl/>
        </w:rPr>
        <w:t xml:space="preserve">, </w:t>
      </w:r>
      <w:r w:rsidRPr="00336727">
        <w:rPr>
          <w:rtl/>
        </w:rPr>
        <w:t xml:space="preserve">כ"ש</w:t>
      </w:r>
      <w:r w:rsidRPr="00336727">
        <w:rPr>
          <w:rtl/>
        </w:rPr>
        <w:t xml:space="preserve"> </w:t>
      </w:r>
      <w:ins w:id="91621" w:author="מנוע מכני" w:date="2026-10-11T12:04:40Z">
        <w:r>
          <w:rPr>
            <w:rtl/>
          </w:rPr>
          <w:t xml:space="preserve">כאן</w:t>
        </w:r>
      </w:ins>
      <w:del w:id="91622" w:author="מנוע מכני" w:date="2026-10-11T12:04:40Z">
        <w:r w:rsidRPr="00336727">
          <w:rPr>
            <w:rtl/>
          </w:rPr>
          <w:delText xml:space="preserve">הכא</w:delText>
        </w:r>
      </w:del>
      <w:r w:rsidRPr="00336727">
        <w:rPr>
          <w:rtl/>
        </w:rPr>
        <w:t xml:space="preserve"> דלא </w:t>
      </w:r>
      <w:r w:rsidRPr="00336727">
        <w:rPr>
          <w:rFonts w:hint="cs"/>
          <w:rtl/>
        </w:rPr>
        <w:t>נאסר</w:t>
      </w:r>
      <w:r w:rsidRPr="00336727">
        <w:rPr>
          <w:rtl/>
        </w:rPr>
        <w:t xml:space="preserve"> כלל.</w:t>
      </w:r>
    </w:p>
    <w:p>
      <w:pPr>
        <w:pStyle w:val="afffff8"/>
        <w:rPr>
          <w:ins w:id="90339" w:author="קלוד" w:date="2026-10-11T12:32:08Z"/>
        </w:rPr>
      </w:pPr>
      <w:ins w:id="90340" w:author="קלוד" w:date="2026-10-11T12:32:08Z">
        <w:r>
          <w:rPr>
            <w:color w:val="7B3F00"/>
          </w:rPr>
          <w:t xml:space="preserve">האם שתי הלחם מתירין חדש שלא כסדרן?</w:t>
        </w:r>
      </w:ins>
    </w:p>
    <w:p>
      <w:pPr>
        <w:pStyle w:val="38"/>
        <w:rPr>
          <w:ins w:id="100684" w:author="מנוע מכני" w:date="2026-10-11T12:04:40Z"/>
        </w:rPr>
      </w:pPr>
      <w:del w:id="100683" w:author="מנוע מכני" w:date="2026-10-11T12:04:40Z">
        <w:r w:rsidRPr="00265E5E">
          <w:delText xml:space="preserve">•</w:delText>
        </w:r>
      </w:del>
      <w:r>
        <w:t xml:space="preserve"> </w:t>
      </w:r>
      <w:r w:rsidRPr="00452899">
        <w:t>בעי ר</w:t>
      </w:r>
      <w:r w:rsidRPr="00452899">
        <w:t>ב</w:t>
      </w:r>
      <w:r w:rsidRPr="00452899">
        <w:t>"</w:t>
      </w:r>
      <w:r w:rsidRPr="00452899">
        <w:t>ח</w:t>
      </w:r>
      <w:r w:rsidRPr="00452899">
        <w:t>:</w:t>
      </w:r>
    </w:p>
    <w:p w:rsidR="00DA63EC" w:rsidRDefault="00DA63EC" w:rsidP="00DA63EC">
      <w:pPr>
        <w:tabs>
          <w:tab w:val="center" w:pos="2835"/>
        </w:tabs>
        <w:rPr>
          <w:rtl/>
        </w:rPr>
      </w:pPr>
      <w:del w:id="100685" w:author="מנוע מכני" w:date="2026-10-11T12:04:40Z">
        <w:r>
          <w:rPr>
            <w:rtl/>
          </w:rPr>
          <w:delText xml:space="preserve"> </w:delText>
        </w:r>
      </w:del>
      <w:r>
        <w:rPr>
          <w:rtl/>
        </w:rPr>
        <w:t xml:space="preserve">שתי הלחם מהו שיתירו שלא כסדרן?</w:t>
      </w:r>
    </w:p>
    <w:p w:rsidR="00DA63EC" w:rsidRDefault="00DA63EC" w:rsidP="00DA63EC">
      <w:pPr>
        <w:tabs>
          <w:tab w:val="center" w:pos="2835"/>
        </w:tabs>
        <w:rPr>
          <w:rtl/>
        </w:rPr>
      </w:pPr>
      <w:del w:id="90180" w:author="מנוע מכני" w:date="2026-10-11T12:04:40Z">
        <w:r>
          <w:rPr>
            <w:rtl/>
          </w:rPr>
          <w:delText xml:space="preserve"> </w:delText>
        </w:r>
      </w:del>
      <w:r>
        <w:rPr>
          <w:rFonts w:hint="cs"/>
          <w:rtl/>
        </w:rPr>
        <w:t>ה</w:t>
      </w:r>
      <w:r>
        <w:rPr>
          <w:rtl/>
        </w:rPr>
        <w:t>"</w:t>
      </w:r>
      <w:r>
        <w:rPr>
          <w:rFonts w:hint="cs"/>
          <w:rtl/>
        </w:rPr>
        <w:t>ד</w:t>
      </w:r>
      <w:r>
        <w:rPr>
          <w:rtl/>
        </w:rPr>
        <w:t xml:space="preserve">? כגון דזרעינהו בין העומר לשתי הלחם, וחליף </w:t>
      </w:r>
      <w:ins w:id="93355" w:author="מנוע מכני" w:date="2026-10-11T12:04:40Z">
        <w:r>
          <w:rPr>
            <w:rtl/>
          </w:rPr>
          <w:t xml:space="preserve">עליהם</w:t>
        </w:r>
      </w:ins>
      <w:del w:id="93356" w:author="מנוע מכני" w:date="2026-10-11T12:04:40Z">
        <w:r>
          <w:rPr>
            <w:rtl/>
          </w:rPr>
          <w:delText xml:space="preserve">עלייהו</w:delText>
        </w:r>
      </w:del>
      <w:r>
        <w:rPr>
          <w:rtl/>
        </w:rPr>
        <w:t xml:space="preserve"> שתי הלחם ועומר, </w:t>
      </w:r>
      <w:ins w:id="93357" w:author="מנוע מכני" w:date="2026-10-11T12:04:40Z">
        <w:r>
          <w:rPr>
            <w:rtl/>
          </w:rPr>
          <w:t xml:space="preserve">מה</w:t>
        </w:r>
      </w:ins>
      <w:del w:id="93358" w:author="מנוע מכני" w:date="2026-10-11T12:04:40Z">
        <w:r>
          <w:rPr>
            <w:rtl/>
          </w:rPr>
          <w:delText xml:space="preserve">מאי</w:delText>
        </w:r>
      </w:del>
      <w:r>
        <w:rPr>
          <w:rtl/>
        </w:rPr>
        <w:t xml:space="preserve">? </w:t>
      </w:r>
    </w:p>
    <w:p w:rsidR="00DA63EC" w:rsidRDefault="00DA63EC" w:rsidP="00DA63EC">
      <w:pPr>
        <w:tabs>
          <w:tab w:val="center" w:pos="2835"/>
        </w:tabs>
        <w:rPr>
          <w:rtl/>
        </w:rPr>
      </w:pPr>
      <w:r>
        <w:rPr>
          <w:rtl/>
        </w:rPr>
        <w:tab/>
        <w:t xml:space="preserve">כסדרן שריין, שלא כסדרן </w:t>
      </w:r>
      <w:r>
        <w:rPr>
          <w:rtl/>
        </w:rPr>
        <w:tab/>
        <w:t xml:space="preserve">לא</w:t>
      </w:r>
      <w:r>
        <w:rPr>
          <w:rtl/>
        </w:rPr>
        <w:tab/>
        <w:t xml:space="preserve"> שריין,</w:t>
      </w:r>
      <w:ins w:id="95015" w:author="מנוע מכני" w:date="2026-10-11T12:04:40Z">
        <w:r>
          <w:rPr>
            <w:rtl/>
          </w:rPr>
          <w:t xml:space="preserve"> </w:t>
        </w:r>
      </w:ins>
      <w:del w:id="95016" w:author="מנוע מכני" w:date="2026-10-11T12:04:40Z">
        <w:r>
          <w:rPr>
            <w:rtl/>
          </w:rPr>
          <w:tab/>
          <w:delText xml:space="preserve"> </w:delText>
        </w:r>
        <w:r>
          <w:rPr>
            <w:rFonts w:hint="cs"/>
            <w:rtl/>
          </w:rPr>
          <w:delText xml:space="preserve"> </w:delText>
        </w:r>
      </w:del>
      <w:r w:rsidRPr="00595EAE">
        <w:rPr>
          <w:b/>
          <w:bCs/>
          <w:rtl/>
        </w:rPr>
        <w:t>או"ד</w:t>
      </w:r>
      <w:r>
        <w:rPr>
          <w:rtl/>
        </w:rPr>
        <w:t xml:space="preserve"> שלא כסדרן </w:t>
      </w:r>
      <w:ins w:id="91623" w:author="מנוע מכני" w:date="2026-10-11T12:04:40Z">
        <w:r>
          <w:rPr>
            <w:rtl/>
          </w:rPr>
          <w:t xml:space="preserve">גם</w:t>
        </w:r>
      </w:ins>
      <w:del w:id="91624" w:author="מנוע מכני" w:date="2026-10-11T12:04:40Z">
        <w:r>
          <w:rPr>
            <w:rtl/>
          </w:rPr>
          <w:delText xml:space="preserve">נמי</w:delText>
        </w:r>
      </w:del>
      <w:r>
        <w:rPr>
          <w:rtl/>
        </w:rPr>
        <w:t xml:space="preserve"> שריין? </w:t>
      </w:r>
    </w:p>
    <w:p>
      <w:pPr>
        <w:pStyle w:val="38"/>
        <w:rPr>
          <w:ins w:id="100686" w:author="מנוע מכני" w:date="2026-10-11T12:04:40Z"/>
        </w:rPr>
      </w:pPr>
      <w:r w:rsidRPr="00336727">
        <w:t>-</w:t>
      </w:r>
      <w:r w:rsidRPr="00336727">
        <w:t>רבה ת"ש:</w:t>
      </w:r>
    </w:p>
    <w:p w:rsidR="00DA63EC" w:rsidRDefault="00DA63EC" w:rsidP="00DA63EC">
      <w:pPr>
        <w:rPr>
          <w:rtl/>
        </w:rPr>
      </w:pPr>
      <w:del w:id="100687" w:author="מנוע מכני" w:date="2026-10-11T12:04:40Z">
        <w:r w:rsidRPr="00A563E0">
          <w:rPr>
            <w:rStyle w:val="afffff0"/>
            <w:rtl/>
          </w:rPr>
          <w:delText xml:space="preserve"> </w:delText>
        </w:r>
      </w:del>
      <w:r w:rsidRPr="00A563E0">
        <w:rPr>
          <w:rStyle w:val="afffff0"/>
          <w:rFonts w:hint="cs"/>
          <w:rtl/>
        </w:rPr>
        <w:t>'</w:t>
      </w:r>
      <w:ins w:id="90783" w:author="Claude - סמנטי" w:date="2026-10-11T12:27:00Z">
        <w:r>
          <w:rPr>
            <w:rStyle w:val="afffff0"/>
            <w:rtl/>
          </w:rPr>
          <w:t xml:space="preserve">וְאִם תַּקְרִיב מִנְחַת בִּיכּוּרִים</w:t>
        </w:r>
      </w:ins>
      <w:del w:id="90784" w:author="Claude - סמנטי" w:date="2026-10-11T12:27:00Z">
        <w:r w:rsidRPr="00A563E0">
          <w:rPr>
            <w:rStyle w:val="afffff0"/>
            <w:rtl/>
          </w:rPr>
          <w:delText xml:space="preserve">ואם תקריב מנחת ביכורים</w:delText>
        </w:r>
      </w:del>
      <w:r w:rsidRPr="00A563E0">
        <w:rPr>
          <w:rStyle w:val="afffff0"/>
          <w:rFonts w:hint="cs"/>
          <w:rtl/>
        </w:rPr>
        <w:t>'</w:t>
      </w:r>
      <w:r w:rsidRPr="00A563E0">
        <w:rPr>
          <w:rStyle w:val="afffff0"/>
          <w:rtl/>
        </w:rPr>
        <w:t xml:space="preserve"> </w:t>
      </w:r>
      <w:r w:rsidRPr="00336727">
        <w:rPr>
          <w:rtl/>
        </w:rPr>
        <w:t xml:space="preserve">- במנחת העומר הכתוב מדבר, </w:t>
      </w:r>
      <w:r w:rsidRPr="00336727">
        <w:rPr>
          <w:rFonts w:hint="cs"/>
          <w:rtl/>
        </w:rPr>
        <w:t xml:space="preserve">דבאה </w:t>
      </w:r>
      <w:r w:rsidRPr="00336727">
        <w:rPr>
          <w:rtl/>
        </w:rPr>
        <w:t xml:space="preserve">מן השעורין</w:t>
      </w:r>
      <w:ins w:id="95017" w:author="מנוע מכני" w:date="2026-10-11T12:04:40Z">
        <w:r>
          <w:rPr>
            <w:rtl/>
          </w:rPr>
          <w:t xml:space="preserve">,</w:t>
        </w:r>
      </w:ins>
      <w:del w:id="95018" w:author="מנוע מכני" w:date="2026-10-11T12:04:40Z">
        <w:r w:rsidRPr="00336727">
          <w:rPr>
            <w:rtl/>
          </w:rPr>
          <w:delText xml:space="preserve">;</w:delText>
        </w:r>
      </w:del>
      <w:r w:rsidRPr="00336727">
        <w:rPr>
          <w:rtl/>
        </w:rPr>
        <w:t xml:space="preserve"> </w:t>
      </w:r>
      <w:r w:rsidRPr="00336727">
        <w:rPr>
          <w:rFonts w:hint="cs"/>
          <w:rtl/>
        </w:rPr>
        <w:t xml:space="preserve">ולא מן החיטין </w:t>
      </w:r>
    </w:p>
    <w:p>
      <w:pPr>
        <w:pStyle w:val="38"/>
        <w:rPr>
          <w:ins w:id="100688" w:author="מנוע מכני" w:date="2026-10-11T12:04:40Z"/>
        </w:rPr>
      </w:pPr>
      <w:r>
        <w:tab/>
      </w:r>
      <w:r>
        <w:t>ר</w:t>
      </w:r>
      <w:r>
        <w:t>"</w:t>
      </w:r>
      <w:r>
        <w:t xml:space="preserve">א:</w:t>
      </w:r>
    </w:p>
    <w:p w:rsidR="00DA63EC" w:rsidRDefault="00DA63EC" w:rsidP="00DA63EC">
      <w:pPr>
        <w:tabs>
          <w:tab w:val="center" w:pos="2835"/>
        </w:tabs>
        <w:rPr>
          <w:rtl/>
        </w:rPr>
      </w:pPr>
      <w:del w:id="100689" w:author="מנוע מכני" w:date="2026-10-11T12:04:40Z">
        <w:r>
          <w:rPr>
            <w:rFonts w:ascii="BA Franknatan Regular" w:hAnsi="BA Franknatan Regular" w:hint="cs"/>
            <w:b/>
            <w:bCs/>
            <w:rtl/>
          </w:rPr>
          <w:delText xml:space="preserve"> </w:delText>
        </w:r>
      </w:del>
      <w:r>
        <w:rPr>
          <w:rFonts w:ascii="BA Franknatan Regular" w:hAnsi="BA Franknatan Regular" w:hint="cs"/>
          <w:b/>
          <w:bCs/>
          <w:rtl/>
        </w:rPr>
        <w:t xml:space="preserve">ד</w:t>
      </w:r>
      <w:r>
        <w:rPr>
          <w:rtl/>
        </w:rPr>
        <w:t xml:space="preserve">מה אביב האמור במצרים - שעורין, אף אביב האמור לדורות - שעורין</w:t>
      </w:r>
      <w:ins w:id="95019" w:author="מנוע מכני" w:date="2026-10-11T12:04:40Z">
        <w:r>
          <w:rPr>
            <w:rtl/>
          </w:rPr>
          <w:t xml:space="preserve">,</w:t>
        </w:r>
      </w:ins>
      <w:del w:id="95020" w:author="מנוע מכני" w:date="2026-10-11T12:04:40Z">
        <w:r>
          <w:rPr>
            <w:rtl/>
          </w:rPr>
          <w:delText xml:space="preserve">;</w:delText>
        </w:r>
      </w:del>
      <w:r>
        <w:rPr>
          <w:rtl/>
        </w:rPr>
        <w:t xml:space="preserve"> </w:t>
      </w:r>
    </w:p>
    <w:p>
      <w:pPr>
        <w:pStyle w:val="38"/>
        <w:rPr>
          <w:ins w:id="100690" w:author="מנוע מכני" w:date="2026-10-11T12:04:40Z"/>
        </w:rPr>
      </w:pPr>
      <w:r>
        <w:tab/>
        <w:t>ור"</w:t>
      </w:r>
      <w:r>
        <w:t>ע</w:t>
      </w:r>
      <w:r>
        <w:t xml:space="preserve">:</w:t>
      </w:r>
    </w:p>
    <w:p w:rsidR="00DA63EC" w:rsidRDefault="00DA63EC" w:rsidP="00DA63EC">
      <w:pPr>
        <w:tabs>
          <w:tab w:val="center" w:pos="2835"/>
        </w:tabs>
        <w:rPr>
          <w:rtl/>
        </w:rPr>
      </w:pPr>
      <w:del w:id="100691" w:author="מנוע מכני" w:date="2026-10-11T12:04:40Z">
        <w:r>
          <w:rPr>
            <w:rtl/>
          </w:rPr>
          <w:delText xml:space="preserve"> </w:delText>
        </w:r>
      </w:del>
      <w:r>
        <w:rPr>
          <w:rtl/>
        </w:rPr>
        <w:tab/>
        <w:t xml:space="preserve">מצינו יחיד שמביא חובתו מן החיטין וחובתו מן השעורין, </w:t>
      </w:r>
    </w:p>
    <w:p w:rsidR="00DA63EC" w:rsidRDefault="00DA63EC" w:rsidP="00DA63EC">
      <w:pPr>
        <w:tabs>
          <w:tab w:val="center" w:pos="2835"/>
        </w:tabs>
        <w:rPr>
          <w:rtl/>
        </w:rPr>
      </w:pPr>
      <w:r>
        <w:rPr>
          <w:rtl/>
        </w:rPr>
        <w:tab/>
        <w:t xml:space="preserve">וציבור שמביאין חובתן מן החיטין מביאין חובתן מן השעורין, </w:t>
      </w:r>
    </w:p>
    <w:p w:rsidR="00DA63EC" w:rsidRDefault="00DA63EC" w:rsidP="00DA63EC">
      <w:pPr>
        <w:tabs>
          <w:tab w:val="center" w:pos="2835"/>
        </w:tabs>
        <w:rPr>
          <w:rtl/>
        </w:rPr>
      </w:pPr>
      <w:r>
        <w:rPr>
          <w:rtl/>
        </w:rPr>
        <w:t xml:space="preserve">ואם אתה אומר: בא מן החיטין, </w:t>
      </w:r>
      <w:r>
        <w:rPr>
          <w:rtl/>
        </w:rPr>
        <w:t xml:space="preserve">לא</w:t>
      </w:r>
      <w:r>
        <w:rPr>
          <w:rtl/>
        </w:rPr>
        <w:t xml:space="preserve"> מצינו ציבור שמביא חובתו מן השעורין!</w:t>
      </w:r>
    </w:p>
    <w:p w:rsidR="00DA63EC" w:rsidRDefault="00DA63EC" w:rsidP="00DA63EC">
      <w:pPr>
        <w:rPr>
          <w:rtl/>
        </w:rPr>
      </w:pPr>
      <w:r w:rsidRPr="00336727">
        <w:rPr>
          <w:rtl/>
        </w:rPr>
        <w:t>•</w:t>
      </w:r>
      <w:r w:rsidRPr="00336727">
        <w:rPr>
          <w:rFonts w:hint="cs"/>
          <w:rtl/>
        </w:rPr>
        <w:t xml:space="preserve"> </w:t>
      </w:r>
      <w:r w:rsidRPr="00336727">
        <w:rPr>
          <w:rtl/>
        </w:rPr>
        <w:t xml:space="preserve">דבר אחר, אם עומר בא מן החיטין, אין שתי הלחם ביכורים</w:t>
      </w:r>
      <w:ins w:id="95021" w:author="מנוע מכני" w:date="2026-10-11T12:04:40Z">
        <w:r>
          <w:rPr>
            <w:rtl/>
          </w:rPr>
          <w:t xml:space="preserve">,</w:t>
        </w:r>
      </w:ins>
      <w:del w:id="95022" w:author="מנוע מכני" w:date="2026-10-11T12:04:40Z">
        <w:r w:rsidRPr="00336727">
          <w:rPr>
            <w:rtl/>
          </w:rPr>
          <w:delText xml:space="preserve">;</w:delText>
        </w:r>
      </w:del>
      <w:r w:rsidRPr="00336727">
        <w:rPr>
          <w:rtl/>
        </w:rPr>
        <w:t xml:space="preserve"> ואם </w:t>
      </w:r>
      <w:ins w:id="97517" w:author="מנוע מכני" w:date="2026-10-11T12:04:40Z">
        <w:r>
          <w:rPr>
            <w:rtl/>
          </w:rPr>
          <w:t xml:space="preserve">ישנו</w:t>
        </w:r>
      </w:ins>
      <w:del w:id="97518" w:author="מנוע מכני" w:date="2026-10-11T12:04:40Z">
        <w:r w:rsidRPr="00336727">
          <w:rPr>
            <w:rtl/>
          </w:rPr>
          <w:delText xml:space="preserve">איתא</w:delText>
        </w:r>
      </w:del>
      <w:r w:rsidRPr="00336727">
        <w:rPr>
          <w:rtl/>
        </w:rPr>
        <w:t xml:space="preserve"> דשתי הלחם שלא כסדרן שריין, </w:t>
      </w:r>
    </w:p>
    <w:p w:rsidR="00DA63EC" w:rsidRDefault="00DA63EC" w:rsidP="00DA63EC">
      <w:pPr>
        <w:tabs>
          <w:tab w:val="center" w:pos="2835"/>
        </w:tabs>
        <w:rPr>
          <w:rtl/>
        </w:rPr>
      </w:pPr>
      <w:r>
        <w:rPr>
          <w:rtl/>
        </w:rPr>
        <w:t>משכח"</w:t>
      </w:r>
      <w:r>
        <w:rPr>
          <w:rFonts w:hint="cs"/>
          <w:rtl/>
        </w:rPr>
        <w:t xml:space="preserve">ל </w:t>
      </w:r>
      <w:r>
        <w:rPr>
          <w:rtl/>
        </w:rPr>
        <w:t xml:space="preserve">דמקריב עומר מהנך דאשרוש קודם לשתי הלחם </w:t>
      </w:r>
      <w:ins w:id="97027" w:author="מנוע מכני" w:date="2026-10-11T12:04:40Z">
        <w:r>
          <w:rPr>
            <w:rtl/>
          </w:rPr>
          <w:t xml:space="preserve">ואחר</w:t>
        </w:r>
      </w:ins>
      <w:del w:id="97028" w:author="מנוע מכני" w:date="2026-10-11T12:04:40Z">
        <w:r>
          <w:rPr>
            <w:rtl/>
          </w:rPr>
          <w:delText xml:space="preserve">ובתר</w:delText>
        </w:r>
      </w:del>
      <w:r>
        <w:rPr>
          <w:rtl/>
        </w:rPr>
        <w:t xml:space="preserve"> העומר דאשתקד, ושתי הלחם מהנך דאשרוש קודם לעומר </w:t>
      </w:r>
      <w:ins w:id="93359" w:author="מנוע מכני" w:date="2026-10-11T12:04:40Z">
        <w:r>
          <w:rPr>
            <w:rtl/>
          </w:rPr>
          <w:t xml:space="preserve">דעכשיו</w:t>
        </w:r>
      </w:ins>
      <w:del w:id="93360" w:author="מנוע מכני" w:date="2026-10-11T12:04:40Z">
        <w:r>
          <w:rPr>
            <w:rtl/>
          </w:rPr>
          <w:delText xml:space="preserve">דהשתא</w:delText>
        </w:r>
      </w:del>
      <w:r>
        <w:rPr>
          <w:rtl/>
        </w:rPr>
        <w:t xml:space="preserve"> </w:t>
      </w:r>
      <w:ins w:id="97029" w:author="מנוע מכני" w:date="2026-10-11T12:04:40Z">
        <w:r>
          <w:rPr>
            <w:rtl/>
          </w:rPr>
          <w:t xml:space="preserve">ואחר</w:t>
        </w:r>
      </w:ins>
      <w:del w:id="97030" w:author="מנוע מכני" w:date="2026-10-11T12:04:40Z">
        <w:r>
          <w:rPr>
            <w:rtl/>
          </w:rPr>
          <w:delText xml:space="preserve">ובתר</w:delText>
        </w:r>
      </w:del>
      <w:r>
        <w:rPr>
          <w:rtl/>
        </w:rPr>
        <w:t xml:space="preserve"> שתי הלחם דאשתקד!</w:t>
      </w:r>
    </w:p>
    <w:p>
      <w:pPr>
        <w:pStyle w:val="38"/>
        <w:rPr>
          <w:ins w:id="100692" w:author="מנוע מכני" w:date="2026-10-11T12:04:40Z"/>
        </w:rPr>
      </w:pPr>
      <w:r>
        <w:t xml:space="preserve">מי סברת:</w:t>
      </w:r>
    </w:p>
    <w:p w:rsidR="00DA63EC" w:rsidRDefault="00DA63EC" w:rsidP="00DA63EC">
      <w:pPr>
        <w:tabs>
          <w:tab w:val="center" w:pos="2835"/>
        </w:tabs>
        <w:rPr>
          <w:rtl/>
        </w:rPr>
      </w:pPr>
      <w:del w:id="100693" w:author="מנוע מכני" w:date="2026-10-11T12:04:40Z">
        <w:r>
          <w:rPr>
            <w:rtl/>
          </w:rPr>
          <w:delText xml:space="preserve"> </w:delText>
        </w:r>
      </w:del>
      <w:r>
        <w:rPr>
          <w:rtl/>
        </w:rPr>
        <w:t xml:space="preserve">בכורים לפירא </w:t>
      </w:r>
      <w:ins w:id="91625" w:author="מנוע מכני" w:date="2026-10-11T12:04:40Z">
        <w:r>
          <w:rPr>
            <w:rtl/>
          </w:rPr>
          <w:t xml:space="preserve">אומרים</w:t>
        </w:r>
      </w:ins>
      <w:del w:id="91626" w:author="מנוע מכני" w:date="2026-10-11T12:04:40Z">
        <w:r>
          <w:rPr>
            <w:rtl/>
          </w:rPr>
          <w:delText xml:space="preserve">אמרינן</w:delText>
        </w:r>
      </w:del>
      <w:r>
        <w:rPr>
          <w:rtl/>
        </w:rPr>
        <w:t xml:space="preserve">? למזבח </w:t>
      </w:r>
      <w:ins w:id="91627" w:author="מנוע מכני" w:date="2026-10-11T12:04:40Z">
        <w:r>
          <w:rPr>
            <w:rtl/>
          </w:rPr>
          <w:t xml:space="preserve">אומרים</w:t>
        </w:r>
      </w:ins>
      <w:del w:id="91628" w:author="מנוע מכני" w:date="2026-10-11T12:04:40Z">
        <w:r>
          <w:rPr>
            <w:rtl/>
          </w:rPr>
          <w:delText xml:space="preserve">אמרינן</w:delText>
        </w:r>
      </w:del>
      <w:r>
        <w:rPr>
          <w:rtl/>
        </w:rPr>
        <w:t xml:space="preserve">, והא אכיל לה מזבח מפירי </w:t>
      </w:r>
      <w:ins w:id="91629" w:author="מנוע מכני" w:date="2026-10-11T12:04:40Z">
        <w:r>
          <w:rPr>
            <w:rtl/>
          </w:rPr>
          <w:t xml:space="preserve">שהרי</w:t>
        </w:r>
      </w:ins>
      <w:del w:id="91630" w:author="מנוע מכני" w:date="2026-10-11T12:04:40Z">
        <w:r>
          <w:rPr>
            <w:rtl/>
          </w:rPr>
          <w:delText xml:space="preserve">דהא</w:delText>
        </w:r>
      </w:del>
      <w:r>
        <w:rPr>
          <w:rtl/>
        </w:rPr>
        <w:t xml:space="preserve"> </w:t>
      </w:r>
      <w:ins w:id="90213" w:author="Claude - סמנטי" w:date="2026-10-11T12:27:00Z">
        <w:r>
          <w:rPr>
            <w:rtl/>
          </w:rPr>
          <w:t xml:space="preserve">שנה</w:t>
        </w:r>
      </w:ins>
      <w:del w:id="90214" w:author="Claude - סמנטי" w:date="2026-10-11T12:27:00Z">
        <w:r>
          <w:rPr>
            <w:rtl/>
          </w:rPr>
          <w:delText xml:space="preserve">שתא</w:delText>
        </w:r>
      </w:del>
      <w:r>
        <w:rPr>
          <w:rtl/>
        </w:rPr>
        <w:t xml:space="preserve">.</w:t>
      </w:r>
    </w:p>
    <w:p>
      <w:pPr>
        <w:pStyle w:val="afffff8"/>
        <w:rPr>
          <w:ins w:id="90337" w:author="קלוד" w:date="2026-10-11T12:32:08Z"/>
        </w:rPr>
      </w:pPr>
      <w:ins w:id="90338" w:author="קלוד" w:date="2026-10-11T12:32:08Z">
        <w:r>
          <w:rPr>
            <w:color w:val="7B3F00"/>
          </w:rPr>
          <w:t xml:space="preserve">האם הנצה שריא או חנטה שרייה?</w:t>
        </w:r>
      </w:ins>
    </w:p>
    <w:p>
      <w:pPr>
        <w:pStyle w:val="38"/>
        <w:rPr>
          <w:ins w:id="100695" w:author="מנוע מכני" w:date="2026-10-11T12:04:40Z"/>
        </w:rPr>
      </w:pPr>
      <w:del w:id="100694" w:author="מנוע מכני" w:date="2026-10-11T12:04:40Z">
        <w:r w:rsidRPr="00452899">
          <w:delText xml:space="preserve">•</w:delText>
        </w:r>
      </w:del>
      <w:r w:rsidRPr="00452899">
        <w:t xml:space="preserve"> </w:t>
      </w:r>
      <w:r w:rsidRPr="00452899">
        <w:t>בעי רמי בר חמא</w:t>
      </w:r>
      <w:r>
        <w:t xml:space="preserve">:</w:t>
      </w:r>
    </w:p>
    <w:p w:rsidR="00DA63EC" w:rsidRDefault="00DA63EC" w:rsidP="00DA63EC">
      <w:pPr>
        <w:tabs>
          <w:tab w:val="center" w:pos="2835"/>
        </w:tabs>
        <w:rPr>
          <w:rtl/>
        </w:rPr>
      </w:pPr>
      <w:del w:id="100696" w:author="מנוע מכני" w:date="2026-10-11T12:04:40Z">
        <w:r>
          <w:rPr>
            <w:rtl/>
          </w:rPr>
          <w:delText xml:space="preserve"> </w:delText>
        </w:r>
      </w:del>
      <w:r>
        <w:rPr>
          <w:rtl/>
        </w:rPr>
        <w:t xml:space="preserve">שתי הלחם, הנצה שריא או חנטה שרייה? </w:t>
      </w:r>
    </w:p>
    <w:p w:rsidR="00DA63EC" w:rsidRDefault="00DA63EC" w:rsidP="00DA63EC">
      <w:pPr>
        <w:tabs>
          <w:tab w:val="center" w:pos="2835"/>
        </w:tabs>
        <w:rPr>
          <w:rtl/>
        </w:rPr>
      </w:pPr>
      <w:r>
        <w:rPr>
          <w:rFonts w:ascii="BA Franknatan Regular" w:hAnsi="BA Franknatan Regular"/>
          <w:b/>
          <w:bCs/>
          <w:rtl/>
        </w:rPr>
        <w:tab/>
      </w:r>
      <w:r>
        <w:rPr>
          <w:rtl/>
        </w:rPr>
        <w:tab/>
        <w:t xml:space="preserve">הנצה דעלה וחנטה דעלה, מי הוי כי השרשה או </w:t>
      </w:r>
      <w:r>
        <w:rPr>
          <w:rtl/>
        </w:rPr>
        <w:tab/>
        <w:t xml:space="preserve">לא</w:t>
      </w:r>
      <w:r>
        <w:rPr>
          <w:rtl/>
        </w:rPr>
        <w:tab/>
        <w:t xml:space="preserve">? </w:t>
      </w:r>
      <w:r w:rsidRPr="006E505B">
        <w:rPr>
          <w:b/>
          <w:bCs/>
          <w:rtl/>
        </w:rPr>
        <w:t>תיקו</w:t>
      </w:r>
      <w:r>
        <w:rPr>
          <w:rtl/>
        </w:rPr>
        <w:t>.</w:t>
      </w:r>
    </w:p>
    <w:p w:rsidR="00DA63EC" w:rsidRDefault="00DA63EC" w:rsidP="00DA63EC">
      <w:pPr>
        <w:tabs>
          <w:tab w:val="center" w:pos="2835"/>
        </w:tabs>
        <w:rPr>
          <w:rFonts w:ascii="BA Franknatan Regular" w:hAnsi="BA Franknatan Regular"/>
          <w:b/>
          <w:bCs/>
          <w:rtl/>
        </w:rPr>
      </w:pPr>
    </w:p>
    <w:p>
      <w:pPr>
        <w:pStyle w:val="afffff8"/>
        <w:rPr>
          <w:ins w:id="90335" w:author="קלוד" w:date="2026-10-11T12:32:08Z"/>
        </w:rPr>
      </w:pPr>
      <w:ins w:id="90336" w:author="קלוד" w:date="2026-10-11T12:32:08Z">
        <w:r>
          <w:rPr>
            <w:color w:val="7B3F00"/>
          </w:rPr>
          <w:t xml:space="preserve">חטין שזרען - האם עומר מתירן, ויש להן אונאה?</w:t>
        </w:r>
      </w:ins>
    </w:p>
    <w:p>
      <w:pPr>
        <w:pStyle w:val="38"/>
        <w:rPr>
          <w:ins w:id="100698" w:author="מנוע מכני" w:date="2026-10-11T12:04:40Z"/>
        </w:rPr>
      </w:pPr>
      <w:del w:id="100697" w:author="מנוע מכני" w:date="2026-10-11T12:04:40Z">
        <w:r w:rsidRPr="00452899">
          <w:delText xml:space="preserve">•</w:delText>
        </w:r>
      </w:del>
      <w:r w:rsidRPr="00452899">
        <w:t xml:space="preserve"> </w:t>
      </w:r>
      <w:r w:rsidRPr="00452899">
        <w:t>בעי רבא ב</w:t>
      </w:r>
      <w:r w:rsidRPr="00452899">
        <w:t>ר</w:t>
      </w:r>
      <w:r w:rsidRPr="00452899">
        <w:t>"</w:t>
      </w:r>
      <w:r w:rsidRPr="00452899">
        <w:t>ח</w:t>
      </w:r>
      <w:r>
        <w:t xml:space="preserve">:</w:t>
      </w:r>
    </w:p>
    <w:p w:rsidR="00DA63EC" w:rsidRDefault="00DA63EC" w:rsidP="00DA63EC">
      <w:pPr>
        <w:tabs>
          <w:tab w:val="center" w:pos="2835"/>
        </w:tabs>
        <w:rPr>
          <w:rtl/>
        </w:rPr>
      </w:pPr>
      <w:del w:id="100699" w:author="מנוע מכני" w:date="2026-10-11T12:04:40Z">
        <w:r>
          <w:rPr>
            <w:rtl/>
          </w:rPr>
          <w:delText xml:space="preserve"> </w:delText>
        </w:r>
      </w:del>
      <w:r>
        <w:rPr>
          <w:rtl/>
        </w:rPr>
        <w:t xml:space="preserve">חטין שזרען בקרקע, עומר מתירן או אין עומר מתירן? </w:t>
      </w:r>
    </w:p>
    <w:p w:rsidR="00DA63EC" w:rsidRDefault="00DA63EC" w:rsidP="00DA63EC">
      <w:pPr>
        <w:tabs>
          <w:tab w:val="center" w:pos="2835"/>
        </w:tabs>
        <w:rPr>
          <w:rtl/>
        </w:rPr>
      </w:pPr>
      <w:r>
        <w:rPr>
          <w:rFonts w:ascii="BA Franknatan Regular" w:hAnsi="BA Franknatan Regular" w:hint="cs"/>
          <w:b/>
          <w:bCs/>
          <w:rtl/>
        </w:rPr>
        <w:t>ה</w:t>
      </w:r>
      <w:r>
        <w:rPr>
          <w:rFonts w:ascii="BA Franknatan Regular" w:hAnsi="BA Franknatan Regular"/>
          <w:b/>
          <w:bCs/>
          <w:rtl/>
        </w:rPr>
        <w:t>"</w:t>
      </w:r>
      <w:r>
        <w:rPr>
          <w:rFonts w:ascii="BA Franknatan Regular" w:hAnsi="BA Franknatan Regular" w:hint="cs"/>
          <w:b/>
          <w:bCs/>
          <w:rtl/>
        </w:rPr>
        <w:t xml:space="preserve">ד </w:t>
      </w:r>
      <w:ins w:id="96251" w:author="מנוע מכני" w:date="2026-10-11T12:04:40Z">
        <w:r>
          <w:rPr>
            <w:rtl/>
          </w:rPr>
          <w:t xml:space="preserve">אם </w:t>
        </w:r>
      </w:ins>
      <w:del w:id="96252" w:author="מנוע מכני" w:date="2026-10-11T12:04:40Z">
        <w:r>
          <w:rPr>
            <w:rtl/>
          </w:rPr>
          <w:delText xml:space="preserve">אי </w:delText>
        </w:r>
      </w:del>
      <w:r>
        <w:rPr>
          <w:rtl/>
        </w:rPr>
        <w:t xml:space="preserve">דאשרוש, תנינא!</w:t>
      </w:r>
      <w:r>
        <w:rPr>
          <w:rFonts w:hint="cs"/>
          <w:rtl/>
        </w:rPr>
        <w:t xml:space="preserve"> </w:t>
      </w:r>
      <w:ins w:id="96253" w:author="מנוע מכני" w:date="2026-10-11T12:04:40Z">
        <w:r>
          <w:rPr>
            <w:rtl/>
          </w:rPr>
          <w:t xml:space="preserve">אם </w:t>
        </w:r>
      </w:ins>
      <w:del w:id="96254" w:author="מנוע מכני" w:date="2026-10-11T12:04:40Z">
        <w:r>
          <w:rPr>
            <w:rtl/>
          </w:rPr>
          <w:delText xml:space="preserve">אי </w:delText>
        </w:r>
      </w:del>
      <w:r>
        <w:rPr>
          <w:rtl/>
        </w:rPr>
        <w:t xml:space="preserve">דלא אשרוש, תנינא!</w:t>
      </w:r>
    </w:p>
    <w:p>
      <w:pPr>
        <w:pStyle w:val="38"/>
        <w:rPr>
          <w:ins w:id="100700" w:author="מנוע מכני" w:date="2026-10-11T12:04:40Z"/>
        </w:rPr>
      </w:pPr>
      <w:r>
        <w:t xml:space="preserve">דתנן</w:t>
      </w:r>
      <w:r>
        <w:t xml:space="preserve">:</w:t>
      </w:r>
    </w:p>
    <w:p w:rsidR="00DA63EC" w:rsidRDefault="00DA63EC" w:rsidP="00DA63EC">
      <w:pPr>
        <w:tabs>
          <w:tab w:val="center" w:pos="2835"/>
        </w:tabs>
        <w:rPr>
          <w:rtl/>
        </w:rPr>
      </w:pPr>
      <w:del w:id="100701" w:author="מנוע מכני" w:date="2026-10-11T12:04:40Z">
        <w:r>
          <w:rPr>
            <w:rtl/>
          </w:rPr>
          <w:delText xml:space="preserve"> </w:delText>
        </w:r>
      </w:del>
      <w:r>
        <w:rPr>
          <w:rtl/>
        </w:rPr>
        <w:t xml:space="preserve">אם השרישו קודם לעומר - עומר מתירן, ואם </w:t>
      </w:r>
      <w:ins w:id="91631" w:author="מנוע מכני" w:date="2026-10-11T12:04:40Z">
        <w:r>
          <w:rPr>
            <w:rtl/>
          </w:rPr>
          <w:t xml:space="preserve">לא</w:t>
        </w:r>
      </w:ins>
      <w:del w:id="91632" w:author="מנוע מכני" w:date="2026-10-11T12:04:40Z">
        <w:r>
          <w:rPr>
            <w:rtl/>
          </w:rPr>
          <w:delText xml:space="preserve">לאו</w:delText>
        </w:r>
      </w:del>
      <w:r>
        <w:rPr>
          <w:rtl/>
        </w:rPr>
        <w:t xml:space="preserve"> - אסורין עד שיבא עומר הבא!</w:t>
      </w:r>
    </w:p>
    <w:p>
      <w:pPr>
        <w:pStyle w:val="38"/>
        <w:rPr>
          <w:ins w:id="102443" w:author="מנוע מכני" w:date="2026-10-11T12:04:40Z"/>
        </w:rPr>
      </w:pPr>
      <w:r w:rsidRPr="00E105BC">
        <w:t xml:space="preserve">- </w:t>
      </w:r>
      <w:r w:rsidRPr="00E105BC">
        <w:t>אלא</w:t>
      </w:r>
      <w:r w:rsidRPr="00E105BC">
        <w:t xml:space="preserve">,</w:t>
      </w:r>
    </w:p>
    <w:p w:rsidR="00DA63EC" w:rsidRPr="00E105BC" w:rsidRDefault="00DA63EC" w:rsidP="00DA63EC">
      <w:pPr>
        <w:pStyle w:val="affffb"/>
        <w:rPr>
          <w:spacing w:val="-4"/>
        </w:rPr>
      </w:pPr>
      <w:del w:id="102444" w:author="מנוע מכני" w:date="2026-10-11T12:04:40Z">
        <w:r w:rsidRPr="00E105BC">
          <w:rPr>
            <w:spacing w:val="-4"/>
            <w:rtl/>
          </w:rPr>
          <w:delText xml:space="preserve"> </w:delText>
        </w:r>
      </w:del>
      <w:r w:rsidRPr="00E105BC">
        <w:rPr>
          <w:spacing w:val="-4"/>
          <w:rtl/>
        </w:rPr>
        <w:t xml:space="preserve">דחצדינהו וזרעינהו קודם לעומר </w:t>
      </w:r>
      <w:r w:rsidRPr="00E105BC">
        <w:rPr>
          <w:rFonts w:hint="cs"/>
          <w:spacing w:val="-4"/>
          <w:rtl/>
        </w:rPr>
        <w:t xml:space="preserve">ועבר עליהם עומר ובעי </w:t>
      </w:r>
      <w:ins w:id="96255" w:author="מנוע מכני" w:date="2026-10-11T12:04:40Z">
        <w:r>
          <w:rPr>
            <w:rFonts w:hint="cs"/>
            <w:spacing w:val="-4"/>
            <w:rtl/>
          </w:rPr>
          <w:t xml:space="preserve">אם </w:t>
        </w:r>
      </w:ins>
      <w:del w:id="96256" w:author="מנוע מכני" w:date="2026-10-11T12:04:40Z">
        <w:r w:rsidRPr="00E105BC">
          <w:rPr>
            <w:rFonts w:hint="cs"/>
            <w:spacing w:val="-4"/>
            <w:rtl/>
          </w:rPr>
          <w:delText xml:space="preserve">אי </w:delText>
        </w:r>
      </w:del>
      <w:r w:rsidRPr="00E105BC">
        <w:rPr>
          <w:rFonts w:hint="cs"/>
          <w:spacing w:val="-4"/>
          <w:rtl/>
        </w:rPr>
        <w:t xml:space="preserve">שרי למנקט לאכול מהם</w:t>
      </w:r>
      <w:r w:rsidRPr="00E105BC">
        <w:rPr>
          <w:spacing w:val="-4"/>
          <w:rtl/>
        </w:rPr>
        <w:t xml:space="preserve">? </w:t>
      </w:r>
    </w:p>
    <w:p w:rsidR="00DA63EC" w:rsidRDefault="00DA63EC" w:rsidP="00DA63EC">
      <w:pPr>
        <w:ind w:left="357" w:firstLine="0"/>
        <w:rPr>
          <w:rtl/>
        </w:rPr>
      </w:pPr>
      <w:r w:rsidRPr="00491E2F">
        <w:rPr>
          <w:rtl/>
        </w:rPr>
        <w:t xml:space="preserve">כמאן דשדייא בכדא דמיא ושרינהו עומר, </w:t>
      </w:r>
      <w:r w:rsidRPr="00EC3A9D">
        <w:rPr>
          <w:b/>
          <w:bCs/>
          <w:rtl/>
        </w:rPr>
        <w:t>או"ד</w:t>
      </w:r>
      <w:r w:rsidRPr="00491E2F">
        <w:rPr>
          <w:rtl/>
        </w:rPr>
        <w:t xml:space="preserve"> בטיל </w:t>
      </w:r>
      <w:ins w:id="95721" w:author="מנוע מכני" w:date="2026-10-11T12:04:40Z">
        <w:r>
          <w:rPr>
            <w:rtl/>
          </w:rPr>
          <w:t xml:space="preserve">להם</w:t>
        </w:r>
      </w:ins>
      <w:del w:id="95722" w:author="מנוע מכני" w:date="2026-10-11T12:04:40Z">
        <w:r w:rsidRPr="00491E2F">
          <w:rPr>
            <w:rtl/>
          </w:rPr>
          <w:delText xml:space="preserve">להו</w:delText>
        </w:r>
      </w:del>
      <w:r w:rsidRPr="00491E2F">
        <w:rPr>
          <w:rtl/>
        </w:rPr>
        <w:t xml:space="preserve"> לגבי ארעא? </w:t>
      </w:r>
    </w:p>
    <w:p w:rsidR="00DA63EC" w:rsidRDefault="00DA63EC" w:rsidP="00DA63EC">
      <w:pPr>
        <w:ind w:left="357" w:firstLine="0"/>
        <w:rPr>
          <w:rtl/>
        </w:rPr>
      </w:pPr>
      <w:r w:rsidRPr="00491E2F">
        <w:rPr>
          <w:rtl/>
        </w:rPr>
        <w:t>יש להן אונאה או אין להן אונאה?</w:t>
      </w:r>
    </w:p>
    <w:p w:rsidR="00DA63EC" w:rsidRDefault="00DA63EC" w:rsidP="00DA63EC">
      <w:pPr>
        <w:ind w:left="357" w:firstLine="0"/>
        <w:rPr>
          <w:rtl/>
        </w:rPr>
      </w:pPr>
      <w:ins w:id="96257" w:author="מנוע מכני" w:date="2026-10-11T12:04:40Z">
        <w:r>
          <w:rPr>
            <w:rFonts w:hint="cs"/>
            <w:rtl/>
          </w:rPr>
          <w:t xml:space="preserve">אם </w:t>
        </w:r>
      </w:ins>
      <w:del w:id="96258" w:author="מנוע מכני" w:date="2026-10-11T12:04:40Z">
        <w:r>
          <w:rPr>
            <w:rFonts w:hint="cs"/>
            <w:rtl/>
          </w:rPr>
          <w:delText xml:space="preserve">אי </w:delText>
        </w:r>
      </w:del>
      <w:r>
        <w:rPr>
          <w:rFonts w:hint="cs"/>
          <w:rtl/>
        </w:rPr>
        <w:t xml:space="preserve">דאמר שזרע שש כורים ובאו עדים ואמרו שזרע רק חמש </w:t>
      </w:r>
    </w:p>
    <w:p>
      <w:pPr>
        <w:pStyle w:val="38"/>
        <w:rPr>
          <w:ins w:id="100702" w:author="מנוע מכני" w:date="2026-10-11T12:04:40Z"/>
        </w:rPr>
      </w:pPr>
      <w:r>
        <w:t xml:space="preserve">- </w:t>
      </w:r>
      <w:r w:rsidRPr="00491E2F">
        <w:t xml:space="preserve">והאמר רבא:</w:t>
      </w:r>
    </w:p>
    <w:p w:rsidR="00DA63EC" w:rsidRDefault="00DA63EC" w:rsidP="00DA63EC">
      <w:pPr>
        <w:pStyle w:val="affffb"/>
        <w:rPr>
          <w:rtl/>
        </w:rPr>
      </w:pPr>
      <w:del w:id="100703" w:author="מנוע מכני" w:date="2026-10-11T12:04:40Z">
        <w:r w:rsidRPr="00491E2F">
          <w:rPr>
            <w:rtl/>
          </w:rPr>
          <w:delText xml:space="preserve"> </w:delText>
        </w:r>
      </w:del>
      <w:r w:rsidRPr="00491E2F">
        <w:rPr>
          <w:rtl/>
        </w:rPr>
        <w:t xml:space="preserve">כל דבר שבמדה ושבמשקל ושבמנין, אפי' פחות מכדי אונאה חוזר!</w:t>
      </w:r>
    </w:p>
    <w:p>
      <w:pPr>
        <w:pStyle w:val="38"/>
        <w:rPr>
          <w:ins w:id="100704" w:author="מנוע מכני" w:date="2026-10-11T12:04:40Z"/>
        </w:rPr>
      </w:pPr>
      <w:r>
        <w:tab/>
      </w:r>
      <w:r w:rsidRPr="00491E2F">
        <w:t xml:space="preserve">אלא</w:t>
      </w:r>
    </w:p>
    <w:p w:rsidR="00DA63EC" w:rsidRDefault="00DA63EC" w:rsidP="00DA63EC">
      <w:pPr>
        <w:tabs>
          <w:tab w:val="center" w:pos="2835"/>
        </w:tabs>
        <w:rPr>
          <w:rtl/>
        </w:rPr>
      </w:pPr>
      <w:del w:id="100705" w:author="מנוע מכני" w:date="2026-10-11T12:04:40Z">
        <w:r w:rsidRPr="00491E2F">
          <w:rPr>
            <w:b/>
            <w:rtl/>
          </w:rPr>
          <w:delText xml:space="preserve"> </w:delText>
        </w:r>
      </w:del>
      <w:r w:rsidRPr="00491E2F">
        <w:rPr>
          <w:b/>
          <w:rtl/>
        </w:rPr>
        <w:t xml:space="preserve">ד</w:t>
      </w:r>
      <w:r>
        <w:rPr>
          <w:rtl/>
        </w:rPr>
        <w:t xml:space="preserve">אמר </w:t>
      </w:r>
      <w:r>
        <w:rPr>
          <w:rFonts w:hint="cs"/>
          <w:rtl/>
        </w:rPr>
        <w:t>שזרע</w:t>
      </w:r>
      <w:r>
        <w:rPr>
          <w:rtl/>
        </w:rPr>
        <w:t xml:space="preserve"> </w:t>
      </w:r>
      <w:r>
        <w:rPr>
          <w:rFonts w:hint="cs"/>
          <w:rtl/>
        </w:rPr>
        <w:t xml:space="preserve">כפי שהיא צריכה ובאו</w:t>
      </w:r>
      <w:ins w:id="95023" w:author="מנוע מכני" w:date="2026-10-11T12:04:40Z">
        <w:r>
          <w:rPr>
            <w:rFonts w:hint="cs"/>
            <w:rtl/>
          </w:rPr>
          <w:t xml:space="preserve"> </w:t>
        </w:r>
      </w:ins>
      <w:del w:id="95024" w:author="מנוע מכני" w:date="2026-10-11T12:04:40Z">
        <w:r>
          <w:rPr>
            <w:rFonts w:hint="cs"/>
            <w:rtl/>
          </w:rPr>
          <w:delText xml:space="preserve">  </w:delText>
        </w:r>
      </w:del>
      <w:r>
        <w:rPr>
          <w:rFonts w:hint="cs"/>
          <w:rtl/>
        </w:rPr>
        <w:t xml:space="preserve">עדים ואמרו שלא זקע בה כפי הצורך </w:t>
      </w:r>
    </w:p>
    <w:p w:rsidR="00DA63EC" w:rsidRDefault="00DA63EC" w:rsidP="00DA63EC">
      <w:pPr>
        <w:tabs>
          <w:tab w:val="center" w:pos="2835"/>
        </w:tabs>
        <w:rPr>
          <w:b/>
          <w:bCs/>
          <w:rtl/>
        </w:rPr>
      </w:pPr>
      <w:r>
        <w:rPr>
          <w:rtl/>
        </w:rPr>
        <w:tab/>
      </w:r>
      <w:r>
        <w:rPr>
          <w:rFonts w:hint="cs"/>
          <w:rtl/>
        </w:rPr>
        <w:t xml:space="preserve">ב. </w:t>
      </w:r>
      <w:r>
        <w:rPr>
          <w:rtl/>
        </w:rPr>
        <w:t xml:space="preserve">יש להן אונאה, דכמאן דשדייא בכדא דמיא ויש להן אונאה, </w:t>
      </w:r>
      <w:r w:rsidRPr="00595EAE">
        <w:rPr>
          <w:b/>
          <w:bCs/>
          <w:rtl/>
        </w:rPr>
        <w:t>או"ד</w:t>
      </w:r>
      <w:r>
        <w:rPr>
          <w:rtl/>
        </w:rPr>
        <w:t xml:space="preserve"> בטיל </w:t>
      </w:r>
      <w:ins w:id="95723" w:author="מנוע מכני" w:date="2026-10-11T12:04:40Z">
        <w:r>
          <w:rPr>
            <w:rtl/>
          </w:rPr>
          <w:t xml:space="preserve">להם</w:t>
        </w:r>
      </w:ins>
      <w:del w:id="95724" w:author="מנוע מכני" w:date="2026-10-11T12:04:40Z">
        <w:r>
          <w:rPr>
            <w:rtl/>
          </w:rPr>
          <w:delText xml:space="preserve">להו</w:delText>
        </w:r>
      </w:del>
      <w:r>
        <w:rPr>
          <w:rtl/>
        </w:rPr>
        <w:t xml:space="preserve"> לגבי ארעא? </w:t>
      </w:r>
      <w:r>
        <w:rPr>
          <w:rFonts w:hint="cs"/>
          <w:rtl/>
        </w:rPr>
        <w:t xml:space="preserve">ג. </w:t>
      </w:r>
      <w:r>
        <w:rPr>
          <w:rtl/>
        </w:rPr>
        <w:t xml:space="preserve">נשבעין עליהן או אין נשבעין עליהן? כדשדייא בכדא דמיא וכמטלטלי דמו ונשבעין עליהן, </w:t>
      </w:r>
    </w:p>
    <w:p w:rsidR="00DA63EC" w:rsidRDefault="00DA63EC" w:rsidP="00DA63EC">
      <w:pPr>
        <w:tabs>
          <w:tab w:val="center" w:pos="2835"/>
        </w:tabs>
        <w:rPr>
          <w:rtl/>
        </w:rPr>
      </w:pPr>
      <w:r>
        <w:rPr>
          <w:b/>
          <w:bCs/>
          <w:rtl/>
        </w:rPr>
        <w:tab/>
      </w:r>
      <w:del w:id="90181" w:author="מנוע מכני" w:date="2026-10-11T12:04:40Z">
        <w:r>
          <w:rPr>
            <w:rFonts w:hint="cs"/>
            <w:b/>
            <w:bCs/>
            <w:rtl/>
          </w:rPr>
          <w:delText xml:space="preserve">    </w:delText>
        </w:r>
      </w:del>
      <w:r w:rsidRPr="00595EAE">
        <w:rPr>
          <w:b/>
          <w:bCs/>
          <w:rtl/>
        </w:rPr>
        <w:t>או"ד</w:t>
      </w:r>
      <w:r>
        <w:rPr>
          <w:rtl/>
        </w:rPr>
        <w:t xml:space="preserve"> בטיל </w:t>
      </w:r>
      <w:ins w:id="95725" w:author="מנוע מכני" w:date="2026-10-11T12:04:40Z">
        <w:r>
          <w:rPr>
            <w:rtl/>
          </w:rPr>
          <w:t xml:space="preserve">להם</w:t>
        </w:r>
      </w:ins>
      <w:del w:id="95726" w:author="מנוע מכני" w:date="2026-10-11T12:04:40Z">
        <w:r>
          <w:rPr>
            <w:rtl/>
          </w:rPr>
          <w:delText xml:space="preserve">להו</w:delText>
        </w:r>
      </w:del>
      <w:r>
        <w:rPr>
          <w:rtl/>
        </w:rPr>
        <w:t xml:space="preserve"> אגב ארעא וכמקרקעי דמו ואין נשבעין עליהן? </w:t>
      </w:r>
      <w:r w:rsidRPr="00491E2F">
        <w:rPr>
          <w:b/>
          <w:bCs/>
          <w:rtl/>
        </w:rPr>
        <w:t>תיקו</w:t>
      </w:r>
      <w:r>
        <w:rPr>
          <w:rtl/>
        </w:rPr>
        <w:t>.</w:t>
      </w:r>
    </w:p>
    <w:p>
      <w:pPr>
        <w:pStyle w:val="afffff8"/>
        <w:rPr>
          <w:ins w:id="90333" w:author="קלוד" w:date="2026-10-11T12:32:08Z"/>
        </w:rPr>
      </w:pPr>
      <w:ins w:id="90334" w:author="קלוד" w:date="2026-10-11T12:32:08Z">
        <w:r>
          <w:rPr>
            <w:color w:val="7B3F00"/>
          </w:rPr>
          <w:t xml:space="preserve">חטין שבגללי בקר - האם כשרות למנחה?</w:t>
        </w:r>
      </w:ins>
    </w:p>
    <w:p>
      <w:pPr>
        <w:pStyle w:val="38"/>
        <w:rPr>
          <w:ins w:id="100707" w:author="מנוע מכני" w:date="2026-10-11T12:04:40Z"/>
        </w:rPr>
      </w:pPr>
      <w:del w:id="100706" w:author="מנוע מכני" w:date="2026-10-11T12:04:40Z">
        <w:r w:rsidRPr="00452899">
          <w:delText xml:space="preserve">•</w:delText>
        </w:r>
      </w:del>
      <w:r w:rsidRPr="00452899">
        <w:t xml:space="preserve"> </w:t>
      </w:r>
      <w:r w:rsidRPr="00452899">
        <w:t>בעי רמי בר חמא</w:t>
      </w:r>
      <w:r>
        <w:t xml:space="preserve">:</w:t>
      </w:r>
    </w:p>
    <w:p w:rsidR="00DA63EC" w:rsidRDefault="00DA63EC" w:rsidP="00DA63EC">
      <w:pPr>
        <w:tabs>
          <w:tab w:val="center" w:pos="2835"/>
        </w:tabs>
        <w:rPr>
          <w:rtl/>
        </w:rPr>
      </w:pPr>
      <w:del w:id="100708" w:author="מנוע מכני" w:date="2026-10-11T12:04:40Z">
        <w:r>
          <w:rPr>
            <w:rtl/>
          </w:rPr>
          <w:delText xml:space="preserve"> </w:delText>
        </w:r>
      </w:del>
      <w:r>
        <w:rPr>
          <w:rtl/>
        </w:rPr>
        <w:t xml:space="preserve">חטין שבגללי בקר ושעורין שבגללי בהמה, </w:t>
      </w:r>
    </w:p>
    <w:p w:rsidR="00DA63EC" w:rsidRDefault="00DA63EC" w:rsidP="00DA63EC">
      <w:pPr>
        <w:rPr>
          <w:rtl/>
        </w:rPr>
      </w:pPr>
      <w:r w:rsidRPr="00336727">
        <w:rPr>
          <w:rFonts w:hint="cs"/>
          <w:rtl/>
        </w:rPr>
        <w:t>לענין טומאה</w:t>
      </w:r>
      <w:r w:rsidRPr="00336727">
        <w:rPr>
          <w:rtl/>
        </w:rPr>
        <w:t xml:space="preserve"> חישב עליהן לאכילה - אין מטמא טומאת אוכלין, לקטן לאכילה - מטמא טומאת אוכלין!</w:t>
      </w:r>
    </w:p>
    <w:p w:rsidR="00DA63EC" w:rsidRDefault="00DA63EC" w:rsidP="00DA63EC">
      <w:pPr>
        <w:tabs>
          <w:tab w:val="center" w:pos="2835"/>
        </w:tabs>
        <w:rPr>
          <w:rtl/>
        </w:rPr>
      </w:pPr>
      <w:r w:rsidRPr="001E07AC">
        <w:rPr>
          <w:rFonts w:hint="cs"/>
          <w:b/>
          <w:bCs/>
          <w:rtl/>
        </w:rPr>
        <w:t>לענין מנחות</w:t>
      </w:r>
      <w:r>
        <w:rPr>
          <w:rFonts w:hint="cs"/>
          <w:rtl/>
        </w:rPr>
        <w:t xml:space="preserve"> </w:t>
      </w:r>
      <w:r>
        <w:rPr>
          <w:rtl/>
        </w:rPr>
        <w:t xml:space="preserve">פשיטא דלא, </w:t>
      </w:r>
      <w:r>
        <w:rPr>
          <w:rFonts w:hint="cs"/>
          <w:rtl/>
        </w:rPr>
        <w:t>ד'</w:t>
      </w:r>
      <w:r>
        <w:rPr>
          <w:rStyle w:val="afffff0"/>
          <w:rtl/>
        </w:rPr>
        <w:t>הקריבהו נא לפחתך הירצך או הישא פניך</w:t>
      </w:r>
      <w:r>
        <w:rPr>
          <w:rFonts w:hint="cs"/>
          <w:rtl/>
        </w:rPr>
        <w:t>'</w:t>
      </w:r>
    </w:p>
    <w:p w:rsidR="00DA63EC" w:rsidRDefault="00DA63EC" w:rsidP="00DA63EC">
      <w:pPr>
        <w:tabs>
          <w:tab w:val="center" w:pos="2835"/>
        </w:tabs>
        <w:rPr>
          <w:rtl/>
        </w:rPr>
      </w:pPr>
    </w:p>
    <w:p>
      <w:pPr>
        <w:pStyle w:val="38"/>
        <w:rPr>
          <w:ins w:id="100709" w:author="מנוע מכני" w:date="2026-10-11T12:04:40Z"/>
        </w:rPr>
      </w:pPr>
      <w:r>
        <w:t>אלא</w:t>
      </w:r>
    </w:p>
    <w:p w:rsidR="00DA63EC" w:rsidRDefault="00DA63EC" w:rsidP="00DA63EC">
      <w:pPr>
        <w:tabs>
          <w:tab w:val="center" w:pos="2835"/>
        </w:tabs>
        <w:rPr>
          <w:rtl/>
        </w:rPr>
      </w:pPr>
      <w:del w:id="100710" w:author="מנוע מכני" w:date="2026-10-11T12:04:40Z">
        <w:r>
          <w:rPr>
            <w:rtl/>
          </w:rPr>
          <w:delText xml:space="preserve"> </w:delText>
        </w:r>
      </w:del>
      <w:r>
        <w:rPr>
          <w:rtl/>
        </w:rPr>
        <w:t xml:space="preserve">דנקטינהו וזרעינהו ו</w:t>
      </w:r>
      <w:r>
        <w:rPr>
          <w:rFonts w:hint="cs"/>
          <w:rtl/>
        </w:rPr>
        <w:t>ב</w:t>
      </w:r>
      <w:r>
        <w:rPr>
          <w:rtl/>
        </w:rPr>
        <w:t xml:space="preserve">עי לאיתויי מנחות </w:t>
      </w:r>
      <w:ins w:id="93361" w:author="מנוע מכני" w:date="2026-10-11T12:04:40Z">
        <w:r>
          <w:rPr>
            <w:rtl/>
          </w:rPr>
          <w:t xml:space="preserve">מהם</w:t>
        </w:r>
      </w:ins>
      <w:del w:id="93362" w:author="מנוע מכני" w:date="2026-10-11T12:04:40Z">
        <w:r>
          <w:rPr>
            <w:rtl/>
          </w:rPr>
          <w:delText xml:space="preserve">מינייהו</w:delText>
        </w:r>
      </w:del>
    </w:p>
    <w:p w:rsidR="00DA63EC" w:rsidRDefault="00DA63EC" w:rsidP="00DA63EC">
      <w:pPr>
        <w:tabs>
          <w:tab w:val="center" w:pos="2835"/>
        </w:tabs>
        <w:rPr>
          <w:rtl/>
        </w:rPr>
      </w:pPr>
      <w:ins w:id="96259" w:author="מנוע מכני" w:date="2026-10-11T12:04:40Z">
        <w:r>
          <w:rPr>
            <w:rFonts w:hint="cs"/>
            <w:rtl/>
          </w:rPr>
          <w:t xml:space="preserve">אם </w:t>
        </w:r>
      </w:ins>
      <w:del w:id="96260" w:author="מנוע מכני" w:date="2026-10-11T12:04:40Z">
        <w:r>
          <w:rPr>
            <w:rFonts w:hint="cs"/>
            <w:rtl/>
          </w:rPr>
          <w:delText xml:space="preserve">אי </w:delText>
        </w:r>
      </w:del>
      <w:r>
        <w:rPr>
          <w:rtl/>
        </w:rPr>
        <w:t xml:space="preserve">משום דמאיסותא הוא, וכיון דזרעינהו אזדא למאיסותייהו, </w:t>
      </w:r>
      <w:r w:rsidRPr="00595EAE">
        <w:rPr>
          <w:b/>
          <w:bCs/>
          <w:rtl/>
        </w:rPr>
        <w:t>או"ד</w:t>
      </w:r>
      <w:r>
        <w:rPr>
          <w:rtl/>
        </w:rPr>
        <w:t xml:space="preserve"> משום </w:t>
      </w:r>
      <w:ins w:id="90215" w:author="Claude - סמנטי" w:date="2026-10-11T12:27:00Z">
        <w:r>
          <w:rPr>
            <w:rtl/>
          </w:rPr>
          <w:t xml:space="preserve">כחישות</w:t>
        </w:r>
      </w:ins>
      <w:del w:id="90216" w:author="Claude - סמנטי" w:date="2026-10-11T12:27:00Z">
        <w:r>
          <w:rPr>
            <w:rtl/>
          </w:rPr>
          <w:delText xml:space="preserve">כחישותא</w:delText>
        </w:r>
      </w:del>
      <w:r>
        <w:rPr>
          <w:rtl/>
        </w:rPr>
        <w:t xml:space="preserve"> הוא, </w:t>
      </w:r>
      <w:ins w:id="93363" w:author="מנוע מכני" w:date="2026-10-11T12:04:40Z">
        <w:r>
          <w:rPr>
            <w:rtl/>
          </w:rPr>
          <w:t xml:space="preserve">ועכשיו</w:t>
        </w:r>
      </w:ins>
      <w:del w:id="93364" w:author="מנוע מכני" w:date="2026-10-11T12:04:40Z">
        <w:r>
          <w:rPr>
            <w:rtl/>
          </w:rPr>
          <w:delText xml:space="preserve">והשתא</w:delText>
        </w:r>
      </w:del>
      <w:r>
        <w:rPr>
          <w:rtl/>
        </w:rPr>
        <w:t xml:space="preserve"> </w:t>
      </w:r>
      <w:ins w:id="91633" w:author="מנוע מכני" w:date="2026-10-11T12:04:40Z">
        <w:r>
          <w:rPr>
            <w:rtl/>
          </w:rPr>
          <w:t xml:space="preserve">גם</w:t>
        </w:r>
      </w:ins>
      <w:del w:id="91634" w:author="מנוע מכני" w:date="2026-10-11T12:04:40Z">
        <w:r>
          <w:rPr>
            <w:rtl/>
          </w:rPr>
          <w:delText xml:space="preserve">נמי</w:delText>
        </w:r>
      </w:del>
      <w:r>
        <w:rPr>
          <w:rtl/>
        </w:rPr>
        <w:t xml:space="preserve"> כחושה? </w:t>
      </w:r>
      <w:r w:rsidRPr="000A1CB8">
        <w:rPr>
          <w:b/>
          <w:bCs/>
          <w:rtl/>
        </w:rPr>
        <w:t>תיקו</w:t>
      </w:r>
      <w:r>
        <w:rPr>
          <w:rtl/>
        </w:rPr>
        <w:t>.</w:t>
      </w:r>
    </w:p>
    <w:p w:rsidR="00DA63EC" w:rsidRDefault="00DA63EC" w:rsidP="00DA63EC">
      <w:pPr>
        <w:tabs>
          <w:tab w:val="center" w:pos="2835"/>
        </w:tabs>
        <w:rPr>
          <w:rFonts w:ascii="BA Franknatan Regular" w:hAnsi="BA Franknatan Regular"/>
          <w:b/>
          <w:bCs/>
          <w:rtl/>
        </w:rPr>
      </w:pPr>
    </w:p>
    <w:p>
      <w:pPr>
        <w:pStyle w:val="afffff8"/>
        <w:rPr>
          <w:ins w:id="90331" w:author="קלוד" w:date="2026-10-11T12:32:08Z"/>
        </w:rPr>
      </w:pPr>
      <w:ins w:id="90332" w:author="קלוד" w:date="2026-10-11T12:32:08Z">
        <w:r>
          <w:rPr>
            <w:color w:val="7B3F00"/>
          </w:rPr>
          <w:t xml:space="preserve">כפיפה מצרית שבלעה פיל - האם יצאה מטומאתה?</w:t>
        </w:r>
      </w:ins>
    </w:p>
    <w:p>
      <w:pPr>
        <w:pStyle w:val="38"/>
        <w:rPr>
          <w:ins w:id="100712" w:author="מנוע מכני" w:date="2026-10-11T12:04:40Z"/>
        </w:rPr>
      </w:pPr>
      <w:del w:id="100711" w:author="מנוע מכני" w:date="2026-10-11T12:04:40Z">
        <w:r w:rsidRPr="00452899">
          <w:lastRenderedPageBreak/>
          <w:delText xml:space="preserve">•</w:delText>
        </w:r>
      </w:del>
      <w:r w:rsidRPr="00452899">
        <w:t xml:space="preserve"> </w:t>
      </w:r>
      <w:r w:rsidRPr="00452899">
        <w:t>בעי ר</w:t>
      </w:r>
      <w:r w:rsidRPr="00452899">
        <w:t>ב</w:t>
      </w:r>
      <w:r w:rsidRPr="00452899">
        <w:t>"</w:t>
      </w:r>
      <w:r w:rsidRPr="00452899">
        <w:t>ח</w:t>
      </w:r>
      <w:r>
        <w:t xml:space="preserve">:</w:t>
      </w:r>
    </w:p>
    <w:p w:rsidR="00DA63EC" w:rsidRDefault="00DA63EC" w:rsidP="00DA63EC">
      <w:pPr>
        <w:tabs>
          <w:tab w:val="center" w:pos="2835"/>
        </w:tabs>
        <w:rPr>
          <w:rtl/>
        </w:rPr>
      </w:pPr>
      <w:del w:id="100713" w:author="מנוע מכני" w:date="2026-10-11T12:04:40Z">
        <w:r>
          <w:rPr>
            <w:rtl/>
          </w:rPr>
          <w:delText xml:space="preserve"> </w:delText>
        </w:r>
      </w:del>
      <w:r>
        <w:rPr>
          <w:rtl/>
        </w:rPr>
        <w:t xml:space="preserve">פיל שבלע כפיפה מצרית והקיאה דרך בית הרעי, מהו? </w:t>
      </w:r>
      <w:ins w:id="93365" w:author="מנוע מכני" w:date="2026-10-11T12:04:40Z">
        <w:r>
          <w:rPr>
            <w:rtl/>
          </w:rPr>
          <w:t xml:space="preserve">למה</w:t>
        </w:r>
      </w:ins>
      <w:del w:id="93366" w:author="מנוע מכני" w:date="2026-10-11T12:04:40Z">
        <w:r>
          <w:rPr>
            <w:rtl/>
          </w:rPr>
          <w:delText xml:space="preserve">למאי</w:delText>
        </w:r>
      </w:del>
      <w:r>
        <w:rPr>
          <w:rtl/>
        </w:rPr>
        <w:t xml:space="preserve">? אילימא למבטל טומאתה, תנינא: כל הכלים יורדין לידי טומאתן במחשבה, ואין עולין מטומאתן אלא בשינוי מעשה!</w:t>
      </w:r>
    </w:p>
    <w:p>
      <w:pPr>
        <w:pStyle w:val="38"/>
        <w:rPr>
          <w:ins w:id="102445" w:author="מנוע מכני" w:date="2026-10-11T12:04:40Z"/>
        </w:rPr>
      </w:pPr>
      <w:r>
        <w:t xml:space="preserve">לא</w:t>
      </w:r>
      <w:r>
        <w:t xml:space="preserve"> צריכא,</w:t>
      </w:r>
    </w:p>
    <w:p w:rsidR="00DA63EC" w:rsidRDefault="00DA63EC" w:rsidP="00DA63EC">
      <w:pPr>
        <w:tabs>
          <w:tab w:val="center" w:pos="2835"/>
        </w:tabs>
        <w:rPr>
          <w:rtl/>
        </w:rPr>
      </w:pPr>
      <w:del w:id="102446" w:author="מנוע מכני" w:date="2026-10-11T12:04:40Z">
        <w:r>
          <w:rPr>
            <w:rtl/>
          </w:rPr>
          <w:delText xml:space="preserve"> </w:delText>
        </w:r>
      </w:del>
      <w:r>
        <w:rPr>
          <w:rtl/>
        </w:rPr>
        <w:t xml:space="preserve">דבלע הוצין ועבדינהו כפיפה מצרית, מי </w:t>
      </w:r>
      <w:ins w:id="96709" w:author="מנוע מכני" w:date="2026-10-11T12:04:40Z">
        <w:r>
          <w:rPr>
            <w:rtl/>
          </w:rPr>
          <w:t xml:space="preserve">היה</w:t>
        </w:r>
      </w:ins>
      <w:del w:id="96710" w:author="מנוע מכני" w:date="2026-10-11T12:04:40Z">
        <w:r>
          <w:rPr>
            <w:rtl/>
          </w:rPr>
          <w:delText xml:space="preserve">הוה</w:delText>
        </w:r>
      </w:del>
      <w:r>
        <w:rPr>
          <w:rtl/>
        </w:rPr>
        <w:t xml:space="preserve"> עיכול, </w:t>
      </w:r>
      <w:r>
        <w:rPr>
          <w:rFonts w:hint="cs"/>
          <w:rtl/>
        </w:rPr>
        <w:t>והו</w:t>
      </w:r>
      <w:r>
        <w:rPr>
          <w:rtl/>
        </w:rPr>
        <w:t>"</w:t>
      </w:r>
      <w:r>
        <w:rPr>
          <w:rFonts w:hint="cs"/>
          <w:rtl/>
        </w:rPr>
        <w:t xml:space="preserve">ל</w:t>
      </w:r>
      <w:ins w:id="95025" w:author="מנוע מכני" w:date="2026-10-11T12:04:40Z">
        <w:r>
          <w:rPr>
            <w:rFonts w:hint="cs"/>
            <w:rtl/>
          </w:rPr>
          <w:t xml:space="preserve"> </w:t>
        </w:r>
      </w:ins>
      <w:del w:id="95026" w:author="מנוע מכני" w:date="2026-10-11T12:04:40Z">
        <w:r>
          <w:rPr>
            <w:rFonts w:hint="cs"/>
            <w:rtl/>
          </w:rPr>
          <w:delText xml:space="preserve"> </w:delText>
        </w:r>
        <w:r>
          <w:rPr>
            <w:rtl/>
          </w:rPr>
          <w:delText xml:space="preserve"> </w:delText>
        </w:r>
      </w:del>
      <w:r>
        <w:rPr>
          <w:rtl/>
        </w:rPr>
        <w:t xml:space="preserve">ככלי גללים ככלי אדמה ואין מקבלין טומאה, דאמר מר: כלי אבנים וכלי גללים וכלי אדמה - אין מקבלין טומאה </w:t>
      </w:r>
      <w:r>
        <w:rPr>
          <w:rtl/>
        </w:rPr>
        <w:t xml:space="preserve">לא</w:t>
      </w:r>
      <w:r>
        <w:rPr>
          <w:rtl/>
        </w:rPr>
        <w:t xml:space="preserve"> מדברי תורה ולא מדברי סופרים, </w:t>
      </w:r>
      <w:r w:rsidRPr="00595EAE">
        <w:rPr>
          <w:b/>
          <w:bCs/>
          <w:rtl/>
        </w:rPr>
        <w:t>או"ד</w:t>
      </w:r>
      <w:r>
        <w:rPr>
          <w:rtl/>
        </w:rPr>
        <w:t xml:space="preserve"> </w:t>
      </w:r>
      <w:r>
        <w:rPr>
          <w:rtl/>
        </w:rPr>
        <w:t xml:space="preserve">לא</w:t>
      </w:r>
      <w:r>
        <w:rPr>
          <w:rtl/>
        </w:rPr>
        <w:t xml:space="preserve"> הוי עיכול? </w:t>
      </w:r>
    </w:p>
    <w:p>
      <w:pPr>
        <w:pStyle w:val="38"/>
        <w:rPr>
          <w:ins w:id="100714" w:author="מנוע מכני" w:date="2026-10-11T12:04:40Z"/>
        </w:rPr>
      </w:pPr>
      <w:r>
        <w:t>וא</w:t>
      </w:r>
      <w:r>
        <w:t>"</w:t>
      </w:r>
      <w:r>
        <w:t>א לפשוט מעולא</w:t>
      </w:r>
      <w:r>
        <w:t xml:space="preserve"> מ</w:t>
      </w:r>
      <w:r>
        <w:t>רשב</w:t>
      </w:r>
      <w:r>
        <w:t>"</w:t>
      </w:r>
      <w:r>
        <w:t>י</w:t>
      </w:r>
      <w:r>
        <w:t xml:space="preserve">:</w:t>
      </w:r>
    </w:p>
    <w:p w:rsidR="00DA63EC" w:rsidRDefault="00DA63EC" w:rsidP="00DA63EC">
      <w:pPr>
        <w:tabs>
          <w:tab w:val="center" w:pos="2835"/>
        </w:tabs>
        <w:rPr>
          <w:rtl/>
        </w:rPr>
      </w:pPr>
      <w:del w:id="100715" w:author="מנוע מכני" w:date="2026-10-11T12:04:40Z">
        <w:r>
          <w:rPr>
            <w:rtl/>
          </w:rPr>
          <w:delText xml:space="preserve"> </w:delText>
        </w:r>
      </w:del>
      <w:r>
        <w:rPr>
          <w:rtl/>
        </w:rPr>
        <w:t xml:space="preserve">מעשה ובלעו זאבים שני תינוקות בעבר הירדן, ובא מעשה לפני חכמים וטהרו את הבשר</w:t>
      </w:r>
      <w:r>
        <w:rPr>
          <w:rFonts w:hint="cs"/>
          <w:rtl/>
        </w:rPr>
        <w:t>- ד</w:t>
      </w:r>
      <w:r>
        <w:rPr>
          <w:rtl/>
        </w:rPr>
        <w:t>שאני בשר, דרכיך.</w:t>
      </w:r>
    </w:p>
    <w:p w:rsidR="00DA63EC" w:rsidRDefault="00DA63EC" w:rsidP="00DA63EC">
      <w:pPr>
        <w:tabs>
          <w:tab w:val="center" w:pos="2835"/>
        </w:tabs>
        <w:rPr>
          <w:rtl/>
        </w:rPr>
      </w:pPr>
      <w:r>
        <w:rPr>
          <w:rtl/>
        </w:rPr>
        <w:t>ול</w:t>
      </w:r>
      <w:r>
        <w:rPr>
          <w:rFonts w:hint="cs"/>
          <w:rtl/>
        </w:rPr>
        <w:t>א פשיט מסיפא ד'</w:t>
      </w:r>
      <w:r>
        <w:rPr>
          <w:rtl/>
        </w:rPr>
        <w:t>וטמאו את העצמות</w:t>
      </w:r>
      <w:r>
        <w:rPr>
          <w:rFonts w:hint="cs"/>
          <w:rtl/>
        </w:rPr>
        <w:t xml:space="preserve"> </w:t>
      </w:r>
      <w:r>
        <w:rPr>
          <w:rtl/>
        </w:rPr>
        <w:t xml:space="preserve">שאני עצמות, דאקושי </w:t>
      </w:r>
      <w:ins w:id="97519" w:author="מנוע מכני" w:date="2026-10-11T12:04:40Z">
        <w:r>
          <w:rPr>
            <w:rtl/>
          </w:rPr>
          <w:t xml:space="preserve">יותר</w:t>
        </w:r>
      </w:ins>
      <w:del w:id="97520" w:author="מנוע מכני" w:date="2026-10-11T12:04:40Z">
        <w:r>
          <w:rPr>
            <w:rtl/>
          </w:rPr>
          <w:delText xml:space="preserve">טפי</w:delText>
        </w:r>
      </w:del>
      <w:r>
        <w:rPr>
          <w:rtl/>
        </w:rPr>
        <w:t xml:space="preserve">.</w:t>
      </w:r>
    </w:p>
    <w:p w:rsidR="00DA63EC" w:rsidRDefault="00DA63EC" w:rsidP="00DA63EC">
      <w:pPr>
        <w:tabs>
          <w:tab w:val="center" w:pos="2835"/>
        </w:tabs>
        <w:rPr>
          <w:rtl/>
        </w:rPr>
      </w:pPr>
    </w:p>
    <w:p>
      <w:pPr>
        <w:pStyle w:val="afffff8"/>
        <w:rPr>
          <w:ins w:id="90329" w:author="קלוד" w:date="2026-10-11T12:32:08Z"/>
        </w:rPr>
      </w:pPr>
      <w:ins w:id="90330" w:author="קלוד" w:date="2026-10-11T12:32:08Z">
        <w:r>
          <w:rPr>
            <w:color w:val="7B3F00"/>
          </w:rPr>
          <w:t xml:space="preserve">חיטין שירדו בעבים - האם כשרות לשתי הלחם?</w:t>
        </w:r>
      </w:ins>
    </w:p>
    <w:p>
      <w:pPr>
        <w:pStyle w:val="38"/>
        <w:rPr>
          <w:ins w:id="100717" w:author="מנוע מכני" w:date="2026-10-11T12:04:40Z"/>
        </w:rPr>
      </w:pPr>
      <w:del w:id="100716" w:author="מנוע מכני" w:date="2026-10-11T12:04:40Z">
        <w:r w:rsidRPr="00452899">
          <w:delText xml:space="preserve">•</w:delText>
        </w:r>
      </w:del>
      <w:r w:rsidRPr="00452899">
        <w:t xml:space="preserve"> </w:t>
      </w:r>
      <w:r w:rsidRPr="00452899">
        <w:t>בעי ר' זירא</w:t>
      </w:r>
      <w:r>
        <w:t xml:space="preserve">:</w:t>
      </w:r>
    </w:p>
    <w:p w:rsidR="00DA63EC" w:rsidRDefault="00DA63EC" w:rsidP="00DA63EC">
      <w:pPr>
        <w:tabs>
          <w:tab w:val="center" w:pos="2835"/>
        </w:tabs>
        <w:rPr>
          <w:rtl/>
        </w:rPr>
      </w:pPr>
      <w:del w:id="100718" w:author="מנוע מכני" w:date="2026-10-11T12:04:40Z">
        <w:r>
          <w:rPr>
            <w:rtl/>
          </w:rPr>
          <w:delText xml:space="preserve"> </w:delText>
        </w:r>
      </w:del>
      <w:r>
        <w:rPr>
          <w:rtl/>
        </w:rPr>
        <w:t xml:space="preserve">חיטין שירדו בעבים, מהו? לשתי הלחם </w:t>
      </w:r>
      <w:ins w:id="96261" w:author="מנוע מכני" w:date="2026-10-11T12:04:40Z">
        <w:r>
          <w:rPr>
            <w:rFonts w:hint="cs"/>
            <w:rtl/>
          </w:rPr>
          <w:t xml:space="preserve">אם </w:t>
        </w:r>
      </w:ins>
      <w:del w:id="96262" w:author="מנוע מכני" w:date="2026-10-11T12:04:40Z">
        <w:r>
          <w:rPr>
            <w:rFonts w:hint="cs"/>
            <w:rtl/>
          </w:rPr>
          <w:delText xml:space="preserve">אי</w:delText>
        </w:r>
        <w:r w:rsidRPr="00A563E0">
          <w:rPr>
            <w:rStyle w:val="afffff0"/>
            <w:rFonts w:hint="cs"/>
            <w:rtl/>
          </w:rPr>
          <w:delText xml:space="preserve"> </w:delText>
        </w:r>
      </w:del>
      <w:r w:rsidRPr="00A563E0">
        <w:rPr>
          <w:rStyle w:val="afffff0"/>
          <w:rFonts w:hint="cs"/>
          <w:rtl/>
        </w:rPr>
        <w:t xml:space="preserve">'</w:t>
      </w:r>
      <w:r w:rsidRPr="00A563E0">
        <w:rPr>
          <w:rStyle w:val="afffff0"/>
          <w:rtl/>
        </w:rPr>
        <w:t>ממושבותיכם</w:t>
      </w:r>
      <w:r w:rsidRPr="00A563E0">
        <w:rPr>
          <w:rStyle w:val="afffff0"/>
          <w:rFonts w:hint="cs"/>
          <w:rtl/>
        </w:rPr>
        <w:t>'</w:t>
      </w:r>
      <w:r w:rsidRPr="00A563E0">
        <w:rPr>
          <w:rStyle w:val="afffff0"/>
          <w:rtl/>
        </w:rPr>
        <w:t xml:space="preserve"> </w:t>
      </w:r>
      <w:r>
        <w:rPr>
          <w:rtl/>
        </w:rPr>
        <w:t xml:space="preserve">לאפוקי דחו"ל דלא, אבל דעבים </w:t>
      </w:r>
      <w:ins w:id="97521" w:author="מנוע מכני" w:date="2026-10-11T12:04:40Z">
        <w:r>
          <w:rPr>
            <w:rtl/>
          </w:rPr>
          <w:t xml:space="preserve">יפה</w:t>
        </w:r>
      </w:ins>
      <w:del w:id="97522" w:author="מנוע מכני" w:date="2026-10-11T12:04:40Z">
        <w:r>
          <w:rPr>
            <w:rtl/>
          </w:rPr>
          <w:delText xml:space="preserve">שפיר</w:delText>
        </w:r>
      </w:del>
      <w:r>
        <w:rPr>
          <w:rtl/>
        </w:rPr>
        <w:t xml:space="preserve">, </w:t>
      </w:r>
      <w:r w:rsidRPr="00595EAE">
        <w:rPr>
          <w:b/>
          <w:bCs/>
          <w:rtl/>
        </w:rPr>
        <w:t>או"ד</w:t>
      </w:r>
      <w:r>
        <w:rPr>
          <w:rtl/>
        </w:rPr>
        <w:t xml:space="preserve"> ממושבותיכם דווקא, </w:t>
      </w:r>
      <w:ins w:id="90469" w:author="מנוע מכני" w:date="2026-10-11T12:04:40Z">
        <w:r>
          <w:rPr>
            <w:rtl/>
          </w:rPr>
          <w:t xml:space="preserve">ואפי'</w:t>
        </w:r>
      </w:ins>
      <w:del w:id="90470" w:author="מנוע מכני" w:date="2026-10-11T12:04:40Z">
        <w:r>
          <w:rPr>
            <w:rtl/>
          </w:rPr>
          <w:delText xml:space="preserve">ואפילו</w:delText>
        </w:r>
      </w:del>
      <w:r>
        <w:rPr>
          <w:rtl/>
        </w:rPr>
        <w:t xml:space="preserve"> דעבים </w:t>
      </w:r>
      <w:r>
        <w:rPr>
          <w:rtl/>
        </w:rPr>
        <w:t xml:space="preserve">לא</w:t>
      </w:r>
      <w:r>
        <w:rPr>
          <w:rtl/>
        </w:rPr>
        <w:t xml:space="preserve">? </w:t>
      </w:r>
    </w:p>
    <w:p w:rsidR="00DA63EC" w:rsidRDefault="00DA63EC" w:rsidP="00DA63EC">
      <w:pPr>
        <w:tabs>
          <w:tab w:val="center" w:pos="2835"/>
        </w:tabs>
        <w:rPr>
          <w:rtl/>
        </w:rPr>
      </w:pPr>
      <w:r>
        <w:rPr>
          <w:rtl/>
        </w:rPr>
        <w:t xml:space="preserve">ומי </w:t>
      </w:r>
      <w:ins w:id="91635" w:author="מנוע מכני" w:date="2026-10-11T12:04:40Z">
        <w:r>
          <w:rPr>
            <w:rtl/>
          </w:rPr>
          <w:t xml:space="preserve">יש</w:t>
        </w:r>
      </w:ins>
      <w:del w:id="91636" w:author="מנוע מכני" w:date="2026-10-11T12:04:40Z">
        <w:r>
          <w:rPr>
            <w:rtl/>
          </w:rPr>
          <w:delText xml:space="preserve">איכא</w:delText>
        </w:r>
      </w:del>
      <w:r>
        <w:rPr>
          <w:rtl/>
        </w:rPr>
        <w:t xml:space="preserve"> </w:t>
      </w:r>
      <w:r>
        <w:rPr>
          <w:rtl/>
        </w:rPr>
        <w:t xml:space="preserve">כ</w:t>
      </w:r>
      <w:r>
        <w:rPr>
          <w:rFonts w:hint="cs"/>
          <w:rtl/>
        </w:rPr>
        <w:t>ה</w:t>
      </w:r>
      <w:r>
        <w:rPr>
          <w:rtl/>
        </w:rPr>
        <w:t>"</w:t>
      </w:r>
      <w:r>
        <w:rPr>
          <w:rFonts w:hint="cs"/>
          <w:rtl/>
        </w:rPr>
        <w:t xml:space="preserve">ג</w:t>
      </w:r>
      <w:r>
        <w:rPr>
          <w:rFonts w:hint="cs"/>
          <w:rtl/>
        </w:rPr>
        <w:t xml:space="preserve"> -</w:t>
      </w:r>
      <w:r>
        <w:rPr>
          <w:rtl/>
        </w:rPr>
        <w:t xml:space="preserve"> כדעדי טייעא נחיתא </w:t>
      </w:r>
      <w:ins w:id="93367" w:author="מנוע מכני" w:date="2026-10-11T12:04:40Z">
        <w:r>
          <w:rPr>
            <w:rtl/>
          </w:rPr>
          <w:t xml:space="preserve">לו</w:t>
        </w:r>
      </w:ins>
      <w:del w:id="93368" w:author="מנוע מכני" w:date="2026-10-11T12:04:40Z">
        <w:r>
          <w:rPr>
            <w:rtl/>
          </w:rPr>
          <w:delText xml:space="preserve">ליה</w:delText>
        </w:r>
      </w:del>
      <w:r>
        <w:rPr>
          <w:rtl/>
        </w:rPr>
        <w:t xml:space="preserve"> רום כיזבא חיטי </w:t>
      </w:r>
      <w:ins w:id="90217" w:author="Claude - סמנטי" w:date="2026-10-11T12:27:00Z">
        <w:r>
          <w:rPr>
            <w:rtl/>
          </w:rPr>
          <w:t xml:space="preserve">בשלשה</w:t>
        </w:r>
      </w:ins>
      <w:del w:id="90218" w:author="Claude - סמנטי" w:date="2026-10-11T12:27:00Z">
        <w:r>
          <w:rPr>
            <w:rtl/>
          </w:rPr>
          <w:delText xml:space="preserve">בתלתא</w:delText>
        </w:r>
      </w:del>
      <w:r>
        <w:rPr>
          <w:rtl/>
        </w:rPr>
        <w:t xml:space="preserve"> פרסי.</w:t>
      </w:r>
    </w:p>
    <w:p w:rsidR="00DA63EC" w:rsidRDefault="00DA63EC" w:rsidP="00DA63EC">
      <w:pPr>
        <w:tabs>
          <w:tab w:val="center" w:pos="2835"/>
        </w:tabs>
        <w:rPr>
          <w:rtl/>
        </w:rPr>
      </w:pPr>
    </w:p>
    <w:p>
      <w:pPr>
        <w:pStyle w:val="afffff8"/>
        <w:rPr>
          <w:ins w:id="90327" w:author="קלוד" w:date="2026-10-11T12:32:08Z"/>
        </w:rPr>
      </w:pPr>
      <w:ins w:id="90328" w:author="קלוד" w:date="2026-10-11T12:32:08Z">
        <w:r>
          <w:rPr>
            <w:color w:val="7B3F00"/>
          </w:rPr>
          <w:t xml:space="preserve">שיבולת שעקרה ושתלה - אחר עיקר או תוספת?</w:t>
        </w:r>
      </w:ins>
    </w:p>
    <w:p>
      <w:pPr>
        <w:pStyle w:val="38"/>
        <w:rPr>
          <w:ins w:id="100720" w:author="מנוע מכני" w:date="2026-10-11T12:04:40Z"/>
        </w:rPr>
      </w:pPr>
      <w:del w:id="100719" w:author="מנוע מכני" w:date="2026-10-11T12:04:40Z">
        <w:r w:rsidRPr="00FE1B89">
          <w:delText xml:space="preserve">•</w:delText>
        </w:r>
      </w:del>
      <w:r w:rsidRPr="00FE1B89">
        <w:t xml:space="preserve"> </w:t>
      </w:r>
      <w:r w:rsidRPr="00FE1B89">
        <w:t>בעי ר</w:t>
      </w:r>
      <w:r w:rsidRPr="00FE1B89">
        <w:t>שב</w:t>
      </w:r>
      <w:r w:rsidRPr="00FE1B89">
        <w:t>"</w:t>
      </w:r>
      <w:r w:rsidRPr="00FE1B89">
        <w:t>פ</w:t>
      </w:r>
      <w:r w:rsidRPr="00FE1B89">
        <w:t>:</w:t>
      </w:r>
    </w:p>
    <w:p w:rsidR="00DA63EC" w:rsidRPr="00FE1B89" w:rsidRDefault="00DA63EC" w:rsidP="00DA63EC">
      <w:pPr>
        <w:tabs>
          <w:tab w:val="center" w:pos="2835"/>
        </w:tabs>
        <w:rPr>
          <w:spacing w:val="-4"/>
          <w:rtl/>
        </w:rPr>
      </w:pPr>
      <w:del w:id="100721" w:author="מנוע מכני" w:date="2026-10-11T12:04:40Z">
        <w:r w:rsidRPr="00FE1B89">
          <w:rPr>
            <w:spacing w:val="-4"/>
            <w:rtl/>
          </w:rPr>
          <w:delText xml:space="preserve"> </w:delText>
        </w:r>
      </w:del>
      <w:r w:rsidRPr="00FE1B89">
        <w:rPr>
          <w:spacing w:val="-4"/>
          <w:rtl/>
        </w:rPr>
        <w:t xml:space="preserve">שיבולת שהביאה שליש קודם לעומר, ועקרה ושתלה לאחר העומר והוסיפה, מהו?</w:t>
      </w:r>
    </w:p>
    <w:p w:rsidR="00DA63EC" w:rsidRDefault="00DA63EC" w:rsidP="00DA63EC">
      <w:pPr>
        <w:tabs>
          <w:tab w:val="center" w:pos="2835"/>
        </w:tabs>
        <w:rPr>
          <w:rtl/>
        </w:rPr>
      </w:pPr>
      <w:r>
        <w:rPr>
          <w:rFonts w:ascii="BA Franknatan Regular" w:hAnsi="BA Franknatan Regular"/>
          <w:b/>
          <w:bCs/>
          <w:rtl/>
        </w:rPr>
        <w:tab/>
      </w:r>
      <w:del w:id="90182" w:author="מנוע מכני" w:date="2026-10-11T12:04:40Z">
        <w:r>
          <w:rPr>
            <w:rtl/>
          </w:rPr>
          <w:delText xml:space="preserve"> </w:delText>
        </w:r>
      </w:del>
      <w:ins w:id="97031" w:author="מנוע מכני" w:date="2026-10-11T12:04:40Z">
        <w:r>
          <w:rPr>
            <w:rtl/>
          </w:rPr>
          <w:t xml:space="preserve">אחר</w:t>
        </w:r>
      </w:ins>
      <w:del w:id="97032" w:author="מנוע מכני" w:date="2026-10-11T12:04:40Z">
        <w:r>
          <w:rPr>
            <w:rtl/>
          </w:rPr>
          <w:delText xml:space="preserve">בתר</w:delText>
        </w:r>
      </w:del>
      <w:r>
        <w:rPr>
          <w:rtl/>
        </w:rPr>
        <w:t xml:space="preserve"> עיקר </w:t>
      </w:r>
      <w:ins w:id="91637" w:author="מנוע מכני" w:date="2026-10-11T12:04:40Z">
        <w:r>
          <w:rPr>
            <w:rtl/>
          </w:rPr>
          <w:t xml:space="preserve">הולכים</w:t>
        </w:r>
      </w:ins>
      <w:del w:id="91638" w:author="מנוע מכני" w:date="2026-10-11T12:04:40Z">
        <w:r>
          <w:rPr>
            <w:rtl/>
          </w:rPr>
          <w:delText xml:space="preserve">אזלינן</w:delText>
        </w:r>
      </w:del>
      <w:r>
        <w:rPr>
          <w:rtl/>
        </w:rPr>
        <w:t xml:space="preserve"> ושרייה עומר, </w:t>
      </w:r>
      <w:r>
        <w:rPr>
          <w:rFonts w:ascii="BA Franknatan Regular" w:hAnsi="BA Franknatan Regular"/>
          <w:b/>
          <w:bCs/>
          <w:rtl/>
        </w:rPr>
        <w:tab/>
      </w:r>
      <w:r w:rsidRPr="00595EAE">
        <w:rPr>
          <w:b/>
          <w:bCs/>
          <w:rtl/>
        </w:rPr>
        <w:t>או"ד</w:t>
      </w:r>
      <w:r>
        <w:rPr>
          <w:rtl/>
        </w:rPr>
        <w:t xml:space="preserve"> </w:t>
      </w:r>
      <w:ins w:id="97033" w:author="מנוע מכני" w:date="2026-10-11T12:04:40Z">
        <w:r>
          <w:rPr>
            <w:rtl/>
          </w:rPr>
          <w:t xml:space="preserve">אחר</w:t>
        </w:r>
      </w:ins>
      <w:del w:id="97034" w:author="מנוע מכני" w:date="2026-10-11T12:04:40Z">
        <w:r>
          <w:rPr>
            <w:rtl/>
          </w:rPr>
          <w:delText xml:space="preserve">בתר</w:delText>
        </w:r>
      </w:del>
      <w:r>
        <w:rPr>
          <w:rtl/>
        </w:rPr>
        <w:t xml:space="preserve"> תוספת </w:t>
      </w:r>
      <w:ins w:id="91639" w:author="מנוע מכני" w:date="2026-10-11T12:04:40Z">
        <w:r>
          <w:rPr>
            <w:rtl/>
          </w:rPr>
          <w:t xml:space="preserve">הולכים</w:t>
        </w:r>
      </w:ins>
      <w:del w:id="91640" w:author="מנוע מכני" w:date="2026-10-11T12:04:40Z">
        <w:r>
          <w:rPr>
            <w:rtl/>
          </w:rPr>
          <w:delText xml:space="preserve">אזלינן</w:delText>
        </w:r>
      </w:del>
      <w:r>
        <w:rPr>
          <w:rtl/>
        </w:rPr>
        <w:t xml:space="preserve"> ועד שיבא עומר הבא? </w:t>
      </w:r>
    </w:p>
    <w:p>
      <w:pPr>
        <w:pStyle w:val="38"/>
        <w:rPr>
          <w:ins w:id="100722" w:author="מנוע מכני" w:date="2026-10-11T12:04:40Z"/>
        </w:rPr>
      </w:pPr>
      <w:r>
        <w:tab/>
      </w:r>
      <w:r>
        <w:t xml:space="preserve">תפשוט </w:t>
      </w:r>
      <w:r>
        <w:t>מר</w:t>
      </w:r>
      <w:r>
        <w:t>"</w:t>
      </w:r>
      <w:r>
        <w:t>א מרי</w:t>
      </w:r>
      <w:r>
        <w:t>"</w:t>
      </w:r>
      <w:r>
        <w:t>ו</w:t>
      </w:r>
      <w:r>
        <w:t xml:space="preserve">:</w:t>
      </w:r>
    </w:p>
    <w:p w:rsidR="00DA63EC" w:rsidRDefault="00DA63EC" w:rsidP="00DA63EC">
      <w:pPr>
        <w:tabs>
          <w:tab w:val="center" w:pos="2835"/>
        </w:tabs>
        <w:rPr>
          <w:rtl/>
        </w:rPr>
      </w:pPr>
      <w:del w:id="100723" w:author="מנוע מכני" w:date="2026-10-11T12:04:40Z">
        <w:r>
          <w:rPr>
            <w:rtl/>
          </w:rPr>
          <w:delText xml:space="preserve"> </w:delText>
        </w:r>
      </w:del>
      <w:r>
        <w:rPr>
          <w:rtl/>
        </w:rPr>
        <w:t xml:space="preserve">ילדה שסבכה בזקנה ובה פירות, </w:t>
      </w:r>
      <w:ins w:id="90471" w:author="מנוע מכני" w:date="2026-10-11T12:04:40Z">
        <w:r>
          <w:rPr>
            <w:rtl/>
          </w:rPr>
          <w:t xml:space="preserve">אפי'</w:t>
        </w:r>
      </w:ins>
      <w:del w:id="90472" w:author="מנוע מכני" w:date="2026-10-11T12:04:40Z">
        <w:r>
          <w:rPr>
            <w:rtl/>
          </w:rPr>
          <w:delText xml:space="preserve">אפילו</w:delText>
        </w:r>
      </w:del>
      <w:r>
        <w:rPr>
          <w:rtl/>
        </w:rPr>
        <w:t xml:space="preserve"> הוסיף במאתים - אסור, </w:t>
      </w:r>
    </w:p>
    <w:p>
      <w:pPr>
        <w:pStyle w:val="38"/>
        <w:rPr>
          <w:ins w:id="100724" w:author="מנוע מכני" w:date="2026-10-11T12:04:40Z"/>
        </w:rPr>
      </w:pPr>
      <w:r>
        <w:tab/>
      </w:r>
      <w:r>
        <w:t>וארשב</w:t>
      </w:r>
      <w:r>
        <w:t>"</w:t>
      </w:r>
      <w:r>
        <w:t>נ מרי</w:t>
      </w:r>
      <w:r>
        <w:t>"</w:t>
      </w:r>
      <w:r>
        <w:t>ו</w:t>
      </w:r>
      <w:r>
        <w:t xml:space="preserve">:</w:t>
      </w:r>
    </w:p>
    <w:p w:rsidR="00DA63EC" w:rsidRDefault="00DA63EC" w:rsidP="00DA63EC">
      <w:pPr>
        <w:tabs>
          <w:tab w:val="center" w:pos="2835"/>
        </w:tabs>
        <w:rPr>
          <w:rtl/>
        </w:rPr>
      </w:pPr>
      <w:del w:id="100725" w:author="מנוע מכני" w:date="2026-10-11T12:04:40Z">
        <w:r>
          <w:rPr>
            <w:rtl/>
          </w:rPr>
          <w:delText xml:space="preserve"> </w:delText>
        </w:r>
      </w:del>
      <w:r>
        <w:rPr>
          <w:rtl/>
        </w:rPr>
        <w:t xml:space="preserve">בצל ששתלו בכרם ונעקר הכרם, אפי' הוסיף במאתים - אסור!</w:t>
      </w:r>
    </w:p>
    <w:p w:rsidR="00DA63EC" w:rsidRDefault="00DA63EC" w:rsidP="00DA63EC">
      <w:pPr>
        <w:tabs>
          <w:tab w:val="center" w:pos="2835"/>
        </w:tabs>
        <w:rPr>
          <w:rtl/>
        </w:rPr>
      </w:pPr>
    </w:p>
    <w:p w:rsidR="00DA63EC" w:rsidRPr="00E105BC" w:rsidRDefault="00DA63EC" w:rsidP="00DA63EC">
      <w:pPr>
        <w:tabs>
          <w:tab w:val="center" w:pos="2835"/>
        </w:tabs>
        <w:rPr>
          <w:spacing w:val="-2"/>
          <w:rtl/>
        </w:rPr>
      </w:pPr>
      <w:r w:rsidRPr="00E105BC">
        <w:rPr>
          <w:rFonts w:ascii="BA Franknatan Regular" w:hAnsi="BA Franknatan Regular"/>
          <w:b/>
          <w:bCs/>
          <w:spacing w:val="-2"/>
          <w:rtl/>
        </w:rPr>
        <w:t>•</w:t>
      </w:r>
      <w:r w:rsidRPr="00E105BC">
        <w:rPr>
          <w:rFonts w:ascii="BA Franknatan Regular" w:hAnsi="BA Franknatan Regular" w:hint="cs"/>
          <w:b/>
          <w:bCs/>
          <w:spacing w:val="-2"/>
          <w:rtl/>
        </w:rPr>
        <w:t xml:space="preserve"> </w:t>
      </w:r>
      <w:r w:rsidRPr="00E105BC">
        <w:rPr>
          <w:spacing w:val="-2"/>
          <w:rtl/>
        </w:rPr>
        <w:t xml:space="preserve">היא גופה </w:t>
      </w:r>
      <w:ins w:id="97523" w:author="מנוע מכני" w:date="2026-10-11T12:04:40Z">
        <w:r>
          <w:rPr>
            <w:spacing w:val="-2"/>
            <w:rtl/>
          </w:rPr>
          <w:t xml:space="preserve">צריכה</w:t>
        </w:r>
      </w:ins>
      <w:del w:id="97524" w:author="מנוע מכני" w:date="2026-10-11T12:04:40Z">
        <w:r w:rsidRPr="00E105BC">
          <w:rPr>
            <w:spacing w:val="-2"/>
            <w:rtl/>
          </w:rPr>
          <w:delText xml:space="preserve">מיבעיא</w:delText>
        </w:r>
      </w:del>
      <w:r w:rsidRPr="00E105BC">
        <w:rPr>
          <w:spacing w:val="-2"/>
          <w:rtl/>
        </w:rPr>
        <w:t xml:space="preserve"> </w:t>
      </w:r>
      <w:ins w:id="93369" w:author="מנוע מכני" w:date="2026-10-11T12:04:40Z">
        <w:r>
          <w:rPr>
            <w:spacing w:val="-2"/>
            <w:rtl/>
          </w:rPr>
          <w:t xml:space="preserve">לו</w:t>
        </w:r>
      </w:ins>
      <w:del w:id="93370" w:author="מנוע מכני" w:date="2026-10-11T12:04:40Z">
        <w:r w:rsidRPr="00E105BC">
          <w:rPr>
            <w:spacing w:val="-2"/>
            <w:rtl/>
          </w:rPr>
          <w:delText xml:space="preserve">ליה</w:delText>
        </w:r>
      </w:del>
      <w:r w:rsidRPr="00E105BC">
        <w:rPr>
          <w:spacing w:val="-2"/>
          <w:rtl/>
        </w:rPr>
        <w:t xml:space="preserve">: </w:t>
      </w:r>
      <w:r w:rsidRPr="00E105BC">
        <w:rPr>
          <w:rFonts w:hint="cs"/>
          <w:spacing w:val="-2"/>
          <w:rtl/>
        </w:rPr>
        <w:t>ד</w:t>
      </w:r>
      <w:r w:rsidRPr="00E105BC">
        <w:rPr>
          <w:spacing w:val="-2"/>
          <w:rtl/>
        </w:rPr>
        <w:t xml:space="preserve">פשיטא לרבנן </w:t>
      </w:r>
      <w:ins w:id="97035" w:author="מנוע מכני" w:date="2026-10-11T12:04:40Z">
        <w:r>
          <w:rPr>
            <w:spacing w:val="-2"/>
            <w:rtl/>
          </w:rPr>
          <w:t xml:space="preserve">דאחר</w:t>
        </w:r>
      </w:ins>
      <w:del w:id="97036" w:author="מנוע מכני" w:date="2026-10-11T12:04:40Z">
        <w:r w:rsidRPr="00E105BC">
          <w:rPr>
            <w:spacing w:val="-2"/>
            <w:rtl/>
          </w:rPr>
          <w:delText xml:space="preserve">דבתר</w:delText>
        </w:r>
      </w:del>
      <w:r w:rsidRPr="00E105BC">
        <w:rPr>
          <w:spacing w:val="-2"/>
          <w:rtl/>
        </w:rPr>
        <w:t xml:space="preserve"> עיקר </w:t>
      </w:r>
      <w:ins w:id="91641" w:author="מנוע מכני" w:date="2026-10-11T12:04:40Z">
        <w:r>
          <w:rPr>
            <w:spacing w:val="-2"/>
            <w:rtl/>
          </w:rPr>
          <w:t xml:space="preserve">הולכים</w:t>
        </w:r>
      </w:ins>
      <w:del w:id="91642" w:author="מנוע מכני" w:date="2026-10-11T12:04:40Z">
        <w:r w:rsidRPr="00E105BC">
          <w:rPr>
            <w:spacing w:val="-2"/>
            <w:rtl/>
          </w:rPr>
          <w:delText xml:space="preserve">אזלינן</w:delText>
        </w:r>
      </w:del>
      <w:r w:rsidRPr="00E105BC">
        <w:rPr>
          <w:spacing w:val="-2"/>
          <w:rtl/>
        </w:rPr>
        <w:t xml:space="preserve">, </w:t>
      </w:r>
      <w:r w:rsidRPr="00E105BC">
        <w:rPr>
          <w:spacing w:val="-2"/>
          <w:rtl/>
        </w:rPr>
        <w:t xml:space="preserve">לא</w:t>
      </w:r>
      <w:r w:rsidRPr="00E105BC">
        <w:rPr>
          <w:spacing w:val="-2"/>
          <w:rtl/>
        </w:rPr>
        <w:t xml:space="preserve"> שנא לקולא ולא שנא לחומרא, </w:t>
      </w:r>
    </w:p>
    <w:p w:rsidR="00DA63EC" w:rsidRDefault="00DA63EC" w:rsidP="00DA63EC">
      <w:pPr>
        <w:tabs>
          <w:tab w:val="center" w:pos="2835"/>
        </w:tabs>
        <w:rPr>
          <w:rtl/>
        </w:rPr>
      </w:pPr>
      <w:r>
        <w:rPr>
          <w:rtl/>
        </w:rPr>
        <w:tab/>
      </w:r>
      <w:r w:rsidRPr="00595EAE">
        <w:rPr>
          <w:b/>
          <w:bCs/>
          <w:rtl/>
        </w:rPr>
        <w:t>או"ד</w:t>
      </w:r>
      <w:r>
        <w:rPr>
          <w:rtl/>
        </w:rPr>
        <w:t xml:space="preserve"> ספוקי מספקא </w:t>
      </w:r>
      <w:ins w:id="95727" w:author="מנוע מכני" w:date="2026-10-11T12:04:40Z">
        <w:r>
          <w:rPr>
            <w:rtl/>
          </w:rPr>
          <w:t xml:space="preserve">להם</w:t>
        </w:r>
      </w:ins>
      <w:del w:id="95728" w:author="מנוע מכני" w:date="2026-10-11T12:04:40Z">
        <w:r>
          <w:rPr>
            <w:rtl/>
          </w:rPr>
          <w:delText xml:space="preserve">להו</w:delText>
        </w:r>
      </w:del>
      <w:r>
        <w:rPr>
          <w:rtl/>
        </w:rPr>
        <w:t xml:space="preserve">, ולחומרא </w:t>
      </w:r>
      <w:ins w:id="91643" w:author="מנוע מכני" w:date="2026-10-11T12:04:40Z">
        <w:r>
          <w:rPr>
            <w:rtl/>
          </w:rPr>
          <w:t xml:space="preserve">אומרים</w:t>
        </w:r>
      </w:ins>
      <w:del w:id="91644" w:author="מנוע מכני" w:date="2026-10-11T12:04:40Z">
        <w:r>
          <w:rPr>
            <w:rtl/>
          </w:rPr>
          <w:delText xml:space="preserve">אמרינן</w:delText>
        </w:r>
      </w:del>
      <w:r>
        <w:rPr>
          <w:rtl/>
        </w:rPr>
        <w:t xml:space="preserve">, לקולא </w:t>
      </w:r>
      <w:r>
        <w:rPr>
          <w:rtl/>
        </w:rPr>
        <w:t xml:space="preserve">לא</w:t>
      </w:r>
      <w:r>
        <w:rPr>
          <w:rtl/>
        </w:rPr>
        <w:t xml:space="preserve"> </w:t>
      </w:r>
      <w:ins w:id="91645" w:author="מנוע מכני" w:date="2026-10-11T12:04:40Z">
        <w:r>
          <w:rPr>
            <w:rtl/>
          </w:rPr>
          <w:t xml:space="preserve">אומרים</w:t>
        </w:r>
      </w:ins>
      <w:del w:id="91646" w:author="מנוע מכני" w:date="2026-10-11T12:04:40Z">
        <w:r>
          <w:rPr>
            <w:rtl/>
          </w:rPr>
          <w:delText xml:space="preserve">אמרינן</w:delText>
        </w:r>
      </w:del>
      <w:r>
        <w:rPr>
          <w:rtl/>
        </w:rPr>
        <w:t xml:space="preserve">? </w:t>
      </w:r>
      <w:r w:rsidRPr="00EC3A9D">
        <w:rPr>
          <w:b/>
          <w:bCs/>
          <w:rtl/>
        </w:rPr>
        <w:t>תיקו</w:t>
      </w:r>
      <w:r>
        <w:rPr>
          <w:rtl/>
        </w:rPr>
        <w:t>.</w:t>
      </w:r>
    </w:p>
    <w:p w:rsidR="00DA63EC" w:rsidRDefault="00DA63EC" w:rsidP="00DA63EC">
      <w:pPr>
        <w:pStyle w:val="afff3"/>
        <w:framePr w:wrap="around"/>
        <w:rPr>
          <w:rtl/>
        </w:rPr>
      </w:pPr>
      <w:r>
        <w:rPr>
          <w:rFonts w:hint="cs"/>
          <w:rtl/>
        </w:rPr>
        <w:t>ע.</w:t>
      </w:r>
    </w:p>
    <w:p>
      <w:pPr>
        <w:pStyle w:val="38"/>
        <w:rPr>
          <w:ins w:id="100727" w:author="מנוע מכני" w:date="2026-10-11T12:04:40Z"/>
        </w:rPr>
      </w:pPr>
      <w:del w:id="100726" w:author="מנוע מכני" w:date="2026-10-11T12:04:40Z">
        <w:r w:rsidRPr="00452899">
          <w:delText xml:space="preserve">•</w:delText>
        </w:r>
      </w:del>
      <w:r w:rsidRPr="00452899">
        <w:t xml:space="preserve"> </w:t>
      </w:r>
      <w:r w:rsidRPr="00452899">
        <w:t>בעי רבה</w:t>
      </w:r>
      <w:r>
        <w:t xml:space="preserve">:</w:t>
      </w:r>
    </w:p>
    <w:p w:rsidR="00DA63EC" w:rsidRDefault="00DA63EC" w:rsidP="00DA63EC">
      <w:pPr>
        <w:tabs>
          <w:tab w:val="center" w:pos="2835"/>
        </w:tabs>
        <w:rPr>
          <w:rtl/>
        </w:rPr>
      </w:pPr>
      <w:del w:id="100728" w:author="מנוע מכני" w:date="2026-10-11T12:04:40Z">
        <w:r>
          <w:rPr>
            <w:rtl/>
          </w:rPr>
          <w:delText xml:space="preserve"> </w:delText>
        </w:r>
      </w:del>
      <w:r>
        <w:rPr>
          <w:rtl/>
        </w:rPr>
        <w:t xml:space="preserve">לענין מעשר </w:t>
      </w:r>
      <w:ins w:id="93371" w:author="מנוע מכני" w:date="2026-10-11T12:04:40Z">
        <w:r>
          <w:rPr>
            <w:rtl/>
          </w:rPr>
          <w:t xml:space="preserve">מה</w:t>
        </w:r>
      </w:ins>
      <w:del w:id="93372" w:author="מנוע מכני" w:date="2026-10-11T12:04:40Z">
        <w:r>
          <w:rPr>
            <w:rtl/>
          </w:rPr>
          <w:delText xml:space="preserve">מאי</w:delText>
        </w:r>
      </w:del>
      <w:r>
        <w:rPr>
          <w:rtl/>
        </w:rPr>
        <w:t xml:space="preserve">? </w:t>
      </w:r>
      <w:r>
        <w:rPr>
          <w:rFonts w:hint="cs"/>
          <w:rtl/>
        </w:rPr>
        <w:t>ה</w:t>
      </w:r>
      <w:r>
        <w:rPr>
          <w:rtl/>
        </w:rPr>
        <w:t>"</w:t>
      </w:r>
      <w:r>
        <w:rPr>
          <w:rFonts w:hint="cs"/>
          <w:rtl/>
        </w:rPr>
        <w:t xml:space="preserve">ד </w:t>
      </w:r>
      <w:r>
        <w:rPr>
          <w:rtl/>
        </w:rPr>
        <w:t xml:space="preserve">דאמדינהו ועשרינהו ושתלינהו והוסיפה </w:t>
      </w:r>
      <w:ins w:id="95729" w:author="מנוע מכני" w:date="2026-10-11T12:04:40Z">
        <w:r>
          <w:rPr>
            <w:rtl/>
          </w:rPr>
          <w:t xml:space="preserve">להם</w:t>
        </w:r>
      </w:ins>
      <w:del w:id="95730" w:author="מנוע מכני" w:date="2026-10-11T12:04:40Z">
        <w:r>
          <w:rPr>
            <w:rtl/>
          </w:rPr>
          <w:delText xml:space="preserve">להו</w:delText>
        </w:r>
      </w:del>
      <w:r>
        <w:rPr>
          <w:rtl/>
        </w:rPr>
        <w:t xml:space="preserve">, </w:t>
      </w:r>
    </w:p>
    <w:p w:rsidR="00DA63EC" w:rsidRDefault="00DA63EC" w:rsidP="00DA63EC">
      <w:pPr>
        <w:tabs>
          <w:tab w:val="center" w:pos="2835"/>
        </w:tabs>
        <w:rPr>
          <w:rtl/>
        </w:rPr>
      </w:pPr>
      <w:r>
        <w:rPr>
          <w:rFonts w:ascii="BA Franknatan Regular" w:hAnsi="BA Franknatan Regular" w:hint="cs"/>
          <w:b/>
          <w:bCs/>
          <w:rtl/>
        </w:rPr>
        <w:t>את</w:t>
      </w:r>
      <w:r>
        <w:rPr>
          <w:rFonts w:ascii="BA Franknatan Regular" w:hAnsi="BA Franknatan Regular"/>
          <w:b/>
          <w:bCs/>
          <w:rtl/>
        </w:rPr>
        <w:t>"</w:t>
      </w:r>
      <w:r>
        <w:rPr>
          <w:rFonts w:ascii="BA Franknatan Regular" w:hAnsi="BA Franknatan Regular" w:hint="cs"/>
          <w:b/>
          <w:bCs/>
          <w:rtl/>
        </w:rPr>
        <w:t>ל</w:t>
      </w:r>
      <w:r>
        <w:rPr>
          <w:rtl/>
        </w:rPr>
        <w:t xml:space="preserve">: </w:t>
      </w:r>
      <w:r>
        <w:rPr>
          <w:rtl/>
        </w:rPr>
        <w:t xml:space="preserve">לא</w:t>
      </w:r>
      <w:r>
        <w:rPr>
          <w:rtl/>
        </w:rPr>
        <w:t xml:space="preserve"> </w:t>
      </w:r>
      <w:ins w:id="91647" w:author="מנוע מכני" w:date="2026-10-11T12:04:40Z">
        <w:r>
          <w:rPr>
            <w:rtl/>
          </w:rPr>
          <w:t xml:space="preserve">הולכים</w:t>
        </w:r>
      </w:ins>
      <w:del w:id="91648" w:author="מנוע מכני" w:date="2026-10-11T12:04:40Z">
        <w:r>
          <w:rPr>
            <w:rtl/>
          </w:rPr>
          <w:delText xml:space="preserve">אזלינן</w:delText>
        </w:r>
      </w:del>
      <w:r>
        <w:rPr>
          <w:rtl/>
        </w:rPr>
        <w:t xml:space="preserve"> </w:t>
      </w:r>
      <w:ins w:id="97037" w:author="מנוע מכני" w:date="2026-10-11T12:04:40Z">
        <w:r>
          <w:rPr>
            <w:rtl/>
          </w:rPr>
          <w:t xml:space="preserve">אחר</w:t>
        </w:r>
      </w:ins>
      <w:del w:id="97038" w:author="מנוע מכני" w:date="2026-10-11T12:04:40Z">
        <w:r>
          <w:rPr>
            <w:rtl/>
          </w:rPr>
          <w:delText xml:space="preserve">בתר</w:delText>
        </w:r>
      </w:del>
      <w:r>
        <w:rPr>
          <w:rtl/>
        </w:rPr>
        <w:t xml:space="preserve"> עיקר ותוספת בעי עשורי, עיקר </w:t>
      </w:r>
      <w:ins w:id="93373" w:author="מנוע מכני" w:date="2026-10-11T12:04:40Z">
        <w:r>
          <w:rPr>
            <w:rtl/>
          </w:rPr>
          <w:t xml:space="preserve">מה</w:t>
        </w:r>
      </w:ins>
      <w:del w:id="93374" w:author="מנוע מכני" w:date="2026-10-11T12:04:40Z">
        <w:r>
          <w:rPr>
            <w:rtl/>
          </w:rPr>
          <w:delText xml:space="preserve">מאי</w:delText>
        </w:r>
      </w:del>
      <w:r>
        <w:rPr>
          <w:rtl/>
        </w:rPr>
        <w:t xml:space="preserve">? </w:t>
      </w:r>
    </w:p>
    <w:p>
      <w:pPr>
        <w:pStyle w:val="38"/>
        <w:rPr>
          <w:ins w:id="100729" w:author="מנוע מכני" w:date="2026-10-11T12:04:40Z"/>
        </w:rPr>
      </w:pPr>
      <w:r w:rsidRPr="00336727">
        <w:t>א</w:t>
      </w:r>
      <w:r w:rsidRPr="00336727">
        <w:t>"</w:t>
      </w:r>
      <w:r w:rsidRPr="00336727">
        <w:t xml:space="preserve">ל</w:t>
      </w:r>
      <w:r w:rsidRPr="00336727">
        <w:t xml:space="preserve"> </w:t>
      </w:r>
      <w:r w:rsidRPr="00336727">
        <w:t xml:space="preserve">אביי:</w:t>
      </w:r>
    </w:p>
    <w:p w:rsidR="00DA63EC" w:rsidRDefault="00DA63EC" w:rsidP="00DA63EC">
      <w:pPr>
        <w:rPr>
          <w:rtl/>
        </w:rPr>
      </w:pPr>
      <w:del w:id="100730" w:author="מנוע מכני" w:date="2026-10-11T12:04:40Z">
        <w:r w:rsidRPr="00336727">
          <w:rPr>
            <w:rtl/>
          </w:rPr>
          <w:delText xml:space="preserve"> </w:delText>
        </w:r>
      </w:del>
      <w:r w:rsidRPr="00336727">
        <w:rPr>
          <w:rtl/>
        </w:rPr>
        <w:t xml:space="preserve">מ"</w:t>
      </w:r>
      <w:r w:rsidRPr="00336727">
        <w:rPr>
          <w:rFonts w:hint="cs"/>
          <w:rtl/>
        </w:rPr>
        <w:t>ש</w:t>
      </w:r>
      <w:r w:rsidRPr="00336727">
        <w:rPr>
          <w:rtl/>
        </w:rPr>
        <w:t xml:space="preserve"> מכל חיטי ושערי </w:t>
      </w:r>
      <w:ins w:id="95869" w:author="מנוע מכני" w:date="2026-10-11T12:04:40Z">
        <w:r>
          <w:rPr>
            <w:rtl/>
          </w:rPr>
          <w:t xml:space="preserve">דעולם</w:t>
        </w:r>
      </w:ins>
      <w:del w:id="95870" w:author="מנוע מכני" w:date="2026-10-11T12:04:40Z">
        <w:r w:rsidRPr="00336727">
          <w:rPr>
            <w:rtl/>
          </w:rPr>
          <w:delText xml:space="preserve">דעלמא</w:delText>
        </w:r>
      </w:del>
      <w:r w:rsidRPr="00336727">
        <w:rPr>
          <w:rtl/>
        </w:rPr>
        <w:t xml:space="preserve">? </w:t>
      </w:r>
      <w:r w:rsidRPr="00336727">
        <w:rPr>
          <w:rFonts w:hint="cs"/>
          <w:rtl/>
        </w:rPr>
        <w:t>א</w:t>
      </w:r>
      <w:r w:rsidRPr="00336727">
        <w:rPr>
          <w:rtl/>
        </w:rPr>
        <w:t>"</w:t>
      </w:r>
      <w:r w:rsidRPr="00336727">
        <w:rPr>
          <w:rFonts w:hint="cs"/>
          <w:rtl/>
        </w:rPr>
        <w:t>ל</w:t>
      </w:r>
      <w:r w:rsidRPr="00336727">
        <w:rPr>
          <w:rtl/>
        </w:rPr>
        <w:t xml:space="preserve">: דבר שזרעו כלה </w:t>
      </w:r>
      <w:r w:rsidRPr="00336727">
        <w:rPr>
          <w:rtl/>
        </w:rPr>
        <w:t xml:space="preserve">לא</w:t>
      </w:r>
      <w:r w:rsidRPr="00336727">
        <w:rPr>
          <w:rtl/>
        </w:rPr>
        <w:t xml:space="preserve"> </w:t>
      </w:r>
      <w:ins w:id="97525" w:author="מנוע מכני" w:date="2026-10-11T12:04:40Z">
        <w:r>
          <w:rPr>
            <w:rtl/>
          </w:rPr>
          <w:t xml:space="preserve">צריכה</w:t>
        </w:r>
      </w:ins>
      <w:del w:id="97526" w:author="מנוע מכני" w:date="2026-10-11T12:04:40Z">
        <w:r w:rsidRPr="00336727">
          <w:rPr>
            <w:rtl/>
          </w:rPr>
          <w:delText xml:space="preserve">מיבעיא</w:delText>
        </w:r>
      </w:del>
      <w:r w:rsidRPr="00336727">
        <w:rPr>
          <w:rtl/>
        </w:rPr>
        <w:t xml:space="preserve"> </w:t>
      </w:r>
      <w:r w:rsidRPr="00336727">
        <w:rPr>
          <w:rFonts w:hint="cs"/>
          <w:rtl/>
        </w:rPr>
        <w:t>אלא</w:t>
      </w:r>
      <w:r w:rsidRPr="00336727">
        <w:rPr>
          <w:rtl/>
        </w:rPr>
        <w:t xml:space="preserve"> דבר שאין זרעו כלה, </w:t>
      </w:r>
    </w:p>
    <w:p>
      <w:pPr>
        <w:pStyle w:val="38"/>
        <w:rPr>
          <w:ins w:id="100731" w:author="מנוע מכני" w:date="2026-10-11T12:04:40Z"/>
        </w:rPr>
      </w:pPr>
      <w:ins w:id="93377" w:author="מנוע מכני" w:date="2026-10-11T12:04:40Z">
        <w:r>
          <w:t xml:space="preserve">מה</w:t>
        </w:r>
      </w:ins>
      <w:del w:id="93378" w:author="מנוע מכני" w:date="2026-10-11T12:04:40Z">
        <w:r>
          <w:delText xml:space="preserve">מאי</w:delText>
        </w:r>
      </w:del>
      <w:r>
        <w:t xml:space="preserve">? תפשוט </w:t>
      </w:r>
      <w:ins w:id="93375" w:author="מנוע מכני" w:date="2026-10-11T12:04:40Z">
        <w:r>
          <w:t xml:space="preserve">לו</w:t>
        </w:r>
      </w:ins>
      <w:del w:id="93376" w:author="מנוע מכני" w:date="2026-10-11T12:04:40Z">
        <w:r>
          <w:delText xml:space="preserve">ליה</w:delText>
        </w:r>
      </w:del>
      <w:r>
        <w:t xml:space="preserve"> מ</w:t>
      </w:r>
      <w:r>
        <w:t>דרי</w:t>
      </w:r>
      <w:r>
        <w:t>"</w:t>
      </w:r>
      <w:r>
        <w:t>צ מרי</w:t>
      </w:r>
      <w:r>
        <w:t>"</w:t>
      </w:r>
      <w:r>
        <w:t>ו</w:t>
      </w:r>
      <w:r>
        <w:t xml:space="preserve">:</w:t>
      </w:r>
    </w:p>
    <w:p w:rsidR="00DA63EC" w:rsidRDefault="00DA63EC" w:rsidP="00DA63EC">
      <w:pPr>
        <w:tabs>
          <w:tab w:val="center" w:pos="2835"/>
        </w:tabs>
        <w:rPr>
          <w:rtl/>
        </w:rPr>
      </w:pPr>
      <w:del w:id="100732" w:author="מנוע מכני" w:date="2026-10-11T12:04:40Z">
        <w:r>
          <w:rPr>
            <w:rtl/>
          </w:rPr>
          <w:delText xml:space="preserve"> </w:delText>
        </w:r>
      </w:del>
      <w:r>
        <w:rPr>
          <w:rtl/>
        </w:rPr>
        <w:t xml:space="preserve">ליטרא בצל שתיקנו וזרעו - מתעשר לפי כולו!</w:t>
      </w:r>
    </w:p>
    <w:p>
      <w:pPr>
        <w:pStyle w:val="38"/>
        <w:rPr>
          <w:ins w:id="102447" w:author="מנוע מכני" w:date="2026-10-11T12:04:40Z"/>
        </w:rPr>
      </w:pPr>
      <w:ins w:id="91649" w:author="מנוע מכני" w:date="2026-10-11T12:04:40Z">
        <w:r>
          <w:t xml:space="preserve">שם</w:t>
        </w:r>
      </w:ins>
      <w:del w:id="91650" w:author="מנוע מכני" w:date="2026-10-11T12:04:40Z">
        <w:r>
          <w:delText xml:space="preserve">התם</w:delText>
        </w:r>
      </w:del>
      <w:r>
        <w:t xml:space="preserve"> היינו זריעתו,</w:t>
      </w:r>
    </w:p>
    <w:p w:rsidR="00DA63EC" w:rsidRDefault="00DA63EC" w:rsidP="00DA63EC">
      <w:pPr>
        <w:tabs>
          <w:tab w:val="center" w:pos="2835"/>
        </w:tabs>
        <w:rPr>
          <w:rtl/>
        </w:rPr>
      </w:pPr>
      <w:del w:id="102448" w:author="מנוע מכני" w:date="2026-10-11T12:04:40Z">
        <w:r>
          <w:rPr>
            <w:rtl/>
          </w:rPr>
          <w:delText xml:space="preserve"> </w:delText>
        </w:r>
      </w:del>
      <w:ins w:id="91651" w:author="מנוע מכני" w:date="2026-10-11T12:04:40Z">
        <w:r>
          <w:rPr>
            <w:rtl/>
          </w:rPr>
          <w:t xml:space="preserve">כאן</w:t>
        </w:r>
      </w:ins>
      <w:del w:id="91652" w:author="מנוע מכני" w:date="2026-10-11T12:04:40Z">
        <w:r>
          <w:rPr>
            <w:rtl/>
          </w:rPr>
          <w:delText xml:space="preserve">הכא</w:delText>
        </w:r>
      </w:del>
      <w:r>
        <w:rPr>
          <w:rtl/>
        </w:rPr>
        <w:t xml:space="preserve"> </w:t>
      </w:r>
      <w:ins w:id="91653" w:author="מנוע מכני" w:date="2026-10-11T12:04:40Z">
        <w:r>
          <w:rPr>
            <w:rtl/>
          </w:rPr>
          <w:t xml:space="preserve">לא</w:t>
        </w:r>
      </w:ins>
      <w:del w:id="91654" w:author="מנוע מכני" w:date="2026-10-11T12:04:40Z">
        <w:r>
          <w:rPr>
            <w:rtl/>
          </w:rPr>
          <w:delText xml:space="preserve">לאו</w:delText>
        </w:r>
      </w:del>
      <w:r>
        <w:rPr>
          <w:rtl/>
        </w:rPr>
        <w:t xml:space="preserve"> היינו זריעתו.</w:t>
      </w:r>
    </w:p>
    <w:p>
      <w:pPr>
        <w:pStyle w:val="38"/>
        <w:rPr>
          <w:ins w:id="100733" w:author="מנוע מכני" w:date="2026-10-11T12:04:40Z"/>
        </w:rPr>
      </w:pPr>
      <w:ins w:id="90031" w:author="מנוע מכני" w:date="2026-10-11T12:04:40Z">
        <w:del w:id="102621" w:author="מנוע מכני" w:date="2026-10-11T12:04:40Z">
          <w:r>
            <w:delText xml:space="preserve">א"ל</w:delText>
          </w:r>
          <w:r>
            <w:delText xml:space="preserve"> </w:delText>
          </w:r>
        </w:del>
      </w:ins>
      <w:del w:id="90032" w:author="מנוע מכני" w:date="2026-10-11T12:04:40Z">
        <w:r>
          <w:delText xml:space="preserve">א</w:delText>
        </w:r>
        <w:r>
          <w:delText xml:space="preserve">"</w:delText>
        </w:r>
        <w:r>
          <w:delText xml:space="preserve">'ל</w:delText>
        </w:r>
      </w:del>
      <w:r>
        <w:t xml:space="preserve">רחב</w:t>
      </w:r>
      <w:r>
        <w:t>"</w:t>
      </w:r>
      <w:r>
        <w:t>מ</w:t>
      </w:r>
      <w:r>
        <w:t xml:space="preserve"> לאביי:</w:t>
      </w:r>
    </w:p>
    <w:p w:rsidR="00DA63EC" w:rsidRDefault="00DA63EC" w:rsidP="00DA63EC">
      <w:pPr>
        <w:tabs>
          <w:tab w:val="center" w:pos="2835"/>
        </w:tabs>
        <w:rPr>
          <w:rtl/>
        </w:rPr>
      </w:pPr>
      <w:del w:id="100734" w:author="מנוע מכני" w:date="2026-10-11T12:04:40Z">
        <w:r>
          <w:rPr>
            <w:rtl/>
          </w:rPr>
          <w:delText xml:space="preserve"> </w:delText>
        </w:r>
      </w:del>
      <w:r>
        <w:rPr>
          <w:rtl/>
        </w:rPr>
        <w:t xml:space="preserve">עציץ שאינו נקוב, מהו? </w:t>
      </w:r>
      <w:ins w:id="96263" w:author="מנוע מכני" w:date="2026-10-11T12:04:40Z">
        <w:r>
          <w:rPr>
            <w:rtl/>
          </w:rPr>
          <w:t xml:space="preserve">אם </w:t>
        </w:r>
      </w:ins>
      <w:del w:id="96264" w:author="מנוע מכני" w:date="2026-10-11T12:04:40Z">
        <w:r>
          <w:rPr>
            <w:rtl/>
          </w:rPr>
          <w:delText xml:space="preserve">אי </w:delText>
        </w:r>
      </w:del>
      <w:r>
        <w:rPr>
          <w:rtl/>
        </w:rPr>
        <w:t xml:space="preserve">לא</w:t>
      </w:r>
      <w:r>
        <w:rPr>
          <w:rtl/>
        </w:rPr>
        <w:t xml:space="preserve"> נקוב, הא </w:t>
      </w:r>
      <w:r>
        <w:rPr>
          <w:rtl/>
        </w:rPr>
        <w:t xml:space="preserve">לא</w:t>
      </w:r>
      <w:r>
        <w:rPr>
          <w:rtl/>
        </w:rPr>
        <w:t xml:space="preserve"> נקוב!</w:t>
      </w:r>
    </w:p>
    <w:p w:rsidR="00DA63EC" w:rsidRDefault="00DA63EC" w:rsidP="00DA63EC">
      <w:pPr>
        <w:rPr>
          <w:rtl/>
        </w:rPr>
      </w:pPr>
      <w:ins w:id="93381" w:author="מנוע מכני" w:date="2026-10-11T12:04:40Z">
        <w:r>
          <w:rPr>
            <w:rtl/>
          </w:rPr>
          <w:t xml:space="preserve">שמא</w:t>
        </w:r>
      </w:ins>
      <w:del w:id="93382" w:author="מנוע מכני" w:date="2026-10-11T12:04:40Z">
        <w:r w:rsidRPr="00336727">
          <w:rPr>
            <w:rtl/>
          </w:rPr>
          <w:delText xml:space="preserve">דלמא</w:delText>
        </w:r>
      </w:del>
      <w:r w:rsidRPr="00336727">
        <w:rPr>
          <w:rtl/>
        </w:rPr>
        <w:t xml:space="preserve"> חזר ונקבו אמרת, </w:t>
      </w:r>
      <w:ins w:id="91657" w:author="מנוע מכני" w:date="2026-10-11T12:04:40Z">
        <w:r>
          <w:rPr>
            <w:rtl/>
          </w:rPr>
          <w:t xml:space="preserve">כאן</w:t>
        </w:r>
      </w:ins>
      <w:del w:id="91658" w:author="מנוע מכני" w:date="2026-10-11T12:04:40Z">
        <w:r w:rsidRPr="00336727">
          <w:rPr>
            <w:rtl/>
          </w:rPr>
          <w:delText xml:space="preserve">הכא</w:delText>
        </w:r>
      </w:del>
      <w:r w:rsidRPr="00336727">
        <w:rPr>
          <w:rtl/>
        </w:rPr>
        <w:t xml:space="preserve"> </w:t>
      </w:r>
      <w:ins w:id="93383" w:author="מנוע מכני" w:date="2026-10-11T12:04:40Z">
        <w:r>
          <w:rPr>
            <w:rtl/>
          </w:rPr>
          <w:t xml:space="preserve">אחת</w:t>
        </w:r>
      </w:ins>
      <w:del w:id="93384" w:author="מנוע מכני" w:date="2026-10-11T12:04:40Z">
        <w:r w:rsidRPr="00336727">
          <w:rPr>
            <w:rtl/>
          </w:rPr>
          <w:delText xml:space="preserve">חדא</w:delText>
        </w:r>
      </w:del>
      <w:r w:rsidRPr="00336727">
        <w:rPr>
          <w:rtl/>
        </w:rPr>
        <w:t xml:space="preserve"> זריעה היא, איחבורי הוא דקא מיחברא ועולה, </w:t>
      </w:r>
      <w:ins w:id="91655" w:author="מנוע מכני" w:date="2026-10-11T12:04:40Z">
        <w:r>
          <w:rPr>
            <w:rtl/>
          </w:rPr>
          <w:t xml:space="preserve">שם</w:t>
        </w:r>
      </w:ins>
      <w:del w:id="91656" w:author="מנוע מכני" w:date="2026-10-11T12:04:40Z">
        <w:r w:rsidRPr="00336727">
          <w:rPr>
            <w:rtl/>
          </w:rPr>
          <w:delText xml:space="preserve">התם</w:delText>
        </w:r>
      </w:del>
      <w:r w:rsidRPr="00336727">
        <w:rPr>
          <w:rtl/>
        </w:rPr>
        <w:t xml:space="preserve"> שתי זריעות </w:t>
      </w:r>
      <w:ins w:id="93379" w:author="מנוע מכני" w:date="2026-10-11T12:04:40Z">
        <w:r>
          <w:rPr>
            <w:rtl/>
          </w:rPr>
          <w:t xml:space="preserve">הם</w:t>
        </w:r>
      </w:ins>
      <w:del w:id="93380" w:author="מנוע מכני" w:date="2026-10-11T12:04:40Z">
        <w:r w:rsidRPr="00336727">
          <w:rPr>
            <w:rtl/>
          </w:rPr>
          <w:delText xml:space="preserve">נינהו</w:delText>
        </w:r>
      </w:del>
      <w:r w:rsidRPr="00336727">
        <w:rPr>
          <w:rtl/>
        </w:rPr>
        <w:t xml:space="preserve">.</w:t>
      </w:r>
    </w:p>
    <w:p w:rsidR="00DA63EC" w:rsidRDefault="00DA63EC" w:rsidP="00DA63EC">
      <w:pPr>
        <w:tabs>
          <w:tab w:val="center" w:pos="2835"/>
        </w:tabs>
        <w:rPr>
          <w:rFonts w:ascii="BA Franknatan Regular" w:hAnsi="BA Franknatan Regular"/>
          <w:b/>
          <w:bCs/>
          <w:rtl/>
        </w:rPr>
      </w:pPr>
    </w:p>
    <w:p>
      <w:pPr>
        <w:pStyle w:val="afffff8"/>
        <w:rPr>
          <w:ins w:id="90325" w:author="קלוד" w:date="2026-10-11T12:32:08Z"/>
        </w:rPr>
      </w:pPr>
      <w:ins w:id="90326" w:author="קלוד" w:date="2026-10-11T12:32:08Z">
        <w:r>
          <w:rPr>
            <w:color w:val="7B3F00"/>
          </w:rPr>
          <w:t xml:space="preserve">שבולת שמרחה בכרי ושתלה - האם נפקעה טבלא?</w:t>
        </w:r>
      </w:ins>
    </w:p>
    <w:p>
      <w:pPr>
        <w:pStyle w:val="38"/>
        <w:rPr>
          <w:ins w:id="100736" w:author="מנוע מכני" w:date="2026-10-11T12:04:40Z"/>
        </w:rPr>
      </w:pPr>
      <w:del w:id="100735" w:author="מנוע מכני" w:date="2026-10-11T12:04:40Z">
        <w:r w:rsidRPr="00452899">
          <w:delText xml:space="preserve">•</w:delText>
        </w:r>
      </w:del>
      <w:r w:rsidRPr="00452899">
        <w:t xml:space="preserve"> </w:t>
      </w:r>
      <w:r w:rsidRPr="00452899">
        <w:t>בעי ר' אבהו</w:t>
      </w:r>
      <w:r>
        <w:t xml:space="preserve">:</w:t>
      </w:r>
    </w:p>
    <w:p w:rsidR="00DA63EC" w:rsidRDefault="00DA63EC" w:rsidP="00DA63EC">
      <w:pPr>
        <w:tabs>
          <w:tab w:val="center" w:pos="2835"/>
        </w:tabs>
        <w:rPr>
          <w:rtl/>
        </w:rPr>
      </w:pPr>
      <w:del w:id="100737" w:author="מנוע מכני" w:date="2026-10-11T12:04:40Z">
        <w:r>
          <w:rPr>
            <w:rtl/>
          </w:rPr>
          <w:delText xml:space="preserve"> </w:delText>
        </w:r>
      </w:del>
      <w:r>
        <w:rPr>
          <w:rtl/>
        </w:rPr>
        <w:t xml:space="preserve">שבולת שמרחה בכרי ושתלה, וקרא </w:t>
      </w:r>
      <w:ins w:id="93385" w:author="מנוע מכני" w:date="2026-10-11T12:04:40Z">
        <w:r>
          <w:rPr>
            <w:rtl/>
          </w:rPr>
          <w:t xml:space="preserve">עליו</w:t>
        </w:r>
      </w:ins>
      <w:del w:id="93386" w:author="מנוע מכני" w:date="2026-10-11T12:04:40Z">
        <w:r>
          <w:rPr>
            <w:rtl/>
          </w:rPr>
          <w:delText xml:space="preserve">עליה</w:delText>
        </w:r>
      </w:del>
      <w:r>
        <w:rPr>
          <w:rtl/>
        </w:rPr>
        <w:t xml:space="preserve"> שם במחובר, מהו? </w:t>
      </w:r>
      <w:ins w:id="96265" w:author="מנוע מכני" w:date="2026-10-11T12:04:40Z">
        <w:r>
          <w:rPr>
            <w:rFonts w:hint="cs"/>
            <w:rtl/>
          </w:rPr>
          <w:t xml:space="preserve">אם </w:t>
        </w:r>
      </w:ins>
      <w:del w:id="96266" w:author="מנוע מכני" w:date="2026-10-11T12:04:40Z">
        <w:r>
          <w:rPr>
            <w:rFonts w:hint="cs"/>
            <w:rtl/>
          </w:rPr>
          <w:delText xml:space="preserve">אי </w:delText>
        </w:r>
      </w:del>
      <w:r>
        <w:rPr>
          <w:rtl/>
        </w:rPr>
        <w:t xml:space="preserve">כיון דמרחה טבלא לה, כי קרא </w:t>
      </w:r>
      <w:ins w:id="93387" w:author="מנוע מכני" w:date="2026-10-11T12:04:40Z">
        <w:r>
          <w:rPr>
            <w:rtl/>
          </w:rPr>
          <w:t xml:space="preserve">עליו</w:t>
        </w:r>
      </w:ins>
      <w:del w:id="93388" w:author="מנוע מכני" w:date="2026-10-11T12:04:40Z">
        <w:r>
          <w:rPr>
            <w:rtl/>
          </w:rPr>
          <w:delText xml:space="preserve">עליה</w:delText>
        </w:r>
      </w:del>
      <w:r>
        <w:rPr>
          <w:rtl/>
        </w:rPr>
        <w:t xml:space="preserve"> שם קדשה לה, </w:t>
      </w:r>
      <w:r w:rsidRPr="00595EAE">
        <w:rPr>
          <w:b/>
          <w:bCs/>
          <w:rtl/>
        </w:rPr>
        <w:t>או"ד</w:t>
      </w:r>
      <w:r>
        <w:rPr>
          <w:rtl/>
        </w:rPr>
        <w:t xml:space="preserve"> כיון דשתלה פקע </w:t>
      </w:r>
      <w:ins w:id="93389" w:author="מנוע מכני" w:date="2026-10-11T12:04:40Z">
        <w:r>
          <w:rPr>
            <w:rtl/>
          </w:rPr>
          <w:t xml:space="preserve">לו</w:t>
        </w:r>
      </w:ins>
      <w:del w:id="93390" w:author="מנוע מכני" w:date="2026-10-11T12:04:40Z">
        <w:r>
          <w:rPr>
            <w:rtl/>
          </w:rPr>
          <w:delText xml:space="preserve">ליה</w:delText>
        </w:r>
      </w:del>
      <w:r>
        <w:rPr>
          <w:rtl/>
        </w:rPr>
        <w:t xml:space="preserve"> טבלא מינה? </w:t>
      </w:r>
    </w:p>
    <w:p>
      <w:pPr>
        <w:pStyle w:val="38"/>
        <w:rPr>
          <w:ins w:id="100739" w:author="מנוע מכני" w:date="2026-10-11T12:04:40Z"/>
        </w:rPr>
      </w:pPr>
      <w:del w:id="100738" w:author="מנוע מכני" w:date="2026-10-11T12:04:40Z">
        <w:r w:rsidRPr="00FE1B89">
          <w:delText xml:space="preserve">•</w:delText>
        </w:r>
      </w:del>
      <w:r w:rsidRPr="00FE1B89">
        <w:t xml:space="preserve"> </w:t>
      </w:r>
      <w:del w:id="102622" w:author="מנוע מכני" w:date="2026-10-11T12:04:40Z">
        <w:r w:rsidRPr="00FE1B89">
          <w:delText xml:space="preserve">א</w:delText>
        </w:r>
        <w:r w:rsidRPr="00FE1B89">
          <w:delText xml:space="preserve">"</w:delText>
        </w:r>
        <w:r w:rsidRPr="00FE1B89">
          <w:delText xml:space="preserve">ל</w:delText>
        </w:r>
        <w:r w:rsidRPr="00FE1B89">
          <w:delText xml:space="preserve"> </w:delText>
        </w:r>
      </w:del>
      <w:r w:rsidRPr="00FE1B89">
        <w:t xml:space="preserve">רבנן לאביי:</w:t>
      </w:r>
    </w:p>
    <w:p w:rsidR="00DA63EC" w:rsidRPr="00FE1B89" w:rsidRDefault="00DA63EC" w:rsidP="00DA63EC">
      <w:pPr>
        <w:tabs>
          <w:tab w:val="center" w:pos="2835"/>
        </w:tabs>
        <w:rPr>
          <w:spacing w:val="-2"/>
          <w:rtl/>
        </w:rPr>
      </w:pPr>
      <w:del w:id="100740" w:author="מנוע מכני" w:date="2026-10-11T12:04:40Z">
        <w:r w:rsidRPr="00FE1B89">
          <w:rPr>
            <w:spacing w:val="-2"/>
            <w:rtl/>
          </w:rPr>
          <w:delText xml:space="preserve"> </w:delText>
        </w:r>
      </w:del>
      <w:r w:rsidRPr="00FE1B89">
        <w:rPr>
          <w:spacing w:val="-2"/>
          <w:rtl/>
        </w:rPr>
        <w:t xml:space="preserve">א"</w:t>
      </w:r>
      <w:r w:rsidRPr="00FE1B89">
        <w:rPr>
          <w:rFonts w:hint="cs"/>
          <w:spacing w:val="-2"/>
          <w:rtl/>
        </w:rPr>
        <w:t>כ</w:t>
      </w:r>
      <w:r w:rsidRPr="00FE1B89">
        <w:rPr>
          <w:spacing w:val="-2"/>
          <w:rtl/>
        </w:rPr>
        <w:t xml:space="preserve">, מצינו תרומה במחובר לקרקע, ותנן: </w:t>
      </w:r>
      <w:r w:rsidRPr="00FE1B89">
        <w:rPr>
          <w:spacing w:val="-2"/>
          <w:rtl/>
        </w:rPr>
        <w:t xml:space="preserve">לא</w:t>
      </w:r>
      <w:r w:rsidRPr="00FE1B89">
        <w:rPr>
          <w:spacing w:val="-2"/>
          <w:rtl/>
        </w:rPr>
        <w:t xml:space="preserve"> מצינו תרומה במחובר לקרקע!</w:t>
      </w:r>
    </w:p>
    <w:p>
      <w:pPr>
        <w:pStyle w:val="38"/>
        <w:rPr>
          <w:ins w:id="100741" w:author="מנוע מכני" w:date="2026-10-11T12:04:40Z"/>
        </w:rPr>
      </w:pPr>
      <w:r>
        <w:t xml:space="preserve">- </w:t>
      </w:r>
      <w:r>
        <w:t>א</w:t>
      </w:r>
      <w:r>
        <w:t>"</w:t>
      </w:r>
      <w:r>
        <w:t>ל</w:t>
      </w:r>
      <w:r>
        <w:t xml:space="preserve">:</w:t>
      </w:r>
    </w:p>
    <w:p w:rsidR="00DA63EC" w:rsidRDefault="00DA63EC" w:rsidP="00DA63EC">
      <w:pPr>
        <w:pStyle w:val="affffb"/>
        <w:rPr>
          <w:rtl/>
        </w:rPr>
      </w:pPr>
      <w:del w:id="100742" w:author="מנוע מכני" w:date="2026-10-11T12:04:40Z">
        <w:r>
          <w:rPr>
            <w:rtl/>
          </w:rPr>
          <w:delText xml:space="preserve"> </w:delText>
        </w:r>
      </w:del>
      <w:r>
        <w:rPr>
          <w:rtl/>
        </w:rPr>
        <w:t xml:space="preserve">כי </w:t>
      </w:r>
      <w:r>
        <w:rPr>
          <w:rtl/>
        </w:rPr>
        <w:t xml:space="preserve">תניא</w:t>
      </w:r>
      <w:r>
        <w:rPr>
          <w:rtl/>
        </w:rPr>
        <w:t xml:space="preserve"> ההיא לענין איחיובי מיתה וחומש, </w:t>
      </w:r>
      <w:ins w:id="96267" w:author="מנוע מכני" w:date="2026-10-11T12:04:40Z">
        <w:r>
          <w:rPr>
            <w:rtl/>
          </w:rPr>
          <w:t xml:space="preserve">דאם </w:t>
        </w:r>
      </w:ins>
      <w:del w:id="96268" w:author="מנוע מכני" w:date="2026-10-11T12:04:40Z">
        <w:r>
          <w:rPr>
            <w:rtl/>
          </w:rPr>
          <w:delText xml:space="preserve">דאי </w:delText>
        </w:r>
      </w:del>
      <w:r>
        <w:rPr>
          <w:rtl/>
        </w:rPr>
        <w:t xml:space="preserve">תליש ואכיל תלוש הוא, </w:t>
      </w:r>
      <w:ins w:id="96269" w:author="מנוע מכני" w:date="2026-10-11T12:04:40Z">
        <w:r>
          <w:rPr>
            <w:rtl/>
          </w:rPr>
          <w:t xml:space="preserve">ואם </w:t>
        </w:r>
      </w:ins>
      <w:del w:id="96270" w:author="מנוע מכני" w:date="2026-10-11T12:04:40Z">
        <w:r>
          <w:rPr>
            <w:rtl/>
          </w:rPr>
          <w:delText xml:space="preserve">ואי </w:delText>
        </w:r>
      </w:del>
      <w:r>
        <w:rPr>
          <w:rtl/>
        </w:rPr>
        <w:t xml:space="preserve">גחין ואכיל בטלה דעתו אצל כל אדם.</w:t>
      </w:r>
    </w:p>
    <w:p>
      <w:pPr>
        <w:pStyle w:val="38"/>
        <w:rPr>
          <w:ins w:id="100743" w:author="מנוע מכני" w:date="2026-10-11T12:04:40Z"/>
        </w:rPr>
      </w:pPr>
      <w:r>
        <w:t>ושאני</w:t>
      </w:r>
    </w:p>
    <w:p w:rsidR="00DA63EC" w:rsidRDefault="00DA63EC" w:rsidP="00DA63EC">
      <w:pPr>
        <w:tabs>
          <w:tab w:val="center" w:pos="2835"/>
        </w:tabs>
        <w:rPr>
          <w:rtl/>
        </w:rPr>
      </w:pPr>
      <w:del w:id="100744" w:author="מנוע מכני" w:date="2026-10-11T12:04:40Z">
        <w:r>
          <w:rPr>
            <w:rtl/>
          </w:rPr>
          <w:delText xml:space="preserve"> </w:delText>
        </w:r>
      </w:del>
      <w:r>
        <w:rPr>
          <w:rtl/>
        </w:rPr>
        <w:t xml:space="preserve">מדכתב אפינקסא דאילפא: ביצי נבלת העוף הטהור מקצתן בחוץ ומקצתן בפנים, </w:t>
      </w:r>
    </w:p>
    <w:p w:rsidR="00DA63EC" w:rsidRDefault="00DA63EC" w:rsidP="00DA63EC">
      <w:pPr>
        <w:tabs>
          <w:tab w:val="center" w:pos="2835"/>
        </w:tabs>
        <w:rPr>
          <w:rtl/>
        </w:rPr>
      </w:pPr>
      <w:r>
        <w:rPr>
          <w:rtl/>
        </w:rPr>
        <w:t xml:space="preserve">מבפנים - מטמאין בגדים אבית הבליעה, מבחוץ - אין מטמאין בגדים אבית הבליעה? </w:t>
      </w:r>
    </w:p>
    <w:p w:rsidR="00DA63EC" w:rsidRDefault="00DA63EC" w:rsidP="00DA63EC">
      <w:pPr>
        <w:tabs>
          <w:tab w:val="center" w:pos="2835"/>
        </w:tabs>
        <w:rPr>
          <w:rtl/>
        </w:rPr>
      </w:pPr>
      <w:r>
        <w:rPr>
          <w:rFonts w:hint="cs"/>
          <w:rtl/>
        </w:rPr>
        <w:t>ד</w:t>
      </w:r>
      <w:r>
        <w:rPr>
          <w:rtl/>
        </w:rPr>
        <w:t xml:space="preserve">תלוש עבידי </w:t>
      </w:r>
      <w:ins w:id="97527" w:author="מנוע מכני" w:date="2026-10-11T12:04:40Z">
        <w:r>
          <w:rPr>
            <w:rtl/>
          </w:rPr>
          <w:t xml:space="preserve">אנשים</w:t>
        </w:r>
      </w:ins>
      <w:del w:id="97528" w:author="מנוע מכני" w:date="2026-10-11T12:04:40Z">
        <w:r>
          <w:rPr>
            <w:rtl/>
          </w:rPr>
          <w:delText xml:space="preserve">אינשי</w:delText>
        </w:r>
      </w:del>
      <w:r>
        <w:rPr>
          <w:rtl/>
        </w:rPr>
        <w:t xml:space="preserve"> דאכלי </w:t>
      </w:r>
      <w:ins w:id="93391" w:author="מנוע מכני" w:date="2026-10-11T12:04:40Z">
        <w:r>
          <w:rPr>
            <w:rtl/>
          </w:rPr>
          <w:t xml:space="preserve">כך</w:t>
        </w:r>
      </w:ins>
      <w:del w:id="93392" w:author="מנוע מכני" w:date="2026-10-11T12:04:40Z">
        <w:r>
          <w:rPr>
            <w:rtl/>
          </w:rPr>
          <w:delText xml:space="preserve">הכי</w:delText>
        </w:r>
      </w:del>
      <w:r>
        <w:rPr>
          <w:rtl/>
        </w:rPr>
        <w:t xml:space="preserve">, במחובר </w:t>
      </w:r>
      <w:r>
        <w:rPr>
          <w:rtl/>
        </w:rPr>
        <w:t xml:space="preserve">לא</w:t>
      </w:r>
      <w:r>
        <w:rPr>
          <w:rtl/>
        </w:rPr>
        <w:t xml:space="preserve"> עבידי </w:t>
      </w:r>
      <w:ins w:id="97529" w:author="מנוע מכני" w:date="2026-10-11T12:04:40Z">
        <w:r>
          <w:rPr>
            <w:rtl/>
          </w:rPr>
          <w:t xml:space="preserve">אנשים</w:t>
        </w:r>
      </w:ins>
      <w:del w:id="97530" w:author="מנוע מכני" w:date="2026-10-11T12:04:40Z">
        <w:r>
          <w:rPr>
            <w:rtl/>
          </w:rPr>
          <w:delText xml:space="preserve">אינשי</w:delText>
        </w:r>
      </w:del>
      <w:r>
        <w:rPr>
          <w:rtl/>
        </w:rPr>
        <w:t xml:space="preserve"> דאכלי.</w:t>
      </w:r>
    </w:p>
    <w:p>
      <w:pPr>
        <w:pStyle w:val="38"/>
        <w:rPr>
          <w:ins w:id="100746" w:author="מנוע מכני" w:date="2026-10-11T12:04:40Z"/>
        </w:rPr>
      </w:pPr>
      <w:del w:id="100745" w:author="מנוע מכני" w:date="2026-10-11T12:04:40Z">
        <w:r w:rsidRPr="00265E5E">
          <w:delText xml:space="preserve">•</w:delText>
        </w:r>
      </w:del>
      <w:r>
        <w:t xml:space="preserve"> </w:t>
      </w:r>
      <w:r>
        <w:t>רטב</w:t>
      </w:r>
      <w:r>
        <w:t>"</w:t>
      </w:r>
      <w:r>
        <w:t>ק</w:t>
      </w:r>
      <w:r>
        <w:t xml:space="preserve"> שמואל:</w:t>
      </w:r>
    </w:p>
    <w:p w:rsidR="00DA63EC" w:rsidRDefault="00DA63EC" w:rsidP="00DA63EC">
      <w:pPr>
        <w:tabs>
          <w:tab w:val="center" w:pos="2835"/>
        </w:tabs>
        <w:rPr>
          <w:rtl/>
        </w:rPr>
      </w:pPr>
      <w:del w:id="100747" w:author="מנוע מכני" w:date="2026-10-11T12:04:40Z">
        <w:r>
          <w:rPr>
            <w:rtl/>
          </w:rPr>
          <w:delText xml:space="preserve"> </w:delText>
        </w:r>
      </w:del>
      <w:r>
        <w:rPr>
          <w:rtl/>
        </w:rPr>
        <w:t xml:space="preserve">הזורע כלאים בעציץ שאינו נקוב - אסור.</w:t>
      </w:r>
    </w:p>
    <w:p>
      <w:pPr>
        <w:pStyle w:val="38"/>
        <w:rPr>
          <w:ins w:id="100748" w:author="מנוע מכני" w:date="2026-10-11T12:04:40Z"/>
        </w:rPr>
      </w:pPr>
      <w:r>
        <w:t>ו</w:t>
      </w:r>
      <w:r>
        <w:t xml:space="preserve">קמ"ל</w:t>
      </w:r>
      <w:r>
        <w:t xml:space="preserve">?</w:t>
      </w:r>
    </w:p>
    <w:p w:rsidR="00DA63EC" w:rsidRDefault="00DA63EC" w:rsidP="00DA63EC">
      <w:pPr>
        <w:tabs>
          <w:tab w:val="center" w:pos="2835"/>
        </w:tabs>
        <w:rPr>
          <w:rtl/>
        </w:rPr>
      </w:pPr>
      <w:del w:id="100749" w:author="מנוע מכני" w:date="2026-10-11T12:04:40Z">
        <w:r>
          <w:rPr>
            <w:rtl/>
          </w:rPr>
          <w:delText xml:space="preserve"> </w:delText>
        </w:r>
      </w:del>
      <w:r>
        <w:rPr>
          <w:rtl/>
        </w:rPr>
        <w:t xml:space="preserve">דמדרבנן הויא זריעה, תנינא: תרם משאינו נקוב על הנקוב - תרומה, ויחזור ויתרום.</w:t>
      </w:r>
    </w:p>
    <w:p w:rsidR="00DA63EC" w:rsidRDefault="00DA63EC" w:rsidP="00DA63EC">
      <w:pPr>
        <w:pStyle w:val="affffd"/>
        <w:rPr>
          <w:rtl/>
        </w:rPr>
      </w:pPr>
      <w:r>
        <w:rPr>
          <w:rtl/>
        </w:rPr>
        <w:t>׹</w:t>
      </w:r>
    </w:p>
    <w:p>
      <w:pPr>
        <w:pStyle w:val="MishnaBatzad"/>
        <w:rPr>
          <w:ins w:id="20404" w:author="קלוד" w:date="2026-10-11T09:07:26Z"/>
        </w:rPr>
      </w:pPr>
      <w:ins w:id="20403" w:author="קלוד" w:date="2026-10-11T09:07:26Z">
        <w:r>
          <w:t xml:space="preserve">משנה ז</w:t>
        </w:r>
      </w:ins>
    </w:p>
    <w:p w:rsidR="00DA63EC" w:rsidRPr="000A334C" w:rsidRDefault="00DA63EC" w:rsidP="003B6D22">
      <w:pPr>
        <w:pStyle w:val="afff9"/>
        <w:rPr>
          <w:del w:id="20212" w:author="קלוד" w:date="2026-10-11T09:07:26Z"/>
          <w:rtl/>
        </w:rPr>
      </w:pPr>
      <w:del w:id="20211" w:author="קלוד" w:date="2026-10-11T09:07:26Z">
        <w:r w:rsidRPr="000A334C">
          <w:rPr>
            <w:rtl/>
          </w:rPr>
          <w:delText xml:space="preserve">מתני'.</w:delText>
        </w:r>
      </w:del>
    </w:p>
    <w:p w:rsidR="00DA63EC" w:rsidRPr="000A334C" w:rsidRDefault="00DA63EC" w:rsidP="003B6D22">
      <w:pPr>
        <w:pStyle w:val="afff9"/>
        <w:spacing w:before="120"/>
        <w:rPr>
          <w:rtl/>
        </w:rPr>
        <w:pPrChange w:id="90044" w:author="קלוד" w:date="2026-10-11T12:09:42Z">
          <w:pPr>
            <w:pStyle w:val="afff9"/>
          </w:pPr>
        </w:pPrChange>
      </w:pPr>
      <w:r w:rsidRPr="000A334C">
        <w:rPr>
          <w:rtl/>
        </w:rPr>
        <w:lastRenderedPageBreak/>
        <w:t>החיטין, והשעורין, והכוסמין, והשיבולת שועל, והשיפון - הרי אלו חייבין בחלה, ומצטרפין זה עם זה, ואסורים בחדש מלפני הפסח, ומלקצור מלפני העומר.</w:t>
      </w:r>
    </w:p>
    <w:p w:rsidR="00DA63EC" w:rsidRPr="000A334C" w:rsidRDefault="00DA63EC" w:rsidP="003B6D22">
      <w:pPr>
        <w:pStyle w:val="afff9"/>
        <w:rPr>
          <w:rtl/>
        </w:rPr>
      </w:pPr>
      <w:r w:rsidRPr="000A334C">
        <w:rPr>
          <w:rtl/>
        </w:rPr>
        <w:t>אם השרישו קודם לעומר העומר מתירן, ואם לאו - אסורין עד שיבא העומר הבא.</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ע:</w:t>
      </w:r>
    </w:p>
    <w:p>
      <w:pPr>
        <w:pStyle w:val="afffff8"/>
        <w:rPr>
          <w:ins w:id="90323" w:author="קלוד" w:date="2026-10-11T12:32:08Z"/>
        </w:rPr>
      </w:pPr>
      <w:ins w:id="90324" w:author="קלוד" w:date="2026-10-11T12:32:08Z">
        <w:r>
          <w:rPr>
            <w:color w:val="7B3F00"/>
          </w:rPr>
          <w:t xml:space="preserve">כוסמין, שיבולת שועל ושיפון - מין חיטים ושעורים</w:t>
        </w:r>
      </w:ins>
    </w:p>
    <w:p>
      <w:pPr>
        <w:pStyle w:val="38"/>
        <w:rPr>
          <w:ins w:id="100751" w:author="מנוע מכני" w:date="2026-10-11T12:04:40Z"/>
        </w:rPr>
      </w:pPr>
      <w:del w:id="100750" w:author="מנוע מכני" w:date="2026-10-11T12:04:40Z">
        <w:r w:rsidRPr="00265E5E">
          <w:delText xml:space="preserve">•</w:delText>
        </w:r>
      </w:del>
      <w:r>
        <w:t xml:space="preserve"> </w:t>
      </w:r>
      <w:r>
        <w:t xml:space="preserve">תנא:</w:t>
      </w:r>
    </w:p>
    <w:p w:rsidR="00DA63EC" w:rsidRDefault="00DA63EC" w:rsidP="00DA63EC">
      <w:pPr>
        <w:tabs>
          <w:tab w:val="center" w:pos="2835"/>
        </w:tabs>
        <w:rPr>
          <w:rtl/>
        </w:rPr>
      </w:pPr>
      <w:del w:id="100752" w:author="מנוע מכני" w:date="2026-10-11T12:04:40Z">
        <w:r>
          <w:rPr>
            <w:rtl/>
          </w:rPr>
          <w:delText xml:space="preserve"> </w:delText>
        </w:r>
      </w:del>
      <w:r>
        <w:rPr>
          <w:rtl/>
        </w:rPr>
        <w:t xml:space="preserve">כוסמין מין חיטים,</w:t>
      </w:r>
      <w:r>
        <w:rPr>
          <w:rFonts w:hint="cs"/>
          <w:rtl/>
        </w:rPr>
        <w:t>- כוסמת</w:t>
      </w:r>
      <w:r>
        <w:rPr>
          <w:rtl/>
        </w:rPr>
        <w:t xml:space="preserve"> </w:t>
      </w:r>
    </w:p>
    <w:p w:rsidR="00DA63EC" w:rsidRDefault="00DA63EC" w:rsidP="00DA63EC">
      <w:pPr>
        <w:tabs>
          <w:tab w:val="center" w:pos="2835"/>
        </w:tabs>
        <w:rPr>
          <w:rtl/>
        </w:rPr>
      </w:pPr>
      <w:r>
        <w:rPr>
          <w:rtl/>
        </w:rPr>
        <w:t xml:space="preserve">שיבולת שועל </w:t>
      </w:r>
      <w:r>
        <w:rPr>
          <w:rFonts w:hint="cs"/>
          <w:rtl/>
        </w:rPr>
        <w:t xml:space="preserve">[כשמו] </w:t>
      </w:r>
      <w:r>
        <w:rPr>
          <w:rtl/>
        </w:rPr>
        <w:t>ושיפון</w:t>
      </w:r>
      <w:r>
        <w:rPr>
          <w:rFonts w:hint="cs"/>
          <w:rtl/>
        </w:rPr>
        <w:t>[כשמו]</w:t>
      </w:r>
      <w:r>
        <w:rPr>
          <w:rtl/>
        </w:rPr>
        <w:t xml:space="preserve"> מין שעורין </w:t>
      </w:r>
    </w:p>
    <w:p w:rsidR="00DA63EC" w:rsidRDefault="00DA63EC" w:rsidP="00DA63EC">
      <w:pPr>
        <w:tabs>
          <w:tab w:val="center" w:pos="2835"/>
        </w:tabs>
        <w:rPr>
          <w:rtl/>
        </w:rPr>
      </w:pPr>
      <w:ins w:id="93393" w:author="מנוע מכני" w:date="2026-10-11T12:04:40Z">
        <w:r>
          <w:rPr>
            <w:rtl/>
          </w:rPr>
          <w:t xml:space="preserve">אלו</w:t>
        </w:r>
      </w:ins>
      <w:del w:id="93394" w:author="מנוע מכני" w:date="2026-10-11T12:04:40Z">
        <w:r>
          <w:rPr>
            <w:rtl/>
          </w:rPr>
          <w:delText xml:space="preserve">הני</w:delText>
        </w:r>
      </w:del>
      <w:r>
        <w:rPr>
          <w:rtl/>
        </w:rPr>
        <w:t xml:space="preserve"> אין, </w:t>
      </w:r>
      <w:r>
        <w:rPr>
          <w:rFonts w:hint="cs"/>
          <w:rtl/>
        </w:rPr>
        <w:t xml:space="preserve">ולא </w:t>
      </w:r>
      <w:r>
        <w:rPr>
          <w:rtl/>
        </w:rPr>
        <w:t xml:space="preserve">אורז ודוחן </w:t>
      </w:r>
      <w:r>
        <w:rPr>
          <w:rStyle w:val="2fb"/>
          <w:rFonts w:hint="cs"/>
          <w:rtl/>
        </w:rPr>
        <w:t>כדר</w:t>
      </w:r>
      <w:r>
        <w:rPr>
          <w:rStyle w:val="2fb"/>
          <w:rtl/>
        </w:rPr>
        <w:t>"</w:t>
      </w:r>
      <w:r>
        <w:rPr>
          <w:rStyle w:val="2fb"/>
          <w:rFonts w:hint="cs"/>
          <w:rtl/>
        </w:rPr>
        <w:t>ל</w:t>
      </w:r>
      <w:r>
        <w:rPr>
          <w:rtl/>
        </w:rPr>
        <w:t>:</w:t>
      </w:r>
      <w:r w:rsidRPr="00A563E0">
        <w:rPr>
          <w:rStyle w:val="afffff0"/>
          <w:rtl/>
        </w:rPr>
        <w:t xml:space="preserve"> </w:t>
      </w:r>
      <w:r w:rsidRPr="00A563E0">
        <w:rPr>
          <w:rStyle w:val="afffff0"/>
          <w:rFonts w:hint="cs"/>
          <w:rtl/>
        </w:rPr>
        <w:t>'</w:t>
      </w:r>
      <w:ins w:id="90785" w:author="Claude - סמנטי" w:date="2026-10-11T12:27:00Z">
        <w:r>
          <w:rPr>
            <w:rStyle w:val="afffff0"/>
            <w:rtl/>
          </w:rPr>
          <w:t xml:space="preserve">וְהָיָה בַּאֲכָלְכֶם מִלֶּחֶם הָאָרֶץ</w:t>
        </w:r>
      </w:ins>
      <w:del w:id="90786" w:author="Claude - סמנטי" w:date="2026-10-11T12:27:00Z">
        <w:r w:rsidRPr="00A563E0">
          <w:rPr>
            <w:rStyle w:val="afffff0"/>
            <w:rtl/>
          </w:rPr>
          <w:delText xml:space="preserve">והיה באכלכם מלחם הארץ</w:delText>
        </w:r>
      </w:del>
      <w:r w:rsidRPr="00A563E0">
        <w:rPr>
          <w:rStyle w:val="afffff0"/>
          <w:rFonts w:hint="cs"/>
          <w:rtl/>
        </w:rPr>
        <w:t>'</w:t>
      </w:r>
      <w:r w:rsidRPr="00A563E0">
        <w:rPr>
          <w:rStyle w:val="afffff0"/>
          <w:rtl/>
        </w:rPr>
        <w:t>,</w:t>
      </w:r>
      <w:r>
        <w:rPr>
          <w:rtl/>
        </w:rPr>
        <w:t xml:space="preserve"> ו</w:t>
      </w:r>
      <w:r>
        <w:rPr>
          <w:rFonts w:hint="cs"/>
          <w:rtl/>
        </w:rPr>
        <w:t xml:space="preserve">במצה </w:t>
      </w:r>
      <w:r>
        <w:rPr>
          <w:rtl/>
        </w:rPr>
        <w:t>כתיב:</w:t>
      </w:r>
      <w:r w:rsidRPr="00A563E0">
        <w:rPr>
          <w:rStyle w:val="afffff0"/>
          <w:rtl/>
        </w:rPr>
        <w:t xml:space="preserve"> </w:t>
      </w:r>
      <w:r w:rsidRPr="00A563E0">
        <w:rPr>
          <w:rStyle w:val="afffff0"/>
          <w:rFonts w:hint="cs"/>
          <w:rtl/>
        </w:rPr>
        <w:t>'</w:t>
      </w:r>
      <w:r w:rsidRPr="00A563E0">
        <w:rPr>
          <w:rStyle w:val="afffff0"/>
          <w:rtl/>
        </w:rPr>
        <w:t>לחם עוני</w:t>
      </w:r>
      <w:r w:rsidRPr="00A563E0">
        <w:rPr>
          <w:rStyle w:val="afffff0"/>
          <w:rFonts w:hint="cs"/>
          <w:rtl/>
        </w:rPr>
        <w:t>'</w:t>
      </w:r>
      <w:r w:rsidRPr="00A563E0">
        <w:rPr>
          <w:rStyle w:val="afffff0"/>
          <w:rtl/>
        </w:rPr>
        <w:t>.</w:t>
      </w:r>
    </w:p>
    <w:p w:rsidR="00DA63EC" w:rsidRDefault="00DA63EC" w:rsidP="00DA63EC">
      <w:pPr>
        <w:tabs>
          <w:tab w:val="center" w:pos="2835"/>
        </w:tabs>
        <w:rPr>
          <w:rtl/>
        </w:rPr>
      </w:pPr>
      <w:ins w:id="91659" w:author="מנוע מכני" w:date="2026-10-11T12:04:40Z">
        <w:r>
          <w:rPr>
            <w:rtl/>
          </w:rPr>
          <w:t xml:space="preserve">ושם</w:t>
        </w:r>
      </w:ins>
      <w:del w:id="91660" w:author="מנוע מכני" w:date="2026-10-11T12:04:40Z">
        <w:r>
          <w:rPr>
            <w:rtl/>
          </w:rPr>
          <w:delText xml:space="preserve">והתם</w:delText>
        </w:r>
      </w:del>
      <w:r>
        <w:rPr>
          <w:rtl/>
        </w:rPr>
        <w:t xml:space="preserve"> </w:t>
      </w:r>
      <w:r>
        <w:rPr>
          <w:rStyle w:val="2fb"/>
          <w:rFonts w:hint="cs"/>
          <w:rtl/>
        </w:rPr>
        <w:t>מראב</w:t>
      </w:r>
      <w:r>
        <w:rPr>
          <w:rStyle w:val="2fb"/>
          <w:rtl/>
        </w:rPr>
        <w:t>"</w:t>
      </w:r>
      <w:r>
        <w:rPr>
          <w:rStyle w:val="2fb"/>
          <w:rFonts w:hint="cs"/>
          <w:rtl/>
        </w:rPr>
        <w:t xml:space="preserve">י</w:t>
      </w:r>
      <w:r>
        <w:rPr>
          <w:rFonts w:hint="cs"/>
          <w:rtl/>
        </w:rPr>
        <w:t xml:space="preserve">:</w:t>
      </w:r>
      <w:r w:rsidRPr="003017EE">
        <w:rPr>
          <w:rStyle w:val="afffff0"/>
          <w:rFonts w:hint="cs"/>
          <w:rtl/>
        </w:rPr>
        <w:t>'</w:t>
      </w:r>
      <w:r w:rsidRPr="003017EE">
        <w:rPr>
          <w:rStyle w:val="afffff0"/>
          <w:rtl/>
        </w:rPr>
        <w:t>לא תאכל עליו חמץ שבעת ימים תאכל עליו מצות לחם עוני</w:t>
      </w:r>
      <w:r w:rsidRPr="003017EE">
        <w:rPr>
          <w:rStyle w:val="afffff0"/>
          <w:rFonts w:hint="cs"/>
          <w:rtl/>
        </w:rPr>
        <w:t>'</w:t>
      </w:r>
      <w:r w:rsidRPr="003017EE">
        <w:rPr>
          <w:rStyle w:val="afffff0"/>
          <w:rtl/>
        </w:rPr>
        <w:t>,</w:t>
      </w:r>
    </w:p>
    <w:p w:rsidR="00DA63EC" w:rsidRDefault="00DA63EC" w:rsidP="00DA63EC">
      <w:pPr>
        <w:rPr>
          <w:rtl/>
        </w:rPr>
      </w:pPr>
      <w:r w:rsidRPr="00336727">
        <w:rPr>
          <w:rtl/>
        </w:rPr>
        <w:t>דברים הבאים לידי חימוץ אדם יוצא בהן ידי חובתו בפסח, יצאו אלו שאין באין לידי חימוץ אלא לידי סירחון.</w:t>
      </w:r>
    </w:p>
    <w:p w:rsidR="00DA63EC" w:rsidRDefault="00DA63EC" w:rsidP="00DA63EC">
      <w:pPr>
        <w:pStyle w:val="affffd"/>
        <w:rPr>
          <w:del w:id="90043" w:author="מנוע עיצוב" w:date="2026-10-11T12:09:26Z"/>
          <w:rtl/>
        </w:rPr>
      </w:pPr>
      <w:del w:id="90042" w:author="מנוע עיצוב" w:date="2026-10-11T12:09:26Z">
        <w:r>
          <w:rPr>
            <w:rtl/>
          </w:rPr>
          <w:delText xml:space="preserve">׹</w:delText>
        </w:r>
      </w:del>
    </w:p>
    <w:p w:rsidR="00DA63EC" w:rsidRDefault="00DA63EC" w:rsidP="00DA63EC">
      <w:pPr>
        <w:pStyle w:val="affff1"/>
        <w:ind w:end="0"/>
        <w:rPr>
          <w:rtl/>
        </w:rPr>
        <w:pPrChange w:id="20055" w:author="קלוד" w:date="2026-10-11T09:07:26Z">
          <w:pPr>
            <w:pStyle w:val="affff1"/>
            <w:rPr>
              <w:rtl/>
            </w:rPr>
          </w:pPr>
        </w:pPrChange>
      </w:pPr>
      <w:ins w:id="9820" w:author="מספור קטעי משנה" w:date="2026-10-11T09:35:12Z">
        <w:r>
          <w:rPr>
            <w:rStyle w:val="MisparKeta"/>
          </w:rPr>
          <w:t xml:space="preserve">ב. </w:t>
        </w:r>
      </w:ins>
      <w:r>
        <w:rPr>
          <w:rtl/>
        </w:rPr>
        <w:t>ומצטרפין זה עם זה.</w:t>
      </w:r>
    </w:p>
    <w:p>
      <w:pPr>
        <w:pStyle w:val="38"/>
        <w:rPr>
          <w:ins w:id="100753" w:author="מנוע מכני" w:date="2026-10-11T12:04:40Z"/>
        </w:rPr>
      </w:pPr>
      <w:r>
        <w:t xml:space="preserve">תנא:</w:t>
      </w:r>
    </w:p>
    <w:p w:rsidR="00DA63EC" w:rsidRDefault="00DA63EC" w:rsidP="00DA63EC">
      <w:pPr>
        <w:tabs>
          <w:tab w:val="center" w:pos="2835"/>
        </w:tabs>
        <w:rPr>
          <w:rtl/>
        </w:rPr>
      </w:pPr>
      <w:del w:id="100754" w:author="מנוע מכני" w:date="2026-10-11T12:04:40Z">
        <w:r>
          <w:rPr>
            <w:rtl/>
          </w:rPr>
          <w:delText xml:space="preserve"> </w:delText>
        </w:r>
      </w:del>
      <w:r>
        <w:rPr>
          <w:rtl/>
        </w:rPr>
        <w:t xml:space="preserve">התבואה והקמחים והבציקות - מצטרפין זה עם זה.</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Style w:val="2fb"/>
          <w:rFonts w:hint="cs"/>
          <w:rtl/>
        </w:rPr>
        <w:t>ר</w:t>
      </w:r>
      <w:r>
        <w:rPr>
          <w:rStyle w:val="2fb"/>
          <w:rtl/>
        </w:rPr>
        <w:t>"</w:t>
      </w:r>
      <w:r>
        <w:rPr>
          <w:rStyle w:val="2fb"/>
          <w:rFonts w:hint="cs"/>
          <w:rtl/>
        </w:rPr>
        <w:t xml:space="preserve">כ</w:t>
      </w:r>
      <w:r>
        <w:rPr>
          <w:rFonts w:hint="cs"/>
          <w:rtl/>
        </w:rPr>
        <w:t xml:space="preserve">- </w:t>
      </w:r>
      <w:r w:rsidRPr="00B86088">
        <w:rPr>
          <w:rFonts w:hint="cs"/>
          <w:b/>
          <w:bCs/>
          <w:rtl/>
        </w:rPr>
        <w:t>הלכתא</w:t>
      </w:r>
      <w:r>
        <w:rPr>
          <w:rFonts w:hint="cs"/>
          <w:rtl/>
        </w:rPr>
        <w:t xml:space="preserve"> לענין </w:t>
      </w:r>
      <w:r w:rsidRPr="00D67561">
        <w:rPr>
          <w:rFonts w:hint="cs"/>
          <w:b/>
          <w:bCs/>
          <w:rtl/>
        </w:rPr>
        <w:t>חדש</w:t>
      </w:r>
      <w:r>
        <w:rPr>
          <w:rtl/>
        </w:rPr>
        <w:t>.</w:t>
      </w:r>
    </w:p>
    <w:p>
      <w:pPr>
        <w:pStyle w:val="38"/>
        <w:rPr>
          <w:ins w:id="100756" w:author="מנוע מכני" w:date="2026-10-11T12:04:40Z"/>
        </w:rPr>
      </w:pPr>
      <w:del w:id="100755" w:author="מנוע מכני" w:date="2026-10-11T12:04:40Z">
        <w:r w:rsidRPr="00265E5E">
          <w:delText xml:space="preserve">•</w:delText>
        </w:r>
      </w:del>
      <w:r>
        <w:t xml:space="preserve"> </w:t>
      </w:r>
      <w:r>
        <w:t xml:space="preserve">רב יוסף</w:t>
      </w:r>
      <w:del w:id="102555" w:author="מנוע מכני" w:date="2026-10-11T12:04:40Z">
        <w:r>
          <w:delText xml:space="preserve"> אמר</w:delText>
        </w:r>
      </w:del>
      <w:r>
        <w:t xml:space="preserve">:</w:t>
      </w:r>
    </w:p>
    <w:p w:rsidR="00DA63EC" w:rsidRDefault="00DA63EC" w:rsidP="00DA63EC">
      <w:pPr>
        <w:tabs>
          <w:tab w:val="center" w:pos="2835"/>
        </w:tabs>
        <w:rPr>
          <w:rtl/>
        </w:rPr>
      </w:pPr>
      <w:del w:id="100757" w:author="מנוע מכני" w:date="2026-10-11T12:04:40Z">
        <w:r>
          <w:rPr>
            <w:rtl/>
          </w:rPr>
          <w:delText xml:space="preserve"> </w:delText>
        </w:r>
      </w:del>
      <w:r>
        <w:rPr>
          <w:rtl/>
        </w:rPr>
        <w:t xml:space="preserve">לענין </w:t>
      </w:r>
      <w:r w:rsidRPr="00D67561">
        <w:rPr>
          <w:b/>
          <w:bCs/>
          <w:rtl/>
        </w:rPr>
        <w:t>חמץ</w:t>
      </w:r>
      <w:r>
        <w:rPr>
          <w:rtl/>
        </w:rPr>
        <w:t xml:space="preserve"> בפסח.</w:t>
      </w:r>
    </w:p>
    <w:p>
      <w:pPr>
        <w:pStyle w:val="38"/>
        <w:rPr>
          <w:ins w:id="100759" w:author="מנוע מכני" w:date="2026-10-11T12:04:40Z"/>
        </w:rPr>
      </w:pPr>
      <w:del w:id="100758" w:author="מנוע מכני" w:date="2026-10-11T12:04:40Z">
        <w:r w:rsidRPr="00265E5E">
          <w:delText xml:space="preserve">•</w:delText>
        </w:r>
      </w:del>
      <w:r>
        <w:t xml:space="preserve"> </w:t>
      </w:r>
      <w:r>
        <w:t xml:space="preserve">ר"פ:</w:t>
      </w:r>
    </w:p>
    <w:p w:rsidR="00DA63EC" w:rsidRDefault="00DA63EC" w:rsidP="00DA63EC">
      <w:pPr>
        <w:tabs>
          <w:tab w:val="center" w:pos="2835"/>
        </w:tabs>
        <w:rPr>
          <w:rtl/>
        </w:rPr>
      </w:pPr>
      <w:del w:id="100760" w:author="מנוע מכני" w:date="2026-10-11T12:04:40Z">
        <w:r>
          <w:rPr>
            <w:rtl/>
          </w:rPr>
          <w:delText xml:space="preserve"> </w:delText>
        </w:r>
      </w:del>
      <w:r>
        <w:rPr>
          <w:rtl/>
        </w:rPr>
        <w:t xml:space="preserve">לענין </w:t>
      </w:r>
      <w:r w:rsidRPr="00D67561">
        <w:rPr>
          <w:b/>
          <w:bCs/>
          <w:rtl/>
        </w:rPr>
        <w:t>מעשר</w:t>
      </w:r>
      <w:r>
        <w:rPr>
          <w:rtl/>
        </w:rPr>
        <w:t xml:space="preserve"> </w:t>
      </w:r>
      <w:r w:rsidRPr="00D67561">
        <w:rPr>
          <w:b/>
          <w:bCs/>
          <w:rtl/>
        </w:rPr>
        <w:t>שני</w:t>
      </w:r>
      <w:r>
        <w:rPr>
          <w:rtl/>
        </w:rPr>
        <w:t xml:space="preserve">, </w:t>
      </w:r>
      <w:ins w:id="96271" w:author="מנוע מכני" w:date="2026-10-11T12:04:40Z">
        <w:r>
          <w:rPr>
            <w:rtl/>
          </w:rPr>
          <w:t xml:space="preserve">דאם </w:t>
        </w:r>
      </w:ins>
      <w:del w:id="96272" w:author="מנוע מכני" w:date="2026-10-11T12:04:40Z">
        <w:r>
          <w:rPr>
            <w:rtl/>
          </w:rPr>
          <w:delText xml:space="preserve">דאי </w:delText>
        </w:r>
      </w:del>
      <w:r>
        <w:rPr>
          <w:rtl/>
        </w:rPr>
        <w:t xml:space="preserve">אכיל </w:t>
      </w:r>
      <w:ins w:id="93395" w:author="מנוע מכני" w:date="2026-10-11T12:04:40Z">
        <w:r>
          <w:rPr>
            <w:rtl/>
          </w:rPr>
          <w:t xml:space="preserve">לו</w:t>
        </w:r>
      </w:ins>
      <w:del w:id="93396" w:author="מנוע מכני" w:date="2026-10-11T12:04:40Z">
        <w:r>
          <w:rPr>
            <w:rtl/>
          </w:rPr>
          <w:delText xml:space="preserve">ליה</w:delText>
        </w:r>
      </w:del>
      <w:r>
        <w:rPr>
          <w:rtl/>
        </w:rPr>
        <w:t xml:space="preserve"> חוץ לחומה לקי.</w:t>
      </w:r>
    </w:p>
    <w:p>
      <w:pPr>
        <w:pStyle w:val="38"/>
        <w:rPr>
          <w:ins w:id="100762" w:author="מנוע מכני" w:date="2026-10-11T12:04:40Z"/>
        </w:rPr>
      </w:pPr>
      <w:del w:id="100761" w:author="מנוע מכני" w:date="2026-10-11T12:04:40Z">
        <w:r w:rsidRPr="00265E5E">
          <w:delText xml:space="preserve">•</w:delText>
        </w:r>
      </w:del>
      <w:r>
        <w:t xml:space="preserve"> </w:t>
      </w:r>
      <w:r>
        <w:t xml:space="preserve">רבא:</w:t>
      </w:r>
    </w:p>
    <w:p w:rsidR="00DA63EC" w:rsidRDefault="00DA63EC" w:rsidP="00DA63EC">
      <w:pPr>
        <w:tabs>
          <w:tab w:val="center" w:pos="2835"/>
        </w:tabs>
        <w:rPr>
          <w:rtl/>
        </w:rPr>
      </w:pPr>
      <w:del w:id="100763" w:author="מנוע מכני" w:date="2026-10-11T12:04:40Z">
        <w:r>
          <w:rPr>
            <w:rtl/>
          </w:rPr>
          <w:delText xml:space="preserve"> </w:delText>
        </w:r>
      </w:del>
      <w:r>
        <w:rPr>
          <w:rtl/>
        </w:rPr>
        <w:t xml:space="preserve">לענין </w:t>
      </w:r>
      <w:r w:rsidRPr="00D67561">
        <w:rPr>
          <w:b/>
          <w:bCs/>
          <w:rtl/>
        </w:rPr>
        <w:t>טומאת</w:t>
      </w:r>
      <w:r>
        <w:rPr>
          <w:rtl/>
        </w:rPr>
        <w:t xml:space="preserve"> </w:t>
      </w:r>
      <w:r w:rsidRPr="00D67561">
        <w:rPr>
          <w:b/>
          <w:bCs/>
          <w:rtl/>
        </w:rPr>
        <w:t>אוכלין</w:t>
      </w:r>
      <w:r>
        <w:rPr>
          <w:rtl/>
        </w:rPr>
        <w:t xml:space="preserve">, והא </w:t>
      </w:r>
      <w:r>
        <w:rPr>
          <w:rtl/>
        </w:rPr>
        <w:t xml:space="preserve">קמ"ל</w:t>
      </w:r>
      <w:r>
        <w:rPr>
          <w:rtl/>
        </w:rPr>
        <w:t xml:space="preserve">, דתבואה וקמחין דומיא דבצקות, </w:t>
      </w:r>
      <w:r>
        <w:rPr>
          <w:rFonts w:hint="cs"/>
          <w:rtl/>
        </w:rPr>
        <w:t>ד</w:t>
      </w:r>
      <w:r>
        <w:rPr>
          <w:rtl/>
        </w:rPr>
        <w:t xml:space="preserve">אוכלא בעיניה</w:t>
      </w:r>
      <w:ins w:id="95027" w:author="מנוע מכני" w:date="2026-10-11T12:04:40Z">
        <w:r>
          <w:rPr>
            <w:rtl/>
          </w:rPr>
          <w:t xml:space="preserve">,</w:t>
        </w:r>
      </w:ins>
      <w:del w:id="95028" w:author="מנוע מכני" w:date="2026-10-11T12:04:40Z">
        <w:r>
          <w:rPr>
            <w:rtl/>
          </w:rPr>
          <w:delText xml:space="preserve">;</w:delText>
        </w:r>
      </w:del>
      <w:r>
        <w:rPr>
          <w:rtl/>
        </w:rPr>
        <w:t xml:space="preserve"> </w:t>
      </w:r>
    </w:p>
    <w:p>
      <w:pPr>
        <w:pStyle w:val="38"/>
        <w:rPr>
          <w:ins w:id="100764" w:author="מנוע מכני" w:date="2026-10-11T12:04:40Z"/>
        </w:rPr>
      </w:pPr>
      <w:r>
        <w:t xml:space="preserve">והך</w:t>
      </w:r>
    </w:p>
    <w:p w:rsidR="00DA63EC" w:rsidRDefault="00DA63EC" w:rsidP="00DA63EC">
      <w:pPr>
        <w:tabs>
          <w:tab w:val="center" w:pos="2835"/>
        </w:tabs>
        <w:ind w:left="425" w:hanging="29"/>
        <w:rPr>
          <w:rtl/>
        </w:rPr>
      </w:pPr>
      <w:del w:id="100765" w:author="מנוע מכני" w:date="2026-10-11T12:04:40Z">
        <w:r>
          <w:rPr>
            <w:rFonts w:hint="cs"/>
            <w:rtl/>
          </w:rPr>
          <w:delText xml:space="preserve"> </w:delText>
        </w:r>
      </w:del>
      <w:r w:rsidRPr="00664445">
        <w:rPr>
          <w:rStyle w:val="afffff0"/>
          <w:rFonts w:hint="cs"/>
          <w:rtl/>
        </w:rPr>
        <w:t>ד'</w:t>
      </w:r>
      <w:r w:rsidRPr="00664445">
        <w:rPr>
          <w:rStyle w:val="afffff0"/>
          <w:rtl/>
        </w:rPr>
        <w:t>חטה</w:t>
      </w:r>
      <w:r w:rsidRPr="00664445">
        <w:rPr>
          <w:rStyle w:val="afffff0"/>
          <w:rFonts w:hint="cs"/>
          <w:rtl/>
        </w:rPr>
        <w:t>'</w:t>
      </w:r>
      <w:r w:rsidRPr="00664445">
        <w:rPr>
          <w:rStyle w:val="afffff0"/>
          <w:rtl/>
        </w:rPr>
        <w:t xml:space="preserve"> </w:t>
      </w:r>
      <w:r>
        <w:rPr>
          <w:rtl/>
        </w:rPr>
        <w:t>- בין קלופה בין שאינה קלופה מצטרפת, שעורה - קלופה מצטרפת, שאינה קלופה אין מצטרפת.</w:t>
      </w:r>
    </w:p>
    <w:p>
      <w:pPr>
        <w:pStyle w:val="38"/>
        <w:rPr>
          <w:ins w:id="100766" w:author="מנוע מכני" w:date="2026-10-11T12:04:40Z"/>
        </w:rPr>
      </w:pPr>
      <w:r>
        <w:t>והך דתדר</w:t>
      </w:r>
      <w:r>
        <w:t>"</w:t>
      </w:r>
      <w:r>
        <w:t>י</w:t>
      </w:r>
      <w:r>
        <w:t>:</w:t>
      </w:r>
    </w:p>
    <w:p w:rsidR="00DA63EC" w:rsidRDefault="00DA63EC" w:rsidP="00DA63EC">
      <w:pPr>
        <w:tabs>
          <w:tab w:val="center" w:pos="2835"/>
        </w:tabs>
        <w:ind w:hanging="29"/>
        <w:rPr>
          <w:rtl/>
        </w:rPr>
      </w:pPr>
      <w:del w:id="100767" w:author="מנוע מכני" w:date="2026-10-11T12:04:40Z">
        <w:r w:rsidRPr="00A563E0">
          <w:rPr>
            <w:rStyle w:val="afffff0"/>
            <w:rtl/>
          </w:rPr>
          <w:delText xml:space="preserve"> </w:delText>
        </w:r>
      </w:del>
      <w:r w:rsidRPr="00A563E0">
        <w:rPr>
          <w:rStyle w:val="afffff0"/>
          <w:rFonts w:hint="cs"/>
          <w:rtl/>
        </w:rPr>
        <w:t>'</w:t>
      </w:r>
      <w:ins w:id="90787" w:author="Claude - סמנטי" w:date="2026-10-11T12:27:00Z">
        <w:r>
          <w:rPr>
            <w:rStyle w:val="afffff0"/>
            <w:rtl/>
          </w:rPr>
          <w:t xml:space="preserve">עַל כָּל זֶרַע זֵרוּעַ אֲשֶׁר יִזָּרֵעַ</w:t>
        </w:r>
      </w:ins>
      <w:del w:id="90788" w:author="Claude - סמנטי" w:date="2026-10-11T12:27:00Z">
        <w:r w:rsidRPr="00A563E0">
          <w:rPr>
            <w:rStyle w:val="afffff0"/>
            <w:rtl/>
          </w:rPr>
          <w:delText xml:space="preserve">על כל זרע זרוע אשר יזרע</w:delText>
        </w:r>
      </w:del>
      <w:r w:rsidRPr="00A563E0">
        <w:rPr>
          <w:rStyle w:val="afffff0"/>
          <w:rFonts w:hint="cs"/>
          <w:rtl/>
        </w:rPr>
        <w:t>'</w:t>
      </w:r>
      <w:r w:rsidRPr="00A563E0">
        <w:rPr>
          <w:rStyle w:val="afffff0"/>
          <w:rtl/>
        </w:rPr>
        <w:t xml:space="preserve"> </w:t>
      </w:r>
      <w:r>
        <w:rPr>
          <w:rtl/>
        </w:rPr>
        <w:t>- כדרך שבני אדם מוציאין לזריעה, חטה בקליפתה ושעורה בקליפתה ועדשים בקליפתן!</w:t>
      </w:r>
    </w:p>
    <w:p>
      <w:pPr>
        <w:pStyle w:val="38"/>
        <w:rPr>
          <w:ins w:id="100768" w:author="מנוע מכני" w:date="2026-10-11T12:04:40Z"/>
        </w:rPr>
      </w:pPr>
      <w:r>
        <w:t xml:space="preserve">- </w:t>
      </w:r>
      <w:r>
        <w:t xml:space="preserve">ל"ק</w:t>
      </w:r>
      <w:r>
        <w:t xml:space="preserve">:</w:t>
      </w:r>
    </w:p>
    <w:p w:rsidR="00DA63EC" w:rsidRDefault="00DA63EC" w:rsidP="00DA63EC">
      <w:pPr>
        <w:pStyle w:val="affffb"/>
        <w:rPr>
          <w:rtl/>
        </w:rPr>
      </w:pPr>
      <w:del w:id="100769" w:author="מנוע מכני" w:date="2026-10-11T12:04:40Z">
        <w:r>
          <w:rPr>
            <w:rtl/>
          </w:rPr>
          <w:delText xml:space="preserve"> </w:delText>
        </w:r>
      </w:del>
      <w:r>
        <w:rPr>
          <w:rtl/>
        </w:rPr>
        <w:t xml:space="preserve">הא בלחות, הא ביבשות.</w:t>
      </w:r>
    </w:p>
    <w:p w:rsidR="00DA63EC" w:rsidRDefault="00DA63EC" w:rsidP="00DA63EC">
      <w:pPr>
        <w:pStyle w:val="affffd"/>
        <w:rPr>
          <w:del w:id="90045" w:author="מנוע עיצוב" w:date="2026-10-11T12:09:26Z"/>
          <w:rtl/>
        </w:rPr>
      </w:pPr>
      <w:del w:id="90044" w:author="מנוע עיצוב" w:date="2026-10-11T12:09:26Z">
        <w:r>
          <w:rPr>
            <w:rtl/>
          </w:rPr>
          <w:delText xml:space="preserve">׹</w:delText>
        </w:r>
      </w:del>
    </w:p>
    <w:p w:rsidR="00DA63EC" w:rsidRDefault="00DA63EC" w:rsidP="00DA63EC">
      <w:pPr>
        <w:pStyle w:val="affff1"/>
        <w:ind w:end="0"/>
        <w:rPr>
          <w:rtl/>
        </w:rPr>
        <w:pPrChange w:id="20056" w:author="קלוד" w:date="2026-10-11T09:07:26Z">
          <w:pPr>
            <w:pStyle w:val="affff1"/>
            <w:rPr>
              <w:rtl/>
            </w:rPr>
          </w:pPr>
        </w:pPrChange>
      </w:pPr>
      <w:ins w:id="9821" w:author="מספור קטעי משנה" w:date="2026-10-11T09:35:12Z">
        <w:r>
          <w:rPr>
            <w:rStyle w:val="MisparKeta"/>
          </w:rPr>
          <w:t xml:space="preserve">ג. </w:t>
        </w:r>
      </w:ins>
      <w:r>
        <w:rPr>
          <w:rtl/>
        </w:rPr>
        <w:t>ואסורין בחדש מלפני הפסח.</w:t>
      </w:r>
    </w:p>
    <w:p>
      <w:pPr>
        <w:pStyle w:val="38"/>
        <w:rPr>
          <w:ins w:id="100770" w:author="מנוע מכני" w:date="2026-10-11T12:04:40Z"/>
        </w:rPr>
      </w:pPr>
      <w:r>
        <w:t>מ</w:t>
      </w:r>
      <w:r>
        <w:t>דר</w:t>
      </w:r>
      <w:r>
        <w:t>"</w:t>
      </w:r>
      <w:r>
        <w:t>ל</w:t>
      </w:r>
      <w:r>
        <w:t xml:space="preserve">:</w:t>
      </w:r>
    </w:p>
    <w:p w:rsidR="00DA63EC" w:rsidRDefault="00DA63EC" w:rsidP="00DA63EC">
      <w:pPr>
        <w:tabs>
          <w:tab w:val="center" w:pos="2835"/>
        </w:tabs>
        <w:rPr>
          <w:rtl/>
        </w:rPr>
      </w:pPr>
      <w:del w:id="100771" w:author="מנוע מכני" w:date="2026-10-11T12:04:40Z">
        <w:r>
          <w:rPr>
            <w:rtl/>
          </w:rPr>
          <w:delText xml:space="preserve"> </w:delText>
        </w:r>
      </w:del>
      <w:ins w:id="97531" w:author="מנוע מכני" w:date="2026-10-11T12:04:40Z">
        <w:r>
          <w:rPr>
            <w:rtl/>
          </w:rPr>
          <w:t xml:space="preserve">באה</w:t>
        </w:r>
      </w:ins>
      <w:del w:id="97532" w:author="מנוע מכני" w:date="2026-10-11T12:04:40Z">
        <w:r>
          <w:rPr>
            <w:rtl/>
          </w:rPr>
          <w:delText xml:space="preserve">אתיא</w:delText>
        </w:r>
      </w:del>
      <w:r>
        <w:rPr>
          <w:rtl/>
        </w:rPr>
        <w:t xml:space="preserve"> לחם לחם ממצה.</w:t>
      </w:r>
    </w:p>
    <w:p w:rsidR="00DA63EC" w:rsidRDefault="00DA63EC" w:rsidP="00DA63EC">
      <w:pPr>
        <w:pStyle w:val="affffd"/>
        <w:rPr>
          <w:del w:id="90047" w:author="מנוע עיצוב" w:date="2026-10-11T12:09:26Z"/>
          <w:rtl/>
        </w:rPr>
      </w:pPr>
      <w:del w:id="90046" w:author="מנוע עיצוב" w:date="2026-10-11T12:09:26Z">
        <w:r>
          <w:rPr>
            <w:rtl/>
          </w:rPr>
          <w:delText xml:space="preserve">׹</w:delText>
        </w:r>
      </w:del>
    </w:p>
    <w:p w:rsidR="00DA63EC" w:rsidRDefault="00DA63EC" w:rsidP="00DA63EC">
      <w:pPr>
        <w:pStyle w:val="affff1"/>
        <w:ind w:end="0"/>
        <w:rPr>
          <w:rtl/>
        </w:rPr>
        <w:pPrChange w:id="20057" w:author="קלוד" w:date="2026-10-11T09:07:26Z">
          <w:pPr>
            <w:pStyle w:val="affff1"/>
            <w:rPr>
              <w:rtl/>
            </w:rPr>
          </w:pPr>
        </w:pPrChange>
      </w:pPr>
      <w:ins w:id="9822" w:author="מספור קטעי משנה" w:date="2026-10-11T09:35:12Z">
        <w:r>
          <w:rPr>
            <w:rStyle w:val="MisparKeta"/>
          </w:rPr>
          <w:t xml:space="preserve">ד. </w:t>
        </w:r>
      </w:ins>
      <w:r>
        <w:rPr>
          <w:rtl/>
        </w:rPr>
        <w:t>ולקצור לפני העומר.</w:t>
      </w:r>
    </w:p>
    <w:p>
      <w:pPr>
        <w:pStyle w:val="38"/>
        <w:rPr>
          <w:ins w:id="100772" w:author="מנוע מכני" w:date="2026-10-11T12:04:40Z"/>
        </w:rPr>
      </w:pPr>
      <w:r>
        <w:t>מדרי</w:t>
      </w:r>
      <w:r>
        <w:t>"</w:t>
      </w:r>
      <w:r>
        <w:t>ו</w:t>
      </w:r>
      <w:r>
        <w:t xml:space="preserve">:</w:t>
      </w:r>
    </w:p>
    <w:p w:rsidR="00DA63EC" w:rsidRDefault="00DA63EC" w:rsidP="00DA63EC">
      <w:pPr>
        <w:tabs>
          <w:tab w:val="center" w:pos="2835"/>
        </w:tabs>
        <w:rPr>
          <w:rtl/>
        </w:rPr>
      </w:pPr>
      <w:del w:id="100773" w:author="מנוע מכני" w:date="2026-10-11T12:04:40Z">
        <w:r>
          <w:rPr>
            <w:rtl/>
          </w:rPr>
          <w:delText xml:space="preserve"> </w:delText>
        </w:r>
      </w:del>
      <w:ins w:id="97533" w:author="מנוע מכני" w:date="2026-10-11T12:04:40Z">
        <w:r>
          <w:rPr>
            <w:rtl/>
          </w:rPr>
          <w:t xml:space="preserve">באה</w:t>
        </w:r>
      </w:ins>
      <w:del w:id="97534" w:author="מנוע מכני" w:date="2026-10-11T12:04:40Z">
        <w:r>
          <w:rPr>
            <w:rtl/>
          </w:rPr>
          <w:delText xml:space="preserve">אתיא</w:delText>
        </w:r>
      </w:del>
      <w:r>
        <w:rPr>
          <w:rtl/>
        </w:rPr>
        <w:t xml:space="preserve"> ראשית ראשית מחלה.</w:t>
      </w:r>
    </w:p>
    <w:p>
      <w:pPr>
        <w:pStyle w:val="afffff8"/>
        <w:rPr>
          <w:ins w:id="90321" w:author="קלוד" w:date="2026-10-11T12:32:08Z"/>
        </w:rPr>
      </w:pPr>
      <w:ins w:id="90322" w:author="קלוד" w:date="2026-10-11T12:32:08Z">
        <w:r>
          <w:rPr>
            <w:color w:val="7B3F00"/>
          </w:rPr>
          <w:t xml:space="preserve">'קודם לעומר' - קודם קצירה או קודם הבאה</w:t>
        </w:r>
      </w:ins>
    </w:p>
    <w:p w:rsidR="00DA63EC" w:rsidRDefault="00DA63EC" w:rsidP="00DA63EC">
      <w:pPr>
        <w:tabs>
          <w:tab w:val="center" w:pos="2835"/>
        </w:tabs>
        <w:rPr>
          <w:rtl/>
        </w:rPr>
      </w:pPr>
      <w:r>
        <w:rPr>
          <w:rtl/>
        </w:rPr>
        <w:t xml:space="preserve">קודם לעומר? ר' יונה </w:t>
      </w:r>
      <w:r>
        <w:rPr>
          <w:rtl/>
        </w:rPr>
        <w:t xml:space="preserve">אמר</w:t>
      </w:r>
      <w:r>
        <w:rPr>
          <w:rtl/>
        </w:rPr>
        <w:t xml:space="preserve">: קודם קצירת העומר, </w:t>
      </w:r>
      <w:r>
        <w:rPr>
          <w:rStyle w:val="2fb"/>
          <w:rtl/>
        </w:rPr>
        <w:t xml:space="preserve">ר</w:t>
      </w:r>
      <w:r>
        <w:rPr>
          <w:rStyle w:val="2fb"/>
          <w:rFonts w:hint="cs"/>
          <w:rtl/>
        </w:rPr>
        <w:t>יב</w:t>
      </w:r>
      <w:r>
        <w:rPr>
          <w:rStyle w:val="2fb"/>
          <w:rtl/>
        </w:rPr>
        <w:t>"</w:t>
      </w:r>
      <w:r>
        <w:rPr>
          <w:rStyle w:val="2fb"/>
          <w:rFonts w:hint="cs"/>
          <w:rtl/>
        </w:rPr>
        <w:t xml:space="preserve">ז</w:t>
      </w:r>
      <w:r>
        <w:rPr>
          <w:rFonts w:hint="cs"/>
          <w:rtl/>
        </w:rPr>
        <w:t xml:space="preserve">: </w:t>
      </w:r>
      <w:r>
        <w:rPr>
          <w:rtl/>
        </w:rPr>
        <w:t>קודם הבאת העומר.</w:t>
      </w:r>
    </w:p>
    <w:p>
      <w:pPr>
        <w:pStyle w:val="38"/>
        <w:rPr>
          <w:ins w:id="100775" w:author="מנוע מכני" w:date="2026-10-11T12:04:40Z"/>
        </w:rPr>
      </w:pPr>
      <w:del w:id="100774" w:author="מנוע מכני" w:date="2026-10-11T12:04:40Z">
        <w:r w:rsidRPr="00265E5E">
          <w:delText xml:space="preserve">•</w:delText>
        </w:r>
      </w:del>
      <w:r>
        <w:t xml:space="preserve"> </w:t>
      </w:r>
      <w:r>
        <w:t xml:space="preserve">תנן</w:t>
      </w:r>
      <w:r>
        <w:t xml:space="preserve">:</w:t>
      </w:r>
    </w:p>
    <w:p w:rsidR="00DA63EC" w:rsidRDefault="00DA63EC" w:rsidP="00DA63EC">
      <w:pPr>
        <w:tabs>
          <w:tab w:val="center" w:pos="2835"/>
        </w:tabs>
        <w:rPr>
          <w:rtl/>
        </w:rPr>
      </w:pPr>
      <w:del w:id="100776" w:author="מנוע מכני" w:date="2026-10-11T12:04:40Z">
        <w:r>
          <w:rPr>
            <w:rtl/>
          </w:rPr>
          <w:delText xml:space="preserve"> </w:delText>
        </w:r>
      </w:del>
      <w:r>
        <w:rPr>
          <w:rtl/>
        </w:rPr>
        <w:t xml:space="preserve">אסורין בחדש לפני פסח ולקצור לפני העומר</w:t>
      </w:r>
      <w:ins w:id="95029" w:author="מנוע מכני" w:date="2026-10-11T12:04:40Z">
        <w:r>
          <w:rPr>
            <w:rtl/>
          </w:rPr>
          <w:t xml:space="preserve">,</w:t>
        </w:r>
      </w:ins>
      <w:del w:id="9503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למ</w:t>
      </w:r>
      <w:r>
        <w:rPr>
          <w:rtl/>
        </w:rPr>
        <w:t>"</w:t>
      </w:r>
      <w:r>
        <w:rPr>
          <w:rFonts w:hint="cs"/>
          <w:rtl/>
        </w:rPr>
        <w:t>ד</w:t>
      </w:r>
      <w:r>
        <w:rPr>
          <w:rtl/>
        </w:rPr>
        <w:t xml:space="preserve"> קודם הבאת העומר, היינו דלא עריב ותני </w:t>
      </w:r>
      <w:ins w:id="95731" w:author="מנוע מכני" w:date="2026-10-11T12:04:40Z">
        <w:r>
          <w:rPr>
            <w:rtl/>
          </w:rPr>
          <w:t xml:space="preserve">להם</w:t>
        </w:r>
      </w:ins>
      <w:del w:id="95732" w:author="מנוע מכני" w:date="2026-10-11T12:04:40Z">
        <w:r>
          <w:rPr>
            <w:rtl/>
          </w:rPr>
          <w:delText xml:space="preserve">להו</w:delText>
        </w:r>
      </w:del>
      <w:r>
        <w:rPr>
          <w:rtl/>
        </w:rPr>
        <w:t xml:space="preserve">, </w:t>
      </w:r>
    </w:p>
    <w:p w:rsidR="00DA63EC" w:rsidRDefault="00DA63EC" w:rsidP="00DA63EC">
      <w:pPr>
        <w:tabs>
          <w:tab w:val="center" w:pos="2835"/>
        </w:tabs>
        <w:rPr>
          <w:rtl/>
        </w:rPr>
      </w:pPr>
      <w:r>
        <w:rPr>
          <w:rtl/>
        </w:rPr>
        <w:t xml:space="preserve">למ"ד</w:t>
      </w:r>
      <w:r>
        <w:rPr>
          <w:rtl/>
        </w:rPr>
        <w:t xml:space="preserve"> קודם קצירת העומר, </w:t>
      </w:r>
      <w:r>
        <w:rPr>
          <w:rFonts w:hint="cs"/>
          <w:rtl/>
        </w:rPr>
        <w:t xml:space="preserve">לא</w:t>
      </w:r>
      <w:r>
        <w:rPr>
          <w:rFonts w:hint="cs"/>
          <w:rtl/>
        </w:rPr>
        <w:t xml:space="preserve"> ערבינהו ד</w:t>
      </w:r>
      <w:r>
        <w:rPr>
          <w:rtl/>
        </w:rPr>
        <w:t>אסורין בחדש ולקצור לפני הפסח!</w:t>
      </w:r>
    </w:p>
    <w:p>
      <w:pPr>
        <w:pStyle w:val="38"/>
        <w:rPr>
          <w:ins w:id="100777" w:author="מנוע מכני" w:date="2026-10-11T12:04:40Z"/>
        </w:rPr>
      </w:pPr>
      <w:r>
        <w:t xml:space="preserve">אלא אסיפא איתמר:</w:t>
      </w:r>
    </w:p>
    <w:p w:rsidR="00DA63EC" w:rsidRDefault="00DA63EC" w:rsidP="00DA63EC">
      <w:pPr>
        <w:tabs>
          <w:tab w:val="center" w:pos="2835"/>
        </w:tabs>
        <w:rPr>
          <w:rtl/>
        </w:rPr>
      </w:pPr>
      <w:del w:id="100778" w:author="מנוע מכני" w:date="2026-10-11T12:04:40Z">
        <w:r>
          <w:rPr>
            <w:rtl/>
          </w:rPr>
          <w:delText xml:space="preserve"> </w:delText>
        </w:r>
      </w:del>
      <w:r>
        <w:rPr>
          <w:rtl/>
        </w:rPr>
        <w:t xml:space="preserve">אם השרישו קודם לעומר - העומר מתירן</w:t>
      </w:r>
      <w:ins w:id="95031" w:author="מנוע מכני" w:date="2026-10-11T12:04:40Z">
        <w:r>
          <w:rPr>
            <w:rtl/>
          </w:rPr>
          <w:t xml:space="preserve">,</w:t>
        </w:r>
      </w:ins>
      <w:del w:id="95032" w:author="מנוע מכני" w:date="2026-10-11T12:04:40Z">
        <w:r>
          <w:rPr>
            <w:rtl/>
          </w:rPr>
          <w:delText xml:space="preserve">;</w:delText>
        </w:r>
      </w:del>
      <w:r>
        <w:rPr>
          <w:rtl/>
        </w:rPr>
        <w:t xml:space="preserve"> </w:t>
      </w:r>
    </w:p>
    <w:p>
      <w:pPr>
        <w:pStyle w:val="38"/>
        <w:rPr>
          <w:ins w:id="100780" w:author="מנוע מכני" w:date="2026-10-11T12:04:40Z"/>
        </w:rPr>
      </w:pPr>
      <w:del w:id="100779" w:author="מנוע מכני" w:date="2026-10-11T12:04:40Z">
        <w:r w:rsidRPr="00265E5E">
          <w:delText xml:space="preserve">•</w:delText>
        </w:r>
      </w:del>
      <w:r>
        <w:t xml:space="preserve"> </w:t>
      </w:r>
      <w:r>
        <w:t>קודם לעומר</w:t>
      </w:r>
      <w:r>
        <w:t>-</w:t>
      </w:r>
      <w:r>
        <w:t xml:space="preserve"> רבי יונה:</w:t>
      </w:r>
    </w:p>
    <w:p w:rsidR="00DA63EC" w:rsidRDefault="00DA63EC" w:rsidP="00DA63EC">
      <w:pPr>
        <w:tabs>
          <w:tab w:val="center" w:pos="2835"/>
        </w:tabs>
        <w:rPr>
          <w:rtl/>
        </w:rPr>
      </w:pPr>
      <w:del w:id="100781" w:author="מנוע מכני" w:date="2026-10-11T12:04:40Z">
        <w:r>
          <w:rPr>
            <w:rtl/>
          </w:rPr>
          <w:delText xml:space="preserve"> </w:delText>
        </w:r>
      </w:del>
      <w:r>
        <w:rPr>
          <w:rtl/>
        </w:rPr>
        <w:t xml:space="preserve">קודם הבאת העומר, </w:t>
      </w:r>
      <w:r>
        <w:rPr>
          <w:rStyle w:val="2fb"/>
          <w:rtl/>
        </w:rPr>
        <w:t xml:space="preserve">ר</w:t>
      </w:r>
      <w:r>
        <w:rPr>
          <w:rStyle w:val="2fb"/>
          <w:rFonts w:hint="cs"/>
          <w:rtl/>
        </w:rPr>
        <w:t>יב</w:t>
      </w:r>
      <w:r>
        <w:rPr>
          <w:rStyle w:val="2fb"/>
          <w:rtl/>
        </w:rPr>
        <w:t>"</w:t>
      </w:r>
      <w:r>
        <w:rPr>
          <w:rStyle w:val="2fb"/>
          <w:rFonts w:hint="cs"/>
          <w:rtl/>
        </w:rPr>
        <w:t xml:space="preserve">ז</w:t>
      </w:r>
      <w:r>
        <w:rPr>
          <w:rFonts w:hint="cs"/>
          <w:rtl/>
        </w:rPr>
        <w:t xml:space="preserve"> </w:t>
      </w:r>
      <w:r>
        <w:rPr>
          <w:rtl/>
        </w:rPr>
        <w:t>אומר: קודם קצירת העומר</w:t>
      </w:r>
    </w:p>
    <w:p w:rsidR="00DA63EC" w:rsidRDefault="00DA63EC" w:rsidP="00DA63EC">
      <w:pPr>
        <w:pStyle w:val="afff3"/>
        <w:framePr w:wrap="around"/>
        <w:rPr>
          <w:rtl/>
        </w:rPr>
      </w:pPr>
      <w:r>
        <w:rPr>
          <w:rFonts w:hint="cs"/>
          <w:rtl/>
        </w:rPr>
        <w:t>עא</w:t>
      </w:r>
      <w:r>
        <w:rPr>
          <w:rtl/>
        </w:rPr>
        <w:t>.</w:t>
      </w:r>
    </w:p>
    <w:p>
      <w:pPr>
        <w:pStyle w:val="afffff8"/>
        <w:rPr>
          <w:ins w:id="90319" w:author="קלוד" w:date="2026-10-11T12:32:08Z"/>
        </w:rPr>
      </w:pPr>
      <w:ins w:id="90320" w:author="קלוד" w:date="2026-10-11T12:32:08Z">
        <w:r>
          <w:rPr>
            <w:color w:val="7B3F00"/>
          </w:rPr>
          <w:t xml:space="preserve">עומר מתיר בהשרשה - מ'אביב', 'חרמש' או 'תזרע'</w:t>
        </w:r>
      </w:ins>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del w:id="102597" w:author="מנוע מכני" w:date="2026-10-11T12:04:40Z">
        <w:r>
          <w:rPr>
            <w:rFonts w:hint="cs"/>
            <w:rtl/>
          </w:rPr>
          <w:delText xml:space="preserve">א</w:delText>
        </w:r>
        <w:r>
          <w:rPr>
            <w:rtl/>
          </w:rPr>
          <w:delText xml:space="preserve">"</w:delText>
        </w:r>
        <w:r>
          <w:rPr>
            <w:rFonts w:hint="cs"/>
            <w:rtl/>
          </w:rPr>
          <w:delText xml:space="preserve">ל </w:delText>
        </w:r>
      </w:del>
      <w:r>
        <w:rPr>
          <w:rStyle w:val="2fb"/>
          <w:rFonts w:hint="cs"/>
          <w:rtl/>
        </w:rPr>
        <w:t xml:space="preserve">ר</w:t>
      </w:r>
      <w:r>
        <w:rPr>
          <w:rStyle w:val="2fb"/>
          <w:rtl/>
        </w:rPr>
        <w:t>"</w:t>
      </w:r>
      <w:r>
        <w:rPr>
          <w:rStyle w:val="2fb"/>
          <w:rFonts w:hint="cs"/>
          <w:rtl/>
        </w:rPr>
        <w:t xml:space="preserve">א</w:t>
      </w:r>
      <w:r>
        <w:rPr>
          <w:rFonts w:hint="cs"/>
          <w:rtl/>
        </w:rPr>
        <w:t xml:space="preserve"> </w:t>
      </w:r>
      <w:r>
        <w:rPr>
          <w:rStyle w:val="2fb"/>
          <w:rFonts w:hint="cs"/>
          <w:rtl/>
        </w:rPr>
        <w:t xml:space="preserve">לרי</w:t>
      </w:r>
      <w:r>
        <w:rPr>
          <w:rStyle w:val="2fb"/>
          <w:rtl/>
        </w:rPr>
        <w:t>"</w:t>
      </w:r>
      <w:r>
        <w:rPr>
          <w:rStyle w:val="2fb"/>
          <w:rFonts w:hint="cs"/>
          <w:rtl/>
        </w:rPr>
        <w:t xml:space="preserve">א</w:t>
      </w:r>
      <w:r>
        <w:rPr>
          <w:rFonts w:hint="cs"/>
          <w:rtl/>
        </w:rPr>
        <w:t xml:space="preserve"> </w:t>
      </w:r>
      <w:r>
        <w:rPr>
          <w:rtl/>
        </w:rPr>
        <w:t xml:space="preserve">דדריה, </w:t>
      </w:r>
      <w:r>
        <w:rPr>
          <w:rtl/>
        </w:rPr>
        <w:t xml:space="preserve">לא</w:t>
      </w:r>
      <w:r>
        <w:rPr>
          <w:rtl/>
        </w:rPr>
        <w:t xml:space="preserve"> תיתב אכרעיך עד דמפרשת להא מתני': מנין לעומר שמתיר בהשרשה? </w:t>
      </w:r>
      <w:r w:rsidRPr="003017EE">
        <w:rPr>
          <w:rStyle w:val="afffff0"/>
          <w:rFonts w:hint="cs"/>
          <w:rtl/>
        </w:rPr>
        <w:t>מ'</w:t>
      </w:r>
      <w:r w:rsidRPr="003017EE">
        <w:rPr>
          <w:rStyle w:val="afffff0"/>
          <w:rtl/>
        </w:rPr>
        <w:t>אביב</w:t>
      </w:r>
      <w:r w:rsidRPr="003017EE">
        <w:rPr>
          <w:rStyle w:val="afffff0"/>
          <w:rFonts w:hint="cs"/>
          <w:rtl/>
        </w:rPr>
        <w:t>'</w:t>
      </w:r>
      <w:r w:rsidRPr="003017EE">
        <w:rPr>
          <w:rStyle w:val="afffff0"/>
          <w:rtl/>
        </w:rPr>
        <w:t>,</w:t>
      </w:r>
      <w:r>
        <w:rPr>
          <w:rtl/>
        </w:rPr>
        <w:t xml:space="preserve"> </w:t>
      </w:r>
      <w:ins w:id="91663" w:author="מנוע מכני" w:date="2026-10-11T12:04:40Z">
        <w:r>
          <w:rPr>
            <w:rtl/>
          </w:rPr>
          <w:t xml:space="preserve">לא</w:t>
        </w:r>
      </w:ins>
      <w:del w:id="91664" w:author="מנוע מכני" w:date="2026-10-11T12:04:40Z">
        <w:r>
          <w:rPr>
            <w:rtl/>
          </w:rPr>
          <w:delText xml:space="preserve">לאו</w:delText>
        </w:r>
      </w:del>
      <w:r>
        <w:rPr>
          <w:rtl/>
        </w:rPr>
        <w:t xml:space="preserve"> מכלל </w:t>
      </w:r>
      <w:ins w:id="91661" w:author="מנוע מכני" w:date="2026-10-11T12:04:40Z">
        <w:r>
          <w:rPr>
            <w:rtl/>
          </w:rPr>
          <w:t xml:space="preserve">דיש</w:t>
        </w:r>
      </w:ins>
      <w:del w:id="91662" w:author="מנוע מכני" w:date="2026-10-11T12:04:40Z">
        <w:r>
          <w:rPr>
            <w:rtl/>
          </w:rPr>
          <w:delText xml:space="preserve">דאיכא</w:delText>
        </w:r>
      </w:del>
      <w:r>
        <w:rPr>
          <w:rtl/>
        </w:rPr>
        <w:t xml:space="preserve"> </w:t>
      </w:r>
      <w:ins w:id="91665" w:author="מנוע מכני" w:date="2026-10-11T12:04:40Z">
        <w:r>
          <w:rPr>
            <w:rtl/>
          </w:rPr>
          <w:t xml:space="preserve">דלא</w:t>
        </w:r>
      </w:ins>
      <w:del w:id="91666" w:author="מנוע מכני" w:date="2026-10-11T12:04:40Z">
        <w:r>
          <w:rPr>
            <w:rtl/>
          </w:rPr>
          <w:delText xml:space="preserve">דלאו</w:delText>
        </w:r>
      </w:del>
      <w:r>
        <w:rPr>
          <w:rtl/>
        </w:rPr>
        <w:t xml:space="preserve"> אביב.</w:t>
      </w:r>
    </w:p>
    <w:p w:rsidR="00DA63EC" w:rsidRDefault="00DA63EC" w:rsidP="00DA63EC">
      <w:pPr>
        <w:tabs>
          <w:tab w:val="center" w:pos="2835"/>
        </w:tabs>
        <w:rPr>
          <w:rtl/>
        </w:rPr>
      </w:pPr>
      <w:ins w:id="91667" w:author="מנוע מכני" w:date="2026-10-11T12:04:40Z">
        <w:r>
          <w:rPr>
            <w:rtl/>
          </w:rPr>
          <w:t xml:space="preserve">דלא</w:t>
        </w:r>
      </w:ins>
      <w:del w:id="91668" w:author="מנוע מכני" w:date="2026-10-11T12:04:40Z">
        <w:r>
          <w:rPr>
            <w:rtl/>
          </w:rPr>
          <w:delText xml:space="preserve">דלאו</w:delText>
        </w:r>
      </w:del>
      <w:r>
        <w:rPr>
          <w:rtl/>
        </w:rPr>
        <w:t xml:space="preserve"> אביב, ולעולם </w:t>
      </w:r>
      <w:ins w:id="97535" w:author="מנוע מכני" w:date="2026-10-11T12:04:40Z">
        <w:r>
          <w:rPr>
            <w:rtl/>
          </w:rPr>
          <w:t xml:space="preserve">דנכנס</w:t>
        </w:r>
      </w:ins>
      <w:del w:id="97536" w:author="מנוע מכני" w:date="2026-10-11T12:04:40Z">
        <w:r>
          <w:rPr>
            <w:rtl/>
          </w:rPr>
          <w:delText xml:space="preserve">דעייל</w:delText>
        </w:r>
      </w:del>
      <w:r>
        <w:rPr>
          <w:rtl/>
        </w:rPr>
        <w:t xml:space="preserve"> שליש!</w:t>
      </w:r>
    </w:p>
    <w:p>
      <w:pPr>
        <w:pStyle w:val="38"/>
        <w:rPr>
          <w:ins w:id="100782" w:author="מנוע מכני" w:date="2026-10-11T12:04:40Z"/>
        </w:rPr>
      </w:pPr>
      <w:r>
        <w:t xml:space="preserve">אלא </w:t>
      </w:r>
      <w:r>
        <w:t xml:space="preserve">אמר</w:t>
      </w:r>
      <w:r>
        <w:t xml:space="preserve"> שמואל:</w:t>
      </w:r>
    </w:p>
    <w:p w:rsidR="00DA63EC" w:rsidRDefault="00DA63EC" w:rsidP="00DA63EC">
      <w:pPr>
        <w:tabs>
          <w:tab w:val="center" w:pos="2835"/>
        </w:tabs>
        <w:rPr>
          <w:rtl/>
        </w:rPr>
      </w:pPr>
      <w:del w:id="100783" w:author="מנוע מכני" w:date="2026-10-11T12:04:40Z">
        <w:r>
          <w:rPr>
            <w:rtl/>
          </w:rPr>
          <w:delText xml:space="preserve"> </w:delText>
        </w:r>
      </w:del>
      <w:r>
        <w:rPr>
          <w:rtl/>
        </w:rPr>
        <w:t xml:space="preserve">מהחל חרמש, </w:t>
      </w:r>
      <w:ins w:id="91671" w:author="מנוע מכני" w:date="2026-10-11T12:04:40Z">
        <w:r>
          <w:rPr>
            <w:rtl/>
          </w:rPr>
          <w:t xml:space="preserve">לא</w:t>
        </w:r>
      </w:ins>
      <w:del w:id="91672" w:author="מנוע מכני" w:date="2026-10-11T12:04:40Z">
        <w:r>
          <w:rPr>
            <w:rtl/>
          </w:rPr>
          <w:delText xml:space="preserve">לאו</w:delText>
        </w:r>
      </w:del>
      <w:r>
        <w:rPr>
          <w:rtl/>
        </w:rPr>
        <w:t xml:space="preserve"> מכלל </w:t>
      </w:r>
      <w:ins w:id="91669" w:author="מנוע מכני" w:date="2026-10-11T12:04:40Z">
        <w:r>
          <w:rPr>
            <w:rtl/>
          </w:rPr>
          <w:t xml:space="preserve">דיש</w:t>
        </w:r>
      </w:ins>
      <w:del w:id="91670" w:author="מנוע מכני" w:date="2026-10-11T12:04:40Z">
        <w:r>
          <w:rPr>
            <w:rtl/>
          </w:rPr>
          <w:delText xml:space="preserve">דאיכא</w:delText>
        </w:r>
      </w:del>
      <w:r>
        <w:rPr>
          <w:rtl/>
        </w:rPr>
        <w:t xml:space="preserve"> </w:t>
      </w:r>
      <w:ins w:id="91673" w:author="מנוע מכני" w:date="2026-10-11T12:04:40Z">
        <w:r>
          <w:rPr>
            <w:rtl/>
          </w:rPr>
          <w:t xml:space="preserve">דלא</w:t>
        </w:r>
      </w:ins>
      <w:del w:id="91674" w:author="מנוע מכני" w:date="2026-10-11T12:04:40Z">
        <w:r>
          <w:rPr>
            <w:rtl/>
          </w:rPr>
          <w:delText xml:space="preserve">דלאו</w:delText>
        </w:r>
      </w:del>
      <w:r>
        <w:rPr>
          <w:rtl/>
        </w:rPr>
        <w:t xml:space="preserve"> בר חרמש.</w:t>
      </w:r>
    </w:p>
    <w:p w:rsidR="00DA63EC" w:rsidRDefault="00DA63EC" w:rsidP="00DA63EC">
      <w:pPr>
        <w:tabs>
          <w:tab w:val="center" w:pos="2835"/>
        </w:tabs>
        <w:rPr>
          <w:rtl/>
        </w:rPr>
      </w:pPr>
      <w:ins w:id="91675" w:author="מנוע מכני" w:date="2026-10-11T12:04:40Z">
        <w:r>
          <w:rPr>
            <w:rtl/>
          </w:rPr>
          <w:t xml:space="preserve">דלא</w:t>
        </w:r>
      </w:ins>
      <w:del w:id="91676" w:author="מנוע מכני" w:date="2026-10-11T12:04:40Z">
        <w:r>
          <w:rPr>
            <w:rtl/>
          </w:rPr>
          <w:delText xml:space="preserve">דלאו</w:delText>
        </w:r>
      </w:del>
      <w:r>
        <w:rPr>
          <w:rtl/>
        </w:rPr>
        <w:t xml:space="preserve"> בר חרמש, ולעולם שחת!</w:t>
      </w:r>
    </w:p>
    <w:p>
      <w:pPr>
        <w:pStyle w:val="38"/>
        <w:rPr>
          <w:ins w:id="100785" w:author="מנוע מכני" w:date="2026-10-11T12:04:40Z"/>
        </w:rPr>
      </w:pPr>
      <w:del w:id="100784" w:author="מנוע מכני" w:date="2026-10-11T12:04:40Z">
        <w:r w:rsidRPr="00265E5E">
          <w:delText xml:space="preserve">•</w:delText>
        </w:r>
      </w:del>
      <w:r>
        <w:t xml:space="preserve"> </w:t>
      </w:r>
      <w:r>
        <w:t>א</w:t>
      </w:r>
      <w:r>
        <w:t>רי</w:t>
      </w:r>
      <w:r>
        <w:t>"</w:t>
      </w:r>
      <w:r>
        <w:t>צ:</w:t>
      </w:r>
    </w:p>
    <w:p w:rsidR="00DA63EC" w:rsidRDefault="00DA63EC" w:rsidP="00DA63EC">
      <w:pPr>
        <w:tabs>
          <w:tab w:val="center" w:pos="2835"/>
        </w:tabs>
        <w:rPr>
          <w:rtl/>
        </w:rPr>
      </w:pPr>
      <w:del w:id="100786" w:author="מנוע מכני" w:date="2026-10-11T12:04:40Z">
        <w:r>
          <w:rPr>
            <w:rtl/>
          </w:rPr>
          <w:delText xml:space="preserve"> </w:delText>
        </w:r>
      </w:del>
      <w:r>
        <w:rPr>
          <w:rtl/>
        </w:rPr>
        <w:t xml:space="preserve">קמה, </w:t>
      </w:r>
      <w:ins w:id="91677" w:author="מנוע מכני" w:date="2026-10-11T12:04:40Z">
        <w:r>
          <w:rPr>
            <w:rtl/>
          </w:rPr>
          <w:t xml:space="preserve">לא</w:t>
        </w:r>
      </w:ins>
      <w:del w:id="91678" w:author="מנוע מכני" w:date="2026-10-11T12:04:40Z">
        <w:r>
          <w:rPr>
            <w:rtl/>
          </w:rPr>
          <w:delText xml:space="preserve">לאו</w:delText>
        </w:r>
      </w:del>
      <w:r>
        <w:rPr>
          <w:rtl/>
        </w:rPr>
        <w:t xml:space="preserve"> מכלל </w:t>
      </w:r>
      <w:ins w:id="91679" w:author="מנוע מכני" w:date="2026-10-11T12:04:40Z">
        <w:r>
          <w:rPr>
            <w:rtl/>
          </w:rPr>
          <w:t xml:space="preserve">דלא</w:t>
        </w:r>
      </w:ins>
      <w:del w:id="91680" w:author="מנוע מכני" w:date="2026-10-11T12:04:40Z">
        <w:r>
          <w:rPr>
            <w:rtl/>
          </w:rPr>
          <w:delText xml:space="preserve">דלאו</w:delText>
        </w:r>
      </w:del>
      <w:r>
        <w:rPr>
          <w:rtl/>
        </w:rPr>
        <w:t xml:space="preserve"> בר קמה</w:t>
      </w:r>
      <w:r>
        <w:rPr>
          <w:rFonts w:hint="cs"/>
          <w:rtl/>
        </w:rPr>
        <w:t xml:space="preserve"> </w:t>
      </w:r>
      <w:ins w:id="91681" w:author="מנוע מכני" w:date="2026-10-11T12:04:40Z">
        <w:r>
          <w:rPr>
            <w:rtl/>
          </w:rPr>
          <w:t xml:space="preserve">דלא</w:t>
        </w:r>
      </w:ins>
      <w:del w:id="91682" w:author="מנוע מכני" w:date="2026-10-11T12:04:40Z">
        <w:r>
          <w:rPr>
            <w:rtl/>
          </w:rPr>
          <w:delText xml:space="preserve">דלאו</w:delText>
        </w:r>
      </w:del>
      <w:r>
        <w:rPr>
          <w:rtl/>
        </w:rPr>
        <w:t xml:space="preserve"> בר קמה, ולעולם אגם!</w:t>
      </w:r>
    </w:p>
    <w:p>
      <w:pPr>
        <w:pStyle w:val="38"/>
        <w:rPr>
          <w:ins w:id="100788" w:author="מנוע מכני" w:date="2026-10-11T12:04:40Z"/>
        </w:rPr>
      </w:pPr>
      <w:del w:id="100787" w:author="מנוע מכני" w:date="2026-10-11T12:04:40Z">
        <w:r w:rsidRPr="00265E5E">
          <w:delText xml:space="preserve">•</w:delText>
        </w:r>
      </w:del>
      <w:r>
        <w:t xml:space="preserve"> </w:t>
      </w:r>
      <w:r>
        <w:t xml:space="preserve">אלא </w:t>
      </w:r>
      <w:r>
        <w:t xml:space="preserve">אמר</w:t>
      </w:r>
      <w:r>
        <w:t xml:space="preserve"> רבא:</w:t>
      </w:r>
    </w:p>
    <w:p w:rsidR="00DA63EC" w:rsidRDefault="00DA63EC" w:rsidP="00DA63EC">
      <w:pPr>
        <w:tabs>
          <w:tab w:val="center" w:pos="2835"/>
        </w:tabs>
        <w:rPr>
          <w:rtl/>
        </w:rPr>
      </w:pPr>
      <w:del w:id="100789" w:author="מנוע מכני" w:date="2026-10-11T12:04:40Z">
        <w:r>
          <w:rPr>
            <w:rtl/>
          </w:rPr>
          <w:delText xml:space="preserve"> </w:delText>
        </w:r>
      </w:del>
      <w:r>
        <w:rPr>
          <w:rtl/>
        </w:rPr>
        <w:t xml:space="preserve">אשר תזרע, משעת זריעה.</w:t>
      </w:r>
      <w:r>
        <w:rPr>
          <w:rFonts w:hint="cs"/>
          <w:rtl/>
        </w:rPr>
        <w:t xml:space="preserve"> וסודני בשדה כתיב [ דבדלא השריש לו] </w:t>
      </w:r>
    </w:p>
    <w:p w:rsidR="00DA63EC" w:rsidRDefault="00DA63EC" w:rsidP="00DA63EC">
      <w:pPr>
        <w:pStyle w:val="affffd"/>
        <w:rPr>
          <w:rtl/>
        </w:rPr>
      </w:pPr>
      <w:r>
        <w:rPr>
          <w:rtl/>
        </w:rPr>
        <w:t>׹</w:t>
      </w:r>
    </w:p>
    <w:p>
      <w:pPr>
        <w:pStyle w:val="MishnaBatzad"/>
        <w:rPr>
          <w:ins w:id="20406" w:author="קלוד" w:date="2026-10-11T09:07:26Z"/>
        </w:rPr>
      </w:pPr>
      <w:ins w:id="20405" w:author="קלוד" w:date="2026-10-11T09:07:26Z">
        <w:r>
          <w:t xml:space="preserve">משנה ח</w:t>
        </w:r>
      </w:ins>
    </w:p>
    <w:p w:rsidR="00DA63EC" w:rsidRPr="000A334C" w:rsidRDefault="00DA63EC" w:rsidP="003B6D22">
      <w:pPr>
        <w:pStyle w:val="afff9"/>
        <w:rPr>
          <w:del w:id="20214" w:author="קלוד" w:date="2026-10-11T09:07:26Z"/>
          <w:rtl/>
        </w:rPr>
      </w:pPr>
      <w:del w:id="20213" w:author="קלוד" w:date="2026-10-11T09:07:26Z">
        <w:r w:rsidRPr="000A334C">
          <w:rPr>
            <w:rtl/>
          </w:rPr>
          <w:lastRenderedPageBreak/>
          <w:delText xml:space="preserve">מתני'.</w:delText>
        </w:r>
      </w:del>
    </w:p>
    <w:p w:rsidR="00DA63EC" w:rsidRPr="000A334C" w:rsidRDefault="00DA63EC" w:rsidP="003B6D22">
      <w:pPr>
        <w:pStyle w:val="afff9"/>
        <w:spacing w:before="120"/>
        <w:rPr>
          <w:rtl/>
        </w:rPr>
        <w:pPrChange w:id="90045" w:author="קלוד" w:date="2026-10-11T12:09:42Z">
          <w:pPr>
            <w:pStyle w:val="afff9"/>
          </w:pPr>
        </w:pPrChange>
      </w:pPr>
      <w:r w:rsidRPr="000A334C">
        <w:rPr>
          <w:rtl/>
        </w:rPr>
        <w:t>קוצרין בית השלחין שבעמקים, אבל לא גודשין.</w:t>
      </w:r>
    </w:p>
    <w:p w:rsidR="00DA63EC" w:rsidRPr="000A334C" w:rsidRDefault="00DA63EC" w:rsidP="003B6D22">
      <w:pPr>
        <w:pStyle w:val="afff9"/>
        <w:rPr>
          <w:rtl/>
        </w:rPr>
      </w:pPr>
      <w:r>
        <w:rPr>
          <w:rtl/>
        </w:rPr>
        <w:t xml:space="preserve">אנשי יריחו קוצרין ברצון </w:t>
      </w:r>
      <w:r>
        <w:rPr>
          <w:rStyle w:val="TanaimMishna"/>
          <w:rtl/>
          <w:rPrChange w:id="20018" w:author="קלוד" w:date="2026-10-11T09:07:26Z">
            <w:rPr>
              <w:rtl/>
            </w:rPr>
          </w:rPrChange>
        </w:rPr>
        <w:t xml:space="preserve">חכמים</w:t>
      </w:r>
      <w:r>
        <w:rPr>
          <w:rtl/>
        </w:rPr>
        <w:t xml:space="preserve"> וגודשין שלא ברצון </w:t>
      </w:r>
      <w:r>
        <w:rPr>
          <w:rStyle w:val="TanaimMishna"/>
          <w:rtl/>
          <w:rPrChange w:id="20017" w:author="קלוד" w:date="2026-10-11T09:07:26Z">
            <w:rPr>
              <w:rtl/>
            </w:rPr>
          </w:rPrChange>
        </w:rPr>
        <w:t xml:space="preserve">חכמים</w:t>
      </w:r>
      <w:r>
        <w:rPr>
          <w:rtl/>
        </w:rPr>
        <w:t xml:space="preserve">, ולא מיחו בידם.</w:t>
      </w:r>
    </w:p>
    <w:p w:rsidR="00DA63EC" w:rsidRPr="000A334C" w:rsidRDefault="00DA63EC" w:rsidP="003B6D22">
      <w:pPr>
        <w:pStyle w:val="afff9"/>
        <w:rPr>
          <w:rtl/>
        </w:rPr>
      </w:pPr>
      <w:r w:rsidRPr="000A334C">
        <w:rPr>
          <w:rtl/>
        </w:rPr>
        <w:t xml:space="preserve">קוצר לשחת מאכיל לבהמה; </w:t>
      </w:r>
    </w:p>
    <w:p w:rsidR="00DA63EC" w:rsidRPr="000A334C" w:rsidRDefault="00DA63EC" w:rsidP="003B6D22">
      <w:pPr>
        <w:pStyle w:val="afff9"/>
        <w:rPr>
          <w:rtl/>
        </w:rPr>
      </w:pPr>
      <w:r w:rsidRPr="000A334C">
        <w:rPr>
          <w:rtl/>
        </w:rPr>
        <w:t xml:space="preserve">א"ר יהודה: אימתי? בזמן שמתחיל עד שלא הביא שליש: </w:t>
      </w:r>
    </w:p>
    <w:p w:rsidR="00DA63EC" w:rsidRPr="000A334C" w:rsidRDefault="00DA63EC" w:rsidP="003B6D22">
      <w:pPr>
        <w:pStyle w:val="afff9"/>
        <w:rPr>
          <w:rtl/>
        </w:rPr>
      </w:pPr>
      <w:r>
        <w:rPr>
          <w:rStyle w:val="TanaimMishna"/>
          <w:rtl/>
          <w:rPrChange w:id="103721" w:author="Claude" w:date="2026-10-11T09:07:48Z">
            <w:rPr>
              <w:rtl/>
            </w:rPr>
          </w:rPrChange>
        </w:rPr>
        <w:t xml:space="preserve">ר"ש</w:t>
      </w:r>
      <w:r>
        <w:rPr>
          <w:rtl/>
        </w:rPr>
        <w:t xml:space="preserve"> אומר</w:t>
      </w:r>
      <w:r>
        <w:rPr>
          <w:rStyle w:val="TanaimMishna"/>
          <w:rtl/>
          <w:rPrChange w:id="103722" w:author="Claude" w:date="2026-10-11T09:07:48Z">
            <w:rPr>
              <w:rtl/>
            </w:rPr>
          </w:rPrChange>
        </w:rPr>
        <w:t xml:space="preserve">:</w:t>
      </w:r>
      <w:r>
        <w:rPr>
          <w:rtl/>
        </w:rPr>
        <w:t xml:space="preserve"> יקצור ויאכיל אף משהביא שליש.</w:t>
      </w:r>
    </w:p>
    <w:p w:rsidR="00DA63EC" w:rsidRPr="000A334C" w:rsidRDefault="00DA63EC" w:rsidP="003B6D22">
      <w:pPr>
        <w:pStyle w:val="afff9"/>
        <w:rPr>
          <w:rtl/>
        </w:rPr>
      </w:pPr>
    </w:p>
    <w:p w:rsidR="00DA63EC" w:rsidRPr="000A334C" w:rsidRDefault="00DA63EC" w:rsidP="003B6D22">
      <w:pPr>
        <w:pStyle w:val="afff9"/>
        <w:rPr>
          <w:rtl/>
        </w:rPr>
      </w:pPr>
      <w:r w:rsidRPr="000A334C">
        <w:rPr>
          <w:rtl/>
        </w:rPr>
        <w:t>וקוצרין מפני נטיעות, מפני בית האבל, מפני ביטול בית המדרש.</w:t>
      </w:r>
    </w:p>
    <w:p w:rsidR="00DA63EC" w:rsidRPr="000A334C" w:rsidRDefault="00DA63EC" w:rsidP="003B6D22">
      <w:pPr>
        <w:pStyle w:val="afff9"/>
        <w:rPr>
          <w:rtl/>
        </w:rPr>
      </w:pPr>
      <w:r w:rsidRPr="000A334C">
        <w:rPr>
          <w:rtl/>
        </w:rPr>
        <w:t>לא יעשה אותן כריכות, אבל מניחין צבתים.</w:t>
      </w:r>
    </w:p>
    <w:p w:rsidR="00DA63EC" w:rsidRPr="000A334C" w:rsidRDefault="00DA63EC" w:rsidP="003B6D22">
      <w:pPr>
        <w:pStyle w:val="afff9"/>
        <w:rPr>
          <w:rtl/>
        </w:rPr>
      </w:pPr>
      <w:r w:rsidRPr="000A334C">
        <w:rPr>
          <w:rtl/>
        </w:rPr>
        <w:t>מצות העומר לבא מן הקמה, לא מצא - יביא מן העמרים.</w:t>
      </w:r>
    </w:p>
    <w:p w:rsidR="00DA63EC" w:rsidRPr="000A334C" w:rsidRDefault="00DA63EC" w:rsidP="003B6D22">
      <w:pPr>
        <w:pStyle w:val="afff9"/>
        <w:rPr>
          <w:rtl/>
        </w:rPr>
      </w:pPr>
      <w:r w:rsidRPr="000A334C">
        <w:rPr>
          <w:rtl/>
        </w:rPr>
        <w:t>מצותו לבא מן הלח, לא מצא - יביא יבש.</w:t>
      </w:r>
    </w:p>
    <w:p w:rsidR="00DA63EC" w:rsidRPr="000A334C" w:rsidRDefault="00DA63EC" w:rsidP="003B6D22">
      <w:pPr>
        <w:pStyle w:val="afff9"/>
        <w:rPr>
          <w:rtl/>
        </w:rPr>
      </w:pPr>
      <w:r w:rsidRPr="000A334C">
        <w:rPr>
          <w:rtl/>
        </w:rPr>
        <w:t>מצותו לקצור בלילה, נקצר ביום - כשר.</w:t>
      </w:r>
    </w:p>
    <w:p w:rsidR="00DA63EC" w:rsidRPr="000A334C" w:rsidRDefault="00DA63EC" w:rsidP="003B6D22">
      <w:pPr>
        <w:pStyle w:val="afff9"/>
        <w:rPr>
          <w:rtl/>
        </w:rPr>
      </w:pPr>
      <w:r w:rsidRPr="000A334C">
        <w:rPr>
          <w:rtl/>
        </w:rPr>
        <w:t>ודוחה את השבת.</w:t>
      </w:r>
    </w:p>
    <w:p w:rsidR="00DA63EC" w:rsidRDefault="00DA63EC" w:rsidP="00DA63EC">
      <w:pPr>
        <w:pStyle w:val="affffd"/>
        <w:rPr>
          <w:rtl/>
        </w:rPr>
      </w:pPr>
      <w:r>
        <w:rPr>
          <w:rtl/>
        </w:rPr>
        <w:t>׹</w:t>
      </w:r>
    </w:p>
    <w:p>
      <w:pPr>
        <w:pStyle w:val="afffff8"/>
        <w:rPr>
          <w:ins w:id="90317" w:author="קלוד" w:date="2026-10-11T12:32:08Z"/>
        </w:rPr>
      </w:pPr>
      <w:ins w:id="90318" w:author="קלוד" w:date="2026-10-11T12:32:08Z">
        <w:r>
          <w:rPr>
            <w:color w:val="7B3F00"/>
          </w:rPr>
          <w:t xml:space="preserve">'וקצרתם' ו'ראשית קצירכם' - ממקום שמביא אינו קוצר</w:t>
        </w:r>
      </w:ins>
    </w:p>
    <w:p>
      <w:pPr>
        <w:pStyle w:val="38"/>
        <w:rPr>
          <w:ins w:id="100791" w:author="מנוע מכני" w:date="2026-10-11T12:04:40Z"/>
        </w:rPr>
      </w:pPr>
      <w:del w:id="100790" w:author="מנוע מכני" w:date="2026-10-11T12:04:40Z">
        <w:r w:rsidRPr="00265E5E">
          <w:delText xml:space="preserve">•</w:delText>
        </w:r>
      </w:del>
      <w:r>
        <w:t xml:space="preserve"> </w:t>
      </w:r>
      <w:r>
        <w:t xml:space="preserve">תניא</w:t>
      </w:r>
      <w:r>
        <w:t xml:space="preserve">:</w:t>
      </w:r>
    </w:p>
    <w:p w:rsidR="00DA63EC" w:rsidRDefault="00DA63EC" w:rsidP="00DA63EC">
      <w:pPr>
        <w:tabs>
          <w:tab w:val="center" w:pos="2835"/>
        </w:tabs>
        <w:rPr>
          <w:rtl/>
        </w:rPr>
      </w:pPr>
      <w:del w:id="100792" w:author="מנוע מכני" w:date="2026-10-11T12:04:40Z">
        <w:r>
          <w:rPr>
            <w:rtl/>
          </w:rPr>
          <w:delText xml:space="preserve"> </w:delText>
        </w:r>
      </w:del>
      <w:r>
        <w:rPr>
          <w:rtl/>
        </w:rPr>
        <w:t xml:space="preserve">ר' בנימין אומר, כתוב אחד אומר:</w:t>
      </w:r>
      <w:r w:rsidRPr="00A563E0">
        <w:rPr>
          <w:rStyle w:val="afffff0"/>
          <w:rtl/>
        </w:rPr>
        <w:t xml:space="preserve"> </w:t>
      </w:r>
      <w:r w:rsidRPr="00A563E0">
        <w:rPr>
          <w:rStyle w:val="afffff0"/>
          <w:rFonts w:hint="cs"/>
          <w:rtl/>
        </w:rPr>
        <w:t>'</w:t>
      </w:r>
      <w:r w:rsidRPr="00A563E0">
        <w:rPr>
          <w:rStyle w:val="afffff0"/>
          <w:rtl/>
        </w:rPr>
        <w:t>וקצרתם את קצירה והבאתם את עומר</w:t>
      </w:r>
      <w:r w:rsidRPr="00A563E0">
        <w:rPr>
          <w:rStyle w:val="afffff0"/>
          <w:rFonts w:hint="cs"/>
          <w:rtl/>
        </w:rPr>
        <w:t>'</w:t>
      </w:r>
      <w:r w:rsidRPr="00A563E0">
        <w:rPr>
          <w:rStyle w:val="afffff0"/>
          <w:rtl/>
        </w:rPr>
        <w:t>,</w:t>
      </w:r>
      <w:r>
        <w:rPr>
          <w:rtl/>
        </w:rPr>
        <w:t xml:space="preserve"> </w:t>
      </w:r>
    </w:p>
    <w:p>
      <w:pPr>
        <w:pStyle w:val="38"/>
        <w:rPr>
          <w:ins w:id="100793" w:author="מנוע מכני" w:date="2026-10-11T12:04:40Z"/>
        </w:rPr>
      </w:pPr>
      <w:r>
        <w:t>וכתיב:</w:t>
      </w:r>
    </w:p>
    <w:p w:rsidR="00DA63EC" w:rsidRDefault="00DA63EC" w:rsidP="00DA63EC">
      <w:pPr>
        <w:tabs>
          <w:tab w:val="center" w:pos="2835"/>
        </w:tabs>
        <w:rPr>
          <w:rtl/>
        </w:rPr>
      </w:pPr>
      <w:del w:id="100794" w:author="מנוע מכני" w:date="2026-10-11T12:04:40Z">
        <w:r w:rsidRPr="00A563E0">
          <w:rPr>
            <w:rStyle w:val="afffff0"/>
            <w:rtl/>
          </w:rPr>
          <w:delText xml:space="preserve"> </w:delText>
        </w:r>
      </w:del>
      <w:r w:rsidRPr="00A563E0">
        <w:rPr>
          <w:rStyle w:val="afffff0"/>
          <w:rFonts w:hint="cs"/>
          <w:rtl/>
        </w:rPr>
        <w:t>'</w:t>
      </w:r>
      <w:ins w:id="90789" w:author="Claude - סמנטי" w:date="2026-10-11T12:27:00Z">
        <w:r>
          <w:rPr>
            <w:rStyle w:val="afffff0"/>
            <w:rtl/>
          </w:rPr>
          <w:t xml:space="preserve">רֵאשִׁית קְצִירְכֶם אֶל הַכֹּהֵן</w:t>
        </w:r>
      </w:ins>
      <w:del w:id="90790" w:author="Claude - סמנטי" w:date="2026-10-11T12:27:00Z">
        <w:r w:rsidRPr="00A563E0">
          <w:rPr>
            <w:rStyle w:val="afffff0"/>
            <w:rtl/>
          </w:rPr>
          <w:delText xml:space="preserve">ראשית קצירכם אל הכהן</w:delText>
        </w:r>
      </w:del>
      <w:r w:rsidRPr="00A563E0">
        <w:rPr>
          <w:rStyle w:val="afffff0"/>
          <w:rFonts w:hint="cs"/>
          <w:rtl/>
        </w:rPr>
        <w:t>'</w:t>
      </w:r>
      <w:r w:rsidRPr="00A563E0">
        <w:rPr>
          <w:rStyle w:val="afffff0"/>
          <w:rtl/>
        </w:rPr>
        <w:t>,</w:t>
      </w:r>
      <w:r>
        <w:rPr>
          <w:rtl/>
        </w:rPr>
        <w:t xml:space="preserve"> הא כיצד? ממקום שאתה מביא אי אתה קוצר, ממקום שאי אתה מביא אתה קוצר.</w:t>
      </w:r>
    </w:p>
    <w:p>
      <w:pPr>
        <w:pStyle w:val="38"/>
        <w:rPr>
          <w:ins w:id="100795" w:author="מנוע מכני" w:date="2026-10-11T12:04:40Z"/>
        </w:rPr>
      </w:pPr>
      <w:r>
        <w:t xml:space="preserve">אימא:</w:t>
      </w:r>
    </w:p>
    <w:p w:rsidR="00DA63EC" w:rsidRDefault="00DA63EC" w:rsidP="00DA63EC">
      <w:pPr>
        <w:tabs>
          <w:tab w:val="center" w:pos="2835"/>
        </w:tabs>
        <w:rPr>
          <w:rtl/>
        </w:rPr>
      </w:pPr>
      <w:del w:id="100796" w:author="מנוע מכני" w:date="2026-10-11T12:04:40Z">
        <w:r>
          <w:rPr>
            <w:rtl/>
          </w:rPr>
          <w:delText xml:space="preserve"> </w:delText>
        </w:r>
      </w:del>
      <w:r>
        <w:rPr>
          <w:rtl/>
        </w:rPr>
        <w:t xml:space="preserve">ממין שאתה מביא אי אתה קוצר, ממין שאי אתה מביא אתה קוצר!</w:t>
      </w:r>
    </w:p>
    <w:p w:rsidR="00DA63EC" w:rsidRDefault="00DA63EC" w:rsidP="00DA63EC">
      <w:pPr>
        <w:tabs>
          <w:tab w:val="center" w:pos="2835"/>
        </w:tabs>
        <w:rPr>
          <w:rtl/>
        </w:rPr>
      </w:pPr>
      <w:r>
        <w:rPr>
          <w:rtl/>
        </w:rPr>
        <w:t xml:space="preserve">ההוא </w:t>
      </w:r>
      <w:r>
        <w:rPr>
          <w:rtl/>
        </w:rPr>
        <w:t xml:space="preserve">לא</w:t>
      </w:r>
      <w:r>
        <w:rPr>
          <w:rtl/>
        </w:rPr>
        <w:t xml:space="preserve"> מצית אמרת, </w:t>
      </w:r>
      <w:r>
        <w:rPr>
          <w:rFonts w:hint="cs"/>
          <w:rtl/>
        </w:rPr>
        <w:t xml:space="preserve">- </w:t>
      </w:r>
      <w:r>
        <w:rPr>
          <w:rtl/>
        </w:rPr>
        <w:t>מדרבי יוחנן.</w:t>
      </w:r>
    </w:p>
    <w:p w:rsidR="00DA63EC" w:rsidRDefault="00DA63EC" w:rsidP="00DA63EC">
      <w:pPr>
        <w:pStyle w:val="affffd"/>
        <w:rPr>
          <w:del w:id="90049" w:author="מנוע עיצוב" w:date="2026-10-11T12:09:26Z"/>
          <w:rtl/>
        </w:rPr>
      </w:pPr>
      <w:del w:id="90048" w:author="מנוע עיצוב" w:date="2026-10-11T12:09:26Z">
        <w:r>
          <w:rPr>
            <w:rtl/>
          </w:rPr>
          <w:delText xml:space="preserve">׹</w:delText>
        </w:r>
      </w:del>
    </w:p>
    <w:p w:rsidR="00DA63EC" w:rsidRDefault="00DA63EC" w:rsidP="00DA63EC">
      <w:pPr>
        <w:pStyle w:val="affff1"/>
        <w:ind w:end="0"/>
        <w:rPr>
          <w:rtl/>
        </w:rPr>
        <w:pPrChange w:id="20058" w:author="קלוד" w:date="2026-10-11T09:07:26Z">
          <w:pPr>
            <w:pStyle w:val="affff1"/>
            <w:rPr>
              <w:rtl/>
            </w:rPr>
          </w:pPr>
        </w:pPrChange>
      </w:pPr>
      <w:ins w:id="9823" w:author="מספור קטעי משנה" w:date="2026-10-11T09:35:12Z">
        <w:r>
          <w:rPr>
            <w:rStyle w:val="MisparKeta"/>
          </w:rPr>
          <w:t xml:space="preserve">ג. </w:t>
        </w:r>
      </w:ins>
      <w:r>
        <w:rPr>
          <w:rtl/>
        </w:rPr>
        <w:t>אנשי יריחו קוצרין ברצון חכמים וגודשין שלא ברצון חכמים [וכו</w:t>
      </w:r>
      <w:r w:rsidR="005608A0">
        <w:rPr>
          <w:rtl/>
        </w:rPr>
        <w:t>'</w:t>
      </w:r>
      <w:r>
        <w:rPr>
          <w:rtl/>
        </w:rPr>
        <w:t>].</w:t>
      </w:r>
    </w:p>
    <w:p w:rsidR="00DA63EC" w:rsidRDefault="00DA63EC" w:rsidP="00DA63EC">
      <w:pPr>
        <w:tabs>
          <w:tab w:val="center" w:pos="2835"/>
        </w:tabs>
        <w:rPr>
          <w:b/>
          <w:bCs/>
          <w:rtl/>
        </w:rPr>
      </w:pPr>
      <w:r w:rsidRPr="006556F3">
        <w:rPr>
          <w:rStyle w:val="2fb"/>
          <w:rFonts w:hint="cs"/>
          <w:b/>
          <w:bCs/>
          <w:rtl/>
        </w:rPr>
        <w:t>ור</w:t>
      </w:r>
      <w:r>
        <w:rPr>
          <w:rStyle w:val="2fb"/>
          <w:b/>
          <w:bCs/>
          <w:rtl/>
        </w:rPr>
        <w:t>"</w:t>
      </w:r>
      <w:r w:rsidRPr="006556F3">
        <w:rPr>
          <w:rStyle w:val="2fb"/>
          <w:rFonts w:hint="cs"/>
          <w:b/>
          <w:bCs/>
          <w:rtl/>
        </w:rPr>
        <w:t xml:space="preserve">י</w:t>
      </w:r>
      <w:r w:rsidRPr="006556F3">
        <w:rPr>
          <w:rFonts w:hint="cs"/>
          <w:b/>
          <w:bCs/>
          <w:rtl/>
        </w:rPr>
        <w:t xml:space="preserve"> היא</w:t>
      </w:r>
      <w:ins w:id="95033" w:author="מנוע מכני" w:date="2026-10-11T12:04:40Z">
        <w:r>
          <w:rPr>
            <w:rFonts w:hint="cs"/>
            <w:b/>
            <w:bCs/>
            <w:rtl/>
          </w:rPr>
          <w:t xml:space="preserve"> </w:t>
        </w:r>
      </w:ins>
      <w:del w:id="95034" w:author="מנוע מכני" w:date="2026-10-11T12:04:40Z">
        <w:r w:rsidRPr="006556F3">
          <w:rPr>
            <w:rFonts w:hint="cs"/>
            <w:b/>
            <w:bCs/>
            <w:rtl/>
          </w:rPr>
          <w:delText xml:space="preserve"> </w:delText>
        </w:r>
        <w:r w:rsidRPr="006556F3">
          <w:rPr>
            <w:b/>
            <w:bCs/>
            <w:rtl/>
          </w:rPr>
          <w:delText xml:space="preserve"> </w:delText>
        </w:r>
      </w:del>
      <w:r w:rsidRPr="006556F3">
        <w:rPr>
          <w:rFonts w:hint="cs"/>
          <w:b/>
          <w:bCs/>
          <w:rtl/>
        </w:rPr>
        <w:t xml:space="preserve">ואלו ואלו שלא ברצון חכמים </w:t>
      </w:r>
      <w:r w:rsidRPr="006556F3">
        <w:rPr>
          <w:b/>
          <w:bCs/>
          <w:rtl/>
        </w:rPr>
        <w:t xml:space="preserve">ועל שלשה מיחו בידם ועל שלשה </w:t>
      </w:r>
      <w:r w:rsidRPr="006556F3">
        <w:rPr>
          <w:b/>
          <w:bCs/>
          <w:rtl/>
        </w:rPr>
        <w:t xml:space="preserve">לא</w:t>
      </w:r>
      <w:r w:rsidRPr="006556F3">
        <w:rPr>
          <w:b/>
          <w:bCs/>
          <w:rtl/>
        </w:rPr>
        <w:t xml:space="preserve"> מיחו בידם, </w:t>
      </w:r>
    </w:p>
    <w:p w:rsidR="00DA63EC" w:rsidRPr="00E105BC" w:rsidRDefault="00DA63EC" w:rsidP="00DA63EC">
      <w:pPr>
        <w:tabs>
          <w:tab w:val="center" w:pos="2835"/>
        </w:tabs>
        <w:rPr>
          <w:spacing w:val="-2"/>
          <w:rtl/>
        </w:rPr>
      </w:pPr>
      <w:r w:rsidRPr="00E105BC">
        <w:rPr>
          <w:spacing w:val="-2"/>
          <w:rtl/>
        </w:rPr>
        <w:t xml:space="preserve">ואלו שלא מיחו בידם: מרכיבין דקלים כל היום, וכורכין את שמע, וקוצרין וגודשין לפני העומר, </w:t>
      </w:r>
    </w:p>
    <w:p w:rsidR="00DA63EC" w:rsidRDefault="00DA63EC" w:rsidP="00DA63EC">
      <w:pPr>
        <w:pStyle w:val="afff3"/>
        <w:framePr w:wrap="around"/>
        <w:rPr>
          <w:rtl/>
        </w:rPr>
      </w:pPr>
      <w:r>
        <w:rPr>
          <w:rFonts w:hint="cs"/>
          <w:rtl/>
        </w:rPr>
        <w:t>עא:</w:t>
      </w:r>
    </w:p>
    <w:p w:rsidR="00DA63EC" w:rsidRDefault="00DA63EC" w:rsidP="00DA63EC">
      <w:pPr>
        <w:tabs>
          <w:tab w:val="center" w:pos="2835"/>
        </w:tabs>
        <w:rPr>
          <w:rtl/>
        </w:rPr>
      </w:pPr>
      <w:r>
        <w:rPr>
          <w:rtl/>
        </w:rPr>
        <w:t>ואלו שמיחו בידם: מתירין גמזיות של הקדש של חרוב ושל שקמה, ופורצין פרצות בגנותיהן ובפרדסותיהן כדי להאכיל נשר לעניים בשני בצורת בשבתו' ובימים טובים, ונותנין פאה לירק, ומיחו בידם!</w:t>
      </w:r>
    </w:p>
    <w:p w:rsidR="00DA63EC" w:rsidRDefault="00DA63EC" w:rsidP="00DA63EC">
      <w:pPr>
        <w:tabs>
          <w:tab w:val="center" w:pos="2835"/>
        </w:tabs>
        <w:rPr>
          <w:rtl/>
        </w:rPr>
      </w:pPr>
      <w:r>
        <w:rPr>
          <w:rtl/>
        </w:rPr>
        <w:t xml:space="preserve">וליטעמיך, ששה - שבעה </w:t>
      </w:r>
      <w:ins w:id="96711" w:author="מנוע מכני" w:date="2026-10-11T12:04:40Z">
        <w:r>
          <w:rPr>
            <w:rtl/>
          </w:rPr>
          <w:t xml:space="preserve">היו</w:t>
        </w:r>
      </w:ins>
      <w:del w:id="96712" w:author="מנוע מכני" w:date="2026-10-11T12:04:40Z">
        <w:r>
          <w:rPr>
            <w:rtl/>
          </w:rPr>
          <w:delText xml:space="preserve">הוו</w:delText>
        </w:r>
      </w:del>
      <w:r>
        <w:rPr>
          <w:rtl/>
        </w:rPr>
        <w:t xml:space="preserve">!</w:t>
      </w:r>
      <w:ins w:id="95035" w:author="מנוע מכני" w:date="2026-10-11T12:04:40Z">
        <w:r>
          <w:rPr>
            <w:rFonts w:hint="cs"/>
            <w:rtl/>
          </w:rPr>
          <w:t xml:space="preserve"> </w:t>
        </w:r>
      </w:ins>
      <w:del w:id="95036" w:author="מנוע מכני" w:date="2026-10-11T12:04:40Z">
        <w:r>
          <w:rPr>
            <w:rFonts w:hint="cs"/>
            <w:rtl/>
          </w:rPr>
          <w:delText xml:space="preserve">  </w:delText>
        </w:r>
      </w:del>
      <w:r>
        <w:rPr>
          <w:rFonts w:hint="cs"/>
          <w:rtl/>
        </w:rPr>
        <w:t xml:space="preserve">- </w:t>
      </w:r>
      <w:r>
        <w:rPr>
          <w:rtl/>
        </w:rPr>
        <w:t>אלא סמי מכאן קצירה.</w:t>
      </w:r>
    </w:p>
    <w:p w:rsidR="00DA63EC" w:rsidRDefault="00DA63EC" w:rsidP="00DA63EC">
      <w:pPr>
        <w:pStyle w:val="affffd"/>
        <w:rPr>
          <w:del w:id="90051" w:author="מנוע עיצוב" w:date="2026-10-11T12:09:26Z"/>
          <w:rtl/>
        </w:rPr>
      </w:pPr>
      <w:del w:id="90050" w:author="מנוע עיצוב" w:date="2026-10-11T12:09:26Z">
        <w:r>
          <w:rPr>
            <w:rtl/>
          </w:rPr>
          <w:delText xml:space="preserve">׹</w:delText>
        </w:r>
      </w:del>
    </w:p>
    <w:p w:rsidR="00DA63EC" w:rsidRDefault="00DA63EC" w:rsidP="00DA63EC">
      <w:pPr>
        <w:pStyle w:val="affff1"/>
        <w:ind w:end="0"/>
        <w:rPr>
          <w:rtl/>
        </w:rPr>
        <w:pPrChange w:id="20059" w:author="קלוד" w:date="2026-10-11T09:07:26Z">
          <w:pPr>
            <w:pStyle w:val="affff1"/>
            <w:rPr>
              <w:rtl/>
            </w:rPr>
          </w:pPr>
        </w:pPrChange>
      </w:pPr>
      <w:ins w:id="9824" w:author="מספור קטעי משנה" w:date="2026-10-11T09:35:12Z">
        <w:r>
          <w:rPr>
            <w:rStyle w:val="MisparKeta"/>
          </w:rPr>
          <w:t xml:space="preserve">א. </w:t>
        </w:r>
      </w:ins>
      <w:r>
        <w:rPr>
          <w:rtl/>
        </w:rPr>
        <w:t>קוצר לשחת ומאכיל לבהמה.</w:t>
      </w:r>
    </w:p>
    <w:p>
      <w:pPr>
        <w:pStyle w:val="38"/>
        <w:rPr>
          <w:ins w:id="100797" w:author="מנוע מכני" w:date="2026-10-11T12:04:40Z"/>
        </w:rPr>
      </w:pPr>
      <w:r>
        <w:t xml:space="preserve">תנן</w:t>
      </w:r>
      <w:r>
        <w:t xml:space="preserve"> </w:t>
      </w:r>
      <w:ins w:id="91683" w:author="מנוע מכני" w:date="2026-10-11T12:04:40Z">
        <w:r>
          <w:t xml:space="preserve">שם</w:t>
        </w:r>
      </w:ins>
      <w:del w:id="91684" w:author="מנוע מכני" w:date="2026-10-11T12:04:40Z">
        <w:r>
          <w:delText xml:space="preserve">התם</w:delText>
        </w:r>
      </w:del>
      <w:r>
        <w:t xml:space="preserve">, ואלו מפסיקין לפאה:</w:t>
      </w:r>
    </w:p>
    <w:p w:rsidR="00DA63EC" w:rsidRDefault="00DA63EC" w:rsidP="00DA63EC">
      <w:pPr>
        <w:tabs>
          <w:tab w:val="center" w:pos="2835"/>
        </w:tabs>
        <w:rPr>
          <w:rtl/>
        </w:rPr>
      </w:pPr>
      <w:del w:id="100798" w:author="מנוע מכני" w:date="2026-10-11T12:04:40Z">
        <w:r>
          <w:rPr>
            <w:rtl/>
          </w:rPr>
          <w:delText xml:space="preserve"> </w:delText>
        </w:r>
      </w:del>
      <w:r>
        <w:rPr>
          <w:rtl/>
        </w:rPr>
        <w:t xml:space="preserve">הנחל והשלולית, ודרך היחיד ודרך הרבים, ושביל הרבים ושביל היחיד הקבוע בימות החמה ובימות הגשמים, והבור והניר וזרע אחר, וקוצר לשחת מפסיק, דברי </w:t>
      </w:r>
      <w:r>
        <w:rPr>
          <w:rStyle w:val="2fb"/>
          <w:rtl/>
        </w:rPr>
        <w:t xml:space="preserve">ר"מ</w:t>
      </w:r>
      <w:ins w:id="95037" w:author="מנוע מכני" w:date="2026-10-11T12:04:40Z">
        <w:r>
          <w:rPr>
            <w:rtl/>
          </w:rPr>
          <w:t xml:space="preserve">,</w:t>
        </w:r>
      </w:ins>
      <w:del w:id="95038" w:author="מנוע מכני" w:date="2026-10-11T12:04:40Z">
        <w:r>
          <w:rPr>
            <w:rtl/>
          </w:rPr>
          <w:delText xml:space="preserve">;</w:delText>
        </w:r>
      </w:del>
      <w:r>
        <w:rPr>
          <w:rtl/>
        </w:rPr>
        <w:t xml:space="preserve"> וחכמים אומרים: אין מפסיק אלא </w:t>
      </w:r>
      <w:r>
        <w:rPr>
          <w:rtl/>
        </w:rPr>
        <w:t xml:space="preserve">א"כ</w:t>
      </w:r>
      <w:r>
        <w:rPr>
          <w:rtl/>
        </w:rPr>
        <w:t xml:space="preserve"> חרש.</w:t>
      </w:r>
    </w:p>
    <w:p>
      <w:pPr>
        <w:pStyle w:val="afffff8"/>
        <w:rPr>
          <w:ins w:id="90315" w:author="קלוד" w:date="2026-10-11T12:32:08Z"/>
        </w:rPr>
      </w:pPr>
      <w:ins w:id="90316" w:author="קלוד" w:date="2026-10-11T12:32:08Z">
        <w:r>
          <w:rPr>
            <w:color w:val="7B3F00"/>
          </w:rPr>
          <w:t xml:space="preserve">קוצר לשחת מפסיק לפאה - ר"מ בשיטת ר"ש או ר"ע</w:t>
        </w:r>
      </w:ins>
    </w:p>
    <w:p>
      <w:pPr>
        <w:pStyle w:val="38"/>
        <w:rPr>
          <w:ins w:id="100799" w:author="מנוע מכני" w:date="2026-10-11T12:04:40Z"/>
        </w:rPr>
      </w:pPr>
      <w:r>
        <w:t>רבב</w:t>
      </w:r>
      <w:r>
        <w:t>"</w:t>
      </w:r>
      <w:r>
        <w:t>ח מרי</w:t>
      </w:r>
      <w:r>
        <w:t>"</w:t>
      </w:r>
      <w:r>
        <w:t>ו</w:t>
      </w:r>
      <w:r>
        <w:t xml:space="preserve">:</w:t>
      </w:r>
    </w:p>
    <w:p w:rsidR="00DA63EC" w:rsidRDefault="00DA63EC" w:rsidP="00DA63EC">
      <w:pPr>
        <w:tabs>
          <w:tab w:val="center" w:pos="2835"/>
        </w:tabs>
        <w:rPr>
          <w:rtl/>
        </w:rPr>
      </w:pPr>
      <w:del w:id="100800" w:author="מנוע מכני" w:date="2026-10-11T12:04:40Z">
        <w:r>
          <w:rPr>
            <w:rtl/>
          </w:rPr>
          <w:delText xml:space="preserve"> </w:delText>
        </w:r>
      </w:del>
      <w:r>
        <w:rPr>
          <w:rStyle w:val="2fb"/>
          <w:rtl/>
        </w:rPr>
        <w:t xml:space="preserve">ר"</w:t>
      </w:r>
      <w:r>
        <w:rPr>
          <w:rStyle w:val="2fb"/>
          <w:rFonts w:hint="cs"/>
          <w:rtl/>
        </w:rPr>
        <w:t xml:space="preserve">מ</w:t>
      </w:r>
      <w:r>
        <w:rPr>
          <w:rFonts w:hint="cs"/>
          <w:rtl/>
        </w:rPr>
        <w:t xml:space="preserve"> </w:t>
      </w:r>
      <w:r>
        <w:rPr>
          <w:rtl/>
        </w:rPr>
        <w:t xml:space="preserve">בשיטת </w:t>
      </w:r>
      <w:r>
        <w:rPr>
          <w:rStyle w:val="2fb"/>
          <w:rtl/>
        </w:rPr>
        <w:t xml:space="preserve">ר"ש</w:t>
      </w:r>
      <w:r>
        <w:rPr>
          <w:rtl/>
        </w:rPr>
        <w:t xml:space="preserve"> אמרה, דיקצור ויאכיל אף משהביאה שליש, </w:t>
      </w:r>
      <w:ins w:id="95633" w:author="מנוע מכני" w:date="2026-10-11T12:04:40Z">
        <w:r>
          <w:rPr>
            <w:rtl/>
          </w:rPr>
          <w:t xml:space="preserve">ומשמע ש</w:t>
        </w:r>
      </w:ins>
      <w:del w:id="95634" w:author="מנוע מכני" w:date="2026-10-11T12:04:40Z">
        <w:r>
          <w:rPr>
            <w:rtl/>
          </w:rPr>
          <w:delText xml:space="preserve">אלמא </w:delText>
        </w:r>
      </w:del>
      <w:ins w:id="91685" w:author="מנוע מכני" w:date="2026-10-11T12:04:40Z">
        <w:r>
          <w:rPr>
            <w:rtl/>
          </w:rPr>
          <w:t xml:space="preserve">סבר</w:t>
        </w:r>
      </w:ins>
      <w:del w:id="91686" w:author="מנוע מכני" w:date="2026-10-11T12:04:40Z">
        <w:r>
          <w:rPr>
            <w:rtl/>
          </w:rPr>
          <w:delText xml:space="preserve">קסבר</w:delText>
        </w:r>
      </w:del>
      <w:r>
        <w:rPr>
          <w:rtl/>
        </w:rPr>
        <w:t xml:space="preserve">: כל לשחת </w:t>
      </w:r>
      <w:ins w:id="91687" w:author="מנוע מכני" w:date="2026-10-11T12:04:40Z">
        <w:r>
          <w:rPr>
            <w:rtl/>
          </w:rPr>
          <w:t xml:space="preserve">לא</w:t>
        </w:r>
      </w:ins>
      <w:del w:id="91688" w:author="מנוע מכני" w:date="2026-10-11T12:04:40Z">
        <w:r>
          <w:rPr>
            <w:rtl/>
          </w:rPr>
          <w:delText xml:space="preserve">לאו</w:delText>
        </w:r>
      </w:del>
      <w:r>
        <w:rPr>
          <w:rtl/>
        </w:rPr>
        <w:t xml:space="preserve"> קצירה היא.</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ins w:id="96713" w:author="מנוע מכני" w:date="2026-10-11T12:04:40Z">
        <w:r>
          <w:rPr>
            <w:rtl/>
          </w:rPr>
          <w:t xml:space="preserve">ישב</w:t>
        </w:r>
      </w:ins>
      <w:del w:id="96714" w:author="מנוע מכני" w:date="2026-10-11T12:04:40Z">
        <w:r>
          <w:rPr>
            <w:rtl/>
          </w:rPr>
          <w:delText xml:space="preserve">יתיב</w:delText>
        </w:r>
      </w:del>
      <w:r>
        <w:rPr>
          <w:rtl/>
        </w:rPr>
        <w:t xml:space="preserve"> </w:t>
      </w:r>
      <w:r>
        <w:rPr>
          <w:rStyle w:val="2fb"/>
          <w:rtl/>
        </w:rPr>
        <w:t xml:space="preserve">רבה</w:t>
      </w:r>
      <w:r>
        <w:rPr>
          <w:rtl/>
        </w:rPr>
        <w:t xml:space="preserve"> ואמר</w:t>
      </w:r>
      <w:r>
        <w:rPr>
          <w:rFonts w:hint="cs"/>
          <w:rtl/>
        </w:rPr>
        <w:t xml:space="preserve"> </w:t>
      </w:r>
      <w:r>
        <w:rPr>
          <w:rtl/>
        </w:rPr>
        <w:t xml:space="preserve">להא </w:t>
      </w:r>
      <w:ins w:id="95871" w:author="מנוע מכני" w:date="2026-10-11T12:04:40Z">
        <w:r>
          <w:rPr>
            <w:rtl/>
          </w:rPr>
          <w:t xml:space="preserve">שמועה</w:t>
        </w:r>
      </w:ins>
      <w:del w:id="95872" w:author="מנוע מכני" w:date="2026-10-11T12:04:40Z">
        <w:r>
          <w:rPr>
            <w:rtl/>
          </w:rPr>
          <w:delText xml:space="preserve">שמעתא</w:delText>
        </w:r>
      </w:del>
      <w:r>
        <w:rPr>
          <w:rtl/>
        </w:rPr>
        <w:t xml:space="preserve">.</w:t>
      </w:r>
    </w:p>
    <w:p>
      <w:pPr>
        <w:pStyle w:val="38"/>
        <w:rPr>
          <w:ins w:id="100802" w:author="מנוע מכני" w:date="2026-10-11T12:04:40Z"/>
        </w:rPr>
      </w:pPr>
      <w:del w:id="100801" w:author="מנוע מכני" w:date="2026-10-11T12:04:40Z">
        <w:r w:rsidRPr="00265E5E">
          <w:delText xml:space="preserve">•</w:delText>
        </w:r>
      </w:del>
      <w:r>
        <w:t xml:space="preserve"> </w:t>
      </w:r>
      <w:r>
        <w:t xml:space="preserve">והך </w:t>
      </w:r>
      <w:r>
        <w:t>ר</w:t>
      </w:r>
      <w:r>
        <w:t>אבר</w:t>
      </w:r>
      <w:r>
        <w:t>"</w:t>
      </w:r>
      <w:r>
        <w:t xml:space="preserve">ה </w:t>
      </w:r>
      <w:r>
        <w:t xml:space="preserve">לרבא:</w:t>
      </w:r>
    </w:p>
    <w:p w:rsidR="00DA63EC" w:rsidRDefault="00DA63EC" w:rsidP="00DA63EC">
      <w:pPr>
        <w:tabs>
          <w:tab w:val="center" w:pos="2835"/>
        </w:tabs>
        <w:rPr>
          <w:rtl/>
        </w:rPr>
      </w:pPr>
      <w:del w:id="100803" w:author="מנוע מכני" w:date="2026-10-11T12:04:40Z">
        <w:r>
          <w:rPr>
            <w:rtl/>
          </w:rPr>
          <w:delText xml:space="preserve"> </w:delText>
        </w:r>
      </w:del>
      <w:r>
        <w:rPr>
          <w:rtl/>
        </w:rPr>
        <w:t xml:space="preserve">אכלה חגב, קרסמוה נמלים, שברתהו הרוח, הכל מודים, חרש מפסיק, </w:t>
      </w:r>
      <w:r>
        <w:rPr>
          <w:rtl/>
        </w:rPr>
        <w:t xml:space="preserve">לא</w:t>
      </w:r>
      <w:r>
        <w:rPr>
          <w:rtl/>
        </w:rPr>
        <w:t xml:space="preserve"> חרש - אינו מפסיק</w:t>
      </w:r>
      <w:ins w:id="95039" w:author="מנוע מכני" w:date="2026-10-11T12:04:40Z">
        <w:r>
          <w:rPr>
            <w:rtl/>
          </w:rPr>
          <w:t xml:space="preserve">,</w:t>
        </w:r>
      </w:ins>
      <w:del w:id="95040"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1689" w:author="מנוע מכני" w:date="2026-10-11T12:04:40Z">
        <w:r>
          <w:rPr>
            <w:rFonts w:ascii="BA Franknatan Regular" w:hAnsi="BA Franknatan Regular" w:hint="cs"/>
            <w:rtl/>
          </w:rPr>
          <w:t xml:space="preserve">לא</w:t>
        </w:r>
      </w:ins>
      <w:del w:id="91690" w:author="מנוע מכני" w:date="2026-10-11T12:04:40Z">
        <w:r w:rsidRPr="00D6268B">
          <w:rPr>
            <w:rFonts w:ascii="BA Franknatan Regular" w:hAnsi="BA Franknatan Regular" w:hint="cs"/>
            <w:rtl/>
          </w:rPr>
          <w:delText xml:space="preserve">לאו</w:delText>
        </w:r>
      </w:del>
      <w:r w:rsidRPr="00D6268B">
        <w:rPr>
          <w:rFonts w:ascii="BA Franknatan Regular" w:hAnsi="BA Franknatan Regular" w:hint="cs"/>
          <w:rtl/>
        </w:rPr>
        <w:t xml:space="preserve"> </w:t>
      </w:r>
      <w:r w:rsidRPr="00D6268B">
        <w:rPr>
          <w:rStyle w:val="2fb"/>
          <w:rFonts w:ascii="BA Franknatan Regular" w:hAnsi="BA Franknatan Regular" w:hint="cs"/>
          <w:rtl/>
        </w:rPr>
        <w:t xml:space="preserve">ר</w:t>
      </w:r>
      <w:r>
        <w:rPr>
          <w:rStyle w:val="2fb"/>
          <w:rFonts w:ascii="BA Franknatan Regular" w:hAnsi="BA Franknatan Regular"/>
          <w:rtl/>
        </w:rPr>
        <w:t>"</w:t>
      </w:r>
      <w:r w:rsidRPr="00D6268B">
        <w:rPr>
          <w:rStyle w:val="2fb"/>
          <w:rFonts w:ascii="BA Franknatan Regular" w:hAnsi="BA Franknatan Regular" w:hint="cs"/>
          <w:rtl/>
        </w:rPr>
        <w:t xml:space="preserve">מ</w:t>
      </w:r>
      <w:r w:rsidRPr="00D6268B">
        <w:rPr>
          <w:rFonts w:ascii="BA Franknatan Regular" w:hAnsi="BA Franknatan Regular" w:hint="cs"/>
          <w:rtl/>
        </w:rPr>
        <w:t xml:space="preserve"> היא</w:t>
      </w:r>
      <w:ins w:id="95973" w:author="מנוע מכני" w:date="2026-10-11T12:04:40Z">
        <w:r>
          <w:rPr>
            <w:rFonts w:ascii="BA Franknatan Regular" w:hAnsi="BA Franknatan Regular" w:hint="cs"/>
            <w:rtl/>
          </w:rPr>
          <w:t xml:space="preserve">:</w:t>
        </w:r>
      </w:ins>
      <w:del w:id="95974" w:author="מנוע מכני" w:date="2026-10-11T12:04:40Z">
        <w:r w:rsidRPr="00D6268B">
          <w:rPr>
            <w:rFonts w:ascii="BA Franknatan Regular" w:hAnsi="BA Franknatan Regular" w:hint="cs"/>
            <w:rtl/>
          </w:rPr>
          <w:delText xml:space="preserve"> </w:delText>
        </w:r>
        <w:r>
          <w:rPr>
            <w:rFonts w:hint="cs"/>
            <w:rtl/>
          </w:rPr>
          <w:delText xml:space="preserve">:</w:delText>
        </w:r>
      </w:del>
      <w:r>
        <w:rPr>
          <w:rFonts w:hint="cs"/>
          <w:rtl/>
        </w:rPr>
        <w:t xml:space="preserve">- דניחא </w:t>
      </w:r>
      <w:ins w:id="96273" w:author="מנוע מכני" w:date="2026-10-11T12:04:40Z">
        <w:r>
          <w:rPr>
            <w:rFonts w:hint="cs"/>
            <w:rtl/>
          </w:rPr>
          <w:t xml:space="preserve">אם </w:t>
        </w:r>
      </w:ins>
      <w:del w:id="96274" w:author="מנוע מכני" w:date="2026-10-11T12:04:40Z">
        <w:r>
          <w:rPr>
            <w:rFonts w:hint="cs"/>
            <w:rtl/>
          </w:rPr>
          <w:delText xml:space="preserve">אי </w:delText>
        </w:r>
      </w:del>
      <w:r>
        <w:rPr>
          <w:rFonts w:hint="cs"/>
          <w:rtl/>
        </w:rPr>
        <w:t xml:space="preserve">בשלא הביאה שליש ברייתא דחדש אין </w:t>
      </w:r>
      <w:r>
        <w:rPr>
          <w:rFonts w:hint="cs"/>
          <w:rtl/>
        </w:rPr>
        <w:t xml:space="preserve">לא</w:t>
      </w:r>
      <w:r>
        <w:rPr>
          <w:rFonts w:hint="cs"/>
          <w:rtl/>
        </w:rPr>
        <w:t xml:space="preserve"> חדש </w:t>
      </w:r>
      <w:r>
        <w:rPr>
          <w:rFonts w:hint="cs"/>
          <w:rtl/>
        </w:rPr>
        <w:t xml:space="preserve">לא</w:t>
      </w:r>
    </w:p>
    <w:p w:rsidR="00DA63EC" w:rsidRDefault="00DA63EC" w:rsidP="00DA63EC">
      <w:pPr>
        <w:tabs>
          <w:tab w:val="center" w:pos="2835"/>
        </w:tabs>
        <w:rPr>
          <w:rtl/>
        </w:rPr>
      </w:pPr>
      <w:r>
        <w:rPr>
          <w:rtl/>
        </w:rPr>
        <w:tab/>
      </w:r>
      <w:r>
        <w:rPr>
          <w:rtl/>
        </w:rPr>
        <w:tab/>
      </w:r>
      <w:r>
        <w:rPr>
          <w:rFonts w:hint="cs"/>
          <w:rtl/>
        </w:rPr>
        <w:t xml:space="preserve">אבל </w:t>
      </w:r>
      <w:ins w:id="96275" w:author="מנוע מכני" w:date="2026-10-11T12:04:40Z">
        <w:r>
          <w:rPr>
            <w:rFonts w:hint="cs"/>
            <w:rtl/>
          </w:rPr>
          <w:t xml:space="preserve">אם </w:t>
        </w:r>
      </w:ins>
      <w:del w:id="96276" w:author="מנוע מכני" w:date="2026-10-11T12:04:40Z">
        <w:r>
          <w:rPr>
            <w:rFonts w:hint="cs"/>
            <w:rtl/>
          </w:rPr>
          <w:delText xml:space="preserve">אי </w:delText>
        </w:r>
      </w:del>
      <w:r>
        <w:rPr>
          <w:rFonts w:hint="cs"/>
          <w:rtl/>
        </w:rPr>
        <w:t xml:space="preserve">מתני' </w:t>
      </w:r>
      <w:ins w:id="91693" w:author="מנוע מכני" w:date="2026-10-11T12:04:40Z">
        <w:r>
          <w:rPr>
            <w:rFonts w:hint="cs"/>
            <w:rtl/>
          </w:rPr>
          <w:t xml:space="preserve">גם</w:t>
        </w:r>
      </w:ins>
      <w:del w:id="91694" w:author="מנוע מכני" w:date="2026-10-11T12:04:40Z">
        <w:r>
          <w:rPr>
            <w:rFonts w:hint="cs"/>
            <w:rtl/>
          </w:rPr>
          <w:delText xml:space="preserve">נמי</w:delText>
        </w:r>
      </w:del>
      <w:r>
        <w:rPr>
          <w:rFonts w:hint="cs"/>
          <w:rtl/>
        </w:rPr>
        <w:t xml:space="preserve"> בשהביאה שליש מה קצירה דאדם לר'מ' </w:t>
      </w:r>
      <w:r>
        <w:rPr>
          <w:rFonts w:hint="cs"/>
          <w:rtl/>
        </w:rPr>
        <w:t xml:space="preserve">לא</w:t>
      </w:r>
      <w:r>
        <w:rPr>
          <w:rFonts w:hint="cs"/>
          <w:rtl/>
        </w:rPr>
        <w:t xml:space="preserve"> הוי </w:t>
      </w:r>
      <w:r>
        <w:rPr>
          <w:rFonts w:hint="cs"/>
          <w:rtl/>
        </w:rPr>
        <w:t xml:space="preserve">כ</w:t>
      </w:r>
      <w:r>
        <w:rPr>
          <w:rtl/>
        </w:rPr>
        <w:t>"</w:t>
      </w:r>
      <w:r>
        <w:rPr>
          <w:rFonts w:hint="cs"/>
          <w:rtl/>
        </w:rPr>
        <w:t xml:space="preserve">ש</w:t>
      </w:r>
      <w:r>
        <w:rPr>
          <w:rFonts w:hint="cs"/>
          <w:rtl/>
        </w:rPr>
        <w:t xml:space="preserve"> </w:t>
      </w:r>
      <w:ins w:id="91691" w:author="מנוע מכני" w:date="2026-10-11T12:04:40Z">
        <w:r>
          <w:rPr>
            <w:rFonts w:hint="cs"/>
            <w:rtl/>
          </w:rPr>
          <w:t xml:space="preserve">כאן</w:t>
        </w:r>
      </w:ins>
      <w:del w:id="91692" w:author="מנוע מכני" w:date="2026-10-11T12:04:40Z">
        <w:r>
          <w:rPr>
            <w:rFonts w:hint="cs"/>
            <w:rtl/>
          </w:rPr>
          <w:delText xml:space="preserve">הכא</w:delText>
        </w:r>
      </w:del>
      <w:r>
        <w:rPr>
          <w:rFonts w:hint="cs"/>
          <w:rtl/>
        </w:rPr>
        <w:t xml:space="preserve"> </w:t>
      </w:r>
    </w:p>
    <w:p w:rsidR="00DA63EC" w:rsidRDefault="00DA63EC" w:rsidP="00DA63EC">
      <w:pPr>
        <w:tabs>
          <w:tab w:val="center" w:pos="2835"/>
        </w:tabs>
        <w:rPr>
          <w:rtl/>
        </w:rPr>
      </w:pPr>
      <w:ins w:id="91695" w:author="מנוע מכני" w:date="2026-10-11T12:04:40Z">
        <w:r>
          <w:rPr>
            <w:rFonts w:ascii="BA Franknatan Regular" w:hAnsi="BA Franknatan Regular" w:hint="cs"/>
            <w:b/>
            <w:bCs/>
            <w:rtl/>
          </w:rPr>
          <w:t xml:space="preserve">ולא</w:t>
        </w:r>
      </w:ins>
      <w:del w:id="91696" w:author="מנוע מכני" w:date="2026-10-11T12:04:40Z">
        <w:r>
          <w:rPr>
            <w:rFonts w:ascii="BA Franknatan Regular" w:hAnsi="BA Franknatan Regular" w:hint="cs"/>
            <w:b/>
            <w:bCs/>
            <w:rtl/>
          </w:rPr>
          <w:delText xml:space="preserve">ולאו</w:delText>
        </w:r>
      </w:del>
      <w:r>
        <w:rPr>
          <w:rFonts w:ascii="BA Franknatan Regular" w:hAnsi="BA Franknatan Regular" w:hint="cs"/>
          <w:b/>
          <w:bCs/>
          <w:rtl/>
        </w:rPr>
        <w:t xml:space="preserve"> </w:t>
      </w:r>
      <w:r>
        <w:rPr>
          <w:rStyle w:val="2fb"/>
          <w:rFonts w:ascii="BA Franknatan Regular" w:hAnsi="BA Franknatan Regular" w:hint="cs"/>
          <w:b/>
          <w:bCs/>
          <w:rtl/>
        </w:rPr>
        <w:t xml:space="preserve">ר</w:t>
      </w:r>
      <w:r>
        <w:rPr>
          <w:rStyle w:val="2fb"/>
          <w:rFonts w:ascii="BA Franknatan Regular" w:hAnsi="BA Franknatan Regular"/>
          <w:b/>
          <w:bCs/>
          <w:rtl/>
        </w:rPr>
        <w:t>"</w:t>
      </w:r>
      <w:r>
        <w:rPr>
          <w:rStyle w:val="2fb"/>
          <w:rFonts w:ascii="BA Franknatan Regular" w:hAnsi="BA Franknatan Regular" w:hint="cs"/>
          <w:b/>
          <w:bCs/>
          <w:rtl/>
        </w:rPr>
        <w:t xml:space="preserve">מ</w:t>
      </w:r>
      <w:r>
        <w:rPr>
          <w:rFonts w:ascii="BA Franknatan Regular" w:hAnsi="BA Franknatan Regular" w:hint="cs"/>
          <w:b/>
          <w:bCs/>
          <w:rtl/>
        </w:rPr>
        <w:t xml:space="preserve"> בשיטת </w:t>
      </w:r>
      <w:r>
        <w:rPr>
          <w:rStyle w:val="2fb"/>
          <w:rFonts w:ascii="BA Franknatan Regular" w:hAnsi="BA Franknatan Regular" w:hint="cs"/>
          <w:b/>
          <w:bCs/>
          <w:rtl/>
        </w:rPr>
        <w:t xml:space="preserve">ר</w:t>
      </w:r>
      <w:r>
        <w:rPr>
          <w:rStyle w:val="2fb"/>
          <w:rFonts w:ascii="BA Franknatan Regular" w:hAnsi="BA Franknatan Regular"/>
          <w:b/>
          <w:bCs/>
          <w:rtl/>
        </w:rPr>
        <w:t>"</w:t>
      </w:r>
      <w:r>
        <w:rPr>
          <w:rStyle w:val="2fb"/>
          <w:rFonts w:ascii="BA Franknatan Regular" w:hAnsi="BA Franknatan Regular" w:hint="cs"/>
          <w:b/>
          <w:bCs/>
          <w:rtl/>
        </w:rPr>
        <w:t>י</w:t>
      </w:r>
      <w:r>
        <w:rPr>
          <w:rFonts w:hint="cs"/>
          <w:rtl/>
        </w:rPr>
        <w:t xml:space="preserve"> ד</w:t>
      </w:r>
      <w:r>
        <w:rPr>
          <w:rtl/>
        </w:rPr>
        <w:t>אם התחיל עד שהביא שליש - אסור.</w:t>
      </w:r>
      <w:r>
        <w:rPr>
          <w:rFonts w:hint="cs"/>
          <w:rtl/>
        </w:rPr>
        <w:t xml:space="preserve"> </w:t>
      </w:r>
      <w:r>
        <w:rPr>
          <w:rtl/>
        </w:rPr>
        <w:t>–</w:t>
      </w:r>
      <w:r>
        <w:rPr>
          <w:rFonts w:hint="cs"/>
          <w:rtl/>
        </w:rPr>
        <w:t xml:space="preserve"> הא </w:t>
      </w:r>
      <w:ins w:id="91697" w:author="מנוע מכני" w:date="2026-10-11T12:04:40Z">
        <w:r>
          <w:rPr>
            <w:rFonts w:hint="cs"/>
            <w:rtl/>
          </w:rPr>
          <w:t xml:space="preserve">לא</w:t>
        </w:r>
      </w:ins>
      <w:del w:id="91698" w:author="מנוע מכני" w:date="2026-10-11T12:04:40Z">
        <w:r>
          <w:rPr>
            <w:rFonts w:hint="cs"/>
            <w:rtl/>
          </w:rPr>
          <w:delText xml:space="preserve">לאו</w:delText>
        </w:r>
      </w:del>
      <w:r>
        <w:rPr>
          <w:rFonts w:hint="cs"/>
          <w:rtl/>
        </w:rPr>
        <w:t xml:space="preserve"> לגבי </w:t>
      </w:r>
      <w:r w:rsidRPr="00D6268B">
        <w:rPr>
          <w:rFonts w:hint="cs"/>
          <w:b/>
          <w:bCs/>
          <w:rtl/>
        </w:rPr>
        <w:t>אדם</w:t>
      </w:r>
      <w:r>
        <w:rPr>
          <w:rFonts w:hint="cs"/>
          <w:b/>
          <w:bCs/>
          <w:rtl/>
        </w:rPr>
        <w:t>,</w:t>
      </w:r>
      <w:r>
        <w:rPr>
          <w:rFonts w:hint="cs"/>
          <w:rtl/>
        </w:rPr>
        <w:t xml:space="preserve"> </w:t>
      </w:r>
      <w:r>
        <w:rPr>
          <w:rFonts w:hint="cs"/>
          <w:rtl/>
        </w:rPr>
        <w:t xml:space="preserve">דא</w:t>
      </w:r>
      <w:r>
        <w:rPr>
          <w:rtl/>
        </w:rPr>
        <w:t>"</w:t>
      </w:r>
      <w:r>
        <w:rPr>
          <w:rFonts w:hint="cs"/>
          <w:rtl/>
        </w:rPr>
        <w:t xml:space="preserve">כ</w:t>
      </w:r>
      <w:r>
        <w:rPr>
          <w:rFonts w:hint="cs"/>
          <w:rtl/>
        </w:rPr>
        <w:t xml:space="preserve"> הו ג' תנאי </w:t>
      </w:r>
    </w:p>
    <w:p>
      <w:pPr>
        <w:pStyle w:val="38"/>
        <w:rPr>
          <w:ins w:id="100804" w:author="מנוע מכני" w:date="2026-10-11T12:04:40Z"/>
        </w:rPr>
      </w:pPr>
      <w:r w:rsidRPr="004433AA">
        <w:lastRenderedPageBreak/>
        <w:t>אלא ר</w:t>
      </w:r>
      <w:r>
        <w:t>"</w:t>
      </w:r>
      <w:r w:rsidRPr="004433AA">
        <w:t>מ בשיטת רבו ר</w:t>
      </w:r>
      <w:r>
        <w:t>"</w:t>
      </w:r>
      <w:r w:rsidRPr="004433AA">
        <w:t>ע</w:t>
      </w:r>
      <w:r>
        <w:t>:</w:t>
      </w:r>
    </w:p>
    <w:p w:rsidR="00DA63EC" w:rsidRDefault="00DA63EC" w:rsidP="00DA63EC">
      <w:pPr>
        <w:tabs>
          <w:tab w:val="center" w:pos="2835"/>
        </w:tabs>
        <w:rPr>
          <w:rtl/>
        </w:rPr>
      </w:pPr>
      <w:del w:id="100805" w:author="מנוע מכני" w:date="2026-10-11T12:04:40Z">
        <w:r w:rsidRPr="004433AA">
          <w:rPr>
            <w:rFonts w:hint="cs"/>
            <w:b/>
            <w:bCs/>
            <w:rtl/>
          </w:rPr>
          <w:delText xml:space="preserve"> </w:delText>
        </w:r>
      </w:del>
      <w:r>
        <w:rPr>
          <w:rFonts w:hint="cs"/>
          <w:rtl/>
        </w:rPr>
        <w:t>ד</w:t>
      </w:r>
      <w:r>
        <w:rPr>
          <w:rtl/>
        </w:rPr>
        <w:t xml:space="preserve">אף לאדם </w:t>
      </w:r>
      <w:ins w:id="91699" w:author="מנוע מכני" w:date="2026-10-11T12:04:40Z">
        <w:r>
          <w:rPr>
            <w:rtl/>
          </w:rPr>
          <w:t xml:space="preserve">גם</w:t>
        </w:r>
      </w:ins>
      <w:del w:id="91700" w:author="מנוע מכני" w:date="2026-10-11T12:04:40Z">
        <w:r>
          <w:rPr>
            <w:rtl/>
          </w:rPr>
          <w:delText xml:space="preserve">נמי</w:delText>
        </w:r>
      </w:del>
      <w:r>
        <w:rPr>
          <w:rtl/>
        </w:rPr>
        <w:t xml:space="preserve"> </w:t>
      </w:r>
      <w:r>
        <w:rPr>
          <w:rtl/>
        </w:rPr>
        <w:t xml:space="preserve">לא</w:t>
      </w:r>
      <w:r>
        <w:rPr>
          <w:rtl/>
        </w:rPr>
        <w:t xml:space="preserve"> הויא קצירה</w:t>
      </w:r>
      <w:ins w:id="95041" w:author="מנוע מכני" w:date="2026-10-11T12:04:40Z">
        <w:r>
          <w:rPr>
            <w:rtl/>
          </w:rPr>
          <w:t xml:space="preserve">,</w:t>
        </w:r>
      </w:ins>
      <w:del w:id="95042" w:author="מנוע מכני" w:date="2026-10-11T12:04:40Z">
        <w:r>
          <w:rPr>
            <w:rtl/>
          </w:rPr>
          <w:delText xml:space="preserve">;</w:delText>
        </w:r>
      </w:del>
      <w:r>
        <w:rPr>
          <w:rtl/>
        </w:rPr>
        <w:t xml:space="preserve"> </w:t>
      </w:r>
      <w:r>
        <w:rPr>
          <w:rtl/>
        </w:rPr>
        <w:t xml:space="preserve">דתנן</w:t>
      </w:r>
      <w:r>
        <w:rPr>
          <w:rtl/>
        </w:rPr>
        <w:t xml:space="preserve">: המנמר שדה ושייר בו </w:t>
      </w:r>
      <w:r w:rsidRPr="00FE1B89">
        <w:rPr>
          <w:spacing w:val="-2"/>
          <w:rtl/>
        </w:rPr>
        <w:t xml:space="preserve">קלחים לחים - </w:t>
      </w:r>
      <w:ins w:id="90473" w:author="מנוע מכני" w:date="2026-10-11T12:04:40Z">
        <w:r>
          <w:rPr>
            <w:rStyle w:val="2fb"/>
            <w:spacing w:val="-2"/>
            <w:rtl/>
          </w:rPr>
          <w:t xml:space="preserve">ר"ע</w:t>
        </w:r>
      </w:ins>
      <w:del w:id="90474" w:author="מנוע מכני" w:date="2026-10-11T12:04:40Z">
        <w:r w:rsidRPr="00FE1B89">
          <w:rPr>
            <w:spacing w:val="-2"/>
            <w:rtl/>
          </w:rPr>
          <w:delText xml:space="preserve">רבי עקיבא</w:delText>
        </w:r>
      </w:del>
      <w:r w:rsidRPr="00FE1B89">
        <w:rPr>
          <w:spacing w:val="-2"/>
          <w:rtl/>
        </w:rPr>
        <w:t xml:space="preserve"> אומר: פאה לכל אחד ואחד, וחכמים אומרים: מאחד על הכל</w:t>
      </w:r>
      <w:ins w:id="95043" w:author="מנוע מכני" w:date="2026-10-11T12:04:40Z">
        <w:r>
          <w:rPr>
            <w:spacing w:val="-2"/>
            <w:rtl/>
          </w:rPr>
          <w:t xml:space="preserve">,</w:t>
        </w:r>
      </w:ins>
      <w:del w:id="95044" w:author="מנוע מכני" w:date="2026-10-11T12:04:40Z">
        <w:r w:rsidRPr="00FE1B89">
          <w:rPr>
            <w:spacing w:val="-2"/>
            <w:rtl/>
          </w:rPr>
          <w:delText xml:space="preserve">;</w:delText>
        </w:r>
      </w:del>
      <w:r w:rsidRPr="00FE1B89">
        <w:rPr>
          <w:spacing w:val="-2"/>
          <w:rtl/>
        </w:rPr>
        <w:t xml:space="preserve"> </w:t>
      </w:r>
    </w:p>
    <w:p w:rsidR="00DA63EC" w:rsidRDefault="00DA63EC" w:rsidP="00DA63EC">
      <w:pPr>
        <w:tabs>
          <w:tab w:val="center" w:pos="2835"/>
        </w:tabs>
        <w:rPr>
          <w:rtl/>
        </w:rPr>
      </w:pPr>
      <w:r>
        <w:rPr>
          <w:rFonts w:hint="cs"/>
          <w:rtl/>
        </w:rPr>
        <w:t>ואריא</w:t>
      </w:r>
      <w:r>
        <w:rPr>
          <w:rtl/>
        </w:rPr>
        <w:t xml:space="preserve">": </w:t>
      </w:r>
      <w:r>
        <w:rPr>
          <w:rtl/>
        </w:rPr>
        <w:t xml:space="preserve">לא</w:t>
      </w:r>
      <w:r>
        <w:rPr>
          <w:rtl/>
        </w:rPr>
        <w:t xml:space="preserve"> חייב </w:t>
      </w:r>
      <w:ins w:id="90475" w:author="מנוע מכני" w:date="2026-10-11T12:04:40Z">
        <w:r>
          <w:rPr>
            <w:rStyle w:val="2fb"/>
            <w:rtl/>
          </w:rPr>
          <w:t xml:space="preserve">ר"ע</w:t>
        </w:r>
      </w:ins>
      <w:del w:id="90476" w:author="מנוע מכני" w:date="2026-10-11T12:04:40Z">
        <w:r>
          <w:rPr>
            <w:rtl/>
          </w:rPr>
          <w:delText xml:space="preserve">רבי עקיבא</w:delText>
        </w:r>
      </w:del>
      <w:r>
        <w:rPr>
          <w:rtl/>
        </w:rPr>
        <w:t xml:space="preserve"> אלא במנמר לקליות, אבל במנמר לאוצר </w:t>
      </w:r>
      <w:r>
        <w:rPr>
          <w:rtl/>
        </w:rPr>
        <w:t xml:space="preserve">לא</w:t>
      </w:r>
      <w:r>
        <w:rPr>
          <w:rtl/>
        </w:rPr>
        <w:t xml:space="preserve">.</w:t>
      </w:r>
    </w:p>
    <w:p>
      <w:pPr>
        <w:pStyle w:val="38"/>
        <w:rPr>
          <w:ins w:id="100806" w:author="מנוע מכני" w:date="2026-10-11T12:04:40Z"/>
        </w:rPr>
      </w:pPr>
      <w:r>
        <w:t>והך דרבין מרי</w:t>
      </w:r>
      <w:r>
        <w:t>"</w:t>
      </w:r>
      <w:r>
        <w:t>ו</w:t>
      </w:r>
      <w:r>
        <w:t xml:space="preserve">:</w:t>
      </w:r>
    </w:p>
    <w:p w:rsidR="00DA63EC" w:rsidRDefault="00DA63EC" w:rsidP="00DA63EC">
      <w:pPr>
        <w:tabs>
          <w:tab w:val="center" w:pos="2835"/>
        </w:tabs>
        <w:rPr>
          <w:rtl/>
        </w:rPr>
      </w:pPr>
      <w:del w:id="100807" w:author="מנוע מכני" w:date="2026-10-11T12:04:40Z">
        <w:r>
          <w:rPr>
            <w:rtl/>
          </w:rPr>
          <w:delText xml:space="preserve"> </w:delText>
        </w:r>
      </w:del>
      <w:r>
        <w:rPr>
          <w:rtl/>
        </w:rPr>
        <w:t xml:space="preserve">מחייב היה </w:t>
      </w:r>
      <w:ins w:id="90477" w:author="מנוע מכני" w:date="2026-10-11T12:04:40Z">
        <w:r>
          <w:rPr>
            <w:rStyle w:val="2fb"/>
            <w:rtl/>
          </w:rPr>
          <w:t xml:space="preserve">ר"ע</w:t>
        </w:r>
      </w:ins>
      <w:del w:id="90478" w:author="מנוע מכני" w:date="2026-10-11T12:04:40Z">
        <w:r>
          <w:rPr>
            <w:rtl/>
          </w:rPr>
          <w:delText xml:space="preserve">רבי עקיבא</w:delText>
        </w:r>
      </w:del>
      <w:r>
        <w:rPr>
          <w:rtl/>
        </w:rPr>
        <w:t xml:space="preserve"> אף במנמר לאוצר!</w:t>
      </w:r>
      <w:r>
        <w:rPr>
          <w:rFonts w:hint="cs"/>
          <w:rtl/>
        </w:rPr>
        <w:t xml:space="preserve"> </w:t>
      </w:r>
      <w:ins w:id="96599" w:author="מנוע מכני" w:date="2026-10-11T12:04:40Z">
        <w:r>
          <w:rPr>
            <w:rFonts w:hint="cs"/>
            <w:rtl/>
          </w:rPr>
          <w:t xml:space="preserve">סבר</w:t>
        </w:r>
      </w:ins>
      <w:del w:id="96600" w:author="מנוע מכני" w:date="2026-10-11T12:04:40Z">
        <w:r>
          <w:rPr>
            <w:rFonts w:hint="cs"/>
            <w:rtl/>
          </w:rPr>
          <w:delText xml:space="preserve">ס</w:delText>
        </w:r>
        <w:r>
          <w:rPr>
            <w:rtl/>
          </w:rPr>
          <w:delText xml:space="preserve">"</w:delText>
        </w:r>
        <w:r>
          <w:rPr>
            <w:rFonts w:hint="cs"/>
            <w:rtl/>
          </w:rPr>
          <w:delText xml:space="preserve">ל</w:delText>
        </w:r>
      </w:del>
      <w:r>
        <w:rPr>
          <w:rFonts w:hint="cs"/>
          <w:rtl/>
        </w:rPr>
        <w:t xml:space="preserve"> </w:t>
      </w:r>
      <w:ins w:id="93397" w:author="מנוע מכני" w:date="2026-10-11T12:04:40Z">
        <w:r>
          <w:rPr>
            <w:rFonts w:hint="cs"/>
            <w:rtl/>
          </w:rPr>
          <w:t xml:space="preserve">כאחת</w:t>
        </w:r>
      </w:ins>
      <w:del w:id="93398" w:author="מנוע מכני" w:date="2026-10-11T12:04:40Z">
        <w:r>
          <w:rPr>
            <w:rFonts w:hint="cs"/>
            <w:rtl/>
          </w:rPr>
          <w:delText xml:space="preserve">כחדא</w:delText>
        </w:r>
      </w:del>
      <w:r>
        <w:rPr>
          <w:rFonts w:hint="cs"/>
          <w:rtl/>
        </w:rPr>
        <w:t xml:space="preserve"> ופליגא </w:t>
      </w:r>
      <w:ins w:id="97039" w:author="מנוע מכני" w:date="2026-10-11T12:04:40Z">
        <w:r>
          <w:rPr>
            <w:rFonts w:hint="cs"/>
            <w:rtl/>
          </w:rPr>
          <w:t xml:space="preserve">באחת</w:t>
        </w:r>
      </w:ins>
      <w:del w:id="97040" w:author="מנוע מכני" w:date="2026-10-11T12:04:40Z">
        <w:r>
          <w:rPr>
            <w:rFonts w:hint="cs"/>
            <w:rtl/>
          </w:rPr>
          <w:delText xml:space="preserve">בחדא</w:delText>
        </w:r>
      </w:del>
      <w:r>
        <w:rPr>
          <w:rFonts w:hint="cs"/>
          <w:rtl/>
        </w:rPr>
        <w:t xml:space="preserve"> </w:t>
      </w:r>
    </w:p>
    <w:p w:rsidR="00DA63EC" w:rsidRDefault="00DA63EC" w:rsidP="00DA63EC">
      <w:pPr>
        <w:pStyle w:val="affffd"/>
        <w:rPr>
          <w:del w:id="90053" w:author="מנוע עיצוב" w:date="2026-10-11T12:09:26Z"/>
          <w:rtl/>
        </w:rPr>
      </w:pPr>
      <w:del w:id="90052" w:author="מנוע עיצוב" w:date="2026-10-11T12:09:26Z">
        <w:r>
          <w:rPr>
            <w:rtl/>
          </w:rPr>
          <w:delText xml:space="preserve">׹</w:delText>
        </w:r>
      </w:del>
    </w:p>
    <w:p w:rsidR="00DA63EC" w:rsidRDefault="00DA63EC" w:rsidP="00DA63EC">
      <w:pPr>
        <w:pStyle w:val="afff3"/>
        <w:framePr w:wrap="around"/>
        <w:rPr>
          <w:rtl/>
        </w:rPr>
      </w:pPr>
      <w:r>
        <w:rPr>
          <w:rFonts w:hint="cs"/>
          <w:rtl/>
        </w:rPr>
        <w:t>עב.</w:t>
      </w:r>
    </w:p>
    <w:p w:rsidR="00DA63EC" w:rsidRDefault="00DA63EC" w:rsidP="00DA63EC">
      <w:pPr>
        <w:pStyle w:val="affff1"/>
        <w:ind w:end="0"/>
        <w:rPr>
          <w:rtl/>
        </w:rPr>
        <w:pPrChange w:id="20060" w:author="קלוד" w:date="2026-10-11T09:07:26Z">
          <w:pPr>
            <w:pStyle w:val="affff1"/>
            <w:rPr>
              <w:rtl/>
            </w:rPr>
          </w:pPr>
        </w:pPrChange>
      </w:pPr>
      <w:ins w:id="9825" w:author="מספור קטעי משנה" w:date="2026-10-11T09:35:12Z">
        <w:r>
          <w:rPr>
            <w:rStyle w:val="MisparKeta"/>
          </w:rPr>
          <w:t xml:space="preserve">א. </w:t>
        </w:r>
      </w:ins>
      <w:r>
        <w:rPr>
          <w:rtl/>
        </w:rPr>
        <w:t>קוצרין מפני הנטיעות ומפני בית האבל ומפני בית המדרש.</w:t>
      </w:r>
    </w:p>
    <w:p w:rsidR="00DA63EC" w:rsidRDefault="00DA63EC" w:rsidP="00DA63EC">
      <w:pPr>
        <w:tabs>
          <w:tab w:val="center" w:pos="2835"/>
        </w:tabs>
        <w:rPr>
          <w:rtl/>
        </w:rPr>
      </w:pPr>
      <w:r w:rsidRPr="00664445">
        <w:rPr>
          <w:rStyle w:val="afffff0"/>
          <w:rFonts w:hint="cs"/>
          <w:rtl/>
        </w:rPr>
        <w:t>ד'</w:t>
      </w:r>
      <w:ins w:id="90791" w:author="Claude - סמנטי" w:date="2026-10-11T12:27:00Z">
        <w:r>
          <w:rPr>
            <w:rStyle w:val="afffff0"/>
            <w:rtl/>
          </w:rPr>
          <w:t xml:space="preserve">קְצִירְכֶם</w:t>
        </w:r>
      </w:ins>
      <w:del w:id="90792" w:author="Claude - סמנטי" w:date="2026-10-11T12:27:00Z">
        <w:r w:rsidRPr="00664445">
          <w:rPr>
            <w:rStyle w:val="afffff0"/>
            <w:rtl/>
          </w:rPr>
          <w:delText xml:space="preserve">קצירכם</w:delText>
        </w:r>
      </w:del>
      <w:r w:rsidRPr="00664445">
        <w:rPr>
          <w:rStyle w:val="afffff0"/>
          <w:rFonts w:hint="cs"/>
          <w:rtl/>
        </w:rPr>
        <w:t>'</w:t>
      </w:r>
      <w:r w:rsidRPr="00664445">
        <w:rPr>
          <w:rStyle w:val="afffff0"/>
          <w:rtl/>
        </w:rPr>
        <w:t>,</w:t>
      </w:r>
      <w:r>
        <w:rPr>
          <w:rtl/>
        </w:rPr>
        <w:t xml:space="preserve"> ולא קציר מצוה.</w:t>
      </w:r>
    </w:p>
    <w:p w:rsidR="00DA63EC" w:rsidRDefault="00DA63EC" w:rsidP="00DA63EC">
      <w:pPr>
        <w:pStyle w:val="affffd"/>
        <w:rPr>
          <w:del w:id="90055" w:author="מנוע עיצוב" w:date="2026-10-11T12:09:26Z"/>
          <w:rtl/>
        </w:rPr>
      </w:pPr>
      <w:del w:id="90054" w:author="מנוע עיצוב" w:date="2026-10-11T12:09:26Z">
        <w:r>
          <w:rPr>
            <w:rtl/>
          </w:rPr>
          <w:delText xml:space="preserve">׹</w:delText>
        </w:r>
      </w:del>
    </w:p>
    <w:p w:rsidR="00DA63EC" w:rsidRDefault="00DA63EC" w:rsidP="00DA63EC">
      <w:pPr>
        <w:pStyle w:val="affff1"/>
        <w:ind w:end="0"/>
        <w:rPr>
          <w:rtl/>
        </w:rPr>
        <w:pPrChange w:id="20061" w:author="קלוד" w:date="2026-10-11T09:07:26Z">
          <w:pPr>
            <w:pStyle w:val="affff1"/>
            <w:rPr>
              <w:rtl/>
            </w:rPr>
          </w:pPr>
        </w:pPrChange>
      </w:pPr>
      <w:ins w:id="9826" w:author="מספור קטעי משנה" w:date="2026-10-11T09:35:12Z">
        <w:r>
          <w:rPr>
            <w:rStyle w:val="MisparKeta"/>
          </w:rPr>
          <w:t xml:space="preserve">ב. </w:t>
        </w:r>
      </w:ins>
      <w:r>
        <w:rPr>
          <w:rtl/>
        </w:rPr>
        <w:t>ולא יעשה כריכות אבל מניחן צבתים.</w:t>
      </w:r>
    </w:p>
    <w:p w:rsidR="00DA63EC" w:rsidRDefault="00DA63EC" w:rsidP="00DA63EC">
      <w:pPr>
        <w:tabs>
          <w:tab w:val="center" w:pos="2835"/>
        </w:tabs>
        <w:rPr>
          <w:rtl/>
        </w:rPr>
      </w:pPr>
      <w:r>
        <w:rPr>
          <w:rFonts w:hint="cs"/>
          <w:rtl/>
        </w:rPr>
        <w:t>ד'</w:t>
      </w:r>
      <w:r>
        <w:rPr>
          <w:rtl/>
        </w:rPr>
        <w:t xml:space="preserve">דכמה דאפשר </w:t>
      </w:r>
      <w:r>
        <w:rPr>
          <w:rtl/>
        </w:rPr>
        <w:t xml:space="preserve">לא</w:t>
      </w:r>
      <w:r>
        <w:rPr>
          <w:rtl/>
        </w:rPr>
        <w:t xml:space="preserve"> טרחינן</w:t>
      </w:r>
      <w:r>
        <w:rPr>
          <w:rFonts w:hint="cs"/>
          <w:rtl/>
        </w:rPr>
        <w:t>'</w:t>
      </w:r>
      <w:r>
        <w:rPr>
          <w:rtl/>
        </w:rPr>
        <w:t>.</w:t>
      </w:r>
    </w:p>
    <w:p w:rsidR="00DA63EC" w:rsidRDefault="00DA63EC" w:rsidP="00DA63EC">
      <w:pPr>
        <w:pStyle w:val="affffd"/>
        <w:rPr>
          <w:del w:id="90057" w:author="מנוע עיצוב" w:date="2026-10-11T12:09:26Z"/>
          <w:rtl/>
        </w:rPr>
      </w:pPr>
      <w:del w:id="90056" w:author="מנוע עיצוב" w:date="2026-10-11T12:09:26Z">
        <w:r>
          <w:rPr>
            <w:rtl/>
          </w:rPr>
          <w:delText xml:space="preserve">׹</w:delText>
        </w:r>
      </w:del>
    </w:p>
    <w:p w:rsidR="00DA63EC" w:rsidRDefault="00DA63EC" w:rsidP="00DA63EC">
      <w:pPr>
        <w:pStyle w:val="affff1"/>
        <w:ind w:end="0"/>
        <w:rPr>
          <w:rtl/>
        </w:rPr>
        <w:pPrChange w:id="20062" w:author="קלוד" w:date="2026-10-11T09:07:26Z">
          <w:pPr>
            <w:pStyle w:val="affff1"/>
            <w:rPr>
              <w:rtl/>
            </w:rPr>
          </w:pPr>
        </w:pPrChange>
      </w:pPr>
      <w:ins w:id="9827" w:author="מספור קטעי משנה" w:date="2026-10-11T09:35:12Z">
        <w:r>
          <w:rPr>
            <w:rStyle w:val="MisparKeta"/>
          </w:rPr>
          <w:t xml:space="preserve">ג. </w:t>
        </w:r>
      </w:ins>
      <w:r>
        <w:rPr>
          <w:rtl/>
        </w:rPr>
        <w:t>מצות העומר להביא מן הקמה.</w:t>
      </w:r>
    </w:p>
    <w:p>
      <w:pPr>
        <w:pStyle w:val="38"/>
        <w:rPr>
          <w:ins w:id="100808" w:author="מנוע מכני" w:date="2026-10-11T12:04:40Z"/>
        </w:rPr>
      </w:pPr>
      <w:r w:rsidRPr="004A7C9A">
        <w:t>ת"ר</w:t>
      </w:r>
      <w:r>
        <w:t>:</w:t>
      </w:r>
    </w:p>
    <w:p w:rsidR="00DA63EC" w:rsidRDefault="00DA63EC" w:rsidP="00DA63EC">
      <w:pPr>
        <w:tabs>
          <w:tab w:val="center" w:pos="2835"/>
        </w:tabs>
        <w:rPr>
          <w:rtl/>
        </w:rPr>
      </w:pPr>
      <w:del w:id="100809"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ואם תקריב מנחת בכורים</w:t>
      </w:r>
      <w:r w:rsidRPr="00A563E0">
        <w:rPr>
          <w:rStyle w:val="afffff0"/>
          <w:rFonts w:hint="cs"/>
          <w:rtl/>
        </w:rPr>
        <w:t>'</w:t>
      </w:r>
      <w:r w:rsidRPr="00A563E0">
        <w:rPr>
          <w:rStyle w:val="afffff0"/>
          <w:rtl/>
        </w:rPr>
        <w:t xml:space="preserve"> </w:t>
      </w:r>
      <w:r>
        <w:rPr>
          <w:rFonts w:hint="cs"/>
          <w:rtl/>
        </w:rPr>
        <w:t>ד</w:t>
      </w:r>
      <w:r>
        <w:rPr>
          <w:rtl/>
        </w:rPr>
        <w:t xml:space="preserve">אם </w:t>
      </w:r>
      <w:r>
        <w:rPr>
          <w:rtl/>
        </w:rPr>
        <w:t xml:space="preserve">לא</w:t>
      </w:r>
      <w:r>
        <w:rPr>
          <w:rtl/>
        </w:rPr>
        <w:t xml:space="preserve"> מצא מן הקמה יביא מן העומרין</w:t>
      </w:r>
    </w:p>
    <w:p w:rsidR="00DA63EC" w:rsidRDefault="00DA63EC" w:rsidP="00DA63EC">
      <w:pPr>
        <w:tabs>
          <w:tab w:val="center" w:pos="2835"/>
        </w:tabs>
        <w:rPr>
          <w:rtl/>
        </w:rPr>
      </w:pPr>
      <w:r>
        <w:rPr>
          <w:rtl/>
        </w:rPr>
        <w:tab/>
      </w:r>
      <w:del w:id="90183" w:author="מנוע מכני" w:date="2026-10-11T12:04:40Z">
        <w:r>
          <w:rPr>
            <w:rFonts w:hint="cs"/>
            <w:rtl/>
          </w:rPr>
          <w:delText xml:space="preserve">   </w:delText>
        </w:r>
      </w:del>
      <w:r>
        <w:rPr>
          <w:rtl/>
        </w:rPr>
        <w:t xml:space="preserve">תקריב - לפי שמצוה להביא מן הלח, </w:t>
      </w:r>
      <w:r>
        <w:rPr>
          <w:rtl/>
        </w:rPr>
        <w:t xml:space="preserve">לא</w:t>
      </w:r>
      <w:r>
        <w:rPr>
          <w:rtl/>
        </w:rPr>
        <w:t xml:space="preserve"> מצא מן הלח יביא מן היבש</w:t>
      </w:r>
      <w:r>
        <w:rPr>
          <w:rFonts w:hint="cs"/>
          <w:rtl/>
        </w:rPr>
        <w:t>.</w:t>
      </w:r>
    </w:p>
    <w:p w:rsidR="00DA63EC" w:rsidRDefault="00DA63EC" w:rsidP="00DA63EC">
      <w:pPr>
        <w:tabs>
          <w:tab w:val="center" w:pos="2835"/>
        </w:tabs>
        <w:rPr>
          <w:rtl/>
        </w:rPr>
      </w:pPr>
      <w:r>
        <w:rPr>
          <w:rtl/>
        </w:rPr>
        <w:tab/>
        <w:t>דבר אחר:</w:t>
      </w:r>
      <w:r w:rsidRPr="00A563E0">
        <w:rPr>
          <w:rStyle w:val="afffff0"/>
          <w:rtl/>
        </w:rPr>
        <w:t xml:space="preserve"> </w:t>
      </w:r>
      <w:r w:rsidRPr="00A563E0">
        <w:rPr>
          <w:rStyle w:val="afffff0"/>
          <w:rFonts w:hint="cs"/>
          <w:rtl/>
        </w:rPr>
        <w:t>'</w:t>
      </w:r>
      <w:ins w:id="90793" w:author="Claude - סמנטי" w:date="2026-10-11T12:27:00Z">
        <w:r>
          <w:rPr>
            <w:rStyle w:val="afffff0"/>
            <w:rtl/>
          </w:rPr>
          <w:t xml:space="preserve">תַּקְרִיב</w:t>
        </w:r>
      </w:ins>
      <w:del w:id="90794" w:author="Claude - סמנטי" w:date="2026-10-11T12:27:00Z">
        <w:r w:rsidRPr="00A563E0">
          <w:rPr>
            <w:rStyle w:val="afffff0"/>
            <w:rtl/>
          </w:rPr>
          <w:delText xml:space="preserve">תקריב</w:delText>
        </w:r>
      </w:del>
      <w:r w:rsidRPr="00A563E0">
        <w:rPr>
          <w:rStyle w:val="afffff0"/>
          <w:rFonts w:hint="cs"/>
          <w:rtl/>
        </w:rPr>
        <w:t>'</w:t>
      </w:r>
      <w:r w:rsidRPr="00A563E0">
        <w:rPr>
          <w:rStyle w:val="afffff0"/>
          <w:rtl/>
        </w:rPr>
        <w:t xml:space="preserve"> </w:t>
      </w:r>
      <w:r>
        <w:rPr>
          <w:rtl/>
        </w:rPr>
        <w:t xml:space="preserve">– </w:t>
      </w:r>
      <w:r>
        <w:rPr>
          <w:rFonts w:hint="cs"/>
          <w:rtl/>
        </w:rPr>
        <w:t xml:space="preserve">שאפי' </w:t>
      </w:r>
      <w:r>
        <w:rPr>
          <w:rtl/>
        </w:rPr>
        <w:t>נקצר ביום - כשר,</w:t>
      </w:r>
      <w:r w:rsidRPr="00A563E0">
        <w:rPr>
          <w:rStyle w:val="afffff0"/>
          <w:rtl/>
        </w:rPr>
        <w:t xml:space="preserve"> </w:t>
      </w:r>
      <w:r w:rsidRPr="00A563E0">
        <w:rPr>
          <w:rStyle w:val="afffff0"/>
          <w:rFonts w:hint="cs"/>
          <w:rtl/>
        </w:rPr>
        <w:t>'תקריב'</w:t>
      </w:r>
      <w:r w:rsidRPr="00A563E0">
        <w:rPr>
          <w:rStyle w:val="afffff0"/>
          <w:rtl/>
        </w:rPr>
        <w:t xml:space="preserve"> </w:t>
      </w:r>
      <w:r>
        <w:rPr>
          <w:rtl/>
        </w:rPr>
        <w:t>ודוחה את השבת</w:t>
      </w:r>
      <w:r>
        <w:rPr>
          <w:rFonts w:hint="cs"/>
          <w:rtl/>
        </w:rPr>
        <w:t>,</w:t>
      </w:r>
      <w:r>
        <w:rPr>
          <w:rtl/>
        </w:rPr>
        <w:tab/>
      </w:r>
    </w:p>
    <w:p w:rsidR="00DA63EC" w:rsidRDefault="00DA63EC" w:rsidP="00DA63EC">
      <w:pPr>
        <w:tabs>
          <w:tab w:val="center" w:pos="2835"/>
        </w:tabs>
        <w:rPr>
          <w:rtl/>
        </w:rPr>
      </w:pPr>
      <w:r>
        <w:rPr>
          <w:rtl/>
        </w:rPr>
        <w:tab/>
      </w:r>
      <w:r>
        <w:rPr>
          <w:rFonts w:hint="cs"/>
          <w:rtl/>
        </w:rPr>
        <w:t>'</w:t>
      </w:r>
      <w:ins w:id="90795" w:author="Claude - סמנטי" w:date="2026-10-11T12:27:00Z">
        <w:r>
          <w:rPr>
            <w:rStyle w:val="afffff0"/>
            <w:rtl/>
          </w:rPr>
          <w:t xml:space="preserve">תַּקְרִיב</w:t>
        </w:r>
      </w:ins>
      <w:del w:id="90796" w:author="Claude - סמנטי" w:date="2026-10-11T12:27:00Z">
        <w:r>
          <w:rPr>
            <w:rtl/>
          </w:rPr>
          <w:delText xml:space="preserve">תקריב</w:delText>
        </w:r>
      </w:del>
      <w:r>
        <w:rPr>
          <w:rFonts w:hint="cs"/>
          <w:rtl/>
        </w:rPr>
        <w:t>'</w:t>
      </w:r>
      <w:r>
        <w:rPr>
          <w:rtl/>
        </w:rPr>
        <w:t xml:space="preserve"> - כל שהוא, תקריב - מ"מ, תקריב - </w:t>
      </w:r>
      <w:ins w:id="90479" w:author="מנוע מכני" w:date="2026-10-11T12:04:40Z">
        <w:r>
          <w:rPr>
            <w:rtl/>
          </w:rPr>
          <w:t xml:space="preserve">ואפי'</w:t>
        </w:r>
      </w:ins>
      <w:del w:id="90480" w:author="מנוע מכני" w:date="2026-10-11T12:04:40Z">
        <w:r>
          <w:rPr>
            <w:rtl/>
          </w:rPr>
          <w:delText xml:space="preserve">ואפילו</w:delText>
        </w:r>
      </w:del>
      <w:r>
        <w:rPr>
          <w:rtl/>
        </w:rPr>
        <w:t xml:space="preserve"> בשבת, תקריב - </w:t>
      </w:r>
      <w:ins w:id="90481" w:author="מנוע מכני" w:date="2026-10-11T12:04:40Z">
        <w:r>
          <w:rPr>
            <w:rtl/>
          </w:rPr>
          <w:t xml:space="preserve">ואפי'</w:t>
        </w:r>
      </w:ins>
      <w:del w:id="90482" w:author="מנוע מכני" w:date="2026-10-11T12:04:40Z">
        <w:r>
          <w:rPr>
            <w:rtl/>
          </w:rPr>
          <w:delText xml:space="preserve">ואפילו</w:delText>
        </w:r>
      </w:del>
      <w:r>
        <w:rPr>
          <w:rtl/>
        </w:rPr>
        <w:t xml:space="preserve"> בטומאה.</w:t>
      </w:r>
    </w:p>
    <w:p w:rsidR="00DA63EC" w:rsidRDefault="00DA63EC" w:rsidP="00DA63EC">
      <w:pPr>
        <w:pStyle w:val="affffd"/>
        <w:rPr>
          <w:rtl/>
        </w:rPr>
      </w:pPr>
      <w:r>
        <w:rPr>
          <w:rtl/>
        </w:rPr>
        <w:t>׹</w:t>
      </w:r>
    </w:p>
    <w:p>
      <w:pPr>
        <w:pStyle w:val="afffff8"/>
        <w:rPr>
          <w:ins w:id="90313" w:author="קלוד" w:date="2026-10-11T12:32:08Z"/>
        </w:rPr>
      </w:pPr>
      <w:ins w:id="90314" w:author="קלוד" w:date="2026-10-11T12:32:08Z">
        <w:r>
          <w:rPr>
            <w:color w:val="7B3F00"/>
          </w:rPr>
          <w:t xml:space="preserve">עומר שנקצר ביום - כשר, מול 'כל הלילה כשר'</w:t>
        </w:r>
      </w:ins>
    </w:p>
    <w:p w:rsidR="00DA63EC" w:rsidRDefault="00DA63EC" w:rsidP="00DA63EC">
      <w:pPr>
        <w:tabs>
          <w:tab w:val="center" w:pos="2835"/>
        </w:tabs>
        <w:rPr>
          <w:rtl/>
        </w:rPr>
      </w:pPr>
      <w:r>
        <w:rPr>
          <w:rtl/>
        </w:rPr>
        <w:t>נקצר ביום - כשר.</w:t>
      </w:r>
    </w:p>
    <w:p>
      <w:pPr>
        <w:pStyle w:val="38"/>
        <w:rPr>
          <w:ins w:id="100810" w:author="מנוע מכני" w:date="2026-10-11T12:04:40Z"/>
        </w:rPr>
      </w:pPr>
      <w:r>
        <w:t xml:space="preserve">והתנן:</w:t>
      </w:r>
    </w:p>
    <w:p w:rsidR="00DA63EC" w:rsidRDefault="00DA63EC" w:rsidP="00DA63EC">
      <w:pPr>
        <w:tabs>
          <w:tab w:val="center" w:pos="2835"/>
        </w:tabs>
        <w:rPr>
          <w:rtl/>
        </w:rPr>
      </w:pPr>
      <w:del w:id="100811" w:author="מנוע מכני" w:date="2026-10-11T12:04:40Z">
        <w:r>
          <w:rPr>
            <w:rtl/>
          </w:rPr>
          <w:delText xml:space="preserve"> </w:delText>
        </w:r>
      </w:del>
      <w:r>
        <w:rPr>
          <w:rtl/>
        </w:rPr>
        <w:t xml:space="preserve">כל הלילה כשר לקצירת העומר, ולהקטיר חלבים ואברים, זה הכלל: דבר שמצותו כל היום - כשר כל היום, דבר שמצותו בלילה - כשר כל הלילה</w:t>
      </w:r>
      <w:ins w:id="95045" w:author="מנוע מכני" w:date="2026-10-11T12:04:40Z">
        <w:r>
          <w:rPr>
            <w:rtl/>
          </w:rPr>
          <w:t xml:space="preserve">,</w:t>
        </w:r>
      </w:ins>
      <w:del w:id="95046" w:author="מנוע מכני" w:date="2026-10-11T12:04:40Z">
        <w:r>
          <w:rPr>
            <w:rtl/>
          </w:rPr>
          <w:delText xml:space="preserve">;</w:delText>
        </w:r>
      </w:del>
      <w:r>
        <w:rPr>
          <w:rtl/>
        </w:rPr>
        <w:t xml:space="preserve"> </w:t>
      </w:r>
    </w:p>
    <w:p w:rsidR="00DA63EC" w:rsidRDefault="00DA63EC" w:rsidP="00DA63EC">
      <w:pPr>
        <w:pStyle w:val="affffb"/>
        <w:rPr>
          <w:rtl/>
        </w:rPr>
      </w:pPr>
      <w:r>
        <w:rPr>
          <w:rtl/>
        </w:rPr>
        <w:t xml:space="preserve">- קתני לילה דומיא דיום, מה דיום בלילה </w:t>
      </w:r>
      <w:r>
        <w:rPr>
          <w:rtl/>
        </w:rPr>
        <w:t xml:space="preserve">לא</w:t>
      </w:r>
      <w:r>
        <w:rPr>
          <w:rtl/>
        </w:rPr>
        <w:t xml:space="preserve">, אף </w:t>
      </w:r>
      <w:ins w:id="90219" w:author="Claude - סמנטי" w:date="2026-10-11T12:27:00Z">
        <w:r>
          <w:rPr>
            <w:rtl/>
          </w:rPr>
          <w:t xml:space="preserve">שבלילה</w:t>
        </w:r>
      </w:ins>
      <w:del w:id="90220" w:author="Claude - סמנטי" w:date="2026-10-11T12:27:00Z">
        <w:r>
          <w:rPr>
            <w:rtl/>
          </w:rPr>
          <w:delText xml:space="preserve">דלילה</w:delText>
        </w:r>
      </w:del>
      <w:r>
        <w:rPr>
          <w:rtl/>
        </w:rPr>
        <w:t xml:space="preserve"> ביום </w:t>
      </w:r>
      <w:ins w:id="91701" w:author="מנוע מכני" w:date="2026-10-11T12:04:40Z">
        <w:r>
          <w:rPr>
            <w:rtl/>
          </w:rPr>
          <w:t xml:space="preserve">גם</w:t>
        </w:r>
      </w:ins>
      <w:del w:id="91702" w:author="מנוע מכני" w:date="2026-10-11T12:04:40Z">
        <w:r>
          <w:rPr>
            <w:rtl/>
          </w:rPr>
          <w:delText xml:space="preserve">נמי</w:delText>
        </w:r>
      </w:del>
      <w:r>
        <w:rPr>
          <w:rtl/>
        </w:rPr>
        <w:t xml:space="preserve"> </w:t>
      </w:r>
      <w:r>
        <w:rPr>
          <w:rtl/>
        </w:rPr>
        <w:t xml:space="preserve">לא</w:t>
      </w:r>
      <w:r>
        <w:rPr>
          <w:rtl/>
        </w:rPr>
        <w:t xml:space="preserve">!</w:t>
      </w:r>
    </w:p>
    <w:p>
      <w:pPr>
        <w:pStyle w:val="38"/>
        <w:rPr>
          <w:ins w:id="100812" w:author="מנוע מכני" w:date="2026-10-11T12:04:40Z"/>
        </w:rPr>
      </w:pPr>
      <w:del w:id="102556" w:author="מנוע מכני" w:date="2026-10-11T12:04:40Z">
        <w:r>
          <w:delText xml:space="preserve">אמר </w:delText>
        </w:r>
      </w:del>
      <w:r>
        <w:t xml:space="preserve">רבה, </w:t>
      </w:r>
      <w:r>
        <w:t xml:space="preserve">ל"ק</w:t>
      </w:r>
      <w:r>
        <w:t xml:space="preserve">:</w:t>
      </w:r>
    </w:p>
    <w:p w:rsidR="00DA63EC" w:rsidRDefault="00DA63EC" w:rsidP="00DA63EC">
      <w:pPr>
        <w:tabs>
          <w:tab w:val="center" w:pos="2835"/>
        </w:tabs>
        <w:rPr>
          <w:rtl/>
        </w:rPr>
      </w:pPr>
      <w:del w:id="100813" w:author="מנוע מכני" w:date="2026-10-11T12:04:40Z">
        <w:r>
          <w:rPr>
            <w:rtl/>
          </w:rPr>
          <w:delText xml:space="preserve"> </w:delText>
        </w:r>
      </w:del>
      <w:r>
        <w:rPr>
          <w:rtl/>
        </w:rPr>
        <w:t xml:space="preserve">הא </w:t>
      </w:r>
      <w:r>
        <w:rPr>
          <w:rStyle w:val="2fb"/>
          <w:rtl/>
        </w:rPr>
        <w:t xml:space="preserve">רבי</w:t>
      </w:r>
      <w:r>
        <w:rPr>
          <w:rtl/>
        </w:rPr>
        <w:t xml:space="preserve">, והא </w:t>
      </w:r>
      <w:r>
        <w:rPr>
          <w:rStyle w:val="2fb"/>
          <w:rtl/>
        </w:rPr>
        <w:t xml:space="preserve">ר' אלעזר</w:t>
      </w:r>
      <w:r>
        <w:rPr>
          <w:rtl/>
        </w:rPr>
        <w:t xml:space="preserve"> בר' שמעון</w:t>
      </w:r>
      <w:ins w:id="95047" w:author="מנוע מכני" w:date="2026-10-11T12:04:40Z">
        <w:r>
          <w:rPr>
            <w:rtl/>
          </w:rPr>
          <w:t xml:space="preserve">,</w:t>
        </w:r>
      </w:ins>
      <w:del w:id="95048" w:author="מנוע מכני" w:date="2026-10-11T12:04:40Z">
        <w:r>
          <w:rPr>
            <w:rtl/>
          </w:rPr>
          <w:delText xml:space="preserve">;</w:delText>
        </w:r>
      </w:del>
      <w:r>
        <w:rPr>
          <w:rtl/>
        </w:rPr>
        <w:t xml:space="preserve"> </w:t>
      </w:r>
    </w:p>
    <w:p>
      <w:pPr>
        <w:pStyle w:val="38"/>
        <w:rPr>
          <w:ins w:id="100814" w:author="מנוע מכני" w:date="2026-10-11T12:04:40Z"/>
        </w:rPr>
      </w:pPr>
      <w:r>
        <w:t xml:space="preserve">דתניא</w:t>
      </w:r>
      <w:r>
        <w:t xml:space="preserve">:</w:t>
      </w:r>
    </w:p>
    <w:p w:rsidR="00DA63EC" w:rsidRDefault="00DA63EC" w:rsidP="00DA63EC">
      <w:pPr>
        <w:tabs>
          <w:tab w:val="center" w:pos="2835"/>
        </w:tabs>
        <w:rPr>
          <w:rtl/>
        </w:rPr>
      </w:pPr>
      <w:del w:id="100815" w:author="מנוע מכני" w:date="2026-10-11T12:04:40Z">
        <w:r>
          <w:rPr>
            <w:rtl/>
          </w:rPr>
          <w:delText xml:space="preserve"> </w:delText>
        </w:r>
      </w:del>
      <w:r>
        <w:rPr>
          <w:rtl/>
        </w:rPr>
        <w:t xml:space="preserve">היה עומד ומקריב מנחת העומר ונטמאת, </w:t>
      </w:r>
    </w:p>
    <w:p>
      <w:pPr>
        <w:pStyle w:val="38"/>
        <w:rPr>
          <w:ins w:id="100816" w:author="מנוע מכני" w:date="2026-10-11T12:04:40Z"/>
        </w:rPr>
      </w:pPr>
      <w:r>
        <w:t xml:space="preserve">לרבי:</w:t>
      </w:r>
    </w:p>
    <w:p w:rsidR="00DA63EC" w:rsidRDefault="00DA63EC" w:rsidP="00DA63EC">
      <w:pPr>
        <w:tabs>
          <w:tab w:val="center" w:pos="2835"/>
        </w:tabs>
        <w:rPr>
          <w:rtl/>
        </w:rPr>
      </w:pPr>
      <w:del w:id="100817" w:author="מנוע מכני" w:date="2026-10-11T12:04:40Z">
        <w:r>
          <w:rPr>
            <w:rFonts w:hint="cs"/>
            <w:rtl/>
          </w:rPr>
          <w:delText xml:space="preserve"> </w:delText>
        </w:r>
      </w:del>
      <w:r>
        <w:rPr>
          <w:rtl/>
        </w:rPr>
        <w:t xml:space="preserve">אם יש אחרת - אומר לו הבא אחרת תחתיה, ואם </w:t>
      </w:r>
      <w:ins w:id="91703" w:author="מנוע מכני" w:date="2026-10-11T12:04:40Z">
        <w:r>
          <w:rPr>
            <w:rtl/>
          </w:rPr>
          <w:t xml:space="preserve">לא</w:t>
        </w:r>
      </w:ins>
      <w:del w:id="91704" w:author="מנוע מכני" w:date="2026-10-11T12:04:40Z">
        <w:r>
          <w:rPr>
            <w:rtl/>
          </w:rPr>
          <w:delText xml:space="preserve">לאו</w:delText>
        </w:r>
      </w:del>
      <w:r>
        <w:rPr>
          <w:rtl/>
        </w:rPr>
        <w:t xml:space="preserve"> - אומר לו הוי פקח ושתוק,</w:t>
      </w:r>
    </w:p>
    <w:p>
      <w:pPr>
        <w:pStyle w:val="38"/>
        <w:rPr>
          <w:ins w:id="100818" w:author="מנוע מכני" w:date="2026-10-11T12:04:40Z"/>
        </w:rPr>
      </w:pPr>
      <w:r w:rsidRPr="00E105BC">
        <w:t>ולראבר</w:t>
      </w:r>
      <w:r w:rsidRPr="00E105BC">
        <w:t>"</w:t>
      </w:r>
      <w:r w:rsidRPr="00E105BC">
        <w:t>ש</w:t>
      </w:r>
      <w:r w:rsidRPr="00E105BC">
        <w:t xml:space="preserve">:</w:t>
      </w:r>
    </w:p>
    <w:p w:rsidR="00DA63EC" w:rsidRPr="00E105BC" w:rsidRDefault="00DA63EC" w:rsidP="00DA63EC">
      <w:pPr>
        <w:tabs>
          <w:tab w:val="center" w:pos="2835"/>
        </w:tabs>
        <w:rPr>
          <w:spacing w:val="-4"/>
          <w:rtl/>
        </w:rPr>
      </w:pPr>
      <w:del w:id="100819" w:author="מנוע מכני" w:date="2026-10-11T12:04:40Z">
        <w:r w:rsidRPr="00E105BC">
          <w:rPr>
            <w:spacing w:val="-4"/>
            <w:rtl/>
          </w:rPr>
          <w:delText xml:space="preserve"> </w:delText>
        </w:r>
      </w:del>
      <w:r w:rsidRPr="00E105BC">
        <w:rPr>
          <w:spacing w:val="-4"/>
          <w:rtl/>
        </w:rPr>
        <w:t xml:space="preserve">בין כך ובין כך - אומר לו הוי פקח ושתוק, שכל העומר שנקצר שלא כמצותו - פסול!</w:t>
      </w:r>
    </w:p>
    <w:p>
      <w:pPr>
        <w:pStyle w:val="38"/>
        <w:rPr>
          <w:ins w:id="100820" w:author="מנוע מכני" w:date="2026-10-11T12:04:40Z"/>
        </w:rPr>
      </w:pPr>
      <w:r>
        <w:t>רבב</w:t>
      </w:r>
      <w:r>
        <w:t>"</w:t>
      </w:r>
      <w:r>
        <w:t>ח מרי</w:t>
      </w:r>
      <w:r>
        <w:t>"</w:t>
      </w:r>
      <w:r>
        <w:t>ו</w:t>
      </w:r>
      <w:r>
        <w:t xml:space="preserve">:</w:t>
      </w:r>
    </w:p>
    <w:p w:rsidR="00DA63EC" w:rsidRDefault="00DA63EC" w:rsidP="00DA63EC">
      <w:pPr>
        <w:tabs>
          <w:tab w:val="center" w:pos="2835"/>
        </w:tabs>
        <w:rPr>
          <w:rtl/>
        </w:rPr>
      </w:pPr>
      <w:del w:id="100821" w:author="מנוע מכני" w:date="2026-10-11T12:04:40Z">
        <w:r>
          <w:rPr>
            <w:rtl/>
          </w:rPr>
          <w:delText xml:space="preserve"> </w:delText>
        </w:r>
      </w:del>
      <w:r>
        <w:rPr>
          <w:rStyle w:val="2fb"/>
          <w:rtl/>
        </w:rPr>
        <w:t xml:space="preserve">ר' אלעזר</w:t>
      </w:r>
      <w:r>
        <w:rPr>
          <w:rtl/>
        </w:rPr>
        <w:t xml:space="preserve"> בר' שמעון בשיטת </w:t>
      </w:r>
      <w:ins w:id="90483" w:author="מנוע מכני" w:date="2026-10-11T12:04:40Z">
        <w:r>
          <w:rPr>
            <w:rStyle w:val="2fb"/>
            <w:rtl/>
          </w:rPr>
          <w:t xml:space="preserve">ר"ע</w:t>
        </w:r>
      </w:ins>
      <w:del w:id="90484" w:author="מנוע מכני" w:date="2026-10-11T12:04:40Z">
        <w:r>
          <w:rPr>
            <w:rtl/>
          </w:rPr>
          <w:delText xml:space="preserve">רבי עקיבא</w:delText>
        </w:r>
      </w:del>
      <w:r>
        <w:rPr>
          <w:rtl/>
        </w:rPr>
        <w:t xml:space="preserve"> רבו של אביו אמרה</w:t>
      </w:r>
      <w:ins w:id="95049" w:author="מנוע מכני" w:date="2026-10-11T12:04:40Z">
        <w:r>
          <w:rPr>
            <w:rtl/>
          </w:rPr>
          <w:t xml:space="preserve">,</w:t>
        </w:r>
      </w:ins>
      <w:del w:id="95050" w:author="מנוע מכני" w:date="2026-10-11T12:04:40Z">
        <w:r>
          <w:rPr>
            <w:rtl/>
          </w:rPr>
          <w:delText xml:space="preserve">;</w:delText>
        </w:r>
      </w:del>
      <w:r>
        <w:rPr>
          <w:rtl/>
        </w:rPr>
        <w:t xml:space="preserve"> </w:t>
      </w:r>
    </w:p>
    <w:p>
      <w:pPr>
        <w:pStyle w:val="38"/>
        <w:rPr>
          <w:ins w:id="100822" w:author="מנוע מכני" w:date="2026-10-11T12:04:40Z"/>
        </w:rPr>
      </w:pPr>
      <w:r w:rsidRPr="00FE1B89">
        <w:tab/>
        <w:t xml:space="preserve">דתנן</w:t>
      </w:r>
      <w:r w:rsidRPr="00FE1B89">
        <w:tab/>
        <w:t xml:space="preserve">, כלל </w:t>
      </w:r>
      <w:r w:rsidRPr="00FE1B89">
        <w:tab/>
        <w:t xml:space="preserve">אמר</w:t>
      </w:r>
      <w:r w:rsidRPr="00FE1B89">
        <w:tab/>
        <w:t xml:space="preserve"> ר' עקיבא:</w:t>
      </w:r>
    </w:p>
    <w:p w:rsidR="00DA63EC" w:rsidRPr="00FE1B89" w:rsidRDefault="00DA63EC" w:rsidP="00DA63EC">
      <w:pPr>
        <w:tabs>
          <w:tab w:val="center" w:pos="2835"/>
        </w:tabs>
        <w:rPr>
          <w:spacing w:val="-4"/>
          <w:rtl/>
        </w:rPr>
      </w:pPr>
      <w:del w:id="100823" w:author="מנוע מכני" w:date="2026-10-11T12:04:40Z">
        <w:r w:rsidRPr="00FE1B89">
          <w:rPr>
            <w:spacing w:val="-4"/>
            <w:rtl/>
          </w:rPr>
          <w:tab/>
          <w:delText xml:space="preserve"> </w:delText>
        </w:r>
      </w:del>
      <w:r w:rsidRPr="00FE1B89">
        <w:rPr>
          <w:spacing w:val="-4"/>
          <w:rtl/>
        </w:rPr>
        <w:tab/>
        <w:t xml:space="preserve">כל מלאכה שאפשר לו לעשותה </w:t>
      </w:r>
      <w:r w:rsidRPr="00FE1B89">
        <w:rPr>
          <w:rStyle w:val="2fb"/>
          <w:spacing w:val="-4"/>
          <w:rtl/>
        </w:rPr>
        <w:tab/>
        <w:t xml:space="preserve">מער"</w:t>
      </w:r>
      <w:r w:rsidRPr="00FE1B89">
        <w:rPr>
          <w:rStyle w:val="2fb"/>
          <w:rFonts w:hint="cs"/>
          <w:spacing w:val="-4"/>
          <w:rtl/>
        </w:rPr>
        <w:t>ש</w:t>
      </w:r>
      <w:r w:rsidRPr="00FE1B89">
        <w:rPr>
          <w:spacing w:val="-4"/>
          <w:rtl/>
        </w:rPr>
        <w:t xml:space="preserve"> - אינה דוחה את השבת, </w:t>
      </w:r>
    </w:p>
    <w:p>
      <w:pPr>
        <w:pStyle w:val="38"/>
        <w:rPr>
          <w:ins w:id="100824" w:author="מנוע מכני" w:date="2026-10-11T12:04:40Z"/>
        </w:rPr>
      </w:pPr>
      <w:r>
        <w:tab/>
        <w:t xml:space="preserve">וסבר לה כרבי ישמעאל, דאמר:</w:t>
      </w:r>
    </w:p>
    <w:p w:rsidR="00DA63EC" w:rsidRDefault="00DA63EC" w:rsidP="00DA63EC">
      <w:pPr>
        <w:tabs>
          <w:tab w:val="center" w:pos="2835"/>
        </w:tabs>
        <w:rPr>
          <w:rtl/>
        </w:rPr>
      </w:pPr>
      <w:del w:id="100825" w:author="מנוע מכני" w:date="2026-10-11T12:04:40Z">
        <w:r>
          <w:rPr>
            <w:rtl/>
          </w:rPr>
          <w:tab/>
          <w:delText xml:space="preserve"> </w:delText>
        </w:r>
      </w:del>
      <w:r>
        <w:rPr>
          <w:rtl/>
        </w:rPr>
        <w:tab/>
        <w:t xml:space="preserve">קצירת העומר מצוה</w:t>
      </w:r>
      <w:ins w:id="95051" w:author="מנוע מכני" w:date="2026-10-11T12:04:40Z">
        <w:r>
          <w:rPr>
            <w:rtl/>
          </w:rPr>
          <w:t xml:space="preserve">,</w:t>
        </w:r>
      </w:ins>
      <w:del w:id="95052" w:author="מנוע מכני" w:date="2026-10-11T12:04:40Z">
        <w:r>
          <w:rPr>
            <w:rtl/>
          </w:rPr>
          <w:tab/>
          <w:delText xml:space="preserve">;</w:delText>
        </w:r>
      </w:del>
      <w:r>
        <w:rPr>
          <w:rtl/>
        </w:rPr>
        <w:tab/>
        <w:t xml:space="preserve"> </w:t>
      </w:r>
    </w:p>
    <w:p>
      <w:pPr>
        <w:pStyle w:val="38"/>
        <w:rPr>
          <w:ins w:id="100826" w:author="מנוע מכני" w:date="2026-10-11T12:04:40Z"/>
        </w:rPr>
      </w:pPr>
      <w:r w:rsidRPr="00FE1B89">
        <w:tab/>
        <w:t xml:space="preserve">דתנן</w:t>
      </w:r>
      <w:r w:rsidRPr="00FE1B89">
        <w:tab/>
        <w:t xml:space="preserve">, רבי ישמעאל</w:t>
      </w:r>
      <w:del w:id="102557" w:author="מנוע מכני" w:date="2026-10-11T12:04:40Z">
        <w:r w:rsidRPr="00FE1B89">
          <w:tab/>
          <w:delText xml:space="preserve"> אומר</w:delText>
        </w:r>
      </w:del>
      <w:del w:id="103723" w:author="Claude" w:date="2026-10-11T09:07:48Z">
        <w:r>
          <w:delText xml:space="preserve">	</w:delText>
        </w:r>
      </w:del>
      <w:r>
        <w:t xml:space="preserve">:</w:t>
      </w:r>
    </w:p>
    <w:p w:rsidR="00DA63EC" w:rsidRPr="00FE1B89" w:rsidRDefault="00DA63EC" w:rsidP="00DA63EC">
      <w:pPr>
        <w:tabs>
          <w:tab w:val="center" w:pos="2835"/>
        </w:tabs>
        <w:rPr>
          <w:spacing w:val="-4"/>
          <w:rtl/>
        </w:rPr>
      </w:pPr>
      <w:del w:id="100827" w:author="מנוע מכני" w:date="2026-10-11T12:04:40Z">
        <w:r w:rsidRPr="00FE1B89">
          <w:rPr>
            <w:spacing w:val="-4"/>
            <w:rtl/>
          </w:rPr>
          <w:tab/>
          <w:delText xml:space="preserve"> </w:delText>
        </w:r>
      </w:del>
      <w:r w:rsidRPr="00FE1B89">
        <w:rPr>
          <w:spacing w:val="-4"/>
          <w:rtl/>
        </w:rPr>
        <w:tab/>
        <w:t xml:space="preserve">מה חריש רשות אף קציר רשות, יצא קציר העומר שהיא מצוה</w:t>
      </w:r>
      <w:ins w:id="95053" w:author="מנוע מכני" w:date="2026-10-11T12:04:40Z">
        <w:r>
          <w:rPr>
            <w:spacing w:val="-4"/>
            <w:rtl/>
          </w:rPr>
          <w:t xml:space="preserve">,</w:t>
        </w:r>
      </w:ins>
      <w:del w:id="95054" w:author="מנוע מכני" w:date="2026-10-11T12:04:40Z">
        <w:r w:rsidRPr="00FE1B89">
          <w:rPr>
            <w:spacing w:val="-4"/>
            <w:rtl/>
          </w:rPr>
          <w:tab/>
          <w:delText xml:space="preserve">;</w:delText>
        </w:r>
      </w:del>
      <w:r w:rsidRPr="00FE1B89">
        <w:rPr>
          <w:spacing w:val="-4"/>
          <w:rtl/>
        </w:rPr>
        <w:tab/>
        <w:t xml:space="preserve"> </w:t>
      </w:r>
    </w:p>
    <w:p w:rsidR="00DA63EC" w:rsidRDefault="00DA63EC" w:rsidP="00DA63EC">
      <w:pPr>
        <w:tabs>
          <w:tab w:val="center" w:pos="2835"/>
        </w:tabs>
        <w:rPr>
          <w:rtl/>
        </w:rPr>
      </w:pPr>
      <w:r>
        <w:rPr>
          <w:rtl/>
        </w:rPr>
        <w:tab/>
        <w:t>וא</w:t>
      </w:r>
      <w:r>
        <w:rPr>
          <w:rFonts w:hint="cs"/>
          <w:rtl/>
        </w:rPr>
        <w:t>ס</w:t>
      </w:r>
      <w:r>
        <w:rPr>
          <w:rtl/>
        </w:rPr>
        <w:t>"</w:t>
      </w:r>
      <w:r>
        <w:rPr>
          <w:rFonts w:hint="cs"/>
          <w:rtl/>
        </w:rPr>
        <w:t xml:space="preserve">ד </w:t>
      </w:r>
      <w:r>
        <w:rPr>
          <w:rtl/>
        </w:rPr>
        <w:t xml:space="preserve">נקצר שלא כמצותו כשר, </w:t>
      </w:r>
      <w:ins w:id="93399" w:author="מנוע מכני" w:date="2026-10-11T12:04:40Z">
        <w:r>
          <w:rPr>
            <w:rtl/>
          </w:rPr>
          <w:t xml:space="preserve">למה</w:t>
        </w:r>
      </w:ins>
      <w:del w:id="93400" w:author="מנוע מכני" w:date="2026-10-11T12:04:40Z">
        <w:r>
          <w:rPr>
            <w:rtl/>
          </w:rPr>
          <w:delText xml:space="preserve">אמאי</w:delText>
        </w:r>
      </w:del>
      <w:r>
        <w:rPr>
          <w:rtl/>
        </w:rPr>
        <w:t xml:space="preserve"> דחי שבת? נקצריה מערב שבת!</w:t>
      </w:r>
    </w:p>
    <w:p>
      <w:pPr>
        <w:pStyle w:val="38"/>
        <w:rPr>
          <w:ins w:id="100828" w:author="מנוע מכני" w:date="2026-10-11T12:04:40Z"/>
        </w:rPr>
      </w:pPr>
      <w:r>
        <w:t xml:space="preserve">אלא מדדחי שבת, </w:t>
      </w:r>
      <w:r>
        <w:t xml:space="preserve">ש"מ</w:t>
      </w:r>
      <w:r>
        <w:t xml:space="preserve">:</w:t>
      </w:r>
    </w:p>
    <w:p w:rsidR="00DA63EC" w:rsidRDefault="00DA63EC" w:rsidP="00DA63EC">
      <w:pPr>
        <w:tabs>
          <w:tab w:val="center" w:pos="2835"/>
        </w:tabs>
        <w:rPr>
          <w:rtl/>
        </w:rPr>
      </w:pPr>
      <w:del w:id="100829" w:author="מנוע מכני" w:date="2026-10-11T12:04:40Z">
        <w:r>
          <w:rPr>
            <w:rtl/>
          </w:rPr>
          <w:delText xml:space="preserve"> </w:delText>
        </w:r>
      </w:del>
      <w:r>
        <w:rPr>
          <w:rtl/>
        </w:rPr>
        <w:t xml:space="preserve">נקצר שלא כמצותו - פסול.</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Style w:val="2fb"/>
          <w:rtl/>
        </w:rPr>
        <w:t xml:space="preserve">ורבי</w:t>
      </w:r>
      <w:r>
        <w:rPr>
          <w:rtl/>
        </w:rPr>
        <w:t xml:space="preserve"> </w:t>
      </w:r>
      <w:ins w:id="91705" w:author="מנוע מכני" w:date="2026-10-11T12:04:40Z">
        <w:r>
          <w:rPr>
            <w:rtl/>
          </w:rPr>
          <w:t xml:space="preserve">לא</w:t>
        </w:r>
      </w:ins>
      <w:del w:id="91706" w:author="מנוע מכני" w:date="2026-10-11T12:04:40Z">
        <w:r>
          <w:rPr>
            <w:rtl/>
          </w:rPr>
          <w:delText xml:space="preserve">לאו</w:delText>
        </w:r>
      </w:del>
      <w:r>
        <w:rPr>
          <w:rtl/>
        </w:rPr>
        <w:t xml:space="preserve"> תלמידיה </w:t>
      </w:r>
      <w:r>
        <w:rPr>
          <w:rStyle w:val="2fb"/>
          <w:rtl/>
        </w:rPr>
        <w:t xml:space="preserve">דר"ש</w:t>
      </w:r>
      <w:r>
        <w:rPr>
          <w:rtl/>
        </w:rPr>
        <w:t xml:space="preserve"> הוא? והתניא, </w:t>
      </w:r>
      <w:r>
        <w:rPr>
          <w:rtl/>
        </w:rPr>
        <w:t xml:space="preserve">אמר</w:t>
      </w:r>
      <w:r>
        <w:rPr>
          <w:rtl/>
        </w:rPr>
        <w:t xml:space="preserve"> </w:t>
      </w:r>
      <w:r>
        <w:rPr>
          <w:rStyle w:val="2fb"/>
          <w:rtl/>
        </w:rPr>
        <w:t xml:space="preserve">רבי</w:t>
      </w:r>
      <w:r>
        <w:rPr>
          <w:rtl/>
        </w:rPr>
        <w:t xml:space="preserve">: כשהיינו למדין תורה אצל </w:t>
      </w:r>
      <w:r>
        <w:rPr>
          <w:rStyle w:val="2fb"/>
          <w:rtl/>
        </w:rPr>
        <w:t xml:space="preserve">ר"ש</w:t>
      </w:r>
      <w:r>
        <w:rPr>
          <w:rtl/>
        </w:rPr>
        <w:t xml:space="preserve"> בתקוע, היינו מעלין לו שמן ואלונטית מחצר לגג ומגג לקרפיף ומקרפיף לקרפיף אחר, עד שאנו מגיעין למעיין שאנו רוחצין בו!</w:t>
      </w:r>
    </w:p>
    <w:p w:rsidR="00DA63EC" w:rsidRDefault="00DA63EC" w:rsidP="00DA63EC">
      <w:pPr>
        <w:pStyle w:val="affffb"/>
        <w:rPr>
          <w:rtl/>
        </w:rPr>
      </w:pPr>
      <w:r>
        <w:rPr>
          <w:rtl/>
        </w:rPr>
        <w:t xml:space="preserve">- </w:t>
      </w:r>
      <w:ins w:id="96601" w:author="מנוע מכני" w:date="2026-10-11T12:04:40Z">
        <w:r>
          <w:rPr>
            <w:rFonts w:hint="cs"/>
            <w:rtl/>
          </w:rPr>
          <w:t xml:space="preserve">סבר</w:t>
        </w:r>
      </w:ins>
      <w:del w:id="96602" w:author="מנוע מכני" w:date="2026-10-11T12:04:40Z">
        <w:r>
          <w:rPr>
            <w:rFonts w:hint="cs"/>
            <w:rtl/>
          </w:rPr>
          <w:delText xml:space="preserve">ס</w:delText>
        </w:r>
        <w:r>
          <w:rPr>
            <w:rtl/>
          </w:rPr>
          <w:delText xml:space="preserve">"</w:delText>
        </w:r>
        <w:r>
          <w:rPr>
            <w:rFonts w:hint="cs"/>
            <w:rtl/>
          </w:rPr>
          <w:delText xml:space="preserve">ל</w:delText>
        </w:r>
      </w:del>
      <w:r>
        <w:rPr>
          <w:rtl/>
        </w:rPr>
        <w:t xml:space="preserve"> כאידך </w:t>
      </w:r>
      <w:r>
        <w:rPr>
          <w:rStyle w:val="2fb"/>
          <w:rtl/>
        </w:rPr>
        <w:t xml:space="preserve">דר"ש</w:t>
      </w:r>
      <w:ins w:id="95055" w:author="מנוע מכני" w:date="2026-10-11T12:04:40Z">
        <w:r>
          <w:rPr>
            <w:rtl/>
          </w:rPr>
          <w:t xml:space="preserve">,</w:t>
        </w:r>
      </w:ins>
      <w:del w:id="95056" w:author="מנוע מכני" w:date="2026-10-11T12:04:40Z">
        <w:r>
          <w:rPr>
            <w:rtl/>
          </w:rPr>
          <w:delText xml:space="preserve">;</w:delText>
        </w:r>
      </w:del>
      <w:r>
        <w:rPr>
          <w:rtl/>
        </w:rPr>
        <w:t xml:space="preserve"> </w:t>
      </w:r>
      <w:r>
        <w:rPr>
          <w:rFonts w:hint="cs"/>
          <w:rtl/>
        </w:rPr>
        <w:t xml:space="preserve">דאמר </w:t>
      </w:r>
      <w:r>
        <w:rPr>
          <w:rtl/>
        </w:rPr>
        <w:t>בא וראה כמה חביבה מצוה בשעתה, שהרי הקטר חלבים ואברים כשרים כל הלילה, ולא היה ממתין להן עד שתחשך.</w:t>
      </w:r>
    </w:p>
    <w:p w:rsidR="00DA63EC" w:rsidRDefault="00DA63EC" w:rsidP="00DA63EC">
      <w:pPr>
        <w:pStyle w:val="afff3"/>
        <w:framePr w:wrap="around"/>
        <w:rPr>
          <w:rtl/>
        </w:rPr>
      </w:pPr>
      <w:r>
        <w:rPr>
          <w:rFonts w:hint="cs"/>
          <w:rtl/>
        </w:rPr>
        <w:t>עב:\</w:t>
      </w:r>
      <w:r>
        <w:rPr>
          <w:rtl/>
        </w:rPr>
        <w:t xml:space="preserve"> </w:t>
      </w:r>
    </w:p>
    <w:p>
      <w:pPr>
        <w:pStyle w:val="38"/>
        <w:rPr>
          <w:ins w:id="100830" w:author="מנוע מכני" w:date="2026-10-11T12:04:40Z"/>
        </w:rPr>
      </w:pPr>
      <w:r>
        <w:t>ור</w:t>
      </w:r>
      <w:r>
        <w:t>אבר</w:t>
      </w:r>
      <w:r>
        <w:t>"</w:t>
      </w:r>
      <w:r>
        <w:t xml:space="preserve">ש </w:t>
      </w:r>
      <w:r>
        <w:t xml:space="preserve">ל</w:t>
      </w:r>
      <w:r>
        <w:t xml:space="preserve">א</w:t>
      </w:r>
      <w:r>
        <w:t xml:space="preserve"> שמיע </w:t>
      </w:r>
      <w:ins w:id="93401" w:author="מנוע מכני" w:date="2026-10-11T12:04:40Z">
        <w:r>
          <w:t xml:space="preserve">לו</w:t>
        </w:r>
      </w:ins>
      <w:del w:id="93402" w:author="מנוע מכני" w:date="2026-10-11T12:04:40Z">
        <w:r>
          <w:delText xml:space="preserve">ליה</w:delText>
        </w:r>
      </w:del>
      <w:r>
        <w:t xml:space="preserve">?</w:t>
      </w:r>
    </w:p>
    <w:p w:rsidR="00DA63EC" w:rsidRDefault="00DA63EC" w:rsidP="00DA63EC">
      <w:pPr>
        <w:tabs>
          <w:tab w:val="center" w:pos="2835"/>
        </w:tabs>
        <w:rPr>
          <w:rtl/>
        </w:rPr>
      </w:pPr>
      <w:del w:id="100831" w:author="מנוע מכני" w:date="2026-10-11T12:04:40Z">
        <w:r>
          <w:rPr>
            <w:rtl/>
          </w:rPr>
          <w:delText xml:space="preserve"> </w:delText>
        </w:r>
      </w:del>
      <w:r>
        <w:rPr>
          <w:rtl/>
        </w:rPr>
        <w:t xml:space="preserve">אלא שאני </w:t>
      </w:r>
      <w:ins w:id="91707" w:author="מנוע מכני" w:date="2026-10-11T12:04:40Z">
        <w:r>
          <w:rPr>
            <w:rtl/>
          </w:rPr>
          <w:t xml:space="preserve">שם</w:t>
        </w:r>
      </w:ins>
      <w:del w:id="91708" w:author="מנוע מכני" w:date="2026-10-11T12:04:40Z">
        <w:r>
          <w:rPr>
            <w:rtl/>
          </w:rPr>
          <w:delText xml:space="preserve">התם</w:delText>
        </w:r>
      </w:del>
      <w:r>
        <w:rPr>
          <w:rtl/>
        </w:rPr>
        <w:t xml:space="preserve">, שהרי דחתה שחיטה את השבת.</w:t>
      </w:r>
    </w:p>
    <w:p w:rsidR="00DA63EC" w:rsidRDefault="00DA63EC" w:rsidP="00DA63EC">
      <w:pPr>
        <w:tabs>
          <w:tab w:val="center" w:pos="2835"/>
        </w:tabs>
        <w:rPr>
          <w:rtl/>
        </w:rPr>
      </w:pPr>
      <w:r>
        <w:rPr>
          <w:rStyle w:val="2fb"/>
          <w:rtl/>
        </w:rPr>
        <w:t xml:space="preserve">ולרבי</w:t>
      </w:r>
      <w:r>
        <w:rPr>
          <w:rtl/>
        </w:rPr>
        <w:t xml:space="preserve"> </w:t>
      </w:r>
      <w:r>
        <w:rPr>
          <w:rtl/>
        </w:rPr>
        <w:t xml:space="preserve">ה"נ</w:t>
      </w:r>
      <w:r>
        <w:rPr>
          <w:rtl/>
        </w:rPr>
        <w:t xml:space="preserve"> דחתה שחיטה את השבת!</w:t>
      </w:r>
    </w:p>
    <w:p>
      <w:pPr>
        <w:pStyle w:val="38"/>
        <w:rPr>
          <w:ins w:id="100832" w:author="מנוע מכני" w:date="2026-10-11T12:04:40Z"/>
        </w:rPr>
      </w:pPr>
      <w:r>
        <w:t xml:space="preserve">אלא </w:t>
      </w:r>
      <w:ins w:id="91709" w:author="מנוע מכני" w:date="2026-10-11T12:04:40Z">
        <w:r>
          <w:t xml:space="preserve">סבר</w:t>
        </w:r>
      </w:ins>
      <w:del w:id="91710" w:author="מנוע מכני" w:date="2026-10-11T12:04:40Z">
        <w:r>
          <w:delText xml:space="preserve">קסבר</w:delText>
        </w:r>
      </w:del>
      <w:r>
        <w:t xml:space="preserve"> רבי:</w:t>
      </w:r>
    </w:p>
    <w:p w:rsidR="00DA63EC" w:rsidRDefault="00DA63EC" w:rsidP="00DA63EC">
      <w:pPr>
        <w:tabs>
          <w:tab w:val="center" w:pos="2835"/>
        </w:tabs>
        <w:rPr>
          <w:rtl/>
        </w:rPr>
      </w:pPr>
      <w:del w:id="100833" w:author="מנוע מכני" w:date="2026-10-11T12:04:40Z">
        <w:r>
          <w:rPr>
            <w:rtl/>
          </w:rPr>
          <w:delText xml:space="preserve"> </w:delText>
        </w:r>
      </w:del>
      <w:r>
        <w:rPr>
          <w:rtl/>
        </w:rPr>
        <w:t xml:space="preserve">קצירת העומר </w:t>
      </w:r>
      <w:r>
        <w:rPr>
          <w:rtl/>
        </w:rPr>
        <w:t xml:space="preserve">לא</w:t>
      </w:r>
      <w:r>
        <w:rPr>
          <w:rtl/>
        </w:rPr>
        <w:t xml:space="preserve"> דחיא שבת.</w:t>
      </w:r>
    </w:p>
    <w:p>
      <w:pPr>
        <w:pStyle w:val="38"/>
        <w:rPr>
          <w:ins w:id="100834" w:author="מנוע מכני" w:date="2026-10-11T12:04:40Z"/>
        </w:rPr>
      </w:pPr>
      <w:r>
        <w:t>ו</w:t>
      </w:r>
      <w:r>
        <w:t>הך דוחכ</w:t>
      </w:r>
      <w:r>
        <w:t>"</w:t>
      </w:r>
      <w:r>
        <w:t>א</w:t>
      </w:r>
      <w:r>
        <w:t xml:space="preserve">:</w:t>
      </w:r>
    </w:p>
    <w:p w:rsidR="00DA63EC" w:rsidRDefault="00DA63EC" w:rsidP="00DA63EC">
      <w:pPr>
        <w:tabs>
          <w:tab w:val="center" w:pos="2835"/>
        </w:tabs>
        <w:rPr>
          <w:rtl/>
        </w:rPr>
      </w:pPr>
      <w:del w:id="100835" w:author="מנוע מכני" w:date="2026-10-11T12:04:40Z">
        <w:r>
          <w:rPr>
            <w:rtl/>
          </w:rPr>
          <w:delText xml:space="preserve"> </w:delText>
        </w:r>
      </w:del>
      <w:r>
        <w:rPr>
          <w:rtl/>
        </w:rPr>
        <w:t xml:space="preserve">אחד שבת ואחד חול - משלש היה בא!</w:t>
      </w:r>
      <w:ins w:id="95057" w:author="מנוע מכני" w:date="2026-10-11T12:04:40Z">
        <w:ins w:id="95059" w:author="מנוע מכני" w:date="2026-10-11T12:04:40Z">
          <w:r>
            <w:rPr>
              <w:rFonts w:hint="cs"/>
              <w:rtl/>
            </w:rPr>
            <w:t xml:space="preserve"> </w:t>
          </w:r>
        </w:ins>
        <w:del w:id="95060" w:author="מנוע מכני" w:date="2026-10-11T12:04:40Z">
          <w:r>
            <w:rPr>
              <w:rFonts w:hint="cs"/>
              <w:rtl/>
            </w:rPr>
            <w:delText xml:space="preserve"> </w:delText>
          </w:r>
          <w:r>
            <w:rPr>
              <w:rFonts w:hint="cs"/>
              <w:rtl/>
            </w:rPr>
            <w:delText xml:space="preserve"> </w:delText>
          </w:r>
        </w:del>
      </w:ins>
      <w:del w:id="95058" w:author="מנוע מכני" w:date="2026-10-11T12:04:40Z">
        <w:r>
          <w:rPr>
            <w:rFonts w:hint="cs"/>
            <w:rtl/>
          </w:rPr>
          <w:delText xml:space="preserve">  </w:delText>
        </w:r>
      </w:del>
      <w:r>
        <w:rPr>
          <w:rFonts w:hint="cs"/>
          <w:rtl/>
        </w:rPr>
        <w:t xml:space="preserve">- </w:t>
      </w:r>
      <w:r>
        <w:rPr>
          <w:rtl/>
        </w:rPr>
        <w:t xml:space="preserve">דלא </w:t>
      </w:r>
      <w:r>
        <w:rPr>
          <w:rStyle w:val="2fb"/>
          <w:rtl/>
        </w:rPr>
        <w:t xml:space="preserve">כרבי</w:t>
      </w:r>
      <w:r>
        <w:rPr>
          <w:rtl/>
        </w:rPr>
        <w:t xml:space="preserve">.</w:t>
      </w:r>
    </w:p>
    <w:p>
      <w:pPr>
        <w:pStyle w:val="38"/>
        <w:rPr>
          <w:ins w:id="100836" w:author="מנוע מכני" w:date="2026-10-11T12:04:40Z"/>
        </w:rPr>
      </w:pPr>
      <w:r>
        <w:t>ו</w:t>
      </w:r>
      <w:r>
        <w:t>הך דוחכ</w:t>
      </w:r>
      <w:r>
        <w:t>"</w:t>
      </w:r>
      <w:r>
        <w:t>א</w:t>
      </w:r>
      <w:r>
        <w:t xml:space="preserve">:</w:t>
      </w:r>
    </w:p>
    <w:p w:rsidR="00DA63EC" w:rsidRDefault="00DA63EC" w:rsidP="00DA63EC">
      <w:pPr>
        <w:tabs>
          <w:tab w:val="center" w:pos="2835"/>
        </w:tabs>
        <w:rPr>
          <w:rtl/>
        </w:rPr>
      </w:pPr>
      <w:del w:id="100837" w:author="מנוע מכני" w:date="2026-10-11T12:04:40Z">
        <w:r>
          <w:rPr>
            <w:rtl/>
          </w:rPr>
          <w:delText xml:space="preserve"> </w:delText>
        </w:r>
      </w:del>
      <w:r>
        <w:rPr>
          <w:rtl/>
        </w:rPr>
        <w:t xml:space="preserve">אחד שבת ואחד חול - בשלשה, בשלש קופות ובשלש מגלות!</w:t>
      </w:r>
      <w:r>
        <w:rPr>
          <w:rFonts w:hint="cs"/>
          <w:rtl/>
        </w:rPr>
        <w:t xml:space="preserve"> </w:t>
      </w:r>
    </w:p>
    <w:p w:rsidR="00DA63EC" w:rsidRDefault="00DA63EC" w:rsidP="00DA63EC">
      <w:pPr>
        <w:tabs>
          <w:tab w:val="center" w:pos="2835"/>
        </w:tabs>
        <w:rPr>
          <w:rtl/>
        </w:rPr>
      </w:pPr>
      <w:r>
        <w:rPr>
          <w:rFonts w:hint="cs"/>
          <w:rtl/>
        </w:rPr>
        <w:t xml:space="preserve">-</w:t>
      </w:r>
      <w:ins w:id="95061" w:author="מנוע מכני" w:date="2026-10-11T12:04:40Z">
        <w:r>
          <w:rPr>
            <w:rFonts w:hint="cs"/>
            <w:rtl/>
          </w:rPr>
          <w:t xml:space="preserve"> </w:t>
        </w:r>
      </w:ins>
      <w:del w:id="95062" w:author="מנוע מכני" w:date="2026-10-11T12:04:40Z">
        <w:r>
          <w:rPr>
            <w:rFonts w:hint="cs"/>
            <w:rtl/>
          </w:rPr>
          <w:delText xml:space="preserve">  </w:delText>
        </w:r>
      </w:del>
      <w:r>
        <w:rPr>
          <w:rtl/>
        </w:rPr>
        <w:t xml:space="preserve">דלא </w:t>
      </w:r>
      <w:r>
        <w:rPr>
          <w:rStyle w:val="2fb"/>
          <w:rtl/>
        </w:rPr>
        <w:t xml:space="preserve">כרבי</w:t>
      </w:r>
      <w:r>
        <w:rPr>
          <w:rtl/>
        </w:rPr>
        <w:t xml:space="preserve"> ובשבת - יאמר להם שבת זו!</w:t>
      </w:r>
      <w:ins w:id="95063" w:author="מנוע מכני" w:date="2026-10-11T12:04:40Z">
        <w:ins w:id="95065" w:author="מנוע מכני" w:date="2026-10-11T12:04:40Z">
          <w:r>
            <w:rPr>
              <w:rFonts w:hint="cs"/>
              <w:rtl/>
            </w:rPr>
            <w:t xml:space="preserve"> </w:t>
          </w:r>
        </w:ins>
        <w:del w:id="95066" w:author="מנוע מכני" w:date="2026-10-11T12:04:40Z">
          <w:r>
            <w:rPr>
              <w:rFonts w:hint="cs"/>
              <w:rtl/>
            </w:rPr>
            <w:delText xml:space="preserve"> </w:delText>
          </w:r>
          <w:r>
            <w:rPr>
              <w:rFonts w:hint="cs"/>
              <w:rtl/>
            </w:rPr>
            <w:delText xml:space="preserve"> </w:delText>
          </w:r>
        </w:del>
      </w:ins>
      <w:del w:id="95064" w:author="מנוע מכני" w:date="2026-10-11T12:04:40Z">
        <w:r>
          <w:rPr>
            <w:rFonts w:hint="cs"/>
            <w:rtl/>
          </w:rPr>
          <w:delText xml:space="preserve">  </w:delText>
        </w:r>
      </w:del>
      <w:r>
        <w:rPr>
          <w:rFonts w:hint="cs"/>
          <w:rtl/>
        </w:rPr>
        <w:t xml:space="preserve">- </w:t>
      </w:r>
      <w:r>
        <w:rPr>
          <w:rtl/>
        </w:rPr>
        <w:t xml:space="preserve">דלא </w:t>
      </w:r>
      <w:r>
        <w:rPr>
          <w:rStyle w:val="2fb"/>
          <w:rtl/>
        </w:rPr>
        <w:t xml:space="preserve">כרבי</w:t>
      </w:r>
      <w:r>
        <w:rPr>
          <w:rtl/>
        </w:rPr>
        <w:t xml:space="preserve">.</w:t>
      </w:r>
    </w:p>
    <w:p w:rsidR="00DA63EC" w:rsidRPr="00FE1B89" w:rsidRDefault="00DA63EC" w:rsidP="00DA63EC">
      <w:pPr>
        <w:tabs>
          <w:tab w:val="center" w:pos="2835"/>
        </w:tabs>
        <w:rPr>
          <w:spacing w:val="-2"/>
          <w:rtl/>
        </w:rPr>
      </w:pPr>
      <w:r w:rsidRPr="00FE1B89">
        <w:rPr>
          <w:spacing w:val="-2"/>
          <w:rtl/>
        </w:rPr>
        <w:t>נקצר ביום - כשר, ודוחה את השבת.</w:t>
      </w:r>
      <w:r w:rsidRPr="00FE1B89">
        <w:rPr>
          <w:rFonts w:hint="cs"/>
          <w:spacing w:val="-2"/>
          <w:rtl/>
        </w:rPr>
        <w:t xml:space="preserve"> </w:t>
      </w:r>
      <w:r w:rsidRPr="00FE1B89">
        <w:rPr>
          <w:rStyle w:val="2fb"/>
          <w:rFonts w:hint="cs"/>
          <w:spacing w:val="-2"/>
          <w:rtl/>
        </w:rPr>
        <w:t xml:space="preserve">כרבי</w:t>
      </w:r>
      <w:r w:rsidRPr="00FE1B89">
        <w:rPr>
          <w:rFonts w:hint="cs"/>
          <w:spacing w:val="-2"/>
          <w:rtl/>
        </w:rPr>
        <w:t xml:space="preserve"> וקתני ודוחה את השבת </w:t>
      </w:r>
      <w:r w:rsidRPr="00FE1B89">
        <w:rPr>
          <w:spacing w:val="-2"/>
          <w:rtl/>
        </w:rPr>
        <w:t>–</w:t>
      </w:r>
      <w:r w:rsidRPr="00FE1B89">
        <w:rPr>
          <w:rFonts w:hint="cs"/>
          <w:spacing w:val="-2"/>
          <w:rtl/>
        </w:rPr>
        <w:t xml:space="preserve"> </w:t>
      </w:r>
      <w:ins w:id="91711" w:author="מנוע מכני" w:date="2026-10-11T12:04:40Z">
        <w:r>
          <w:rPr>
            <w:rFonts w:hint="cs"/>
            <w:spacing w:val="-2"/>
            <w:rtl/>
          </w:rPr>
          <w:t xml:space="preserve">לא</w:t>
        </w:r>
      </w:ins>
      <w:del w:id="91712" w:author="מנוע מכני" w:date="2026-10-11T12:04:40Z">
        <w:r w:rsidRPr="00FE1B89">
          <w:rPr>
            <w:rFonts w:hint="cs"/>
            <w:spacing w:val="-2"/>
            <w:rtl/>
          </w:rPr>
          <w:delText xml:space="preserve">לאו</w:delText>
        </w:r>
      </w:del>
      <w:r w:rsidRPr="00FE1B89">
        <w:rPr>
          <w:rFonts w:hint="cs"/>
          <w:spacing w:val="-2"/>
          <w:rtl/>
        </w:rPr>
        <w:t xml:space="preserve"> לקצירה אלא להקרבה </w:t>
      </w:r>
    </w:p>
    <w:p>
      <w:pPr>
        <w:pStyle w:val="afffff8"/>
        <w:rPr>
          <w:ins w:id="90311" w:author="קלוד" w:date="2026-10-11T12:32:08Z"/>
        </w:rPr>
      </w:pPr>
      <w:ins w:id="90312" w:author="קלוד" w:date="2026-10-11T12:32:08Z">
        <w:r>
          <w:rPr>
            <w:color w:val="7B3F00"/>
          </w:rPr>
          <w:t xml:space="preserve">'וידבר משה את מועדי ה'' - עומר ושתי הלחם בשבת</w:t>
        </w:r>
      </w:ins>
    </w:p>
    <w:p>
      <w:pPr>
        <w:pStyle w:val="38"/>
        <w:rPr>
          <w:ins w:id="100838" w:author="מנוע מכני" w:date="2026-10-11T12:04:40Z"/>
        </w:rPr>
      </w:pPr>
      <w:r>
        <w:lastRenderedPageBreak/>
        <w:t>והך ד</w:t>
      </w:r>
      <w:r>
        <w:t>רבי:</w:t>
      </w:r>
    </w:p>
    <w:p w:rsidR="00DA63EC" w:rsidRDefault="00DA63EC" w:rsidP="00DA63EC">
      <w:pPr>
        <w:tabs>
          <w:tab w:val="center" w:pos="2835"/>
        </w:tabs>
        <w:rPr>
          <w:rtl/>
        </w:rPr>
      </w:pPr>
      <w:del w:id="100839" w:author="מנוע מכני" w:date="2026-10-11T12:04:40Z">
        <w:r w:rsidRPr="00A563E0">
          <w:rPr>
            <w:rStyle w:val="afffff0"/>
            <w:rtl/>
          </w:rPr>
          <w:delText xml:space="preserve"> </w:delText>
        </w:r>
      </w:del>
      <w:r w:rsidRPr="00A563E0">
        <w:rPr>
          <w:rStyle w:val="afffff0"/>
          <w:rFonts w:hint="cs"/>
          <w:rtl/>
        </w:rPr>
        <w:t>'</w:t>
      </w:r>
      <w:r w:rsidRPr="00A563E0">
        <w:rPr>
          <w:rStyle w:val="afffff0"/>
          <w:rtl/>
        </w:rPr>
        <w:t>וידבר משה את מועדי ה</w:t>
      </w:r>
      <w:r w:rsidR="005608A0">
        <w:rPr>
          <w:rStyle w:val="afffff0"/>
          <w:rtl/>
        </w:rPr>
        <w:t>'</w:t>
      </w:r>
      <w:r w:rsidRPr="00A563E0">
        <w:rPr>
          <w:rStyle w:val="afffff0"/>
          <w:rtl/>
        </w:rPr>
        <w:t xml:space="preserve"> –</w:t>
      </w:r>
      <w:r w:rsidRPr="00A563E0">
        <w:rPr>
          <w:rStyle w:val="afffff0"/>
          <w:rFonts w:hint="cs"/>
          <w:rtl/>
        </w:rPr>
        <w:t xml:space="preserve">אפי' </w:t>
      </w:r>
      <w:r>
        <w:rPr>
          <w:rFonts w:hint="cs"/>
          <w:rtl/>
        </w:rPr>
        <w:t>לשאר קרבנות ציבור מ'</w:t>
      </w:r>
      <w:r>
        <w:rPr>
          <w:rtl/>
        </w:rPr>
        <w:t xml:space="preserve">אלה תעשו לה'</w:t>
      </w:r>
      <w:ins w:id="90797" w:author="Claude - סמנטי" w:date="2026-10-11T12:27:00Z">
        <w:r>
          <w:rPr>
            <w:rStyle w:val="afffff0"/>
            <w:rtl/>
          </w:rPr>
          <w:t xml:space="preserve"> בְּמוֹעֲדֵיכֶם</w:t>
        </w:r>
      </w:ins>
      <w:del w:id="90798" w:author="Claude - סמנטי" w:date="2026-10-11T12:27:00Z">
        <w:r>
          <w:rPr>
            <w:rtl/>
          </w:rPr>
          <w:delText xml:space="preserve"> במועדיכם</w:delText>
        </w:r>
      </w:del>
      <w:r>
        <w:rPr>
          <w:rFonts w:hint="cs"/>
          <w:rtl/>
        </w:rPr>
        <w:t>'</w:t>
      </w:r>
      <w:ins w:id="95067" w:author="מנוע מכני" w:date="2026-10-11T12:04:40Z">
        <w:r>
          <w:rPr>
            <w:rtl/>
          </w:rPr>
          <w:t xml:space="preserve">,</w:t>
        </w:r>
      </w:ins>
      <w:del w:id="9506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ודיבר משה את מועדי ה</w:t>
      </w:r>
      <w:r w:rsidR="005608A0">
        <w:rPr>
          <w:rtl/>
        </w:rPr>
        <w:t>'</w:t>
      </w:r>
      <w:r>
        <w:rPr>
          <w:rFonts w:hint="cs"/>
          <w:rtl/>
        </w:rPr>
        <w:t xml:space="preserve"> אף לעומר והקרב עמו שתי הלחם והקרב עמם </w:t>
      </w:r>
      <w:ins w:id="91713" w:author="מנוע מכני" w:date="2026-10-11T12:04:40Z">
        <w:r>
          <w:rPr>
            <w:rFonts w:hint="cs"/>
            <w:rtl/>
          </w:rPr>
          <w:t xml:space="preserve">לא</w:t>
        </w:r>
      </w:ins>
      <w:del w:id="91714" w:author="מנוע מכני" w:date="2026-10-11T12:04:40Z">
        <w:r>
          <w:rPr>
            <w:rFonts w:hint="cs"/>
            <w:rtl/>
          </w:rPr>
          <w:delText xml:space="preserve">לאו</w:delText>
        </w:r>
      </w:del>
      <w:r>
        <w:rPr>
          <w:rtl/>
        </w:rPr>
        <w:t xml:space="preserve"> להקרבה, </w:t>
      </w:r>
      <w:r>
        <w:rPr>
          <w:rFonts w:hint="cs"/>
          <w:rtl/>
        </w:rPr>
        <w:t>ד</w:t>
      </w:r>
      <w:r>
        <w:rPr>
          <w:rtl/>
        </w:rPr>
        <w:t xml:space="preserve">שתי הלחם בני הקרבה </w:t>
      </w:r>
      <w:ins w:id="93403" w:author="מנוע מכני" w:date="2026-10-11T12:04:40Z">
        <w:r>
          <w:rPr>
            <w:rtl/>
          </w:rPr>
          <w:t xml:space="preserve">הם</w:t>
        </w:r>
      </w:ins>
      <w:del w:id="93404" w:author="מנוע מכני" w:date="2026-10-11T12:04:40Z">
        <w:r>
          <w:rPr>
            <w:rtl/>
          </w:rPr>
          <w:delText xml:space="preserve">נינהו</w:delText>
        </w:r>
      </w:del>
      <w:r>
        <w:rPr>
          <w:rtl/>
        </w:rPr>
        <w:t xml:space="preserve">? </w:t>
      </w:r>
    </w:p>
    <w:p>
      <w:pPr>
        <w:pStyle w:val="38"/>
        <w:rPr>
          <w:ins w:id="100840" w:author="מנוע מכני" w:date="2026-10-11T12:04:40Z"/>
        </w:rPr>
      </w:pPr>
      <w:r>
        <w:t xml:space="preserve">- אלא</w:t>
      </w:r>
    </w:p>
    <w:p w:rsidR="00DA63EC" w:rsidRDefault="00DA63EC" w:rsidP="00DA63EC">
      <w:pPr>
        <w:pStyle w:val="affffb"/>
        <w:rPr>
          <w:rtl/>
        </w:rPr>
      </w:pPr>
      <w:del w:id="100841" w:author="מנוע מכני" w:date="2026-10-11T12:04:40Z">
        <w:r>
          <w:rPr>
            <w:rtl/>
          </w:rPr>
          <w:delText xml:space="preserve"> </w:delText>
        </w:r>
      </w:del>
      <w:r>
        <w:rPr>
          <w:rtl/>
        </w:rPr>
        <w:t xml:space="preserve">פשיטא לטחינה והרקדה, ודכותה גבי עומר לקצירה, וקא דחי את השבת!</w:t>
      </w:r>
    </w:p>
    <w:p>
      <w:pPr>
        <w:pStyle w:val="38"/>
        <w:rPr>
          <w:ins w:id="102449" w:author="מנוע מכני" w:date="2026-10-11T12:04:40Z"/>
        </w:rPr>
      </w:pPr>
      <w:r>
        <w:t xml:space="preserve">- אלא,</w:t>
      </w:r>
    </w:p>
    <w:p w:rsidR="00DA63EC" w:rsidRDefault="00DA63EC" w:rsidP="00DA63EC">
      <w:pPr>
        <w:pStyle w:val="affffb"/>
        <w:rPr>
          <w:rtl/>
        </w:rPr>
      </w:pPr>
      <w:del w:id="102450" w:author="מנוע מכני" w:date="2026-10-11T12:04:40Z">
        <w:r>
          <w:rPr>
            <w:rtl/>
          </w:rPr>
          <w:delText xml:space="preserve"> </w:delText>
        </w:r>
      </w:del>
      <w:r>
        <w:rPr>
          <w:rtl/>
        </w:rPr>
        <w:t xml:space="preserve">עומר להקרבה, ושתי הלחם לאפיה, </w:t>
      </w:r>
      <w:ins w:id="91715" w:author="מנוע מכני" w:date="2026-10-11T12:04:40Z">
        <w:r>
          <w:rPr>
            <w:rtl/>
          </w:rPr>
          <w:t xml:space="preserve">וסבר</w:t>
        </w:r>
      </w:ins>
      <w:del w:id="91716" w:author="מנוע מכני" w:date="2026-10-11T12:04:40Z">
        <w:r>
          <w:rPr>
            <w:rtl/>
          </w:rPr>
          <w:delText xml:space="preserve">וקסבר</w:delText>
        </w:r>
      </w:del>
      <w:r>
        <w:rPr>
          <w:rtl/>
        </w:rPr>
        <w:t xml:space="preserve"> </w:t>
      </w:r>
      <w:r>
        <w:rPr>
          <w:rStyle w:val="2fb"/>
          <w:rtl/>
        </w:rPr>
        <w:t xml:space="preserve">רבי</w:t>
      </w:r>
      <w:r>
        <w:rPr>
          <w:rtl/>
        </w:rPr>
        <w:t xml:space="preserve">: תנור מקדש, </w:t>
      </w:r>
      <w:ins w:id="96277" w:author="מנוע מכני" w:date="2026-10-11T12:04:40Z">
        <w:r>
          <w:rPr>
            <w:rtl/>
          </w:rPr>
          <w:t xml:space="preserve">אם </w:t>
        </w:r>
      </w:ins>
      <w:del w:id="96278" w:author="מנוע מכני" w:date="2026-10-11T12:04:40Z">
        <w:r>
          <w:rPr>
            <w:rtl/>
          </w:rPr>
          <w:delText xml:space="preserve">אי </w:delText>
        </w:r>
      </w:del>
      <w:r>
        <w:rPr>
          <w:rtl/>
        </w:rPr>
        <w:t xml:space="preserve">אפי לה מאתמול איפסילה לה בלינה.</w:t>
      </w:r>
    </w:p>
    <w:p>
      <w:pPr>
        <w:pStyle w:val="38"/>
        <w:rPr>
          <w:ins w:id="100842" w:author="מנוע מכני" w:date="2026-10-11T12:04:40Z"/>
        </w:rPr>
      </w:pPr>
      <w:r>
        <w:t xml:space="preserve">וסבר רבי:</w:t>
      </w:r>
    </w:p>
    <w:p w:rsidR="00DA63EC" w:rsidRDefault="00DA63EC" w:rsidP="00DA63EC">
      <w:pPr>
        <w:tabs>
          <w:tab w:val="center" w:pos="2835"/>
        </w:tabs>
        <w:rPr>
          <w:rtl/>
        </w:rPr>
      </w:pPr>
      <w:del w:id="100843" w:author="מנוע מכני" w:date="2026-10-11T12:04:40Z">
        <w:r>
          <w:rPr>
            <w:rtl/>
          </w:rPr>
          <w:delText xml:space="preserve"> </w:delText>
        </w:r>
      </w:del>
      <w:r>
        <w:rPr>
          <w:rtl/>
        </w:rPr>
        <w:t xml:space="preserve">תנור מקדש? והתניא: כבשי עצרת אין מקדשין את הלחם אלא בשחיטה, כיצד? שחטן לשמן וזרק דמן לשמן - קדש הלחם, שחטן שלא לשמן וזרק דמן שלא לשמן - </w:t>
      </w:r>
      <w:r w:rsidRPr="00FE1B89">
        <w:rPr>
          <w:spacing w:val="-2"/>
          <w:rtl/>
        </w:rPr>
        <w:t xml:space="preserve">לא</w:t>
      </w:r>
      <w:r w:rsidRPr="00FE1B89">
        <w:rPr>
          <w:spacing w:val="-2"/>
          <w:rtl/>
        </w:rPr>
        <w:t xml:space="preserve"> קדש הלחם, שחטן לשמן וזרק דמן שלא לשמן - הלחם קדוש ואינו קדוש, דברי </w:t>
      </w:r>
      <w:r w:rsidRPr="00FE1B89">
        <w:rPr>
          <w:rStyle w:val="2fb"/>
          <w:spacing w:val="-2"/>
          <w:rtl/>
        </w:rPr>
        <w:t xml:space="preserve">רבי</w:t>
      </w:r>
      <w:ins w:id="95069" w:author="מנוע מכני" w:date="2026-10-11T12:04:40Z">
        <w:r>
          <w:rPr>
            <w:spacing w:val="-2"/>
            <w:rtl/>
          </w:rPr>
          <w:t xml:space="preserve">,</w:t>
        </w:r>
      </w:ins>
      <w:del w:id="95070" w:author="מנוע מכני" w:date="2026-10-11T12:04:40Z">
        <w:r w:rsidRPr="00FE1B89">
          <w:rPr>
            <w:spacing w:val="-2"/>
            <w:rtl/>
          </w:rPr>
          <w:delText xml:space="preserve">;</w:delText>
        </w:r>
      </w:del>
      <w:r w:rsidRPr="00FE1B89">
        <w:rPr>
          <w:spacing w:val="-2"/>
          <w:rtl/>
        </w:rPr>
        <w:t xml:space="preserve"> </w:t>
      </w:r>
    </w:p>
    <w:p>
      <w:pPr>
        <w:pStyle w:val="38"/>
        <w:rPr>
          <w:ins w:id="100844" w:author="מנוע מכני" w:date="2026-10-11T12:04:40Z"/>
        </w:rPr>
      </w:pPr>
      <w:r>
        <w:t xml:space="preserve">ר' אלעזר בר' שמעון</w:t>
      </w:r>
      <w:del w:id="102558" w:author="מנוע מכני" w:date="2026-10-11T12:04:40Z">
        <w:r>
          <w:delText xml:space="preserve"> אומר</w:delText>
        </w:r>
      </w:del>
      <w:r>
        <w:t xml:space="preserve">:</w:t>
      </w:r>
    </w:p>
    <w:p w:rsidR="00DA63EC" w:rsidRDefault="00DA63EC" w:rsidP="00DA63EC">
      <w:pPr>
        <w:tabs>
          <w:tab w:val="center" w:pos="2835"/>
        </w:tabs>
        <w:rPr>
          <w:rtl/>
        </w:rPr>
      </w:pPr>
      <w:del w:id="100845" w:author="מנוע מכני" w:date="2026-10-11T12:04:40Z">
        <w:r>
          <w:rPr>
            <w:rtl/>
          </w:rPr>
          <w:delText xml:space="preserve"> </w:delText>
        </w:r>
      </w:del>
      <w:r>
        <w:rPr>
          <w:rtl/>
        </w:rPr>
        <w:t xml:space="preserve">לעולם אינו קדוש, עד שישחוט לשמן ויזרוק דמן לשמן!</w:t>
      </w:r>
    </w:p>
    <w:p>
      <w:pPr>
        <w:pStyle w:val="38"/>
        <w:rPr>
          <w:ins w:id="100846" w:author="מנוע מכני" w:date="2026-10-11T12:04:40Z"/>
        </w:rPr>
      </w:pPr>
      <w:r>
        <w:t xml:space="preserve">- </w:t>
      </w:r>
      <w:r>
        <w:t>ארנב</w:t>
      </w:r>
      <w:r>
        <w:t>"</w:t>
      </w:r>
      <w:r>
        <w:t>י</w:t>
      </w:r>
      <w:r>
        <w:t xml:space="preserve">:</w:t>
      </w:r>
    </w:p>
    <w:p w:rsidR="00DA63EC" w:rsidRDefault="00DA63EC" w:rsidP="00DA63EC">
      <w:pPr>
        <w:pStyle w:val="affffb"/>
        <w:rPr>
          <w:rtl/>
        </w:rPr>
      </w:pPr>
      <w:del w:id="100847" w:author="מנוע מכני" w:date="2026-10-11T12:04:40Z">
        <w:r>
          <w:rPr>
            <w:rtl/>
          </w:rPr>
          <w:delText xml:space="preserve"> </w:delText>
        </w:r>
      </w:del>
      <w:r>
        <w:rPr>
          <w:rtl/>
        </w:rPr>
        <w:t xml:space="preserve">הוקבעו ולא הוקבעו </w:t>
      </w:r>
      <w:r>
        <w:rPr>
          <w:rtl/>
        </w:rPr>
        <w:t xml:space="preserve">אמר</w:t>
      </w:r>
      <w:r>
        <w:rPr>
          <w:rtl/>
        </w:rPr>
        <w:t xml:space="preserve">.</w:t>
      </w:r>
    </w:p>
    <w:p w:rsidR="00DA63EC" w:rsidRDefault="00DA63EC" w:rsidP="00DA63EC">
      <w:pPr>
        <w:pStyle w:val="Hadran"/>
        <w:rPr>
          <w:rtl/>
        </w:rPr>
        <w:pPrChange w:id="104879" w:author="Claude" w:date="2026-10-11T09:08:13Z">
          <w:pPr>
            <w:pStyle w:val="affff"/>
            <w:rPr>
              <w:rtl/>
            </w:rPr>
          </w:pPr>
        </w:pPrChange>
      </w:pPr>
      <w:r>
        <w:rPr>
          <w:rtl/>
        </w:rPr>
        <w:t>הדרן עלך רבי ישמעאל.</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3"/>
        <w:framePr w:wrap="around"/>
        <w:rPr>
          <w:rtl/>
        </w:rPr>
      </w:pPr>
      <w:r>
        <w:rPr>
          <w:rFonts w:hint="cs"/>
          <w:rtl/>
        </w:rPr>
        <w:lastRenderedPageBreak/>
        <w:t>עב.</w:t>
      </w:r>
    </w:p>
    <w:p w:rsidR="00DA63EC" w:rsidRDefault="00DA63EC" w:rsidP="00DA63EC">
      <w:pPr>
        <w:pStyle w:val="afff7"/>
        <w:framePr w:wrap="around"/>
        <w:rPr>
          <w:del w:id="103837" w:author="Claude" w:date="2026-10-11T09:07:48Z"/>
          <w:rtl/>
        </w:rPr>
      </w:pPr>
      <w:del w:id="103836" w:author="Claude" w:date="2026-10-11T09:07:48Z">
        <w:r>
          <w:rPr>
            <w:rFonts w:hint="cs"/>
            <w:rtl/>
          </w:rPr>
          <w:delText xml:space="preserve">אלו מנחות נקמצות</w:delText>
        </w:r>
      </w:del>
    </w:p>
    <w:p w:rsidR="00DA63EC" w:rsidRDefault="00DA63EC" w:rsidP="00DA63EC">
      <w:pPr>
        <w:pStyle w:val="afff6"/>
        <w:framePr w:wrap="around"/>
        <w:rPr>
          <w:del w:id="103835" w:author="Claude" w:date="2026-10-11T09:07:48Z"/>
          <w:rtl/>
        </w:rPr>
      </w:pPr>
      <w:del w:id="103834" w:author="Claude" w:date="2026-10-11T09:07:48Z">
        <w:r>
          <w:rPr>
            <w:rFonts w:hint="cs"/>
            <w:rtl/>
          </w:rPr>
          <w:delText xml:space="preserve">פרק שביעי</w:delText>
        </w:r>
      </w:del>
    </w:p>
    <w:p w:rsidR="00DA63EC" w:rsidRDefault="00DA63EC" w:rsidP="00DA63EC">
      <w:pPr>
        <w:pStyle w:val="afff8"/>
        <w:framePr w:wrap="around"/>
        <w:rPr>
          <w:rtl/>
        </w:rPr>
      </w:pPr>
      <w:r>
        <w:rPr>
          <w:rFonts w:hint="cs"/>
          <w:rtl/>
        </w:rPr>
        <w:t>עב:- עו:</w:t>
      </w:r>
    </w:p>
    <w:p>
      <w:pPr>
        <w:pStyle w:val="PetichatPerek"/>
        <w:rPr>
          <w:ins w:id="103833" w:author="Claude" w:date="2026-10-11T09:07:48Z"/>
        </w:rPr>
      </w:pPr>
      <w:ins w:id="103832" w:author="Claude" w:date="2026-10-11T09:07:48Z">
        <w:r>
          <w:rPr>
            <w:rFonts w:hint="cs"/>
            <w:rtl/>
          </w:rPr>
          <w:t xml:space="preserve">פרק שביעי</w:t>
        </w:r>
        <w:r>
          <w:rPr>
            <w:rFonts w:hint="cs"/>
            <w:rtl/>
          </w:rPr>
          <w:t xml:space="preserve"> - </w:t>
        </w:r>
        <w:r>
          <w:rPr>
            <w:rFonts w:hint="cs"/>
            <w:rtl/>
          </w:rPr>
          <w:t xml:space="preserve">אלו מנחות נקמצות</w:t>
        </w:r>
      </w:ins>
    </w:p>
    <w:p>
      <w:pPr>
        <w:pStyle w:val="MishnaBatzad"/>
        <w:rPr>
          <w:ins w:id="20408" w:author="קלוד" w:date="2026-10-11T09:07:26Z"/>
        </w:rPr>
      </w:pPr>
      <w:ins w:id="20407" w:author="קלוד" w:date="2026-10-11T09:07:26Z">
        <w:r>
          <w:t xml:space="preserve">משנה א</w:t>
        </w:r>
      </w:ins>
    </w:p>
    <w:p w:rsidR="00DA63EC" w:rsidRPr="000A334C" w:rsidRDefault="00DA63EC" w:rsidP="003B6D22">
      <w:pPr>
        <w:pStyle w:val="afff9"/>
        <w:rPr>
          <w:del w:id="20216" w:author="קלוד" w:date="2026-10-11T09:07:26Z"/>
          <w:rtl/>
        </w:rPr>
      </w:pPr>
      <w:del w:id="20215" w:author="קלוד" w:date="2026-10-11T09:07:26Z">
        <w:r w:rsidRPr="000A334C">
          <w:rPr>
            <w:rtl/>
          </w:rPr>
          <w:delText xml:space="preserve">מתני'.</w:delText>
        </w:r>
      </w:del>
    </w:p>
    <w:p w:rsidR="00DA63EC" w:rsidRPr="000A334C" w:rsidRDefault="00DA63EC" w:rsidP="003B6D22">
      <w:pPr>
        <w:pStyle w:val="afff9"/>
        <w:spacing w:before="120"/>
        <w:rPr>
          <w:rtl/>
        </w:rPr>
        <w:pPrChange w:id="90046" w:author="קלוד" w:date="2026-10-11T12:09:42Z">
          <w:pPr>
            <w:pStyle w:val="afff9"/>
          </w:pPr>
        </w:pPrChange>
      </w:pPr>
      <w:r w:rsidRPr="000A334C">
        <w:rPr>
          <w:rtl/>
        </w:rPr>
        <w:t xml:space="preserve">ואלו מנחות נקמצות ושיריהן לכהנים: מנחת הסלת והמחבת והמרחשת, והחלות </w:t>
      </w:r>
      <w:r w:rsidRPr="00FE1B89">
        <w:rPr>
          <w:rtl/>
        </w:rPr>
        <w:t xml:space="preserve">והרקיקין, מנחת </w:t>
      </w:r>
      <w:ins w:id="97137" w:author="מנוע מכני" w:date="2026-10-11T12:04:40Z">
        <w:r>
          <w:rPr>
            <w:rtl/>
          </w:rPr>
          <w:t xml:space="preserve">נכרי</w:t>
        </w:r>
      </w:ins>
      <w:del w:id="97138" w:author="מנוע מכני" w:date="2026-10-11T12:04:40Z">
        <w:r w:rsidRPr="00FE1B89">
          <w:rPr>
            <w:rtl/>
          </w:rPr>
          <w:delText xml:space="preserve">עכו"ם</w:delText>
        </w:r>
      </w:del>
      <w:r w:rsidRPr="00FE1B89">
        <w:rPr>
          <w:rtl/>
        </w:rPr>
        <w:t xml:space="preserve">, ומנחת נשים, ומנחת העומר, ומנחת חוטא ומנחת קנאות; </w:t>
      </w:r>
    </w:p>
    <w:p w:rsidR="00DA63EC" w:rsidRPr="00FE1B89" w:rsidRDefault="00DA63EC" w:rsidP="003B6D22">
      <w:pPr>
        <w:pStyle w:val="afff9"/>
        <w:rPr>
          <w:rtl/>
        </w:rPr>
      </w:pPr>
      <w:r>
        <w:rPr>
          <w:rStyle w:val="TanaimMishna"/>
          <w:rtl/>
          <w:rPrChange w:id="103724" w:author="Claude" w:date="2026-10-11T09:07:48Z">
            <w:rPr>
              <w:rtl/>
            </w:rPr>
          </w:rPrChange>
        </w:rPr>
        <w:t xml:space="preserve">ר"ש</w:t>
      </w:r>
      <w:r>
        <w:rPr>
          <w:rtl/>
        </w:rPr>
        <w:t xml:space="preserve"> אומר</w:t>
      </w:r>
      <w:r>
        <w:rPr>
          <w:rStyle w:val="TanaimMishna"/>
          <w:rtl/>
          <w:rPrChange w:id="103725" w:author="Claude" w:date="2026-10-11T09:07:48Z">
            <w:rPr>
              <w:rtl/>
            </w:rPr>
          </w:rPrChange>
        </w:rPr>
        <w:t xml:space="preserve">:</w:t>
      </w:r>
      <w:r>
        <w:rPr>
          <w:rtl/>
        </w:rPr>
        <w:t xml:space="preserve"> מנחת חוטא של כהנים נקמצת, וקומץ קרב לעצמו ושירים קריבים לעצמן.</w:t>
      </w:r>
    </w:p>
    <w:p w:rsidR="00DA63EC" w:rsidRDefault="00DA63EC" w:rsidP="00DA63EC">
      <w:pPr>
        <w:pStyle w:val="affffd"/>
        <w:rPr>
          <w:rtl/>
        </w:rPr>
      </w:pPr>
      <w:r>
        <w:rPr>
          <w:rtl/>
        </w:rPr>
        <w:t>׹</w:t>
      </w:r>
    </w:p>
    <w:p>
      <w:pPr>
        <w:pStyle w:val="38"/>
        <w:rPr>
          <w:ins w:id="100848" w:author="מנוע מכני" w:date="2026-10-11T12:04:40Z"/>
        </w:rPr>
      </w:pPr>
      <w:r>
        <w:t>אר</w:t>
      </w:r>
      <w:r>
        <w:t>"</w:t>
      </w:r>
      <w:r>
        <w:t>פ</w:t>
      </w:r>
      <w:r>
        <w:t xml:space="preserve">:</w:t>
      </w:r>
    </w:p>
    <w:p w:rsidR="00DA63EC" w:rsidRDefault="00DA63EC" w:rsidP="00DA63EC">
      <w:pPr>
        <w:tabs>
          <w:tab w:val="center" w:pos="2835"/>
        </w:tabs>
        <w:rPr>
          <w:rtl/>
        </w:rPr>
      </w:pPr>
      <w:del w:id="100849" w:author="מנוע מכני" w:date="2026-10-11T12:04:40Z">
        <w:r>
          <w:rPr>
            <w:rtl/>
          </w:rPr>
          <w:delText xml:space="preserve"> </w:delText>
        </w:r>
      </w:del>
      <w:r>
        <w:rPr>
          <w:rtl/>
        </w:rPr>
        <w:t xml:space="preserve">כל </w:t>
      </w:r>
      <w:ins w:id="91717" w:author="מנוע מכני" w:date="2026-10-11T12:04:40Z">
        <w:r>
          <w:rPr>
            <w:rtl/>
          </w:rPr>
          <w:t xml:space="preserve">מקום</w:t>
        </w:r>
      </w:ins>
      <w:del w:id="91718" w:author="מנוע מכני" w:date="2026-10-11T12:04:40Z">
        <w:r>
          <w:rPr>
            <w:rtl/>
          </w:rPr>
          <w:delText xml:space="preserve">היכא</w:delText>
        </w:r>
      </w:del>
      <w:r>
        <w:rPr>
          <w:rtl/>
        </w:rPr>
        <w:t xml:space="preserve"> </w:t>
      </w:r>
      <w:r>
        <w:rPr>
          <w:rtl/>
        </w:rPr>
        <w:t xml:space="preserve">דתנן</w:t>
      </w:r>
      <w:r>
        <w:rPr>
          <w:rtl/>
        </w:rPr>
        <w:t xml:space="preserve"> - עשר </w:t>
      </w:r>
      <w:r>
        <w:rPr>
          <w:rtl/>
        </w:rPr>
        <w:t xml:space="preserve">תנן</w:t>
      </w:r>
      <w:r>
        <w:rPr>
          <w:rtl/>
        </w:rPr>
        <w:t xml:space="preserve">.</w:t>
      </w:r>
      <w:r>
        <w:rPr>
          <w:rFonts w:hint="cs"/>
          <w:rtl/>
        </w:rPr>
        <w:t xml:space="preserve"> וקמ'ל לאפוקי </w:t>
      </w:r>
      <w:r>
        <w:rPr>
          <w:rStyle w:val="2fb"/>
          <w:rFonts w:hint="cs"/>
          <w:rtl/>
        </w:rPr>
        <w:t xml:space="preserve">מדר</w:t>
      </w:r>
      <w:r>
        <w:rPr>
          <w:rStyle w:val="2fb"/>
          <w:rtl/>
        </w:rPr>
        <w:t>"</w:t>
      </w:r>
      <w:r>
        <w:rPr>
          <w:rStyle w:val="2fb"/>
          <w:rFonts w:hint="cs"/>
          <w:rtl/>
        </w:rPr>
        <w:t xml:space="preserve">ש</w:t>
      </w:r>
      <w:r>
        <w:rPr>
          <w:rFonts w:hint="cs"/>
          <w:rtl/>
        </w:rPr>
        <w:t xml:space="preserve"> </w:t>
      </w:r>
      <w:r>
        <w:rPr>
          <w:rtl/>
        </w:rPr>
        <w:t xml:space="preserve">דמחצה חלות ומחצה רקיקין יביא, </w:t>
      </w:r>
      <w:r>
        <w:rPr>
          <w:rtl/>
        </w:rPr>
        <w:t xml:space="preserve">ק</w:t>
      </w:r>
      <w:r>
        <w:rPr>
          <w:rFonts w:hint="cs"/>
          <w:rtl/>
        </w:rPr>
        <w:t>מ</w:t>
      </w:r>
      <w:r>
        <w:rPr>
          <w:rtl/>
        </w:rPr>
        <w:t>"</w:t>
      </w:r>
      <w:r>
        <w:rPr>
          <w:rFonts w:hint="cs"/>
          <w:rtl/>
        </w:rPr>
        <w:t>ל</w:t>
      </w:r>
      <w:r>
        <w:rPr>
          <w:rtl/>
        </w:rPr>
        <w:t xml:space="preserve"> דלא.</w:t>
      </w:r>
    </w:p>
    <w:p w:rsidR="00DA63EC" w:rsidRDefault="00DA63EC" w:rsidP="00DA63EC">
      <w:pPr>
        <w:pStyle w:val="affffd"/>
        <w:rPr>
          <w:del w:id="90059" w:author="מנוע עיצוב" w:date="2026-10-11T12:09:26Z"/>
          <w:rtl/>
        </w:rPr>
      </w:pPr>
      <w:del w:id="90058" w:author="מנוע עיצוב" w:date="2026-10-11T12:09:26Z">
        <w:r>
          <w:rPr>
            <w:rtl/>
          </w:rPr>
          <w:delText xml:space="preserve">׹</w:delText>
        </w:r>
      </w:del>
    </w:p>
    <w:p w:rsidR="00DA63EC" w:rsidRDefault="00DA63EC" w:rsidP="00DA63EC">
      <w:pPr>
        <w:pStyle w:val="affff1"/>
        <w:ind w:end="0"/>
        <w:rPr>
          <w:rtl/>
        </w:rPr>
        <w:pPrChange w:id="20063" w:author="קלוד" w:date="2026-10-11T09:07:26Z">
          <w:pPr>
            <w:pStyle w:val="affff1"/>
            <w:rPr>
              <w:rtl/>
            </w:rPr>
          </w:pPr>
        </w:pPrChange>
      </w:pPr>
      <w:ins w:id="9828" w:author="מספור קטעי משנה" w:date="2026-10-11T09:35:12Z">
        <w:r>
          <w:rPr>
            <w:rStyle w:val="MisparKeta"/>
          </w:rPr>
          <w:t xml:space="preserve">א. </w:t>
        </w:r>
      </w:ins>
      <w:r>
        <w:rPr>
          <w:rtl/>
        </w:rPr>
        <w:t>ושיריהן לכהנים.</w:t>
      </w:r>
    </w:p>
    <w:p w:rsidR="00DA63EC" w:rsidRDefault="00DA63EC" w:rsidP="00DA63EC">
      <w:pPr>
        <w:tabs>
          <w:tab w:val="center" w:pos="2835"/>
        </w:tabs>
        <w:rPr>
          <w:rtl/>
        </w:rPr>
      </w:pPr>
      <w:r>
        <w:rPr>
          <w:rFonts w:hint="cs"/>
          <w:rtl/>
        </w:rPr>
        <w:t>מ'</w:t>
      </w:r>
      <w:r>
        <w:rPr>
          <w:rStyle w:val="afffff0"/>
          <w:rtl/>
        </w:rPr>
        <w:t xml:space="preserve">וזאת תורת המנחה הקרב אותה בני אהרן וגו</w:t>
      </w:r>
      <w:r>
        <w:rPr>
          <w:rtl/>
        </w:rPr>
        <w:t xml:space="preserve">' והנותרת ממנה יאכלו אהרן ובניו!</w:t>
      </w:r>
    </w:p>
    <w:p w:rsidR="00DA63EC" w:rsidRDefault="00DA63EC" w:rsidP="00DA63EC">
      <w:pPr>
        <w:tabs>
          <w:tab w:val="center" w:pos="2835"/>
        </w:tabs>
        <w:rPr>
          <w:rtl/>
        </w:rPr>
      </w:pPr>
      <w:r>
        <w:rPr>
          <w:rtl/>
        </w:rPr>
        <w:t xml:space="preserve">באה חיטין </w:t>
      </w:r>
      <w:ins w:id="96279" w:author="מנוע מכני" w:date="2026-10-11T12:04:40Z">
        <w:r>
          <w:rPr>
            <w:rFonts w:hint="cs"/>
            <w:rtl/>
          </w:rPr>
          <w:t xml:space="preserve">לא</w:t>
        </w:r>
        <w:r>
          <w:rPr>
            <w:rFonts w:hint="cs"/>
            <w:rtl/>
          </w:rPr>
          <w:t xml:space="preserve"> צריך</w:t>
        </w:r>
      </w:ins>
      <w:del w:id="96280" w:author="מנוע מכני" w:date="2026-10-11T12:04:40Z">
        <w:r>
          <w:rPr>
            <w:rFonts w:hint="cs"/>
            <w:rtl/>
          </w:rPr>
          <w:delText xml:space="preserve">לא בעי</w:delText>
        </w:r>
      </w:del>
      <w:r>
        <w:rPr>
          <w:rFonts w:hint="cs"/>
          <w:rtl/>
        </w:rPr>
        <w:t xml:space="preserve"> אלא בעי שעורין ואליבא </w:t>
      </w:r>
      <w:r>
        <w:rPr>
          <w:rStyle w:val="2fb"/>
          <w:rFonts w:hint="cs"/>
          <w:rtl/>
        </w:rPr>
        <w:t xml:space="preserve">דר</w:t>
      </w:r>
      <w:r>
        <w:rPr>
          <w:rStyle w:val="2fb"/>
          <w:rtl/>
        </w:rPr>
        <w:t>"</w:t>
      </w:r>
      <w:r>
        <w:rPr>
          <w:rStyle w:val="2fb"/>
          <w:rFonts w:hint="cs"/>
          <w:rtl/>
        </w:rPr>
        <w:t xml:space="preserve">ש</w:t>
      </w:r>
      <w:r>
        <w:rPr>
          <w:rFonts w:hint="cs"/>
          <w:rtl/>
        </w:rPr>
        <w:t xml:space="preserve"> [דלרבנן מדנקמצת שייריה לכהנים] </w:t>
      </w:r>
      <w:ins w:id="91719" w:author="מנוע מכני" w:date="2026-10-11T12:04:40Z">
        <w:r>
          <w:rPr>
            <w:rFonts w:hint="cs"/>
            <w:rtl/>
          </w:rPr>
          <w:t xml:space="preserve">דיש</w:t>
        </w:r>
      </w:ins>
      <w:del w:id="91720" w:author="מנוע מכני" w:date="2026-10-11T12:04:40Z">
        <w:r>
          <w:rPr>
            <w:rFonts w:hint="cs"/>
            <w:rtl/>
          </w:rPr>
          <w:delText xml:space="preserve">ד</w:delText>
        </w:r>
        <w:r>
          <w:rPr>
            <w:rtl/>
          </w:rPr>
          <w:delText xml:space="preserve">איכא</w:delText>
        </w:r>
      </w:del>
      <w:r>
        <w:rPr>
          <w:rtl/>
        </w:rPr>
        <w:t xml:space="preserve"> מנחה דמיקמצא ולא מיתאכלא, </w:t>
      </w:r>
    </w:p>
    <w:p>
      <w:pPr>
        <w:pStyle w:val="afffff8"/>
        <w:rPr>
          <w:ins w:id="90309" w:author="קלוד" w:date="2026-10-11T12:32:08Z"/>
        </w:rPr>
      </w:pPr>
      <w:ins w:id="90310" w:author="קלוד" w:date="2026-10-11T12:32:08Z">
        <w:r>
          <w:rPr>
            <w:color w:val="7B3F00"/>
          </w:rPr>
          <w:t xml:space="preserve">מנחת חוטא של כהנים לר"ש - נקמצת מ'וכל מנחה בלולה'</w:t>
        </w:r>
      </w:ins>
    </w:p>
    <w:p>
      <w:pPr>
        <w:pStyle w:val="38"/>
        <w:rPr>
          <w:ins w:id="100850" w:author="מנוע מכני" w:date="2026-10-11T12:04:40Z"/>
        </w:rPr>
      </w:pPr>
      <w:r>
        <w:t>ד</w:t>
      </w:r>
      <w:r>
        <w:t>ר</w:t>
      </w:r>
      <w:r>
        <w:t>"</w:t>
      </w:r>
      <w:r>
        <w:t xml:space="preserve">ש</w:t>
      </w:r>
      <w:del w:id="102559" w:author="מנוע מכני" w:date="2026-10-11T12:04:40Z">
        <w:r>
          <w:delText xml:space="preserve"> </w:delText>
        </w:r>
        <w:r>
          <w:delText xml:space="preserve">אומר</w:delText>
        </w:r>
      </w:del>
      <w:r>
        <w:t xml:space="preserve">:</w:t>
      </w:r>
    </w:p>
    <w:p w:rsidR="00DA63EC" w:rsidRDefault="00DA63EC" w:rsidP="00DA63EC">
      <w:pPr>
        <w:tabs>
          <w:tab w:val="center" w:pos="2835"/>
        </w:tabs>
        <w:rPr>
          <w:rtl/>
        </w:rPr>
      </w:pPr>
      <w:del w:id="100851" w:author="מנוע מכני" w:date="2026-10-11T12:04:40Z">
        <w:r>
          <w:rPr>
            <w:rtl/>
          </w:rPr>
          <w:delText xml:space="preserve"> </w:delText>
        </w:r>
      </w:del>
      <w:r>
        <w:rPr>
          <w:rtl/>
        </w:rPr>
        <w:t xml:space="preserve">מנחת חוטא של כהנים נקמצת, הקומץ קרב בעצמו והשירים קריבין בעצמן, </w:t>
      </w:r>
    </w:p>
    <w:p w:rsidR="00DA63EC" w:rsidRDefault="00DA63EC" w:rsidP="00DA63EC">
      <w:pPr>
        <w:rPr>
          <w:rtl/>
        </w:rPr>
      </w:pPr>
      <w:r w:rsidRPr="00336727">
        <w:rPr>
          <w:rtl/>
        </w:rPr>
        <w:tab/>
      </w:r>
      <w:r w:rsidRPr="00336727">
        <w:rPr>
          <w:rStyle w:val="2fb"/>
          <w:rFonts w:hint="cs"/>
          <w:rtl/>
        </w:rPr>
        <w:t>מחזקיה</w:t>
      </w:r>
      <w:r w:rsidRPr="00A563E0">
        <w:rPr>
          <w:rStyle w:val="afffff0"/>
          <w:rtl/>
        </w:rPr>
        <w:t xml:space="preserve"> </w:t>
      </w:r>
      <w:r w:rsidRPr="00A563E0">
        <w:rPr>
          <w:rStyle w:val="afffff0"/>
          <w:rFonts w:hint="cs"/>
          <w:rtl/>
        </w:rPr>
        <w:t>'</w:t>
      </w:r>
      <w:ins w:id="90799" w:author="Claude - סמנטי" w:date="2026-10-11T12:27:00Z">
        <w:r>
          <w:rPr>
            <w:rStyle w:val="afffff0"/>
            <w:rtl/>
          </w:rPr>
          <w:t xml:space="preserve">וְכָל מִנְחָה בְלוּלָה בַשֶּׁמֶן וַחֲרֵבָה לְכָל בְּנֵי אַהֲרֹן תִּהְיֶה</w:t>
        </w:r>
      </w:ins>
      <w:del w:id="90800" w:author="Claude - סמנטי" w:date="2026-10-11T12:27:00Z">
        <w:r w:rsidRPr="00A563E0">
          <w:rPr>
            <w:rStyle w:val="afffff0"/>
            <w:rtl/>
          </w:rPr>
          <w:delText xml:space="preserve">וכל מנחה בלולה בשמן וחרבה לכל בני אהרן תהיה</w:delText>
        </w:r>
      </w:del>
      <w:r w:rsidRPr="00A563E0">
        <w:rPr>
          <w:rStyle w:val="afffff0"/>
          <w:rFonts w:hint="cs"/>
          <w:rtl/>
        </w:rPr>
        <w:t>'</w:t>
      </w:r>
      <w:r w:rsidRPr="00A563E0">
        <w:rPr>
          <w:rStyle w:val="afffff0"/>
          <w:rtl/>
        </w:rPr>
        <w:t>,</w:t>
      </w:r>
      <w:r w:rsidRPr="00336727">
        <w:rPr>
          <w:rtl/>
        </w:rPr>
        <w:t xml:space="preserve"> אם אינו ענין לבלולה של חיטין - תנהו ענין לבלולה של שעורין, ואם אינו ענין לחרבה של חיטין - תנהו ענין לחרבה של שעורין.</w:t>
      </w:r>
    </w:p>
    <w:p w:rsidR="00DA63EC" w:rsidRDefault="00DA63EC" w:rsidP="00DA63EC">
      <w:pPr>
        <w:pStyle w:val="afff3"/>
        <w:framePr w:wrap="around"/>
        <w:rPr>
          <w:rtl/>
        </w:rPr>
      </w:pPr>
      <w:r>
        <w:rPr>
          <w:rFonts w:hint="cs"/>
          <w:rtl/>
        </w:rPr>
        <w:t>עג.</w:t>
      </w:r>
    </w:p>
    <w:p w:rsidR="00DA63EC" w:rsidRPr="00EC2024" w:rsidRDefault="00DA63EC" w:rsidP="00DA63EC">
      <w:pPr>
        <w:tabs>
          <w:tab w:val="center" w:pos="2835"/>
        </w:tabs>
        <w:rPr>
          <w:spacing w:val="-6"/>
          <w:rtl/>
        </w:rPr>
      </w:pPr>
      <w:ins w:id="93405" w:author="מנוע מכני" w:date="2026-10-11T12:04:40Z">
        <w:r>
          <w:rPr>
            <w:spacing w:val="-6"/>
            <w:rtl/>
          </w:rPr>
          <w:t xml:space="preserve">וזה</w:t>
        </w:r>
      </w:ins>
      <w:del w:id="93406" w:author="מנוע מכני" w:date="2026-10-11T12:04:40Z">
        <w:r w:rsidRPr="00EC2024">
          <w:rPr>
            <w:spacing w:val="-6"/>
            <w:rtl/>
          </w:rPr>
          <w:delText xml:space="preserve">והאי</w:delText>
        </w:r>
      </w:del>
      <w:r w:rsidRPr="00EC2024">
        <w:rPr>
          <w:spacing w:val="-6"/>
          <w:rtl/>
        </w:rPr>
        <w:t xml:space="preserve"> </w:t>
      </w:r>
      <w:ins w:id="97537" w:author="מנוע מכני" w:date="2026-10-11T12:04:40Z">
        <w:r>
          <w:rPr>
            <w:rFonts w:hint="cs"/>
            <w:spacing w:val="-6"/>
            <w:rtl/>
          </w:rPr>
          <w:t xml:space="preserve">דצריך</w:t>
        </w:r>
      </w:ins>
      <w:del w:id="97538" w:author="מנוע מכני" w:date="2026-10-11T12:04:40Z">
        <w:r w:rsidRPr="00EC2024">
          <w:rPr>
            <w:rFonts w:hint="cs"/>
            <w:spacing w:val="-6"/>
            <w:rtl/>
          </w:rPr>
          <w:delText xml:space="preserve">דמיבעי</w:delText>
        </w:r>
      </w:del>
      <w:r w:rsidRPr="00EC2024">
        <w:rPr>
          <w:rFonts w:hint="cs"/>
          <w:spacing w:val="-6"/>
          <w:rtl/>
        </w:rPr>
        <w:t xml:space="preserve"> ל'</w:t>
      </w:r>
      <w:r w:rsidRPr="00EC2024">
        <w:rPr>
          <w:rStyle w:val="afffff0"/>
          <w:rFonts w:hint="cs"/>
          <w:spacing w:val="-6"/>
          <w:rtl/>
        </w:rPr>
        <w:t xml:space="preserve">וכל המנחה אשר תאפה בתנור לכל בני אהרון וגו</w:t>
      </w:r>
      <w:r w:rsidRPr="00EC2024">
        <w:rPr>
          <w:rFonts w:hint="cs"/>
          <w:spacing w:val="-6"/>
          <w:rtl/>
        </w:rPr>
        <w:t xml:space="preserve">' -</w:t>
      </w:r>
      <w:r w:rsidRPr="00EC2024">
        <w:rPr>
          <w:spacing w:val="-6"/>
          <w:rtl/>
        </w:rPr>
        <w:t>שאין חולקין מנחות כנגד זבחים</w:t>
      </w:r>
      <w:r w:rsidRPr="00EC2024">
        <w:rPr>
          <w:rFonts w:hint="cs"/>
          <w:spacing w:val="-6"/>
          <w:rtl/>
        </w:rPr>
        <w:t>.</w:t>
      </w:r>
      <w:r w:rsidRPr="00EC2024">
        <w:rPr>
          <w:spacing w:val="-6"/>
          <w:rtl/>
        </w:rPr>
        <w:t xml:space="preserve"> </w:t>
      </w:r>
    </w:p>
    <w:p w:rsidR="00DA63EC" w:rsidRDefault="00DA63EC" w:rsidP="00DA63EC">
      <w:pPr>
        <w:tabs>
          <w:tab w:val="center" w:pos="2835"/>
        </w:tabs>
        <w:rPr>
          <w:rtl/>
        </w:rPr>
      </w:pPr>
      <w:del w:id="90184" w:author="מנוע מכני" w:date="2026-10-11T12:04:40Z">
        <w:r>
          <w:rPr>
            <w:rtl/>
          </w:rPr>
          <w:delText xml:space="preserve"> </w:delText>
        </w:r>
      </w:del>
      <w:r>
        <w:rPr>
          <w:rtl/>
        </w:rPr>
        <w:t xml:space="preserve">'</w:t>
      </w:r>
      <w:r>
        <w:rPr>
          <w:rStyle w:val="afffff0"/>
          <w:rFonts w:hint="cs"/>
          <w:rtl/>
        </w:rPr>
        <w:t xml:space="preserve">וכל נעשה במרחשת לכל בני אהרון תהיה</w:t>
      </w:r>
      <w:r>
        <w:rPr>
          <w:rFonts w:hint="cs"/>
          <w:rtl/>
        </w:rPr>
        <w:t xml:space="preserve">' שחולקים מנחות כנגד זבחים </w:t>
      </w:r>
    </w:p>
    <w:p w:rsidR="00DA63EC" w:rsidRDefault="00DA63EC" w:rsidP="00DA63EC">
      <w:pPr>
        <w:tabs>
          <w:tab w:val="center" w:pos="2835"/>
        </w:tabs>
        <w:rPr>
          <w:rtl/>
        </w:rPr>
      </w:pPr>
      <w:del w:id="90185" w:author="מנוע מכני" w:date="2026-10-11T12:04:40Z">
        <w:r>
          <w:rPr>
            <w:rtl/>
          </w:rPr>
          <w:delText xml:space="preserve"> </w:delText>
        </w:r>
      </w:del>
      <w:r>
        <w:rPr>
          <w:rtl/>
        </w:rPr>
        <w:t xml:space="preserve">'</w:t>
      </w:r>
      <w:r>
        <w:rPr>
          <w:rStyle w:val="afffff0"/>
          <w:rFonts w:hint="cs"/>
          <w:rtl/>
        </w:rPr>
        <w:t xml:space="preserve">ועל </w:t>
      </w:r>
      <w:r w:rsidRPr="004961E5">
        <w:rPr>
          <w:rStyle w:val="afffff0"/>
          <w:rFonts w:hint="cs"/>
          <w:b/>
          <w:bCs/>
          <w:rtl/>
        </w:rPr>
        <w:t>מחבת</w:t>
      </w:r>
      <w:r>
        <w:rPr>
          <w:rStyle w:val="afffff0"/>
          <w:rFonts w:hint="cs"/>
          <w:rtl/>
        </w:rPr>
        <w:t xml:space="preserve"> לכל בני אהרון תהיה</w:t>
      </w:r>
      <w:r>
        <w:rPr>
          <w:rFonts w:hint="cs"/>
          <w:rtl/>
        </w:rPr>
        <w:t xml:space="preserve">' דחולקין אף </w:t>
      </w:r>
      <w:r>
        <w:rPr>
          <w:rtl/>
        </w:rPr>
        <w:t xml:space="preserve">מנחות כנגד עופות, </w:t>
      </w:r>
    </w:p>
    <w:p w:rsidR="00DA63EC" w:rsidRDefault="00DA63EC" w:rsidP="00DA63EC">
      <w:pPr>
        <w:tabs>
          <w:tab w:val="center" w:pos="2835"/>
        </w:tabs>
        <w:rPr>
          <w:rtl/>
        </w:rPr>
      </w:pPr>
      <w:del w:id="90186" w:author="מנוע מכני" w:date="2026-10-11T12:04:40Z">
        <w:r>
          <w:rPr>
            <w:rtl/>
          </w:rPr>
          <w:delText xml:space="preserve"> </w:delText>
        </w:r>
      </w:del>
      <w:r>
        <w:rPr>
          <w:rtl/>
        </w:rPr>
        <w:t xml:space="preserve">'</w:t>
      </w:r>
      <w:r>
        <w:rPr>
          <w:rStyle w:val="afffff0"/>
          <w:rtl/>
        </w:rPr>
        <w:t xml:space="preserve">וכל מנחה בלולה בשמן לכל בני אהרן תהיה</w:t>
      </w:r>
      <w:r>
        <w:rPr>
          <w:rFonts w:hint="cs"/>
          <w:rtl/>
        </w:rPr>
        <w:t>' חולקין אפי' עופות כנגד זבחין</w:t>
      </w:r>
      <w:ins w:id="95071" w:author="מנוע מכני" w:date="2026-10-11T12:04:40Z">
        <w:r>
          <w:rPr>
            <w:rtl/>
          </w:rPr>
          <w:t xml:space="preserve">,</w:t>
        </w:r>
      </w:ins>
      <w:del w:id="9507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 xml:space="preserve">וחרבה לכל בני אהרן תהיה דחולקין אפי' </w:t>
      </w:r>
      <w:r>
        <w:rPr>
          <w:rtl/>
        </w:rPr>
        <w:t>מחבת כנגד מרחשת ומרחשת כנגד מחבת,</w:t>
      </w:r>
    </w:p>
    <w:p w:rsidR="00DA63EC" w:rsidRPr="00EC2024" w:rsidRDefault="00DA63EC" w:rsidP="00DA63EC">
      <w:pPr>
        <w:tabs>
          <w:tab w:val="center" w:pos="2835"/>
        </w:tabs>
        <w:rPr>
          <w:spacing w:val="-2"/>
          <w:rtl/>
        </w:rPr>
      </w:pPr>
      <w:del w:id="90187" w:author="מנוע מכני" w:date="2026-10-11T12:04:40Z">
        <w:r w:rsidRPr="00EC2024">
          <w:rPr>
            <w:spacing w:val="-2"/>
            <w:rtl/>
          </w:rPr>
          <w:delText xml:space="preserve"> </w:delText>
        </w:r>
      </w:del>
      <w:r w:rsidRPr="00EC2024">
        <w:rPr>
          <w:spacing w:val="-2"/>
          <w:rtl/>
        </w:rPr>
        <w:t xml:space="preserve">'</w:t>
      </w:r>
      <w:r w:rsidRPr="00EC2024">
        <w:rPr>
          <w:rStyle w:val="afffff0"/>
          <w:rFonts w:hint="cs"/>
          <w:spacing w:val="-2"/>
          <w:rtl/>
        </w:rPr>
        <w:t xml:space="preserve">איש כאחיו ואם על תודה</w:t>
      </w:r>
      <w:r w:rsidRPr="00EC2024">
        <w:rPr>
          <w:rFonts w:hint="cs"/>
          <w:spacing w:val="-2"/>
          <w:rtl/>
        </w:rPr>
        <w:t xml:space="preserve">' ד</w:t>
      </w:r>
      <w:r w:rsidRPr="00EC2024">
        <w:rPr>
          <w:spacing w:val="-2"/>
          <w:rtl/>
        </w:rPr>
        <w:t xml:space="preserve">כשם שאין חולקין בקדשי קדשים, כך אין חולקים בקדשים קלים</w:t>
      </w:r>
      <w:ins w:id="95073" w:author="מנוע מכני" w:date="2026-10-11T12:04:40Z">
        <w:r>
          <w:rPr>
            <w:spacing w:val="-2"/>
            <w:rtl/>
          </w:rPr>
          <w:t xml:space="preserve">,</w:t>
        </w:r>
      </w:ins>
      <w:del w:id="95074" w:author="מנוע מכני" w:date="2026-10-11T12:04:40Z">
        <w:r w:rsidRPr="00EC2024">
          <w:rPr>
            <w:spacing w:val="-2"/>
            <w:rtl/>
          </w:rPr>
          <w:delText xml:space="preserve">;</w:delText>
        </w:r>
      </w:del>
      <w:r w:rsidRPr="00EC2024">
        <w:rPr>
          <w:spacing w:val="-2"/>
          <w:rtl/>
        </w:rPr>
        <w:t xml:space="preserve"> </w:t>
      </w:r>
    </w:p>
    <w:p w:rsidR="00DA63EC" w:rsidRDefault="00DA63EC" w:rsidP="00DA63EC">
      <w:pPr>
        <w:tabs>
          <w:tab w:val="center" w:pos="2835"/>
        </w:tabs>
        <w:rPr>
          <w:rtl/>
        </w:rPr>
      </w:pPr>
      <w:del w:id="90188" w:author="מנוע מכני" w:date="2026-10-11T12:04:40Z">
        <w:r>
          <w:rPr>
            <w:rtl/>
          </w:rPr>
          <w:delText xml:space="preserve"> </w:delText>
        </w:r>
      </w:del>
      <w:r>
        <w:rPr>
          <w:rtl/>
        </w:rPr>
        <w:t xml:space="preserve">'איש</w:t>
      </w:r>
      <w:r>
        <w:rPr>
          <w:rFonts w:hint="cs"/>
          <w:rtl/>
        </w:rPr>
        <w:t>'</w:t>
      </w:r>
      <w:r>
        <w:rPr>
          <w:rtl/>
        </w:rPr>
        <w:t xml:space="preserve"> - איש חולק </w:t>
      </w:r>
      <w:ins w:id="90485" w:author="מנוע מכני" w:date="2026-10-11T12:04:40Z">
        <w:r>
          <w:rPr>
            <w:rtl/>
          </w:rPr>
          <w:t xml:space="preserve">ואפי'</w:t>
        </w:r>
      </w:ins>
      <w:del w:id="90486" w:author="מנוע מכני" w:date="2026-10-11T12:04:40Z">
        <w:r>
          <w:rPr>
            <w:rtl/>
          </w:rPr>
          <w:delText xml:space="preserve">ואפילו</w:delText>
        </w:r>
      </w:del>
      <w:r>
        <w:rPr>
          <w:rtl/>
        </w:rPr>
        <w:t xml:space="preserve"> בעל מום, ואין קטן חולק </w:t>
      </w:r>
      <w:ins w:id="90487" w:author="מנוע מכני" w:date="2026-10-11T12:04:40Z">
        <w:r>
          <w:rPr>
            <w:rtl/>
          </w:rPr>
          <w:t xml:space="preserve">ואפי'</w:t>
        </w:r>
      </w:ins>
      <w:del w:id="90488" w:author="מנוע מכני" w:date="2026-10-11T12:04:40Z">
        <w:r>
          <w:rPr>
            <w:rtl/>
          </w:rPr>
          <w:delText xml:space="preserve">ואפילו</w:delText>
        </w:r>
      </w:del>
      <w:r>
        <w:rPr>
          <w:rtl/>
        </w:rPr>
        <w:t xml:space="preserve"> תם!</w:t>
      </w:r>
    </w:p>
    <w:p>
      <w:pPr>
        <w:pStyle w:val="38"/>
        <w:rPr>
          <w:ins w:id="100852" w:author="מנוע מכני" w:date="2026-10-11T12:04:40Z"/>
        </w:rPr>
      </w:pPr>
      <w:r>
        <w:t xml:space="preserve">והך</w:t>
      </w:r>
    </w:p>
    <w:p w:rsidR="00DA63EC" w:rsidRDefault="00DA63EC" w:rsidP="00DA63EC">
      <w:pPr>
        <w:tabs>
          <w:tab w:val="center" w:pos="2835"/>
        </w:tabs>
        <w:rPr>
          <w:rtl/>
        </w:rPr>
      </w:pPr>
      <w:del w:id="100853" w:author="מנוע מכני" w:date="2026-10-11T12:04:40Z">
        <w:r>
          <w:rPr>
            <w:rFonts w:hint="cs"/>
            <w:rtl/>
          </w:rPr>
          <w:delText xml:space="preserve"> </w:delText>
        </w:r>
      </w:del>
      <w:r>
        <w:rPr>
          <w:rFonts w:hint="cs"/>
          <w:rtl/>
        </w:rPr>
        <w:t xml:space="preserve">דאפקי' </w:t>
      </w:r>
      <w:r>
        <w:rPr>
          <w:rStyle w:val="2fb"/>
          <w:rFonts w:hint="cs"/>
          <w:rtl/>
        </w:rPr>
        <w:t xml:space="preserve">לכדריב</w:t>
      </w:r>
      <w:r>
        <w:rPr>
          <w:rStyle w:val="2fb"/>
          <w:rtl/>
        </w:rPr>
        <w:t>"</w:t>
      </w:r>
      <w:r>
        <w:rPr>
          <w:rStyle w:val="2fb"/>
          <w:rFonts w:hint="cs"/>
          <w:rtl/>
        </w:rPr>
        <w:t xml:space="preserve">י</w:t>
      </w:r>
      <w:r>
        <w:rPr>
          <w:rFonts w:hint="cs"/>
          <w:rtl/>
        </w:rPr>
        <w:t xml:space="preserve"> ההוא</w:t>
      </w:r>
      <w:ins w:id="95075" w:author="מנוע מכני" w:date="2026-10-11T12:04:40Z">
        <w:r>
          <w:rPr>
            <w:rFonts w:hint="cs"/>
            <w:rtl/>
          </w:rPr>
          <w:t xml:space="preserve"> </w:t>
        </w:r>
      </w:ins>
      <w:del w:id="95076" w:author="מנוע מכני" w:date="2026-10-11T12:04:40Z">
        <w:r>
          <w:rPr>
            <w:rFonts w:hint="cs"/>
            <w:rtl/>
          </w:rPr>
          <w:delText xml:space="preserve">  </w:delText>
        </w:r>
      </w:del>
      <w:r>
        <w:rPr>
          <w:rFonts w:hint="cs"/>
          <w:rtl/>
        </w:rPr>
        <w:t xml:space="preserve">מ'וכל'</w:t>
      </w:r>
    </w:p>
    <w:p w:rsidR="00DA63EC" w:rsidRDefault="00DA63EC" w:rsidP="00DA63EC">
      <w:pPr>
        <w:tabs>
          <w:tab w:val="center" w:pos="2835"/>
        </w:tabs>
        <w:rPr>
          <w:rtl/>
        </w:rPr>
      </w:pPr>
    </w:p>
    <w:p>
      <w:pPr>
        <w:pStyle w:val="afffff8"/>
        <w:rPr>
          <w:ins w:id="90307" w:author="קלוד" w:date="2026-10-11T12:32:08Z"/>
        </w:rPr>
      </w:pPr>
      <w:ins w:id="90308" w:author="קלוד" w:date="2026-10-11T12:32:08Z">
        <w:r>
          <w:rPr>
            <w:color w:val="7B3F00"/>
          </w:rPr>
          <w:t xml:space="preserve">'לכל קרבנם, מנחתם, חטאתם, אשמם' - ריבויים לכהנים</w:t>
        </w:r>
      </w:ins>
    </w:p>
    <w:p>
      <w:pPr>
        <w:pStyle w:val="38"/>
        <w:rPr>
          <w:ins w:id="100855" w:author="מנוע מכני" w:date="2026-10-11T12:04:40Z"/>
        </w:rPr>
      </w:pPr>
      <w:del w:id="100854" w:author="מנוע מכני" w:date="2026-10-11T12:04:40Z">
        <w:r w:rsidRPr="00265E5E">
          <w:delText xml:space="preserve">•</w:delText>
        </w:r>
      </w:del>
      <w:r>
        <w:t xml:space="preserve"> </w:t>
      </w:r>
      <w:r>
        <w:t xml:space="preserve">רבינא:</w:t>
      </w:r>
    </w:p>
    <w:p w:rsidR="00DA63EC" w:rsidRDefault="00DA63EC" w:rsidP="00DA63EC">
      <w:pPr>
        <w:tabs>
          <w:tab w:val="center" w:pos="2835"/>
        </w:tabs>
        <w:rPr>
          <w:rtl/>
        </w:rPr>
      </w:pPr>
      <w:del w:id="100856" w:author="מנוע מכני" w:date="2026-10-11T12:04:40Z">
        <w:r>
          <w:rPr>
            <w:rtl/>
          </w:rPr>
          <w:delText xml:space="preserve"> </w:delText>
        </w:r>
      </w:del>
      <w:ins w:id="97539" w:author="מנוע מכני" w:date="2026-10-11T12:04:40Z">
        <w:r>
          <w:rPr>
            <w:rtl/>
          </w:rPr>
          <w:t xml:space="preserve">באה</w:t>
        </w:r>
      </w:ins>
      <w:del w:id="97540" w:author="מנוע מכני" w:date="2026-10-11T12:04:40Z">
        <w:r>
          <w:rPr>
            <w:rtl/>
          </w:rPr>
          <w:delText xml:space="preserve">אתיא</w:delText>
        </w:r>
      </w:del>
      <w:r>
        <w:rPr>
          <w:rtl/>
        </w:rPr>
        <w:t xml:space="preserve"> מדתני לוי,:</w:t>
      </w:r>
      <w:r w:rsidRPr="00A563E0">
        <w:rPr>
          <w:rStyle w:val="afffff0"/>
          <w:rtl/>
        </w:rPr>
        <w:t xml:space="preserve"> </w:t>
      </w:r>
      <w:r w:rsidRPr="00A563E0">
        <w:rPr>
          <w:rStyle w:val="afffff0"/>
          <w:rFonts w:hint="cs"/>
          <w:rtl/>
        </w:rPr>
        <w:t>'</w:t>
      </w:r>
      <w:r w:rsidRPr="00A563E0">
        <w:rPr>
          <w:rStyle w:val="afffff0"/>
          <w:rtl/>
        </w:rPr>
        <w:t>לכל קרבנם ולכל מנחתם ולכל חטאתם ולכל אשמם</w:t>
      </w:r>
      <w:r w:rsidRPr="00A563E0">
        <w:rPr>
          <w:rStyle w:val="afffff0"/>
          <w:rFonts w:hint="cs"/>
          <w:rtl/>
        </w:rPr>
        <w:t>'</w:t>
      </w:r>
      <w:r w:rsidRPr="00A563E0">
        <w:rPr>
          <w:rStyle w:val="afffff0"/>
          <w:rtl/>
        </w:rPr>
        <w:t>,</w:t>
      </w:r>
      <w:r>
        <w:rPr>
          <w:rtl/>
        </w:rPr>
        <w:t xml:space="preserve"> </w:t>
      </w:r>
    </w:p>
    <w:p w:rsidR="00DA63EC" w:rsidRDefault="00DA63EC" w:rsidP="00DA63EC">
      <w:pPr>
        <w:tabs>
          <w:tab w:val="center" w:pos="2835"/>
        </w:tabs>
        <w:rPr>
          <w:rtl/>
        </w:rPr>
      </w:pPr>
      <w:del w:id="90189" w:author="מנוע מכני" w:date="2026-10-11T12:04:40Z">
        <w:r>
          <w:rPr>
            <w:rtl/>
          </w:rPr>
          <w:delText xml:space="preserve"> </w:delText>
        </w:r>
      </w:del>
      <w:r>
        <w:rPr>
          <w:rtl/>
        </w:rPr>
        <w:t xml:space="preserve">'</w:t>
      </w:r>
      <w:ins w:id="90801" w:author="Claude - סמנטי" w:date="2026-10-11T12:27:00Z">
        <w:r>
          <w:rPr>
            <w:rStyle w:val="afffff0"/>
            <w:rtl/>
          </w:rPr>
          <w:t xml:space="preserve">כָּל קָרְבָּנָם</w:t>
        </w:r>
      </w:ins>
      <w:del w:id="90802" w:author="Claude - סמנטי" w:date="2026-10-11T12:27:00Z">
        <w:r>
          <w:rPr>
            <w:rtl/>
          </w:rPr>
          <w:delText xml:space="preserve">כל קרבנם</w:delText>
        </w:r>
      </w:del>
      <w:r>
        <w:rPr>
          <w:rFonts w:hint="cs"/>
          <w:rtl/>
        </w:rPr>
        <w:t>'</w:t>
      </w:r>
      <w:r>
        <w:rPr>
          <w:rtl/>
        </w:rPr>
        <w:t xml:space="preserve"> - לרבות לוג שמן של מצורע, </w:t>
      </w:r>
      <w:r>
        <w:rPr>
          <w:rtl/>
        </w:rPr>
        <w:t xml:space="preserve">ס</w:t>
      </w:r>
      <w:r>
        <w:rPr>
          <w:rFonts w:hint="cs"/>
          <w:rtl/>
        </w:rPr>
        <w:t>ד</w:t>
      </w:r>
      <w:r>
        <w:rPr>
          <w:rtl/>
        </w:rPr>
        <w:t>"</w:t>
      </w:r>
      <w:r>
        <w:rPr>
          <w:rFonts w:hint="cs"/>
          <w:rtl/>
        </w:rPr>
        <w:t xml:space="preserve">א</w:t>
      </w:r>
      <w:r>
        <w:rPr>
          <w:rFonts w:hint="cs"/>
          <w:rtl/>
        </w:rPr>
        <w:t xml:space="preserve">:</w:t>
      </w:r>
      <w:r>
        <w:rPr>
          <w:rtl/>
        </w:rPr>
        <w:t xml:space="preserve"> מן האש כתב </w:t>
      </w:r>
      <w:ins w:id="93407" w:author="מנוע מכני" w:date="2026-10-11T12:04:40Z">
        <w:r>
          <w:rPr>
            <w:rtl/>
          </w:rPr>
          <w:t xml:space="preserve">התורה</w:t>
        </w:r>
      </w:ins>
      <w:del w:id="93408" w:author="מנוע מכני" w:date="2026-10-11T12:04:40Z">
        <w:r>
          <w:rPr>
            <w:rtl/>
          </w:rPr>
          <w:delText xml:space="preserve">רחמנא</w:delText>
        </w:r>
      </w:del>
      <w:r>
        <w:rPr>
          <w:rtl/>
        </w:rPr>
        <w:t xml:space="preserve">, </w:t>
      </w:r>
      <w:r>
        <w:rPr>
          <w:rtl/>
        </w:rPr>
        <w:t xml:space="preserve">קמ"ל</w:t>
      </w:r>
      <w:r>
        <w:rPr>
          <w:rtl/>
        </w:rPr>
        <w:t xml:space="preserve">.</w:t>
      </w:r>
    </w:p>
    <w:p w:rsidR="00DA63EC" w:rsidRDefault="00DA63EC" w:rsidP="00DA63EC">
      <w:pPr>
        <w:tabs>
          <w:tab w:val="center" w:pos="2835"/>
        </w:tabs>
        <w:rPr>
          <w:rtl/>
        </w:rPr>
      </w:pPr>
      <w:del w:id="90190" w:author="מנוע מכני" w:date="2026-10-11T12:04:40Z">
        <w:r>
          <w:rPr>
            <w:rtl/>
          </w:rPr>
          <w:delText xml:space="preserve"> </w:delText>
        </w:r>
      </w:del>
      <w:r>
        <w:rPr>
          <w:rtl/>
        </w:rPr>
        <w:t xml:space="preserve">'</w:t>
      </w:r>
      <w:ins w:id="90803" w:author="Claude - סמנטי" w:date="2026-10-11T12:27:00Z">
        <w:r>
          <w:rPr>
            <w:rStyle w:val="afffff0"/>
            <w:rtl/>
          </w:rPr>
          <w:t xml:space="preserve">לְכָל מִנְחָתָם</w:t>
        </w:r>
      </w:ins>
      <w:del w:id="90804" w:author="Claude - סמנטי" w:date="2026-10-11T12:27:00Z">
        <w:r>
          <w:rPr>
            <w:rtl/>
          </w:rPr>
          <w:delText xml:space="preserve">לכל מנחתם</w:delText>
        </w:r>
      </w:del>
      <w:r>
        <w:rPr>
          <w:rFonts w:hint="cs"/>
          <w:rtl/>
        </w:rPr>
        <w:t>'</w:t>
      </w:r>
      <w:r>
        <w:rPr>
          <w:rtl/>
        </w:rPr>
        <w:t xml:space="preserve"> - לרבות מנחת העומר ומנחת קנאות, </w:t>
      </w:r>
      <w:r>
        <w:rPr>
          <w:rtl/>
        </w:rPr>
        <w:t xml:space="preserve">ס"</w:t>
      </w:r>
      <w:r>
        <w:rPr>
          <w:rFonts w:hint="cs"/>
          <w:rtl/>
        </w:rPr>
        <w:t>ד</w:t>
      </w:r>
      <w:r>
        <w:rPr>
          <w:rtl/>
        </w:rPr>
        <w:t>:</w:t>
      </w:r>
      <w:r w:rsidRPr="00A563E0">
        <w:rPr>
          <w:rStyle w:val="afffff0"/>
          <w:rtl/>
        </w:rPr>
        <w:t xml:space="preserve"> </w:t>
      </w:r>
      <w:r w:rsidRPr="00A563E0">
        <w:rPr>
          <w:rStyle w:val="afffff0"/>
          <w:rFonts w:hint="cs"/>
          <w:rtl/>
        </w:rPr>
        <w:t>'</w:t>
      </w:r>
      <w:r w:rsidRPr="00A563E0">
        <w:rPr>
          <w:rStyle w:val="afffff0"/>
          <w:rtl/>
        </w:rPr>
        <w:t>ואכלו אותם אשר כופר בהם</w:t>
      </w:r>
      <w:r w:rsidRPr="00A563E0">
        <w:rPr>
          <w:rStyle w:val="afffff0"/>
          <w:rFonts w:hint="cs"/>
          <w:rtl/>
        </w:rPr>
        <w:t>'</w:t>
      </w:r>
      <w:r w:rsidRPr="00A563E0">
        <w:rPr>
          <w:rStyle w:val="afffff0"/>
          <w:rtl/>
        </w:rPr>
        <w:t>,</w:t>
      </w:r>
      <w:r>
        <w:rPr>
          <w:rtl/>
        </w:rPr>
        <w:t xml:space="preserve"> </w:t>
      </w:r>
      <w:ins w:id="93409" w:author="מנוע מכני" w:date="2026-10-11T12:04:40Z">
        <w:r>
          <w:rPr>
            <w:rtl/>
          </w:rPr>
          <w:t xml:space="preserve">וזה</w:t>
        </w:r>
      </w:ins>
      <w:del w:id="93410" w:author="מנוע מכני" w:date="2026-10-11T12:04:40Z">
        <w:r>
          <w:rPr>
            <w:rtl/>
          </w:rPr>
          <w:delText xml:space="preserve">והאי</w:delText>
        </w:r>
      </w:del>
      <w:r>
        <w:rPr>
          <w:rtl/>
        </w:rPr>
        <w:t xml:space="preserve"> להתיר </w:t>
      </w:r>
      <w:ins w:id="97541" w:author="מנוע מכני" w:date="2026-10-11T12:04:40Z">
        <w:r>
          <w:rPr>
            <w:rtl/>
          </w:rPr>
          <w:t xml:space="preserve">באה</w:t>
        </w:r>
      </w:ins>
      <w:del w:id="97542" w:author="מנוע מכני" w:date="2026-10-11T12:04:40Z">
        <w:r>
          <w:rPr>
            <w:rtl/>
          </w:rPr>
          <w:delText xml:space="preserve">אתיא</w:delText>
        </w:r>
      </w:del>
      <w:r>
        <w:rPr>
          <w:rtl/>
        </w:rPr>
        <w:t xml:space="preserve">, ואידך </w:t>
      </w:r>
      <w:ins w:id="91721" w:author="מנוע מכני" w:date="2026-10-11T12:04:40Z">
        <w:r>
          <w:rPr>
            <w:rtl/>
          </w:rPr>
          <w:t xml:space="preserve">גם</w:t>
        </w:r>
      </w:ins>
      <w:del w:id="91722" w:author="מנוע מכני" w:date="2026-10-11T12:04:40Z">
        <w:r>
          <w:rPr>
            <w:rtl/>
          </w:rPr>
          <w:delText xml:space="preserve">נמי</w:delText>
        </w:r>
      </w:del>
      <w:r>
        <w:rPr>
          <w:rtl/>
        </w:rPr>
        <w:t xml:space="preserve"> לברר </w:t>
      </w:r>
      <w:ins w:id="97543" w:author="מנוע מכני" w:date="2026-10-11T12:04:40Z">
        <w:r>
          <w:rPr>
            <w:rtl/>
          </w:rPr>
          <w:t xml:space="preserve">באה</w:t>
        </w:r>
      </w:ins>
      <w:del w:id="97544" w:author="מנוע מכני" w:date="2026-10-11T12:04:40Z">
        <w:r>
          <w:rPr>
            <w:rtl/>
          </w:rPr>
          <w:delText xml:space="preserve">אתיא</w:delText>
        </w:r>
      </w:del>
      <w:r>
        <w:rPr>
          <w:rtl/>
        </w:rPr>
        <w:t xml:space="preserve">, </w:t>
      </w:r>
      <w:r>
        <w:rPr>
          <w:rtl/>
        </w:rPr>
        <w:t xml:space="preserve">קמ"ל</w:t>
      </w:r>
      <w:r>
        <w:rPr>
          <w:rtl/>
        </w:rPr>
        <w:t xml:space="preserve">.</w:t>
      </w:r>
    </w:p>
    <w:p w:rsidR="00DA63EC" w:rsidRDefault="00DA63EC" w:rsidP="00DA63EC">
      <w:pPr>
        <w:tabs>
          <w:tab w:val="center" w:pos="2835"/>
        </w:tabs>
        <w:rPr>
          <w:rtl/>
        </w:rPr>
      </w:pPr>
      <w:del w:id="90191" w:author="מנוע מכני" w:date="2026-10-11T12:04:40Z">
        <w:r>
          <w:rPr>
            <w:rtl/>
          </w:rPr>
          <w:delText xml:space="preserve"> </w:delText>
        </w:r>
      </w:del>
      <w:r>
        <w:rPr>
          <w:rtl/>
        </w:rPr>
        <w:t xml:space="preserve">'</w:t>
      </w:r>
      <w:ins w:id="90805" w:author="Claude - סמנטי" w:date="2026-10-11T12:27:00Z">
        <w:r>
          <w:rPr>
            <w:rStyle w:val="afffff0"/>
            <w:rtl/>
          </w:rPr>
          <w:t xml:space="preserve">לְכָל חַטָּאתָם</w:t>
        </w:r>
      </w:ins>
      <w:del w:id="90806" w:author="Claude - סמנטי" w:date="2026-10-11T12:27:00Z">
        <w:r>
          <w:rPr>
            <w:rtl/>
          </w:rPr>
          <w:delText xml:space="preserve">לכל חטאתם</w:delText>
        </w:r>
      </w:del>
      <w:r>
        <w:rPr>
          <w:rFonts w:hint="cs"/>
          <w:rtl/>
        </w:rPr>
        <w:t>'</w:t>
      </w:r>
      <w:r>
        <w:rPr>
          <w:rtl/>
        </w:rPr>
        <w:t xml:space="preserve"> - לרבות חטאת העוף, </w:t>
      </w:r>
      <w:r>
        <w:rPr>
          <w:rFonts w:hint="cs"/>
          <w:rtl/>
        </w:rPr>
        <w:t>קמ</w:t>
      </w:r>
      <w:r>
        <w:rPr>
          <w:rtl/>
        </w:rPr>
        <w:t>"</w:t>
      </w:r>
      <w:r>
        <w:rPr>
          <w:rFonts w:hint="cs"/>
          <w:rtl/>
        </w:rPr>
        <w:t xml:space="preserve">ל</w:t>
      </w:r>
      <w:r>
        <w:rPr>
          <w:rFonts w:hint="cs"/>
          <w:rtl/>
        </w:rPr>
        <w:t xml:space="preserve"> </w:t>
      </w:r>
      <w:ins w:id="91723" w:author="מנוע מכני" w:date="2026-10-11T12:04:40Z">
        <w:r>
          <w:rPr>
            <w:rFonts w:hint="cs"/>
            <w:rtl/>
          </w:rPr>
          <w:t xml:space="preserve">דלא</w:t>
        </w:r>
      </w:ins>
      <w:del w:id="91724" w:author="מנוע מכני" w:date="2026-10-11T12:04:40Z">
        <w:r>
          <w:rPr>
            <w:rFonts w:hint="cs"/>
            <w:rtl/>
          </w:rPr>
          <w:delText xml:space="preserve">דלאו</w:delText>
        </w:r>
      </w:del>
      <w:r>
        <w:rPr>
          <w:rFonts w:hint="cs"/>
          <w:rtl/>
        </w:rPr>
        <w:t xml:space="preserve"> נבילה היא</w:t>
      </w:r>
      <w:r>
        <w:rPr>
          <w:rtl/>
        </w:rPr>
        <w:t>.</w:t>
      </w:r>
    </w:p>
    <w:p w:rsidR="00DA63EC" w:rsidRDefault="00DA63EC" w:rsidP="00DA63EC">
      <w:pPr>
        <w:tabs>
          <w:tab w:val="center" w:pos="2835"/>
        </w:tabs>
        <w:rPr>
          <w:rtl/>
        </w:rPr>
      </w:pPr>
      <w:del w:id="90192" w:author="מנוע מכני" w:date="2026-10-11T12:04:40Z">
        <w:r>
          <w:rPr>
            <w:rtl/>
          </w:rPr>
          <w:delText xml:space="preserve"> </w:delText>
        </w:r>
      </w:del>
      <w:r>
        <w:rPr>
          <w:rtl/>
        </w:rPr>
        <w:t xml:space="preserve">'</w:t>
      </w:r>
      <w:ins w:id="90807" w:author="Claude - סמנטי" w:date="2026-10-11T12:27:00Z">
        <w:r>
          <w:rPr>
            <w:rStyle w:val="afffff0"/>
            <w:rtl/>
          </w:rPr>
          <w:t xml:space="preserve">לְכָל אֲשָׁמָם</w:t>
        </w:r>
      </w:ins>
      <w:del w:id="90808" w:author="Claude - סמנטי" w:date="2026-10-11T12:27:00Z">
        <w:r>
          <w:rPr>
            <w:rtl/>
          </w:rPr>
          <w:delText xml:space="preserve">לכל אשמם</w:delText>
        </w:r>
      </w:del>
      <w:r>
        <w:rPr>
          <w:rFonts w:hint="cs"/>
          <w:rtl/>
        </w:rPr>
        <w:t>'</w:t>
      </w:r>
      <w:r>
        <w:rPr>
          <w:rtl/>
        </w:rPr>
        <w:t xml:space="preserve"> - לרבות אשם נזיר ואשם מצורע.</w:t>
      </w:r>
    </w:p>
    <w:p w:rsidR="00DA63EC" w:rsidRDefault="00DA63EC" w:rsidP="00DA63EC">
      <w:pPr>
        <w:tabs>
          <w:tab w:val="center" w:pos="2835"/>
        </w:tabs>
        <w:rPr>
          <w:rtl/>
        </w:rPr>
      </w:pPr>
      <w:r>
        <w:rPr>
          <w:rFonts w:hint="cs"/>
          <w:rtl/>
        </w:rPr>
        <w:t>כי כחטאת האשם הוא לכהן</w:t>
      </w:r>
      <w:ins w:id="90033" w:author="מנוע מכני" w:date="2026-10-11T12:04:40Z">
        <w:r>
          <w:rPr>
            <w:rStyle w:val="afffff0"/>
            <w:rFonts w:hint="cs"/>
            <w:rtl/>
          </w:rPr>
          <w:t xml:space="preserve"> 'ל</w:t>
        </w:r>
      </w:ins>
      <w:del w:id="90034" w:author="מנוע מכני" w:date="2026-10-11T12:04:40Z">
        <w:r w:rsidRPr="005118FD">
          <w:rPr>
            <w:rStyle w:val="afffff0"/>
            <w:rFonts w:hint="cs"/>
            <w:rtl/>
          </w:rPr>
          <w:delText xml:space="preserve"> '</w:delText>
        </w:r>
        <w:r w:rsidRPr="005118FD">
          <w:rPr>
            <w:rStyle w:val="afffff0"/>
            <w:rtl/>
          </w:rPr>
          <w:delText xml:space="preserve"> ל</w:delText>
        </w:r>
      </w:del>
      <w:r w:rsidRPr="005118FD">
        <w:rPr>
          <w:rStyle w:val="afffff0"/>
          <w:rtl/>
        </w:rPr>
        <w:t xml:space="preserve">רבות אשם נזיר כאשם מצורע</w:t>
      </w:r>
      <w:r w:rsidRPr="005118FD">
        <w:rPr>
          <w:rStyle w:val="afffff0"/>
          <w:rFonts w:hint="cs"/>
          <w:rtl/>
        </w:rPr>
        <w:t>'</w:t>
      </w:r>
      <w:r w:rsidRPr="005118FD">
        <w:rPr>
          <w:rStyle w:val="afffff0"/>
          <w:rtl/>
        </w:rPr>
        <w:t>,</w:t>
      </w:r>
      <w:r>
        <w:rPr>
          <w:rtl/>
        </w:rPr>
        <w:t xml:space="preserve"> </w:t>
      </w:r>
      <w:r>
        <w:rPr>
          <w:rFonts w:hint="cs"/>
          <w:rtl/>
        </w:rPr>
        <w:t>דקמ</w:t>
      </w:r>
      <w:r>
        <w:rPr>
          <w:rtl/>
        </w:rPr>
        <w:t>"</w:t>
      </w:r>
      <w:r>
        <w:rPr>
          <w:rFonts w:hint="cs"/>
          <w:rtl/>
        </w:rPr>
        <w:t xml:space="preserve">ל </w:t>
      </w:r>
      <w:ins w:id="91725" w:author="מנוע מכני" w:date="2026-10-11T12:04:40Z">
        <w:r>
          <w:rPr>
            <w:rFonts w:hint="cs"/>
            <w:rtl/>
          </w:rPr>
          <w:t xml:space="preserve">דלא</w:t>
        </w:r>
      </w:ins>
      <w:del w:id="91726" w:author="מנוע מכני" w:date="2026-10-11T12:04:40Z">
        <w:r>
          <w:rPr>
            <w:rFonts w:hint="cs"/>
            <w:rtl/>
          </w:rPr>
          <w:delText xml:space="preserve">דלאו</w:delText>
        </w:r>
      </w:del>
      <w:r>
        <w:rPr>
          <w:rFonts w:hint="cs"/>
          <w:rtl/>
        </w:rPr>
        <w:t xml:space="preserve"> </w:t>
      </w:r>
      <w:r>
        <w:rPr>
          <w:rtl/>
        </w:rPr>
        <w:t xml:space="preserve">להכשיר אתי, </w:t>
      </w:r>
    </w:p>
    <w:p w:rsidR="00DA63EC" w:rsidRDefault="00DA63EC" w:rsidP="00DA63EC">
      <w:pPr>
        <w:tabs>
          <w:tab w:val="center" w:pos="2835"/>
        </w:tabs>
        <w:rPr>
          <w:rtl/>
        </w:rPr>
      </w:pPr>
      <w:del w:id="90193" w:author="מנוע מכני" w:date="2026-10-11T12:04:40Z">
        <w:r>
          <w:rPr>
            <w:rtl/>
          </w:rPr>
          <w:delText xml:space="preserve"> </w:delText>
        </w:r>
      </w:del>
      <w:r>
        <w:rPr>
          <w:rtl/>
        </w:rPr>
        <w:t xml:space="preserve">'</w:t>
      </w:r>
      <w:ins w:id="90809" w:author="Claude - סמנטי" w:date="2026-10-11T12:27:00Z">
        <w:r>
          <w:rPr>
            <w:rStyle w:val="afffff0"/>
            <w:rtl/>
          </w:rPr>
          <w:t xml:space="preserve">אֲשֶׁר יָשִׁיבוּ</w:t>
        </w:r>
      </w:ins>
      <w:del w:id="90810" w:author="Claude - סמנטי" w:date="2026-10-11T12:27:00Z">
        <w:r>
          <w:rPr>
            <w:rtl/>
          </w:rPr>
          <w:delText xml:space="preserve">אשר ישיבו</w:delText>
        </w:r>
      </w:del>
      <w:r>
        <w:rPr>
          <w:rFonts w:hint="cs"/>
          <w:rtl/>
        </w:rPr>
        <w:t>'</w:t>
      </w:r>
      <w:r>
        <w:rPr>
          <w:rtl/>
        </w:rPr>
        <w:t xml:space="preserve"> - זה גזל הגר, לך היא ולבניך - שלך היא ולבניך, </w:t>
      </w:r>
      <w:ins w:id="90489" w:author="מנוע מכני" w:date="2026-10-11T12:04:40Z">
        <w:r>
          <w:rPr>
            <w:rtl/>
          </w:rPr>
          <w:t xml:space="preserve">אפי'</w:t>
        </w:r>
      </w:ins>
      <w:del w:id="90490" w:author="מנוע מכני" w:date="2026-10-11T12:04:40Z">
        <w:r>
          <w:rPr>
            <w:rtl/>
          </w:rPr>
          <w:delText xml:space="preserve">אפילו</w:delText>
        </w:r>
      </w:del>
      <w:r>
        <w:rPr>
          <w:rtl/>
        </w:rPr>
        <w:t xml:space="preserve"> לקדש בו את האשה.</w:t>
      </w:r>
    </w:p>
    <w:p w:rsidR="00DA63EC" w:rsidRDefault="00DA63EC" w:rsidP="00DA63EC">
      <w:pPr>
        <w:pStyle w:val="afff3"/>
        <w:framePr w:wrap="around"/>
        <w:rPr>
          <w:rtl/>
        </w:rPr>
      </w:pPr>
      <w:r>
        <w:rPr>
          <w:rFonts w:hint="cs"/>
          <w:rtl/>
        </w:rPr>
        <w:t>עה:</w:t>
      </w:r>
    </w:p>
    <w:p>
      <w:pPr>
        <w:pStyle w:val="afffff8"/>
        <w:rPr>
          <w:ins w:id="90305" w:author="קלוד" w:date="2026-10-11T12:32:08Z"/>
        </w:rPr>
      </w:pPr>
      <w:ins w:id="90306" w:author="קלוד" w:date="2026-10-11T12:32:08Z">
        <w:r>
          <w:rPr>
            <w:color w:val="7B3F00"/>
          </w:rPr>
          <w:t xml:space="preserve">שלמי נכרי - עולות הן, מקרא או סברא</w:t>
        </w:r>
      </w:ins>
    </w:p>
    <w:p>
      <w:pPr>
        <w:pStyle w:val="38"/>
        <w:rPr>
          <w:ins w:id="100858" w:author="מנוע מכני" w:date="2026-10-11T12:04:40Z"/>
        </w:rPr>
      </w:pPr>
      <w:del w:id="100857" w:author="מנוע מכני" w:date="2026-10-11T12:04:40Z">
        <w:r w:rsidRPr="00265E5E">
          <w:delText xml:space="preserve">•</w:delText>
        </w:r>
      </w:del>
      <w:r>
        <w:t xml:space="preserve"> </w:t>
      </w:r>
      <w:r>
        <w:t>א</w:t>
      </w:r>
      <w:r>
        <w:t>ר</w:t>
      </w:r>
      <w:r>
        <w:t>"</w:t>
      </w:r>
      <w:r>
        <w:t>ה</w:t>
      </w:r>
      <w:r>
        <w:t xml:space="preserve">:</w:t>
      </w:r>
    </w:p>
    <w:p w:rsidR="00DA63EC" w:rsidRDefault="00DA63EC" w:rsidP="00DA63EC">
      <w:pPr>
        <w:tabs>
          <w:tab w:val="center" w:pos="2835"/>
        </w:tabs>
        <w:rPr>
          <w:b/>
          <w:bCs/>
          <w:rtl/>
        </w:rPr>
      </w:pPr>
      <w:del w:id="100859" w:author="מנוע מכני" w:date="2026-10-11T12:04:40Z">
        <w:r>
          <w:rPr>
            <w:rtl/>
          </w:rPr>
          <w:delText xml:space="preserve"> </w:delText>
        </w:r>
      </w:del>
      <w:r>
        <w:rPr>
          <w:rtl/>
        </w:rPr>
        <w:t xml:space="preserve">שלמי העכו"ם עולות.</w:t>
      </w:r>
      <w:r>
        <w:rPr>
          <w:rFonts w:hint="cs"/>
          <w:rtl/>
        </w:rPr>
        <w:t xml:space="preserve"> </w:t>
      </w:r>
      <w:r>
        <w:rPr>
          <w:rtl/>
        </w:rPr>
        <w:t xml:space="preserve">אב"א: קרא, </w:t>
      </w:r>
      <w:r w:rsidRPr="00E35321">
        <w:rPr>
          <w:b/>
          <w:bCs/>
          <w:rtl/>
        </w:rPr>
        <w:t>ואב"א</w:t>
      </w:r>
      <w:r>
        <w:rPr>
          <w:rtl/>
        </w:rPr>
        <w:t>: סברא.</w:t>
      </w:r>
    </w:p>
    <w:p w:rsidR="00DA63EC" w:rsidRDefault="00DA63EC" w:rsidP="00DA63EC">
      <w:pPr>
        <w:tabs>
          <w:tab w:val="center" w:pos="2835"/>
        </w:tabs>
        <w:rPr>
          <w:b/>
          <w:bCs/>
          <w:rtl/>
        </w:rPr>
      </w:pPr>
      <w:r w:rsidRPr="003E6863">
        <w:rPr>
          <w:b/>
          <w:bCs/>
          <w:rtl/>
        </w:rPr>
        <w:t>אב"א</w:t>
      </w:r>
      <w:r>
        <w:rPr>
          <w:rtl/>
        </w:rPr>
        <w:t xml:space="preserve"> סברא, </w:t>
      </w:r>
      <w:ins w:id="97139" w:author="מנוע מכני" w:date="2026-10-11T12:04:40Z">
        <w:r>
          <w:rPr>
            <w:rtl/>
          </w:rPr>
          <w:t xml:space="preserve">נכרי</w:t>
        </w:r>
      </w:ins>
      <w:del w:id="97140" w:author="מנוע מכני" w:date="2026-10-11T12:04:40Z">
        <w:r>
          <w:rPr>
            <w:rtl/>
          </w:rPr>
          <w:delText xml:space="preserve">עכו"ם</w:delText>
        </w:r>
      </w:del>
      <w:r>
        <w:rPr>
          <w:rtl/>
        </w:rPr>
        <w:t xml:space="preserve"> לבו לשמים</w:t>
      </w:r>
      <w:ins w:id="95077" w:author="מנוע מכני" w:date="2026-10-11T12:04:40Z">
        <w:r>
          <w:rPr>
            <w:rtl/>
          </w:rPr>
          <w:t xml:space="preserve">,</w:t>
        </w:r>
      </w:ins>
      <w:del w:id="95078" w:author="מנוע מכני" w:date="2026-10-11T12:04:40Z">
        <w:r>
          <w:rPr>
            <w:rtl/>
          </w:rPr>
          <w:delText xml:space="preserve">;</w:delText>
        </w:r>
      </w:del>
      <w:r>
        <w:rPr>
          <w:rtl/>
        </w:rPr>
        <w:t xml:space="preserve"> </w:t>
      </w:r>
    </w:p>
    <w:p>
      <w:pPr>
        <w:pStyle w:val="38"/>
        <w:rPr>
          <w:ins w:id="100860" w:author="מנוע מכני" w:date="2026-10-11T12:04:40Z"/>
        </w:rPr>
      </w:pPr>
      <w:r w:rsidRPr="003E6863">
        <w:t>ואב"א</w:t>
      </w:r>
    </w:p>
    <w:p w:rsidR="00DA63EC" w:rsidRDefault="00DA63EC" w:rsidP="00DA63EC">
      <w:pPr>
        <w:tabs>
          <w:tab w:val="center" w:pos="2835"/>
        </w:tabs>
        <w:rPr>
          <w:rtl/>
        </w:rPr>
      </w:pPr>
      <w:del w:id="100861" w:author="מנוע מכני" w:date="2026-10-11T12:04:40Z">
        <w:r>
          <w:rPr>
            <w:rtl/>
          </w:rPr>
          <w:delText xml:space="preserve"> </w:delText>
        </w:r>
      </w:del>
      <w:r>
        <w:rPr>
          <w:rtl/>
        </w:rPr>
        <w:t xml:space="preserve">קרא,</w:t>
      </w:r>
      <w:r w:rsidRPr="005118FD">
        <w:rPr>
          <w:rStyle w:val="afffff0"/>
          <w:rtl/>
        </w:rPr>
        <w:t xml:space="preserve"> </w:t>
      </w:r>
      <w:r w:rsidRPr="005118FD">
        <w:rPr>
          <w:rStyle w:val="afffff0"/>
          <w:rFonts w:hint="cs"/>
          <w:rtl/>
        </w:rPr>
        <w:t>'</w:t>
      </w:r>
      <w:r w:rsidRPr="005118FD">
        <w:rPr>
          <w:rStyle w:val="afffff0"/>
          <w:rtl/>
        </w:rPr>
        <w:t xml:space="preserve">אשר יקריבו לה</w:t>
      </w:r>
      <w:r w:rsidRPr="005118FD">
        <w:rPr>
          <w:rStyle w:val="afffff0"/>
          <w:rtl/>
        </w:rPr>
        <w:t xml:space="preserve">' </w:t>
      </w:r>
      <w:r>
        <w:rPr>
          <w:rtl/>
        </w:rPr>
        <w:t>לעולה</w:t>
      </w:r>
      <w:r>
        <w:rPr>
          <w:rFonts w:hint="cs"/>
          <w:rtl/>
        </w:rPr>
        <w:t>'</w:t>
      </w:r>
      <w:r>
        <w:rPr>
          <w:rtl/>
        </w:rPr>
        <w:t xml:space="preserve"> - כל דמקרבי עולה ליהוי.</w:t>
      </w:r>
    </w:p>
    <w:p>
      <w:pPr>
        <w:pStyle w:val="38"/>
        <w:rPr>
          <w:ins w:id="100862" w:author="מנוע מכני" w:date="2026-10-11T12:04:40Z"/>
        </w:rPr>
      </w:pPr>
      <w:r>
        <w:t>מתיב ר</w:t>
      </w:r>
      <w:r>
        <w:t>חב</w:t>
      </w:r>
      <w:r>
        <w:t>"</w:t>
      </w:r>
      <w:r>
        <w:t>ג</w:t>
      </w:r>
      <w:r>
        <w:t xml:space="preserve">:</w:t>
      </w:r>
    </w:p>
    <w:p w:rsidR="00DA63EC" w:rsidRDefault="00DA63EC" w:rsidP="00DA63EC">
      <w:pPr>
        <w:tabs>
          <w:tab w:val="center" w:pos="2835"/>
        </w:tabs>
        <w:rPr>
          <w:rtl/>
        </w:rPr>
      </w:pPr>
      <w:del w:id="100863" w:author="מנוע מכני" w:date="2026-10-11T12:04:40Z">
        <w:r>
          <w:rPr>
            <w:rtl/>
          </w:rPr>
          <w:delText xml:space="preserve"> </w:delText>
        </w:r>
      </w:del>
      <w:ins w:id="97141" w:author="מנוע מכני" w:date="2026-10-11T12:04:40Z">
        <w:r>
          <w:rPr>
            <w:rtl/>
          </w:rPr>
          <w:t xml:space="preserve">נכרי</w:t>
        </w:r>
      </w:ins>
      <w:del w:id="97142" w:author="מנוע מכני" w:date="2026-10-11T12:04:40Z">
        <w:r>
          <w:rPr>
            <w:rtl/>
          </w:rPr>
          <w:delText xml:space="preserve">עכו"ם</w:delText>
        </w:r>
      </w:del>
      <w:r>
        <w:rPr>
          <w:rtl/>
        </w:rPr>
        <w:t xml:space="preserve"> שהתנדב להביא שלמים, נתנן לישראל - ישראל אוכלן, נתנן לכהן - הכהן אוכלן!</w:t>
      </w:r>
    </w:p>
    <w:p>
      <w:pPr>
        <w:pStyle w:val="38"/>
        <w:rPr>
          <w:ins w:id="100864" w:author="מנוע מכני" w:date="2026-10-11T12:04:40Z"/>
        </w:rPr>
      </w:pPr>
      <w:r w:rsidRPr="00E105BC">
        <w:t xml:space="preserve">רבא, </w:t>
      </w:r>
      <w:ins w:id="93411" w:author="מנוע מכני" w:date="2026-10-11T12:04:40Z">
        <w:r>
          <w:t xml:space="preserve">כך</w:t>
        </w:r>
      </w:ins>
      <w:del w:id="93412" w:author="מנוע מכני" w:date="2026-10-11T12:04:40Z">
        <w:r w:rsidRPr="00E105BC">
          <w:delText xml:space="preserve">הכי</w:delText>
        </w:r>
      </w:del>
      <w:del w:id="102560" w:author="מנוע מכני" w:date="2026-10-11T12:04:40Z">
        <w:r w:rsidRPr="00E105BC">
          <w:delText xml:space="preserve"> אמר</w:delText>
        </w:r>
      </w:del>
      <w:r w:rsidRPr="00E105BC">
        <w:t xml:space="preserve">:</w:t>
      </w:r>
    </w:p>
    <w:p w:rsidR="00DA63EC" w:rsidRPr="00E105BC" w:rsidRDefault="00DA63EC" w:rsidP="00DA63EC">
      <w:pPr>
        <w:tabs>
          <w:tab w:val="center" w:pos="2835"/>
        </w:tabs>
        <w:rPr>
          <w:spacing w:val="-6"/>
          <w:rtl/>
        </w:rPr>
      </w:pPr>
      <w:del w:id="100865" w:author="מנוע מכני" w:date="2026-10-11T12:04:40Z">
        <w:r w:rsidRPr="00E105BC">
          <w:rPr>
            <w:spacing w:val="-6"/>
            <w:rtl/>
          </w:rPr>
          <w:delText xml:space="preserve"> </w:delText>
        </w:r>
      </w:del>
      <w:r w:rsidRPr="00E105BC">
        <w:rPr>
          <w:spacing w:val="-6"/>
          <w:rtl/>
        </w:rPr>
        <w:t xml:space="preserve">על מנת שיתכפר בהן ישראל - ישראל אוכלן, על מנת שיתכפר בהן כהן - כהן אוכלן.</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tl/>
        </w:rPr>
        <w:t xml:space="preserve">מתיב </w:t>
      </w:r>
      <w:r>
        <w:rPr>
          <w:rStyle w:val="2fb"/>
          <w:rtl/>
        </w:rPr>
        <w:t xml:space="preserve">רב</w:t>
      </w:r>
      <w:r>
        <w:rPr>
          <w:rtl/>
        </w:rPr>
        <w:t xml:space="preserve"> שיזבי, אלו מנחות נקמצות ושיריהן לכהנים: מנחת </w:t>
      </w:r>
      <w:ins w:id="97143" w:author="מנוע מכני" w:date="2026-10-11T12:04:40Z">
        <w:r>
          <w:rPr>
            <w:rtl/>
          </w:rPr>
          <w:t xml:space="preserve">נכרי</w:t>
        </w:r>
      </w:ins>
      <w:del w:id="97144" w:author="מנוע מכני" w:date="2026-10-11T12:04:40Z">
        <w:r>
          <w:rPr>
            <w:rtl/>
          </w:rPr>
          <w:delText xml:space="preserve">עכו"ם</w:delText>
        </w:r>
      </w:del>
      <w:r>
        <w:rPr>
          <w:rtl/>
        </w:rPr>
        <w:t xml:space="preserve">!</w:t>
      </w:r>
    </w:p>
    <w:p>
      <w:pPr>
        <w:pStyle w:val="38"/>
        <w:rPr>
          <w:ins w:id="100866" w:author="מנוע מכני" w:date="2026-10-11T12:04:40Z"/>
        </w:rPr>
      </w:pPr>
      <w:r>
        <w:t xml:space="preserve">א"ר יוחנן, </w:t>
      </w:r>
      <w:r>
        <w:t xml:space="preserve">ל"ק</w:t>
      </w:r>
      <w:r>
        <w:t xml:space="preserve">:</w:t>
      </w:r>
    </w:p>
    <w:p w:rsidR="00DA63EC" w:rsidRDefault="00DA63EC" w:rsidP="00DA63EC">
      <w:pPr>
        <w:tabs>
          <w:tab w:val="center" w:pos="2835"/>
        </w:tabs>
        <w:rPr>
          <w:rtl/>
        </w:rPr>
      </w:pPr>
      <w:del w:id="100867" w:author="מנוע מכני" w:date="2026-10-11T12:04:40Z">
        <w:r>
          <w:rPr>
            <w:rtl/>
          </w:rPr>
          <w:delText xml:space="preserve"> </w:delText>
        </w:r>
      </w:del>
      <w:r>
        <w:rPr>
          <w:rtl/>
        </w:rPr>
        <w:t xml:space="preserve">הא </w:t>
      </w:r>
      <w:r>
        <w:rPr>
          <w:rStyle w:val="2fb"/>
          <w:rtl/>
        </w:rPr>
        <w:t xml:space="preserve">רבי יוסי</w:t>
      </w:r>
      <w:r>
        <w:rPr>
          <w:rtl/>
        </w:rPr>
        <w:t xml:space="preserve"> הגלילי, הא </w:t>
      </w:r>
      <w:r>
        <w:rPr>
          <w:rStyle w:val="2fb"/>
          <w:rtl/>
        </w:rPr>
        <w:t xml:space="preserve">ר"ע</w:t>
      </w:r>
      <w:ins w:id="95079" w:author="מנוע מכני" w:date="2026-10-11T12:04:40Z">
        <w:r>
          <w:rPr>
            <w:rtl/>
          </w:rPr>
          <w:t xml:space="preserve">,</w:t>
        </w:r>
      </w:ins>
      <w:del w:id="95080" w:author="מנוע מכני" w:date="2026-10-11T12:04:40Z">
        <w:r>
          <w:rPr>
            <w:rtl/>
          </w:rPr>
          <w:delText xml:space="preserve">;</w:delText>
        </w:r>
      </w:del>
      <w:r>
        <w:rPr>
          <w:rtl/>
        </w:rPr>
        <w:t xml:space="preserve"> </w:t>
      </w:r>
    </w:p>
    <w:p>
      <w:pPr>
        <w:pStyle w:val="38"/>
        <w:rPr>
          <w:ins w:id="100868" w:author="מנוע מכני" w:date="2026-10-11T12:04:40Z"/>
        </w:rPr>
      </w:pPr>
      <w:r>
        <w:t xml:space="preserve">דתניא</w:t>
      </w:r>
      <w:r>
        <w:t xml:space="preserve">:</w:t>
      </w:r>
    </w:p>
    <w:p w:rsidR="00DA63EC" w:rsidRDefault="00DA63EC" w:rsidP="00DA63EC">
      <w:pPr>
        <w:tabs>
          <w:tab w:val="center" w:pos="2835"/>
        </w:tabs>
        <w:rPr>
          <w:rtl/>
        </w:rPr>
      </w:pPr>
      <w:del w:id="100869" w:author="מנוע מכני" w:date="2026-10-11T12:04:40Z">
        <w:r>
          <w:rPr>
            <w:rtl/>
          </w:rPr>
          <w:delText xml:space="preserve"> </w:delText>
        </w:r>
      </w:del>
      <w:r>
        <w:rPr>
          <w:rtl/>
        </w:rPr>
        <w:t xml:space="preserve">איש - מה </w:t>
      </w:r>
      <w:r>
        <w:rPr>
          <w:rtl/>
        </w:rPr>
        <w:t xml:space="preserve">ת"ל</w:t>
      </w:r>
      <w:r>
        <w:rPr>
          <w:rtl/>
        </w:rPr>
        <w:t xml:space="preserve"> </w:t>
      </w:r>
      <w:r>
        <w:rPr>
          <w:rFonts w:hint="cs"/>
          <w:rtl/>
        </w:rPr>
        <w:t>'</w:t>
      </w:r>
      <w:ins w:id="90811" w:author="Claude - סמנטי" w:date="2026-10-11T12:27:00Z">
        <w:r>
          <w:rPr>
            <w:rStyle w:val="afffff0"/>
            <w:rtl/>
          </w:rPr>
          <w:t xml:space="preserve">אִישׁ אִישׁ</w:t>
        </w:r>
      </w:ins>
      <w:del w:id="90812" w:author="Claude - סמנטי" w:date="2026-10-11T12:27:00Z">
        <w:r>
          <w:rPr>
            <w:rtl/>
          </w:rPr>
          <w:delText xml:space="preserve">איש איש</w:delText>
        </w:r>
      </w:del>
      <w:r>
        <w:rPr>
          <w:rFonts w:hint="cs"/>
          <w:rtl/>
        </w:rPr>
        <w:t>'</w:t>
      </w:r>
      <w:r>
        <w:rPr>
          <w:rtl/>
        </w:rPr>
        <w:t xml:space="preserve">? לרבות את העכו"ם שנודרין נדרים ונדבות כישראל, </w:t>
      </w:r>
    </w:p>
    <w:p w:rsidR="00DA63EC" w:rsidRDefault="00DA63EC" w:rsidP="00DA63EC">
      <w:pPr>
        <w:tabs>
          <w:tab w:val="center" w:pos="2835"/>
        </w:tabs>
        <w:rPr>
          <w:rtl/>
        </w:rPr>
      </w:pPr>
      <w:del w:id="90194" w:author="מנוע מכני" w:date="2026-10-11T12:04:40Z">
        <w:r>
          <w:rPr>
            <w:rtl/>
          </w:rPr>
          <w:delText xml:space="preserve"> </w:delText>
        </w:r>
      </w:del>
      <w:r>
        <w:rPr>
          <w:rtl/>
        </w:rPr>
        <w:t xml:space="preserve">'</w:t>
      </w:r>
      <w:r>
        <w:rPr>
          <w:rStyle w:val="afffff0"/>
          <w:rtl/>
        </w:rPr>
        <w:t xml:space="preserve">אשר יקריבו לה</w:t>
      </w:r>
      <w:r>
        <w:rPr>
          <w:rtl/>
        </w:rPr>
        <w:t xml:space="preserve">' לעולה</w:t>
      </w:r>
      <w:r>
        <w:rPr>
          <w:rFonts w:hint="cs"/>
          <w:rtl/>
        </w:rPr>
        <w:t>'</w:t>
      </w:r>
      <w:r>
        <w:rPr>
          <w:rtl/>
        </w:rPr>
        <w:t xml:space="preserve"> –</w:t>
      </w:r>
      <w:r>
        <w:rPr>
          <w:rFonts w:hint="cs"/>
          <w:rtl/>
        </w:rPr>
        <w:t xml:space="preserve"> נדריהם דאפי' לשלמים,</w:t>
      </w:r>
      <w:ins w:id="95081" w:author="מנוע מכני" w:date="2026-10-11T12:04:40Z">
        <w:r>
          <w:rPr>
            <w:rFonts w:hint="cs"/>
            <w:rtl/>
          </w:rPr>
          <w:t xml:space="preserve"> </w:t>
        </w:r>
      </w:ins>
      <w:del w:id="95082" w:author="מנוע מכני" w:date="2026-10-11T12:04:40Z">
        <w:r>
          <w:rPr>
            <w:rFonts w:hint="cs"/>
            <w:rtl/>
          </w:rPr>
          <w:delText xml:space="preserve">  </w:delText>
        </w:r>
      </w:del>
      <w:r>
        <w:rPr>
          <w:rFonts w:hint="cs"/>
          <w:rtl/>
        </w:rPr>
        <w:t xml:space="preserve">נדבותם אפי' תודה </w:t>
      </w:r>
    </w:p>
    <w:p w:rsidR="00DA63EC" w:rsidRDefault="00DA63EC" w:rsidP="00DA63EC">
      <w:pPr>
        <w:tabs>
          <w:tab w:val="center" w:pos="2835"/>
        </w:tabs>
        <w:rPr>
          <w:rtl/>
        </w:rPr>
      </w:pPr>
      <w:del w:id="90195" w:author="מנוע מכני" w:date="2026-10-11T12:04:40Z">
        <w:r>
          <w:rPr>
            <w:rtl/>
          </w:rPr>
          <w:lastRenderedPageBreak/>
          <w:delText xml:space="preserve"> </w:delText>
        </w:r>
      </w:del>
      <w:r>
        <w:rPr>
          <w:rtl/>
        </w:rPr>
        <w:lastRenderedPageBreak/>
        <w:t xml:space="preserve">'</w:t>
      </w:r>
      <w:r>
        <w:rPr>
          <w:rStyle w:val="afffff0"/>
          <w:rFonts w:hint="cs"/>
          <w:rtl/>
        </w:rPr>
        <w:t xml:space="preserve">לכל נדריהם לכל נדבותם</w:t>
      </w:r>
      <w:r>
        <w:rPr>
          <w:rFonts w:hint="cs"/>
          <w:rtl/>
        </w:rPr>
        <w:t xml:space="preserve">' לרבות </w:t>
      </w:r>
      <w:r>
        <w:rPr>
          <w:rtl/>
        </w:rPr>
        <w:t>העופות והיין והלבונה והעצים</w:t>
      </w:r>
    </w:p>
    <w:p>
      <w:pPr>
        <w:pStyle w:val="38"/>
        <w:rPr>
          <w:ins w:id="100870" w:author="מנוע מכני" w:date="2026-10-11T12:04:40Z"/>
        </w:rPr>
      </w:pPr>
      <w:del w:id="90196" w:author="מנוע מכני" w:date="2026-10-11T12:04:40Z">
        <w:r>
          <w:delText xml:space="preserve"> </w:delText>
        </w:r>
      </w:del>
      <w:r>
        <w:t xml:space="preserve">'עולה</w:t>
      </w:r>
      <w:r>
        <w:t>'</w:t>
      </w:r>
      <w:r>
        <w:t xml:space="preserve"> – </w:t>
      </w:r>
      <w:r>
        <w:t>לריה</w:t>
      </w:r>
      <w:r>
        <w:t>"</w:t>
      </w:r>
      <w:r>
        <w:t xml:space="preserve">ג:</w:t>
      </w:r>
    </w:p>
    <w:p w:rsidR="00DA63EC" w:rsidRDefault="00DA63EC" w:rsidP="00DA63EC">
      <w:pPr>
        <w:tabs>
          <w:tab w:val="center" w:pos="2835"/>
        </w:tabs>
        <w:rPr>
          <w:rtl/>
        </w:rPr>
      </w:pPr>
      <w:del w:id="100871" w:author="מנוע מכני" w:date="2026-10-11T12:04:40Z">
        <w:r>
          <w:rPr>
            <w:rFonts w:hint="cs"/>
            <w:rtl/>
          </w:rPr>
          <w:delText xml:space="preserve"> </w:delText>
        </w:r>
      </w:del>
      <w:r>
        <w:rPr>
          <w:rtl/>
        </w:rPr>
        <w:t xml:space="preserve">פרט לנזירות, </w:t>
      </w:r>
    </w:p>
    <w:p>
      <w:pPr>
        <w:pStyle w:val="38"/>
        <w:rPr>
          <w:ins w:id="100872" w:author="מנוע מכני" w:date="2026-10-11T12:04:40Z"/>
        </w:rPr>
      </w:pPr>
      <w:r>
        <w:tab/>
      </w:r>
      <w:del w:id="90197" w:author="מנוע מכני" w:date="2026-10-11T12:04:40Z">
        <w:r>
          <w:delText xml:space="preserve">   </w:delText>
        </w:r>
      </w:del>
      <w:r>
        <w:t xml:space="preserve">ל</w:t>
      </w:r>
      <w:r>
        <w:t>ר"ע:</w:t>
      </w:r>
    </w:p>
    <w:p w:rsidR="00DA63EC" w:rsidRDefault="00DA63EC" w:rsidP="00DA63EC">
      <w:pPr>
        <w:tabs>
          <w:tab w:val="center" w:pos="2835"/>
        </w:tabs>
        <w:rPr>
          <w:rtl/>
        </w:rPr>
      </w:pPr>
      <w:del w:id="100873" w:author="מנוע מכני" w:date="2026-10-11T12:04:40Z">
        <w:r w:rsidRPr="005118FD">
          <w:rPr>
            <w:rStyle w:val="afffff0"/>
            <w:rtl/>
          </w:rPr>
          <w:delText xml:space="preserve"> </w:delText>
        </w:r>
      </w:del>
      <w:r w:rsidRPr="005118FD">
        <w:rPr>
          <w:rStyle w:val="afffff0"/>
          <w:rFonts w:hint="cs"/>
          <w:rtl/>
        </w:rPr>
        <w:t>'</w:t>
      </w:r>
      <w:r w:rsidRPr="005118FD">
        <w:rPr>
          <w:rStyle w:val="afffff0"/>
          <w:rtl/>
        </w:rPr>
        <w:t xml:space="preserve">אשר יקריבו לה</w:t>
      </w:r>
      <w:r w:rsidRPr="005118FD">
        <w:rPr>
          <w:rStyle w:val="afffff0"/>
          <w:rtl/>
        </w:rPr>
        <w:t xml:space="preserve">' </w:t>
      </w:r>
      <w:r>
        <w:rPr>
          <w:rtl/>
        </w:rPr>
        <w:t>לעולה</w:t>
      </w:r>
      <w:r>
        <w:rPr>
          <w:rFonts w:hint="cs"/>
          <w:rtl/>
        </w:rPr>
        <w:t>'</w:t>
      </w:r>
      <w:r>
        <w:rPr>
          <w:rtl/>
        </w:rPr>
        <w:t xml:space="preserve"> </w:t>
      </w:r>
    </w:p>
    <w:p w:rsidR="00DA63EC" w:rsidRDefault="00DA63EC" w:rsidP="00DA63EC">
      <w:pPr>
        <w:tabs>
          <w:tab w:val="center" w:pos="2835"/>
        </w:tabs>
        <w:rPr>
          <w:rtl/>
        </w:rPr>
      </w:pPr>
      <w:r>
        <w:rPr>
          <w:rFonts w:hint="cs"/>
          <w:rtl/>
        </w:rPr>
        <w:t xml:space="preserve">ולא ילפי מדבר </w:t>
      </w:r>
      <w:r>
        <w:rPr>
          <w:rStyle w:val="afffff0"/>
          <w:rFonts w:hint="cs"/>
          <w:rtl/>
          <w:rPrChange w:id="9056" w:author="מנוע פסוקים" w:date="2026-10-11T09:32:13Z">
            <w:rPr>
              <w:rFonts w:hint="cs"/>
              <w:rtl/>
            </w:rPr>
          </w:rPrChange>
        </w:rPr>
        <w:t xml:space="preserve">אל בני ישראל ואמרת אליהם איש כי יפליא</w:t>
      </w:r>
      <w:r>
        <w:rPr>
          <w:rFonts w:hint="cs"/>
          <w:rtl/>
        </w:rPr>
        <w:t xml:space="preserve"> לנדור וגו' דאין העכום נודרין</w:t>
      </w:r>
    </w:p>
    <w:p w:rsidR="00DA63EC" w:rsidRDefault="00DA63EC" w:rsidP="00DA63EC">
      <w:pPr>
        <w:tabs>
          <w:tab w:val="center" w:pos="2835"/>
        </w:tabs>
        <w:rPr>
          <w:rtl/>
        </w:rPr>
      </w:pPr>
      <w:r>
        <w:rPr>
          <w:rFonts w:hint="cs"/>
          <w:rtl/>
        </w:rPr>
        <w:t>דהוו</w:t>
      </w:r>
      <w:r>
        <w:rPr>
          <w:rtl/>
        </w:rPr>
        <w:t>"</w:t>
      </w:r>
      <w:r>
        <w:rPr>
          <w:rFonts w:hint="cs"/>
          <w:rtl/>
        </w:rPr>
        <w:t xml:space="preserve">א רק קרבן אינם מביאים אבל נזירות חלה עליהם </w:t>
      </w:r>
      <w:r>
        <w:rPr>
          <w:rFonts w:hint="cs"/>
          <w:rtl/>
        </w:rPr>
        <w:t xml:space="preserve">קמ</w:t>
      </w:r>
      <w:r>
        <w:rPr>
          <w:rtl/>
        </w:rPr>
        <w:t>"</w:t>
      </w:r>
      <w:r>
        <w:rPr>
          <w:rFonts w:hint="cs"/>
          <w:rtl/>
        </w:rPr>
        <w:t>ל</w:t>
      </w:r>
      <w:r>
        <w:rPr>
          <w:rtl/>
        </w:rPr>
        <w:t>.</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Fonts w:hint="cs"/>
          <w:rtl/>
        </w:rPr>
        <w:t xml:space="preserve">וכהך </w:t>
      </w:r>
      <w:r>
        <w:rPr>
          <w:rStyle w:val="2fb"/>
          <w:rFonts w:hint="cs"/>
          <w:rtl/>
        </w:rPr>
        <w:t xml:space="preserve">דר</w:t>
      </w:r>
      <w:r>
        <w:rPr>
          <w:rStyle w:val="2fb"/>
          <w:rtl/>
        </w:rPr>
        <w:t xml:space="preserve">"ש</w:t>
      </w:r>
      <w:r>
        <w:rPr>
          <w:rtl/>
        </w:rPr>
        <w:t xml:space="preserve">, שבעה דברים התקינו בית דין וזה אחד מהן: </w:t>
      </w:r>
      <w:ins w:id="97145" w:author="מנוע מכני" w:date="2026-10-11T12:04:40Z">
        <w:r>
          <w:rPr>
            <w:rtl/>
          </w:rPr>
          <w:t xml:space="preserve">נכרי</w:t>
        </w:r>
      </w:ins>
      <w:del w:id="97146" w:author="מנוע מכני" w:date="2026-10-11T12:04:40Z">
        <w:r>
          <w:rPr>
            <w:rtl/>
          </w:rPr>
          <w:delText xml:space="preserve">עכו"ם</w:delText>
        </w:r>
      </w:del>
      <w:r>
        <w:rPr>
          <w:rtl/>
        </w:rPr>
        <w:t xml:space="preserve"> ששלח עולתו ממדינת הים ושילח עמה נסכיה - קריבין משלו, ואם </w:t>
      </w:r>
      <w:ins w:id="91727" w:author="מנוע מכני" w:date="2026-10-11T12:04:40Z">
        <w:r>
          <w:rPr>
            <w:rtl/>
          </w:rPr>
          <w:t xml:space="preserve">לא</w:t>
        </w:r>
      </w:ins>
      <w:del w:id="91728" w:author="מנוע מכני" w:date="2026-10-11T12:04:40Z">
        <w:r>
          <w:rPr>
            <w:rtl/>
          </w:rPr>
          <w:delText xml:space="preserve">לאו</w:delText>
        </w:r>
      </w:del>
      <w:r>
        <w:rPr>
          <w:rtl/>
        </w:rPr>
        <w:t xml:space="preserve"> - קריבין משל ציבור? </w:t>
      </w:r>
    </w:p>
    <w:p w:rsidR="00DA63EC" w:rsidRDefault="00DA63EC" w:rsidP="00DA63EC">
      <w:pPr>
        <w:tabs>
          <w:tab w:val="center" w:pos="2835"/>
        </w:tabs>
        <w:rPr>
          <w:rtl/>
        </w:rPr>
      </w:pPr>
      <w:ins w:id="90491" w:author="מנוע מכני" w:date="2026-10-11T12:04:40Z">
        <w:r>
          <w:rPr>
            <w:rtl/>
          </w:rPr>
          <w:t xml:space="preserve">אפי'</w:t>
        </w:r>
      </w:ins>
      <w:del w:id="90492" w:author="מנוע מכני" w:date="2026-10-11T12:04:40Z">
        <w:r>
          <w:rPr>
            <w:rtl/>
          </w:rPr>
          <w:delText xml:space="preserve">אפילו</w:delText>
        </w:r>
      </w:del>
      <w:r>
        <w:rPr>
          <w:rtl/>
        </w:rPr>
        <w:t xml:space="preserve"> </w:t>
      </w:r>
      <w:ins w:id="97041" w:author="מנוע מכני" w:date="2026-10-11T12:04:40Z">
        <w:r>
          <w:rPr>
            <w:rtl/>
          </w:rPr>
          <w:t xml:space="preserve">תאמר</w:t>
        </w:r>
      </w:ins>
      <w:del w:id="97042" w:author="מנוע מכני" w:date="2026-10-11T12:04:40Z">
        <w:r>
          <w:rPr>
            <w:rtl/>
          </w:rPr>
          <w:delText xml:space="preserve">תימא</w:delText>
        </w:r>
      </w:del>
      <w:r>
        <w:rPr>
          <w:rtl/>
        </w:rPr>
        <w:t xml:space="preserve"> </w:t>
      </w:r>
      <w:r>
        <w:rPr>
          <w:rStyle w:val="2fb"/>
          <w:rtl/>
        </w:rPr>
        <w:t xml:space="preserve">ר"ע</w:t>
      </w:r>
      <w:r>
        <w:rPr>
          <w:rtl/>
        </w:rPr>
        <w:t xml:space="preserve">, עולה וכל חבירתה.</w:t>
      </w:r>
    </w:p>
    <w:p w:rsidR="00DA63EC" w:rsidRDefault="00DA63EC" w:rsidP="00DA63EC">
      <w:pPr>
        <w:tabs>
          <w:tab w:val="center" w:pos="2835"/>
        </w:tabs>
        <w:rPr>
          <w:rtl/>
        </w:rPr>
      </w:pPr>
    </w:p>
    <w:p>
      <w:pPr>
        <w:pStyle w:val="38"/>
        <w:rPr>
          <w:ins w:id="100874" w:author="מנוע מכני" w:date="2026-10-11T12:04:40Z"/>
        </w:rPr>
      </w:pPr>
      <w:r>
        <w:t xml:space="preserve">והך </w:t>
      </w:r>
      <w:r>
        <w:t>ד</w:t>
      </w:r>
      <w:r w:rsidRPr="004A7C9A">
        <w:t>ת"ר</w:t>
      </w:r>
      <w:r>
        <w:t>:</w:t>
      </w:r>
    </w:p>
    <w:p w:rsidR="00DA63EC" w:rsidRDefault="00DA63EC" w:rsidP="00DA63EC">
      <w:pPr>
        <w:tabs>
          <w:tab w:val="center" w:pos="2835"/>
        </w:tabs>
        <w:rPr>
          <w:b/>
          <w:bCs/>
          <w:rtl/>
        </w:rPr>
      </w:pPr>
      <w:del w:id="100875" w:author="מנוע מכני" w:date="2026-10-11T12:04:40Z">
        <w:r w:rsidRPr="005118FD">
          <w:rPr>
            <w:rStyle w:val="afffff0"/>
            <w:rtl/>
          </w:rPr>
          <w:delText xml:space="preserve"> </w:delText>
        </w:r>
      </w:del>
      <w:r w:rsidRPr="005118FD">
        <w:rPr>
          <w:rStyle w:val="afffff0"/>
          <w:rFonts w:hint="cs"/>
          <w:rtl/>
        </w:rPr>
        <w:t>'</w:t>
      </w:r>
      <w:r w:rsidRPr="005118FD">
        <w:rPr>
          <w:rStyle w:val="afffff0"/>
          <w:rtl/>
        </w:rPr>
        <w:t>אזרח</w:t>
      </w:r>
      <w:r w:rsidRPr="005118FD">
        <w:rPr>
          <w:rStyle w:val="afffff0"/>
          <w:rFonts w:hint="cs"/>
          <w:rtl/>
        </w:rPr>
        <w:t>'</w:t>
      </w:r>
      <w:r w:rsidRPr="005118FD">
        <w:rPr>
          <w:rStyle w:val="afffff0"/>
          <w:rtl/>
        </w:rPr>
        <w:t xml:space="preserve"> </w:t>
      </w:r>
      <w:r>
        <w:rPr>
          <w:rtl/>
        </w:rPr>
        <w:t>- אזרח מביא נסכים ואין העכו"ם מביא נסכים,</w:t>
      </w:r>
      <w:r w:rsidRPr="005118FD">
        <w:rPr>
          <w:rStyle w:val="afffff0"/>
          <w:rtl/>
        </w:rPr>
        <w:t xml:space="preserve"> </w:t>
      </w:r>
      <w:r w:rsidRPr="005118FD">
        <w:rPr>
          <w:rStyle w:val="afffff0"/>
          <w:rFonts w:hint="cs"/>
          <w:rtl/>
        </w:rPr>
        <w:t xml:space="preserve">'</w:t>
      </w:r>
      <w:ins w:id="90813" w:author="Claude - סמנטי" w:date="2026-10-11T12:27:00Z">
        <w:r>
          <w:rPr>
            <w:rStyle w:val="afffff0"/>
            <w:rFonts w:hint="cs"/>
            <w:rtl/>
          </w:rPr>
          <w:t xml:space="preserve">כָּכָה</w:t>
        </w:r>
      </w:ins>
      <w:del w:id="90814" w:author="Claude - סמנטי" w:date="2026-10-11T12:27:00Z">
        <w:r w:rsidRPr="005118FD">
          <w:rPr>
            <w:rStyle w:val="afffff0"/>
            <w:rFonts w:hint="cs"/>
            <w:rtl/>
          </w:rPr>
          <w:delText xml:space="preserve">ככה</w:delText>
        </w:r>
      </w:del>
      <w:r w:rsidRPr="005118FD">
        <w:rPr>
          <w:rStyle w:val="afffff0"/>
          <w:rFonts w:hint="cs"/>
          <w:rtl/>
        </w:rPr>
        <w:t xml:space="preserve">' </w:t>
      </w:r>
      <w:r>
        <w:rPr>
          <w:rFonts w:hint="cs"/>
          <w:rtl/>
        </w:rPr>
        <w:t>ש</w:t>
      </w:r>
      <w:r>
        <w:rPr>
          <w:rtl/>
        </w:rPr>
        <w:t>עולתו טעונה נסכים</w:t>
      </w:r>
    </w:p>
    <w:p>
      <w:pPr>
        <w:pStyle w:val="38"/>
        <w:rPr>
          <w:ins w:id="100876" w:author="מנוע מכני" w:date="2026-10-11T12:04:40Z"/>
        </w:rPr>
      </w:pPr>
      <w:r w:rsidRPr="003E6863">
        <w:t>אב"א</w:t>
      </w:r>
      <w:r>
        <w:t xml:space="preserve">:</w:t>
      </w:r>
    </w:p>
    <w:p w:rsidR="00DA63EC" w:rsidRDefault="00DA63EC" w:rsidP="00DA63EC">
      <w:pPr>
        <w:tabs>
          <w:tab w:val="center" w:pos="2835"/>
        </w:tabs>
        <w:rPr>
          <w:rtl/>
        </w:rPr>
      </w:pPr>
      <w:del w:id="100877" w:author="מנוע מכני" w:date="2026-10-11T12:04:40Z">
        <w:r>
          <w:rPr>
            <w:rtl/>
          </w:rPr>
          <w:delText xml:space="preserve"> </w:delText>
        </w:r>
      </w:del>
      <w:r>
        <w:rPr>
          <w:rStyle w:val="2fb"/>
          <w:rtl/>
        </w:rPr>
        <w:t xml:space="preserve">ר' יוסי</w:t>
      </w:r>
      <w:r>
        <w:rPr>
          <w:rtl/>
        </w:rPr>
        <w:t xml:space="preserve"> הגלילי, סמי מההיא יין</w:t>
      </w:r>
      <w:ins w:id="95083" w:author="מנוע מכני" w:date="2026-10-11T12:04:40Z">
        <w:r>
          <w:rPr>
            <w:rtl/>
          </w:rPr>
          <w:t xml:space="preserve">,</w:t>
        </w:r>
      </w:ins>
      <w:del w:id="95084" w:author="מנוע מכני" w:date="2026-10-11T12:04:40Z">
        <w:r>
          <w:rPr>
            <w:rtl/>
          </w:rPr>
          <w:delText xml:space="preserve">;</w:delText>
        </w:r>
      </w:del>
      <w:r>
        <w:rPr>
          <w:rtl/>
        </w:rPr>
        <w:t xml:space="preserve"> </w:t>
      </w:r>
      <w:r w:rsidRPr="00E35321">
        <w:rPr>
          <w:b/>
          <w:bCs/>
          <w:rtl/>
        </w:rPr>
        <w:t>ואב"א</w:t>
      </w:r>
      <w:r>
        <w:rPr>
          <w:rtl/>
        </w:rPr>
        <w:t xml:space="preserve">: </w:t>
      </w:r>
      <w:r>
        <w:rPr>
          <w:rStyle w:val="2fb"/>
          <w:rtl/>
        </w:rPr>
        <w:t xml:space="preserve">ר"ע</w:t>
      </w:r>
      <w:r>
        <w:rPr>
          <w:rtl/>
        </w:rPr>
        <w:t xml:space="preserve">, עולה וכל חבירתה.</w:t>
      </w:r>
    </w:p>
    <w:p w:rsidR="00DA63EC" w:rsidRDefault="00DA63EC" w:rsidP="00DA63EC">
      <w:pPr>
        <w:pStyle w:val="affffd"/>
        <w:rPr>
          <w:del w:id="90061" w:author="מנוע עיצוב" w:date="2026-10-11T12:09:26Z"/>
          <w:rtl/>
        </w:rPr>
      </w:pPr>
      <w:del w:id="90060" w:author="מנוע עיצוב" w:date="2026-10-11T12:09:26Z">
        <w:r>
          <w:rPr>
            <w:rtl/>
          </w:rPr>
          <w:delText xml:space="preserve">׹</w:delText>
        </w:r>
      </w:del>
    </w:p>
    <w:p w:rsidR="00DA63EC" w:rsidRDefault="00DA63EC" w:rsidP="00DA63EC">
      <w:pPr>
        <w:pStyle w:val="affff1"/>
        <w:ind w:end="0"/>
        <w:rPr>
          <w:rtl/>
        </w:rPr>
        <w:pPrChange w:id="20064" w:author="קלוד" w:date="2026-10-11T09:07:26Z">
          <w:pPr>
            <w:pStyle w:val="affff1"/>
            <w:rPr>
              <w:rtl/>
            </w:rPr>
          </w:pPr>
        </w:pPrChange>
      </w:pPr>
      <w:r>
        <w:rPr>
          <w:rtl/>
        </w:rPr>
        <w:t>ר"ש אומר: מנחת חוטא של כהנים [וכו</w:t>
      </w:r>
      <w:r w:rsidR="005608A0">
        <w:rPr>
          <w:rtl/>
        </w:rPr>
        <w:t>'</w:t>
      </w:r>
      <w:r>
        <w:rPr>
          <w:rtl/>
        </w:rPr>
        <w:t>].</w:t>
      </w:r>
    </w:p>
    <w:p>
      <w:pPr>
        <w:pStyle w:val="38"/>
        <w:rPr>
          <w:ins w:id="100878" w:author="מנוע מכני" w:date="2026-10-11T12:04:40Z"/>
        </w:rPr>
      </w:pPr>
      <w:r>
        <w:t>מנה"מ ד</w:t>
      </w:r>
      <w:r w:rsidRPr="004A7C9A">
        <w:t>ת"ר</w:t>
      </w:r>
      <w:r>
        <w:t>:</w:t>
      </w:r>
    </w:p>
    <w:p w:rsidR="00DA63EC" w:rsidRDefault="00DA63EC" w:rsidP="00DA63EC">
      <w:pPr>
        <w:tabs>
          <w:tab w:val="center" w:pos="2835"/>
        </w:tabs>
        <w:rPr>
          <w:rtl/>
        </w:rPr>
      </w:pPr>
      <w:del w:id="100879" w:author="מנוע מכני" w:date="2026-10-11T12:04:40Z">
        <w:r w:rsidRPr="005118FD">
          <w:rPr>
            <w:rStyle w:val="afffff0"/>
            <w:rtl/>
          </w:rPr>
          <w:delText xml:space="preserve"> </w:delText>
        </w:r>
      </w:del>
      <w:r w:rsidRPr="005118FD">
        <w:rPr>
          <w:rStyle w:val="afffff0"/>
          <w:rFonts w:hint="cs"/>
          <w:rtl/>
        </w:rPr>
        <w:t>'</w:t>
      </w:r>
      <w:ins w:id="90815" w:author="Claude - סמנטי" w:date="2026-10-11T12:27:00Z">
        <w:r>
          <w:rPr>
            <w:rStyle w:val="afffff0"/>
            <w:rtl/>
          </w:rPr>
          <w:t xml:space="preserve">וְהָיְתָה לַכֹּהֵן כַּמִּנְחָה</w:t>
        </w:r>
      </w:ins>
      <w:del w:id="90816" w:author="Claude - סמנטי" w:date="2026-10-11T12:27:00Z">
        <w:r w:rsidRPr="005118FD">
          <w:rPr>
            <w:rStyle w:val="afffff0"/>
            <w:rtl/>
          </w:rPr>
          <w:delText xml:space="preserve">והיתה לכהן כמנחה</w:delText>
        </w:r>
      </w:del>
      <w:r w:rsidRPr="005118FD">
        <w:rPr>
          <w:rStyle w:val="afffff0"/>
          <w:rFonts w:hint="cs"/>
          <w:rtl/>
        </w:rPr>
        <w:t>'</w:t>
      </w:r>
      <w:r w:rsidRPr="005118FD">
        <w:rPr>
          <w:rStyle w:val="afffff0"/>
          <w:rtl/>
        </w:rPr>
        <w:t xml:space="preserve"> </w:t>
      </w:r>
      <w:r>
        <w:rPr>
          <w:rtl/>
        </w:rPr>
        <w:t xml:space="preserve">- שתהא עבודתה כשרה בו</w:t>
      </w:r>
      <w:ins w:id="95085" w:author="מנוע מכני" w:date="2026-10-11T12:04:40Z">
        <w:r>
          <w:rPr>
            <w:rtl/>
          </w:rPr>
          <w:t xml:space="preserve">,</w:t>
        </w:r>
      </w:ins>
      <w:del w:id="95086"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198" w:author="מנוע מכני" w:date="2026-10-11T12:04:40Z">
        <w:r>
          <w:rPr>
            <w:rtl/>
          </w:rPr>
          <w:delText xml:space="preserve"> </w:delText>
        </w:r>
      </w:del>
      <w:r>
        <w:rPr>
          <w:rtl/>
        </w:rPr>
        <w:t xml:space="preserve">'</w:t>
      </w:r>
      <w:ins w:id="90817" w:author="Claude - סמנטי" w:date="2026-10-11T12:27:00Z">
        <w:r>
          <w:rPr>
            <w:rStyle w:val="afffff0"/>
            <w:rFonts w:hint="cs"/>
            <w:rtl/>
          </w:rPr>
          <w:t xml:space="preserve">וְכָל מִנְחַת כֹּהֵן כָּלִיל תִּהְיֶה לֹא תֵאָכֵל</w:t>
        </w:r>
      </w:ins>
      <w:del w:id="90818" w:author="Claude - סמנטי" w:date="2026-10-11T12:27:00Z">
        <w:r>
          <w:rPr>
            <w:rFonts w:hint="cs"/>
            <w:rtl/>
          </w:rPr>
          <w:delText xml:space="preserve">וכל מנחת כהן כליל תהיה </w:delText>
        </w:r>
        <w:r>
          <w:rPr>
            <w:rFonts w:hint="cs"/>
            <w:rtl/>
          </w:rPr>
          <w:delText xml:space="preserve">לא</w:delText>
        </w:r>
        <w:r>
          <w:rPr>
            <w:rFonts w:hint="cs"/>
            <w:rtl/>
          </w:rPr>
          <w:delText xml:space="preserve"> תאכל</w:delText>
        </w:r>
      </w:del>
      <w:r>
        <w:rPr>
          <w:rFonts w:hint="cs"/>
          <w:rtl/>
        </w:rPr>
        <w:t xml:space="preserve">' -ל</w:t>
      </w:r>
      <w:r>
        <w:rPr>
          <w:rtl/>
        </w:rPr>
        <w:t xml:space="preserve">מנחת נדבתו, </w:t>
      </w:r>
    </w:p>
    <w:p w:rsidR="00DA63EC" w:rsidRDefault="00DA63EC" w:rsidP="00DA63EC">
      <w:pPr>
        <w:tabs>
          <w:tab w:val="center" w:pos="2835"/>
        </w:tabs>
        <w:rPr>
          <w:rtl/>
        </w:rPr>
      </w:pPr>
      <w:del w:id="90199" w:author="מנוע מכני" w:date="2026-10-11T12:04:40Z">
        <w:r>
          <w:rPr>
            <w:rtl/>
          </w:rPr>
          <w:delText xml:space="preserve"> </w:delText>
        </w:r>
      </w:del>
      <w:r>
        <w:rPr>
          <w:rtl/>
        </w:rPr>
        <w:t xml:space="preserve">'והיתה לכהן כמנחה, מקיש חובתו לנדבתו</w:t>
      </w:r>
      <w:r>
        <w:rPr>
          <w:rFonts w:hint="cs"/>
          <w:rtl/>
        </w:rPr>
        <w:t xml:space="preserve"> ש</w:t>
      </w:r>
      <w:r>
        <w:rPr>
          <w:rtl/>
        </w:rPr>
        <w:t>אינה נאכלת</w:t>
      </w:r>
      <w:r>
        <w:rPr>
          <w:rFonts w:hint="cs"/>
          <w:rtl/>
        </w:rPr>
        <w:t>'</w:t>
      </w:r>
      <w:ins w:id="95087" w:author="מנוע מכני" w:date="2026-10-11T12:04:40Z">
        <w:r>
          <w:rPr>
            <w:rtl/>
          </w:rPr>
          <w:t xml:space="preserve">,</w:t>
        </w:r>
      </w:ins>
      <w:del w:id="95088" w:author="מנוע מכני" w:date="2026-10-11T12:04:40Z">
        <w:r>
          <w:rPr>
            <w:rtl/>
          </w:rPr>
          <w:delText xml:space="preserve">;</w:delText>
        </w:r>
      </w:del>
      <w:r>
        <w:rPr>
          <w:rtl/>
        </w:rPr>
        <w:t xml:space="preserve"> </w:t>
      </w:r>
    </w:p>
    <w:p>
      <w:pPr>
        <w:pStyle w:val="38"/>
        <w:rPr>
          <w:ins w:id="100881" w:author="מנוע מכני" w:date="2026-10-11T12:04:40Z"/>
        </w:rPr>
      </w:pPr>
      <w:del w:id="100880" w:author="מנוע מכני" w:date="2026-10-11T12:04:40Z">
        <w:r w:rsidRPr="00265E5E">
          <w:delText xml:space="preserve">•</w:delText>
        </w:r>
      </w:del>
      <w:r>
        <w:t xml:space="preserve"> </w:t>
      </w:r>
      <w:r>
        <w:t>אר</w:t>
      </w:r>
      <w:r>
        <w:t>"</w:t>
      </w:r>
      <w:r>
        <w:t>ש</w:t>
      </w:r>
      <w:r>
        <w:t xml:space="preserve">:</w:t>
      </w:r>
    </w:p>
    <w:p w:rsidR="00DA63EC" w:rsidRDefault="00DA63EC" w:rsidP="00DA63EC">
      <w:pPr>
        <w:tabs>
          <w:tab w:val="center" w:pos="2835"/>
        </w:tabs>
        <w:rPr>
          <w:rtl/>
        </w:rPr>
      </w:pPr>
      <w:del w:id="100882" w:author="מנוע מכני" w:date="2026-10-11T12:04:40Z">
        <w:r>
          <w:rPr>
            <w:rtl/>
          </w:rPr>
          <w:delText xml:space="preserve"> </w:delText>
        </w:r>
      </w:del>
      <w:r>
        <w:rPr>
          <w:rtl/>
        </w:rPr>
        <w:t xml:space="preserve">וכי נאמר והיתה לכהן כמנחתו? והלא </w:t>
      </w:r>
      <w:r>
        <w:rPr>
          <w:rtl/>
        </w:rPr>
        <w:t xml:space="preserve">לא</w:t>
      </w:r>
      <w:r>
        <w:rPr>
          <w:rtl/>
        </w:rPr>
        <w:t xml:space="preserve"> נאמר אלא כמנחה!</w:t>
      </w:r>
    </w:p>
    <w:p w:rsidR="00DA63EC" w:rsidRDefault="00DA63EC" w:rsidP="00DA63EC">
      <w:pPr>
        <w:pStyle w:val="afff3"/>
        <w:framePr w:wrap="around"/>
        <w:rPr>
          <w:rtl/>
        </w:rPr>
      </w:pPr>
      <w:r>
        <w:rPr>
          <w:rFonts w:hint="cs"/>
          <w:rtl/>
        </w:rPr>
        <w:t>עד.</w:t>
      </w:r>
    </w:p>
    <w:p>
      <w:pPr>
        <w:pStyle w:val="38"/>
        <w:rPr>
          <w:ins w:id="100883" w:author="מנוע מכני" w:date="2026-10-11T12:04:40Z"/>
        </w:rPr>
      </w:pPr>
      <w:r>
        <w:t xml:space="preserve">אלא</w:t>
      </w:r>
    </w:p>
    <w:p w:rsidR="00DA63EC" w:rsidRDefault="00DA63EC" w:rsidP="00DA63EC">
      <w:pPr>
        <w:tabs>
          <w:tab w:val="center" w:pos="2835"/>
        </w:tabs>
        <w:rPr>
          <w:rtl/>
        </w:rPr>
      </w:pPr>
      <w:del w:id="100884" w:author="מנוע מכני" w:date="2026-10-11T12:04:40Z">
        <w:r>
          <w:rPr>
            <w:rtl/>
          </w:rPr>
          <w:delText xml:space="preserve"> </w:delText>
        </w:r>
      </w:del>
      <w:r>
        <w:rPr>
          <w:rtl/>
        </w:rPr>
        <w:t xml:space="preserve">להקיש</w:t>
      </w:r>
      <w:ins w:id="95089" w:author="מנוע מכני" w:date="2026-10-11T12:04:40Z">
        <w:r>
          <w:rPr>
            <w:rtl/>
          </w:rPr>
          <w:t xml:space="preserve"> </w:t>
        </w:r>
      </w:ins>
      <w:del w:id="95090" w:author="מנוע מכני" w:date="2026-10-11T12:04:40Z">
        <w:r>
          <w:rPr>
            <w:rtl/>
          </w:rPr>
          <w:delText xml:space="preserve">  </w:delText>
        </w:r>
      </w:del>
      <w:r>
        <w:rPr>
          <w:rtl/>
        </w:rPr>
        <w:t xml:space="preserve">מנחת חוטא של כהנים כמנחת חוטא של ישרא</w:t>
      </w:r>
      <w:ins w:id="90051" w:author="מנוע מכני" w:date="2026-10-11T12:04:40Z">
        <w:r>
          <w:rPr>
            <w:rtl/>
          </w:rPr>
          <w:t xml:space="preserve">ל, ד</w:t>
        </w:r>
      </w:ins>
      <w:del w:id="90052" w:author="מנוע מכני" w:date="2026-10-11T12:04:40Z">
        <w:r>
          <w:rPr>
            <w:rtl/>
          </w:rPr>
          <w:delText xml:space="preserve">ל,</w:delText>
        </w:r>
        <w:r>
          <w:rPr>
            <w:rFonts w:hint="cs"/>
            <w:rtl/>
          </w:rPr>
          <w:delText xml:space="preserve">ד</w:delText>
        </w:r>
      </w:del>
      <w:r>
        <w:rPr>
          <w:rtl/>
        </w:rPr>
        <w:t xml:space="preserve">נקמצת, </w:t>
      </w:r>
    </w:p>
    <w:p w:rsidR="00DA63EC" w:rsidRDefault="00DA63EC" w:rsidP="00DA63EC">
      <w:pPr>
        <w:tabs>
          <w:tab w:val="center" w:pos="2835"/>
        </w:tabs>
        <w:rPr>
          <w:rtl/>
        </w:rPr>
      </w:pPr>
      <w:r w:rsidRPr="00265E5E">
        <w:rPr>
          <w:rFonts w:ascii="BA Franknatan Regular" w:hAnsi="BA Franknatan Regular"/>
          <w:b/>
          <w:bCs/>
          <w:rtl/>
        </w:rPr>
        <w:t>•</w:t>
      </w:r>
      <w:r w:rsidRPr="005118FD">
        <w:rPr>
          <w:rStyle w:val="afffff0"/>
          <w:rFonts w:hint="cs"/>
          <w:rtl/>
        </w:rPr>
        <w:t xml:space="preserve"> '</w:t>
      </w:r>
      <w:ins w:id="90819" w:author="Claude - סמנטי" w:date="2026-10-11T12:27:00Z">
        <w:r>
          <w:rPr>
            <w:rStyle w:val="afffff0"/>
            <w:rtl/>
          </w:rPr>
          <w:t xml:space="preserve">לַכֹּהֵן כַּמִּנְחָה</w:t>
        </w:r>
      </w:ins>
      <w:del w:id="90820" w:author="Claude - סמנטי" w:date="2026-10-11T12:27:00Z">
        <w:r w:rsidRPr="005118FD">
          <w:rPr>
            <w:rStyle w:val="afffff0"/>
            <w:rtl/>
          </w:rPr>
          <w:delText xml:space="preserve">לכהן כמנחה</w:delText>
        </w:r>
      </w:del>
      <w:r w:rsidRPr="005118FD">
        <w:rPr>
          <w:rStyle w:val="afffff0"/>
          <w:rFonts w:hint="cs"/>
          <w:rtl/>
        </w:rPr>
        <w:t>'</w:t>
      </w:r>
      <w:r w:rsidRPr="005118FD">
        <w:rPr>
          <w:rStyle w:val="afffff0"/>
          <w:rtl/>
        </w:rPr>
        <w:t>,</w:t>
      </w:r>
      <w:r>
        <w:rPr>
          <w:rFonts w:hint="cs"/>
          <w:rtl/>
        </w:rPr>
        <w:t>ו</w:t>
      </w:r>
      <w:r>
        <w:rPr>
          <w:rtl/>
        </w:rPr>
        <w:t xml:space="preserve">לא לאשים כמנחה, </w:t>
      </w:r>
      <w:r>
        <w:rPr>
          <w:rFonts w:hint="cs"/>
          <w:rtl/>
        </w:rPr>
        <w:t>ד</w:t>
      </w:r>
      <w:r>
        <w:rPr>
          <w:rtl/>
        </w:rPr>
        <w:t>קומץ קרב בעצמו ושירים קריבין בעצמן.</w:t>
      </w:r>
    </w:p>
    <w:p>
      <w:pPr>
        <w:pStyle w:val="38"/>
        <w:rPr>
          <w:ins w:id="100885" w:author="מנוע מכני" w:date="2026-10-11T12:04:40Z"/>
        </w:rPr>
      </w:pPr>
      <w:r>
        <w:t>והך</w:t>
      </w:r>
    </w:p>
    <w:p w:rsidR="00DA63EC" w:rsidRDefault="00DA63EC" w:rsidP="00DA63EC">
      <w:pPr>
        <w:tabs>
          <w:tab w:val="center" w:pos="2835"/>
        </w:tabs>
        <w:rPr>
          <w:rtl/>
        </w:rPr>
      </w:pPr>
      <w:del w:id="100886" w:author="מנוע מכני" w:date="2026-10-11T12:04:40Z">
        <w:r w:rsidRPr="005118FD">
          <w:rPr>
            <w:rStyle w:val="afffff0"/>
            <w:rFonts w:hint="cs"/>
            <w:rtl/>
          </w:rPr>
          <w:delText xml:space="preserve"> </w:delText>
        </w:r>
      </w:del>
      <w:r w:rsidRPr="005118FD">
        <w:rPr>
          <w:rStyle w:val="afffff0"/>
          <w:rFonts w:hint="cs"/>
          <w:rtl/>
        </w:rPr>
        <w:t xml:space="preserve">'</w:t>
      </w:r>
      <w:r w:rsidRPr="005118FD">
        <w:rPr>
          <w:rStyle w:val="afffff0"/>
          <w:rFonts w:hint="cs"/>
          <w:rtl/>
        </w:rPr>
        <w:t xml:space="preserve">ובא בכל אות נפשו ושרת</w:t>
      </w:r>
      <w:r w:rsidRPr="005118FD">
        <w:rPr>
          <w:rStyle w:val="afffff0"/>
          <w:rFonts w:hint="cs"/>
          <w:rtl/>
        </w:rPr>
        <w:t xml:space="preserve">' </w:t>
      </w:r>
      <w:r>
        <w:rPr>
          <w:rFonts w:hint="cs"/>
          <w:rtl/>
        </w:rPr>
        <w:t xml:space="preserve">דכהן </w:t>
      </w:r>
      <w:r>
        <w:rPr>
          <w:rtl/>
        </w:rPr>
        <w:t>שבא ומקריב קרבנותיו בכל עת ובכל שעה שירצה</w:t>
      </w:r>
    </w:p>
    <w:p w:rsidR="00DA63EC" w:rsidRDefault="00DA63EC" w:rsidP="00DA63EC">
      <w:pPr>
        <w:tabs>
          <w:tab w:val="center" w:pos="2835"/>
        </w:tabs>
        <w:rPr>
          <w:rtl/>
        </w:rPr>
      </w:pPr>
      <w:r>
        <w:rPr>
          <w:rtl/>
        </w:rPr>
        <w:tab/>
      </w:r>
      <w:ins w:id="96281" w:author="מנוע מכני" w:date="2026-10-11T12:04:40Z">
        <w:r>
          <w:rPr>
            <w:rFonts w:hint="cs"/>
            <w:rtl/>
          </w:rPr>
          <w:t xml:space="preserve">ואם </w:t>
        </w:r>
      </w:ins>
      <w:del w:id="96282" w:author="מנוע מכני" w:date="2026-10-11T12:04:40Z">
        <w:r>
          <w:rPr>
            <w:rFonts w:hint="cs"/>
            <w:rtl/>
          </w:rPr>
          <w:delText xml:space="preserve">ואי </w:delText>
        </w:r>
      </w:del>
      <w:r>
        <w:rPr>
          <w:rFonts w:hint="cs"/>
          <w:rtl/>
        </w:rPr>
        <w:t xml:space="preserve">יליף </w:t>
      </w:r>
      <w:ins w:id="91729" w:author="מנוע מכני" w:date="2026-10-11T12:04:40Z">
        <w:r>
          <w:rPr>
            <w:rFonts w:hint="cs"/>
            <w:rtl/>
          </w:rPr>
          <w:t xml:space="preserve">משם</w:t>
        </w:r>
      </w:ins>
      <w:del w:id="91730" w:author="מנוע מכני" w:date="2026-10-11T12:04:40Z">
        <w:r>
          <w:rPr>
            <w:rFonts w:hint="cs"/>
            <w:rtl/>
          </w:rPr>
          <w:delText xml:space="preserve">מהתם</w:delText>
        </w:r>
      </w:del>
      <w:r>
        <w:rPr>
          <w:rFonts w:hint="cs"/>
          <w:rtl/>
        </w:rPr>
        <w:t xml:space="preserve"> </w:t>
      </w:r>
      <w:r>
        <w:rPr>
          <w:rFonts w:hint="cs"/>
          <w:rtl/>
        </w:rPr>
        <w:t xml:space="preserve">ה</w:t>
      </w:r>
      <w:r>
        <w:rPr>
          <w:rtl/>
        </w:rPr>
        <w:t>"</w:t>
      </w:r>
      <w:r>
        <w:rPr>
          <w:rFonts w:hint="cs"/>
          <w:rtl/>
        </w:rPr>
        <w:t xml:space="preserve">מ</w:t>
      </w:r>
      <w:r>
        <w:rPr>
          <w:rFonts w:hint="cs"/>
          <w:rtl/>
        </w:rPr>
        <w:t xml:space="preserve"> ד</w:t>
      </w:r>
      <w:r>
        <w:rPr>
          <w:rtl/>
        </w:rPr>
        <w:t xml:space="preserve">דבר שבא על חטא</w:t>
      </w:r>
      <w:ins w:id="95091" w:author="מנוע מכני" w:date="2026-10-11T12:04:40Z">
        <w:r>
          <w:rPr>
            <w:rtl/>
          </w:rPr>
          <w:t xml:space="preserve"> </w:t>
        </w:r>
      </w:ins>
      <w:del w:id="95092" w:author="מנוע מכני" w:date="2026-10-11T12:04:40Z">
        <w:r>
          <w:rPr>
            <w:rtl/>
          </w:rPr>
          <w:delText xml:space="preserve">  </w:delText>
        </w:r>
      </w:del>
      <w:r>
        <w:rPr>
          <w:rtl/>
        </w:rPr>
        <w:t xml:space="preserve">לא</w:t>
      </w:r>
      <w:r>
        <w:rPr>
          <w:rFonts w:hint="cs"/>
          <w:rtl/>
        </w:rPr>
        <w:t xml:space="preserve"> </w:t>
      </w:r>
      <w:r>
        <w:rPr>
          <w:rFonts w:hint="cs"/>
          <w:rtl/>
        </w:rPr>
        <w:t xml:space="preserve">קמ</w:t>
      </w:r>
      <w:r>
        <w:rPr>
          <w:rtl/>
        </w:rPr>
        <w:t>"</w:t>
      </w:r>
      <w:r>
        <w:rPr>
          <w:rFonts w:hint="cs"/>
          <w:rtl/>
        </w:rPr>
        <w:t xml:space="preserve">ל</w:t>
      </w:r>
      <w:r>
        <w:rPr>
          <w:rFonts w:hint="cs"/>
          <w:rtl/>
        </w:rPr>
        <w:t xml:space="preserve"> </w:t>
      </w:r>
      <w:r>
        <w:rPr>
          <w:rtl/>
        </w:rPr>
        <w:t>.</w:t>
      </w:r>
    </w:p>
    <w:p>
      <w:pPr>
        <w:pStyle w:val="38"/>
        <w:rPr>
          <w:ins w:id="100887" w:author="מנוע מכני" w:date="2026-10-11T12:04:40Z"/>
        </w:rPr>
      </w:pPr>
      <w:r>
        <w:t xml:space="preserve">והך</w:t>
      </w:r>
    </w:p>
    <w:p w:rsidR="00DA63EC" w:rsidRDefault="00DA63EC" w:rsidP="00DA63EC">
      <w:pPr>
        <w:tabs>
          <w:tab w:val="center" w:pos="2835"/>
        </w:tabs>
        <w:rPr>
          <w:rtl/>
        </w:rPr>
      </w:pPr>
      <w:del w:id="100888" w:author="מנוע מכני" w:date="2026-10-11T12:04:40Z">
        <w:r>
          <w:rPr>
            <w:rFonts w:hint="cs"/>
            <w:rtl/>
          </w:rPr>
          <w:delText xml:space="preserve"> </w:delText>
        </w:r>
      </w:del>
      <w:r>
        <w:rPr>
          <w:rFonts w:hint="cs"/>
          <w:rtl/>
        </w:rPr>
        <w:t xml:space="preserve">דוכפר </w:t>
      </w:r>
      <w:r>
        <w:rPr>
          <w:rStyle w:val="afffff0"/>
          <w:rtl/>
          <w:rPrChange w:id="9057" w:author="מנוע פסוקים" w:date="2026-10-11T09:32:13Z">
            <w:rPr>
              <w:rtl/>
            </w:rPr>
          </w:rPrChange>
        </w:rPr>
        <w:t xml:space="preserve">הכהן על הנפש השוגגת בחטאה בשגגה</w:t>
      </w:r>
      <w:r>
        <w:rPr>
          <w:rFonts w:hint="cs"/>
          <w:rtl/>
        </w:rPr>
        <w:t>'</w:t>
      </w:r>
      <w:r>
        <w:rPr>
          <w:rtl/>
        </w:rPr>
        <w:t xml:space="preserve"> </w:t>
      </w:r>
      <w:r>
        <w:rPr>
          <w:rFonts w:hint="cs"/>
          <w:rtl/>
        </w:rPr>
        <w:t xml:space="preserve">שכהן מתכפר </w:t>
      </w:r>
      <w:r>
        <w:rPr>
          <w:rFonts w:hint="cs"/>
          <w:rtl/>
        </w:rPr>
        <w:t xml:space="preserve">ע</w:t>
      </w:r>
      <w:r>
        <w:rPr>
          <w:rtl/>
        </w:rPr>
        <w:t>"</w:t>
      </w:r>
      <w:r>
        <w:rPr>
          <w:rFonts w:hint="cs"/>
          <w:rtl/>
        </w:rPr>
        <w:t xml:space="preserve">י</w:t>
      </w:r>
      <w:r>
        <w:rPr>
          <w:rFonts w:hint="cs"/>
          <w:rtl/>
        </w:rPr>
        <w:t xml:space="preserve"> עצמו </w:t>
      </w:r>
    </w:p>
    <w:p w:rsidR="00DA63EC" w:rsidRDefault="00DA63EC" w:rsidP="00DA63EC">
      <w:pPr>
        <w:tabs>
          <w:tab w:val="center" w:pos="2835"/>
        </w:tabs>
        <w:rPr>
          <w:rtl/>
        </w:rPr>
      </w:pPr>
      <w:r>
        <w:rPr>
          <w:rtl/>
        </w:rPr>
        <w:tab/>
      </w:r>
      <w:ins w:id="96283" w:author="מנוע מכני" w:date="2026-10-11T12:04:40Z">
        <w:r>
          <w:rPr>
            <w:rFonts w:hint="cs"/>
            <w:rtl/>
          </w:rPr>
          <w:t xml:space="preserve">ואם </w:t>
        </w:r>
      </w:ins>
      <w:del w:id="96284" w:author="מנוע מכני" w:date="2026-10-11T12:04:40Z">
        <w:r>
          <w:rPr>
            <w:rFonts w:hint="cs"/>
            <w:rtl/>
          </w:rPr>
          <w:delText xml:space="preserve">ואי </w:delText>
        </w:r>
      </w:del>
      <w:r>
        <w:rPr>
          <w:rFonts w:hint="cs"/>
          <w:rtl/>
        </w:rPr>
        <w:t xml:space="preserve">יליף </w:t>
      </w:r>
      <w:ins w:id="91731" w:author="מנוע מכני" w:date="2026-10-11T12:04:40Z">
        <w:r>
          <w:rPr>
            <w:rFonts w:hint="cs"/>
            <w:rtl/>
          </w:rPr>
          <w:t xml:space="preserve">משם</w:t>
        </w:r>
      </w:ins>
      <w:del w:id="91732" w:author="מנוע מכני" w:date="2026-10-11T12:04:40Z">
        <w:r>
          <w:rPr>
            <w:rFonts w:hint="cs"/>
            <w:rtl/>
          </w:rPr>
          <w:delText xml:space="preserve">מהתם</w:delText>
        </w:r>
      </w:del>
      <w:r>
        <w:rPr>
          <w:rFonts w:hint="cs"/>
          <w:rtl/>
        </w:rPr>
        <w:t xml:space="preserve"> </w:t>
      </w:r>
      <w:r>
        <w:rPr>
          <w:rFonts w:hint="cs"/>
          <w:rtl/>
        </w:rPr>
        <w:t xml:space="preserve">ס</w:t>
      </w:r>
      <w:r>
        <w:rPr>
          <w:rtl/>
        </w:rPr>
        <w:t>"</w:t>
      </w:r>
      <w:r>
        <w:rPr>
          <w:rFonts w:hint="cs"/>
          <w:rtl/>
        </w:rPr>
        <w:t xml:space="preserve">ד</w:t>
      </w:r>
      <w:r>
        <w:rPr>
          <w:rFonts w:hint="cs"/>
          <w:rtl/>
        </w:rPr>
        <w:t xml:space="preserve"> </w:t>
      </w:r>
      <w:r>
        <w:rPr>
          <w:rFonts w:hint="cs"/>
          <w:rtl/>
        </w:rPr>
        <w:t xml:space="preserve">ה</w:t>
      </w:r>
      <w:r>
        <w:rPr>
          <w:rtl/>
        </w:rPr>
        <w:t>"</w:t>
      </w:r>
      <w:r>
        <w:rPr>
          <w:rFonts w:hint="cs"/>
          <w:rtl/>
        </w:rPr>
        <w:t xml:space="preserve">מ</w:t>
      </w:r>
      <w:r>
        <w:rPr>
          <w:rFonts w:hint="cs"/>
          <w:rtl/>
        </w:rPr>
        <w:t xml:space="preserve"> בשוגג, אבל במזיד כגון בזדון שבועה </w:t>
      </w:r>
      <w:r>
        <w:rPr>
          <w:rFonts w:hint="cs"/>
          <w:rtl/>
        </w:rPr>
        <w:t xml:space="preserve">לא</w:t>
      </w:r>
      <w:r>
        <w:rPr>
          <w:rFonts w:hint="cs"/>
          <w:rtl/>
        </w:rPr>
        <w:t xml:space="preserve"> </w:t>
      </w:r>
      <w:r>
        <w:rPr>
          <w:rtl/>
        </w:rPr>
        <w:t>–</w:t>
      </w:r>
      <w:r>
        <w:rPr>
          <w:rFonts w:hint="cs"/>
          <w:rtl/>
        </w:rPr>
        <w:t xml:space="preserve"> </w:t>
      </w:r>
      <w:r>
        <w:rPr>
          <w:rFonts w:hint="cs"/>
          <w:rtl/>
        </w:rPr>
        <w:t xml:space="preserve">קמ</w:t>
      </w:r>
      <w:r>
        <w:rPr>
          <w:rtl/>
        </w:rPr>
        <w:t>"</w:t>
      </w:r>
      <w:r>
        <w:rPr>
          <w:rFonts w:hint="cs"/>
          <w:rtl/>
        </w:rPr>
        <w:t xml:space="preserve">ל</w:t>
      </w:r>
      <w:r>
        <w:rPr>
          <w:rFonts w:hint="cs"/>
          <w:rtl/>
        </w:rPr>
        <w:t xml:space="preserve"> </w:t>
      </w:r>
    </w:p>
    <w:p w:rsidR="00DA63EC" w:rsidRDefault="00DA63EC" w:rsidP="00DA63EC">
      <w:pPr>
        <w:tabs>
          <w:tab w:val="center" w:pos="2835"/>
        </w:tabs>
        <w:rPr>
          <w:rtl/>
        </w:rPr>
      </w:pPr>
    </w:p>
    <w:p>
      <w:pPr>
        <w:pStyle w:val="afffff8"/>
        <w:rPr>
          <w:ins w:id="90303" w:author="קלוד" w:date="2026-10-11T12:32:08Z"/>
        </w:rPr>
      </w:pPr>
      <w:ins w:id="90304" w:author="קלוד" w:date="2026-10-11T12:32:08Z">
        <w:r>
          <w:rPr>
            <w:color w:val="7B3F00"/>
          </w:rPr>
          <w:t xml:space="preserve">שירי מנחת חוטא של כהנים - קרבים או מתפזרים</w:t>
        </w:r>
      </w:ins>
    </w:p>
    <w:p>
      <w:pPr>
        <w:pStyle w:val="38"/>
        <w:rPr>
          <w:ins w:id="100890" w:author="מנוע מכני" w:date="2026-10-11T12:04:40Z"/>
        </w:rPr>
      </w:pPr>
      <w:del w:id="100889" w:author="מנוע מכני" w:date="2026-10-11T12:04:40Z">
        <w:r w:rsidRPr="00336727">
          <w:delText xml:space="preserve">•</w:delText>
        </w:r>
      </w:del>
      <w:r w:rsidRPr="00336727">
        <w:t xml:space="preserve"> </w:t>
      </w:r>
      <w:r w:rsidRPr="00336727">
        <w:t xml:space="preserve">תניא</w:t>
      </w:r>
      <w:r w:rsidRPr="00336727">
        <w:t xml:space="preserve"> אידך, ר"ש:</w:t>
      </w:r>
    </w:p>
    <w:p w:rsidR="00DA63EC" w:rsidRDefault="00DA63EC" w:rsidP="00DA63EC">
      <w:pPr>
        <w:rPr>
          <w:rtl/>
        </w:rPr>
      </w:pPr>
      <w:del w:id="100891" w:author="מנוע מכני" w:date="2026-10-11T12:04:40Z">
        <w:r w:rsidRPr="00336727">
          <w:rPr>
            <w:rtl/>
          </w:rPr>
          <w:delText xml:space="preserve"> </w:delText>
        </w:r>
      </w:del>
      <w:r w:rsidRPr="00336727">
        <w:rPr>
          <w:rtl/>
        </w:rPr>
        <w:t xml:space="preserve">מנחת חוטא של כהנים נקמצת, והקומץ קרב בפני עצמו והשירים קריבין בפני עצמן</w:t>
      </w:r>
      <w:ins w:id="95093" w:author="מנוע מכני" w:date="2026-10-11T12:04:40Z">
        <w:r>
          <w:rPr>
            <w:rtl/>
          </w:rPr>
          <w:t xml:space="preserve">,</w:t>
        </w:r>
      </w:ins>
      <w:del w:id="95094" w:author="מנוע מכני" w:date="2026-10-11T12:04:40Z">
        <w:r w:rsidRPr="00336727">
          <w:rPr>
            <w:rtl/>
          </w:rPr>
          <w:delText xml:space="preserve">;</w:delText>
        </w:r>
      </w:del>
      <w:r w:rsidRPr="00336727">
        <w:rPr>
          <w:rtl/>
        </w:rPr>
        <w:t xml:space="preserve"> </w:t>
      </w:r>
    </w:p>
    <w:p>
      <w:pPr>
        <w:pStyle w:val="38"/>
        <w:rPr>
          <w:ins w:id="100893" w:author="מנוע מכני" w:date="2026-10-11T12:04:40Z"/>
        </w:rPr>
      </w:pPr>
      <w:del w:id="100892" w:author="מנוע מכני" w:date="2026-10-11T12:04:40Z">
        <w:r w:rsidRPr="00265E5E">
          <w:delText xml:space="preserve">•</w:delText>
        </w:r>
      </w:del>
      <w:r>
        <w:t xml:space="preserve"> </w:t>
      </w:r>
      <w:r>
        <w:t xml:space="preserve">ר"א בר"ש</w:t>
      </w:r>
      <w:del w:id="102561" w:author="מנוע מכני" w:date="2026-10-11T12:04:40Z">
        <w:r>
          <w:delText xml:space="preserve"> אומר</w:delText>
        </w:r>
      </w:del>
      <w:r>
        <w:t xml:space="preserve">:</w:t>
      </w:r>
    </w:p>
    <w:p w:rsidR="00DA63EC" w:rsidRDefault="00DA63EC" w:rsidP="00DA63EC">
      <w:pPr>
        <w:tabs>
          <w:tab w:val="center" w:pos="2835"/>
        </w:tabs>
        <w:rPr>
          <w:rtl/>
        </w:rPr>
      </w:pPr>
      <w:del w:id="100894" w:author="מנוע מכני" w:date="2026-10-11T12:04:40Z">
        <w:r>
          <w:rPr>
            <w:rtl/>
          </w:rPr>
          <w:delText xml:space="preserve"> </w:delText>
        </w:r>
      </w:del>
      <w:r>
        <w:rPr>
          <w:rtl/>
        </w:rPr>
        <w:t xml:space="preserve">הקומץ קרב בעצמו, והשירים מתפזרין על בית הדשן.</w:t>
      </w:r>
    </w:p>
    <w:p w:rsidR="00DA63EC" w:rsidRPr="00FE1B89" w:rsidRDefault="00DA63EC" w:rsidP="00DA63EC">
      <w:pPr>
        <w:tabs>
          <w:tab w:val="center" w:pos="2835"/>
        </w:tabs>
        <w:rPr>
          <w:spacing w:val="-4"/>
          <w:rtl/>
        </w:rPr>
      </w:pPr>
      <w:r w:rsidRPr="00FE1B89">
        <w:rPr>
          <w:rStyle w:val="2fb"/>
          <w:rFonts w:hint="cs"/>
          <w:spacing w:val="-4"/>
          <w:rtl/>
        </w:rPr>
        <w:t>רחב</w:t>
      </w:r>
      <w:r w:rsidRPr="00FE1B89">
        <w:rPr>
          <w:rStyle w:val="2fb"/>
          <w:spacing w:val="-4"/>
          <w:rtl/>
        </w:rPr>
        <w:t>"</w:t>
      </w:r>
      <w:r w:rsidRPr="00FE1B89">
        <w:rPr>
          <w:rStyle w:val="2fb"/>
          <w:rFonts w:hint="cs"/>
          <w:spacing w:val="-4"/>
          <w:rtl/>
        </w:rPr>
        <w:t xml:space="preserve">א</w:t>
      </w:r>
      <w:r w:rsidRPr="00FE1B89">
        <w:rPr>
          <w:rFonts w:hint="cs"/>
          <w:spacing w:val="-4"/>
          <w:rtl/>
        </w:rPr>
        <w:t xml:space="preserve"> </w:t>
      </w:r>
      <w:r w:rsidRPr="00FE1B89">
        <w:rPr>
          <w:rStyle w:val="2fb"/>
          <w:rFonts w:hint="cs"/>
          <w:spacing w:val="-4"/>
          <w:rtl/>
        </w:rPr>
        <w:t xml:space="preserve">מרי</w:t>
      </w:r>
      <w:r w:rsidRPr="00FE1B89">
        <w:rPr>
          <w:rStyle w:val="2fb"/>
          <w:spacing w:val="-4"/>
          <w:rtl/>
        </w:rPr>
        <w:t>"</w:t>
      </w:r>
      <w:r w:rsidRPr="00FE1B89">
        <w:rPr>
          <w:rStyle w:val="2fb"/>
          <w:rFonts w:hint="cs"/>
          <w:spacing w:val="-4"/>
          <w:rtl/>
        </w:rPr>
        <w:t>ו</w:t>
      </w:r>
      <w:r w:rsidRPr="00FE1B89">
        <w:rPr>
          <w:spacing w:val="-4"/>
          <w:rtl/>
        </w:rPr>
        <w:t xml:space="preserve">, בית הדשן </w:t>
      </w:r>
      <w:ins w:id="91733" w:author="מנוע מכני" w:date="2026-10-11T12:04:40Z">
        <w:r>
          <w:rPr>
            <w:spacing w:val="-4"/>
            <w:rtl/>
          </w:rPr>
          <w:t xml:space="preserve">דמקום</w:t>
        </w:r>
      </w:ins>
      <w:del w:id="91734" w:author="מנוע מכני" w:date="2026-10-11T12:04:40Z">
        <w:r w:rsidRPr="00FE1B89">
          <w:rPr>
            <w:spacing w:val="-4"/>
            <w:rtl/>
          </w:rPr>
          <w:delText xml:space="preserve">דהיכא</w:delText>
        </w:r>
      </w:del>
      <w:r w:rsidRPr="00FE1B89">
        <w:rPr>
          <w:spacing w:val="-4"/>
          <w:rtl/>
        </w:rPr>
        <w:t xml:space="preserve">? </w:t>
      </w:r>
      <w:ins w:id="96285" w:author="מנוע מכני" w:date="2026-10-11T12:04:40Z">
        <w:r>
          <w:rPr>
            <w:spacing w:val="-4"/>
            <w:rtl/>
          </w:rPr>
          <w:t xml:space="preserve">אם </w:t>
        </w:r>
      </w:ins>
      <w:del w:id="96286" w:author="מנוע מכני" w:date="2026-10-11T12:04:40Z">
        <w:r w:rsidRPr="00FE1B89">
          <w:rPr>
            <w:spacing w:val="-4"/>
            <w:rtl/>
          </w:rPr>
          <w:delText xml:space="preserve">אי </w:delText>
        </w:r>
      </w:del>
      <w:r w:rsidRPr="00FE1B89">
        <w:rPr>
          <w:spacing w:val="-4"/>
          <w:rtl/>
        </w:rPr>
        <w:t xml:space="preserve">דלמעלה, היינו אבוה!</w:t>
      </w:r>
      <w:r w:rsidRPr="00FE1B89">
        <w:rPr>
          <w:rFonts w:hint="cs"/>
          <w:spacing w:val="-4"/>
          <w:rtl/>
        </w:rPr>
        <w:t xml:space="preserve"> </w:t>
      </w:r>
      <w:ins w:id="96287" w:author="מנוע מכני" w:date="2026-10-11T12:04:40Z">
        <w:r>
          <w:rPr>
            <w:spacing w:val="-4"/>
            <w:rtl/>
          </w:rPr>
          <w:t xml:space="preserve">אם </w:t>
        </w:r>
      </w:ins>
      <w:del w:id="96288" w:author="מנוע מכני" w:date="2026-10-11T12:04:40Z">
        <w:r w:rsidRPr="00FE1B89">
          <w:rPr>
            <w:spacing w:val="-4"/>
            <w:rtl/>
          </w:rPr>
          <w:delText xml:space="preserve">אי </w:delText>
        </w:r>
      </w:del>
      <w:r w:rsidRPr="00FE1B89">
        <w:rPr>
          <w:spacing w:val="-4"/>
          <w:rtl/>
        </w:rPr>
        <w:t xml:space="preserve">דלמטה, יש לך דבר שקרב למטה? </w:t>
      </w:r>
    </w:p>
    <w:p>
      <w:pPr>
        <w:pStyle w:val="38"/>
        <w:rPr>
          <w:ins w:id="100895" w:author="מנוע מכני" w:date="2026-10-11T12:04:40Z"/>
        </w:rPr>
      </w:pPr>
      <w:r>
        <w:t xml:space="preserve">- </w:t>
      </w:r>
      <w:r>
        <w:t xml:space="preserve">א"ל</w:t>
      </w:r>
      <w:r>
        <w:t xml:space="preserve"> רבי אבא:</w:t>
      </w:r>
    </w:p>
    <w:p w:rsidR="00DA63EC" w:rsidRDefault="00DA63EC" w:rsidP="00DA63EC">
      <w:pPr>
        <w:pStyle w:val="affffb"/>
        <w:rPr>
          <w:rtl/>
        </w:rPr>
      </w:pPr>
      <w:del w:id="100896" w:author="מנוע מכני" w:date="2026-10-11T12:04:40Z">
        <w:r>
          <w:rPr>
            <w:rtl/>
          </w:rPr>
          <w:delText xml:space="preserve"> </w:delText>
        </w:r>
      </w:del>
      <w:ins w:id="93413" w:author="מנוע מכני" w:date="2026-10-11T12:04:40Z">
        <w:r>
          <w:rPr>
            <w:rtl/>
          </w:rPr>
          <w:t xml:space="preserve">שמא</w:t>
        </w:r>
      </w:ins>
      <w:del w:id="93414" w:author="מנוע מכני" w:date="2026-10-11T12:04:40Z">
        <w:r>
          <w:rPr>
            <w:rtl/>
          </w:rPr>
          <w:delText xml:space="preserve">דלמא</w:delText>
        </w:r>
      </w:del>
      <w:r>
        <w:rPr>
          <w:rtl/>
        </w:rPr>
        <w:t xml:space="preserve"> לאיבוד.</w:t>
      </w:r>
    </w:p>
    <w:p w:rsidR="00DA63EC" w:rsidRDefault="00DA63EC" w:rsidP="00DA63EC">
      <w:pPr>
        <w:pStyle w:val="affffb"/>
        <w:rPr>
          <w:rtl/>
        </w:rPr>
      </w:pPr>
      <w:r>
        <w:rPr>
          <w:rtl/>
        </w:rPr>
        <w:t xml:space="preserve">- אחיכו </w:t>
      </w:r>
      <w:ins w:id="93415" w:author="מנוע מכני" w:date="2026-10-11T12:04:40Z">
        <w:r>
          <w:rPr>
            <w:rtl/>
          </w:rPr>
          <w:t xml:space="preserve">עליו</w:t>
        </w:r>
      </w:ins>
      <w:del w:id="93416" w:author="מנוע מכני" w:date="2026-10-11T12:04:40Z">
        <w:r>
          <w:rPr>
            <w:rtl/>
          </w:rPr>
          <w:delText xml:space="preserve">עליה</w:delText>
        </w:r>
      </w:del>
      <w:r>
        <w:rPr>
          <w:rtl/>
        </w:rPr>
        <w:t xml:space="preserve">, וכי יש לך דבר שקרב לאיבוד? </w:t>
      </w:r>
    </w:p>
    <w:p>
      <w:pPr>
        <w:pStyle w:val="afffff8"/>
        <w:rPr>
          <w:ins w:id="90301" w:author="קלוד" w:date="2026-10-11T12:32:08Z"/>
        </w:rPr>
      </w:pPr>
      <w:ins w:id="90302" w:author="קלוד" w:date="2026-10-11T12:32:08Z">
        <w:r>
          <w:rPr>
            <w:color w:val="7B3F00"/>
          </w:rPr>
          <w:t xml:space="preserve">'כל מנחת כהן כליל תהיה לא תאכל' - חובתו ונדבתו</w:t>
        </w:r>
      </w:ins>
    </w:p>
    <w:p>
      <w:pPr>
        <w:pStyle w:val="38"/>
        <w:rPr>
          <w:ins w:id="100898" w:author="מנוע מכני" w:date="2026-10-11T12:04:40Z"/>
        </w:rPr>
      </w:pPr>
      <w:del w:id="100897" w:author="מנוע מכני" w:date="2026-10-11T12:04:40Z">
        <w:r w:rsidRPr="00265E5E">
          <w:delText xml:space="preserve">•</w:delText>
        </w:r>
      </w:del>
      <w:r>
        <w:t xml:space="preserve"> </w:t>
      </w:r>
      <w:r>
        <w:t>תני אבוה דרבי אבין:</w:t>
      </w:r>
    </w:p>
    <w:p w:rsidR="00DA63EC" w:rsidRDefault="00DA63EC" w:rsidP="00DA63EC">
      <w:pPr>
        <w:tabs>
          <w:tab w:val="center" w:pos="2835"/>
        </w:tabs>
        <w:rPr>
          <w:rtl/>
        </w:rPr>
      </w:pPr>
      <w:del w:id="100899" w:author="מנוע מכני" w:date="2026-10-11T12:04:40Z">
        <w:r w:rsidRPr="005118FD">
          <w:rPr>
            <w:rStyle w:val="afffff0"/>
            <w:rtl/>
          </w:rPr>
          <w:delText xml:space="preserve"> </w:delText>
        </w:r>
      </w:del>
      <w:r w:rsidRPr="005118FD">
        <w:rPr>
          <w:rStyle w:val="afffff0"/>
          <w:rFonts w:hint="cs"/>
          <w:rtl/>
        </w:rPr>
        <w:t>'</w:t>
      </w:r>
      <w:ins w:id="90821" w:author="Claude - סמנטי" w:date="2026-10-11T12:27:00Z">
        <w:r>
          <w:rPr>
            <w:rStyle w:val="afffff0"/>
            <w:rtl/>
          </w:rPr>
          <w:t xml:space="preserve">כָּל מִנְחַת כֹּהֵן כָּלִיל תִּהְיֶה לֹא תֵאָכֵל</w:t>
        </w:r>
      </w:ins>
      <w:del w:id="90822" w:author="Claude - סמנטי" w:date="2026-10-11T12:27:00Z">
        <w:r w:rsidRPr="005118FD">
          <w:rPr>
            <w:rStyle w:val="afffff0"/>
            <w:rtl/>
          </w:rPr>
          <w:delText xml:space="preserve">כל מנחת כהן כליל תהיה </w:delText>
        </w:r>
        <w:r w:rsidRPr="005118FD">
          <w:rPr>
            <w:rStyle w:val="afffff0"/>
            <w:rtl/>
          </w:rPr>
          <w:delText xml:space="preserve">לא</w:delText>
        </w:r>
        <w:r w:rsidRPr="005118FD">
          <w:rPr>
            <w:rStyle w:val="afffff0"/>
            <w:rtl/>
          </w:rPr>
          <w:delText xml:space="preserve"> תאכל</w:delText>
        </w:r>
      </w:del>
      <w:r w:rsidRPr="005118FD">
        <w:rPr>
          <w:rStyle w:val="afffff0"/>
          <w:rFonts w:hint="cs"/>
          <w:rtl/>
        </w:rPr>
        <w:t>'</w:t>
      </w:r>
      <w:r w:rsidRPr="005118FD">
        <w:rPr>
          <w:rStyle w:val="afffff0"/>
          <w:rtl/>
        </w:rPr>
        <w:t xml:space="preserve"> </w:t>
      </w:r>
      <w:r>
        <w:rPr>
          <w:rtl/>
        </w:rPr>
        <w:t>- לאכילה הקשתיה ולא לדבר אחר.</w:t>
      </w:r>
    </w:p>
    <w:p>
      <w:pPr>
        <w:pStyle w:val="38"/>
        <w:rPr>
          <w:ins w:id="100900" w:author="מנוע מכני" w:date="2026-10-11T12:04:40Z"/>
        </w:rPr>
      </w:pPr>
      <w:r>
        <w:t xml:space="preserve">- </w:t>
      </w:r>
      <w:r>
        <w:t xml:space="preserve">אביי:</w:t>
      </w:r>
    </w:p>
    <w:p w:rsidR="00DA63EC" w:rsidRDefault="00DA63EC" w:rsidP="00DA63EC">
      <w:pPr>
        <w:pStyle w:val="affffb"/>
        <w:rPr>
          <w:rtl/>
        </w:rPr>
      </w:pPr>
      <w:del w:id="100901" w:author="מנוע מכני" w:date="2026-10-11T12:04:40Z">
        <w:r>
          <w:rPr>
            <w:rFonts w:hint="cs"/>
            <w:rtl/>
          </w:rPr>
          <w:delText xml:space="preserve"> </w:delText>
        </w:r>
      </w:del>
      <w:r w:rsidRPr="00B86088">
        <w:rPr>
          <w:rFonts w:hint="cs"/>
          <w:b/>
          <w:bCs/>
          <w:rtl/>
        </w:rPr>
        <w:t>וה</w:t>
      </w:r>
      <w:r w:rsidRPr="00B86088">
        <w:rPr>
          <w:b/>
          <w:bCs/>
          <w:rtl/>
        </w:rPr>
        <w:t>"</w:t>
      </w:r>
      <w:r w:rsidRPr="00B86088">
        <w:rPr>
          <w:rFonts w:hint="cs"/>
          <w:b/>
          <w:bCs/>
          <w:rtl/>
        </w:rPr>
        <w:t>ק</w:t>
      </w:r>
      <w:r w:rsidRPr="00A71A5E">
        <w:rPr>
          <w:rStyle w:val="afffff0"/>
          <w:rFonts w:hint="cs"/>
          <w:rtl/>
        </w:rPr>
        <w:t xml:space="preserve"> '</w:t>
      </w:r>
      <w:ins w:id="90825" w:author="Claude - סמנטי" w:date="2026-10-11T12:27:00Z">
        <w:r>
          <w:rPr>
            <w:rStyle w:val="afffff0"/>
            <w:rtl/>
          </w:rPr>
          <w:t xml:space="preserve">כָּל מִנְחַת כֹּהֵן לֹא תֵאָכֵל</w:t>
        </w:r>
      </w:ins>
      <w:del w:id="90826" w:author="Claude - סמנטי" w:date="2026-10-11T12:27:00Z">
        <w:r w:rsidRPr="00A71A5E">
          <w:rPr>
            <w:rStyle w:val="afffff0"/>
            <w:rtl/>
          </w:rPr>
          <w:delText xml:space="preserve">כל מנחת כהן </w:delText>
        </w:r>
        <w:r w:rsidRPr="00A71A5E">
          <w:rPr>
            <w:rStyle w:val="afffff0"/>
            <w:rtl/>
          </w:rPr>
          <w:delText xml:space="preserve">לא</w:delText>
        </w:r>
        <w:r w:rsidRPr="00A71A5E">
          <w:rPr>
            <w:rStyle w:val="afffff0"/>
            <w:rtl/>
          </w:rPr>
          <w:delText xml:space="preserve"> תאכל</w:delText>
        </w:r>
      </w:del>
      <w:r w:rsidRPr="00A71A5E">
        <w:rPr>
          <w:rStyle w:val="afffff0"/>
          <w:rFonts w:hint="cs"/>
          <w:rtl/>
        </w:rPr>
        <w:t>'</w:t>
      </w:r>
      <w:r w:rsidRPr="00A71A5E">
        <w:rPr>
          <w:rStyle w:val="afffff0"/>
          <w:rtl/>
        </w:rPr>
        <w:t xml:space="preserve"> </w:t>
      </w:r>
      <w:r>
        <w:rPr>
          <w:rtl/>
        </w:rPr>
        <w:t>חובתו,</w:t>
      </w:r>
      <w:r w:rsidRPr="00A71A5E">
        <w:rPr>
          <w:rStyle w:val="afffff0"/>
          <w:rtl/>
        </w:rPr>
        <w:t xml:space="preserve"> </w:t>
      </w:r>
      <w:r w:rsidRPr="00A71A5E">
        <w:rPr>
          <w:rStyle w:val="afffff0"/>
          <w:rFonts w:hint="cs"/>
          <w:rtl/>
        </w:rPr>
        <w:t>'</w:t>
      </w:r>
      <w:ins w:id="90823" w:author="Claude - סמנטי" w:date="2026-10-11T12:27:00Z">
        <w:r>
          <w:rPr>
            <w:rStyle w:val="afffff0"/>
            <w:rtl/>
          </w:rPr>
          <w:t xml:space="preserve">כָּלִיל תִּהְיֶה</w:t>
        </w:r>
      </w:ins>
      <w:del w:id="90824" w:author="Claude - סמנטי" w:date="2026-10-11T12:27:00Z">
        <w:r w:rsidRPr="00A71A5E">
          <w:rPr>
            <w:rStyle w:val="afffff0"/>
            <w:rtl/>
          </w:rPr>
          <w:delText xml:space="preserve">כליל תהיה</w:delText>
        </w:r>
      </w:del>
      <w:r w:rsidRPr="00A71A5E">
        <w:rPr>
          <w:rStyle w:val="afffff0"/>
          <w:rFonts w:hint="cs"/>
          <w:rtl/>
        </w:rPr>
        <w:t>'</w:t>
      </w:r>
      <w:r w:rsidRPr="00A71A5E">
        <w:rPr>
          <w:rStyle w:val="afffff0"/>
          <w:rtl/>
        </w:rPr>
        <w:t xml:space="preserve"> </w:t>
      </w:r>
      <w:r>
        <w:rPr>
          <w:rtl/>
        </w:rPr>
        <w:t>נדבתו.</w:t>
      </w:r>
    </w:p>
    <w:p>
      <w:pPr>
        <w:pStyle w:val="38"/>
        <w:rPr>
          <w:ins w:id="100902" w:author="מנוע מכני" w:date="2026-10-11T12:04:40Z"/>
        </w:rPr>
      </w:pPr>
      <w:r>
        <w:t xml:space="preserve">א"ל</w:t>
      </w:r>
      <w:r>
        <w:t xml:space="preserve"> רבא:</w:t>
      </w:r>
    </w:p>
    <w:p w:rsidR="00DA63EC" w:rsidRDefault="00DA63EC" w:rsidP="00DA63EC">
      <w:pPr>
        <w:tabs>
          <w:tab w:val="center" w:pos="2835"/>
        </w:tabs>
        <w:rPr>
          <w:rtl/>
        </w:rPr>
      </w:pPr>
      <w:del w:id="100903" w:author="מנוע מכני" w:date="2026-10-11T12:04:40Z">
        <w:r>
          <w:rPr>
            <w:rtl/>
          </w:rPr>
          <w:delText xml:space="preserve"> </w:delText>
        </w:r>
      </w:del>
      <w:r>
        <w:rPr>
          <w:rtl/>
        </w:rPr>
        <w:t xml:space="preserve">סכינא חריפא מפסקא קראי!</w:t>
      </w:r>
    </w:p>
    <w:p>
      <w:pPr>
        <w:pStyle w:val="38"/>
        <w:rPr>
          <w:ins w:id="100904" w:author="מנוע מכני" w:date="2026-10-11T12:04:40Z"/>
        </w:rPr>
      </w:pPr>
      <w:r>
        <w:t>- אלא רבא:</w:t>
      </w:r>
    </w:p>
    <w:p w:rsidR="00DA63EC" w:rsidRDefault="00DA63EC" w:rsidP="00DA63EC">
      <w:pPr>
        <w:pStyle w:val="affffb"/>
        <w:rPr>
          <w:rtl/>
        </w:rPr>
      </w:pPr>
      <w:del w:id="100905"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כל מנחת כהן כליל תהיה נדבתו</w:t>
      </w:r>
      <w:r w:rsidRPr="00A71A5E">
        <w:rPr>
          <w:rStyle w:val="afffff0"/>
          <w:rFonts w:hint="cs"/>
          <w:rtl/>
        </w:rPr>
        <w:t>'</w:t>
      </w:r>
      <w:r w:rsidRPr="00A71A5E">
        <w:rPr>
          <w:rStyle w:val="afffff0"/>
          <w:rtl/>
        </w:rPr>
        <w:t>,</w:t>
      </w:r>
      <w:r>
        <w:rPr>
          <w:rtl/>
        </w:rPr>
        <w:t xml:space="preserve"> </w:t>
      </w:r>
      <w:r>
        <w:rPr>
          <w:rtl/>
        </w:rPr>
        <w:t xml:space="preserve">לא</w:t>
      </w:r>
      <w:r>
        <w:rPr>
          <w:rtl/>
        </w:rPr>
        <w:t xml:space="preserve"> תאכל חובתו.</w:t>
      </w:r>
    </w:p>
    <w:p w:rsidR="00DA63EC" w:rsidRPr="00FE1B89" w:rsidRDefault="00DA63EC" w:rsidP="00DA63EC">
      <w:pPr>
        <w:tabs>
          <w:tab w:val="center" w:pos="2835"/>
        </w:tabs>
        <w:rPr>
          <w:spacing w:val="-6"/>
          <w:rtl/>
        </w:rPr>
      </w:pPr>
      <w:r w:rsidRPr="00FE1B89">
        <w:rPr>
          <w:rFonts w:hint="cs"/>
          <w:spacing w:val="-6"/>
          <w:rtl/>
        </w:rPr>
        <w:t xml:space="preserve">ולא להיפך </w:t>
      </w:r>
      <w:ins w:id="97545" w:author="מנוע מכני" w:date="2026-10-11T12:04:40Z">
        <w:r>
          <w:rPr>
            <w:rFonts w:hint="cs"/>
            <w:spacing w:val="-6"/>
            <w:rtl/>
          </w:rPr>
          <w:t xml:space="preserve">דמסתבר</w:t>
        </w:r>
      </w:ins>
      <w:del w:id="97546" w:author="מנוע מכני" w:date="2026-10-11T12:04:40Z">
        <w:r w:rsidRPr="00FE1B89">
          <w:rPr>
            <w:rFonts w:hint="cs"/>
            <w:spacing w:val="-6"/>
            <w:rtl/>
          </w:rPr>
          <w:delText xml:space="preserve">ד</w:delText>
        </w:r>
        <w:r w:rsidRPr="00FE1B89">
          <w:rPr>
            <w:spacing w:val="-6"/>
            <w:rtl/>
          </w:rPr>
          <w:delText xml:space="preserve">מסתברא</w:delText>
        </w:r>
      </w:del>
      <w:r w:rsidRPr="00FE1B89">
        <w:rPr>
          <w:spacing w:val="-6"/>
          <w:rtl/>
        </w:rPr>
        <w:t xml:space="preserve"> נדבתו </w:t>
      </w:r>
      <w:r w:rsidRPr="00FE1B89">
        <w:rPr>
          <w:spacing w:val="-6"/>
          <w:rtl/>
        </w:rPr>
        <w:t xml:space="preserve">הו</w:t>
      </w:r>
      <w:r w:rsidRPr="00FE1B89">
        <w:rPr>
          <w:rFonts w:hint="cs"/>
          <w:spacing w:val="-6"/>
          <w:rtl/>
        </w:rPr>
        <w:t>"ל</w:t>
      </w:r>
      <w:r w:rsidRPr="00FE1B89">
        <w:rPr>
          <w:spacing w:val="-6"/>
          <w:rtl/>
        </w:rPr>
        <w:t xml:space="preserve"> לרבויי, שכן תדירה, </w:t>
      </w:r>
      <w:r w:rsidRPr="00FE1B89">
        <w:rPr>
          <w:spacing w:val="-6"/>
          <w:rtl/>
        </w:rPr>
        <w:t xml:space="preserve">לא</w:t>
      </w:r>
      <w:r w:rsidRPr="00FE1B89">
        <w:rPr>
          <w:spacing w:val="-6"/>
          <w:rtl/>
        </w:rPr>
        <w:t xml:space="preserve"> חטי, בסים ריחיה.</w:t>
      </w:r>
      <w:r w:rsidRPr="00FE1B89">
        <w:rPr>
          <w:rFonts w:hint="cs"/>
          <w:spacing w:val="-6"/>
          <w:rtl/>
        </w:rPr>
        <w:t xml:space="preserve"> ונפישן מחובתו שעשרון</w:t>
      </w:r>
    </w:p>
    <w:p w:rsidR="00DA63EC" w:rsidRDefault="00DA63EC" w:rsidP="00DA63EC">
      <w:pPr>
        <w:tabs>
          <w:tab w:val="center" w:pos="2835"/>
        </w:tabs>
        <w:rPr>
          <w:rtl/>
        </w:rPr>
      </w:pP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tl/>
        </w:rPr>
        <w:t>ורבנן</w:t>
      </w:r>
      <w:r w:rsidRPr="00A71A5E">
        <w:rPr>
          <w:rStyle w:val="afffff0"/>
          <w:rtl/>
        </w:rPr>
        <w:t xml:space="preserve"> </w:t>
      </w:r>
      <w:r w:rsidRPr="00A71A5E">
        <w:rPr>
          <w:rStyle w:val="afffff0"/>
          <w:rFonts w:hint="cs"/>
          <w:rtl/>
        </w:rPr>
        <w:t>'</w:t>
      </w:r>
      <w:ins w:id="90829" w:author="Claude - סמנטי" w:date="2026-10-11T12:27:00Z">
        <w:r>
          <w:rPr>
            <w:rStyle w:val="afffff0"/>
            <w:rtl/>
          </w:rPr>
          <w:t xml:space="preserve">כָּל מִנְחַת כֹּהֵן כָּלִיל תִּהְיֶה לֹא תֵאָכֵל</w:t>
        </w:r>
      </w:ins>
      <w:del w:id="90830" w:author="Claude - סמנטי" w:date="2026-10-11T12:27:00Z">
        <w:r w:rsidRPr="00A71A5E">
          <w:rPr>
            <w:rStyle w:val="afffff0"/>
            <w:rtl/>
          </w:rPr>
          <w:delText xml:space="preserve">כל מנחת כהן כליל תהיה </w:delText>
        </w:r>
        <w:r w:rsidRPr="00A71A5E">
          <w:rPr>
            <w:rStyle w:val="afffff0"/>
            <w:rtl/>
          </w:rPr>
          <w:delText xml:space="preserve">לא</w:delText>
        </w:r>
        <w:r w:rsidRPr="00A71A5E">
          <w:rPr>
            <w:rStyle w:val="afffff0"/>
            <w:rtl/>
          </w:rPr>
          <w:delText xml:space="preserve"> תאכל</w:delText>
        </w:r>
      </w:del>
      <w:r w:rsidRPr="00A71A5E">
        <w:rPr>
          <w:rStyle w:val="afffff0"/>
          <w:rFonts w:hint="cs"/>
          <w:rtl/>
        </w:rPr>
        <w:t>'</w:t>
      </w:r>
      <w:r w:rsidRPr="00A71A5E">
        <w:rPr>
          <w:rStyle w:val="afffff0"/>
          <w:rtl/>
        </w:rPr>
        <w:t xml:space="preserve"> </w:t>
      </w:r>
      <w:ins w:id="97547" w:author="מנוע מכני" w:date="2026-10-11T12:04:40Z">
        <w:r>
          <w:rPr>
            <w:rFonts w:hint="cs"/>
            <w:rtl/>
          </w:rPr>
          <w:t xml:space="preserve">צריך</w:t>
        </w:r>
      </w:ins>
      <w:del w:id="97548" w:author="מנוע מכני" w:date="2026-10-11T12:04:40Z">
        <w:r>
          <w:rPr>
            <w:rFonts w:hint="cs"/>
            <w:rtl/>
          </w:rPr>
          <w:delText xml:space="preserve">מיבעי</w:delText>
        </w:r>
      </w:del>
      <w:r>
        <w:rPr>
          <w:rFonts w:hint="cs"/>
          <w:rtl/>
        </w:rPr>
        <w:t xml:space="preserve"> </w:t>
      </w:r>
      <w:r>
        <w:rPr>
          <w:rtl/>
        </w:rPr>
        <w:t xml:space="preserve">לכדתניא: אין לי אלא עליונה בכליל תקטר ותחתונה בלא תאכל, מנין ליתן את האמור של זה בזה ואת האמור של זה בזה? </w:t>
      </w:r>
      <w:r>
        <w:rPr>
          <w:rtl/>
        </w:rPr>
        <w:t xml:space="preserve">ת"ל</w:t>
      </w:r>
      <w:r>
        <w:rPr>
          <w:rtl/>
        </w:rPr>
        <w:t xml:space="preserve">:</w:t>
      </w:r>
      <w:r w:rsidRPr="007B654E">
        <w:rPr>
          <w:rStyle w:val="afffff0"/>
          <w:rtl/>
        </w:rPr>
        <w:t xml:space="preserve"> </w:t>
      </w:r>
      <w:r w:rsidRPr="007B654E">
        <w:rPr>
          <w:rStyle w:val="afffff0"/>
          <w:rFonts w:hint="cs"/>
          <w:rtl/>
        </w:rPr>
        <w:t>'</w:t>
      </w:r>
      <w:ins w:id="90827" w:author="Claude - סמנטי" w:date="2026-10-11T12:27:00Z">
        <w:r>
          <w:rPr>
            <w:rStyle w:val="afffff0"/>
            <w:rtl/>
          </w:rPr>
          <w:t xml:space="preserve">כָּלִיל</w:t>
        </w:r>
      </w:ins>
      <w:del w:id="90828" w:author="Claude - סמנטי" w:date="2026-10-11T12:27:00Z">
        <w:r w:rsidRPr="007B654E">
          <w:rPr>
            <w:rStyle w:val="afffff0"/>
            <w:rtl/>
          </w:rPr>
          <w:delText xml:space="preserve">כליל</w:delText>
        </w:r>
      </w:del>
      <w:r w:rsidRPr="007B654E">
        <w:rPr>
          <w:rStyle w:val="afffff0"/>
          <w:rFonts w:hint="cs"/>
          <w:rtl/>
        </w:rPr>
        <w:t>'</w:t>
      </w:r>
      <w:r w:rsidRPr="007B654E">
        <w:rPr>
          <w:rStyle w:val="afffff0"/>
          <w:rtl/>
        </w:rPr>
        <w:t xml:space="preserve"> </w:t>
      </w:r>
      <w:r>
        <w:rPr>
          <w:rtl/>
        </w:rPr>
        <w:t>כליל לגזירה שוה</w:t>
      </w:r>
      <w:r>
        <w:rPr>
          <w:rFonts w:hint="cs"/>
          <w:rtl/>
        </w:rPr>
        <w:t xml:space="preserve"> מה להלן אף כאן</w:t>
      </w:r>
      <w:r>
        <w:rPr>
          <w:rtl/>
        </w:rPr>
        <w:t xml:space="preserve"> תקטר, ומה כאן ליתן </w:t>
      </w:r>
      <w:r>
        <w:rPr>
          <w:rtl/>
        </w:rPr>
        <w:t xml:space="preserve">לא</w:t>
      </w:r>
      <w:r>
        <w:rPr>
          <w:rtl/>
        </w:rPr>
        <w:t xml:space="preserve"> תעשה על אכילתו, אף להלן ליתן </w:t>
      </w:r>
      <w:r>
        <w:rPr>
          <w:rtl/>
        </w:rPr>
        <w:t xml:space="preserve">לא</w:t>
      </w:r>
      <w:r>
        <w:rPr>
          <w:rtl/>
        </w:rPr>
        <w:t xml:space="preserve"> תעשה על אכילתו.</w:t>
      </w:r>
    </w:p>
    <w:p w:rsidR="00DA63EC" w:rsidRDefault="00DA63EC" w:rsidP="00DA63EC">
      <w:pPr>
        <w:pStyle w:val="afff3"/>
        <w:framePr w:wrap="around"/>
        <w:rPr>
          <w:rtl/>
        </w:rPr>
      </w:pPr>
      <w:r>
        <w:rPr>
          <w:rFonts w:hint="cs"/>
          <w:rtl/>
        </w:rPr>
        <w:t>עד:</w:t>
      </w:r>
    </w:p>
    <w:p>
      <w:pPr>
        <w:pStyle w:val="38"/>
        <w:rPr>
          <w:ins w:id="100907" w:author="מנוע מכני" w:date="2026-10-11T12:04:40Z"/>
        </w:rPr>
      </w:pPr>
      <w:del w:id="100906" w:author="מנוע מכני" w:date="2026-10-11T12:04:40Z">
        <w:r w:rsidRPr="00265E5E">
          <w:delText xml:space="preserve">•</w:delText>
        </w:r>
      </w:del>
      <w:r>
        <w:t xml:space="preserve"> </w:t>
      </w:r>
      <w:r w:rsidRPr="00F763EE">
        <w:t>בעי רבינא</w:t>
      </w:r>
      <w:r>
        <w:t xml:space="preserve">:</w:t>
      </w:r>
    </w:p>
    <w:p w:rsidR="00DA63EC" w:rsidRDefault="00DA63EC" w:rsidP="00DA63EC">
      <w:pPr>
        <w:tabs>
          <w:tab w:val="center" w:pos="2835"/>
        </w:tabs>
        <w:rPr>
          <w:rtl/>
        </w:rPr>
      </w:pPr>
      <w:del w:id="100908" w:author="מנוע מכני" w:date="2026-10-11T12:04:40Z">
        <w:r>
          <w:rPr>
            <w:rtl/>
          </w:rPr>
          <w:delText xml:space="preserve"> </w:delText>
        </w:r>
      </w:del>
      <w:r>
        <w:rPr>
          <w:rtl/>
        </w:rPr>
        <w:t xml:space="preserve">כהן שאכל מן האימורין מה הוא? </w:t>
      </w:r>
      <w:r>
        <w:rPr>
          <w:rFonts w:hint="cs"/>
          <w:rtl/>
        </w:rPr>
        <w:t xml:space="preserve">לגבי </w:t>
      </w:r>
      <w:ins w:id="91735" w:author="מנוע מכני" w:date="2026-10-11T12:04:40Z">
        <w:r>
          <w:rPr>
            <w:rFonts w:hint="cs"/>
            <w:rtl/>
          </w:rPr>
          <w:t xml:space="preserve">לא</w:t>
        </w:r>
      </w:ins>
      <w:del w:id="91736" w:author="מנוע מכני" w:date="2026-10-11T12:04:40Z">
        <w:r>
          <w:rPr>
            <w:rFonts w:hint="cs"/>
            <w:rtl/>
          </w:rPr>
          <w:delText xml:space="preserve">ל</w:delText>
        </w:r>
        <w:r>
          <w:rPr>
            <w:rtl/>
          </w:rPr>
          <w:delText xml:space="preserve">או</w:delText>
        </w:r>
      </w:del>
      <w:r>
        <w:rPr>
          <w:rtl/>
        </w:rPr>
        <w:t xml:space="preserve"> דכליל תהיה,</w:t>
      </w:r>
    </w:p>
    <w:p>
      <w:pPr>
        <w:pStyle w:val="38"/>
        <w:rPr>
          <w:ins w:id="100909" w:author="מנוע מכני" w:date="2026-10-11T12:04:40Z"/>
        </w:rPr>
      </w:pPr>
      <w:r>
        <w:t xml:space="preserve">- </w:t>
      </w:r>
      <w:r w:rsidRPr="00B45DAF">
        <w:t>אר</w:t>
      </w:r>
      <w:r>
        <w:t>"</w:t>
      </w:r>
      <w:r w:rsidRPr="00B45DAF">
        <w:t>א</w:t>
      </w:r>
      <w:r w:rsidRPr="00B45DAF">
        <w:t xml:space="preserve"> לרבינא, ת"ש:</w:t>
      </w:r>
    </w:p>
    <w:p w:rsidR="00DA63EC" w:rsidRDefault="00DA63EC" w:rsidP="00DA63EC">
      <w:pPr>
        <w:pStyle w:val="affffb"/>
        <w:rPr>
          <w:rtl/>
        </w:rPr>
      </w:pPr>
      <w:del w:id="100910" w:author="מנוע מכני" w:date="2026-10-11T12:04:40Z">
        <w:r w:rsidRPr="00B45DAF">
          <w:rPr>
            <w:rtl/>
          </w:rPr>
          <w:delText xml:space="preserve"> </w:delText>
        </w:r>
      </w:del>
      <w:r w:rsidRPr="00B45DAF">
        <w:rPr>
          <w:rStyle w:val="2fb"/>
          <w:rtl/>
        </w:rPr>
        <w:t xml:space="preserve">ר"א</w:t>
      </w:r>
      <w:r w:rsidRPr="00B45DAF">
        <w:rPr>
          <w:rtl/>
        </w:rPr>
        <w:t xml:space="preserve"> אומר: כל שהוא בכליל תהיה, ליתן </w:t>
      </w:r>
      <w:r w:rsidRPr="00B45DAF">
        <w:rPr>
          <w:rtl/>
        </w:rPr>
        <w:t xml:space="preserve">לא</w:t>
      </w:r>
      <w:r w:rsidRPr="00B45DAF">
        <w:rPr>
          <w:rtl/>
        </w:rPr>
        <w:t xml:space="preserve"> תעשה על אכילתו.</w:t>
      </w:r>
    </w:p>
    <w:p w:rsidR="00DA63EC" w:rsidRDefault="00DA63EC" w:rsidP="00DA63EC">
      <w:pPr>
        <w:pStyle w:val="affffd"/>
        <w:rPr>
          <w:rtl/>
        </w:rPr>
      </w:pPr>
      <w:r>
        <w:rPr>
          <w:rtl/>
        </w:rPr>
        <w:t>׹</w:t>
      </w:r>
    </w:p>
    <w:p>
      <w:pPr>
        <w:pStyle w:val="MishnaBatzad"/>
        <w:rPr>
          <w:ins w:id="20410" w:author="קלוד" w:date="2026-10-11T09:07:26Z"/>
        </w:rPr>
      </w:pPr>
      <w:ins w:id="20409" w:author="קלוד" w:date="2026-10-11T09:07:26Z">
        <w:r>
          <w:t xml:space="preserve">משנה ב</w:t>
        </w:r>
      </w:ins>
    </w:p>
    <w:p w:rsidR="00DA63EC" w:rsidRPr="000A334C" w:rsidRDefault="00DA63EC" w:rsidP="003B6D22">
      <w:pPr>
        <w:pStyle w:val="afff9"/>
        <w:rPr>
          <w:del w:id="20218" w:author="קלוד" w:date="2026-10-11T09:07:26Z"/>
          <w:rtl/>
        </w:rPr>
      </w:pPr>
      <w:del w:id="20217" w:author="קלוד" w:date="2026-10-11T09:07:26Z">
        <w:r w:rsidRPr="000A334C">
          <w:rPr>
            <w:rtl/>
          </w:rPr>
          <w:delText xml:space="preserve">מתני'.</w:delText>
        </w:r>
      </w:del>
    </w:p>
    <w:p w:rsidR="00DA63EC" w:rsidRPr="000A334C" w:rsidRDefault="00DA63EC" w:rsidP="003B6D22">
      <w:pPr>
        <w:pStyle w:val="afff9"/>
        <w:spacing w:before="120"/>
        <w:rPr>
          <w:rtl/>
        </w:rPr>
        <w:pPrChange w:id="90047" w:author="קלוד" w:date="2026-10-11T12:09:42Z">
          <w:pPr>
            <w:pStyle w:val="afff9"/>
          </w:pPr>
        </w:pPrChange>
      </w:pPr>
      <w:r w:rsidRPr="000A334C">
        <w:rPr>
          <w:rtl/>
        </w:rPr>
        <w:lastRenderedPageBreak/>
        <w:t xml:space="preserve">מנחת כהנים ומנחת כהן משיח ומנחת נסכים - למזבח, </w:t>
      </w:r>
    </w:p>
    <w:p w:rsidR="00DA63EC" w:rsidRPr="000A334C" w:rsidRDefault="00DA63EC" w:rsidP="003B6D22">
      <w:pPr>
        <w:pStyle w:val="afff9"/>
        <w:rPr>
          <w:rtl/>
        </w:rPr>
      </w:pPr>
      <w:r w:rsidRPr="000A334C">
        <w:rPr>
          <w:rtl/>
        </w:rPr>
        <w:t>ואין בהן לכהנים, ובזה יפה כח מזבח מכח הכהנים.</w:t>
      </w:r>
    </w:p>
    <w:p w:rsidR="00DA63EC" w:rsidRPr="00E105BC" w:rsidRDefault="00DA63EC" w:rsidP="003B6D22">
      <w:pPr>
        <w:pStyle w:val="afff9"/>
        <w:rPr>
          <w:spacing w:val="-2"/>
          <w:rtl/>
        </w:rPr>
      </w:pPr>
      <w:r w:rsidRPr="00E105BC">
        <w:rPr>
          <w:spacing w:val="-2"/>
          <w:rtl/>
        </w:rPr>
        <w:t>שתי הלחם ולחם הפנים נאכלין לכהנים, ואין בהם למזבח, ובזה יפה כח הכהנים מכח המזבח.</w:t>
      </w:r>
    </w:p>
    <w:p w:rsidR="00DA63EC" w:rsidRDefault="00DA63EC" w:rsidP="00DA63EC">
      <w:pPr>
        <w:pStyle w:val="affffd"/>
        <w:rPr>
          <w:rtl/>
        </w:rPr>
      </w:pPr>
      <w:r>
        <w:rPr>
          <w:rtl/>
        </w:rPr>
        <w:t>׹</w:t>
      </w:r>
    </w:p>
    <w:p>
      <w:pPr>
        <w:pStyle w:val="afffff8"/>
        <w:rPr>
          <w:ins w:id="90299" w:author="קלוד" w:date="2026-10-11T12:32:08Z"/>
        </w:rPr>
      </w:pPr>
      <w:ins w:id="90300" w:author="קלוד" w:date="2026-10-11T12:32:08Z">
        <w:r>
          <w:rPr>
            <w:color w:val="7B3F00"/>
          </w:rPr>
          <w:t xml:space="preserve">יפה כח המזבח - עולה, עולת העוף ונסכים</w:t>
        </w:r>
      </w:ins>
    </w:p>
    <w:p>
      <w:pPr>
        <w:pStyle w:val="38"/>
        <w:rPr>
          <w:ins w:id="100911" w:author="מנוע מכני" w:date="2026-10-11T12:04:40Z"/>
        </w:rPr>
      </w:pPr>
      <w:r>
        <w:t xml:space="preserve">והך</w:t>
      </w:r>
    </w:p>
    <w:p w:rsidR="00DA63EC" w:rsidRDefault="00DA63EC" w:rsidP="00DA63EC">
      <w:pPr>
        <w:tabs>
          <w:tab w:val="center" w:pos="2835"/>
        </w:tabs>
        <w:rPr>
          <w:rtl/>
        </w:rPr>
      </w:pPr>
      <w:del w:id="100912" w:author="מנוע מכני" w:date="2026-10-11T12:04:40Z">
        <w:r>
          <w:rPr>
            <w:rFonts w:hint="cs"/>
            <w:rtl/>
          </w:rPr>
          <w:delText xml:space="preserve"> </w:delText>
        </w:r>
      </w:del>
      <w:r>
        <w:rPr>
          <w:rFonts w:hint="cs"/>
          <w:rtl/>
        </w:rPr>
        <w:t xml:space="preserve">ד</w:t>
      </w:r>
      <w:r>
        <w:rPr>
          <w:rtl/>
        </w:rPr>
        <w:t>עולה</w:t>
      </w:r>
      <w:r>
        <w:rPr>
          <w:rFonts w:hint="cs"/>
          <w:rtl/>
        </w:rPr>
        <w:t xml:space="preserve"> למזבח.-</w:t>
      </w:r>
      <w:ins w:id="95095" w:author="מנוע מכני" w:date="2026-10-11T12:04:40Z">
        <w:ins w:id="95097" w:author="מנוע מכני" w:date="2026-10-11T12:04:40Z">
          <w:r>
            <w:rPr>
              <w:rFonts w:hint="cs"/>
              <w:rtl/>
            </w:rPr>
            <w:t xml:space="preserve"> </w:t>
          </w:r>
        </w:ins>
        <w:del w:id="95098" w:author="מנוע מכני" w:date="2026-10-11T12:04:40Z">
          <w:r>
            <w:rPr>
              <w:rFonts w:hint="cs"/>
              <w:rtl/>
            </w:rPr>
            <w:delText xml:space="preserve"> </w:delText>
          </w:r>
          <w:r>
            <w:rPr>
              <w:rFonts w:hint="cs"/>
              <w:rtl/>
            </w:rPr>
            <w:delText xml:space="preserve"> </w:delText>
          </w:r>
        </w:del>
      </w:ins>
      <w:del w:id="95096" w:author="מנוע מכני" w:date="2026-10-11T12:04:40Z">
        <w:r>
          <w:rPr>
            <w:rFonts w:hint="cs"/>
            <w:rtl/>
          </w:rPr>
          <w:delText xml:space="preserve">  </w:delText>
        </w:r>
      </w:del>
      <w:ins w:id="91737" w:author="מנוע מכני" w:date="2026-10-11T12:04:40Z">
        <w:r>
          <w:rPr>
            <w:rtl/>
          </w:rPr>
          <w:t xml:space="preserve">יש</w:t>
        </w:r>
      </w:ins>
      <w:del w:id="91738" w:author="מנוע מכני" w:date="2026-10-11T12:04:40Z">
        <w:r>
          <w:rPr>
            <w:rtl/>
          </w:rPr>
          <w:delText xml:space="preserve">איכא</w:delText>
        </w:r>
      </w:del>
      <w:r>
        <w:rPr>
          <w:rtl/>
        </w:rPr>
        <w:t xml:space="preserve"> עורה לכהנים.</w:t>
      </w:r>
    </w:p>
    <w:p w:rsidR="00DA63EC" w:rsidRDefault="00DA63EC" w:rsidP="00DA63EC">
      <w:pPr>
        <w:tabs>
          <w:tab w:val="center" w:pos="2835"/>
        </w:tabs>
        <w:rPr>
          <w:rtl/>
        </w:rPr>
      </w:pPr>
      <w:r>
        <w:rPr>
          <w:rtl/>
        </w:rPr>
        <w:t xml:space="preserve">והא </w:t>
      </w:r>
      <w:ins w:id="91739" w:author="מנוע מכני" w:date="2026-10-11T12:04:40Z">
        <w:r>
          <w:rPr>
            <w:rFonts w:hint="cs"/>
            <w:rtl/>
          </w:rPr>
          <w:t xml:space="preserve">דיש</w:t>
        </w:r>
      </w:ins>
      <w:del w:id="91740" w:author="מנוע מכני" w:date="2026-10-11T12:04:40Z">
        <w:r>
          <w:rPr>
            <w:rFonts w:hint="cs"/>
            <w:rtl/>
          </w:rPr>
          <w:delText xml:space="preserve">ד</w:delText>
        </w:r>
        <w:r>
          <w:rPr>
            <w:rtl/>
          </w:rPr>
          <w:delText xml:space="preserve">איכא</w:delText>
        </w:r>
      </w:del>
      <w:r>
        <w:rPr>
          <w:rtl/>
        </w:rPr>
        <w:t xml:space="preserve"> עולת העוף</w:t>
      </w:r>
      <w:ins w:id="95099" w:author="מנוע מכני" w:date="2026-10-11T12:04:40Z">
        <w:ins w:id="95101" w:author="מנוע מכני" w:date="2026-10-11T12:04:40Z">
          <w:r>
            <w:rPr>
              <w:rFonts w:hint="cs"/>
              <w:rtl/>
            </w:rPr>
            <w:t xml:space="preserve"> </w:t>
          </w:r>
        </w:ins>
        <w:del w:id="95102" w:author="מנוע מכני" w:date="2026-10-11T12:04:40Z">
          <w:r>
            <w:rPr>
              <w:rFonts w:hint="cs"/>
              <w:rtl/>
            </w:rPr>
            <w:delText xml:space="preserve"> </w:delText>
          </w:r>
          <w:r>
            <w:rPr>
              <w:rFonts w:hint="cs"/>
              <w:rtl/>
            </w:rPr>
            <w:delText xml:space="preserve"> </w:delText>
          </w:r>
        </w:del>
      </w:ins>
      <w:del w:id="95100" w:author="מנוע מכני" w:date="2026-10-11T12:04:40Z">
        <w:r>
          <w:rPr>
            <w:rFonts w:hint="cs"/>
            <w:rtl/>
          </w:rPr>
          <w:delText xml:space="preserve">  </w:delText>
        </w:r>
      </w:del>
      <w:r>
        <w:rPr>
          <w:rFonts w:hint="cs"/>
          <w:rtl/>
        </w:rPr>
        <w:t xml:space="preserve">- </w:t>
      </w:r>
      <w:ins w:id="91741" w:author="מנוע מכני" w:date="2026-10-11T12:04:40Z">
        <w:r>
          <w:rPr>
            <w:rtl/>
          </w:rPr>
          <w:t xml:space="preserve">יש</w:t>
        </w:r>
      </w:ins>
      <w:del w:id="91742" w:author="מנוע מכני" w:date="2026-10-11T12:04:40Z">
        <w:r>
          <w:rPr>
            <w:rtl/>
          </w:rPr>
          <w:delText xml:space="preserve">איכא</w:delText>
        </w:r>
      </w:del>
      <w:r>
        <w:rPr>
          <w:rtl/>
        </w:rPr>
        <w:t xml:space="preserve"> מוראה ונוצה</w:t>
      </w:r>
      <w:r>
        <w:rPr>
          <w:rFonts w:hint="cs"/>
          <w:rtl/>
        </w:rPr>
        <w:t>[דלא קריבי]</w:t>
      </w:r>
      <w:r>
        <w:rPr>
          <w:rtl/>
        </w:rPr>
        <w:t>.</w:t>
      </w:r>
    </w:p>
    <w:p>
      <w:pPr>
        <w:pStyle w:val="38"/>
        <w:rPr>
          <w:ins w:id="100913" w:author="מנוע מכני" w:date="2026-10-11T12:04:40Z"/>
        </w:rPr>
      </w:pPr>
      <w:r>
        <w:t xml:space="preserve">והך</w:t>
      </w:r>
    </w:p>
    <w:p w:rsidR="00DA63EC" w:rsidRDefault="00DA63EC" w:rsidP="00DA63EC">
      <w:pPr>
        <w:tabs>
          <w:tab w:val="center" w:pos="2835"/>
        </w:tabs>
        <w:rPr>
          <w:rtl/>
        </w:rPr>
      </w:pPr>
      <w:del w:id="100914" w:author="מנוע מכני" w:date="2026-10-11T12:04:40Z">
        <w:r>
          <w:rPr>
            <w:rFonts w:hint="cs"/>
            <w:rtl/>
          </w:rPr>
          <w:delText xml:space="preserve"> </w:delText>
        </w:r>
      </w:del>
      <w:r>
        <w:rPr>
          <w:rFonts w:hint="cs"/>
          <w:rtl/>
        </w:rPr>
        <w:t xml:space="preserve">דנסכים</w:t>
      </w:r>
      <w:ins w:id="95103" w:author="מנוע מכני" w:date="2026-10-11T12:04:40Z">
        <w:r>
          <w:rPr>
            <w:rFonts w:hint="cs"/>
            <w:rtl/>
          </w:rPr>
          <w:t xml:space="preserve"> </w:t>
        </w:r>
      </w:ins>
      <w:del w:id="95104" w:author="מנוע מכני" w:date="2026-10-11T12:04:40Z">
        <w:r>
          <w:rPr>
            <w:rFonts w:hint="cs"/>
            <w:rtl/>
          </w:rPr>
          <w:delText xml:space="preserve">  </w:delText>
        </w:r>
      </w:del>
      <w:r>
        <w:rPr>
          <w:rFonts w:hint="cs"/>
          <w:rtl/>
        </w:rPr>
        <w:t xml:space="preserve">- </w:t>
      </w:r>
      <w:r>
        <w:rPr>
          <w:rtl/>
        </w:rPr>
        <w:t>לשיתין אזלי.</w:t>
      </w:r>
    </w:p>
    <w:p>
      <w:pPr>
        <w:pStyle w:val="38"/>
        <w:rPr>
          <w:ins w:id="100915" w:author="מנוע מכני" w:date="2026-10-11T12:04:40Z"/>
        </w:rPr>
      </w:pPr>
      <w:r w:rsidRPr="00785C33">
        <w:t>ו</w:t>
      </w:r>
      <w:r w:rsidRPr="00785C33">
        <w:t>בזו לאפוקי מדשמואל</w:t>
      </w:r>
      <w:r>
        <w:t xml:space="preserve">:</w:t>
      </w:r>
    </w:p>
    <w:p w:rsidR="00DA63EC" w:rsidRDefault="00DA63EC" w:rsidP="00DA63EC">
      <w:pPr>
        <w:tabs>
          <w:tab w:val="center" w:pos="2835"/>
        </w:tabs>
        <w:rPr>
          <w:rtl/>
        </w:rPr>
      </w:pPr>
      <w:del w:id="100916" w:author="מנוע מכני" w:date="2026-10-11T12:04:40Z">
        <w:r>
          <w:rPr>
            <w:rtl/>
          </w:rPr>
          <w:delText xml:space="preserve"> </w:delText>
        </w:r>
      </w:del>
      <w:r>
        <w:rPr>
          <w:rtl/>
        </w:rPr>
        <w:t xml:space="preserve">המתנדב יין, מביאו ומזלפו על גבי </w:t>
      </w:r>
      <w:r w:rsidRPr="00785C33">
        <w:rPr>
          <w:b/>
          <w:bCs/>
          <w:rtl/>
        </w:rPr>
        <w:t>אישים</w:t>
      </w:r>
      <w:r>
        <w:rPr>
          <w:rtl/>
        </w:rPr>
        <w:t xml:space="preserve">, </w:t>
      </w:r>
      <w:r>
        <w:rPr>
          <w:rtl/>
        </w:rPr>
        <w:t xml:space="preserve">קמ"ל</w:t>
      </w:r>
      <w:r>
        <w:rPr>
          <w:rtl/>
        </w:rPr>
        <w:t xml:space="preserve"> דלשיתין אזלי.</w:t>
      </w:r>
    </w:p>
    <w:p>
      <w:pPr>
        <w:pStyle w:val="38"/>
        <w:rPr>
          <w:ins w:id="100917" w:author="מנוע מכני" w:date="2026-10-11T12:04:40Z"/>
        </w:rPr>
      </w:pPr>
      <w:r w:rsidRPr="00785C33">
        <w:t xml:space="preserve">מסייע </w:t>
      </w:r>
      <w:r w:rsidRPr="00785C33">
        <w:t>ל</w:t>
      </w:r>
      <w:r w:rsidRPr="00785C33">
        <w:t>שמואל</w:t>
      </w:r>
      <w:r>
        <w:t xml:space="preserve">:</w:t>
      </w:r>
    </w:p>
    <w:p w:rsidR="00DA63EC" w:rsidRDefault="00DA63EC" w:rsidP="00DA63EC">
      <w:pPr>
        <w:tabs>
          <w:tab w:val="center" w:pos="2835"/>
        </w:tabs>
        <w:rPr>
          <w:rtl/>
        </w:rPr>
      </w:pPr>
      <w:del w:id="100918" w:author="מנוע מכני" w:date="2026-10-11T12:04:40Z">
        <w:r>
          <w:rPr>
            <w:rtl/>
          </w:rPr>
          <w:delText xml:space="preserve"> </w:delText>
        </w:r>
      </w:del>
      <w:r>
        <w:rPr>
          <w:rtl/>
        </w:rPr>
        <w:t xml:space="preserve">המתנדב שמן, קומצו ושיריו נאכלין.</w:t>
      </w:r>
    </w:p>
    <w:p w:rsidR="00DA63EC" w:rsidRDefault="00DA63EC" w:rsidP="00DA63EC">
      <w:pPr>
        <w:pStyle w:val="affffd"/>
        <w:rPr>
          <w:del w:id="90063" w:author="מנוע עיצוב" w:date="2026-10-11T12:09:26Z"/>
          <w:rtl/>
        </w:rPr>
      </w:pPr>
      <w:del w:id="90062" w:author="מנוע עיצוב" w:date="2026-10-11T12:09:26Z">
        <w:r>
          <w:rPr>
            <w:rtl/>
          </w:rPr>
          <w:delText xml:space="preserve">׹</w:delText>
        </w:r>
      </w:del>
    </w:p>
    <w:p w:rsidR="00DA63EC" w:rsidRDefault="00DA63EC" w:rsidP="00DA63EC">
      <w:pPr>
        <w:pStyle w:val="affff1"/>
        <w:ind w:end="0"/>
        <w:rPr>
          <w:rtl/>
        </w:rPr>
        <w:pPrChange w:id="20065" w:author="קלוד" w:date="2026-10-11T09:07:26Z">
          <w:pPr>
            <w:pStyle w:val="affff1"/>
            <w:rPr>
              <w:rtl/>
            </w:rPr>
          </w:pPr>
        </w:pPrChange>
      </w:pPr>
      <w:ins w:id="9829" w:author="מספור קטעי משנה" w:date="2026-10-11T09:35:12Z">
        <w:r>
          <w:rPr>
            <w:rStyle w:val="MisparKeta"/>
          </w:rPr>
          <w:t xml:space="preserve">ג. </w:t>
        </w:r>
      </w:ins>
      <w:r>
        <w:rPr>
          <w:rtl/>
        </w:rPr>
        <w:t>שתי הלחם ולחם הפנים.</w:t>
      </w:r>
    </w:p>
    <w:p>
      <w:pPr>
        <w:pStyle w:val="38"/>
        <w:rPr>
          <w:ins w:id="100919" w:author="מנוע מכני" w:date="2026-10-11T12:04:40Z"/>
        </w:rPr>
      </w:pPr>
      <w:r>
        <w:t xml:space="preserve">והך</w:t>
      </w:r>
    </w:p>
    <w:p w:rsidR="00DA63EC" w:rsidRDefault="00DA63EC" w:rsidP="00DA63EC">
      <w:pPr>
        <w:tabs>
          <w:tab w:val="center" w:pos="2835"/>
        </w:tabs>
        <w:rPr>
          <w:rtl/>
        </w:rPr>
      </w:pPr>
      <w:del w:id="100920" w:author="מנוע מכני" w:date="2026-10-11T12:04:40Z">
        <w:r>
          <w:rPr>
            <w:rFonts w:hint="cs"/>
            <w:rtl/>
          </w:rPr>
          <w:delText xml:space="preserve"> </w:delText>
        </w:r>
      </w:del>
      <w:ins w:id="91743" w:author="מנוע מכני" w:date="2026-10-11T12:04:40Z">
        <w:r>
          <w:rPr>
            <w:rFonts w:hint="cs"/>
            <w:rtl/>
          </w:rPr>
          <w:t xml:space="preserve">דיש</w:t>
        </w:r>
      </w:ins>
      <w:del w:id="91744" w:author="מנוע מכני" w:date="2026-10-11T12:04:40Z">
        <w:r>
          <w:rPr>
            <w:rFonts w:hint="cs"/>
            <w:rtl/>
          </w:rPr>
          <w:delText xml:space="preserve">ד</w:delText>
        </w:r>
        <w:r>
          <w:rPr>
            <w:rtl/>
          </w:rPr>
          <w:delText xml:space="preserve">איכא</w:delText>
        </w:r>
      </w:del>
      <w:r>
        <w:rPr>
          <w:rtl/>
        </w:rPr>
        <w:t xml:space="preserve"> חטאת העוף</w:t>
      </w:r>
      <w:ins w:id="95105" w:author="מנוע מכני" w:date="2026-10-11T12:04:40Z">
        <w:r>
          <w:rPr>
            <w:rFonts w:hint="cs"/>
            <w:rtl/>
          </w:rPr>
          <w:t xml:space="preserve"> </w:t>
        </w:r>
      </w:ins>
      <w:del w:id="95106" w:author="מנוע מכני" w:date="2026-10-11T12:04:40Z">
        <w:r>
          <w:rPr>
            <w:rFonts w:hint="cs"/>
            <w:rtl/>
          </w:rPr>
          <w:delText xml:space="preserve">  </w:delText>
        </w:r>
      </w:del>
      <w:r>
        <w:rPr>
          <w:rFonts w:hint="cs"/>
          <w:rtl/>
        </w:rPr>
        <w:t xml:space="preserve">- </w:t>
      </w:r>
      <w:ins w:id="91745" w:author="מנוע מכני" w:date="2026-10-11T12:04:40Z">
        <w:r>
          <w:rPr>
            <w:rtl/>
          </w:rPr>
          <w:t xml:space="preserve">יש</w:t>
        </w:r>
      </w:ins>
      <w:del w:id="91746" w:author="מנוע מכני" w:date="2026-10-11T12:04:40Z">
        <w:r>
          <w:rPr>
            <w:rtl/>
          </w:rPr>
          <w:delText xml:space="preserve">איכא</w:delText>
        </w:r>
      </w:del>
      <w:r>
        <w:rPr>
          <w:rtl/>
        </w:rPr>
        <w:t xml:space="preserve"> דמה.</w:t>
      </w:r>
    </w:p>
    <w:p>
      <w:pPr>
        <w:pStyle w:val="38"/>
        <w:rPr>
          <w:ins w:id="100921" w:author="מנוע מכני" w:date="2026-10-11T12:04:40Z"/>
        </w:rPr>
      </w:pPr>
      <w:r>
        <w:t>וה</w:t>
      </w:r>
      <w:r>
        <w:t xml:space="preserve">ך</w:t>
      </w:r>
    </w:p>
    <w:p w:rsidR="00DA63EC" w:rsidRDefault="00DA63EC" w:rsidP="00DA63EC">
      <w:pPr>
        <w:tabs>
          <w:tab w:val="center" w:pos="2835"/>
        </w:tabs>
        <w:rPr>
          <w:rtl/>
        </w:rPr>
      </w:pPr>
      <w:del w:id="100922" w:author="מנוע מכני" w:date="2026-10-11T12:04:40Z">
        <w:r>
          <w:rPr>
            <w:rFonts w:hint="cs"/>
            <w:rtl/>
          </w:rPr>
          <w:delText xml:space="preserve"> </w:delText>
        </w:r>
      </w:del>
      <w:ins w:id="91747" w:author="מנוע מכני" w:date="2026-10-11T12:04:40Z">
        <w:r>
          <w:rPr>
            <w:rFonts w:hint="cs"/>
            <w:rtl/>
          </w:rPr>
          <w:t xml:space="preserve">דיש</w:t>
        </w:r>
      </w:ins>
      <w:del w:id="91748" w:author="מנוע מכני" w:date="2026-10-11T12:04:40Z">
        <w:r>
          <w:rPr>
            <w:rFonts w:hint="cs"/>
            <w:rtl/>
          </w:rPr>
          <w:delText xml:space="preserve">ד</w:delText>
        </w:r>
        <w:r>
          <w:rPr>
            <w:rtl/>
          </w:rPr>
          <w:delText xml:space="preserve">איכא</w:delText>
        </w:r>
      </w:del>
      <w:r>
        <w:rPr>
          <w:rtl/>
        </w:rPr>
        <w:t xml:space="preserve"> לוג שמן של מצורע</w:t>
      </w:r>
      <w:ins w:id="95107" w:author="מנוע מכני" w:date="2026-10-11T12:04:40Z">
        <w:r>
          <w:rPr>
            <w:rFonts w:hint="cs"/>
            <w:rtl/>
          </w:rPr>
          <w:t xml:space="preserve"> </w:t>
        </w:r>
      </w:ins>
      <w:del w:id="95108" w:author="מנוע מכני" w:date="2026-10-11T12:04:40Z">
        <w:r>
          <w:rPr>
            <w:rFonts w:hint="cs"/>
            <w:rtl/>
          </w:rPr>
          <w:delText xml:space="preserve">  </w:delText>
        </w:r>
      </w:del>
      <w:r>
        <w:rPr>
          <w:rFonts w:hint="cs"/>
          <w:rtl/>
        </w:rPr>
        <w:t xml:space="preserve">- </w:t>
      </w:r>
      <w:ins w:id="91749" w:author="מנוע מכני" w:date="2026-10-11T12:04:40Z">
        <w:r>
          <w:rPr>
            <w:rtl/>
          </w:rPr>
          <w:t xml:space="preserve">יש</w:t>
        </w:r>
      </w:ins>
      <w:del w:id="91750" w:author="מנוע מכני" w:date="2026-10-11T12:04:40Z">
        <w:r>
          <w:rPr>
            <w:rtl/>
          </w:rPr>
          <w:delText xml:space="preserve">איכא</w:delText>
        </w:r>
      </w:del>
      <w:r>
        <w:rPr>
          <w:rtl/>
        </w:rPr>
        <w:t xml:space="preserve"> מתנותיו.</w:t>
      </w:r>
    </w:p>
    <w:p w:rsidR="00DA63EC" w:rsidRDefault="00DA63EC" w:rsidP="00DA63EC">
      <w:pPr>
        <w:tabs>
          <w:tab w:val="center" w:pos="2835"/>
        </w:tabs>
        <w:rPr>
          <w:rtl/>
        </w:rPr>
      </w:pPr>
      <w:r w:rsidRPr="00785C33">
        <w:rPr>
          <w:rFonts w:hint="cs"/>
          <w:b/>
          <w:bCs/>
          <w:rtl/>
        </w:rPr>
        <w:t>ו</w:t>
      </w:r>
      <w:r w:rsidRPr="00785C33">
        <w:rPr>
          <w:b/>
          <w:bCs/>
          <w:rtl/>
        </w:rPr>
        <w:t>בזו</w:t>
      </w:r>
      <w:r>
        <w:rPr>
          <w:rtl/>
        </w:rPr>
        <w:t>? לאפוקי ממ"</w:t>
      </w:r>
      <w:r>
        <w:rPr>
          <w:rFonts w:hint="cs"/>
          <w:rtl/>
        </w:rPr>
        <w:t>ד</w:t>
      </w:r>
      <w:r>
        <w:rPr>
          <w:rtl/>
        </w:rPr>
        <w:t xml:space="preserve">: שתי הלחם הבאות בפני עצמן לשריפה אתיין, </w:t>
      </w:r>
      <w:r>
        <w:rPr>
          <w:rtl/>
        </w:rPr>
        <w:t xml:space="preserve">קמ"</w:t>
      </w:r>
      <w:r>
        <w:rPr>
          <w:rFonts w:hint="cs"/>
          <w:rtl/>
        </w:rPr>
        <w:t>ל</w:t>
      </w:r>
      <w:r>
        <w:rPr>
          <w:rtl/>
        </w:rPr>
        <w:t>, דבזו יפה כח כהנים לעולם.</w:t>
      </w:r>
    </w:p>
    <w:p w:rsidR="00DA63EC" w:rsidRDefault="00DA63EC" w:rsidP="00DA63EC">
      <w:pPr>
        <w:pStyle w:val="affffd"/>
        <w:rPr>
          <w:rtl/>
        </w:rPr>
      </w:pPr>
      <w:r>
        <w:rPr>
          <w:rtl/>
        </w:rPr>
        <w:t>׹</w:t>
      </w:r>
    </w:p>
    <w:p>
      <w:pPr>
        <w:pStyle w:val="MishnaBatzad"/>
        <w:rPr>
          <w:ins w:id="20412" w:author="קלוד" w:date="2026-10-11T09:07:26Z"/>
        </w:rPr>
      </w:pPr>
      <w:ins w:id="20411" w:author="קלוד" w:date="2026-10-11T09:07:26Z">
        <w:r>
          <w:t xml:space="preserve">משנה ג</w:t>
        </w:r>
      </w:ins>
    </w:p>
    <w:p w:rsidR="00DA63EC" w:rsidRPr="000A334C" w:rsidRDefault="00DA63EC" w:rsidP="003B6D22">
      <w:pPr>
        <w:pStyle w:val="afff9"/>
        <w:rPr>
          <w:del w:id="20220" w:author="קלוד" w:date="2026-10-11T09:07:26Z"/>
          <w:rtl/>
        </w:rPr>
      </w:pPr>
      <w:del w:id="20219" w:author="קלוד" w:date="2026-10-11T09:07:26Z">
        <w:r w:rsidRPr="000A334C">
          <w:rPr>
            <w:rtl/>
          </w:rPr>
          <w:delText xml:space="preserve">מתני'.</w:delText>
        </w:r>
      </w:del>
    </w:p>
    <w:p w:rsidR="00DA63EC" w:rsidRPr="000A334C" w:rsidRDefault="00DA63EC" w:rsidP="003B6D22">
      <w:pPr>
        <w:pStyle w:val="afff9"/>
        <w:spacing w:before="120"/>
        <w:rPr>
          <w:rtl/>
        </w:rPr>
        <w:pPrChange w:id="90048" w:author="קלוד" w:date="2026-10-11T12:09:42Z">
          <w:pPr>
            <w:pStyle w:val="afff9"/>
          </w:pPr>
        </w:pPrChange>
      </w:pPr>
      <w:r w:rsidRPr="000A334C">
        <w:rPr>
          <w:rtl/>
        </w:rPr>
        <w:t xml:space="preserve">כל המנחות הנעשות בכלי - טעונות שלשה מתנות שמן: </w:t>
      </w:r>
    </w:p>
    <w:p w:rsidR="00DA63EC" w:rsidRPr="000A334C" w:rsidRDefault="00DA63EC" w:rsidP="003B6D22">
      <w:pPr>
        <w:pStyle w:val="afff9"/>
        <w:rPr>
          <w:rtl/>
        </w:rPr>
      </w:pPr>
      <w:r w:rsidRPr="000A334C">
        <w:rPr>
          <w:rtl/>
        </w:rPr>
        <w:t>יציקה, ובלילה, ומתן שמן בכלי קודם לעשייתן.</w:t>
      </w:r>
    </w:p>
    <w:p w:rsidR="00DA63EC" w:rsidRPr="000A334C" w:rsidRDefault="00DA63EC" w:rsidP="003B6D22">
      <w:pPr>
        <w:pStyle w:val="afff9"/>
        <w:rPr>
          <w:rtl/>
        </w:rPr>
      </w:pPr>
      <w:r w:rsidRPr="000A334C">
        <w:rPr>
          <w:rtl/>
        </w:rPr>
        <w:t>חלות בוללן, דברי רבי, וחכ"א: סולת.</w:t>
      </w:r>
    </w:p>
    <w:p w:rsidR="00DA63EC" w:rsidRPr="000A334C" w:rsidRDefault="00DA63EC" w:rsidP="003B6D22">
      <w:pPr>
        <w:pStyle w:val="afff9"/>
        <w:rPr>
          <w:rtl/>
        </w:rPr>
      </w:pPr>
      <w:r w:rsidRPr="000A334C">
        <w:rPr>
          <w:rtl/>
        </w:rPr>
        <w:t>החלות טעונות בלילה, ורקיקין - משיחה.</w:t>
      </w:r>
    </w:p>
    <w:p w:rsidR="00DA63EC" w:rsidRPr="000A334C" w:rsidRDefault="00DA63EC" w:rsidP="003B6D22">
      <w:pPr>
        <w:pStyle w:val="afff9"/>
        <w:rPr>
          <w:rtl/>
        </w:rPr>
      </w:pPr>
      <w:r w:rsidRPr="000A334C">
        <w:rPr>
          <w:rtl/>
        </w:rPr>
        <w:t>כיצד מושחן? כמין כי, והשאר נאכלין לכהנים.</w:t>
      </w:r>
    </w:p>
    <w:p w:rsidR="00DA63EC" w:rsidRDefault="00DA63EC" w:rsidP="00DA63EC">
      <w:pPr>
        <w:pStyle w:val="affffd"/>
        <w:rPr>
          <w:rtl/>
        </w:rPr>
      </w:pPr>
      <w:r>
        <w:rPr>
          <w:rtl/>
        </w:rPr>
        <w:t>׹</w:t>
      </w:r>
    </w:p>
    <w:p>
      <w:pPr>
        <w:pStyle w:val="afffff8"/>
        <w:rPr>
          <w:ins w:id="90297" w:author="קלוד" w:date="2026-10-11T12:32:08Z"/>
        </w:rPr>
      </w:pPr>
      <w:ins w:id="90298" w:author="קלוד" w:date="2026-10-11T12:32:08Z">
        <w:r>
          <w:rPr>
            <w:color w:val="7B3F00"/>
          </w:rPr>
          <w:t xml:space="preserve">שלש מתנות שמן בכלי - למעט מנחת מאפה</w:t>
        </w:r>
      </w:ins>
    </w:p>
    <w:p>
      <w:pPr>
        <w:pStyle w:val="38"/>
        <w:rPr>
          <w:ins w:id="100923" w:author="מנוע מכני" w:date="2026-10-11T12:04:40Z"/>
        </w:rPr>
      </w:pPr>
      <w:r>
        <w:t>ר</w:t>
      </w:r>
      <w:r>
        <w:t>"</w:t>
      </w:r>
      <w:r>
        <w:t xml:space="preserve">פ:</w:t>
      </w:r>
    </w:p>
    <w:p w:rsidR="00DA63EC" w:rsidRDefault="00DA63EC" w:rsidP="00DA63EC">
      <w:pPr>
        <w:tabs>
          <w:tab w:val="center" w:pos="2835"/>
        </w:tabs>
        <w:rPr>
          <w:rtl/>
        </w:rPr>
      </w:pPr>
      <w:del w:id="100924" w:author="מנוע מכני" w:date="2026-10-11T12:04:40Z">
        <w:r>
          <w:rPr>
            <w:rFonts w:hint="cs"/>
            <w:rtl/>
          </w:rPr>
          <w:delText xml:space="preserve"> </w:delText>
        </w:r>
      </w:del>
      <w:ins w:id="97043" w:author="מנוע מכני" w:date="2026-10-11T12:04:40Z">
        <w:r>
          <w:rPr>
            <w:rFonts w:hint="cs"/>
            <w:rtl/>
          </w:rPr>
          <w:t xml:space="preserve">למעט</w:t>
        </w:r>
      </w:ins>
      <w:del w:id="97044" w:author="מנוע מכני" w:date="2026-10-11T12:04:40Z">
        <w:r>
          <w:rPr>
            <w:rFonts w:hint="cs"/>
            <w:rtl/>
          </w:rPr>
          <w:delText xml:space="preserve">למעוטי</w:delText>
        </w:r>
      </w:del>
      <w:r>
        <w:rPr>
          <w:rFonts w:hint="cs"/>
          <w:rtl/>
        </w:rPr>
        <w:t xml:space="preserve"> </w:t>
      </w:r>
      <w:r>
        <w:rPr>
          <w:rtl/>
        </w:rPr>
        <w:t>מנחת מאפה.</w:t>
      </w:r>
    </w:p>
    <w:p w:rsidR="00DA63EC" w:rsidRDefault="00DA63EC" w:rsidP="00DA63EC">
      <w:pPr>
        <w:tabs>
          <w:tab w:val="center" w:pos="2835"/>
        </w:tabs>
        <w:rPr>
          <w:rtl/>
        </w:rPr>
      </w:pPr>
      <w:r w:rsidRPr="004A7C9A">
        <w:rPr>
          <w:b/>
          <w:bCs/>
          <w:rtl/>
        </w:rPr>
        <w:t>ת"ר</w:t>
      </w:r>
      <w:r w:rsidRPr="007B654E">
        <w:rPr>
          <w:rStyle w:val="afffff0"/>
          <w:rtl/>
        </w:rPr>
        <w:t xml:space="preserve"> </w:t>
      </w:r>
      <w:r w:rsidRPr="007B654E">
        <w:rPr>
          <w:rStyle w:val="afffff0"/>
          <w:rFonts w:hint="cs"/>
          <w:rtl/>
        </w:rPr>
        <w:t>'</w:t>
      </w:r>
      <w:ins w:id="90831" w:author="Claude - סמנטי" w:date="2026-10-11T12:27:00Z">
        <w:r>
          <w:rPr>
            <w:rStyle w:val="afffff0"/>
            <w:rtl/>
          </w:rPr>
          <w:t xml:space="preserve">וְאִם מִנְחַת מַרְחֶשֶׁת קָרְבָּנְךָ סֹלֶת בַּשֶּׁמֶן תֵּעָשֶׂה</w:t>
        </w:r>
      </w:ins>
      <w:del w:id="90832" w:author="Claude - סמנטי" w:date="2026-10-11T12:27:00Z">
        <w:r w:rsidRPr="007B654E">
          <w:rPr>
            <w:rStyle w:val="afffff0"/>
            <w:rtl/>
          </w:rPr>
          <w:delText xml:space="preserve">ואם מנחת מרחשת קרבנך סלת בשמן תעשה</w:delText>
        </w:r>
      </w:del>
      <w:r w:rsidRPr="007B654E">
        <w:rPr>
          <w:rStyle w:val="afffff0"/>
          <w:rFonts w:hint="cs"/>
          <w:rtl/>
        </w:rPr>
        <w:t>'</w:t>
      </w:r>
      <w:r w:rsidRPr="007B654E">
        <w:rPr>
          <w:rStyle w:val="afffff0"/>
          <w:rtl/>
        </w:rPr>
        <w:t xml:space="preserve"> </w:t>
      </w:r>
      <w:r>
        <w:rPr>
          <w:rtl/>
        </w:rPr>
        <w:t xml:space="preserve">- מלמד שטעונה מתן שמן בכלי, </w:t>
      </w:r>
    </w:p>
    <w:p w:rsidR="00DA63EC" w:rsidRDefault="00DA63EC" w:rsidP="00DA63EC">
      <w:pPr>
        <w:pStyle w:val="afff3"/>
        <w:framePr w:wrap="around"/>
        <w:rPr>
          <w:rtl/>
        </w:rPr>
      </w:pPr>
      <w:r>
        <w:rPr>
          <w:rFonts w:hint="cs"/>
          <w:rtl/>
        </w:rPr>
        <w:t>עה.</w:t>
      </w:r>
    </w:p>
    <w:p w:rsidR="00DA63EC" w:rsidRDefault="00DA63EC" w:rsidP="00DA63EC">
      <w:pPr>
        <w:tabs>
          <w:tab w:val="center" w:pos="2835"/>
        </w:tabs>
        <w:rPr>
          <w:rtl/>
        </w:rPr>
      </w:pPr>
      <w:r>
        <w:rPr>
          <w:rFonts w:hint="cs"/>
          <w:rtl/>
        </w:rPr>
        <w:t>'</w:t>
      </w:r>
      <w:r>
        <w:rPr>
          <w:rtl/>
        </w:rPr>
        <w:t>קרבנך קרבנך לגז"ש, מה כאן מתן שמן בכלי, אף להלן מתן שמן בכלי, ומה להלן יציקה ובלילה, אף כאן יציקה ובלילה.</w:t>
      </w:r>
    </w:p>
    <w:p w:rsidR="00DA63EC" w:rsidRDefault="00DA63EC" w:rsidP="00DA63EC">
      <w:pPr>
        <w:pStyle w:val="affffd"/>
        <w:rPr>
          <w:del w:id="90065" w:author="מנוע עיצוב" w:date="2026-10-11T12:09:26Z"/>
          <w:rtl/>
        </w:rPr>
      </w:pPr>
      <w:del w:id="90064" w:author="מנוע עיצוב" w:date="2026-10-11T12:09:26Z">
        <w:r>
          <w:rPr>
            <w:rtl/>
          </w:rPr>
          <w:delText xml:space="preserve">׹</w:delText>
        </w:r>
      </w:del>
    </w:p>
    <w:p w:rsidR="00DA63EC" w:rsidRDefault="00DA63EC" w:rsidP="00DA63EC">
      <w:pPr>
        <w:pStyle w:val="affff1"/>
        <w:ind w:end="0"/>
        <w:rPr>
          <w:rtl/>
        </w:rPr>
        <w:pPrChange w:id="20066" w:author="קלוד" w:date="2026-10-11T09:07:26Z">
          <w:pPr>
            <w:pStyle w:val="affff1"/>
            <w:rPr>
              <w:rtl/>
            </w:rPr>
          </w:pPr>
        </w:pPrChange>
      </w:pPr>
      <w:ins w:id="9830" w:author="מספור קטעי משנה" w:date="2026-10-11T09:35:12Z">
        <w:r>
          <w:rPr>
            <w:rStyle w:val="MisparKeta"/>
          </w:rPr>
          <w:t xml:space="preserve">א. </w:t>
        </w:r>
      </w:ins>
      <w:r>
        <w:rPr>
          <w:rtl/>
        </w:rPr>
        <w:t>חלות בוללן, דברי רבי, וחכמים אומרים: סולת.</w:t>
      </w:r>
    </w:p>
    <w:p>
      <w:pPr>
        <w:pStyle w:val="38"/>
        <w:rPr>
          <w:ins w:id="100926" w:author="מנוע מכני" w:date="2026-10-11T12:04:40Z"/>
        </w:rPr>
      </w:pPr>
      <w:del w:id="100925"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0927" w:author="מנוע מכני" w:date="2026-10-11T12:04:40Z">
        <w:r>
          <w:rPr>
            <w:rtl/>
          </w:rPr>
          <w:delText xml:space="preserve"> </w:delText>
        </w:r>
      </w:del>
      <w:r>
        <w:rPr>
          <w:rtl/>
        </w:rPr>
        <w:t xml:space="preserve">סלת בלולה - מלמד שנבללת סולת</w:t>
      </w:r>
      <w:ins w:id="95109" w:author="מנוע מכני" w:date="2026-10-11T12:04:40Z">
        <w:r>
          <w:rPr>
            <w:rtl/>
          </w:rPr>
          <w:t xml:space="preserve">,</w:t>
        </w:r>
      </w:ins>
      <w:del w:id="95110" w:author="מנוע מכני" w:date="2026-10-11T12:04:40Z">
        <w:r>
          <w:rPr>
            <w:rtl/>
          </w:rPr>
          <w:delText xml:space="preserve">;</w:delText>
        </w:r>
      </w:del>
      <w:r>
        <w:rPr>
          <w:rtl/>
        </w:rPr>
        <w:t xml:space="preserve"> </w:t>
      </w:r>
      <w:r>
        <w:rPr>
          <w:rStyle w:val="2fb"/>
          <w:rtl/>
        </w:rPr>
        <w:t xml:space="preserve">רבי</w:t>
      </w:r>
      <w:r>
        <w:rPr>
          <w:rtl/>
        </w:rPr>
        <w:t xml:space="preserve"> אומר: חלות בוללן, שנאמר: חלות בלולות.</w:t>
      </w:r>
    </w:p>
    <w:p>
      <w:pPr>
        <w:pStyle w:val="38"/>
        <w:rPr>
          <w:ins w:id="100928" w:author="מנוע מכני" w:date="2026-10-11T12:04:40Z"/>
        </w:rPr>
      </w:pPr>
      <w:r>
        <w:t xml:space="preserve">אמרו לו:</w:t>
      </w:r>
    </w:p>
    <w:p w:rsidR="00DA63EC" w:rsidRDefault="00DA63EC" w:rsidP="00DA63EC">
      <w:pPr>
        <w:tabs>
          <w:tab w:val="center" w:pos="2835"/>
        </w:tabs>
        <w:rPr>
          <w:rtl/>
        </w:rPr>
      </w:pPr>
      <w:del w:id="100929" w:author="מנוע מכני" w:date="2026-10-11T12:04:40Z">
        <w:r>
          <w:rPr>
            <w:rtl/>
          </w:rPr>
          <w:delText xml:space="preserve"> </w:delText>
        </w:r>
      </w:del>
      <w:r>
        <w:rPr>
          <w:rtl/>
        </w:rPr>
        <w:t xml:space="preserve">והלא לחמי תודה נאמר בהן חלות, ואי אפשר לבוללן כשהן חלות אלא סולת!</w:t>
      </w:r>
    </w:p>
    <w:p w:rsidR="00DA63EC" w:rsidRDefault="00DA63EC" w:rsidP="00DA63EC">
      <w:pPr>
        <w:tabs>
          <w:tab w:val="center" w:pos="2835"/>
        </w:tabs>
        <w:rPr>
          <w:rtl/>
        </w:rPr>
      </w:pPr>
      <w:r>
        <w:rPr>
          <w:rtl/>
        </w:rPr>
        <w:t xml:space="preserve">כיצד עושה? נותן שמן בכלי קודם לעשייתן ונותנה, ונותן שמן </w:t>
      </w:r>
      <w:ins w:id="93417" w:author="מנוע מכני" w:date="2026-10-11T12:04:40Z">
        <w:r>
          <w:rPr>
            <w:rtl/>
          </w:rPr>
          <w:t xml:space="preserve">עליו</w:t>
        </w:r>
      </w:ins>
      <w:del w:id="93418" w:author="מנוע מכני" w:date="2026-10-11T12:04:40Z">
        <w:r>
          <w:rPr>
            <w:rtl/>
          </w:rPr>
          <w:delText xml:space="preserve">עליה</w:delText>
        </w:r>
      </w:del>
      <w:r>
        <w:rPr>
          <w:rtl/>
        </w:rPr>
        <w:t xml:space="preserve"> ובוללה ולשה ואופה ופותתה, ונותן </w:t>
      </w:r>
      <w:ins w:id="93419" w:author="מנוע מכני" w:date="2026-10-11T12:04:40Z">
        <w:r>
          <w:rPr>
            <w:rtl/>
          </w:rPr>
          <w:t xml:space="preserve">עליו</w:t>
        </w:r>
      </w:ins>
      <w:del w:id="93420" w:author="מנוע מכני" w:date="2026-10-11T12:04:40Z">
        <w:r>
          <w:rPr>
            <w:rtl/>
          </w:rPr>
          <w:delText xml:space="preserve">עליה</w:delText>
        </w:r>
      </w:del>
      <w:r>
        <w:rPr>
          <w:rtl/>
        </w:rPr>
        <w:t xml:space="preserve"> שמן וקומץ</w:t>
      </w:r>
      <w:ins w:id="95111" w:author="מנוע מכני" w:date="2026-10-11T12:04:40Z">
        <w:r>
          <w:rPr>
            <w:rtl/>
          </w:rPr>
          <w:t xml:space="preserve">,</w:t>
        </w:r>
      </w:ins>
      <w:del w:id="95112" w:author="מנוע מכני" w:date="2026-10-11T12:04:40Z">
        <w:r>
          <w:rPr>
            <w:rtl/>
          </w:rPr>
          <w:delText xml:space="preserve">;</w:delText>
        </w:r>
      </w:del>
      <w:r>
        <w:rPr>
          <w:rtl/>
        </w:rPr>
        <w:t xml:space="preserve"> </w:t>
      </w:r>
    </w:p>
    <w:p>
      <w:pPr>
        <w:pStyle w:val="38"/>
        <w:rPr>
          <w:ins w:id="100930" w:author="מנוע מכני" w:date="2026-10-11T12:04:40Z"/>
        </w:rPr>
      </w:pPr>
      <w:r>
        <w:t xml:space="preserve">רבי:</w:t>
      </w:r>
    </w:p>
    <w:p w:rsidR="00DA63EC" w:rsidRDefault="00DA63EC" w:rsidP="00DA63EC">
      <w:pPr>
        <w:tabs>
          <w:tab w:val="center" w:pos="2835"/>
        </w:tabs>
        <w:rPr>
          <w:rtl/>
        </w:rPr>
      </w:pPr>
      <w:del w:id="100931" w:author="מנוע מכני" w:date="2026-10-11T12:04:40Z">
        <w:r>
          <w:rPr>
            <w:rtl/>
          </w:rPr>
          <w:delText xml:space="preserve"> </w:delText>
        </w:r>
      </w:del>
      <w:r>
        <w:rPr>
          <w:rtl/>
        </w:rPr>
        <w:t xml:space="preserve">חלות בוללן, שנא</w:t>
      </w:r>
      <w:r>
        <w:rPr>
          <w:rFonts w:hint="cs"/>
          <w:rtl/>
        </w:rPr>
        <w:t>'</w:t>
      </w:r>
      <w:r>
        <w:rPr>
          <w:rtl/>
        </w:rPr>
        <w:t xml:space="preserve">: חלות בלולות בשמן, כיצד עושה? נותן שמן בכלי קודם לעשייתה ונותנה, ולשה ואופה ופותתה ונותן </w:t>
      </w:r>
      <w:ins w:id="93421" w:author="מנוע מכני" w:date="2026-10-11T12:04:40Z">
        <w:r>
          <w:rPr>
            <w:rtl/>
          </w:rPr>
          <w:t xml:space="preserve">עליו</w:t>
        </w:r>
      </w:ins>
      <w:del w:id="93422" w:author="מנוע מכני" w:date="2026-10-11T12:04:40Z">
        <w:r>
          <w:rPr>
            <w:rtl/>
          </w:rPr>
          <w:delText xml:space="preserve">עליה</w:delText>
        </w:r>
      </w:del>
      <w:r>
        <w:rPr>
          <w:rtl/>
        </w:rPr>
        <w:t xml:space="preserve"> שמן ובוללה, וחוזר ונותן </w:t>
      </w:r>
      <w:ins w:id="93423" w:author="מנוע מכני" w:date="2026-10-11T12:04:40Z">
        <w:r>
          <w:rPr>
            <w:rtl/>
          </w:rPr>
          <w:t xml:space="preserve">עליו</w:t>
        </w:r>
      </w:ins>
      <w:del w:id="93424" w:author="מנוע מכני" w:date="2026-10-11T12:04:40Z">
        <w:r>
          <w:rPr>
            <w:rtl/>
          </w:rPr>
          <w:delText xml:space="preserve">עליה</w:delText>
        </w:r>
      </w:del>
      <w:r>
        <w:rPr>
          <w:rtl/>
        </w:rPr>
        <w:t xml:space="preserve"> שמן וקומץ.</w:t>
      </w:r>
    </w:p>
    <w:p w:rsidR="00DA63EC" w:rsidRDefault="00DA63EC" w:rsidP="00DA63EC">
      <w:pPr>
        <w:tabs>
          <w:tab w:val="center" w:pos="2835"/>
        </w:tabs>
        <w:rPr>
          <w:rtl/>
        </w:rPr>
      </w:pPr>
      <w:r>
        <w:rPr>
          <w:rtl/>
        </w:rPr>
        <w:t>א"</w:t>
      </w:r>
      <w:r>
        <w:rPr>
          <w:rFonts w:hint="cs"/>
          <w:rtl/>
        </w:rPr>
        <w:t>א</w:t>
      </w:r>
      <w:r>
        <w:rPr>
          <w:rtl/>
        </w:rPr>
        <w:t xml:space="preserve"> </w:t>
      </w:r>
      <w:ins w:id="97549" w:author="מנוע מכני" w:date="2026-10-11T12:04:40Z">
        <w:r>
          <w:rPr>
            <w:rtl/>
          </w:rPr>
          <w:t xml:space="preserve">דאומרים</w:t>
        </w:r>
      </w:ins>
      <w:del w:id="97550" w:author="מנוע מכני" w:date="2026-10-11T12:04:40Z">
        <w:r>
          <w:rPr>
            <w:rtl/>
          </w:rPr>
          <w:delText xml:space="preserve">דקאמרי</w:delText>
        </w:r>
      </w:del>
      <w:r>
        <w:rPr>
          <w:rtl/>
        </w:rPr>
        <w:t xml:space="preserve"> לרבנן </w:t>
      </w:r>
    </w:p>
    <w:p>
      <w:pPr>
        <w:pStyle w:val="38"/>
        <w:rPr>
          <w:ins w:id="100932" w:author="מנוע מכני" w:date="2026-10-11T12:04:40Z"/>
        </w:rPr>
      </w:pPr>
      <w:r>
        <w:t>לרבי –</w:t>
      </w:r>
      <w:r>
        <w:t xml:space="preserve"> רשבר</w:t>
      </w:r>
      <w:r>
        <w:t>"</w:t>
      </w:r>
      <w:r>
        <w:t>י</w:t>
      </w:r>
      <w:r>
        <w:t xml:space="preserve">:</w:t>
      </w:r>
    </w:p>
    <w:p w:rsidR="00DA63EC" w:rsidRDefault="00DA63EC" w:rsidP="00DA63EC">
      <w:pPr>
        <w:tabs>
          <w:tab w:val="center" w:pos="2835"/>
        </w:tabs>
        <w:rPr>
          <w:rtl/>
        </w:rPr>
      </w:pPr>
      <w:del w:id="100933" w:author="מנוע מכני" w:date="2026-10-11T12:04:40Z">
        <w:r>
          <w:rPr>
            <w:rtl/>
          </w:rPr>
          <w:delText xml:space="preserve"> </w:delText>
        </w:r>
      </w:del>
      <w:r>
        <w:rPr>
          <w:rtl/>
        </w:rPr>
        <w:t xml:space="preserve">רביעית שמן היא, היאך מתחלקת לכמה חלות.</w:t>
      </w:r>
    </w:p>
    <w:p w:rsidR="00DA63EC" w:rsidRDefault="00DA63EC" w:rsidP="00DA63EC">
      <w:pPr>
        <w:pStyle w:val="affffd"/>
        <w:rPr>
          <w:del w:id="90067" w:author="מנוע עיצוב" w:date="2026-10-11T12:09:26Z"/>
          <w:rtl/>
        </w:rPr>
      </w:pPr>
      <w:del w:id="90066" w:author="מנוע עיצוב" w:date="2026-10-11T12:09:26Z">
        <w:r>
          <w:rPr>
            <w:rtl/>
          </w:rPr>
          <w:delText xml:space="preserve">׹</w:delText>
        </w:r>
      </w:del>
    </w:p>
    <w:p w:rsidR="00DA63EC" w:rsidRDefault="00DA63EC" w:rsidP="00DA63EC">
      <w:pPr>
        <w:pStyle w:val="affff1"/>
        <w:ind w:end="0"/>
        <w:rPr>
          <w:rtl/>
        </w:rPr>
        <w:pPrChange w:id="20067" w:author="קלוד" w:date="2026-10-11T09:07:26Z">
          <w:pPr>
            <w:pStyle w:val="affff1"/>
            <w:rPr>
              <w:rtl/>
            </w:rPr>
          </w:pPr>
        </w:pPrChange>
      </w:pPr>
      <w:ins w:id="9831" w:author="מספור קטעי משנה" w:date="2026-10-11T09:35:12Z">
        <w:r>
          <w:rPr>
            <w:rStyle w:val="MisparKeta"/>
          </w:rPr>
          <w:t xml:space="preserve">ב. </w:t>
        </w:r>
      </w:ins>
      <w:r>
        <w:rPr>
          <w:rtl/>
        </w:rPr>
        <w:t>החלות טעונות בלילה, ורקיקין משיחה.</w:t>
      </w:r>
    </w:p>
    <w:p>
      <w:pPr>
        <w:pStyle w:val="38"/>
        <w:rPr>
          <w:ins w:id="100935" w:author="מנוע מכני" w:date="2026-10-11T12:04:40Z"/>
        </w:rPr>
      </w:pPr>
      <w:del w:id="100934"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0936" w:author="מנוע מכני" w:date="2026-10-11T12:04:40Z">
        <w:r>
          <w:rPr>
            <w:rtl/>
          </w:rPr>
          <w:delText xml:space="preserve"> </w:delText>
        </w:r>
      </w:del>
      <w:r>
        <w:rPr>
          <w:rtl/>
        </w:rPr>
        <w:t xml:space="preserve">חלות בלולות - ולא רקיקין בלולין, שיכול והלא דין הוא: ומה חלות שאינן טעונות משיחה טעונות בלילה, רקיקין שטעונין משיחה אינו דין שטעונין בלילה!</w:t>
      </w:r>
    </w:p>
    <w:p>
      <w:pPr>
        <w:pStyle w:val="38"/>
        <w:rPr>
          <w:ins w:id="100937" w:author="מנוע מכני" w:date="2026-10-11T12:04:40Z"/>
        </w:rPr>
      </w:pPr>
      <w:r>
        <w:t>ת</w:t>
      </w:r>
      <w:r>
        <w:t>"</w:t>
      </w:r>
      <w:r>
        <w:t>ל</w:t>
      </w:r>
      <w:r>
        <w:t xml:space="preserve">:</w:t>
      </w:r>
    </w:p>
    <w:p w:rsidR="00DA63EC" w:rsidRDefault="00DA63EC" w:rsidP="00DA63EC">
      <w:pPr>
        <w:tabs>
          <w:tab w:val="center" w:pos="2835"/>
        </w:tabs>
        <w:rPr>
          <w:rtl/>
        </w:rPr>
      </w:pPr>
      <w:del w:id="100938" w:author="מנוע מכני" w:date="2026-10-11T12:04:40Z">
        <w:r>
          <w:rPr>
            <w:rtl/>
          </w:rPr>
          <w:delText xml:space="preserve"> </w:delText>
        </w:r>
      </w:del>
      <w:r>
        <w:rPr>
          <w:rtl/>
        </w:rPr>
        <w:t xml:space="preserve">חלות בלולות - ולא רקיקין בלולין.</w:t>
      </w:r>
    </w:p>
    <w:p w:rsidR="00DA63EC" w:rsidRDefault="00DA63EC" w:rsidP="00DA63EC">
      <w:pPr>
        <w:tabs>
          <w:tab w:val="center" w:pos="2835"/>
        </w:tabs>
        <w:rPr>
          <w:rtl/>
        </w:rPr>
      </w:pPr>
      <w:r>
        <w:rPr>
          <w:rtl/>
        </w:rPr>
        <w:lastRenderedPageBreak/>
        <w:t xml:space="preserve">רקיקין משוחין - ולא חלות משוחות, </w:t>
      </w:r>
    </w:p>
    <w:p w:rsidR="00DA63EC" w:rsidRPr="00FE1B89" w:rsidRDefault="00DA63EC" w:rsidP="00DA63EC">
      <w:pPr>
        <w:tabs>
          <w:tab w:val="center" w:pos="2835"/>
        </w:tabs>
        <w:rPr>
          <w:spacing w:val="-6"/>
          <w:rtl/>
        </w:rPr>
      </w:pPr>
      <w:r w:rsidRPr="00FE1B89">
        <w:rPr>
          <w:rFonts w:hint="cs"/>
          <w:spacing w:val="-6"/>
          <w:rtl/>
        </w:rPr>
        <w:t>ד</w:t>
      </w:r>
      <w:r w:rsidRPr="00FE1B89">
        <w:rPr>
          <w:spacing w:val="-6"/>
          <w:rtl/>
        </w:rPr>
        <w:t>ומה רקיקין שאינן טעונין בלילה טעונין משיחה, חלות שטעונות בלילה אינו דין שטעונות משיחה!</w:t>
      </w:r>
    </w:p>
    <w:p>
      <w:pPr>
        <w:pStyle w:val="38"/>
        <w:rPr>
          <w:ins w:id="100939" w:author="מנוע מכני" w:date="2026-10-11T12:04:40Z"/>
        </w:rPr>
      </w:pPr>
      <w:r>
        <w:t>ת</w:t>
      </w:r>
      <w:r>
        <w:t>"</w:t>
      </w:r>
      <w:r>
        <w:t>ל</w:t>
      </w:r>
      <w:r>
        <w:t xml:space="preserve">:</w:t>
      </w:r>
    </w:p>
    <w:p w:rsidR="00DA63EC" w:rsidRDefault="00DA63EC" w:rsidP="00DA63EC">
      <w:pPr>
        <w:tabs>
          <w:tab w:val="center" w:pos="2835"/>
        </w:tabs>
        <w:rPr>
          <w:rtl/>
        </w:rPr>
      </w:pPr>
      <w:del w:id="100940" w:author="מנוע מכני" w:date="2026-10-11T12:04:40Z">
        <w:r>
          <w:rPr>
            <w:rtl/>
          </w:rPr>
          <w:delText xml:space="preserve"> </w:delText>
        </w:r>
      </w:del>
      <w:r>
        <w:rPr>
          <w:rtl/>
        </w:rPr>
        <w:t xml:space="preserve">רקיקין משוחים - ולא חלות משוחות.</w:t>
      </w:r>
    </w:p>
    <w:p w:rsidR="00DA63EC" w:rsidRDefault="00DA63EC" w:rsidP="00DA63EC">
      <w:pPr>
        <w:tabs>
          <w:tab w:val="center" w:pos="2835"/>
        </w:tabs>
        <w:rPr>
          <w:rtl/>
        </w:rPr>
      </w:pPr>
      <w:r>
        <w:rPr>
          <w:rFonts w:hint="cs"/>
          <w:rtl/>
        </w:rPr>
        <w:t>וקמ</w:t>
      </w:r>
      <w:r>
        <w:rPr>
          <w:rtl/>
        </w:rPr>
        <w:t>"</w:t>
      </w:r>
      <w:r>
        <w:rPr>
          <w:rFonts w:hint="cs"/>
          <w:rtl/>
        </w:rPr>
        <w:t xml:space="preserve">ל</w:t>
      </w:r>
      <w:r>
        <w:rPr>
          <w:rFonts w:hint="cs"/>
          <w:rtl/>
        </w:rPr>
        <w:t xml:space="preserve"> דלא </w:t>
      </w:r>
      <w:r>
        <w:rPr>
          <w:rtl/>
        </w:rPr>
        <w:t>לישתמיט ולכתוב חלות משוחות ורקיקין בלולין.</w:t>
      </w:r>
    </w:p>
    <w:p w:rsidR="00DA63EC" w:rsidRDefault="00DA63EC" w:rsidP="00DA63EC">
      <w:pPr>
        <w:pStyle w:val="affffd"/>
        <w:rPr>
          <w:del w:id="90069" w:author="מנוע עיצוב" w:date="2026-10-11T12:09:26Z"/>
          <w:rtl/>
        </w:rPr>
      </w:pPr>
      <w:del w:id="90068" w:author="מנוע עיצוב" w:date="2026-10-11T12:09:26Z">
        <w:r>
          <w:rPr>
            <w:rtl/>
          </w:rPr>
          <w:delText xml:space="preserve">׹</w:delText>
        </w:r>
      </w:del>
    </w:p>
    <w:p w:rsidR="00DA63EC" w:rsidRDefault="00DA63EC" w:rsidP="00DA63EC">
      <w:pPr>
        <w:pStyle w:val="affff1"/>
        <w:ind w:end="0"/>
        <w:rPr>
          <w:rtl/>
        </w:rPr>
        <w:pPrChange w:id="20068" w:author="קלוד" w:date="2026-10-11T09:07:26Z">
          <w:pPr>
            <w:pStyle w:val="affff1"/>
            <w:rPr>
              <w:rtl/>
            </w:rPr>
          </w:pPr>
        </w:pPrChange>
      </w:pPr>
      <w:ins w:id="9832" w:author="מספור קטעי משנה" w:date="2026-10-11T09:35:12Z">
        <w:r>
          <w:rPr>
            <w:rStyle w:val="MisparKeta"/>
          </w:rPr>
          <w:t xml:space="preserve">ג. </w:t>
        </w:r>
      </w:ins>
      <w:r>
        <w:rPr>
          <w:rtl/>
        </w:rPr>
        <w:t>כיצד מושחן? כמין כי, והשאר נאכל וכו</w:t>
      </w:r>
      <w:r w:rsidR="005608A0">
        <w:rPr>
          <w:rtl/>
        </w:rPr>
        <w:t>'</w:t>
      </w:r>
      <w:r>
        <w:rPr>
          <w:rtl/>
        </w:rPr>
        <w:t>.</w:t>
      </w:r>
    </w:p>
    <w:p w:rsidR="00DA63EC" w:rsidRDefault="00DA63EC" w:rsidP="00DA63EC">
      <w:pPr>
        <w:tabs>
          <w:tab w:val="center" w:pos="2835"/>
        </w:tabs>
        <w:rPr>
          <w:rtl/>
        </w:rPr>
      </w:pPr>
      <w:r>
        <w:rPr>
          <w:rFonts w:hint="cs"/>
          <w:rtl/>
        </w:rPr>
        <w:t xml:space="preserve">ומושחן כמין כי יווני </w:t>
      </w:r>
    </w:p>
    <w:p>
      <w:pPr>
        <w:pStyle w:val="38"/>
        <w:rPr>
          <w:ins w:id="100942" w:author="מנוע מכני" w:date="2026-10-11T12:04:40Z"/>
        </w:rPr>
      </w:pPr>
      <w:del w:id="100941"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0943" w:author="מנוע מכני" w:date="2026-10-11T12:04:40Z">
        <w:r>
          <w:rPr>
            <w:rtl/>
          </w:rPr>
          <w:delText xml:space="preserve"> </w:delText>
        </w:r>
      </w:del>
      <w:r>
        <w:rPr>
          <w:rtl/>
        </w:rPr>
        <w:t xml:space="preserve">מנחה הבאה מחצה חלות ומחצה רקיקין, מביא לוג שמן וחוצהו, חציו לחלות וחציו לרקיקין, וחלות בוללן ורקיקין מושחן, ומושח את הרקיק על פני כולו, ושאר השמן מחזירו לחלות</w:t>
      </w:r>
      <w:ins w:id="95113" w:author="מנוע מכני" w:date="2026-10-11T12:04:40Z">
        <w:r>
          <w:rPr>
            <w:rtl/>
          </w:rPr>
          <w:t xml:space="preserve">,</w:t>
        </w:r>
      </w:ins>
      <w:del w:id="95114" w:author="מנוע מכני" w:date="2026-10-11T12:04:40Z">
        <w:r>
          <w:rPr>
            <w:rtl/>
          </w:rPr>
          <w:delText xml:space="preserve">;</w:delText>
        </w:r>
      </w:del>
    </w:p>
    <w:p>
      <w:pPr>
        <w:pStyle w:val="38"/>
        <w:rPr>
          <w:ins w:id="100944" w:author="מנוע מכני" w:date="2026-10-11T12:04:40Z"/>
        </w:rPr>
      </w:pPr>
      <w:r>
        <w:t xml:space="preserve">ר"ש בן יהודה משום ר"ש</w:t>
      </w:r>
      <w:del w:id="102562" w:author="מנוע מכני" w:date="2026-10-11T12:04:40Z">
        <w:r>
          <w:delText xml:space="preserve"> אומר</w:delText>
        </w:r>
      </w:del>
      <w:r>
        <w:t xml:space="preserve">:</w:t>
      </w:r>
    </w:p>
    <w:p w:rsidR="00DA63EC" w:rsidRDefault="00DA63EC" w:rsidP="00DA63EC">
      <w:pPr>
        <w:tabs>
          <w:tab w:val="center" w:pos="2835"/>
        </w:tabs>
        <w:rPr>
          <w:rtl/>
        </w:rPr>
      </w:pPr>
      <w:del w:id="100945" w:author="מנוע מכני" w:date="2026-10-11T12:04:40Z">
        <w:r>
          <w:rPr>
            <w:rtl/>
          </w:rPr>
          <w:delText xml:space="preserve"> </w:delText>
        </w:r>
      </w:del>
      <w:r>
        <w:rPr>
          <w:rtl/>
        </w:rPr>
        <w:t xml:space="preserve">מושחן כמין כי, ושאר השמן נאכל לכהנים.</w:t>
      </w:r>
    </w:p>
    <w:p>
      <w:pPr>
        <w:pStyle w:val="38"/>
        <w:rPr>
          <w:ins w:id="100947" w:author="מנוע מכני" w:date="2026-10-11T12:04:40Z"/>
        </w:rPr>
      </w:pPr>
      <w:del w:id="100946" w:author="מנוע מכני" w:date="2026-10-11T12:04:40Z">
        <w:r w:rsidRPr="00336727">
          <w:delText xml:space="preserve">•</w:delText>
        </w:r>
      </w:del>
      <w:r w:rsidRPr="00336727">
        <w:t xml:space="preserve"> </w:t>
      </w:r>
      <w:r w:rsidRPr="00336727">
        <w:t xml:space="preserve">תניא</w:t>
      </w:r>
      <w:r w:rsidRPr="00336727">
        <w:t xml:space="preserve"> אידך:</w:t>
      </w:r>
    </w:p>
    <w:p w:rsidR="00DA63EC" w:rsidRDefault="00DA63EC" w:rsidP="00DA63EC">
      <w:pPr>
        <w:rPr>
          <w:rtl/>
        </w:rPr>
      </w:pPr>
      <w:del w:id="100948" w:author="מנוע מכני" w:date="2026-10-11T12:04:40Z">
        <w:r w:rsidRPr="00336727">
          <w:rPr>
            <w:rtl/>
          </w:rPr>
          <w:delText xml:space="preserve"> </w:delText>
        </w:r>
      </w:del>
      <w:r w:rsidRPr="00336727">
        <w:rPr>
          <w:rtl/>
        </w:rPr>
        <w:t xml:space="preserve">רקיקין הבאים בפני עצמן, מביא לוג שמן ומושחן וחוזר ומושחן עד שיכלה כל שמן שבלוג</w:t>
      </w:r>
      <w:ins w:id="95115" w:author="מנוע מכני" w:date="2026-10-11T12:04:40Z">
        <w:r>
          <w:rPr>
            <w:rtl/>
          </w:rPr>
          <w:t xml:space="preserve">,</w:t>
        </w:r>
      </w:ins>
      <w:del w:id="95116" w:author="מנוע מכני" w:date="2026-10-11T12:04:40Z">
        <w:r w:rsidRPr="00336727">
          <w:rPr>
            <w:rtl/>
          </w:rPr>
          <w:delText xml:space="preserve">;</w:delText>
        </w:r>
      </w:del>
      <w:r w:rsidRPr="00336727">
        <w:rPr>
          <w:rtl/>
        </w:rPr>
        <w:t xml:space="preserve"> </w:t>
      </w:r>
    </w:p>
    <w:p>
      <w:pPr>
        <w:pStyle w:val="38"/>
        <w:rPr>
          <w:ins w:id="100949" w:author="מנוע מכני" w:date="2026-10-11T12:04:40Z"/>
        </w:rPr>
      </w:pPr>
      <w:r>
        <w:t xml:space="preserve">ר"ש בן יהודה אומר משום ר"ש:</w:t>
      </w:r>
    </w:p>
    <w:p w:rsidR="00DA63EC" w:rsidRDefault="00DA63EC" w:rsidP="00DA63EC">
      <w:pPr>
        <w:tabs>
          <w:tab w:val="center" w:pos="2835"/>
        </w:tabs>
        <w:rPr>
          <w:rtl/>
        </w:rPr>
      </w:pPr>
      <w:del w:id="100950" w:author="מנוע מכני" w:date="2026-10-11T12:04:40Z">
        <w:r>
          <w:rPr>
            <w:rtl/>
          </w:rPr>
          <w:delText xml:space="preserve"> </w:delText>
        </w:r>
      </w:del>
      <w:r>
        <w:rPr>
          <w:rtl/>
        </w:rPr>
        <w:t xml:space="preserve">מושחן כמין כי, ושאר השמן נאכל לכהנים.</w:t>
      </w:r>
    </w:p>
    <w:p w:rsidR="00DA63EC" w:rsidRDefault="00DA63EC" w:rsidP="00DA63EC">
      <w:pPr>
        <w:pStyle w:val="affffd"/>
        <w:rPr>
          <w:rtl/>
        </w:rPr>
      </w:pPr>
      <w:r>
        <w:rPr>
          <w:rtl/>
        </w:rPr>
        <w:t>׹</w:t>
      </w:r>
    </w:p>
    <w:p>
      <w:pPr>
        <w:pStyle w:val="MishnaBatzad"/>
        <w:rPr>
          <w:ins w:id="20414" w:author="קלוד" w:date="2026-10-11T09:07:26Z"/>
        </w:rPr>
      </w:pPr>
      <w:ins w:id="20413" w:author="קלוד" w:date="2026-10-11T09:07:26Z">
        <w:r>
          <w:t xml:space="preserve">משנה ד</w:t>
        </w:r>
      </w:ins>
    </w:p>
    <w:p w:rsidR="00DA63EC" w:rsidRPr="000A334C" w:rsidRDefault="00DA63EC" w:rsidP="003B6D22">
      <w:pPr>
        <w:pStyle w:val="afff9"/>
        <w:rPr>
          <w:del w:id="20222" w:author="קלוד" w:date="2026-10-11T09:07:26Z"/>
          <w:rtl/>
        </w:rPr>
      </w:pPr>
      <w:del w:id="20221" w:author="קלוד" w:date="2026-10-11T09:07:26Z">
        <w:r w:rsidRPr="000A334C">
          <w:rPr>
            <w:rtl/>
          </w:rPr>
          <w:delText xml:space="preserve">מתני'.</w:delText>
        </w:r>
      </w:del>
    </w:p>
    <w:p w:rsidR="00DA63EC" w:rsidRPr="000A334C" w:rsidRDefault="00DA63EC" w:rsidP="003B6D22">
      <w:pPr>
        <w:pStyle w:val="afff9"/>
        <w:spacing w:before="120"/>
        <w:rPr>
          <w:rtl/>
        </w:rPr>
        <w:pPrChange w:id="90049" w:author="קלוד" w:date="2026-10-11T12:09:42Z">
          <w:pPr>
            <w:pStyle w:val="afff9"/>
          </w:pPr>
        </w:pPrChange>
      </w:pPr>
      <w:r w:rsidRPr="000A334C">
        <w:rPr>
          <w:rtl/>
        </w:rPr>
        <w:t>כל המנחות הנעשות בכלי טעונות פתיתה.</w:t>
      </w:r>
    </w:p>
    <w:p w:rsidR="00DA63EC" w:rsidRDefault="00DA63EC" w:rsidP="00DA63EC">
      <w:pPr>
        <w:pStyle w:val="affffd"/>
        <w:rPr>
          <w:rtl/>
        </w:rPr>
      </w:pPr>
      <w:r>
        <w:rPr>
          <w:rtl/>
        </w:rPr>
        <w:t>׹</w:t>
      </w:r>
    </w:p>
    <w:p>
      <w:pPr>
        <w:pStyle w:val="afffff8"/>
        <w:rPr>
          <w:ins w:id="90295" w:author="קלוד" w:date="2026-10-11T12:32:08Z"/>
        </w:rPr>
      </w:pPr>
      <w:ins w:id="90296" w:author="קלוד" w:date="2026-10-11T12:32:08Z">
        <w:r>
          <w:rPr>
            <w:color w:val="7B3F00"/>
          </w:rPr>
          <w:t xml:space="preserve">פתיתה במנחות - למעט שתי הלחם ולחם הפנים</w:t>
        </w:r>
      </w:ins>
    </w:p>
    <w:p>
      <w:pPr>
        <w:pStyle w:val="38"/>
        <w:rPr>
          <w:ins w:id="100951" w:author="מנוע מכני" w:date="2026-10-11T12:04:40Z"/>
        </w:rPr>
      </w:pPr>
      <w:ins w:id="97045" w:author="מנוע מכני" w:date="2026-10-11T12:04:40Z">
        <w:r>
          <w:t xml:space="preserve">למעט</w:t>
        </w:r>
      </w:ins>
      <w:del w:id="97046" w:author="מנוע מכני" w:date="2026-10-11T12:04:40Z">
        <w:r>
          <w:delText xml:space="preserve">למעוטי</w:delText>
        </w:r>
      </w:del>
      <w:r>
        <w:t xml:space="preserve"> </w:t>
      </w:r>
      <w:ins w:id="93425" w:author="מנוע מכני" w:date="2026-10-11T12:04:40Z">
        <w:r>
          <w:t xml:space="preserve">מה</w:t>
        </w:r>
      </w:ins>
      <w:del w:id="93426" w:author="מנוע מכני" w:date="2026-10-11T12:04:40Z">
        <w:r>
          <w:delText xml:space="preserve">מאי</w:delText>
        </w:r>
      </w:del>
      <w:r>
        <w:t xml:space="preserve">? א</w:t>
      </w:r>
      <w:r>
        <w:t>ר</w:t>
      </w:r>
      <w:r>
        <w:t>"</w:t>
      </w:r>
      <w:r>
        <w:t>פ</w:t>
      </w:r>
      <w:r>
        <w:t xml:space="preserve">:</w:t>
      </w:r>
    </w:p>
    <w:p w:rsidR="00DA63EC" w:rsidRDefault="00DA63EC" w:rsidP="00DA63EC">
      <w:pPr>
        <w:tabs>
          <w:tab w:val="center" w:pos="2835"/>
        </w:tabs>
        <w:rPr>
          <w:rtl/>
        </w:rPr>
      </w:pPr>
      <w:del w:id="100952" w:author="מנוע מכני" w:date="2026-10-11T12:04:40Z">
        <w:r>
          <w:rPr>
            <w:rtl/>
          </w:rPr>
          <w:delText xml:space="preserve"> </w:delText>
        </w:r>
      </w:del>
      <w:ins w:id="97047" w:author="מנוע מכני" w:date="2026-10-11T12:04:40Z">
        <w:r>
          <w:rPr>
            <w:rtl/>
          </w:rPr>
          <w:t xml:space="preserve">למעט</w:t>
        </w:r>
      </w:ins>
      <w:del w:id="97048" w:author="מנוע מכני" w:date="2026-10-11T12:04:40Z">
        <w:r>
          <w:rPr>
            <w:rtl/>
          </w:rPr>
          <w:delText xml:space="preserve">למעוטי</w:delText>
        </w:r>
      </w:del>
      <w:r>
        <w:rPr>
          <w:rtl/>
        </w:rPr>
        <w:t xml:space="preserve"> שתי הלחם ולחם הפנים.</w:t>
      </w:r>
    </w:p>
    <w:p>
      <w:pPr>
        <w:pStyle w:val="38"/>
        <w:rPr>
          <w:ins w:id="100954" w:author="מנוע מכני" w:date="2026-10-11T12:04:40Z"/>
        </w:rPr>
      </w:pPr>
      <w:del w:id="100953" w:author="מנוע מכני" w:date="2026-10-11T12:04:40Z">
        <w:r w:rsidRPr="00265E5E">
          <w:delText xml:space="preserve">•</w:delText>
        </w:r>
      </w:del>
      <w:r>
        <w:t xml:space="preserve"> </w:t>
      </w:r>
      <w:r w:rsidRPr="004A7C9A">
        <w:t>ת"ר</w:t>
      </w:r>
      <w:r>
        <w:t>:</w:t>
      </w:r>
    </w:p>
    <w:p w:rsidR="00DA63EC" w:rsidRDefault="00DA63EC" w:rsidP="00DA63EC">
      <w:pPr>
        <w:tabs>
          <w:tab w:val="center" w:pos="2835"/>
        </w:tabs>
        <w:rPr>
          <w:rtl/>
        </w:rPr>
      </w:pPr>
      <w:del w:id="100955" w:author="מנוע מכני" w:date="2026-10-11T12:04:40Z">
        <w:r w:rsidRPr="007B654E">
          <w:rPr>
            <w:rStyle w:val="afffff0"/>
            <w:rtl/>
          </w:rPr>
          <w:delText xml:space="preserve"> </w:delText>
        </w:r>
      </w:del>
      <w:r w:rsidRPr="007B654E">
        <w:rPr>
          <w:rStyle w:val="afffff0"/>
          <w:rFonts w:hint="cs"/>
          <w:rtl/>
        </w:rPr>
        <w:t>'</w:t>
      </w:r>
      <w:r w:rsidRPr="007B654E">
        <w:rPr>
          <w:rStyle w:val="afffff0"/>
          <w:rtl/>
        </w:rPr>
        <w:t>פתות אותה פתים</w:t>
      </w:r>
      <w:r w:rsidRPr="007B654E">
        <w:rPr>
          <w:rStyle w:val="afffff0"/>
          <w:rFonts w:hint="cs"/>
          <w:rtl/>
        </w:rPr>
        <w:t xml:space="preserve"> </w:t>
      </w:r>
      <w:r w:rsidRPr="007B654E">
        <w:rPr>
          <w:rStyle w:val="afffff0"/>
          <w:rtl/>
        </w:rPr>
        <w:t>מנחה</w:t>
      </w:r>
      <w:r w:rsidRPr="007B654E">
        <w:rPr>
          <w:rStyle w:val="afffff0"/>
          <w:rFonts w:hint="cs"/>
          <w:rtl/>
        </w:rPr>
        <w:t>'</w:t>
      </w:r>
      <w:r w:rsidRPr="007B654E">
        <w:rPr>
          <w:rStyle w:val="afffff0"/>
          <w:rtl/>
        </w:rPr>
        <w:t xml:space="preserve"> </w:t>
      </w:r>
      <w:r>
        <w:rPr>
          <w:rtl/>
        </w:rPr>
        <w:t xml:space="preserve">- לרבות כל המנחות לפתיתה, יכול שאני </w:t>
      </w:r>
      <w:r>
        <w:rPr>
          <w:rStyle w:val="2fb"/>
          <w:rtl/>
        </w:rPr>
        <w:t xml:space="preserve">מרבה</w:t>
      </w:r>
      <w:r>
        <w:rPr>
          <w:rtl/>
        </w:rPr>
        <w:t xml:space="preserve"> אף שתי הלחם ולחם הפנים? </w:t>
      </w:r>
      <w:r>
        <w:rPr>
          <w:rtl/>
        </w:rPr>
        <w:t xml:space="preserve">ת"ל</w:t>
      </w:r>
      <w:r>
        <w:rPr>
          <w:rtl/>
        </w:rPr>
        <w:t xml:space="preserve">:</w:t>
      </w:r>
      <w:r w:rsidRPr="007B654E">
        <w:rPr>
          <w:rStyle w:val="afffff0"/>
          <w:rtl/>
        </w:rPr>
        <w:t xml:space="preserve"> </w:t>
      </w:r>
      <w:r w:rsidRPr="007B654E">
        <w:rPr>
          <w:rStyle w:val="afffff0"/>
          <w:rFonts w:hint="cs"/>
          <w:rtl/>
        </w:rPr>
        <w:t>'</w:t>
      </w:r>
      <w:ins w:id="90833" w:author="Claude - סמנטי" w:date="2026-10-11T12:27:00Z">
        <w:r>
          <w:rPr>
            <w:rStyle w:val="afffff0"/>
            <w:rtl/>
          </w:rPr>
          <w:t xml:space="preserve">אוֹתָהּ</w:t>
        </w:r>
      </w:ins>
      <w:del w:id="90834" w:author="Claude - סמנטי" w:date="2026-10-11T12:27:00Z">
        <w:r w:rsidRPr="007B654E">
          <w:rPr>
            <w:rStyle w:val="afffff0"/>
            <w:rtl/>
          </w:rPr>
          <w:delText xml:space="preserve">אותה</w:delText>
        </w:r>
      </w:del>
      <w:r w:rsidRPr="007B654E">
        <w:rPr>
          <w:rStyle w:val="afffff0"/>
          <w:rFonts w:hint="cs"/>
          <w:rtl/>
        </w:rPr>
        <w:t>'</w:t>
      </w:r>
      <w:r w:rsidRPr="007B654E">
        <w:rPr>
          <w:rStyle w:val="afffff0"/>
          <w:rtl/>
        </w:rPr>
        <w:t>.</w:t>
      </w:r>
    </w:p>
    <w:p w:rsidR="00DA63EC" w:rsidRDefault="00DA63EC" w:rsidP="00DA63EC">
      <w:pPr>
        <w:tabs>
          <w:tab w:val="center" w:pos="2835"/>
        </w:tabs>
        <w:rPr>
          <w:rtl/>
        </w:rPr>
      </w:pPr>
      <w:del w:id="90200" w:author="מנוע מכני" w:date="2026-10-11T12:04:40Z">
        <w:r>
          <w:rPr>
            <w:rtl/>
          </w:rPr>
          <w:delText xml:space="preserve"> </w:delText>
        </w:r>
      </w:del>
      <w:r>
        <w:rPr>
          <w:rtl/>
        </w:rPr>
        <w:t xml:space="preserve">'</w:t>
      </w:r>
      <w:r>
        <w:rPr>
          <w:rStyle w:val="afffff0"/>
          <w:rtl/>
        </w:rPr>
        <w:t xml:space="preserve">ויצקת</w:t>
      </w:r>
      <w:r>
        <w:rPr>
          <w:rStyle w:val="afffff0"/>
          <w:rFonts w:hint="cs"/>
          <w:rtl/>
        </w:rPr>
        <w:t xml:space="preserve"> </w:t>
      </w:r>
      <w:r>
        <w:rPr>
          <w:rStyle w:val="afffff0"/>
          <w:rtl/>
        </w:rPr>
        <w:t>שמן מנחה</w:t>
      </w:r>
      <w:r>
        <w:rPr>
          <w:rFonts w:hint="cs"/>
          <w:rtl/>
        </w:rPr>
        <w:t>'</w:t>
      </w:r>
      <w:r>
        <w:rPr>
          <w:rtl/>
        </w:rPr>
        <w:t xml:space="preserve"> לרבות כל המנחות ליציקה, יכול שאני </w:t>
      </w:r>
      <w:r>
        <w:rPr>
          <w:rStyle w:val="2fb"/>
          <w:rtl/>
        </w:rPr>
        <w:t xml:space="preserve">מרבה</w:t>
      </w:r>
      <w:r>
        <w:rPr>
          <w:rtl/>
        </w:rPr>
        <w:t xml:space="preserve"> אף מנחת מאפה? </w:t>
      </w:r>
      <w:r>
        <w:rPr>
          <w:rtl/>
        </w:rPr>
        <w:t xml:space="preserve">ת"ל</w:t>
      </w:r>
      <w:r>
        <w:rPr>
          <w:rtl/>
        </w:rPr>
        <w:t xml:space="preserve">:</w:t>
      </w:r>
      <w:r w:rsidRPr="007B654E">
        <w:rPr>
          <w:rStyle w:val="afffff0"/>
          <w:rtl/>
        </w:rPr>
        <w:t xml:space="preserve"> </w:t>
      </w:r>
      <w:r w:rsidRPr="007B654E">
        <w:rPr>
          <w:rStyle w:val="afffff0"/>
          <w:rFonts w:hint="cs"/>
          <w:rtl/>
        </w:rPr>
        <w:t>'</w:t>
      </w:r>
      <w:ins w:id="90835" w:author="Claude - סמנטי" w:date="2026-10-11T12:27:00Z">
        <w:r>
          <w:rPr>
            <w:rStyle w:val="afffff0"/>
            <w:rtl/>
          </w:rPr>
          <w:t xml:space="preserve">עָלֶיהָ שֶׁמֶן</w:t>
        </w:r>
      </w:ins>
      <w:del w:id="90836" w:author="Claude - סמנטי" w:date="2026-10-11T12:27:00Z">
        <w:r w:rsidRPr="007B654E">
          <w:rPr>
            <w:rStyle w:val="afffff0"/>
            <w:rtl/>
          </w:rPr>
          <w:delText xml:space="preserve">עליה שמן</w:delText>
        </w:r>
      </w:del>
      <w:r w:rsidRPr="007B654E">
        <w:rPr>
          <w:rStyle w:val="afffff0"/>
          <w:rFonts w:hint="cs"/>
          <w:rtl/>
        </w:rPr>
        <w:t>'</w:t>
      </w:r>
      <w:r w:rsidRPr="007B654E">
        <w:rPr>
          <w:rStyle w:val="afffff0"/>
          <w:rtl/>
        </w:rPr>
        <w:t>.</w:t>
      </w:r>
    </w:p>
    <w:p w:rsidR="00DA63EC" w:rsidRDefault="00DA63EC" w:rsidP="00DA63EC">
      <w:pPr>
        <w:tabs>
          <w:tab w:val="center" w:pos="2835"/>
        </w:tabs>
        <w:rPr>
          <w:rtl/>
        </w:rPr>
      </w:pPr>
      <w:r>
        <w:rPr>
          <w:rtl/>
        </w:rPr>
        <w:t xml:space="preserve">אוציא את החלות ולא אוציא את הרקיקין? </w:t>
      </w:r>
      <w:r>
        <w:rPr>
          <w:rtl/>
        </w:rPr>
        <w:t xml:space="preserve">ת"ל</w:t>
      </w:r>
      <w:r>
        <w:rPr>
          <w:rtl/>
        </w:rPr>
        <w:t xml:space="preserve">:</w:t>
      </w:r>
      <w:r w:rsidRPr="007B654E">
        <w:rPr>
          <w:rStyle w:val="afffff0"/>
          <w:rtl/>
        </w:rPr>
        <w:t xml:space="preserve"> </w:t>
      </w:r>
      <w:r w:rsidRPr="007B654E">
        <w:rPr>
          <w:rStyle w:val="afffff0"/>
          <w:rFonts w:hint="cs"/>
          <w:rtl/>
        </w:rPr>
        <w:t>'</w:t>
      </w:r>
      <w:r w:rsidRPr="007B654E">
        <w:rPr>
          <w:rStyle w:val="afffff0"/>
          <w:rtl/>
        </w:rPr>
        <w:t>היא</w:t>
      </w:r>
      <w:r w:rsidRPr="007B654E">
        <w:rPr>
          <w:rStyle w:val="afffff0"/>
          <w:rFonts w:hint="cs"/>
          <w:rtl/>
        </w:rPr>
        <w:t>'</w:t>
      </w:r>
      <w:r w:rsidRPr="007B654E">
        <w:rPr>
          <w:rStyle w:val="afffff0"/>
          <w:rtl/>
        </w:rPr>
        <w:t>.</w:t>
      </w:r>
      <w:r>
        <w:rPr>
          <w:rFonts w:hint="cs"/>
          <w:rtl/>
        </w:rPr>
        <w:t xml:space="preserve"> </w:t>
      </w:r>
    </w:p>
    <w:p w:rsidR="00DA63EC" w:rsidRDefault="00DA63EC" w:rsidP="00DA63EC">
      <w:pPr>
        <w:pStyle w:val="afff3"/>
        <w:framePr w:wrap="around"/>
        <w:rPr>
          <w:rtl/>
        </w:rPr>
      </w:pPr>
      <w:r>
        <w:rPr>
          <w:rFonts w:hint="cs"/>
          <w:rtl/>
        </w:rPr>
        <w:t>עה:</w:t>
      </w:r>
    </w:p>
    <w:p>
      <w:pPr>
        <w:pStyle w:val="38"/>
        <w:rPr>
          <w:ins w:id="100957" w:author="מנוע מכני" w:date="2026-10-11T12:04:40Z"/>
        </w:rPr>
      </w:pPr>
      <w:del w:id="100956" w:author="מנוע מכני" w:date="2026-10-11T12:04:40Z">
        <w:r w:rsidRPr="00265E5E">
          <w:delText xml:space="preserve">•</w:delText>
        </w:r>
      </w:del>
      <w:r>
        <w:t xml:space="preserve"> </w:t>
      </w:r>
      <w:r>
        <w:t xml:space="preserve">רבה:</w:t>
      </w:r>
    </w:p>
    <w:p w:rsidR="00DA63EC" w:rsidRDefault="00DA63EC" w:rsidP="00DA63EC">
      <w:pPr>
        <w:tabs>
          <w:tab w:val="center" w:pos="2835"/>
        </w:tabs>
        <w:rPr>
          <w:rtl/>
        </w:rPr>
      </w:pPr>
      <w:del w:id="100958" w:author="מנוע מכני" w:date="2026-10-11T12:04:40Z">
        <w:r>
          <w:rPr>
            <w:rtl/>
          </w:rPr>
          <w:delText xml:space="preserve"> </w:delText>
        </w:r>
      </w:del>
      <w:r>
        <w:rPr>
          <w:rtl/>
        </w:rPr>
        <w:t xml:space="preserve">איזהו דבר שצריך שני מיעוטין</w:t>
      </w:r>
      <w:r>
        <w:rPr>
          <w:rFonts w:hint="cs"/>
          <w:rtl/>
        </w:rPr>
        <w:t>-</w:t>
      </w:r>
      <w:r>
        <w:rPr>
          <w:rtl/>
        </w:rPr>
        <w:t>: זו מנחת מאפה.</w:t>
      </w:r>
    </w:p>
    <w:p w:rsidR="00DA63EC" w:rsidRDefault="00DA63EC" w:rsidP="00DA63EC">
      <w:pPr>
        <w:pStyle w:val="affffd"/>
        <w:rPr>
          <w:rtl/>
        </w:rPr>
      </w:pPr>
      <w:r>
        <w:rPr>
          <w:rtl/>
        </w:rPr>
        <w:t>׹</w:t>
      </w:r>
    </w:p>
    <w:p>
      <w:pPr>
        <w:pStyle w:val="MishnaBatzad"/>
        <w:rPr>
          <w:ins w:id="20416" w:author="קלוד" w:date="2026-10-11T09:07:26Z"/>
        </w:rPr>
      </w:pPr>
      <w:ins w:id="20415" w:author="קלוד" w:date="2026-10-11T09:07:26Z">
        <w:r>
          <w:t xml:space="preserve">משנה ד</w:t>
        </w:r>
      </w:ins>
    </w:p>
    <w:p w:rsidR="00DA63EC" w:rsidRPr="000A334C" w:rsidRDefault="00DA63EC" w:rsidP="003B6D22">
      <w:pPr>
        <w:pStyle w:val="afff9"/>
        <w:spacing w:before="120"/>
        <w:rPr>
          <w:rtl/>
        </w:rPr>
        <w:pPrChange w:id="90050" w:author="קלוד" w:date="2026-10-11T12:09:42Z">
          <w:pPr>
            <w:pStyle w:val="afff9"/>
          </w:pPr>
        </w:pPrChange>
      </w:pPr>
      <w:r w:rsidRPr="000A334C">
        <w:rPr>
          <w:rtl/>
        </w:rPr>
        <w:t xml:space="preserve">מנחת ישראל - קופל אחד לשנים ושנים לארבעה ומבדיל, </w:t>
      </w:r>
    </w:p>
    <w:p w:rsidR="00DA63EC" w:rsidRPr="000A334C" w:rsidRDefault="00DA63EC" w:rsidP="003B6D22">
      <w:pPr>
        <w:pStyle w:val="afff9"/>
        <w:rPr>
          <w:rtl/>
        </w:rPr>
      </w:pPr>
      <w:r w:rsidRPr="000A334C">
        <w:rPr>
          <w:rtl/>
        </w:rPr>
        <w:t xml:space="preserve">מנחת כהנים - קופל אחד לשנים ושנים לארבעה ואינו מבדיל, </w:t>
      </w:r>
    </w:p>
    <w:p w:rsidR="00DA63EC" w:rsidRPr="000A334C" w:rsidRDefault="00DA63EC" w:rsidP="003B6D22">
      <w:pPr>
        <w:pStyle w:val="afff9"/>
        <w:rPr>
          <w:rtl/>
        </w:rPr>
      </w:pPr>
      <w:r w:rsidRPr="000A334C">
        <w:rPr>
          <w:rtl/>
        </w:rPr>
        <w:t xml:space="preserve">מנחת כהן משיח לא היה מקפלה; </w:t>
      </w:r>
    </w:p>
    <w:p w:rsidR="00DA63EC" w:rsidRPr="000A334C" w:rsidRDefault="00DA63EC" w:rsidP="003B6D22">
      <w:pPr>
        <w:pStyle w:val="afff9"/>
        <w:rPr>
          <w:rtl/>
        </w:rPr>
      </w:pPr>
      <w:r>
        <w:rPr>
          <w:rStyle w:val="TanaimMishna"/>
          <w:rtl/>
          <w:rPrChange w:id="103726" w:author="Claude" w:date="2026-10-11T09:07:48Z">
            <w:rPr>
              <w:rtl/>
            </w:rPr>
          </w:rPrChange>
        </w:rPr>
        <w:t xml:space="preserve">ר"ש</w:t>
      </w:r>
      <w:r>
        <w:rPr>
          <w:rtl/>
        </w:rPr>
        <w:t xml:space="preserve"> אומר</w:t>
      </w:r>
      <w:r>
        <w:rPr>
          <w:rStyle w:val="TanaimMishna"/>
          <w:rtl/>
          <w:rPrChange w:id="103727" w:author="Claude" w:date="2026-10-11T09:07:48Z">
            <w:rPr>
              <w:rtl/>
            </w:rPr>
          </w:rPrChange>
        </w:rPr>
        <w:t xml:space="preserve">:</w:t>
      </w:r>
      <w:r>
        <w:rPr>
          <w:rtl/>
        </w:rPr>
        <w:t xml:space="preserve"> מנחת כהנים ומנחת כהן משיח אין בהן פתיתה, מפני שאין בהן קמיצה, וכל שאין בהן קמיצה אין בהן פתיתה.</w:t>
      </w:r>
    </w:p>
    <w:p w:rsidR="00DA63EC" w:rsidRPr="000A334C" w:rsidRDefault="00DA63EC" w:rsidP="003B6D22">
      <w:pPr>
        <w:pStyle w:val="afff9"/>
        <w:rPr>
          <w:rtl/>
        </w:rPr>
      </w:pPr>
      <w:r w:rsidRPr="000A334C">
        <w:rPr>
          <w:rtl/>
        </w:rPr>
        <w:t>וכולן פותתן כזיתים.</w:t>
      </w:r>
    </w:p>
    <w:p w:rsidR="00DA63EC" w:rsidRDefault="00DA63EC" w:rsidP="00DA63EC">
      <w:pPr>
        <w:pStyle w:val="affffd"/>
        <w:rPr>
          <w:rtl/>
        </w:rPr>
      </w:pPr>
      <w:r>
        <w:rPr>
          <w:rtl/>
        </w:rPr>
        <w:t>׹</w:t>
      </w:r>
    </w:p>
    <w:p>
      <w:pPr>
        <w:pStyle w:val="afffff8"/>
        <w:rPr>
          <w:ins w:id="90293" w:author="קלוד" w:date="2026-10-11T12:32:08Z"/>
        </w:rPr>
      </w:pPr>
      <w:ins w:id="90294" w:author="קלוד" w:date="2026-10-11T12:32:08Z">
        <w:r>
          <w:rPr>
            <w:color w:val="7B3F00"/>
          </w:rPr>
          <w:t xml:space="preserve">קיפול והבדלה - מנחת ישראל, כהנים וכהן משיח</w:t>
        </w:r>
      </w:ins>
    </w:p>
    <w:p>
      <w:pPr>
        <w:pStyle w:val="38"/>
        <w:rPr>
          <w:ins w:id="100960" w:author="מנוע מכני" w:date="2026-10-11T12:04:40Z"/>
        </w:rPr>
      </w:pPr>
      <w:del w:id="100959"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0961" w:author="מנוע מכני" w:date="2026-10-11T12:04:40Z">
        <w:r>
          <w:rPr>
            <w:rtl/>
          </w:rPr>
          <w:delText xml:space="preserve"> </w:delText>
        </w:r>
      </w:del>
      <w:r>
        <w:rPr>
          <w:rFonts w:hint="cs"/>
          <w:rtl/>
        </w:rPr>
        <w:t>'</w:t>
      </w:r>
      <w:r>
        <w:rPr>
          <w:rtl/>
        </w:rPr>
        <w:t>פתות</w:t>
      </w:r>
      <w:r>
        <w:rPr>
          <w:rFonts w:hint="cs"/>
          <w:rtl/>
        </w:rPr>
        <w:t xml:space="preserve"> פתים ולא לשנים</w:t>
      </w:r>
      <w:ins w:id="95117" w:author="מנוע מכני" w:date="2026-10-11T12:04:40Z">
        <w:r>
          <w:rPr>
            <w:rFonts w:hint="cs"/>
            <w:rtl/>
          </w:rPr>
          <w:t xml:space="preserve"> </w:t>
        </w:r>
      </w:ins>
      <w:del w:id="95118" w:author="מנוע מכני" w:date="2026-10-11T12:04:40Z">
        <w:r>
          <w:rPr>
            <w:rFonts w:hint="cs"/>
            <w:rtl/>
          </w:rPr>
          <w:delText xml:space="preserve"> </w:delText>
        </w:r>
        <w:r w:rsidRPr="007B654E">
          <w:rPr>
            <w:rStyle w:val="afffff0"/>
            <w:rFonts w:hint="cs"/>
            <w:rtl/>
          </w:rPr>
          <w:delText xml:space="preserve"> </w:delText>
        </w:r>
      </w:del>
      <w:r w:rsidRPr="007B654E">
        <w:rPr>
          <w:rStyle w:val="afffff0"/>
          <w:rFonts w:hint="cs"/>
          <w:rtl/>
        </w:rPr>
        <w:t xml:space="preserve">'</w:t>
      </w:r>
      <w:r w:rsidRPr="007B654E">
        <w:rPr>
          <w:rStyle w:val="afffff0"/>
          <w:rtl/>
        </w:rPr>
        <w:t>אותה</w:t>
      </w:r>
      <w:r w:rsidRPr="007B654E">
        <w:rPr>
          <w:rStyle w:val="afffff0"/>
          <w:rFonts w:hint="cs"/>
          <w:rtl/>
        </w:rPr>
        <w:t>'</w:t>
      </w:r>
      <w:r w:rsidRPr="007B654E">
        <w:rPr>
          <w:rStyle w:val="afffff0"/>
          <w:rtl/>
        </w:rPr>
        <w:t xml:space="preserve"> </w:t>
      </w:r>
      <w:r>
        <w:rPr>
          <w:rtl/>
        </w:rPr>
        <w:t xml:space="preserve">לפתיתים ולא פתיתה לפתיתים, </w:t>
      </w:r>
    </w:p>
    <w:p w:rsidR="00DA63EC" w:rsidRDefault="00DA63EC" w:rsidP="00DA63EC">
      <w:pPr>
        <w:tabs>
          <w:tab w:val="center" w:pos="2835"/>
        </w:tabs>
        <w:rPr>
          <w:rtl/>
        </w:rPr>
      </w:pPr>
      <w:r>
        <w:rPr>
          <w:rFonts w:ascii="BA Franknatan Regular" w:hAnsi="BA Franknatan Regular" w:hint="cs"/>
          <w:b/>
          <w:bCs/>
          <w:rtl/>
        </w:rPr>
        <w:t>ד</w:t>
      </w:r>
      <w:r>
        <w:rPr>
          <w:rtl/>
        </w:rPr>
        <w:t>מנחת ישראל קופל אחד לשנים ושנים לארבעה ומבדיל, מנחת [כהנים] וכהן משיח היה מקפלה וכו</w:t>
      </w:r>
      <w:r w:rsidR="005608A0">
        <w:rPr>
          <w:rtl/>
        </w:rPr>
        <w:t>'</w:t>
      </w:r>
      <w:r>
        <w:rPr>
          <w:rtl/>
        </w:rPr>
        <w:t>.</w:t>
      </w:r>
    </w:p>
    <w:p>
      <w:pPr>
        <w:pStyle w:val="38"/>
        <w:rPr>
          <w:ins w:id="100962" w:author="מנוע מכני" w:date="2026-10-11T12:04:40Z"/>
        </w:rPr>
      </w:pPr>
      <w:r>
        <w:t xml:space="preserve">והא אנן </w:t>
      </w:r>
      <w:r>
        <w:t xml:space="preserve">תנן</w:t>
      </w:r>
      <w:r>
        <w:t xml:space="preserve">:</w:t>
      </w:r>
    </w:p>
    <w:p w:rsidR="00DA63EC" w:rsidRDefault="00DA63EC" w:rsidP="00DA63EC">
      <w:pPr>
        <w:tabs>
          <w:tab w:val="center" w:pos="2835"/>
        </w:tabs>
        <w:rPr>
          <w:rtl/>
        </w:rPr>
      </w:pPr>
      <w:del w:id="100963" w:author="מנוע מכני" w:date="2026-10-11T12:04:40Z">
        <w:r>
          <w:rPr>
            <w:rtl/>
          </w:rPr>
          <w:delText xml:space="preserve"> </w:delText>
        </w:r>
      </w:del>
      <w:r>
        <w:rPr>
          <w:rtl/>
        </w:rPr>
        <w:t xml:space="preserve">לא</w:t>
      </w:r>
      <w:r>
        <w:rPr>
          <w:rtl/>
        </w:rPr>
        <w:t xml:space="preserve"> היה מקפלה!</w:t>
      </w:r>
    </w:p>
    <w:p>
      <w:pPr>
        <w:pStyle w:val="38"/>
        <w:rPr>
          <w:ins w:id="100964" w:author="מנוע מכני" w:date="2026-10-11T12:04:40Z"/>
        </w:rPr>
      </w:pPr>
      <w:r>
        <w:t xml:space="preserve">- </w:t>
      </w:r>
      <w:r>
        <w:t xml:space="preserve">אמר</w:t>
      </w:r>
      <w:r>
        <w:t xml:space="preserve"> רבה:</w:t>
      </w:r>
    </w:p>
    <w:p w:rsidR="00DA63EC" w:rsidRDefault="00DA63EC" w:rsidP="00DA63EC">
      <w:pPr>
        <w:pStyle w:val="affffb"/>
        <w:rPr>
          <w:rtl/>
        </w:rPr>
      </w:pPr>
      <w:del w:id="100965" w:author="מנוע מכני" w:date="2026-10-11T12:04:40Z">
        <w:r>
          <w:rPr>
            <w:rtl/>
          </w:rPr>
          <w:delText xml:space="preserve"> </w:delText>
        </w:r>
      </w:del>
      <w:r>
        <w:rPr>
          <w:rtl/>
        </w:rPr>
        <w:t xml:space="preserve">אינו מקפלה לארבעה אבל מקפלה לשנים.</w:t>
      </w:r>
    </w:p>
    <w:p w:rsidR="00DA63EC" w:rsidRDefault="00DA63EC" w:rsidP="00DA63EC">
      <w:pPr>
        <w:pStyle w:val="affffd"/>
        <w:rPr>
          <w:del w:id="90071" w:author="מנוע עיצוב" w:date="2026-10-11T12:09:26Z"/>
          <w:rtl/>
        </w:rPr>
      </w:pPr>
      <w:del w:id="90070" w:author="מנוע עיצוב" w:date="2026-10-11T12:09:26Z">
        <w:r>
          <w:rPr>
            <w:rtl/>
          </w:rPr>
          <w:delText xml:space="preserve">׹</w:delText>
        </w:r>
      </w:del>
    </w:p>
    <w:p w:rsidR="00DA63EC" w:rsidRDefault="00DA63EC" w:rsidP="00DA63EC">
      <w:pPr>
        <w:pStyle w:val="affff1"/>
        <w:ind w:end="0"/>
        <w:rPr>
          <w:rtl/>
        </w:rPr>
        <w:pPrChange w:id="20069" w:author="קלוד" w:date="2026-10-11T09:07:26Z">
          <w:pPr>
            <w:pStyle w:val="affff1"/>
            <w:rPr>
              <w:rtl/>
            </w:rPr>
          </w:pPr>
        </w:pPrChange>
      </w:pPr>
      <w:ins w:id="9833" w:author="מספור קטעי משנה" w:date="2026-10-11T09:35:12Z">
        <w:r>
          <w:rPr>
            <w:rStyle w:val="MisparKeta"/>
          </w:rPr>
          <w:t xml:space="preserve">ג. </w:t>
        </w:r>
      </w:ins>
      <w:r>
        <w:rPr>
          <w:rtl/>
        </w:rPr>
        <w:t>ר"ש אומר: מנחת כהנים ומנחת כהן משיח אין בהן פתיתה.</w:t>
      </w:r>
    </w:p>
    <w:p>
      <w:pPr>
        <w:pStyle w:val="38"/>
        <w:rPr>
          <w:ins w:id="100966" w:author="מנוע מכני" w:date="2026-10-11T12:04:40Z"/>
        </w:rPr>
      </w:pPr>
      <w:r>
        <w:t xml:space="preserve">רב יוסף:</w:t>
      </w:r>
    </w:p>
    <w:p w:rsidR="00DA63EC" w:rsidRDefault="00DA63EC" w:rsidP="00DA63EC">
      <w:pPr>
        <w:tabs>
          <w:tab w:val="center" w:pos="2835"/>
        </w:tabs>
        <w:rPr>
          <w:rtl/>
        </w:rPr>
      </w:pPr>
      <w:del w:id="100967" w:author="מנוע מכני" w:date="2026-10-11T12:04:40Z">
        <w:r>
          <w:rPr>
            <w:rtl/>
          </w:rPr>
          <w:delText xml:space="preserve"> </w:delText>
        </w:r>
      </w:del>
      <w:ins w:id="93429" w:author="מנוע מכני" w:date="2026-10-11T12:04:40Z">
        <w:r>
          <w:rPr>
            <w:rtl/>
          </w:rPr>
          <w:t xml:space="preserve">זה</w:t>
        </w:r>
      </w:ins>
      <w:del w:id="93430" w:author="מנוע מכני" w:date="2026-10-11T12:04:40Z">
        <w:r>
          <w:rPr>
            <w:rtl/>
          </w:rPr>
          <w:delText xml:space="preserve">האי</w:delText>
        </w:r>
      </w:del>
      <w:r>
        <w:rPr>
          <w:rtl/>
        </w:rPr>
        <w:t xml:space="preserve"> חביצא </w:t>
      </w:r>
      <w:ins w:id="93431" w:author="מנוע מכני" w:date="2026-10-11T12:04:40Z">
        <w:r>
          <w:rPr>
            <w:rtl/>
          </w:rPr>
          <w:t xml:space="preserve">דיש</w:t>
        </w:r>
      </w:ins>
      <w:del w:id="93432" w:author="מנוע מכני" w:date="2026-10-11T12:04:40Z">
        <w:r>
          <w:rPr>
            <w:rtl/>
          </w:rPr>
          <w:delText xml:space="preserve">דאית</w:delText>
        </w:r>
      </w:del>
      <w:r>
        <w:rPr>
          <w:rtl/>
        </w:rPr>
        <w:t xml:space="preserve"> בה פירורין כזית </w:t>
      </w:r>
      <w:ins w:id="90221" w:author="Claude - סמנטי" w:date="2026-10-11T12:27:00Z">
        <w:r>
          <w:rPr>
            <w:rtl/>
          </w:rPr>
          <w:t xml:space="preserve">מברכים</w:t>
        </w:r>
      </w:ins>
      <w:del w:id="90222" w:author="Claude - סמנטי" w:date="2026-10-11T12:27:00Z">
        <w:r>
          <w:rPr>
            <w:rtl/>
          </w:rPr>
          <w:delText xml:space="preserve">מברכינן</w:delText>
        </w:r>
      </w:del>
      <w:r>
        <w:rPr>
          <w:rtl/>
        </w:rPr>
        <w:t xml:space="preserve"> </w:t>
      </w:r>
      <w:ins w:id="93427" w:author="מנוע מכני" w:date="2026-10-11T12:04:40Z">
        <w:r>
          <w:rPr>
            <w:rtl/>
          </w:rPr>
          <w:t xml:space="preserve">עליו</w:t>
        </w:r>
      </w:ins>
      <w:del w:id="93428" w:author="מנוע מכני" w:date="2026-10-11T12:04:40Z">
        <w:r>
          <w:rPr>
            <w:rtl/>
          </w:rPr>
          <w:delText xml:space="preserve">עליה</w:delText>
        </w:r>
      </w:del>
      <w:r>
        <w:rPr>
          <w:rtl/>
        </w:rPr>
        <w:t xml:space="preserve"> המוציא לחם מן הארץ, </w:t>
      </w:r>
    </w:p>
    <w:p w:rsidR="00DA63EC" w:rsidRDefault="00DA63EC" w:rsidP="00DA63EC">
      <w:pPr>
        <w:tabs>
          <w:tab w:val="center" w:pos="2835"/>
        </w:tabs>
        <w:rPr>
          <w:rtl/>
        </w:rPr>
      </w:pPr>
      <w:ins w:id="96289" w:author="מנוע מכני" w:date="2026-10-11T12:04:40Z">
        <w:r>
          <w:rPr>
            <w:rtl/>
          </w:rPr>
          <w:t xml:space="preserve">אם </w:t>
        </w:r>
      </w:ins>
      <w:del w:id="96290" w:author="מנוע מכני" w:date="2026-10-11T12:04:40Z">
        <w:r>
          <w:rPr>
            <w:rtl/>
          </w:rPr>
          <w:tab/>
          <w:delText xml:space="preserve">אי </w:delText>
        </w:r>
      </w:del>
      <w:ins w:id="93435" w:author="מנוע מכני" w:date="2026-10-11T12:04:40Z">
        <w:r>
          <w:rPr>
            <w:rtl/>
          </w:rPr>
          <w:t xml:space="preserve">אין</w:t>
        </w:r>
      </w:ins>
      <w:del w:id="93436" w:author="מנוע מכני" w:date="2026-10-11T12:04:40Z">
        <w:r>
          <w:rPr>
            <w:rtl/>
          </w:rPr>
          <w:tab/>
          <w:delText xml:space="preserve">לית</w:delText>
        </w:r>
      </w:del>
      <w:r>
        <w:rPr>
          <w:rtl/>
        </w:rPr>
        <w:tab/>
        <w:t xml:space="preserve"> בה פירורין כזית - </w:t>
      </w:r>
      <w:ins w:id="90223" w:author="Claude - סמנטי" w:date="2026-10-11T12:27:00Z">
        <w:r>
          <w:rPr>
            <w:rtl/>
          </w:rPr>
          <w:t xml:space="preserve">מברכים</w:t>
        </w:r>
      </w:ins>
      <w:del w:id="90224" w:author="Claude - סמנטי" w:date="2026-10-11T12:27:00Z">
        <w:r>
          <w:rPr>
            <w:rtl/>
          </w:rPr>
          <w:tab/>
          <w:delText xml:space="preserve">מברכינן</w:delText>
        </w:r>
      </w:del>
      <w:r>
        <w:rPr>
          <w:rtl/>
        </w:rPr>
        <w:tab/>
        <w:t xml:space="preserve"> </w:t>
      </w:r>
      <w:ins w:id="93433" w:author="מנוע מכני" w:date="2026-10-11T12:04:40Z">
        <w:r>
          <w:rPr>
            <w:rtl/>
          </w:rPr>
          <w:t xml:space="preserve">עליו</w:t>
        </w:r>
      </w:ins>
      <w:del w:id="93434" w:author="מנוע מכני" w:date="2026-10-11T12:04:40Z">
        <w:r>
          <w:rPr>
            <w:rtl/>
          </w:rPr>
          <w:tab/>
          <w:delText xml:space="preserve">עליה</w:delText>
        </w:r>
      </w:del>
      <w:r>
        <w:rPr>
          <w:rtl/>
        </w:rPr>
        <w:tab/>
        <w:t xml:space="preserve"> בורא מיני מזונות.</w:t>
      </w:r>
    </w:p>
    <w:p>
      <w:pPr>
        <w:pStyle w:val="38"/>
        <w:rPr>
          <w:ins w:id="100968" w:author="מנוע מכני" w:date="2026-10-11T12:04:40Z"/>
        </w:rPr>
      </w:pPr>
      <w:r>
        <w:lastRenderedPageBreak/>
        <w:t xml:space="preserve">רב יוסף:</w:t>
      </w:r>
    </w:p>
    <w:p w:rsidR="00DA63EC" w:rsidRDefault="00DA63EC" w:rsidP="00DA63EC">
      <w:pPr>
        <w:tabs>
          <w:tab w:val="center" w:pos="2835"/>
        </w:tabs>
        <w:rPr>
          <w:rtl/>
        </w:rPr>
      </w:pPr>
      <w:del w:id="100969" w:author="מנוע מכני" w:date="2026-10-11T12:04:40Z">
        <w:r>
          <w:rPr>
            <w:rtl/>
          </w:rPr>
          <w:lastRenderedPageBreak/>
          <w:delText xml:space="preserve"> </w:delText>
        </w:r>
      </w:del>
      <w:r>
        <w:rPr>
          <w:rtl/>
        </w:rPr>
        <w:lastRenderedPageBreak/>
        <w:t xml:space="preserve">מדתניא: היה עומד ומקריב מנחות בירושלים, אומר: ברוך שהחיינו וקימנו</w:t>
      </w:r>
      <w:ins w:id="95119" w:author="מנוע מכני" w:date="2026-10-11T12:04:40Z">
        <w:r>
          <w:rPr>
            <w:rtl/>
          </w:rPr>
          <w:t xml:space="preserve">,</w:t>
        </w:r>
      </w:ins>
      <w:del w:id="95120" w:author="מנוע מכני" w:date="2026-10-11T12:04:40Z">
        <w:r>
          <w:rPr>
            <w:rtl/>
          </w:rPr>
          <w:lastRenderedPageBreak/>
          <w:delText xml:space="preserve">;</w:delText>
        </w:r>
      </w:del>
      <w:r>
        <w:rPr>
          <w:rtl/>
        </w:rPr>
        <w:lastRenderedPageBreak/>
        <w:t xml:space="preserve"> </w:t>
      </w:r>
    </w:p>
    <w:p w:rsidR="00DA63EC" w:rsidRDefault="00DA63EC" w:rsidP="00DA63EC">
      <w:pPr>
        <w:tabs>
          <w:tab w:val="center" w:pos="2835"/>
        </w:tabs>
        <w:rPr>
          <w:rtl/>
        </w:rPr>
      </w:pPr>
      <w:r>
        <w:rPr>
          <w:rtl/>
        </w:rPr>
        <w:tab/>
        <w:t>נטלן לאכלן, אומר: המוציא לחם מן הארץ, ותנן: וכולן פתיתי' בכזית.</w:t>
      </w:r>
    </w:p>
    <w:p>
      <w:pPr>
        <w:pStyle w:val="38"/>
        <w:rPr>
          <w:ins w:id="100970" w:author="מנוע מכני" w:date="2026-10-11T12:04:40Z"/>
        </w:rPr>
      </w:pPr>
      <w:r>
        <w:t>א</w:t>
      </w:r>
      <w:r>
        <w:t>"</w:t>
      </w:r>
      <w:r>
        <w:t xml:space="preserve">ל</w:t>
      </w:r>
      <w:r>
        <w:t xml:space="preserve"> </w:t>
      </w:r>
      <w:r>
        <w:t>אביי ולת</w:t>
      </w:r>
      <w:r>
        <w:t>דר</w:t>
      </w:r>
      <w:r>
        <w:t>"</w:t>
      </w:r>
      <w:r>
        <w:t>י</w:t>
      </w:r>
      <w:r>
        <w:t xml:space="preserve">:</w:t>
      </w:r>
    </w:p>
    <w:p w:rsidR="00DA63EC" w:rsidRDefault="00DA63EC" w:rsidP="00DA63EC">
      <w:pPr>
        <w:tabs>
          <w:tab w:val="center" w:pos="2835"/>
        </w:tabs>
        <w:rPr>
          <w:rtl/>
        </w:rPr>
      </w:pPr>
      <w:del w:id="100971" w:author="מנוע מכני" w:date="2026-10-11T12:04:40Z">
        <w:r>
          <w:rPr>
            <w:rtl/>
          </w:rPr>
          <w:delText xml:space="preserve"> </w:delText>
        </w:r>
      </w:del>
      <w:r>
        <w:rPr>
          <w:rtl/>
        </w:rPr>
        <w:t xml:space="preserve">מפרכן עד שמחזירן לסלתן, </w:t>
      </w:r>
      <w:r>
        <w:rPr>
          <w:rFonts w:hint="cs"/>
          <w:rtl/>
        </w:rPr>
        <w:t>ה</w:t>
      </w:r>
      <w:r>
        <w:rPr>
          <w:rtl/>
        </w:rPr>
        <w:t>"</w:t>
      </w:r>
      <w:r>
        <w:rPr>
          <w:rFonts w:hint="cs"/>
          <w:rtl/>
        </w:rPr>
        <w:t>נ</w:t>
      </w:r>
      <w:r>
        <w:rPr>
          <w:rtl/>
        </w:rPr>
        <w:t xml:space="preserve"> דלא מברך המוציא!</w:t>
      </w:r>
    </w:p>
    <w:p w:rsidR="00DA63EC" w:rsidRDefault="00DA63EC" w:rsidP="00DA63EC">
      <w:pPr>
        <w:tabs>
          <w:tab w:val="center" w:pos="2835"/>
        </w:tabs>
        <w:rPr>
          <w:rtl/>
        </w:rPr>
      </w:pPr>
      <w:r>
        <w:rPr>
          <w:rtl/>
        </w:rPr>
        <w:t>וכ"</w:t>
      </w:r>
      <w:r>
        <w:rPr>
          <w:rFonts w:hint="cs"/>
          <w:rtl/>
        </w:rPr>
        <w:t xml:space="preserve">ת </w:t>
      </w:r>
      <w:r>
        <w:rPr>
          <w:rFonts w:hint="cs"/>
          <w:rtl/>
        </w:rPr>
        <w:t xml:space="preserve">ה</w:t>
      </w:r>
      <w:r>
        <w:rPr>
          <w:rtl/>
        </w:rPr>
        <w:t>"</w:t>
      </w:r>
      <w:r>
        <w:rPr>
          <w:rFonts w:hint="cs"/>
          <w:rtl/>
        </w:rPr>
        <w:t>נ</w:t>
      </w:r>
      <w:r>
        <w:rPr>
          <w:rtl/>
        </w:rPr>
        <w:t xml:space="preserve"> והתניא: ליקט מכולן כזית ואכלו, אם חמץ הוא ענוש כרת, אם מצה הוא אדם יוצא בהן ידי חובתו בפסח!</w:t>
      </w:r>
    </w:p>
    <w:p w:rsidR="00DA63EC" w:rsidRDefault="00DA63EC" w:rsidP="00DA63EC">
      <w:pPr>
        <w:tabs>
          <w:tab w:val="center" w:pos="2835"/>
        </w:tabs>
        <w:rPr>
          <w:rtl/>
        </w:rPr>
      </w:pPr>
      <w:r>
        <w:rPr>
          <w:rFonts w:hint="cs"/>
          <w:rtl/>
        </w:rPr>
        <w:t>הב</w:t>
      </w:r>
      <w:r>
        <w:rPr>
          <w:rtl/>
        </w:rPr>
        <w:t>"</w:t>
      </w:r>
      <w:r>
        <w:rPr>
          <w:rFonts w:hint="cs"/>
          <w:rtl/>
        </w:rPr>
        <w:t>ע</w:t>
      </w:r>
      <w:r>
        <w:rPr>
          <w:rtl/>
        </w:rPr>
        <w:t xml:space="preserve"> - בשעירסן.</w:t>
      </w:r>
    </w:p>
    <w:p w:rsidR="00DA63EC" w:rsidRDefault="00DA63EC" w:rsidP="00DA63EC">
      <w:pPr>
        <w:tabs>
          <w:tab w:val="center" w:pos="2835"/>
        </w:tabs>
        <w:rPr>
          <w:rtl/>
        </w:rPr>
      </w:pPr>
      <w:r>
        <w:rPr>
          <w:rFonts w:hint="cs"/>
          <w:rtl/>
        </w:rPr>
        <w:t>א</w:t>
      </w:r>
      <w:r>
        <w:rPr>
          <w:rtl/>
        </w:rPr>
        <w:t>"</w:t>
      </w:r>
      <w:r>
        <w:rPr>
          <w:rFonts w:hint="cs"/>
          <w:rtl/>
        </w:rPr>
        <w:t>ה</w:t>
      </w:r>
      <w:r>
        <w:rPr>
          <w:rtl/>
        </w:rPr>
        <w:t xml:space="preserve"> היינו דקתני עלה: והוא שאכלן בכדי אכילת פרס, </w:t>
      </w:r>
      <w:ins w:id="96291" w:author="מנוע מכני" w:date="2026-10-11T12:04:40Z">
        <w:r>
          <w:rPr>
            <w:rtl/>
          </w:rPr>
          <w:t xml:space="preserve">ואם </w:t>
        </w:r>
      </w:ins>
      <w:del w:id="96292" w:author="מנוע מכני" w:date="2026-10-11T12:04:40Z">
        <w:r>
          <w:rPr>
            <w:rtl/>
          </w:rPr>
          <w:delText xml:space="preserve">ואי </w:delText>
        </w:r>
      </w:del>
      <w:r>
        <w:rPr>
          <w:rtl/>
        </w:rPr>
        <w:t xml:space="preserve">בשעירסן, שאכלו </w:t>
      </w:r>
      <w:ins w:id="97551" w:author="מנוע מכני" w:date="2026-10-11T12:04:40Z">
        <w:r>
          <w:rPr>
            <w:rtl/>
          </w:rPr>
          <w:t xml:space="preserve">צריך</w:t>
        </w:r>
      </w:ins>
      <w:del w:id="97552" w:author="מנוע מכני" w:date="2026-10-11T12:04:40Z">
        <w:r>
          <w:rPr>
            <w:rtl/>
          </w:rPr>
          <w:delText xml:space="preserve">מיבעי</w:delText>
        </w:r>
      </w:del>
      <w:r>
        <w:rPr>
          <w:rtl/>
        </w:rPr>
        <w:t xml:space="preserve"> </w:t>
      </w:r>
      <w:ins w:id="93437" w:author="מנוע מכני" w:date="2026-10-11T12:04:40Z">
        <w:r>
          <w:rPr>
            <w:rtl/>
          </w:rPr>
          <w:t xml:space="preserve">לו</w:t>
        </w:r>
      </w:ins>
      <w:del w:id="93438" w:author="מנוע מכני" w:date="2026-10-11T12:04:40Z">
        <w:r>
          <w:rPr>
            <w:rtl/>
          </w:rPr>
          <w:delText xml:space="preserve">ליה</w:delText>
        </w:r>
      </w:del>
      <w:r>
        <w:rPr>
          <w:rtl/>
        </w:rPr>
        <w:t xml:space="preserve">!</w:t>
      </w:r>
    </w:p>
    <w:p>
      <w:pPr>
        <w:pStyle w:val="38"/>
        <w:rPr>
          <w:ins w:id="100972" w:author="מנוע מכני" w:date="2026-10-11T12:04:40Z"/>
        </w:rPr>
      </w:pPr>
      <w:r>
        <w:t xml:space="preserve">אלא</w:t>
      </w:r>
    </w:p>
    <w:p w:rsidR="00DA63EC" w:rsidRDefault="00DA63EC" w:rsidP="00DA63EC">
      <w:pPr>
        <w:tabs>
          <w:tab w:val="center" w:pos="2835"/>
        </w:tabs>
        <w:rPr>
          <w:rtl/>
        </w:rPr>
      </w:pPr>
      <w:del w:id="100973" w:author="מנוע מכני" w:date="2026-10-11T12:04:40Z">
        <w:r>
          <w:rPr>
            <w:rtl/>
          </w:rPr>
          <w:delText xml:space="preserve"> </w:delText>
        </w:r>
      </w:del>
      <w:r>
        <w:rPr>
          <w:rtl/>
        </w:rPr>
        <w:t xml:space="preserve">ה</w:t>
      </w:r>
      <w:r>
        <w:rPr>
          <w:rFonts w:hint="cs"/>
          <w:rtl/>
        </w:rPr>
        <w:t>ב</w:t>
      </w:r>
      <w:r>
        <w:rPr>
          <w:rtl/>
        </w:rPr>
        <w:t>"</w:t>
      </w:r>
      <w:r>
        <w:rPr>
          <w:rFonts w:hint="cs"/>
          <w:rtl/>
        </w:rPr>
        <w:t xml:space="preserve">ע</w:t>
      </w:r>
      <w:r>
        <w:rPr>
          <w:rFonts w:hint="cs"/>
          <w:rtl/>
        </w:rPr>
        <w:t xml:space="preserve"> </w:t>
      </w:r>
      <w:r>
        <w:rPr>
          <w:rtl/>
        </w:rPr>
        <w:t>- בבא מלחם גדול.</w:t>
      </w:r>
    </w:p>
    <w:p>
      <w:pPr>
        <w:pStyle w:val="38"/>
        <w:rPr>
          <w:ins w:id="100975" w:author="מנוע מכני" w:date="2026-10-11T12:04:40Z"/>
        </w:rPr>
      </w:pPr>
      <w:del w:id="100974" w:author="מנוע מכני" w:date="2026-10-11T12:04:40Z">
        <w:r w:rsidRPr="00265E5E">
          <w:delText xml:space="preserve">•</w:delText>
        </w:r>
      </w:del>
      <w:r>
        <w:t xml:space="preserve"> </w:t>
      </w:r>
      <w:ins w:id="93439" w:author="מנוע מכני" w:date="2026-10-11T12:04:40Z">
        <w:r>
          <w:t xml:space="preserve">מה</w:t>
        </w:r>
      </w:ins>
      <w:del w:id="93440" w:author="מנוע מכני" w:date="2026-10-11T12:04:40Z">
        <w:r>
          <w:delText xml:space="preserve">מאי</w:delText>
        </w:r>
      </w:del>
      <w:r>
        <w:t xml:space="preserve"> הוי עלה? רב ששת</w:t>
      </w:r>
      <w:del w:id="102563" w:author="מנוע מכני" w:date="2026-10-11T12:04:40Z">
        <w:r>
          <w:delText xml:space="preserve"> אמר</w:delText>
        </w:r>
      </w:del>
      <w:r>
        <w:t xml:space="preserve">:</w:t>
      </w:r>
    </w:p>
    <w:p w:rsidR="00DA63EC" w:rsidRDefault="00DA63EC" w:rsidP="00DA63EC">
      <w:pPr>
        <w:tabs>
          <w:tab w:val="center" w:pos="2835"/>
        </w:tabs>
        <w:rPr>
          <w:rtl/>
        </w:rPr>
      </w:pPr>
      <w:del w:id="100976" w:author="מנוע מכני" w:date="2026-10-11T12:04:40Z">
        <w:r>
          <w:rPr>
            <w:rtl/>
          </w:rPr>
          <w:delText xml:space="preserve"> </w:delText>
        </w:r>
      </w:del>
      <w:r>
        <w:rPr>
          <w:rtl/>
        </w:rPr>
        <w:t xml:space="preserve">אפי' פירורין שאין בהן כזית.</w:t>
      </w:r>
    </w:p>
    <w:p>
      <w:pPr>
        <w:pStyle w:val="38"/>
        <w:rPr>
          <w:ins w:id="100977" w:author="מנוע מכני" w:date="2026-10-11T12:04:40Z"/>
        </w:rPr>
      </w:pPr>
      <w:r>
        <w:t xml:space="preserve">- רבא:</w:t>
      </w:r>
    </w:p>
    <w:p w:rsidR="00DA63EC" w:rsidRDefault="00DA63EC" w:rsidP="00DA63EC">
      <w:pPr>
        <w:pStyle w:val="affffb"/>
        <w:rPr>
          <w:rtl/>
        </w:rPr>
      </w:pPr>
      <w:del w:id="100978" w:author="מנוע מכני" w:date="2026-10-11T12:04:40Z">
        <w:r>
          <w:rPr>
            <w:rtl/>
          </w:rPr>
          <w:delText xml:space="preserve"> </w:delText>
        </w:r>
      </w:del>
      <w:r>
        <w:rPr>
          <w:rtl/>
        </w:rPr>
        <w:t xml:space="preserve">והוא </w:t>
      </w:r>
      <w:ins w:id="91751" w:author="מנוע מכני" w:date="2026-10-11T12:04:40Z">
        <w:r>
          <w:rPr>
            <w:rtl/>
          </w:rPr>
          <w:t xml:space="preserve">דיש</w:t>
        </w:r>
      </w:ins>
      <w:del w:id="91752" w:author="מנוע מכני" w:date="2026-10-11T12:04:40Z">
        <w:r>
          <w:rPr>
            <w:rtl/>
          </w:rPr>
          <w:delText xml:space="preserve">דאיכא</w:delText>
        </w:r>
      </w:del>
      <w:r>
        <w:rPr>
          <w:rtl/>
        </w:rPr>
        <w:t xml:space="preserve"> תוריתא דנהמא </w:t>
      </w:r>
      <w:ins w:id="93441" w:author="מנוע מכני" w:date="2026-10-11T12:04:40Z">
        <w:r>
          <w:rPr>
            <w:rtl/>
          </w:rPr>
          <w:t xml:space="preserve">עליהם</w:t>
        </w:r>
      </w:ins>
      <w:del w:id="93442" w:author="מנוע מכני" w:date="2026-10-11T12:04:40Z">
        <w:r>
          <w:rPr>
            <w:rtl/>
          </w:rPr>
          <w:delText xml:space="preserve">עלייהו</w:delText>
        </w:r>
      </w:del>
      <w:r>
        <w:rPr>
          <w:rtl/>
        </w:rPr>
        <w:t xml:space="preserve">.</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עו.</w:t>
      </w:r>
    </w:p>
    <w:p>
      <w:pPr>
        <w:pStyle w:val="MishnaBatzad"/>
        <w:rPr>
          <w:ins w:id="20418" w:author="קלוד" w:date="2026-10-11T09:07:26Z"/>
        </w:rPr>
      </w:pPr>
      <w:ins w:id="20417" w:author="קלוד" w:date="2026-10-11T09:07:26Z">
        <w:r>
          <w:t xml:space="preserve">משנה ה</w:t>
        </w:r>
      </w:ins>
    </w:p>
    <w:p w:rsidR="00DA63EC" w:rsidRPr="000A334C" w:rsidRDefault="00DA63EC" w:rsidP="003B6D22">
      <w:pPr>
        <w:pStyle w:val="afff9"/>
        <w:rPr>
          <w:del w:id="20224" w:author="קלוד" w:date="2026-10-11T09:07:26Z"/>
          <w:rtl/>
        </w:rPr>
      </w:pPr>
      <w:del w:id="20223" w:author="קלוד" w:date="2026-10-11T09:07:26Z">
        <w:r w:rsidRPr="000A334C">
          <w:rPr>
            <w:rtl/>
          </w:rPr>
          <w:delText xml:space="preserve">מתני'.</w:delText>
        </w:r>
      </w:del>
    </w:p>
    <w:p w:rsidR="00DA63EC" w:rsidRPr="000A334C" w:rsidRDefault="00DA63EC" w:rsidP="003B6D22">
      <w:pPr>
        <w:pStyle w:val="afff9"/>
        <w:spacing w:before="120"/>
        <w:rPr>
          <w:rtl/>
        </w:rPr>
        <w:pPrChange w:id="90051" w:author="קלוד" w:date="2026-10-11T12:09:42Z">
          <w:pPr>
            <w:pStyle w:val="afff9"/>
          </w:pPr>
        </w:pPrChange>
      </w:pPr>
      <w:r w:rsidRPr="000A334C">
        <w:rPr>
          <w:rtl/>
        </w:rPr>
        <w:t>כל המנחות טעונות שלש מאות שיפה וחמש מאות בעיטה.</w:t>
      </w:r>
    </w:p>
    <w:p w:rsidR="00DA63EC" w:rsidRPr="000A334C" w:rsidRDefault="00DA63EC" w:rsidP="003B6D22">
      <w:pPr>
        <w:pStyle w:val="afff9"/>
        <w:rPr>
          <w:rtl/>
        </w:rPr>
      </w:pPr>
      <w:r>
        <w:rPr>
          <w:rtl/>
        </w:rPr>
        <w:t xml:space="preserve">שיפה ובעיטה בחיטין, ו</w:t>
      </w:r>
      <w:r>
        <w:rPr>
          <w:rStyle w:val="TanaimMishna"/>
          <w:rtl/>
          <w:rPrChange w:id="103728" w:author="Claude" w:date="2026-10-11T09:07:48Z">
            <w:rPr>
              <w:rtl/>
            </w:rPr>
          </w:rPrChange>
        </w:rPr>
        <w:t xml:space="preserve">ר' יוסי</w:t>
      </w:r>
      <w:r>
        <w:rPr>
          <w:rtl/>
        </w:rPr>
        <w:t xml:space="preserve"> אומר</w:t>
      </w:r>
      <w:r>
        <w:rPr>
          <w:rStyle w:val="TanaimMishna"/>
          <w:rtl/>
          <w:rPrChange w:id="103729" w:author="Claude" w:date="2026-10-11T09:07:48Z">
            <w:rPr>
              <w:rtl/>
            </w:rPr>
          </w:rPrChange>
        </w:rPr>
        <w:t xml:space="preserve">:</w:t>
      </w:r>
      <w:r>
        <w:rPr>
          <w:rtl/>
        </w:rPr>
        <w:t xml:space="preserve"> בבצק, </w:t>
      </w:r>
    </w:p>
    <w:p w:rsidR="00DA63EC" w:rsidRPr="000A334C" w:rsidRDefault="00DA63EC" w:rsidP="003B6D22">
      <w:pPr>
        <w:pStyle w:val="afff9"/>
        <w:rPr>
          <w:rtl/>
        </w:rPr>
      </w:pPr>
      <w:r>
        <w:rPr>
          <w:rtl/>
        </w:rPr>
        <w:t xml:space="preserve">כל המנחות באות עשר עשר, חוץ מלחם הפנים וחביתי כהן גדול שהם באות שתים עשרה, דברי </w:t>
      </w:r>
      <w:r>
        <w:rPr>
          <w:rStyle w:val="TanaimMishna"/>
          <w:rtl/>
          <w:rPrChange w:id="20019" w:author="קלוד" w:date="2026-10-11T09:07:26Z">
            <w:rPr>
              <w:rtl/>
            </w:rPr>
          </w:rPrChange>
        </w:rPr>
        <w:t xml:space="preserve">רבי יהודה</w:t>
      </w:r>
      <w:r>
        <w:rPr>
          <w:rtl/>
        </w:rPr>
        <w:t xml:space="preserve">; </w:t>
      </w:r>
    </w:p>
    <w:p w:rsidR="00DA63EC" w:rsidRPr="000A334C" w:rsidRDefault="00DA63EC" w:rsidP="003B6D22">
      <w:pPr>
        <w:pStyle w:val="afff9"/>
        <w:rPr>
          <w:rtl/>
        </w:rPr>
      </w:pPr>
      <w:r>
        <w:rPr>
          <w:rStyle w:val="TanaimMishna"/>
          <w:rtl/>
          <w:rPrChange w:id="103730" w:author="Claude" w:date="2026-10-11T09:07:48Z">
            <w:rPr>
              <w:rtl/>
            </w:rPr>
          </w:rPrChange>
        </w:rPr>
        <w:t xml:space="preserve">ר"מ</w:t>
      </w:r>
      <w:r>
        <w:rPr>
          <w:rtl/>
        </w:rPr>
        <w:t xml:space="preserve"> אומר</w:t>
      </w:r>
      <w:r>
        <w:rPr>
          <w:rStyle w:val="TanaimMishna"/>
          <w:rtl/>
          <w:rPrChange w:id="103731" w:author="Claude" w:date="2026-10-11T09:07:48Z">
            <w:rPr>
              <w:rtl/>
            </w:rPr>
          </w:rPrChange>
        </w:rPr>
        <w:t xml:space="preserve">:</w:t>
      </w:r>
      <w:r>
        <w:rPr>
          <w:rtl/>
        </w:rPr>
        <w:t xml:space="preserve"> כולם באות שתים עשרה, חוץ מחלות תודה ונזירות שהן באות עשר עשר.</w:t>
      </w:r>
    </w:p>
    <w:p w:rsidR="00DA63EC" w:rsidRDefault="00DA63EC" w:rsidP="00DA63EC">
      <w:pPr>
        <w:pStyle w:val="affffd"/>
        <w:rPr>
          <w:rtl/>
        </w:rPr>
      </w:pPr>
      <w:r>
        <w:rPr>
          <w:rtl/>
        </w:rPr>
        <w:t>׹</w:t>
      </w:r>
    </w:p>
    <w:p>
      <w:pPr>
        <w:pStyle w:val="afffff8"/>
        <w:rPr>
          <w:ins w:id="90291" w:author="קלוד" w:date="2026-10-11T12:32:08Z"/>
        </w:rPr>
      </w:pPr>
      <w:ins w:id="90292" w:author="קלוד" w:date="2026-10-11T12:32:08Z">
        <w:r>
          <w:rPr>
            <w:color w:val="7B3F00"/>
          </w:rPr>
          <w:t xml:space="preserve">שיפה ובעיטה - שף אחת בועט שתים</w:t>
        </w:r>
      </w:ins>
    </w:p>
    <w:p>
      <w:pPr>
        <w:pStyle w:val="38"/>
        <w:rPr>
          <w:ins w:id="100979" w:author="מנוע מכני" w:date="2026-10-11T12:04:40Z"/>
        </w:rPr>
      </w:pPr>
      <w:r>
        <w:t xml:space="preserve">תנא:</w:t>
      </w:r>
    </w:p>
    <w:p w:rsidR="00DA63EC" w:rsidRDefault="00DA63EC" w:rsidP="00DA63EC">
      <w:pPr>
        <w:tabs>
          <w:tab w:val="center" w:pos="2835"/>
        </w:tabs>
        <w:rPr>
          <w:rtl/>
        </w:rPr>
      </w:pPr>
      <w:del w:id="100980" w:author="מנוע מכני" w:date="2026-10-11T12:04:40Z">
        <w:r>
          <w:rPr>
            <w:rtl/>
          </w:rPr>
          <w:delText xml:space="preserve"> </w:delText>
        </w:r>
      </w:del>
      <w:r>
        <w:rPr>
          <w:rtl/>
        </w:rPr>
        <w:t xml:space="preserve">שף אחת בועט שתים, שף שתים בועט שלש.</w:t>
      </w:r>
    </w:p>
    <w:p>
      <w:pPr>
        <w:pStyle w:val="38"/>
        <w:rPr>
          <w:ins w:id="100981" w:author="מנוע מכני" w:date="2026-10-11T12:04:40Z"/>
        </w:rPr>
      </w:pPr>
      <w:r w:rsidRPr="005F3390">
        <w:t>בעי רבי ירמיה</w:t>
      </w:r>
      <w:r>
        <w:t xml:space="preserve">:</w:t>
      </w:r>
    </w:p>
    <w:p w:rsidR="00DA63EC" w:rsidRDefault="00DA63EC" w:rsidP="00DA63EC">
      <w:pPr>
        <w:tabs>
          <w:tab w:val="center" w:pos="2835"/>
        </w:tabs>
        <w:rPr>
          <w:rtl/>
        </w:rPr>
      </w:pPr>
      <w:del w:id="100982" w:author="מנוע מכני" w:date="2026-10-11T12:04:40Z">
        <w:r>
          <w:rPr>
            <w:rtl/>
          </w:rPr>
          <w:delText xml:space="preserve"> </w:delText>
        </w:r>
      </w:del>
      <w:r>
        <w:rPr>
          <w:rtl/>
        </w:rPr>
        <w:t xml:space="preserve">אמטויי ואתויי חד, </w:t>
      </w:r>
      <w:r w:rsidRPr="00595EAE">
        <w:rPr>
          <w:b/>
          <w:bCs/>
          <w:rtl/>
        </w:rPr>
        <w:t>או"ד</w:t>
      </w:r>
      <w:r>
        <w:rPr>
          <w:rtl/>
        </w:rPr>
        <w:t xml:space="preserve"> אמטויי ואתויי </w:t>
      </w:r>
      <w:ins w:id="93445" w:author="מנוע מכני" w:date="2026-10-11T12:04:40Z">
        <w:r>
          <w:rPr>
            <w:rtl/>
          </w:rPr>
          <w:t xml:space="preserve">שני</w:t>
        </w:r>
      </w:ins>
      <w:del w:id="93446" w:author="מנוע מכני" w:date="2026-10-11T12:04:40Z">
        <w:r>
          <w:rPr>
            <w:rtl/>
          </w:rPr>
          <w:delText xml:space="preserve">תרי</w:delText>
        </w:r>
      </w:del>
      <w:r>
        <w:rPr>
          <w:rtl/>
        </w:rPr>
        <w:t xml:space="preserve">, </w:t>
      </w:r>
      <w:ins w:id="93443" w:author="מנוע מכני" w:date="2026-10-11T12:04:40Z">
        <w:r>
          <w:rPr>
            <w:rtl/>
          </w:rPr>
          <w:t xml:space="preserve">מה</w:t>
        </w:r>
      </w:ins>
      <w:del w:id="93444" w:author="מנוע מכני" w:date="2026-10-11T12:04:40Z">
        <w:r>
          <w:rPr>
            <w:rtl/>
          </w:rPr>
          <w:delText xml:space="preserve">מאי</w:delText>
        </w:r>
      </w:del>
      <w:r>
        <w:rPr>
          <w:rtl/>
        </w:rPr>
        <w:t xml:space="preserve">? </w:t>
      </w:r>
      <w:r w:rsidRPr="005F3390">
        <w:rPr>
          <w:b/>
          <w:bCs/>
          <w:rtl/>
        </w:rPr>
        <w:t>תיקו</w:t>
      </w:r>
      <w:r>
        <w:rPr>
          <w:rtl/>
        </w:rPr>
        <w:t>.</w:t>
      </w:r>
    </w:p>
    <w:p w:rsidR="00DA63EC" w:rsidRDefault="00DA63EC" w:rsidP="00DA63EC">
      <w:pPr>
        <w:pStyle w:val="affffd"/>
        <w:rPr>
          <w:del w:id="90073" w:author="מנוע עיצוב" w:date="2026-10-11T12:09:26Z"/>
          <w:rtl/>
        </w:rPr>
      </w:pPr>
      <w:del w:id="90072" w:author="מנוע עיצוב" w:date="2026-10-11T12:09:26Z">
        <w:r>
          <w:rPr>
            <w:rtl/>
          </w:rPr>
          <w:delText xml:space="preserve">׹</w:delText>
        </w:r>
      </w:del>
    </w:p>
    <w:p w:rsidR="00DA63EC" w:rsidRDefault="00DA63EC" w:rsidP="00DA63EC">
      <w:pPr>
        <w:pStyle w:val="affff1"/>
        <w:ind w:end="0"/>
        <w:rPr>
          <w:rtl/>
        </w:rPr>
        <w:pPrChange w:id="20070" w:author="קלוד" w:date="2026-10-11T09:07:26Z">
          <w:pPr>
            <w:pStyle w:val="affff1"/>
            <w:rPr>
              <w:rtl/>
            </w:rPr>
          </w:pPr>
        </w:pPrChange>
      </w:pPr>
      <w:ins w:id="9834" w:author="מספור קטעי משנה" w:date="2026-10-11T09:35:12Z">
        <w:r>
          <w:rPr>
            <w:rStyle w:val="MisparKeta"/>
          </w:rPr>
          <w:t xml:space="preserve">ג. </w:t>
        </w:r>
      </w:ins>
      <w:r>
        <w:rPr>
          <w:rtl/>
        </w:rPr>
        <w:t>שיפה ובעיטה בחיטין, רבי יוסי אומר: בבצק.</w:t>
      </w:r>
    </w:p>
    <w:p>
      <w:pPr>
        <w:pStyle w:val="38"/>
        <w:rPr>
          <w:ins w:id="100984" w:author="מנוע מכני" w:date="2026-10-11T12:04:40Z"/>
        </w:rPr>
      </w:pPr>
      <w:del w:id="100983" w:author="מנוע מכני" w:date="2026-10-11T12:04:40Z">
        <w:r w:rsidRPr="00265E5E">
          <w:delText xml:space="preserve">•</w:delText>
        </w:r>
      </w:del>
      <w:r>
        <w:t xml:space="preserve"> </w:t>
      </w:r>
      <w:r w:rsidRPr="004A7C9A">
        <w:t>איבעיא להו</w:t>
      </w:r>
      <w:r>
        <w:t xml:space="preserve">:</w:t>
      </w:r>
    </w:p>
    <w:p w:rsidR="00DA63EC" w:rsidRDefault="00DA63EC" w:rsidP="00DA63EC">
      <w:pPr>
        <w:tabs>
          <w:tab w:val="center" w:pos="2835"/>
        </w:tabs>
        <w:rPr>
          <w:rtl/>
        </w:rPr>
      </w:pPr>
      <w:del w:id="100985" w:author="מנוע מכני" w:date="2026-10-11T12:04:40Z">
        <w:r>
          <w:rPr>
            <w:rtl/>
          </w:rPr>
          <w:delText xml:space="preserve"> </w:delText>
        </w:r>
      </w:del>
      <w:r>
        <w:rPr>
          <w:rtl/>
        </w:rPr>
        <w:t xml:space="preserve">בבצק ולא בחיטין, </w:t>
      </w:r>
      <w:r w:rsidRPr="00595EAE">
        <w:rPr>
          <w:b/>
          <w:bCs/>
          <w:rtl/>
        </w:rPr>
        <w:t>או"ד</w:t>
      </w:r>
      <w:r>
        <w:rPr>
          <w:rtl/>
        </w:rPr>
        <w:t xml:space="preserve"> אף בבצק? </w:t>
      </w:r>
    </w:p>
    <w:p>
      <w:pPr>
        <w:pStyle w:val="38"/>
        <w:rPr>
          <w:ins w:id="100986" w:author="מנוע מכני" w:date="2026-10-11T12:04:40Z"/>
        </w:rPr>
      </w:pPr>
      <w:r>
        <w:t>ת</w:t>
      </w:r>
      <w:r>
        <w:t>"</w:t>
      </w:r>
      <w:r>
        <w:t xml:space="preserve">ש:</w:t>
      </w:r>
    </w:p>
    <w:p w:rsidR="00DA63EC" w:rsidRDefault="00DA63EC" w:rsidP="00DA63EC">
      <w:pPr>
        <w:tabs>
          <w:tab w:val="center" w:pos="2835"/>
        </w:tabs>
        <w:rPr>
          <w:rtl/>
        </w:rPr>
      </w:pPr>
      <w:del w:id="100987" w:author="מנוע מכני" w:date="2026-10-11T12:04:40Z">
        <w:r>
          <w:rPr>
            <w:rFonts w:ascii="BA Franknatan Regular" w:hAnsi="BA Franknatan Regular" w:hint="cs"/>
            <w:b/>
            <w:bCs/>
            <w:rtl/>
          </w:rPr>
          <w:delText xml:space="preserve"> </w:delText>
        </w:r>
      </w:del>
      <w:r>
        <w:rPr>
          <w:rtl/>
        </w:rPr>
        <w:t xml:space="preserve">דתניא</w:t>
      </w:r>
      <w:r>
        <w:rPr>
          <w:rtl/>
        </w:rPr>
        <w:t xml:space="preserve">: שיפה ובעיטה בחיטין, </w:t>
      </w:r>
      <w:r>
        <w:rPr>
          <w:rStyle w:val="2fb"/>
          <w:rtl/>
        </w:rPr>
        <w:t xml:space="preserve">רבי יוסי</w:t>
      </w:r>
      <w:r>
        <w:rPr>
          <w:rtl/>
        </w:rPr>
        <w:t xml:space="preserve"> אומר: שיפה ובעיטה בבצק.</w:t>
      </w:r>
    </w:p>
    <w:p w:rsidR="00DA63EC" w:rsidRDefault="00DA63EC" w:rsidP="00DA63EC">
      <w:pPr>
        <w:pStyle w:val="affffd"/>
        <w:rPr>
          <w:del w:id="90075" w:author="מנוע עיצוב" w:date="2026-10-11T12:09:26Z"/>
          <w:rtl/>
        </w:rPr>
      </w:pPr>
      <w:del w:id="90074" w:author="מנוע עיצוב" w:date="2026-10-11T12:09:26Z">
        <w:r>
          <w:rPr>
            <w:rtl/>
          </w:rPr>
          <w:delText xml:space="preserve">׹</w:delText>
        </w:r>
      </w:del>
    </w:p>
    <w:p w:rsidR="00DA63EC" w:rsidRDefault="00DA63EC" w:rsidP="00DA63EC">
      <w:pPr>
        <w:pStyle w:val="affff1"/>
        <w:ind w:end="0"/>
        <w:rPr>
          <w:rtl/>
        </w:rPr>
        <w:pPrChange w:id="20071" w:author="קלוד" w:date="2026-10-11T09:07:26Z">
          <w:pPr>
            <w:pStyle w:val="affff1"/>
            <w:rPr>
              <w:rtl/>
            </w:rPr>
          </w:pPr>
        </w:pPrChange>
      </w:pPr>
      <w:ins w:id="9835" w:author="מספור קטעי משנה" w:date="2026-10-11T09:35:12Z">
        <w:r>
          <w:rPr>
            <w:rStyle w:val="MisparKeta"/>
          </w:rPr>
          <w:t xml:space="preserve">ד. </w:t>
        </w:r>
      </w:ins>
      <w:r>
        <w:rPr>
          <w:rtl/>
        </w:rPr>
        <w:t>כל המנחות באות כו' שתים עשרה.</w:t>
      </w:r>
    </w:p>
    <w:p w:rsidR="00DA63EC" w:rsidRDefault="00DA63EC" w:rsidP="00DA63EC">
      <w:pPr>
        <w:tabs>
          <w:tab w:val="center" w:pos="2835"/>
        </w:tabs>
        <w:rPr>
          <w:rtl/>
        </w:rPr>
      </w:pPr>
      <w:r>
        <w:rPr>
          <w:rtl/>
        </w:rPr>
        <w:t xml:space="preserve">לחם הפנים בהדיא כתיב </w:t>
      </w:r>
      <w:ins w:id="93447" w:author="מנוע מכני" w:date="2026-10-11T12:04:40Z">
        <w:r>
          <w:rPr>
            <w:rtl/>
          </w:rPr>
          <w:t xml:space="preserve">בו</w:t>
        </w:r>
      </w:ins>
      <w:del w:id="93448" w:author="מנוע מכני" w:date="2026-10-11T12:04:40Z">
        <w:r>
          <w:rPr>
            <w:rtl/>
          </w:rPr>
          <w:delText xml:space="preserve">ביה</w:delText>
        </w:r>
      </w:del>
      <w:r>
        <w:rPr>
          <w:rtl/>
        </w:rPr>
        <w:t xml:space="preserve">, חביתי כהן גדול </w:t>
      </w:r>
      <w:ins w:id="97553" w:author="מנוע מכני" w:date="2026-10-11T12:04:40Z">
        <w:r>
          <w:rPr>
            <w:rtl/>
          </w:rPr>
          <w:t xml:space="preserve">באה</w:t>
        </w:r>
      </w:ins>
      <w:del w:id="97554" w:author="מנוע מכני" w:date="2026-10-11T12:04:40Z">
        <w:r>
          <w:rPr>
            <w:rtl/>
          </w:rPr>
          <w:delText xml:space="preserve">אתיא</w:delText>
        </w:r>
      </w:del>
      <w:r>
        <w:rPr>
          <w:rtl/>
        </w:rPr>
        <w:t xml:space="preserve"> חוקה חוקה מלחם הפנים, כל המנחות דבאות עשר עשר מנלן? גמר מלחמי תודה, מה להלן עשר, אף כאן עשר.</w:t>
      </w:r>
    </w:p>
    <w:p w:rsidR="00DA63EC" w:rsidRDefault="00DA63EC" w:rsidP="00DA63EC">
      <w:pPr>
        <w:tabs>
          <w:tab w:val="center" w:pos="2835"/>
        </w:tabs>
        <w:rPr>
          <w:rtl/>
        </w:rPr>
      </w:pPr>
      <w:r>
        <w:rPr>
          <w:rtl/>
        </w:rPr>
        <w:t>ול</w:t>
      </w:r>
      <w:r>
        <w:rPr>
          <w:rFonts w:hint="cs"/>
          <w:rtl/>
        </w:rPr>
        <w:t xml:space="preserve">א יליף </w:t>
      </w:r>
      <w:r>
        <w:rPr>
          <w:rtl/>
        </w:rPr>
        <w:t>מלחם הפנים, מה להלן שתים עשרה, אף כאן שתים עשרה!</w:t>
      </w:r>
    </w:p>
    <w:p w:rsidR="00DA63EC" w:rsidRPr="00E105BC" w:rsidRDefault="00DA63EC" w:rsidP="00DA63EC">
      <w:pPr>
        <w:tabs>
          <w:tab w:val="center" w:pos="2835"/>
        </w:tabs>
        <w:rPr>
          <w:spacing w:val="-4"/>
          <w:rtl/>
        </w:rPr>
      </w:pPr>
      <w:ins w:id="97555" w:author="מנוע מכני" w:date="2026-10-11T12:04:40Z">
        <w:r>
          <w:rPr>
            <w:spacing w:val="-4"/>
            <w:rtl/>
          </w:rPr>
          <w:t xml:space="preserve">מסתבר</w:t>
        </w:r>
      </w:ins>
      <w:del w:id="97556" w:author="מנוע מכני" w:date="2026-10-11T12:04:40Z">
        <w:r w:rsidRPr="00E105BC">
          <w:rPr>
            <w:spacing w:val="-4"/>
            <w:rtl/>
          </w:rPr>
          <w:delText xml:space="preserve">מסתברא</w:delText>
        </w:r>
      </w:del>
      <w:r w:rsidRPr="00E105BC">
        <w:rPr>
          <w:spacing w:val="-4"/>
          <w:rtl/>
        </w:rPr>
        <w:t xml:space="preserve"> מלחמי תודה </w:t>
      </w:r>
      <w:r w:rsidRPr="00E105BC">
        <w:rPr>
          <w:rFonts w:hint="cs"/>
          <w:spacing w:val="-4"/>
          <w:rtl/>
        </w:rPr>
        <w:t>הו</w:t>
      </w:r>
      <w:r w:rsidRPr="00E105BC">
        <w:rPr>
          <w:spacing w:val="-4"/>
          <w:rtl/>
        </w:rPr>
        <w:t>"</w:t>
      </w:r>
      <w:r w:rsidRPr="00E105BC">
        <w:rPr>
          <w:rFonts w:hint="cs"/>
          <w:spacing w:val="-4"/>
          <w:rtl/>
        </w:rPr>
        <w:t>ל</w:t>
      </w:r>
      <w:r w:rsidRPr="00E105BC">
        <w:rPr>
          <w:spacing w:val="-4"/>
          <w:rtl/>
        </w:rPr>
        <w:t xml:space="preserve"> </w:t>
      </w:r>
      <w:ins w:id="90225" w:author="Claude - סמנטי" w:date="2026-10-11T12:27:00Z">
        <w:r>
          <w:rPr>
            <w:spacing w:val="-4"/>
            <w:rtl/>
          </w:rPr>
          <w:t xml:space="preserve">ללמוד</w:t>
        </w:r>
      </w:ins>
      <w:del w:id="90226" w:author="Claude - סמנטי" w:date="2026-10-11T12:27:00Z">
        <w:r w:rsidRPr="00E105BC">
          <w:rPr>
            <w:spacing w:val="-4"/>
            <w:rtl/>
          </w:rPr>
          <w:delText xml:space="preserve">למילף</w:delText>
        </w:r>
      </w:del>
      <w:r w:rsidRPr="00E105BC">
        <w:rPr>
          <w:spacing w:val="-4"/>
          <w:rtl/>
        </w:rPr>
        <w:t xml:space="preserve">, שכן יחיד המתנדב, שמן, נפסל, שלא בשבת, ושלא בטומאה.</w:t>
      </w:r>
    </w:p>
    <w:p w:rsidR="00DA63EC" w:rsidRDefault="00DA63EC" w:rsidP="00DA63EC">
      <w:pPr>
        <w:tabs>
          <w:tab w:val="center" w:pos="2835"/>
        </w:tabs>
        <w:rPr>
          <w:rtl/>
        </w:rPr>
      </w:pPr>
      <w:r>
        <w:rPr>
          <w:rStyle w:val="2fb"/>
          <w:rtl/>
        </w:rPr>
        <w:t xml:space="preserve">אדרבה</w:t>
      </w:r>
      <w:r>
        <w:rPr>
          <w:rtl/>
        </w:rPr>
        <w:t xml:space="preserve">, מלחם הפנים </w:t>
      </w:r>
      <w:r>
        <w:rPr>
          <w:rFonts w:hint="cs"/>
          <w:rtl/>
        </w:rPr>
        <w:t>הו</w:t>
      </w:r>
      <w:r>
        <w:rPr>
          <w:rtl/>
        </w:rPr>
        <w:t>"</w:t>
      </w:r>
      <w:r>
        <w:rPr>
          <w:rFonts w:hint="cs"/>
          <w:rtl/>
        </w:rPr>
        <w:t>ל</w:t>
      </w:r>
      <w:r>
        <w:rPr>
          <w:rtl/>
        </w:rPr>
        <w:t xml:space="preserve"> </w:t>
      </w:r>
      <w:ins w:id="90227" w:author="Claude - סמנטי" w:date="2026-10-11T12:27:00Z">
        <w:r>
          <w:rPr>
            <w:rtl/>
          </w:rPr>
          <w:t xml:space="preserve">ללמוד</w:t>
        </w:r>
      </w:ins>
      <w:del w:id="90228" w:author="Claude - סמנטי" w:date="2026-10-11T12:27:00Z">
        <w:r>
          <w:rPr>
            <w:rtl/>
          </w:rPr>
          <w:delText xml:space="preserve">למילף</w:delText>
        </w:r>
      </w:del>
      <w:r>
        <w:rPr>
          <w:rtl/>
        </w:rPr>
        <w:t xml:space="preserve">, שכן הקדש, ולבונה, מצה, ועצם!</w:t>
      </w:r>
    </w:p>
    <w:p w:rsidR="00DA63EC" w:rsidRDefault="00DA63EC" w:rsidP="00DA63EC">
      <w:pPr>
        <w:tabs>
          <w:tab w:val="center" w:pos="2835"/>
        </w:tabs>
        <w:rPr>
          <w:rtl/>
        </w:rPr>
      </w:pPr>
      <w:r>
        <w:rPr>
          <w:rtl/>
        </w:rPr>
        <w:t>הנך נפישן.</w:t>
      </w:r>
    </w:p>
    <w:p w:rsidR="00DA63EC" w:rsidRDefault="00DA63EC" w:rsidP="00DA63EC">
      <w:pPr>
        <w:tabs>
          <w:tab w:val="center" w:pos="2835"/>
        </w:tabs>
        <w:rPr>
          <w:rtl/>
        </w:rPr>
      </w:pPr>
      <w:ins w:id="96293" w:author="מנוע מכני" w:date="2026-10-11T12:04:40Z">
        <w:r>
          <w:rPr>
            <w:rtl/>
          </w:rPr>
          <w:t xml:space="preserve">ואם </w:t>
        </w:r>
      </w:ins>
      <w:del w:id="96294" w:author="מנוע מכני" w:date="2026-10-11T12:04:40Z">
        <w:r>
          <w:rPr>
            <w:rtl/>
          </w:rPr>
          <w:delText xml:space="preserve">ואי </w:delText>
        </w:r>
      </w:del>
      <w:ins w:id="96603" w:author="מנוע מכני" w:date="2026-10-11T12:04:40Z">
        <w:r>
          <w:rPr>
            <w:rtl/>
          </w:rPr>
          <w:t xml:space="preserve">סבר</w:t>
        </w:r>
      </w:ins>
      <w:del w:id="96604" w:author="מנוע מכני" w:date="2026-10-11T12:04:40Z">
        <w:r>
          <w:rPr>
            <w:rtl/>
          </w:rPr>
          <w:delText xml:space="preserve">ס"</w:delText>
        </w:r>
        <w:r>
          <w:rPr>
            <w:rFonts w:hint="cs"/>
            <w:rtl/>
          </w:rPr>
          <w:delText xml:space="preserve">ל</w:delText>
        </w:r>
      </w:del>
      <w:r>
        <w:rPr>
          <w:rFonts w:hint="cs"/>
          <w:rtl/>
        </w:rPr>
        <w:t xml:space="preserve"> </w:t>
      </w:r>
      <w:r>
        <w:rPr>
          <w:rtl/>
        </w:rPr>
        <w:t>דבר הלמד בגז"</w:t>
      </w:r>
      <w:r>
        <w:rPr>
          <w:rFonts w:hint="cs"/>
          <w:rtl/>
        </w:rPr>
        <w:t>ש</w:t>
      </w:r>
      <w:r>
        <w:rPr>
          <w:rtl/>
        </w:rPr>
        <w:t xml:space="preserve"> חוזר ומלמד בבנין אב, </w:t>
      </w:r>
      <w:ins w:id="97557" w:author="מנוע מכני" w:date="2026-10-11T12:04:40Z">
        <w:r>
          <w:rPr>
            <w:rtl/>
          </w:rPr>
          <w:t xml:space="preserve">נלמד</w:t>
        </w:r>
      </w:ins>
      <w:del w:id="97558" w:author="מנוע מכני" w:date="2026-10-11T12:04:40Z">
        <w:r>
          <w:rPr>
            <w:rtl/>
          </w:rPr>
          <w:delText xml:space="preserve">נילף</w:delText>
        </w:r>
      </w:del>
      <w:r>
        <w:rPr>
          <w:rtl/>
        </w:rPr>
        <w:t xml:space="preserve"> מחביתי כהן גדול, מה להלן שתים עשרה, אף כאן שתים עשרה!</w:t>
      </w:r>
    </w:p>
    <w:p w:rsidR="00DA63EC" w:rsidRPr="00FE1B89" w:rsidRDefault="00DA63EC" w:rsidP="00DA63EC">
      <w:pPr>
        <w:tabs>
          <w:tab w:val="center" w:pos="2835"/>
        </w:tabs>
        <w:rPr>
          <w:spacing w:val="-8"/>
          <w:rtl/>
        </w:rPr>
      </w:pPr>
      <w:ins w:id="97559" w:author="מנוע מכני" w:date="2026-10-11T12:04:40Z">
        <w:r>
          <w:rPr>
            <w:spacing w:val="-8"/>
            <w:rtl/>
          </w:rPr>
          <w:t xml:space="preserve">מסתבר</w:t>
        </w:r>
      </w:ins>
      <w:del w:id="97560" w:author="מנוע מכני" w:date="2026-10-11T12:04:40Z">
        <w:r w:rsidRPr="00FE1B89">
          <w:rPr>
            <w:spacing w:val="-8"/>
            <w:rtl/>
          </w:rPr>
          <w:delText xml:space="preserve">מסתברא</w:delText>
        </w:r>
      </w:del>
      <w:r w:rsidRPr="00FE1B89">
        <w:rPr>
          <w:spacing w:val="-8"/>
          <w:rtl/>
        </w:rPr>
        <w:t xml:space="preserve"> מלחמי תודה </w:t>
      </w:r>
      <w:r w:rsidRPr="00FE1B89">
        <w:rPr>
          <w:spacing w:val="-8"/>
          <w:rtl/>
        </w:rPr>
        <w:t xml:space="preserve">הו</w:t>
      </w:r>
      <w:r w:rsidRPr="00FE1B89">
        <w:rPr>
          <w:rFonts w:hint="cs"/>
          <w:spacing w:val="-8"/>
          <w:rtl/>
        </w:rPr>
        <w:t xml:space="preserve">"ל</w:t>
      </w:r>
      <w:r w:rsidRPr="00FE1B89">
        <w:rPr>
          <w:rFonts w:hint="cs"/>
          <w:spacing w:val="-8"/>
          <w:rtl/>
        </w:rPr>
        <w:t xml:space="preserve"> </w:t>
      </w:r>
      <w:ins w:id="90229" w:author="Claude - סמנטי" w:date="2026-10-11T12:27:00Z">
        <w:r>
          <w:rPr>
            <w:spacing w:val="-8"/>
            <w:rtl/>
          </w:rPr>
          <w:t xml:space="preserve">ללמוד</w:t>
        </w:r>
      </w:ins>
      <w:del w:id="90230" w:author="Claude - סמנטי" w:date="2026-10-11T12:27:00Z">
        <w:r w:rsidRPr="00FE1B89">
          <w:rPr>
            <w:spacing w:val="-8"/>
            <w:rtl/>
          </w:rPr>
          <w:delText xml:space="preserve">למילף</w:delText>
        </w:r>
      </w:del>
      <w:r w:rsidRPr="00FE1B89">
        <w:rPr>
          <w:spacing w:val="-8"/>
          <w:rtl/>
        </w:rPr>
        <w:t xml:space="preserve">, שכן הדיוט שהתנדב, חצאין, לפיגול, שלא בשבת, ושלא בטומאה.</w:t>
      </w:r>
    </w:p>
    <w:p w:rsidR="00DA63EC" w:rsidRDefault="00DA63EC" w:rsidP="00DA63EC">
      <w:pPr>
        <w:rPr>
          <w:rtl/>
        </w:rPr>
      </w:pPr>
      <w:r w:rsidRPr="00336727">
        <w:rPr>
          <w:rStyle w:val="2fb"/>
          <w:rtl/>
        </w:rPr>
        <w:t xml:space="preserve">אדרבה</w:t>
      </w:r>
      <w:r w:rsidRPr="00336727">
        <w:rPr>
          <w:rtl/>
        </w:rPr>
        <w:t xml:space="preserve">, מחביתי כ"ג ה"ל </w:t>
      </w:r>
      <w:ins w:id="90231" w:author="Claude - סמנטי" w:date="2026-10-11T12:27:00Z">
        <w:r>
          <w:rPr>
            <w:rtl/>
          </w:rPr>
          <w:t xml:space="preserve">ללמוד</w:t>
        </w:r>
      </w:ins>
      <w:del w:id="90232" w:author="Claude - סמנטי" w:date="2026-10-11T12:27:00Z">
        <w:r w:rsidRPr="00336727">
          <w:rPr>
            <w:rtl/>
          </w:rPr>
          <w:delText xml:space="preserve">למילף</w:delText>
        </w:r>
      </w:del>
      <w:r w:rsidRPr="00336727">
        <w:rPr>
          <w:rtl/>
        </w:rPr>
        <w:t xml:space="preserve">, שכן עשרון, כלי, הקדש, ולבונה, מצה, ועצם, הגשה, ואישים, </w:t>
      </w:r>
      <w:ins w:id="93449" w:author="מנוע מכני" w:date="2026-10-11T12:04:40Z">
        <w:r>
          <w:rPr>
            <w:rtl/>
          </w:rPr>
          <w:t xml:space="preserve">ואלו</w:t>
        </w:r>
      </w:ins>
      <w:del w:id="93450" w:author="מנוע מכני" w:date="2026-10-11T12:04:40Z">
        <w:r w:rsidRPr="00336727">
          <w:rPr>
            <w:rtl/>
          </w:rPr>
          <w:delText xml:space="preserve">והני</w:delText>
        </w:r>
      </w:del>
      <w:r w:rsidRPr="00336727">
        <w:rPr>
          <w:rtl/>
        </w:rPr>
        <w:t xml:space="preserve"> נפישן!</w:t>
      </w:r>
    </w:p>
    <w:p w:rsidR="00DA63EC" w:rsidRDefault="00DA63EC" w:rsidP="00DA63EC">
      <w:pPr>
        <w:tabs>
          <w:tab w:val="center" w:pos="2835"/>
        </w:tabs>
        <w:rPr>
          <w:rtl/>
        </w:rPr>
      </w:pPr>
      <w:r>
        <w:rPr>
          <w:rtl/>
        </w:rPr>
        <w:t xml:space="preserve">הדיוט מהדיוט עדיף </w:t>
      </w:r>
      <w:ins w:id="93451" w:author="מנוע מכני" w:date="2026-10-11T12:04:40Z">
        <w:r>
          <w:rPr>
            <w:rtl/>
          </w:rPr>
          <w:t xml:space="preserve">לו</w:t>
        </w:r>
      </w:ins>
      <w:del w:id="93452" w:author="מנוע מכני" w:date="2026-10-11T12:04:40Z">
        <w:r>
          <w:rPr>
            <w:rtl/>
          </w:rPr>
          <w:delText xml:space="preserve">ליה</w:delText>
        </w:r>
      </w:del>
      <w:r>
        <w:rPr>
          <w:rtl/>
        </w:rPr>
        <w:t xml:space="preserve">.</w:t>
      </w:r>
    </w:p>
    <w:p w:rsidR="00DA63EC" w:rsidRDefault="00DA63EC" w:rsidP="00DA63EC">
      <w:pPr>
        <w:pStyle w:val="affffd"/>
        <w:rPr>
          <w:del w:id="90077" w:author="מנוע עיצוב" w:date="2026-10-11T12:09:26Z"/>
          <w:rtl/>
        </w:rPr>
      </w:pPr>
      <w:del w:id="90076" w:author="מנוע עיצוב" w:date="2026-10-11T12:09:26Z">
        <w:r>
          <w:rPr>
            <w:rtl/>
          </w:rPr>
          <w:delText xml:space="preserve">׹</w:delText>
        </w:r>
      </w:del>
    </w:p>
    <w:p w:rsidR="00DA63EC" w:rsidRDefault="00DA63EC" w:rsidP="00DA63EC">
      <w:pPr>
        <w:pStyle w:val="affff1"/>
        <w:ind w:end="0"/>
        <w:rPr>
          <w:rtl/>
        </w:rPr>
        <w:pPrChange w:id="20072" w:author="קלוד" w:date="2026-10-11T09:07:26Z">
          <w:pPr>
            <w:pStyle w:val="affff1"/>
            <w:rPr>
              <w:rtl/>
            </w:rPr>
          </w:pPr>
        </w:pPrChange>
      </w:pPr>
      <w:ins w:id="9836" w:author="מספור קטעי משנה" w:date="2026-10-11T09:35:12Z">
        <w:r>
          <w:rPr>
            <w:rStyle w:val="MisparKeta"/>
          </w:rPr>
          <w:t xml:space="preserve">ד. </w:t>
        </w:r>
      </w:ins>
      <w:r>
        <w:rPr>
          <w:rtl/>
        </w:rPr>
        <w:t>ר"מ אומר: כולן באות שתים עשרה.</w:t>
      </w:r>
    </w:p>
    <w:p w:rsidR="00DA63EC" w:rsidRDefault="00DA63EC" w:rsidP="00DA63EC">
      <w:pPr>
        <w:tabs>
          <w:tab w:val="center" w:pos="2835"/>
        </w:tabs>
        <w:rPr>
          <w:rtl/>
        </w:rPr>
      </w:pPr>
      <w:ins w:id="96295" w:author="מנוע מכני" w:date="2026-10-11T12:04:40Z">
        <w:r>
          <w:rPr>
            <w:rFonts w:hint="cs"/>
            <w:rtl/>
          </w:rPr>
          <w:t xml:space="preserve">אם </w:t>
        </w:r>
      </w:ins>
      <w:del w:id="96296" w:author="מנוע מכני" w:date="2026-10-11T12:04:40Z">
        <w:r>
          <w:rPr>
            <w:rFonts w:hint="cs"/>
            <w:rtl/>
          </w:rPr>
          <w:delText xml:space="preserve">אי </w:delText>
        </w:r>
      </w:del>
      <w:ins w:id="96605" w:author="מנוע מכני" w:date="2026-10-11T12:04:40Z">
        <w:r>
          <w:rPr>
            <w:rFonts w:hint="cs"/>
            <w:rtl/>
          </w:rPr>
          <w:t xml:space="preserve">סבר</w:t>
        </w:r>
      </w:ins>
      <w:del w:id="96606" w:author="מנוע מכני" w:date="2026-10-11T12:04:40Z">
        <w:r>
          <w:rPr>
            <w:rFonts w:hint="cs"/>
            <w:rtl/>
          </w:rPr>
          <w:delText xml:space="preserve">ס</w:delText>
        </w:r>
        <w:r>
          <w:rPr>
            <w:rtl/>
          </w:rPr>
          <w:delText xml:space="preserve">"</w:delText>
        </w:r>
        <w:r>
          <w:rPr>
            <w:rFonts w:hint="cs"/>
            <w:rtl/>
          </w:rPr>
          <w:delText xml:space="preserve">ל</w:delText>
        </w:r>
      </w:del>
      <w:ins w:id="95123" w:author="מנוע מכני" w:date="2026-10-11T12:04:40Z">
        <w:r>
          <w:rPr>
            <w:rFonts w:hint="cs"/>
            <w:rtl/>
          </w:rPr>
          <w:t xml:space="preserve"> </w:t>
        </w:r>
      </w:ins>
      <w:del w:id="95124" w:author="מנוע מכני" w:date="2026-10-11T12:04:40Z">
        <w:r>
          <w:rPr>
            <w:rFonts w:hint="cs"/>
            <w:rtl/>
          </w:rPr>
          <w:delText xml:space="preserve"> </w:delText>
        </w:r>
        <w:r>
          <w:rPr>
            <w:rtl/>
          </w:rPr>
          <w:delText xml:space="preserve"> </w:delText>
        </w:r>
      </w:del>
      <w:r>
        <w:rPr>
          <w:rtl/>
        </w:rPr>
        <w:t xml:space="preserve">דדבר הלמד בגז"</w:t>
      </w:r>
      <w:r>
        <w:rPr>
          <w:rFonts w:hint="cs"/>
          <w:rtl/>
        </w:rPr>
        <w:t>ש</w:t>
      </w:r>
      <w:r>
        <w:rPr>
          <w:rtl/>
        </w:rPr>
        <w:t xml:space="preserve"> חוזר ומלמד בבנין אב, יליף מחביתי דכהן גדול, </w:t>
      </w:r>
      <w:ins w:id="93453" w:author="מנוע מכני" w:date="2026-10-11T12:04:40Z">
        <w:r>
          <w:rPr>
            <w:rtl/>
          </w:rPr>
          <w:t xml:space="preserve">דאלו</w:t>
        </w:r>
      </w:ins>
      <w:del w:id="93454" w:author="מנוע מכני" w:date="2026-10-11T12:04:40Z">
        <w:r>
          <w:rPr>
            <w:rtl/>
          </w:rPr>
          <w:delText xml:space="preserve">דהני</w:delText>
        </w:r>
      </w:del>
      <w:r>
        <w:rPr>
          <w:rtl/>
        </w:rPr>
        <w:t xml:space="preserve"> נפישן</w:t>
      </w:r>
      <w:ins w:id="95121" w:author="מנוע מכני" w:date="2026-10-11T12:04:40Z">
        <w:r>
          <w:rPr>
            <w:rtl/>
          </w:rPr>
          <w:t xml:space="preserve">,</w:t>
        </w:r>
      </w:ins>
      <w:del w:id="95122" w:author="מנוע מכני" w:date="2026-10-11T12:04:40Z">
        <w:r>
          <w:rPr>
            <w:rtl/>
          </w:rPr>
          <w:delText xml:space="preserve">;</w:delText>
        </w:r>
      </w:del>
      <w:r>
        <w:rPr>
          <w:rtl/>
        </w:rPr>
        <w:t xml:space="preserve"> </w:t>
      </w:r>
    </w:p>
    <w:p w:rsidR="00DA63EC" w:rsidRDefault="00DA63EC" w:rsidP="00DA63EC">
      <w:pPr>
        <w:rPr>
          <w:rtl/>
        </w:rPr>
      </w:pPr>
      <w:ins w:id="96297" w:author="מנוע מכני" w:date="2026-10-11T12:04:40Z">
        <w:r>
          <w:rPr>
            <w:rtl/>
          </w:rPr>
          <w:t xml:space="preserve">אם </w:t>
        </w:r>
      </w:ins>
      <w:del w:id="96298" w:author="מנוע מכני" w:date="2026-10-11T12:04:40Z">
        <w:r w:rsidRPr="00336727">
          <w:rPr>
            <w:rtl/>
          </w:rPr>
          <w:lastRenderedPageBreak/>
          <w:delText xml:space="preserve">אי </w:delText>
        </w:r>
      </w:del>
      <w:ins w:id="96607" w:author="מנוע מכני" w:date="2026-10-11T12:04:40Z">
        <w:r>
          <w:rPr>
            <w:rtl/>
          </w:rPr>
          <w:t xml:space="preserve">סבר</w:t>
        </w:r>
      </w:ins>
      <w:del w:id="96608" w:author="מנוע מכני" w:date="2026-10-11T12:04:40Z">
        <w:r w:rsidRPr="00336727">
          <w:rPr>
            <w:rtl/>
          </w:rPr>
          <w:lastRenderedPageBreak/>
          <w:delText xml:space="preserve">ס"</w:delText>
        </w:r>
        <w:r w:rsidRPr="00336727">
          <w:rPr>
            <w:rFonts w:hint="cs"/>
            <w:rtl/>
          </w:rPr>
          <w:delText xml:space="preserve">ל</w:delText>
        </w:r>
      </w:del>
      <w:r w:rsidRPr="00336727">
        <w:rPr>
          <w:rFonts w:hint="cs"/>
          <w:rtl/>
        </w:rPr>
        <w:t xml:space="preserve"> </w:t>
      </w:r>
      <w:r w:rsidRPr="00336727">
        <w:rPr>
          <w:rtl/>
        </w:rPr>
        <w:t xml:space="preserve">דדבר הלמד בגזירה שוה אינו חוזר ומלמד בבנין אב, יליף מלחם הפנים, הקדש מהקדש עדיף </w:t>
      </w:r>
      <w:ins w:id="93455" w:author="מנוע מכני" w:date="2026-10-11T12:04:40Z">
        <w:r>
          <w:rPr>
            <w:rtl/>
          </w:rPr>
          <w:t xml:space="preserve">לו</w:t>
        </w:r>
      </w:ins>
      <w:del w:id="93456" w:author="מנוע מכני" w:date="2026-10-11T12:04:40Z">
        <w:r w:rsidRPr="00336727">
          <w:rPr>
            <w:rtl/>
          </w:rPr>
          <w:delText xml:space="preserve">ליה</w:delText>
        </w:r>
      </w:del>
      <w:r w:rsidRPr="00336727">
        <w:rPr>
          <w:rtl/>
        </w:rPr>
        <w:t xml:space="preserve">.</w:t>
      </w:r>
    </w:p>
    <w:p w:rsidR="00DA63EC" w:rsidRDefault="00DA63EC" w:rsidP="00DA63EC">
      <w:pPr>
        <w:pStyle w:val="affffd"/>
        <w:rPr>
          <w:del w:id="90079" w:author="מנוע עיצוב" w:date="2026-10-11T12:09:26Z"/>
          <w:rtl/>
        </w:rPr>
      </w:pPr>
      <w:del w:id="90078" w:author="מנוע עיצוב" w:date="2026-10-11T12:09:26Z">
        <w:r>
          <w:rPr>
            <w:rtl/>
          </w:rPr>
          <w:delText xml:space="preserve">׹</w:delText>
        </w:r>
      </w:del>
    </w:p>
    <w:p w:rsidR="00DA63EC" w:rsidRDefault="00DA63EC" w:rsidP="00DA63EC">
      <w:pPr>
        <w:pStyle w:val="affff1"/>
        <w:ind w:end="0"/>
        <w:rPr>
          <w:rtl/>
        </w:rPr>
        <w:pPrChange w:id="20073" w:author="קלוד" w:date="2026-10-11T09:07:26Z">
          <w:pPr>
            <w:pStyle w:val="affff1"/>
            <w:rPr>
              <w:rtl/>
            </w:rPr>
          </w:pPr>
        </w:pPrChange>
      </w:pPr>
      <w:ins w:id="9837" w:author="מספור קטעי משנה" w:date="2026-10-11T09:35:12Z">
        <w:r>
          <w:rPr>
            <w:rStyle w:val="MisparKeta"/>
          </w:rPr>
          <w:t xml:space="preserve">ז. </w:t>
        </w:r>
      </w:ins>
      <w:r>
        <w:rPr>
          <w:rtl/>
        </w:rPr>
        <w:t>חוץ מלחמי תודה ונזירות שהן באות עשר עשר.</w:t>
      </w:r>
    </w:p>
    <w:p w:rsidR="00DA63EC" w:rsidRDefault="00DA63EC" w:rsidP="00DA63EC">
      <w:pPr>
        <w:tabs>
          <w:tab w:val="center" w:pos="2835"/>
        </w:tabs>
        <w:rPr>
          <w:rtl/>
        </w:rPr>
      </w:pPr>
      <w:r>
        <w:rPr>
          <w:rtl/>
        </w:rPr>
        <w:t xml:space="preserve">לחמי תודה בהדיא כתיב </w:t>
      </w:r>
      <w:ins w:id="93457" w:author="מנוע מכני" w:date="2026-10-11T12:04:40Z">
        <w:r>
          <w:rPr>
            <w:rtl/>
          </w:rPr>
          <w:t xml:space="preserve">בהם</w:t>
        </w:r>
      </w:ins>
      <w:del w:id="93458" w:author="מנוע מכני" w:date="2026-10-11T12:04:40Z">
        <w:r>
          <w:rPr>
            <w:rtl/>
          </w:rPr>
          <w:delText xml:space="preserve">בהו</w:delText>
        </w:r>
      </w:del>
      <w:r>
        <w:rPr>
          <w:rtl/>
        </w:rPr>
        <w:t xml:space="preserve">, </w:t>
      </w:r>
    </w:p>
    <w:p w:rsidR="00DA63EC" w:rsidRDefault="00DA63EC" w:rsidP="00DA63EC">
      <w:pPr>
        <w:tabs>
          <w:tab w:val="center" w:pos="2835"/>
        </w:tabs>
        <w:rPr>
          <w:rtl/>
        </w:rPr>
      </w:pPr>
      <w:r>
        <w:rPr>
          <w:rtl/>
        </w:rPr>
        <w:t>נזירות,</w:t>
      </w:r>
      <w:r w:rsidRPr="007B654E">
        <w:rPr>
          <w:rStyle w:val="afffff0"/>
          <w:rtl/>
        </w:rPr>
        <w:t xml:space="preserve"> </w:t>
      </w:r>
      <w:r w:rsidRPr="007B654E">
        <w:rPr>
          <w:rStyle w:val="afffff0"/>
          <w:rFonts w:hint="cs"/>
          <w:rtl/>
        </w:rPr>
        <w:t>'</w:t>
      </w:r>
      <w:ins w:id="90837" w:author="Claude - סמנטי" w:date="2026-10-11T12:27:00Z">
        <w:r>
          <w:rPr>
            <w:rStyle w:val="afffff0"/>
            <w:rtl/>
          </w:rPr>
          <w:t xml:space="preserve">שְׁלָמָיו</w:t>
        </w:r>
      </w:ins>
      <w:del w:id="90838" w:author="Claude - סמנטי" w:date="2026-10-11T12:27:00Z">
        <w:r w:rsidRPr="007B654E">
          <w:rPr>
            <w:rStyle w:val="afffff0"/>
            <w:rtl/>
          </w:rPr>
          <w:delText xml:space="preserve">שלמיו</w:delText>
        </w:r>
      </w:del>
      <w:r w:rsidRPr="007B654E">
        <w:rPr>
          <w:rStyle w:val="afffff0"/>
          <w:rFonts w:hint="cs"/>
          <w:rtl/>
        </w:rPr>
        <w:t>'</w:t>
      </w:r>
      <w:r w:rsidRPr="007B654E">
        <w:rPr>
          <w:rStyle w:val="afffff0"/>
          <w:rtl/>
        </w:rPr>
        <w:t xml:space="preserve"> </w:t>
      </w:r>
      <w:r>
        <w:rPr>
          <w:rtl/>
        </w:rPr>
        <w:t>- לרבות שלמי נזיר.</w:t>
      </w:r>
    </w:p>
    <w:p>
      <w:pPr>
        <w:pStyle w:val="afffff8"/>
        <w:rPr>
          <w:ins w:id="90289" w:author="קלוד" w:date="2026-10-11T12:32:08Z"/>
        </w:rPr>
      </w:pPr>
      <w:ins w:id="90290" w:author="קלוד" w:date="2026-10-11T12:32:08Z">
        <w:r>
          <w:rPr>
            <w:color w:val="7B3F00"/>
          </w:rPr>
          <w:t xml:space="preserve">לחמי תודה שאפאן ארבע חלות - יצא</w:t>
        </w:r>
      </w:ins>
    </w:p>
    <w:p>
      <w:pPr>
        <w:pStyle w:val="38"/>
        <w:rPr>
          <w:ins w:id="100988" w:author="מנוע מכני" w:date="2026-10-11T12:04:40Z"/>
        </w:rPr>
      </w:pPr>
      <w:r>
        <w:t>א</w:t>
      </w:r>
      <w:r>
        <w:t>רטב</w:t>
      </w:r>
      <w:r>
        <w:t>"</w:t>
      </w:r>
      <w:r>
        <w:t>ק משמואל</w:t>
      </w:r>
      <w:r>
        <w:t xml:space="preserve">:</w:t>
      </w:r>
    </w:p>
    <w:p w:rsidR="00DA63EC" w:rsidRDefault="00DA63EC" w:rsidP="00DA63EC">
      <w:pPr>
        <w:tabs>
          <w:tab w:val="center" w:pos="2835"/>
        </w:tabs>
        <w:rPr>
          <w:rtl/>
        </w:rPr>
      </w:pPr>
      <w:del w:id="100989" w:author="מנוע מכני" w:date="2026-10-11T12:04:40Z">
        <w:r>
          <w:rPr>
            <w:rtl/>
          </w:rPr>
          <w:delText xml:space="preserve"> </w:delText>
        </w:r>
      </w:del>
      <w:r>
        <w:rPr>
          <w:rtl/>
        </w:rPr>
        <w:t xml:space="preserve">לחמי תודה שאפאן ארבע חלות - יצא.</w:t>
      </w:r>
    </w:p>
    <w:p>
      <w:pPr>
        <w:pStyle w:val="38"/>
        <w:rPr>
          <w:ins w:id="100990" w:author="מנוע מכני" w:date="2026-10-11T12:04:40Z"/>
        </w:rPr>
      </w:pPr>
      <w:r>
        <w:t>וה</w:t>
      </w:r>
      <w:r>
        <w:t xml:space="preserve">ך</w:t>
      </w:r>
    </w:p>
    <w:p w:rsidR="00DA63EC" w:rsidRDefault="00DA63EC" w:rsidP="00DA63EC">
      <w:pPr>
        <w:tabs>
          <w:tab w:val="left" w:pos="1684"/>
        </w:tabs>
        <w:rPr>
          <w:rtl/>
        </w:rPr>
      </w:pPr>
      <w:del w:id="100991" w:author="מנוע מכני" w:date="2026-10-11T12:04:40Z">
        <w:r>
          <w:rPr>
            <w:rFonts w:hint="cs"/>
            <w:rtl/>
          </w:rPr>
          <w:delText xml:space="preserve"> </w:delText>
        </w:r>
      </w:del>
      <w:ins w:id="91753" w:author="מנוע מכני" w:date="2026-10-11T12:04:40Z">
        <w:r>
          <w:rPr>
            <w:rFonts w:hint="cs"/>
            <w:rtl/>
          </w:rPr>
          <w:t xml:space="preserve">דצריך</w:t>
        </w:r>
      </w:ins>
      <w:del w:id="91754" w:author="מנוע מכני" w:date="2026-10-11T12:04:40Z">
        <w:r>
          <w:rPr>
            <w:rFonts w:hint="cs"/>
            <w:rtl/>
          </w:rPr>
          <w:delText xml:space="preserve">ד</w:delText>
        </w:r>
        <w:r>
          <w:rPr>
            <w:rtl/>
          </w:rPr>
          <w:delText xml:space="preserve">בעינן</w:delText>
        </w:r>
      </w:del>
      <w:r>
        <w:rPr>
          <w:rtl/>
        </w:rPr>
        <w:t xml:space="preserve"> ארבעים!</w:t>
      </w:r>
      <w:r>
        <w:rPr>
          <w:rFonts w:hint="cs"/>
          <w:rtl/>
        </w:rPr>
        <w:t xml:space="preserve">- </w:t>
      </w:r>
      <w:r>
        <w:rPr>
          <w:rtl/>
        </w:rPr>
        <w:t>למצוה.</w:t>
      </w:r>
    </w:p>
    <w:p>
      <w:pPr>
        <w:pStyle w:val="38"/>
        <w:rPr>
          <w:ins w:id="100992" w:author="מנוע מכני" w:date="2026-10-11T12:04:40Z"/>
        </w:rPr>
      </w:pPr>
      <w:r>
        <w:t>וה</w:t>
      </w:r>
      <w:r>
        <w:t xml:space="preserve">ך</w:t>
      </w:r>
    </w:p>
    <w:p w:rsidR="00DA63EC" w:rsidRDefault="00DA63EC" w:rsidP="00DA63EC">
      <w:pPr>
        <w:tabs>
          <w:tab w:val="center" w:pos="2835"/>
        </w:tabs>
        <w:rPr>
          <w:rtl/>
        </w:rPr>
      </w:pPr>
      <w:del w:id="100993" w:author="מנוע מכני" w:date="2026-10-11T12:04:40Z">
        <w:r>
          <w:rPr>
            <w:rFonts w:hint="cs"/>
            <w:rtl/>
          </w:rPr>
          <w:delText xml:space="preserve"> </w:delText>
        </w:r>
      </w:del>
      <w:r>
        <w:rPr>
          <w:rFonts w:hint="cs"/>
          <w:rtl/>
        </w:rPr>
        <w:t xml:space="preserve">ד</w:t>
      </w:r>
      <w:r>
        <w:rPr>
          <w:rtl/>
        </w:rPr>
        <w:t xml:space="preserve">בעי </w:t>
      </w:r>
      <w:r>
        <w:rPr>
          <w:rFonts w:hint="cs"/>
          <w:rtl/>
        </w:rPr>
        <w:t>להפריש תרומה מהם וכ</w:t>
      </w:r>
      <w:r>
        <w:rPr>
          <w:rtl/>
        </w:rPr>
        <w:t>"</w:t>
      </w:r>
      <w:r>
        <w:rPr>
          <w:rFonts w:hint="cs"/>
          <w:rtl/>
        </w:rPr>
        <w:t>ת</w:t>
      </w:r>
      <w:r>
        <w:rPr>
          <w:rtl/>
        </w:rPr>
        <w:t xml:space="preserve"> דמפריש מכל </w:t>
      </w:r>
      <w:ins w:id="93459" w:author="מנוע מכני" w:date="2026-10-11T12:04:40Z">
        <w:r>
          <w:rPr>
            <w:rtl/>
          </w:rPr>
          <w:t xml:space="preserve">אחת</w:t>
        </w:r>
      </w:ins>
      <w:del w:id="93460" w:author="מנוע מכני" w:date="2026-10-11T12:04:40Z">
        <w:r>
          <w:rPr>
            <w:rtl/>
          </w:rPr>
          <w:delText xml:space="preserve">חדא</w:delText>
        </w:r>
      </w:del>
      <w:r>
        <w:rPr>
          <w:rtl/>
        </w:rPr>
        <w:t xml:space="preserve"> </w:t>
      </w:r>
      <w:ins w:id="93461" w:author="מנוע מכני" w:date="2026-10-11T12:04:40Z">
        <w:r>
          <w:rPr>
            <w:rtl/>
          </w:rPr>
          <w:t xml:space="preserve">ואחת</w:t>
        </w:r>
      </w:ins>
      <w:del w:id="93462" w:author="מנוע מכני" w:date="2026-10-11T12:04:40Z">
        <w:r>
          <w:rPr>
            <w:rtl/>
          </w:rPr>
          <w:delText xml:space="preserve">וחדא</w:delText>
        </w:r>
      </w:del>
      <w:r>
        <w:rPr>
          <w:rtl/>
        </w:rPr>
        <w:t xml:space="preserve">,</w:t>
      </w:r>
      <w:r w:rsidRPr="007B654E">
        <w:rPr>
          <w:rStyle w:val="afffff0"/>
          <w:rtl/>
        </w:rPr>
        <w:t xml:space="preserve"> </w:t>
      </w:r>
      <w:r w:rsidRPr="007B654E">
        <w:rPr>
          <w:rStyle w:val="afffff0"/>
          <w:rFonts w:hint="cs"/>
          <w:rtl/>
        </w:rPr>
        <w:t>'</w:t>
      </w:r>
      <w:r w:rsidRPr="007B654E">
        <w:rPr>
          <w:rStyle w:val="afffff0"/>
          <w:rtl/>
        </w:rPr>
        <w:t>אחד</w:t>
      </w:r>
      <w:r w:rsidRPr="007B654E">
        <w:rPr>
          <w:rStyle w:val="afffff0"/>
          <w:rFonts w:hint="cs"/>
          <w:rtl/>
        </w:rPr>
        <w:t>'</w:t>
      </w:r>
      <w:r w:rsidRPr="007B654E">
        <w:rPr>
          <w:rStyle w:val="afffff0"/>
          <w:rtl/>
        </w:rPr>
        <w:t xml:space="preserve"> </w:t>
      </w:r>
      <w:r>
        <w:rPr>
          <w:rtl/>
        </w:rPr>
        <w:t>- שלא יטול פרוס!</w:t>
      </w:r>
    </w:p>
    <w:p w:rsidR="00DA63EC" w:rsidRDefault="00DA63EC" w:rsidP="00DA63EC">
      <w:pPr>
        <w:tabs>
          <w:tab w:val="center" w:pos="2835"/>
        </w:tabs>
        <w:rPr>
          <w:rtl/>
        </w:rPr>
      </w:pPr>
      <w:r>
        <w:rPr>
          <w:rtl/>
        </w:rPr>
        <w:t>דאפרשינהו בלישה.</w:t>
      </w:r>
    </w:p>
    <w:p>
      <w:pPr>
        <w:pStyle w:val="38"/>
        <w:rPr>
          <w:ins w:id="100995" w:author="מנוע מכני" w:date="2026-10-11T12:04:40Z"/>
        </w:rPr>
      </w:pPr>
      <w:del w:id="100994" w:author="מנוע מכני" w:date="2026-10-11T12:04:40Z">
        <w:r w:rsidRPr="00265E5E">
          <w:delText xml:space="preserve">•</w:delText>
        </w:r>
      </w:del>
      <w:r>
        <w:t xml:space="preserve"> </w:t>
      </w:r>
      <w:r>
        <w:t xml:space="preserve">מיתיבי:</w:t>
      </w:r>
    </w:p>
    <w:p w:rsidR="00DA63EC" w:rsidRDefault="00DA63EC" w:rsidP="00DA63EC">
      <w:pPr>
        <w:tabs>
          <w:tab w:val="center" w:pos="2835"/>
        </w:tabs>
        <w:rPr>
          <w:rtl/>
        </w:rPr>
      </w:pPr>
      <w:del w:id="100996" w:author="מנוע מכני" w:date="2026-10-11T12:04:40Z">
        <w:r>
          <w:rPr>
            <w:rtl/>
          </w:rPr>
          <w:delText xml:space="preserve"> </w:delText>
        </w:r>
      </w:del>
      <w:r>
        <w:rPr>
          <w:rtl/>
        </w:rPr>
        <w:t xml:space="preserve">כל המנחות שריבה במדת חלתן או שמיעט במדת חלתן - כשרות, </w:t>
      </w:r>
    </w:p>
    <w:p w:rsidR="00DA63EC" w:rsidRDefault="00DA63EC" w:rsidP="00DA63EC">
      <w:pPr>
        <w:tabs>
          <w:tab w:val="center" w:pos="2835"/>
        </w:tabs>
        <w:rPr>
          <w:rtl/>
        </w:rPr>
      </w:pPr>
      <w:r>
        <w:rPr>
          <w:rFonts w:ascii="BA Franknatan Regular" w:hAnsi="BA Franknatan Regular"/>
          <w:b/>
          <w:bCs/>
          <w:rtl/>
        </w:rPr>
        <w:tab/>
      </w:r>
      <w:r>
        <w:rPr>
          <w:rtl/>
        </w:rPr>
        <w:t>חוץ מלחם הפנים וחביתי כ"ג ולחמי תודה ונזירות!</w:t>
      </w:r>
    </w:p>
    <w:p w:rsidR="00DA63EC" w:rsidRDefault="00DA63EC" w:rsidP="00DA63EC">
      <w:pPr>
        <w:pStyle w:val="afff3"/>
        <w:framePr w:wrap="around"/>
        <w:rPr>
          <w:rtl/>
        </w:rPr>
      </w:pPr>
      <w:r>
        <w:rPr>
          <w:rFonts w:hint="cs"/>
          <w:rtl/>
        </w:rPr>
        <w:t>עו:</w:t>
      </w:r>
    </w:p>
    <w:p w:rsidR="00DA63EC" w:rsidRDefault="00DA63EC" w:rsidP="00DA63EC">
      <w:pPr>
        <w:tabs>
          <w:tab w:val="center" w:pos="2835"/>
        </w:tabs>
        <w:rPr>
          <w:rtl/>
        </w:rPr>
      </w:pPr>
      <w:r>
        <w:rPr>
          <w:rtl/>
        </w:rPr>
        <w:t xml:space="preserve">הוא דאמר </w:t>
      </w:r>
      <w:r>
        <w:rPr>
          <w:rFonts w:hint="cs"/>
          <w:rtl/>
        </w:rPr>
        <w:t>כ</w:t>
      </w:r>
      <w:r>
        <w:rPr>
          <w:rtl/>
        </w:rPr>
        <w:t xml:space="preserve">דתניא: כל המנחות שריבה במדת חלתן או שמיעט במדת חלתן כשרות, </w:t>
      </w:r>
    </w:p>
    <w:p w:rsidR="00DA63EC" w:rsidRDefault="00DA63EC" w:rsidP="00DA63EC">
      <w:pPr>
        <w:tabs>
          <w:tab w:val="center" w:pos="2835"/>
        </w:tabs>
        <w:rPr>
          <w:rtl/>
        </w:rPr>
      </w:pPr>
      <w:r>
        <w:rPr>
          <w:rtl/>
        </w:rPr>
        <w:t xml:space="preserve">חוץ מלחם הפנים וחביתי כהן גדול</w:t>
      </w:r>
      <w:ins w:id="95125" w:author="מנוע מכני" w:date="2026-10-11T12:04:40Z">
        <w:r>
          <w:rPr>
            <w:rtl/>
          </w:rPr>
          <w:t xml:space="preserve">,</w:t>
        </w:r>
      </w:ins>
      <w:del w:id="95126" w:author="מנוע מכני" w:date="2026-10-11T12:04:40Z">
        <w:r>
          <w:rPr>
            <w:rtl/>
          </w:rPr>
          <w:delText xml:space="preserve">;</w:delText>
        </w:r>
      </w:del>
      <w:r>
        <w:rPr>
          <w:rtl/>
        </w:rPr>
        <w:t xml:space="preserve"> ויש אומרים: אף לחמי תודה ונזירות.</w:t>
      </w:r>
    </w:p>
    <w:p>
      <w:pPr>
        <w:pStyle w:val="38"/>
        <w:rPr>
          <w:ins w:id="100998" w:author="מנוע מכני" w:date="2026-10-11T12:04:40Z"/>
        </w:rPr>
      </w:pPr>
      <w:del w:id="100997" w:author="מנוע מכני" w:date="2026-10-11T12:04:40Z">
        <w:r w:rsidRPr="00265E5E">
          <w:delText xml:space="preserve">•</w:delText>
        </w:r>
      </w:del>
      <w:r>
        <w:t xml:space="preserve"> </w:t>
      </w:r>
      <w:r>
        <w:t>אר</w:t>
      </w:r>
      <w:r>
        <w:t>"</w:t>
      </w:r>
      <w:r>
        <w:t>ה</w:t>
      </w:r>
      <w:r>
        <w:t xml:space="preserve">:</w:t>
      </w:r>
    </w:p>
    <w:p w:rsidR="00DA63EC" w:rsidRDefault="00DA63EC" w:rsidP="00DA63EC">
      <w:pPr>
        <w:tabs>
          <w:tab w:val="center" w:pos="2835"/>
        </w:tabs>
        <w:rPr>
          <w:rtl/>
        </w:rPr>
      </w:pPr>
      <w:del w:id="100999" w:author="מנוע מכני" w:date="2026-10-11T12:04:40Z">
        <w:r>
          <w:rPr>
            <w:rtl/>
          </w:rPr>
          <w:delText xml:space="preserve"> </w:delText>
        </w:r>
      </w:del>
      <w:r>
        <w:rPr>
          <w:rtl/>
        </w:rPr>
        <w:t xml:space="preserve">מנחת מאפה שאפה חלה אחת - יצא</w:t>
      </w:r>
      <w:ins w:id="95127" w:author="מנוע מכני" w:date="2026-10-11T12:04:40Z">
        <w:r>
          <w:rPr>
            <w:rtl/>
          </w:rPr>
          <w:t xml:space="preserve">,</w:t>
        </w:r>
      </w:ins>
      <w:del w:id="95128" w:author="מנוע מכני" w:date="2026-10-11T12:04:40Z">
        <w:r>
          <w:rPr>
            <w:rtl/>
          </w:rPr>
          <w:delText xml:space="preserve">;</w:delText>
        </w:r>
      </w:del>
      <w:r>
        <w:rPr>
          <w:rtl/>
        </w:rPr>
        <w:t xml:space="preserve"> </w:t>
      </w:r>
      <w:r w:rsidRPr="00664445">
        <w:rPr>
          <w:rStyle w:val="afffff0"/>
          <w:rFonts w:hint="cs"/>
          <w:rtl/>
        </w:rPr>
        <w:t>ד'</w:t>
      </w:r>
      <w:r w:rsidRPr="00664445">
        <w:rPr>
          <w:rStyle w:val="afffff0"/>
          <w:rtl/>
        </w:rPr>
        <w:t>מצת</w:t>
      </w:r>
      <w:r w:rsidRPr="00664445">
        <w:rPr>
          <w:rStyle w:val="afffff0"/>
          <w:rFonts w:hint="cs"/>
          <w:rtl/>
        </w:rPr>
        <w:t>'</w:t>
      </w:r>
      <w:r w:rsidRPr="00664445">
        <w:rPr>
          <w:rStyle w:val="afffff0"/>
          <w:rtl/>
        </w:rPr>
        <w:t xml:space="preserve"> </w:t>
      </w:r>
      <w:r>
        <w:rPr>
          <w:rtl/>
        </w:rPr>
        <w:t>כתיב.</w:t>
      </w:r>
    </w:p>
    <w:p>
      <w:pPr>
        <w:pStyle w:val="38"/>
        <w:rPr>
          <w:ins w:id="101001" w:author="מנוע מכני" w:date="2026-10-11T12:04:40Z"/>
        </w:rPr>
      </w:pPr>
      <w:del w:id="101000" w:author="מנוע מכני" w:date="2026-10-11T12:04:40Z">
        <w:r w:rsidRPr="00265E5E">
          <w:delText xml:space="preserve">•</w:delText>
        </w:r>
      </w:del>
      <w:r>
        <w:t xml:space="preserve"> </w:t>
      </w:r>
      <w:r>
        <w:t xml:space="preserve">מתקיף </w:t>
      </w:r>
      <w:ins w:id="90493" w:author="מנוע מכני" w:date="2026-10-11T12:04:40Z">
        <w:r>
          <w:t xml:space="preserve">ר"פ</w:t>
        </w:r>
      </w:ins>
      <w:del w:id="90494" w:author="מנוע מכני" w:date="2026-10-11T12:04:40Z">
        <w:r>
          <w:delText xml:space="preserve">רב פפא</w:delText>
        </w:r>
      </w:del>
      <w:r>
        <w:t xml:space="preserve">:</w:t>
      </w:r>
    </w:p>
    <w:p w:rsidR="00DA63EC" w:rsidRDefault="00DA63EC" w:rsidP="00DA63EC">
      <w:pPr>
        <w:tabs>
          <w:tab w:val="center" w:pos="2835"/>
        </w:tabs>
        <w:rPr>
          <w:rtl/>
        </w:rPr>
      </w:pPr>
      <w:del w:id="101002" w:author="מנוע מכני" w:date="2026-10-11T12:04:40Z">
        <w:r>
          <w:rPr>
            <w:rtl/>
          </w:rPr>
          <w:delText xml:space="preserve"> </w:delText>
        </w:r>
      </w:del>
      <w:r>
        <w:rPr>
          <w:rtl/>
        </w:rPr>
        <w:t xml:space="preserve">טעמא דכתיב מצת, הא כתיב מצות </w:t>
      </w:r>
      <w:r>
        <w:rPr>
          <w:rtl/>
        </w:rPr>
        <w:t xml:space="preserve">לא</w:t>
      </w:r>
      <w:r>
        <w:rPr>
          <w:rtl/>
        </w:rPr>
        <w:t xml:space="preserve">, והא גבי לחמי תודה דכתיב מצות, </w:t>
      </w:r>
    </w:p>
    <w:p>
      <w:pPr>
        <w:pStyle w:val="38"/>
        <w:rPr>
          <w:ins w:id="101003" w:author="מנוע מכני" w:date="2026-10-11T12:04:40Z"/>
        </w:rPr>
      </w:pPr>
      <w:r>
        <w:t>וארטב</w:t>
      </w:r>
      <w:r>
        <w:t>"</w:t>
      </w:r>
      <w:r>
        <w:t>ק משמואל</w:t>
      </w:r>
      <w:r>
        <w:t xml:space="preserve">:</w:t>
      </w:r>
    </w:p>
    <w:p w:rsidR="00DA63EC" w:rsidRDefault="00DA63EC" w:rsidP="00DA63EC">
      <w:pPr>
        <w:tabs>
          <w:tab w:val="center" w:pos="2835"/>
        </w:tabs>
        <w:rPr>
          <w:rtl/>
        </w:rPr>
      </w:pPr>
      <w:del w:id="101004" w:author="מנוע מכני" w:date="2026-10-11T12:04:40Z">
        <w:r>
          <w:rPr>
            <w:rtl/>
          </w:rPr>
          <w:delText xml:space="preserve"> </w:delText>
        </w:r>
      </w:del>
      <w:r>
        <w:rPr>
          <w:rtl/>
        </w:rPr>
        <w:t xml:space="preserve">לחמי תודה שאפאן ארבע חלות - יצא!</w:t>
      </w:r>
    </w:p>
    <w:p w:rsidR="00DA63EC" w:rsidRDefault="00DA63EC" w:rsidP="00DA63EC">
      <w:pPr>
        <w:pStyle w:val="affffb"/>
        <w:rPr>
          <w:rtl/>
        </w:rPr>
      </w:pPr>
      <w:r>
        <w:rPr>
          <w:rtl/>
        </w:rPr>
        <w:t>- ההיא פליגא.</w:t>
      </w:r>
    </w:p>
    <w:p w:rsidR="00DA63EC" w:rsidRDefault="00DA63EC" w:rsidP="00DA63EC">
      <w:pPr>
        <w:pStyle w:val="affffd"/>
        <w:rPr>
          <w:rtl/>
        </w:rPr>
      </w:pPr>
      <w:r>
        <w:rPr>
          <w:rtl/>
        </w:rPr>
        <w:t>׹</w:t>
      </w:r>
    </w:p>
    <w:p>
      <w:pPr>
        <w:pStyle w:val="MishnaBatzad"/>
        <w:rPr>
          <w:ins w:id="20420" w:author="קלוד" w:date="2026-10-11T09:07:26Z"/>
        </w:rPr>
      </w:pPr>
      <w:ins w:id="20419" w:author="קלוד" w:date="2026-10-11T09:07:26Z">
        <w:r>
          <w:t xml:space="preserve">משנה ו</w:t>
        </w:r>
      </w:ins>
    </w:p>
    <w:p w:rsidR="00DA63EC" w:rsidRPr="000A334C" w:rsidRDefault="00DA63EC" w:rsidP="003B6D22">
      <w:pPr>
        <w:pStyle w:val="afff9"/>
        <w:rPr>
          <w:del w:id="20226" w:author="קלוד" w:date="2026-10-11T09:07:26Z"/>
          <w:rtl/>
        </w:rPr>
      </w:pPr>
      <w:del w:id="20225" w:author="קלוד" w:date="2026-10-11T09:07:26Z">
        <w:r w:rsidRPr="000A334C">
          <w:rPr>
            <w:rtl/>
          </w:rPr>
          <w:delText xml:space="preserve">מתני'.</w:delText>
        </w:r>
      </w:del>
    </w:p>
    <w:p w:rsidR="00DA63EC" w:rsidRPr="000A334C" w:rsidRDefault="00DA63EC" w:rsidP="003B6D22">
      <w:pPr>
        <w:pStyle w:val="afff9"/>
        <w:spacing w:before="120"/>
        <w:rPr>
          <w:rtl/>
        </w:rPr>
        <w:pPrChange w:id="90052" w:author="קלוד" w:date="2026-10-11T12:09:42Z">
          <w:pPr>
            <w:pStyle w:val="afff9"/>
          </w:pPr>
        </w:pPrChange>
      </w:pPr>
      <w:r w:rsidRPr="000A334C">
        <w:rPr>
          <w:rtl/>
        </w:rPr>
        <w:t xml:space="preserve">העומר היה בא עשרון משלש סאין, </w:t>
      </w:r>
    </w:p>
    <w:p w:rsidR="00DA63EC" w:rsidRPr="000A334C" w:rsidRDefault="00DA63EC" w:rsidP="003B6D22">
      <w:pPr>
        <w:pStyle w:val="afff9"/>
        <w:rPr>
          <w:rtl/>
        </w:rPr>
      </w:pPr>
      <w:r w:rsidRPr="000A334C">
        <w:rPr>
          <w:rtl/>
        </w:rPr>
        <w:t xml:space="preserve">שתי הלחם - שתי עשרונים משלש סאין, </w:t>
      </w:r>
    </w:p>
    <w:p w:rsidR="00DA63EC" w:rsidRPr="000A334C" w:rsidRDefault="00DA63EC" w:rsidP="003B6D22">
      <w:pPr>
        <w:pStyle w:val="afff9"/>
        <w:rPr>
          <w:rtl/>
        </w:rPr>
      </w:pPr>
      <w:r w:rsidRPr="000A334C">
        <w:rPr>
          <w:rtl/>
        </w:rPr>
        <w:t>לחם הפנים - עשרים וארבע עשרונים מעשרים וארבע סאין.</w:t>
      </w:r>
    </w:p>
    <w:p w:rsidR="00DA63EC" w:rsidRDefault="00DA63EC" w:rsidP="00DA63EC">
      <w:pPr>
        <w:pStyle w:val="affffd"/>
        <w:rPr>
          <w:rtl/>
        </w:rPr>
      </w:pPr>
      <w:r>
        <w:rPr>
          <w:rtl/>
        </w:rPr>
        <w:t>׹</w:t>
      </w:r>
    </w:p>
    <w:p>
      <w:pPr>
        <w:pStyle w:val="afffff8"/>
        <w:rPr>
          <w:ins w:id="90287" w:author="קלוד" w:date="2026-10-11T12:32:08Z"/>
        </w:rPr>
      </w:pPr>
      <w:ins w:id="90288" w:author="קלוד" w:date="2026-10-11T12:32:08Z">
        <w:r>
          <w:rPr>
            <w:color w:val="7B3F00"/>
          </w:rPr>
          <w:t xml:space="preserve">עשרון מובחר - עומר משלש סאין, לחם הפנים מסאה</w:t>
        </w:r>
      </w:ins>
    </w:p>
    <w:p w:rsidR="00DA63EC" w:rsidRDefault="00DA63EC" w:rsidP="00DA63EC">
      <w:pPr>
        <w:tabs>
          <w:tab w:val="center" w:pos="2835"/>
        </w:tabs>
        <w:rPr>
          <w:rtl/>
        </w:rPr>
      </w:pPr>
      <w:r>
        <w:rPr>
          <w:rtl/>
        </w:rPr>
        <w:t>כיון דמחדש ומשעורין אתי,</w:t>
      </w:r>
      <w:r>
        <w:rPr>
          <w:rFonts w:hint="cs"/>
          <w:rtl/>
        </w:rPr>
        <w:t xml:space="preserve">-</w:t>
      </w:r>
      <w:ins w:id="95129" w:author="מנוע מכני" w:date="2026-10-11T12:04:40Z">
        <w:r>
          <w:rPr>
            <w:rFonts w:hint="cs"/>
            <w:rtl/>
          </w:rPr>
          <w:t xml:space="preserve"> </w:t>
        </w:r>
      </w:ins>
      <w:del w:id="95130" w:author="מנוע מכני" w:date="2026-10-11T12:04:40Z">
        <w:r>
          <w:rPr>
            <w:rFonts w:hint="cs"/>
            <w:rtl/>
          </w:rPr>
          <w:delText xml:space="preserve"> </w:delText>
        </w:r>
        <w:r>
          <w:rPr>
            <w:rtl/>
          </w:rPr>
          <w:delText xml:space="preserve"> </w:delText>
        </w:r>
      </w:del>
      <w:r>
        <w:rPr>
          <w:rtl/>
        </w:rPr>
        <w:t xml:space="preserve">עשרון מובחר </w:t>
      </w:r>
      <w:r>
        <w:rPr>
          <w:rtl/>
        </w:rPr>
        <w:t xml:space="preserve">לא</w:t>
      </w:r>
      <w:r>
        <w:rPr>
          <w:rtl/>
        </w:rPr>
        <w:t xml:space="preserve"> אתי אלא משלש סאין.</w:t>
      </w:r>
    </w:p>
    <w:p w:rsidR="00DA63EC" w:rsidRDefault="00DA63EC" w:rsidP="00DA63EC">
      <w:pPr>
        <w:pStyle w:val="affffd"/>
        <w:rPr>
          <w:del w:id="90081" w:author="מנוע עיצוב" w:date="2026-10-11T12:09:26Z"/>
          <w:rtl/>
        </w:rPr>
      </w:pPr>
      <w:del w:id="90080" w:author="מנוע עיצוב" w:date="2026-10-11T12:09:26Z">
        <w:r>
          <w:rPr>
            <w:rtl/>
          </w:rPr>
          <w:delText xml:space="preserve">׹</w:delText>
        </w:r>
      </w:del>
    </w:p>
    <w:p w:rsidR="00DA63EC" w:rsidRDefault="00DA63EC" w:rsidP="00DA63EC">
      <w:pPr>
        <w:pStyle w:val="affff1"/>
        <w:ind w:end="0"/>
        <w:rPr>
          <w:rtl/>
        </w:rPr>
        <w:pPrChange w:id="20074" w:author="קלוד" w:date="2026-10-11T09:07:26Z">
          <w:pPr>
            <w:pStyle w:val="affff1"/>
            <w:rPr>
              <w:rtl/>
            </w:rPr>
          </w:pPr>
        </w:pPrChange>
      </w:pPr>
      <w:ins w:id="9838" w:author="מספור קטעי משנה" w:date="2026-10-11T09:35:12Z">
        <w:r>
          <w:rPr>
            <w:rStyle w:val="MisparKeta"/>
          </w:rPr>
          <w:t xml:space="preserve">ג. </w:t>
        </w:r>
      </w:ins>
      <w:r>
        <w:rPr>
          <w:rtl/>
        </w:rPr>
        <w:t>שתי הלחם - שתי עשרונות משלש סאין.</w:t>
      </w:r>
    </w:p>
    <w:p w:rsidR="00DA63EC" w:rsidRDefault="00DA63EC" w:rsidP="00DA63EC">
      <w:pPr>
        <w:tabs>
          <w:tab w:val="center" w:pos="2835"/>
        </w:tabs>
        <w:rPr>
          <w:rtl/>
        </w:rPr>
      </w:pPr>
      <w:r>
        <w:rPr>
          <w:rtl/>
        </w:rPr>
        <w:t xml:space="preserve">כיון דמחיטין אתיין, </w:t>
      </w:r>
      <w:ins w:id="94027" w:author="מנוע מכני" w:date="2026-10-11T12:04:40Z">
        <w:r>
          <w:rPr>
            <w:rtl/>
          </w:rPr>
          <w:t xml:space="preserve">אף</w:t>
        </w:r>
      </w:ins>
      <w:del w:id="94028" w:author="מנוע מכני" w:date="2026-10-11T12:04:40Z">
        <w:r>
          <w:rPr>
            <w:rtl/>
          </w:rPr>
          <w:delText xml:space="preserve">אע"ג</w:delText>
        </w:r>
      </w:del>
      <w:r>
        <w:rPr>
          <w:rtl/>
        </w:rPr>
        <w:t xml:space="preserve"> דמחדש אתיין, שתי עשרונות </w:t>
      </w:r>
      <w:ins w:id="97561" w:author="מנוע מכני" w:date="2026-10-11T12:04:40Z">
        <w:r>
          <w:rPr>
            <w:rtl/>
          </w:rPr>
          <w:t xml:space="preserve">באו</w:t>
        </w:r>
      </w:ins>
      <w:del w:id="97562" w:author="מנוע מכני" w:date="2026-10-11T12:04:40Z">
        <w:r>
          <w:rPr>
            <w:rtl/>
          </w:rPr>
          <w:delText xml:space="preserve">אתו</w:delText>
        </w:r>
      </w:del>
      <w:r>
        <w:rPr>
          <w:rtl/>
        </w:rPr>
        <w:t xml:space="preserve"> משלש סאין.</w:t>
      </w:r>
    </w:p>
    <w:p w:rsidR="00DA63EC" w:rsidRDefault="00DA63EC" w:rsidP="00DA63EC">
      <w:pPr>
        <w:pStyle w:val="affffd"/>
        <w:rPr>
          <w:del w:id="90083" w:author="מנוע עיצוב" w:date="2026-10-11T12:09:26Z"/>
          <w:rtl/>
        </w:rPr>
      </w:pPr>
      <w:del w:id="90082" w:author="מנוע עיצוב" w:date="2026-10-11T12:09:26Z">
        <w:r>
          <w:rPr>
            <w:rtl/>
          </w:rPr>
          <w:delText xml:space="preserve">׹</w:delText>
        </w:r>
      </w:del>
    </w:p>
    <w:p w:rsidR="00DA63EC" w:rsidRDefault="00DA63EC" w:rsidP="00DA63EC">
      <w:pPr>
        <w:pStyle w:val="affff1"/>
        <w:ind w:end="0"/>
        <w:rPr>
          <w:rtl/>
        </w:rPr>
        <w:pPrChange w:id="20075" w:author="קלוד" w:date="2026-10-11T09:07:26Z">
          <w:pPr>
            <w:pStyle w:val="affff1"/>
            <w:rPr>
              <w:rtl/>
            </w:rPr>
          </w:pPr>
        </w:pPrChange>
      </w:pPr>
      <w:ins w:id="9839" w:author="מספור קטעי משנה" w:date="2026-10-11T09:35:12Z">
        <w:r>
          <w:rPr>
            <w:rStyle w:val="MisparKeta"/>
          </w:rPr>
          <w:t xml:space="preserve">ג. </w:t>
        </w:r>
      </w:ins>
      <w:r>
        <w:rPr>
          <w:rtl/>
        </w:rPr>
        <w:t>לחם הפנים - עשרים וארבעה עשרונות מעשרים וארבעה סאין.</w:t>
      </w:r>
    </w:p>
    <w:p w:rsidR="00DA63EC" w:rsidRDefault="00DA63EC" w:rsidP="00DA63EC">
      <w:pPr>
        <w:tabs>
          <w:tab w:val="center" w:pos="2835"/>
        </w:tabs>
        <w:rPr>
          <w:rtl/>
        </w:rPr>
      </w:pPr>
      <w:r>
        <w:rPr>
          <w:rtl/>
        </w:rPr>
        <w:t xml:space="preserve">כיון דמחיטין </w:t>
      </w:r>
      <w:r>
        <w:rPr>
          <w:rFonts w:hint="cs"/>
          <w:rtl/>
        </w:rPr>
        <w:t>ומישן באו</w:t>
      </w:r>
      <w:r>
        <w:rPr>
          <w:rtl/>
        </w:rPr>
        <w:t>, עשרון מובחר אתי מסאה.</w:t>
      </w:r>
    </w:p>
    <w:p>
      <w:pPr>
        <w:pStyle w:val="38"/>
        <w:rPr>
          <w:ins w:id="101005" w:author="מנוע מכני" w:date="2026-10-11T12:04:40Z"/>
        </w:rPr>
      </w:pPr>
      <w:r w:rsidRPr="004A7C9A">
        <w:t>ת"ר</w:t>
      </w:r>
      <w:r>
        <w:t xml:space="preserve">:</w:t>
      </w:r>
    </w:p>
    <w:p w:rsidR="00DA63EC" w:rsidRDefault="00DA63EC" w:rsidP="00DA63EC">
      <w:pPr>
        <w:tabs>
          <w:tab w:val="center" w:pos="2835"/>
        </w:tabs>
        <w:rPr>
          <w:rtl/>
        </w:rPr>
      </w:pPr>
      <w:del w:id="101006" w:author="מנוע מכני" w:date="2026-10-11T12:04:40Z">
        <w:r>
          <w:rPr>
            <w:rtl/>
          </w:rPr>
          <w:delText xml:space="preserve"> </w:delText>
        </w:r>
      </w:del>
      <w:r>
        <w:rPr>
          <w:rtl/>
        </w:rPr>
        <w:t xml:space="preserve">כל המנחות שריבה במדת עשרונן או שמיעט במדת עשרון - פסולות, </w:t>
      </w:r>
    </w:p>
    <w:p w:rsidR="00DA63EC" w:rsidRDefault="00DA63EC" w:rsidP="00DA63EC">
      <w:pPr>
        <w:tabs>
          <w:tab w:val="center" w:pos="2835"/>
        </w:tabs>
        <w:rPr>
          <w:rtl/>
        </w:rPr>
      </w:pPr>
      <w:r>
        <w:rPr>
          <w:rtl/>
        </w:rPr>
        <w:tab/>
      </w:r>
      <w:r>
        <w:rPr>
          <w:rtl/>
        </w:rPr>
        <w:tab/>
        <w:t>ריבה במדת סאין שלהן או שמיעט במדת סאין שלהן - כשרות.</w:t>
      </w:r>
    </w:p>
    <w:p w:rsidR="00DA63EC" w:rsidRDefault="00DA63EC" w:rsidP="00DA63EC">
      <w:pPr>
        <w:pStyle w:val="affffd"/>
        <w:rPr>
          <w:rtl/>
        </w:rPr>
      </w:pPr>
      <w:r>
        <w:rPr>
          <w:rtl/>
        </w:rPr>
        <w:t>׹</w:t>
      </w:r>
    </w:p>
    <w:p>
      <w:pPr>
        <w:pStyle w:val="MishnaBatzad"/>
        <w:rPr>
          <w:ins w:id="20422" w:author="קלוד" w:date="2026-10-11T09:07:26Z"/>
        </w:rPr>
      </w:pPr>
      <w:ins w:id="20421" w:author="קלוד" w:date="2026-10-11T09:07:26Z">
        <w:r>
          <w:t xml:space="preserve">משנה ז</w:t>
        </w:r>
      </w:ins>
    </w:p>
    <w:p w:rsidR="00DA63EC" w:rsidRPr="000A334C" w:rsidRDefault="00DA63EC" w:rsidP="003B6D22">
      <w:pPr>
        <w:pStyle w:val="afff9"/>
        <w:rPr>
          <w:del w:id="20228" w:author="קלוד" w:date="2026-10-11T09:07:26Z"/>
          <w:rtl/>
        </w:rPr>
      </w:pPr>
      <w:del w:id="20227" w:author="קלוד" w:date="2026-10-11T09:07:26Z">
        <w:r w:rsidRPr="000A334C">
          <w:rPr>
            <w:rtl/>
          </w:rPr>
          <w:delText xml:space="preserve">מתני'.</w:delText>
        </w:r>
      </w:del>
    </w:p>
    <w:p w:rsidR="00DA63EC" w:rsidRPr="000A334C" w:rsidRDefault="00DA63EC" w:rsidP="003B6D22">
      <w:pPr>
        <w:pStyle w:val="afff9"/>
        <w:spacing w:before="120"/>
        <w:rPr>
          <w:rtl/>
        </w:rPr>
        <w:pPrChange w:id="90053" w:author="קלוד" w:date="2026-10-11T12:09:42Z">
          <w:pPr>
            <w:pStyle w:val="afff9"/>
          </w:pPr>
        </w:pPrChange>
      </w:pPr>
      <w:r w:rsidRPr="000A334C">
        <w:rPr>
          <w:rtl/>
        </w:rPr>
        <w:t xml:space="preserve">העומר היה מנופה בשלש עשרה נפה, </w:t>
      </w:r>
    </w:p>
    <w:p w:rsidR="00DA63EC" w:rsidRPr="000A334C" w:rsidRDefault="00DA63EC" w:rsidP="003B6D22">
      <w:pPr>
        <w:pStyle w:val="afff9"/>
        <w:rPr>
          <w:rtl/>
        </w:rPr>
      </w:pPr>
      <w:r w:rsidRPr="000A334C">
        <w:rPr>
          <w:rtl/>
        </w:rPr>
        <w:t xml:space="preserve">שתי הלחם בשתים עשרה, ולחם הפנים בי"א; </w:t>
      </w:r>
    </w:p>
    <w:p w:rsidR="00DA63EC" w:rsidRPr="000A334C" w:rsidRDefault="00DA63EC" w:rsidP="003B6D22">
      <w:pPr>
        <w:pStyle w:val="afff9"/>
        <w:rPr>
          <w:rtl/>
        </w:rPr>
      </w:pPr>
      <w:r>
        <w:rPr>
          <w:rStyle w:val="TanaimMishna"/>
          <w:rtl/>
          <w:rPrChange w:id="103732" w:author="Claude" w:date="2026-10-11T09:07:48Z">
            <w:rPr>
              <w:rtl/>
            </w:rPr>
          </w:rPrChange>
        </w:rPr>
        <w:t xml:space="preserve">ר"ש</w:t>
      </w:r>
      <w:r>
        <w:rPr>
          <w:rtl/>
        </w:rPr>
        <w:t xml:space="preserve"> אומר</w:t>
      </w:r>
      <w:r>
        <w:rPr>
          <w:rStyle w:val="TanaimMishna"/>
          <w:rtl/>
          <w:rPrChange w:id="103733" w:author="Claude" w:date="2026-10-11T09:07:48Z">
            <w:rPr>
              <w:rtl/>
            </w:rPr>
          </w:rPrChange>
        </w:rPr>
        <w:t xml:space="preserve">:</w:t>
      </w:r>
      <w:r>
        <w:rPr>
          <w:rtl/>
        </w:rPr>
        <w:t xml:space="preserve"> לא היה להן קצבה, אלא סולת מנופה כל צרכה היה מביא, </w:t>
      </w:r>
    </w:p>
    <w:p w:rsidR="00DA63EC" w:rsidRPr="000A334C" w:rsidRDefault="00DA63EC" w:rsidP="003B6D22">
      <w:pPr>
        <w:pStyle w:val="afff9"/>
        <w:rPr>
          <w:rtl/>
        </w:rPr>
      </w:pPr>
      <w:r w:rsidRPr="000A334C">
        <w:rPr>
          <w:rtl/>
        </w:rPr>
        <w:t>שנא</w:t>
      </w:r>
      <w:r w:rsidRPr="000A334C">
        <w:rPr>
          <w:rFonts w:hint="cs"/>
          <w:rtl/>
        </w:rPr>
        <w:t>'</w:t>
      </w:r>
      <w:r w:rsidRPr="000A334C">
        <w:rPr>
          <w:rtl/>
        </w:rPr>
        <w:t>: ולקחת סולת ואפית אותה, עד שתהא מנופה כל צרכה.</w:t>
      </w:r>
    </w:p>
    <w:p w:rsidR="00DA63EC" w:rsidRDefault="00DA63EC" w:rsidP="00DA63EC">
      <w:pPr>
        <w:pStyle w:val="affffd"/>
        <w:rPr>
          <w:rtl/>
        </w:rPr>
      </w:pPr>
      <w:r>
        <w:rPr>
          <w:rtl/>
        </w:rPr>
        <w:t>׹</w:t>
      </w:r>
    </w:p>
    <w:p>
      <w:pPr>
        <w:pStyle w:val="afffff8"/>
        <w:rPr>
          <w:ins w:id="90285" w:author="קלוד" w:date="2026-10-11T12:32:08Z"/>
        </w:rPr>
      </w:pPr>
      <w:ins w:id="90286" w:author="קלוד" w:date="2026-10-11T12:32:08Z">
        <w:r>
          <w:rPr>
            <w:color w:val="7B3F00"/>
          </w:rPr>
          <w:t xml:space="preserve">סולת מנופה - שלש עשרה נפות או אין קצבה</w:t>
        </w:r>
      </w:ins>
    </w:p>
    <w:p>
      <w:pPr>
        <w:pStyle w:val="38"/>
        <w:rPr>
          <w:ins w:id="101008" w:author="מנוע מכני" w:date="2026-10-11T12:04:40Z"/>
        </w:rPr>
      </w:pPr>
      <w:del w:id="101007"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1009" w:author="מנוע מכני" w:date="2026-10-11T12:04:40Z">
        <w:r>
          <w:rPr>
            <w:rtl/>
          </w:rPr>
          <w:delText xml:space="preserve"> </w:delText>
        </w:r>
      </w:del>
      <w:r>
        <w:rPr>
          <w:rtl/>
        </w:rPr>
        <w:t xml:space="preserve">בדקה בגסה, בדקה בגסה</w:t>
      </w:r>
      <w:ins w:id="95131" w:author="מנוע מכני" w:date="2026-10-11T12:04:40Z">
        <w:r>
          <w:rPr>
            <w:rtl/>
          </w:rPr>
          <w:t xml:space="preserve">,</w:t>
        </w:r>
      </w:ins>
      <w:del w:id="95132" w:author="מנוע מכני" w:date="2026-10-11T12:04:40Z">
        <w:r>
          <w:rPr>
            <w:rtl/>
          </w:rPr>
          <w:delText xml:space="preserve">;</w:delText>
        </w:r>
      </w:del>
      <w:r>
        <w:rPr>
          <w:rtl/>
        </w:rPr>
        <w:t xml:space="preserve"> </w:t>
      </w:r>
    </w:p>
    <w:p>
      <w:pPr>
        <w:pStyle w:val="38"/>
        <w:rPr>
          <w:ins w:id="101010" w:author="מנוע מכני" w:date="2026-10-11T12:04:40Z"/>
        </w:rPr>
      </w:pPr>
      <w:r>
        <w:lastRenderedPageBreak/>
        <w:t>רשב</w:t>
      </w:r>
      <w:r>
        <w:t>"</w:t>
      </w:r>
      <w:r>
        <w:t>א</w:t>
      </w:r>
      <w:r>
        <w:t xml:space="preserve">:</w:t>
      </w:r>
    </w:p>
    <w:p w:rsidR="00DA63EC" w:rsidRDefault="00DA63EC" w:rsidP="00DA63EC">
      <w:pPr>
        <w:tabs>
          <w:tab w:val="center" w:pos="2835"/>
        </w:tabs>
        <w:rPr>
          <w:rtl/>
        </w:rPr>
      </w:pPr>
      <w:del w:id="101011" w:author="מנוע מכני" w:date="2026-10-11T12:04:40Z">
        <w:r>
          <w:rPr>
            <w:rtl/>
          </w:rPr>
          <w:delText xml:space="preserve"> </w:delText>
        </w:r>
      </w:del>
      <w:r>
        <w:rPr>
          <w:rtl/>
        </w:rPr>
        <w:t xml:space="preserve">שלש עשרה נפות היו במקדש, זו למעלה מזו וזו למעלה מזו, עליונה קולטת סובין, תחתונה קולטת סולת.</w:t>
      </w:r>
    </w:p>
    <w:p>
      <w:pPr>
        <w:pStyle w:val="38"/>
        <w:rPr>
          <w:ins w:id="101012" w:author="מנוע מכני" w:date="2026-10-11T12:04:40Z"/>
        </w:rPr>
      </w:pPr>
      <w:r>
        <w:t xml:space="preserve">ר"ש</w:t>
      </w:r>
      <w:del w:id="102564" w:author="מנוע מכני" w:date="2026-10-11T12:04:40Z">
        <w:r>
          <w:delText xml:space="preserve"> אומר</w:delText>
        </w:r>
      </w:del>
      <w:r>
        <w:t xml:space="preserve">:</w:t>
      </w:r>
    </w:p>
    <w:p w:rsidR="00DA63EC" w:rsidRDefault="00DA63EC" w:rsidP="00DA63EC">
      <w:pPr>
        <w:tabs>
          <w:tab w:val="center" w:pos="2835"/>
        </w:tabs>
        <w:rPr>
          <w:rtl/>
        </w:rPr>
      </w:pPr>
      <w:del w:id="101013" w:author="מנוע מכני" w:date="2026-10-11T12:04:40Z">
        <w:r>
          <w:rPr>
            <w:rtl/>
          </w:rPr>
          <w:delText xml:space="preserve"> </w:delText>
        </w:r>
      </w:del>
      <w:r>
        <w:rPr>
          <w:rtl/>
        </w:rPr>
        <w:t xml:space="preserve">לא</w:t>
      </w:r>
      <w:r>
        <w:rPr>
          <w:rtl/>
        </w:rPr>
        <w:t xml:space="preserve"> היה להן קצבה.</w:t>
      </w:r>
    </w:p>
    <w:p w:rsidR="00DA63EC" w:rsidRDefault="00DA63EC" w:rsidP="00DA63EC">
      <w:pPr>
        <w:tabs>
          <w:tab w:val="center" w:pos="2835"/>
        </w:tabs>
        <w:rPr>
          <w:rtl/>
        </w:rPr>
      </w:pPr>
    </w:p>
    <w:p>
      <w:pPr>
        <w:pStyle w:val="38"/>
        <w:rPr>
          <w:ins w:id="101015" w:author="מנוע מכני" w:date="2026-10-11T12:04:40Z"/>
        </w:rPr>
      </w:pPr>
      <w:del w:id="101014" w:author="מנוע מכני" w:date="2026-10-11T12:04:40Z">
        <w:r w:rsidRPr="00265E5E">
          <w:delText xml:space="preserve">•</w:delText>
        </w:r>
      </w:del>
      <w:r>
        <w:t xml:space="preserve"> </w:t>
      </w:r>
      <w:r w:rsidRPr="004A7C9A">
        <w:t>ת"ר</w:t>
      </w:r>
      <w:r>
        <w:t>:</w:t>
      </w:r>
    </w:p>
    <w:p w:rsidR="00DA63EC" w:rsidRDefault="00DA63EC" w:rsidP="00DA63EC">
      <w:pPr>
        <w:tabs>
          <w:tab w:val="center" w:pos="2835"/>
        </w:tabs>
        <w:rPr>
          <w:rtl/>
        </w:rPr>
      </w:pPr>
      <w:del w:id="101016" w:author="מנוע מכני" w:date="2026-10-11T12:04:40Z">
        <w:r w:rsidRPr="007B654E">
          <w:rPr>
            <w:rStyle w:val="afffff0"/>
            <w:rtl/>
          </w:rPr>
          <w:delText xml:space="preserve"> </w:delText>
        </w:r>
      </w:del>
      <w:r w:rsidRPr="007B654E">
        <w:rPr>
          <w:rStyle w:val="afffff0"/>
          <w:rFonts w:hint="cs"/>
          <w:rtl/>
        </w:rPr>
        <w:t>'</w:t>
      </w:r>
      <w:r w:rsidRPr="007B654E">
        <w:rPr>
          <w:rStyle w:val="afffff0"/>
          <w:rtl/>
        </w:rPr>
        <w:t>סולת</w:t>
      </w:r>
      <w:r w:rsidRPr="007B654E">
        <w:rPr>
          <w:rStyle w:val="afffff0"/>
          <w:rFonts w:hint="cs"/>
          <w:rtl/>
        </w:rPr>
        <w:t>'</w:t>
      </w:r>
      <w:r w:rsidRPr="007B654E">
        <w:rPr>
          <w:rStyle w:val="afffff0"/>
          <w:rtl/>
        </w:rPr>
        <w:t xml:space="preserve"> </w:t>
      </w:r>
      <w:r>
        <w:rPr>
          <w:rtl/>
        </w:rPr>
        <w:t xml:space="preserve">ואפית אותה - מלמד שנקחת סולת, ומנין </w:t>
      </w:r>
      <w:ins w:id="90495" w:author="מנוע מכני" w:date="2026-10-11T12:04:40Z">
        <w:r>
          <w:rPr>
            <w:rtl/>
          </w:rPr>
          <w:t xml:space="preserve">שאפי'</w:t>
        </w:r>
      </w:ins>
      <w:del w:id="90496" w:author="מנוע מכני" w:date="2026-10-11T12:04:40Z">
        <w:r>
          <w:rPr>
            <w:rtl/>
          </w:rPr>
          <w:delText xml:space="preserve">שאפילו</w:delText>
        </w:r>
      </w:del>
      <w:r>
        <w:rPr>
          <w:rtl/>
        </w:rPr>
        <w:t xml:space="preserve"> חיטין? </w:t>
      </w:r>
      <w:r>
        <w:rPr>
          <w:rtl/>
        </w:rPr>
        <w:t xml:space="preserve">ת"ל</w:t>
      </w:r>
      <w:r>
        <w:rPr>
          <w:rtl/>
        </w:rPr>
        <w:t xml:space="preserve">:</w:t>
      </w:r>
      <w:r w:rsidRPr="007B654E">
        <w:rPr>
          <w:rStyle w:val="afffff0"/>
          <w:rtl/>
        </w:rPr>
        <w:t xml:space="preserve"> </w:t>
      </w:r>
      <w:r w:rsidRPr="007B654E">
        <w:rPr>
          <w:rStyle w:val="afffff0"/>
          <w:rFonts w:hint="cs"/>
          <w:rtl/>
        </w:rPr>
        <w:t>'</w:t>
      </w:r>
      <w:r w:rsidRPr="007B654E">
        <w:rPr>
          <w:rStyle w:val="afffff0"/>
          <w:rtl/>
        </w:rPr>
        <w:t>ולקחת</w:t>
      </w:r>
      <w:r w:rsidRPr="007B654E">
        <w:rPr>
          <w:rStyle w:val="afffff0"/>
          <w:rFonts w:hint="cs"/>
          <w:rtl/>
        </w:rPr>
        <w:t>'</w:t>
      </w:r>
      <w:r w:rsidRPr="007B654E">
        <w:rPr>
          <w:rStyle w:val="afffff0"/>
          <w:rtl/>
        </w:rPr>
        <w:t>,</w:t>
      </w:r>
      <w:r>
        <w:rPr>
          <w:rtl/>
        </w:rPr>
        <w:t xml:space="preserve"> מ"מ.</w:t>
      </w:r>
    </w:p>
    <w:p w:rsidR="00DA63EC" w:rsidRDefault="00DA63EC" w:rsidP="00DA63EC">
      <w:pPr>
        <w:tabs>
          <w:tab w:val="center" w:pos="2835"/>
        </w:tabs>
        <w:rPr>
          <w:rtl/>
        </w:rPr>
      </w:pPr>
      <w:r>
        <w:rPr>
          <w:rFonts w:hint="cs"/>
          <w:rtl/>
        </w:rPr>
        <w:t xml:space="preserve">אותה' ולא שאר מנחות </w:t>
      </w:r>
      <w:r>
        <w:rPr>
          <w:rtl/>
        </w:rPr>
        <w:t xml:space="preserve">מפני החיסחון? </w:t>
      </w:r>
      <w:r>
        <w:rPr>
          <w:rStyle w:val="2fb"/>
          <w:rFonts w:hint="cs"/>
          <w:rtl/>
        </w:rPr>
        <w:t>ר</w:t>
      </w:r>
      <w:r>
        <w:rPr>
          <w:rStyle w:val="2fb"/>
          <w:rtl/>
        </w:rPr>
        <w:t>"</w:t>
      </w:r>
      <w:r>
        <w:rPr>
          <w:rStyle w:val="2fb"/>
          <w:rFonts w:hint="cs"/>
          <w:rtl/>
        </w:rPr>
        <w:t>א</w:t>
      </w:r>
      <w:r>
        <w:rPr>
          <w:rtl/>
        </w:rPr>
        <w:t>: התורה חסה על ממונן של ישראל.</w:t>
      </w:r>
    </w:p>
    <w:p w:rsidR="00DA63EC" w:rsidRDefault="00DA63EC" w:rsidP="00DA63EC">
      <w:pPr>
        <w:tabs>
          <w:tab w:val="center" w:pos="2835"/>
        </w:tabs>
        <w:rPr>
          <w:rtl/>
        </w:rPr>
      </w:pPr>
      <w:r>
        <w:rPr>
          <w:rFonts w:hint="cs"/>
          <w:rtl/>
        </w:rPr>
        <w:t>ורמוזה ב'</w:t>
      </w:r>
      <w:ins w:id="90839" w:author="Claude - סמנטי" w:date="2026-10-11T12:27:00Z">
        <w:r>
          <w:rPr>
            <w:rStyle w:val="afffff0"/>
            <w:rtl/>
          </w:rPr>
          <w:t xml:space="preserve">וְהִשְׁקִיתָ אֶת הָעֵדָה וְאֶת בְּעִירָם</w:t>
        </w:r>
      </w:ins>
      <w:del w:id="90840" w:author="Claude - סמנטי" w:date="2026-10-11T12:27:00Z">
        <w:r>
          <w:rPr>
            <w:rtl/>
          </w:rPr>
          <w:delText xml:space="preserve">והשקית את העדה ואת בעירם</w:delText>
        </w:r>
      </w:del>
      <w:r>
        <w:rPr>
          <w:rFonts w:hint="cs"/>
          <w:rtl/>
        </w:rPr>
        <w:t>'</w:t>
      </w:r>
      <w:r>
        <w:rPr>
          <w:rtl/>
        </w:rPr>
        <w:t>.</w:t>
      </w:r>
    </w:p>
    <w:p w:rsidR="00DA63EC" w:rsidRDefault="00DA63EC" w:rsidP="00DA63EC">
      <w:pPr>
        <w:pStyle w:val="Hadran"/>
        <w:rPr>
          <w:rtl/>
        </w:rPr>
        <w:pPrChange w:id="104880" w:author="Claude" w:date="2026-10-11T09:08:13Z">
          <w:pPr>
            <w:pStyle w:val="affff"/>
            <w:rPr>
              <w:rtl/>
            </w:rPr>
          </w:pPr>
        </w:pPrChange>
      </w:pPr>
      <w:r>
        <w:rPr>
          <w:rtl/>
        </w:rPr>
        <w:t>הדרן עלך אלו מנחות נקמצות.</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6"/>
        <w:framePr w:wrap="around"/>
        <w:rPr>
          <w:del w:id="103841" w:author="Claude" w:date="2026-10-11T09:07:48Z"/>
          <w:rtl/>
        </w:rPr>
      </w:pPr>
      <w:del w:id="103840" w:author="Claude" w:date="2026-10-11T09:07:48Z">
        <w:r>
          <w:rPr>
            <w:rFonts w:hint="cs"/>
            <w:rtl/>
          </w:rPr>
          <w:lastRenderedPageBreak/>
          <w:delText xml:space="preserve">פרק שמיני </w:delText>
        </w:r>
      </w:del>
    </w:p>
    <w:p w:rsidR="00DA63EC" w:rsidRDefault="00DA63EC" w:rsidP="00DA63EC">
      <w:pPr>
        <w:pStyle w:val="afff3"/>
        <w:framePr w:wrap="around"/>
        <w:rPr>
          <w:rtl/>
        </w:rPr>
      </w:pPr>
      <w:r>
        <w:rPr>
          <w:rFonts w:hint="cs"/>
          <w:rtl/>
        </w:rPr>
        <w:t>עו:</w:t>
      </w:r>
    </w:p>
    <w:p w:rsidR="00DA63EC" w:rsidRDefault="00DA63EC" w:rsidP="00DA63EC">
      <w:pPr>
        <w:pStyle w:val="afff7"/>
        <w:framePr w:wrap="around"/>
        <w:rPr>
          <w:del w:id="103843" w:author="Claude" w:date="2026-10-11T09:07:48Z"/>
          <w:rtl/>
        </w:rPr>
      </w:pPr>
      <w:del w:id="103842" w:author="Claude" w:date="2026-10-11T09:07:48Z">
        <w:r>
          <w:rPr>
            <w:rFonts w:hint="cs"/>
            <w:rtl/>
          </w:rPr>
          <w:delText xml:space="preserve">התודה היתה באה</w:delText>
        </w:r>
      </w:del>
    </w:p>
    <w:p w:rsidR="00DA63EC" w:rsidRDefault="00DA63EC" w:rsidP="00DA63EC">
      <w:pPr>
        <w:pStyle w:val="afff8"/>
        <w:framePr w:wrap="around"/>
        <w:rPr>
          <w:rtl/>
        </w:rPr>
      </w:pPr>
      <w:r>
        <w:rPr>
          <w:rFonts w:hint="cs"/>
          <w:rtl/>
        </w:rPr>
        <w:t xml:space="preserve">עו:- </w:t>
      </w:r>
    </w:p>
    <w:p w:rsidR="00DA63EC" w:rsidRDefault="00DA63EC" w:rsidP="00DA63EC">
      <w:pPr>
        <w:pStyle w:val="afff8"/>
        <w:framePr w:wrap="around"/>
        <w:rPr>
          <w:rtl/>
        </w:rPr>
      </w:pPr>
      <w:r>
        <w:rPr>
          <w:rFonts w:hint="cs"/>
          <w:rtl/>
        </w:rPr>
        <w:t>עו:- פג:</w:t>
      </w:r>
    </w:p>
    <w:p>
      <w:pPr>
        <w:pStyle w:val="PetichatPerek"/>
        <w:rPr>
          <w:ins w:id="103839" w:author="Claude" w:date="2026-10-11T09:07:48Z"/>
        </w:rPr>
      </w:pPr>
      <w:ins w:id="103838" w:author="Claude" w:date="2026-10-11T09:07:48Z">
        <w:r>
          <w:rPr>
            <w:rFonts w:hint="cs"/>
            <w:rtl/>
          </w:rPr>
          <w:t xml:space="preserve">פרק שמיני</w:t>
        </w:r>
        <w:r>
          <w:rPr>
            <w:rFonts w:hint="cs"/>
            <w:rtl/>
          </w:rPr>
          <w:t xml:space="preserve"> - </w:t>
        </w:r>
        <w:r>
          <w:rPr>
            <w:rFonts w:hint="cs"/>
            <w:rtl/>
          </w:rPr>
          <w:t xml:space="preserve">התודה היתה באה</w:t>
        </w:r>
      </w:ins>
    </w:p>
    <w:p>
      <w:pPr>
        <w:pStyle w:val="MishnaBatzad"/>
        <w:rPr>
          <w:ins w:id="20424" w:author="קלוד" w:date="2026-10-11T09:07:26Z"/>
        </w:rPr>
      </w:pPr>
      <w:ins w:id="20423" w:author="קלוד" w:date="2026-10-11T09:07:26Z">
        <w:r>
          <w:t xml:space="preserve">משנה א</w:t>
        </w:r>
      </w:ins>
    </w:p>
    <w:p w:rsidR="00DA63EC" w:rsidRPr="000A334C" w:rsidRDefault="00DA63EC" w:rsidP="003B6D22">
      <w:pPr>
        <w:pStyle w:val="afff9"/>
        <w:rPr>
          <w:del w:id="20230" w:author="קלוד" w:date="2026-10-11T09:07:26Z"/>
          <w:rtl/>
        </w:rPr>
      </w:pPr>
      <w:del w:id="20229" w:author="קלוד" w:date="2026-10-11T09:07:26Z">
        <w:r w:rsidRPr="000A334C">
          <w:rPr>
            <w:rtl/>
          </w:rPr>
          <w:delText xml:space="preserve">מתני'.</w:delText>
        </w:r>
      </w:del>
    </w:p>
    <w:p w:rsidR="00DA63EC" w:rsidRPr="000A334C" w:rsidRDefault="00DA63EC" w:rsidP="003B6D22">
      <w:pPr>
        <w:pStyle w:val="afff9"/>
        <w:spacing w:before="120"/>
        <w:rPr>
          <w:rtl/>
        </w:rPr>
        <w:pPrChange w:id="90054" w:author="קלוד" w:date="2026-10-11T12:09:42Z">
          <w:pPr>
            <w:pStyle w:val="afff9"/>
          </w:pPr>
        </w:pPrChange>
      </w:pPr>
      <w:r w:rsidRPr="000A334C">
        <w:rPr>
          <w:rtl/>
        </w:rPr>
        <w:t>התודה היתה באה חמש סאין ירושלמיות שהן שש מדבריות, שתי איפות.</w:t>
      </w:r>
    </w:p>
    <w:p w:rsidR="00DA63EC" w:rsidRPr="000A334C" w:rsidRDefault="00DA63EC" w:rsidP="003B6D22">
      <w:pPr>
        <w:pStyle w:val="afff9"/>
        <w:rPr>
          <w:rtl/>
        </w:rPr>
      </w:pPr>
      <w:r w:rsidRPr="000A334C">
        <w:rPr>
          <w:rtl/>
        </w:rPr>
        <w:t xml:space="preserve">האיפה שלש סאין, עשרים עשרון, עשרה לחמץ ועשרה למצה; </w:t>
      </w:r>
    </w:p>
    <w:p w:rsidR="00DA63EC" w:rsidRDefault="00DA63EC" w:rsidP="00DA63EC">
      <w:pPr>
        <w:pStyle w:val="afff3"/>
        <w:framePr w:wrap="around"/>
        <w:rPr>
          <w:rtl/>
        </w:rPr>
      </w:pPr>
      <w:r>
        <w:rPr>
          <w:rFonts w:hint="cs"/>
          <w:rtl/>
        </w:rPr>
        <w:t>עז.</w:t>
      </w:r>
    </w:p>
    <w:p>
      <w:pPr>
        <w:pStyle w:val="MishnaBatzad"/>
        <w:rPr>
          <w:ins w:id="20426" w:author="קלוד" w:date="2026-10-11T09:07:26Z"/>
        </w:rPr>
      </w:pPr>
      <w:ins w:id="20425" w:author="קלוד" w:date="2026-10-11T09:07:26Z">
        <w:r>
          <w:t xml:space="preserve">משנה א</w:t>
        </w:r>
      </w:ins>
    </w:p>
    <w:p w:rsidR="00DA63EC" w:rsidRPr="000A334C" w:rsidRDefault="00DA63EC" w:rsidP="003B6D22">
      <w:pPr>
        <w:pStyle w:val="afff9"/>
        <w:rPr>
          <w:rtl/>
        </w:rPr>
      </w:pPr>
      <w:r w:rsidRPr="000A334C">
        <w:rPr>
          <w:rtl/>
        </w:rPr>
        <w:t xml:space="preserve">עשרה לחמץ, עשרון לחלה; </w:t>
      </w:r>
    </w:p>
    <w:p w:rsidR="00DA63EC" w:rsidRPr="000A334C" w:rsidRDefault="00DA63EC" w:rsidP="003B6D22">
      <w:pPr>
        <w:pStyle w:val="afff9"/>
        <w:rPr>
          <w:rtl/>
        </w:rPr>
      </w:pPr>
      <w:r w:rsidRPr="000A334C">
        <w:rPr>
          <w:rtl/>
        </w:rPr>
        <w:t xml:space="preserve">ועשרה למצה, ובמצה שלש מינין: חלות, רקיקין, ורבוכה, </w:t>
      </w:r>
    </w:p>
    <w:p w:rsidR="00DA63EC" w:rsidRPr="000A334C" w:rsidRDefault="00DA63EC" w:rsidP="003B6D22">
      <w:pPr>
        <w:pStyle w:val="afff9"/>
        <w:rPr>
          <w:rtl/>
        </w:rPr>
      </w:pPr>
      <w:r w:rsidRPr="000A334C">
        <w:rPr>
          <w:rtl/>
        </w:rPr>
        <w:t>נמצאו שלשה עשרונים ושליש לכל מין ומין, ושלש חלות לעשרון.</w:t>
      </w:r>
    </w:p>
    <w:p w:rsidR="00DA63EC" w:rsidRPr="000A334C" w:rsidRDefault="00DA63EC" w:rsidP="003B6D22">
      <w:pPr>
        <w:pStyle w:val="afff9"/>
        <w:rPr>
          <w:rtl/>
        </w:rPr>
      </w:pPr>
      <w:r w:rsidRPr="000A334C">
        <w:rPr>
          <w:rtl/>
        </w:rPr>
        <w:t xml:space="preserve">ובמדה ירושלמית היו שלשים קב, חמשה עשר לחמץ וחמשה עשר למצה; </w:t>
      </w:r>
    </w:p>
    <w:p w:rsidR="00DA63EC" w:rsidRPr="000A334C" w:rsidRDefault="00DA63EC" w:rsidP="003B6D22">
      <w:pPr>
        <w:pStyle w:val="afff9"/>
        <w:rPr>
          <w:rtl/>
        </w:rPr>
      </w:pPr>
      <w:r w:rsidRPr="000A334C">
        <w:rPr>
          <w:rtl/>
        </w:rPr>
        <w:t xml:space="preserve">חמשה עשר לחמץ, קב ומחצה לחלה; חמשה עשר למצה, </w:t>
      </w:r>
    </w:p>
    <w:p w:rsidR="00DA63EC" w:rsidRPr="000A334C" w:rsidRDefault="00DA63EC" w:rsidP="003B6D22">
      <w:pPr>
        <w:pStyle w:val="afff9"/>
        <w:rPr>
          <w:rtl/>
        </w:rPr>
      </w:pPr>
      <w:r w:rsidRPr="000A334C">
        <w:rPr>
          <w:rtl/>
        </w:rPr>
        <w:t xml:space="preserve">ובמצה שלש מינין: חלות, ורקיקין, ורבוכה, </w:t>
      </w:r>
    </w:p>
    <w:p w:rsidR="00DA63EC" w:rsidRPr="000A334C" w:rsidRDefault="00DA63EC" w:rsidP="003B6D22">
      <w:pPr>
        <w:pStyle w:val="afff9"/>
        <w:rPr>
          <w:rtl/>
        </w:rPr>
      </w:pPr>
      <w:r w:rsidRPr="000A334C">
        <w:rPr>
          <w:rtl/>
        </w:rPr>
        <w:t>נמצאו חמשת קבין לכל מין ומין, ושתי חלות לקב.</w:t>
      </w:r>
    </w:p>
    <w:p w:rsidR="00DA63EC" w:rsidRDefault="00DA63EC" w:rsidP="00DA63EC">
      <w:pPr>
        <w:pStyle w:val="affffd"/>
        <w:rPr>
          <w:del w:id="90085" w:author="מנוע עיצוב" w:date="2026-10-11T12:09:26Z"/>
          <w:rtl/>
        </w:rPr>
      </w:pPr>
      <w:del w:id="90084" w:author="מנוע עיצוב" w:date="2026-10-11T12:09:26Z">
        <w:r>
          <w:rPr>
            <w:rtl/>
          </w:rPr>
          <w:delText xml:space="preserve">׹</w:delText>
        </w:r>
      </w:del>
    </w:p>
    <w:p w:rsidR="00DA63EC" w:rsidRDefault="00DA63EC" w:rsidP="00DA63EC">
      <w:pPr>
        <w:pStyle w:val="affff1"/>
        <w:ind w:end="0"/>
        <w:rPr>
          <w:rtl/>
        </w:rPr>
        <w:pPrChange w:id="20076" w:author="קלוד" w:date="2026-10-11T09:07:26Z">
          <w:pPr>
            <w:pStyle w:val="affff1"/>
            <w:rPr>
              <w:rtl/>
            </w:rPr>
          </w:pPr>
        </w:pPrChange>
      </w:pPr>
      <w:ins w:id="9840" w:author="מספור קטעי משנה" w:date="2026-10-11T09:35:12Z">
        <w:r>
          <w:rPr>
            <w:rStyle w:val="MisparKeta"/>
          </w:rPr>
          <w:t xml:space="preserve">א. </w:t>
        </w:r>
      </w:ins>
      <w:r>
        <w:rPr>
          <w:rtl/>
        </w:rPr>
        <w:t>התודה היתה באה חמש סאין ירושלמיות.</w:t>
      </w:r>
    </w:p>
    <w:p w:rsidR="00DA63EC" w:rsidRDefault="00DA63EC" w:rsidP="00DA63EC">
      <w:pPr>
        <w:tabs>
          <w:tab w:val="center" w:pos="2835"/>
        </w:tabs>
        <w:rPr>
          <w:rtl/>
        </w:rPr>
      </w:pPr>
      <w:r>
        <w:rPr>
          <w:rStyle w:val="2fb"/>
          <w:rFonts w:hint="cs"/>
          <w:rtl/>
        </w:rPr>
        <w:t>ר</w:t>
      </w:r>
      <w:r>
        <w:rPr>
          <w:rStyle w:val="2fb"/>
          <w:rtl/>
        </w:rPr>
        <w:t>"</w:t>
      </w:r>
      <w:r>
        <w:rPr>
          <w:rStyle w:val="2fb"/>
          <w:rFonts w:hint="cs"/>
          <w:rtl/>
        </w:rPr>
        <w:t xml:space="preserve">ח</w:t>
      </w:r>
      <w:r>
        <w:rPr>
          <w:rFonts w:hint="cs"/>
          <w:rtl/>
        </w:rPr>
        <w:t xml:space="preserve"> '</w:t>
      </w:r>
      <w:r>
        <w:rPr>
          <w:rtl/>
        </w:rPr>
        <w:t>האיפה והבת תוכן אחד יהיה, מה בת שלש סאין, אף איפה שלש סאין.</w:t>
      </w:r>
    </w:p>
    <w:p w:rsidR="00DA63EC" w:rsidRPr="00FE1B89" w:rsidRDefault="00DA63EC" w:rsidP="00DA63EC">
      <w:pPr>
        <w:tabs>
          <w:tab w:val="center" w:pos="2835"/>
        </w:tabs>
        <w:rPr>
          <w:spacing w:val="-2"/>
          <w:rtl/>
        </w:rPr>
      </w:pPr>
      <w:r w:rsidRPr="00FE1B89">
        <w:rPr>
          <w:spacing w:val="-2"/>
          <w:rtl/>
        </w:rPr>
        <w:t xml:space="preserve">ובת גופא מנלן? אילימא </w:t>
      </w:r>
      <w:r w:rsidRPr="00FE1B89">
        <w:rPr>
          <w:rStyle w:val="afffff0"/>
          <w:rFonts w:hint="cs"/>
          <w:spacing w:val="-2"/>
          <w:rtl/>
        </w:rPr>
        <w:t>מ'</w:t>
      </w:r>
      <w:r w:rsidRPr="00FE1B89">
        <w:rPr>
          <w:rStyle w:val="afffff0"/>
          <w:spacing w:val="-2"/>
          <w:rtl/>
        </w:rPr>
        <w:t>לשאת מעשר החומר הבת</w:t>
      </w:r>
      <w:r w:rsidRPr="00FE1B89">
        <w:rPr>
          <w:rStyle w:val="afffff0"/>
          <w:rFonts w:hint="cs"/>
          <w:spacing w:val="-2"/>
          <w:rtl/>
        </w:rPr>
        <w:t>'</w:t>
      </w:r>
      <w:r w:rsidRPr="00FE1B89">
        <w:rPr>
          <w:rStyle w:val="afffff0"/>
          <w:spacing w:val="-2"/>
          <w:rtl/>
        </w:rPr>
        <w:t>,</w:t>
      </w:r>
      <w:r w:rsidRPr="00FE1B89">
        <w:rPr>
          <w:spacing w:val="-2"/>
          <w:rtl/>
        </w:rPr>
        <w:t xml:space="preserve"> איפה </w:t>
      </w:r>
      <w:ins w:id="91755" w:author="מנוע מכני" w:date="2026-10-11T12:04:40Z">
        <w:r>
          <w:rPr>
            <w:spacing w:val="-2"/>
            <w:rtl/>
          </w:rPr>
          <w:t xml:space="preserve">גם</w:t>
        </w:r>
      </w:ins>
      <w:del w:id="91756" w:author="מנוע מכני" w:date="2026-10-11T12:04:40Z">
        <w:r w:rsidRPr="00FE1B89">
          <w:rPr>
            <w:spacing w:val="-2"/>
            <w:rtl/>
          </w:rPr>
          <w:delText xml:space="preserve">נמי</w:delText>
        </w:r>
      </w:del>
      <w:r w:rsidRPr="00FE1B89">
        <w:rPr>
          <w:spacing w:val="-2"/>
          <w:rtl/>
        </w:rPr>
        <w:t xml:space="preserve"> הכתיב: ועשירית החומר האיפה!</w:t>
      </w:r>
    </w:p>
    <w:p>
      <w:pPr>
        <w:pStyle w:val="38"/>
        <w:rPr>
          <w:ins w:id="101017" w:author="מנוע מכני" w:date="2026-10-11T12:04:40Z"/>
        </w:rPr>
      </w:pPr>
      <w:r>
        <w:t xml:space="preserve">אלא</w:t>
      </w:r>
    </w:p>
    <w:p w:rsidR="00DA63EC" w:rsidRDefault="00DA63EC" w:rsidP="00DA63EC">
      <w:pPr>
        <w:tabs>
          <w:tab w:val="center" w:pos="2835"/>
        </w:tabs>
        <w:rPr>
          <w:rtl/>
        </w:rPr>
      </w:pPr>
      <w:del w:id="101018" w:author="מנוע מכני" w:date="2026-10-11T12:04:40Z">
        <w:r>
          <w:rPr>
            <w:rtl/>
          </w:rPr>
          <w:delText xml:space="preserve"> </w:delText>
        </w:r>
      </w:del>
      <w:r>
        <w:rPr>
          <w:rtl/>
        </w:rPr>
        <w:t xml:space="preserve">חומר </w:t>
      </w:r>
      <w:r>
        <w:rPr>
          <w:rtl/>
        </w:rPr>
        <w:t xml:space="preserve">לא</w:t>
      </w:r>
      <w:r>
        <w:rPr>
          <w:rtl/>
        </w:rPr>
        <w:t xml:space="preserve"> ידענא כמה, </w:t>
      </w:r>
      <w:r>
        <w:rPr>
          <w:rtl/>
        </w:rPr>
        <w:t xml:space="preserve">ה"</w:t>
      </w:r>
      <w:r>
        <w:rPr>
          <w:rFonts w:hint="cs"/>
          <w:rtl/>
        </w:rPr>
        <w:t xml:space="preserve">נ</w:t>
      </w:r>
      <w:r>
        <w:rPr>
          <w:rFonts w:hint="cs"/>
          <w:rtl/>
        </w:rPr>
        <w:t xml:space="preserve"> </w:t>
      </w:r>
      <w:r>
        <w:rPr>
          <w:rtl/>
        </w:rPr>
        <w:t xml:space="preserve">לא</w:t>
      </w:r>
      <w:r>
        <w:rPr>
          <w:rtl/>
        </w:rPr>
        <w:t xml:space="preserve"> ידענא כמה!</w:t>
      </w:r>
    </w:p>
    <w:p>
      <w:pPr>
        <w:pStyle w:val="38"/>
        <w:rPr>
          <w:ins w:id="101019" w:author="מנוע מכני" w:date="2026-10-11T12:04:40Z"/>
        </w:rPr>
      </w:pPr>
      <w:r>
        <w:t xml:space="preserve">אלא</w:t>
      </w:r>
    </w:p>
    <w:p w:rsidR="00DA63EC" w:rsidRDefault="00DA63EC" w:rsidP="00DA63EC">
      <w:pPr>
        <w:tabs>
          <w:tab w:val="center" w:pos="2835"/>
        </w:tabs>
        <w:rPr>
          <w:rtl/>
        </w:rPr>
      </w:pPr>
      <w:del w:id="101020" w:author="מנוע מכני" w:date="2026-10-11T12:04:40Z">
        <w:r>
          <w:rPr>
            <w:rtl/>
          </w:rPr>
          <w:delText xml:space="preserve"> </w:delText>
        </w:r>
      </w:del>
      <w:r w:rsidRPr="003017EE">
        <w:rPr>
          <w:rStyle w:val="afffff0"/>
          <w:rtl/>
        </w:rPr>
        <w:t>מ</w:t>
      </w:r>
      <w:r w:rsidRPr="003017EE">
        <w:rPr>
          <w:rStyle w:val="afffff0"/>
          <w:rFonts w:hint="cs"/>
          <w:rtl/>
        </w:rPr>
        <w:t>'</w:t>
      </w:r>
      <w:r w:rsidRPr="003017EE">
        <w:rPr>
          <w:rStyle w:val="afffff0"/>
          <w:rtl/>
        </w:rPr>
        <w:t>וחק השמן הבת השמן ומעשר הבת מן הכור עשרת הבתים חומר כי עשרת הבתים חומר</w:t>
      </w:r>
      <w:r w:rsidRPr="003017EE">
        <w:rPr>
          <w:rStyle w:val="afffff0"/>
          <w:rFonts w:hint="cs"/>
          <w:rtl/>
        </w:rPr>
        <w:t>'</w:t>
      </w:r>
      <w:r w:rsidRPr="003017EE">
        <w:rPr>
          <w:rStyle w:val="afffff0"/>
          <w:rtl/>
        </w:rPr>
        <w:t>.</w:t>
      </w:r>
    </w:p>
    <w:p>
      <w:pPr>
        <w:pStyle w:val="afffff8"/>
        <w:rPr>
          <w:ins w:id="90283" w:author="קלוד" w:date="2026-10-11T12:32:08Z"/>
        </w:rPr>
      </w:pPr>
      <w:ins w:id="90284" w:author="קלוד" w:date="2026-10-11T12:32:08Z">
        <w:r>
          <w:rPr>
            <w:color w:val="7B3F00"/>
          </w:rPr>
          <w:t xml:space="preserve">הוספה על המדות - עד שתות</w:t>
        </w:r>
      </w:ins>
    </w:p>
    <w:p>
      <w:pPr>
        <w:pStyle w:val="38"/>
        <w:rPr>
          <w:ins w:id="101021" w:author="מנוע מכני" w:date="2026-10-11T12:04:40Z"/>
        </w:rPr>
      </w:pPr>
      <w:r>
        <w:t xml:space="preserve">שמואל:</w:t>
      </w:r>
    </w:p>
    <w:p w:rsidR="00DA63EC" w:rsidRDefault="00DA63EC" w:rsidP="00DA63EC">
      <w:pPr>
        <w:tabs>
          <w:tab w:val="center" w:pos="2835"/>
        </w:tabs>
        <w:rPr>
          <w:rtl/>
        </w:rPr>
      </w:pPr>
      <w:del w:id="101022" w:author="מנוע מכני" w:date="2026-10-11T12:04:40Z">
        <w:r>
          <w:rPr>
            <w:rtl/>
          </w:rPr>
          <w:delText xml:space="preserve"> </w:delText>
        </w:r>
      </w:del>
      <w:r>
        <w:rPr>
          <w:rtl/>
        </w:rPr>
        <w:t xml:space="preserve">אין מוסיפין על המדות יותר משתות, ולא על המטבע יותר משתות, והמשתכר </w:t>
      </w:r>
      <w:r>
        <w:rPr>
          <w:rtl/>
        </w:rPr>
        <w:t xml:space="preserve">לא</w:t>
      </w:r>
      <w:r>
        <w:rPr>
          <w:rtl/>
        </w:rPr>
        <w:t xml:space="preserve"> ישתכר יותר משתות.</w:t>
      </w:r>
    </w:p>
    <w:p>
      <w:pPr>
        <w:pStyle w:val="38"/>
        <w:rPr>
          <w:ins w:id="102451" w:author="מנוע מכני" w:date="2026-10-11T12:04:40Z"/>
        </w:rPr>
      </w:pPr>
      <w:ins w:id="91759" w:author="מנוע מכני" w:date="2026-10-11T12:04:40Z">
        <w:r>
          <w:t xml:space="preserve">לא</w:t>
        </w:r>
      </w:ins>
      <w:del w:id="91760" w:author="מנוע מכני" w:date="2026-10-11T12:04:40Z">
        <w:r>
          <w:delText xml:space="preserve">לאו</w:delText>
        </w:r>
      </w:del>
      <w:r>
        <w:t xml:space="preserve"> </w:t>
      </w:r>
      <w:r>
        <w:t xml:space="preserve">משום אפקועי תרעא,</w:t>
      </w:r>
    </w:p>
    <w:p w:rsidR="00DA63EC" w:rsidRDefault="00DA63EC" w:rsidP="00DA63EC">
      <w:pPr>
        <w:tabs>
          <w:tab w:val="center" w:pos="2835"/>
        </w:tabs>
        <w:rPr>
          <w:rtl/>
        </w:rPr>
      </w:pPr>
      <w:del w:id="102452" w:author="מנוע מכני" w:date="2026-10-11T12:04:40Z">
        <w:r>
          <w:rPr>
            <w:rtl/>
          </w:rPr>
          <w:delText xml:space="preserve"> </w:delText>
        </w:r>
      </w:del>
      <w:r>
        <w:rPr>
          <w:rFonts w:hint="cs"/>
          <w:rtl/>
        </w:rPr>
        <w:t>דא</w:t>
      </w:r>
      <w:r>
        <w:rPr>
          <w:rtl/>
        </w:rPr>
        <w:t>"</w:t>
      </w:r>
      <w:r>
        <w:rPr>
          <w:rFonts w:hint="cs"/>
          <w:rtl/>
        </w:rPr>
        <w:t>ה</w:t>
      </w:r>
      <w:r>
        <w:rPr>
          <w:rtl/>
        </w:rPr>
        <w:t xml:space="preserve">, שתות </w:t>
      </w:r>
      <w:ins w:id="91757" w:author="מנוע מכני" w:date="2026-10-11T12:04:40Z">
        <w:r>
          <w:rPr>
            <w:rtl/>
          </w:rPr>
          <w:t xml:space="preserve">גם</w:t>
        </w:r>
      </w:ins>
      <w:del w:id="91758" w:author="מנוע מכני" w:date="2026-10-11T12:04:40Z">
        <w:r>
          <w:rPr>
            <w:rtl/>
          </w:rPr>
          <w:delText xml:space="preserve">נמי</w:delText>
        </w:r>
      </w:del>
      <w:r>
        <w:rPr>
          <w:rtl/>
        </w:rPr>
        <w:t xml:space="preserve"> </w:t>
      </w:r>
      <w:r>
        <w:rPr>
          <w:rtl/>
        </w:rPr>
        <w:t xml:space="preserve">לא</w:t>
      </w:r>
      <w:r>
        <w:rPr>
          <w:rtl/>
        </w:rPr>
        <w:t xml:space="preserve">!</w:t>
      </w:r>
    </w:p>
    <w:p>
      <w:pPr>
        <w:pStyle w:val="38"/>
        <w:rPr>
          <w:ins w:id="101023" w:author="מנוע מכני" w:date="2026-10-11T12:04:40Z"/>
        </w:rPr>
      </w:pPr>
      <w:r>
        <w:t xml:space="preserve">אלא</w:t>
      </w:r>
    </w:p>
    <w:p w:rsidR="00DA63EC" w:rsidRDefault="00DA63EC" w:rsidP="00DA63EC">
      <w:pPr>
        <w:tabs>
          <w:tab w:val="center" w:pos="2835"/>
        </w:tabs>
        <w:rPr>
          <w:rtl/>
        </w:rPr>
      </w:pPr>
      <w:del w:id="101024" w:author="מנוע מכני" w:date="2026-10-11T12:04:40Z">
        <w:r>
          <w:rPr>
            <w:rtl/>
          </w:rPr>
          <w:delText xml:space="preserve"> </w:delText>
        </w:r>
      </w:del>
      <w:r>
        <w:rPr>
          <w:rtl/>
        </w:rPr>
        <w:t xml:space="preserve">משום אונאה, כי </w:t>
      </w:r>
      <w:ins w:id="97563" w:author="מנוע מכני" w:date="2026-10-11T12:04:40Z">
        <w:r>
          <w:rPr>
            <w:rtl/>
          </w:rPr>
          <w:t xml:space="preserve">איך</w:t>
        </w:r>
      </w:ins>
      <w:del w:id="97564" w:author="מנוע מכני" w:date="2026-10-11T12:04:40Z">
        <w:r>
          <w:rPr>
            <w:rtl/>
          </w:rPr>
          <w:delText xml:space="preserve">היכי</w:delText>
        </w:r>
      </w:del>
      <w:r>
        <w:rPr>
          <w:rtl/>
        </w:rPr>
        <w:t xml:space="preserve"> דלא ליהוי ביטול מקח.</w:t>
      </w:r>
    </w:p>
    <w:p w:rsidR="00DA63EC" w:rsidRDefault="00DA63EC" w:rsidP="00DA63EC">
      <w:pPr>
        <w:tabs>
          <w:tab w:val="center" w:pos="2835"/>
        </w:tabs>
        <w:rPr>
          <w:rtl/>
        </w:rPr>
      </w:pPr>
    </w:p>
    <w:p>
      <w:pPr>
        <w:pStyle w:val="38"/>
        <w:rPr>
          <w:ins w:id="101025" w:author="מנוע מכני" w:date="2026-10-11T12:04:40Z"/>
        </w:rPr>
      </w:pPr>
      <w:r>
        <w:t>וה</w:t>
      </w:r>
      <w:r>
        <w:t>ך דר</w:t>
      </w:r>
      <w:r>
        <w:t xml:space="preserve">בא:</w:t>
      </w:r>
    </w:p>
    <w:p w:rsidR="00DA63EC" w:rsidRDefault="00DA63EC" w:rsidP="00DA63EC">
      <w:pPr>
        <w:tabs>
          <w:tab w:val="center" w:pos="2835"/>
        </w:tabs>
        <w:rPr>
          <w:rtl/>
        </w:rPr>
      </w:pPr>
      <w:del w:id="101026" w:author="מנוע מכני" w:date="2026-10-11T12:04:40Z">
        <w:r>
          <w:rPr>
            <w:rtl/>
          </w:rPr>
          <w:delText xml:space="preserve"> </w:delText>
        </w:r>
      </w:del>
      <w:r>
        <w:rPr>
          <w:rtl/>
        </w:rPr>
        <w:t xml:space="preserve">כל דבר שבמדה ושבמשקל ושבמנין, </w:t>
      </w:r>
      <w:ins w:id="90497" w:author="מנוע מכני" w:date="2026-10-11T12:04:40Z">
        <w:r>
          <w:rPr>
            <w:rtl/>
          </w:rPr>
          <w:t xml:space="preserve">אפי'</w:t>
        </w:r>
      </w:ins>
      <w:del w:id="90498" w:author="מנוע מכני" w:date="2026-10-11T12:04:40Z">
        <w:r>
          <w:rPr>
            <w:rtl/>
          </w:rPr>
          <w:delText xml:space="preserve">אפילו</w:delText>
        </w:r>
      </w:del>
      <w:r>
        <w:rPr>
          <w:rtl/>
        </w:rPr>
        <w:t xml:space="preserve"> פחות מכדי אונאה חוזר!</w:t>
      </w:r>
    </w:p>
    <w:p>
      <w:pPr>
        <w:pStyle w:val="38"/>
        <w:rPr>
          <w:ins w:id="101027" w:author="מנוע מכני" w:date="2026-10-11T12:04:40Z"/>
        </w:rPr>
      </w:pPr>
      <w:r>
        <w:t xml:space="preserve">אלא</w:t>
      </w:r>
    </w:p>
    <w:p w:rsidR="00DA63EC" w:rsidRDefault="00DA63EC" w:rsidP="00DA63EC">
      <w:pPr>
        <w:tabs>
          <w:tab w:val="center" w:pos="2835"/>
        </w:tabs>
        <w:rPr>
          <w:rtl/>
        </w:rPr>
      </w:pPr>
      <w:del w:id="101028" w:author="מנוע מכני" w:date="2026-10-11T12:04:40Z">
        <w:r>
          <w:rPr>
            <w:rtl/>
          </w:rPr>
          <w:delText xml:space="preserve"> </w:delText>
        </w:r>
      </w:del>
      <w:r>
        <w:rPr>
          <w:rtl/>
        </w:rPr>
        <w:t xml:space="preserve">משום תגרא, כי </w:t>
      </w:r>
      <w:ins w:id="97565" w:author="מנוע מכני" w:date="2026-10-11T12:04:40Z">
        <w:r>
          <w:rPr>
            <w:rtl/>
          </w:rPr>
          <w:t xml:space="preserve">איך</w:t>
        </w:r>
      </w:ins>
      <w:del w:id="97566" w:author="מנוע מכני" w:date="2026-10-11T12:04:40Z">
        <w:r>
          <w:rPr>
            <w:rtl/>
          </w:rPr>
          <w:delText xml:space="preserve">היכי</w:delText>
        </w:r>
      </w:del>
      <w:r>
        <w:rPr>
          <w:rtl/>
        </w:rPr>
        <w:t xml:space="preserve"> דלא למטייה דיאנה.</w:t>
      </w:r>
    </w:p>
    <w:p w:rsidR="00DA63EC" w:rsidRDefault="00DA63EC" w:rsidP="00DA63EC">
      <w:pPr>
        <w:tabs>
          <w:tab w:val="center" w:pos="2835"/>
        </w:tabs>
        <w:rPr>
          <w:rtl/>
        </w:rPr>
      </w:pPr>
      <w:r>
        <w:rPr>
          <w:rtl/>
        </w:rPr>
        <w:t xml:space="preserve">דיאנה הוא דלא לימטייה, רוחא </w:t>
      </w:r>
      <w:ins w:id="96299" w:author="מנוע מכני" w:date="2026-10-11T12:04:40Z">
        <w:r>
          <w:rPr>
            <w:rtl/>
          </w:rPr>
          <w:t xml:space="preserve">לא</w:t>
        </w:r>
        <w:r>
          <w:rPr>
            <w:rtl/>
          </w:rPr>
          <w:t xml:space="preserve"> צריך</w:t>
        </w:r>
      </w:ins>
      <w:del w:id="96300" w:author="מנוע מכני" w:date="2026-10-11T12:04:40Z">
        <w:r>
          <w:rPr>
            <w:rtl/>
          </w:rPr>
          <w:delText xml:space="preserve">לא בעי</w:delText>
        </w:r>
      </w:del>
      <w:r>
        <w:rPr>
          <w:rtl/>
        </w:rPr>
        <w:t xml:space="preserve">? זבן וזבין תגרא איקרי? </w:t>
      </w:r>
    </w:p>
    <w:p>
      <w:pPr>
        <w:pStyle w:val="38"/>
        <w:rPr>
          <w:ins w:id="101029" w:author="מנוע מכני" w:date="2026-10-11T12:04:40Z"/>
        </w:rPr>
      </w:pPr>
      <w:r>
        <w:t xml:space="preserve">אלא</w:t>
      </w:r>
    </w:p>
    <w:p w:rsidR="00DA63EC" w:rsidRDefault="00DA63EC" w:rsidP="00DA63EC">
      <w:pPr>
        <w:tabs>
          <w:tab w:val="center" w:pos="2835"/>
        </w:tabs>
        <w:rPr>
          <w:rtl/>
        </w:rPr>
      </w:pPr>
      <w:del w:id="101030" w:author="מנוע מכני" w:date="2026-10-11T12:04:40Z">
        <w:r>
          <w:rPr>
            <w:rtl/>
          </w:rPr>
          <w:delText xml:space="preserve"> </w:delText>
        </w:r>
      </w:del>
      <w:r>
        <w:rPr>
          <w:rStyle w:val="2fb"/>
          <w:rtl/>
        </w:rPr>
        <w:t xml:space="preserve">א</w:t>
      </w:r>
      <w:r>
        <w:rPr>
          <w:rStyle w:val="2fb"/>
          <w:rFonts w:hint="cs"/>
          <w:rtl/>
        </w:rPr>
        <w:t>ר</w:t>
      </w:r>
      <w:r>
        <w:rPr>
          <w:rStyle w:val="2fb"/>
          <w:rtl/>
        </w:rPr>
        <w:t>"</w:t>
      </w:r>
      <w:r>
        <w:rPr>
          <w:rStyle w:val="2fb"/>
          <w:rFonts w:hint="cs"/>
          <w:rtl/>
        </w:rPr>
        <w:t>ח</w:t>
      </w:r>
      <w:r>
        <w:rPr>
          <w:rtl/>
        </w:rPr>
        <w:t xml:space="preserve"> </w:t>
      </w:r>
      <w:r>
        <w:rPr>
          <w:rStyle w:val="2fb"/>
          <w:rtl/>
        </w:rPr>
        <w:t xml:space="preserve">שמואל</w:t>
      </w:r>
      <w:r>
        <w:rPr>
          <w:rtl/>
        </w:rPr>
        <w:t xml:space="preserve"> קרא אשכח ודרש: </w:t>
      </w:r>
      <w:r>
        <w:rPr>
          <w:rStyle w:val="afffff0"/>
          <w:rtl/>
          <w:rPrChange w:id="9058" w:author="מנוע פסוקים" w:date="2026-10-11T09:32:13Z">
            <w:rPr>
              <w:rtl/>
            </w:rPr>
          </w:rPrChange>
        </w:rPr>
        <w:t xml:space="preserve">השקל עשרים גרה עשרים שקלים חמשה ועשרים שקלים עשרה וחמשה שקל המנה יהיה לכם</w:t>
      </w:r>
      <w:r>
        <w:rPr>
          <w:rtl/>
        </w:rPr>
        <w:t xml:space="preserve">, מנה - מאתן וארבעין </w:t>
      </w:r>
      <w:ins w:id="96715" w:author="מנוע מכני" w:date="2026-10-11T12:04:40Z">
        <w:r>
          <w:rPr>
            <w:rtl/>
          </w:rPr>
          <w:t xml:space="preserve">היו</w:t>
        </w:r>
      </w:ins>
      <w:del w:id="96716" w:author="מנוע מכני" w:date="2026-10-11T12:04:40Z">
        <w:r>
          <w:rPr>
            <w:rtl/>
          </w:rPr>
          <w:delText xml:space="preserve">הוו</w:delText>
        </w:r>
      </w:del>
      <w:r>
        <w:rPr>
          <w:rtl/>
        </w:rPr>
        <w:t xml:space="preserve">!</w:t>
      </w:r>
    </w:p>
    <w:p>
      <w:pPr>
        <w:pStyle w:val="38"/>
        <w:rPr>
          <w:ins w:id="101031" w:author="מנוע מכני" w:date="2026-10-11T12:04:40Z"/>
        </w:rPr>
      </w:pPr>
      <w:r>
        <w:t xml:space="preserve">אלא </w:t>
      </w:r>
      <w:r>
        <w:t xml:space="preserve">ש"מ</w:t>
      </w:r>
      <w:r>
        <w:t xml:space="preserve"> תלת:</w:t>
      </w:r>
    </w:p>
    <w:p w:rsidR="00DA63EC" w:rsidRDefault="00DA63EC" w:rsidP="00DA63EC">
      <w:pPr>
        <w:tabs>
          <w:tab w:val="center" w:pos="2835"/>
        </w:tabs>
        <w:rPr>
          <w:rtl/>
        </w:rPr>
      </w:pPr>
      <w:del w:id="101032" w:author="מנוע מכני" w:date="2026-10-11T12:04:40Z">
        <w:r>
          <w:rPr>
            <w:rtl/>
          </w:rPr>
          <w:delText xml:space="preserve"> </w:delText>
        </w:r>
      </w:del>
      <w:r>
        <w:rPr>
          <w:rtl/>
        </w:rPr>
        <w:t xml:space="preserve">ש"מ</w:t>
      </w:r>
      <w:r>
        <w:rPr>
          <w:rtl/>
        </w:rPr>
        <w:t xml:space="preserve"> מנה של קודש כפול היה, וש"מ מוסיפין על המדות ואין מוסיפין יותר משתות, וש"מ </w:t>
      </w:r>
      <w:ins w:id="90233" w:author="Claude - סמנטי" w:date="2026-10-11T12:27:00Z">
        <w:r>
          <w:rPr>
            <w:rtl/>
          </w:rPr>
          <w:t xml:space="preserve">שתות</w:t>
        </w:r>
      </w:ins>
      <w:del w:id="90234" w:author="Claude - סמנטי" w:date="2026-10-11T12:27:00Z">
        <w:r>
          <w:rPr>
            <w:rtl/>
          </w:rPr>
          <w:delText xml:space="preserve">שתותא</w:delText>
        </w:r>
      </w:del>
      <w:r>
        <w:rPr>
          <w:rtl/>
        </w:rPr>
        <w:t xml:space="preserve"> מלבר.</w:t>
      </w:r>
    </w:p>
    <w:p>
      <w:pPr>
        <w:pStyle w:val="38"/>
        <w:rPr>
          <w:ins w:id="101034" w:author="מנוע מכני" w:date="2026-10-11T12:04:40Z"/>
        </w:rPr>
      </w:pPr>
      <w:del w:id="101033" w:author="מנוע מכני" w:date="2026-10-11T12:04:40Z">
        <w:r w:rsidRPr="00EC2024">
          <w:delText xml:space="preserve">•</w:delText>
        </w:r>
      </w:del>
      <w:r w:rsidRPr="00EC2024">
        <w:t xml:space="preserve"> </w:t>
      </w:r>
      <w:r w:rsidRPr="00EC2024">
        <w:t xml:space="preserve">רבינא:</w:t>
      </w:r>
    </w:p>
    <w:p w:rsidR="00DA63EC" w:rsidRPr="00EC2024" w:rsidRDefault="00DA63EC" w:rsidP="00DA63EC">
      <w:pPr>
        <w:tabs>
          <w:tab w:val="center" w:pos="2835"/>
        </w:tabs>
        <w:rPr>
          <w:spacing w:val="-4"/>
          <w:rtl/>
        </w:rPr>
      </w:pPr>
      <w:del w:id="101035" w:author="מנוע מכני" w:date="2026-10-11T12:04:40Z">
        <w:r w:rsidRPr="00EC2024">
          <w:rPr>
            <w:spacing w:val="-4"/>
            <w:rtl/>
          </w:rPr>
          <w:delText xml:space="preserve"> </w:delText>
        </w:r>
      </w:del>
      <w:r w:rsidRPr="00EC2024">
        <w:rPr>
          <w:spacing w:val="-4"/>
          <w:rtl/>
        </w:rPr>
        <w:t xml:space="preserve">מתני' </w:t>
      </w:r>
      <w:ins w:id="91761" w:author="מנוע מכני" w:date="2026-10-11T12:04:40Z">
        <w:r>
          <w:rPr>
            <w:spacing w:val="-4"/>
            <w:rtl/>
          </w:rPr>
          <w:t xml:space="preserve">גם</w:t>
        </w:r>
      </w:ins>
      <w:del w:id="91762" w:author="מנוע מכני" w:date="2026-10-11T12:04:40Z">
        <w:r w:rsidRPr="00EC2024">
          <w:rPr>
            <w:spacing w:val="-4"/>
            <w:rtl/>
          </w:rPr>
          <w:delText xml:space="preserve">נמי</w:delText>
        </w:r>
      </w:del>
      <w:r w:rsidRPr="00EC2024">
        <w:rPr>
          <w:spacing w:val="-4"/>
          <w:rtl/>
        </w:rPr>
        <w:t xml:space="preserve"> דיקא, דקתני: תודה היתה באה חמש סאין ירושלמיות שהן שש מדבריות, </w:t>
      </w:r>
      <w:r w:rsidRPr="00EC2024">
        <w:rPr>
          <w:spacing w:val="-4"/>
          <w:rtl/>
        </w:rPr>
        <w:t xml:space="preserve">ש"מ</w:t>
      </w:r>
      <w:r w:rsidRPr="00EC2024">
        <w:rPr>
          <w:spacing w:val="-4"/>
          <w:rtl/>
        </w:rPr>
        <w:t xml:space="preserve">.</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עז:</w:t>
      </w:r>
    </w:p>
    <w:p>
      <w:pPr>
        <w:pStyle w:val="MishnaBatzad"/>
        <w:rPr>
          <w:ins w:id="20428" w:author="קלוד" w:date="2026-10-11T09:07:26Z"/>
        </w:rPr>
      </w:pPr>
      <w:ins w:id="20427" w:author="קלוד" w:date="2026-10-11T09:07:26Z">
        <w:r>
          <w:t xml:space="preserve">משנה ב</w:t>
        </w:r>
      </w:ins>
    </w:p>
    <w:p w:rsidR="00DA63EC" w:rsidRPr="000A334C" w:rsidRDefault="00DA63EC" w:rsidP="003B6D22">
      <w:pPr>
        <w:pStyle w:val="afff9"/>
        <w:rPr>
          <w:del w:id="20232" w:author="קלוד" w:date="2026-10-11T09:07:26Z"/>
          <w:rtl/>
        </w:rPr>
      </w:pPr>
      <w:del w:id="20231" w:author="קלוד" w:date="2026-10-11T09:07:26Z">
        <w:r w:rsidRPr="000A334C">
          <w:rPr>
            <w:rtl/>
          </w:rPr>
          <w:delText xml:space="preserve">מתני'.</w:delText>
        </w:r>
      </w:del>
    </w:p>
    <w:p w:rsidR="00DA63EC" w:rsidRPr="000A334C" w:rsidRDefault="00DA63EC" w:rsidP="003B6D22">
      <w:pPr>
        <w:pStyle w:val="afff9"/>
        <w:spacing w:before="120"/>
        <w:rPr>
          <w:rtl/>
        </w:rPr>
        <w:pPrChange w:id="90055" w:author="קלוד" w:date="2026-10-11T12:09:42Z">
          <w:pPr>
            <w:pStyle w:val="afff9"/>
          </w:pPr>
        </w:pPrChange>
      </w:pPr>
      <w:r w:rsidRPr="000A334C">
        <w:rPr>
          <w:rtl/>
        </w:rPr>
        <w:t xml:space="preserve">מכולם היה נוטל אחד מעשרה תרומה, </w:t>
      </w:r>
    </w:p>
    <w:p w:rsidR="00DA63EC" w:rsidRPr="000A334C" w:rsidRDefault="00DA63EC" w:rsidP="003B6D22">
      <w:pPr>
        <w:pStyle w:val="afff9"/>
        <w:rPr>
          <w:rtl/>
        </w:rPr>
      </w:pPr>
      <w:r w:rsidRPr="000A334C">
        <w:rPr>
          <w:rtl/>
        </w:rPr>
        <w:t>שנא</w:t>
      </w:r>
      <w:r w:rsidRPr="000A334C">
        <w:rPr>
          <w:rFonts w:hint="cs"/>
          <w:rtl/>
        </w:rPr>
        <w:t>'</w:t>
      </w:r>
      <w:r w:rsidRPr="000A334C">
        <w:rPr>
          <w:rtl/>
        </w:rPr>
        <w:t xml:space="preserve">: והקריב ממנו אחד מכל קרבן תרומה לה', </w:t>
      </w:r>
    </w:p>
    <w:p w:rsidR="00DA63EC" w:rsidRPr="000A334C" w:rsidRDefault="00DA63EC" w:rsidP="003B6D22">
      <w:pPr>
        <w:pStyle w:val="afff9"/>
        <w:rPr>
          <w:rtl/>
        </w:rPr>
      </w:pPr>
      <w:r w:rsidRPr="000A334C">
        <w:rPr>
          <w:rtl/>
        </w:rPr>
        <w:t xml:space="preserve">אחד - שלא יטול פרוס, מכל קרבן - שיהו כל הקרבנות שוות, </w:t>
      </w:r>
    </w:p>
    <w:p w:rsidR="00DA63EC" w:rsidRPr="00FE1B89" w:rsidRDefault="00DA63EC" w:rsidP="003B6D22">
      <w:pPr>
        <w:pStyle w:val="afff9"/>
        <w:rPr>
          <w:rtl/>
        </w:rPr>
      </w:pPr>
      <w:r w:rsidRPr="00FE1B89">
        <w:rPr>
          <w:rtl/>
        </w:rPr>
        <w:t>שלא יטול מקרבן על חבירו, לכהן הזורק את דם השלמים לו יהיה, והשאר נאכל לבעלים.</w:t>
      </w:r>
    </w:p>
    <w:p w:rsidR="00DA63EC" w:rsidRDefault="00DA63EC" w:rsidP="00DA63EC">
      <w:pPr>
        <w:pStyle w:val="affffd"/>
        <w:rPr>
          <w:rtl/>
        </w:rPr>
      </w:pPr>
      <w:r>
        <w:rPr>
          <w:rtl/>
        </w:rPr>
        <w:t>׹</w:t>
      </w:r>
    </w:p>
    <w:p>
      <w:pPr>
        <w:pStyle w:val="afffff8"/>
        <w:rPr>
          <w:ins w:id="90281" w:author="קלוד" w:date="2026-10-11T12:32:08Z"/>
        </w:rPr>
      </w:pPr>
      <w:ins w:id="90282" w:author="קלוד" w:date="2026-10-11T12:32:08Z">
        <w:r>
          <w:rPr>
            <w:color w:val="7B3F00"/>
          </w:rPr>
          <w:t xml:space="preserve">'והקריב ממנו תרומה' - אחד מעשרה ועשרון לחלה</w:t>
        </w:r>
      </w:ins>
    </w:p>
    <w:p>
      <w:pPr>
        <w:pStyle w:val="38"/>
        <w:rPr>
          <w:ins w:id="101036" w:author="מנוע מכני" w:date="2026-10-11T12:04:40Z"/>
        </w:rPr>
      </w:pPr>
      <w:r w:rsidRPr="004A7C9A">
        <w:t>ת"ר</w:t>
      </w:r>
      <w:r>
        <w:t>:</w:t>
      </w:r>
    </w:p>
    <w:p w:rsidR="00DA63EC" w:rsidRDefault="00DA63EC" w:rsidP="00DA63EC">
      <w:pPr>
        <w:tabs>
          <w:tab w:val="center" w:pos="2835"/>
        </w:tabs>
        <w:rPr>
          <w:rtl/>
        </w:rPr>
      </w:pPr>
      <w:del w:id="101037" w:author="מנוע מכני" w:date="2026-10-11T12:04:40Z">
        <w:r w:rsidRPr="007B654E">
          <w:rPr>
            <w:rStyle w:val="afffff0"/>
            <w:rtl/>
          </w:rPr>
          <w:delText xml:space="preserve"> </w:delText>
        </w:r>
      </w:del>
      <w:r w:rsidRPr="007B654E">
        <w:rPr>
          <w:rStyle w:val="afffff0"/>
          <w:rFonts w:hint="cs"/>
          <w:rtl/>
        </w:rPr>
        <w:t>'</w:t>
      </w:r>
      <w:ins w:id="90843" w:author="Claude - סמנטי" w:date="2026-10-11T12:27:00Z">
        <w:r>
          <w:rPr>
            <w:rStyle w:val="afffff0"/>
            <w:rtl/>
          </w:rPr>
          <w:t xml:space="preserve">וְהִקְרִיב מִמֶּנּוּ</w:t>
        </w:r>
      </w:ins>
      <w:del w:id="90844" w:author="Claude - סמנטי" w:date="2026-10-11T12:27:00Z">
        <w:r w:rsidRPr="007B654E">
          <w:rPr>
            <w:rStyle w:val="afffff0"/>
            <w:rtl/>
          </w:rPr>
          <w:delText xml:space="preserve">והקריב ממנו</w:delText>
        </w:r>
      </w:del>
      <w:r w:rsidRPr="007B654E">
        <w:rPr>
          <w:rStyle w:val="afffff0"/>
          <w:rFonts w:hint="cs"/>
          <w:rtl/>
        </w:rPr>
        <w:t>'</w:t>
      </w:r>
      <w:r w:rsidRPr="007B654E">
        <w:rPr>
          <w:rStyle w:val="afffff0"/>
          <w:rtl/>
        </w:rPr>
        <w:t xml:space="preserve"> </w:t>
      </w:r>
      <w:r>
        <w:rPr>
          <w:rtl/>
        </w:rPr>
        <w:t>- מן המחובר,</w:t>
      </w:r>
      <w:r w:rsidRPr="007B654E">
        <w:rPr>
          <w:rStyle w:val="afffff0"/>
          <w:rtl/>
        </w:rPr>
        <w:t xml:space="preserve"> </w:t>
      </w:r>
      <w:r w:rsidRPr="007B654E">
        <w:rPr>
          <w:rStyle w:val="afffff0"/>
          <w:rFonts w:hint="cs"/>
          <w:rtl/>
        </w:rPr>
        <w:t>'</w:t>
      </w:r>
      <w:r w:rsidRPr="007B654E">
        <w:rPr>
          <w:rStyle w:val="afffff0"/>
          <w:rtl/>
        </w:rPr>
        <w:t>אחד</w:t>
      </w:r>
      <w:r w:rsidRPr="007B654E">
        <w:rPr>
          <w:rStyle w:val="afffff0"/>
          <w:rFonts w:hint="cs"/>
          <w:rtl/>
        </w:rPr>
        <w:t>'</w:t>
      </w:r>
      <w:r w:rsidRPr="007B654E">
        <w:rPr>
          <w:rStyle w:val="afffff0"/>
          <w:rtl/>
        </w:rPr>
        <w:t xml:space="preserve"> </w:t>
      </w:r>
      <w:r>
        <w:rPr>
          <w:rtl/>
        </w:rPr>
        <w:t>- שלא יטול פרוס,</w:t>
      </w:r>
      <w:r w:rsidRPr="007B654E">
        <w:rPr>
          <w:rStyle w:val="afffff0"/>
          <w:rtl/>
        </w:rPr>
        <w:t xml:space="preserve"> </w:t>
      </w:r>
      <w:r w:rsidRPr="007B654E">
        <w:rPr>
          <w:rStyle w:val="afffff0"/>
          <w:rFonts w:hint="cs"/>
          <w:rtl/>
        </w:rPr>
        <w:t>'</w:t>
      </w:r>
      <w:ins w:id="90841" w:author="Claude - סמנטי" w:date="2026-10-11T12:27:00Z">
        <w:r>
          <w:rPr>
            <w:rStyle w:val="afffff0"/>
            <w:rtl/>
          </w:rPr>
          <w:t xml:space="preserve">מִכָּל קָרְבָּן</w:t>
        </w:r>
      </w:ins>
      <w:del w:id="90842" w:author="Claude - סמנטי" w:date="2026-10-11T12:27:00Z">
        <w:r w:rsidRPr="007B654E">
          <w:rPr>
            <w:rStyle w:val="afffff0"/>
            <w:rtl/>
          </w:rPr>
          <w:delText xml:space="preserve">מכל קרבן</w:delText>
        </w:r>
      </w:del>
      <w:r w:rsidRPr="007B654E">
        <w:rPr>
          <w:rStyle w:val="afffff0"/>
          <w:rFonts w:hint="cs"/>
          <w:rtl/>
        </w:rPr>
        <w:t>'</w:t>
      </w:r>
      <w:r w:rsidRPr="007B654E">
        <w:rPr>
          <w:rStyle w:val="afffff0"/>
          <w:rtl/>
        </w:rPr>
        <w:t xml:space="preserve"> </w:t>
      </w:r>
      <w:r>
        <w:rPr>
          <w:rtl/>
        </w:rPr>
        <w:t xml:space="preserve">- שיהו כל הקרבנות שוות, שלא יטול מן הקרבן על חבירו, </w:t>
      </w:r>
    </w:p>
    <w:p w:rsidR="00DA63EC" w:rsidRDefault="00DA63EC" w:rsidP="00DA63EC">
      <w:pPr>
        <w:tabs>
          <w:tab w:val="center" w:pos="2835"/>
        </w:tabs>
        <w:rPr>
          <w:rtl/>
        </w:rPr>
      </w:pPr>
      <w:del w:id="90201" w:author="מנוע מכני" w:date="2026-10-11T12:04:40Z">
        <w:r>
          <w:rPr>
            <w:rtl/>
          </w:rPr>
          <w:delText xml:space="preserve"> </w:delText>
        </w:r>
      </w:del>
      <w:r>
        <w:rPr>
          <w:rtl/>
        </w:rPr>
        <w:t xml:space="preserve">'</w:t>
      </w:r>
      <w:r>
        <w:rPr>
          <w:rStyle w:val="afffff0"/>
          <w:rtl/>
        </w:rPr>
        <w:t xml:space="preserve">תרומה לה</w:t>
      </w:r>
      <w:r>
        <w:rPr>
          <w:rtl/>
        </w:rPr>
        <w:t xml:space="preserve">' - מה </w:t>
      </w:r>
      <w:r>
        <w:rPr>
          <w:rFonts w:hint="cs"/>
          <w:rtl/>
        </w:rPr>
        <w:t xml:space="preserve">תרומה </w:t>
      </w:r>
      <w:r>
        <w:rPr>
          <w:rtl/>
        </w:rPr>
        <w:t xml:space="preserve">להלן אחד מעשרה, אף </w:t>
      </w:r>
      <w:r>
        <w:rPr>
          <w:rFonts w:hint="cs"/>
          <w:rtl/>
        </w:rPr>
        <w:t xml:space="preserve">תרומה </w:t>
      </w:r>
      <w:r>
        <w:rPr>
          <w:rtl/>
        </w:rPr>
        <w:t xml:space="preserve">כאן אחד מעשרה</w:t>
      </w:r>
      <w:ins w:id="95133" w:author="מנוע מכני" w:date="2026-10-11T12:04:40Z">
        <w:r>
          <w:rPr>
            <w:rtl/>
          </w:rPr>
          <w:t xml:space="preserve">,</w:t>
        </w:r>
      </w:ins>
      <w:del w:id="95134" w:author="מנוע מכני" w:date="2026-10-11T12:04:40Z">
        <w:r>
          <w:rPr>
            <w:rtl/>
          </w:rPr>
          <w:delText xml:space="preserve">;</w:delText>
        </w:r>
      </w:del>
      <w:r>
        <w:rPr>
          <w:rtl/>
        </w:rPr>
        <w:t xml:space="preserve"> </w:t>
      </w:r>
    </w:p>
    <w:p>
      <w:pPr>
        <w:pStyle w:val="38"/>
        <w:rPr>
          <w:ins w:id="101038" w:author="מנוע מכני" w:date="2026-10-11T12:04:40Z"/>
        </w:rPr>
      </w:pPr>
      <w:r>
        <w:tab/>
      </w:r>
      <w:r>
        <w:t xml:space="preserve">ולא אמרי'</w:t>
      </w:r>
    </w:p>
    <w:p w:rsidR="00DA63EC" w:rsidRDefault="00DA63EC" w:rsidP="00DA63EC">
      <w:pPr>
        <w:tabs>
          <w:tab w:val="center" w:pos="2835"/>
        </w:tabs>
        <w:rPr>
          <w:rtl/>
        </w:rPr>
      </w:pPr>
      <w:del w:id="101039" w:author="מנוע מכני" w:date="2026-10-11T12:04:40Z">
        <w:r>
          <w:rPr>
            <w:rFonts w:hint="cs"/>
            <w:rtl/>
          </w:rPr>
          <w:delText xml:space="preserve"> </w:delText>
        </w:r>
      </w:del>
      <w:r>
        <w:rPr>
          <w:rFonts w:hint="cs"/>
          <w:rtl/>
        </w:rPr>
        <w:t xml:space="preserve">מה תרומה דבכורים אין לה שיעור </w:t>
      </w:r>
      <w:r>
        <w:rPr>
          <w:rFonts w:hint="cs"/>
          <w:rtl/>
        </w:rPr>
        <w:t xml:space="preserve">ה</w:t>
      </w:r>
      <w:r>
        <w:rPr>
          <w:rtl/>
        </w:rPr>
        <w:t>"</w:t>
      </w:r>
      <w:r>
        <w:rPr>
          <w:rFonts w:hint="cs"/>
          <w:rtl/>
        </w:rPr>
        <w:t xml:space="preserve">נ</w:t>
      </w:r>
      <w:r>
        <w:rPr>
          <w:rFonts w:hint="cs"/>
          <w:rtl/>
        </w:rPr>
        <w:t xml:space="preserve"> </w:t>
      </w:r>
      <w:ins w:id="91763" w:author="מנוע מכני" w:date="2026-10-11T12:04:40Z">
        <w:r>
          <w:rPr>
            <w:rFonts w:hint="cs"/>
            <w:rtl/>
          </w:rPr>
          <w:t xml:space="preserve">כאן</w:t>
        </w:r>
      </w:ins>
      <w:del w:id="91764" w:author="מנוע מכני" w:date="2026-10-11T12:04:40Z">
        <w:r>
          <w:rPr>
            <w:rFonts w:hint="cs"/>
            <w:rtl/>
          </w:rPr>
          <w:delText xml:space="preserve">הכא</w:delText>
        </w:r>
      </w:del>
      <w:r>
        <w:rPr>
          <w:rFonts w:hint="cs"/>
          <w:rtl/>
        </w:rPr>
        <w:t xml:space="preserve"> </w:t>
      </w:r>
    </w:p>
    <w:p w:rsidR="00DA63EC" w:rsidRDefault="00DA63EC" w:rsidP="00DA63EC">
      <w:pPr>
        <w:tabs>
          <w:tab w:val="center" w:pos="2835"/>
        </w:tabs>
        <w:rPr>
          <w:rtl/>
        </w:rPr>
      </w:pPr>
      <w:r>
        <w:rPr>
          <w:rtl/>
        </w:rPr>
        <w:tab/>
      </w:r>
      <w:r w:rsidRPr="00664445">
        <w:rPr>
          <w:rStyle w:val="afffff0"/>
          <w:rFonts w:hint="cs"/>
          <w:rtl/>
        </w:rPr>
        <w:t>ד'</w:t>
      </w:r>
      <w:r w:rsidRPr="00664445">
        <w:rPr>
          <w:rStyle w:val="afffff0"/>
          <w:rtl/>
        </w:rPr>
        <w:t xml:space="preserve">ממנו תרומה לה</w:t>
      </w:r>
      <w:r w:rsidRPr="00664445">
        <w:rPr>
          <w:rStyle w:val="afffff0"/>
          <w:rtl/>
        </w:rPr>
        <w:t xml:space="preserve">',</w:t>
      </w:r>
      <w:r>
        <w:rPr>
          <w:rtl/>
        </w:rPr>
        <w:t xml:space="preserve"> וכתיב בתרומת מעשר ממנו תרומה לגז"</w:t>
      </w:r>
      <w:r>
        <w:rPr>
          <w:rFonts w:hint="cs"/>
          <w:rtl/>
        </w:rPr>
        <w:t>ש</w:t>
      </w:r>
      <w:r>
        <w:rPr>
          <w:rtl/>
        </w:rPr>
        <w:t>.</w:t>
      </w:r>
    </w:p>
    <w:p w:rsidR="00DA63EC" w:rsidRDefault="00DA63EC" w:rsidP="00DA63EC">
      <w:pPr>
        <w:tabs>
          <w:tab w:val="center" w:pos="2835"/>
        </w:tabs>
        <w:rPr>
          <w:rtl/>
        </w:rPr>
      </w:pPr>
      <w:r>
        <w:rPr>
          <w:rtl/>
        </w:rPr>
        <w:t xml:space="preserve">למדנו לתרומה שהיא אחד מעשרה, אבל איני יודע מכמה היא חלה, </w:t>
      </w:r>
    </w:p>
    <w:p w:rsidR="00DA63EC" w:rsidRDefault="00DA63EC" w:rsidP="00DA63EC">
      <w:pPr>
        <w:tabs>
          <w:tab w:val="center" w:pos="2835"/>
        </w:tabs>
        <w:rPr>
          <w:rtl/>
        </w:rPr>
      </w:pPr>
      <w:r>
        <w:rPr>
          <w:rtl/>
        </w:rPr>
        <w:lastRenderedPageBreak/>
        <w:t xml:space="preserve">הריני דן: נאמר כאן לחם ונאמר להלן בשתי הלחם לחם, מה להלן עשרון לחלה, אף כאן עשרון לחלה</w:t>
      </w:r>
      <w:ins w:id="95135" w:author="מנוע מכני" w:date="2026-10-11T12:04:40Z">
        <w:r>
          <w:rPr>
            <w:rtl/>
          </w:rPr>
          <w:t xml:space="preserve">,</w:t>
        </w:r>
      </w:ins>
      <w:del w:id="95136" w:author="מנוע מכני" w:date="2026-10-11T12:04:40Z">
        <w:r>
          <w:rPr>
            <w:rtl/>
          </w:rPr>
          <w:lastRenderedPageBreak/>
          <w:delText xml:space="preserve">;</w:delText>
        </w:r>
      </w:del>
      <w:r>
        <w:rPr>
          <w:rtl/>
        </w:rPr>
        <w:lastRenderedPageBreak/>
        <w:t xml:space="preserve"> </w:t>
      </w:r>
    </w:p>
    <w:p>
      <w:pPr>
        <w:pStyle w:val="38"/>
        <w:rPr>
          <w:ins w:id="101040" w:author="מנוע מכני" w:date="2026-10-11T12:04:40Z"/>
        </w:rPr>
      </w:pPr>
      <w:r>
        <w:t xml:space="preserve">ולא אמרי'</w:t>
      </w:r>
    </w:p>
    <w:p w:rsidR="00DA63EC" w:rsidRDefault="00DA63EC" w:rsidP="00DA63EC">
      <w:pPr>
        <w:tabs>
          <w:tab w:val="center" w:pos="2835"/>
        </w:tabs>
        <w:rPr>
          <w:rtl/>
        </w:rPr>
      </w:pPr>
      <w:del w:id="101041" w:author="מנוע מכני" w:date="2026-10-11T12:04:40Z">
        <w:r>
          <w:rPr>
            <w:rFonts w:hint="cs"/>
            <w:rtl/>
          </w:rPr>
          <w:delText xml:space="preserve"> </w:delText>
        </w:r>
      </w:del>
      <w:r>
        <w:rPr>
          <w:rFonts w:hint="cs"/>
          <w:rtl/>
        </w:rPr>
        <w:t xml:space="preserve">דבלחם הפנים נאמר לחם ל</w:t>
      </w:r>
      <w:r>
        <w:rPr>
          <w:rtl/>
        </w:rPr>
        <w:t xml:space="preserve">שני עשרונות, </w:t>
      </w:r>
    </w:p>
    <w:p w:rsidR="00DA63EC" w:rsidRDefault="00DA63EC" w:rsidP="00DA63EC">
      <w:pPr>
        <w:tabs>
          <w:tab w:val="center" w:pos="2835"/>
        </w:tabs>
        <w:rPr>
          <w:rtl/>
        </w:rPr>
      </w:pPr>
      <w:r w:rsidRPr="00664445">
        <w:rPr>
          <w:rStyle w:val="afffff0"/>
          <w:rFonts w:hint="cs"/>
          <w:rtl/>
        </w:rPr>
        <w:t>ד'</w:t>
      </w:r>
      <w:r w:rsidRPr="00664445">
        <w:rPr>
          <w:rStyle w:val="afffff0"/>
          <w:rtl/>
        </w:rPr>
        <w:t>ממושבותיכם תביאו לחם תנופה שתים</w:t>
      </w:r>
      <w:r w:rsidRPr="00664445">
        <w:rPr>
          <w:rStyle w:val="afffff0"/>
          <w:rFonts w:hint="cs"/>
          <w:rtl/>
        </w:rPr>
        <w:t>'</w:t>
      </w:r>
      <w:r w:rsidRPr="00664445">
        <w:rPr>
          <w:rStyle w:val="afffff0"/>
          <w:rtl/>
        </w:rPr>
        <w:t>,</w:t>
      </w:r>
      <w:r>
        <w:rPr>
          <w:rtl/>
        </w:rPr>
        <w:t xml:space="preserve"> שכל מה שאתה מביא ממקום אחר הרי הוא כזה, מה להלן עשרון לחלה, אף כאן עשרון לחלה.</w:t>
      </w:r>
      <w:ins w:id="95137" w:author="מנוע מכני" w:date="2026-10-11T12:04:40Z">
        <w:ins w:id="95139" w:author="מנוע מכני" w:date="2026-10-11T12:04:40Z">
          <w:ins w:id="95141" w:author="מנוע מכני" w:date="2026-10-11T12:04:40Z">
            <w:ins w:id="95143" w:author="מנוע מכני" w:date="2026-10-11T12:04:40Z">
              <w:r>
                <w:rPr>
                  <w:rFonts w:hint="cs"/>
                  <w:rtl/>
                </w:rPr>
                <w:t xml:space="preserve"> </w:t>
              </w:r>
            </w:ins>
            <w:del w:id="95144" w:author="מנוע מכני" w:date="2026-10-11T12:04:40Z">
              <w:r>
                <w:rPr>
                  <w:rFonts w:hint="cs"/>
                  <w:rtl/>
                </w:rPr>
                <w:delText xml:space="preserve"> </w:delText>
              </w:r>
              <w:r w:rsidRPr="007B654E">
                <w:rPr>
                  <w:rStyle w:val="afffff0"/>
                  <w:rFonts w:hint="cs"/>
                  <w:rtl/>
                </w:rPr>
                <w:delText xml:space="preserve"> </w:delText>
              </w:r>
            </w:del>
          </w:ins>
          <w:del w:id="95142" w:author="מנוע מכני" w:date="2026-10-11T12:04:40Z">
            <w:r>
              <w:rPr>
                <w:rFonts w:hint="cs"/>
                <w:rtl/>
              </w:rPr>
              <w:delText xml:space="preserve"> </w:delText>
            </w:r>
            <w:r>
              <w:rPr>
                <w:rFonts w:hint="cs"/>
                <w:rtl/>
              </w:rPr>
              <w:delText xml:space="preserve"> </w:delText>
            </w:r>
          </w:del>
        </w:ins>
        <w:del w:id="95140" w:author="מנוע מכני" w:date="2026-10-11T12:04:40Z">
          <w:r>
            <w:rPr>
              <w:rFonts w:hint="cs"/>
              <w:rtl/>
            </w:rPr>
            <w:delText xml:space="preserve"> </w:delText>
          </w:r>
          <w:r>
            <w:rPr>
              <w:rFonts w:hint="cs"/>
              <w:rtl/>
            </w:rPr>
            <w:delText xml:space="preserve"> </w:delText>
          </w:r>
        </w:del>
      </w:ins>
      <w:del w:id="95138" w:author="מנוע מכני" w:date="2026-10-11T12:04:40Z">
        <w:r>
          <w:rPr>
            <w:rFonts w:hint="cs"/>
            <w:rtl/>
          </w:rPr>
          <w:delText xml:space="preserve">  </w:delText>
        </w:r>
      </w:del>
      <w:r w:rsidRPr="007B654E">
        <w:rPr>
          <w:rStyle w:val="afffff0"/>
          <w:rFonts w:hint="cs"/>
          <w:rtl/>
        </w:rPr>
        <w:t xml:space="preserve">'</w:t>
      </w:r>
      <w:ins w:id="90845" w:author="Claude - סמנטי" w:date="2026-10-11T12:27:00Z">
        <w:r>
          <w:rPr>
            <w:rStyle w:val="afffff0"/>
            <w:rFonts w:hint="cs"/>
            <w:rtl/>
          </w:rPr>
          <w:t xml:space="preserve">תִּהְיֶינָה</w:t>
        </w:r>
      </w:ins>
      <w:del w:id="90846" w:author="Claude - סמנטי" w:date="2026-10-11T12:27:00Z">
        <w:r w:rsidRPr="007B654E">
          <w:rPr>
            <w:rStyle w:val="afffff0"/>
            <w:rFonts w:hint="cs"/>
            <w:rtl/>
          </w:rPr>
          <w:delText xml:space="preserve">תהיינה</w:delText>
        </w:r>
      </w:del>
      <w:r w:rsidRPr="007B654E">
        <w:rPr>
          <w:rStyle w:val="afffff0"/>
          <w:rFonts w:hint="cs"/>
          <w:rtl/>
        </w:rPr>
        <w:t xml:space="preserve">' </w:t>
      </w:r>
      <w:r>
        <w:rPr>
          <w:rFonts w:hint="cs"/>
          <w:rtl/>
        </w:rPr>
        <w:t xml:space="preserve">ולא שני עשרונות </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למדנו עשרה לחמץ, עשרה למצה </w:t>
      </w:r>
      <w:r>
        <w:rPr>
          <w:rFonts w:hint="cs"/>
          <w:rtl/>
        </w:rPr>
        <w:t>ת</w:t>
      </w:r>
      <w:r>
        <w:rPr>
          <w:rtl/>
        </w:rPr>
        <w:t>"</w:t>
      </w:r>
      <w:r>
        <w:rPr>
          <w:rFonts w:hint="cs"/>
          <w:rtl/>
        </w:rPr>
        <w:t>ל</w:t>
      </w:r>
      <w:r>
        <w:rPr>
          <w:rtl/>
        </w:rPr>
        <w:t>:</w:t>
      </w:r>
      <w:r w:rsidRPr="007B654E">
        <w:rPr>
          <w:rStyle w:val="afffff0"/>
          <w:rtl/>
        </w:rPr>
        <w:t xml:space="preserve"> </w:t>
      </w:r>
      <w:r w:rsidRPr="007B654E">
        <w:rPr>
          <w:rStyle w:val="afffff0"/>
          <w:rFonts w:hint="cs"/>
          <w:rtl/>
        </w:rPr>
        <w:t>'</w:t>
      </w:r>
      <w:ins w:id="90847" w:author="Claude - סמנטי" w:date="2026-10-11T12:27:00Z">
        <w:r>
          <w:rPr>
            <w:rStyle w:val="afffff0"/>
            <w:rtl/>
          </w:rPr>
          <w:t xml:space="preserve">עַל חַלּוֹת לֶחֶם חָמֵץ</w:t>
        </w:r>
      </w:ins>
      <w:del w:id="90848" w:author="Claude - סמנטי" w:date="2026-10-11T12:27:00Z">
        <w:r w:rsidRPr="007B654E">
          <w:rPr>
            <w:rStyle w:val="afffff0"/>
            <w:rtl/>
          </w:rPr>
          <w:delText xml:space="preserve">על חלות לחם חמץ</w:delText>
        </w:r>
      </w:del>
      <w:r w:rsidRPr="007B654E">
        <w:rPr>
          <w:rStyle w:val="afffff0"/>
          <w:rFonts w:hint="cs"/>
          <w:rtl/>
        </w:rPr>
        <w:t>'</w:t>
      </w:r>
      <w:r w:rsidRPr="007B654E">
        <w:rPr>
          <w:rStyle w:val="afffff0"/>
          <w:rtl/>
        </w:rPr>
        <w:t>,</w:t>
      </w:r>
      <w:r>
        <w:rPr>
          <w:rtl/>
        </w:rPr>
        <w:t xml:space="preserve"> נגד חמץ הבא מצה.</w:t>
      </w:r>
    </w:p>
    <w:p w:rsidR="00DA63EC" w:rsidRDefault="00DA63EC" w:rsidP="00DA63EC">
      <w:pPr>
        <w:tabs>
          <w:tab w:val="center" w:pos="2835"/>
        </w:tabs>
        <w:rPr>
          <w:rtl/>
        </w:rPr>
      </w:pPr>
      <w:r>
        <w:rPr>
          <w:rtl/>
        </w:rPr>
        <w:t>נמצאו עשרים עשרונות לחמי תודה, עשרה לחמץ ועשרה למצה.</w:t>
      </w:r>
    </w:p>
    <w:p w:rsidR="00DA63EC" w:rsidRDefault="00DA63EC" w:rsidP="00DA63EC">
      <w:pPr>
        <w:tabs>
          <w:tab w:val="center" w:pos="2835"/>
        </w:tabs>
        <w:rPr>
          <w:rtl/>
        </w:rPr>
      </w:pPr>
      <w:r>
        <w:rPr>
          <w:rtl/>
        </w:rPr>
        <w:t xml:space="preserve">יכול עשרה שבמצה </w:t>
      </w:r>
      <w:r>
        <w:rPr>
          <w:rtl/>
        </w:rPr>
        <w:t xml:space="preserve">לא</w:t>
      </w:r>
      <w:r>
        <w:rPr>
          <w:rtl/>
        </w:rPr>
        <w:t xml:space="preserve"> יהו כולן אלא ממין אחד? </w:t>
      </w:r>
    </w:p>
    <w:p>
      <w:pPr>
        <w:pStyle w:val="38"/>
        <w:rPr>
          <w:ins w:id="101042" w:author="מנוע מכני" w:date="2026-10-11T12:04:40Z"/>
        </w:rPr>
      </w:pPr>
      <w:r>
        <w:t xml:space="preserve">ת"ל</w:t>
      </w:r>
      <w:r>
        <w:t xml:space="preserve">:</w:t>
      </w:r>
    </w:p>
    <w:p w:rsidR="00DA63EC" w:rsidRDefault="00DA63EC" w:rsidP="00DA63EC">
      <w:pPr>
        <w:tabs>
          <w:tab w:val="center" w:pos="2835"/>
        </w:tabs>
        <w:rPr>
          <w:rtl/>
        </w:rPr>
      </w:pPr>
      <w:del w:id="101043" w:author="מנוע מכני" w:date="2026-10-11T12:04:40Z">
        <w:r w:rsidRPr="007B654E">
          <w:rPr>
            <w:rStyle w:val="afffff0"/>
            <w:rtl/>
          </w:rPr>
          <w:delText xml:space="preserve"> </w:delText>
        </w:r>
      </w:del>
      <w:r w:rsidRPr="007B654E">
        <w:rPr>
          <w:rStyle w:val="afffff0"/>
          <w:rFonts w:hint="cs"/>
          <w:rtl/>
        </w:rPr>
        <w:t>'</w:t>
      </w:r>
      <w:ins w:id="90849" w:author="Claude - סמנטי" w:date="2026-10-11T12:27:00Z">
        <w:r>
          <w:rPr>
            <w:rStyle w:val="afffff0"/>
            <w:rtl/>
            <w:rPrChange w:id="9059" w:author="מנוע פסוקים" w:date="2026-10-11T09:32:13Z">
              <w:rPr>
                <w:rStyle w:val="afffff0"/>
                <w:rtl/>
              </w:rPr>
            </w:rPrChange>
          </w:rPr>
          <w:t xml:space="preserve">אִם עַל תּוֹדָה יַקְרִיבֶנּוּ</w:t>
        </w:r>
      </w:ins>
      <w:del w:id="90850" w:author="Claude - סמנטי" w:date="2026-10-11T12:27:00Z">
        <w:r w:rsidRPr="007B654E">
          <w:rPr>
            <w:rStyle w:val="afffff0"/>
            <w:rtl/>
          </w:rPr>
          <w:delText xml:space="preserve">אם על תודה יקריבנו</w:delText>
        </w:r>
      </w:del>
      <w:r>
        <w:rPr>
          <w:rStyle w:val="afffff0"/>
          <w:rFonts w:hint="cs"/>
          <w:rtl/>
          <w:rPrChange w:id="9060" w:author="מנוע פסוקים" w:date="2026-10-11T09:32:13Z">
            <w:rPr>
              <w:rStyle w:val="afffff0"/>
              <w:rFonts w:hint="cs"/>
              <w:rtl/>
            </w:rPr>
          </w:rPrChange>
        </w:rPr>
        <w:t xml:space="preserve">'</w:t>
      </w:r>
      <w:r>
        <w:rPr>
          <w:rStyle w:val="afffff0"/>
          <w:rtl/>
          <w:rPrChange w:id="9061" w:author="מנוע פסוקים" w:date="2026-10-11T09:32:13Z">
            <w:rPr>
              <w:rStyle w:val="afffff0"/>
              <w:rtl/>
            </w:rPr>
          </w:rPrChange>
        </w:rPr>
        <w:t xml:space="preserve"> </w:t>
      </w:r>
      <w:r>
        <w:rPr>
          <w:rStyle w:val="afffff0"/>
          <w:rtl/>
          <w:rPrChange w:id="9062" w:author="מנוע פסוקים" w:date="2026-10-11T09:32:13Z">
            <w:rPr>
              <w:rtl/>
            </w:rPr>
          </w:rPrChange>
        </w:rPr>
        <w:t xml:space="preserve">והקריב על זבח התודה חלות מצות בלולות בשמן ורקיקי מצות משחים בשמן סלת מרבכת</w:t>
      </w:r>
      <w:r>
        <w:rPr>
          <w:rtl/>
        </w:rPr>
        <w:t xml:space="preserve"> וגו', </w:t>
      </w:r>
    </w:p>
    <w:p w:rsidR="00DA63EC" w:rsidRDefault="00DA63EC" w:rsidP="00DA63EC">
      <w:pPr>
        <w:tabs>
          <w:tab w:val="center" w:pos="2835"/>
        </w:tabs>
        <w:rPr>
          <w:rtl/>
        </w:rPr>
      </w:pPr>
      <w:r>
        <w:rPr>
          <w:rtl/>
        </w:rPr>
        <w:tab/>
        <w:t xml:space="preserve">נמצאו שלשה עשרונים ושליש לכל מין ומין, ושלש חלות לעשרון, </w:t>
      </w:r>
    </w:p>
    <w:p w:rsidR="00DA63EC" w:rsidRDefault="00DA63EC" w:rsidP="00DA63EC">
      <w:pPr>
        <w:tabs>
          <w:tab w:val="center" w:pos="2835"/>
        </w:tabs>
        <w:rPr>
          <w:rtl/>
        </w:rPr>
      </w:pPr>
      <w:r>
        <w:rPr>
          <w:rtl/>
        </w:rPr>
        <w:tab/>
        <w:t>ונמצאו לחמי תודה ארבעים, נוטל מהן ארבע ונותן לכהן והשאר נאכלים לבעלים.</w:t>
      </w:r>
    </w:p>
    <w:p w:rsidR="00DA63EC" w:rsidRDefault="00DA63EC" w:rsidP="00DA63EC">
      <w:pPr>
        <w:tabs>
          <w:tab w:val="center" w:pos="2835"/>
        </w:tabs>
        <w:rPr>
          <w:rtl/>
        </w:rPr>
      </w:pPr>
    </w:p>
    <w:p>
      <w:pPr>
        <w:pStyle w:val="38"/>
        <w:rPr>
          <w:ins w:id="101045" w:author="מנוע מכני" w:date="2026-10-11T12:04:40Z"/>
        </w:rPr>
      </w:pPr>
      <w:del w:id="101044" w:author="מנוע מכני" w:date="2026-10-11T12:04:40Z">
        <w:r w:rsidRPr="0086400C">
          <w:delText xml:space="preserve">•</w:delText>
        </w:r>
      </w:del>
      <w:r w:rsidRPr="0086400C">
        <w:t xml:space="preserve"> </w:t>
      </w:r>
      <w:r w:rsidRPr="0086400C">
        <w:t xml:space="preserve">אמר</w:t>
      </w:r>
      <w:r w:rsidRPr="0086400C">
        <w:t xml:space="preserve"> מר:</w:t>
      </w:r>
    </w:p>
    <w:p w:rsidR="00DA63EC" w:rsidRDefault="00DA63EC" w:rsidP="00DA63EC">
      <w:pPr>
        <w:tabs>
          <w:tab w:val="center" w:pos="2835"/>
        </w:tabs>
        <w:rPr>
          <w:b/>
          <w:bCs/>
          <w:rtl/>
        </w:rPr>
      </w:pPr>
      <w:del w:id="101046" w:author="מנוע מכני" w:date="2026-10-11T12:04:40Z">
        <w:r w:rsidRPr="007B654E">
          <w:rPr>
            <w:rStyle w:val="afffff0"/>
            <w:rtl/>
          </w:rPr>
          <w:delText xml:space="preserve"> </w:delText>
        </w:r>
      </w:del>
      <w:r w:rsidRPr="007B654E">
        <w:rPr>
          <w:rStyle w:val="afffff0"/>
          <w:rFonts w:hint="cs"/>
          <w:rtl/>
        </w:rPr>
        <w:t>'</w:t>
      </w:r>
      <w:ins w:id="90851" w:author="Claude - סמנטי" w:date="2026-10-11T12:27:00Z">
        <w:r>
          <w:rPr>
            <w:rStyle w:val="afffff0"/>
            <w:rtl/>
          </w:rPr>
          <w:t xml:space="preserve">וְהִקְרִיב מִמֶּנּוּ</w:t>
        </w:r>
      </w:ins>
      <w:del w:id="90852" w:author="Claude - סמנטי" w:date="2026-10-11T12:27:00Z">
        <w:r w:rsidRPr="007B654E">
          <w:rPr>
            <w:rStyle w:val="afffff0"/>
            <w:rtl/>
          </w:rPr>
          <w:delText xml:space="preserve">והקריב ממנו</w:delText>
        </w:r>
      </w:del>
      <w:r w:rsidRPr="007B654E">
        <w:rPr>
          <w:rStyle w:val="afffff0"/>
          <w:rFonts w:hint="cs"/>
          <w:rtl/>
        </w:rPr>
        <w:t>'</w:t>
      </w:r>
      <w:r w:rsidRPr="007B654E">
        <w:rPr>
          <w:rStyle w:val="afffff0"/>
          <w:rtl/>
        </w:rPr>
        <w:t xml:space="preserve"> </w:t>
      </w:r>
      <w:r w:rsidRPr="0086400C">
        <w:rPr>
          <w:b/>
          <w:bCs/>
          <w:rtl/>
        </w:rPr>
        <w:t>- מן המחובר.</w:t>
      </w:r>
    </w:p>
    <w:p>
      <w:pPr>
        <w:pStyle w:val="38"/>
        <w:rPr>
          <w:ins w:id="101047" w:author="מנוע מכני" w:date="2026-10-11T12:04:40Z"/>
        </w:rPr>
      </w:pPr>
      <w:r w:rsidRPr="00FE1B89">
        <w:t xml:space="preserve">והך</w:t>
      </w:r>
    </w:p>
    <w:p w:rsidR="00DA63EC" w:rsidRPr="00FE1B89" w:rsidRDefault="00DA63EC" w:rsidP="00DA63EC">
      <w:pPr>
        <w:tabs>
          <w:tab w:val="center" w:pos="2835"/>
        </w:tabs>
        <w:rPr>
          <w:spacing w:val="-2"/>
          <w:rtl/>
        </w:rPr>
      </w:pPr>
      <w:del w:id="101048" w:author="מנוע מכני" w:date="2026-10-11T12:04:40Z">
        <w:r w:rsidRPr="00FE1B89">
          <w:rPr>
            <w:rFonts w:hint="cs"/>
            <w:spacing w:val="-2"/>
            <w:rtl/>
          </w:rPr>
          <w:delText xml:space="preserve"> </w:delText>
        </w:r>
      </w:del>
      <w:r w:rsidRPr="00FE1B89">
        <w:rPr>
          <w:rStyle w:val="afffff0"/>
          <w:rFonts w:hint="cs"/>
          <w:spacing w:val="-2"/>
          <w:rtl/>
        </w:rPr>
        <w:t>ד'</w:t>
      </w:r>
      <w:r w:rsidRPr="00FE1B89">
        <w:rPr>
          <w:rStyle w:val="afffff0"/>
          <w:spacing w:val="-2"/>
          <w:rtl/>
        </w:rPr>
        <w:t>ואת כל חלבו ירים ממנו</w:t>
      </w:r>
      <w:r w:rsidRPr="00FE1B89">
        <w:rPr>
          <w:rStyle w:val="afffff0"/>
          <w:rFonts w:hint="cs"/>
          <w:spacing w:val="-2"/>
          <w:rtl/>
        </w:rPr>
        <w:t>'</w:t>
      </w:r>
      <w:r w:rsidRPr="00FE1B89">
        <w:rPr>
          <w:rStyle w:val="afffff0"/>
          <w:spacing w:val="-2"/>
          <w:rtl/>
        </w:rPr>
        <w:t>,</w:t>
      </w:r>
      <w:r w:rsidRPr="00FE1B89">
        <w:rPr>
          <w:spacing w:val="-2"/>
          <w:rtl/>
        </w:rPr>
        <w:t xml:space="preserve"> </w:t>
      </w:r>
      <w:ins w:id="91765" w:author="מנוע מכני" w:date="2026-10-11T12:04:40Z">
        <w:r>
          <w:rPr>
            <w:spacing w:val="-2"/>
            <w:rtl/>
          </w:rPr>
          <w:t xml:space="preserve">שם</w:t>
        </w:r>
      </w:ins>
      <w:del w:id="91766" w:author="מנוע מכני" w:date="2026-10-11T12:04:40Z">
        <w:r w:rsidRPr="00FE1B89">
          <w:rPr>
            <w:spacing w:val="-2"/>
            <w:rtl/>
          </w:rPr>
          <w:delText xml:space="preserve">התם</w:delText>
        </w:r>
      </w:del>
      <w:r w:rsidRPr="00FE1B89">
        <w:rPr>
          <w:spacing w:val="-2"/>
          <w:rtl/>
        </w:rPr>
        <w:t xml:space="preserve"> </w:t>
      </w:r>
      <w:r w:rsidRPr="00FE1B89">
        <w:rPr>
          <w:rFonts w:hint="cs"/>
          <w:spacing w:val="-2"/>
          <w:rtl/>
        </w:rPr>
        <w:t xml:space="preserve">מחובר </w:t>
      </w:r>
      <w:r w:rsidRPr="00FE1B89">
        <w:rPr>
          <w:rStyle w:val="2fb"/>
          <w:rFonts w:hint="cs"/>
          <w:spacing w:val="-2"/>
          <w:rtl/>
        </w:rPr>
        <w:t xml:space="preserve">כדר</w:t>
      </w:r>
      <w:r w:rsidRPr="00FE1B89">
        <w:rPr>
          <w:rStyle w:val="2fb"/>
          <w:spacing w:val="-2"/>
          <w:rtl/>
        </w:rPr>
        <w:t>"</w:t>
      </w:r>
      <w:r w:rsidRPr="00FE1B89">
        <w:rPr>
          <w:rStyle w:val="2fb"/>
          <w:rFonts w:hint="cs"/>
          <w:spacing w:val="-2"/>
          <w:rtl/>
        </w:rPr>
        <w:t xml:space="preserve">ח</w:t>
      </w:r>
      <w:r w:rsidRPr="00FE1B89">
        <w:rPr>
          <w:rFonts w:hint="cs"/>
          <w:spacing w:val="-2"/>
          <w:rtl/>
        </w:rPr>
        <w:t xml:space="preserve"> מאבימי</w:t>
      </w:r>
      <w:r w:rsidRPr="00FE1B89">
        <w:rPr>
          <w:spacing w:val="-2"/>
          <w:rtl/>
        </w:rPr>
        <w:t>: שלא ינתח בשר קודם שיטול אימורין.</w:t>
      </w:r>
    </w:p>
    <w:p w:rsidR="00DA63EC" w:rsidRDefault="00DA63EC" w:rsidP="00DA63EC">
      <w:pPr>
        <w:tabs>
          <w:tab w:val="center" w:pos="2835"/>
        </w:tabs>
        <w:rPr>
          <w:rtl/>
        </w:rPr>
      </w:pPr>
    </w:p>
    <w:p>
      <w:pPr>
        <w:pStyle w:val="38"/>
        <w:rPr>
          <w:ins w:id="101050" w:author="מנוע מכני" w:date="2026-10-11T12:04:40Z"/>
        </w:rPr>
      </w:pPr>
      <w:del w:id="101049" w:author="מנוע מכני" w:date="2026-10-11T12:04:40Z">
        <w:r w:rsidRPr="0086400C">
          <w:delText xml:space="preserve">•</w:delText>
        </w:r>
      </w:del>
      <w:r w:rsidRPr="0086400C">
        <w:t xml:space="preserve"> </w:t>
      </w:r>
      <w:r w:rsidRPr="0086400C">
        <w:t xml:space="preserve">אמר</w:t>
      </w:r>
      <w:r w:rsidRPr="0086400C">
        <w:t xml:space="preserve"> מר:</w:t>
      </w:r>
    </w:p>
    <w:p w:rsidR="00DA63EC" w:rsidRDefault="00DA63EC" w:rsidP="00DA63EC">
      <w:pPr>
        <w:tabs>
          <w:tab w:val="center" w:pos="2835"/>
        </w:tabs>
        <w:rPr>
          <w:b/>
          <w:bCs/>
          <w:rtl/>
        </w:rPr>
      </w:pPr>
      <w:del w:id="101051" w:author="מנוע מכני" w:date="2026-10-11T12:04:40Z">
        <w:r w:rsidRPr="0086400C">
          <w:rPr>
            <w:b/>
            <w:bCs/>
            <w:rtl/>
          </w:rPr>
          <w:delText xml:space="preserve"> </w:delText>
        </w:r>
      </w:del>
      <w:r w:rsidRPr="0086400C">
        <w:rPr>
          <w:b/>
          <w:bCs/>
          <w:rtl/>
        </w:rPr>
        <w:t xml:space="preserve">נאמר כאן תרומה ונאמר בתרומת מעשר תרומה.</w:t>
      </w:r>
    </w:p>
    <w:p w:rsidR="00DA63EC" w:rsidRDefault="00DA63EC" w:rsidP="00DA63EC">
      <w:pPr>
        <w:tabs>
          <w:tab w:val="center" w:pos="2835"/>
        </w:tabs>
        <w:rPr>
          <w:rtl/>
        </w:rPr>
      </w:pPr>
      <w:ins w:id="97567" w:author="מנוע מכני" w:date="2026-10-11T12:04:40Z">
        <w:r>
          <w:rPr>
            <w:rtl/>
          </w:rPr>
          <w:t xml:space="preserve">ונלמד</w:t>
        </w:r>
      </w:ins>
      <w:del w:id="97568" w:author="מנוע מכני" w:date="2026-10-11T12:04:40Z">
        <w:r>
          <w:rPr>
            <w:rtl/>
          </w:rPr>
          <w:delText xml:space="preserve">ונילף</w:delText>
        </w:r>
      </w:del>
      <w:r>
        <w:rPr>
          <w:rtl/>
        </w:rPr>
        <w:t xml:space="preserve"> מתרומת מדין</w:t>
      </w:r>
      <w:r>
        <w:rPr>
          <w:rFonts w:hint="cs"/>
          <w:rtl/>
        </w:rPr>
        <w:t xml:space="preserve"> </w:t>
      </w:r>
      <w:r>
        <w:rPr>
          <w:rtl/>
        </w:rPr>
        <w:t>דנין תרומה הנוהגת לדורות מתרומה הנוהגת לדורות, ואל תוכיח תרומת מדין שאינה נוהגת לדורות.</w:t>
      </w:r>
    </w:p>
    <w:p>
      <w:pPr>
        <w:pStyle w:val="38"/>
        <w:rPr>
          <w:ins w:id="101052" w:author="מנוע מכני" w:date="2026-10-11T12:04:40Z"/>
        </w:rPr>
      </w:pPr>
      <w:r>
        <w:t xml:space="preserve">ולא יליף </w:t>
      </w:r>
      <w:r>
        <w:t>מתרומת חלה</w:t>
      </w:r>
      <w:r>
        <w:t xml:space="preserve"> ד</w:t>
      </w:r>
      <w:r>
        <w:t>ת</w:t>
      </w:r>
      <w:r>
        <w:t>דר</w:t>
      </w:r>
      <w:r>
        <w:t>"</w:t>
      </w:r>
      <w:r>
        <w:t>י</w:t>
      </w:r>
      <w:r>
        <w:t xml:space="preserve">:</w:t>
      </w:r>
    </w:p>
    <w:p w:rsidR="00DA63EC" w:rsidRDefault="00DA63EC" w:rsidP="00DA63EC">
      <w:pPr>
        <w:tabs>
          <w:tab w:val="center" w:pos="2835"/>
        </w:tabs>
        <w:rPr>
          <w:rtl/>
        </w:rPr>
      </w:pPr>
      <w:del w:id="101053" w:author="מנוע מכני" w:date="2026-10-11T12:04:40Z">
        <w:r>
          <w:rPr>
            <w:rtl/>
          </w:rPr>
          <w:delText xml:space="preserve"> </w:delText>
        </w:r>
      </w:del>
      <w:r>
        <w:rPr>
          <w:rtl/>
        </w:rPr>
        <w:t xml:space="preserve">דנין דבר שנאמר בו ממנו תרומה לה' מדבר שנאמר בו ממנו תרומת ה</w:t>
      </w:r>
      <w:r w:rsidR="005608A0">
        <w:rPr>
          <w:rtl/>
        </w:rPr>
        <w:t>'</w:t>
      </w:r>
      <w:r>
        <w:rPr>
          <w:rtl/>
        </w:rPr>
        <w:t xml:space="preserve"> לאפוקי תרומת חלה דלא נאמר בו ממנו תרומה לה'.</w:t>
      </w:r>
    </w:p>
    <w:p w:rsidR="00DA63EC" w:rsidRDefault="00DA63EC" w:rsidP="00DA63EC">
      <w:pPr>
        <w:tabs>
          <w:tab w:val="center" w:pos="2835"/>
        </w:tabs>
        <w:rPr>
          <w:rtl/>
        </w:rPr>
      </w:pPr>
    </w:p>
    <w:p>
      <w:pPr>
        <w:pStyle w:val="afffff8"/>
        <w:rPr>
          <w:ins w:id="90279" w:author="קלוד" w:date="2026-10-11T12:32:08Z"/>
        </w:rPr>
      </w:pPr>
      <w:ins w:id="90280" w:author="קלוד" w:date="2026-10-11T12:32:08Z">
        <w:r>
          <w:rPr>
            <w:color w:val="7B3F00"/>
          </w:rPr>
          <w:t xml:space="preserve">תרומת לחמי תודה - האם חייבין עליה מיתה וחומש?</w:t>
        </w:r>
      </w:ins>
    </w:p>
    <w:p>
      <w:pPr>
        <w:pStyle w:val="38"/>
        <w:rPr>
          <w:ins w:id="101055" w:author="מנוע מכני" w:date="2026-10-11T12:04:40Z"/>
        </w:rPr>
      </w:pPr>
      <w:del w:id="101054" w:author="מנוע מכני" w:date="2026-10-11T12:04:40Z">
        <w:r w:rsidRPr="00FE1B89">
          <w:delText xml:space="preserve">•</w:delText>
        </w:r>
      </w:del>
      <w:r w:rsidRPr="00FE1B89">
        <w:t xml:space="preserve"> </w:t>
      </w:r>
      <w:r w:rsidRPr="00FE1B89">
        <w:t>בעי רבא</w:t>
      </w:r>
      <w:r w:rsidRPr="00FE1B89">
        <w:t xml:space="preserve">:</w:t>
      </w:r>
    </w:p>
    <w:p w:rsidR="00DA63EC" w:rsidRPr="00FE1B89" w:rsidRDefault="00DA63EC" w:rsidP="00DA63EC">
      <w:pPr>
        <w:tabs>
          <w:tab w:val="center" w:pos="2835"/>
        </w:tabs>
        <w:rPr>
          <w:spacing w:val="-2"/>
          <w:rtl/>
        </w:rPr>
      </w:pPr>
      <w:del w:id="101056" w:author="מנוע מכני" w:date="2026-10-11T12:04:40Z">
        <w:r w:rsidRPr="00FE1B89">
          <w:rPr>
            <w:spacing w:val="-2"/>
            <w:rtl/>
          </w:rPr>
          <w:delText xml:space="preserve"> </w:delText>
        </w:r>
      </w:del>
      <w:r w:rsidRPr="00FE1B89">
        <w:rPr>
          <w:spacing w:val="-2"/>
          <w:rtl/>
        </w:rPr>
        <w:t xml:space="preserve">תרומת לחמי תודה, חייבין עליהן מיתה וחומש או אין חייבין עליהן מיתה וחומש? </w:t>
      </w:r>
    </w:p>
    <w:p w:rsidR="00DA63EC" w:rsidRDefault="00DA63EC" w:rsidP="00DA63EC">
      <w:pPr>
        <w:tabs>
          <w:tab w:val="center" w:pos="2835"/>
        </w:tabs>
        <w:rPr>
          <w:rtl/>
        </w:rPr>
      </w:pPr>
      <w:r>
        <w:rPr>
          <w:rtl/>
        </w:rPr>
        <w:t xml:space="preserve">כיון </w:t>
      </w:r>
      <w:ins w:id="97569" w:author="מנוע מכני" w:date="2026-10-11T12:04:40Z">
        <w:ins w:id="90235" w:author="Claude - סמנטי" w:date="2026-10-11T12:27:00Z">
          <w:r>
            <w:rPr>
              <w:rtl/>
            </w:rPr>
            <w:t xml:space="preserve">שהוקש</w:t>
          </w:r>
        </w:ins>
        <w:del w:id="90236" w:author="Claude - סמנטי" w:date="2026-10-11T12:27:00Z">
          <w:r>
            <w:rPr>
              <w:rtl/>
            </w:rPr>
            <w:delText xml:space="preserve">דהוקש</w:delText>
          </w:r>
        </w:del>
      </w:ins>
      <w:del w:id="97570" w:author="מנוע מכני" w:date="2026-10-11T12:04:40Z">
        <w:r>
          <w:rPr>
            <w:rtl/>
          </w:rPr>
          <w:delText xml:space="preserve">דאיתקש</w:delText>
        </w:r>
      </w:del>
      <w:r>
        <w:rPr>
          <w:rtl/>
        </w:rPr>
        <w:t xml:space="preserve"> לתרומת מעשר, כתרומת מעשר דמי, </w:t>
      </w:r>
      <w:r w:rsidRPr="00595EAE">
        <w:rPr>
          <w:b/>
          <w:bCs/>
          <w:rtl/>
        </w:rPr>
        <w:t>או"ד</w:t>
      </w:r>
      <w:r>
        <w:rPr>
          <w:rtl/>
        </w:rPr>
        <w:t xml:space="preserve"> בו וחמשיתו מיעט </w:t>
      </w:r>
      <w:ins w:id="93463" w:author="מנוע מכני" w:date="2026-10-11T12:04:40Z">
        <w:r>
          <w:rPr>
            <w:rtl/>
          </w:rPr>
          <w:t xml:space="preserve">התורה</w:t>
        </w:r>
      </w:ins>
      <w:del w:id="93464" w:author="מנוע מכני" w:date="2026-10-11T12:04:40Z">
        <w:r>
          <w:rPr>
            <w:rtl/>
          </w:rPr>
          <w:delText xml:space="preserve">רחמנא</w:delText>
        </w:r>
      </w:del>
      <w:r>
        <w:rPr>
          <w:rtl/>
        </w:rPr>
        <w:t xml:space="preserve">? מדמעת או אינה מדמעת? </w:t>
      </w:r>
      <w:r w:rsidRPr="00AF3F29">
        <w:rPr>
          <w:b/>
          <w:bCs/>
          <w:rtl/>
        </w:rPr>
        <w:t>תיקו</w:t>
      </w:r>
      <w:r>
        <w:rPr>
          <w:rtl/>
        </w:rPr>
        <w:t>.</w:t>
      </w:r>
    </w:p>
    <w:p w:rsidR="00DA63EC" w:rsidRDefault="00DA63EC" w:rsidP="00DA63EC">
      <w:pPr>
        <w:pStyle w:val="afff3"/>
        <w:framePr w:wrap="around"/>
        <w:rPr>
          <w:rtl/>
        </w:rPr>
      </w:pPr>
      <w:r>
        <w:rPr>
          <w:rFonts w:hint="cs"/>
          <w:rtl/>
        </w:rPr>
        <w:t>עח.</w:t>
      </w:r>
    </w:p>
    <w:p>
      <w:pPr>
        <w:pStyle w:val="38"/>
        <w:rPr>
          <w:ins w:id="101058" w:author="מנוע מכני" w:date="2026-10-11T12:04:40Z"/>
        </w:rPr>
      </w:pPr>
      <w:del w:id="101057" w:author="מנוע מכני" w:date="2026-10-11T12:04:40Z">
        <w:r w:rsidRPr="00AF3F29">
          <w:delText xml:space="preserve">•</w:delText>
        </w:r>
      </w:del>
      <w:r w:rsidRPr="007B654E">
        <w:t xml:space="preserve"> '</w:t>
      </w:r>
      <w:ins w:id="90853" w:author="Claude - סמנטי" w:date="2026-10-11T12:27:00Z">
        <w:r>
          <w:rPr>
            <w:rStyle w:val="afffff0"/>
          </w:rPr>
          <w:t xml:space="preserve">תִּהְיֶינָה</w:t>
        </w:r>
      </w:ins>
      <w:del w:id="90854" w:author="Claude - סמנטי" w:date="2026-10-11T12:27:00Z">
        <w:r w:rsidRPr="007B654E">
          <w:delText xml:space="preserve">תהיינה</w:delText>
        </w:r>
      </w:del>
      <w:r w:rsidRPr="007B654E">
        <w:t xml:space="preserve">' </w:t>
      </w:r>
      <w:r>
        <w:t>ריב</w:t>
      </w:r>
      <w:r>
        <w:t>"</w:t>
      </w:r>
      <w:r>
        <w:t>א</w:t>
      </w:r>
      <w:r>
        <w:t xml:space="preserve">:</w:t>
      </w:r>
    </w:p>
    <w:p w:rsidR="00DA63EC" w:rsidRDefault="00DA63EC" w:rsidP="00DA63EC">
      <w:pPr>
        <w:tabs>
          <w:tab w:val="center" w:pos="2835"/>
        </w:tabs>
        <w:rPr>
          <w:rtl/>
        </w:rPr>
      </w:pPr>
      <w:del w:id="101059" w:author="מנוע מכני" w:date="2026-10-11T12:04:40Z">
        <w:r>
          <w:rPr>
            <w:rtl/>
          </w:rPr>
          <w:delText xml:space="preserve"> </w:delText>
        </w:r>
      </w:del>
      <w:r>
        <w:rPr>
          <w:rFonts w:hint="cs"/>
          <w:rtl/>
        </w:rPr>
        <w:t xml:space="preserve">-</w:t>
      </w:r>
      <w:ins w:id="95975" w:author="מנוע מכני" w:date="2026-10-11T12:04:40Z">
        <w:r>
          <w:rPr>
            <w:rFonts w:hint="cs"/>
            <w:rtl/>
          </w:rPr>
          <w:t xml:space="preserve">:</w:t>
        </w:r>
      </w:ins>
      <w:del w:id="95976" w:author="מנוע מכני" w:date="2026-10-11T12:04:40Z">
        <w:r>
          <w:rPr>
            <w:rFonts w:hint="cs"/>
            <w:rtl/>
          </w:rPr>
          <w:delText xml:space="preserve"> </w:delText>
        </w:r>
        <w:r>
          <w:rPr>
            <w:rtl/>
          </w:rPr>
          <w:delText xml:space="preserve">:</w:delText>
        </w:r>
      </w:del>
      <w:r>
        <w:rPr>
          <w:rtl/>
        </w:rPr>
        <w:t xml:space="preserve"> עשרה קפיזי!</w:t>
      </w:r>
    </w:p>
    <w:p>
      <w:pPr>
        <w:pStyle w:val="38"/>
        <w:rPr>
          <w:ins w:id="101061" w:author="מנוע מכני" w:date="2026-10-11T12:04:40Z"/>
        </w:rPr>
      </w:pPr>
      <w:del w:id="101060" w:author="מנוע מכני" w:date="2026-10-11T12:04:40Z">
        <w:r w:rsidRPr="00FE1B89">
          <w:delText xml:space="preserve">•</w:delText>
        </w:r>
      </w:del>
      <w:r w:rsidRPr="00FE1B89">
        <w:t xml:space="preserve"> </w:t>
      </w:r>
      <w:r w:rsidRPr="00FE1B89">
        <w:t xml:space="preserve">רבא:</w:t>
      </w:r>
    </w:p>
    <w:p w:rsidR="00DA63EC" w:rsidRPr="00FE1B89" w:rsidRDefault="00DA63EC" w:rsidP="00DA63EC">
      <w:pPr>
        <w:tabs>
          <w:tab w:val="center" w:pos="2835"/>
        </w:tabs>
        <w:rPr>
          <w:spacing w:val="-4"/>
          <w:rtl/>
        </w:rPr>
      </w:pPr>
      <w:del w:id="101062" w:author="מנוע מכני" w:date="2026-10-11T12:04:40Z">
        <w:r w:rsidRPr="00FE1B89">
          <w:rPr>
            <w:spacing w:val="-4"/>
            <w:rtl/>
          </w:rPr>
          <w:delText xml:space="preserve"> </w:delText>
        </w:r>
      </w:del>
      <w:r w:rsidRPr="00FE1B89">
        <w:rPr>
          <w:spacing w:val="-4"/>
          <w:rtl/>
        </w:rPr>
        <w:t xml:space="preserve">בעשרונות דבר הכתוב.</w:t>
      </w:r>
      <w:ins w:id="95145" w:author="מנוע מכני" w:date="2026-10-11T12:04:40Z">
        <w:r>
          <w:rPr>
            <w:rFonts w:hint="cs"/>
            <w:spacing w:val="-4"/>
            <w:rtl/>
          </w:rPr>
          <w:t xml:space="preserve"> </w:t>
        </w:r>
      </w:ins>
      <w:del w:id="95146" w:author="מנוע מכני" w:date="2026-10-11T12:04:40Z">
        <w:r w:rsidRPr="00FE1B89">
          <w:rPr>
            <w:rFonts w:hint="cs"/>
            <w:spacing w:val="-4"/>
            <w:rtl/>
          </w:rPr>
          <w:delText xml:space="preserve">  </w:delText>
        </w:r>
      </w:del>
      <w:ins w:id="93465" w:author="מנוע מכני" w:date="2026-10-11T12:04:40Z">
        <w:r>
          <w:rPr>
            <w:rFonts w:hint="cs"/>
            <w:spacing w:val="-4"/>
            <w:rtl/>
          </w:rPr>
          <w:t xml:space="preserve">ואלו</w:t>
        </w:r>
      </w:ins>
      <w:del w:id="93466" w:author="מנוע מכני" w:date="2026-10-11T12:04:40Z">
        <w:r w:rsidRPr="00FE1B89">
          <w:rPr>
            <w:rFonts w:hint="cs"/>
            <w:spacing w:val="-4"/>
            <w:rtl/>
          </w:rPr>
          <w:delText xml:space="preserve">והני</w:delText>
        </w:r>
      </w:del>
      <w:r w:rsidRPr="00FE1B89">
        <w:rPr>
          <w:rFonts w:hint="cs"/>
          <w:spacing w:val="-4"/>
          <w:rtl/>
        </w:rPr>
        <w:t xml:space="preserve"> לחמץ ועשרה למצה </w:t>
      </w:r>
      <w:r w:rsidRPr="00FE1B89">
        <w:rPr>
          <w:rStyle w:val="afffff0"/>
          <w:rFonts w:hint="cs"/>
          <w:spacing w:val="-4"/>
          <w:rtl/>
        </w:rPr>
        <w:t>מ'</w:t>
      </w:r>
      <w:ins w:id="90855" w:author="Claude - סמנטי" w:date="2026-10-11T12:27:00Z">
        <w:r>
          <w:rPr>
            <w:rStyle w:val="afffff0"/>
            <w:spacing w:val="-4"/>
            <w:rtl/>
          </w:rPr>
          <w:t xml:space="preserve">עַל חַלּוֹת לֶחֶם חָמֵץ</w:t>
        </w:r>
      </w:ins>
      <w:del w:id="90856" w:author="Claude - סמנטי" w:date="2026-10-11T12:27:00Z">
        <w:r w:rsidRPr="00FE1B89">
          <w:rPr>
            <w:rStyle w:val="afffff0"/>
            <w:spacing w:val="-4"/>
            <w:rtl/>
          </w:rPr>
          <w:delText xml:space="preserve">על חלות לחם חמץ</w:delText>
        </w:r>
      </w:del>
      <w:r w:rsidRPr="00FE1B89">
        <w:rPr>
          <w:rStyle w:val="afffff0"/>
          <w:rFonts w:hint="cs"/>
          <w:spacing w:val="-4"/>
          <w:rtl/>
        </w:rPr>
        <w:t>'</w:t>
      </w:r>
      <w:r w:rsidRPr="00FE1B89">
        <w:rPr>
          <w:rStyle w:val="afffff0"/>
          <w:spacing w:val="-4"/>
          <w:rtl/>
        </w:rPr>
        <w:t>,</w:t>
      </w:r>
      <w:r w:rsidRPr="00FE1B89">
        <w:rPr>
          <w:spacing w:val="-4"/>
          <w:rtl/>
        </w:rPr>
        <w:t xml:space="preserve"> כנגד חמץ הבא מצה.</w:t>
      </w:r>
    </w:p>
    <w:p w:rsidR="00DA63EC" w:rsidRDefault="00DA63EC" w:rsidP="00DA63EC">
      <w:pPr>
        <w:tabs>
          <w:tab w:val="center" w:pos="2835"/>
        </w:tabs>
        <w:rPr>
          <w:rtl/>
        </w:rPr>
      </w:pPr>
      <w:r>
        <w:rPr>
          <w:rtl/>
        </w:rPr>
        <w:t xml:space="preserve">וכי דבר הלמד בהיקש חוזר ומלמד בהיקש? </w:t>
      </w:r>
    </w:p>
    <w:p w:rsidR="00DA63EC" w:rsidRDefault="00DA63EC" w:rsidP="00DA63EC">
      <w:pPr>
        <w:pStyle w:val="affffb"/>
      </w:pPr>
      <w:r>
        <w:rPr>
          <w:rtl/>
        </w:rPr>
        <w:t xml:space="preserve">- הימנו ודבר אחר הוא, וכל הימנו ודבר אחר </w:t>
      </w:r>
      <w:r>
        <w:rPr>
          <w:rtl/>
        </w:rPr>
        <w:t xml:space="preserve">לא</w:t>
      </w:r>
      <w:r>
        <w:rPr>
          <w:rtl/>
        </w:rPr>
        <w:t xml:space="preserve"> הוי היקש.</w:t>
      </w:r>
      <w:r>
        <w:rPr>
          <w:rFonts w:hint="cs"/>
          <w:rtl/>
        </w:rPr>
        <w:t xml:space="preserve"> </w:t>
      </w:r>
    </w:p>
    <w:p w:rsidR="00DA63EC" w:rsidRDefault="00DA63EC" w:rsidP="00DA63EC">
      <w:pPr>
        <w:pStyle w:val="affffb"/>
        <w:rPr>
          <w:rtl/>
        </w:rPr>
      </w:pPr>
      <w:r>
        <w:rPr>
          <w:rtl/>
        </w:rPr>
        <w:t xml:space="preserve">- </w:t>
      </w:r>
      <w:r>
        <w:rPr>
          <w:rFonts w:hint="cs"/>
          <w:rtl/>
        </w:rPr>
        <w:t xml:space="preserve">ואפי' </w:t>
      </w:r>
      <w:r>
        <w:rPr>
          <w:rtl/>
        </w:rPr>
        <w:t xml:space="preserve">למ"ד</w:t>
      </w:r>
      <w:r>
        <w:rPr>
          <w:rtl/>
        </w:rPr>
        <w:t xml:space="preserve"> הוי היקש תביאו רבויא היא.</w:t>
      </w:r>
    </w:p>
    <w:p w:rsidR="00DA63EC" w:rsidRDefault="00DA63EC" w:rsidP="00DA63EC">
      <w:pPr>
        <w:pStyle w:val="affffd"/>
        <w:rPr>
          <w:rtl/>
        </w:rPr>
      </w:pPr>
      <w:r>
        <w:rPr>
          <w:rtl/>
        </w:rPr>
        <w:t>׹</w:t>
      </w:r>
    </w:p>
    <w:p>
      <w:pPr>
        <w:pStyle w:val="MishnaBatzad"/>
        <w:rPr>
          <w:ins w:id="20430" w:author="קלוד" w:date="2026-10-11T09:07:26Z"/>
        </w:rPr>
      </w:pPr>
      <w:ins w:id="20429" w:author="קלוד" w:date="2026-10-11T09:07:26Z">
        <w:r>
          <w:t xml:space="preserve">משנה ב</w:t>
        </w:r>
      </w:ins>
    </w:p>
    <w:p w:rsidR="00DA63EC" w:rsidRPr="000A334C" w:rsidRDefault="00DA63EC" w:rsidP="003B6D22">
      <w:pPr>
        <w:pStyle w:val="afff9"/>
        <w:rPr>
          <w:del w:id="20234" w:author="קלוד" w:date="2026-10-11T09:07:26Z"/>
          <w:rtl/>
        </w:rPr>
      </w:pPr>
      <w:del w:id="20233" w:author="קלוד" w:date="2026-10-11T09:07:26Z">
        <w:r w:rsidRPr="000A334C">
          <w:rPr>
            <w:rtl/>
          </w:rPr>
          <w:delText xml:space="preserve">מתני'.</w:delText>
        </w:r>
      </w:del>
    </w:p>
    <w:p w:rsidR="00DA63EC" w:rsidRPr="000A334C" w:rsidRDefault="00DA63EC" w:rsidP="003B6D22">
      <w:pPr>
        <w:pStyle w:val="afff9"/>
        <w:spacing w:before="120"/>
        <w:rPr>
          <w:rtl/>
        </w:rPr>
        <w:pPrChange w:id="90056" w:author="קלוד" w:date="2026-10-11T12:09:42Z">
          <w:pPr>
            <w:pStyle w:val="afff9"/>
          </w:pPr>
        </w:pPrChange>
      </w:pPr>
      <w:r w:rsidRPr="000A334C">
        <w:rPr>
          <w:rtl/>
        </w:rPr>
        <w:t>המילואים היו באין כמצה שבתודה, חלות ורקיקין ורביכה.</w:t>
      </w:r>
    </w:p>
    <w:p w:rsidR="00DA63EC" w:rsidRPr="000A334C" w:rsidRDefault="00DA63EC" w:rsidP="003B6D22">
      <w:pPr>
        <w:pStyle w:val="afff9"/>
        <w:rPr>
          <w:rtl/>
        </w:rPr>
      </w:pPr>
      <w:r w:rsidRPr="000A334C">
        <w:rPr>
          <w:rtl/>
        </w:rPr>
        <w:t>נזירות היתה באה שתי ידות כמצה של תודה, חלות ורקיקין, ואין בה רבוכה, נמצא עשרה קבין ירושלמית שהן ששה עשרונות ועודיין.</w:t>
      </w:r>
    </w:p>
    <w:p w:rsidR="00DA63EC" w:rsidRDefault="00DA63EC" w:rsidP="00DA63EC">
      <w:pPr>
        <w:pStyle w:val="affffd"/>
        <w:rPr>
          <w:rtl/>
        </w:rPr>
      </w:pPr>
      <w:r>
        <w:rPr>
          <w:rtl/>
        </w:rPr>
        <w:t>׹</w:t>
      </w:r>
    </w:p>
    <w:p>
      <w:pPr>
        <w:pStyle w:val="afffff8"/>
        <w:rPr>
          <w:ins w:id="90277" w:author="קלוד" w:date="2026-10-11T12:32:08Z"/>
        </w:rPr>
      </w:pPr>
      <w:ins w:id="90278" w:author="קלוד" w:date="2026-10-11T12:32:08Z">
        <w:r>
          <w:rPr>
            <w:color w:val="7B3F00"/>
          </w:rPr>
          <w:t xml:space="preserve">רבוכה במילואים - מ'חלת לחם שמן'</w:t>
        </w:r>
      </w:ins>
    </w:p>
    <w:p w:rsidR="00DA63EC" w:rsidRDefault="00DA63EC" w:rsidP="00DA63EC">
      <w:pPr>
        <w:tabs>
          <w:tab w:val="center" w:pos="2835"/>
        </w:tabs>
        <w:rPr>
          <w:rtl/>
        </w:rPr>
      </w:pPr>
      <w:r>
        <w:rPr>
          <w:rFonts w:hint="cs"/>
          <w:rtl/>
        </w:rPr>
        <w:t>מה</w:t>
      </w:r>
      <w:r>
        <w:rPr>
          <w:rtl/>
        </w:rPr>
        <w:t>"</w:t>
      </w:r>
      <w:r>
        <w:rPr>
          <w:rFonts w:hint="cs"/>
          <w:rtl/>
        </w:rPr>
        <w:t xml:space="preserve">מ</w:t>
      </w:r>
      <w:ins w:id="95147" w:author="מנוע מכני" w:date="2026-10-11T12:04:40Z">
        <w:r>
          <w:rPr>
            <w:rFonts w:hint="cs"/>
            <w:rtl/>
          </w:rPr>
          <w:t xml:space="preserve"> </w:t>
        </w:r>
      </w:ins>
      <w:del w:id="95148" w:author="מנוע מכני" w:date="2026-10-11T12:04:40Z">
        <w:r>
          <w:rPr>
            <w:rFonts w:hint="cs"/>
            <w:rtl/>
          </w:rPr>
          <w:delText xml:space="preserve">  </w:delText>
        </w:r>
      </w:del>
      <w:r>
        <w:rPr>
          <w:rStyle w:val="2fb"/>
          <w:rFonts w:hint="cs"/>
          <w:rtl/>
        </w:rPr>
        <w:t xml:space="preserve">ר</w:t>
      </w:r>
      <w:r>
        <w:rPr>
          <w:rStyle w:val="2fb"/>
          <w:rtl/>
        </w:rPr>
        <w:t>"</w:t>
      </w:r>
      <w:r>
        <w:rPr>
          <w:rStyle w:val="2fb"/>
          <w:rFonts w:hint="cs"/>
          <w:rtl/>
        </w:rPr>
        <w:t xml:space="preserve">ח</w:t>
      </w:r>
      <w:r>
        <w:rPr>
          <w:rFonts w:hint="cs"/>
          <w:rtl/>
        </w:rPr>
        <w:t xml:space="preserve"> </w:t>
      </w:r>
      <w:r>
        <w:rPr>
          <w:rStyle w:val="2fb"/>
          <w:rFonts w:hint="cs"/>
          <w:rtl/>
        </w:rPr>
        <w:t xml:space="preserve">מר</w:t>
      </w:r>
      <w:r>
        <w:rPr>
          <w:rStyle w:val="2fb"/>
          <w:rtl/>
        </w:rPr>
        <w:t>"</w:t>
      </w:r>
      <w:r>
        <w:rPr>
          <w:rStyle w:val="2fb"/>
          <w:rFonts w:hint="cs"/>
          <w:rtl/>
        </w:rPr>
        <w:t xml:space="preserve">ח</w:t>
      </w:r>
      <w:r>
        <w:rPr>
          <w:rFonts w:hint="cs"/>
          <w:rtl/>
        </w:rPr>
        <w:t xml:space="preserve"> ב</w:t>
      </w:r>
      <w:r>
        <w:rPr>
          <w:rtl/>
        </w:rPr>
        <w:t>"</w:t>
      </w:r>
      <w:r>
        <w:rPr>
          <w:rFonts w:hint="cs"/>
          <w:rtl/>
        </w:rPr>
        <w:t>ג</w:t>
      </w:r>
      <w:r w:rsidRPr="00A71A5E">
        <w:rPr>
          <w:rStyle w:val="afffff0"/>
          <w:rFonts w:hint="cs"/>
          <w:rtl/>
        </w:rPr>
        <w:t xml:space="preserve"> '</w:t>
      </w:r>
      <w:r w:rsidRPr="00A71A5E">
        <w:rPr>
          <w:rStyle w:val="afffff0"/>
          <w:rtl/>
        </w:rPr>
        <w:t>ומסל המצות אשר לפני ה</w:t>
      </w:r>
      <w:r w:rsidR="005608A0">
        <w:rPr>
          <w:rStyle w:val="afffff0"/>
          <w:rtl/>
        </w:rPr>
        <w:t>'</w:t>
      </w:r>
      <w:r w:rsidRPr="00A71A5E">
        <w:rPr>
          <w:rStyle w:val="afffff0"/>
          <w:rtl/>
        </w:rPr>
        <w:t xml:space="preserve"> לקח חלת מצה אחת וחלת לחם שמן אחת ורקיק אחד</w:t>
      </w:r>
      <w:r w:rsidRPr="00A71A5E">
        <w:rPr>
          <w:rStyle w:val="afffff0"/>
          <w:rFonts w:hint="cs"/>
          <w:rtl/>
        </w:rPr>
        <w:t>'</w:t>
      </w:r>
      <w:r w:rsidRPr="00A71A5E">
        <w:rPr>
          <w:rStyle w:val="afffff0"/>
          <w:rtl/>
        </w:rPr>
        <w:t>,</w:t>
      </w:r>
      <w:r>
        <w:rPr>
          <w:rtl/>
        </w:rPr>
        <w:t xml:space="preserve"> בשלמא חלות - חלות, רקיק - רקיק, שמן </w:t>
      </w:r>
      <w:ins w:id="93469" w:author="מנוע מכני" w:date="2026-10-11T12:04:40Z">
        <w:r>
          <w:rPr>
            <w:rtl/>
          </w:rPr>
          <w:t xml:space="preserve">מה</w:t>
        </w:r>
      </w:ins>
      <w:del w:id="93470" w:author="מנוע מכני" w:date="2026-10-11T12:04:40Z">
        <w:r>
          <w:rPr>
            <w:rtl/>
          </w:rPr>
          <w:delText xml:space="preserve">מאי</w:delText>
        </w:r>
      </w:del>
      <w:r>
        <w:rPr>
          <w:rtl/>
        </w:rPr>
        <w:t xml:space="preserve"> </w:t>
      </w:r>
      <w:ins w:id="93467" w:author="מנוע מכני" w:date="2026-10-11T12:04:40Z">
        <w:r>
          <w:rPr>
            <w:rtl/>
          </w:rPr>
          <w:t xml:space="preserve">הם</w:t>
        </w:r>
      </w:ins>
      <w:del w:id="93468" w:author="מנוע מכני" w:date="2026-10-11T12:04:40Z">
        <w:r>
          <w:rPr>
            <w:rtl/>
          </w:rPr>
          <w:delText xml:space="preserve">נינהו</w:delText>
        </w:r>
      </w:del>
      <w:r>
        <w:rPr>
          <w:rtl/>
        </w:rPr>
        <w:t xml:space="preserve">? </w:t>
      </w:r>
      <w:ins w:id="91767" w:author="מנוע מכני" w:date="2026-10-11T12:04:40Z">
        <w:r>
          <w:rPr>
            <w:rtl/>
          </w:rPr>
          <w:t xml:space="preserve">לא</w:t>
        </w:r>
      </w:ins>
      <w:del w:id="91768" w:author="מנוע מכני" w:date="2026-10-11T12:04:40Z">
        <w:r>
          <w:rPr>
            <w:rtl/>
          </w:rPr>
          <w:delText xml:space="preserve">לאו</w:delText>
        </w:r>
      </w:del>
      <w:r>
        <w:rPr>
          <w:rtl/>
        </w:rPr>
        <w:t xml:space="preserve"> רבוכה.</w:t>
      </w:r>
    </w:p>
    <w:p>
      <w:pPr>
        <w:pStyle w:val="38"/>
        <w:rPr>
          <w:ins w:id="101064" w:author="מנוע מכני" w:date="2026-10-11T12:04:40Z"/>
        </w:rPr>
      </w:pPr>
      <w:del w:id="101063" w:author="מנוע מכני" w:date="2026-10-11T12:04:40Z">
        <w:r w:rsidRPr="00265E5E">
          <w:delText xml:space="preserve">•</w:delText>
        </w:r>
      </w:del>
      <w:r>
        <w:t xml:space="preserve"> </w:t>
      </w:r>
      <w:r>
        <w:t xml:space="preserve">מתקיף רב אויא, אימא:</w:t>
      </w:r>
    </w:p>
    <w:p w:rsidR="00DA63EC" w:rsidRDefault="00DA63EC" w:rsidP="00DA63EC">
      <w:pPr>
        <w:tabs>
          <w:tab w:val="center" w:pos="2835"/>
        </w:tabs>
        <w:rPr>
          <w:rtl/>
        </w:rPr>
      </w:pPr>
      <w:del w:id="101065" w:author="מנוע מכני" w:date="2026-10-11T12:04:40Z">
        <w:r>
          <w:rPr>
            <w:rtl/>
          </w:rPr>
          <w:delText xml:space="preserve"> </w:delText>
        </w:r>
      </w:del>
      <w:r>
        <w:rPr>
          <w:rtl/>
        </w:rPr>
        <w:t xml:space="preserve">אנתא דמשחא!</w:t>
      </w:r>
    </w:p>
    <w:p>
      <w:pPr>
        <w:pStyle w:val="38"/>
        <w:rPr>
          <w:ins w:id="101066" w:author="מנוע מכני" w:date="2026-10-11T12:04:40Z"/>
        </w:rPr>
      </w:pPr>
      <w:r>
        <w:t>אלא כדדרש ר</w:t>
      </w:r>
      <w:r>
        <w:t>נבר</w:t>
      </w:r>
      <w:r>
        <w:t>"</w:t>
      </w:r>
      <w:r>
        <w:t>ח מדר</w:t>
      </w:r>
      <w:r>
        <w:t>"</w:t>
      </w:r>
      <w:r>
        <w:t>ט</w:t>
      </w:r>
      <w:r>
        <w:t>:</w:t>
      </w:r>
    </w:p>
    <w:p w:rsidR="00DA63EC" w:rsidRDefault="00DA63EC" w:rsidP="00DA63EC">
      <w:pPr>
        <w:tabs>
          <w:tab w:val="center" w:pos="2835"/>
        </w:tabs>
        <w:rPr>
          <w:rtl/>
        </w:rPr>
      </w:pPr>
      <w:del w:id="101067"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 xml:space="preserve">זה קרבן אהרן ובניו אשר יקריבו לה</w:t>
      </w:r>
      <w:r w:rsidRPr="00A71A5E">
        <w:rPr>
          <w:rStyle w:val="afffff0"/>
          <w:rtl/>
        </w:rPr>
        <w:t xml:space="preserve">' </w:t>
      </w:r>
      <w:r>
        <w:rPr>
          <w:rtl/>
        </w:rPr>
        <w:t>ביום המשח אותו</w:t>
      </w:r>
      <w:r>
        <w:rPr>
          <w:rFonts w:hint="cs"/>
          <w:rtl/>
        </w:rPr>
        <w:t>'</w:t>
      </w:r>
      <w:r>
        <w:rPr>
          <w:rtl/>
        </w:rPr>
        <w:t xml:space="preserve">, וכי מה למדנו לבניו ביום המשחו? </w:t>
      </w:r>
    </w:p>
    <w:p w:rsidR="00DA63EC" w:rsidRDefault="00DA63EC" w:rsidP="00DA63EC">
      <w:pPr>
        <w:tabs>
          <w:tab w:val="center" w:pos="2835"/>
        </w:tabs>
        <w:rPr>
          <w:rtl/>
        </w:rPr>
      </w:pPr>
      <w:r>
        <w:rPr>
          <w:rtl/>
        </w:rPr>
        <w:t>מקיש חינוכו להמשחו, מה המשחו רבוכה, אף חינוכו רבוכה.</w:t>
      </w:r>
    </w:p>
    <w:p>
      <w:pPr>
        <w:pStyle w:val="38"/>
        <w:rPr>
          <w:ins w:id="101069" w:author="מנוע מכני" w:date="2026-10-11T12:04:40Z"/>
        </w:rPr>
      </w:pPr>
      <w:del w:id="101068" w:author="מנוע מכני" w:date="2026-10-11T12:04:40Z">
        <w:r w:rsidRPr="00FE1B89">
          <w:lastRenderedPageBreak/>
          <w:delText xml:space="preserve">•</w:delText>
        </w:r>
      </w:del>
      <w:r w:rsidRPr="00FE1B89">
        <w:t xml:space="preserve"> </w:t>
      </w:r>
      <w:r w:rsidRPr="00FE1B89">
        <w:t>אר</w:t>
      </w:r>
      <w:r w:rsidRPr="00FE1B89">
        <w:t>"</w:t>
      </w:r>
      <w:r w:rsidRPr="00FE1B89">
        <w:t>ח</w:t>
      </w:r>
      <w:r w:rsidRPr="00FE1B89">
        <w:t xml:space="preserve">:</w:t>
      </w:r>
    </w:p>
    <w:p w:rsidR="00DA63EC" w:rsidRPr="00FE1B89" w:rsidRDefault="00DA63EC" w:rsidP="00DA63EC">
      <w:pPr>
        <w:tabs>
          <w:tab w:val="center" w:pos="2835"/>
        </w:tabs>
        <w:rPr>
          <w:spacing w:val="-4"/>
          <w:rtl/>
        </w:rPr>
      </w:pPr>
      <w:del w:id="101070" w:author="מנוע מכני" w:date="2026-10-11T12:04:40Z">
        <w:r w:rsidRPr="00FE1B89">
          <w:rPr>
            <w:spacing w:val="-4"/>
            <w:rtl/>
          </w:rPr>
          <w:delText xml:space="preserve"> </w:delText>
        </w:r>
      </w:del>
      <w:r w:rsidRPr="00FE1B89">
        <w:rPr>
          <w:spacing w:val="-4"/>
          <w:rtl/>
        </w:rPr>
        <w:t xml:space="preserve">כהן גדול המתקרב לעבודה - צריך שתי עשרונות האיפה, אחת להמשחו ואחת לחינוכו</w:t>
      </w:r>
      <w:ins w:id="95149" w:author="מנוע מכני" w:date="2026-10-11T12:04:40Z">
        <w:r>
          <w:rPr>
            <w:spacing w:val="-4"/>
            <w:rtl/>
          </w:rPr>
          <w:t xml:space="preserve">,</w:t>
        </w:r>
      </w:ins>
      <w:del w:id="95150" w:author="מנוע מכני" w:date="2026-10-11T12:04:40Z">
        <w:r w:rsidRPr="00FE1B89">
          <w:rPr>
            <w:spacing w:val="-4"/>
            <w:rtl/>
          </w:rPr>
          <w:delText xml:space="preserve">;</w:delText>
        </w:r>
      </w:del>
      <w:r w:rsidRPr="00FE1B89">
        <w:rPr>
          <w:spacing w:val="-4"/>
          <w:rtl/>
        </w:rPr>
        <w:t xml:space="preserve"> </w:t>
      </w:r>
    </w:p>
    <w:p w:rsidR="00DA63EC" w:rsidRDefault="00DA63EC" w:rsidP="00DA63EC">
      <w:pPr>
        <w:tabs>
          <w:tab w:val="center" w:pos="2835"/>
        </w:tabs>
        <w:rPr>
          <w:rtl/>
        </w:rPr>
      </w:pPr>
      <w:r>
        <w:rPr>
          <w:rStyle w:val="2fb"/>
          <w:rFonts w:ascii="BA Franknatan Regular" w:hAnsi="BA Franknatan Regular" w:hint="cs"/>
          <w:b/>
          <w:bCs/>
          <w:rtl/>
        </w:rPr>
        <w:t>מבר</w:t>
      </w:r>
      <w:r>
        <w:rPr>
          <w:rStyle w:val="2fb"/>
          <w:rFonts w:ascii="BA Franknatan Regular" w:hAnsi="BA Franknatan Regular"/>
          <w:b/>
          <w:bCs/>
          <w:rtl/>
        </w:rPr>
        <w:t>"</w:t>
      </w:r>
      <w:r>
        <w:rPr>
          <w:rStyle w:val="2fb"/>
          <w:rFonts w:ascii="BA Franknatan Regular" w:hAnsi="BA Franknatan Regular" w:hint="cs"/>
          <w:b/>
          <w:bCs/>
          <w:rtl/>
        </w:rPr>
        <w:t>א</w:t>
      </w:r>
      <w:r>
        <w:rPr>
          <w:rtl/>
        </w:rPr>
        <w:t>: שלש.</w:t>
      </w:r>
    </w:p>
    <w:p>
      <w:pPr>
        <w:pStyle w:val="38"/>
        <w:rPr>
          <w:ins w:id="101071" w:author="מנוע מכני" w:date="2026-10-11T12:04:40Z"/>
        </w:rPr>
      </w:pPr>
      <w:r>
        <w:t xml:space="preserve">ולא </w:t>
      </w:r>
      <w:ins w:id="91769" w:author="מנוע מכני" w:date="2026-10-11T12:04:40Z">
        <w:r>
          <w:t xml:space="preserve">חלקו</w:t>
        </w:r>
      </w:ins>
      <w:del w:id="91770" w:author="מנוע מכני" w:date="2026-10-11T12:04:40Z">
        <w:r>
          <w:delText xml:space="preserve">פליגי</w:delText>
        </w:r>
      </w:del>
      <w:r>
        <w:t xml:space="preserve">:</w:t>
      </w:r>
    </w:p>
    <w:p w:rsidR="00DA63EC" w:rsidRDefault="00DA63EC" w:rsidP="00DA63EC">
      <w:pPr>
        <w:tabs>
          <w:tab w:val="center" w:pos="2835"/>
        </w:tabs>
        <w:rPr>
          <w:rtl/>
        </w:rPr>
      </w:pPr>
      <w:del w:id="101072" w:author="מנוע מכני" w:date="2026-10-11T12:04:40Z">
        <w:r>
          <w:rPr>
            <w:rtl/>
          </w:rPr>
          <w:delText xml:space="preserve"> </w:delText>
        </w:r>
      </w:del>
      <w:r>
        <w:rPr>
          <w:rtl/>
        </w:rPr>
        <w:t xml:space="preserve">הא דעבד עבודה כשהוא כהן הדיוט, הא דלא עבד עבודה כשהוא כהן הדיוט.</w:t>
      </w:r>
    </w:p>
    <w:p w:rsidR="00DA63EC" w:rsidRDefault="00DA63EC" w:rsidP="00DA63EC">
      <w:pPr>
        <w:pStyle w:val="affffd"/>
        <w:rPr>
          <w:del w:id="90087" w:author="מנוע עיצוב" w:date="2026-10-11T12:09:26Z"/>
          <w:rtl/>
        </w:rPr>
      </w:pPr>
      <w:del w:id="90086" w:author="מנוע עיצוב" w:date="2026-10-11T12:09:26Z">
        <w:r>
          <w:rPr>
            <w:rtl/>
          </w:rPr>
          <w:delText xml:space="preserve">׹</w:delText>
        </w:r>
      </w:del>
    </w:p>
    <w:p w:rsidR="00DA63EC" w:rsidRDefault="00DA63EC" w:rsidP="00DA63EC">
      <w:pPr>
        <w:pStyle w:val="affff1"/>
        <w:ind w:end="0"/>
        <w:rPr>
          <w:rtl/>
        </w:rPr>
        <w:pPrChange w:id="20077" w:author="קלוד" w:date="2026-10-11T09:07:26Z">
          <w:pPr>
            <w:pStyle w:val="affff1"/>
            <w:rPr>
              <w:rtl/>
            </w:rPr>
          </w:pPr>
        </w:pPrChange>
      </w:pPr>
      <w:ins w:id="9841" w:author="מספור קטעי משנה" w:date="2026-10-11T09:35:12Z">
        <w:r>
          <w:rPr>
            <w:rStyle w:val="MisparKeta"/>
          </w:rPr>
          <w:t xml:space="preserve">ה. </w:t>
        </w:r>
      </w:ins>
      <w:r>
        <w:rPr>
          <w:rtl/>
        </w:rPr>
        <w:t>נזירות היתה באה שתי ידות כמצה שבתודה.</w:t>
      </w:r>
    </w:p>
    <w:p>
      <w:pPr>
        <w:pStyle w:val="38"/>
        <w:rPr>
          <w:ins w:id="101073" w:author="מנוע מכני" w:date="2026-10-11T12:04:40Z"/>
        </w:rPr>
      </w:pPr>
      <w:r w:rsidRPr="004A7C9A">
        <w:t>ת"ר</w:t>
      </w:r>
      <w:r>
        <w:t>:</w:t>
      </w:r>
    </w:p>
    <w:p w:rsidR="00DA63EC" w:rsidRDefault="00DA63EC" w:rsidP="00DA63EC">
      <w:pPr>
        <w:tabs>
          <w:tab w:val="center" w:pos="2835"/>
        </w:tabs>
        <w:rPr>
          <w:rtl/>
        </w:rPr>
      </w:pPr>
      <w:del w:id="101074" w:author="מנוע מכני" w:date="2026-10-11T12:04:40Z">
        <w:r w:rsidRPr="00A71A5E">
          <w:rPr>
            <w:rStyle w:val="afffff0"/>
            <w:rtl/>
          </w:rPr>
          <w:delText xml:space="preserve"> </w:delText>
        </w:r>
      </w:del>
      <w:r w:rsidRPr="00A71A5E">
        <w:rPr>
          <w:rStyle w:val="afffff0"/>
          <w:rFonts w:hint="cs"/>
          <w:rtl/>
        </w:rPr>
        <w:t>'</w:t>
      </w:r>
      <w:ins w:id="90859" w:author="Claude - סמנטי" w:date="2026-10-11T12:27:00Z">
        <w:r>
          <w:rPr>
            <w:rStyle w:val="afffff0"/>
            <w:rtl/>
          </w:rPr>
          <w:t xml:space="preserve">שְׁלָמָיו</w:t>
        </w:r>
      </w:ins>
      <w:del w:id="90860" w:author="Claude - סמנטי" w:date="2026-10-11T12:27:00Z">
        <w:r w:rsidRPr="00A71A5E">
          <w:rPr>
            <w:rStyle w:val="afffff0"/>
            <w:rtl/>
          </w:rPr>
          <w:delText xml:space="preserve">שלמיו</w:delText>
        </w:r>
      </w:del>
      <w:r w:rsidRPr="00A71A5E">
        <w:rPr>
          <w:rStyle w:val="afffff0"/>
          <w:rFonts w:hint="cs"/>
          <w:rtl/>
        </w:rPr>
        <w:t>'</w:t>
      </w:r>
      <w:r w:rsidRPr="00A71A5E">
        <w:rPr>
          <w:rStyle w:val="afffff0"/>
          <w:rtl/>
        </w:rPr>
        <w:t xml:space="preserve"> </w:t>
      </w:r>
      <w:r>
        <w:rPr>
          <w:rtl/>
        </w:rPr>
        <w:t xml:space="preserve">לרבות שלמי נזיר לעשרת קבין ירושלמיות ולרביעית שמן</w:t>
      </w:r>
      <w:ins w:id="95151" w:author="מנוע מכני" w:date="2026-10-11T12:04:40Z">
        <w:r>
          <w:rPr>
            <w:rtl/>
          </w:rPr>
          <w:t xml:space="preserve">,</w:t>
        </w:r>
      </w:ins>
      <w:del w:id="95152" w:author="מנוע מכני" w:date="2026-10-11T12:04:40Z">
        <w:r>
          <w:rPr>
            <w:rtl/>
          </w:rPr>
          <w:delText xml:space="preserve">;</w:delText>
        </w:r>
      </w:del>
      <w:r>
        <w:rPr>
          <w:rtl/>
        </w:rPr>
        <w:t xml:space="preserve"> יכול לכל מה שאמור בענין? </w:t>
      </w:r>
      <w:r>
        <w:rPr>
          <w:rtl/>
        </w:rPr>
        <w:t xml:space="preserve">ת"ל</w:t>
      </w:r>
      <w:r>
        <w:rPr>
          <w:rtl/>
        </w:rPr>
        <w:t xml:space="preserve">:</w:t>
      </w:r>
      <w:r w:rsidRPr="00A71A5E">
        <w:rPr>
          <w:rStyle w:val="afffff0"/>
          <w:rtl/>
        </w:rPr>
        <w:t xml:space="preserve"> </w:t>
      </w:r>
      <w:r w:rsidRPr="00A71A5E">
        <w:rPr>
          <w:rStyle w:val="afffff0"/>
          <w:rFonts w:hint="cs"/>
          <w:rtl/>
        </w:rPr>
        <w:t>'</w:t>
      </w:r>
      <w:ins w:id="90857" w:author="Claude - סמנטי" w:date="2026-10-11T12:27:00Z">
        <w:r>
          <w:rPr>
            <w:rStyle w:val="afffff0"/>
            <w:rtl/>
          </w:rPr>
          <w:t xml:space="preserve">מַצּוֹת</w:t>
        </w:r>
      </w:ins>
      <w:del w:id="90858" w:author="Claude - סמנטי" w:date="2026-10-11T12:27:00Z">
        <w:r w:rsidRPr="00A71A5E">
          <w:rPr>
            <w:rStyle w:val="afffff0"/>
            <w:rtl/>
          </w:rPr>
          <w:delText xml:space="preserve">מצות</w:delText>
        </w:r>
      </w:del>
      <w:r w:rsidRPr="00A71A5E">
        <w:rPr>
          <w:rStyle w:val="afffff0"/>
          <w:rFonts w:hint="cs"/>
          <w:rtl/>
        </w:rPr>
        <w:t>'</w:t>
      </w:r>
      <w:r w:rsidRPr="00A71A5E">
        <w:rPr>
          <w:rStyle w:val="afffff0"/>
          <w:rtl/>
        </w:rPr>
        <w:t>.</w:t>
      </w:r>
    </w:p>
    <w:p>
      <w:pPr>
        <w:pStyle w:val="38"/>
        <w:rPr>
          <w:ins w:id="101075" w:author="מנוע מכני" w:date="2026-10-11T12:04:40Z"/>
        </w:rPr>
      </w:pPr>
      <w:ins w:id="93471" w:author="מנוע מכני" w:date="2026-10-11T12:04:40Z">
        <w:r>
          <w:t xml:space="preserve">מה</w:t>
        </w:r>
      </w:ins>
      <w:del w:id="93472" w:author="מנוע מכני" w:date="2026-10-11T12:04:40Z">
        <w:r>
          <w:delText xml:space="preserve">מאי</w:delText>
        </w:r>
      </w:del>
      <w:r>
        <w:t xml:space="preserve"> תלמודא? </w:t>
      </w:r>
      <w:r>
        <w:t xml:space="preserve">אמר</w:t>
      </w:r>
      <w:r>
        <w:t xml:space="preserve"> </w:t>
      </w:r>
      <w:ins w:id="90499" w:author="מנוע מכני" w:date="2026-10-11T12:04:40Z">
        <w:r>
          <w:t xml:space="preserve">ר"פ</w:t>
        </w:r>
      </w:ins>
      <w:del w:id="90500" w:author="מנוע מכני" w:date="2026-10-11T12:04:40Z">
        <w:r>
          <w:delText xml:space="preserve">רב פפא</w:delText>
        </w:r>
      </w:del>
      <w:r>
        <w:t xml:space="preserve">:</w:t>
      </w:r>
    </w:p>
    <w:p w:rsidR="00DA63EC" w:rsidRDefault="00DA63EC" w:rsidP="00DA63EC">
      <w:pPr>
        <w:tabs>
          <w:tab w:val="center" w:pos="2835"/>
        </w:tabs>
        <w:rPr>
          <w:rtl/>
        </w:rPr>
      </w:pPr>
      <w:del w:id="101076" w:author="מנוע מכני" w:date="2026-10-11T12:04:40Z">
        <w:r>
          <w:rPr>
            <w:rtl/>
          </w:rPr>
          <w:delText xml:space="preserve"> </w:delText>
        </w:r>
      </w:del>
      <w:r>
        <w:rPr>
          <w:rtl/>
        </w:rPr>
        <w:t xml:space="preserve">דבר שנאמר בו מצות, לאפוקי רבוכה דלא נאמר בו מצות.</w:t>
      </w:r>
    </w:p>
    <w:p>
      <w:pPr>
        <w:pStyle w:val="38"/>
        <w:rPr>
          <w:ins w:id="101077" w:author="מנוע מכני" w:date="2026-10-11T12:04:40Z"/>
        </w:rPr>
      </w:pPr>
      <w:r>
        <w:t xml:space="preserve">דבי רבי ישמעאל תנא:</w:t>
      </w:r>
    </w:p>
    <w:p w:rsidR="00DA63EC" w:rsidRDefault="00DA63EC" w:rsidP="00DA63EC">
      <w:pPr>
        <w:tabs>
          <w:tab w:val="center" w:pos="2835"/>
        </w:tabs>
        <w:rPr>
          <w:rtl/>
        </w:rPr>
      </w:pPr>
      <w:del w:id="101078" w:author="מנוע מכני" w:date="2026-10-11T12:04:40Z">
        <w:r>
          <w:rPr>
            <w:rtl/>
          </w:rPr>
          <w:delText xml:space="preserve"> </w:delText>
        </w:r>
      </w:del>
      <w:r>
        <w:rPr>
          <w:rtl/>
        </w:rPr>
        <w:t xml:space="preserve">מצות - כלל, חלות ורקיקין - פרט, כלל ופרט אין בכלל אלא מה שבפרט, חלות ורקיקין אין, </w:t>
      </w:r>
      <w:ins w:id="93473" w:author="מנוע מכני" w:date="2026-10-11T12:04:40Z">
        <w:r>
          <w:rPr>
            <w:rtl/>
          </w:rPr>
          <w:t xml:space="preserve">כלום</w:t>
        </w:r>
      </w:ins>
      <w:del w:id="93474" w:author="מנוע מכני" w:date="2026-10-11T12:04:40Z">
        <w:r>
          <w:rPr>
            <w:rtl/>
          </w:rPr>
          <w:delText xml:space="preserve">מידי</w:delText>
        </w:r>
      </w:del>
      <w:r>
        <w:rPr>
          <w:rtl/>
        </w:rPr>
        <w:t xml:space="preserve"> אחרינא </w:t>
      </w:r>
      <w:r>
        <w:rPr>
          <w:rtl/>
        </w:rPr>
        <w:t xml:space="preserve">לא</w:t>
      </w:r>
      <w:r>
        <w:rPr>
          <w:rtl/>
        </w:rPr>
        <w:t xml:space="preserve">.</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עח:</w:t>
      </w:r>
    </w:p>
    <w:p>
      <w:pPr>
        <w:pStyle w:val="MishnaBatzad"/>
        <w:rPr>
          <w:ins w:id="20432" w:author="קלוד" w:date="2026-10-11T09:07:26Z"/>
        </w:rPr>
      </w:pPr>
      <w:ins w:id="20431" w:author="קלוד" w:date="2026-10-11T09:07:26Z">
        <w:r>
          <w:t xml:space="preserve">משנה ג</w:t>
        </w:r>
      </w:ins>
    </w:p>
    <w:p w:rsidR="00DA63EC" w:rsidRPr="000A334C" w:rsidRDefault="00DA63EC" w:rsidP="003B6D22">
      <w:pPr>
        <w:pStyle w:val="afff9"/>
        <w:rPr>
          <w:del w:id="20236" w:author="קלוד" w:date="2026-10-11T09:07:26Z"/>
          <w:rtl/>
        </w:rPr>
      </w:pPr>
      <w:del w:id="20235" w:author="קלוד" w:date="2026-10-11T09:07:26Z">
        <w:r w:rsidRPr="000A334C">
          <w:rPr>
            <w:rtl/>
          </w:rPr>
          <w:delText xml:space="preserve"> מתני'.</w:delText>
        </w:r>
      </w:del>
    </w:p>
    <w:p w:rsidR="00DA63EC" w:rsidRPr="000A334C" w:rsidRDefault="00DA63EC" w:rsidP="003B6D22">
      <w:pPr>
        <w:pStyle w:val="afff9"/>
        <w:spacing w:before="120"/>
        <w:rPr>
          <w:rtl/>
        </w:rPr>
        <w:pPrChange w:id="90057" w:author="קלוד" w:date="2026-10-11T12:09:42Z">
          <w:pPr>
            <w:pStyle w:val="afff9"/>
          </w:pPr>
        </w:pPrChange>
      </w:pPr>
      <w:r w:rsidRPr="000A334C">
        <w:rPr>
          <w:rtl/>
        </w:rPr>
        <w:t>השוחט את התודה לפנים, ולחמה חוץ לחומה - לא קדש הלחם.</w:t>
      </w:r>
    </w:p>
    <w:p w:rsidR="00DA63EC" w:rsidRPr="000A334C" w:rsidRDefault="00DA63EC" w:rsidP="003B6D22">
      <w:pPr>
        <w:pStyle w:val="afff9"/>
        <w:rPr>
          <w:rtl/>
        </w:rPr>
      </w:pPr>
      <w:r w:rsidRPr="000A334C">
        <w:rPr>
          <w:rtl/>
        </w:rPr>
        <w:t>שחטה עד שלא קרמו פניה בתנור, ואפילו קרמו כולן חוץ מאחד מהן לא קדש הלחם.</w:t>
      </w:r>
    </w:p>
    <w:p w:rsidR="00DA63EC" w:rsidRDefault="00DA63EC" w:rsidP="00DA63EC">
      <w:pPr>
        <w:pStyle w:val="affffd"/>
        <w:rPr>
          <w:del w:id="90089" w:author="מנוע עיצוב" w:date="2026-10-11T12:09:26Z"/>
          <w:rtl/>
        </w:rPr>
      </w:pPr>
      <w:del w:id="90088" w:author="מנוע עיצוב" w:date="2026-10-11T12:09:26Z">
        <w:r>
          <w:rPr>
            <w:rtl/>
          </w:rPr>
          <w:delText xml:space="preserve">׹</w:delText>
        </w:r>
      </w:del>
    </w:p>
    <w:p w:rsidR="00DA63EC" w:rsidRDefault="00DA63EC" w:rsidP="00DA63EC">
      <w:pPr>
        <w:pStyle w:val="affff1"/>
        <w:ind w:end="0"/>
        <w:rPr>
          <w:rtl/>
        </w:rPr>
        <w:pPrChange w:id="20078" w:author="קלוד" w:date="2026-10-11T09:07:26Z">
          <w:pPr>
            <w:pStyle w:val="affff1"/>
            <w:rPr>
              <w:rtl/>
            </w:rPr>
          </w:pPr>
        </w:pPrChange>
      </w:pPr>
      <w:ins w:id="9842" w:author="מספור קטעי משנה" w:date="2026-10-11T09:35:12Z">
        <w:r>
          <w:rPr>
            <w:rStyle w:val="MisparKeta"/>
          </w:rPr>
          <w:t xml:space="preserve">ב. </w:t>
        </w:r>
      </w:ins>
      <w:r>
        <w:rPr>
          <w:rFonts w:hint="cs"/>
          <w:rtl/>
        </w:rPr>
        <w:t xml:space="preserve">חוץ לחומה </w:t>
      </w:r>
    </w:p>
    <w:p>
      <w:pPr>
        <w:pStyle w:val="38"/>
        <w:rPr>
          <w:ins w:id="101080" w:author="מנוע מכני" w:date="2026-10-11T12:04:40Z"/>
        </w:rPr>
      </w:pPr>
      <w:del w:id="101079" w:author="מנוע מכני" w:date="2026-10-11T12:04:40Z">
        <w:r w:rsidRPr="00265E5E">
          <w:delText xml:space="preserve">•</w:delText>
        </w:r>
      </w:del>
      <w:r>
        <w:t xml:space="preserve"> </w:t>
      </w:r>
      <w:r>
        <w:t>רי</w:t>
      </w:r>
      <w:r>
        <w:t>"</w:t>
      </w:r>
      <w:r>
        <w:t>ו</w:t>
      </w:r>
      <w:r>
        <w:t xml:space="preserve">:</w:t>
      </w:r>
    </w:p>
    <w:p w:rsidR="00DA63EC" w:rsidRDefault="00DA63EC" w:rsidP="00DA63EC">
      <w:pPr>
        <w:tabs>
          <w:tab w:val="center" w:pos="2835"/>
        </w:tabs>
        <w:rPr>
          <w:rtl/>
        </w:rPr>
      </w:pPr>
      <w:del w:id="101081" w:author="מנוע מכני" w:date="2026-10-11T12:04:40Z">
        <w:r>
          <w:rPr>
            <w:rtl/>
          </w:rPr>
          <w:delText xml:space="preserve"> </w:delText>
        </w:r>
      </w:del>
      <w:r>
        <w:rPr>
          <w:rtl/>
        </w:rPr>
        <w:t xml:space="preserve">חוץ לחומת בית פאגי, </w:t>
      </w:r>
      <w:r>
        <w:rPr>
          <w:rStyle w:val="2fb"/>
          <w:rtl/>
        </w:rPr>
        <w:t xml:space="preserve">ור"</w:t>
      </w:r>
      <w:r>
        <w:rPr>
          <w:rStyle w:val="2fb"/>
          <w:rFonts w:hint="cs"/>
          <w:rtl/>
        </w:rPr>
        <w:t>ל</w:t>
      </w:r>
      <w:r>
        <w:rPr>
          <w:rtl/>
        </w:rPr>
        <w:t>: חוץ לחומת העזרה.</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Style w:val="2fb"/>
          <w:rtl/>
        </w:rPr>
        <w:t>ר"</w:t>
      </w:r>
      <w:r>
        <w:rPr>
          <w:rStyle w:val="2fb"/>
          <w:rFonts w:hint="cs"/>
          <w:rtl/>
        </w:rPr>
        <w:t xml:space="preserve">ל</w:t>
      </w:r>
      <w:r>
        <w:rPr>
          <w:rFonts w:hint="cs"/>
          <w:rtl/>
        </w:rPr>
        <w:t xml:space="preserve"> </w:t>
      </w:r>
      <w:r>
        <w:rPr>
          <w:rtl/>
        </w:rPr>
        <w:t xml:space="preserve">חוץ לחומת העזרה, </w:t>
      </w:r>
      <w:ins w:id="91771" w:author="מנוע מכני" w:date="2026-10-11T12:04:40Z">
        <w:r>
          <w:rPr>
            <w:rtl/>
          </w:rPr>
          <w:t xml:space="preserve">צריך</w:t>
        </w:r>
      </w:ins>
      <w:del w:id="91772" w:author="מנוע מכני" w:date="2026-10-11T12:04:40Z">
        <w:r>
          <w:rPr>
            <w:rtl/>
          </w:rPr>
          <w:delText xml:space="preserve">בעינן</w:delText>
        </w:r>
      </w:del>
      <w:r>
        <w:rPr>
          <w:rtl/>
        </w:rPr>
        <w:t xml:space="preserve"> על בסמוך</w:t>
      </w:r>
      <w:ins w:id="95153" w:author="מנוע מכני" w:date="2026-10-11T12:04:40Z">
        <w:r>
          <w:rPr>
            <w:rtl/>
          </w:rPr>
          <w:t xml:space="preserve">,</w:t>
        </w:r>
      </w:ins>
      <w:del w:id="95154" w:author="מנוע מכני" w:date="2026-10-11T12:04:40Z">
        <w:r>
          <w:rPr>
            <w:rtl/>
          </w:rPr>
          <w:delText xml:space="preserve">;</w:delText>
        </w:r>
      </w:del>
      <w:r>
        <w:rPr>
          <w:rtl/>
        </w:rPr>
        <w:t xml:space="preserve"> </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Style w:val="2fb"/>
          <w:rFonts w:hint="cs"/>
          <w:rtl/>
        </w:rPr>
        <w:t>ורי</w:t>
      </w:r>
      <w:r>
        <w:rPr>
          <w:rStyle w:val="2fb"/>
          <w:rtl/>
        </w:rPr>
        <w:t>"</w:t>
      </w:r>
      <w:r>
        <w:rPr>
          <w:rStyle w:val="2fb"/>
          <w:rFonts w:hint="cs"/>
          <w:rtl/>
        </w:rPr>
        <w:t xml:space="preserve">ו</w:t>
      </w:r>
      <w:r>
        <w:rPr>
          <w:rFonts w:hint="cs"/>
          <w:rtl/>
        </w:rPr>
        <w:t xml:space="preserve"> </w:t>
      </w:r>
      <w:r>
        <w:rPr>
          <w:rtl/>
        </w:rPr>
        <w:t xml:space="preserve">חוץ לחומת בית פאגי, אבל חוץ לעזרה קדוש, ולא </w:t>
      </w:r>
      <w:ins w:id="91773" w:author="מנוע מכני" w:date="2026-10-11T12:04:40Z">
        <w:r>
          <w:rPr>
            <w:rtl/>
          </w:rPr>
          <w:t xml:space="preserve">צריך</w:t>
        </w:r>
      </w:ins>
      <w:del w:id="91774" w:author="מנוע מכני" w:date="2026-10-11T12:04:40Z">
        <w:r>
          <w:rPr>
            <w:rtl/>
          </w:rPr>
          <w:delText xml:space="preserve">בעינן</w:delText>
        </w:r>
      </w:del>
      <w:r>
        <w:rPr>
          <w:rtl/>
        </w:rPr>
        <w:t xml:space="preserve"> על בסמוך.</w:t>
      </w:r>
    </w:p>
    <w:p w:rsidR="00DA63EC" w:rsidRPr="00FE1B89" w:rsidRDefault="00DA63EC" w:rsidP="00DA63EC">
      <w:pPr>
        <w:tabs>
          <w:tab w:val="center" w:pos="2835"/>
        </w:tabs>
        <w:rPr>
          <w:spacing w:val="-2"/>
          <w:rtl/>
        </w:rPr>
      </w:pPr>
      <w:r w:rsidRPr="00FE1B89">
        <w:rPr>
          <w:spacing w:val="-2"/>
          <w:rtl/>
        </w:rPr>
        <w:t>ו</w:t>
      </w:r>
      <w:r w:rsidRPr="00FE1B89">
        <w:rPr>
          <w:rFonts w:hint="cs"/>
          <w:spacing w:val="-2"/>
          <w:rtl/>
        </w:rPr>
        <w:t xml:space="preserve">אפי' דכבר נחלקו </w:t>
      </w:r>
      <w:r w:rsidRPr="00FE1B89">
        <w:rPr>
          <w:spacing w:val="-2"/>
          <w:rtl/>
        </w:rPr>
        <w:t xml:space="preserve">דתנן</w:t>
      </w:r>
      <w:r w:rsidRPr="00FE1B89">
        <w:rPr>
          <w:spacing w:val="-2"/>
          <w:rtl/>
        </w:rPr>
        <w:t xml:space="preserve">: השוחט את הפסח על החמץ - עובר בלא תעשה, </w:t>
      </w:r>
      <w:r w:rsidRPr="00FE1B89">
        <w:rPr>
          <w:rStyle w:val="2fb"/>
          <w:spacing w:val="-2"/>
          <w:rtl/>
        </w:rPr>
        <w:t xml:space="preserve">ר"</w:t>
      </w:r>
      <w:r w:rsidRPr="00FE1B89">
        <w:rPr>
          <w:rStyle w:val="2fb"/>
          <w:rFonts w:hint="cs"/>
          <w:spacing w:val="-2"/>
          <w:rtl/>
        </w:rPr>
        <w:t>י</w:t>
      </w:r>
      <w:r w:rsidRPr="00FE1B89">
        <w:rPr>
          <w:spacing w:val="-2"/>
          <w:rtl/>
        </w:rPr>
        <w:t xml:space="preserve"> אומר: אף התמיד</w:t>
      </w:r>
      <w:ins w:id="95155" w:author="מנוע מכני" w:date="2026-10-11T12:04:40Z">
        <w:r>
          <w:rPr>
            <w:spacing w:val="-2"/>
            <w:rtl/>
          </w:rPr>
          <w:t xml:space="preserve">,</w:t>
        </w:r>
      </w:ins>
      <w:del w:id="95156" w:author="מנוע מכני" w:date="2026-10-11T12:04:40Z">
        <w:r w:rsidRPr="00FE1B89">
          <w:rPr>
            <w:spacing w:val="-2"/>
            <w:rtl/>
          </w:rPr>
          <w:delText xml:space="preserve">;</w:delText>
        </w:r>
      </w:del>
      <w:r w:rsidRPr="00FE1B89">
        <w:rPr>
          <w:spacing w:val="-2"/>
          <w:rtl/>
        </w:rPr>
        <w:t xml:space="preserve"> </w:t>
      </w:r>
    </w:p>
    <w:p>
      <w:pPr>
        <w:pStyle w:val="38"/>
        <w:rPr>
          <w:ins w:id="101083" w:author="מנוע מכני" w:date="2026-10-11T12:04:40Z"/>
        </w:rPr>
      </w:pPr>
      <w:del w:id="101082" w:author="מנוע מכני" w:date="2026-10-11T12:04:40Z">
        <w:r w:rsidRPr="00265E5E">
          <w:delText xml:space="preserve">•</w:delText>
        </w:r>
      </w:del>
      <w:r>
        <w:t xml:space="preserve"> </w:t>
      </w:r>
      <w:r>
        <w:t>ואר</w:t>
      </w:r>
      <w:r>
        <w:t>"</w:t>
      </w:r>
      <w:r>
        <w:t>ל</w:t>
      </w:r>
      <w:r>
        <w:t xml:space="preserve">:</w:t>
      </w:r>
    </w:p>
    <w:p w:rsidR="00DA63EC" w:rsidRDefault="00DA63EC" w:rsidP="00DA63EC">
      <w:pPr>
        <w:tabs>
          <w:tab w:val="center" w:pos="2835"/>
        </w:tabs>
        <w:rPr>
          <w:rtl/>
        </w:rPr>
      </w:pPr>
      <w:del w:id="101084" w:author="מנוע מכני" w:date="2026-10-11T12:04:40Z">
        <w:r>
          <w:rPr>
            <w:rtl/>
          </w:rPr>
          <w:delText xml:space="preserve"> </w:delText>
        </w:r>
      </w:del>
      <w:r>
        <w:rPr>
          <w:rtl/>
        </w:rPr>
        <w:t xml:space="preserve">לעולם אינו חייב</w:t>
      </w:r>
      <w:ins w:id="95157" w:author="מנוע מכני" w:date="2026-10-11T12:04:40Z">
        <w:r>
          <w:rPr>
            <w:rtl/>
          </w:rPr>
          <w:t xml:space="preserve"> </w:t>
        </w:r>
      </w:ins>
      <w:del w:id="95158" w:author="מנוע מכני" w:date="2026-10-11T12:04:40Z">
        <w:r>
          <w:rPr>
            <w:rtl/>
          </w:rPr>
          <w:delText xml:space="preserve">  </w:delText>
        </w:r>
      </w:del>
      <w:r>
        <w:rPr>
          <w:rtl/>
        </w:rPr>
        <w:t xml:space="preserve">עד שיהא או לשוחט או לזורק או לאחד מבני חבורה עמו בעזרה, </w:t>
      </w:r>
    </w:p>
    <w:p>
      <w:pPr>
        <w:pStyle w:val="38"/>
        <w:rPr>
          <w:ins w:id="101086" w:author="מנוע מכני" w:date="2026-10-11T12:04:40Z"/>
        </w:rPr>
      </w:pPr>
      <w:del w:id="101085" w:author="מנוע מכני" w:date="2026-10-11T12:04:40Z">
        <w:r w:rsidRPr="00265E5E">
          <w:delText xml:space="preserve">•</w:delText>
        </w:r>
      </w:del>
      <w:r>
        <w:t xml:space="preserve"> </w:t>
      </w:r>
      <w:r>
        <w:t>ורי</w:t>
      </w:r>
      <w:r>
        <w:t>"</w:t>
      </w:r>
      <w:r>
        <w:t>ו</w:t>
      </w:r>
      <w:r>
        <w:t xml:space="preserve">:</w:t>
      </w:r>
    </w:p>
    <w:p w:rsidR="00DA63EC" w:rsidRDefault="00DA63EC" w:rsidP="00DA63EC">
      <w:pPr>
        <w:tabs>
          <w:tab w:val="center" w:pos="2835"/>
        </w:tabs>
        <w:rPr>
          <w:rtl/>
        </w:rPr>
      </w:pPr>
      <w:del w:id="101087" w:author="מנוע מכני" w:date="2026-10-11T12:04:40Z">
        <w:r>
          <w:rPr>
            <w:rtl/>
          </w:rPr>
          <w:delText xml:space="preserve"> </w:delText>
        </w:r>
      </w:del>
      <w:ins w:id="94029" w:author="מנוע מכני" w:date="2026-10-11T12:04:40Z">
        <w:r>
          <w:rPr>
            <w:rtl/>
          </w:rPr>
          <w:t xml:space="preserve">אף</w:t>
        </w:r>
      </w:ins>
      <w:del w:id="94030" w:author="מנוע מכני" w:date="2026-10-11T12:04:40Z">
        <w:r>
          <w:rPr>
            <w:rtl/>
          </w:rPr>
          <w:delText xml:space="preserve">אע"פ</w:delText>
        </w:r>
      </w:del>
      <w:r>
        <w:rPr>
          <w:rtl/>
        </w:rPr>
        <w:t xml:space="preserve"> שאין עמו בעזרה!</w:t>
      </w:r>
    </w:p>
    <w:p>
      <w:pPr>
        <w:pStyle w:val="38"/>
        <w:rPr>
          <w:ins w:id="102453" w:author="מנוע מכני" w:date="2026-10-11T12:04:40Z"/>
        </w:rPr>
      </w:pPr>
      <w:r>
        <w:t xml:space="preserve">- צריכא,</w:t>
      </w:r>
    </w:p>
    <w:p w:rsidR="00DA63EC" w:rsidRDefault="00DA63EC" w:rsidP="00DA63EC">
      <w:pPr>
        <w:pStyle w:val="affffb"/>
      </w:pPr>
      <w:del w:id="102454" w:author="מנוע מכני" w:date="2026-10-11T12:04:40Z">
        <w:r>
          <w:rPr>
            <w:rtl/>
          </w:rPr>
          <w:delText xml:space="preserve"> </w:delText>
        </w:r>
      </w:del>
      <w:r>
        <w:rPr>
          <w:rtl/>
        </w:rPr>
        <w:t xml:space="preserve">ד</w:t>
      </w:r>
      <w:r>
        <w:rPr>
          <w:rFonts w:hint="cs"/>
          <w:rtl/>
        </w:rPr>
        <w:t xml:space="preserve">דווקא בההיא </w:t>
      </w:r>
      <w:r>
        <w:rPr>
          <w:rStyle w:val="2fb"/>
          <w:rFonts w:hint="cs"/>
          <w:rtl/>
        </w:rPr>
        <w:t xml:space="preserve">ארי</w:t>
      </w:r>
      <w:r>
        <w:rPr>
          <w:rStyle w:val="2fb"/>
          <w:rtl/>
        </w:rPr>
        <w:t>"</w:t>
      </w:r>
      <w:r>
        <w:rPr>
          <w:rStyle w:val="2fb"/>
          <w:rFonts w:hint="cs"/>
          <w:rtl/>
        </w:rPr>
        <w:t xml:space="preserve">ו</w:t>
      </w:r>
      <w:r>
        <w:rPr>
          <w:rFonts w:hint="cs"/>
          <w:rtl/>
        </w:rPr>
        <w:t xml:space="preserve"> </w:t>
      </w:r>
      <w:r>
        <w:rPr>
          <w:rtl/>
        </w:rPr>
        <w:t xml:space="preserve">דכל </w:t>
      </w:r>
      <w:ins w:id="91775" w:author="מנוע מכני" w:date="2026-10-11T12:04:40Z">
        <w:r>
          <w:rPr>
            <w:rtl/>
          </w:rPr>
          <w:t xml:space="preserve">מקום</w:t>
        </w:r>
      </w:ins>
      <w:del w:id="91776" w:author="מנוע מכני" w:date="2026-10-11T12:04:40Z">
        <w:r>
          <w:rPr>
            <w:rtl/>
          </w:rPr>
          <w:delText xml:space="preserve">היכא</w:delText>
        </w:r>
      </w:del>
      <w:r>
        <w:rPr>
          <w:rtl/>
        </w:rPr>
        <w:t xml:space="preserve"> </w:t>
      </w:r>
      <w:ins w:id="96609" w:author="מנוע מכני" w:date="2026-10-11T12:04:40Z">
        <w:r>
          <w:rPr>
            <w:rtl/>
          </w:rPr>
          <w:t xml:space="preserve">דישנו</w:t>
        </w:r>
      </w:ins>
      <w:del w:id="96610" w:author="מנוע מכני" w:date="2026-10-11T12:04:40Z">
        <w:r>
          <w:rPr>
            <w:rtl/>
          </w:rPr>
          <w:delText xml:space="preserve">דאיתיה</w:delText>
        </w:r>
      </w:del>
      <w:r>
        <w:rPr>
          <w:rtl/>
        </w:rPr>
        <w:t xml:space="preserve"> באיסורא </w:t>
      </w:r>
      <w:ins w:id="97571" w:author="מנוע מכני" w:date="2026-10-11T12:04:40Z">
        <w:r>
          <w:rPr>
            <w:rtl/>
          </w:rPr>
          <w:t xml:space="preserve">עומד</w:t>
        </w:r>
      </w:ins>
      <w:del w:id="97572" w:author="מנוע מכני" w:date="2026-10-11T12:04:40Z">
        <w:r>
          <w:rPr>
            <w:rtl/>
          </w:rPr>
          <w:delText xml:space="preserve">קאי</w:delText>
        </w:r>
      </w:del>
      <w:r>
        <w:rPr>
          <w:rtl/>
        </w:rPr>
        <w:t xml:space="preserve">, </w:t>
      </w:r>
    </w:p>
    <w:p w:rsidR="00DA63EC" w:rsidRDefault="00DA63EC" w:rsidP="00DA63EC">
      <w:pPr>
        <w:pStyle w:val="affffb"/>
        <w:rPr>
          <w:rtl/>
        </w:rPr>
      </w:pPr>
      <w:r>
        <w:rPr>
          <w:rtl/>
        </w:rPr>
        <w:t xml:space="preserve">- אבל לענין מקדש לחם - אימא מודי </w:t>
      </w:r>
      <w:r>
        <w:rPr>
          <w:rStyle w:val="2fb"/>
          <w:rFonts w:hint="cs"/>
          <w:rtl/>
        </w:rPr>
        <w:t>לר</w:t>
      </w:r>
      <w:r>
        <w:rPr>
          <w:rStyle w:val="2fb"/>
          <w:rtl/>
        </w:rPr>
        <w:t>"</w:t>
      </w:r>
      <w:r>
        <w:rPr>
          <w:rStyle w:val="2fb"/>
          <w:rFonts w:hint="cs"/>
          <w:rtl/>
        </w:rPr>
        <w:t>ל</w:t>
      </w:r>
      <w:r>
        <w:rPr>
          <w:rtl/>
        </w:rPr>
        <w:t xml:space="preserve"> </w:t>
      </w:r>
      <w:ins w:id="96301" w:author="מנוע מכני" w:date="2026-10-11T12:04:40Z">
        <w:r>
          <w:rPr>
            <w:rtl/>
          </w:rPr>
          <w:t xml:space="preserve">דאם </w:t>
        </w:r>
      </w:ins>
      <w:del w:id="96302" w:author="מנוע מכני" w:date="2026-10-11T12:04:40Z">
        <w:r>
          <w:rPr>
            <w:rtl/>
          </w:rPr>
          <w:delText xml:space="preserve">דאי </w:delText>
        </w:r>
      </w:del>
      <w:ins w:id="96611" w:author="מנוע מכני" w:date="2026-10-11T12:04:40Z">
        <w:r>
          <w:rPr>
            <w:rtl/>
          </w:rPr>
          <w:t xml:space="preserve">ישנו</w:t>
        </w:r>
      </w:ins>
      <w:del w:id="96612" w:author="מנוע מכני" w:date="2026-10-11T12:04:40Z">
        <w:r>
          <w:rPr>
            <w:rtl/>
          </w:rPr>
          <w:delText xml:space="preserve">איתיה</w:delText>
        </w:r>
      </w:del>
      <w:r>
        <w:rPr>
          <w:rtl/>
        </w:rPr>
        <w:t xml:space="preserve"> בפנים קדוש, אבראי </w:t>
      </w:r>
      <w:r>
        <w:rPr>
          <w:rtl/>
        </w:rPr>
        <w:t xml:space="preserve">לא</w:t>
      </w:r>
      <w:r>
        <w:rPr>
          <w:rtl/>
        </w:rPr>
        <w:t xml:space="preserve"> קדוש</w:t>
      </w:r>
      <w:ins w:id="95159" w:author="מנוע מכני" w:date="2026-10-11T12:04:40Z">
        <w:r>
          <w:rPr>
            <w:rtl/>
          </w:rPr>
          <w:t xml:space="preserve">,</w:t>
        </w:r>
      </w:ins>
      <w:del w:id="9516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ו</w:t>
      </w:r>
      <w:r>
        <w:rPr>
          <w:rFonts w:hint="cs"/>
          <w:rtl/>
        </w:rPr>
        <w:t xml:space="preserve">דווקא </w:t>
      </w:r>
      <w:ins w:id="96717" w:author="מנוע מכני" w:date="2026-10-11T12:04:40Z">
        <w:r>
          <w:rPr>
            <w:rtl/>
          </w:rPr>
          <w:t xml:space="preserve">בזה</w:t>
        </w:r>
      </w:ins>
      <w:del w:id="96718" w:author="מנוע מכני" w:date="2026-10-11T12:04:40Z">
        <w:r>
          <w:rPr>
            <w:rtl/>
          </w:rPr>
          <w:delText xml:space="preserve">בהא</w:delText>
        </w:r>
      </w:del>
      <w:r>
        <w:rPr>
          <w:rFonts w:hint="cs"/>
          <w:rtl/>
        </w:rPr>
        <w:t xml:space="preserve"> </w:t>
      </w:r>
      <w:r>
        <w:rPr>
          <w:rStyle w:val="2fb"/>
          <w:rtl/>
        </w:rPr>
        <w:t>א</w:t>
      </w:r>
      <w:r>
        <w:rPr>
          <w:rStyle w:val="2fb"/>
          <w:rFonts w:hint="cs"/>
          <w:rtl/>
        </w:rPr>
        <w:t>ר</w:t>
      </w:r>
      <w:r>
        <w:rPr>
          <w:rStyle w:val="2fb"/>
          <w:rtl/>
        </w:rPr>
        <w:t>"</w:t>
      </w:r>
      <w:r>
        <w:rPr>
          <w:rStyle w:val="2fb"/>
          <w:rFonts w:hint="cs"/>
          <w:rtl/>
        </w:rPr>
        <w:t>ל</w:t>
      </w:r>
      <w:r>
        <w:rPr>
          <w:rtl/>
        </w:rPr>
        <w:t xml:space="preserve">, אבל בהך אימא מודה </w:t>
      </w:r>
      <w:r>
        <w:rPr>
          <w:rStyle w:val="2fb"/>
          <w:rFonts w:hint="cs"/>
          <w:rtl/>
        </w:rPr>
        <w:t>לרי</w:t>
      </w:r>
      <w:r>
        <w:rPr>
          <w:rStyle w:val="2fb"/>
          <w:rtl/>
        </w:rPr>
        <w:t>"</w:t>
      </w:r>
      <w:r>
        <w:rPr>
          <w:rStyle w:val="2fb"/>
          <w:rFonts w:hint="cs"/>
          <w:rtl/>
        </w:rPr>
        <w:t>ו</w:t>
      </w:r>
      <w:r>
        <w:rPr>
          <w:rtl/>
        </w:rPr>
        <w:t>, צריכא.</w:t>
      </w:r>
    </w:p>
    <w:p>
      <w:pPr>
        <w:pStyle w:val="38"/>
        <w:rPr>
          <w:ins w:id="101089" w:author="מנוע מכני" w:date="2026-10-11T12:04:40Z"/>
        </w:rPr>
      </w:pPr>
      <w:del w:id="101088" w:author="מנוע מכני" w:date="2026-10-11T12:04:40Z">
        <w:r w:rsidRPr="00265E5E">
          <w:delText xml:space="preserve">•</w:delText>
        </w:r>
      </w:del>
      <w:r>
        <w:t xml:space="preserve"> </w:t>
      </w:r>
      <w:r>
        <w:t>ת</w:t>
      </w:r>
      <w:r>
        <w:t>"</w:t>
      </w:r>
      <w:r>
        <w:t>כ דרי</w:t>
      </w:r>
      <w:r>
        <w:t>"</w:t>
      </w:r>
      <w:r>
        <w:t>ו</w:t>
      </w:r>
      <w:r>
        <w:t xml:space="preserve">:</w:t>
      </w:r>
    </w:p>
    <w:p w:rsidR="00DA63EC" w:rsidRDefault="00DA63EC" w:rsidP="00DA63EC">
      <w:pPr>
        <w:tabs>
          <w:tab w:val="center" w:pos="2835"/>
        </w:tabs>
        <w:rPr>
          <w:rtl/>
        </w:rPr>
      </w:pPr>
      <w:del w:id="101090" w:author="מנוע מכני" w:date="2026-10-11T12:04:40Z">
        <w:r>
          <w:rPr>
            <w:rtl/>
          </w:rPr>
          <w:delText xml:space="preserve"> </w:delText>
        </w:r>
      </w:del>
      <w:r>
        <w:rPr>
          <w:rtl/>
        </w:rPr>
        <w:t xml:space="preserve">השוחט את התודה לפנים, ולחמה חוץ לחומת בית פאגי - </w:t>
      </w:r>
      <w:r>
        <w:rPr>
          <w:rtl/>
        </w:rPr>
        <w:t xml:space="preserve">לא</w:t>
      </w:r>
      <w:r>
        <w:rPr>
          <w:rtl/>
        </w:rPr>
        <w:t xml:space="preserve"> קדש הלחם.</w:t>
      </w:r>
    </w:p>
    <w:p w:rsidR="00DA63EC" w:rsidRDefault="00DA63EC" w:rsidP="00DA63EC">
      <w:pPr>
        <w:pStyle w:val="affffd"/>
        <w:rPr>
          <w:del w:id="90091" w:author="מנוע עיצוב" w:date="2026-10-11T12:09:26Z"/>
          <w:rtl/>
        </w:rPr>
      </w:pPr>
      <w:del w:id="90090" w:author="מנוע עיצוב" w:date="2026-10-11T12:09:26Z">
        <w:r>
          <w:rPr>
            <w:rtl/>
          </w:rPr>
          <w:delText xml:space="preserve">׹</w:delText>
        </w:r>
      </w:del>
    </w:p>
    <w:p w:rsidR="00DA63EC" w:rsidRDefault="00DA63EC" w:rsidP="00DA63EC">
      <w:pPr>
        <w:pStyle w:val="affff1"/>
        <w:ind w:end="0"/>
        <w:rPr>
          <w:rtl/>
        </w:rPr>
        <w:pPrChange w:id="20079" w:author="קלוד" w:date="2026-10-11T09:07:26Z">
          <w:pPr>
            <w:pStyle w:val="affff1"/>
            <w:rPr>
              <w:rtl/>
            </w:rPr>
          </w:pPr>
        </w:pPrChange>
      </w:pPr>
      <w:ins w:id="9843" w:author="מספור קטעי משנה" w:date="2026-10-11T09:35:12Z">
        <w:r>
          <w:rPr>
            <w:rStyle w:val="MisparKeta"/>
          </w:rPr>
          <w:t xml:space="preserve">ג. </w:t>
        </w:r>
      </w:ins>
      <w:r>
        <w:rPr>
          <w:rtl/>
        </w:rPr>
        <w:t>שחטה עד שלא קרמו פניה בתנור.</w:t>
      </w:r>
    </w:p>
    <w:p>
      <w:pPr>
        <w:pStyle w:val="38"/>
        <w:rPr>
          <w:ins w:id="101091" w:author="מנוע מכני" w:date="2026-10-11T12:04:40Z"/>
        </w:rPr>
      </w:pPr>
      <w:r w:rsidRPr="00FE1B89">
        <w:t>מ</w:t>
      </w:r>
      <w:r w:rsidRPr="00FE1B89">
        <w:t>ד</w:t>
      </w:r>
      <w:r w:rsidRPr="00FE1B89">
        <w:t>ת"ר</w:t>
      </w:r>
      <w:r w:rsidRPr="00FE1B89">
        <w:t>:</w:t>
      </w:r>
    </w:p>
    <w:p w:rsidR="00DA63EC" w:rsidRPr="00FE1B89" w:rsidRDefault="00DA63EC" w:rsidP="00DA63EC">
      <w:pPr>
        <w:tabs>
          <w:tab w:val="center" w:pos="2835"/>
        </w:tabs>
        <w:rPr>
          <w:spacing w:val="-2"/>
          <w:rtl/>
        </w:rPr>
      </w:pPr>
      <w:del w:id="101092" w:author="מנוע מכני" w:date="2026-10-11T12:04:40Z">
        <w:r w:rsidRPr="00FE1B89">
          <w:rPr>
            <w:rStyle w:val="afffff0"/>
            <w:spacing w:val="-2"/>
            <w:rtl/>
          </w:rPr>
          <w:delText xml:space="preserve"> </w:delText>
        </w:r>
      </w:del>
      <w:r w:rsidRPr="00FE1B89">
        <w:rPr>
          <w:rStyle w:val="afffff0"/>
          <w:rFonts w:hint="cs"/>
          <w:spacing w:val="-2"/>
          <w:rtl/>
        </w:rPr>
        <w:t>'</w:t>
      </w:r>
      <w:ins w:id="90861" w:author="Claude - סמנטי" w:date="2026-10-11T12:27:00Z">
        <w:r>
          <w:rPr>
            <w:rStyle w:val="afffff0"/>
            <w:spacing w:val="-2"/>
            <w:rtl/>
          </w:rPr>
          <w:t xml:space="preserve">עַל חַלּוֹת לֶחֶם חָמֵץ יַקְרִיב קָרְבָּנוֹ עַל זֶבַח</w:t>
        </w:r>
      </w:ins>
      <w:del w:id="90862" w:author="Claude - סמנטי" w:date="2026-10-11T12:27:00Z">
        <w:r w:rsidRPr="00FE1B89">
          <w:rPr>
            <w:rStyle w:val="afffff0"/>
            <w:spacing w:val="-2"/>
            <w:rtl/>
          </w:rPr>
          <w:delText xml:space="preserve">על חלות לחם חמץ יקריב קרבנו על זבח</w:delText>
        </w:r>
      </w:del>
      <w:r w:rsidRPr="00FE1B89">
        <w:rPr>
          <w:rStyle w:val="afffff0"/>
          <w:rFonts w:hint="cs"/>
          <w:spacing w:val="-2"/>
          <w:rtl/>
        </w:rPr>
        <w:t>'</w:t>
      </w:r>
      <w:r w:rsidRPr="00FE1B89">
        <w:rPr>
          <w:rStyle w:val="afffff0"/>
          <w:spacing w:val="-2"/>
          <w:rtl/>
        </w:rPr>
        <w:t xml:space="preserve"> </w:t>
      </w:r>
      <w:r w:rsidRPr="00FE1B89">
        <w:rPr>
          <w:spacing w:val="-2"/>
          <w:rtl/>
        </w:rPr>
        <w:t xml:space="preserve">- מלמד שאין הלחם קדוש </w:t>
      </w:r>
      <w:r w:rsidRPr="00FE1B89">
        <w:rPr>
          <w:spacing w:val="-2"/>
          <w:rtl/>
        </w:rPr>
        <w:t xml:space="preserve">א</w:t>
      </w:r>
      <w:r w:rsidRPr="00FE1B89">
        <w:rPr>
          <w:rFonts w:hint="cs"/>
          <w:spacing w:val="-2"/>
          <w:rtl/>
        </w:rPr>
        <w:t>א</w:t>
      </w:r>
      <w:r w:rsidRPr="00FE1B89">
        <w:rPr>
          <w:spacing w:val="-2"/>
          <w:rtl/>
        </w:rPr>
        <w:t>"</w:t>
      </w:r>
      <w:r w:rsidRPr="00FE1B89">
        <w:rPr>
          <w:rFonts w:hint="cs"/>
          <w:spacing w:val="-2"/>
          <w:rtl/>
        </w:rPr>
        <w:t xml:space="preserve">כ</w:t>
      </w:r>
      <w:r w:rsidRPr="00FE1B89">
        <w:rPr>
          <w:rFonts w:hint="cs"/>
          <w:spacing w:val="-2"/>
          <w:rtl/>
        </w:rPr>
        <w:t xml:space="preserve"> </w:t>
      </w:r>
      <w:r w:rsidRPr="00FE1B89">
        <w:rPr>
          <w:spacing w:val="-2"/>
          <w:rtl/>
        </w:rPr>
        <w:t xml:space="preserve">קרמו פניה בתנור</w:t>
      </w:r>
      <w:ins w:id="95161" w:author="מנוע מכני" w:date="2026-10-11T12:04:40Z">
        <w:r>
          <w:rPr>
            <w:spacing w:val="-2"/>
            <w:rtl/>
          </w:rPr>
          <w:t xml:space="preserve">,</w:t>
        </w:r>
      </w:ins>
      <w:del w:id="95162" w:author="מנוע מכני" w:date="2026-10-11T12:04:40Z">
        <w:r w:rsidRPr="00FE1B89">
          <w:rPr>
            <w:spacing w:val="-2"/>
            <w:rtl/>
          </w:rPr>
          <w:delText xml:space="preserve">;</w:delText>
        </w:r>
      </w:del>
      <w:r w:rsidRPr="00FE1B89">
        <w:rPr>
          <w:spacing w:val="-2"/>
          <w:rtl/>
        </w:rPr>
        <w:t xml:space="preserve"> </w:t>
      </w:r>
    </w:p>
    <w:p w:rsidR="00DA63EC" w:rsidRDefault="00DA63EC" w:rsidP="00DA63EC">
      <w:pPr>
        <w:tabs>
          <w:tab w:val="center" w:pos="2835"/>
        </w:tabs>
        <w:rPr>
          <w:rtl/>
        </w:rPr>
      </w:pPr>
      <w:del w:id="90202" w:author="מנוע מכני" w:date="2026-10-11T12:04:40Z">
        <w:r>
          <w:rPr>
            <w:rtl/>
          </w:rPr>
          <w:delText xml:space="preserve"> </w:delText>
        </w:r>
      </w:del>
      <w:r>
        <w:rPr>
          <w:rtl/>
        </w:rPr>
        <w:t xml:space="preserve">'</w:t>
      </w:r>
      <w:ins w:id="90863" w:author="Claude - סמנטי" w:date="2026-10-11T12:27:00Z">
        <w:r>
          <w:rPr>
            <w:rStyle w:val="afffff0"/>
            <w:rtl/>
          </w:rPr>
          <w:t xml:space="preserve">יַקְרִיב קָרְבָּנוֹ עַל זֶבַח</w:t>
        </w:r>
      </w:ins>
      <w:del w:id="90864" w:author="Claude - סמנטי" w:date="2026-10-11T12:27:00Z">
        <w:r>
          <w:rPr>
            <w:rtl/>
          </w:rPr>
          <w:delText xml:space="preserve">יקריב קרבנו על זבח</w:delText>
        </w:r>
      </w:del>
      <w:r>
        <w:rPr>
          <w:rFonts w:hint="cs"/>
          <w:rtl/>
        </w:rPr>
        <w:t>'</w:t>
      </w:r>
      <w:r>
        <w:rPr>
          <w:rtl/>
        </w:rPr>
        <w:t xml:space="preserve"> - מלמד שאין הלחם קדוש אלא בשחיטת הזבח</w:t>
      </w:r>
      <w:ins w:id="95163" w:author="מנוע מכני" w:date="2026-10-11T12:04:40Z">
        <w:r>
          <w:rPr>
            <w:rtl/>
          </w:rPr>
          <w:t xml:space="preserve">,</w:t>
        </w:r>
      </w:ins>
      <w:del w:id="95164"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203" w:author="מנוע מכני" w:date="2026-10-11T12:04:40Z">
        <w:r>
          <w:rPr>
            <w:rtl/>
          </w:rPr>
          <w:delText xml:space="preserve"> </w:delText>
        </w:r>
      </w:del>
      <w:r>
        <w:rPr>
          <w:rtl/>
        </w:rPr>
        <w:t xml:space="preserve">'</w:t>
      </w:r>
      <w:ins w:id="90865" w:author="Claude - סמנטי" w:date="2026-10-11T12:27:00Z">
        <w:r>
          <w:rPr>
            <w:rStyle w:val="afffff0"/>
            <w:rtl/>
          </w:rPr>
          <w:t xml:space="preserve">זֶבַח תּוֹדַת</w:t>
        </w:r>
      </w:ins>
      <w:del w:id="90866" w:author="Claude - סמנטי" w:date="2026-10-11T12:27:00Z">
        <w:r>
          <w:rPr>
            <w:rtl/>
          </w:rPr>
          <w:delText xml:space="preserve">זבח תודת</w:delText>
        </w:r>
      </w:del>
      <w:r>
        <w:rPr>
          <w:rFonts w:hint="cs"/>
          <w:rtl/>
        </w:rPr>
        <w:t>'</w:t>
      </w:r>
      <w:r>
        <w:rPr>
          <w:rtl/>
        </w:rPr>
        <w:t xml:space="preserve"> - מלמד שאם שחט שלא לשמן </w:t>
      </w:r>
      <w:r>
        <w:rPr>
          <w:rtl/>
        </w:rPr>
        <w:t xml:space="preserve">לא</w:t>
      </w:r>
      <w:r>
        <w:rPr>
          <w:rtl/>
        </w:rPr>
        <w:t xml:space="preserve"> קדש הלחם.</w:t>
      </w:r>
    </w:p>
    <w:p w:rsidR="00DA63EC" w:rsidRDefault="00DA63EC" w:rsidP="00DA63EC">
      <w:pPr>
        <w:tabs>
          <w:tab w:val="center" w:pos="2835"/>
        </w:tabs>
        <w:rPr>
          <w:rtl/>
        </w:rPr>
      </w:pPr>
    </w:p>
    <w:p>
      <w:pPr>
        <w:pStyle w:val="afffff8"/>
        <w:rPr>
          <w:ins w:id="90275" w:author="קלוד" w:date="2026-10-11T12:32:08Z"/>
        </w:rPr>
      </w:pPr>
      <w:ins w:id="90276" w:author="קלוד" w:date="2026-10-11T12:32:08Z">
        <w:r>
          <w:rPr>
            <w:color w:val="7B3F00"/>
          </w:rPr>
          <w:t xml:space="preserve">יוצאין במצה נא - כל שפורסה ואין חוטין נמשכין</w:t>
        </w:r>
      </w:ins>
    </w:p>
    <w:p>
      <w:pPr>
        <w:pStyle w:val="38"/>
        <w:rPr>
          <w:ins w:id="101094" w:author="מנוע מכני" w:date="2026-10-11T12:04:40Z"/>
        </w:rPr>
      </w:pPr>
      <w:del w:id="101093"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1095" w:author="מנוע מכני" w:date="2026-10-11T12:04:40Z">
        <w:r>
          <w:rPr>
            <w:rtl/>
          </w:rPr>
          <w:delText xml:space="preserve"> </w:delText>
        </w:r>
      </w:del>
      <w:r>
        <w:rPr>
          <w:rtl/>
        </w:rPr>
        <w:t xml:space="preserve">יוצאין במצה נא ובמצה העשויה באילפס.</w:t>
      </w:r>
    </w:p>
    <w:p>
      <w:pPr>
        <w:pStyle w:val="38"/>
        <w:rPr>
          <w:ins w:id="101096" w:author="מנוע מכני" w:date="2026-10-11T12:04:40Z"/>
        </w:rPr>
      </w:pPr>
      <w:r>
        <w:t>מצה נא אריא</w:t>
      </w:r>
      <w:r>
        <w:t>"</w:t>
      </w:r>
      <w:r>
        <w:t>ש</w:t>
      </w:r>
      <w:r>
        <w:t xml:space="preserve">:</w:t>
      </w:r>
    </w:p>
    <w:p w:rsidR="00DA63EC" w:rsidRDefault="00DA63EC" w:rsidP="00DA63EC">
      <w:pPr>
        <w:tabs>
          <w:tab w:val="center" w:pos="2835"/>
        </w:tabs>
        <w:rPr>
          <w:rtl/>
        </w:rPr>
      </w:pPr>
      <w:del w:id="101097" w:author="מנוע מכני" w:date="2026-10-11T12:04:40Z">
        <w:r>
          <w:rPr>
            <w:rtl/>
          </w:rPr>
          <w:delText xml:space="preserve"> </w:delText>
        </w:r>
      </w:del>
      <w:r>
        <w:rPr>
          <w:rtl/>
        </w:rPr>
        <w:t xml:space="preserve">כל שפורסה ואין חוטין נמשכין הימנה.</w:t>
      </w:r>
    </w:p>
    <w:p>
      <w:pPr>
        <w:pStyle w:val="38"/>
        <w:rPr>
          <w:ins w:id="101098" w:author="מנוע מכני" w:date="2026-10-11T12:04:40Z"/>
        </w:rPr>
      </w:pPr>
      <w:r>
        <w:t xml:space="preserve">רבא:</w:t>
      </w:r>
    </w:p>
    <w:p w:rsidR="00DA63EC" w:rsidRDefault="00DA63EC" w:rsidP="00DA63EC">
      <w:pPr>
        <w:tabs>
          <w:tab w:val="center" w:pos="2835"/>
        </w:tabs>
        <w:rPr>
          <w:rtl/>
        </w:rPr>
      </w:pPr>
      <w:del w:id="101099" w:author="מנוע מכני" w:date="2026-10-11T12:04:40Z">
        <w:r>
          <w:rPr>
            <w:rtl/>
          </w:rPr>
          <w:delText xml:space="preserve"> </w:delText>
        </w:r>
      </w:del>
      <w:r>
        <w:rPr>
          <w:rtl/>
        </w:rPr>
        <w:t xml:space="preserve">וכן לענין לחמי תודה.</w:t>
      </w:r>
    </w:p>
    <w:p w:rsidR="00DA63EC" w:rsidRDefault="00DA63EC" w:rsidP="00DA63EC">
      <w:pPr>
        <w:tabs>
          <w:tab w:val="center" w:pos="2835"/>
        </w:tabs>
        <w:rPr>
          <w:rtl/>
        </w:rPr>
      </w:pPr>
      <w:r>
        <w:rPr>
          <w:rtl/>
        </w:rPr>
        <w:t xml:space="preserve">פשיטא, </w:t>
      </w:r>
      <w:ins w:id="91777" w:author="מנוע מכני" w:date="2026-10-11T12:04:40Z">
        <w:r>
          <w:rPr>
            <w:rtl/>
          </w:rPr>
          <w:t xml:space="preserve">כאן</w:t>
        </w:r>
      </w:ins>
      <w:del w:id="91778" w:author="מנוע מכני" w:date="2026-10-11T12:04:40Z">
        <w:r>
          <w:rPr>
            <w:rtl/>
          </w:rPr>
          <w:delText xml:space="preserve">הכא</w:delText>
        </w:r>
      </w:del>
      <w:r>
        <w:rPr>
          <w:rtl/>
        </w:rPr>
        <w:t xml:space="preserve"> לחם כתיב </w:t>
      </w:r>
      <w:ins w:id="91779" w:author="מנוע מכני" w:date="2026-10-11T12:04:40Z">
        <w:r>
          <w:rPr>
            <w:rtl/>
          </w:rPr>
          <w:t xml:space="preserve">וכאן</w:t>
        </w:r>
      </w:ins>
      <w:del w:id="91780" w:author="מנוע מכני" w:date="2026-10-11T12:04:40Z">
        <w:r>
          <w:rPr>
            <w:rtl/>
          </w:rPr>
          <w:delText xml:space="preserve">והכא</w:delText>
        </w:r>
      </w:del>
      <w:r>
        <w:rPr>
          <w:rtl/>
        </w:rPr>
        <w:t xml:space="preserve"> לחם כתיב!</w:t>
      </w:r>
    </w:p>
    <w:p>
      <w:pPr>
        <w:pStyle w:val="38"/>
        <w:rPr>
          <w:ins w:id="101100" w:author="מנוע מכני" w:date="2026-10-11T12:04:40Z"/>
        </w:rPr>
      </w:pPr>
      <w:r>
        <w:t>מ</w:t>
      </w:r>
      <w:r>
        <w:t>"</w:t>
      </w:r>
      <w:r>
        <w:t>ד</w:t>
      </w:r>
      <w:r>
        <w:t>:</w:t>
      </w:r>
    </w:p>
    <w:p w:rsidR="00DA63EC" w:rsidRDefault="00DA63EC" w:rsidP="00DA63EC">
      <w:pPr>
        <w:tabs>
          <w:tab w:val="center" w:pos="2835"/>
        </w:tabs>
        <w:rPr>
          <w:rtl/>
        </w:rPr>
      </w:pPr>
      <w:del w:id="101101"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אחד</w:t>
      </w:r>
      <w:r w:rsidRPr="00A71A5E">
        <w:rPr>
          <w:rStyle w:val="afffff0"/>
          <w:rFonts w:hint="cs"/>
          <w:rtl/>
        </w:rPr>
        <w:t>'</w:t>
      </w:r>
      <w:r w:rsidRPr="00A71A5E">
        <w:rPr>
          <w:rStyle w:val="afffff0"/>
          <w:rtl/>
        </w:rPr>
        <w:t xml:space="preserve"> </w:t>
      </w:r>
      <w:r>
        <w:rPr>
          <w:rtl/>
        </w:rPr>
        <w:t xml:space="preserve">- שלא יטול פרוס, והא כמאן דפריסא דמיא, </w:t>
      </w:r>
      <w:r>
        <w:rPr>
          <w:rFonts w:hint="cs"/>
          <w:rtl/>
        </w:rPr>
        <w:t>קמ</w:t>
      </w:r>
      <w:r>
        <w:rPr>
          <w:rtl/>
        </w:rPr>
        <w:t>"</w:t>
      </w:r>
      <w:r>
        <w:rPr>
          <w:rFonts w:hint="cs"/>
          <w:rtl/>
        </w:rPr>
        <w:t>ל</w:t>
      </w:r>
      <w:r>
        <w:rPr>
          <w:rtl/>
        </w:rPr>
        <w:t>.</w:t>
      </w:r>
    </w:p>
    <w:p w:rsidR="00DA63EC" w:rsidRDefault="00DA63EC" w:rsidP="00DA63EC">
      <w:pPr>
        <w:tabs>
          <w:tab w:val="center" w:pos="2835"/>
        </w:tabs>
        <w:rPr>
          <w:rtl/>
        </w:rPr>
      </w:pPr>
    </w:p>
    <w:p>
      <w:pPr>
        <w:pStyle w:val="afffff8"/>
        <w:rPr>
          <w:ins w:id="90273" w:author="קלוד" w:date="2026-10-11T12:32:08Z"/>
        </w:rPr>
      </w:pPr>
      <w:ins w:id="90274" w:author="קלוד" w:date="2026-10-11T12:32:08Z">
        <w:r>
          <w:rPr>
            <w:color w:val="7B3F00"/>
          </w:rPr>
          <w:t xml:space="preserve">תודה על שמונים חלות - האם קדשו ארבעים מתוך שמונים</w:t>
        </w:r>
      </w:ins>
    </w:p>
    <w:p>
      <w:pPr>
        <w:pStyle w:val="38"/>
        <w:rPr>
          <w:ins w:id="101103" w:author="מנוע מכני" w:date="2026-10-11T12:04:40Z"/>
        </w:rPr>
      </w:pPr>
      <w:del w:id="101102" w:author="מנוע מכני" w:date="2026-10-11T12:04:40Z">
        <w:r w:rsidRPr="00E55A17">
          <w:delText xml:space="preserve">•</w:delText>
        </w:r>
      </w:del>
      <w:r w:rsidRPr="00E55A17">
        <w:t xml:space="preserve"> </w:t>
      </w:r>
      <w:r w:rsidRPr="00E55A17">
        <w:t xml:space="preserve">איתמר:</w:t>
      </w:r>
    </w:p>
    <w:p w:rsidR="00DA63EC" w:rsidRDefault="00DA63EC" w:rsidP="00DA63EC">
      <w:pPr>
        <w:tabs>
          <w:tab w:val="center" w:pos="2835"/>
        </w:tabs>
        <w:rPr>
          <w:b/>
          <w:bCs/>
          <w:rtl/>
        </w:rPr>
      </w:pPr>
      <w:del w:id="101104" w:author="מנוע מכני" w:date="2026-10-11T12:04:40Z">
        <w:r w:rsidRPr="00E55A17">
          <w:rPr>
            <w:b/>
            <w:bCs/>
            <w:rtl/>
          </w:rPr>
          <w:delText xml:space="preserve"> </w:delText>
        </w:r>
      </w:del>
      <w:r w:rsidRPr="00E55A17">
        <w:rPr>
          <w:b/>
          <w:bCs/>
          <w:rtl/>
        </w:rPr>
        <w:t xml:space="preserve">תודה ששחטה על שמונים חלות – </w:t>
      </w:r>
    </w:p>
    <w:p>
      <w:pPr>
        <w:pStyle w:val="38"/>
        <w:rPr>
          <w:ins w:id="101105" w:author="מנוע מכני" w:date="2026-10-11T12:04:40Z"/>
        </w:rPr>
      </w:pPr>
      <w:r w:rsidRPr="00D77393">
        <w:t xml:space="preserve">חזקיה</w:t>
      </w:r>
      <w:del w:id="102565" w:author="מנוע מכני" w:date="2026-10-11T12:04:40Z">
        <w:r w:rsidRPr="00D77393">
          <w:delText xml:space="preserve"> אמר</w:delText>
        </w:r>
      </w:del>
      <w:r>
        <w:t xml:space="preserve">:</w:t>
      </w:r>
    </w:p>
    <w:p w:rsidR="00DA63EC" w:rsidRDefault="00DA63EC" w:rsidP="00DA63EC">
      <w:pPr>
        <w:tabs>
          <w:tab w:val="center" w:pos="2835"/>
        </w:tabs>
        <w:rPr>
          <w:rtl/>
        </w:rPr>
      </w:pPr>
      <w:del w:id="101106" w:author="מנוע מכני" w:date="2026-10-11T12:04:40Z">
        <w:r>
          <w:rPr>
            <w:rtl/>
          </w:rPr>
          <w:delText xml:space="preserve"> </w:delText>
        </w:r>
      </w:del>
      <w:r>
        <w:rPr>
          <w:rtl/>
        </w:rPr>
        <w:t xml:space="preserve">קדשו ארבעים מתוך שמונים,</w:t>
      </w:r>
      <w:ins w:id="95165" w:author="מנוע מכני" w:date="2026-10-11T12:04:40Z">
        <w:ins w:id="95167" w:author="מנוע מכני" w:date="2026-10-11T12:04:40Z">
          <w:r>
            <w:rPr>
              <w:rtl/>
            </w:rPr>
            <w:t xml:space="preserve"> </w:t>
          </w:r>
        </w:ins>
        <w:del w:id="95168" w:author="מנוע מכני" w:date="2026-10-11T12:04:40Z">
          <w:r>
            <w:rPr>
              <w:rtl/>
            </w:rPr>
            <w:delText xml:space="preserve"> </w:delText>
          </w:r>
          <w:r>
            <w:rPr>
              <w:rFonts w:hint="cs"/>
              <w:rtl/>
            </w:rPr>
            <w:delText xml:space="preserve"> </w:delText>
          </w:r>
        </w:del>
      </w:ins>
      <w:del w:id="95166" w:author="מנוע מכני" w:date="2026-10-11T12:04:40Z">
        <w:r>
          <w:rPr>
            <w:rtl/>
          </w:rPr>
          <w:delText xml:space="preserve"> </w:delText>
        </w:r>
        <w:r>
          <w:rPr>
            <w:rFonts w:hint="cs"/>
            <w:rtl/>
          </w:rPr>
          <w:delText xml:space="preserve"> </w:delText>
        </w:r>
      </w:del>
      <w:r w:rsidRPr="00D77393">
        <w:rPr>
          <w:rStyle w:val="2fb"/>
          <w:rFonts w:hint="cs"/>
          <w:b/>
          <w:bCs/>
          <w:rtl/>
        </w:rPr>
        <w:t>ורי</w:t>
      </w:r>
      <w:r>
        <w:rPr>
          <w:rStyle w:val="2fb"/>
          <w:b/>
          <w:bCs/>
          <w:rtl/>
        </w:rPr>
        <w:t>"</w:t>
      </w:r>
      <w:r w:rsidRPr="00D77393">
        <w:rPr>
          <w:rStyle w:val="2fb"/>
          <w:rFonts w:hint="cs"/>
          <w:b/>
          <w:bCs/>
          <w:rtl/>
        </w:rPr>
        <w:t>ו</w:t>
      </w:r>
      <w:r>
        <w:rPr>
          <w:rtl/>
        </w:rPr>
        <w:t xml:space="preserve">: </w:t>
      </w:r>
      <w:r>
        <w:rPr>
          <w:rtl/>
        </w:rPr>
        <w:t xml:space="preserve">לא</w:t>
      </w:r>
      <w:r>
        <w:rPr>
          <w:rtl/>
        </w:rPr>
        <w:t xml:space="preserve"> קדשו ארבעים מתוך שמונים.</w:t>
      </w:r>
    </w:p>
    <w:p>
      <w:pPr>
        <w:pStyle w:val="38"/>
        <w:rPr>
          <w:ins w:id="101107" w:author="מנוע מכני" w:date="2026-10-11T12:04:40Z"/>
        </w:rPr>
      </w:pPr>
      <w:r>
        <w:t>א</w:t>
      </w:r>
      <w:r>
        <w:t>ר</w:t>
      </w:r>
      <w:r>
        <w:t>"</w:t>
      </w:r>
      <w:r>
        <w:t>ז</w:t>
      </w:r>
      <w:r>
        <w:t xml:space="preserve">:</w:t>
      </w:r>
    </w:p>
    <w:p w:rsidR="00DA63EC" w:rsidRDefault="00DA63EC" w:rsidP="00DA63EC">
      <w:pPr>
        <w:tabs>
          <w:tab w:val="center" w:pos="2835"/>
        </w:tabs>
        <w:rPr>
          <w:rtl/>
        </w:rPr>
      </w:pPr>
      <w:del w:id="101108" w:author="מנוע מכני" w:date="2026-10-11T12:04:40Z">
        <w:r>
          <w:rPr>
            <w:rtl/>
          </w:rPr>
          <w:delText xml:space="preserve"> </w:delText>
        </w:r>
      </w:del>
      <w:r>
        <w:rPr>
          <w:rtl/>
        </w:rPr>
        <w:t xml:space="preserve">הכל מודים, </w:t>
      </w:r>
      <w:ins w:id="91781" w:author="מנוע מכני" w:date="2026-10-11T12:04:40Z">
        <w:r>
          <w:rPr>
            <w:rtl/>
          </w:rPr>
          <w:t xml:space="preserve">מקום</w:t>
        </w:r>
      </w:ins>
      <w:del w:id="91782" w:author="מנוע מכני" w:date="2026-10-11T12:04:40Z">
        <w:r>
          <w:rPr>
            <w:rtl/>
          </w:rPr>
          <w:delText xml:space="preserve">היכא</w:delText>
        </w:r>
      </w:del>
      <w:r>
        <w:rPr>
          <w:rtl/>
        </w:rPr>
        <w:t xml:space="preserve"> דאמר ליקדשו ארבעים מתוך שמונים - קדשו, </w:t>
      </w:r>
    </w:p>
    <w:p w:rsidR="00DA63EC" w:rsidRDefault="00DA63EC" w:rsidP="00DA63EC">
      <w:pPr>
        <w:tabs>
          <w:tab w:val="center" w:pos="2835"/>
        </w:tabs>
        <w:rPr>
          <w:rtl/>
        </w:rPr>
      </w:pPr>
      <w:r>
        <w:rPr>
          <w:rtl/>
        </w:rPr>
        <w:t xml:space="preserve">אל יקדשו ארבעים אלא אם כן יקדשו שמונים - </w:t>
      </w:r>
      <w:r>
        <w:rPr>
          <w:rtl/>
        </w:rPr>
        <w:t xml:space="preserve">לא</w:t>
      </w:r>
      <w:r>
        <w:rPr>
          <w:rtl/>
        </w:rPr>
        <w:t xml:space="preserve"> קדשו, </w:t>
      </w:r>
    </w:p>
    <w:p w:rsidR="00DA63EC" w:rsidRDefault="00DA63EC" w:rsidP="00DA63EC">
      <w:pPr>
        <w:tabs>
          <w:tab w:val="center" w:pos="2835"/>
        </w:tabs>
        <w:rPr>
          <w:rtl/>
        </w:rPr>
      </w:pPr>
    </w:p>
    <w:p>
      <w:pPr>
        <w:pStyle w:val="38"/>
        <w:rPr>
          <w:ins w:id="101110" w:author="מנוע מכני" w:date="2026-10-11T12:04:40Z"/>
        </w:rPr>
      </w:pPr>
      <w:del w:id="101109" w:author="מנוע מכני" w:date="2026-10-11T12:04:40Z">
        <w:r w:rsidRPr="00265E5E">
          <w:lastRenderedPageBreak/>
          <w:delText xml:space="preserve">•</w:delText>
        </w:r>
      </w:del>
      <w:r>
        <w:t xml:space="preserve"> </w:t>
      </w:r>
      <w:ins w:id="91783" w:author="מנוע מכני" w:date="2026-10-11T12:04:40Z">
        <w:r>
          <w:t xml:space="preserve">וחלקו</w:t>
        </w:r>
      </w:ins>
    </w:p>
    <w:p w:rsidR="00DA63EC" w:rsidRDefault="00DA63EC" w:rsidP="00DA63EC">
      <w:pPr>
        <w:tabs>
          <w:tab w:val="center" w:pos="2835"/>
        </w:tabs>
        <w:rPr>
          <w:rtl/>
        </w:rPr>
      </w:pPr>
      <w:del w:id="91784" w:author="מנוע מכני" w:date="2026-10-11T12:04:40Z">
        <w:r w:rsidRPr="00B86088">
          <w:rPr>
            <w:rFonts w:hint="cs"/>
            <w:b/>
            <w:bCs/>
            <w:rtl/>
          </w:rPr>
          <w:delText xml:space="preserve">ופליגי</w:delText>
        </w:r>
      </w:del>
      <w:del w:id="101111" w:author="מנוע מכני" w:date="2026-10-11T12:04:40Z">
        <w:r>
          <w:rPr>
            <w:rFonts w:hint="cs"/>
            <w:rtl/>
          </w:rPr>
          <w:delText xml:space="preserve"> </w:delText>
        </w:r>
      </w:del>
      <w:r>
        <w:rPr>
          <w:rtl/>
        </w:rPr>
        <w:t xml:space="preserve">בסתמא, </w:t>
      </w:r>
      <w:ins w:id="94031" w:author="מנוע מכני" w:date="2026-10-11T12:04:40Z">
        <w:r>
          <w:rPr>
            <w:rtl/>
          </w:rPr>
          <w:t xml:space="preserve">מ"ד</w:t>
        </w:r>
      </w:ins>
      <w:del w:id="94032" w:author="מנוע מכני" w:date="2026-10-11T12:04:40Z">
        <w:r>
          <w:rPr>
            <w:rtl/>
          </w:rPr>
          <w:delText xml:space="preserve">מר סבר</w:delText>
        </w:r>
      </w:del>
      <w:r>
        <w:rPr>
          <w:rtl/>
        </w:rPr>
        <w:t xml:space="preserve">: לאחריות מיכוין, ומר סבר: לקרבן גדול מיכוין.</w:t>
      </w:r>
    </w:p>
    <w:p>
      <w:pPr>
        <w:pStyle w:val="38"/>
        <w:rPr>
          <w:ins w:id="101112" w:author="מנוע מכני" w:date="2026-10-11T12:04:40Z"/>
        </w:rPr>
      </w:pPr>
      <w:r>
        <w:t xml:space="preserve">אביי:</w:t>
      </w:r>
    </w:p>
    <w:p w:rsidR="00DA63EC" w:rsidRDefault="00DA63EC" w:rsidP="00DA63EC">
      <w:pPr>
        <w:tabs>
          <w:tab w:val="center" w:pos="2835"/>
        </w:tabs>
        <w:rPr>
          <w:rtl/>
        </w:rPr>
      </w:pPr>
      <w:del w:id="101113" w:author="מנוע מכני" w:date="2026-10-11T12:04:40Z">
        <w:r>
          <w:rPr>
            <w:rtl/>
          </w:rPr>
          <w:delText xml:space="preserve"> </w:delText>
        </w:r>
      </w:del>
      <w:r>
        <w:rPr>
          <w:rtl/>
        </w:rPr>
        <w:t xml:space="preserve">דכו"</w:t>
      </w:r>
      <w:r>
        <w:rPr>
          <w:rFonts w:hint="cs"/>
          <w:rtl/>
        </w:rPr>
        <w:t xml:space="preserve">ע לאחריות </w:t>
      </w:r>
      <w:r>
        <w:rPr>
          <w:rtl/>
        </w:rPr>
        <w:t xml:space="preserve">מיכוין, ובכלי שרת מקדשין שלא מדעת </w:t>
      </w:r>
      <w:ins w:id="91785" w:author="מנוע מכני" w:date="2026-10-11T12:04:40Z">
        <w:r>
          <w:rPr>
            <w:rFonts w:hint="cs"/>
            <w:rtl/>
          </w:rPr>
          <w:t xml:space="preserve">חלקו</w:t>
        </w:r>
      </w:ins>
      <w:del w:id="91786" w:author="מנוע מכני" w:date="2026-10-11T12:04:40Z">
        <w:r>
          <w:rPr>
            <w:rFonts w:hint="cs"/>
            <w:rtl/>
          </w:rPr>
          <w:delText xml:space="preserve">פליגי</w:delText>
        </w:r>
      </w:del>
      <w:r>
        <w:rPr>
          <w:rtl/>
        </w:rPr>
        <w:t xml:space="preserve">, </w:t>
      </w:r>
    </w:p>
    <w:p>
      <w:pPr>
        <w:pStyle w:val="38"/>
        <w:rPr>
          <w:ins w:id="101114" w:author="מנוע מכני" w:date="2026-10-11T12:04:40Z"/>
        </w:rPr>
      </w:pPr>
      <w:ins w:id="94033" w:author="מנוע מכני" w:date="2026-10-11T12:04:40Z">
        <w:r>
          <w:t xml:space="preserve">מ"ד</w:t>
        </w:r>
      </w:ins>
      <w:del w:id="94034" w:author="מנוע מכני" w:date="2026-10-11T12:04:40Z">
        <w:r>
          <w:delText xml:space="preserve">מר סבר</w:delText>
        </w:r>
      </w:del>
      <w:r>
        <w:t xml:space="preserve">:</w:t>
      </w:r>
    </w:p>
    <w:p w:rsidR="00DA63EC" w:rsidRDefault="00DA63EC" w:rsidP="00DA63EC">
      <w:pPr>
        <w:tabs>
          <w:tab w:val="center" w:pos="2835"/>
        </w:tabs>
        <w:rPr>
          <w:rtl/>
        </w:rPr>
      </w:pPr>
      <w:del w:id="101115" w:author="מנוע מכני" w:date="2026-10-11T12:04:40Z">
        <w:r>
          <w:rPr>
            <w:rtl/>
          </w:rPr>
          <w:delText xml:space="preserve"> </w:delText>
        </w:r>
      </w:del>
      <w:r>
        <w:rPr>
          <w:rtl/>
        </w:rPr>
        <w:t xml:space="preserve">כלי שרת מקדשין שלא מדעת, ומר סבר: כלי שרת אין מקדשין שלא מדעת.</w:t>
      </w:r>
    </w:p>
    <w:p>
      <w:pPr>
        <w:pStyle w:val="38"/>
        <w:rPr>
          <w:ins w:id="101116" w:author="מנוע מכני" w:date="2026-10-11T12:04:40Z"/>
        </w:rPr>
      </w:pPr>
      <w:r>
        <w:t>ר</w:t>
      </w:r>
      <w:r>
        <w:t>"</w:t>
      </w:r>
      <w:r>
        <w:t>פ</w:t>
      </w:r>
      <w:r>
        <w:t xml:space="preserve">:</w:t>
      </w:r>
    </w:p>
    <w:p w:rsidR="00DA63EC" w:rsidRDefault="00DA63EC" w:rsidP="00DA63EC">
      <w:pPr>
        <w:tabs>
          <w:tab w:val="center" w:pos="2835"/>
        </w:tabs>
        <w:rPr>
          <w:rtl/>
        </w:rPr>
      </w:pPr>
      <w:del w:id="101117" w:author="מנוע מכני" w:date="2026-10-11T12:04:40Z">
        <w:r>
          <w:rPr>
            <w:rtl/>
          </w:rPr>
          <w:delText xml:space="preserve"> </w:delText>
        </w:r>
      </w:del>
      <w:r>
        <w:rPr>
          <w:rtl/>
        </w:rPr>
        <w:t xml:space="preserve">דכו"</w:t>
      </w:r>
      <w:r>
        <w:rPr>
          <w:rFonts w:hint="cs"/>
          <w:rtl/>
        </w:rPr>
        <w:t>ע</w:t>
      </w:r>
      <w:r>
        <w:rPr>
          <w:rtl/>
        </w:rPr>
        <w:t xml:space="preserve"> - כלי שרת מקדשין שלא מדעת, </w:t>
      </w:r>
    </w:p>
    <w:p w:rsidR="00DA63EC" w:rsidRPr="00FE1B89" w:rsidRDefault="00DA63EC" w:rsidP="00DA63EC">
      <w:pPr>
        <w:tabs>
          <w:tab w:val="center" w:pos="2835"/>
        </w:tabs>
        <w:rPr>
          <w:spacing w:val="-6"/>
          <w:rtl/>
        </w:rPr>
      </w:pPr>
      <w:ins w:id="91789" w:author="מנוע מכני" w:date="2026-10-11T12:04:40Z">
        <w:r>
          <w:rPr>
            <w:spacing w:val="-6"/>
            <w:rtl/>
          </w:rPr>
          <w:t xml:space="preserve">וכאן</w:t>
        </w:r>
      </w:ins>
      <w:del w:id="91790" w:author="מנוע מכני" w:date="2026-10-11T12:04:40Z">
        <w:r w:rsidRPr="00FE1B89">
          <w:rPr>
            <w:spacing w:val="-6"/>
            <w:rtl/>
          </w:rPr>
          <w:delText xml:space="preserve">והכא</w:delText>
        </w:r>
      </w:del>
      <w:r w:rsidRPr="00FE1B89">
        <w:rPr>
          <w:spacing w:val="-6"/>
          <w:rtl/>
        </w:rPr>
        <w:t xml:space="preserve"> בסכין </w:t>
      </w:r>
      <w:ins w:id="91787" w:author="מנוע מכני" w:date="2026-10-11T12:04:40Z">
        <w:r>
          <w:rPr>
            <w:rFonts w:hint="cs"/>
            <w:spacing w:val="-6"/>
            <w:rtl/>
          </w:rPr>
          <w:t xml:space="preserve">חלקו</w:t>
        </w:r>
      </w:ins>
      <w:del w:id="91788" w:author="מנוע מכני" w:date="2026-10-11T12:04:40Z">
        <w:r w:rsidRPr="00FE1B89">
          <w:rPr>
            <w:rFonts w:hint="cs"/>
            <w:spacing w:val="-6"/>
            <w:rtl/>
          </w:rPr>
          <w:delText xml:space="preserve">פליגי</w:delText>
        </w:r>
      </w:del>
      <w:r w:rsidRPr="00FE1B89">
        <w:rPr>
          <w:rFonts w:hint="cs"/>
          <w:spacing w:val="-6"/>
          <w:rtl/>
        </w:rPr>
        <w:t xml:space="preserve"> </w:t>
      </w:r>
      <w:ins w:id="96303" w:author="מנוע מכני" w:date="2026-10-11T12:04:40Z">
        <w:r>
          <w:rPr>
            <w:rFonts w:hint="cs"/>
            <w:spacing w:val="-6"/>
            <w:rtl/>
          </w:rPr>
          <w:t xml:space="preserve">אם </w:t>
        </w:r>
      </w:ins>
      <w:del w:id="96304" w:author="מנוע מכני" w:date="2026-10-11T12:04:40Z">
        <w:r w:rsidRPr="00FE1B89">
          <w:rPr>
            <w:rFonts w:hint="cs"/>
            <w:spacing w:val="-6"/>
            <w:rtl/>
          </w:rPr>
          <w:delText xml:space="preserve">אי</w:delText>
        </w:r>
        <w:r w:rsidRPr="00FE1B89">
          <w:rPr>
            <w:spacing w:val="-6"/>
            <w:rtl/>
          </w:rPr>
          <w:delText xml:space="preserve"> </w:delText>
        </w:r>
      </w:del>
      <w:r w:rsidRPr="00FE1B89">
        <w:rPr>
          <w:spacing w:val="-6"/>
          <w:rtl/>
        </w:rPr>
        <w:t xml:space="preserve">סכין מקדשת ככלי שרת,</w:t>
      </w:r>
      <w:r w:rsidRPr="00FE1B89">
        <w:rPr>
          <w:rFonts w:hint="cs"/>
          <w:spacing w:val="-6"/>
          <w:rtl/>
        </w:rPr>
        <w:t xml:space="preserve"> או </w:t>
      </w:r>
      <w:r w:rsidRPr="00FE1B89">
        <w:rPr>
          <w:spacing w:val="-6"/>
          <w:rtl/>
        </w:rPr>
        <w:t xml:space="preserve">סכין כיון </w:t>
      </w:r>
      <w:ins w:id="93477" w:author="מנוע מכני" w:date="2026-10-11T12:04:40Z">
        <w:r>
          <w:rPr>
            <w:spacing w:val="-6"/>
            <w:rtl/>
          </w:rPr>
          <w:t xml:space="preserve">דאין</w:t>
        </w:r>
      </w:ins>
      <w:del w:id="93478" w:author="מנוע מכני" w:date="2026-10-11T12:04:40Z">
        <w:r w:rsidRPr="00FE1B89">
          <w:rPr>
            <w:spacing w:val="-6"/>
            <w:rtl/>
          </w:rPr>
          <w:delText xml:space="preserve">דלית</w:delText>
        </w:r>
      </w:del>
      <w:r w:rsidRPr="00FE1B89">
        <w:rPr>
          <w:spacing w:val="-6"/>
          <w:rtl/>
        </w:rPr>
        <w:t xml:space="preserve"> </w:t>
      </w:r>
      <w:ins w:id="93475" w:author="מנוע מכני" w:date="2026-10-11T12:04:40Z">
        <w:r>
          <w:rPr>
            <w:spacing w:val="-6"/>
            <w:rtl/>
          </w:rPr>
          <w:t xml:space="preserve">לו</w:t>
        </w:r>
      </w:ins>
      <w:del w:id="93476" w:author="מנוע מכני" w:date="2026-10-11T12:04:40Z">
        <w:r w:rsidRPr="00FE1B89">
          <w:rPr>
            <w:spacing w:val="-6"/>
            <w:rtl/>
          </w:rPr>
          <w:delText xml:space="preserve">ליה</w:delText>
        </w:r>
      </w:del>
      <w:r w:rsidRPr="00FE1B89">
        <w:rPr>
          <w:spacing w:val="-6"/>
          <w:rtl/>
        </w:rPr>
        <w:t xml:space="preserve"> תוך</w:t>
      </w:r>
      <w:ins w:id="95169" w:author="מנוע מכני" w:date="2026-10-11T12:04:40Z">
        <w:r>
          <w:rPr>
            <w:spacing w:val="-6"/>
            <w:rtl/>
          </w:rPr>
          <w:t xml:space="preserve"> </w:t>
        </w:r>
      </w:ins>
      <w:del w:id="95170" w:author="מנוע מכני" w:date="2026-10-11T12:04:40Z">
        <w:r w:rsidRPr="00FE1B89">
          <w:rPr>
            <w:spacing w:val="-6"/>
            <w:rtl/>
          </w:rPr>
          <w:delText xml:space="preserve">  </w:delText>
        </w:r>
      </w:del>
      <w:r w:rsidRPr="00FE1B89">
        <w:rPr>
          <w:spacing w:val="-6"/>
          <w:rtl/>
        </w:rPr>
        <w:t xml:space="preserve">אינה מקדשת בכלי שרת].</w:t>
      </w:r>
    </w:p>
    <w:p>
      <w:pPr>
        <w:pStyle w:val="38"/>
        <w:rPr>
          <w:ins w:id="101118" w:author="מנוע מכני" w:date="2026-10-11T12:04:40Z"/>
        </w:rPr>
      </w:pPr>
      <w:r>
        <w:t>ו</w:t>
      </w:r>
      <w:r w:rsidRPr="003E173B">
        <w:t>א"ד</w:t>
      </w:r>
      <w:r>
        <w:t>, ר"</w:t>
      </w:r>
      <w:r>
        <w:t>פ</w:t>
      </w:r>
      <w:r>
        <w:t xml:space="preserve">:</w:t>
      </w:r>
    </w:p>
    <w:p w:rsidR="00DA63EC" w:rsidRDefault="00DA63EC" w:rsidP="00DA63EC">
      <w:pPr>
        <w:tabs>
          <w:tab w:val="center" w:pos="2835"/>
        </w:tabs>
        <w:rPr>
          <w:rtl/>
        </w:rPr>
      </w:pPr>
      <w:del w:id="101119" w:author="מנוע מכני" w:date="2026-10-11T12:04:40Z">
        <w:r>
          <w:rPr>
            <w:rtl/>
          </w:rPr>
          <w:delText xml:space="preserve"> </w:delText>
        </w:r>
      </w:del>
      <w:r>
        <w:rPr>
          <w:rtl/>
        </w:rPr>
        <w:t xml:space="preserve">דכו"</w:t>
      </w:r>
      <w:r>
        <w:rPr>
          <w:rFonts w:hint="cs"/>
          <w:rtl/>
        </w:rPr>
        <w:t xml:space="preserve">ע </w:t>
      </w:r>
      <w:r>
        <w:rPr>
          <w:rtl/>
        </w:rPr>
        <w:t xml:space="preserve">- כלי שרת אין מקדשין אלא מדעת, </w:t>
      </w:r>
    </w:p>
    <w:p w:rsidR="00DA63EC" w:rsidRDefault="00DA63EC" w:rsidP="00DA63EC">
      <w:pPr>
        <w:tabs>
          <w:tab w:val="center" w:pos="2835"/>
        </w:tabs>
        <w:rPr>
          <w:rtl/>
        </w:rPr>
      </w:pPr>
      <w:ins w:id="91791" w:author="מנוע מכני" w:date="2026-10-11T12:04:40Z">
        <w:r>
          <w:rPr>
            <w:rtl/>
          </w:rPr>
          <w:t xml:space="preserve">וכאן</w:t>
        </w:r>
      </w:ins>
      <w:del w:id="91792" w:author="מנוע מכני" w:date="2026-10-11T12:04:40Z">
        <w:r>
          <w:rPr>
            <w:rtl/>
          </w:rPr>
          <w:delText xml:space="preserve">והכא</w:delText>
        </w:r>
      </w:del>
      <w:r>
        <w:rPr>
          <w:rtl/>
        </w:rPr>
        <w:t xml:space="preserve"> בסכין מיפלגי, </w:t>
      </w:r>
      <w:ins w:id="96305" w:author="מנוע מכני" w:date="2026-10-11T12:04:40Z">
        <w:r>
          <w:rPr>
            <w:rFonts w:hint="cs"/>
            <w:rtl/>
          </w:rPr>
          <w:t xml:space="preserve">אם </w:t>
        </w:r>
      </w:ins>
      <w:del w:id="96306" w:author="מנוע מכני" w:date="2026-10-11T12:04:40Z">
        <w:r>
          <w:rPr>
            <w:rFonts w:hint="cs"/>
            <w:rtl/>
          </w:rPr>
          <w:delText xml:space="preserve">אי </w:delText>
        </w:r>
      </w:del>
      <w:r>
        <w:rPr>
          <w:rFonts w:hint="cs"/>
          <w:rtl/>
        </w:rPr>
        <w:t xml:space="preserve">סכין אלימא מכלי שרת </w:t>
      </w:r>
      <w:r>
        <w:rPr>
          <w:rtl/>
        </w:rPr>
        <w:t xml:space="preserve">דאע"ג </w:t>
      </w:r>
      <w:ins w:id="93481" w:author="מנוע מכני" w:date="2026-10-11T12:04:40Z">
        <w:r>
          <w:rPr>
            <w:rtl/>
          </w:rPr>
          <w:t xml:space="preserve">דאין</w:t>
        </w:r>
      </w:ins>
      <w:del w:id="93482" w:author="מנוע מכני" w:date="2026-10-11T12:04:40Z">
        <w:r>
          <w:rPr>
            <w:rtl/>
          </w:rPr>
          <w:delText xml:space="preserve">דלית</w:delText>
        </w:r>
      </w:del>
      <w:r>
        <w:rPr>
          <w:rtl/>
        </w:rPr>
        <w:t xml:space="preserve"> </w:t>
      </w:r>
      <w:ins w:id="93479" w:author="מנוע מכני" w:date="2026-10-11T12:04:40Z">
        <w:r>
          <w:rPr>
            <w:rtl/>
          </w:rPr>
          <w:t xml:space="preserve">לו</w:t>
        </w:r>
      </w:ins>
      <w:del w:id="93480" w:author="מנוע מכני" w:date="2026-10-11T12:04:40Z">
        <w:r>
          <w:rPr>
            <w:rtl/>
          </w:rPr>
          <w:delText xml:space="preserve">ליה</w:delText>
        </w:r>
      </w:del>
      <w:r>
        <w:rPr>
          <w:rtl/>
        </w:rPr>
        <w:t xml:space="preserve"> תוך מיקדשה</w:t>
      </w:r>
      <w:ins w:id="95171" w:author="מנוע מכני" w:date="2026-10-11T12:04:40Z">
        <w:r>
          <w:rPr>
            <w:rtl/>
          </w:rPr>
          <w:t xml:space="preserve">,</w:t>
        </w:r>
      </w:ins>
      <w:del w:id="95172" w:author="מנוע מכני" w:date="2026-10-11T12:04:40Z">
        <w:r>
          <w:rPr>
            <w:rtl/>
          </w:rPr>
          <w:delText xml:space="preserve">;</w:delText>
        </w:r>
      </w:del>
      <w:r>
        <w:rPr>
          <w:rFonts w:hint="cs"/>
          <w:rtl/>
        </w:rPr>
        <w:t xml:space="preserve"> או </w:t>
      </w:r>
      <w:r>
        <w:rPr>
          <w:rFonts w:hint="cs"/>
          <w:rtl/>
        </w:rPr>
        <w:t xml:space="preserve">לא</w:t>
      </w:r>
      <w:r>
        <w:rPr>
          <w:rFonts w:hint="cs"/>
          <w:rtl/>
        </w:rPr>
        <w:t xml:space="preserve"> אלימא מכלי שרת </w:t>
      </w:r>
    </w:p>
    <w:p w:rsidR="00DA63EC" w:rsidRDefault="00DA63EC" w:rsidP="00DA63EC">
      <w:pPr>
        <w:pStyle w:val="affffd"/>
        <w:rPr>
          <w:rtl/>
        </w:rPr>
      </w:pPr>
      <w:r>
        <w:rPr>
          <w:rtl/>
        </w:rPr>
        <w:t>׹</w:t>
      </w:r>
    </w:p>
    <w:p>
      <w:pPr>
        <w:pStyle w:val="MishnaBatzad"/>
        <w:rPr>
          <w:ins w:id="20434" w:author="קלוד" w:date="2026-10-11T09:07:26Z"/>
        </w:rPr>
      </w:pPr>
      <w:ins w:id="20433" w:author="קלוד" w:date="2026-10-11T09:07:26Z">
        <w:r>
          <w:t xml:space="preserve">משנה ג</w:t>
        </w:r>
      </w:ins>
    </w:p>
    <w:p w:rsidR="00DA63EC" w:rsidRPr="000A334C" w:rsidRDefault="00DA63EC" w:rsidP="003B6D22">
      <w:pPr>
        <w:pStyle w:val="afff9"/>
        <w:rPr>
          <w:del w:id="20238" w:author="קלוד" w:date="2026-10-11T09:07:26Z"/>
          <w:rtl/>
        </w:rPr>
      </w:pPr>
      <w:del w:id="20237" w:author="קלוד" w:date="2026-10-11T09:07:26Z">
        <w:r w:rsidRPr="000A334C">
          <w:rPr>
            <w:rtl/>
          </w:rPr>
          <w:delText xml:space="preserve">מתני'.</w:delText>
        </w:r>
      </w:del>
    </w:p>
    <w:p w:rsidR="00DA63EC" w:rsidRPr="000A334C" w:rsidRDefault="00DA63EC" w:rsidP="003B6D22">
      <w:pPr>
        <w:pStyle w:val="afff9"/>
        <w:spacing w:before="120"/>
        <w:rPr>
          <w:rtl/>
        </w:rPr>
        <w:pPrChange w:id="90058" w:author="קלוד" w:date="2026-10-11T12:09:42Z">
          <w:pPr>
            <w:pStyle w:val="afff9"/>
          </w:pPr>
        </w:pPrChange>
      </w:pPr>
      <w:r w:rsidRPr="000A334C">
        <w:rPr>
          <w:rtl/>
        </w:rPr>
        <w:t>שחטה חוץ לזמנה וחוץ למקומה - קדש הלחם.</w:t>
      </w:r>
    </w:p>
    <w:p w:rsidR="00DA63EC" w:rsidRPr="000A334C" w:rsidRDefault="00DA63EC" w:rsidP="003B6D22">
      <w:pPr>
        <w:pStyle w:val="afff9"/>
        <w:rPr>
          <w:rtl/>
        </w:rPr>
      </w:pPr>
      <w:r w:rsidRPr="000A334C">
        <w:rPr>
          <w:rtl/>
        </w:rPr>
        <w:t>שחטה ונמצאת טריפה - לא קדש הלחם.</w:t>
      </w:r>
    </w:p>
    <w:p w:rsidR="00DA63EC" w:rsidRPr="000A334C" w:rsidRDefault="00DA63EC" w:rsidP="003B6D22">
      <w:pPr>
        <w:pStyle w:val="afff9"/>
        <w:rPr>
          <w:rtl/>
        </w:rPr>
      </w:pPr>
      <w:r>
        <w:rPr>
          <w:rtl/>
        </w:rPr>
        <w:t xml:space="preserve">שחטה ונמצאת בעלת מום - </w:t>
      </w:r>
      <w:r>
        <w:rPr>
          <w:rStyle w:val="TanaimMishna"/>
          <w:rtl/>
          <w:rPrChange w:id="103734" w:author="Claude" w:date="2026-10-11T09:07:48Z">
            <w:rPr>
              <w:rtl/>
            </w:rPr>
          </w:rPrChange>
        </w:rPr>
        <w:t xml:space="preserve">ר' אליעזר</w:t>
      </w:r>
      <w:r>
        <w:rPr>
          <w:rtl/>
        </w:rPr>
        <w:t xml:space="preserve"> אומר</w:t>
      </w:r>
      <w:r>
        <w:rPr>
          <w:rStyle w:val="TanaimMishna"/>
          <w:rtl/>
          <w:rPrChange w:id="103736" w:author="Claude" w:date="2026-10-11T09:07:48Z">
            <w:rPr>
              <w:rtl/>
            </w:rPr>
          </w:rPrChange>
        </w:rPr>
        <w:t xml:space="preserve">:</w:t>
      </w:r>
      <w:r>
        <w:rPr>
          <w:rtl/>
        </w:rPr>
        <w:t xml:space="preserve"> קידש, ו</w:t>
      </w:r>
      <w:r>
        <w:rPr>
          <w:rStyle w:val="TanaimMishna"/>
          <w:rtl/>
          <w:rPrChange w:id="20020" w:author="קלוד" w:date="2026-10-11T09:07:26Z">
            <w:rPr>
              <w:rtl/>
            </w:rPr>
          </w:rPrChange>
        </w:rPr>
        <w:t xml:space="preserve">חכמים</w:t>
      </w:r>
      <w:r>
        <w:rPr>
          <w:rtl/>
        </w:rPr>
        <w:t xml:space="preserve"> אומרים</w:t>
      </w:r>
      <w:r>
        <w:rPr>
          <w:rStyle w:val="TanaimMishna"/>
          <w:rtl/>
          <w:rPrChange w:id="103735" w:author="Claude" w:date="2026-10-11T09:07:48Z">
            <w:rPr>
              <w:rtl/>
            </w:rPr>
          </w:rPrChange>
        </w:rPr>
        <w:t xml:space="preserve">:</w:t>
      </w:r>
      <w:r>
        <w:rPr>
          <w:rtl/>
        </w:rPr>
        <w:t xml:space="preserve"> לא קידש.</w:t>
      </w:r>
    </w:p>
    <w:p w:rsidR="00DA63EC" w:rsidRPr="000A334C" w:rsidRDefault="00DA63EC" w:rsidP="003B6D22">
      <w:pPr>
        <w:pStyle w:val="afff9"/>
        <w:rPr>
          <w:rtl/>
        </w:rPr>
      </w:pPr>
      <w:r w:rsidRPr="000A334C">
        <w:rPr>
          <w:rtl/>
        </w:rPr>
        <w:t>שחטה שלא לשמה, וכן איל המילואים, וכן שני כבשי עצרת ששחטן שלא לשמן - לא קדש הלחם.</w:t>
      </w:r>
    </w:p>
    <w:p w:rsidR="00DA63EC" w:rsidRDefault="00DA63EC" w:rsidP="00DA63EC">
      <w:pPr>
        <w:pStyle w:val="affffd"/>
        <w:rPr>
          <w:rtl/>
        </w:rPr>
      </w:pPr>
      <w:r>
        <w:rPr>
          <w:rtl/>
        </w:rPr>
        <w:t>׹</w:t>
      </w:r>
    </w:p>
    <w:p>
      <w:pPr>
        <w:pStyle w:val="afffff8"/>
        <w:rPr>
          <w:ins w:id="90271" w:author="קלוד" w:date="2026-10-11T12:32:08Z"/>
        </w:rPr>
      </w:pPr>
      <w:ins w:id="90272" w:author="קלוד" w:date="2026-10-11T12:32:08Z">
        <w:r>
          <w:rPr>
            <w:color w:val="7B3F00"/>
          </w:rPr>
          <w:t xml:space="preserve">מתני' ר"מ - פסולו קודם שחיטה לא קדש הלחם</w:t>
        </w:r>
      </w:ins>
    </w:p>
    <w:p>
      <w:pPr>
        <w:pStyle w:val="38"/>
        <w:rPr>
          <w:ins w:id="101120" w:author="מנוע מכני" w:date="2026-10-11T12:04:40Z"/>
        </w:rPr>
      </w:pPr>
      <w:r w:rsidRPr="00336727">
        <w:t>מתני'</w:t>
      </w:r>
      <w:r w:rsidRPr="00336727">
        <w:t xml:space="preserve"> </w:t>
      </w:r>
      <w:r w:rsidRPr="00336727">
        <w:t xml:space="preserve">ר"מ</w:t>
      </w:r>
      <w:ins w:id="95173" w:author="מנוע מכני" w:date="2026-10-11T12:04:40Z">
        <w:r>
          <w:t xml:space="preserve">,</w:t>
        </w:r>
      </w:ins>
      <w:del w:id="95174" w:author="מנוע מכני" w:date="2026-10-11T12:04:40Z">
        <w:r w:rsidRPr="00336727">
          <w:delText xml:space="preserve">;</w:delText>
        </w:r>
      </w:del>
      <w:r w:rsidRPr="00336727">
        <w:t xml:space="preserve"> </w:t>
      </w:r>
      <w:r w:rsidRPr="00336727">
        <w:t xml:space="preserve">דתניא</w:t>
      </w:r>
      <w:r w:rsidRPr="00336727">
        <w:t xml:space="preserve">, זה הכלל:</w:t>
      </w:r>
    </w:p>
    <w:p w:rsidR="00DA63EC" w:rsidRDefault="00DA63EC" w:rsidP="00DA63EC">
      <w:pPr>
        <w:rPr>
          <w:rtl/>
        </w:rPr>
      </w:pPr>
      <w:del w:id="101121" w:author="מנוע מכני" w:date="2026-10-11T12:04:40Z">
        <w:r w:rsidRPr="00336727">
          <w:rPr>
            <w:rtl/>
          </w:rPr>
          <w:delText xml:space="preserve"> </w:delText>
        </w:r>
      </w:del>
      <w:r w:rsidRPr="00336727">
        <w:rPr>
          <w:rtl/>
        </w:rPr>
        <w:t xml:space="preserve">כל שפיסולו קודם שחיטה - </w:t>
      </w:r>
      <w:r w:rsidRPr="00336727">
        <w:rPr>
          <w:rtl/>
        </w:rPr>
        <w:t xml:space="preserve">לא</w:t>
      </w:r>
      <w:r w:rsidRPr="00336727">
        <w:rPr>
          <w:rtl/>
        </w:rPr>
        <w:t xml:space="preserve"> קדש הלחם, פיסולו אחר שחיטה - קדש הלחם</w:t>
      </w:r>
      <w:ins w:id="95175" w:author="מנוע מכני" w:date="2026-10-11T12:04:40Z">
        <w:r>
          <w:rPr>
            <w:rtl/>
          </w:rPr>
          <w:t xml:space="preserve">,</w:t>
        </w:r>
      </w:ins>
      <w:del w:id="95176"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tl/>
        </w:rPr>
      </w:pPr>
      <w:r>
        <w:rPr>
          <w:rtl/>
        </w:rPr>
        <w:t xml:space="preserve">שחטה חוץ לזמנה וחוץ למקומה - קדש הלחם, שחטה ונמצאת טריפה - </w:t>
      </w:r>
      <w:r>
        <w:rPr>
          <w:rtl/>
        </w:rPr>
        <w:t xml:space="preserve">לא</w:t>
      </w:r>
      <w:r>
        <w:rPr>
          <w:rtl/>
        </w:rPr>
        <w:t xml:space="preserve"> קדש הלחם</w:t>
      </w:r>
      <w:ins w:id="95177" w:author="מנוע מכני" w:date="2026-10-11T12:04:40Z">
        <w:r>
          <w:rPr>
            <w:rtl/>
          </w:rPr>
          <w:t xml:space="preserve">,</w:t>
        </w:r>
      </w:ins>
      <w:del w:id="95178"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עט.</w:t>
      </w:r>
    </w:p>
    <w:p w:rsidR="00DA63EC" w:rsidRDefault="00DA63EC" w:rsidP="00DA63EC">
      <w:pPr>
        <w:tabs>
          <w:tab w:val="center" w:pos="2835"/>
        </w:tabs>
        <w:rPr>
          <w:rtl/>
        </w:rPr>
      </w:pPr>
      <w:r>
        <w:rPr>
          <w:rtl/>
        </w:rPr>
        <w:t xml:space="preserve">שחטה ונמצאת בעלת מום – </w:t>
      </w:r>
    </w:p>
    <w:p>
      <w:pPr>
        <w:pStyle w:val="38"/>
        <w:rPr>
          <w:ins w:id="101122" w:author="מנוע מכני" w:date="2026-10-11T12:04:40Z"/>
        </w:rPr>
      </w:pPr>
      <w:r>
        <w:t>לר</w:t>
      </w:r>
      <w:r>
        <w:t>"</w:t>
      </w:r>
      <w:r>
        <w:t xml:space="preserve">מ</w:t>
      </w:r>
    </w:p>
    <w:p w:rsidR="00DA63EC" w:rsidRDefault="00DA63EC" w:rsidP="00DA63EC">
      <w:pPr>
        <w:tabs>
          <w:tab w:val="center" w:pos="2835"/>
        </w:tabs>
        <w:rPr>
          <w:rtl/>
        </w:rPr>
      </w:pPr>
      <w:ins w:id="90053" w:author="מנוע מכני" w:date="2026-10-11T12:04:40Z">
        <w:r>
          <w:rPr>
            <w:rFonts w:hint="cs"/>
            <w:rtl/>
          </w:rPr>
          <w:t xml:space="preserve">:</w:t>
        </w:r>
        <w:r>
          <w:rPr>
            <w:rFonts w:hint="cs"/>
            <w:rtl/>
          </w:rPr>
          <w:t xml:space="preserve"> </w:t>
        </w:r>
        <w:r>
          <w:rPr>
            <w:rStyle w:val="2fb"/>
            <w:rFonts w:hint="cs"/>
            <w:rtl/>
          </w:rPr>
          <w:t xml:space="preserve">ל</w:t>
        </w:r>
      </w:ins>
      <w:del w:id="90054" w:author="מנוע מכני" w:date="2026-10-11T12:04:40Z">
        <w:r>
          <w:rPr>
            <w:rFonts w:hint="cs"/>
            <w:rtl/>
          </w:rPr>
          <w:delText xml:space="preserve">:</w:delText>
        </w:r>
        <w:r>
          <w:rPr>
            <w:rFonts w:hint="cs"/>
            <w:rtl/>
          </w:rPr>
          <w:delText xml:space="preserve">ל</w:delText>
        </w:r>
      </w:del>
      <w:r>
        <w:rPr>
          <w:rtl/>
        </w:rPr>
        <w:tab/>
      </w:r>
      <w:r>
        <w:rPr>
          <w:rStyle w:val="2fb"/>
          <w:rFonts w:hint="cs"/>
          <w:rtl/>
        </w:rPr>
        <w:t xml:space="preserve">ר</w:t>
      </w:r>
      <w:r>
        <w:rPr>
          <w:rStyle w:val="2fb"/>
          <w:rtl/>
        </w:rPr>
        <w:t>"</w:t>
      </w:r>
      <w:r>
        <w:rPr>
          <w:rStyle w:val="2fb"/>
          <w:rFonts w:hint="cs"/>
          <w:rtl/>
        </w:rPr>
        <w:t>א</w:t>
      </w:r>
      <w:r>
        <w:rPr>
          <w:rtl/>
        </w:rPr>
        <w:t xml:space="preserve">: קדש, </w:t>
      </w:r>
      <w:r>
        <w:rPr>
          <w:rStyle w:val="2fb"/>
          <w:rFonts w:hint="cs"/>
          <w:rtl/>
        </w:rPr>
        <w:t>לרי</w:t>
      </w:r>
      <w:r>
        <w:rPr>
          <w:rStyle w:val="2fb"/>
          <w:rtl/>
        </w:rPr>
        <w:t>"</w:t>
      </w:r>
      <w:r>
        <w:rPr>
          <w:rStyle w:val="2fb"/>
          <w:rFonts w:hint="cs"/>
          <w:rtl/>
        </w:rPr>
        <w:t>ה</w:t>
      </w:r>
      <w:r>
        <w:rPr>
          <w:rtl/>
        </w:rPr>
        <w:t xml:space="preserve">: </w:t>
      </w:r>
      <w:r>
        <w:rPr>
          <w:rtl/>
        </w:rPr>
        <w:t xml:space="preserve">לא</w:t>
      </w:r>
      <w:r>
        <w:rPr>
          <w:rtl/>
        </w:rPr>
        <w:t xml:space="preserve"> קדש, </w:t>
      </w:r>
    </w:p>
    <w:p>
      <w:pPr>
        <w:pStyle w:val="afffff8"/>
        <w:rPr>
          <w:ins w:id="90269" w:author="קלוד" w:date="2026-10-11T12:32:08Z"/>
        </w:rPr>
      </w:pPr>
      <w:ins w:id="90270" w:author="קלוד" w:date="2026-10-11T12:32:08Z">
        <w:r>
          <w:rPr>
            <w:color w:val="7B3F00"/>
          </w:rPr>
          <w:t xml:space="preserve">במה נחלקו ר"א ור"י - על חוץ למקומו</w:t>
        </w:r>
      </w:ins>
    </w:p>
    <w:p>
      <w:pPr>
        <w:pStyle w:val="38"/>
        <w:rPr>
          <w:ins w:id="101123" w:author="מנוע מכני" w:date="2026-10-11T12:04:40Z"/>
        </w:rPr>
      </w:pPr>
      <w:r>
        <w:t>ר</w:t>
      </w:r>
      <w:r>
        <w:t>"</w:t>
      </w:r>
      <w:r>
        <w:t>י</w:t>
      </w:r>
      <w:r>
        <w:t xml:space="preserve">:</w:t>
      </w:r>
    </w:p>
    <w:p w:rsidR="00DA63EC" w:rsidRDefault="00DA63EC" w:rsidP="00DA63EC">
      <w:pPr>
        <w:tabs>
          <w:tab w:val="center" w:pos="2835"/>
        </w:tabs>
        <w:rPr>
          <w:rtl/>
        </w:rPr>
      </w:pPr>
      <w:del w:id="101124" w:author="מנוע מכני" w:date="2026-10-11T12:04:40Z">
        <w:r>
          <w:rPr>
            <w:rtl/>
          </w:rPr>
          <w:delText xml:space="preserve"> </w:delText>
        </w:r>
      </w:del>
      <w:r>
        <w:rPr>
          <w:rtl/>
        </w:rPr>
        <w:t xml:space="preserve">לא</w:t>
      </w:r>
      <w:r>
        <w:rPr>
          <w:rtl/>
        </w:rPr>
        <w:t xml:space="preserve"> נחלקו </w:t>
      </w:r>
      <w:ins w:id="90501" w:author="מנוע מכני" w:date="2026-10-11T12:04:40Z">
        <w:r>
          <w:rPr>
            <w:rStyle w:val="2fb"/>
            <w:rtl/>
          </w:rPr>
          <w:t xml:space="preserve">ר"א</w:t>
        </w:r>
      </w:ins>
      <w:del w:id="90502" w:author="מנוע מכני" w:date="2026-10-11T12:04:40Z">
        <w:r>
          <w:rPr>
            <w:rtl/>
          </w:rPr>
          <w:delText xml:space="preserve">רבי אליעזר</w:delText>
        </w:r>
      </w:del>
      <w:r>
        <w:rPr>
          <w:rtl/>
        </w:rPr>
        <w:t xml:space="preserve"> </w:t>
      </w:r>
      <w:r>
        <w:rPr>
          <w:rStyle w:val="2fb"/>
          <w:rtl/>
        </w:rPr>
        <w:t xml:space="preserve">ור' יהושע</w:t>
      </w:r>
      <w:r>
        <w:rPr>
          <w:rtl/>
        </w:rPr>
        <w:t xml:space="preserve"> על ששחטה ונמצאת טריפה שלא קדש, ועל חוץ לזמנו שקדש, ועל בעל מום שלא קדש, </w:t>
      </w:r>
    </w:p>
    <w:p w:rsidR="00DA63EC" w:rsidRPr="00FE1B89" w:rsidRDefault="00DA63EC" w:rsidP="00DA63EC">
      <w:pPr>
        <w:tabs>
          <w:tab w:val="center" w:pos="2835"/>
        </w:tabs>
        <w:rPr>
          <w:spacing w:val="-2"/>
          <w:rtl/>
        </w:rPr>
      </w:pPr>
      <w:r w:rsidRPr="00FE1B89">
        <w:rPr>
          <w:spacing w:val="-2"/>
          <w:rtl/>
        </w:rPr>
        <w:tab/>
        <w:t xml:space="preserve">ועל מה נחלקו? על חוץ למקומו, </w:t>
      </w:r>
      <w:r w:rsidRPr="00FE1B89">
        <w:rPr>
          <w:rStyle w:val="2fb"/>
          <w:spacing w:val="-2"/>
          <w:rtl/>
        </w:rPr>
        <w:tab/>
        <w:t xml:space="preserve">שר' אליעזר</w:t>
      </w:r>
      <w:r w:rsidRPr="00FE1B89">
        <w:rPr>
          <w:spacing w:val="-2"/>
          <w:rtl/>
        </w:rPr>
        <w:tab/>
        <w:t xml:space="preserve"> אומר: קדש, </w:t>
      </w:r>
      <w:r w:rsidRPr="00FE1B89">
        <w:rPr>
          <w:rStyle w:val="2fb"/>
          <w:spacing w:val="-2"/>
          <w:rtl/>
        </w:rPr>
        <w:tab/>
        <w:t xml:space="preserve">ורבי</w:t>
      </w:r>
      <w:r w:rsidRPr="00FE1B89">
        <w:rPr>
          <w:spacing w:val="-2"/>
          <w:rtl/>
        </w:rPr>
        <w:tab/>
        <w:t xml:space="preserve"> יהושע אומר: </w:t>
      </w:r>
      <w:r w:rsidRPr="00FE1B89">
        <w:rPr>
          <w:spacing w:val="-2"/>
          <w:rtl/>
        </w:rPr>
        <w:tab/>
        <w:t xml:space="preserve">לא</w:t>
      </w:r>
      <w:r w:rsidRPr="00FE1B89">
        <w:rPr>
          <w:spacing w:val="-2"/>
          <w:rtl/>
        </w:rPr>
        <w:tab/>
        <w:t xml:space="preserve"> קדש</w:t>
      </w:r>
      <w:ins w:id="95179" w:author="מנוע מכני" w:date="2026-10-11T12:04:40Z">
        <w:r>
          <w:rPr>
            <w:spacing w:val="-2"/>
            <w:rtl/>
          </w:rPr>
          <w:t xml:space="preserve">,</w:t>
        </w:r>
      </w:ins>
      <w:del w:id="95180" w:author="מנוע מכני" w:date="2026-10-11T12:04:40Z">
        <w:r w:rsidRPr="00FE1B89">
          <w:rPr>
            <w:spacing w:val="-2"/>
            <w:rtl/>
          </w:rPr>
          <w:tab/>
          <w:delText xml:space="preserve">;</w:delText>
        </w:r>
      </w:del>
      <w:r w:rsidRPr="00FE1B89">
        <w:rPr>
          <w:spacing w:val="-2"/>
          <w:rtl/>
        </w:rPr>
        <w:tab/>
        <w:t xml:space="preserve"> </w:t>
      </w:r>
    </w:p>
    <w:p>
      <w:pPr>
        <w:pStyle w:val="38"/>
        <w:rPr>
          <w:ins w:id="101125" w:author="מנוע מכני" w:date="2026-10-11T12:04:40Z"/>
        </w:rPr>
      </w:pPr>
      <w:r>
        <w:t xml:space="preserve">א"ר אליעזר:</w:t>
      </w:r>
    </w:p>
    <w:p w:rsidR="00DA63EC" w:rsidRDefault="00DA63EC" w:rsidP="00DA63EC">
      <w:pPr>
        <w:tabs>
          <w:tab w:val="center" w:pos="2835"/>
        </w:tabs>
        <w:rPr>
          <w:rtl/>
        </w:rPr>
      </w:pPr>
      <w:del w:id="101126" w:author="מנוע מכני" w:date="2026-10-11T12:04:40Z">
        <w:r>
          <w:rPr>
            <w:rtl/>
          </w:rPr>
          <w:delText xml:space="preserve"> </w:delText>
        </w:r>
      </w:del>
      <w:r>
        <w:rPr>
          <w:rtl/>
        </w:rPr>
        <w:t xml:space="preserve">הואיל וחוץ לזמנו פסול וחוץ למקומו פסול, מה חוץ לזמנו קדש, אף חוץ למקומו קדש, </w:t>
      </w:r>
    </w:p>
    <w:p>
      <w:pPr>
        <w:pStyle w:val="38"/>
        <w:rPr>
          <w:ins w:id="101127" w:author="מנוע מכני" w:date="2026-10-11T12:04:40Z"/>
        </w:rPr>
      </w:pPr>
      <w:r w:rsidRPr="00336727">
        <w:t xml:space="preserve">א"ר יהושע:</w:t>
      </w:r>
    </w:p>
    <w:p w:rsidR="00DA63EC" w:rsidRDefault="00DA63EC" w:rsidP="00DA63EC">
      <w:pPr>
        <w:rPr>
          <w:rtl/>
        </w:rPr>
      </w:pPr>
      <w:del w:id="101128" w:author="מנוע מכני" w:date="2026-10-11T12:04:40Z">
        <w:r w:rsidRPr="00336727">
          <w:rPr>
            <w:rtl/>
          </w:rPr>
          <w:delText xml:space="preserve"> </w:delText>
        </w:r>
      </w:del>
      <w:r w:rsidRPr="00336727">
        <w:rPr>
          <w:rtl/>
        </w:rPr>
        <w:t xml:space="preserve">הואיל וחוץ למקומו פסול ובעל מום פסול, מה בעל מום </w:t>
      </w:r>
      <w:r w:rsidRPr="00336727">
        <w:rPr>
          <w:rtl/>
        </w:rPr>
        <w:t xml:space="preserve">לא</w:t>
      </w:r>
      <w:r w:rsidRPr="00336727">
        <w:rPr>
          <w:rtl/>
        </w:rPr>
        <w:t xml:space="preserve"> קדש, אף חוץ למקומו </w:t>
      </w:r>
      <w:r w:rsidRPr="00336727">
        <w:rPr>
          <w:rtl/>
        </w:rPr>
        <w:t xml:space="preserve">לא</w:t>
      </w:r>
      <w:r w:rsidRPr="00336727">
        <w:rPr>
          <w:rtl/>
        </w:rPr>
        <w:t xml:space="preserve"> קדש</w:t>
      </w:r>
      <w:ins w:id="95181" w:author="מנוע מכני" w:date="2026-10-11T12:04:40Z">
        <w:r>
          <w:rPr>
            <w:rtl/>
          </w:rPr>
          <w:t xml:space="preserve">,</w:t>
        </w:r>
      </w:ins>
      <w:del w:id="95182" w:author="מנוע מכני" w:date="2026-10-11T12:04:40Z">
        <w:r w:rsidRPr="00336727">
          <w:rPr>
            <w:rtl/>
          </w:rPr>
          <w:delText xml:space="preserve">;</w:delText>
        </w:r>
      </w:del>
      <w:r w:rsidRPr="00336727">
        <w:rPr>
          <w:rtl/>
        </w:rPr>
        <w:t xml:space="preserve"> </w:t>
      </w:r>
    </w:p>
    <w:p>
      <w:pPr>
        <w:pStyle w:val="38"/>
        <w:rPr>
          <w:ins w:id="101129" w:author="מנוע מכני" w:date="2026-10-11T12:04:40Z"/>
        </w:rPr>
      </w:pPr>
      <w:r>
        <w:t>א</w:t>
      </w:r>
      <w:r>
        <w:t>"</w:t>
      </w:r>
      <w:r>
        <w:t xml:space="preserve">ל</w:t>
      </w:r>
      <w:r>
        <w:t xml:space="preserve"> ר</w:t>
      </w:r>
      <w:r>
        <w:t>"</w:t>
      </w:r>
      <w:r>
        <w:t>א</w:t>
      </w:r>
      <w:r>
        <w:t xml:space="preserve">:</w:t>
      </w:r>
    </w:p>
    <w:p w:rsidR="00DA63EC" w:rsidRDefault="00DA63EC" w:rsidP="00DA63EC">
      <w:pPr>
        <w:tabs>
          <w:tab w:val="center" w:pos="2835"/>
        </w:tabs>
        <w:rPr>
          <w:rtl/>
        </w:rPr>
      </w:pPr>
      <w:del w:id="101130" w:author="מנוע מכני" w:date="2026-10-11T12:04:40Z">
        <w:r>
          <w:rPr>
            <w:rtl/>
          </w:rPr>
          <w:delText xml:space="preserve"> </w:delText>
        </w:r>
      </w:del>
      <w:r>
        <w:rPr>
          <w:rtl/>
        </w:rPr>
        <w:t xml:space="preserve">אני דמיתיהו לחוץ לזמנו ואתה דמיתו לבעל מום, נראה למי דומה, אם דומה לחוץ לזמנו - נדוננו מחוץ לזמנו, אם דומה לבעל מום - נדוננו מבעל מום</w:t>
      </w:r>
      <w:ins w:id="95183" w:author="מנוע מכני" w:date="2026-10-11T12:04:40Z">
        <w:r>
          <w:rPr>
            <w:rtl/>
          </w:rPr>
          <w:t xml:space="preserve">,</w:t>
        </w:r>
      </w:ins>
      <w:del w:id="95184" w:author="מנוע מכני" w:date="2026-10-11T12:04:40Z">
        <w:r>
          <w:rPr>
            <w:rtl/>
          </w:rPr>
          <w:delText xml:space="preserve">;</w:delText>
        </w:r>
      </w:del>
      <w:r>
        <w:rPr>
          <w:rtl/>
        </w:rPr>
        <w:t xml:space="preserve"> </w:t>
      </w:r>
    </w:p>
    <w:p>
      <w:pPr>
        <w:pStyle w:val="38"/>
        <w:rPr>
          <w:ins w:id="101131" w:author="מנוע מכני" w:date="2026-10-11T12:04:40Z"/>
        </w:rPr>
      </w:pPr>
      <w:r w:rsidRPr="00E105BC">
        <w:t xml:space="preserve">התחיל </w:t>
      </w:r>
      <w:ins w:id="90503" w:author="מנוע מכני" w:date="2026-10-11T12:04:40Z">
        <w:r>
          <w:t xml:space="preserve">ר"א</w:t>
        </w:r>
      </w:ins>
      <w:del w:id="90504" w:author="מנוע מכני" w:date="2026-10-11T12:04:40Z">
        <w:r w:rsidRPr="00E105BC">
          <w:delText xml:space="preserve">רבי אליעזר</w:delText>
        </w:r>
      </w:del>
      <w:r w:rsidRPr="00E105BC">
        <w:t xml:space="preserve"> לדון:</w:t>
      </w:r>
    </w:p>
    <w:p w:rsidR="00DA63EC" w:rsidRPr="00E105BC" w:rsidRDefault="00DA63EC" w:rsidP="00DA63EC">
      <w:pPr>
        <w:tabs>
          <w:tab w:val="center" w:pos="2835"/>
        </w:tabs>
        <w:rPr>
          <w:spacing w:val="-4"/>
          <w:rtl/>
        </w:rPr>
      </w:pPr>
      <w:del w:id="101132" w:author="מנוע מכני" w:date="2026-10-11T12:04:40Z">
        <w:r w:rsidRPr="00E105BC">
          <w:rPr>
            <w:spacing w:val="-4"/>
            <w:rtl/>
          </w:rPr>
          <w:delText xml:space="preserve"> </w:delText>
        </w:r>
      </w:del>
      <w:r w:rsidRPr="00E105BC">
        <w:rPr>
          <w:spacing w:val="-4"/>
          <w:rtl/>
        </w:rPr>
        <w:t xml:space="preserve">דנין פסול מחשבה מפסול מחשבה, ואין דנין פסול מחשבה מפסול הגוף, </w:t>
      </w:r>
    </w:p>
    <w:p>
      <w:pPr>
        <w:pStyle w:val="38"/>
        <w:rPr>
          <w:ins w:id="101133" w:author="מנוע מכני" w:date="2026-10-11T12:04:40Z"/>
        </w:rPr>
      </w:pPr>
      <w:r>
        <w:t xml:space="preserve">התחיל רבי יהושע לדון:</w:t>
      </w:r>
    </w:p>
    <w:p w:rsidR="00DA63EC" w:rsidRDefault="00DA63EC" w:rsidP="00DA63EC">
      <w:pPr>
        <w:tabs>
          <w:tab w:val="center" w:pos="2835"/>
        </w:tabs>
        <w:rPr>
          <w:rtl/>
        </w:rPr>
      </w:pPr>
      <w:del w:id="101134" w:author="מנוע מכני" w:date="2026-10-11T12:04:40Z">
        <w:r>
          <w:rPr>
            <w:rtl/>
          </w:rPr>
          <w:delText xml:space="preserve"> </w:delText>
        </w:r>
      </w:del>
      <w:r>
        <w:rPr>
          <w:rtl/>
        </w:rPr>
        <w:t xml:space="preserve">דנין פסול שאין בו כרת מפסול שאין בו כרת, ואל יוכיח חוץ לזמנו שפסול שיש בו כרת, ועוד, נדוננו משלא לשמו שפסול מחשבה ואין בו כרת, ושתק </w:t>
      </w:r>
      <w:ins w:id="90505" w:author="מנוע מכני" w:date="2026-10-11T12:04:40Z">
        <w:r>
          <w:rPr>
            <w:rStyle w:val="2fb"/>
            <w:rtl/>
          </w:rPr>
          <w:t xml:space="preserve">ר"א</w:t>
        </w:r>
      </w:ins>
      <w:del w:id="90506" w:author="מנוע מכני" w:date="2026-10-11T12:04:40Z">
        <w:r>
          <w:rPr>
            <w:rtl/>
          </w:rPr>
          <w:delText xml:space="preserve">רבי אליעזר</w:delText>
        </w:r>
      </w:del>
      <w:r>
        <w:rPr>
          <w:rtl/>
        </w:rPr>
        <w:t xml:space="preserve">.</w:t>
      </w:r>
    </w:p>
    <w:p w:rsidR="00DA63EC" w:rsidRDefault="00DA63EC" w:rsidP="00DA63EC">
      <w:pPr>
        <w:tabs>
          <w:tab w:val="center" w:pos="2835"/>
        </w:tabs>
        <w:rPr>
          <w:rtl/>
        </w:rPr>
      </w:pPr>
      <w:r>
        <w:rPr>
          <w:rStyle w:val="2fb"/>
          <w:rtl/>
        </w:rPr>
        <w:t>ור"מ</w:t>
      </w:r>
      <w:r>
        <w:rPr>
          <w:rFonts w:hint="cs"/>
          <w:rtl/>
        </w:rPr>
        <w:t xml:space="preserve"> </w:t>
      </w:r>
      <w:r>
        <w:rPr>
          <w:rFonts w:hint="cs"/>
          <w:rtl/>
        </w:rPr>
        <w:t xml:space="preserve">מ</w:t>
      </w:r>
      <w:r>
        <w:rPr>
          <w:rtl/>
        </w:rPr>
        <w:t>"</w:t>
      </w:r>
      <w:r>
        <w:rPr>
          <w:rFonts w:hint="cs"/>
          <w:rtl/>
        </w:rPr>
        <w:t>ש</w:t>
      </w:r>
      <w:r>
        <w:rPr>
          <w:rtl/>
        </w:rPr>
        <w:t xml:space="preserve"> שחטה ונמצאת טריפה </w:t>
      </w:r>
      <w:ins w:id="90237" w:author="Claude - סמנטי" w:date="2026-10-11T12:27:00Z">
        <w:r>
          <w:rPr>
            <w:rtl/>
          </w:rPr>
          <w:t xml:space="preserve">שהוא</w:t>
        </w:r>
      </w:ins>
      <w:del w:id="90238" w:author="Claude - סמנטי" w:date="2026-10-11T12:27:00Z">
        <w:r>
          <w:rPr>
            <w:rtl/>
          </w:rPr>
          <w:delText xml:space="preserve">דהוי</w:delText>
        </w:r>
      </w:del>
      <w:r>
        <w:rPr>
          <w:rtl/>
        </w:rPr>
        <w:t xml:space="preserve"> פסולו קודם שחיטה, </w:t>
      </w:r>
      <w:ins w:id="93483" w:author="מנוע מכני" w:date="2026-10-11T12:04:40Z">
        <w:r>
          <w:rPr>
            <w:rtl/>
          </w:rPr>
          <w:t xml:space="preserve">ומה</w:t>
        </w:r>
      </w:ins>
      <w:del w:id="93484" w:author="מנוע מכני" w:date="2026-10-11T12:04:40Z">
        <w:r>
          <w:rPr>
            <w:rtl/>
          </w:rPr>
          <w:delText xml:space="preserve">ומאי</w:delText>
        </w:r>
      </w:del>
      <w:r>
        <w:rPr>
          <w:rtl/>
        </w:rPr>
        <w:t xml:space="preserve"> שנא שחטה ונמצאת בעלת מום דלא הוי פסולו קודם שחיטה? בדוקין שבעין, ואליבא דר' עקיבא, דאמר: אם עלו </w:t>
      </w:r>
      <w:r>
        <w:rPr>
          <w:rtl/>
        </w:rPr>
        <w:t xml:space="preserve">לא</w:t>
      </w:r>
      <w:r>
        <w:rPr>
          <w:rtl/>
        </w:rPr>
        <w:t xml:space="preserve"> ירדו.</w:t>
      </w:r>
    </w:p>
    <w:p>
      <w:pPr>
        <w:pStyle w:val="38"/>
        <w:rPr>
          <w:ins w:id="101135" w:author="מנוע מכני" w:date="2026-10-11T12:04:40Z"/>
        </w:rPr>
      </w:pPr>
      <w:r>
        <w:t xml:space="preserve">ורבי יהושע?</w:t>
      </w:r>
    </w:p>
    <w:p w:rsidR="00DA63EC" w:rsidRDefault="00DA63EC" w:rsidP="00DA63EC">
      <w:pPr>
        <w:tabs>
          <w:tab w:val="center" w:pos="2835"/>
        </w:tabs>
        <w:rPr>
          <w:rtl/>
        </w:rPr>
      </w:pPr>
      <w:del w:id="101136" w:author="מנוע מכני" w:date="2026-10-11T12:04:40Z">
        <w:r>
          <w:rPr>
            <w:rtl/>
          </w:rPr>
          <w:delText xml:space="preserve"> </w:delText>
        </w:r>
      </w:del>
      <w:r>
        <w:rPr>
          <w:rtl/>
        </w:rPr>
        <w:t xml:space="preserve">כי </w:t>
      </w:r>
      <w:r>
        <w:rPr>
          <w:rtl/>
        </w:rPr>
        <w:t xml:space="preserve">אמר</w:t>
      </w:r>
      <w:r>
        <w:rPr>
          <w:rtl/>
        </w:rPr>
        <w:t xml:space="preserve"> </w:t>
      </w:r>
      <w:ins w:id="90507" w:author="מנוע מכני" w:date="2026-10-11T12:04:40Z">
        <w:r>
          <w:rPr>
            <w:rStyle w:val="2fb"/>
            <w:rtl/>
          </w:rPr>
          <w:t xml:space="preserve">ר"ע</w:t>
        </w:r>
      </w:ins>
      <w:del w:id="90508" w:author="מנוע מכני" w:date="2026-10-11T12:04:40Z">
        <w:r>
          <w:rPr>
            <w:rtl/>
          </w:rPr>
          <w:delText xml:space="preserve">רבי עקיבא</w:delText>
        </w:r>
      </w:del>
      <w:r>
        <w:rPr>
          <w:rtl/>
        </w:rPr>
        <w:t xml:space="preserve"> אם עלו </w:t>
      </w:r>
      <w:r>
        <w:rPr>
          <w:rtl/>
        </w:rPr>
        <w:t xml:space="preserve">לא</w:t>
      </w:r>
      <w:r>
        <w:rPr>
          <w:rtl/>
        </w:rPr>
        <w:t xml:space="preserve"> ירדו - בפסולא </w:t>
      </w:r>
      <w:ins w:id="96613" w:author="מנוע מכני" w:date="2026-10-11T12:04:40Z">
        <w:r>
          <w:rPr>
            <w:rtl/>
          </w:rPr>
          <w:t xml:space="preserve">דגופו</w:t>
        </w:r>
      </w:ins>
      <w:del w:id="96614" w:author="מנוע מכני" w:date="2026-10-11T12:04:40Z">
        <w:r>
          <w:rPr>
            <w:rtl/>
          </w:rPr>
          <w:delText xml:space="preserve">דגופיה</w:delText>
        </w:r>
      </w:del>
      <w:r>
        <w:rPr>
          <w:rtl/>
        </w:rPr>
        <w:t xml:space="preserve">, אבל לקדושי לחם </w:t>
      </w:r>
      <w:r>
        <w:rPr>
          <w:rtl/>
        </w:rPr>
        <w:t xml:space="preserve">לא</w:t>
      </w:r>
      <w:r>
        <w:rPr>
          <w:rtl/>
        </w:rPr>
        <w:t xml:space="preserve">.</w:t>
      </w:r>
    </w:p>
    <w:p w:rsidR="00DA63EC" w:rsidRDefault="00DA63EC" w:rsidP="00DA63EC">
      <w:pPr>
        <w:tabs>
          <w:tab w:val="center" w:pos="2835"/>
        </w:tabs>
        <w:rPr>
          <w:rtl/>
        </w:rPr>
      </w:pPr>
    </w:p>
    <w:p>
      <w:pPr>
        <w:pStyle w:val="afffff8"/>
        <w:rPr>
          <w:ins w:id="90267" w:author="קלוד" w:date="2026-10-11T12:32:08Z"/>
        </w:rPr>
      </w:pPr>
      <w:ins w:id="90268" w:author="קלוד" w:date="2026-10-11T12:32:08Z">
        <w:r>
          <w:rPr>
            <w:color w:val="7B3F00"/>
          </w:rPr>
          <w:t xml:space="preserve">חטאת ששחטה חוץ למקומה - האם תרד אם עלתה</w:t>
        </w:r>
      </w:ins>
    </w:p>
    <w:p>
      <w:pPr>
        <w:pStyle w:val="38"/>
        <w:rPr>
          <w:ins w:id="101137" w:author="מנוע מכני" w:date="2026-10-11T12:04:40Z"/>
        </w:rPr>
      </w:pPr>
      <w:r w:rsidRPr="00E55A17">
        <w:t xml:space="preserve">איתמר:</w:t>
      </w:r>
    </w:p>
    <w:p w:rsidR="00DA63EC" w:rsidRDefault="00DA63EC" w:rsidP="00DA63EC">
      <w:pPr>
        <w:tabs>
          <w:tab w:val="center" w:pos="2835"/>
        </w:tabs>
        <w:rPr>
          <w:b/>
          <w:bCs/>
          <w:rtl/>
        </w:rPr>
      </w:pPr>
      <w:del w:id="101138" w:author="מנוע מכני" w:date="2026-10-11T12:04:40Z">
        <w:r w:rsidRPr="00E55A17">
          <w:rPr>
            <w:b/>
            <w:bCs/>
            <w:rtl/>
          </w:rPr>
          <w:delText xml:space="preserve"> </w:delText>
        </w:r>
      </w:del>
      <w:r w:rsidRPr="00E55A17">
        <w:rPr>
          <w:b/>
          <w:bCs/>
          <w:rtl/>
        </w:rPr>
        <w:t xml:space="preserve">חטאת ששחטה חוץ לזמנה - אם עלתה </w:t>
      </w:r>
      <w:r w:rsidRPr="00E55A17">
        <w:rPr>
          <w:b/>
          <w:bCs/>
          <w:rtl/>
        </w:rPr>
        <w:t xml:space="preserve">לא</w:t>
      </w:r>
      <w:r w:rsidRPr="00E55A17">
        <w:rPr>
          <w:b/>
          <w:bCs/>
          <w:rtl/>
        </w:rPr>
        <w:t xml:space="preserve"> תרד, </w:t>
      </w:r>
    </w:p>
    <w:p>
      <w:pPr>
        <w:pStyle w:val="38"/>
        <w:rPr>
          <w:ins w:id="101139" w:author="מנוע מכני" w:date="2026-10-11T12:04:40Z"/>
        </w:rPr>
      </w:pPr>
      <w:r>
        <w:tab/>
      </w:r>
      <w:r w:rsidRPr="00CF1454">
        <w:t>חוץ למקומה -</w:t>
      </w:r>
      <w:r>
        <w:t xml:space="preserve"> רבא</w:t>
      </w:r>
      <w:del w:id="102566" w:author="מנוע מכני" w:date="2026-10-11T12:04:40Z">
        <w:r>
          <w:delText xml:space="preserve"> אמר</w:delText>
        </w:r>
      </w:del>
      <w:r>
        <w:t xml:space="preserve">:</w:t>
      </w:r>
    </w:p>
    <w:p w:rsidR="00DA63EC" w:rsidRDefault="00DA63EC" w:rsidP="00DA63EC">
      <w:pPr>
        <w:tabs>
          <w:tab w:val="center" w:pos="2835"/>
        </w:tabs>
        <w:rPr>
          <w:rtl/>
        </w:rPr>
      </w:pPr>
      <w:del w:id="101140" w:author="מנוע מכני" w:date="2026-10-11T12:04:40Z">
        <w:r>
          <w:rPr>
            <w:rtl/>
          </w:rPr>
          <w:delText xml:space="preserve"> </w:delText>
        </w:r>
      </w:del>
      <w:r>
        <w:rPr>
          <w:rtl/>
        </w:rPr>
        <w:t xml:space="preserve">תרד, </w:t>
      </w:r>
      <w:r>
        <w:rPr>
          <w:rStyle w:val="2fb"/>
          <w:rtl/>
        </w:rPr>
        <w:t xml:space="preserve">רבה</w:t>
      </w:r>
      <w:r>
        <w:rPr>
          <w:rtl/>
        </w:rPr>
        <w:t xml:space="preserve"> </w:t>
      </w:r>
      <w:r>
        <w:rPr>
          <w:rtl/>
        </w:rPr>
        <w:t xml:space="preserve">אמר</w:t>
      </w:r>
      <w:r>
        <w:rPr>
          <w:rtl/>
        </w:rPr>
        <w:t xml:space="preserve">: </w:t>
      </w:r>
      <w:r>
        <w:rPr>
          <w:rtl/>
        </w:rPr>
        <w:t xml:space="preserve">לא</w:t>
      </w:r>
      <w:r>
        <w:rPr>
          <w:rtl/>
        </w:rPr>
        <w:t xml:space="preserve"> תרד.</w:t>
      </w:r>
    </w:p>
    <w:p w:rsidR="00DA63EC" w:rsidRDefault="00DA63EC" w:rsidP="00DA63EC">
      <w:pPr>
        <w:tabs>
          <w:tab w:val="center" w:pos="2835"/>
        </w:tabs>
        <w:rPr>
          <w:rtl/>
        </w:rPr>
      </w:pPr>
      <w:r>
        <w:rPr>
          <w:rStyle w:val="2fb"/>
          <w:rtl/>
        </w:rPr>
        <w:t xml:space="preserve">רבא</w:t>
      </w:r>
      <w:r>
        <w:rPr>
          <w:rtl/>
        </w:rPr>
        <w:t xml:space="preserve"> </w:t>
      </w:r>
      <w:r>
        <w:rPr>
          <w:rStyle w:val="2fb"/>
          <w:rtl/>
        </w:rPr>
        <w:t xml:space="preserve">כרבי</w:t>
      </w:r>
      <w:r>
        <w:rPr>
          <w:rtl/>
        </w:rPr>
        <w:t xml:space="preserve"> יהושע, </w:t>
      </w:r>
      <w:r>
        <w:rPr>
          <w:rStyle w:val="2fb"/>
          <w:rtl/>
        </w:rPr>
        <w:t xml:space="preserve">ורבה</w:t>
      </w:r>
      <w:r>
        <w:rPr>
          <w:rtl/>
        </w:rPr>
        <w:t xml:space="preserve"> </w:t>
      </w:r>
      <w:ins w:id="90509" w:author="מנוע מכני" w:date="2026-10-11T12:04:40Z">
        <w:r>
          <w:rPr>
            <w:rStyle w:val="2fb"/>
            <w:rtl/>
          </w:rPr>
          <w:t xml:space="preserve">כר"א</w:t>
        </w:r>
      </w:ins>
      <w:del w:id="90510" w:author="מנוע מכני" w:date="2026-10-11T12:04:40Z">
        <w:r>
          <w:rPr>
            <w:rtl/>
          </w:rPr>
          <w:delText xml:space="preserve">כרבי אליעזר</w:delText>
        </w:r>
      </w:del>
      <w:r>
        <w:rPr>
          <w:rtl/>
        </w:rPr>
        <w:t xml:space="preserve">.</w:t>
      </w:r>
    </w:p>
    <w:p w:rsidR="00DA63EC" w:rsidRDefault="00DA63EC" w:rsidP="00DA63EC">
      <w:pPr>
        <w:tabs>
          <w:tab w:val="center" w:pos="2835"/>
        </w:tabs>
        <w:rPr>
          <w:rtl/>
        </w:rPr>
      </w:pPr>
      <w:ins w:id="91793" w:author="מנוע מכני" w:date="2026-10-11T12:04:40Z">
        <w:r>
          <w:rPr>
            <w:rtl/>
          </w:rPr>
          <w:t xml:space="preserve">ואח"כ</w:t>
        </w:r>
      </w:ins>
      <w:del w:id="91794" w:author="מנוע מכני" w:date="2026-10-11T12:04:40Z">
        <w:r>
          <w:rPr>
            <w:rtl/>
          </w:rPr>
          <w:delText xml:space="preserve">והדר</w:delText>
        </w:r>
      </w:del>
      <w:r>
        <w:rPr>
          <w:rtl/>
        </w:rPr>
        <w:t xml:space="preserve"> </w:t>
      </w:r>
      <w:ins w:id="93485" w:author="מנוע מכני" w:date="2026-10-11T12:04:40Z">
        <w:r>
          <w:rPr>
            <w:rtl/>
          </w:rPr>
          <w:t xml:space="preserve">בו</w:t>
        </w:r>
      </w:ins>
      <w:del w:id="93486" w:author="מנוע מכני" w:date="2026-10-11T12:04:40Z">
        <w:r>
          <w:rPr>
            <w:rtl/>
          </w:rPr>
          <w:delText xml:space="preserve">ביה</w:delText>
        </w:r>
      </w:del>
      <w:r>
        <w:rPr>
          <w:rtl/>
        </w:rPr>
        <w:t xml:space="preserve"> </w:t>
      </w:r>
      <w:r>
        <w:rPr>
          <w:rStyle w:val="2fb"/>
          <w:rtl/>
        </w:rPr>
        <w:t xml:space="preserve">רבה</w:t>
      </w:r>
      <w:r>
        <w:rPr>
          <w:rtl/>
        </w:rPr>
        <w:t xml:space="preserve"> לגביה </w:t>
      </w:r>
      <w:r>
        <w:rPr>
          <w:rStyle w:val="2fb"/>
          <w:rtl/>
        </w:rPr>
        <w:t xml:space="preserve">דרבא</w:t>
      </w:r>
      <w:r>
        <w:rPr>
          <w:rtl/>
        </w:rPr>
        <w:t xml:space="preserve">, מדהדר </w:t>
      </w:r>
      <w:ins w:id="93487" w:author="מנוע מכני" w:date="2026-10-11T12:04:40Z">
        <w:r>
          <w:rPr>
            <w:rtl/>
          </w:rPr>
          <w:t xml:space="preserve">בו</w:t>
        </w:r>
      </w:ins>
      <w:del w:id="93488" w:author="מנוע מכני" w:date="2026-10-11T12:04:40Z">
        <w:r>
          <w:rPr>
            <w:rtl/>
          </w:rPr>
          <w:delText xml:space="preserve">ביה</w:delText>
        </w:r>
      </w:del>
      <w:r>
        <w:rPr>
          <w:rtl/>
        </w:rPr>
        <w:t xml:space="preserve"> </w:t>
      </w:r>
      <w:ins w:id="90511" w:author="מנוע מכני" w:date="2026-10-11T12:04:40Z">
        <w:r>
          <w:rPr>
            <w:rStyle w:val="2fb"/>
            <w:rtl/>
          </w:rPr>
          <w:t xml:space="preserve">ר"א</w:t>
        </w:r>
      </w:ins>
      <w:del w:id="90512" w:author="מנוע מכני" w:date="2026-10-11T12:04:40Z">
        <w:r>
          <w:rPr>
            <w:rtl/>
          </w:rPr>
          <w:delText xml:space="preserve">רבי אליעזר</w:delText>
        </w:r>
      </w:del>
      <w:r>
        <w:rPr>
          <w:rtl/>
        </w:rPr>
        <w:t xml:space="preserve"> לגביה </w:t>
      </w:r>
      <w:r>
        <w:rPr>
          <w:rStyle w:val="2fb"/>
          <w:rtl/>
        </w:rPr>
        <w:t xml:space="preserve">דרבי</w:t>
      </w:r>
      <w:r>
        <w:rPr>
          <w:rtl/>
        </w:rPr>
        <w:t xml:space="preserve"> יהושע.</w:t>
      </w:r>
    </w:p>
    <w:p>
      <w:pPr>
        <w:pStyle w:val="38"/>
        <w:rPr>
          <w:ins w:id="101141" w:author="מנוע מכני" w:date="2026-10-11T12:04:40Z"/>
        </w:rPr>
      </w:pPr>
      <w:r>
        <w:lastRenderedPageBreak/>
        <w:t>ו</w:t>
      </w:r>
      <w:r w:rsidRPr="003E173B">
        <w:t>א"ד</w:t>
      </w:r>
      <w:r>
        <w:t xml:space="preserve">:</w:t>
      </w:r>
    </w:p>
    <w:p w:rsidR="00DA63EC" w:rsidRDefault="00DA63EC" w:rsidP="00DA63EC">
      <w:pPr>
        <w:tabs>
          <w:tab w:val="center" w:pos="2835"/>
        </w:tabs>
        <w:rPr>
          <w:rtl/>
        </w:rPr>
      </w:pPr>
      <w:del w:id="101142" w:author="מנוע מכני" w:date="2026-10-11T12:04:40Z">
        <w:r>
          <w:rPr>
            <w:rtl/>
          </w:rPr>
          <w:delText xml:space="preserve"> </w:delText>
        </w:r>
      </w:del>
      <w:ins w:id="94035" w:author="מנוע מכני" w:date="2026-10-11T12:04:40Z">
        <w:r>
          <w:rPr>
            <w:rtl/>
          </w:rPr>
          <w:t xml:space="preserve">אף</w:t>
        </w:r>
      </w:ins>
      <w:del w:id="94036" w:author="מנוע מכני" w:date="2026-10-11T12:04:40Z">
        <w:r>
          <w:rPr>
            <w:rtl/>
          </w:rPr>
          <w:delText xml:space="preserve">אע"ג</w:delText>
        </w:r>
      </w:del>
      <w:r>
        <w:rPr>
          <w:rtl/>
        </w:rPr>
        <w:t xml:space="preserve"> דהדר </w:t>
      </w:r>
      <w:ins w:id="93491" w:author="מנוע מכני" w:date="2026-10-11T12:04:40Z">
        <w:r>
          <w:rPr>
            <w:rtl/>
          </w:rPr>
          <w:t xml:space="preserve">בו</w:t>
        </w:r>
      </w:ins>
      <w:del w:id="93492" w:author="מנוע מכני" w:date="2026-10-11T12:04:40Z">
        <w:r>
          <w:rPr>
            <w:rtl/>
          </w:rPr>
          <w:delText xml:space="preserve">ביה</w:delText>
        </w:r>
      </w:del>
      <w:r>
        <w:rPr>
          <w:rtl/>
        </w:rPr>
        <w:t xml:space="preserve"> </w:t>
      </w:r>
      <w:r>
        <w:rPr>
          <w:rStyle w:val="2fb"/>
          <w:rtl/>
        </w:rPr>
        <w:t xml:space="preserve">ר"</w:t>
      </w:r>
      <w:r>
        <w:rPr>
          <w:rStyle w:val="2fb"/>
          <w:rFonts w:hint="cs"/>
          <w:rtl/>
        </w:rPr>
        <w:t xml:space="preserve">א</w:t>
      </w:r>
      <w:r>
        <w:rPr>
          <w:rFonts w:hint="cs"/>
          <w:rtl/>
        </w:rPr>
        <w:t xml:space="preserve"> לגבי </w:t>
      </w:r>
      <w:r>
        <w:rPr>
          <w:rStyle w:val="2fb"/>
          <w:rFonts w:hint="cs"/>
          <w:rtl/>
        </w:rPr>
        <w:t xml:space="preserve">דרי</w:t>
      </w:r>
      <w:r>
        <w:rPr>
          <w:rStyle w:val="2fb"/>
          <w:rtl/>
        </w:rPr>
        <w:t>"</w:t>
      </w:r>
      <w:r>
        <w:rPr>
          <w:rStyle w:val="2fb"/>
          <w:rFonts w:hint="cs"/>
          <w:rtl/>
        </w:rPr>
        <w:t>ה</w:t>
      </w:r>
      <w:r>
        <w:rPr>
          <w:rtl/>
        </w:rPr>
        <w:t xml:space="preserve">, </w:t>
      </w:r>
      <w:r>
        <w:rPr>
          <w:rStyle w:val="2fb"/>
          <w:rtl/>
        </w:rPr>
        <w:t xml:space="preserve">רבה</w:t>
      </w:r>
      <w:r>
        <w:rPr>
          <w:rtl/>
        </w:rPr>
        <w:t xml:space="preserve"> לגביה </w:t>
      </w:r>
      <w:r>
        <w:rPr>
          <w:rStyle w:val="2fb"/>
          <w:rtl/>
        </w:rPr>
        <w:t xml:space="preserve">דרבא</w:t>
      </w:r>
      <w:r>
        <w:rPr>
          <w:rtl/>
        </w:rPr>
        <w:t xml:space="preserve"> </w:t>
      </w:r>
      <w:r>
        <w:rPr>
          <w:rtl/>
        </w:rPr>
        <w:t xml:space="preserve">לא</w:t>
      </w:r>
      <w:r>
        <w:rPr>
          <w:rtl/>
        </w:rPr>
        <w:t xml:space="preserve"> הדר </w:t>
      </w:r>
      <w:ins w:id="93493" w:author="מנוע מכני" w:date="2026-10-11T12:04:40Z">
        <w:r>
          <w:rPr>
            <w:rtl/>
          </w:rPr>
          <w:t xml:space="preserve">בו</w:t>
        </w:r>
      </w:ins>
      <w:del w:id="93494" w:author="מנוע מכני" w:date="2026-10-11T12:04:40Z">
        <w:r>
          <w:rPr>
            <w:rtl/>
          </w:rPr>
          <w:delText xml:space="preserve">ביה</w:delText>
        </w:r>
      </w:del>
      <w:r>
        <w:rPr>
          <w:rtl/>
        </w:rPr>
        <w:t xml:space="preserve">, </w:t>
      </w:r>
      <w:ins w:id="91795" w:author="מנוע מכני" w:date="2026-10-11T12:04:40Z">
        <w:r>
          <w:rPr>
            <w:rtl/>
          </w:rPr>
          <w:t xml:space="preserve">שם</w:t>
        </w:r>
      </w:ins>
      <w:del w:id="91796" w:author="מנוע מכני" w:date="2026-10-11T12:04:40Z">
        <w:r>
          <w:rPr>
            <w:rtl/>
          </w:rPr>
          <w:delText xml:space="preserve">התם</w:delText>
        </w:r>
      </w:del>
      <w:r>
        <w:rPr>
          <w:rtl/>
        </w:rPr>
        <w:t xml:space="preserve"> הוא </w:t>
      </w:r>
      <w:r>
        <w:rPr>
          <w:rtl/>
        </w:rPr>
        <w:t xml:space="preserve">ד</w:t>
      </w:r>
      <w:r>
        <w:rPr>
          <w:rFonts w:hint="cs"/>
          <w:rtl/>
        </w:rPr>
        <w:t>א</w:t>
      </w:r>
      <w:r>
        <w:rPr>
          <w:rtl/>
        </w:rPr>
        <w:t>"</w:t>
      </w:r>
      <w:r>
        <w:rPr>
          <w:rFonts w:hint="cs"/>
          <w:rtl/>
        </w:rPr>
        <w:t xml:space="preserve">ל</w:t>
      </w:r>
      <w:r>
        <w:rPr>
          <w:rFonts w:hint="cs"/>
          <w:rtl/>
        </w:rPr>
        <w:t xml:space="preserve"> נ</w:t>
      </w:r>
      <w:r>
        <w:rPr>
          <w:rtl/>
        </w:rPr>
        <w:t xml:space="preserve">דוננו משלא לשמו, אבל </w:t>
      </w:r>
      <w:ins w:id="91797" w:author="מנוע מכני" w:date="2026-10-11T12:04:40Z">
        <w:r>
          <w:rPr>
            <w:rtl/>
          </w:rPr>
          <w:t xml:space="preserve">כאן</w:t>
        </w:r>
      </w:ins>
      <w:del w:id="91798" w:author="מנוע מכני" w:date="2026-10-11T12:04:40Z">
        <w:r>
          <w:rPr>
            <w:rtl/>
          </w:rPr>
          <w:delText xml:space="preserve">הכא</w:delText>
        </w:r>
      </w:del>
      <w:r>
        <w:rPr>
          <w:rtl/>
        </w:rPr>
        <w:t xml:space="preserve"> </w:t>
      </w:r>
      <w:ins w:id="96307" w:author="מנוע מכני" w:date="2026-10-11T12:04:40Z">
        <w:r>
          <w:rPr>
            <w:rtl/>
          </w:rPr>
          <w:t xml:space="preserve">אם </w:t>
        </w:r>
      </w:ins>
      <w:del w:id="96308" w:author="מנוע מכני" w:date="2026-10-11T12:04:40Z">
        <w:r>
          <w:rPr>
            <w:rtl/>
          </w:rPr>
          <w:delText xml:space="preserve">אי </w:delText>
        </w:r>
      </w:del>
      <w:r>
        <w:rPr>
          <w:rtl/>
        </w:rPr>
        <w:t xml:space="preserve">דיינת </w:t>
      </w:r>
      <w:ins w:id="93489" w:author="מנוע מכני" w:date="2026-10-11T12:04:40Z">
        <w:r>
          <w:rPr>
            <w:rtl/>
          </w:rPr>
          <w:t xml:space="preserve">לו</w:t>
        </w:r>
      </w:ins>
      <w:del w:id="93490" w:author="מנוע מכני" w:date="2026-10-11T12:04:40Z">
        <w:r>
          <w:rPr>
            <w:rtl/>
          </w:rPr>
          <w:delText xml:space="preserve">ליה</w:delText>
        </w:r>
      </w:del>
      <w:r>
        <w:rPr>
          <w:rtl/>
        </w:rPr>
        <w:t xml:space="preserve"> משלא לשמו, אם עלתה </w:t>
      </w:r>
      <w:r>
        <w:rPr>
          <w:rtl/>
        </w:rPr>
        <w:t xml:space="preserve">לא</w:t>
      </w:r>
      <w:r>
        <w:rPr>
          <w:rtl/>
        </w:rPr>
        <w:t xml:space="preserve"> תרד.</w:t>
      </w:r>
    </w:p>
    <w:p w:rsidR="00DA63EC" w:rsidRDefault="00DA63EC" w:rsidP="00DA63EC">
      <w:pPr>
        <w:pStyle w:val="affffd"/>
        <w:rPr>
          <w:del w:id="90093" w:author="מנוע עיצוב" w:date="2026-10-11T12:09:26Z"/>
          <w:rtl/>
        </w:rPr>
      </w:pPr>
      <w:del w:id="90092" w:author="מנוע עיצוב" w:date="2026-10-11T12:09:26Z">
        <w:r>
          <w:rPr>
            <w:rtl/>
          </w:rPr>
          <w:delText xml:space="preserve">׹</w:delText>
        </w:r>
      </w:del>
    </w:p>
    <w:p w:rsidR="00DA63EC" w:rsidRDefault="00DA63EC" w:rsidP="00DA63EC">
      <w:pPr>
        <w:pStyle w:val="affff1"/>
        <w:ind w:end="0"/>
        <w:rPr>
          <w:rtl/>
        </w:rPr>
        <w:pPrChange w:id="20080" w:author="קלוד" w:date="2026-10-11T09:07:26Z">
          <w:pPr>
            <w:pStyle w:val="affff1"/>
            <w:rPr>
              <w:rtl/>
            </w:rPr>
          </w:pPr>
        </w:pPrChange>
      </w:pPr>
      <w:ins w:id="9844" w:author="מספור קטעי משנה" w:date="2026-10-11T09:35:12Z">
        <w:r>
          <w:rPr>
            <w:rStyle w:val="MisparKeta"/>
          </w:rPr>
          <w:t xml:space="preserve">ב. </w:t>
        </w:r>
      </w:ins>
      <w:r>
        <w:rPr>
          <w:rtl/>
        </w:rPr>
        <w:t>שחטה שלא לשמה [וכו</w:t>
      </w:r>
      <w:r w:rsidR="005608A0">
        <w:rPr>
          <w:rtl/>
        </w:rPr>
        <w:t>'</w:t>
      </w:r>
      <w:r>
        <w:rPr>
          <w:rtl/>
        </w:rPr>
        <w:t>].</w:t>
      </w:r>
    </w:p>
    <w:p>
      <w:pPr>
        <w:pStyle w:val="38"/>
        <w:rPr>
          <w:ins w:id="101143" w:author="מנוע מכני" w:date="2026-10-11T12:04:40Z"/>
        </w:rPr>
      </w:pPr>
      <w:r>
        <w:t>אר</w:t>
      </w:r>
      <w:r>
        <w:t>"</w:t>
      </w:r>
      <w:r>
        <w:t>פ</w:t>
      </w:r>
      <w:r>
        <w:t xml:space="preserve">:</w:t>
      </w:r>
    </w:p>
    <w:p w:rsidR="00DA63EC" w:rsidRDefault="00DA63EC" w:rsidP="00DA63EC">
      <w:pPr>
        <w:tabs>
          <w:tab w:val="center" w:pos="2835"/>
        </w:tabs>
        <w:rPr>
          <w:rtl/>
        </w:rPr>
      </w:pPr>
      <w:del w:id="101144" w:author="מנוע מכני" w:date="2026-10-11T12:04:40Z">
        <w:r>
          <w:rPr>
            <w:rtl/>
          </w:rPr>
          <w:delText xml:space="preserve"> </w:delText>
        </w:r>
      </w:del>
      <w:r>
        <w:rPr>
          <w:rtl/>
        </w:rPr>
        <w:t xml:space="preserve">שבק תנא דידן איל נזיר דשכיח, ונקיט איל המילואים.</w:t>
      </w:r>
    </w:p>
    <w:p>
      <w:pPr>
        <w:pStyle w:val="38"/>
        <w:rPr>
          <w:ins w:id="101145" w:author="מנוע מכני" w:date="2026-10-11T12:04:40Z"/>
        </w:rPr>
      </w:pPr>
      <w:r>
        <w:t xml:space="preserve">ותנא דידן?</w:t>
      </w:r>
    </w:p>
    <w:p w:rsidR="00DA63EC" w:rsidRDefault="00DA63EC" w:rsidP="00DA63EC">
      <w:pPr>
        <w:tabs>
          <w:tab w:val="center" w:pos="2835"/>
        </w:tabs>
        <w:rPr>
          <w:rtl/>
        </w:rPr>
      </w:pPr>
      <w:del w:id="101146" w:author="מנוע מכני" w:date="2026-10-11T12:04:40Z">
        <w:r>
          <w:rPr>
            <w:rtl/>
          </w:rPr>
          <w:delText xml:space="preserve"> </w:delText>
        </w:r>
      </w:del>
      <w:r>
        <w:rPr>
          <w:rtl/>
        </w:rPr>
        <w:t xml:space="preserve">עיקר </w:t>
      </w:r>
      <w:ins w:id="91799" w:author="מנוע מכני" w:date="2026-10-11T12:04:40Z">
        <w:r>
          <w:rPr>
            <w:rtl/>
          </w:rPr>
          <w:t xml:space="preserve">דבר</w:t>
        </w:r>
      </w:ins>
      <w:del w:id="91800" w:author="מנוע מכני" w:date="2026-10-11T12:04:40Z">
        <w:r>
          <w:rPr>
            <w:rtl/>
          </w:rPr>
          <w:delText xml:space="preserve">מילתא</w:delText>
        </w:r>
      </w:del>
      <w:r>
        <w:rPr>
          <w:rtl/>
        </w:rPr>
        <w:t xml:space="preserve"> נקט.</w:t>
      </w:r>
    </w:p>
    <w:p w:rsidR="00DA63EC" w:rsidRDefault="00DA63EC" w:rsidP="00DA63EC">
      <w:pPr>
        <w:pStyle w:val="affffd"/>
        <w:rPr>
          <w:rtl/>
        </w:rPr>
      </w:pPr>
      <w:r>
        <w:rPr>
          <w:rtl/>
        </w:rPr>
        <w:t>׹</w:t>
      </w:r>
    </w:p>
    <w:p>
      <w:pPr>
        <w:pStyle w:val="MishnaBatzad"/>
        <w:rPr>
          <w:ins w:id="20436" w:author="קלוד" w:date="2026-10-11T09:07:26Z"/>
        </w:rPr>
      </w:pPr>
      <w:ins w:id="20435" w:author="קלוד" w:date="2026-10-11T09:07:26Z">
        <w:r>
          <w:t xml:space="preserve">משנה ד</w:t>
        </w:r>
      </w:ins>
    </w:p>
    <w:p w:rsidR="00DA63EC" w:rsidRPr="000A334C" w:rsidRDefault="00DA63EC" w:rsidP="003B6D22">
      <w:pPr>
        <w:pStyle w:val="afff9"/>
        <w:rPr>
          <w:del w:id="20240" w:author="קלוד" w:date="2026-10-11T09:07:26Z"/>
          <w:rtl/>
        </w:rPr>
      </w:pPr>
      <w:del w:id="20239" w:author="קלוד" w:date="2026-10-11T09:07:26Z">
        <w:r w:rsidRPr="000A334C">
          <w:rPr>
            <w:rtl/>
          </w:rPr>
          <w:delText xml:space="preserve">מתני'.</w:delText>
        </w:r>
      </w:del>
    </w:p>
    <w:p w:rsidR="00DA63EC" w:rsidRPr="000A334C" w:rsidRDefault="00DA63EC" w:rsidP="003B6D22">
      <w:pPr>
        <w:pStyle w:val="afff9"/>
        <w:spacing w:before="120"/>
        <w:rPr>
          <w:rtl/>
        </w:rPr>
        <w:pPrChange w:id="90059" w:author="קלוד" w:date="2026-10-11T12:09:42Z">
          <w:pPr>
            <w:pStyle w:val="afff9"/>
          </w:pPr>
        </w:pPrChange>
      </w:pPr>
      <w:r w:rsidRPr="000A334C">
        <w:rPr>
          <w:rtl/>
        </w:rPr>
        <w:t xml:space="preserve">הנסכים שקדשו בכלי ונמצא זבח פסול, </w:t>
      </w:r>
    </w:p>
    <w:p w:rsidR="00DA63EC" w:rsidRPr="000A334C" w:rsidRDefault="00DA63EC" w:rsidP="003B6D22">
      <w:pPr>
        <w:pStyle w:val="afff9"/>
        <w:rPr>
          <w:rtl/>
        </w:rPr>
      </w:pPr>
      <w:r w:rsidRPr="000A334C">
        <w:rPr>
          <w:rtl/>
        </w:rPr>
        <w:t>אם יש זבח אחר - יקריבו עמו, ואם לאו - יפסלו בלינה.</w:t>
      </w:r>
    </w:p>
    <w:p w:rsidR="00DA63EC" w:rsidRDefault="00DA63EC" w:rsidP="00DA63EC">
      <w:pPr>
        <w:pStyle w:val="affffd"/>
        <w:rPr>
          <w:rtl/>
        </w:rPr>
      </w:pPr>
      <w:r>
        <w:rPr>
          <w:rtl/>
        </w:rPr>
        <w:t>׹</w:t>
      </w:r>
    </w:p>
    <w:p>
      <w:pPr>
        <w:pStyle w:val="afffff8"/>
        <w:rPr>
          <w:ins w:id="90265" w:author="קלוד" w:date="2026-10-11T12:32:08Z"/>
        </w:rPr>
      </w:pPr>
      <w:ins w:id="90266" w:author="קלוד" w:date="2026-10-11T12:32:08Z">
        <w:r>
          <w:rPr>
            <w:color w:val="7B3F00"/>
          </w:rPr>
          <w:t xml:space="preserve">נסכים שקדשו ונמצא זבח פסול - אין מתקדשין אלא בשחיטה</w:t>
        </w:r>
      </w:ins>
    </w:p>
    <w:p>
      <w:pPr>
        <w:pStyle w:val="38"/>
        <w:rPr>
          <w:ins w:id="101147" w:author="מנוע מכני" w:date="2026-10-11T12:04:40Z"/>
        </w:rPr>
      </w:pPr>
      <w:r w:rsidRPr="00921C19">
        <w:t>זעירי</w:t>
      </w:r>
      <w:r>
        <w:t xml:space="preserve">:</w:t>
      </w:r>
    </w:p>
    <w:p w:rsidR="00DA63EC" w:rsidRDefault="00DA63EC" w:rsidP="00DA63EC">
      <w:pPr>
        <w:tabs>
          <w:tab w:val="center" w:pos="2835"/>
        </w:tabs>
        <w:rPr>
          <w:rtl/>
        </w:rPr>
      </w:pPr>
      <w:del w:id="101148" w:author="מנוע מכני" w:date="2026-10-11T12:04:40Z">
        <w:r>
          <w:rPr>
            <w:rtl/>
          </w:rPr>
          <w:delText xml:space="preserve"> </w:delText>
        </w:r>
      </w:del>
      <w:r>
        <w:rPr>
          <w:rtl/>
        </w:rPr>
        <w:t xml:space="preserve">אין הנסכים מתקדשין אלא בשחיטת הזבח</w:t>
      </w:r>
      <w:r>
        <w:rPr>
          <w:rFonts w:hint="cs"/>
          <w:rtl/>
        </w:rPr>
        <w:t xml:space="preserve"> </w:t>
      </w:r>
      <w:r w:rsidRPr="00664445">
        <w:rPr>
          <w:rStyle w:val="afffff0"/>
          <w:rFonts w:hint="cs"/>
          <w:rtl/>
        </w:rPr>
        <w:t xml:space="preserve">ד'</w:t>
      </w:r>
      <w:ins w:id="90867" w:author="Claude - סמנטי" w:date="2026-10-11T12:27:00Z">
        <w:r>
          <w:rPr>
            <w:rStyle w:val="afffff0"/>
            <w:rFonts w:hint="cs"/>
            <w:rtl/>
          </w:rPr>
          <w:t xml:space="preserve">זֶבַח וּנְסָכִים</w:t>
        </w:r>
      </w:ins>
      <w:del w:id="90868" w:author="Claude - סמנטי" w:date="2026-10-11T12:27:00Z">
        <w:r w:rsidRPr="00664445">
          <w:rPr>
            <w:rStyle w:val="afffff0"/>
            <w:rFonts w:hint="cs"/>
            <w:rtl/>
          </w:rPr>
          <w:delText xml:space="preserve">ז</w:delText>
        </w:r>
        <w:r w:rsidRPr="00664445">
          <w:rPr>
            <w:rStyle w:val="afffff0"/>
            <w:rtl/>
          </w:rPr>
          <w:delText xml:space="preserve">בח ונסכים</w:delText>
        </w:r>
      </w:del>
      <w:r w:rsidRPr="00664445">
        <w:rPr>
          <w:rStyle w:val="afffff0"/>
          <w:rFonts w:hint="cs"/>
          <w:rtl/>
        </w:rPr>
        <w:t>'</w:t>
      </w:r>
      <w:r w:rsidRPr="00664445">
        <w:rPr>
          <w:rStyle w:val="afffff0"/>
          <w:rtl/>
        </w:rPr>
        <w:t>.</w:t>
      </w:r>
    </w:p>
    <w:p>
      <w:pPr>
        <w:pStyle w:val="38"/>
        <w:rPr>
          <w:ins w:id="101149" w:author="מנוע מכני" w:date="2026-10-11T12:04:40Z"/>
        </w:rPr>
      </w:pPr>
      <w:r w:rsidRPr="00FE1B89">
        <w:t xml:space="preserve">והך</w:t>
      </w:r>
    </w:p>
    <w:p w:rsidR="00DA63EC" w:rsidRPr="00FE1B89" w:rsidRDefault="00DA63EC" w:rsidP="00DA63EC">
      <w:pPr>
        <w:tabs>
          <w:tab w:val="center" w:pos="2835"/>
        </w:tabs>
        <w:rPr>
          <w:spacing w:val="-6"/>
          <w:rtl/>
        </w:rPr>
      </w:pPr>
      <w:del w:id="101150" w:author="מנוע מכני" w:date="2026-10-11T12:04:40Z">
        <w:r w:rsidRPr="00FE1B89">
          <w:rPr>
            <w:rFonts w:hint="cs"/>
            <w:spacing w:val="-6"/>
            <w:rtl/>
          </w:rPr>
          <w:delText xml:space="preserve"> </w:delText>
        </w:r>
      </w:del>
      <w:r w:rsidRPr="00FE1B89">
        <w:rPr>
          <w:rFonts w:hint="cs"/>
          <w:spacing w:val="-6"/>
          <w:rtl/>
        </w:rPr>
        <w:t xml:space="preserve">ד</w:t>
      </w:r>
      <w:r w:rsidRPr="00FE1B89">
        <w:rPr>
          <w:spacing w:val="-6"/>
          <w:rtl/>
        </w:rPr>
        <w:t xml:space="preserve">הנסכים שקדשו בכלי ונמצא זבח פסול, אם יש זבח אחר - יקרבו עמו, ואם </w:t>
      </w:r>
      <w:ins w:id="91801" w:author="מנוע מכני" w:date="2026-10-11T12:04:40Z">
        <w:r>
          <w:rPr>
            <w:spacing w:val="-6"/>
            <w:rtl/>
          </w:rPr>
          <w:t xml:space="preserve">לא</w:t>
        </w:r>
      </w:ins>
      <w:del w:id="91802" w:author="מנוע מכני" w:date="2026-10-11T12:04:40Z">
        <w:r w:rsidRPr="00FE1B89">
          <w:rPr>
            <w:spacing w:val="-6"/>
            <w:rtl/>
          </w:rPr>
          <w:delText xml:space="preserve">לאו</w:delText>
        </w:r>
      </w:del>
      <w:r w:rsidRPr="00FE1B89">
        <w:rPr>
          <w:spacing w:val="-6"/>
          <w:rtl/>
        </w:rPr>
        <w:t xml:space="preserve"> - יפסלו בלינה</w:t>
      </w:r>
      <w:ins w:id="95185" w:author="מנוע מכני" w:date="2026-10-11T12:04:40Z">
        <w:r>
          <w:rPr>
            <w:spacing w:val="-6"/>
            <w:rtl/>
          </w:rPr>
          <w:t xml:space="preserve">,</w:t>
        </w:r>
      </w:ins>
      <w:del w:id="95186" w:author="מנוע מכני" w:date="2026-10-11T12:04:40Z">
        <w:r w:rsidRPr="00FE1B89">
          <w:rPr>
            <w:spacing w:val="-6"/>
            <w:rtl/>
          </w:rPr>
          <w:delText xml:space="preserve">;</w:delText>
        </w:r>
      </w:del>
    </w:p>
    <w:p w:rsidR="00DA63EC" w:rsidRDefault="00DA63EC" w:rsidP="00DA63EC">
      <w:pPr>
        <w:tabs>
          <w:tab w:val="center" w:pos="2835"/>
        </w:tabs>
        <w:rPr>
          <w:rtl/>
        </w:rPr>
      </w:pPr>
      <w:r>
        <w:rPr>
          <w:rFonts w:hint="cs"/>
          <w:rtl/>
        </w:rPr>
        <w:t xml:space="preserve">מיירי דנפסלו בזריקה</w:t>
      </w:r>
      <w:ins w:id="95187" w:author="מנוע מכני" w:date="2026-10-11T12:04:40Z">
        <w:r>
          <w:rPr>
            <w:rFonts w:hint="cs"/>
            <w:rtl/>
          </w:rPr>
          <w:t xml:space="preserve"> </w:t>
        </w:r>
      </w:ins>
      <w:del w:id="95188" w:author="מנוע מכני" w:date="2026-10-11T12:04:40Z">
        <w:r>
          <w:rPr>
            <w:rFonts w:hint="cs"/>
            <w:rtl/>
          </w:rPr>
          <w:delText xml:space="preserve">  </w:delText>
        </w:r>
      </w:del>
      <w:r>
        <w:rPr>
          <w:rStyle w:val="2fb"/>
          <w:rFonts w:hint="cs"/>
          <w:rtl/>
        </w:rPr>
        <w:t xml:space="preserve">וכרבי</w:t>
      </w:r>
      <w:r>
        <w:rPr>
          <w:rFonts w:hint="cs"/>
          <w:rtl/>
        </w:rPr>
        <w:t xml:space="preserve"> </w:t>
      </w:r>
      <w:r>
        <w:rPr>
          <w:rtl/>
        </w:rPr>
        <w:t>שני דברים המתירין מעלין זה בלא זה!</w:t>
      </w:r>
    </w:p>
    <w:p w:rsidR="00DA63EC" w:rsidRDefault="00DA63EC" w:rsidP="00DA63EC">
      <w:pPr>
        <w:pStyle w:val="afff3"/>
        <w:framePr w:wrap="around"/>
        <w:rPr>
          <w:rtl/>
        </w:rPr>
      </w:pPr>
      <w:r>
        <w:rPr>
          <w:rFonts w:hint="cs"/>
          <w:rtl/>
        </w:rPr>
        <w:t>עט:</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ins w:id="90513" w:author="מנוע מכני" w:date="2026-10-11T12:04:40Z">
        <w:r>
          <w:rPr>
            <w:rtl/>
          </w:rPr>
          <w:t xml:space="preserve">אפי'</w:t>
        </w:r>
      </w:ins>
      <w:del w:id="90514" w:author="מנוע מכני" w:date="2026-10-11T12:04:40Z">
        <w:r>
          <w:rPr>
            <w:rtl/>
          </w:rPr>
          <w:delText xml:space="preserve">אפילו</w:delText>
        </w:r>
      </w:del>
      <w:r>
        <w:rPr>
          <w:rtl/>
        </w:rPr>
        <w:t xml:space="preserve"> </w:t>
      </w:r>
      <w:ins w:id="97049" w:author="מנוע מכני" w:date="2026-10-11T12:04:40Z">
        <w:r>
          <w:rPr>
            <w:rtl/>
          </w:rPr>
          <w:t xml:space="preserve">תאמר</w:t>
        </w:r>
      </w:ins>
      <w:del w:id="97050" w:author="מנוע מכני" w:date="2026-10-11T12:04:40Z">
        <w:r>
          <w:rPr>
            <w:rtl/>
          </w:rPr>
          <w:delText xml:space="preserve">תימא</w:delText>
        </w:r>
      </w:del>
      <w:r>
        <w:rPr>
          <w:rtl/>
        </w:rPr>
        <w:t xml:space="preserve"> </w:t>
      </w:r>
      <w:r>
        <w:rPr>
          <w:rStyle w:val="2fb"/>
          <w:rtl/>
        </w:rPr>
        <w:t xml:space="preserve">ר"</w:t>
      </w:r>
      <w:r>
        <w:rPr>
          <w:rStyle w:val="2fb"/>
          <w:rFonts w:hint="cs"/>
          <w:rtl/>
        </w:rPr>
        <w:t xml:space="preserve">א</w:t>
      </w:r>
      <w:r>
        <w:rPr>
          <w:rFonts w:hint="cs"/>
          <w:rtl/>
        </w:rPr>
        <w:t xml:space="preserve"> </w:t>
      </w:r>
      <w:r>
        <w:rPr>
          <w:rStyle w:val="2fb"/>
          <w:rFonts w:hint="cs"/>
          <w:rtl/>
        </w:rPr>
        <w:t xml:space="preserve">בר</w:t>
      </w:r>
      <w:r>
        <w:rPr>
          <w:rStyle w:val="2fb"/>
          <w:rtl/>
        </w:rPr>
        <w:t>"</w:t>
      </w:r>
      <w:r>
        <w:rPr>
          <w:rStyle w:val="2fb"/>
          <w:rFonts w:hint="cs"/>
          <w:rtl/>
        </w:rPr>
        <w:t xml:space="preserve">ש</w:t>
      </w:r>
      <w:r>
        <w:rPr>
          <w:rFonts w:hint="cs"/>
          <w:rtl/>
        </w:rPr>
        <w:t xml:space="preserve"> </w:t>
      </w:r>
      <w:ins w:id="91803" w:author="מנוע מכני" w:date="2026-10-11T12:04:40Z">
        <w:r>
          <w:rPr>
            <w:rFonts w:hint="cs"/>
            <w:rtl/>
          </w:rPr>
          <w:t xml:space="preserve">כאן</w:t>
        </w:r>
      </w:ins>
      <w:del w:id="91804" w:author="מנוע מכני" w:date="2026-10-11T12:04:40Z">
        <w:r>
          <w:rPr>
            <w:rFonts w:hint="cs"/>
            <w:rtl/>
          </w:rPr>
          <w:delText xml:space="preserve">הכא</w:delText>
        </w:r>
      </w:del>
      <w:r>
        <w:rPr>
          <w:rFonts w:hint="cs"/>
          <w:rtl/>
        </w:rPr>
        <w:t xml:space="preserve"> מיירי </w:t>
      </w:r>
      <w:r>
        <w:rPr>
          <w:rtl/>
        </w:rPr>
        <w:t>שקיבל דמן בכוס ונשפך,</w:t>
      </w:r>
    </w:p>
    <w:p w:rsidR="00DA63EC" w:rsidRDefault="00DA63EC" w:rsidP="00DA63EC">
      <w:pPr>
        <w:tabs>
          <w:tab w:val="center" w:pos="2835"/>
        </w:tabs>
        <w:rPr>
          <w:rtl/>
        </w:rPr>
      </w:pPr>
      <w:r>
        <w:rPr>
          <w:rStyle w:val="2fb"/>
          <w:rtl/>
        </w:rPr>
        <w:t>ו</w:t>
      </w:r>
      <w:r>
        <w:rPr>
          <w:rStyle w:val="2fb"/>
          <w:rFonts w:hint="cs"/>
          <w:rtl/>
        </w:rPr>
        <w:t>ראבר</w:t>
      </w:r>
      <w:r>
        <w:rPr>
          <w:rStyle w:val="2fb"/>
          <w:rtl/>
        </w:rPr>
        <w:t>"</w:t>
      </w:r>
      <w:r>
        <w:rPr>
          <w:rStyle w:val="2fb"/>
          <w:rFonts w:hint="cs"/>
          <w:rtl/>
        </w:rPr>
        <w:t xml:space="preserve">ש</w:t>
      </w:r>
      <w:r>
        <w:rPr>
          <w:rFonts w:hint="cs"/>
          <w:rtl/>
        </w:rPr>
        <w:t xml:space="preserve"> </w:t>
      </w:r>
      <w:r>
        <w:rPr>
          <w:rtl/>
        </w:rPr>
        <w:t xml:space="preserve">סבר לה </w:t>
      </w:r>
      <w:ins w:id="93495" w:author="מנוע מכני" w:date="2026-10-11T12:04:40Z">
        <w:r>
          <w:rPr>
            <w:rtl/>
          </w:rPr>
          <w:t xml:space="preserve">כמותו</w:t>
        </w:r>
      </w:ins>
      <w:del w:id="93496" w:author="מנוע מכני" w:date="2026-10-11T12:04:40Z">
        <w:r>
          <w:rPr>
            <w:rtl/>
          </w:rPr>
          <w:delText xml:space="preserve">כוותיה</w:delText>
        </w:r>
      </w:del>
      <w:r>
        <w:rPr>
          <w:rtl/>
        </w:rPr>
        <w:t xml:space="preserve"> דאבוה, דאמר: כל העומד לזרוק כזרוק דמי.</w:t>
      </w:r>
    </w:p>
    <w:p w:rsidR="00DA63EC" w:rsidRDefault="00DA63EC" w:rsidP="00DA63EC">
      <w:pPr>
        <w:tabs>
          <w:tab w:val="center" w:pos="2835"/>
        </w:tabs>
        <w:rPr>
          <w:rtl/>
        </w:rPr>
      </w:pPr>
    </w:p>
    <w:p w:rsidR="00DA63EC" w:rsidRDefault="00DA63EC" w:rsidP="00DA63EC">
      <w:pPr>
        <w:tabs>
          <w:tab w:val="center" w:pos="2835"/>
        </w:tabs>
        <w:rPr>
          <w:b/>
          <w:bCs/>
          <w:rtl/>
        </w:rPr>
      </w:pPr>
      <w:r w:rsidRPr="00321341">
        <w:rPr>
          <w:rFonts w:ascii="BA Franknatan Regular" w:hAnsi="BA Franknatan Regular"/>
          <w:b/>
          <w:bCs/>
          <w:rtl/>
        </w:rPr>
        <w:t>•</w:t>
      </w:r>
      <w:r w:rsidRPr="00321341">
        <w:rPr>
          <w:rFonts w:ascii="BA Franknatan Regular" w:hAnsi="BA Franknatan Regular" w:hint="cs"/>
          <w:b/>
          <w:bCs/>
          <w:rtl/>
        </w:rPr>
        <w:t xml:space="preserve"> </w:t>
      </w:r>
      <w:r w:rsidRPr="00321341">
        <w:rPr>
          <w:b/>
          <w:bCs/>
          <w:rtl/>
        </w:rPr>
        <w:t>אם יש זבח אחר יקרבו עמו.</w:t>
      </w:r>
    </w:p>
    <w:p>
      <w:pPr>
        <w:pStyle w:val="afffff8"/>
        <w:rPr>
          <w:ins w:id="90263" w:author="קלוד" w:date="2026-10-11T12:32:08Z"/>
        </w:rPr>
      </w:pPr>
      <w:ins w:id="90264" w:author="קלוד" w:date="2026-10-11T12:32:08Z">
        <w:r>
          <w:rPr>
            <w:color w:val="7B3F00"/>
          </w:rPr>
          <w:t xml:space="preserve">שמן שהפרישו למנחה - פסול למנחה אחרת</w:t>
        </w:r>
      </w:ins>
    </w:p>
    <w:p>
      <w:pPr>
        <w:pStyle w:val="38"/>
        <w:rPr>
          <w:ins w:id="101151" w:author="מנוע מכני" w:date="2026-10-11T12:04:40Z"/>
        </w:rPr>
      </w:pPr>
      <w:r>
        <w:t>וה</w:t>
      </w:r>
      <w:r>
        <w:t xml:space="preserve">ך</w:t>
      </w:r>
    </w:p>
    <w:p w:rsidR="00DA63EC" w:rsidRDefault="00DA63EC" w:rsidP="00DA63EC">
      <w:pPr>
        <w:tabs>
          <w:tab w:val="center" w:pos="2835"/>
        </w:tabs>
        <w:rPr>
          <w:rtl/>
        </w:rPr>
      </w:pPr>
      <w:del w:id="101152" w:author="מנוע מכני" w:date="2026-10-11T12:04:40Z">
        <w:r>
          <w:rPr>
            <w:rFonts w:hint="cs"/>
            <w:rtl/>
          </w:rPr>
          <w:delText xml:space="preserve"> </w:delText>
        </w:r>
      </w:del>
      <w:r>
        <w:rPr>
          <w:rFonts w:hint="cs"/>
          <w:rtl/>
        </w:rPr>
        <w:t xml:space="preserve">דר'ח</w:t>
      </w:r>
      <w:r>
        <w:rPr>
          <w:rtl/>
        </w:rPr>
        <w:t>: שמן שהפרישו לשום מנחה זה, פסול לשום מנחה אחרת!</w:t>
      </w:r>
    </w:p>
    <w:p>
      <w:pPr>
        <w:pStyle w:val="38"/>
        <w:rPr>
          <w:ins w:id="101154" w:author="מנוע מכני" w:date="2026-10-11T12:04:40Z"/>
        </w:rPr>
      </w:pPr>
      <w:del w:id="101153" w:author="מנוע מכני" w:date="2026-10-11T12:04:40Z">
        <w:r w:rsidRPr="00265E5E">
          <w:delText xml:space="preserve">•</w:delText>
        </w:r>
      </w:del>
      <w:r>
        <w:t xml:space="preserve"> </w:t>
      </w:r>
      <w:r>
        <w:t xml:space="preserve">רבי ינאי:</w:t>
      </w:r>
    </w:p>
    <w:p w:rsidR="00DA63EC" w:rsidRDefault="00DA63EC" w:rsidP="00DA63EC">
      <w:pPr>
        <w:tabs>
          <w:tab w:val="center" w:pos="2835"/>
        </w:tabs>
        <w:rPr>
          <w:rtl/>
        </w:rPr>
      </w:pPr>
      <w:del w:id="101155" w:author="מנוע מכני" w:date="2026-10-11T12:04:40Z">
        <w:r>
          <w:rPr>
            <w:rtl/>
          </w:rPr>
          <w:delText xml:space="preserve"> </w:delText>
        </w:r>
      </w:del>
      <w:r>
        <w:rPr>
          <w:rtl/>
        </w:rPr>
        <w:t xml:space="preserve">לב ב"</w:t>
      </w:r>
      <w:r>
        <w:rPr>
          <w:rFonts w:hint="cs"/>
          <w:rtl/>
        </w:rPr>
        <w:t>ד</w:t>
      </w:r>
      <w:r>
        <w:rPr>
          <w:rtl/>
        </w:rPr>
        <w:t xml:space="preserve"> מתנה עליהם, אם הוצרכו - הוצרכו, ואם </w:t>
      </w:r>
      <w:ins w:id="91805" w:author="מנוע מכני" w:date="2026-10-11T12:04:40Z">
        <w:r>
          <w:rPr>
            <w:rtl/>
          </w:rPr>
          <w:t xml:space="preserve">לא</w:t>
        </w:r>
      </w:ins>
      <w:del w:id="91806" w:author="מנוע מכני" w:date="2026-10-11T12:04:40Z">
        <w:r>
          <w:rPr>
            <w:rtl/>
          </w:rPr>
          <w:delText xml:space="preserve">לאו</w:delText>
        </w:r>
      </w:del>
      <w:r>
        <w:rPr>
          <w:rtl/>
        </w:rPr>
        <w:t xml:space="preserve"> - יהו לזבח אחר.</w:t>
      </w:r>
    </w:p>
    <w:p w:rsidR="00DA63EC" w:rsidRDefault="00DA63EC" w:rsidP="00DA63EC">
      <w:pPr>
        <w:tabs>
          <w:tab w:val="center" w:pos="2835"/>
        </w:tabs>
        <w:rPr>
          <w:rtl/>
        </w:rPr>
      </w:pPr>
      <w:r>
        <w:rPr>
          <w:rFonts w:hint="cs"/>
          <w:rtl/>
        </w:rPr>
        <w:t xml:space="preserve">ושמן </w:t>
      </w:r>
      <w:r>
        <w:rPr>
          <w:rFonts w:hint="cs"/>
          <w:rtl/>
        </w:rPr>
        <w:t xml:space="preserve">לא</w:t>
      </w:r>
      <w:r>
        <w:rPr>
          <w:rFonts w:hint="cs"/>
          <w:rtl/>
        </w:rPr>
        <w:t xml:space="preserve"> דגופה דמנחה הוא </w:t>
      </w:r>
    </w:p>
    <w:p w:rsidR="00DA63EC" w:rsidRDefault="00DA63EC" w:rsidP="00DA63EC">
      <w:pPr>
        <w:tabs>
          <w:tab w:val="center" w:pos="2835"/>
        </w:tabs>
        <w:rPr>
          <w:rtl/>
        </w:rPr>
      </w:pPr>
      <w:r>
        <w:rPr>
          <w:rFonts w:hint="cs"/>
          <w:rtl/>
        </w:rPr>
        <w:t xml:space="preserve">ולא מתנה עליהם להוציאן לחולין - </w:t>
      </w:r>
      <w:r>
        <w:rPr>
          <w:rtl/>
        </w:rPr>
        <w:t>גזירה שמא יאמרו: מוציאין מכלי שרת לחול.</w:t>
      </w:r>
    </w:p>
    <w:p>
      <w:pPr>
        <w:pStyle w:val="38"/>
        <w:rPr>
          <w:ins w:id="101156" w:author="מנוע מכני" w:date="2026-10-11T12:04:40Z"/>
        </w:rPr>
      </w:pPr>
      <w:r>
        <w:t xml:space="preserve">ולא אמרי'</w:t>
      </w:r>
    </w:p>
    <w:p w:rsidR="00DA63EC" w:rsidRDefault="00DA63EC" w:rsidP="00DA63EC">
      <w:pPr>
        <w:tabs>
          <w:tab w:val="center" w:pos="2835"/>
        </w:tabs>
        <w:rPr>
          <w:rtl/>
        </w:rPr>
      </w:pPr>
      <w:del w:id="101157" w:author="מנוע מכני" w:date="2026-10-11T12:04:40Z">
        <w:r>
          <w:rPr>
            <w:rFonts w:hint="cs"/>
            <w:rtl/>
          </w:rPr>
          <w:delText xml:space="preserve"> </w:delText>
        </w:r>
      </w:del>
      <w:r>
        <w:rPr>
          <w:rFonts w:hint="cs"/>
          <w:rtl/>
        </w:rPr>
        <w:t xml:space="preserve">גזירה</w:t>
      </w:r>
      <w:ins w:id="95189" w:author="מנוע מכני" w:date="2026-10-11T12:04:40Z">
        <w:r>
          <w:rPr>
            <w:rFonts w:hint="cs"/>
            <w:rtl/>
          </w:rPr>
          <w:t xml:space="preserve"> </w:t>
        </w:r>
      </w:ins>
      <w:del w:id="95190" w:author="מנוע מכני" w:date="2026-10-11T12:04:40Z">
        <w:r>
          <w:rPr>
            <w:rFonts w:hint="cs"/>
            <w:rtl/>
          </w:rPr>
          <w:delText xml:space="preserve"> </w:delText>
        </w:r>
        <w:r>
          <w:rPr>
            <w:rtl/>
          </w:rPr>
          <w:delText xml:space="preserve"> </w:delText>
        </w:r>
      </w:del>
      <w:r>
        <w:rPr>
          <w:rtl/>
        </w:rPr>
        <w:t xml:space="preserve">נסכים שהפרישן לשום זבח זה כשרין לשום זבח אחר!</w:t>
      </w:r>
    </w:p>
    <w:p w:rsidR="00DA63EC" w:rsidRDefault="00DA63EC" w:rsidP="00DA63EC">
      <w:pPr>
        <w:tabs>
          <w:tab w:val="center" w:pos="2835"/>
        </w:tabs>
        <w:rPr>
          <w:rtl/>
        </w:rPr>
      </w:pPr>
      <w:r>
        <w:rPr>
          <w:rFonts w:hint="cs"/>
          <w:rtl/>
        </w:rPr>
        <w:t>כדת</w:t>
      </w:r>
      <w:r>
        <w:rPr>
          <w:rtl/>
        </w:rPr>
        <w:t>ני מתתיה בן יהודה: כגון שהיה זבח זבוח באותה שעה.</w:t>
      </w:r>
    </w:p>
    <w:p w:rsidR="00DA63EC" w:rsidRDefault="00DA63EC" w:rsidP="00DA63EC">
      <w:pPr>
        <w:tabs>
          <w:tab w:val="center" w:pos="2835"/>
        </w:tabs>
        <w:rPr>
          <w:rtl/>
        </w:rPr>
      </w:pPr>
      <w:ins w:id="96309" w:author="מנוע מכני" w:date="2026-10-11T12:04:40Z">
        <w:r>
          <w:rPr>
            <w:rFonts w:hint="cs"/>
            <w:rtl/>
          </w:rPr>
          <w:t xml:space="preserve">ואם </w:t>
        </w:r>
      </w:ins>
      <w:del w:id="96310" w:author="מנוע מכני" w:date="2026-10-11T12:04:40Z">
        <w:r>
          <w:rPr>
            <w:rFonts w:hint="cs"/>
            <w:rtl/>
          </w:rPr>
          <w:delText xml:space="preserve">ואי </w:delText>
        </w:r>
      </w:del>
      <w:r>
        <w:rPr>
          <w:rFonts w:hint="cs"/>
          <w:rtl/>
        </w:rPr>
        <w:t xml:space="preserve">אין </w:t>
      </w:r>
      <w:r>
        <w:rPr>
          <w:rtl/>
        </w:rPr>
        <w:t xml:space="preserve">זבוח באותה שעה נפסל בלינה, </w:t>
      </w:r>
    </w:p>
    <w:p w:rsidR="00DA63EC" w:rsidRDefault="00DA63EC" w:rsidP="00DA63EC">
      <w:pPr>
        <w:rPr>
          <w:rtl/>
        </w:rPr>
      </w:pPr>
      <w:r w:rsidRPr="00336727">
        <w:rPr>
          <w:rFonts w:hint="cs"/>
          <w:rtl/>
        </w:rPr>
        <w:t>והצ</w:t>
      </w:r>
      <w:r w:rsidRPr="00336727">
        <w:rPr>
          <w:rtl/>
        </w:rPr>
        <w:t>"</w:t>
      </w:r>
      <w:r w:rsidRPr="00336727">
        <w:rPr>
          <w:rFonts w:hint="cs"/>
          <w:rtl/>
        </w:rPr>
        <w:t>ל ד</w:t>
      </w:r>
      <w:r w:rsidRPr="00336727">
        <w:rPr>
          <w:rtl/>
        </w:rPr>
        <w:t>ב</w:t>
      </w:r>
      <w:r w:rsidRPr="00336727">
        <w:rPr>
          <w:rFonts w:hint="cs"/>
          <w:rtl/>
        </w:rPr>
        <w:t>ד</w:t>
      </w:r>
      <w:r w:rsidRPr="00336727">
        <w:rPr>
          <w:rtl/>
        </w:rPr>
        <w:t>"</w:t>
      </w:r>
      <w:r w:rsidRPr="00336727">
        <w:rPr>
          <w:rFonts w:hint="cs"/>
          <w:rtl/>
        </w:rPr>
        <w:t xml:space="preserve">א </w:t>
      </w:r>
      <w:r w:rsidRPr="00336727">
        <w:rPr>
          <w:rtl/>
        </w:rPr>
        <w:t>שהיה זבח זבוח באותה שעה, אבל אין זבח זבוח באותה שעה, נעשה כמי שנפסלו בלינה ופסולין.</w:t>
      </w:r>
    </w:p>
    <w:p>
      <w:pPr>
        <w:pStyle w:val="38"/>
        <w:rPr>
          <w:ins w:id="101158" w:author="מנוע מכני" w:date="2026-10-11T12:04:40Z"/>
        </w:rPr>
      </w:pPr>
      <w:r>
        <w:t xml:space="preserve">והך</w:t>
      </w:r>
    </w:p>
    <w:p w:rsidR="00DA63EC" w:rsidRDefault="00DA63EC" w:rsidP="00DA63EC">
      <w:pPr>
        <w:tabs>
          <w:tab w:val="center" w:pos="2835"/>
        </w:tabs>
        <w:rPr>
          <w:rtl/>
        </w:rPr>
      </w:pPr>
      <w:del w:id="101159" w:author="מנוע מכני" w:date="2026-10-11T12:04:40Z">
        <w:r>
          <w:rPr>
            <w:rFonts w:hint="cs"/>
            <w:rtl/>
          </w:rPr>
          <w:delText xml:space="preserve"> </w:delText>
        </w:r>
      </w:del>
      <w:r>
        <w:rPr>
          <w:rStyle w:val="2fb"/>
          <w:rFonts w:hint="cs"/>
          <w:rtl/>
        </w:rPr>
        <w:t xml:space="preserve">דלרשב</w:t>
      </w:r>
      <w:r>
        <w:rPr>
          <w:rStyle w:val="2fb"/>
          <w:rtl/>
        </w:rPr>
        <w:t>"</w:t>
      </w:r>
      <w:r>
        <w:rPr>
          <w:rStyle w:val="2fb"/>
          <w:rFonts w:hint="cs"/>
          <w:rtl/>
        </w:rPr>
        <w:t>א</w:t>
      </w:r>
      <w:r>
        <w:rPr>
          <w:rtl/>
        </w:rPr>
        <w:t xml:space="preserve"> לב בית דין מתנה עליהן? והא </w:t>
      </w:r>
      <w:r>
        <w:rPr>
          <w:rStyle w:val="2fb"/>
          <w:rtl/>
        </w:rPr>
        <w:t xml:space="preserve">א</w:t>
      </w:r>
      <w:r>
        <w:rPr>
          <w:rStyle w:val="2fb"/>
          <w:rFonts w:hint="cs"/>
          <w:rtl/>
        </w:rPr>
        <w:t>ראב</w:t>
      </w:r>
      <w:r>
        <w:rPr>
          <w:rStyle w:val="2fb"/>
          <w:rtl/>
        </w:rPr>
        <w:t>"</w:t>
      </w:r>
      <w:r>
        <w:rPr>
          <w:rStyle w:val="2fb"/>
          <w:rFonts w:hint="cs"/>
          <w:rtl/>
        </w:rPr>
        <w:t xml:space="preserve">א</w:t>
      </w:r>
      <w:r>
        <w:rPr>
          <w:rFonts w:hint="cs"/>
          <w:rtl/>
        </w:rPr>
        <w:t xml:space="preserve"> </w:t>
      </w:r>
      <w:r>
        <w:rPr>
          <w:rStyle w:val="2fb"/>
          <w:rFonts w:hint="cs"/>
          <w:rtl/>
        </w:rPr>
        <w:t xml:space="preserve">מר</w:t>
      </w:r>
      <w:r>
        <w:rPr>
          <w:rStyle w:val="2fb"/>
          <w:rtl/>
        </w:rPr>
        <w:t>"</w:t>
      </w:r>
      <w:r>
        <w:rPr>
          <w:rStyle w:val="2fb"/>
          <w:rFonts w:hint="cs"/>
          <w:rtl/>
        </w:rPr>
        <w:t xml:space="preserve">ע</w:t>
      </w:r>
      <w:r>
        <w:rPr>
          <w:rFonts w:hint="cs"/>
          <w:rtl/>
        </w:rPr>
        <w:t xml:space="preserve"> מרי</w:t>
      </w:r>
      <w:r>
        <w:rPr>
          <w:rtl/>
        </w:rPr>
        <w:t>"</w:t>
      </w:r>
      <w:r>
        <w:rPr>
          <w:rFonts w:hint="cs"/>
          <w:rtl/>
        </w:rPr>
        <w:t>צמרי</w:t>
      </w:r>
      <w:r>
        <w:rPr>
          <w:rtl/>
        </w:rPr>
        <w:t>"</w:t>
      </w:r>
      <w:r>
        <w:rPr>
          <w:rFonts w:hint="cs"/>
          <w:rtl/>
        </w:rPr>
        <w:t xml:space="preserve">ו </w:t>
      </w:r>
    </w:p>
    <w:p w:rsidR="00DA63EC" w:rsidRPr="00E105BC" w:rsidRDefault="00DA63EC" w:rsidP="00DA63EC">
      <w:pPr>
        <w:tabs>
          <w:tab w:val="center" w:pos="2835"/>
        </w:tabs>
        <w:rPr>
          <w:spacing w:val="-2"/>
          <w:rtl/>
        </w:rPr>
      </w:pPr>
      <w:del w:id="90204" w:author="מנוע מכני" w:date="2026-10-11T12:04:40Z">
        <w:r w:rsidRPr="00E105BC">
          <w:rPr>
            <w:spacing w:val="-2"/>
            <w:rtl/>
          </w:rPr>
          <w:delText xml:space="preserve"> </w:delText>
        </w:r>
      </w:del>
      <w:r w:rsidRPr="00E105BC">
        <w:rPr>
          <w:spacing w:val="-2"/>
          <w:rtl/>
        </w:rPr>
        <w:t xml:space="preserve">תמידין שלא הוצרכו לציבור, לדברי </w:t>
      </w:r>
      <w:r w:rsidRPr="00E105BC">
        <w:rPr>
          <w:rStyle w:val="2fb"/>
          <w:spacing w:val="-2"/>
          <w:rtl/>
        </w:rPr>
        <w:t xml:space="preserve">ר"ש</w:t>
      </w:r>
      <w:r w:rsidRPr="00E105BC">
        <w:rPr>
          <w:spacing w:val="-2"/>
          <w:rtl/>
        </w:rPr>
        <w:t xml:space="preserve"> - אין נפדין תמימים, לדברי חכמים - נפדין תמימים!</w:t>
      </w:r>
    </w:p>
    <w:p>
      <w:pPr>
        <w:pStyle w:val="38"/>
        <w:rPr>
          <w:ins w:id="102455" w:author="מנוע מכני" w:date="2026-10-11T12:04:40Z"/>
        </w:rPr>
      </w:pPr>
      <w:r>
        <w:t xml:space="preserve">- שאני </w:t>
      </w:r>
      <w:ins w:id="91807" w:author="מנוע מכני" w:date="2026-10-11T12:04:40Z">
        <w:r>
          <w:t xml:space="preserve">שם</w:t>
        </w:r>
      </w:ins>
      <w:del w:id="91808" w:author="מנוע מכני" w:date="2026-10-11T12:04:40Z">
        <w:r>
          <w:delText xml:space="preserve">התם</w:delText>
        </w:r>
      </w:del>
      <w:r>
        <w:t xml:space="preserve">,</w:t>
      </w:r>
    </w:p>
    <w:p w:rsidR="00DA63EC" w:rsidRDefault="00DA63EC" w:rsidP="00DA63EC">
      <w:pPr>
        <w:pStyle w:val="affffb"/>
        <w:rPr>
          <w:rtl/>
        </w:rPr>
      </w:pPr>
      <w:del w:id="102456" w:author="מנוע מכני" w:date="2026-10-11T12:04:40Z">
        <w:r>
          <w:rPr>
            <w:rtl/>
          </w:rPr>
          <w:delText xml:space="preserve"> </w:delText>
        </w:r>
      </w:del>
      <w:ins w:id="93497" w:author="מנוע מכני" w:date="2026-10-11T12:04:40Z">
        <w:r>
          <w:rPr>
            <w:rtl/>
          </w:rPr>
          <w:t xml:space="preserve">דיש</w:t>
        </w:r>
      </w:ins>
      <w:del w:id="93498" w:author="מנוע מכני" w:date="2026-10-11T12:04:40Z">
        <w:r>
          <w:rPr>
            <w:rtl/>
          </w:rPr>
          <w:delText xml:space="preserve">דאית</w:delText>
        </w:r>
      </w:del>
      <w:r>
        <w:rPr>
          <w:rtl/>
        </w:rPr>
        <w:t xml:space="preserve"> </w:t>
      </w:r>
      <w:ins w:id="95733" w:author="מנוע מכני" w:date="2026-10-11T12:04:40Z">
        <w:r>
          <w:rPr>
            <w:rtl/>
          </w:rPr>
          <w:t xml:space="preserve">להם</w:t>
        </w:r>
      </w:ins>
      <w:del w:id="95734" w:author="מנוע מכני" w:date="2026-10-11T12:04:40Z">
        <w:r>
          <w:rPr>
            <w:rtl/>
          </w:rPr>
          <w:delText xml:space="preserve">להו</w:delText>
        </w:r>
      </w:del>
      <w:r>
        <w:rPr>
          <w:rtl/>
        </w:rPr>
        <w:t xml:space="preserve"> </w:t>
      </w:r>
      <w:ins w:id="95873" w:author="מנוע מכני" w:date="2026-10-11T12:04:40Z">
        <w:r>
          <w:rPr>
            <w:rtl/>
          </w:rPr>
          <w:t xml:space="preserve">תקנה</w:t>
        </w:r>
      </w:ins>
      <w:del w:id="95874" w:author="מנוע מכני" w:date="2026-10-11T12:04:40Z">
        <w:r>
          <w:rPr>
            <w:rtl/>
          </w:rPr>
          <w:delText xml:space="preserve">תקנתא</w:delText>
        </w:r>
      </w:del>
      <w:r>
        <w:rPr>
          <w:rtl/>
        </w:rPr>
        <w:t xml:space="preserve"> ברעייה.</w:t>
      </w:r>
    </w:p>
    <w:p w:rsidR="00DA63EC" w:rsidRDefault="00DA63EC" w:rsidP="00DA63EC">
      <w:pPr>
        <w:pStyle w:val="affffd"/>
        <w:rPr>
          <w:rtl/>
        </w:rPr>
      </w:pPr>
      <w:r>
        <w:rPr>
          <w:rtl/>
        </w:rPr>
        <w:t>׹</w:t>
      </w:r>
    </w:p>
    <w:p>
      <w:pPr>
        <w:pStyle w:val="MishnaBatzad"/>
        <w:rPr>
          <w:ins w:id="20438" w:author="קלוד" w:date="2026-10-11T09:07:26Z"/>
        </w:rPr>
      </w:pPr>
      <w:ins w:id="20437" w:author="קלוד" w:date="2026-10-11T09:07:26Z">
        <w:r>
          <w:t xml:space="preserve">משנה ד</w:t>
        </w:r>
      </w:ins>
    </w:p>
    <w:p w:rsidR="00DA63EC" w:rsidRPr="000A334C" w:rsidRDefault="00DA63EC" w:rsidP="003B6D22">
      <w:pPr>
        <w:pStyle w:val="afff9"/>
        <w:rPr>
          <w:del w:id="20242" w:author="קלוד" w:date="2026-10-11T09:07:26Z"/>
          <w:rtl/>
        </w:rPr>
      </w:pPr>
      <w:del w:id="20241" w:author="קלוד" w:date="2026-10-11T09:07:26Z">
        <w:r w:rsidRPr="000A334C">
          <w:rPr>
            <w:rtl/>
          </w:rPr>
          <w:delText xml:space="preserve">מתני'.</w:delText>
        </w:r>
      </w:del>
    </w:p>
    <w:p w:rsidR="00DA63EC" w:rsidRPr="000A334C" w:rsidRDefault="00DA63EC" w:rsidP="003B6D22">
      <w:pPr>
        <w:pStyle w:val="afff9"/>
        <w:spacing w:before="120"/>
        <w:rPr>
          <w:rtl/>
        </w:rPr>
        <w:pPrChange w:id="90060" w:author="קלוד" w:date="2026-10-11T12:09:42Z">
          <w:pPr>
            <w:pStyle w:val="afff9"/>
          </w:pPr>
        </w:pPrChange>
      </w:pPr>
      <w:r w:rsidRPr="000A334C">
        <w:rPr>
          <w:rtl/>
        </w:rPr>
        <w:t xml:space="preserve">ולד תודה ותמורתה, הפריש תודה ואבדה והפריש אחרת תחתיה אינה טעונה לחם, </w:t>
      </w:r>
    </w:p>
    <w:p w:rsidR="00DA63EC" w:rsidRPr="000A334C" w:rsidRDefault="00DA63EC" w:rsidP="003B6D22">
      <w:pPr>
        <w:pStyle w:val="afff9"/>
        <w:rPr>
          <w:rtl/>
        </w:rPr>
      </w:pPr>
      <w:r w:rsidRPr="000A334C">
        <w:rPr>
          <w:rtl/>
        </w:rPr>
        <w:t>שנא</w:t>
      </w:r>
      <w:r w:rsidRPr="000A334C">
        <w:rPr>
          <w:rFonts w:hint="cs"/>
          <w:rtl/>
        </w:rPr>
        <w:t>'</w:t>
      </w:r>
      <w:r w:rsidRPr="000A334C">
        <w:rPr>
          <w:rtl/>
        </w:rPr>
        <w:t xml:space="preserve">: </w:t>
      </w:r>
      <w:r w:rsidRPr="000A334C">
        <w:rPr>
          <w:rFonts w:hint="cs"/>
          <w:rtl/>
        </w:rPr>
        <w:t>'</w:t>
      </w:r>
      <w:r w:rsidRPr="000A334C">
        <w:rPr>
          <w:rtl/>
        </w:rPr>
        <w:t>והקריב על זבח התודה</w:t>
      </w:r>
      <w:r w:rsidRPr="000A334C">
        <w:rPr>
          <w:rFonts w:hint="cs"/>
          <w:rtl/>
        </w:rPr>
        <w:t>'</w:t>
      </w:r>
      <w:r w:rsidRPr="000A334C">
        <w:rPr>
          <w:rtl/>
        </w:rPr>
        <w:t>, התודה טעונה לחם, ולא ולדה ולא חילופה ולא תמורתה טעונין לחם.</w:t>
      </w:r>
    </w:p>
    <w:p w:rsidR="00DA63EC" w:rsidRDefault="00DA63EC" w:rsidP="00DA63EC">
      <w:pPr>
        <w:pStyle w:val="affffd"/>
        <w:rPr>
          <w:rtl/>
        </w:rPr>
      </w:pPr>
      <w:r>
        <w:rPr>
          <w:rtl/>
        </w:rPr>
        <w:t>׹</w:t>
      </w:r>
    </w:p>
    <w:p>
      <w:pPr>
        <w:pStyle w:val="afffff8"/>
        <w:rPr>
          <w:ins w:id="90261" w:author="קלוד" w:date="2026-10-11T12:32:08Z"/>
        </w:rPr>
      </w:pPr>
      <w:ins w:id="90262" w:author="קלוד" w:date="2026-10-11T12:32:08Z">
        <w:r>
          <w:rPr>
            <w:color w:val="7B3F00"/>
          </w:rPr>
          <w:t xml:space="preserve">ולד וחליפת תודה - אינם טעונים לחם</w:t>
        </w:r>
      </w:ins>
    </w:p>
    <w:p>
      <w:pPr>
        <w:pStyle w:val="38"/>
        <w:rPr>
          <w:ins w:id="101160" w:author="מנוע מכני" w:date="2026-10-11T12:04:40Z"/>
        </w:rPr>
      </w:pPr>
      <w:r w:rsidRPr="0064582E">
        <w:t>ת"ר</w:t>
      </w:r>
      <w:r w:rsidRPr="00336727">
        <w:t>:</w:t>
      </w:r>
    </w:p>
    <w:p w:rsidR="00DA63EC" w:rsidRDefault="00DA63EC" w:rsidP="00DA63EC">
      <w:pPr>
        <w:rPr>
          <w:rtl/>
        </w:rPr>
      </w:pPr>
      <w:del w:id="101161"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תודה יקריב</w:t>
      </w:r>
      <w:r w:rsidRPr="00A71A5E">
        <w:rPr>
          <w:rStyle w:val="afffff0"/>
          <w:rFonts w:hint="cs"/>
          <w:rtl/>
        </w:rPr>
        <w:t>'</w:t>
      </w:r>
      <w:r w:rsidRPr="00A71A5E">
        <w:rPr>
          <w:rStyle w:val="afffff0"/>
          <w:rtl/>
        </w:rPr>
        <w:t xml:space="preserve"> </w:t>
      </w:r>
      <w:r w:rsidRPr="00336727">
        <w:rPr>
          <w:rFonts w:hint="cs"/>
          <w:rtl/>
        </w:rPr>
        <w:t>- למפר</w:t>
      </w:r>
      <w:r w:rsidRPr="00336727">
        <w:rPr>
          <w:rtl/>
        </w:rPr>
        <w:t xml:space="preserve">יש תודתו ואבדה והפריש אחרת תחתיה, ונמצאת הראשונה </w:t>
      </w:r>
      <w:r w:rsidRPr="00336727">
        <w:rPr>
          <w:rFonts w:hint="cs"/>
          <w:rtl/>
        </w:rPr>
        <w:t xml:space="preserve">מקריב איזה שירצה </w:t>
      </w:r>
    </w:p>
    <w:p w:rsidR="00DA63EC" w:rsidRDefault="00DA63EC" w:rsidP="00DA63EC">
      <w:pPr>
        <w:tabs>
          <w:tab w:val="center" w:pos="2835"/>
        </w:tabs>
        <w:rPr>
          <w:rtl/>
        </w:rPr>
      </w:pPr>
      <w:r>
        <w:rPr>
          <w:rFonts w:hint="cs"/>
          <w:rtl/>
        </w:rPr>
        <w:t xml:space="preserve">יקריבנו' ראשונה טעונה לחם ולא שניה </w:t>
      </w:r>
    </w:p>
    <w:p w:rsidR="00DA63EC" w:rsidRDefault="00DA63EC" w:rsidP="00DA63EC">
      <w:pPr>
        <w:tabs>
          <w:tab w:val="center" w:pos="2835"/>
        </w:tabs>
        <w:rPr>
          <w:rtl/>
        </w:rPr>
      </w:pPr>
      <w:del w:id="90205" w:author="מנוע מכני" w:date="2026-10-11T12:04:40Z">
        <w:r>
          <w:rPr>
            <w:rtl/>
          </w:rPr>
          <w:delText xml:space="preserve"> </w:delText>
        </w:r>
      </w:del>
      <w:r>
        <w:rPr>
          <w:rtl/>
        </w:rPr>
        <w:t xml:space="preserve">'</w:t>
      </w:r>
      <w:ins w:id="90869" w:author="Claude - סמנטי" w:date="2026-10-11T12:27:00Z">
        <w:r>
          <w:rPr>
            <w:rStyle w:val="afffff0"/>
            <w:rFonts w:hint="cs"/>
            <w:rtl/>
          </w:rPr>
          <w:t xml:space="preserve">אִם עַל תּוֹדָה</w:t>
        </w:r>
      </w:ins>
      <w:del w:id="90870" w:author="Claude - סמנטי" w:date="2026-10-11T12:27:00Z">
        <w:r>
          <w:rPr>
            <w:rFonts w:hint="cs"/>
            <w:rtl/>
          </w:rPr>
          <w:delText xml:space="preserve">אם על תודה</w:delText>
        </w:r>
      </w:del>
      <w:r>
        <w:rPr>
          <w:rFonts w:hint="cs"/>
          <w:rtl/>
        </w:rPr>
        <w:t xml:space="preserve">'</w:t>
      </w:r>
      <w:r>
        <w:rPr>
          <w:rtl/>
        </w:rPr>
        <w:t xml:space="preserve"> לרבות ולדות וחליפות ותמורות להקרבה</w:t>
      </w:r>
    </w:p>
    <w:p w:rsidR="00DA63EC" w:rsidRDefault="00DA63EC" w:rsidP="00DA63EC">
      <w:pPr>
        <w:tabs>
          <w:tab w:val="center" w:pos="2835"/>
        </w:tabs>
        <w:rPr>
          <w:rtl/>
        </w:rPr>
      </w:pPr>
      <w:r w:rsidRPr="003017EE">
        <w:rPr>
          <w:rStyle w:val="afffff0"/>
          <w:rFonts w:hint="cs"/>
          <w:rtl/>
        </w:rPr>
        <w:t>'</w:t>
      </w:r>
      <w:ins w:id="90871" w:author="Claude - סמנטי" w:date="2026-10-11T12:27:00Z">
        <w:r>
          <w:rPr>
            <w:rStyle w:val="afffff0"/>
            <w:rtl/>
          </w:rPr>
          <w:t xml:space="preserve">וְהִקְרִיב עַל זֶבַח הַתּוֹדָה</w:t>
        </w:r>
      </w:ins>
      <w:del w:id="90872" w:author="Claude - סמנטי" w:date="2026-10-11T12:27:00Z">
        <w:r w:rsidRPr="003017EE">
          <w:rPr>
            <w:rStyle w:val="afffff0"/>
            <w:rtl/>
          </w:rPr>
          <w:delText xml:space="preserve">והקריב על זבח התודה</w:delText>
        </w:r>
      </w:del>
      <w:r w:rsidRPr="003017EE">
        <w:rPr>
          <w:rStyle w:val="afffff0"/>
          <w:rFonts w:hint="cs"/>
          <w:rtl/>
        </w:rPr>
        <w:t>'</w:t>
      </w:r>
      <w:r w:rsidRPr="003017EE">
        <w:rPr>
          <w:rStyle w:val="afffff0"/>
          <w:rtl/>
        </w:rPr>
        <w:t>,</w:t>
      </w:r>
      <w:r>
        <w:rPr>
          <w:rtl/>
        </w:rPr>
        <w:t xml:space="preserve"> תודה טעונה לחם, ולא ולדה ולא חילופה ולא תמורתה טעונין לחם.</w:t>
      </w:r>
    </w:p>
    <w:p w:rsidR="00DA63EC" w:rsidRDefault="00DA63EC" w:rsidP="00DA63EC">
      <w:pPr>
        <w:tabs>
          <w:tab w:val="center" w:pos="2835"/>
        </w:tabs>
        <w:rPr>
          <w:rtl/>
        </w:rPr>
      </w:pPr>
    </w:p>
    <w:p>
      <w:pPr>
        <w:pStyle w:val="afffff8"/>
        <w:rPr>
          <w:ins w:id="90259" w:author="קלוד" w:date="2026-10-11T12:32:08Z"/>
        </w:rPr>
      </w:pPr>
      <w:ins w:id="90260" w:author="קלוד" w:date="2026-10-11T12:32:08Z">
        <w:r>
          <w:rPr>
            <w:color w:val="7B3F00"/>
          </w:rPr>
          <w:t xml:space="preserve">ולד וחליפין - לפני כפרה טעונים לחם</w:t>
        </w:r>
      </w:ins>
    </w:p>
    <w:p>
      <w:pPr>
        <w:pStyle w:val="38"/>
        <w:rPr>
          <w:ins w:id="101163" w:author="מנוע מכני" w:date="2026-10-11T12:04:40Z"/>
        </w:rPr>
      </w:pPr>
      <w:del w:id="101162" w:author="מנוע מכני" w:date="2026-10-11T12:04:40Z">
        <w:r w:rsidRPr="00265E5E">
          <w:lastRenderedPageBreak/>
          <w:delText xml:space="preserve">•</w:delText>
        </w:r>
      </w:del>
      <w:r>
        <w:t xml:space="preserve"> </w:t>
      </w:r>
      <w:r>
        <w:t>שלח ר"</w:t>
      </w:r>
      <w:r>
        <w:t>ח מדרי</w:t>
      </w:r>
      <w:r>
        <w:t>"</w:t>
      </w:r>
      <w:r>
        <w:t>ו</w:t>
      </w:r>
      <w:r>
        <w:t xml:space="preserve">:</w:t>
      </w:r>
    </w:p>
    <w:p w:rsidR="00DA63EC" w:rsidRDefault="00DA63EC" w:rsidP="00DA63EC">
      <w:pPr>
        <w:tabs>
          <w:tab w:val="center" w:pos="2835"/>
        </w:tabs>
        <w:rPr>
          <w:rtl/>
        </w:rPr>
      </w:pPr>
      <w:del w:id="101164" w:author="מנוע מכני" w:date="2026-10-11T12:04:40Z">
        <w:r>
          <w:rPr>
            <w:rtl/>
          </w:rPr>
          <w:delText xml:space="preserve"> </w:delText>
        </w:r>
      </w:del>
      <w:r>
        <w:rPr>
          <w:rFonts w:hint="cs"/>
          <w:rtl/>
        </w:rPr>
        <w:t>דווקא</w:t>
      </w:r>
      <w:r>
        <w:rPr>
          <w:rtl/>
        </w:rPr>
        <w:t xml:space="preserve"> אחר כפרה, אבל לפני כפרה טעונין לחם.</w:t>
      </w:r>
    </w:p>
    <w:p w:rsidR="00DA63EC" w:rsidRDefault="00DA63EC" w:rsidP="00DA63EC">
      <w:pPr>
        <w:tabs>
          <w:tab w:val="center" w:pos="2835"/>
        </w:tabs>
        <w:rPr>
          <w:rtl/>
        </w:rPr>
      </w:pPr>
      <w:r>
        <w:rPr>
          <w:rtl/>
        </w:rPr>
        <w:t xml:space="preserve">הוי בה </w:t>
      </w:r>
      <w:r>
        <w:rPr>
          <w:rStyle w:val="2fb"/>
          <w:rtl/>
        </w:rPr>
        <w:t xml:space="preserve">רב עמרם</w:t>
      </w:r>
      <w:r>
        <w:rPr>
          <w:rFonts w:hint="cs"/>
          <w:rtl/>
        </w:rPr>
        <w:t xml:space="preserve">- </w:t>
      </w:r>
      <w:ins w:id="96311" w:author="מנוע מכני" w:date="2026-10-11T12:04:40Z">
        <w:r>
          <w:rPr>
            <w:rFonts w:hint="cs"/>
            <w:rtl/>
          </w:rPr>
          <w:t xml:space="preserve">אם </w:t>
        </w:r>
      </w:ins>
      <w:del w:id="96312" w:author="מנוע מכני" w:date="2026-10-11T12:04:40Z">
        <w:r>
          <w:rPr>
            <w:rFonts w:hint="cs"/>
            <w:rtl/>
          </w:rPr>
          <w:delText xml:space="preserve">אי </w:delText>
        </w:r>
      </w:del>
      <w:r>
        <w:rPr>
          <w:rtl/>
        </w:rPr>
        <w:t xml:space="preserve">אחליפי תודת חובה, </w:t>
      </w:r>
      <w:ins w:id="96313" w:author="מנוע מכני" w:date="2026-10-11T12:04:40Z">
        <w:r>
          <w:rPr>
            <w:rtl/>
          </w:rPr>
          <w:t xml:space="preserve">אם </w:t>
        </w:r>
      </w:ins>
      <w:del w:id="96314" w:author="מנוע מכני" w:date="2026-10-11T12:04:40Z">
        <w:r>
          <w:rPr>
            <w:rtl/>
          </w:rPr>
          <w:delText xml:space="preserve">אי </w:delText>
        </w:r>
      </w:del>
      <w:r>
        <w:rPr>
          <w:rtl/>
        </w:rPr>
        <w:t xml:space="preserve">לפני כפרה, תנינא!</w:t>
      </w:r>
      <w:r>
        <w:rPr>
          <w:rFonts w:hint="cs"/>
          <w:rtl/>
        </w:rPr>
        <w:t xml:space="preserve"> </w:t>
      </w:r>
      <w:ins w:id="96315" w:author="מנוע מכני" w:date="2026-10-11T12:04:40Z">
        <w:r>
          <w:rPr>
            <w:rtl/>
          </w:rPr>
          <w:t xml:space="preserve">אם </w:t>
        </w:r>
      </w:ins>
      <w:del w:id="96316" w:author="מנוע מכני" w:date="2026-10-11T12:04:40Z">
        <w:r>
          <w:rPr>
            <w:rtl/>
          </w:rPr>
          <w:delText xml:space="preserve">אי </w:delText>
        </w:r>
      </w:del>
      <w:r>
        <w:rPr>
          <w:rtl/>
        </w:rPr>
        <w:t xml:space="preserve">לאחר כפרה, תנינא!</w:t>
      </w:r>
    </w:p>
    <w:p w:rsidR="00DA63EC" w:rsidRDefault="00DA63EC" w:rsidP="00DA63EC">
      <w:pPr>
        <w:pStyle w:val="afff3"/>
        <w:framePr w:wrap="around"/>
        <w:rPr>
          <w:rtl/>
        </w:rPr>
      </w:pPr>
      <w:r>
        <w:rPr>
          <w:rFonts w:hint="cs"/>
          <w:rtl/>
        </w:rPr>
        <w:t>פ.</w:t>
      </w:r>
    </w:p>
    <w:p>
      <w:pPr>
        <w:pStyle w:val="38"/>
        <w:rPr>
          <w:ins w:id="101165" w:author="מנוע מכני" w:date="2026-10-11T12:04:40Z"/>
        </w:rPr>
      </w:pPr>
      <w:r>
        <w:t xml:space="preserve">אלא</w:t>
      </w:r>
    </w:p>
    <w:p w:rsidR="00DA63EC" w:rsidRDefault="00DA63EC" w:rsidP="00DA63EC">
      <w:pPr>
        <w:tabs>
          <w:tab w:val="center" w:pos="2835"/>
        </w:tabs>
        <w:rPr>
          <w:rtl/>
        </w:rPr>
      </w:pPr>
      <w:del w:id="101166" w:author="מנוע מכני" w:date="2026-10-11T12:04:40Z">
        <w:r>
          <w:rPr>
            <w:rtl/>
          </w:rPr>
          <w:delText xml:space="preserve"> </w:delText>
        </w:r>
      </w:del>
      <w:r>
        <w:rPr>
          <w:rtl/>
        </w:rPr>
        <w:t xml:space="preserve">אחליפי תודה נדבה, בין לפני כפרה בין לאחר כפרה טעונות לחם, </w:t>
      </w:r>
      <w:r>
        <w:rPr>
          <w:rStyle w:val="2fb"/>
          <w:rtl/>
        </w:rPr>
        <w:t xml:space="preserve">מרבה</w:t>
      </w:r>
      <w:r>
        <w:rPr>
          <w:rtl/>
        </w:rPr>
        <w:t xml:space="preserve"> בתודות הוא!</w:t>
      </w:r>
    </w:p>
    <w:p>
      <w:pPr>
        <w:pStyle w:val="38"/>
        <w:rPr>
          <w:ins w:id="101167" w:author="מנוע מכני" w:date="2026-10-11T12:04:40Z"/>
        </w:rPr>
      </w:pPr>
      <w:r>
        <w:t xml:space="preserve">אלא</w:t>
      </w:r>
    </w:p>
    <w:p w:rsidR="00DA63EC" w:rsidRDefault="00DA63EC" w:rsidP="00DA63EC">
      <w:pPr>
        <w:tabs>
          <w:tab w:val="center" w:pos="2835"/>
        </w:tabs>
        <w:rPr>
          <w:rtl/>
        </w:rPr>
      </w:pPr>
      <w:del w:id="101168" w:author="מנוע מכני" w:date="2026-10-11T12:04:40Z">
        <w:r>
          <w:rPr>
            <w:rtl/>
          </w:rPr>
          <w:delText xml:space="preserve"> </w:delText>
        </w:r>
      </w:del>
      <w:r>
        <w:rPr>
          <w:rtl/>
        </w:rPr>
        <w:t xml:space="preserve">אולד תודה נדבה, בין לפני כפרה בין לאחר כפרה אין טעונין לחם, מותר דתודה היא!</w:t>
      </w:r>
    </w:p>
    <w:p>
      <w:pPr>
        <w:pStyle w:val="38"/>
        <w:rPr>
          <w:ins w:id="101169" w:author="מנוע מכני" w:date="2026-10-11T12:04:40Z"/>
        </w:rPr>
      </w:pPr>
      <w:r>
        <w:t xml:space="preserve">אלא</w:t>
      </w:r>
    </w:p>
    <w:p w:rsidR="00DA63EC" w:rsidRDefault="00DA63EC" w:rsidP="00DA63EC">
      <w:pPr>
        <w:tabs>
          <w:tab w:val="center" w:pos="2835"/>
        </w:tabs>
        <w:rPr>
          <w:rtl/>
        </w:rPr>
      </w:pPr>
      <w:del w:id="101170" w:author="מנוע מכני" w:date="2026-10-11T12:04:40Z">
        <w:r>
          <w:rPr>
            <w:rtl/>
          </w:rPr>
          <w:delText xml:space="preserve"> </w:delText>
        </w:r>
      </w:del>
      <w:r>
        <w:rPr>
          <w:rtl/>
        </w:rPr>
        <w:t xml:space="preserve">אולד תודה חובה, לפני כפרה טעון לחם, לאחר כפרה אין טעון לחם.</w:t>
      </w:r>
    </w:p>
    <w:p w:rsidR="00DA63EC" w:rsidRDefault="00DA63EC" w:rsidP="00DA63EC">
      <w:pPr>
        <w:tabs>
          <w:tab w:val="center" w:pos="2835"/>
        </w:tabs>
        <w:rPr>
          <w:rtl/>
        </w:rPr>
      </w:pPr>
    </w:p>
    <w:p>
      <w:pPr>
        <w:pStyle w:val="38"/>
        <w:rPr>
          <w:ins w:id="101171" w:author="מנוע מכני" w:date="2026-10-11T12:04:40Z"/>
        </w:rPr>
      </w:pPr>
      <w:r>
        <w:t>וקמ</w:t>
      </w:r>
      <w:r>
        <w:t>"</w:t>
      </w:r>
      <w:r>
        <w:t xml:space="preserve">ל</w:t>
      </w:r>
      <w:r>
        <w:t xml:space="preserve"> </w:t>
      </w:r>
      <w:ins w:id="96615" w:author="מנוע מכני" w:date="2026-10-11T12:04:40Z">
        <w:r>
          <w:t xml:space="preserve">דסבר</w:t>
        </w:r>
      </w:ins>
      <w:del w:id="96616" w:author="מנוע מכני" w:date="2026-10-11T12:04:40Z">
        <w:r>
          <w:delText xml:space="preserve">דס</w:delText>
        </w:r>
        <w:r>
          <w:delText xml:space="preserve">"</w:delText>
        </w:r>
        <w:r>
          <w:delText xml:space="preserve">ל</w:delText>
        </w:r>
      </w:del>
      <w:r>
        <w:t xml:space="preserve"> לרי</w:t>
      </w:r>
      <w:r>
        <w:t>"</w:t>
      </w:r>
      <w:r>
        <w:t>ו</w:t>
      </w:r>
      <w:r>
        <w:t xml:space="preserve">:</w:t>
      </w:r>
    </w:p>
    <w:p w:rsidR="00DA63EC" w:rsidRDefault="00DA63EC" w:rsidP="00DA63EC">
      <w:pPr>
        <w:tabs>
          <w:tab w:val="center" w:pos="2835"/>
        </w:tabs>
        <w:rPr>
          <w:rtl/>
        </w:rPr>
      </w:pPr>
      <w:del w:id="101172" w:author="מנוע מכני" w:date="2026-10-11T12:04:40Z">
        <w:r>
          <w:rPr>
            <w:rtl/>
          </w:rPr>
          <w:delText xml:space="preserve"> </w:delText>
        </w:r>
      </w:del>
      <w:r>
        <w:rPr>
          <w:rtl/>
        </w:rPr>
        <w:t xml:space="preserve">אדם מתכפר בשבח הקדש.</w:t>
      </w:r>
    </w:p>
    <w:p w:rsidR="00DA63EC" w:rsidRDefault="00DA63EC" w:rsidP="00DA63EC">
      <w:pPr>
        <w:tabs>
          <w:tab w:val="center" w:pos="2835"/>
        </w:tabs>
        <w:rPr>
          <w:rtl/>
        </w:rPr>
      </w:pPr>
      <w:r>
        <w:rPr>
          <w:rtl/>
        </w:rPr>
        <w:t xml:space="preserve">הוי בה </w:t>
      </w:r>
      <w:ins w:id="91809" w:author="מנוע מכני" w:date="2026-10-11T12:04:40Z">
        <w:r>
          <w:rPr>
            <w:rtl/>
          </w:rPr>
          <w:t xml:space="preserve">גם</w:t>
        </w:r>
      </w:ins>
      <w:del w:id="91810" w:author="מנוע מכני" w:date="2026-10-11T12:04:40Z">
        <w:r>
          <w:rPr>
            <w:rtl/>
          </w:rPr>
          <w:delText xml:space="preserve">נמי</w:delText>
        </w:r>
      </w:del>
      <w:r>
        <w:rPr>
          <w:rtl/>
        </w:rPr>
        <w:t xml:space="preserve"> </w:t>
      </w:r>
      <w:r>
        <w:rPr>
          <w:rStyle w:val="2fb"/>
          <w:rtl/>
        </w:rPr>
        <w:t xml:space="preserve">אביי</w:t>
      </w:r>
      <w:r>
        <w:rPr>
          <w:rtl/>
        </w:rPr>
        <w:t xml:space="preserve"> </w:t>
      </w:r>
      <w:ins w:id="96795" w:author="מנוע מכני" w:date="2026-10-11T12:04:40Z">
        <w:r>
          <w:rPr>
            <w:rtl/>
          </w:rPr>
          <w:t xml:space="preserve">כה</w:t>
        </w:r>
      </w:ins>
      <w:del w:id="96796" w:author="מנוע מכני" w:date="2026-10-11T12:04:40Z">
        <w:r>
          <w:rPr>
            <w:rtl/>
          </w:rPr>
          <w:delText xml:space="preserve">כי </w:delText>
        </w:r>
        <w:r>
          <w:rPr>
            <w:rtl/>
          </w:rPr>
          <w:delText xml:space="preserve">זה</w:delText>
        </w:r>
      </w:del>
      <w:ins w:id="93499" w:author="מנוע מכני" w:date="2026-10-11T12:04:40Z"/>
      <w:del w:id="93500" w:author="מנוע מכני" w:date="2026-10-11T12:04:40Z">
        <w:r>
          <w:rPr>
            <w:rtl/>
          </w:rPr>
          <w:delText xml:space="preserve">האי</w:delText>
        </w:r>
      </w:del>
      <w:r>
        <w:rPr>
          <w:rtl/>
        </w:rPr>
        <w:t xml:space="preserve"> גוונא.</w:t>
      </w:r>
    </w:p>
    <w:p>
      <w:pPr>
        <w:pStyle w:val="38"/>
        <w:rPr>
          <w:ins w:id="101174" w:author="מנוע מכני" w:date="2026-10-11T12:04:40Z"/>
        </w:rPr>
      </w:pPr>
      <w:del w:id="101173" w:author="מנוע מכני" w:date="2026-10-11T12:04:40Z">
        <w:r w:rsidRPr="00265E5E">
          <w:delText xml:space="preserve">•</w:delText>
        </w:r>
      </w:del>
      <w:r>
        <w:t xml:space="preserve"> ריצב</w:t>
      </w:r>
      <w:r>
        <w:t>"</w:t>
      </w:r>
      <w:r>
        <w:t>י ארי</w:t>
      </w:r>
      <w:r>
        <w:t>"</w:t>
      </w:r>
      <w:r>
        <w:t>ו</w:t>
      </w:r>
      <w:r>
        <w:t xml:space="preserve">:</w:t>
      </w:r>
    </w:p>
    <w:p w:rsidR="00DA63EC" w:rsidRDefault="00DA63EC" w:rsidP="00DA63EC">
      <w:pPr>
        <w:tabs>
          <w:tab w:val="center" w:pos="2835"/>
        </w:tabs>
        <w:rPr>
          <w:rtl/>
        </w:rPr>
      </w:pPr>
      <w:del w:id="101175" w:author="מנוע מכני" w:date="2026-10-11T12:04:40Z">
        <w:r>
          <w:rPr>
            <w:rtl/>
          </w:rPr>
          <w:delText xml:space="preserve"> </w:delText>
        </w:r>
      </w:del>
      <w:r>
        <w:rPr>
          <w:rtl/>
        </w:rPr>
        <w:t xml:space="preserve">חילופי תודה נדבה, בין לפני כפרה בין לאחר כפרה טעונה לחם, </w:t>
      </w:r>
      <w:r>
        <w:rPr>
          <w:rStyle w:val="2fb"/>
          <w:rtl/>
        </w:rPr>
        <w:t xml:space="preserve">מרבה</w:t>
      </w:r>
      <w:r>
        <w:rPr>
          <w:rtl/>
        </w:rPr>
        <w:t xml:space="preserve"> בתודות הוא</w:t>
      </w:r>
      <w:ins w:id="95191" w:author="מנוע מכני" w:date="2026-10-11T12:04:40Z">
        <w:r>
          <w:rPr>
            <w:rtl/>
          </w:rPr>
          <w:t xml:space="preserve">,</w:t>
        </w:r>
      </w:ins>
      <w:del w:id="9519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ולד תודה נדבה, בין לפני כפרה בין לאחר כפרה אין טעון לחם, מותר דתודה הוא</w:t>
      </w:r>
      <w:ins w:id="95193" w:author="מנוע מכני" w:date="2026-10-11T12:04:40Z">
        <w:r>
          <w:rPr>
            <w:rtl/>
          </w:rPr>
          <w:t xml:space="preserve">,</w:t>
        </w:r>
      </w:ins>
      <w:del w:id="9519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וולד תודה חובה, לפני כפרה טעונין לחם, לאחר כפרה אין טעונין לחם.</w:t>
      </w:r>
    </w:p>
    <w:p>
      <w:pPr>
        <w:pStyle w:val="afffff8"/>
        <w:rPr>
          <w:ins w:id="90257" w:author="קלוד" w:date="2026-10-11T12:32:08Z"/>
        </w:rPr>
      </w:pPr>
      <w:ins w:id="90258" w:author="קלוד" w:date="2026-10-11T12:32:08Z">
        <w:r>
          <w:rPr>
            <w:color w:val="7B3F00"/>
          </w:rPr>
          <w:t xml:space="preserve">שמואל - כל שבחטאת מתה, בתודה אין טעונה לחם</w:t>
        </w:r>
      </w:ins>
    </w:p>
    <w:p>
      <w:pPr>
        <w:pStyle w:val="38"/>
        <w:rPr>
          <w:ins w:id="101177" w:author="מנוע מכני" w:date="2026-10-11T12:04:40Z"/>
        </w:rPr>
      </w:pPr>
      <w:del w:id="101176" w:author="מנוע מכני" w:date="2026-10-11T12:04:40Z">
        <w:r w:rsidRPr="00FE1B89">
          <w:delText xml:space="preserve">•</w:delText>
        </w:r>
      </w:del>
      <w:r w:rsidRPr="00FE1B89">
        <w:t xml:space="preserve"> </w:t>
      </w:r>
      <w:r w:rsidRPr="00FE1B89">
        <w:t xml:space="preserve">שמואל:</w:t>
      </w:r>
    </w:p>
    <w:p w:rsidR="00DA63EC" w:rsidRPr="00FE1B89" w:rsidRDefault="00DA63EC" w:rsidP="00DA63EC">
      <w:pPr>
        <w:tabs>
          <w:tab w:val="center" w:pos="2835"/>
        </w:tabs>
        <w:rPr>
          <w:spacing w:val="-2"/>
          <w:rtl/>
        </w:rPr>
      </w:pPr>
      <w:del w:id="101178" w:author="מנוע מכני" w:date="2026-10-11T12:04:40Z">
        <w:r w:rsidRPr="00FE1B89">
          <w:rPr>
            <w:spacing w:val="-2"/>
            <w:rtl/>
          </w:rPr>
          <w:delText xml:space="preserve"> </w:delText>
        </w:r>
      </w:del>
      <w:r w:rsidRPr="00FE1B89">
        <w:rPr>
          <w:spacing w:val="-2"/>
          <w:rtl/>
        </w:rPr>
        <w:t xml:space="preserve">כל שבחטאת מתה, בתודה אין טעונה לחם</w:t>
      </w:r>
      <w:ins w:id="95195" w:author="מנוע מכני" w:date="2026-10-11T12:04:40Z">
        <w:r>
          <w:rPr>
            <w:spacing w:val="-2"/>
            <w:rtl/>
          </w:rPr>
          <w:t xml:space="preserve">,</w:t>
        </w:r>
      </w:ins>
      <w:del w:id="95196" w:author="מנוע מכני" w:date="2026-10-11T12:04:40Z">
        <w:r w:rsidRPr="00FE1B89">
          <w:rPr>
            <w:spacing w:val="-2"/>
            <w:rtl/>
          </w:rPr>
          <w:delText xml:space="preserve">;</w:delText>
        </w:r>
      </w:del>
      <w:r w:rsidRPr="00FE1B89">
        <w:rPr>
          <w:spacing w:val="-2"/>
          <w:rtl/>
        </w:rPr>
        <w:t xml:space="preserve"> כל שבחטאת רועה, בתודה טעונה לחם.</w:t>
      </w:r>
    </w:p>
    <w:p>
      <w:pPr>
        <w:pStyle w:val="38"/>
        <w:rPr>
          <w:ins w:id="101180" w:author="מנוע מכני" w:date="2026-10-11T12:04:40Z"/>
        </w:rPr>
      </w:pPr>
      <w:del w:id="101179" w:author="מנוע מכני" w:date="2026-10-11T12:04:40Z">
        <w:r w:rsidRPr="00265E5E">
          <w:delText xml:space="preserve">•</w:delText>
        </w:r>
      </w:del>
      <w:r>
        <w:t xml:space="preserve"> </w:t>
      </w:r>
      <w:r>
        <w:t xml:space="preserve">מתיב רב עמרם:</w:t>
      </w:r>
    </w:p>
    <w:p w:rsidR="00DA63EC" w:rsidRDefault="00DA63EC" w:rsidP="00DA63EC">
      <w:pPr>
        <w:tabs>
          <w:tab w:val="center" w:pos="2835"/>
        </w:tabs>
        <w:rPr>
          <w:rtl/>
        </w:rPr>
      </w:pPr>
      <w:del w:id="101181" w:author="מנוע מכני" w:date="2026-10-11T12:04:40Z">
        <w:r>
          <w:rPr>
            <w:rtl/>
          </w:rPr>
          <w:delText xml:space="preserve"> </w:delText>
        </w:r>
      </w:del>
      <w:r>
        <w:rPr>
          <w:rtl/>
        </w:rPr>
        <w:t xml:space="preserve">מהו אומר התודה יקריב? מנין למפריש תודתו ואבדה והפריש אחרת </w:t>
      </w:r>
      <w:r w:rsidRPr="00FE1B89">
        <w:rPr>
          <w:spacing w:val="-6"/>
          <w:rtl/>
        </w:rPr>
        <w:t xml:space="preserve">תחתיה, ונמצאת הראשונה והרי שתיהן עומדות, מנין שאיזו מהן שירצה יקריב ולחמה עמה? </w:t>
      </w:r>
    </w:p>
    <w:p>
      <w:pPr>
        <w:pStyle w:val="38"/>
        <w:rPr>
          <w:ins w:id="101182" w:author="מנוע מכני" w:date="2026-10-11T12:04:40Z"/>
        </w:rPr>
      </w:pPr>
      <w:r>
        <w:t xml:space="preserve">ת"ל</w:t>
      </w:r>
      <w:r>
        <w:t xml:space="preserve">:</w:t>
      </w:r>
    </w:p>
    <w:p w:rsidR="00DA63EC" w:rsidRDefault="00DA63EC" w:rsidP="00DA63EC">
      <w:pPr>
        <w:tabs>
          <w:tab w:val="center" w:pos="2835"/>
        </w:tabs>
        <w:rPr>
          <w:rtl/>
        </w:rPr>
      </w:pPr>
      <w:del w:id="101183"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התודה יקריב</w:t>
      </w:r>
      <w:r w:rsidRPr="00A71A5E">
        <w:rPr>
          <w:rStyle w:val="afffff0"/>
          <w:rFonts w:hint="cs"/>
          <w:rtl/>
        </w:rPr>
        <w:t>'</w:t>
      </w:r>
      <w:r w:rsidRPr="00A71A5E">
        <w:rPr>
          <w:rStyle w:val="afffff0"/>
          <w:rtl/>
        </w:rPr>
        <w:t>,</w:t>
      </w:r>
      <w:r>
        <w:rPr>
          <w:rtl/>
        </w:rPr>
        <w:t xml:space="preserve"> יכול תהא שניה טעונה לחם? </w:t>
      </w:r>
      <w:r>
        <w:rPr>
          <w:rtl/>
        </w:rPr>
        <w:t xml:space="preserve">ת"ל</w:t>
      </w:r>
      <w:r>
        <w:rPr>
          <w:rtl/>
        </w:rPr>
        <w:t xml:space="preserve">:</w:t>
      </w:r>
      <w:r w:rsidRPr="00A71A5E">
        <w:rPr>
          <w:rStyle w:val="afffff0"/>
          <w:rtl/>
        </w:rPr>
        <w:t xml:space="preserve"> </w:t>
      </w:r>
      <w:r w:rsidRPr="00A71A5E">
        <w:rPr>
          <w:rStyle w:val="afffff0"/>
          <w:rFonts w:hint="cs"/>
          <w:rtl/>
        </w:rPr>
        <w:t>'</w:t>
      </w:r>
      <w:ins w:id="90873" w:author="Claude - סמנטי" w:date="2026-10-11T12:27:00Z">
        <w:r>
          <w:rPr>
            <w:rStyle w:val="afffff0"/>
            <w:rtl/>
          </w:rPr>
          <w:t xml:space="preserve">יַקְרִיבֶנּוּ</w:t>
        </w:r>
      </w:ins>
      <w:del w:id="90874" w:author="Claude - סמנטי" w:date="2026-10-11T12:27:00Z">
        <w:r w:rsidRPr="00A71A5E">
          <w:rPr>
            <w:rStyle w:val="afffff0"/>
            <w:rtl/>
          </w:rPr>
          <w:delText xml:space="preserve">יקריבנו</w:delText>
        </w:r>
      </w:del>
      <w:r w:rsidRPr="00A71A5E">
        <w:rPr>
          <w:rStyle w:val="afffff0"/>
          <w:rFonts w:hint="cs"/>
          <w:rtl/>
        </w:rPr>
        <w:t>'</w:t>
      </w:r>
      <w:r w:rsidRPr="00A71A5E">
        <w:rPr>
          <w:rStyle w:val="afffff0"/>
          <w:rtl/>
        </w:rPr>
        <w:t>,</w:t>
      </w:r>
      <w:r>
        <w:rPr>
          <w:rtl/>
        </w:rPr>
        <w:t xml:space="preserve"> אחד ולא שנים</w:t>
      </w:r>
      <w:ins w:id="95197" w:author="מנוע מכני" w:date="2026-10-11T12:04:40Z">
        <w:r>
          <w:rPr>
            <w:rtl/>
          </w:rPr>
          <w:t xml:space="preserve">,</w:t>
        </w:r>
      </w:ins>
      <w:del w:id="9519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ואילו גבי חטאת </w:t>
      </w:r>
      <w:r>
        <w:rPr>
          <w:rtl/>
        </w:rPr>
        <w:t xml:space="preserve">כ</w:t>
      </w:r>
      <w:r>
        <w:rPr>
          <w:rFonts w:hint="cs"/>
          <w:rtl/>
        </w:rPr>
        <w:t>ה</w:t>
      </w:r>
      <w:r>
        <w:rPr>
          <w:rtl/>
        </w:rPr>
        <w:t>"</w:t>
      </w:r>
      <w:r>
        <w:rPr>
          <w:rFonts w:hint="cs"/>
          <w:rtl/>
        </w:rPr>
        <w:t>ג</w:t>
      </w:r>
      <w:r>
        <w:rPr>
          <w:rtl/>
        </w:rPr>
        <w:t xml:space="preserve"> רועה, </w:t>
      </w:r>
      <w:r>
        <w:rPr>
          <w:rtl/>
        </w:rPr>
        <w:t xml:space="preserve">דתנן</w:t>
      </w:r>
      <w:r>
        <w:rPr>
          <w:rtl/>
        </w:rPr>
        <w:t xml:space="preserve">: הפריש חטאתו ואבדה והפריש אחרת תחתיה, ונמצאת הראשונה והרי שתיהן עומדות – </w:t>
      </w:r>
      <w:r>
        <w:rPr>
          <w:rStyle w:val="2fb"/>
          <w:rFonts w:hint="cs"/>
          <w:rtl/>
        </w:rPr>
        <w:t xml:space="preserve">לרבי</w:t>
      </w:r>
      <w:r>
        <w:rPr>
          <w:rFonts w:hint="cs"/>
          <w:rtl/>
        </w:rPr>
        <w:t xml:space="preserve">: </w:t>
      </w:r>
      <w:r>
        <w:rPr>
          <w:rtl/>
        </w:rPr>
        <w:t xml:space="preserve">מתכפר באחת מהן ושניה תמות, </w:t>
      </w:r>
    </w:p>
    <w:p>
      <w:pPr>
        <w:pStyle w:val="38"/>
        <w:rPr>
          <w:ins w:id="101184" w:author="מנוע מכני" w:date="2026-10-11T12:04:40Z"/>
        </w:rPr>
      </w:pPr>
      <w:r w:rsidRPr="00FE1B89">
        <w:t>וחכ</w:t>
      </w:r>
      <w:r w:rsidRPr="00FE1B89">
        <w:t>"</w:t>
      </w:r>
      <w:r w:rsidRPr="00FE1B89">
        <w:t>א</w:t>
      </w:r>
      <w:r w:rsidRPr="00FE1B89">
        <w:t xml:space="preserve">:</w:t>
      </w:r>
    </w:p>
    <w:p w:rsidR="00DA63EC" w:rsidRPr="00FE1B89" w:rsidRDefault="00DA63EC" w:rsidP="00DA63EC">
      <w:pPr>
        <w:tabs>
          <w:tab w:val="center" w:pos="2835"/>
        </w:tabs>
        <w:rPr>
          <w:spacing w:val="-4"/>
          <w:rtl/>
        </w:rPr>
      </w:pPr>
      <w:del w:id="101185" w:author="מנוע מכני" w:date="2026-10-11T12:04:40Z">
        <w:r w:rsidRPr="00FE1B89">
          <w:rPr>
            <w:spacing w:val="-4"/>
            <w:rtl/>
          </w:rPr>
          <w:delText xml:space="preserve"> </w:delText>
        </w:r>
      </w:del>
      <w:r w:rsidRPr="00FE1B89">
        <w:rPr>
          <w:spacing w:val="-4"/>
          <w:rtl/>
        </w:rPr>
        <w:t xml:space="preserve">אין חטאת מתה אלא שנמצאת לאחר שנתכפרו בעלים, הא קודם שנתכפרו בעלים רועה!</w:t>
      </w:r>
    </w:p>
    <w:p w:rsidR="00DA63EC" w:rsidRDefault="00DA63EC" w:rsidP="00DA63EC">
      <w:pPr>
        <w:tabs>
          <w:tab w:val="center" w:pos="2835"/>
        </w:tabs>
        <w:rPr>
          <w:rtl/>
        </w:rPr>
      </w:pPr>
      <w:r w:rsidRPr="00350290">
        <w:rPr>
          <w:rStyle w:val="2fb"/>
          <w:b/>
          <w:bCs/>
          <w:rtl/>
        </w:rPr>
        <w:t>שמואל</w:t>
      </w:r>
      <w:r>
        <w:rPr>
          <w:rtl/>
        </w:rPr>
        <w:t xml:space="preserve"> </w:t>
      </w:r>
      <w:r>
        <w:rPr>
          <w:rStyle w:val="2fb"/>
          <w:rtl/>
        </w:rPr>
        <w:t xml:space="preserve">כרבי</w:t>
      </w:r>
      <w:r>
        <w:rPr>
          <w:rtl/>
        </w:rPr>
        <w:t xml:space="preserve"> </w:t>
      </w:r>
      <w:ins w:id="96617" w:author="מנוע מכני" w:date="2026-10-11T12:04:40Z">
        <w:r>
          <w:rPr>
            <w:rtl/>
          </w:rPr>
          <w:t xml:space="preserve">סבר</w:t>
        </w:r>
      </w:ins>
      <w:del w:id="96618" w:author="מנוע מכני" w:date="2026-10-11T12:04:40Z">
        <w:r>
          <w:rPr>
            <w:rtl/>
          </w:rPr>
          <w:delText xml:space="preserve">ס</w:delText>
        </w:r>
        <w:r>
          <w:rPr>
            <w:rFonts w:hint="cs"/>
            <w:rtl/>
          </w:rPr>
          <w:delText xml:space="preserve">"ל</w:delText>
        </w:r>
      </w:del>
      <w:r>
        <w:rPr>
          <w:rFonts w:hint="cs"/>
          <w:rtl/>
        </w:rPr>
        <w:t xml:space="preserve"> ד</w:t>
      </w:r>
      <w:r>
        <w:rPr>
          <w:rtl/>
        </w:rPr>
        <w:t>אבודה בשעת הפרשה מתה.</w:t>
      </w:r>
    </w:p>
    <w:p w:rsidR="00DA63EC" w:rsidRDefault="00DA63EC" w:rsidP="00DA63EC">
      <w:pPr>
        <w:tabs>
          <w:tab w:val="center" w:pos="2835"/>
        </w:tabs>
        <w:rPr>
          <w:rtl/>
        </w:rPr>
      </w:pPr>
    </w:p>
    <w:p>
      <w:pPr>
        <w:pStyle w:val="38"/>
        <w:rPr>
          <w:ins w:id="101186" w:author="מנוע מכני" w:date="2026-10-11T12:04:40Z"/>
        </w:rPr>
      </w:pPr>
      <w:r>
        <w:t xml:space="preserve">אלא</w:t>
      </w:r>
    </w:p>
    <w:p w:rsidR="00DA63EC" w:rsidRDefault="00DA63EC" w:rsidP="00DA63EC">
      <w:pPr>
        <w:tabs>
          <w:tab w:val="center" w:pos="2835"/>
        </w:tabs>
        <w:rPr>
          <w:rtl/>
        </w:rPr>
      </w:pPr>
      <w:del w:id="101187" w:author="מנוע מכני" w:date="2026-10-11T12:04:40Z">
        <w:r>
          <w:rPr>
            <w:rtl/>
          </w:rPr>
          <w:delText xml:space="preserve"> </w:delText>
        </w:r>
      </w:del>
      <w:r>
        <w:rPr>
          <w:rtl/>
        </w:rPr>
        <w:t xml:space="preserve">רועה </w:t>
      </w:r>
      <w:r>
        <w:rPr>
          <w:rStyle w:val="2fb"/>
          <w:rtl/>
        </w:rPr>
        <w:t xml:space="preserve">לרבי</w:t>
      </w:r>
      <w:r>
        <w:rPr>
          <w:rtl/>
        </w:rPr>
        <w:t xml:space="preserve"> </w:t>
      </w:r>
      <w:ins w:id="97573" w:author="מנוע מכני" w:date="2026-10-11T12:04:40Z">
        <w:r>
          <w:rPr>
            <w:rtl/>
          </w:rPr>
          <w:t xml:space="preserve">איך</w:t>
        </w:r>
      </w:ins>
      <w:del w:id="97574" w:author="מנוע מכני" w:date="2026-10-11T12:04:40Z">
        <w:r>
          <w:rPr>
            <w:rtl/>
          </w:rPr>
          <w:delText xml:space="preserve">היכי</w:delText>
        </w:r>
      </w:del>
      <w:r>
        <w:rPr>
          <w:rtl/>
        </w:rPr>
        <w:t xml:space="preserve"> משכח</w:t>
      </w:r>
      <w:r>
        <w:rPr>
          <w:rFonts w:hint="cs"/>
          <w:rtl/>
        </w:rPr>
        <w:t xml:space="preserve">"ל </w:t>
      </w:r>
      <w:r>
        <w:rPr>
          <w:rStyle w:val="2fb"/>
          <w:rFonts w:hint="cs"/>
          <w:rtl/>
        </w:rPr>
        <w:t xml:space="preserve">כדר</w:t>
      </w:r>
      <w:r>
        <w:rPr>
          <w:rStyle w:val="2fb"/>
          <w:rtl/>
        </w:rPr>
        <w:t>"</w:t>
      </w:r>
      <w:r>
        <w:rPr>
          <w:rStyle w:val="2fb"/>
          <w:rFonts w:hint="cs"/>
          <w:rtl/>
        </w:rPr>
        <w:t>או</w:t>
      </w:r>
      <w:r>
        <w:rPr>
          <w:rtl/>
        </w:rPr>
        <w:t>: הפריש שתי חטאות לאחריות, מתכפר באיזה מהן שירצה והשניה תרעה.</w:t>
      </w:r>
    </w:p>
    <w:p w:rsidR="00DA63EC" w:rsidRDefault="00DA63EC" w:rsidP="00DA63EC">
      <w:pPr>
        <w:tabs>
          <w:tab w:val="center" w:pos="2835"/>
        </w:tabs>
        <w:rPr>
          <w:rtl/>
        </w:rPr>
      </w:pPr>
      <w:r>
        <w:rPr>
          <w:rtl/>
        </w:rPr>
        <w:t xml:space="preserve">והא גבי תודה </w:t>
      </w:r>
      <w:ins w:id="96797" w:author="מנוע מכני" w:date="2026-10-11T12:04:40Z">
        <w:r>
          <w:rPr>
            <w:rtl/>
          </w:rPr>
          <w:t xml:space="preserve">כה</w:t>
        </w:r>
      </w:ins>
      <w:del w:id="96798" w:author="מנוע מכני" w:date="2026-10-11T12:04:40Z">
        <w:r>
          <w:rPr>
            <w:rtl/>
          </w:rPr>
          <w:delText xml:space="preserve">כי </w:delText>
        </w:r>
        <w:r>
          <w:rPr>
            <w:rtl/>
          </w:rPr>
          <w:delText xml:space="preserve">זה</w:delText>
        </w:r>
      </w:del>
      <w:ins w:id="93501" w:author="מנוע מכני" w:date="2026-10-11T12:04:40Z"/>
      <w:del w:id="93502" w:author="מנוע מכני" w:date="2026-10-11T12:04:40Z">
        <w:r>
          <w:rPr>
            <w:rtl/>
          </w:rPr>
          <w:delText xml:space="preserve">האי</w:delText>
        </w:r>
      </w:del>
      <w:r>
        <w:rPr>
          <w:rtl/>
        </w:rPr>
        <w:t xml:space="preserve"> גוונא אין טעונה לחם!</w:t>
      </w:r>
    </w:p>
    <w:p>
      <w:pPr>
        <w:pStyle w:val="38"/>
        <w:rPr>
          <w:ins w:id="102457" w:author="מנוע מכני" w:date="2026-10-11T12:04:40Z"/>
        </w:rPr>
      </w:pPr>
      <w:r>
        <w:t xml:space="preserve">- אלא,</w:t>
      </w:r>
    </w:p>
    <w:p w:rsidR="00DA63EC" w:rsidRDefault="00DA63EC" w:rsidP="00DA63EC">
      <w:pPr>
        <w:pStyle w:val="affffb"/>
        <w:rPr>
          <w:rtl/>
        </w:rPr>
      </w:pPr>
      <w:del w:id="102458" w:author="מנוע מכני" w:date="2026-10-11T12:04:40Z">
        <w:r>
          <w:rPr>
            <w:rtl/>
          </w:rPr>
          <w:delText xml:space="preserve"> </w:delText>
        </w:r>
      </w:del>
      <w:r>
        <w:rPr>
          <w:rStyle w:val="2fb"/>
          <w:rtl/>
        </w:rPr>
        <w:t xml:space="preserve">שמואל</w:t>
      </w:r>
      <w:r>
        <w:rPr>
          <w:rtl/>
        </w:rPr>
        <w:t xml:space="preserve"> </w:t>
      </w:r>
      <w:r>
        <w:rPr>
          <w:rStyle w:val="2fb"/>
          <w:rtl/>
        </w:rPr>
        <w:t xml:space="preserve">כר"ש</w:t>
      </w:r>
      <w:r>
        <w:rPr>
          <w:rtl/>
        </w:rPr>
        <w:t xml:space="preserve"> סבירא </w:t>
      </w:r>
      <w:ins w:id="93503" w:author="מנוע מכני" w:date="2026-10-11T12:04:40Z">
        <w:r>
          <w:rPr>
            <w:rtl/>
          </w:rPr>
          <w:t xml:space="preserve">לו</w:t>
        </w:r>
      </w:ins>
      <w:del w:id="93504" w:author="מנוע מכני" w:date="2026-10-11T12:04:40Z">
        <w:r>
          <w:rPr>
            <w:rtl/>
          </w:rPr>
          <w:delText xml:space="preserve">ליה</w:delText>
        </w:r>
      </w:del>
      <w:r>
        <w:rPr>
          <w:rtl/>
        </w:rPr>
        <w:t xml:space="preserve">, דאמר: חמש חטאות מתות.</w:t>
      </w:r>
    </w:p>
    <w:p w:rsidR="00DA63EC" w:rsidRPr="00E105BC" w:rsidRDefault="00DA63EC" w:rsidP="00DA63EC">
      <w:pPr>
        <w:tabs>
          <w:tab w:val="center" w:pos="2835"/>
        </w:tabs>
        <w:rPr>
          <w:spacing w:val="-4"/>
          <w:rtl/>
        </w:rPr>
      </w:pPr>
      <w:r w:rsidRPr="00E105BC">
        <w:rPr>
          <w:rFonts w:hint="cs"/>
          <w:spacing w:val="-4"/>
          <w:rtl/>
        </w:rPr>
        <w:t xml:space="preserve">ואפי' דרועה </w:t>
      </w:r>
      <w:r w:rsidRPr="00E105BC">
        <w:rPr>
          <w:rStyle w:val="2fb"/>
          <w:rFonts w:hint="cs"/>
          <w:spacing w:val="-4"/>
          <w:rtl/>
        </w:rPr>
        <w:t xml:space="preserve">לר</w:t>
      </w:r>
      <w:r w:rsidRPr="00E105BC">
        <w:rPr>
          <w:rStyle w:val="2fb"/>
          <w:spacing w:val="-4"/>
          <w:rtl/>
        </w:rPr>
        <w:t>"</w:t>
      </w:r>
      <w:r w:rsidRPr="00E105BC">
        <w:rPr>
          <w:rStyle w:val="2fb"/>
          <w:rFonts w:hint="cs"/>
          <w:spacing w:val="-4"/>
          <w:rtl/>
        </w:rPr>
        <w:t xml:space="preserve">ש</w:t>
      </w:r>
      <w:r w:rsidRPr="00E105BC">
        <w:rPr>
          <w:rFonts w:hint="cs"/>
          <w:spacing w:val="-4"/>
          <w:rtl/>
        </w:rPr>
        <w:t xml:space="preserve"> </w:t>
      </w:r>
      <w:ins w:id="93509" w:author="מנוע מכני" w:date="2026-10-11T12:04:40Z">
        <w:r>
          <w:rPr>
            <w:rFonts w:hint="cs"/>
            <w:spacing w:val="-4"/>
            <w:rtl/>
          </w:rPr>
          <w:t xml:space="preserve">אין</w:t>
        </w:r>
      </w:ins>
      <w:del w:id="93510" w:author="מנוע מכני" w:date="2026-10-11T12:04:40Z">
        <w:r w:rsidRPr="00E105BC">
          <w:rPr>
            <w:rFonts w:hint="cs"/>
            <w:spacing w:val="-4"/>
            <w:rtl/>
          </w:rPr>
          <w:delText xml:space="preserve">לית</w:delText>
        </w:r>
      </w:del>
      <w:r w:rsidRPr="00E105BC">
        <w:rPr>
          <w:rFonts w:hint="cs"/>
          <w:spacing w:val="-4"/>
          <w:rtl/>
        </w:rPr>
        <w:t xml:space="preserve"> </w:t>
      </w:r>
      <w:ins w:id="93505" w:author="מנוע מכני" w:date="2026-10-11T12:04:40Z">
        <w:r>
          <w:rPr>
            <w:rFonts w:hint="cs"/>
            <w:spacing w:val="-4"/>
            <w:rtl/>
          </w:rPr>
          <w:t xml:space="preserve">לו</w:t>
        </w:r>
      </w:ins>
      <w:del w:id="93506" w:author="מנוע מכני" w:date="2026-10-11T12:04:40Z">
        <w:r w:rsidRPr="00E105BC">
          <w:rPr>
            <w:rFonts w:hint="cs"/>
            <w:spacing w:val="-4"/>
            <w:rtl/>
          </w:rPr>
          <w:delText xml:space="preserve">ליה</w:delText>
        </w:r>
      </w:del>
      <w:r w:rsidRPr="00E105BC">
        <w:rPr>
          <w:rFonts w:hint="cs"/>
          <w:spacing w:val="-4"/>
          <w:rtl/>
        </w:rPr>
        <w:t xml:space="preserve"> כלל </w:t>
      </w:r>
      <w:r w:rsidRPr="00E105BC">
        <w:rPr>
          <w:spacing w:val="-4"/>
          <w:rtl/>
        </w:rPr>
        <w:t>–</w:t>
      </w:r>
      <w:r w:rsidRPr="00E105BC">
        <w:rPr>
          <w:rFonts w:hint="cs"/>
          <w:spacing w:val="-4"/>
          <w:rtl/>
        </w:rPr>
        <w:t xml:space="preserve"> </w:t>
      </w:r>
      <w:r w:rsidRPr="00E105BC">
        <w:rPr>
          <w:rStyle w:val="2fb"/>
          <w:rFonts w:hint="cs"/>
          <w:spacing w:val="-4"/>
          <w:rtl/>
        </w:rPr>
        <w:t xml:space="preserve">שמואל</w:t>
      </w:r>
      <w:r w:rsidRPr="00E105BC">
        <w:rPr>
          <w:rFonts w:hint="cs"/>
          <w:spacing w:val="-4"/>
          <w:rtl/>
        </w:rPr>
        <w:t xml:space="preserve"> </w:t>
      </w:r>
      <w:ins w:id="93507" w:author="מנוע מכני" w:date="2026-10-11T12:04:40Z">
        <w:r>
          <w:rPr>
            <w:spacing w:val="-4"/>
            <w:rtl/>
          </w:rPr>
          <w:t xml:space="preserve">אחת</w:t>
        </w:r>
      </w:ins>
      <w:del w:id="93508" w:author="מנוע מכני" w:date="2026-10-11T12:04:40Z">
        <w:r w:rsidRPr="00E105BC">
          <w:rPr>
            <w:spacing w:val="-4"/>
            <w:rtl/>
          </w:rPr>
          <w:delText xml:space="preserve">חדא</w:delText>
        </w:r>
      </w:del>
      <w:r w:rsidRPr="00E105BC">
        <w:rPr>
          <w:rFonts w:hint="cs"/>
          <w:spacing w:val="-4"/>
          <w:rtl/>
        </w:rPr>
        <w:t xml:space="preserve"> </w:t>
      </w:r>
      <w:r w:rsidRPr="00E105BC">
        <w:rPr>
          <w:rFonts w:hint="cs"/>
          <w:spacing w:val="-4"/>
          <w:rtl/>
        </w:rPr>
        <w:t xml:space="preserve">א</w:t>
      </w:r>
      <w:r w:rsidRPr="00E105BC">
        <w:rPr>
          <w:spacing w:val="-4"/>
          <w:rtl/>
        </w:rPr>
        <w:t xml:space="preserve">מר</w:t>
      </w:r>
      <w:r w:rsidRPr="00E105BC">
        <w:rPr>
          <w:spacing w:val="-4"/>
          <w:rtl/>
        </w:rPr>
        <w:t xml:space="preserve">: כל שבחטאת מתה, בתודה אין טעונה לחם.</w:t>
      </w:r>
    </w:p>
    <w:p w:rsidR="00DA63EC" w:rsidRDefault="00DA63EC" w:rsidP="00DA63EC">
      <w:pPr>
        <w:tabs>
          <w:tab w:val="center" w:pos="2835"/>
        </w:tabs>
        <w:rPr>
          <w:rtl/>
        </w:rPr>
      </w:pPr>
      <w:r>
        <w:rPr>
          <w:rFonts w:hint="cs"/>
          <w:rtl/>
        </w:rPr>
        <w:t>וקמ</w:t>
      </w:r>
      <w:r>
        <w:rPr>
          <w:rtl/>
        </w:rPr>
        <w:t>"</w:t>
      </w:r>
      <w:r>
        <w:rPr>
          <w:rFonts w:hint="cs"/>
          <w:rtl/>
        </w:rPr>
        <w:t xml:space="preserve">ל</w:t>
      </w:r>
      <w:ins w:id="95199" w:author="מנוע מכני" w:date="2026-10-11T12:04:40Z">
        <w:r>
          <w:rPr>
            <w:rFonts w:hint="cs"/>
            <w:rtl/>
          </w:rPr>
          <w:t xml:space="preserve"> </w:t>
        </w:r>
      </w:ins>
      <w:del w:id="95200" w:author="מנוע מכני" w:date="2026-10-11T12:04:40Z">
        <w:r>
          <w:rPr>
            <w:rFonts w:hint="cs"/>
            <w:rtl/>
          </w:rPr>
          <w:delText xml:space="preserve"> </w:delText>
        </w:r>
        <w:r>
          <w:rPr>
            <w:rtl/>
          </w:rPr>
          <w:delText xml:space="preserve"> </w:delText>
        </w:r>
      </w:del>
      <w:r>
        <w:rPr>
          <w:rtl/>
        </w:rPr>
        <w:t xml:space="preserve">לאפוקי מד</w:t>
      </w:r>
      <w:r>
        <w:rPr>
          <w:rFonts w:hint="cs"/>
          <w:rtl/>
        </w:rPr>
        <w:t>י</w:t>
      </w:r>
      <w:r>
        <w:rPr>
          <w:rtl/>
        </w:rPr>
        <w:t>"</w:t>
      </w:r>
      <w:r>
        <w:rPr>
          <w:rFonts w:hint="cs"/>
          <w:rtl/>
        </w:rPr>
        <w:t>ו ד</w:t>
      </w:r>
      <w:r>
        <w:rPr>
          <w:rtl/>
        </w:rPr>
        <w:t xml:space="preserve">אדם מתכפר בשבח הקדש, </w:t>
      </w:r>
      <w:r>
        <w:rPr>
          <w:rtl/>
        </w:rPr>
        <w:t xml:space="preserve">קמ"</w:t>
      </w:r>
      <w:r>
        <w:rPr>
          <w:rFonts w:hint="cs"/>
          <w:rtl/>
        </w:rPr>
        <w:t xml:space="preserve">ל</w:t>
      </w:r>
      <w:r>
        <w:rPr>
          <w:rFonts w:hint="cs"/>
          <w:rtl/>
        </w:rPr>
        <w:t xml:space="preserve"> </w:t>
      </w:r>
      <w:r>
        <w:rPr>
          <w:rtl/>
        </w:rPr>
        <w:t>דלא.</w:t>
      </w:r>
    </w:p>
    <w:p>
      <w:pPr>
        <w:pStyle w:val="afffff8"/>
        <w:rPr>
          <w:ins w:id="90255" w:author="קלוד" w:date="2026-10-11T12:32:08Z"/>
        </w:rPr>
      </w:pPr>
      <w:ins w:id="90256" w:author="קלוד" w:date="2026-10-11T12:32:08Z">
        <w:r>
          <w:rPr>
            <w:color w:val="7B3F00"/>
          </w:rPr>
          <w:t xml:space="preserve">לחם לגלל תודה - ואין תודה לגלל לחם</w:t>
        </w:r>
      </w:ins>
    </w:p>
    <w:p>
      <w:pPr>
        <w:pStyle w:val="38"/>
        <w:rPr>
          <w:ins w:id="101189" w:author="מנוע מכני" w:date="2026-10-11T12:04:40Z"/>
        </w:rPr>
      </w:pPr>
      <w:del w:id="101188" w:author="מנוע מכני" w:date="2026-10-11T12:04:40Z">
        <w:r w:rsidRPr="00265E5E">
          <w:delText xml:space="preserve">•</w:delText>
        </w:r>
      </w:del>
      <w:r>
        <w:t xml:space="preserve"> </w:t>
      </w:r>
      <w:r>
        <w:t xml:space="preserve">א"ר אבא:</w:t>
      </w:r>
    </w:p>
    <w:p w:rsidR="00DA63EC" w:rsidRDefault="00DA63EC" w:rsidP="00DA63EC">
      <w:pPr>
        <w:tabs>
          <w:tab w:val="center" w:pos="2835"/>
        </w:tabs>
        <w:rPr>
          <w:rtl/>
        </w:rPr>
      </w:pPr>
      <w:del w:id="101190" w:author="מנוע מכני" w:date="2026-10-11T12:04:40Z">
        <w:r>
          <w:rPr>
            <w:rtl/>
          </w:rPr>
          <w:delText xml:space="preserve"> </w:delText>
        </w:r>
      </w:del>
      <w:r>
        <w:rPr>
          <w:rtl/>
        </w:rPr>
        <w:t xml:space="preserve">זו תודה וזו לחמה, אבד הלחם - מביא לחם אחר, אבדה תודה - אינו מביא תודה אחרת</w:t>
      </w:r>
      <w:ins w:id="95201" w:author="מנוע מכני" w:date="2026-10-11T12:04:40Z">
        <w:r>
          <w:rPr>
            <w:rtl/>
          </w:rPr>
          <w:t xml:space="preserve">,</w:t>
        </w:r>
      </w:ins>
      <w:del w:id="95202" w:author="מנוע מכני" w:date="2026-10-11T12:04:40Z">
        <w:r>
          <w:rPr>
            <w:rtl/>
          </w:rPr>
          <w:delText xml:space="preserve">;</w:delText>
        </w:r>
      </w:del>
      <w:r>
        <w:rPr>
          <w:rtl/>
        </w:rPr>
        <w:t xml:space="preserve"> </w:t>
      </w:r>
      <w:r>
        <w:rPr>
          <w:rtl/>
        </w:rPr>
        <w:t xml:space="preserve">מ"</w:t>
      </w:r>
      <w:r>
        <w:rPr>
          <w:rFonts w:hint="cs"/>
          <w:rtl/>
        </w:rPr>
        <w:t xml:space="preserve">ט</w:t>
      </w:r>
      <w:ins w:id="95203" w:author="מנוע מכני" w:date="2026-10-11T12:04:40Z">
        <w:r>
          <w:rPr>
            <w:rFonts w:hint="cs"/>
            <w:rtl/>
          </w:rPr>
          <w:t xml:space="preserve"> </w:t>
        </w:r>
      </w:ins>
      <w:del w:id="95204" w:author="מנוע מכני" w:date="2026-10-11T12:04:40Z">
        <w:r>
          <w:rPr>
            <w:rFonts w:hint="cs"/>
            <w:rtl/>
          </w:rPr>
          <w:delText xml:space="preserve"> </w:delText>
        </w:r>
        <w:r>
          <w:rPr>
            <w:rtl/>
          </w:rPr>
          <w:delText xml:space="preserve"> </w:delText>
        </w:r>
      </w:del>
      <w:r>
        <w:rPr>
          <w:rtl/>
        </w:rPr>
        <w:t xml:space="preserve">לחם לגלל תודה, ואין תודה לגלל לחם.</w:t>
      </w:r>
    </w:p>
    <w:p w:rsidR="00DA63EC" w:rsidRDefault="00DA63EC" w:rsidP="00DA63EC">
      <w:pPr>
        <w:pStyle w:val="afff3"/>
        <w:framePr w:wrap="around"/>
        <w:rPr>
          <w:rtl/>
        </w:rPr>
      </w:pPr>
      <w:r>
        <w:rPr>
          <w:rFonts w:hint="cs"/>
          <w:rtl/>
        </w:rPr>
        <w:t>פ:</w:t>
      </w:r>
    </w:p>
    <w:p>
      <w:pPr>
        <w:pStyle w:val="38"/>
        <w:rPr>
          <w:ins w:id="101192" w:author="מנוע מכני" w:date="2026-10-11T12:04:40Z"/>
        </w:rPr>
      </w:pPr>
      <w:del w:id="101191" w:author="מנוע מכני" w:date="2026-10-11T12:04:40Z">
        <w:r w:rsidRPr="00265E5E">
          <w:delText xml:space="preserve">•</w:delText>
        </w:r>
      </w:del>
      <w:r>
        <w:t xml:space="preserve"> </w:t>
      </w:r>
      <w:r>
        <w:t xml:space="preserve">רבא:</w:t>
      </w:r>
    </w:p>
    <w:p w:rsidR="00DA63EC" w:rsidRDefault="00DA63EC" w:rsidP="00DA63EC">
      <w:pPr>
        <w:tabs>
          <w:tab w:val="center" w:pos="2835"/>
        </w:tabs>
        <w:rPr>
          <w:rtl/>
        </w:rPr>
      </w:pPr>
      <w:del w:id="101193" w:author="מנוע מכני" w:date="2026-10-11T12:04:40Z">
        <w:r>
          <w:rPr>
            <w:rtl/>
          </w:rPr>
          <w:delText xml:space="preserve"> </w:delText>
        </w:r>
      </w:del>
      <w:r>
        <w:rPr>
          <w:rtl/>
        </w:rPr>
        <w:t xml:space="preserve">הפריש מעות לתודתו</w:t>
      </w:r>
      <w:ins w:id="95205" w:author="מנוע מכני" w:date="2026-10-11T12:04:40Z">
        <w:r>
          <w:rPr>
            <w:rtl/>
          </w:rPr>
          <w:t xml:space="preserve"> </w:t>
        </w:r>
      </w:ins>
      <w:del w:id="95206" w:author="מנוע מכני" w:date="2026-10-11T12:04:40Z">
        <w:r>
          <w:rPr>
            <w:rtl/>
          </w:rPr>
          <w:delText xml:space="preserve">  </w:delText>
        </w:r>
      </w:del>
      <w:r>
        <w:rPr>
          <w:rtl/>
        </w:rPr>
        <w:t xml:space="preserve">ונתותרו - מביא בהן לחם, ללחמי תודה ונתותרו - אין מביא בהן תודה.</w:t>
      </w:r>
    </w:p>
    <w:p w:rsidR="00DA63EC" w:rsidRDefault="00DA63EC" w:rsidP="00DA63EC">
      <w:pPr>
        <w:tabs>
          <w:tab w:val="center" w:pos="2835"/>
        </w:tabs>
        <w:rPr>
          <w:rtl/>
        </w:rPr>
      </w:pPr>
      <w:ins w:id="96317" w:author="מנוע מכני" w:date="2026-10-11T12:04:40Z">
        <w:r>
          <w:rPr>
            <w:rFonts w:hint="cs"/>
            <w:rtl/>
          </w:rPr>
          <w:t xml:space="preserve">אם </w:t>
        </w:r>
      </w:ins>
      <w:del w:id="96318" w:author="מנוע מכני" w:date="2026-10-11T12:04:40Z">
        <w:r>
          <w:rPr>
            <w:rFonts w:hint="cs"/>
            <w:rtl/>
          </w:rPr>
          <w:delText xml:space="preserve">אי </w:delText>
        </w:r>
      </w:del>
      <w:r>
        <w:rPr>
          <w:rStyle w:val="2fb"/>
          <w:rFonts w:hint="cs"/>
          <w:rtl/>
        </w:rPr>
        <w:t xml:space="preserve">מר</w:t>
      </w:r>
      <w:r>
        <w:rPr>
          <w:rStyle w:val="2fb"/>
          <w:rtl/>
        </w:rPr>
        <w:t>"</w:t>
      </w:r>
      <w:r>
        <w:rPr>
          <w:rStyle w:val="2fb"/>
          <w:rFonts w:hint="cs"/>
          <w:rtl/>
        </w:rPr>
        <w:t xml:space="preserve">כ</w:t>
      </w:r>
      <w:r>
        <w:rPr>
          <w:rFonts w:hint="cs"/>
          <w:rtl/>
        </w:rPr>
        <w:t xml:space="preserve"> </w:t>
      </w:r>
      <w:r>
        <w:rPr>
          <w:rStyle w:val="2fb"/>
          <w:rFonts w:hint="cs"/>
          <w:rtl/>
        </w:rPr>
        <w:t xml:space="preserve">דאר</w:t>
      </w:r>
      <w:r>
        <w:rPr>
          <w:rStyle w:val="2fb"/>
          <w:rtl/>
        </w:rPr>
        <w:t>"</w:t>
      </w:r>
      <w:r>
        <w:rPr>
          <w:rStyle w:val="2fb"/>
          <w:rFonts w:hint="cs"/>
          <w:rtl/>
        </w:rPr>
        <w:t xml:space="preserve">כ</w:t>
      </w:r>
      <w:r>
        <w:rPr>
          <w:rFonts w:hint="cs"/>
          <w:rtl/>
        </w:rPr>
        <w:t xml:space="preserve"> ד</w:t>
      </w:r>
      <w:r>
        <w:rPr>
          <w:rtl/>
        </w:rPr>
        <w:t>מנין ללחמי תודה שנקראו תודה? שנא</w:t>
      </w:r>
      <w:r>
        <w:rPr>
          <w:rFonts w:hint="cs"/>
          <w:rtl/>
        </w:rPr>
        <w:t>':</w:t>
      </w:r>
      <w:r>
        <w:rPr>
          <w:rtl/>
        </w:rPr>
        <w:t xml:space="preserve"> </w:t>
      </w:r>
      <w:r>
        <w:rPr>
          <w:rStyle w:val="afffff0"/>
          <w:rtl/>
          <w:rPrChange w:id="9063" w:author="מנוע פסוקים" w:date="2026-10-11T09:32:13Z">
            <w:rPr>
              <w:rtl/>
            </w:rPr>
          </w:rPrChange>
        </w:rPr>
        <w:t xml:space="preserve">והקריב על זבח התודה חלות מצות</w:t>
      </w:r>
      <w:r>
        <w:rPr>
          <w:rtl/>
        </w:rPr>
        <w:t xml:space="preserve">, </w:t>
      </w:r>
      <w:ins w:id="91811" w:author="מנוע מכני" w:date="2026-10-11T12:04:40Z">
        <w:r>
          <w:rPr>
            <w:rtl/>
          </w:rPr>
          <w:t xml:space="preserve">א"כ</w:t>
        </w:r>
      </w:ins>
      <w:del w:id="91812" w:author="מנוע מכני" w:date="2026-10-11T12:04:40Z">
        <w:r>
          <w:rPr>
            <w:rtl/>
          </w:rPr>
          <w:delText xml:space="preserve">אי הכי</w:delText>
        </w:r>
      </w:del>
      <w:r>
        <w:rPr>
          <w:rtl/>
        </w:rPr>
        <w:t xml:space="preserve"> איפכא </w:t>
      </w:r>
      <w:ins w:id="91813" w:author="מנוע מכני" w:date="2026-10-11T12:04:40Z">
        <w:r>
          <w:rPr>
            <w:rtl/>
          </w:rPr>
          <w:t xml:space="preserve">גם</w:t>
        </w:r>
      </w:ins>
      <w:del w:id="91814" w:author="מנוע מכני" w:date="2026-10-11T12:04:40Z">
        <w:r>
          <w:rPr>
            <w:rtl/>
          </w:rPr>
          <w:delText xml:space="preserve">נמי</w:delText>
        </w:r>
      </w:del>
      <w:r>
        <w:rPr>
          <w:rtl/>
        </w:rPr>
        <w:t xml:space="preserve">!</w:t>
      </w:r>
    </w:p>
    <w:p w:rsidR="00DA63EC" w:rsidRDefault="00DA63EC" w:rsidP="00DA63EC">
      <w:pPr>
        <w:tabs>
          <w:tab w:val="center" w:pos="2835"/>
        </w:tabs>
        <w:rPr>
          <w:rtl/>
        </w:rPr>
      </w:pPr>
      <w:r>
        <w:rPr>
          <w:rtl/>
        </w:rPr>
        <w:t xml:space="preserve">לחם איקרי תודה, תודה </w:t>
      </w:r>
      <w:r>
        <w:rPr>
          <w:rtl/>
        </w:rPr>
        <w:t xml:space="preserve">לא</w:t>
      </w:r>
      <w:r>
        <w:rPr>
          <w:rtl/>
        </w:rPr>
        <w:t xml:space="preserve"> איקרי לחם.</w:t>
      </w:r>
    </w:p>
    <w:p>
      <w:pPr>
        <w:pStyle w:val="afffff8"/>
        <w:rPr>
          <w:ins w:id="90253" w:author="קלוד" w:date="2026-10-11T12:32:08Z"/>
        </w:rPr>
      </w:pPr>
      <w:ins w:id="90254" w:author="קלוד" w:date="2026-10-11T12:32:08Z">
        <w:r>
          <w:rPr>
            <w:color w:val="7B3F00"/>
          </w:rPr>
          <w:t xml:space="preserve">שלש תודות שנמצאו - איזו מהן טעונה לחם</w:t>
        </w:r>
      </w:ins>
    </w:p>
    <w:p>
      <w:pPr>
        <w:pStyle w:val="38"/>
        <w:rPr>
          <w:ins w:id="101195" w:author="מנוע מכני" w:date="2026-10-11T12:04:40Z"/>
        </w:rPr>
      </w:pPr>
      <w:del w:id="101194" w:author="מנוע מכני" w:date="2026-10-11T12:04:40Z">
        <w:r w:rsidRPr="00265E5E">
          <w:delText xml:space="preserve">•</w:delText>
        </w:r>
      </w:del>
      <w:r>
        <w:t xml:space="preserve"> </w:t>
      </w:r>
      <w:r>
        <w:t xml:space="preserve">רבא:</w:t>
      </w:r>
    </w:p>
    <w:p w:rsidR="00DA63EC" w:rsidRDefault="00DA63EC" w:rsidP="00DA63EC">
      <w:pPr>
        <w:tabs>
          <w:tab w:val="center" w:pos="2835"/>
        </w:tabs>
        <w:rPr>
          <w:rtl/>
        </w:rPr>
      </w:pPr>
      <w:del w:id="101196" w:author="מנוע מכני" w:date="2026-10-11T12:04:40Z">
        <w:r>
          <w:rPr>
            <w:rtl/>
          </w:rPr>
          <w:delText xml:space="preserve"> </w:delText>
        </w:r>
      </w:del>
      <w:r>
        <w:rPr>
          <w:rtl/>
        </w:rPr>
        <w:t xml:space="preserve">הפריש תודתו ואבדה, וחזר והפריש אחרת תחתיה ואבדה, וחזר והפריש אחרת תחתיה, ונמצאו הראשונות והרי שלשתן עומדות, נתכפר בראשונה - שניה אינה טעונה לחם, שלישית טעונה לחם, נתכפר בשלישית - שניה אינה טעונה לחם, ראשונה טעונה לחם, באמצעית - שתיהן אין טעונות לחם.</w:t>
      </w:r>
    </w:p>
    <w:p>
      <w:pPr>
        <w:pStyle w:val="38"/>
        <w:rPr>
          <w:ins w:id="101198" w:author="מנוע מכני" w:date="2026-10-11T12:04:40Z"/>
        </w:rPr>
      </w:pPr>
      <w:del w:id="101197" w:author="מנוע מכני" w:date="2026-10-11T12:04:40Z">
        <w:r w:rsidRPr="00265E5E">
          <w:delText xml:space="preserve">•</w:delText>
        </w:r>
      </w:del>
      <w:r>
        <w:t xml:space="preserve"> </w:t>
      </w:r>
      <w:r>
        <w:t xml:space="preserve">אביי:</w:t>
      </w:r>
    </w:p>
    <w:p w:rsidR="00DA63EC" w:rsidRDefault="00DA63EC" w:rsidP="00DA63EC">
      <w:pPr>
        <w:tabs>
          <w:tab w:val="center" w:pos="2835"/>
        </w:tabs>
        <w:rPr>
          <w:rtl/>
        </w:rPr>
      </w:pPr>
      <w:del w:id="101199" w:author="מנוע מכני" w:date="2026-10-11T12:04:40Z">
        <w:r>
          <w:rPr>
            <w:rtl/>
          </w:rPr>
          <w:delText xml:space="preserve"> </w:delText>
        </w:r>
      </w:del>
      <w:ins w:id="90515" w:author="מנוע מכני" w:date="2026-10-11T12:04:40Z">
        <w:r>
          <w:rPr>
            <w:rtl/>
          </w:rPr>
          <w:t xml:space="preserve">אפי'</w:t>
        </w:r>
      </w:ins>
      <w:del w:id="90516" w:author="מנוע מכני" w:date="2026-10-11T12:04:40Z">
        <w:r>
          <w:rPr>
            <w:rtl/>
          </w:rPr>
          <w:delText xml:space="preserve">אפילו</w:delText>
        </w:r>
      </w:del>
      <w:r>
        <w:rPr>
          <w:rtl/>
        </w:rPr>
        <w:t xml:space="preserve"> נתכפר באחת מהן - שתיהן אין טעונות לחם, </w:t>
      </w:r>
      <w:ins w:id="91815" w:author="מנוע מכני" w:date="2026-10-11T12:04:40Z">
        <w:r>
          <w:rPr>
            <w:rtl/>
          </w:rPr>
          <w:t xml:space="preserve">כולם</w:t>
        </w:r>
      </w:ins>
      <w:del w:id="91816" w:author="מנוע מכני" w:date="2026-10-11T12:04:40Z">
        <w:r>
          <w:rPr>
            <w:rtl/>
          </w:rPr>
          <w:delText xml:space="preserve">כולהו</w:delText>
        </w:r>
      </w:del>
      <w:r>
        <w:rPr>
          <w:rtl/>
        </w:rPr>
        <w:t xml:space="preserve"> חליפין דהדדי </w:t>
      </w:r>
      <w:ins w:id="93511" w:author="מנוע מכני" w:date="2026-10-11T12:04:40Z">
        <w:r>
          <w:rPr>
            <w:rtl/>
          </w:rPr>
          <w:t xml:space="preserve">הם</w:t>
        </w:r>
      </w:ins>
      <w:del w:id="93512" w:author="מנוע מכני" w:date="2026-10-11T12:04:40Z">
        <w:r>
          <w:rPr>
            <w:rtl/>
          </w:rPr>
          <w:delText xml:space="preserve">נינהו</w:delText>
        </w:r>
      </w:del>
      <w:r>
        <w:rPr>
          <w:rtl/>
        </w:rPr>
        <w:t xml:space="preserve">.</w:t>
      </w:r>
    </w:p>
    <w:p>
      <w:pPr>
        <w:pStyle w:val="38"/>
        <w:rPr>
          <w:ins w:id="101201" w:author="מנוע מכני" w:date="2026-10-11T12:04:40Z"/>
        </w:rPr>
      </w:pPr>
      <w:del w:id="101200" w:author="מנוע מכני" w:date="2026-10-11T12:04:40Z">
        <w:r w:rsidRPr="00265E5E">
          <w:delText xml:space="preserve">•</w:delText>
        </w:r>
      </w:del>
      <w:r>
        <w:t xml:space="preserve"> </w:t>
      </w:r>
      <w:r>
        <w:t>אר</w:t>
      </w:r>
      <w:r>
        <w:t>"</w:t>
      </w:r>
      <w:r>
        <w:t>ז</w:t>
      </w:r>
      <w:r>
        <w:t xml:space="preserve">:</w:t>
      </w:r>
    </w:p>
    <w:p w:rsidR="00DA63EC" w:rsidRDefault="00DA63EC" w:rsidP="00DA63EC">
      <w:pPr>
        <w:tabs>
          <w:tab w:val="center" w:pos="2835"/>
        </w:tabs>
        <w:rPr>
          <w:rtl/>
        </w:rPr>
      </w:pPr>
      <w:del w:id="101202" w:author="מנוע מכני" w:date="2026-10-11T12:04:40Z">
        <w:r>
          <w:rPr>
            <w:rtl/>
          </w:rPr>
          <w:delText xml:space="preserve"> </w:delText>
        </w:r>
      </w:del>
      <w:r>
        <w:rPr>
          <w:rtl/>
        </w:rPr>
        <w:t xml:space="preserve">וכן לענין חטאות, הפריש חטאתו ואבדה והפריש אחרת תחתיה ואבדה והפריש אחרת תחתיה, ונמצאו הראשונות והרי שלשתן עומדות, נתכפר בראשונה - שניה תמות, שלישית תרעה, נתכפר בשלישית - שניה תמות וראשונה תרעה, נתכפר באמצעית - שתיהן ימותו.</w:t>
      </w:r>
    </w:p>
    <w:p>
      <w:pPr>
        <w:pStyle w:val="38"/>
        <w:rPr>
          <w:ins w:id="101204" w:author="מנוע מכני" w:date="2026-10-11T12:04:40Z"/>
        </w:rPr>
      </w:pPr>
      <w:del w:id="101203" w:author="מנוע מכני" w:date="2026-10-11T12:04:40Z">
        <w:r w:rsidRPr="00265E5E">
          <w:delText xml:space="preserve">•</w:delText>
        </w:r>
      </w:del>
      <w:r>
        <w:t xml:space="preserve"> </w:t>
      </w:r>
      <w:r>
        <w:t xml:space="preserve">אביי:</w:t>
      </w:r>
    </w:p>
    <w:p w:rsidR="00DA63EC" w:rsidRDefault="00DA63EC" w:rsidP="00DA63EC">
      <w:pPr>
        <w:tabs>
          <w:tab w:val="center" w:pos="2835"/>
        </w:tabs>
        <w:rPr>
          <w:rtl/>
        </w:rPr>
      </w:pPr>
      <w:del w:id="101205" w:author="מנוע מכני" w:date="2026-10-11T12:04:40Z">
        <w:r>
          <w:rPr>
            <w:rtl/>
          </w:rPr>
          <w:delText xml:space="preserve"> </w:delText>
        </w:r>
      </w:del>
      <w:ins w:id="90517" w:author="מנוע מכני" w:date="2026-10-11T12:04:40Z">
        <w:r>
          <w:rPr>
            <w:rtl/>
          </w:rPr>
          <w:t xml:space="preserve">אפי'</w:t>
        </w:r>
      </w:ins>
      <w:del w:id="90518" w:author="מנוע מכני" w:date="2026-10-11T12:04:40Z">
        <w:r>
          <w:rPr>
            <w:rtl/>
          </w:rPr>
          <w:delText xml:space="preserve">אפילו</w:delText>
        </w:r>
      </w:del>
      <w:r>
        <w:rPr>
          <w:rtl/>
        </w:rPr>
        <w:t xml:space="preserve"> נתכפר באחת מהן - שתיהן ימותו, </w:t>
      </w:r>
      <w:ins w:id="91817" w:author="מנוע מכני" w:date="2026-10-11T12:04:40Z">
        <w:r>
          <w:rPr>
            <w:rtl/>
          </w:rPr>
          <w:t xml:space="preserve">כולם</w:t>
        </w:r>
      </w:ins>
      <w:del w:id="91818" w:author="מנוע מכני" w:date="2026-10-11T12:04:40Z">
        <w:r>
          <w:rPr>
            <w:rtl/>
          </w:rPr>
          <w:delText xml:space="preserve">כולהו</w:delText>
        </w:r>
      </w:del>
      <w:r>
        <w:rPr>
          <w:rtl/>
        </w:rPr>
        <w:t xml:space="preserve"> חליפין דהדדי </w:t>
      </w:r>
      <w:ins w:id="93513" w:author="מנוע מכני" w:date="2026-10-11T12:04:40Z">
        <w:r>
          <w:rPr>
            <w:rtl/>
          </w:rPr>
          <w:t xml:space="preserve">הם</w:t>
        </w:r>
      </w:ins>
      <w:del w:id="93514" w:author="מנוע מכני" w:date="2026-10-11T12:04:40Z">
        <w:r>
          <w:rPr>
            <w:rtl/>
          </w:rPr>
          <w:delText xml:space="preserve">נינהו</w:delText>
        </w:r>
      </w:del>
      <w:r>
        <w:rPr>
          <w:rtl/>
        </w:rPr>
        <w:t xml:space="preserve">.</w:t>
      </w:r>
    </w:p>
    <w:p w:rsidR="00DA63EC" w:rsidRDefault="00DA63EC" w:rsidP="00DA63EC">
      <w:pPr>
        <w:tabs>
          <w:tab w:val="center" w:pos="2835"/>
        </w:tabs>
        <w:rPr>
          <w:rtl/>
        </w:rPr>
      </w:pPr>
      <w:ins w:id="93515" w:author="מנוע מכני" w:date="2026-10-11T12:04:40Z">
        <w:r>
          <w:rPr>
            <w:rtl/>
          </w:rPr>
          <w:t xml:space="preserve">מה</w:t>
        </w:r>
      </w:ins>
      <w:del w:id="93516" w:author="מנוע מכני" w:date="2026-10-11T12:04:40Z">
        <w:r>
          <w:rPr>
            <w:rtl/>
          </w:rPr>
          <w:lastRenderedPageBreak/>
          <w:delText xml:space="preserve">מאי</w:delText>
        </w:r>
      </w:del>
      <w:r>
        <w:rPr>
          <w:rtl/>
        </w:rPr>
        <w:lastRenderedPageBreak/>
        <w:t xml:space="preserve"> וכן? </w:t>
      </w:r>
      <w:r>
        <w:rPr>
          <w:rFonts w:hint="cs"/>
          <w:rtl/>
        </w:rPr>
        <w:t>מ</w:t>
      </w:r>
      <w:r>
        <w:rPr>
          <w:rtl/>
        </w:rPr>
        <w:t>"</w:t>
      </w:r>
      <w:r>
        <w:rPr>
          <w:rFonts w:hint="cs"/>
          <w:rtl/>
        </w:rPr>
        <w:t xml:space="preserve">ד</w:t>
      </w:r>
      <w:r>
        <w:rPr>
          <w:rFonts w:hint="cs"/>
          <w:rtl/>
        </w:rPr>
        <w:t xml:space="preserve"> </w:t>
      </w:r>
      <w:ins w:id="91823" w:author="מנוע מכני" w:date="2026-10-11T12:04:40Z">
        <w:r>
          <w:rPr>
            <w:rtl/>
          </w:rPr>
          <w:t xml:space="preserve">שם</w:t>
        </w:r>
      </w:ins>
      <w:del w:id="91824" w:author="מנוע מכני" w:date="2026-10-11T12:04:40Z">
        <w:r>
          <w:rPr>
            <w:rtl/>
          </w:rPr>
          <w:delText xml:space="preserve">התם</w:delText>
        </w:r>
      </w:del>
      <w:r>
        <w:rPr>
          <w:rtl/>
        </w:rPr>
        <w:t xml:space="preserve"> הוא </w:t>
      </w:r>
      <w:ins w:id="91819" w:author="מנוע מכני" w:date="2026-10-11T12:04:40Z">
        <w:r>
          <w:rPr>
            <w:rtl/>
          </w:rPr>
          <w:t xml:space="preserve">דיש</w:t>
        </w:r>
      </w:ins>
      <w:del w:id="91820" w:author="מנוע מכני" w:date="2026-10-11T12:04:40Z">
        <w:r>
          <w:rPr>
            <w:rtl/>
          </w:rPr>
          <w:delText xml:space="preserve">דאיכא</w:delText>
        </w:r>
      </w:del>
      <w:r>
        <w:rPr>
          <w:rtl/>
        </w:rPr>
        <w:t xml:space="preserve"> </w:t>
      </w:r>
      <w:ins w:id="97575" w:author="מנוע מכני" w:date="2026-10-11T12:04:40Z">
        <w:r>
          <w:rPr>
            <w:rtl/>
          </w:rPr>
          <w:t xml:space="preserve">לומר</w:t>
        </w:r>
      </w:ins>
      <w:del w:id="97576" w:author="מנוע מכני" w:date="2026-10-11T12:04:40Z">
        <w:r>
          <w:rPr>
            <w:rtl/>
          </w:rPr>
          <w:delText xml:space="preserve">למימר</w:delText>
        </w:r>
      </w:del>
      <w:r>
        <w:rPr>
          <w:rtl/>
        </w:rPr>
        <w:t xml:space="preserve"> </w:t>
      </w:r>
      <w:r>
        <w:rPr>
          <w:rStyle w:val="2fb"/>
          <w:rtl/>
        </w:rPr>
        <w:t xml:space="preserve">מרבה</w:t>
      </w:r>
      <w:r>
        <w:rPr>
          <w:rtl/>
        </w:rPr>
        <w:t xml:space="preserve"> בתודות הוא, אבל </w:t>
      </w:r>
      <w:ins w:id="91825" w:author="מנוע מכני" w:date="2026-10-11T12:04:40Z">
        <w:r>
          <w:rPr>
            <w:rtl/>
          </w:rPr>
          <w:t xml:space="preserve">כאן</w:t>
        </w:r>
      </w:ins>
      <w:del w:id="91826" w:author="מנוע מכני" w:date="2026-10-11T12:04:40Z">
        <w:r>
          <w:rPr>
            <w:rtl/>
          </w:rPr>
          <w:delText xml:space="preserve">הכא</w:delText>
        </w:r>
      </w:del>
      <w:r>
        <w:rPr>
          <w:rtl/>
        </w:rPr>
        <w:t xml:space="preserve"> </w:t>
      </w:r>
      <w:ins w:id="91821" w:author="מנוע מכני" w:date="2026-10-11T12:04:40Z">
        <w:r>
          <w:rPr>
            <w:rtl/>
          </w:rPr>
          <w:t xml:space="preserve">דאין</w:t>
        </w:r>
      </w:ins>
      <w:del w:id="91822" w:author="מנוע מכני" w:date="2026-10-11T12:04:40Z">
        <w:r>
          <w:rPr>
            <w:rtl/>
          </w:rPr>
          <w:delText xml:space="preserve">דליכא</w:delText>
        </w:r>
      </w:del>
      <w:r>
        <w:rPr>
          <w:rtl/>
        </w:rPr>
        <w:t xml:space="preserve"> </w:t>
      </w:r>
      <w:ins w:id="97577" w:author="מנוע מכני" w:date="2026-10-11T12:04:40Z">
        <w:r>
          <w:rPr>
            <w:rtl/>
          </w:rPr>
          <w:t xml:space="preserve">לומר</w:t>
        </w:r>
      </w:ins>
      <w:del w:id="97578" w:author="מנוע מכני" w:date="2026-10-11T12:04:40Z">
        <w:r>
          <w:rPr>
            <w:rtl/>
          </w:rPr>
          <w:delText xml:space="preserve">למימר</w:delText>
        </w:r>
      </w:del>
      <w:r>
        <w:rPr>
          <w:rtl/>
        </w:rPr>
        <w:t xml:space="preserve"> </w:t>
      </w:r>
      <w:r>
        <w:rPr>
          <w:rStyle w:val="2fb"/>
          <w:rtl/>
        </w:rPr>
        <w:t xml:space="preserve">מרבה</w:t>
      </w:r>
      <w:r>
        <w:rPr>
          <w:rtl/>
        </w:rPr>
        <w:t xml:space="preserve"> בחטאות הוא אימא </w:t>
      </w:r>
      <w:r>
        <w:rPr>
          <w:rtl/>
        </w:rPr>
        <w:t xml:space="preserve">לא</w:t>
      </w:r>
      <w:r>
        <w:rPr>
          <w:rtl/>
        </w:rPr>
        <w:t xml:space="preserve">, </w:t>
      </w:r>
      <w:r>
        <w:rPr>
          <w:rtl/>
        </w:rPr>
        <w:t xml:space="preserve">קמ"ל</w:t>
      </w:r>
      <w:r>
        <w:rPr>
          <w:rtl/>
        </w:rPr>
        <w:t xml:space="preserve">.</w:t>
      </w:r>
    </w:p>
    <w:p>
      <w:pPr>
        <w:pStyle w:val="afffff8"/>
        <w:rPr>
          <w:ins w:id="90251" w:author="קלוד" w:date="2026-10-11T12:32:08Z"/>
        </w:rPr>
      </w:pPr>
      <w:ins w:id="90252" w:author="קלוד" w:date="2026-10-11T12:32:08Z">
        <w:r>
          <w:rPr>
            <w:color w:val="7B3F00"/>
          </w:rPr>
          <w:t xml:space="preserve">תודה שנתערבה בתמורתה - איך מקריבין</w:t>
        </w:r>
      </w:ins>
    </w:p>
    <w:p>
      <w:pPr>
        <w:pStyle w:val="38"/>
        <w:rPr>
          <w:ins w:id="101207" w:author="מנוע מכני" w:date="2026-10-11T12:04:40Z"/>
        </w:rPr>
      </w:pPr>
      <w:del w:id="101206" w:author="מנוע מכני" w:date="2026-10-11T12:04:40Z">
        <w:r w:rsidRPr="00265E5E">
          <w:delText xml:space="preserve">•</w:delText>
        </w:r>
      </w:del>
      <w:r>
        <w:t xml:space="preserve"> </w:t>
      </w:r>
      <w:r>
        <w:t>תני ר"</w:t>
      </w:r>
      <w:r>
        <w:t>ח</w:t>
      </w:r>
      <w:r>
        <w:t xml:space="preserve">:</w:t>
      </w:r>
    </w:p>
    <w:p w:rsidR="00DA63EC" w:rsidRDefault="00DA63EC" w:rsidP="00DA63EC">
      <w:pPr>
        <w:tabs>
          <w:tab w:val="center" w:pos="2835"/>
        </w:tabs>
        <w:rPr>
          <w:rtl/>
        </w:rPr>
      </w:pPr>
      <w:del w:id="101208" w:author="מנוע מכני" w:date="2026-10-11T12:04:40Z">
        <w:r>
          <w:rPr>
            <w:rtl/>
          </w:rPr>
          <w:delText xml:space="preserve"> </w:delText>
        </w:r>
      </w:del>
      <w:r>
        <w:rPr>
          <w:rtl/>
        </w:rPr>
        <w:t xml:space="preserve">תודה שנתערבה בתמורתה ומתה אחת מהן - חבירתה אין לה תקנה, </w:t>
      </w:r>
    </w:p>
    <w:p w:rsidR="00DA63EC" w:rsidRDefault="00DA63EC" w:rsidP="00DA63EC">
      <w:pPr>
        <w:tabs>
          <w:tab w:val="center" w:pos="2835"/>
        </w:tabs>
        <w:rPr>
          <w:rtl/>
        </w:rPr>
      </w:pPr>
      <w:ins w:id="97579" w:author="מנוע מכני" w:date="2026-10-11T12:04:40Z">
        <w:r>
          <w:rPr>
            <w:rtl/>
          </w:rPr>
          <w:t xml:space="preserve">איך</w:t>
        </w:r>
      </w:ins>
      <w:del w:id="97580" w:author="מנוע מכני" w:date="2026-10-11T12:04:40Z">
        <w:r>
          <w:rPr>
            <w:rtl/>
          </w:rPr>
          <w:delText xml:space="preserve">היכי</w:delText>
        </w:r>
      </w:del>
      <w:r>
        <w:rPr>
          <w:rtl/>
        </w:rPr>
        <w:t xml:space="preserve"> נעביד? נקריב לחם בהדה - </w:t>
      </w:r>
      <w:ins w:id="93517" w:author="מנוע מכני" w:date="2026-10-11T12:04:40Z">
        <w:r>
          <w:rPr>
            <w:rtl/>
          </w:rPr>
          <w:t xml:space="preserve">שמא</w:t>
        </w:r>
      </w:ins>
      <w:del w:id="93518" w:author="מנוע מכני" w:date="2026-10-11T12:04:40Z">
        <w:r>
          <w:rPr>
            <w:rtl/>
          </w:rPr>
          <w:delText xml:space="preserve">דלמא</w:delText>
        </w:r>
      </w:del>
      <w:r>
        <w:rPr>
          <w:rtl/>
        </w:rPr>
        <w:t xml:space="preserve"> תמורה היא, </w:t>
      </w:r>
      <w:r>
        <w:rPr>
          <w:rtl/>
        </w:rPr>
        <w:t xml:space="preserve">לא</w:t>
      </w:r>
      <w:r>
        <w:rPr>
          <w:rtl/>
        </w:rPr>
        <w:t xml:space="preserve"> נקריב לחם בהדה - </w:t>
      </w:r>
      <w:ins w:id="93519" w:author="מנוע מכני" w:date="2026-10-11T12:04:40Z">
        <w:r>
          <w:rPr>
            <w:rtl/>
          </w:rPr>
          <w:t xml:space="preserve">שמא</w:t>
        </w:r>
      </w:ins>
      <w:del w:id="93520" w:author="מנוע מכני" w:date="2026-10-11T12:04:40Z">
        <w:r>
          <w:rPr>
            <w:rtl/>
          </w:rPr>
          <w:delText xml:space="preserve">דלמא</w:delText>
        </w:r>
      </w:del>
      <w:r>
        <w:rPr>
          <w:rtl/>
        </w:rPr>
        <w:t xml:space="preserve"> תודה היא.</w:t>
      </w:r>
    </w:p>
    <w:p w:rsidR="00DA63EC" w:rsidRDefault="00DA63EC" w:rsidP="00DA63EC">
      <w:pPr>
        <w:tabs>
          <w:tab w:val="center" w:pos="2835"/>
        </w:tabs>
        <w:rPr>
          <w:rtl/>
        </w:rPr>
      </w:pPr>
      <w:ins w:id="97587" w:author="מנוע מכני" w:date="2026-10-11T12:04:40Z">
        <w:r>
          <w:rPr>
            <w:rtl/>
          </w:rPr>
          <w:t xml:space="preserve">איך</w:t>
        </w:r>
      </w:ins>
      <w:del w:id="97588" w:author="מנוע מכני" w:date="2026-10-11T12:04:40Z">
        <w:r>
          <w:rPr>
            <w:rtl/>
          </w:rPr>
          <w:delText xml:space="preserve">היכי</w:delText>
        </w:r>
      </w:del>
      <w:r>
        <w:rPr>
          <w:rtl/>
        </w:rPr>
        <w:t xml:space="preserve"> דמי? </w:t>
      </w:r>
      <w:ins w:id="96319" w:author="מנוע מכני" w:date="2026-10-11T12:04:40Z">
        <w:r>
          <w:rPr>
            <w:rtl/>
          </w:rPr>
          <w:t xml:space="preserve">אם </w:t>
        </w:r>
      </w:ins>
      <w:del w:id="96320" w:author="מנוע מכני" w:date="2026-10-11T12:04:40Z">
        <w:r>
          <w:rPr>
            <w:rtl/>
          </w:rPr>
          <w:delText xml:space="preserve">אי </w:delText>
        </w:r>
      </w:del>
      <w:r>
        <w:rPr>
          <w:rtl/>
        </w:rPr>
        <w:t xml:space="preserve">דאמר עלי, </w:t>
      </w:r>
      <w:r>
        <w:rPr>
          <w:rtl/>
        </w:rPr>
        <w:t xml:space="preserve">לא</w:t>
      </w:r>
      <w:r>
        <w:rPr>
          <w:rtl/>
        </w:rPr>
        <w:t xml:space="preserve"> סגיא דלא </w:t>
      </w:r>
      <w:ins w:id="97585" w:author="מנוע מכני" w:date="2026-10-11T12:04:40Z">
        <w:r>
          <w:rPr>
            <w:rtl/>
          </w:rPr>
          <w:t xml:space="preserve">מביא</w:t>
        </w:r>
      </w:ins>
      <w:del w:id="97586" w:author="מנוע מכני" w:date="2026-10-11T12:04:40Z">
        <w:r>
          <w:rPr>
            <w:rtl/>
          </w:rPr>
          <w:delText xml:space="preserve">מייתי</w:delText>
        </w:r>
      </w:del>
      <w:r>
        <w:rPr>
          <w:rtl/>
        </w:rPr>
        <w:t xml:space="preserve"> </w:t>
      </w:r>
      <w:ins w:id="93521" w:author="מנוע מכני" w:date="2026-10-11T12:04:40Z">
        <w:r>
          <w:rPr>
            <w:rtl/>
          </w:rPr>
          <w:t xml:space="preserve">לו</w:t>
        </w:r>
      </w:ins>
      <w:del w:id="93522" w:author="מנוע מכני" w:date="2026-10-11T12:04:40Z">
        <w:r>
          <w:rPr>
            <w:rtl/>
          </w:rPr>
          <w:delText xml:space="preserve">ליה</w:delText>
        </w:r>
      </w:del>
      <w:r>
        <w:rPr>
          <w:rtl/>
        </w:rPr>
        <w:t xml:space="preserve"> בהמה אחרינא ולחם ולימא: </w:t>
      </w:r>
      <w:ins w:id="96321" w:author="מנוע מכני" w:date="2026-10-11T12:04:40Z">
        <w:r>
          <w:rPr>
            <w:rtl/>
          </w:rPr>
          <w:t xml:space="preserve">אם </w:t>
        </w:r>
      </w:ins>
      <w:del w:id="96322" w:author="מנוע מכני" w:date="2026-10-11T12:04:40Z">
        <w:r>
          <w:rPr>
            <w:rtl/>
          </w:rPr>
          <w:delText xml:space="preserve">אי </w:delText>
        </w:r>
      </w:del>
      <w:r>
        <w:rPr>
          <w:rtl/>
        </w:rPr>
        <w:t xml:space="preserve">הך </w:t>
      </w:r>
      <w:ins w:id="97581" w:author="מנוע מכני" w:date="2026-10-11T12:04:40Z">
        <w:r>
          <w:rPr>
            <w:rtl/>
          </w:rPr>
          <w:t xml:space="preserve">דעומדת</w:t>
        </w:r>
      </w:ins>
      <w:del w:id="97582" w:author="מנוע מכני" w:date="2026-10-11T12:04:40Z">
        <w:r>
          <w:rPr>
            <w:rtl/>
          </w:rPr>
          <w:delText xml:space="preserve">דקיימא</w:delText>
        </w:r>
      </w:del>
      <w:r>
        <w:rPr>
          <w:rtl/>
        </w:rPr>
        <w:t xml:space="preserve"> </w:t>
      </w:r>
      <w:r w:rsidRPr="00FE1B89">
        <w:rPr>
          <w:spacing w:val="-6"/>
          <w:rtl/>
        </w:rPr>
        <w:t xml:space="preserve">תמורה היא - הא תודה והא לחמה, </w:t>
      </w:r>
      <w:ins w:id="96323" w:author="מנוע מכני" w:date="2026-10-11T12:04:40Z">
        <w:r>
          <w:rPr>
            <w:spacing w:val="-6"/>
            <w:rtl/>
          </w:rPr>
          <w:t xml:space="preserve">אם </w:t>
        </w:r>
      </w:ins>
      <w:del w:id="96324" w:author="מנוע מכני" w:date="2026-10-11T12:04:40Z">
        <w:r w:rsidRPr="00FE1B89">
          <w:rPr>
            <w:spacing w:val="-6"/>
            <w:rtl/>
          </w:rPr>
          <w:delText xml:space="preserve">אי </w:delText>
        </w:r>
      </w:del>
      <w:r w:rsidRPr="00FE1B89">
        <w:rPr>
          <w:spacing w:val="-6"/>
          <w:rtl/>
        </w:rPr>
        <w:t xml:space="preserve">הך </w:t>
      </w:r>
      <w:ins w:id="97583" w:author="מנוע מכני" w:date="2026-10-11T12:04:40Z">
        <w:r>
          <w:rPr>
            <w:spacing w:val="-6"/>
            <w:rtl/>
          </w:rPr>
          <w:t xml:space="preserve">דעומדת</w:t>
        </w:r>
      </w:ins>
      <w:del w:id="97584" w:author="מנוע מכני" w:date="2026-10-11T12:04:40Z">
        <w:r w:rsidRPr="00FE1B89">
          <w:rPr>
            <w:spacing w:val="-6"/>
            <w:rtl/>
          </w:rPr>
          <w:delText xml:space="preserve">דקיימא</w:delText>
        </w:r>
      </w:del>
      <w:r w:rsidRPr="00FE1B89">
        <w:rPr>
          <w:spacing w:val="-6"/>
          <w:rtl/>
        </w:rPr>
        <w:t xml:space="preserve"> תודה היא - הא לחמה והא תיהוי אחריות!</w:t>
      </w:r>
    </w:p>
    <w:p w:rsidR="00DA63EC" w:rsidRDefault="00DA63EC" w:rsidP="00DA63EC">
      <w:pPr>
        <w:pStyle w:val="affffb"/>
        <w:rPr>
          <w:rtl/>
        </w:rPr>
      </w:pPr>
      <w:r>
        <w:rPr>
          <w:rtl/>
        </w:rPr>
        <w:t xml:space="preserve">- </w:t>
      </w:r>
      <w:r>
        <w:rPr>
          <w:rtl/>
        </w:rPr>
        <w:t xml:space="preserve">לא</w:t>
      </w:r>
      <w:r>
        <w:rPr>
          <w:rtl/>
        </w:rPr>
        <w:t xml:space="preserve"> צריכא, דאמר הרי זו.</w:t>
      </w:r>
    </w:p>
    <w:p w:rsidR="00DA63EC" w:rsidRDefault="00DA63EC" w:rsidP="00DA63EC">
      <w:pPr>
        <w:tabs>
          <w:tab w:val="center" w:pos="2835"/>
        </w:tabs>
        <w:rPr>
          <w:rtl/>
        </w:rPr>
      </w:pPr>
    </w:p>
    <w:p w:rsidR="00DA63EC" w:rsidRDefault="00DA63EC" w:rsidP="00DA63EC">
      <w:pPr>
        <w:tabs>
          <w:tab w:val="center" w:pos="2835"/>
        </w:tabs>
        <w:rPr>
          <w:rtl/>
        </w:rPr>
      </w:pPr>
      <w:r>
        <w:rPr>
          <w:rtl/>
        </w:rPr>
        <w:t>(סימן: למודי"ם מיד"ת על"ה שי"ש שכ"ן דדמ"ה דא"י חל"ש מו</w:t>
      </w:r>
      <w:r w:rsidRPr="004A7C9A">
        <w:rPr>
          <w:b/>
          <w:bCs/>
          <w:rtl/>
        </w:rPr>
        <w:t>ת"ר</w:t>
      </w:r>
      <w:r>
        <w:rPr>
          <w:rtl/>
        </w:rPr>
        <w:t xml:space="preserve"> </w:t>
      </w:r>
      <w:r>
        <w:rPr>
          <w:rStyle w:val="2fb"/>
          <w:rtl/>
        </w:rPr>
        <w:t xml:space="preserve">תמור"ה</w:t>
      </w:r>
      <w:r>
        <w:rPr>
          <w:rtl/>
        </w:rPr>
        <w:t xml:space="preserve"> בחו"ץ חזקי"ה </w:t>
      </w:r>
      <w:r>
        <w:rPr>
          <w:rStyle w:val="2fb"/>
          <w:rtl/>
        </w:rPr>
        <w:t xml:space="preserve">הפרי"ש</w:t>
      </w:r>
      <w:r>
        <w:rPr>
          <w:rtl/>
        </w:rPr>
        <w:t xml:space="preserve"> חטא"ת לאח"ר יו</w:t>
      </w:r>
      <w:r w:rsidRPr="00767C59">
        <w:rPr>
          <w:b/>
          <w:bCs/>
          <w:rtl/>
        </w:rPr>
        <w:t>ת"ר</w:t>
      </w:r>
      <w:r>
        <w:rPr>
          <w:rtl/>
        </w:rPr>
        <w:t xml:space="preserve">) </w:t>
      </w:r>
    </w:p>
    <w:p w:rsidR="00DA63EC" w:rsidRDefault="00DA63EC" w:rsidP="00DA63EC">
      <w:pPr>
        <w:tabs>
          <w:tab w:val="center" w:pos="2835"/>
        </w:tabs>
        <w:rPr>
          <w:rtl/>
        </w:rPr>
      </w:pPr>
      <w:r>
        <w:rPr>
          <w:rtl/>
        </w:rPr>
        <w:t xml:space="preserve">אמרו למדין לפני </w:t>
      </w:r>
      <w:r>
        <w:rPr>
          <w:rStyle w:val="2fb"/>
          <w:rtl/>
        </w:rPr>
        <w:t xml:space="preserve">רבי</w:t>
      </w:r>
      <w:r>
        <w:rPr>
          <w:rtl/>
        </w:rPr>
        <w:t xml:space="preserve">, וליתי לחם ולימא: </w:t>
      </w:r>
      <w:ins w:id="96325" w:author="מנוע מכני" w:date="2026-10-11T12:04:40Z">
        <w:r>
          <w:rPr>
            <w:rtl/>
          </w:rPr>
          <w:t xml:space="preserve">אם </w:t>
        </w:r>
      </w:ins>
      <w:del w:id="96326" w:author="מנוע מכני" w:date="2026-10-11T12:04:40Z">
        <w:r>
          <w:rPr>
            <w:rtl/>
          </w:rPr>
          <w:delText xml:space="preserve">אי </w:delText>
        </w:r>
      </w:del>
      <w:r>
        <w:rPr>
          <w:rtl/>
        </w:rPr>
        <w:t xml:space="preserve">הך </w:t>
      </w:r>
      <w:ins w:id="97589" w:author="מנוע מכני" w:date="2026-10-11T12:04:40Z">
        <w:r>
          <w:rPr>
            <w:rtl/>
          </w:rPr>
          <w:t xml:space="preserve">דעומדת</w:t>
        </w:r>
      </w:ins>
      <w:del w:id="97590" w:author="מנוע מכני" w:date="2026-10-11T12:04:40Z">
        <w:r>
          <w:rPr>
            <w:rtl/>
          </w:rPr>
          <w:delText xml:space="preserve">דקיימא</w:delText>
        </w:r>
      </w:del>
      <w:r>
        <w:rPr>
          <w:rtl/>
        </w:rPr>
        <w:t xml:space="preserve"> תודה היא - הא לחמה, </w:t>
      </w:r>
      <w:ins w:id="96327" w:author="מנוע מכני" w:date="2026-10-11T12:04:40Z">
        <w:r>
          <w:rPr>
            <w:rtl/>
          </w:rPr>
          <w:t xml:space="preserve">אם </w:t>
        </w:r>
      </w:ins>
      <w:del w:id="96328" w:author="מנוע מכני" w:date="2026-10-11T12:04:40Z">
        <w:r>
          <w:rPr>
            <w:rtl/>
          </w:rPr>
          <w:delText xml:space="preserve">אי </w:delText>
        </w:r>
      </w:del>
      <w:r>
        <w:rPr>
          <w:rtl/>
        </w:rPr>
        <w:t xml:space="preserve">לא</w:t>
      </w:r>
      <w:r>
        <w:rPr>
          <w:rtl/>
        </w:rPr>
        <w:t xml:space="preserve"> - ליפוק לחולין!</w:t>
      </w:r>
    </w:p>
    <w:p>
      <w:pPr>
        <w:pStyle w:val="38"/>
        <w:rPr>
          <w:ins w:id="101209" w:author="מנוע מכני" w:date="2026-10-11T12:04:40Z"/>
        </w:rPr>
      </w:pPr>
      <w:r>
        <w:t xml:space="preserve">אמר</w:t>
      </w:r>
      <w:r>
        <w:t xml:space="preserve"> </w:t>
      </w:r>
      <w:ins w:id="95735" w:author="מנוע מכני" w:date="2026-10-11T12:04:40Z">
        <w:r>
          <w:t xml:space="preserve">להם</w:t>
        </w:r>
      </w:ins>
      <w:del w:id="95736" w:author="מנוע מכני" w:date="2026-10-11T12:04:40Z">
        <w:r>
          <w:delText xml:space="preserve">להו</w:delText>
        </w:r>
      </w:del>
      <w:r>
        <w:t xml:space="preserve">:</w:t>
      </w:r>
    </w:p>
    <w:p w:rsidR="00DA63EC" w:rsidRDefault="00DA63EC" w:rsidP="00DA63EC">
      <w:pPr>
        <w:tabs>
          <w:tab w:val="center" w:pos="2835"/>
        </w:tabs>
        <w:rPr>
          <w:rtl/>
        </w:rPr>
      </w:pPr>
      <w:del w:id="101210" w:author="מנוע מכני" w:date="2026-10-11T12:04:40Z">
        <w:r>
          <w:rPr>
            <w:rtl/>
          </w:rPr>
          <w:delText xml:space="preserve"> </w:delText>
        </w:r>
      </w:del>
      <w:r>
        <w:rPr>
          <w:rtl/>
        </w:rPr>
        <w:t xml:space="preserve">וכי מכניסין חולין לעזרה? וליתי בהמה ולחם, ולימא: </w:t>
      </w:r>
      <w:ins w:id="96329" w:author="מנוע מכני" w:date="2026-10-11T12:04:40Z">
        <w:r>
          <w:rPr>
            <w:rtl/>
          </w:rPr>
          <w:t xml:space="preserve">אם </w:t>
        </w:r>
      </w:ins>
      <w:del w:id="96330" w:author="מנוע מכני" w:date="2026-10-11T12:04:40Z">
        <w:r>
          <w:rPr>
            <w:rtl/>
          </w:rPr>
          <w:delText xml:space="preserve">אי </w:delText>
        </w:r>
      </w:del>
      <w:r>
        <w:rPr>
          <w:rtl/>
        </w:rPr>
        <w:t xml:space="preserve">הך </w:t>
      </w:r>
      <w:ins w:id="97591" w:author="מנוע מכני" w:date="2026-10-11T12:04:40Z">
        <w:r>
          <w:rPr>
            <w:rtl/>
          </w:rPr>
          <w:t xml:space="preserve">דעומדת</w:t>
        </w:r>
      </w:ins>
      <w:del w:id="97592" w:author="מנוע מכני" w:date="2026-10-11T12:04:40Z">
        <w:r>
          <w:rPr>
            <w:rtl/>
          </w:rPr>
          <w:delText xml:space="preserve">דקיימא</w:delText>
        </w:r>
      </w:del>
      <w:r>
        <w:rPr>
          <w:rtl/>
        </w:rPr>
        <w:t xml:space="preserve"> תמורה היא - הא תודה והא לחמה, </w:t>
      </w:r>
      <w:ins w:id="96331" w:author="מנוע מכני" w:date="2026-10-11T12:04:40Z">
        <w:r>
          <w:rPr>
            <w:rtl/>
          </w:rPr>
          <w:t xml:space="preserve">אם </w:t>
        </w:r>
      </w:ins>
      <w:del w:id="96332" w:author="מנוע מכני" w:date="2026-10-11T12:04:40Z">
        <w:r>
          <w:rPr>
            <w:rtl/>
          </w:rPr>
          <w:delText xml:space="preserve">אי </w:delText>
        </w:r>
      </w:del>
      <w:r>
        <w:rPr>
          <w:rtl/>
        </w:rPr>
        <w:t xml:space="preserve">הך </w:t>
      </w:r>
      <w:ins w:id="97593" w:author="מנוע מכני" w:date="2026-10-11T12:04:40Z">
        <w:r>
          <w:rPr>
            <w:rtl/>
          </w:rPr>
          <w:t xml:space="preserve">דעומדת</w:t>
        </w:r>
      </w:ins>
      <w:del w:id="97594" w:author="מנוע מכני" w:date="2026-10-11T12:04:40Z">
        <w:r>
          <w:rPr>
            <w:rtl/>
          </w:rPr>
          <w:delText xml:space="preserve">דקיימא</w:delText>
        </w:r>
      </w:del>
      <w:r>
        <w:rPr>
          <w:rtl/>
        </w:rPr>
        <w:t xml:space="preserve"> תודה היא - הא לחמה והא תיהוי שלמים!</w:t>
      </w:r>
    </w:p>
    <w:p>
      <w:pPr>
        <w:pStyle w:val="38"/>
        <w:rPr>
          <w:ins w:id="101211" w:author="מנוע מכני" w:date="2026-10-11T12:04:40Z"/>
        </w:rPr>
      </w:pPr>
      <w:r>
        <w:t xml:space="preserve">אמר</w:t>
      </w:r>
      <w:r>
        <w:t xml:space="preserve"> </w:t>
      </w:r>
      <w:ins w:id="95737" w:author="מנוע מכני" w:date="2026-10-11T12:04:40Z">
        <w:r>
          <w:t xml:space="preserve">להם</w:t>
        </w:r>
      </w:ins>
      <w:del w:id="95738" w:author="מנוע מכני" w:date="2026-10-11T12:04:40Z">
        <w:r>
          <w:delText xml:space="preserve">להו</w:delText>
        </w:r>
      </w:del>
      <w:r>
        <w:t xml:space="preserve">:</w:t>
      </w:r>
    </w:p>
    <w:p w:rsidR="00DA63EC" w:rsidRDefault="00DA63EC" w:rsidP="00DA63EC">
      <w:pPr>
        <w:tabs>
          <w:tab w:val="center" w:pos="2835"/>
        </w:tabs>
        <w:rPr>
          <w:rtl/>
        </w:rPr>
      </w:pPr>
      <w:del w:id="101212" w:author="מנוע מכני" w:date="2026-10-11T12:04:40Z">
        <w:r>
          <w:rPr>
            <w:rtl/>
          </w:rPr>
          <w:delText xml:space="preserve"> </w:delText>
        </w:r>
      </w:del>
      <w:r>
        <w:rPr>
          <w:rtl/>
        </w:rPr>
        <w:t xml:space="preserve">משום </w:t>
      </w:r>
      <w:r>
        <w:rPr>
          <w:rFonts w:hint="cs"/>
          <w:rtl/>
        </w:rPr>
        <w:t>ד</w:t>
      </w:r>
      <w:r>
        <w:rPr>
          <w:rtl/>
        </w:rPr>
        <w:t>ממעט באכילה דשלמים.</w:t>
      </w:r>
    </w:p>
    <w:p>
      <w:pPr>
        <w:pStyle w:val="38"/>
        <w:rPr>
          <w:ins w:id="101214" w:author="מנוע מכני" w:date="2026-10-11T12:04:40Z"/>
        </w:rPr>
      </w:pPr>
      <w:del w:id="101213" w:author="מנוע מכני" w:date="2026-10-11T12:04:40Z">
        <w:r w:rsidRPr="00265E5E">
          <w:delText xml:space="preserve">•</w:delText>
        </w:r>
      </w:del>
      <w:r>
        <w:t xml:space="preserve"> </w:t>
      </w:r>
      <w:del w:id="102567" w:author="מנוע מכני" w:date="2026-10-11T12:04:40Z">
        <w:r>
          <w:delText xml:space="preserve">אמר </w:delText>
        </w:r>
      </w:del>
      <w:r>
        <w:t xml:space="preserve">לוי לרבי:</w:t>
      </w:r>
    </w:p>
    <w:p w:rsidR="00DA63EC" w:rsidRDefault="00DA63EC" w:rsidP="00DA63EC">
      <w:pPr>
        <w:tabs>
          <w:tab w:val="center" w:pos="2835"/>
        </w:tabs>
        <w:rPr>
          <w:rtl/>
        </w:rPr>
      </w:pPr>
      <w:del w:id="101215" w:author="מנוע מכני" w:date="2026-10-11T12:04:40Z">
        <w:r>
          <w:rPr>
            <w:rtl/>
          </w:rPr>
          <w:delText xml:space="preserve"> </w:delText>
        </w:r>
      </w:del>
      <w:r>
        <w:rPr>
          <w:rtl/>
        </w:rPr>
        <w:t xml:space="preserve">וליתי בהמה ולחם, ולימא: </w:t>
      </w:r>
      <w:ins w:id="96333" w:author="מנוע מכני" w:date="2026-10-11T12:04:40Z">
        <w:r>
          <w:rPr>
            <w:rtl/>
          </w:rPr>
          <w:t xml:space="preserve">אם </w:t>
        </w:r>
      </w:ins>
      <w:del w:id="96334" w:author="מנוע מכני" w:date="2026-10-11T12:04:40Z">
        <w:r>
          <w:rPr>
            <w:rtl/>
          </w:rPr>
          <w:delText xml:space="preserve">אי </w:delText>
        </w:r>
      </w:del>
      <w:r>
        <w:rPr>
          <w:rtl/>
        </w:rPr>
        <w:t xml:space="preserve">הך </w:t>
      </w:r>
      <w:ins w:id="97595" w:author="מנוע מכני" w:date="2026-10-11T12:04:40Z">
        <w:r>
          <w:rPr>
            <w:rtl/>
          </w:rPr>
          <w:t xml:space="preserve">דעומדת</w:t>
        </w:r>
      </w:ins>
      <w:del w:id="97596" w:author="מנוע מכני" w:date="2026-10-11T12:04:40Z">
        <w:r>
          <w:rPr>
            <w:rtl/>
          </w:rPr>
          <w:delText xml:space="preserve">דקיימא</w:delText>
        </w:r>
      </w:del>
      <w:r>
        <w:rPr>
          <w:rtl/>
        </w:rPr>
        <w:t xml:space="preserve"> תמורה היא - הא תודה והא לחמה, </w:t>
      </w:r>
      <w:ins w:id="96335" w:author="מנוע מכני" w:date="2026-10-11T12:04:40Z">
        <w:r>
          <w:rPr>
            <w:rtl/>
          </w:rPr>
          <w:t xml:space="preserve">ואם </w:t>
        </w:r>
      </w:ins>
      <w:del w:id="96336" w:author="מנוע מכני" w:date="2026-10-11T12:04:40Z">
        <w:r>
          <w:rPr>
            <w:rtl/>
          </w:rPr>
          <w:delText xml:space="preserve">ואי </w:delText>
        </w:r>
      </w:del>
      <w:ins w:id="93523" w:author="מנוע מכני" w:date="2026-10-11T12:04:40Z">
        <w:r>
          <w:rPr>
            <w:rtl/>
          </w:rPr>
          <w:t xml:space="preserve">זה</w:t>
        </w:r>
      </w:ins>
      <w:del w:id="93524" w:author="מנוע מכני" w:date="2026-10-11T12:04:40Z">
        <w:r>
          <w:rPr>
            <w:rtl/>
          </w:rPr>
          <w:delText xml:space="preserve">האי</w:delText>
        </w:r>
      </w:del>
      <w:r>
        <w:rPr>
          <w:rtl/>
        </w:rPr>
        <w:t xml:space="preserve"> </w:t>
      </w:r>
      <w:ins w:id="97597" w:author="מנוע מכני" w:date="2026-10-11T12:04:40Z">
        <w:r>
          <w:rPr>
            <w:rtl/>
          </w:rPr>
          <w:t xml:space="preserve">דעומדת</w:t>
        </w:r>
      </w:ins>
      <w:del w:id="97598" w:author="מנוע מכני" w:date="2026-10-11T12:04:40Z">
        <w:r>
          <w:rPr>
            <w:rtl/>
          </w:rPr>
          <w:delText xml:space="preserve">דקיימא</w:delText>
        </w:r>
      </w:del>
      <w:r>
        <w:rPr>
          <w:rtl/>
        </w:rPr>
        <w:t xml:space="preserve"> תודה היא - הא לחמה והא תיהוי מותר דתודה!</w:t>
      </w:r>
    </w:p>
    <w:p w:rsidR="00DA63EC" w:rsidRDefault="00DA63EC" w:rsidP="00DA63EC">
      <w:pPr>
        <w:pStyle w:val="afff3"/>
        <w:framePr w:wrap="around"/>
        <w:rPr>
          <w:rtl/>
        </w:rPr>
      </w:pPr>
      <w:r>
        <w:rPr>
          <w:rFonts w:hint="cs"/>
          <w:rtl/>
        </w:rPr>
        <w:t xml:space="preserve">פא. </w:t>
      </w:r>
    </w:p>
    <w:p>
      <w:pPr>
        <w:pStyle w:val="38"/>
        <w:rPr>
          <w:ins w:id="101216" w:author="מנוע מכני" w:date="2026-10-11T12:04:40Z"/>
        </w:rPr>
      </w:pPr>
      <w:r>
        <w:t xml:space="preserve">א"ל</w:t>
      </w:r>
      <w:r>
        <w:t xml:space="preserve">:</w:t>
      </w:r>
    </w:p>
    <w:p w:rsidR="00DA63EC" w:rsidRDefault="00DA63EC" w:rsidP="00DA63EC">
      <w:pPr>
        <w:tabs>
          <w:tab w:val="center" w:pos="2835"/>
        </w:tabs>
        <w:rPr>
          <w:rtl/>
        </w:rPr>
      </w:pPr>
      <w:del w:id="101217" w:author="מנוע מכני" w:date="2026-10-11T12:04:40Z">
        <w:r>
          <w:rPr>
            <w:rtl/>
          </w:rPr>
          <w:delText xml:space="preserve"> </w:delText>
        </w:r>
      </w:del>
      <w:r>
        <w:rPr>
          <w:rtl/>
        </w:rPr>
        <w:t xml:space="preserve">כמדומה אני שאין לו מוח בקדקדו, וכי מפרישין תחלה למותרות? </w:t>
      </w:r>
    </w:p>
    <w:p>
      <w:pPr>
        <w:pStyle w:val="38"/>
        <w:rPr>
          <w:ins w:id="101218" w:author="מנוע מכני" w:date="2026-10-11T12:04:40Z"/>
        </w:rPr>
      </w:pPr>
      <w:r>
        <w:t>ישב ריבשב</w:t>
      </w:r>
      <w:r>
        <w:t>"</w:t>
      </w:r>
      <w:r>
        <w:t>מ לפני ר</w:t>
      </w:r>
      <w:r>
        <w:t>"</w:t>
      </w:r>
      <w:r>
        <w:t>נ ואמר</w:t>
      </w:r>
      <w:r>
        <w:t xml:space="preserve">:</w:t>
      </w:r>
    </w:p>
    <w:p w:rsidR="00DA63EC" w:rsidRDefault="00DA63EC" w:rsidP="00DA63EC">
      <w:pPr>
        <w:tabs>
          <w:tab w:val="center" w:pos="2835"/>
        </w:tabs>
        <w:rPr>
          <w:rtl/>
        </w:rPr>
      </w:pPr>
      <w:del w:id="101219" w:author="מנוע מכני" w:date="2026-10-11T12:04:40Z">
        <w:r>
          <w:rPr>
            <w:rtl/>
          </w:rPr>
          <w:delText xml:space="preserve"> </w:delText>
        </w:r>
      </w:del>
      <w:r>
        <w:rPr>
          <w:rtl/>
        </w:rPr>
        <w:t xml:space="preserve">ולייתי בהמה ולחם, ולימא: </w:t>
      </w:r>
      <w:ins w:id="96337" w:author="מנוע מכני" w:date="2026-10-11T12:04:40Z">
        <w:r>
          <w:rPr>
            <w:rtl/>
          </w:rPr>
          <w:t xml:space="preserve">אם </w:t>
        </w:r>
      </w:ins>
      <w:del w:id="96338" w:author="מנוע מכני" w:date="2026-10-11T12:04:40Z">
        <w:r>
          <w:rPr>
            <w:rtl/>
          </w:rPr>
          <w:delText xml:space="preserve">אי </w:delText>
        </w:r>
      </w:del>
      <w:r>
        <w:rPr>
          <w:rtl/>
        </w:rPr>
        <w:t xml:space="preserve">הך </w:t>
      </w:r>
      <w:ins w:id="97599" w:author="מנוע מכני" w:date="2026-10-11T12:04:40Z">
        <w:r>
          <w:rPr>
            <w:rtl/>
          </w:rPr>
          <w:t xml:space="preserve">דעומדת</w:t>
        </w:r>
      </w:ins>
      <w:del w:id="97600" w:author="מנוע מכני" w:date="2026-10-11T12:04:40Z">
        <w:r>
          <w:rPr>
            <w:rtl/>
          </w:rPr>
          <w:delText xml:space="preserve">דקיימא</w:delText>
        </w:r>
      </w:del>
      <w:r>
        <w:rPr>
          <w:rtl/>
        </w:rPr>
        <w:t xml:space="preserve"> תמורה היא - הא תודה והא לחמה, </w:t>
      </w:r>
      <w:ins w:id="96339" w:author="מנוע מכני" w:date="2026-10-11T12:04:40Z">
        <w:r>
          <w:rPr>
            <w:rtl/>
          </w:rPr>
          <w:t xml:space="preserve">ואם </w:t>
        </w:r>
      </w:ins>
      <w:del w:id="96340" w:author="מנוע מכני" w:date="2026-10-11T12:04:40Z">
        <w:r>
          <w:rPr>
            <w:rtl/>
          </w:rPr>
          <w:delText xml:space="preserve">ואי </w:delText>
        </w:r>
      </w:del>
      <w:r>
        <w:rPr>
          <w:rtl/>
        </w:rPr>
        <w:t xml:space="preserve">הך </w:t>
      </w:r>
      <w:ins w:id="97601" w:author="מנוע מכני" w:date="2026-10-11T12:04:40Z">
        <w:r>
          <w:rPr>
            <w:rtl/>
          </w:rPr>
          <w:t xml:space="preserve">דעומדת</w:t>
        </w:r>
      </w:ins>
      <w:del w:id="97602" w:author="מנוע מכני" w:date="2026-10-11T12:04:40Z">
        <w:r>
          <w:rPr>
            <w:rtl/>
          </w:rPr>
          <w:delText xml:space="preserve">דקיימא</w:delText>
        </w:r>
      </w:del>
      <w:r>
        <w:rPr>
          <w:rtl/>
        </w:rPr>
        <w:t xml:space="preserve"> תודה היא - הא לחמה והא תהוי תמורה!</w:t>
      </w:r>
    </w:p>
    <w:p>
      <w:pPr>
        <w:pStyle w:val="38"/>
        <w:rPr>
          <w:ins w:id="101220" w:author="מנוע מכני" w:date="2026-10-11T12:04:40Z"/>
        </w:rPr>
      </w:pPr>
      <w:r>
        <w:t xml:space="preserve">א"ל</w:t>
      </w:r>
      <w:r>
        <w:t xml:space="preserve">:</w:t>
      </w:r>
    </w:p>
    <w:p w:rsidR="00DA63EC" w:rsidRDefault="00DA63EC" w:rsidP="00DA63EC">
      <w:pPr>
        <w:tabs>
          <w:tab w:val="center" w:pos="2835"/>
        </w:tabs>
        <w:rPr>
          <w:rtl/>
        </w:rPr>
      </w:pPr>
      <w:del w:id="101221" w:author="מנוע מכני" w:date="2026-10-11T12:04:40Z">
        <w:r>
          <w:rPr>
            <w:rtl/>
          </w:rPr>
          <w:delText xml:space="preserve"> </w:delText>
        </w:r>
      </w:del>
      <w:r>
        <w:rPr>
          <w:rtl/>
        </w:rPr>
        <w:t xml:space="preserve">עני מרי, ארבעין בכתפיה וכשר? </w:t>
      </w:r>
      <w:r>
        <w:rPr>
          <w:rStyle w:val="2fb"/>
          <w:rtl/>
        </w:rPr>
        <w:t xml:space="preserve">רב</w:t>
      </w:r>
      <w:r>
        <w:rPr>
          <w:rtl/>
        </w:rPr>
        <w:t xml:space="preserve"> עילא חלש, על לגביה </w:t>
      </w:r>
      <w:r>
        <w:rPr>
          <w:rStyle w:val="2fb"/>
          <w:rtl/>
        </w:rPr>
        <w:t xml:space="preserve">אביי</w:t>
      </w:r>
      <w:r>
        <w:rPr>
          <w:rtl/>
        </w:rPr>
        <w:t xml:space="preserve"> ורבנן, וי</w:t>
      </w:r>
      <w:r>
        <w:rPr>
          <w:rFonts w:hint="cs"/>
          <w:rtl/>
        </w:rPr>
        <w:t>שב</w:t>
      </w:r>
      <w:r>
        <w:rPr>
          <w:rtl/>
        </w:rPr>
        <w:t xml:space="preserve"> ואמר, </w:t>
      </w:r>
    </w:p>
    <w:p w:rsidR="00DA63EC" w:rsidRDefault="00DA63EC" w:rsidP="00DA63EC">
      <w:pPr>
        <w:tabs>
          <w:tab w:val="center" w:pos="2835"/>
        </w:tabs>
        <w:rPr>
          <w:rtl/>
        </w:rPr>
      </w:pPr>
      <w:r>
        <w:rPr>
          <w:rtl/>
        </w:rPr>
        <w:t xml:space="preserve">אם </w:t>
      </w:r>
      <w:ins w:id="97605" w:author="מנוע מכני" w:date="2026-10-11T12:04:40Z">
        <w:r>
          <w:rPr>
            <w:rtl/>
          </w:rPr>
          <w:t xml:space="preserve">ישנו</w:t>
        </w:r>
      </w:ins>
      <w:del w:id="97606" w:author="מנוע מכני" w:date="2026-10-11T12:04:40Z">
        <w:r>
          <w:rPr>
            <w:rtl/>
          </w:rPr>
          <w:delText xml:space="preserve">איתא</w:delText>
        </w:r>
      </w:del>
      <w:r>
        <w:rPr>
          <w:rtl/>
        </w:rPr>
        <w:t xml:space="preserve"> </w:t>
      </w:r>
      <w:r>
        <w:rPr>
          <w:rStyle w:val="2fb"/>
          <w:rtl/>
        </w:rPr>
        <w:t xml:space="preserve">לדר</w:t>
      </w:r>
      <w:r>
        <w:rPr>
          <w:rStyle w:val="2fb"/>
          <w:rFonts w:hint="cs"/>
          <w:rtl/>
        </w:rPr>
        <w:t>י</w:t>
      </w:r>
      <w:r>
        <w:rPr>
          <w:rStyle w:val="2fb"/>
          <w:rtl/>
        </w:rPr>
        <w:t>"</w:t>
      </w:r>
      <w:r>
        <w:rPr>
          <w:rStyle w:val="2fb"/>
          <w:rFonts w:hint="cs"/>
          <w:rtl/>
        </w:rPr>
        <w:t xml:space="preserve">ו</w:t>
      </w:r>
      <w:r>
        <w:rPr>
          <w:rFonts w:hint="cs"/>
          <w:rtl/>
        </w:rPr>
        <w:t xml:space="preserve"> ד</w:t>
      </w:r>
      <w:r>
        <w:rPr>
          <w:rtl/>
        </w:rPr>
        <w:t xml:space="preserve">חוץ לחומת העזרה קדוש, לייתי לחם ולותבה חוץ לחומת העזרה, ולימא: </w:t>
      </w:r>
      <w:ins w:id="96341" w:author="מנוע מכני" w:date="2026-10-11T12:04:40Z">
        <w:r>
          <w:rPr>
            <w:rtl/>
          </w:rPr>
          <w:t xml:space="preserve">אם </w:t>
        </w:r>
      </w:ins>
      <w:del w:id="96342" w:author="מנוע מכני" w:date="2026-10-11T12:04:40Z">
        <w:r>
          <w:rPr>
            <w:rtl/>
          </w:rPr>
          <w:delText xml:space="preserve">אי </w:delText>
        </w:r>
      </w:del>
      <w:r>
        <w:rPr>
          <w:rtl/>
        </w:rPr>
        <w:t xml:space="preserve">הך </w:t>
      </w:r>
      <w:ins w:id="97603" w:author="מנוע מכני" w:date="2026-10-11T12:04:40Z">
        <w:r>
          <w:rPr>
            <w:rtl/>
          </w:rPr>
          <w:t xml:space="preserve">דעומדת</w:t>
        </w:r>
      </w:ins>
      <w:del w:id="97604" w:author="מנוע מכני" w:date="2026-10-11T12:04:40Z">
        <w:r>
          <w:rPr>
            <w:rtl/>
          </w:rPr>
          <w:delText xml:space="preserve">דקיימא</w:delText>
        </w:r>
      </w:del>
      <w:r>
        <w:rPr>
          <w:rtl/>
        </w:rPr>
        <w:t xml:space="preserve"> תודה היא - הא לחמה, </w:t>
      </w:r>
      <w:ins w:id="96343" w:author="מנוע מכני" w:date="2026-10-11T12:04:40Z">
        <w:r>
          <w:rPr>
            <w:rtl/>
          </w:rPr>
          <w:t xml:space="preserve">ואם </w:t>
        </w:r>
      </w:ins>
      <w:del w:id="96344" w:author="מנוע מכני" w:date="2026-10-11T12:04:40Z">
        <w:r>
          <w:rPr>
            <w:rtl/>
          </w:rPr>
          <w:delText xml:space="preserve">ואי </w:delText>
        </w:r>
      </w:del>
      <w:r>
        <w:rPr>
          <w:rtl/>
        </w:rPr>
        <w:t xml:space="preserve">לא</w:t>
      </w:r>
      <w:r>
        <w:rPr>
          <w:rtl/>
        </w:rPr>
        <w:t xml:space="preserve"> - ליפוק לחולין!</w:t>
      </w:r>
    </w:p>
    <w:p w:rsidR="00DA63EC" w:rsidRDefault="00DA63EC" w:rsidP="00DA63EC">
      <w:pPr>
        <w:tabs>
          <w:tab w:val="center" w:pos="2835"/>
        </w:tabs>
        <w:rPr>
          <w:rtl/>
        </w:rPr>
      </w:pPr>
      <w:r>
        <w:rPr>
          <w:rtl/>
        </w:rPr>
        <w:t xml:space="preserve">משום </w:t>
      </w:r>
      <w:ins w:id="91827" w:author="מנוע מכני" w:date="2026-10-11T12:04:40Z">
        <w:r>
          <w:rPr>
            <w:rtl/>
          </w:rPr>
          <w:t xml:space="preserve">דיש</w:t>
        </w:r>
      </w:ins>
      <w:del w:id="91828" w:author="מנוע מכני" w:date="2026-10-11T12:04:40Z">
        <w:r>
          <w:rPr>
            <w:rtl/>
          </w:rPr>
          <w:delText xml:space="preserve">דאיכא</w:delText>
        </w:r>
      </w:del>
      <w:r>
        <w:rPr>
          <w:rtl/>
        </w:rPr>
        <w:t xml:space="preserve"> ארבע להניף,</w:t>
      </w:r>
    </w:p>
    <w:p w:rsidR="00DA63EC" w:rsidRDefault="00DA63EC" w:rsidP="00DA63EC">
      <w:pPr>
        <w:tabs>
          <w:tab w:val="center" w:pos="2835"/>
        </w:tabs>
        <w:rPr>
          <w:rtl/>
        </w:rPr>
      </w:pPr>
      <w:ins w:id="96345" w:author="מנוע מכני" w:date="2026-10-11T12:04:40Z">
        <w:r>
          <w:rPr>
            <w:rFonts w:hint="cs"/>
            <w:rtl/>
          </w:rPr>
          <w:t xml:space="preserve">אם </w:t>
        </w:r>
      </w:ins>
      <w:del w:id="96346" w:author="מנוע מכני" w:date="2026-10-11T12:04:40Z">
        <w:r>
          <w:rPr>
            <w:rFonts w:hint="cs"/>
            <w:rtl/>
          </w:rPr>
          <w:delText xml:space="preserve">אי </w:delText>
        </w:r>
      </w:del>
      <w:r>
        <w:rPr>
          <w:rtl/>
        </w:rPr>
        <w:t>לנפינהו אבראי - לפני ה</w:t>
      </w:r>
      <w:r w:rsidR="005608A0">
        <w:rPr>
          <w:rtl/>
        </w:rPr>
        <w:t>'</w:t>
      </w:r>
      <w:r>
        <w:rPr>
          <w:rtl/>
        </w:rPr>
        <w:t xml:space="preserve"> כתיב, גוואי - </w:t>
      </w:r>
      <w:ins w:id="97607" w:author="מנוע מכני" w:date="2026-10-11T12:04:40Z">
        <w:r>
          <w:rPr>
            <w:rtl/>
          </w:rPr>
          <w:t xml:space="preserve">מנכנס</w:t>
        </w:r>
      </w:ins>
      <w:del w:id="97608" w:author="מנוע מכני" w:date="2026-10-11T12:04:40Z">
        <w:r>
          <w:rPr>
            <w:rtl/>
          </w:rPr>
          <w:delText xml:space="preserve">מעייל</w:delText>
        </w:r>
      </w:del>
      <w:r>
        <w:rPr>
          <w:rtl/>
        </w:rPr>
        <w:t xml:space="preserve"> חולין לעזרה, הלכך </w:t>
      </w:r>
      <w:r>
        <w:rPr>
          <w:rtl/>
        </w:rPr>
        <w:t xml:space="preserve">לא</w:t>
      </w:r>
      <w:r>
        <w:rPr>
          <w:rtl/>
        </w:rPr>
        <w:t xml:space="preserve"> אפשר.</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tl/>
        </w:rPr>
        <w:t xml:space="preserve">מתקיף</w:t>
      </w:r>
      <w:ins w:id="95207" w:author="מנוע מכני" w:date="2026-10-11T12:04:40Z">
        <w:r>
          <w:rPr>
            <w:rtl/>
          </w:rPr>
          <w:t xml:space="preserve"> </w:t>
        </w:r>
      </w:ins>
      <w:del w:id="95208" w:author="מנוע מכני" w:date="2026-10-11T12:04:40Z">
        <w:r>
          <w:rPr>
            <w:rtl/>
          </w:rPr>
          <w:delText xml:space="preserve"> </w:delText>
        </w:r>
        <w:r>
          <w:rPr>
            <w:rFonts w:hint="cs"/>
            <w:rtl/>
          </w:rPr>
          <w:delText xml:space="preserve"> </w:delText>
        </w:r>
      </w:del>
      <w:r>
        <w:rPr>
          <w:rStyle w:val="2fb"/>
          <w:rFonts w:hint="cs"/>
          <w:rtl/>
        </w:rPr>
        <w:t xml:space="preserve">רשבדר</w:t>
      </w:r>
      <w:r>
        <w:rPr>
          <w:rStyle w:val="2fb"/>
          <w:rtl/>
        </w:rPr>
        <w:t>"</w:t>
      </w:r>
      <w:r>
        <w:rPr>
          <w:rStyle w:val="2fb"/>
          <w:rFonts w:hint="cs"/>
          <w:rtl/>
        </w:rPr>
        <w:t>א</w:t>
      </w:r>
      <w:r>
        <w:rPr>
          <w:rtl/>
        </w:rPr>
        <w:t xml:space="preserve">, אם </w:t>
      </w:r>
      <w:ins w:id="97611" w:author="מנוע מכני" w:date="2026-10-11T12:04:40Z">
        <w:r>
          <w:rPr>
            <w:rtl/>
          </w:rPr>
          <w:t xml:space="preserve">ישנו</w:t>
        </w:r>
      </w:ins>
      <w:del w:id="97612" w:author="מנוע מכני" w:date="2026-10-11T12:04:40Z">
        <w:r>
          <w:rPr>
            <w:rtl/>
          </w:rPr>
          <w:delText xml:space="preserve">איתא</w:delText>
        </w:r>
      </w:del>
      <w:r>
        <w:rPr>
          <w:rtl/>
        </w:rPr>
        <w:t xml:space="preserve"> לדחזקיה דקדשו ארבעים מתוך שמונים, לייתי בהמה ולייתי </w:t>
      </w:r>
      <w:r w:rsidRPr="00E105BC">
        <w:rPr>
          <w:spacing w:val="-6"/>
          <w:rtl/>
        </w:rPr>
        <w:t xml:space="preserve">שמונים בהדה, ולימא: </w:t>
      </w:r>
      <w:ins w:id="96347" w:author="מנוע מכני" w:date="2026-10-11T12:04:40Z">
        <w:r>
          <w:rPr>
            <w:spacing w:val="-6"/>
            <w:rtl/>
          </w:rPr>
          <w:t xml:space="preserve">אם </w:t>
        </w:r>
      </w:ins>
      <w:del w:id="96348" w:author="מנוע מכני" w:date="2026-10-11T12:04:40Z">
        <w:r w:rsidRPr="00E105BC">
          <w:rPr>
            <w:spacing w:val="-6"/>
            <w:rtl/>
          </w:rPr>
          <w:delText xml:space="preserve">אי </w:delText>
        </w:r>
      </w:del>
      <w:r w:rsidRPr="00E105BC">
        <w:rPr>
          <w:spacing w:val="-6"/>
          <w:rtl/>
        </w:rPr>
        <w:t xml:space="preserve">הך </w:t>
      </w:r>
      <w:ins w:id="97609" w:author="מנוע מכני" w:date="2026-10-11T12:04:40Z">
        <w:r>
          <w:rPr>
            <w:spacing w:val="-6"/>
            <w:rtl/>
          </w:rPr>
          <w:t xml:space="preserve">דעומדת</w:t>
        </w:r>
      </w:ins>
      <w:del w:id="97610" w:author="מנוע מכני" w:date="2026-10-11T12:04:40Z">
        <w:r w:rsidRPr="00E105BC">
          <w:rPr>
            <w:spacing w:val="-6"/>
            <w:rtl/>
          </w:rPr>
          <w:delText xml:space="preserve">דקיימא</w:delText>
        </w:r>
      </w:del>
      <w:r w:rsidRPr="00E105BC">
        <w:rPr>
          <w:spacing w:val="-6"/>
          <w:rtl/>
        </w:rPr>
        <w:t xml:space="preserve"> תודה היא - הא </w:t>
      </w:r>
      <w:ins w:id="91831" w:author="מנוע מכני" w:date="2026-10-11T12:04:40Z">
        <w:r>
          <w:rPr>
            <w:spacing w:val="-6"/>
            <w:rtl/>
          </w:rPr>
          <w:t xml:space="preserve">גם</w:t>
        </w:r>
      </w:ins>
      <w:del w:id="91832" w:author="מנוע מכני" w:date="2026-10-11T12:04:40Z">
        <w:r w:rsidRPr="00E105BC">
          <w:rPr>
            <w:spacing w:val="-6"/>
            <w:rtl/>
          </w:rPr>
          <w:delText xml:space="preserve">נמי</w:delText>
        </w:r>
      </w:del>
      <w:r w:rsidRPr="00E105BC">
        <w:rPr>
          <w:spacing w:val="-6"/>
          <w:rtl/>
        </w:rPr>
        <w:t xml:space="preserve"> תיהוי תודה והא שמונים </w:t>
      </w:r>
      <w:ins w:id="91829" w:author="מנוע מכני" w:date="2026-10-11T12:04:40Z">
        <w:r>
          <w:rPr>
            <w:spacing w:val="-6"/>
            <w:rtl/>
          </w:rPr>
          <w:t xml:space="preserve">דשניהם</w:t>
        </w:r>
      </w:ins>
      <w:del w:id="91830" w:author="מנוע מכני" w:date="2026-10-11T12:04:40Z">
        <w:r w:rsidRPr="00E105BC">
          <w:rPr>
            <w:spacing w:val="-6"/>
            <w:rtl/>
          </w:rPr>
          <w:delText xml:space="preserve">דתרוייהו</w:delText>
        </w:r>
      </w:del>
      <w:r w:rsidRPr="00E105BC">
        <w:rPr>
          <w:spacing w:val="-6"/>
          <w:rtl/>
        </w:rPr>
        <w:t xml:space="preserve">, </w:t>
      </w:r>
    </w:p>
    <w:p w:rsidR="00DA63EC" w:rsidRDefault="00DA63EC" w:rsidP="00DA63EC">
      <w:pPr>
        <w:tabs>
          <w:tab w:val="center" w:pos="2835"/>
        </w:tabs>
        <w:rPr>
          <w:rtl/>
        </w:rPr>
      </w:pPr>
      <w:ins w:id="96349" w:author="מנוע מכני" w:date="2026-10-11T12:04:40Z">
        <w:r>
          <w:rPr>
            <w:rtl/>
          </w:rPr>
          <w:t xml:space="preserve">אם </w:t>
        </w:r>
      </w:ins>
      <w:del w:id="96350" w:author="מנוע מכני" w:date="2026-10-11T12:04:40Z">
        <w:r>
          <w:rPr>
            <w:rtl/>
          </w:rPr>
          <w:delText xml:space="preserve">אי </w:delText>
        </w:r>
      </w:del>
      <w:r>
        <w:rPr>
          <w:rtl/>
        </w:rPr>
        <w:t xml:space="preserve">הך </w:t>
      </w:r>
      <w:ins w:id="97613" w:author="מנוע מכני" w:date="2026-10-11T12:04:40Z">
        <w:r>
          <w:rPr>
            <w:rtl/>
          </w:rPr>
          <w:t xml:space="preserve">דעומדת</w:t>
        </w:r>
      </w:ins>
      <w:del w:id="97614" w:author="מנוע מכני" w:date="2026-10-11T12:04:40Z">
        <w:r>
          <w:rPr>
            <w:rtl/>
          </w:rPr>
          <w:delText xml:space="preserve">דקיימא</w:delText>
        </w:r>
      </w:del>
      <w:r>
        <w:rPr>
          <w:rtl/>
        </w:rPr>
        <w:t xml:space="preserve"> תמורה היא - הא תודה והא לחמה וליקדשו </w:t>
      </w:r>
      <w:ins w:id="95739" w:author="מנוע מכני" w:date="2026-10-11T12:04:40Z">
        <w:r>
          <w:rPr>
            <w:rtl/>
          </w:rPr>
          <w:t xml:space="preserve">להם</w:t>
        </w:r>
      </w:ins>
      <w:del w:id="95740" w:author="מנוע מכני" w:date="2026-10-11T12:04:40Z">
        <w:r>
          <w:rPr>
            <w:rtl/>
          </w:rPr>
          <w:delText xml:space="preserve">להו</w:delText>
        </w:r>
      </w:del>
      <w:r>
        <w:rPr>
          <w:rtl/>
        </w:rPr>
        <w:t xml:space="preserve"> ארבעים מתוך שמונים!</w:t>
      </w:r>
    </w:p>
    <w:p w:rsidR="00DA63EC" w:rsidRDefault="00DA63EC" w:rsidP="00DA63EC">
      <w:pPr>
        <w:tabs>
          <w:tab w:val="center" w:pos="2835"/>
        </w:tabs>
        <w:rPr>
          <w:rtl/>
        </w:rPr>
      </w:pPr>
      <w:r>
        <w:rPr>
          <w:rtl/>
        </w:rPr>
        <w:t>משום דממעט באכילה דארבעים.</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del w:id="102598" w:author="מנוע מכני" w:date="2026-10-11T12:04:40Z">
        <w:r>
          <w:rPr>
            <w:rFonts w:hint="cs"/>
            <w:rtl/>
          </w:rPr>
          <w:delText xml:space="preserve">א</w:delText>
        </w:r>
        <w:r>
          <w:rPr>
            <w:rtl/>
          </w:rPr>
          <w:delText xml:space="preserve">"</w:delText>
        </w:r>
        <w:r>
          <w:rPr>
            <w:rFonts w:hint="cs"/>
            <w:rtl/>
          </w:rPr>
          <w:delText xml:space="preserve">ל </w:delText>
        </w:r>
      </w:del>
      <w:r>
        <w:rPr>
          <w:rStyle w:val="2fb"/>
          <w:rFonts w:hint="cs"/>
          <w:rtl/>
        </w:rPr>
        <w:t xml:space="preserve">ר</w:t>
      </w:r>
      <w:r>
        <w:rPr>
          <w:rStyle w:val="2fb"/>
          <w:rtl/>
        </w:rPr>
        <w:t>"</w:t>
      </w:r>
      <w:r>
        <w:rPr>
          <w:rStyle w:val="2fb"/>
          <w:rFonts w:hint="cs"/>
          <w:rtl/>
        </w:rPr>
        <w:t xml:space="preserve">א</w:t>
      </w:r>
      <w:r>
        <w:rPr>
          <w:rFonts w:hint="cs"/>
          <w:rtl/>
        </w:rPr>
        <w:t xml:space="preserve"> </w:t>
      </w:r>
      <w:r>
        <w:rPr>
          <w:rStyle w:val="2fb"/>
          <w:rFonts w:hint="cs"/>
          <w:rtl/>
        </w:rPr>
        <w:t xml:space="preserve">לר</w:t>
      </w:r>
      <w:r>
        <w:rPr>
          <w:rStyle w:val="2fb"/>
          <w:rtl/>
        </w:rPr>
        <w:t>"</w:t>
      </w:r>
      <w:r>
        <w:rPr>
          <w:rStyle w:val="2fb"/>
          <w:rFonts w:hint="cs"/>
          <w:rtl/>
        </w:rPr>
        <w:t xml:space="preserve">כ</w:t>
      </w:r>
      <w:r>
        <w:rPr>
          <w:rFonts w:hint="cs"/>
          <w:rtl/>
        </w:rPr>
        <w:t xml:space="preserve"> </w:t>
      </w:r>
      <w:ins w:id="96351" w:author="מנוע מכני" w:date="2026-10-11T12:04:40Z">
        <w:r>
          <w:rPr>
            <w:rFonts w:hint="cs"/>
            <w:rtl/>
          </w:rPr>
          <w:t xml:space="preserve">אם </w:t>
        </w:r>
      </w:ins>
      <w:del w:id="96352" w:author="מנוע מכני" w:date="2026-10-11T12:04:40Z">
        <w:r>
          <w:rPr>
            <w:rFonts w:hint="cs"/>
            <w:rtl/>
          </w:rPr>
          <w:delText xml:space="preserve">אי </w:delText>
        </w:r>
      </w:del>
      <w:ins w:id="97615" w:author="מנוע מכני" w:date="2026-10-11T12:04:40Z">
        <w:r>
          <w:rPr>
            <w:rFonts w:hint="cs"/>
            <w:rtl/>
          </w:rPr>
          <w:t xml:space="preserve">ישנו</w:t>
        </w:r>
      </w:ins>
      <w:del w:id="97616" w:author="מנוע מכני" w:date="2026-10-11T12:04:40Z">
        <w:r>
          <w:rPr>
            <w:rFonts w:hint="cs"/>
            <w:rtl/>
          </w:rPr>
          <w:delText xml:space="preserve">איתא</w:delText>
        </w:r>
      </w:del>
      <w:r>
        <w:rPr>
          <w:rFonts w:hint="cs"/>
          <w:rtl/>
        </w:rPr>
        <w:t xml:space="preserve"> </w:t>
      </w:r>
      <w:r>
        <w:rPr>
          <w:rStyle w:val="2fb"/>
          <w:rFonts w:hint="cs"/>
          <w:rtl/>
        </w:rPr>
        <w:t xml:space="preserve">לדרי</w:t>
      </w:r>
      <w:r>
        <w:rPr>
          <w:rStyle w:val="2fb"/>
          <w:rtl/>
        </w:rPr>
        <w:t>"</w:t>
      </w:r>
      <w:r>
        <w:rPr>
          <w:rStyle w:val="2fb"/>
          <w:rFonts w:hint="cs"/>
          <w:rtl/>
        </w:rPr>
        <w:t>ו</w:t>
      </w:r>
      <w:r>
        <w:rPr>
          <w:rtl/>
        </w:rPr>
        <w:t xml:space="preserve"> </w:t>
      </w:r>
      <w:r>
        <w:rPr>
          <w:rFonts w:hint="cs"/>
          <w:rtl/>
        </w:rPr>
        <w:t>ד</w:t>
      </w:r>
      <w:r>
        <w:rPr>
          <w:rtl/>
        </w:rPr>
        <w:t xml:space="preserve">הפריש חטאת מעוברת וילדה - רצה בה מתכפר, רצה בוולדה מתכפר, לייתי בהמה מעוברת וימתין לה עד שתלד ולייתי שמונים בהדה, </w:t>
      </w:r>
    </w:p>
    <w:p>
      <w:pPr>
        <w:pStyle w:val="38"/>
        <w:rPr>
          <w:ins w:id="101222" w:author="מנוע מכני" w:date="2026-10-11T12:04:40Z"/>
        </w:rPr>
      </w:pPr>
      <w:r>
        <w:t xml:space="preserve">ולימא:</w:t>
      </w:r>
    </w:p>
    <w:p w:rsidR="00DA63EC" w:rsidRDefault="00DA63EC" w:rsidP="00DA63EC">
      <w:pPr>
        <w:tabs>
          <w:tab w:val="center" w:pos="2835"/>
        </w:tabs>
        <w:rPr>
          <w:rtl/>
        </w:rPr>
      </w:pPr>
      <w:del w:id="101223" w:author="מנוע מכני" w:date="2026-10-11T12:04:40Z">
        <w:r>
          <w:rPr>
            <w:rtl/>
          </w:rPr>
          <w:delText xml:space="preserve"> </w:delText>
        </w:r>
      </w:del>
      <w:ins w:id="96353" w:author="מנוע מכני" w:date="2026-10-11T12:04:40Z">
        <w:r>
          <w:rPr>
            <w:rtl/>
          </w:rPr>
          <w:t xml:space="preserve">אם </w:t>
        </w:r>
      </w:ins>
      <w:del w:id="96354" w:author="מנוע מכני" w:date="2026-10-11T12:04:40Z">
        <w:r>
          <w:rPr>
            <w:rtl/>
          </w:rPr>
          <w:delText xml:space="preserve">אי </w:delText>
        </w:r>
      </w:del>
      <w:r>
        <w:rPr>
          <w:rtl/>
        </w:rPr>
        <w:t xml:space="preserve">הך </w:t>
      </w:r>
      <w:ins w:id="97617" w:author="מנוע מכני" w:date="2026-10-11T12:04:40Z">
        <w:r>
          <w:rPr>
            <w:rtl/>
          </w:rPr>
          <w:t xml:space="preserve">דעומדת</w:t>
        </w:r>
      </w:ins>
      <w:del w:id="97618" w:author="מנוע מכני" w:date="2026-10-11T12:04:40Z">
        <w:r>
          <w:rPr>
            <w:rtl/>
          </w:rPr>
          <w:delText xml:space="preserve">דקיימא</w:delText>
        </w:r>
      </w:del>
      <w:r>
        <w:rPr>
          <w:rtl/>
        </w:rPr>
        <w:t xml:space="preserve"> תמורה היא - הא וולדה תודה היא והא שמונים דתרווייהו, </w:t>
      </w:r>
    </w:p>
    <w:p w:rsidR="00DA63EC" w:rsidRPr="00FE1B89" w:rsidRDefault="00DA63EC" w:rsidP="00DA63EC">
      <w:pPr>
        <w:tabs>
          <w:tab w:val="center" w:pos="2835"/>
        </w:tabs>
        <w:rPr>
          <w:spacing w:val="-4"/>
          <w:rtl/>
        </w:rPr>
      </w:pPr>
      <w:ins w:id="96355" w:author="מנוע מכני" w:date="2026-10-11T12:04:40Z">
        <w:r>
          <w:rPr>
            <w:spacing w:val="-4"/>
            <w:rtl/>
          </w:rPr>
          <w:t xml:space="preserve">ואם </w:t>
        </w:r>
      </w:ins>
      <w:del w:id="96356" w:author="מנוע מכני" w:date="2026-10-11T12:04:40Z">
        <w:r w:rsidRPr="00FE1B89">
          <w:rPr>
            <w:spacing w:val="-4"/>
            <w:rtl/>
          </w:rPr>
          <w:delText xml:space="preserve">ואי </w:delText>
        </w:r>
      </w:del>
      <w:r w:rsidRPr="00FE1B89">
        <w:rPr>
          <w:spacing w:val="-4"/>
          <w:rtl/>
        </w:rPr>
        <w:t xml:space="preserve">הך </w:t>
      </w:r>
      <w:ins w:id="97619" w:author="מנוע מכני" w:date="2026-10-11T12:04:40Z">
        <w:r>
          <w:rPr>
            <w:spacing w:val="-4"/>
            <w:rtl/>
          </w:rPr>
          <w:t xml:space="preserve">דעומדת</w:t>
        </w:r>
      </w:ins>
      <w:del w:id="97620" w:author="מנוע מכני" w:date="2026-10-11T12:04:40Z">
        <w:r w:rsidRPr="00FE1B89">
          <w:rPr>
            <w:spacing w:val="-4"/>
            <w:rtl/>
          </w:rPr>
          <w:delText xml:space="preserve">דקיימא</w:delText>
        </w:r>
      </w:del>
      <w:r w:rsidRPr="00FE1B89">
        <w:rPr>
          <w:spacing w:val="-4"/>
          <w:rtl/>
        </w:rPr>
        <w:t xml:space="preserve"> תודה היא - הא </w:t>
      </w:r>
      <w:ins w:id="91833" w:author="מנוע מכני" w:date="2026-10-11T12:04:40Z">
        <w:r>
          <w:rPr>
            <w:spacing w:val="-4"/>
            <w:rtl/>
          </w:rPr>
          <w:t xml:space="preserve">גם</w:t>
        </w:r>
      </w:ins>
      <w:del w:id="91834" w:author="מנוע מכני" w:date="2026-10-11T12:04:40Z">
        <w:r w:rsidRPr="00FE1B89">
          <w:rPr>
            <w:spacing w:val="-4"/>
            <w:rtl/>
          </w:rPr>
          <w:delText xml:space="preserve">נמי</w:delText>
        </w:r>
      </w:del>
      <w:r w:rsidRPr="00FE1B89">
        <w:rPr>
          <w:spacing w:val="-4"/>
          <w:rtl/>
        </w:rPr>
        <w:t xml:space="preserve"> תודה היא והא שמונים דתרווייהו הוא </w:t>
      </w:r>
      <w:ins w:id="93525" w:author="מנוע מכני" w:date="2026-10-11T12:04:40Z">
        <w:r>
          <w:rPr>
            <w:spacing w:val="-4"/>
            <w:rtl/>
          </w:rPr>
          <w:t xml:space="preserve">וזה</w:t>
        </w:r>
      </w:ins>
      <w:del w:id="93526" w:author="מנוע מכני" w:date="2026-10-11T12:04:40Z">
        <w:r w:rsidRPr="00FE1B89">
          <w:rPr>
            <w:spacing w:val="-4"/>
            <w:rtl/>
          </w:rPr>
          <w:delText xml:space="preserve">והאי</w:delText>
        </w:r>
      </w:del>
      <w:r w:rsidRPr="00FE1B89">
        <w:rPr>
          <w:spacing w:val="-4"/>
          <w:rtl/>
        </w:rPr>
        <w:t xml:space="preserve"> ליהוי מותר דתודה!</w:t>
      </w:r>
    </w:p>
    <w:p w:rsidR="00DA63EC" w:rsidRDefault="00DA63EC" w:rsidP="00DA63EC">
      <w:pPr>
        <w:tabs>
          <w:tab w:val="center" w:pos="2835"/>
        </w:tabs>
        <w:rPr>
          <w:rtl/>
        </w:rPr>
      </w:pPr>
    </w:p>
    <w:p>
      <w:pPr>
        <w:pStyle w:val="38"/>
        <w:rPr>
          <w:ins w:id="101224" w:author="מנוע מכני" w:date="2026-10-11T12:04:40Z"/>
        </w:rPr>
      </w:pPr>
      <w:del w:id="102623" w:author="מנוע מכני" w:date="2026-10-11T12:04:40Z">
        <w:r>
          <w:delText xml:space="preserve">א</w:delText>
        </w:r>
        <w:r>
          <w:delText xml:space="preserve">"</w:delText>
        </w:r>
        <w:r>
          <w:delText xml:space="preserve">ל </w:delText>
        </w:r>
      </w:del>
      <w:r>
        <w:t xml:space="preserve">מאן לימא דארי</w:t>
      </w:r>
      <w:r>
        <w:t>"</w:t>
      </w:r>
      <w:r>
        <w:t>ו</w:t>
      </w:r>
      <w:r>
        <w:t xml:space="preserve">:</w:t>
      </w:r>
    </w:p>
    <w:p w:rsidR="00DA63EC" w:rsidRDefault="00DA63EC" w:rsidP="00DA63EC">
      <w:pPr>
        <w:tabs>
          <w:tab w:val="center" w:pos="2835"/>
        </w:tabs>
        <w:rPr>
          <w:rtl/>
        </w:rPr>
      </w:pPr>
      <w:del w:id="101225" w:author="מנוע מכני" w:date="2026-10-11T12:04:40Z">
        <w:r>
          <w:rPr>
            <w:rtl/>
          </w:rPr>
          <w:delText xml:space="preserve"> </w:delText>
        </w:r>
      </w:del>
      <w:r>
        <w:rPr>
          <w:rtl/>
        </w:rPr>
        <w:t xml:space="preserve">אם שיירו משוייר</w:t>
      </w:r>
      <w:ins w:id="95209" w:author="מנוע מכני" w:date="2026-10-11T12:04:40Z">
        <w:r>
          <w:rPr>
            <w:rFonts w:hint="cs"/>
            <w:rtl/>
          </w:rPr>
          <w:t xml:space="preserve"> </w:t>
        </w:r>
      </w:ins>
      <w:del w:id="95210" w:author="מנוע מכני" w:date="2026-10-11T12:04:40Z">
        <w:r>
          <w:rPr>
            <w:rFonts w:hint="cs"/>
            <w:rtl/>
          </w:rPr>
          <w:delText xml:space="preserve"> </w:delText>
        </w:r>
        <w:r>
          <w:rPr>
            <w:rtl/>
          </w:rPr>
          <w:delText xml:space="preserve"> </w:delText>
        </w:r>
      </w:del>
      <w:ins w:id="93527" w:author="מנוע מכני" w:date="2026-10-11T12:04:40Z">
        <w:r>
          <w:rPr>
            <w:rtl/>
          </w:rPr>
          <w:t xml:space="preserve">שמא</w:t>
        </w:r>
      </w:ins>
      <w:del w:id="93528" w:author="מנוע מכני" w:date="2026-10-11T12:04:40Z">
        <w:r>
          <w:rPr>
            <w:rtl/>
          </w:rPr>
          <w:delText xml:space="preserve">דלמא</w:delText>
        </w:r>
      </w:del>
      <w:r>
        <w:rPr>
          <w:rtl/>
        </w:rPr>
        <w:t xml:space="preserve"> אם שיירו אינו משוייר, </w:t>
      </w:r>
    </w:p>
    <w:p>
      <w:pPr>
        <w:pStyle w:val="38"/>
        <w:rPr>
          <w:ins w:id="101226" w:author="מנוע מכני" w:date="2026-10-11T12:04:40Z"/>
        </w:rPr>
      </w:pPr>
      <w:r>
        <w:t>והיינו טעמא דר</w:t>
      </w:r>
      <w:r>
        <w:t>י</w:t>
      </w:r>
      <w:r>
        <w:t>"</w:t>
      </w:r>
      <w:r>
        <w:t xml:space="preserve">ו</w:t>
      </w:r>
      <w:ins w:id="95211" w:author="מנוע מכני" w:date="2026-10-11T12:04:40Z">
        <w:r>
          <w:t xml:space="preserve"> </w:t>
        </w:r>
      </w:ins>
      <w:del w:id="95212" w:author="מנוע מכני" w:date="2026-10-11T12:04:40Z">
        <w:r>
          <w:delText xml:space="preserve"> </w:delText>
        </w:r>
        <w:r>
          <w:delText xml:space="preserve"> </w:delText>
        </w:r>
      </w:del>
      <w:r>
        <w:t xml:space="preserve">דאמר:</w:t>
      </w:r>
    </w:p>
    <w:p w:rsidR="00DA63EC" w:rsidRDefault="00DA63EC" w:rsidP="00DA63EC">
      <w:pPr>
        <w:tabs>
          <w:tab w:val="center" w:pos="2835"/>
        </w:tabs>
        <w:rPr>
          <w:rtl/>
        </w:rPr>
      </w:pPr>
      <w:del w:id="101227" w:author="מנוע מכני" w:date="2026-10-11T12:04:40Z">
        <w:r>
          <w:rPr>
            <w:rtl/>
          </w:rPr>
          <w:delText xml:space="preserve"> </w:delText>
        </w:r>
      </w:del>
      <w:r>
        <w:rPr>
          <w:rtl/>
        </w:rPr>
        <w:t xml:space="preserve">אדם מתכפר בשבח הקדש.</w:t>
      </w:r>
    </w:p>
    <w:p w:rsidR="00DA63EC" w:rsidRDefault="00DA63EC" w:rsidP="00DA63EC">
      <w:pPr>
        <w:rPr>
          <w:rtl/>
        </w:rPr>
      </w:pPr>
      <w:r w:rsidRPr="00336727">
        <w:rPr>
          <w:rtl/>
        </w:rPr>
        <w:t>•</w:t>
      </w:r>
      <w:r w:rsidRPr="00336727">
        <w:rPr>
          <w:rFonts w:hint="cs"/>
          <w:rtl/>
        </w:rPr>
        <w:t xml:space="preserve"> </w:t>
      </w:r>
      <w:r w:rsidRPr="00336727">
        <w:rPr>
          <w:rStyle w:val="2fb"/>
          <w:rtl/>
        </w:rPr>
        <w:t xml:space="preserve">רבינא</w:t>
      </w:r>
      <w:r w:rsidRPr="00336727">
        <w:rPr>
          <w:rtl/>
        </w:rPr>
        <w:t xml:space="preserve"> </w:t>
      </w:r>
      <w:r w:rsidRPr="00336727">
        <w:rPr>
          <w:rFonts w:hint="cs"/>
          <w:rtl/>
        </w:rPr>
        <w:t xml:space="preserve">הגיע </w:t>
      </w:r>
      <w:r w:rsidRPr="00336727">
        <w:rPr>
          <w:rtl/>
        </w:rPr>
        <w:t xml:space="preserve">לדמהוריא, </w:t>
      </w:r>
      <w:r w:rsidRPr="00336727">
        <w:rPr>
          <w:rFonts w:hint="cs"/>
          <w:rtl/>
        </w:rPr>
        <w:t>א</w:t>
      </w:r>
      <w:r w:rsidRPr="00336727">
        <w:rPr>
          <w:rtl/>
        </w:rPr>
        <w:t>"</w:t>
      </w:r>
      <w:r w:rsidRPr="00336727">
        <w:rPr>
          <w:rFonts w:hint="cs"/>
          <w:rtl/>
        </w:rPr>
        <w:t xml:space="preserve">ל</w:t>
      </w:r>
      <w:r w:rsidRPr="00336727">
        <w:rPr>
          <w:rFonts w:hint="cs"/>
          <w:rtl/>
        </w:rPr>
        <w:t xml:space="preserve"> ר</w:t>
      </w:r>
      <w:r w:rsidRPr="00336727">
        <w:rPr>
          <w:rtl/>
        </w:rPr>
        <w:t>"</w:t>
      </w:r>
      <w:r w:rsidRPr="00336727">
        <w:rPr>
          <w:rFonts w:hint="cs"/>
          <w:rtl/>
        </w:rPr>
        <w:t>דבדר</w:t>
      </w:r>
      <w:r w:rsidRPr="00336727">
        <w:rPr>
          <w:rtl/>
        </w:rPr>
        <w:t>"</w:t>
      </w:r>
      <w:r w:rsidRPr="00336727">
        <w:rPr>
          <w:rFonts w:hint="cs"/>
          <w:rtl/>
        </w:rPr>
        <w:t>ה שיביא בהמה ויאמר</w:t>
      </w:r>
      <w:r w:rsidRPr="00336727">
        <w:rPr>
          <w:rtl/>
        </w:rPr>
        <w:t xml:space="preserve"> הרי עלי, ולייתי בהמה </w:t>
      </w:r>
      <w:r w:rsidRPr="00336727">
        <w:rPr>
          <w:rFonts w:hint="cs"/>
          <w:rtl/>
        </w:rPr>
        <w:t>אחרת ושמונים עמה</w:t>
      </w:r>
      <w:r w:rsidRPr="00336727">
        <w:rPr>
          <w:rtl/>
        </w:rPr>
        <w:t xml:space="preserve">, </w:t>
      </w:r>
    </w:p>
    <w:p w:rsidR="00DA63EC" w:rsidRDefault="00DA63EC" w:rsidP="00DA63EC">
      <w:pPr>
        <w:tabs>
          <w:tab w:val="center" w:pos="2835"/>
        </w:tabs>
        <w:rPr>
          <w:rtl/>
        </w:rPr>
      </w:pPr>
      <w:r>
        <w:rPr>
          <w:rFonts w:hint="cs"/>
          <w:rtl/>
        </w:rPr>
        <w:t xml:space="preserve">ויאמר </w:t>
      </w:r>
      <w:ins w:id="96357" w:author="מנוע מכני" w:date="2026-10-11T12:04:40Z">
        <w:r>
          <w:rPr>
            <w:rFonts w:hint="cs"/>
            <w:rtl/>
          </w:rPr>
          <w:t xml:space="preserve">אם </w:t>
        </w:r>
      </w:ins>
      <w:del w:id="96358" w:author="מנוע מכני" w:date="2026-10-11T12:04:40Z">
        <w:r>
          <w:rPr>
            <w:rFonts w:hint="cs"/>
            <w:rtl/>
          </w:rPr>
          <w:delText xml:space="preserve">אי </w:delText>
        </w:r>
      </w:del>
      <w:r>
        <w:rPr>
          <w:rFonts w:hint="cs"/>
          <w:rtl/>
        </w:rPr>
        <w:t xml:space="preserve">זו תמורה </w:t>
      </w:r>
      <w:ins w:id="93529" w:author="מנוע מכני" w:date="2026-10-11T12:04:40Z">
        <w:r>
          <w:rPr>
            <w:rtl/>
          </w:rPr>
          <w:t xml:space="preserve">אלו</w:t>
        </w:r>
      </w:ins>
      <w:del w:id="93530" w:author="מנוע מכני" w:date="2026-10-11T12:04:40Z">
        <w:r>
          <w:rPr>
            <w:rtl/>
          </w:rPr>
          <w:delText xml:space="preserve">הני</w:delText>
        </w:r>
      </w:del>
      <w:r>
        <w:rPr>
          <w:rtl/>
        </w:rPr>
        <w:t xml:space="preserve"> תרתי תודות והא שמונים </w:t>
      </w:r>
      <w:ins w:id="91835" w:author="מנוע מכני" w:date="2026-10-11T12:04:40Z">
        <w:r>
          <w:rPr>
            <w:rtl/>
          </w:rPr>
          <w:t xml:space="preserve">דשניהם</w:t>
        </w:r>
      </w:ins>
      <w:del w:id="91836" w:author="מנוע מכני" w:date="2026-10-11T12:04:40Z">
        <w:r>
          <w:rPr>
            <w:rtl/>
          </w:rPr>
          <w:delText xml:space="preserve">דתרוייהו</w:delText>
        </w:r>
      </w:del>
      <w:r>
        <w:rPr>
          <w:rtl/>
        </w:rPr>
        <w:t xml:space="preserve">, </w:t>
      </w:r>
    </w:p>
    <w:p w:rsidR="00DA63EC" w:rsidRPr="00FE1B89" w:rsidRDefault="00DA63EC" w:rsidP="00DA63EC">
      <w:pPr>
        <w:rPr>
          <w:spacing w:val="-8"/>
          <w:rtl/>
        </w:rPr>
      </w:pPr>
      <w:ins w:id="96359" w:author="מנוע מכני" w:date="2026-10-11T12:04:40Z">
        <w:r>
          <w:rPr>
            <w:spacing w:val="-8"/>
            <w:rtl/>
          </w:rPr>
          <w:t xml:space="preserve">ואם </w:t>
        </w:r>
      </w:ins>
      <w:del w:id="96360" w:author="מנוע מכני" w:date="2026-10-11T12:04:40Z">
        <w:r w:rsidRPr="00FE1B89">
          <w:rPr>
            <w:spacing w:val="-8"/>
            <w:rtl/>
          </w:rPr>
          <w:delText xml:space="preserve">ואי </w:delText>
        </w:r>
      </w:del>
      <w:r w:rsidRPr="00FE1B89">
        <w:rPr>
          <w:spacing w:val="-8"/>
          <w:rtl/>
        </w:rPr>
        <w:t xml:space="preserve">הך </w:t>
      </w:r>
      <w:ins w:id="97621" w:author="מנוע מכני" w:date="2026-10-11T12:04:40Z">
        <w:r>
          <w:rPr>
            <w:spacing w:val="-8"/>
            <w:rtl/>
          </w:rPr>
          <w:t xml:space="preserve">דעומדת</w:t>
        </w:r>
      </w:ins>
      <w:del w:id="97622" w:author="מנוע מכני" w:date="2026-10-11T12:04:40Z">
        <w:r w:rsidRPr="00FE1B89">
          <w:rPr>
            <w:spacing w:val="-8"/>
            <w:rtl/>
          </w:rPr>
          <w:delText xml:space="preserve">דקיימא</w:delText>
        </w:r>
      </w:del>
      <w:r w:rsidRPr="00FE1B89">
        <w:rPr>
          <w:spacing w:val="-8"/>
          <w:rtl/>
        </w:rPr>
        <w:t xml:space="preserve"> תודה היא והא </w:t>
      </w:r>
      <w:ins w:id="91839" w:author="מנוע מכני" w:date="2026-10-11T12:04:40Z">
        <w:r>
          <w:rPr>
            <w:spacing w:val="-8"/>
            <w:rtl/>
          </w:rPr>
          <w:t xml:space="preserve">דאמרו</w:t>
        </w:r>
      </w:ins>
      <w:del w:id="91840" w:author="מנוע מכני" w:date="2026-10-11T12:04:40Z">
        <w:r w:rsidRPr="00FE1B89">
          <w:rPr>
            <w:spacing w:val="-8"/>
            <w:rtl/>
          </w:rPr>
          <w:delText xml:space="preserve">דאמרי</w:delText>
        </w:r>
      </w:del>
      <w:r w:rsidRPr="00FE1B89">
        <w:rPr>
          <w:spacing w:val="-8"/>
          <w:rtl/>
        </w:rPr>
        <w:t xml:space="preserve"> עלי </w:t>
      </w:r>
      <w:ins w:id="91841" w:author="מנוע מכני" w:date="2026-10-11T12:04:40Z">
        <w:r>
          <w:rPr>
            <w:spacing w:val="-8"/>
            <w:rtl/>
          </w:rPr>
          <w:t xml:space="preserve">גם</w:t>
        </w:r>
      </w:ins>
      <w:del w:id="91842" w:author="מנוע מכני" w:date="2026-10-11T12:04:40Z">
        <w:r w:rsidRPr="00FE1B89">
          <w:rPr>
            <w:spacing w:val="-8"/>
            <w:rtl/>
          </w:rPr>
          <w:delText xml:space="preserve">נמי</w:delText>
        </w:r>
      </w:del>
      <w:r w:rsidRPr="00FE1B89">
        <w:rPr>
          <w:spacing w:val="-8"/>
          <w:rtl/>
        </w:rPr>
        <w:t xml:space="preserve"> ליהוי תודה, והא שמונים </w:t>
      </w:r>
      <w:ins w:id="91837" w:author="מנוע מכני" w:date="2026-10-11T12:04:40Z">
        <w:r>
          <w:rPr>
            <w:spacing w:val="-8"/>
            <w:rtl/>
          </w:rPr>
          <w:t xml:space="preserve">דשניהם</w:t>
        </w:r>
      </w:ins>
      <w:del w:id="91838" w:author="מנוע מכני" w:date="2026-10-11T12:04:40Z">
        <w:r w:rsidRPr="00FE1B89">
          <w:rPr>
            <w:spacing w:val="-8"/>
            <w:rtl/>
          </w:rPr>
          <w:delText xml:space="preserve">דתרוייהו</w:delText>
        </w:r>
      </w:del>
      <w:r w:rsidRPr="00FE1B89">
        <w:rPr>
          <w:spacing w:val="-8"/>
          <w:rtl/>
        </w:rPr>
        <w:t xml:space="preserve"> ואידך תהוי לאחריות!</w:t>
      </w:r>
    </w:p>
    <w:p>
      <w:pPr>
        <w:pStyle w:val="38"/>
        <w:rPr>
          <w:ins w:id="101228" w:author="מנוע מכני" w:date="2026-10-11T12:04:40Z"/>
        </w:rPr>
      </w:pPr>
      <w:r w:rsidRPr="00FE1B89">
        <w:t xml:space="preserve">- </w:t>
      </w:r>
      <w:r w:rsidRPr="00FE1B89">
        <w:t>א</w:t>
      </w:r>
      <w:r w:rsidRPr="00FE1B89">
        <w:t>"</w:t>
      </w:r>
      <w:r w:rsidRPr="00FE1B89">
        <w:t>ל</w:t>
      </w:r>
      <w:r w:rsidRPr="00FE1B89">
        <w:t xml:space="preserve"> התורה אמרה:</w:t>
      </w:r>
    </w:p>
    <w:p w:rsidR="00DA63EC" w:rsidRPr="00FE1B89" w:rsidRDefault="00DA63EC" w:rsidP="00DA63EC">
      <w:pPr>
        <w:pStyle w:val="affffb"/>
        <w:rPr>
          <w:spacing w:val="-4"/>
          <w:rtl/>
        </w:rPr>
      </w:pPr>
      <w:del w:id="101229" w:author="מנוע מכני" w:date="2026-10-11T12:04:40Z">
        <w:r w:rsidRPr="00FE1B89">
          <w:rPr>
            <w:rStyle w:val="afffff0"/>
            <w:spacing w:val="-4"/>
            <w:rtl/>
          </w:rPr>
          <w:delText xml:space="preserve"> </w:delText>
        </w:r>
      </w:del>
      <w:r w:rsidRPr="00FE1B89">
        <w:rPr>
          <w:rStyle w:val="afffff0"/>
          <w:rFonts w:hint="cs"/>
          <w:spacing w:val="-4"/>
          <w:rtl/>
        </w:rPr>
        <w:t>'</w:t>
      </w:r>
      <w:ins w:id="90875" w:author="Claude - סמנטי" w:date="2026-10-11T12:27:00Z">
        <w:r>
          <w:rPr>
            <w:rStyle w:val="afffff0"/>
            <w:spacing w:val="-4"/>
            <w:rtl/>
          </w:rPr>
          <w:t xml:space="preserve">טוֹב אֲשֶׁר לֹא תִדּוֹר מִשֶּׁתִּדּוֹר וְלֹא תְשַׁלֵּם</w:t>
        </w:r>
      </w:ins>
      <w:del w:id="90876" w:author="Claude - סמנטי" w:date="2026-10-11T12:27:00Z">
        <w:r w:rsidRPr="00FE1B89">
          <w:rPr>
            <w:rStyle w:val="afffff0"/>
            <w:spacing w:val="-4"/>
            <w:rtl/>
          </w:rPr>
          <w:delText xml:space="preserve">טוב אשר </w:delText>
        </w:r>
        <w:r w:rsidRPr="00FE1B89">
          <w:rPr>
            <w:rStyle w:val="afffff0"/>
            <w:spacing w:val="-4"/>
            <w:rtl/>
          </w:rPr>
          <w:delText xml:space="preserve">לא</w:delText>
        </w:r>
        <w:r w:rsidRPr="00FE1B89">
          <w:rPr>
            <w:rStyle w:val="afffff0"/>
            <w:spacing w:val="-4"/>
            <w:rtl/>
          </w:rPr>
          <w:delText xml:space="preserve"> תדור משתדור ולא תשלם</w:delText>
        </w:r>
      </w:del>
      <w:r w:rsidRPr="00FE1B89">
        <w:rPr>
          <w:rStyle w:val="afffff0"/>
          <w:rFonts w:hint="cs"/>
          <w:spacing w:val="-4"/>
          <w:rtl/>
        </w:rPr>
        <w:t>'</w:t>
      </w:r>
      <w:r w:rsidRPr="00FE1B89">
        <w:rPr>
          <w:rStyle w:val="afffff0"/>
          <w:spacing w:val="-4"/>
          <w:rtl/>
        </w:rPr>
        <w:t>,</w:t>
      </w:r>
      <w:r w:rsidRPr="00FE1B89">
        <w:rPr>
          <w:spacing w:val="-4"/>
          <w:rtl/>
        </w:rPr>
        <w:t xml:space="preserve"> ואת אמרת: ליקום ולינדור בתחילה.</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 xml:space="preserve">פא: </w:t>
      </w:r>
    </w:p>
    <w:p>
      <w:pPr>
        <w:pStyle w:val="MishnaBatzad"/>
        <w:rPr>
          <w:ins w:id="20440" w:author="קלוד" w:date="2026-10-11T09:07:26Z"/>
        </w:rPr>
      </w:pPr>
      <w:ins w:id="20439" w:author="קלוד" w:date="2026-10-11T09:07:26Z">
        <w:r>
          <w:t xml:space="preserve">משנה ה</w:t>
        </w:r>
      </w:ins>
    </w:p>
    <w:p w:rsidR="00DA63EC" w:rsidRPr="000A334C" w:rsidRDefault="00DA63EC" w:rsidP="003B6D22">
      <w:pPr>
        <w:pStyle w:val="afff9"/>
        <w:rPr>
          <w:del w:id="20244" w:author="קלוד" w:date="2026-10-11T09:07:26Z"/>
          <w:rtl/>
        </w:rPr>
      </w:pPr>
      <w:del w:id="20243" w:author="קלוד" w:date="2026-10-11T09:07:26Z">
        <w:r w:rsidRPr="000A334C">
          <w:rPr>
            <w:rtl/>
          </w:rPr>
          <w:delText xml:space="preserve">מתני'.</w:delText>
        </w:r>
      </w:del>
    </w:p>
    <w:p w:rsidR="00DA63EC" w:rsidRPr="000A334C" w:rsidRDefault="00DA63EC" w:rsidP="003B6D22">
      <w:pPr>
        <w:pStyle w:val="afff9"/>
        <w:spacing w:before="120"/>
        <w:rPr>
          <w:rtl/>
        </w:rPr>
        <w:pPrChange w:id="90061" w:author="קלוד" w:date="2026-10-11T12:09:42Z">
          <w:pPr>
            <w:pStyle w:val="afff9"/>
          </w:pPr>
        </w:pPrChange>
      </w:pPr>
      <w:r w:rsidRPr="000A334C">
        <w:rPr>
          <w:rtl/>
        </w:rPr>
        <w:t xml:space="preserve">האומר הרי עלי תודה - יביא היא ולחמה מן החולין; </w:t>
      </w:r>
    </w:p>
    <w:p w:rsidR="00DA63EC" w:rsidRPr="000A334C" w:rsidRDefault="00DA63EC" w:rsidP="003B6D22">
      <w:pPr>
        <w:pStyle w:val="afff9"/>
        <w:rPr>
          <w:rtl/>
        </w:rPr>
      </w:pPr>
      <w:r w:rsidRPr="000A334C">
        <w:rPr>
          <w:rtl/>
        </w:rPr>
        <w:lastRenderedPageBreak/>
        <w:t xml:space="preserve">תודה עלי מן החולין ולחמה מן המעשר - יביא היא ולחמה מן החולין; </w:t>
      </w:r>
    </w:p>
    <w:p w:rsidR="00DA63EC" w:rsidRPr="000A334C" w:rsidRDefault="00DA63EC" w:rsidP="003B6D22">
      <w:pPr>
        <w:pStyle w:val="afff9"/>
        <w:rPr>
          <w:rtl/>
        </w:rPr>
      </w:pPr>
      <w:r w:rsidRPr="000A334C">
        <w:rPr>
          <w:rtl/>
        </w:rPr>
        <w:t xml:space="preserve">תודה מן המעשר ולחמה מן החולין - יביא; </w:t>
      </w:r>
    </w:p>
    <w:p w:rsidR="00DA63EC" w:rsidRPr="000A334C" w:rsidRDefault="00DA63EC" w:rsidP="003B6D22">
      <w:pPr>
        <w:pStyle w:val="afff9"/>
        <w:rPr>
          <w:rtl/>
        </w:rPr>
      </w:pPr>
      <w:r w:rsidRPr="000A334C">
        <w:rPr>
          <w:rtl/>
        </w:rPr>
        <w:t>היא ולחמה מן המעשר - יביא.</w:t>
      </w:r>
    </w:p>
    <w:p w:rsidR="00DA63EC" w:rsidRPr="000A334C" w:rsidRDefault="00DA63EC" w:rsidP="003B6D22">
      <w:pPr>
        <w:pStyle w:val="afff9"/>
        <w:rPr>
          <w:rtl/>
        </w:rPr>
      </w:pPr>
      <w:r w:rsidRPr="000A334C">
        <w:rPr>
          <w:rtl/>
        </w:rPr>
        <w:t>ולא יביא מחיטי מעשר שני אלא ממעות מעשר שני.</w:t>
      </w:r>
    </w:p>
    <w:p w:rsidR="00DA63EC" w:rsidRDefault="00DA63EC" w:rsidP="00DA63EC">
      <w:pPr>
        <w:pStyle w:val="affffd"/>
        <w:rPr>
          <w:rtl/>
        </w:rPr>
      </w:pPr>
      <w:r>
        <w:rPr>
          <w:rtl/>
        </w:rPr>
        <w:t>׹</w:t>
      </w:r>
    </w:p>
    <w:p>
      <w:pPr>
        <w:pStyle w:val="afffff8"/>
        <w:rPr>
          <w:ins w:id="90249" w:author="קלוד" w:date="2026-10-11T12:32:08Z"/>
        </w:rPr>
      </w:pPr>
      <w:ins w:id="90250" w:author="קלוד" w:date="2026-10-11T12:32:08Z">
        <w:r>
          <w:rPr>
            <w:color w:val="7B3F00"/>
          </w:rPr>
          <w:t xml:space="preserve">האומר הרי עלי לחמי תודה - מביא תודה ולחמה</w:t>
        </w:r>
      </w:ins>
    </w:p>
    <w:p>
      <w:pPr>
        <w:pStyle w:val="38"/>
        <w:rPr>
          <w:ins w:id="101230" w:author="מנוע מכני" w:date="2026-10-11T12:04:40Z"/>
        </w:rPr>
      </w:pPr>
      <w:r>
        <w:t>אר</w:t>
      </w:r>
      <w:r>
        <w:t>"</w:t>
      </w:r>
      <w:r>
        <w:t>ה</w:t>
      </w:r>
      <w:r>
        <w:t xml:space="preserve">:</w:t>
      </w:r>
    </w:p>
    <w:p w:rsidR="00DA63EC" w:rsidRDefault="00DA63EC" w:rsidP="00DA63EC">
      <w:pPr>
        <w:tabs>
          <w:tab w:val="center" w:pos="2835"/>
        </w:tabs>
        <w:rPr>
          <w:rtl/>
        </w:rPr>
      </w:pPr>
      <w:del w:id="101231" w:author="מנוע מכני" w:date="2026-10-11T12:04:40Z">
        <w:r>
          <w:rPr>
            <w:rtl/>
          </w:rPr>
          <w:delText xml:space="preserve"> </w:delText>
        </w:r>
      </w:del>
      <w:r>
        <w:rPr>
          <w:rtl/>
        </w:rPr>
        <w:t xml:space="preserve">האומר הרי עלי לחמי תודה - מביא תודה ולחמה</w:t>
      </w:r>
      <w:ins w:id="95213" w:author="מנוע מכני" w:date="2026-10-11T12:04:40Z">
        <w:r>
          <w:rPr>
            <w:rtl/>
          </w:rPr>
          <w:t xml:space="preserve">,</w:t>
        </w:r>
      </w:ins>
      <w:del w:id="95214" w:author="מנוע מכני" w:date="2026-10-11T12:04:40Z">
        <w:r>
          <w:rPr>
            <w:rtl/>
          </w:rPr>
          <w:delText xml:space="preserve">;</w:delText>
        </w:r>
      </w:del>
      <w:r>
        <w:rPr>
          <w:rtl/>
        </w:rPr>
        <w:t xml:space="preserve"> </w:t>
      </w:r>
    </w:p>
    <w:p w:rsidR="00DA63EC" w:rsidRPr="00FE1B89" w:rsidRDefault="00DA63EC" w:rsidP="00DA63EC">
      <w:pPr>
        <w:tabs>
          <w:tab w:val="center" w:pos="2835"/>
        </w:tabs>
        <w:rPr>
          <w:spacing w:val="-6"/>
          <w:rtl/>
        </w:rPr>
      </w:pPr>
      <w:r w:rsidRPr="00FE1B89">
        <w:rPr>
          <w:rFonts w:hint="cs"/>
          <w:spacing w:val="-6"/>
          <w:rtl/>
        </w:rPr>
        <w:t xml:space="preserve">דיודע </w:t>
      </w:r>
      <w:r w:rsidRPr="00FE1B89">
        <w:rPr>
          <w:spacing w:val="-6"/>
          <w:rtl/>
        </w:rPr>
        <w:t xml:space="preserve">דלחם בלא תודה </w:t>
      </w:r>
      <w:r w:rsidRPr="00FE1B89">
        <w:rPr>
          <w:spacing w:val="-6"/>
          <w:rtl/>
        </w:rPr>
        <w:t xml:space="preserve">לא</w:t>
      </w:r>
      <w:r w:rsidRPr="00FE1B89">
        <w:rPr>
          <w:spacing w:val="-6"/>
          <w:rtl/>
        </w:rPr>
        <w:t xml:space="preserve"> </w:t>
      </w:r>
      <w:r w:rsidRPr="00FE1B89">
        <w:rPr>
          <w:rFonts w:hint="cs"/>
          <w:spacing w:val="-6"/>
          <w:rtl/>
        </w:rPr>
        <w:t>קרב</w:t>
      </w:r>
      <w:r w:rsidRPr="00FE1B89">
        <w:rPr>
          <w:spacing w:val="-6"/>
          <w:rtl/>
        </w:rPr>
        <w:t xml:space="preserve"> </w:t>
      </w:r>
      <w:ins w:id="93533" w:author="מנוע מכני" w:date="2026-10-11T12:04:40Z">
        <w:r>
          <w:rPr>
            <w:spacing w:val="-6"/>
            <w:rtl/>
          </w:rPr>
          <w:t xml:space="preserve">וזה</w:t>
        </w:r>
      </w:ins>
      <w:del w:id="93534" w:author="מנוע מכני" w:date="2026-10-11T12:04:40Z">
        <w:r w:rsidRPr="00FE1B89">
          <w:rPr>
            <w:spacing w:val="-6"/>
            <w:rtl/>
          </w:rPr>
          <w:delText xml:space="preserve">והאי</w:delText>
        </w:r>
      </w:del>
      <w:r w:rsidRPr="00FE1B89">
        <w:rPr>
          <w:spacing w:val="-6"/>
          <w:rtl/>
        </w:rPr>
        <w:t xml:space="preserve"> תודה ולחמה</w:t>
      </w:r>
      <w:r w:rsidRPr="00FE1B89">
        <w:rPr>
          <w:rFonts w:hint="cs"/>
          <w:spacing w:val="-6"/>
          <w:rtl/>
        </w:rPr>
        <w:t xml:space="preserve"> </w:t>
      </w:r>
      <w:r w:rsidRPr="00FE1B89">
        <w:rPr>
          <w:rFonts w:hint="cs"/>
          <w:spacing w:val="-6"/>
          <w:rtl/>
        </w:rPr>
        <w:t xml:space="preserve">א</w:t>
      </w:r>
      <w:r w:rsidRPr="00FE1B89">
        <w:rPr>
          <w:spacing w:val="-6"/>
          <w:rtl/>
        </w:rPr>
        <w:t xml:space="preserve">מר</w:t>
      </w:r>
      <w:r w:rsidRPr="00FE1B89">
        <w:rPr>
          <w:spacing w:val="-6"/>
          <w:rtl/>
        </w:rPr>
        <w:t xml:space="preserve">, </w:t>
      </w:r>
      <w:ins w:id="93535" w:author="מנוע מכני" w:date="2026-10-11T12:04:40Z">
        <w:r>
          <w:rPr>
            <w:spacing w:val="-6"/>
            <w:rtl/>
          </w:rPr>
          <w:t xml:space="preserve">וזה</w:t>
        </w:r>
      </w:ins>
      <w:del w:id="93536" w:author="מנוע מכני" w:date="2026-10-11T12:04:40Z">
        <w:r w:rsidRPr="00FE1B89">
          <w:rPr>
            <w:spacing w:val="-6"/>
            <w:rtl/>
          </w:rPr>
          <w:delText xml:space="preserve">והאי</w:delText>
        </w:r>
      </w:del>
      <w:r w:rsidRPr="00FE1B89">
        <w:rPr>
          <w:spacing w:val="-6"/>
          <w:rtl/>
        </w:rPr>
        <w:t xml:space="preserve"> </w:t>
      </w:r>
      <w:ins w:id="93531" w:author="מנוע מכני" w:date="2026-10-11T12:04:40Z">
        <w:r>
          <w:rPr>
            <w:spacing w:val="-6"/>
            <w:rtl/>
          </w:rPr>
          <w:t xml:space="preserve">דאומר</w:t>
        </w:r>
      </w:ins>
      <w:del w:id="93532" w:author="מנוע מכני" w:date="2026-10-11T12:04:40Z">
        <w:r w:rsidRPr="00FE1B89">
          <w:rPr>
            <w:spacing w:val="-6"/>
            <w:rtl/>
          </w:rPr>
          <w:delText xml:space="preserve">דקאמר</w:delText>
        </w:r>
      </w:del>
      <w:r w:rsidRPr="00FE1B89">
        <w:rPr>
          <w:spacing w:val="-6"/>
          <w:rtl/>
        </w:rPr>
        <w:t xml:space="preserve"> לחמי תודה, סוף </w:t>
      </w:r>
      <w:ins w:id="91843" w:author="מנוע מכני" w:date="2026-10-11T12:04:40Z">
        <w:r>
          <w:rPr>
            <w:spacing w:val="-6"/>
            <w:rtl/>
          </w:rPr>
          <w:t xml:space="preserve">דבר</w:t>
        </w:r>
      </w:ins>
      <w:del w:id="91844" w:author="מנוע מכני" w:date="2026-10-11T12:04:40Z">
        <w:r w:rsidRPr="00FE1B89">
          <w:rPr>
            <w:spacing w:val="-6"/>
            <w:rtl/>
          </w:rPr>
          <w:delText xml:space="preserve">מילתא</w:delText>
        </w:r>
      </w:del>
      <w:r w:rsidRPr="00FE1B89">
        <w:rPr>
          <w:spacing w:val="-6"/>
          <w:rtl/>
        </w:rPr>
        <w:t xml:space="preserve"> נקט.</w:t>
      </w:r>
    </w:p>
    <w:p>
      <w:pPr>
        <w:pStyle w:val="38"/>
        <w:rPr>
          <w:ins w:id="101233" w:author="מנוע מכני" w:date="2026-10-11T12:04:40Z"/>
        </w:rPr>
      </w:pPr>
      <w:del w:id="101232" w:author="מנוע מכני" w:date="2026-10-11T12:04:40Z">
        <w:r w:rsidRPr="00265E5E">
          <w:delText xml:space="preserve">•</w:delText>
        </w:r>
      </w:del>
      <w:r>
        <w:t xml:space="preserve"> </w:t>
      </w:r>
      <w:r>
        <w:t xml:space="preserve">תנן</w:t>
      </w:r>
      <w:r>
        <w:t xml:space="preserve">:</w:t>
      </w:r>
    </w:p>
    <w:p w:rsidR="00DA63EC" w:rsidRDefault="00DA63EC" w:rsidP="00DA63EC">
      <w:pPr>
        <w:tabs>
          <w:tab w:val="center" w:pos="2835"/>
        </w:tabs>
        <w:rPr>
          <w:rtl/>
        </w:rPr>
      </w:pPr>
      <w:del w:id="101234" w:author="מנוע מכני" w:date="2026-10-11T12:04:40Z">
        <w:r>
          <w:rPr>
            <w:rtl/>
          </w:rPr>
          <w:delText xml:space="preserve"> </w:delText>
        </w:r>
      </w:del>
      <w:r>
        <w:rPr>
          <w:rtl/>
        </w:rPr>
        <w:t xml:space="preserve">תודה מן המעשר ולחמה מן החולין יביא כמה שנדר</w:t>
      </w:r>
      <w:ins w:id="95215" w:author="מנוע מכני" w:date="2026-10-11T12:04:40Z">
        <w:r>
          <w:rPr>
            <w:rtl/>
          </w:rPr>
          <w:t xml:space="preserve">,</w:t>
        </w:r>
      </w:ins>
      <w:del w:id="95216" w:author="מנוע מכני" w:date="2026-10-11T12:04:40Z">
        <w:r>
          <w:rPr>
            <w:rtl/>
          </w:rPr>
          <w:delText xml:space="preserve">;</w:delText>
        </w:r>
      </w:del>
      <w:r>
        <w:rPr>
          <w:rtl/>
        </w:rPr>
        <w:t xml:space="preserve"> </w:t>
      </w:r>
      <w:r>
        <w:rPr>
          <w:rFonts w:hint="cs"/>
          <w:rtl/>
        </w:rPr>
        <w:t>-</w:t>
      </w:r>
      <w:r>
        <w:rPr>
          <w:rtl/>
        </w:rPr>
        <w:t xml:space="preserve"> כיון דאמר לחמה מן החולין, יביא היא ולחמה מן החולין!</w:t>
      </w:r>
    </w:p>
    <w:p>
      <w:pPr>
        <w:pStyle w:val="38"/>
        <w:rPr>
          <w:ins w:id="102459" w:author="מנוע מכני" w:date="2026-10-11T12:04:40Z"/>
        </w:rPr>
      </w:pPr>
      <w:r>
        <w:t xml:space="preserve">- שאני </w:t>
      </w:r>
      <w:ins w:id="91845" w:author="מנוע מכני" w:date="2026-10-11T12:04:40Z">
        <w:r>
          <w:t xml:space="preserve">שם</w:t>
        </w:r>
      </w:ins>
      <w:del w:id="91846" w:author="מנוע מכני" w:date="2026-10-11T12:04:40Z">
        <w:r>
          <w:delText xml:space="preserve">התם</w:delText>
        </w:r>
      </w:del>
      <w:r>
        <w:t xml:space="preserve">,</w:t>
      </w:r>
    </w:p>
    <w:p w:rsidR="00DA63EC" w:rsidRDefault="00DA63EC" w:rsidP="00DA63EC">
      <w:pPr>
        <w:pStyle w:val="affffb"/>
        <w:rPr>
          <w:rtl/>
        </w:rPr>
      </w:pPr>
      <w:del w:id="102460" w:author="מנוע מכני" w:date="2026-10-11T12:04:40Z">
        <w:r>
          <w:rPr>
            <w:rtl/>
          </w:rPr>
          <w:delText xml:space="preserve"> </w:delText>
        </w:r>
      </w:del>
      <w:r>
        <w:rPr>
          <w:rtl/>
        </w:rPr>
        <w:t xml:space="preserve">דכיון דאמר תודה מן המעשר, נעשה כאומר הרי עלי לחם לפטור תודתו של פלוני.</w:t>
      </w:r>
    </w:p>
    <w:p>
      <w:pPr>
        <w:pStyle w:val="38"/>
        <w:rPr>
          <w:ins w:id="101235" w:author="מנוע מכני" w:date="2026-10-11T12:04:40Z"/>
        </w:rPr>
      </w:pPr>
      <w:r>
        <w:t>והך ד</w:t>
      </w:r>
      <w:r>
        <w:t xml:space="preserve">רישא דקתני:</w:t>
      </w:r>
    </w:p>
    <w:p w:rsidR="00DA63EC" w:rsidRDefault="00DA63EC" w:rsidP="00DA63EC">
      <w:pPr>
        <w:tabs>
          <w:tab w:val="center" w:pos="2835"/>
        </w:tabs>
        <w:rPr>
          <w:rtl/>
        </w:rPr>
      </w:pPr>
      <w:del w:id="101236" w:author="מנוע מכני" w:date="2026-10-11T12:04:40Z">
        <w:r>
          <w:rPr>
            <w:rtl/>
          </w:rPr>
          <w:delText xml:space="preserve"> </w:delText>
        </w:r>
      </w:del>
      <w:r>
        <w:rPr>
          <w:rtl/>
        </w:rPr>
        <w:t xml:space="preserve">תודה מן החולין ולחמה מן המעשר - יביא היא ולחמה מן החולין, </w:t>
      </w:r>
      <w:r>
        <w:rPr>
          <w:rtl/>
        </w:rPr>
        <w:t xml:space="preserve">ה"</w:t>
      </w:r>
      <w:r>
        <w:rPr>
          <w:rFonts w:hint="cs"/>
          <w:rtl/>
        </w:rPr>
        <w:t>נ</w:t>
      </w:r>
      <w:r>
        <w:rPr>
          <w:rtl/>
        </w:rPr>
        <w:t xml:space="preserve"> נעשה כאומר הרי עלי תודה לפטור לחמו של פלוני!</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לחם </w:t>
      </w:r>
      <w:ins w:id="97623" w:author="מנוע מכני" w:date="2026-10-11T12:04:40Z">
        <w:r>
          <w:rPr>
            <w:rtl/>
          </w:rPr>
          <w:t xml:space="preserve">לפטור</w:t>
        </w:r>
      </w:ins>
      <w:del w:id="97624" w:author="מנוע מכני" w:date="2026-10-11T12:04:40Z">
        <w:r>
          <w:rPr>
            <w:rtl/>
          </w:rPr>
          <w:delText xml:space="preserve">למיפטר</w:delText>
        </w:r>
      </w:del>
      <w:r>
        <w:rPr>
          <w:rtl/>
        </w:rPr>
        <w:t xml:space="preserve"> תודה אתי, תודה </w:t>
      </w:r>
      <w:ins w:id="97625" w:author="מנוע מכני" w:date="2026-10-11T12:04:40Z">
        <w:r>
          <w:rPr>
            <w:rtl/>
          </w:rPr>
          <w:t xml:space="preserve">לפטור</w:t>
        </w:r>
      </w:ins>
      <w:del w:id="97626" w:author="מנוע מכני" w:date="2026-10-11T12:04:40Z">
        <w:r>
          <w:rPr>
            <w:rtl/>
          </w:rPr>
          <w:delText xml:space="preserve">למיפטר</w:delText>
        </w:r>
      </w:del>
      <w:r>
        <w:rPr>
          <w:rtl/>
        </w:rPr>
        <w:t xml:space="preserve"> לחם מי </w:t>
      </w:r>
      <w:ins w:id="97627" w:author="מנוע מכני" w:date="2026-10-11T12:04:40Z">
        <w:r>
          <w:rPr>
            <w:rtl/>
          </w:rPr>
          <w:t xml:space="preserve">באה</w:t>
        </w:r>
      </w:ins>
      <w:del w:id="97628" w:author="מנוע מכני" w:date="2026-10-11T12:04:40Z">
        <w:r>
          <w:rPr>
            <w:rtl/>
          </w:rPr>
          <w:delText xml:space="preserve">אתיא</w:delText>
        </w:r>
      </w:del>
      <w:r>
        <w:rPr>
          <w:rtl/>
        </w:rPr>
        <w:t xml:space="preserve">? </w:t>
      </w:r>
    </w:p>
    <w:p>
      <w:pPr>
        <w:pStyle w:val="afffff8"/>
        <w:rPr>
          <w:ins w:id="90247" w:author="קלוד" w:date="2026-10-11T12:32:08Z"/>
        </w:rPr>
      </w:pPr>
      <w:ins w:id="90248" w:author="קלוד" w:date="2026-10-11T12:32:08Z">
        <w:r>
          <w:rPr>
            <w:color w:val="7B3F00"/>
          </w:rPr>
          <w:t xml:space="preserve">תודה בלא לחם וזבח בלא נסכים - כופין אותו</w:t>
        </w:r>
      </w:ins>
    </w:p>
    <w:p>
      <w:pPr>
        <w:pStyle w:val="38"/>
        <w:rPr>
          <w:ins w:id="101237" w:author="מנוע מכני" w:date="2026-10-11T12:04:40Z"/>
        </w:rPr>
      </w:pPr>
      <w:r>
        <w:t xml:space="preserve">ת"ש:</w:t>
      </w:r>
    </w:p>
    <w:p w:rsidR="00DA63EC" w:rsidRDefault="00DA63EC" w:rsidP="00DA63EC">
      <w:pPr>
        <w:tabs>
          <w:tab w:val="center" w:pos="2835"/>
        </w:tabs>
        <w:rPr>
          <w:rtl/>
        </w:rPr>
      </w:pPr>
      <w:del w:id="101238" w:author="מנוע מכני" w:date="2026-10-11T12:04:40Z">
        <w:r>
          <w:rPr>
            <w:rtl/>
          </w:rPr>
          <w:delText xml:space="preserve"> </w:delText>
        </w:r>
      </w:del>
      <w:r>
        <w:rPr>
          <w:rtl/>
        </w:rPr>
        <w:t xml:space="preserve">האומר הרי עלי תודה בלא לחם וזבח בלא נסכים - כופין אותו ומביא תודה ולחמה, </w:t>
      </w:r>
    </w:p>
    <w:p w:rsidR="00DA63EC" w:rsidRDefault="00DA63EC" w:rsidP="00DA63EC">
      <w:pPr>
        <w:tabs>
          <w:tab w:val="center" w:pos="2835"/>
        </w:tabs>
        <w:rPr>
          <w:rtl/>
        </w:rPr>
      </w:pPr>
      <w:r>
        <w:rPr>
          <w:rtl/>
        </w:rPr>
        <w:t xml:space="preserve">זבח ונסכים</w:t>
      </w:r>
      <w:ins w:id="95217" w:author="מנוע מכני" w:date="2026-10-11T12:04:40Z">
        <w:r>
          <w:rPr>
            <w:rtl/>
          </w:rPr>
          <w:t xml:space="preserve">,</w:t>
        </w:r>
      </w:ins>
      <w:del w:id="95218" w:author="מנוע מכני" w:date="2026-10-11T12:04:40Z">
        <w:r>
          <w:rPr>
            <w:rtl/>
          </w:rPr>
          <w:delText xml:space="preserve">;</w:delText>
        </w:r>
      </w:del>
      <w:r>
        <w:rPr>
          <w:rtl/>
        </w:rPr>
        <w:t xml:space="preserve"> טעמא דאמר, אבל </w:t>
      </w:r>
      <w:r>
        <w:rPr>
          <w:rtl/>
        </w:rPr>
        <w:t xml:space="preserve">לא</w:t>
      </w:r>
      <w:r>
        <w:rPr>
          <w:rtl/>
        </w:rPr>
        <w:t xml:space="preserve"> </w:t>
      </w:r>
      <w:r>
        <w:rPr>
          <w:rtl/>
        </w:rPr>
        <w:t xml:space="preserve">אמר</w:t>
      </w:r>
      <w:r>
        <w:rPr>
          <w:rtl/>
        </w:rPr>
        <w:t xml:space="preserve"> תודה - </w:t>
      </w:r>
      <w:r>
        <w:rPr>
          <w:rtl/>
        </w:rPr>
        <w:t xml:space="preserve">לא</w:t>
      </w:r>
      <w:r>
        <w:rPr>
          <w:rtl/>
        </w:rPr>
        <w:t xml:space="preserve">!</w:t>
      </w:r>
    </w:p>
    <w:p w:rsidR="00DA63EC" w:rsidRDefault="00DA63EC" w:rsidP="00DA63EC">
      <w:pPr>
        <w:tabs>
          <w:tab w:val="center" w:pos="2835"/>
        </w:tabs>
        <w:rPr>
          <w:rtl/>
        </w:rPr>
      </w:pPr>
      <w:r>
        <w:rPr>
          <w:rtl/>
        </w:rPr>
        <w:t xml:space="preserve">ה"ה </w:t>
      </w:r>
      <w:ins w:id="94037" w:author="מנוע מכני" w:date="2026-10-11T12:04:40Z">
        <w:r>
          <w:rPr>
            <w:rtl/>
          </w:rPr>
          <w:t xml:space="preserve">אף</w:t>
        </w:r>
      </w:ins>
      <w:del w:id="94038" w:author="מנוע מכני" w:date="2026-10-11T12:04:40Z">
        <w:r>
          <w:rPr>
            <w:rtl/>
          </w:rPr>
          <w:delText xml:space="preserve">אע"ג</w:delText>
        </w:r>
      </w:del>
      <w:r>
        <w:rPr>
          <w:rtl/>
        </w:rPr>
        <w:t xml:space="preserve"> דלא </w:t>
      </w:r>
      <w:r>
        <w:rPr>
          <w:rtl/>
        </w:rPr>
        <w:t xml:space="preserve">אמר</w:t>
      </w:r>
      <w:r>
        <w:rPr>
          <w:rtl/>
        </w:rPr>
        <w:t xml:space="preserve"> תודה, ואיידי דבעי </w:t>
      </w:r>
      <w:ins w:id="90239" w:author="Claude - סמנטי" w:date="2026-10-11T12:27:00Z">
        <w:r>
          <w:rPr>
            <w:rtl/>
          </w:rPr>
          <w:t xml:space="preserve">לשנות</w:t>
        </w:r>
      </w:ins>
      <w:del w:id="90240" w:author="Claude - סמנטי" w:date="2026-10-11T12:27:00Z">
        <w:r>
          <w:rPr>
            <w:rtl/>
          </w:rPr>
          <w:delText xml:space="preserve">למיתנא</w:delText>
        </w:r>
      </w:del>
      <w:r>
        <w:rPr>
          <w:rtl/>
        </w:rPr>
        <w:t xml:space="preserve"> זבח בלא נסכים, דלא </w:t>
      </w:r>
      <w:ins w:id="97051" w:author="מנוע מכני" w:date="2026-10-11T12:04:40Z">
        <w:r>
          <w:rPr>
            <w:rtl/>
          </w:rPr>
          <w:t xml:space="preserve">שונה</w:t>
        </w:r>
      </w:ins>
      <w:del w:id="97052" w:author="מנוע מכני" w:date="2026-10-11T12:04:40Z">
        <w:r>
          <w:rPr>
            <w:rtl/>
          </w:rPr>
          <w:delText xml:space="preserve">מתני</w:delText>
        </w:r>
      </w:del>
      <w:r>
        <w:rPr>
          <w:rtl/>
        </w:rPr>
        <w:t xml:space="preserve"> </w:t>
      </w:r>
      <w:ins w:id="93537" w:author="מנוע מכני" w:date="2026-10-11T12:04:40Z">
        <w:r>
          <w:rPr>
            <w:rtl/>
          </w:rPr>
          <w:t xml:space="preserve">לו</w:t>
        </w:r>
      </w:ins>
      <w:del w:id="93538" w:author="מנוע מכני" w:date="2026-10-11T12:04:40Z">
        <w:r>
          <w:rPr>
            <w:rtl/>
          </w:rPr>
          <w:delText xml:space="preserve">ליה</w:delText>
        </w:r>
      </w:del>
      <w:r>
        <w:rPr>
          <w:rtl/>
        </w:rPr>
        <w:t xml:space="preserve"> נסכים בלא זבח, תנא </w:t>
      </w:r>
      <w:ins w:id="91847" w:author="מנוע מכני" w:date="2026-10-11T12:04:40Z">
        <w:r>
          <w:rPr>
            <w:rtl/>
          </w:rPr>
          <w:t xml:space="preserve">גם</w:t>
        </w:r>
      </w:ins>
      <w:del w:id="91848" w:author="מנוע מכני" w:date="2026-10-11T12:04:40Z">
        <w:r>
          <w:rPr>
            <w:rtl/>
          </w:rPr>
          <w:delText xml:space="preserve">נמי</w:delText>
        </w:r>
      </w:del>
      <w:r>
        <w:rPr>
          <w:rtl/>
        </w:rPr>
        <w:t xml:space="preserve"> תודה.</w:t>
      </w:r>
    </w:p>
    <w:p w:rsidR="00DA63EC" w:rsidRDefault="00DA63EC" w:rsidP="00DA63EC">
      <w:pPr>
        <w:tabs>
          <w:tab w:val="center" w:pos="2835"/>
        </w:tabs>
        <w:rPr>
          <w:rtl/>
        </w:rPr>
      </w:pPr>
      <w:ins w:id="93539" w:author="מנוע מכני" w:date="2026-10-11T12:04:40Z">
        <w:r>
          <w:rPr>
            <w:rtl/>
          </w:rPr>
          <w:t xml:space="preserve">למה</w:t>
        </w:r>
      </w:ins>
      <w:del w:id="93540" w:author="מנוע מכני" w:date="2026-10-11T12:04:40Z">
        <w:r>
          <w:rPr>
            <w:rtl/>
          </w:rPr>
          <w:delText xml:space="preserve">אמאי</w:delText>
        </w:r>
      </w:del>
      <w:r>
        <w:rPr>
          <w:rtl/>
        </w:rPr>
        <w:t xml:space="preserve">? נדר ופתחו עמו הוא!</w:t>
      </w:r>
    </w:p>
    <w:p>
      <w:pPr>
        <w:pStyle w:val="38"/>
        <w:rPr>
          <w:ins w:id="101240" w:author="מנוע מכני" w:date="2026-10-11T12:04:40Z"/>
        </w:rPr>
      </w:pPr>
      <w:del w:id="101239" w:author="מנוע מכני" w:date="2026-10-11T12:04:40Z">
        <w:r w:rsidRPr="00265E5E">
          <w:delText xml:space="preserve">•</w:delText>
        </w:r>
      </w:del>
      <w:r>
        <w:t xml:space="preserve"> </w:t>
      </w:r>
      <w:r>
        <w:t xml:space="preserve">חזקיה:</w:t>
      </w:r>
    </w:p>
    <w:p w:rsidR="00DA63EC" w:rsidRDefault="00DA63EC" w:rsidP="00DA63EC">
      <w:pPr>
        <w:tabs>
          <w:tab w:val="center" w:pos="2835"/>
        </w:tabs>
        <w:rPr>
          <w:rtl/>
        </w:rPr>
      </w:pPr>
      <w:del w:id="101241" w:author="מנוע מכני" w:date="2026-10-11T12:04:40Z">
        <w:r>
          <w:rPr>
            <w:rtl/>
          </w:rPr>
          <w:delText xml:space="preserve"> </w:delText>
        </w:r>
      </w:del>
      <w:r>
        <w:rPr>
          <w:rFonts w:hint="cs"/>
          <w:rtl/>
        </w:rPr>
        <w:t>כב</w:t>
      </w:r>
      <w:r>
        <w:rPr>
          <w:rtl/>
        </w:rPr>
        <w:t>"</w:t>
      </w:r>
      <w:r>
        <w:rPr>
          <w:rFonts w:hint="cs"/>
          <w:rtl/>
        </w:rPr>
        <w:t>ש</w:t>
      </w:r>
      <w:r>
        <w:rPr>
          <w:rtl/>
        </w:rPr>
        <w:t xml:space="preserve"> </w:t>
      </w:r>
      <w:ins w:id="91849" w:author="מנוע מכני" w:date="2026-10-11T12:04:40Z">
        <w:r>
          <w:rPr>
            <w:rtl/>
          </w:rPr>
          <w:t xml:space="preserve">דאמרו</w:t>
        </w:r>
      </w:ins>
      <w:del w:id="91850" w:author="מנוע מכני" w:date="2026-10-11T12:04:40Z">
        <w:r>
          <w:rPr>
            <w:rtl/>
          </w:rPr>
          <w:delText xml:space="preserve">דאמרי</w:delText>
        </w:r>
      </w:del>
      <w:r>
        <w:rPr>
          <w:rtl/>
        </w:rPr>
        <w:t xml:space="preserve">: תפוס לשון הראשון</w:t>
      </w:r>
      <w:ins w:id="95219" w:author="מנוע מכני" w:date="2026-10-11T12:04:40Z">
        <w:r>
          <w:rPr>
            <w:rtl/>
          </w:rPr>
          <w:t xml:space="preserve">,</w:t>
        </w:r>
      </w:ins>
      <w:del w:id="95220" w:author="מנוע מכני" w:date="2026-10-11T12:04:40Z">
        <w:r>
          <w:rPr>
            <w:rtl/>
          </w:rPr>
          <w:delText xml:space="preserve">;</w:delText>
        </w:r>
      </w:del>
      <w:r>
        <w:rPr>
          <w:rtl/>
        </w:rPr>
        <w:t xml:space="preserve"> </w:t>
      </w:r>
      <w:r>
        <w:rPr>
          <w:rtl/>
        </w:rPr>
        <w:t xml:space="preserve">דתנן</w:t>
      </w:r>
      <w:r>
        <w:rPr>
          <w:rtl/>
        </w:rPr>
        <w:t xml:space="preserve">: הריני נזיר מן הגרוגרות ומן הדבלה </w:t>
      </w:r>
    </w:p>
    <w:p>
      <w:pPr>
        <w:pStyle w:val="38"/>
        <w:rPr>
          <w:ins w:id="101242" w:author="מנוע מכני" w:date="2026-10-11T12:04:40Z"/>
        </w:rPr>
      </w:pPr>
      <w:r>
        <w:tab/>
      </w:r>
      <w:r>
        <w:t xml:space="preserve">- </w:t>
      </w:r>
      <w:r w:rsidRPr="002E1F01">
        <w:t>לב</w:t>
      </w:r>
      <w:r w:rsidRPr="002E1F01">
        <w:t>"</w:t>
      </w:r>
      <w:r w:rsidRPr="002E1F01">
        <w:t>ש</w:t>
      </w:r>
      <w:r>
        <w:t xml:space="preserve">:</w:t>
      </w:r>
    </w:p>
    <w:p w:rsidR="00DA63EC" w:rsidRDefault="00DA63EC" w:rsidP="00DA63EC">
      <w:pPr>
        <w:tabs>
          <w:tab w:val="center" w:pos="2835"/>
        </w:tabs>
        <w:rPr>
          <w:rtl/>
        </w:rPr>
      </w:pPr>
      <w:del w:id="101243" w:author="מנוע מכני" w:date="2026-10-11T12:04:40Z">
        <w:r>
          <w:rPr>
            <w:rFonts w:hint="cs"/>
            <w:rtl/>
          </w:rPr>
          <w:delText xml:space="preserve"> </w:delText>
        </w:r>
      </w:del>
      <w:r>
        <w:rPr>
          <w:rtl/>
        </w:rPr>
        <w:t xml:space="preserve">נזיר, </w:t>
      </w:r>
      <w:r w:rsidRPr="002E1F01">
        <w:rPr>
          <w:b/>
          <w:bCs/>
          <w:rtl/>
        </w:rPr>
        <w:t>ו</w:t>
      </w:r>
      <w:r w:rsidRPr="002E1F01">
        <w:rPr>
          <w:rFonts w:hint="cs"/>
          <w:b/>
          <w:bCs/>
          <w:rtl/>
        </w:rPr>
        <w:t>לב</w:t>
      </w:r>
      <w:r w:rsidRPr="002E1F01">
        <w:rPr>
          <w:b/>
          <w:bCs/>
          <w:rtl/>
        </w:rPr>
        <w:t>"</w:t>
      </w:r>
      <w:r w:rsidRPr="002E1F01">
        <w:rPr>
          <w:rFonts w:hint="cs"/>
          <w:b/>
          <w:bCs/>
          <w:rtl/>
        </w:rPr>
        <w:t>ה</w:t>
      </w:r>
      <w:r>
        <w:rPr>
          <w:rtl/>
        </w:rPr>
        <w:t>: אינו נזיר.</w:t>
      </w:r>
    </w:p>
    <w:p>
      <w:pPr>
        <w:pStyle w:val="38"/>
        <w:rPr>
          <w:ins w:id="101244" w:author="מנוע מכני" w:date="2026-10-11T12:04:40Z"/>
        </w:rPr>
      </w:pPr>
      <w:r>
        <w:t>ר</w:t>
      </w:r>
      <w:r>
        <w:t>י</w:t>
      </w:r>
      <w:r>
        <w:t>"</w:t>
      </w:r>
      <w:r>
        <w:t>ו</w:t>
      </w:r>
      <w:r>
        <w:t xml:space="preserve">:</w:t>
      </w:r>
    </w:p>
    <w:p w:rsidR="00DA63EC" w:rsidRDefault="00DA63EC" w:rsidP="00DA63EC">
      <w:pPr>
        <w:tabs>
          <w:tab w:val="center" w:pos="2835"/>
        </w:tabs>
        <w:rPr>
          <w:rtl/>
        </w:rPr>
      </w:pPr>
      <w:del w:id="101245" w:author="מנוע מכני" w:date="2026-10-11T12:04:40Z">
        <w:r>
          <w:rPr>
            <w:rtl/>
          </w:rPr>
          <w:delText xml:space="preserve"> </w:delText>
        </w:r>
      </w:del>
      <w:ins w:id="90519" w:author="מנוע מכני" w:date="2026-10-11T12:04:40Z">
        <w:r>
          <w:rPr>
            <w:rtl/>
          </w:rPr>
          <w:t xml:space="preserve">אפי'</w:t>
        </w:r>
      </w:ins>
      <w:del w:id="90520" w:author="מנוע מכני" w:date="2026-10-11T12:04:40Z">
        <w:r>
          <w:rPr>
            <w:rtl/>
          </w:rPr>
          <w:delText xml:space="preserve">אפילו</w:delText>
        </w:r>
      </w:del>
      <w:r>
        <w:rPr>
          <w:rtl/>
        </w:rPr>
        <w:t xml:space="preserve"> </w:t>
      </w:r>
      <w:r>
        <w:rPr>
          <w:rFonts w:hint="cs"/>
          <w:rtl/>
        </w:rPr>
        <w:t>ב</w:t>
      </w:r>
      <w:r>
        <w:rPr>
          <w:rtl/>
        </w:rPr>
        <w:t>"</w:t>
      </w:r>
      <w:r>
        <w:rPr>
          <w:rFonts w:hint="cs"/>
          <w:rtl/>
        </w:rPr>
        <w:t>ה</w:t>
      </w:r>
      <w:r>
        <w:rPr>
          <w:rtl/>
        </w:rPr>
        <w:t xml:space="preserve"> באומר אילו הייתי יודע שאין נודרין כך, </w:t>
      </w:r>
      <w:r>
        <w:rPr>
          <w:rtl/>
        </w:rPr>
        <w:t xml:space="preserve">לא</w:t>
      </w:r>
      <w:r>
        <w:rPr>
          <w:rtl/>
        </w:rPr>
        <w:t xml:space="preserve"> הייתי נודר כך אלא כך, </w:t>
      </w:r>
      <w:ins w:id="93543" w:author="מנוע מכני" w:date="2026-10-11T12:04:40Z">
        <w:r>
          <w:rPr>
            <w:rtl/>
          </w:rPr>
          <w:t xml:space="preserve">ומה</w:t>
        </w:r>
      </w:ins>
      <w:del w:id="93544" w:author="מנוע מכני" w:date="2026-10-11T12:04:40Z">
        <w:r>
          <w:rPr>
            <w:rtl/>
          </w:rPr>
          <w:delText xml:space="preserve">ומאי</w:delText>
        </w:r>
      </w:del>
      <w:r>
        <w:rPr>
          <w:rtl/>
        </w:rPr>
        <w:t xml:space="preserve"> כופין? דקא בעי הדר </w:t>
      </w:r>
      <w:ins w:id="93541" w:author="מנוע מכני" w:date="2026-10-11T12:04:40Z">
        <w:r>
          <w:rPr>
            <w:rtl/>
          </w:rPr>
          <w:t xml:space="preserve">בו</w:t>
        </w:r>
      </w:ins>
      <w:del w:id="93542" w:author="מנוע מכני" w:date="2026-10-11T12:04:40Z">
        <w:r>
          <w:rPr>
            <w:rtl/>
          </w:rPr>
          <w:delText xml:space="preserve">ביה</w:delText>
        </w:r>
      </w:del>
      <w:r>
        <w:rPr>
          <w:rtl/>
        </w:rPr>
        <w:t xml:space="preserve">.</w:t>
      </w:r>
    </w:p>
    <w:p>
      <w:pPr>
        <w:pStyle w:val="38"/>
        <w:rPr>
          <w:ins w:id="101246" w:author="מנוע מכני" w:date="2026-10-11T12:04:40Z"/>
        </w:rPr>
      </w:pPr>
      <w:r>
        <w:t xml:space="preserve">והך</w:t>
      </w:r>
    </w:p>
    <w:p w:rsidR="00DA63EC" w:rsidRDefault="00DA63EC" w:rsidP="00DA63EC">
      <w:pPr>
        <w:tabs>
          <w:tab w:val="center" w:pos="2835"/>
        </w:tabs>
        <w:rPr>
          <w:rtl/>
        </w:rPr>
      </w:pPr>
      <w:del w:id="101247" w:author="מנוע מכני" w:date="2026-10-11T12:04:40Z">
        <w:r>
          <w:rPr>
            <w:rFonts w:hint="cs"/>
            <w:rtl/>
          </w:rPr>
          <w:delText xml:space="preserve"> </w:delText>
        </w:r>
      </w:del>
      <w:r>
        <w:rPr>
          <w:rFonts w:hint="cs"/>
          <w:rtl/>
        </w:rPr>
        <w:t xml:space="preserve">ד</w:t>
      </w:r>
      <w:r>
        <w:rPr>
          <w:rtl/>
        </w:rPr>
        <w:t xml:space="preserve">האומר הרי עלי תודה בלא לחם וזבח בלא נסכים, ואמרו לו: הבא תודה ולחמה וזבח </w:t>
      </w:r>
      <w:r w:rsidRPr="00E105BC">
        <w:rPr>
          <w:spacing w:val="-4"/>
          <w:rtl/>
        </w:rPr>
        <w:t xml:space="preserve">ונסכים, ואומר: אילו הייתי יודע שכן </w:t>
      </w:r>
      <w:r w:rsidRPr="00E105BC">
        <w:rPr>
          <w:spacing w:val="-4"/>
          <w:rtl/>
        </w:rPr>
        <w:t xml:space="preserve">לא</w:t>
      </w:r>
      <w:r w:rsidRPr="00E105BC">
        <w:rPr>
          <w:spacing w:val="-4"/>
          <w:rtl/>
        </w:rPr>
        <w:t xml:space="preserve"> הייתי נודר, כופין אותו ואומר לו: שמור ושמעת</w:t>
      </w:r>
      <w:ins w:id="95221" w:author="מנוע מכני" w:date="2026-10-11T12:04:40Z">
        <w:r>
          <w:rPr>
            <w:spacing w:val="-4"/>
            <w:rtl/>
          </w:rPr>
          <w:t xml:space="preserve">,</w:t>
        </w:r>
      </w:ins>
      <w:del w:id="95222" w:author="מנוע מכני" w:date="2026-10-11T12:04:40Z">
        <w:r w:rsidRPr="00E105BC">
          <w:rPr>
            <w:spacing w:val="-4"/>
            <w:rtl/>
          </w:rPr>
          <w:delText xml:space="preserve">;</w:delText>
        </w:r>
      </w:del>
      <w:r w:rsidRPr="00E105BC">
        <w:rPr>
          <w:spacing w:val="-4"/>
          <w:rtl/>
        </w:rPr>
        <w:t xml:space="preserve"> </w:t>
      </w:r>
    </w:p>
    <w:p w:rsidR="00DA63EC" w:rsidRDefault="00DA63EC" w:rsidP="00DA63EC">
      <w:pPr>
        <w:tabs>
          <w:tab w:val="center" w:pos="2835"/>
        </w:tabs>
        <w:rPr>
          <w:rtl/>
        </w:rPr>
      </w:pPr>
      <w:r>
        <w:rPr>
          <w:rFonts w:hint="cs"/>
          <w:rtl/>
        </w:rPr>
        <w:t xml:space="preserve">אפי' </w:t>
      </w:r>
      <w:r>
        <w:rPr>
          <w:rStyle w:val="2fb"/>
          <w:rFonts w:hint="cs"/>
          <w:rtl/>
        </w:rPr>
        <w:t xml:space="preserve">לרי</w:t>
      </w:r>
      <w:r>
        <w:rPr>
          <w:rStyle w:val="2fb"/>
          <w:rtl/>
        </w:rPr>
        <w:t>"</w:t>
      </w:r>
      <w:r>
        <w:rPr>
          <w:rStyle w:val="2fb"/>
          <w:rFonts w:hint="cs"/>
          <w:rtl/>
        </w:rPr>
        <w:t xml:space="preserve">ו</w:t>
      </w:r>
      <w:r>
        <w:rPr>
          <w:rFonts w:hint="cs"/>
          <w:rtl/>
        </w:rPr>
        <w:t xml:space="preserve"> הא ודאי </w:t>
      </w:r>
      <w:r>
        <w:rPr>
          <w:rFonts w:hint="cs"/>
          <w:rtl/>
        </w:rPr>
        <w:t xml:space="preserve">ב</w:t>
      </w:r>
      <w:r>
        <w:rPr>
          <w:rtl/>
        </w:rPr>
        <w:t>"</w:t>
      </w:r>
      <w:r>
        <w:rPr>
          <w:rFonts w:hint="cs"/>
          <w:rtl/>
        </w:rPr>
        <w:t xml:space="preserve">ש</w:t>
      </w:r>
      <w:r>
        <w:rPr>
          <w:rFonts w:hint="cs"/>
          <w:rtl/>
        </w:rPr>
        <w:t xml:space="preserve"> היא</w:t>
      </w:r>
      <w:r>
        <w:rPr>
          <w:rtl/>
        </w:rPr>
        <w:t>.</w:t>
      </w:r>
    </w:p>
    <w:p w:rsidR="00DA63EC" w:rsidRDefault="00DA63EC" w:rsidP="00DA63EC">
      <w:pPr>
        <w:tabs>
          <w:tab w:val="center" w:pos="2835"/>
        </w:tabs>
        <w:rPr>
          <w:rtl/>
        </w:rPr>
      </w:pPr>
    </w:p>
    <w:p w:rsidR="00DA63EC" w:rsidRDefault="00DA63EC" w:rsidP="00C75802">
      <w:pPr>
        <w:pStyle w:val="afffff"/>
        <w:rPr>
          <w:rtl/>
        </w:rPr>
      </w:pPr>
      <w:r>
        <w:rPr>
          <w:rtl/>
        </w:rPr>
        <w:t xml:space="preserve"> 'שמור ושמעת</w:t>
      </w:r>
      <w:r>
        <w:rPr>
          <w:rFonts w:hint="cs"/>
          <w:rtl/>
        </w:rPr>
        <w:t>'</w:t>
      </w:r>
      <w:r>
        <w:rPr>
          <w:rtl/>
        </w:rPr>
        <w:t xml:space="preserve"> </w:t>
      </w:r>
    </w:p>
    <w:p>
      <w:pPr>
        <w:pStyle w:val="38"/>
        <w:rPr>
          <w:ins w:id="101249" w:author="מנוע מכני" w:date="2026-10-11T12:04:40Z"/>
        </w:rPr>
      </w:pPr>
      <w:del w:id="101248" w:author="מנוע מכני" w:date="2026-10-11T12:04:40Z">
        <w:r w:rsidRPr="00265E5E">
          <w:delText xml:space="preserve">•</w:delText>
        </w:r>
      </w:del>
      <w:r>
        <w:t xml:space="preserve"> </w:t>
      </w:r>
      <w:r>
        <w:t>אביי:</w:t>
      </w:r>
    </w:p>
    <w:p w:rsidR="00DA63EC" w:rsidRDefault="00DA63EC" w:rsidP="00DA63EC">
      <w:pPr>
        <w:tabs>
          <w:tab w:val="center" w:pos="2835"/>
        </w:tabs>
        <w:rPr>
          <w:rtl/>
        </w:rPr>
      </w:pPr>
      <w:del w:id="101250"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שמור</w:t>
      </w:r>
      <w:r w:rsidRPr="00A71A5E">
        <w:rPr>
          <w:rStyle w:val="afffff0"/>
          <w:rFonts w:hint="cs"/>
          <w:rtl/>
        </w:rPr>
        <w:t>'</w:t>
      </w:r>
      <w:r w:rsidRPr="00A71A5E">
        <w:rPr>
          <w:rStyle w:val="afffff0"/>
          <w:rtl/>
        </w:rPr>
        <w:t xml:space="preserve"> </w:t>
      </w:r>
      <w:r>
        <w:rPr>
          <w:rtl/>
        </w:rPr>
        <w:t>- הבא תודה,</w:t>
      </w:r>
      <w:r w:rsidRPr="00A71A5E">
        <w:rPr>
          <w:rStyle w:val="afffff0"/>
          <w:rtl/>
        </w:rPr>
        <w:t xml:space="preserve"> </w:t>
      </w:r>
      <w:r w:rsidRPr="00A71A5E">
        <w:rPr>
          <w:rStyle w:val="afffff0"/>
          <w:rFonts w:hint="cs"/>
          <w:rtl/>
        </w:rPr>
        <w:t>'</w:t>
      </w:r>
      <w:ins w:id="90877" w:author="Claude - סמנטי" w:date="2026-10-11T12:27:00Z">
        <w:r>
          <w:rPr>
            <w:rStyle w:val="afffff0"/>
            <w:rtl/>
          </w:rPr>
          <w:t xml:space="preserve">וְשָׁמַעְתָּ</w:t>
        </w:r>
      </w:ins>
      <w:del w:id="90878" w:author="Claude - סמנטי" w:date="2026-10-11T12:27:00Z">
        <w:r w:rsidRPr="00A71A5E">
          <w:rPr>
            <w:rStyle w:val="afffff0"/>
            <w:rtl/>
          </w:rPr>
          <w:delText xml:space="preserve">ושמעת</w:delText>
        </w:r>
      </w:del>
      <w:r w:rsidRPr="00A71A5E">
        <w:rPr>
          <w:rStyle w:val="afffff0"/>
          <w:rFonts w:hint="cs"/>
          <w:rtl/>
        </w:rPr>
        <w:t>'</w:t>
      </w:r>
      <w:r w:rsidRPr="00A71A5E">
        <w:rPr>
          <w:rStyle w:val="afffff0"/>
          <w:rtl/>
        </w:rPr>
        <w:t xml:space="preserve"> </w:t>
      </w:r>
      <w:r>
        <w:rPr>
          <w:rtl/>
        </w:rPr>
        <w:t>- הבא לחמה.</w:t>
      </w:r>
    </w:p>
    <w:p>
      <w:pPr>
        <w:pStyle w:val="38"/>
        <w:rPr>
          <w:ins w:id="101251" w:author="מנוע מכני" w:date="2026-10-11T12:04:40Z"/>
        </w:rPr>
      </w:pPr>
      <w:r>
        <w:t xml:space="preserve">רבא</w:t>
      </w:r>
      <w:del w:id="102568" w:author="מנוע מכני" w:date="2026-10-11T12:04:40Z">
        <w:r>
          <w:delText xml:space="preserve"> אמר</w:delText>
        </w:r>
      </w:del>
      <w:r>
        <w:t xml:space="preserve">:</w:t>
      </w:r>
    </w:p>
    <w:p w:rsidR="00DA63EC" w:rsidRDefault="00DA63EC" w:rsidP="00DA63EC">
      <w:pPr>
        <w:tabs>
          <w:tab w:val="center" w:pos="2835"/>
        </w:tabs>
        <w:rPr>
          <w:rtl/>
        </w:rPr>
      </w:pPr>
      <w:del w:id="101252"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שמור</w:t>
      </w:r>
      <w:r w:rsidRPr="00A71A5E">
        <w:rPr>
          <w:rStyle w:val="afffff0"/>
          <w:rFonts w:hint="cs"/>
          <w:rtl/>
        </w:rPr>
        <w:t>'</w:t>
      </w:r>
      <w:r w:rsidRPr="00A71A5E">
        <w:rPr>
          <w:rStyle w:val="afffff0"/>
          <w:rtl/>
        </w:rPr>
        <w:t xml:space="preserve"> </w:t>
      </w:r>
      <w:r>
        <w:rPr>
          <w:rtl/>
        </w:rPr>
        <w:t>- הבא תודה ולחמה, ושמעת - שלא תהא רגיל לעשות כן.</w:t>
      </w:r>
    </w:p>
    <w:p w:rsidR="00DA63EC" w:rsidRDefault="00DA63EC" w:rsidP="00DA63EC">
      <w:pPr>
        <w:tabs>
          <w:tab w:val="center" w:pos="2835"/>
        </w:tabs>
        <w:rPr>
          <w:rtl/>
        </w:rPr>
      </w:pPr>
      <w:r>
        <w:rPr>
          <w:rtl/>
        </w:rPr>
        <w:tab/>
      </w:r>
      <w:del w:id="90206" w:author="מנוע מכני" w:date="2026-10-11T12:04:40Z">
        <w:r>
          <w:rPr>
            <w:rFonts w:hint="cs"/>
            <w:rtl/>
          </w:rPr>
          <w:delText xml:space="preserve">    </w:delText>
        </w:r>
      </w:del>
      <w:r>
        <w:rPr>
          <w:rtl/>
        </w:rPr>
        <w:t>היא ולחמה מן המעשר - יביא.</w:t>
      </w:r>
    </w:p>
    <w:p w:rsidR="00DA63EC" w:rsidRDefault="00DA63EC" w:rsidP="00DA63EC">
      <w:pPr>
        <w:tabs>
          <w:tab w:val="center" w:pos="2835"/>
        </w:tabs>
        <w:rPr>
          <w:rtl/>
        </w:rPr>
      </w:pPr>
    </w:p>
    <w:p>
      <w:pPr>
        <w:pStyle w:val="38"/>
        <w:rPr>
          <w:ins w:id="101253" w:author="מנוע מכני" w:date="2026-10-11T12:04:40Z"/>
        </w:rPr>
      </w:pPr>
      <w:ins w:id="90521" w:author="מנוע מכני" w:date="2026-10-11T12:04:40Z">
        <w:r>
          <w:t xml:space="preserve">ר"נ</w:t>
        </w:r>
      </w:ins>
      <w:del w:id="90522" w:author="מנוע מכני" w:date="2026-10-11T12:04:40Z">
        <w:r>
          <w:delText xml:space="preserve">רב נחמן</w:delText>
        </w:r>
      </w:del>
      <w:r>
        <w:t xml:space="preserve"> ורב חסדא</w:t>
      </w:r>
      <w:del w:id="102569" w:author="מנוע מכני" w:date="2026-10-11T12:04:40Z">
        <w:r>
          <w:delText xml:space="preserve"> </w:delText>
        </w:r>
        <w:r>
          <w:delText xml:space="preserve">אמרו</w:delText>
        </w:r>
      </w:del>
      <w:ins w:id="91851" w:author="מנוע מכני" w:date="2026-10-11T12:04:40Z"/>
      <w:del w:id="91852" w:author="מנוע מכני" w:date="2026-10-11T12:04:40Z">
        <w:r>
          <w:delText xml:space="preserve">אמרי</w:delText>
        </w:r>
      </w:del>
      <w:r>
        <w:t xml:space="preserve">:</w:t>
      </w:r>
    </w:p>
    <w:p w:rsidR="00DA63EC" w:rsidRDefault="00DA63EC" w:rsidP="00DA63EC">
      <w:pPr>
        <w:tabs>
          <w:tab w:val="center" w:pos="2835"/>
        </w:tabs>
        <w:rPr>
          <w:rtl/>
        </w:rPr>
      </w:pPr>
      <w:del w:id="101254" w:author="מנוע מכני" w:date="2026-10-11T12:04:40Z">
        <w:r>
          <w:rPr>
            <w:rtl/>
          </w:rPr>
          <w:delText xml:space="preserve"> </w:delText>
        </w:r>
      </w:del>
      <w:r>
        <w:rPr>
          <w:rtl/>
        </w:rPr>
        <w:t xml:space="preserve">רצה מביא, </w:t>
      </w:r>
      <w:r>
        <w:rPr>
          <w:rtl/>
        </w:rPr>
        <w:t xml:space="preserve">לא</w:t>
      </w:r>
      <w:r>
        <w:rPr>
          <w:rtl/>
        </w:rPr>
        <w:t xml:space="preserve"> רצה </w:t>
      </w:r>
      <w:r>
        <w:rPr>
          <w:rtl/>
        </w:rPr>
        <w:t xml:space="preserve">לא</w:t>
      </w:r>
      <w:r>
        <w:rPr>
          <w:rtl/>
        </w:rPr>
        <w:t xml:space="preserve"> יביא.</w:t>
      </w:r>
    </w:p>
    <w:p w:rsidR="00DA63EC" w:rsidRDefault="00DA63EC" w:rsidP="00DA63EC">
      <w:pPr>
        <w:tabs>
          <w:tab w:val="center" w:pos="2835"/>
        </w:tabs>
        <w:rPr>
          <w:rtl/>
        </w:rPr>
      </w:pPr>
      <w:r>
        <w:rPr>
          <w:rtl/>
        </w:rPr>
        <w:t>ולא יביא מחיטי מעשר שני אלא ממעות מעשר שני.</w:t>
      </w:r>
    </w:p>
    <w:p>
      <w:pPr>
        <w:pStyle w:val="afffff8"/>
        <w:rPr>
          <w:ins w:id="90245" w:author="קלוד" w:date="2026-10-11T12:32:08Z"/>
        </w:rPr>
      </w:pPr>
      <w:ins w:id="90246" w:author="קלוד" w:date="2026-10-11T12:32:08Z">
        <w:r>
          <w:rPr>
            <w:color w:val="7B3F00"/>
          </w:rPr>
          <w:t xml:space="preserve">מחיטי מעשר שני - או מחיטין הלקוחות ממעות מעשר</w:t>
        </w:r>
      </w:ins>
    </w:p>
    <w:p>
      <w:pPr>
        <w:pStyle w:val="38"/>
        <w:rPr>
          <w:ins w:id="101255" w:author="מנוע מכני" w:date="2026-10-11T12:04:40Z"/>
        </w:rPr>
      </w:pPr>
      <w:r>
        <w:t>ר</w:t>
      </w:r>
      <w:r>
        <w:t>"</w:t>
      </w:r>
      <w:r>
        <w:t>נ ור</w:t>
      </w:r>
      <w:r>
        <w:t>"</w:t>
      </w:r>
      <w:r>
        <w:t>ח</w:t>
      </w:r>
      <w:r>
        <w:t xml:space="preserve">:</w:t>
      </w:r>
    </w:p>
    <w:p w:rsidR="00DA63EC" w:rsidRDefault="00DA63EC" w:rsidP="00DA63EC">
      <w:pPr>
        <w:tabs>
          <w:tab w:val="center" w:pos="2835"/>
        </w:tabs>
        <w:rPr>
          <w:rtl/>
        </w:rPr>
      </w:pPr>
      <w:del w:id="101256" w:author="מנוע מכני" w:date="2026-10-11T12:04:40Z">
        <w:r>
          <w:rPr>
            <w:rtl/>
          </w:rPr>
          <w:delText xml:space="preserve"> </w:delText>
        </w:r>
      </w:del>
      <w:ins w:id="96799" w:author="מנוע מכני" w:date="2026-10-11T12:04:40Z">
        <w:r>
          <w:rPr>
            <w:rtl/>
          </w:rPr>
          <w:t xml:space="preserve">דווקא </w:t>
        </w:r>
      </w:ins>
      <w:del w:id="96800" w:author="מנוע מכני" w:date="2026-10-11T12:04:40Z">
        <w:r>
          <w:rPr>
            <w:rtl/>
          </w:rPr>
          <w:delText xml:space="preserve">לא שנו אלא </w:delText>
        </w:r>
      </w:del>
      <w:r>
        <w:rPr>
          <w:rtl/>
        </w:rPr>
        <w:t xml:space="preserve">מחיטי מעשר שני, אבל מחיטין הלקוחות ממעות מעשר שני יביא.</w:t>
      </w:r>
    </w:p>
    <w:p w:rsidR="00DA63EC" w:rsidRDefault="00DA63EC" w:rsidP="00DA63EC">
      <w:pPr>
        <w:tabs>
          <w:tab w:val="center" w:pos="2835"/>
        </w:tabs>
        <w:rPr>
          <w:rtl/>
        </w:rPr>
      </w:pPr>
      <w:ins w:id="96719" w:author="מנוע מכני" w:date="2026-10-11T12:04:40Z">
        <w:r>
          <w:rPr>
            <w:rtl/>
          </w:rPr>
          <w:t xml:space="preserve">ישב</w:t>
        </w:r>
      </w:ins>
      <w:del w:id="96720" w:author="מנוע מכני" w:date="2026-10-11T12:04:40Z">
        <w:r>
          <w:rPr>
            <w:rtl/>
          </w:rPr>
          <w:delText xml:space="preserve">יתיב</w:delText>
        </w:r>
      </w:del>
      <w:r>
        <w:rPr>
          <w:rtl/>
        </w:rPr>
        <w:t xml:space="preserve"> ר</w:t>
      </w:r>
      <w:r>
        <w:rPr>
          <w:rFonts w:hint="cs"/>
          <w:rtl/>
        </w:rPr>
        <w:t xml:space="preserve">י'ר לפני </w:t>
      </w:r>
      <w:r>
        <w:rPr>
          <w:rStyle w:val="2fb"/>
          <w:rFonts w:hint="cs"/>
          <w:rtl/>
        </w:rPr>
        <w:t xml:space="preserve">ר</w:t>
      </w:r>
      <w:r>
        <w:rPr>
          <w:rStyle w:val="2fb"/>
          <w:rtl/>
        </w:rPr>
        <w:t>"</w:t>
      </w:r>
      <w:r>
        <w:rPr>
          <w:rStyle w:val="2fb"/>
          <w:rFonts w:hint="cs"/>
          <w:rtl/>
        </w:rPr>
        <w:t xml:space="preserve">ז</w:t>
      </w:r>
      <w:r>
        <w:rPr>
          <w:rFonts w:hint="cs"/>
          <w:rtl/>
        </w:rPr>
        <w:t xml:space="preserve"> ואמר</w:t>
      </w:r>
      <w:r>
        <w:rPr>
          <w:rtl/>
        </w:rPr>
        <w:t xml:space="preserve">: </w:t>
      </w:r>
      <w:r>
        <w:rPr>
          <w:rtl/>
        </w:rPr>
        <w:t xml:space="preserve">ל"</w:t>
      </w:r>
      <w:r>
        <w:rPr>
          <w:rFonts w:hint="cs"/>
          <w:rtl/>
        </w:rPr>
        <w:t>ש</w:t>
      </w:r>
      <w:r>
        <w:rPr>
          <w:rtl/>
        </w:rPr>
        <w:t xml:space="preserve"> אלא מחיטי מעשר שני, אבל מחיטין הלקוחות במעות מעשר שני יביא.</w:t>
      </w:r>
    </w:p>
    <w:p>
      <w:pPr>
        <w:pStyle w:val="38"/>
        <w:rPr>
          <w:ins w:id="101258" w:author="מנוע מכני" w:date="2026-10-11T12:04:40Z"/>
        </w:rPr>
      </w:pPr>
      <w:del w:id="101257" w:author="מנוע מכני" w:date="2026-10-11T12:04:40Z">
        <w:r w:rsidRPr="00265E5E">
          <w:delText xml:space="preserve">•</w:delText>
        </w:r>
      </w:del>
      <w:r>
        <w:t xml:space="preserve"> </w:t>
      </w:r>
      <w:r>
        <w:t xml:space="preserve">א"ל</w:t>
      </w:r>
      <w:r>
        <w:t xml:space="preserve">:</w:t>
      </w:r>
    </w:p>
    <w:p w:rsidR="00DA63EC" w:rsidRDefault="00DA63EC" w:rsidP="00DA63EC">
      <w:pPr>
        <w:tabs>
          <w:tab w:val="center" w:pos="2835"/>
        </w:tabs>
        <w:rPr>
          <w:rtl/>
        </w:rPr>
      </w:pPr>
      <w:del w:id="101259" w:author="מנוע מכני" w:date="2026-10-11T12:04:40Z">
        <w:r>
          <w:rPr>
            <w:rtl/>
          </w:rPr>
          <w:delText xml:space="preserve"> </w:delText>
        </w:r>
      </w:del>
      <w:r>
        <w:rPr>
          <w:rStyle w:val="2fb"/>
          <w:rtl/>
        </w:rPr>
        <w:t xml:space="preserve">רבי</w:t>
      </w:r>
      <w:r>
        <w:rPr>
          <w:rtl/>
        </w:rPr>
        <w:t xml:space="preserve">, אתה אומר כן? אני אומר: אפי' מחיטין הלקוחות במעות מעשר שני </w:t>
      </w:r>
      <w:r>
        <w:rPr>
          <w:rtl/>
        </w:rPr>
        <w:t xml:space="preserve">לא</w:t>
      </w:r>
      <w:r>
        <w:rPr>
          <w:rtl/>
        </w:rPr>
        <w:t xml:space="preserve"> יביא, ואימא טעמא דידי ואימא טעמא דידך.</w:t>
      </w:r>
    </w:p>
    <w:p w:rsidR="00DA63EC" w:rsidRDefault="00DA63EC" w:rsidP="00DA63EC">
      <w:pPr>
        <w:pStyle w:val="afff3"/>
        <w:framePr w:wrap="around"/>
        <w:rPr>
          <w:rtl/>
        </w:rPr>
      </w:pPr>
      <w:r>
        <w:rPr>
          <w:rFonts w:hint="cs"/>
          <w:rtl/>
        </w:rPr>
        <w:t>פב.</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tl/>
        </w:rPr>
        <w:t xml:space="preserve">טעמא דידך, תודה </w:t>
      </w:r>
      <w:r>
        <w:rPr>
          <w:rFonts w:hint="cs"/>
          <w:rtl/>
        </w:rPr>
        <w:t xml:space="preserve">ילפת </w:t>
      </w:r>
      <w:r>
        <w:rPr>
          <w:rtl/>
        </w:rPr>
        <w:t xml:space="preserve">משלמים, </w:t>
      </w:r>
      <w:r>
        <w:rPr>
          <w:rFonts w:hint="cs"/>
          <w:rtl/>
        </w:rPr>
        <w:t>ו</w:t>
      </w:r>
      <w:r>
        <w:rPr>
          <w:rtl/>
        </w:rPr>
        <w:t xml:space="preserve">שלמים שם שם ממעשר, [ומינה], מה שלמים אין גופן מעשר, אף תודה </w:t>
      </w:r>
      <w:ins w:id="91853" w:author="מנוע מכני" w:date="2026-10-11T12:04:40Z">
        <w:r>
          <w:rPr>
            <w:rtl/>
          </w:rPr>
          <w:t xml:space="preserve">גם</w:t>
        </w:r>
      </w:ins>
      <w:del w:id="91854" w:author="מנוע מכני" w:date="2026-10-11T12:04:40Z">
        <w:r>
          <w:rPr>
            <w:rtl/>
          </w:rPr>
          <w:delText xml:space="preserve">נמי</w:delText>
        </w:r>
      </w:del>
      <w:r>
        <w:rPr>
          <w:rtl/>
        </w:rPr>
        <w:t xml:space="preserve"> אין גופה מעשר, </w:t>
      </w:r>
      <w:ins w:id="93545" w:author="מנוע מכני" w:date="2026-10-11T12:04:40Z">
        <w:r>
          <w:rPr>
            <w:rtl/>
          </w:rPr>
          <w:t xml:space="preserve">ואלו</w:t>
        </w:r>
      </w:ins>
      <w:del w:id="93546" w:author="מנוע מכני" w:date="2026-10-11T12:04:40Z">
        <w:r>
          <w:rPr>
            <w:rtl/>
          </w:rPr>
          <w:delText xml:space="preserve">והני</w:delText>
        </w:r>
      </w:del>
      <w:r>
        <w:rPr>
          <w:rtl/>
        </w:rPr>
        <w:t xml:space="preserve"> חיטי הלקוחות במעות מעשר שני </w:t>
      </w:r>
      <w:ins w:id="91855" w:author="מנוע מכני" w:date="2026-10-11T12:04:40Z">
        <w:r>
          <w:rPr>
            <w:rtl/>
          </w:rPr>
          <w:t xml:space="preserve">גם</w:t>
        </w:r>
      </w:ins>
      <w:del w:id="91856" w:author="מנוע מכני" w:date="2026-10-11T12:04:40Z">
        <w:r>
          <w:rPr>
            <w:rtl/>
          </w:rPr>
          <w:delText xml:space="preserve">נמי</w:delText>
        </w:r>
      </w:del>
      <w:r>
        <w:rPr>
          <w:rtl/>
        </w:rPr>
        <w:t xml:space="preserve"> אין גופן מעשר.</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r>
        <w:rPr>
          <w:rtl/>
        </w:rPr>
        <w:t xml:space="preserve">טעמא דידי, תודה </w:t>
      </w:r>
      <w:r>
        <w:rPr>
          <w:rFonts w:hint="cs"/>
          <w:rtl/>
        </w:rPr>
        <w:t xml:space="preserve">ילפינא </w:t>
      </w:r>
      <w:r>
        <w:rPr>
          <w:rtl/>
        </w:rPr>
        <w:t xml:space="preserve">משלמים, ושלמים שם שם ממעשר, </w:t>
      </w:r>
    </w:p>
    <w:p w:rsidR="00DA63EC" w:rsidRDefault="00DA63EC" w:rsidP="00DA63EC">
      <w:pPr>
        <w:tabs>
          <w:tab w:val="center" w:pos="2835"/>
        </w:tabs>
        <w:rPr>
          <w:rtl/>
        </w:rPr>
      </w:pPr>
      <w:r>
        <w:rPr>
          <w:rFonts w:ascii="BA Franknatan Regular" w:hAnsi="BA Franknatan Regular"/>
          <w:b/>
          <w:bCs/>
          <w:rtl/>
        </w:rPr>
        <w:lastRenderedPageBreak/>
        <w:tab/>
      </w:r>
      <w:r>
        <w:rPr>
          <w:rtl/>
        </w:rPr>
        <w:t xml:space="preserve">מה שלמים אין מין מעשר, אף תודה אין מין מעשר, לאפוקי חיטין הלקוחות במעות מעשר שני דמין מעשר </w:t>
      </w:r>
      <w:ins w:id="93547" w:author="מנוע מכני" w:date="2026-10-11T12:04:40Z">
        <w:r>
          <w:rPr>
            <w:rtl/>
          </w:rPr>
          <w:t xml:space="preserve">הם</w:t>
        </w:r>
      </w:ins>
      <w:del w:id="93548" w:author="מנוע מכני" w:date="2026-10-11T12:04:40Z">
        <w:r>
          <w:rPr>
            <w:rtl/>
          </w:rPr>
          <w:delText xml:space="preserve">נינהו</w:delText>
        </w:r>
      </w:del>
      <w:r>
        <w:rPr>
          <w:rtl/>
        </w:rPr>
        <w:t xml:space="preserve">.</w:t>
      </w:r>
    </w:p>
    <w:p w:rsidR="00DA63EC" w:rsidRDefault="00DA63EC" w:rsidP="00DA63EC">
      <w:pPr>
        <w:tabs>
          <w:tab w:val="center" w:pos="2835"/>
        </w:tabs>
        <w:rPr>
          <w:rFonts w:ascii="BA Franknatan Regular" w:hAnsi="BA Franknatan Regular"/>
          <w:b/>
          <w:bCs/>
          <w:rtl/>
        </w:rPr>
      </w:pPr>
    </w:p>
    <w:p>
      <w:pPr>
        <w:pStyle w:val="afffff8"/>
        <w:rPr>
          <w:ins w:id="90243" w:author="קלוד" w:date="2026-10-11T12:32:08Z"/>
        </w:rPr>
      </w:pPr>
      <w:ins w:id="90244" w:author="קלוד" w:date="2026-10-11T12:32:08Z">
        <w:r>
          <w:rPr>
            <w:color w:val="7B3F00"/>
          </w:rPr>
          <w:t xml:space="preserve">המתפיס מעות מעשר שני לשלמים - לא קנו שלמים</w:t>
        </w:r>
      </w:ins>
    </w:p>
    <w:p>
      <w:pPr>
        <w:pStyle w:val="38"/>
        <w:rPr>
          <w:ins w:id="101261" w:author="מנוע מכני" w:date="2026-10-11T12:04:40Z"/>
        </w:rPr>
      </w:pPr>
      <w:del w:id="101260" w:author="מנוע מכני" w:date="2026-10-11T12:04:40Z">
        <w:r w:rsidRPr="00265E5E">
          <w:delText xml:space="preserve">•</w:delText>
        </w:r>
      </w:del>
      <w:r>
        <w:t xml:space="preserve"> </w:t>
      </w:r>
      <w:r>
        <w:t xml:space="preserve">ר' אמי:</w:t>
      </w:r>
    </w:p>
    <w:p w:rsidR="00DA63EC" w:rsidRDefault="00DA63EC" w:rsidP="00DA63EC">
      <w:pPr>
        <w:tabs>
          <w:tab w:val="center" w:pos="2835"/>
        </w:tabs>
        <w:rPr>
          <w:rtl/>
        </w:rPr>
      </w:pPr>
      <w:del w:id="101262" w:author="מנוע מכני" w:date="2026-10-11T12:04:40Z">
        <w:r>
          <w:rPr>
            <w:rtl/>
          </w:rPr>
          <w:delText xml:space="preserve"> </w:delText>
        </w:r>
      </w:del>
      <w:r>
        <w:rPr>
          <w:rtl/>
        </w:rPr>
        <w:t xml:space="preserve">המתפיס מעות מעשר שני לשלמים - </w:t>
      </w:r>
      <w:r>
        <w:rPr>
          <w:rtl/>
        </w:rPr>
        <w:t xml:space="preserve">לא</w:t>
      </w:r>
      <w:r>
        <w:rPr>
          <w:rtl/>
        </w:rPr>
        <w:t xml:space="preserve"> קנו שלמים</w:t>
      </w:r>
      <w:ins w:id="95223" w:author="מנוע מכני" w:date="2026-10-11T12:04:40Z">
        <w:r>
          <w:rPr>
            <w:rtl/>
          </w:rPr>
          <w:t xml:space="preserve">,</w:t>
        </w:r>
      </w:ins>
      <w:del w:id="9522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ascii="BA Franknatan Regular" w:hAnsi="BA Franknatan Regular"/>
          <w:b/>
          <w:bCs/>
          <w:rtl/>
        </w:rPr>
        <w:tab/>
      </w:r>
      <w:r>
        <w:rPr>
          <w:rFonts w:hint="cs"/>
          <w:rtl/>
        </w:rPr>
        <w:t>-</w:t>
      </w:r>
      <w:r>
        <w:rPr>
          <w:rtl/>
        </w:rPr>
        <w:t xml:space="preserve"> דלא אלימא קדושת השלמים </w:t>
      </w:r>
      <w:ins w:id="90241" w:author="Claude - סמנטי" w:date="2026-10-11T12:27:00Z">
        <w:r>
          <w:rPr>
            <w:rtl/>
          </w:rPr>
          <w:t xml:space="preserve">לחול</w:t>
        </w:r>
      </w:ins>
      <w:del w:id="90242" w:author="Claude - סמנטי" w:date="2026-10-11T12:27:00Z">
        <w:r>
          <w:rPr>
            <w:rtl/>
          </w:rPr>
          <w:delText xml:space="preserve">למיחל</w:delText>
        </w:r>
      </w:del>
      <w:r>
        <w:rPr>
          <w:rtl/>
        </w:rPr>
        <w:t xml:space="preserve"> אקדושת מעשר שני.</w:t>
      </w:r>
    </w:p>
    <w:p>
      <w:pPr>
        <w:pStyle w:val="38"/>
        <w:rPr>
          <w:ins w:id="101264" w:author="מנוע מכני" w:date="2026-10-11T12:04:40Z"/>
        </w:rPr>
      </w:pPr>
      <w:del w:id="101263" w:author="מנוע מכני" w:date="2026-10-11T12:04:40Z">
        <w:r w:rsidRPr="00265E5E">
          <w:delText xml:space="preserve">•</w:delText>
        </w:r>
      </w:del>
      <w:r>
        <w:t xml:space="preserve"> </w:t>
      </w:r>
      <w:r>
        <w:t xml:space="preserve">והך</w:t>
      </w:r>
    </w:p>
    <w:p w:rsidR="00DA63EC" w:rsidRDefault="00DA63EC" w:rsidP="00DA63EC">
      <w:pPr>
        <w:tabs>
          <w:tab w:val="center" w:pos="2835"/>
        </w:tabs>
        <w:rPr>
          <w:rtl/>
        </w:rPr>
      </w:pPr>
      <w:del w:id="101265" w:author="מנוע מכני" w:date="2026-10-11T12:04:40Z">
        <w:r>
          <w:rPr>
            <w:rFonts w:hint="cs"/>
            <w:rtl/>
          </w:rPr>
          <w:delText xml:space="preserve"> </w:delText>
        </w:r>
      </w:del>
      <w:r>
        <w:rPr>
          <w:rFonts w:hint="cs"/>
          <w:rtl/>
        </w:rPr>
        <w:t xml:space="preserve">ד</w:t>
      </w:r>
      <w:r>
        <w:rPr>
          <w:rtl/>
        </w:rPr>
        <w:t xml:space="preserve">הלוקח חיה לזבחי שלמים ובהמה לבשר תאוה - </w:t>
      </w:r>
      <w:r>
        <w:rPr>
          <w:rtl/>
        </w:rPr>
        <w:t xml:space="preserve">לא</w:t>
      </w:r>
      <w:r>
        <w:rPr>
          <w:rtl/>
        </w:rPr>
        <w:t xml:space="preserve"> יצא העור לחולין</w:t>
      </w:r>
      <w:ins w:id="95225" w:author="מנוע מכני" w:date="2026-10-11T12:04:40Z">
        <w:r>
          <w:rPr>
            <w:rtl/>
          </w:rPr>
          <w:t xml:space="preserve">,</w:t>
        </w:r>
      </w:ins>
      <w:del w:id="95226" w:author="מנוע מכני" w:date="2026-10-11T12:04:40Z">
        <w:r>
          <w:rPr>
            <w:rtl/>
          </w:rPr>
          <w:delText xml:space="preserve">;</w:delText>
        </w:r>
      </w:del>
      <w:r>
        <w:rPr>
          <w:rtl/>
        </w:rPr>
        <w:t xml:space="preserve"> </w:t>
      </w:r>
    </w:p>
    <w:p w:rsidR="00DA63EC" w:rsidRPr="00E105BC" w:rsidRDefault="00DA63EC" w:rsidP="00DA63EC">
      <w:pPr>
        <w:pStyle w:val="affffb"/>
        <w:rPr>
          <w:spacing w:val="-4"/>
          <w:rtl/>
        </w:rPr>
      </w:pPr>
      <w:r w:rsidRPr="00E105BC">
        <w:rPr>
          <w:spacing w:val="-4"/>
          <w:rtl/>
        </w:rPr>
        <w:t xml:space="preserve">- </w:t>
      </w:r>
      <w:r w:rsidRPr="00E105BC">
        <w:rPr>
          <w:rFonts w:hint="cs"/>
          <w:spacing w:val="-4"/>
          <w:rtl/>
        </w:rPr>
        <w:t>היינו ד</w:t>
      </w:r>
      <w:r w:rsidRPr="00E105BC">
        <w:rPr>
          <w:spacing w:val="-4"/>
          <w:rtl/>
        </w:rPr>
        <w:t xml:space="preserve">לא קני שלמים, </w:t>
      </w:r>
      <w:r w:rsidRPr="00E105BC">
        <w:rPr>
          <w:rFonts w:hint="cs"/>
          <w:spacing w:val="-4"/>
          <w:rtl/>
        </w:rPr>
        <w:t>ו</w:t>
      </w:r>
      <w:r w:rsidRPr="00E105BC">
        <w:rPr>
          <w:spacing w:val="-4"/>
          <w:rtl/>
        </w:rPr>
        <w:t>אינו בתורת לצאת העור לחולין,</w:t>
      </w:r>
      <w:r w:rsidRPr="00E105BC">
        <w:rPr>
          <w:rFonts w:hint="cs"/>
          <w:spacing w:val="-4"/>
          <w:rtl/>
        </w:rPr>
        <w:t xml:space="preserve">- </w:t>
      </w:r>
      <w:r w:rsidRPr="00E105BC">
        <w:rPr>
          <w:rStyle w:val="2fb"/>
          <w:rFonts w:hint="cs"/>
          <w:spacing w:val="-4"/>
          <w:rtl/>
        </w:rPr>
        <w:t xml:space="preserve">כ</w:t>
      </w:r>
      <w:r w:rsidRPr="00E105BC">
        <w:rPr>
          <w:rStyle w:val="2fb"/>
          <w:spacing w:val="-4"/>
          <w:rtl/>
        </w:rPr>
        <w:t xml:space="preserve">רבה</w:t>
      </w:r>
      <w:r w:rsidRPr="00E105BC">
        <w:rPr>
          <w:spacing w:val="-4"/>
          <w:rtl/>
        </w:rPr>
        <w:t xml:space="preserve">: נעשה כלוקח שור לחרישה.</w:t>
      </w:r>
    </w:p>
    <w:p w:rsidR="00DA63EC" w:rsidRDefault="00DA63EC" w:rsidP="00DA63EC">
      <w:pPr>
        <w:tabs>
          <w:tab w:val="center" w:pos="2835"/>
        </w:tabs>
        <w:rPr>
          <w:rtl/>
        </w:rPr>
      </w:pPr>
    </w:p>
    <w:p>
      <w:pPr>
        <w:pStyle w:val="38"/>
        <w:rPr>
          <w:ins w:id="101267" w:author="מנוע מכני" w:date="2026-10-11T12:04:40Z"/>
        </w:rPr>
      </w:pPr>
      <w:del w:id="101266" w:author="מנוע מכני" w:date="2026-10-11T12:04:40Z">
        <w:r w:rsidRPr="00E55A17">
          <w:delText xml:space="preserve">•</w:delText>
        </w:r>
      </w:del>
      <w:r w:rsidRPr="00E55A17">
        <w:t xml:space="preserve"> </w:t>
      </w:r>
      <w:r w:rsidRPr="00E55A17">
        <w:t xml:space="preserve">איתמר:</w:t>
      </w:r>
    </w:p>
    <w:p w:rsidR="00DA63EC" w:rsidRDefault="00DA63EC" w:rsidP="00DA63EC">
      <w:pPr>
        <w:tabs>
          <w:tab w:val="center" w:pos="2835"/>
        </w:tabs>
        <w:rPr>
          <w:rtl/>
        </w:rPr>
      </w:pPr>
      <w:del w:id="101268" w:author="מנוע מכני" w:date="2026-10-11T12:04:40Z">
        <w:r w:rsidRPr="00E55A17">
          <w:rPr>
            <w:b/>
            <w:bCs/>
            <w:rtl/>
          </w:rPr>
          <w:delText xml:space="preserve"> </w:delText>
        </w:r>
      </w:del>
      <w:r w:rsidRPr="00E55A17">
        <w:rPr>
          <w:b/>
          <w:bCs/>
          <w:rtl/>
        </w:rPr>
        <w:t xml:space="preserve">המתפיס מעות מעשר שני לשלמים</w:t>
      </w:r>
      <w:r>
        <w:rPr>
          <w:rtl/>
        </w:rPr>
        <w:t xml:space="preserve"> </w:t>
      </w:r>
    </w:p>
    <w:p>
      <w:pPr>
        <w:pStyle w:val="38"/>
        <w:rPr>
          <w:ins w:id="101269" w:author="מנוע מכני" w:date="2026-10-11T12:04:40Z"/>
        </w:rPr>
      </w:pPr>
      <w:r>
        <w:t xml:space="preserve">- ר' יוחנן</w:t>
      </w:r>
      <w:del w:id="102570" w:author="מנוע מכני" w:date="2026-10-11T12:04:40Z">
        <w:r>
          <w:delText xml:space="preserve"> אמר</w:delText>
        </w:r>
      </w:del>
      <w:r>
        <w:t xml:space="preserve">:</w:t>
      </w:r>
    </w:p>
    <w:p w:rsidR="00DA63EC" w:rsidRDefault="00DA63EC" w:rsidP="00DA63EC">
      <w:pPr>
        <w:tabs>
          <w:tab w:val="center" w:pos="2835"/>
        </w:tabs>
        <w:rPr>
          <w:rtl/>
        </w:rPr>
      </w:pPr>
      <w:del w:id="101270" w:author="מנוע מכני" w:date="2026-10-11T12:04:40Z">
        <w:r>
          <w:rPr>
            <w:rtl/>
          </w:rPr>
          <w:delText xml:space="preserve"> </w:delText>
        </w:r>
      </w:del>
      <w:r>
        <w:rPr>
          <w:rtl/>
        </w:rPr>
        <w:t xml:space="preserve">קני, </w:t>
      </w:r>
      <w:r>
        <w:rPr>
          <w:rStyle w:val="2fb"/>
          <w:rtl/>
        </w:rPr>
        <w:t xml:space="preserve">ר"א</w:t>
      </w:r>
      <w:r>
        <w:rPr>
          <w:rtl/>
        </w:rPr>
        <w:t xml:space="preserve"> אומר: </w:t>
      </w:r>
      <w:r>
        <w:rPr>
          <w:rtl/>
        </w:rPr>
        <w:t xml:space="preserve">לא</w:t>
      </w:r>
      <w:r>
        <w:rPr>
          <w:rtl/>
        </w:rPr>
        <w:t xml:space="preserve"> קני.</w:t>
      </w:r>
    </w:p>
    <w:p w:rsidR="00DA63EC" w:rsidRDefault="00DA63EC" w:rsidP="00DA63EC">
      <w:pPr>
        <w:tabs>
          <w:tab w:val="center" w:pos="2835"/>
        </w:tabs>
        <w:rPr>
          <w:rtl/>
        </w:rPr>
      </w:pPr>
      <w:r w:rsidRPr="00956D65">
        <w:rPr>
          <w:rFonts w:hint="cs"/>
          <w:b/>
          <w:bCs/>
          <w:rtl/>
        </w:rPr>
        <w:t xml:space="preserve">אליבא </w:t>
      </w:r>
      <w:r w:rsidRPr="00956D65">
        <w:rPr>
          <w:rStyle w:val="2fb"/>
          <w:rFonts w:hint="cs"/>
          <w:b/>
          <w:bCs/>
          <w:rtl/>
        </w:rPr>
        <w:t xml:space="preserve">דר</w:t>
      </w:r>
      <w:r>
        <w:rPr>
          <w:rStyle w:val="2fb"/>
          <w:b/>
          <w:bCs/>
          <w:rtl/>
        </w:rPr>
        <w:t>"</w:t>
      </w:r>
      <w:r w:rsidRPr="00956D65">
        <w:rPr>
          <w:rStyle w:val="2fb"/>
          <w:rFonts w:hint="cs"/>
          <w:b/>
          <w:bCs/>
          <w:rtl/>
        </w:rPr>
        <w:t>י</w:t>
      </w:r>
      <w:r>
        <w:rPr>
          <w:rFonts w:hint="cs"/>
          <w:rtl/>
        </w:rPr>
        <w:t xml:space="preserve"> ד</w:t>
      </w:r>
      <w:r>
        <w:rPr>
          <w:rtl/>
        </w:rPr>
        <w:t xml:space="preserve">מעשר ממון הדיוט הוא – </w:t>
      </w:r>
      <w:r>
        <w:rPr>
          <w:rFonts w:hint="cs"/>
          <w:rtl/>
        </w:rPr>
        <w:t>לכו</w:t>
      </w:r>
      <w:r>
        <w:rPr>
          <w:rtl/>
        </w:rPr>
        <w:t>"</w:t>
      </w:r>
      <w:r>
        <w:rPr>
          <w:rFonts w:hint="cs"/>
          <w:rtl/>
        </w:rPr>
        <w:t xml:space="preserve">ע</w:t>
      </w:r>
      <w:r>
        <w:rPr>
          <w:rFonts w:hint="cs"/>
          <w:rtl/>
        </w:rPr>
        <w:t xml:space="preserve"> קני</w:t>
      </w:r>
    </w:p>
    <w:p w:rsidR="00DA63EC" w:rsidRDefault="00DA63EC" w:rsidP="00DA63EC">
      <w:pPr>
        <w:tabs>
          <w:tab w:val="center" w:pos="2835"/>
        </w:tabs>
        <w:rPr>
          <w:rtl/>
        </w:rPr>
      </w:pPr>
      <w:r w:rsidRPr="00956D65">
        <w:rPr>
          <w:rFonts w:hint="cs"/>
          <w:b/>
          <w:bCs/>
          <w:rtl/>
        </w:rPr>
        <w:t xml:space="preserve">אליבא </w:t>
      </w:r>
      <w:r w:rsidRPr="00956D65">
        <w:rPr>
          <w:rStyle w:val="2fb"/>
          <w:rFonts w:hint="cs"/>
          <w:b/>
          <w:bCs/>
          <w:rtl/>
        </w:rPr>
        <w:t xml:space="preserve">דר</w:t>
      </w:r>
      <w:r>
        <w:rPr>
          <w:rStyle w:val="2fb"/>
          <w:b/>
          <w:bCs/>
          <w:rtl/>
        </w:rPr>
        <w:t>"</w:t>
      </w:r>
      <w:r w:rsidRPr="00956D65">
        <w:rPr>
          <w:rStyle w:val="2fb"/>
          <w:rFonts w:hint="cs"/>
          <w:b/>
          <w:bCs/>
          <w:rtl/>
        </w:rPr>
        <w:t>מ</w:t>
      </w:r>
      <w:r>
        <w:rPr>
          <w:rFonts w:hint="cs"/>
          <w:rtl/>
        </w:rPr>
        <w:t xml:space="preserve"> דמעשר ממון גבוה הוא </w:t>
      </w:r>
      <w:r w:rsidRPr="00956D65">
        <w:rPr>
          <w:rStyle w:val="2fb"/>
          <w:rFonts w:hint="cs"/>
          <w:b/>
          <w:bCs/>
          <w:rtl/>
        </w:rPr>
        <w:t>לר</w:t>
      </w:r>
      <w:r>
        <w:rPr>
          <w:rStyle w:val="2fb"/>
          <w:b/>
          <w:bCs/>
          <w:rtl/>
        </w:rPr>
        <w:t>"</w:t>
      </w:r>
      <w:r w:rsidRPr="00956D65">
        <w:rPr>
          <w:rStyle w:val="2fb"/>
          <w:rFonts w:hint="cs"/>
          <w:b/>
          <w:bCs/>
          <w:rtl/>
        </w:rPr>
        <w:t>א</w:t>
      </w:r>
      <w:r>
        <w:rPr>
          <w:rFonts w:hint="cs"/>
          <w:rtl/>
        </w:rPr>
        <w:t xml:space="preserve"> </w:t>
      </w:r>
      <w:r>
        <w:rPr>
          <w:rFonts w:hint="cs"/>
          <w:rtl/>
        </w:rPr>
        <w:t xml:space="preserve">לא</w:t>
      </w:r>
      <w:r>
        <w:rPr>
          <w:rFonts w:hint="cs"/>
          <w:rtl/>
        </w:rPr>
        <w:t xml:space="preserve"> קני </w:t>
      </w:r>
      <w:r>
        <w:rPr>
          <w:rStyle w:val="2fb"/>
          <w:rFonts w:hint="cs"/>
          <w:rtl/>
        </w:rPr>
        <w:t xml:space="preserve">כר</w:t>
      </w:r>
      <w:r>
        <w:rPr>
          <w:rStyle w:val="2fb"/>
          <w:rtl/>
        </w:rPr>
        <w:t>"</w:t>
      </w:r>
      <w:r>
        <w:rPr>
          <w:rStyle w:val="2fb"/>
          <w:rFonts w:hint="cs"/>
          <w:rtl/>
        </w:rPr>
        <w:t xml:space="preserve">מ</w:t>
      </w:r>
      <w:r>
        <w:rPr>
          <w:rFonts w:hint="cs"/>
          <w:rtl/>
        </w:rPr>
        <w:t xml:space="preserve">. </w:t>
      </w:r>
    </w:p>
    <w:p w:rsidR="00DA63EC" w:rsidRPr="00E105BC" w:rsidRDefault="00DA63EC" w:rsidP="00DA63EC">
      <w:pPr>
        <w:tabs>
          <w:tab w:val="center" w:pos="2835"/>
        </w:tabs>
        <w:ind w:left="1842"/>
        <w:rPr>
          <w:spacing w:val="-6"/>
          <w:rtl/>
        </w:rPr>
      </w:pPr>
      <w:r w:rsidRPr="00E105BC">
        <w:rPr>
          <w:spacing w:val="-6"/>
          <w:rtl/>
        </w:rPr>
        <w:tab/>
      </w:r>
      <w:r w:rsidRPr="00E105BC">
        <w:rPr>
          <w:spacing w:val="-6"/>
          <w:rtl/>
        </w:rPr>
        <w:tab/>
      </w:r>
      <w:r w:rsidRPr="00E105BC">
        <w:rPr>
          <w:rStyle w:val="2fb"/>
          <w:rFonts w:hint="cs"/>
          <w:b/>
          <w:bCs/>
          <w:spacing w:val="-6"/>
          <w:rtl/>
        </w:rPr>
        <w:t>ולרי</w:t>
      </w:r>
      <w:r w:rsidRPr="00E105BC">
        <w:rPr>
          <w:rStyle w:val="2fb"/>
          <w:b/>
          <w:bCs/>
          <w:spacing w:val="-6"/>
          <w:rtl/>
        </w:rPr>
        <w:t>"</w:t>
      </w:r>
      <w:r w:rsidRPr="00E105BC">
        <w:rPr>
          <w:rStyle w:val="2fb"/>
          <w:rFonts w:hint="cs"/>
          <w:b/>
          <w:bCs/>
          <w:spacing w:val="-6"/>
          <w:rtl/>
        </w:rPr>
        <w:t>ו</w:t>
      </w:r>
      <w:r w:rsidRPr="00E105BC">
        <w:rPr>
          <w:rFonts w:hint="cs"/>
          <w:spacing w:val="-6"/>
          <w:rtl/>
        </w:rPr>
        <w:t xml:space="preserve"> דקני</w:t>
      </w:r>
      <w:ins w:id="95227" w:author="מנוע מכני" w:date="2026-10-11T12:04:40Z">
        <w:r>
          <w:rPr>
            <w:rFonts w:hint="cs"/>
            <w:spacing w:val="-6"/>
            <w:rtl/>
          </w:rPr>
          <w:t xml:space="preserve"> </w:t>
        </w:r>
      </w:ins>
      <w:del w:id="95228" w:author="מנוע מכני" w:date="2026-10-11T12:04:40Z">
        <w:r w:rsidRPr="00E105BC">
          <w:rPr>
            <w:rFonts w:hint="cs"/>
            <w:spacing w:val="-6"/>
            <w:rtl/>
          </w:rPr>
          <w:delText xml:space="preserve"> </w:delText>
        </w:r>
        <w:r w:rsidRPr="00E105BC">
          <w:rPr>
            <w:spacing w:val="-6"/>
            <w:rtl/>
          </w:rPr>
          <w:delText xml:space="preserve"> </w:delText>
        </w:r>
      </w:del>
      <w:r w:rsidRPr="00E105BC">
        <w:rPr>
          <w:spacing w:val="-6"/>
          <w:rtl/>
        </w:rPr>
        <w:t xml:space="preserve">כיון דמעשר קרי </w:t>
      </w:r>
      <w:ins w:id="93549" w:author="מנוע מכני" w:date="2026-10-11T12:04:40Z">
        <w:r>
          <w:rPr>
            <w:spacing w:val="-6"/>
            <w:rtl/>
          </w:rPr>
          <w:t xml:space="preserve">לו</w:t>
        </w:r>
      </w:ins>
      <w:del w:id="93550" w:author="מנוע מכני" w:date="2026-10-11T12:04:40Z">
        <w:r w:rsidRPr="00E105BC">
          <w:rPr>
            <w:spacing w:val="-6"/>
            <w:rtl/>
          </w:rPr>
          <w:delText xml:space="preserve">ליה</w:delText>
        </w:r>
      </w:del>
      <w:r w:rsidRPr="00E105BC">
        <w:rPr>
          <w:spacing w:val="-6"/>
          <w:rtl/>
        </w:rPr>
        <w:t xml:space="preserve"> שלמים, כי מיתפסת </w:t>
      </w:r>
      <w:ins w:id="93551" w:author="מנוע מכני" w:date="2026-10-11T12:04:40Z">
        <w:r>
          <w:rPr>
            <w:spacing w:val="-6"/>
            <w:rtl/>
          </w:rPr>
          <w:t xml:space="preserve">לו</w:t>
        </w:r>
      </w:ins>
      <w:del w:id="93552" w:author="מנוע מכני" w:date="2026-10-11T12:04:40Z">
        <w:r w:rsidRPr="00E105BC">
          <w:rPr>
            <w:spacing w:val="-6"/>
            <w:rtl/>
          </w:rPr>
          <w:delText xml:space="preserve">ליה</w:delText>
        </w:r>
      </w:del>
      <w:r w:rsidRPr="00E105BC">
        <w:rPr>
          <w:spacing w:val="-6"/>
          <w:rtl/>
        </w:rPr>
        <w:t xml:space="preserve"> </w:t>
      </w:r>
      <w:ins w:id="91857" w:author="מנוע מכני" w:date="2026-10-11T12:04:40Z">
        <w:r>
          <w:rPr>
            <w:spacing w:val="-6"/>
            <w:rtl/>
          </w:rPr>
          <w:t xml:space="preserve">גם</w:t>
        </w:r>
      </w:ins>
      <w:del w:id="91858" w:author="מנוע מכני" w:date="2026-10-11T12:04:40Z">
        <w:r w:rsidRPr="00E105BC">
          <w:rPr>
            <w:spacing w:val="-6"/>
            <w:rtl/>
          </w:rPr>
          <w:delText xml:space="preserve">נמי</w:delText>
        </w:r>
      </w:del>
      <w:r w:rsidRPr="00E105BC">
        <w:rPr>
          <w:spacing w:val="-6"/>
          <w:rtl/>
        </w:rPr>
        <w:t xml:space="preserve"> תפיס.</w:t>
      </w:r>
    </w:p>
    <w:p>
      <w:pPr>
        <w:pStyle w:val="38"/>
        <w:rPr>
          <w:ins w:id="101271" w:author="מנוע מכני" w:date="2026-10-11T12:04:40Z"/>
        </w:rPr>
      </w:pPr>
      <w:r w:rsidRPr="00336727">
        <w:t xml:space="preserve">והך</w:t>
      </w:r>
    </w:p>
    <w:p w:rsidR="00DA63EC" w:rsidRDefault="00DA63EC" w:rsidP="00DA63EC">
      <w:pPr>
        <w:rPr>
          <w:rtl/>
        </w:rPr>
      </w:pPr>
      <w:del w:id="101272" w:author="מנוע מכני" w:date="2026-10-11T12:04:40Z">
        <w:r w:rsidRPr="00336727">
          <w:rPr>
            <w:rFonts w:hint="cs"/>
            <w:rtl/>
          </w:rPr>
          <w:delText xml:space="preserve"> </w:delText>
        </w:r>
      </w:del>
      <w:r w:rsidRPr="00336727">
        <w:rPr>
          <w:rFonts w:hint="cs"/>
          <w:rtl/>
        </w:rPr>
        <w:t xml:space="preserve">ד</w:t>
      </w:r>
      <w:r w:rsidRPr="00336727">
        <w:rPr>
          <w:rtl/>
        </w:rPr>
        <w:t>המתפיס מעות מעשר שני לשלמים, כשהוא פודן מוסיף עליהם שני חומשין, אחד לקדש ואחד למעשר!</w:t>
      </w:r>
    </w:p>
    <w:p w:rsidR="00DA63EC" w:rsidRDefault="00DA63EC" w:rsidP="00DA63EC">
      <w:pPr>
        <w:pStyle w:val="affffb"/>
        <w:rPr>
          <w:rtl/>
        </w:rPr>
      </w:pPr>
      <w:r>
        <w:rPr>
          <w:rtl/>
        </w:rPr>
        <w:t xml:space="preserve">- </w:t>
      </w:r>
      <w:r>
        <w:rPr>
          <w:rFonts w:hint="cs"/>
          <w:rtl/>
        </w:rPr>
        <w:t>ה</w:t>
      </w:r>
      <w:r>
        <w:rPr>
          <w:rtl/>
        </w:rPr>
        <w:t>"</w:t>
      </w:r>
      <w:r>
        <w:rPr>
          <w:rFonts w:hint="cs"/>
          <w:rtl/>
        </w:rPr>
        <w:t xml:space="preserve">מ</w:t>
      </w:r>
      <w:r>
        <w:rPr>
          <w:rFonts w:hint="cs"/>
          <w:rtl/>
        </w:rPr>
        <w:t xml:space="preserve"> </w:t>
      </w:r>
      <w:r>
        <w:rPr>
          <w:rStyle w:val="2fb"/>
          <w:rFonts w:hint="cs"/>
          <w:rtl/>
        </w:rPr>
        <w:t xml:space="preserve">כר</w:t>
      </w:r>
      <w:r>
        <w:rPr>
          <w:rStyle w:val="2fb"/>
          <w:rtl/>
        </w:rPr>
        <w:t>"</w:t>
      </w:r>
      <w:r>
        <w:rPr>
          <w:rStyle w:val="2fb"/>
          <w:rFonts w:hint="cs"/>
          <w:rtl/>
        </w:rPr>
        <w:t xml:space="preserve">י</w:t>
      </w:r>
      <w:r>
        <w:rPr>
          <w:rFonts w:hint="cs"/>
          <w:rtl/>
        </w:rPr>
        <w:t xml:space="preserve"> ולא </w:t>
      </w:r>
      <w:r>
        <w:rPr>
          <w:rFonts w:hint="cs"/>
          <w:rtl/>
        </w:rPr>
        <w:t xml:space="preserve">לכו</w:t>
      </w:r>
      <w:r>
        <w:rPr>
          <w:rtl/>
        </w:rPr>
        <w:t>"</w:t>
      </w:r>
      <w:r>
        <w:rPr>
          <w:rFonts w:hint="cs"/>
          <w:rtl/>
        </w:rPr>
        <w:t xml:space="preserve">ע</w:t>
      </w:r>
      <w:r>
        <w:rPr>
          <w:rFonts w:hint="cs"/>
          <w:rtl/>
        </w:rPr>
        <w:t xml:space="preserve"> </w:t>
      </w:r>
    </w:p>
    <w:p w:rsidR="00DA63EC" w:rsidRDefault="00DA63EC" w:rsidP="00DA63EC">
      <w:pPr>
        <w:pStyle w:val="affffd"/>
        <w:rPr>
          <w:rtl/>
        </w:rPr>
      </w:pPr>
      <w:r>
        <w:rPr>
          <w:rtl/>
        </w:rPr>
        <w:t>׹</w:t>
      </w:r>
    </w:p>
    <w:p>
      <w:pPr>
        <w:pStyle w:val="MishnaBatzad"/>
        <w:rPr>
          <w:ins w:id="20442" w:author="קלוד" w:date="2026-10-11T09:07:26Z"/>
        </w:rPr>
      </w:pPr>
      <w:ins w:id="20441" w:author="קלוד" w:date="2026-10-11T09:07:26Z">
        <w:r>
          <w:t xml:space="preserve">משנה ו</w:t>
        </w:r>
      </w:ins>
    </w:p>
    <w:p w:rsidR="00DA63EC" w:rsidRPr="000A334C" w:rsidRDefault="00DA63EC" w:rsidP="003B6D22">
      <w:pPr>
        <w:pStyle w:val="afff9"/>
        <w:rPr>
          <w:del w:id="20246" w:author="קלוד" w:date="2026-10-11T09:07:26Z"/>
          <w:rtl/>
        </w:rPr>
      </w:pPr>
      <w:del w:id="20245" w:author="קלוד" w:date="2026-10-11T09:07:26Z">
        <w:r w:rsidRPr="000A334C">
          <w:rPr>
            <w:rtl/>
          </w:rPr>
          <w:delText xml:space="preserve">מתני'.</w:delText>
        </w:r>
      </w:del>
    </w:p>
    <w:p w:rsidR="00DA63EC" w:rsidRPr="000A334C" w:rsidRDefault="00DA63EC" w:rsidP="003B6D22">
      <w:pPr>
        <w:pStyle w:val="afff9"/>
        <w:spacing w:before="120"/>
        <w:rPr>
          <w:rtl/>
        </w:rPr>
        <w:pPrChange w:id="90062" w:author="קלוד" w:date="2026-10-11T12:09:42Z">
          <w:pPr>
            <w:pStyle w:val="afff9"/>
          </w:pPr>
        </w:pPrChange>
      </w:pPr>
      <w:r w:rsidRPr="000A334C">
        <w:rPr>
          <w:rtl/>
        </w:rPr>
        <w:t xml:space="preserve">מנין לאומר הרי עלי תודה, שלא יביא אלא מן החולין? </w:t>
      </w:r>
    </w:p>
    <w:p w:rsidR="00DA63EC" w:rsidRPr="000A334C" w:rsidRDefault="00DA63EC" w:rsidP="003B6D22">
      <w:pPr>
        <w:pStyle w:val="afff9"/>
        <w:rPr>
          <w:rtl/>
        </w:rPr>
      </w:pPr>
      <w:r w:rsidRPr="000A334C">
        <w:rPr>
          <w:rtl/>
        </w:rPr>
        <w:t xml:space="preserve">תלמוד לומר: וזבחת פסח לה' אלהיך צאן ובקר, </w:t>
      </w:r>
    </w:p>
    <w:p w:rsidR="00DA63EC" w:rsidRPr="000A334C" w:rsidRDefault="00DA63EC" w:rsidP="003B6D22">
      <w:pPr>
        <w:pStyle w:val="afff9"/>
        <w:rPr>
          <w:rtl/>
        </w:rPr>
      </w:pPr>
      <w:r w:rsidRPr="000A334C">
        <w:rPr>
          <w:rtl/>
        </w:rPr>
        <w:t xml:space="preserve">והלא פסח אין בא אלא מן הכבשים ומן העזים, אם כן מה תלמוד לומר צאן ובקר? להקיש כל הבא מן הצאן ומן הבקר לפסח, מה פסח דבר שבחובה ואין בא אלא מן החולין, אף כל דבר שבחובה אין בא אלא מן החולין; </w:t>
      </w:r>
    </w:p>
    <w:p w:rsidR="00DA63EC" w:rsidRPr="00E105BC" w:rsidRDefault="00DA63EC" w:rsidP="003B6D22">
      <w:pPr>
        <w:pStyle w:val="afff9"/>
        <w:rPr>
          <w:spacing w:val="-2"/>
          <w:rtl/>
        </w:rPr>
      </w:pPr>
      <w:r w:rsidRPr="00E105BC">
        <w:rPr>
          <w:spacing w:val="-2"/>
          <w:rtl/>
        </w:rPr>
        <w:t>לפיכך, האומר הרי עלי תודה, הרי עלי שלמים, הואיל ובאין חובה - לא יביאו אלא מן החולין.</w:t>
      </w:r>
    </w:p>
    <w:p w:rsidR="00DA63EC" w:rsidRPr="000A334C" w:rsidRDefault="00DA63EC" w:rsidP="003B6D22">
      <w:pPr>
        <w:pStyle w:val="afff9"/>
        <w:rPr>
          <w:rtl/>
        </w:rPr>
      </w:pPr>
      <w:r w:rsidRPr="000A334C">
        <w:rPr>
          <w:rtl/>
        </w:rPr>
        <w:t>ונסכים, בכל מקום לא יביאו אלא מן החולין.</w:t>
      </w:r>
    </w:p>
    <w:p w:rsidR="00DA63EC" w:rsidRDefault="00DA63EC" w:rsidP="00DA63EC">
      <w:pPr>
        <w:pStyle w:val="affffd"/>
        <w:rPr>
          <w:rtl/>
        </w:rPr>
      </w:pPr>
      <w:r>
        <w:rPr>
          <w:rtl/>
        </w:rPr>
        <w:t>׹</w:t>
      </w:r>
    </w:p>
    <w:p>
      <w:pPr>
        <w:pStyle w:val="afffff8"/>
        <w:rPr>
          <w:ins w:id="90241" w:author="קלוד" w:date="2026-10-11T12:32:08Z"/>
        </w:rPr>
      </w:pPr>
      <w:ins w:id="90242" w:author="קלוד" w:date="2026-10-11T12:32:08Z">
        <w:r>
          <w:rPr>
            <w:color w:val="7B3F00"/>
          </w:rPr>
          <w:t xml:space="preserve">פסח דורות בא מן החולין - דיון ר"א ור"ע</w:t>
        </w:r>
      </w:ins>
    </w:p>
    <w:p>
      <w:pPr>
        <w:pStyle w:val="38"/>
        <w:rPr>
          <w:ins w:id="101273" w:author="מנוע מכני" w:date="2026-10-11T12:04:40Z"/>
        </w:rPr>
      </w:pPr>
      <w:r w:rsidRPr="00FE1B89">
        <w:t xml:space="preserve">ופסח </w:t>
      </w:r>
      <w:ins w:id="96619" w:author="מנוע מכני" w:date="2026-10-11T12:04:40Z">
        <w:r>
          <w:t xml:space="preserve">גופו</w:t>
        </w:r>
      </w:ins>
      <w:del w:id="96620" w:author="מנוע מכני" w:date="2026-10-11T12:04:40Z">
        <w:r w:rsidRPr="00FE1B89">
          <w:delText xml:space="preserve">גופיה</w:delText>
        </w:r>
      </w:del>
      <w:r w:rsidRPr="00FE1B89">
        <w:t xml:space="preserve"> </w:t>
      </w:r>
      <w:r w:rsidRPr="00FE1B89">
        <w:t>מדר</w:t>
      </w:r>
      <w:r w:rsidRPr="00FE1B89">
        <w:t>"</w:t>
      </w:r>
      <w:r w:rsidRPr="00FE1B89">
        <w:t>א</w:t>
      </w:r>
      <w:r w:rsidRPr="00FE1B89">
        <w:t xml:space="preserve">:</w:t>
      </w:r>
    </w:p>
    <w:p w:rsidR="00DA63EC" w:rsidRPr="00FE1B89" w:rsidRDefault="00DA63EC" w:rsidP="00DA63EC">
      <w:pPr>
        <w:tabs>
          <w:tab w:val="center" w:pos="2835"/>
        </w:tabs>
        <w:rPr>
          <w:spacing w:val="-6"/>
          <w:rtl/>
        </w:rPr>
      </w:pPr>
      <w:del w:id="101274" w:author="מנוע מכני" w:date="2026-10-11T12:04:40Z">
        <w:r w:rsidRPr="00FE1B89">
          <w:rPr>
            <w:spacing w:val="-6"/>
            <w:rtl/>
          </w:rPr>
          <w:delText xml:space="preserve"> </w:delText>
        </w:r>
      </w:del>
      <w:r w:rsidRPr="00FE1B89">
        <w:rPr>
          <w:spacing w:val="-6"/>
          <w:rtl/>
        </w:rPr>
        <w:t xml:space="preserve">מה פסח האמור במצרים בא מן החולין, אף פסח האמור לדורות בא מן החולין</w:t>
      </w:r>
      <w:ins w:id="95229" w:author="מנוע מכני" w:date="2026-10-11T12:04:40Z">
        <w:r>
          <w:rPr>
            <w:spacing w:val="-6"/>
            <w:rtl/>
          </w:rPr>
          <w:t xml:space="preserve">,</w:t>
        </w:r>
      </w:ins>
      <w:del w:id="95230" w:author="מנוע מכני" w:date="2026-10-11T12:04:40Z">
        <w:r w:rsidRPr="00FE1B89">
          <w:rPr>
            <w:spacing w:val="-6"/>
            <w:rtl/>
          </w:rPr>
          <w:delText xml:space="preserve">;</w:delText>
        </w:r>
      </w:del>
      <w:r w:rsidRPr="00FE1B89">
        <w:rPr>
          <w:spacing w:val="-6"/>
          <w:rtl/>
        </w:rPr>
        <w:t xml:space="preserve"> </w:t>
      </w:r>
    </w:p>
    <w:p>
      <w:pPr>
        <w:pStyle w:val="38"/>
        <w:rPr>
          <w:ins w:id="101275" w:author="מנוע מכני" w:date="2026-10-11T12:04:40Z"/>
        </w:rPr>
      </w:pPr>
      <w:r w:rsidRPr="00FE1B89">
        <w:t>א</w:t>
      </w:r>
      <w:r w:rsidRPr="00FE1B89">
        <w:t>"</w:t>
      </w:r>
      <w:r w:rsidRPr="00FE1B89">
        <w:t xml:space="preserve">ל</w:t>
      </w:r>
      <w:r w:rsidRPr="00FE1B89">
        <w:t xml:space="preserve"> ר</w:t>
      </w:r>
      <w:r w:rsidRPr="00FE1B89">
        <w:t>"</w:t>
      </w:r>
      <w:r w:rsidRPr="00FE1B89">
        <w:t>ע</w:t>
      </w:r>
      <w:r w:rsidRPr="00FE1B89">
        <w:t xml:space="preserve">:</w:t>
      </w:r>
    </w:p>
    <w:p w:rsidR="00DA63EC" w:rsidRPr="00FE1B89" w:rsidRDefault="00DA63EC" w:rsidP="00DA63EC">
      <w:pPr>
        <w:tabs>
          <w:tab w:val="center" w:pos="2835"/>
        </w:tabs>
        <w:rPr>
          <w:spacing w:val="-2"/>
          <w:rtl/>
        </w:rPr>
      </w:pPr>
      <w:del w:id="101276" w:author="מנוע מכני" w:date="2026-10-11T12:04:40Z">
        <w:r w:rsidRPr="00FE1B89">
          <w:rPr>
            <w:spacing w:val="-2"/>
            <w:rtl/>
          </w:rPr>
          <w:delText xml:space="preserve"> </w:delText>
        </w:r>
      </w:del>
      <w:r w:rsidRPr="00FE1B89">
        <w:rPr>
          <w:spacing w:val="-2"/>
          <w:rtl/>
        </w:rPr>
        <w:t xml:space="preserve">וכי דנין אפשר משאי אפשר? </w:t>
      </w:r>
      <w:r w:rsidRPr="00FE1B89">
        <w:rPr>
          <w:spacing w:val="-2"/>
          <w:rtl/>
        </w:rPr>
        <w:t xml:space="preserve">א"ל</w:t>
      </w:r>
      <w:r w:rsidRPr="00FE1B89">
        <w:rPr>
          <w:spacing w:val="-2"/>
          <w:rtl/>
        </w:rPr>
        <w:t xml:space="preserve">: </w:t>
      </w:r>
      <w:ins w:id="94039" w:author="מנוע מכני" w:date="2026-10-11T12:04:40Z">
        <w:r>
          <w:rPr>
            <w:spacing w:val="-2"/>
            <w:rtl/>
          </w:rPr>
          <w:t xml:space="preserve">אף</w:t>
        </w:r>
      </w:ins>
      <w:del w:id="94040" w:author="מנוע מכני" w:date="2026-10-11T12:04:40Z">
        <w:r w:rsidRPr="00FE1B89">
          <w:rPr>
            <w:spacing w:val="-2"/>
            <w:rtl/>
          </w:rPr>
          <w:delText xml:space="preserve">א</w:delText>
        </w:r>
        <w:r w:rsidRPr="00FE1B89">
          <w:rPr>
            <w:rFonts w:hint="cs"/>
            <w:spacing w:val="-2"/>
            <w:rtl/>
          </w:rPr>
          <w:delText xml:space="preserve">ע</w:delText>
        </w:r>
        <w:r w:rsidRPr="00FE1B89">
          <w:rPr>
            <w:spacing w:val="-2"/>
            <w:rtl/>
          </w:rPr>
          <w:delText xml:space="preserve">"</w:delText>
        </w:r>
        <w:r w:rsidRPr="00FE1B89">
          <w:rPr>
            <w:rFonts w:hint="cs"/>
            <w:spacing w:val="-2"/>
            <w:rtl/>
          </w:rPr>
          <w:delText xml:space="preserve">פ</w:delText>
        </w:r>
      </w:del>
      <w:r w:rsidRPr="00FE1B89">
        <w:rPr>
          <w:rFonts w:hint="cs"/>
          <w:spacing w:val="-2"/>
          <w:rtl/>
        </w:rPr>
        <w:t xml:space="preserve"> </w:t>
      </w:r>
      <w:r w:rsidRPr="00FE1B89">
        <w:rPr>
          <w:spacing w:val="-2"/>
          <w:rtl/>
        </w:rPr>
        <w:t>שאי אפשר, ראייה גדולה היא ונלמד הימנה.</w:t>
      </w:r>
    </w:p>
    <w:p>
      <w:pPr>
        <w:pStyle w:val="38"/>
        <w:rPr>
          <w:ins w:id="101277" w:author="מנוע מכני" w:date="2026-10-11T12:04:40Z"/>
        </w:rPr>
      </w:pPr>
      <w:r>
        <w:t xml:space="preserve">חזר ר"ע ודנו דין אחר:</w:t>
      </w:r>
    </w:p>
    <w:p w:rsidR="00DA63EC" w:rsidRDefault="00DA63EC" w:rsidP="00DA63EC">
      <w:pPr>
        <w:tabs>
          <w:tab w:val="center" w:pos="2835"/>
        </w:tabs>
        <w:rPr>
          <w:rtl/>
        </w:rPr>
      </w:pPr>
      <w:del w:id="101278" w:author="מנוע מכני" w:date="2026-10-11T12:04:40Z">
        <w:r>
          <w:rPr>
            <w:rtl/>
          </w:rPr>
          <w:delText xml:space="preserve"> </w:delText>
        </w:r>
      </w:del>
      <w:r>
        <w:rPr>
          <w:rtl/>
        </w:rPr>
        <w:t xml:space="preserve">מה לפסח מצרים שכן אין טעון מתן דמים ואימורין לגבי מזבח, </w:t>
      </w:r>
    </w:p>
    <w:p w:rsidR="00DA63EC" w:rsidRDefault="00DA63EC" w:rsidP="00DA63EC">
      <w:pPr>
        <w:pStyle w:val="afff3"/>
        <w:framePr w:wrap="around"/>
        <w:rPr>
          <w:rtl/>
        </w:rPr>
      </w:pPr>
      <w:r>
        <w:rPr>
          <w:rFonts w:hint="cs"/>
          <w:rtl/>
        </w:rPr>
        <w:t>פב:</w:t>
      </w:r>
    </w:p>
    <w:p w:rsidR="00DA63EC" w:rsidRDefault="00DA63EC" w:rsidP="00DA63EC">
      <w:pPr>
        <w:tabs>
          <w:tab w:val="center" w:pos="2835"/>
        </w:tabs>
        <w:rPr>
          <w:rtl/>
        </w:rPr>
      </w:pPr>
      <w:r>
        <w:rPr>
          <w:rtl/>
        </w:rPr>
        <w:tab/>
      </w:r>
      <w:r>
        <w:rPr>
          <w:rtl/>
        </w:rPr>
        <w:tab/>
      </w:r>
      <w:del w:id="90207" w:author="מנוע מכני" w:date="2026-10-11T12:04:40Z">
        <w:r>
          <w:rPr>
            <w:rFonts w:hint="cs"/>
            <w:rtl/>
          </w:rPr>
          <w:delText xml:space="preserve">   </w:delText>
        </w:r>
      </w:del>
      <w:r>
        <w:rPr>
          <w:rtl/>
        </w:rPr>
        <w:t xml:space="preserve">תאמר בפסח דורות שטעון מתן דמים ואימורין לגבי מזבח? </w:t>
      </w:r>
    </w:p>
    <w:p>
      <w:pPr>
        <w:pStyle w:val="38"/>
        <w:rPr>
          <w:ins w:id="101279" w:author="מנוע מכני" w:date="2026-10-11T12:04:40Z"/>
        </w:rPr>
      </w:pPr>
      <w:r w:rsidRPr="00FE1B89">
        <w:t xml:space="preserve">א"ל</w:t>
      </w:r>
      <w:r w:rsidRPr="00FE1B89">
        <w:t xml:space="preserve">, הרי הוא</w:t>
      </w:r>
      <w:del w:id="102571" w:author="מנוע מכני" w:date="2026-10-11T12:04:40Z">
        <w:r w:rsidRPr="00FE1B89">
          <w:delText xml:space="preserve"> אומר</w:delText>
        </w:r>
      </w:del>
      <w:r w:rsidRPr="00FE1B89">
        <w:t xml:space="preserve">:</w:t>
      </w:r>
    </w:p>
    <w:p w:rsidR="00DA63EC" w:rsidRPr="00FE1B89" w:rsidRDefault="00DA63EC" w:rsidP="00DA63EC">
      <w:pPr>
        <w:tabs>
          <w:tab w:val="center" w:pos="2835"/>
        </w:tabs>
        <w:rPr>
          <w:spacing w:val="-4"/>
          <w:rtl/>
        </w:rPr>
      </w:pPr>
      <w:del w:id="101280" w:author="מנוע מכני" w:date="2026-10-11T12:04:40Z">
        <w:r w:rsidRPr="00FE1B89">
          <w:rPr>
            <w:spacing w:val="-4"/>
            <w:rtl/>
          </w:rPr>
          <w:delText xml:space="preserve"> </w:delText>
        </w:r>
      </w:del>
      <w:r>
        <w:rPr>
          <w:rStyle w:val="afffff0"/>
          <w:spacing w:val="-4"/>
          <w:rtl/>
          <w:rPrChange w:id="9064" w:author="מנוע פסוקים" w:date="2026-10-11T09:32:13Z">
            <w:rPr>
              <w:spacing w:val="-4"/>
              <w:rtl/>
            </w:rPr>
          </w:rPrChange>
        </w:rPr>
        <w:t xml:space="preserve">ועבדת את העבודה הזאת בחדש הזה</w:t>
      </w:r>
      <w:r>
        <w:rPr>
          <w:spacing w:val="-4"/>
          <w:rtl/>
        </w:rPr>
        <w:t xml:space="preserve">, שיהיו כל עבודות של חודש הזה כזה.</w:t>
      </w:r>
    </w:p>
    <w:p w:rsidR="00DA63EC" w:rsidRDefault="00DA63EC" w:rsidP="00DA63EC">
      <w:pPr>
        <w:tabs>
          <w:tab w:val="center" w:pos="2835"/>
        </w:tabs>
        <w:rPr>
          <w:rtl/>
        </w:rPr>
      </w:pPr>
      <w:r>
        <w:rPr>
          <w:rtl/>
        </w:rPr>
        <w:t xml:space="preserve">ור' עקיבא, </w:t>
      </w:r>
      <w:ins w:id="96361" w:author="מנוע מכני" w:date="2026-10-11T12:04:40Z">
        <w:r>
          <w:rPr>
            <w:rtl/>
          </w:rPr>
          <w:t xml:space="preserve">אם </w:t>
        </w:r>
      </w:ins>
      <w:del w:id="96362" w:author="מנוע מכני" w:date="2026-10-11T12:04:40Z">
        <w:r>
          <w:rPr>
            <w:rtl/>
          </w:rPr>
          <w:delText xml:space="preserve">אי </w:delText>
        </w:r>
      </w:del>
      <w:r>
        <w:rPr>
          <w:rtl/>
        </w:rPr>
        <w:t xml:space="preserve">סבר לה דאין דנין אפשר משאי אפשר, ליקו במילתיה!</w:t>
      </w:r>
    </w:p>
    <w:p w:rsidR="00DA63EC" w:rsidRDefault="00DA63EC" w:rsidP="00DA63EC">
      <w:pPr>
        <w:tabs>
          <w:tab w:val="center" w:pos="2835"/>
        </w:tabs>
        <w:rPr>
          <w:rtl/>
        </w:rPr>
      </w:pPr>
      <w:ins w:id="96363" w:author="מנוע מכני" w:date="2026-10-11T12:04:40Z">
        <w:r>
          <w:rPr>
            <w:rtl/>
          </w:rPr>
          <w:t xml:space="preserve">אם </w:t>
        </w:r>
      </w:ins>
      <w:del w:id="96364" w:author="מנוע מכני" w:date="2026-10-11T12:04:40Z">
        <w:r>
          <w:rPr>
            <w:rtl/>
          </w:rPr>
          <w:delText xml:space="preserve">אי </w:delText>
        </w:r>
      </w:del>
      <w:r>
        <w:rPr>
          <w:rtl/>
        </w:rPr>
        <w:t xml:space="preserve">הדר </w:t>
      </w:r>
      <w:ins w:id="93553" w:author="מנוע מכני" w:date="2026-10-11T12:04:40Z">
        <w:r>
          <w:rPr>
            <w:rtl/>
          </w:rPr>
          <w:t xml:space="preserve">בו</w:t>
        </w:r>
      </w:ins>
      <w:del w:id="93554" w:author="מנוע מכני" w:date="2026-10-11T12:04:40Z">
        <w:r>
          <w:rPr>
            <w:rtl/>
          </w:rPr>
          <w:delText xml:space="preserve">ביה</w:delText>
        </w:r>
      </w:del>
      <w:r>
        <w:rPr>
          <w:rtl/>
        </w:rPr>
        <w:t xml:space="preserve">, </w:t>
      </w:r>
      <w:ins w:id="93555" w:author="מנוע מכני" w:date="2026-10-11T12:04:40Z">
        <w:r>
          <w:rPr>
            <w:rtl/>
          </w:rPr>
          <w:t xml:space="preserve">וזה</w:t>
        </w:r>
      </w:ins>
      <w:del w:id="93556" w:author="מנוע מכני" w:date="2026-10-11T12:04:40Z">
        <w:r>
          <w:rPr>
            <w:rtl/>
          </w:rPr>
          <w:delText xml:space="preserve">והאי</w:delText>
        </w:r>
      </w:del>
      <w:r>
        <w:rPr>
          <w:rtl/>
        </w:rPr>
        <w:t xml:space="preserve"> דלא גמר מפסח מצרים משום </w:t>
      </w:r>
      <w:ins w:id="93557" w:author="מנוע מכני" w:date="2026-10-11T12:04:40Z">
        <w:r>
          <w:rPr>
            <w:rtl/>
          </w:rPr>
          <w:t xml:space="preserve">זה</w:t>
        </w:r>
      </w:ins>
      <w:del w:id="93558" w:author="מנוע מכני" w:date="2026-10-11T12:04:40Z">
        <w:r>
          <w:rPr>
            <w:rtl/>
          </w:rPr>
          <w:delText xml:space="preserve">האי</w:delText>
        </w:r>
      </w:del>
      <w:r>
        <w:rPr>
          <w:rtl/>
        </w:rPr>
        <w:t xml:space="preserve"> פירכא הוא, פסח מדבר יוכיח!</w:t>
      </w:r>
    </w:p>
    <w:p w:rsidR="00DA63EC" w:rsidRDefault="00DA63EC" w:rsidP="00DA63EC">
      <w:pPr>
        <w:pStyle w:val="affffb"/>
      </w:pPr>
      <w:r>
        <w:rPr>
          <w:rtl/>
        </w:rPr>
        <w:t xml:space="preserve">- לדבריו </w:t>
      </w:r>
      <w:r>
        <w:rPr>
          <w:rStyle w:val="2fb"/>
          <w:rtl/>
        </w:rPr>
        <w:t xml:space="preserve">דר"</w:t>
      </w:r>
      <w:r>
        <w:rPr>
          <w:rStyle w:val="2fb"/>
          <w:rFonts w:hint="cs"/>
          <w:rtl/>
        </w:rPr>
        <w:t>א</w:t>
      </w:r>
      <w:r>
        <w:rPr>
          <w:rtl/>
        </w:rPr>
        <w:t xml:space="preserve"> </w:t>
      </w:r>
      <w:r>
        <w:rPr>
          <w:rtl/>
        </w:rPr>
        <w:t xml:space="preserve">אמר</w:t>
      </w:r>
      <w:r>
        <w:rPr>
          <w:rtl/>
        </w:rPr>
        <w:t xml:space="preserve">, </w:t>
      </w:r>
      <w:ins w:id="93559" w:author="מנוע מכני" w:date="2026-10-11T12:04:40Z">
        <w:r>
          <w:rPr>
            <w:rtl/>
          </w:rPr>
          <w:t xml:space="preserve">לי</w:t>
        </w:r>
      </w:ins>
      <w:del w:id="93560" w:author="מנוע מכני" w:date="2026-10-11T12:04:40Z">
        <w:r>
          <w:rPr>
            <w:rtl/>
          </w:rPr>
          <w:delText xml:space="preserve">לדידי</w:delText>
        </w:r>
      </w:del>
      <w:r>
        <w:rPr>
          <w:rtl/>
        </w:rPr>
        <w:t xml:space="preserve"> אין דנין אפשר משאי אפשר, לדידך דאמרת דנין אפשר משאי אפשר, מה לפסח מצרים שכן אינו טעון מתן דמים ואימורין לגבי מזבח, תאמר בפסח </w:t>
      </w:r>
      <w:r w:rsidRPr="00FE1B89">
        <w:rPr>
          <w:spacing w:val="-4"/>
          <w:rtl/>
        </w:rPr>
        <w:t xml:space="preserve">דורות שטעון מתן דמים ואימורין לגבי מזבח? </w:t>
      </w:r>
      <w:r w:rsidRPr="00FE1B89">
        <w:rPr>
          <w:spacing w:val="-4"/>
          <w:rtl/>
        </w:rPr>
        <w:t xml:space="preserve">וא"ל</w:t>
      </w:r>
      <w:r w:rsidRPr="00FE1B89">
        <w:rPr>
          <w:spacing w:val="-4"/>
          <w:rtl/>
        </w:rPr>
        <w:t xml:space="preserve"> </w:t>
      </w:r>
      <w:ins w:id="90523" w:author="מנוע מכני" w:date="2026-10-11T12:04:40Z">
        <w:r>
          <w:rPr>
            <w:rStyle w:val="2fb"/>
            <w:spacing w:val="-4"/>
            <w:rtl/>
          </w:rPr>
          <w:t xml:space="preserve">ר"א</w:t>
        </w:r>
      </w:ins>
      <w:del w:id="90524" w:author="מנוע מכני" w:date="2026-10-11T12:04:40Z">
        <w:r w:rsidRPr="00FE1B89">
          <w:rPr>
            <w:spacing w:val="-4"/>
            <w:rtl/>
          </w:rPr>
          <w:delText xml:space="preserve">רבי אליעזר</w:delText>
        </w:r>
      </w:del>
      <w:r w:rsidRPr="00FE1B89">
        <w:rPr>
          <w:spacing w:val="-4"/>
          <w:rtl/>
        </w:rPr>
        <w:t xml:space="preserve">: ועבדת.</w:t>
      </w:r>
      <w:r w:rsidRPr="00FE1B89">
        <w:rPr>
          <w:rFonts w:hint="cs"/>
          <w:spacing w:val="-4"/>
          <w:rtl/>
        </w:rPr>
        <w:t xml:space="preserve"> ולדברי </w:t>
      </w:r>
      <w:r w:rsidRPr="00FE1B89">
        <w:rPr>
          <w:rStyle w:val="2fb"/>
          <w:rFonts w:hint="cs"/>
          <w:spacing w:val="-4"/>
          <w:rtl/>
        </w:rPr>
        <w:t xml:space="preserve">ר</w:t>
      </w:r>
      <w:r w:rsidRPr="00FE1B89">
        <w:rPr>
          <w:rStyle w:val="2fb"/>
          <w:spacing w:val="-4"/>
          <w:rtl/>
        </w:rPr>
        <w:t>"</w:t>
      </w:r>
      <w:r w:rsidRPr="00FE1B89">
        <w:rPr>
          <w:rStyle w:val="2fb"/>
          <w:rFonts w:hint="cs"/>
          <w:spacing w:val="-4"/>
          <w:rtl/>
        </w:rPr>
        <w:t xml:space="preserve">ע</w:t>
      </w:r>
      <w:r w:rsidRPr="00FE1B89">
        <w:rPr>
          <w:rFonts w:hint="cs"/>
          <w:spacing w:val="-4"/>
          <w:rtl/>
        </w:rPr>
        <w:t xml:space="preserve"> </w:t>
      </w:r>
      <w:r w:rsidRPr="00FE1B89">
        <w:rPr>
          <w:rFonts w:hint="cs"/>
          <w:spacing w:val="-4"/>
          <w:rtl/>
        </w:rPr>
        <w:t xml:space="preserve">אמר</w:t>
      </w:r>
      <w:r w:rsidRPr="00FE1B89">
        <w:rPr>
          <w:rFonts w:hint="cs"/>
          <w:spacing w:val="-4"/>
          <w:rtl/>
        </w:rPr>
        <w:t xml:space="preserve">. </w:t>
      </w:r>
    </w:p>
    <w:p w:rsidR="00DA63EC" w:rsidRDefault="00DA63EC" w:rsidP="00DA63EC">
      <w:pPr>
        <w:pStyle w:val="affffb"/>
        <w:rPr>
          <w:rtl/>
        </w:rPr>
      </w:pPr>
      <w:r>
        <w:rPr>
          <w:rtl/>
        </w:rPr>
        <w:t xml:space="preserve">- </w:t>
      </w:r>
      <w:r>
        <w:rPr>
          <w:rStyle w:val="2fb"/>
          <w:rFonts w:hint="cs"/>
          <w:rtl/>
        </w:rPr>
        <w:t>דלר</w:t>
      </w:r>
      <w:r>
        <w:rPr>
          <w:rStyle w:val="2fb"/>
          <w:rtl/>
        </w:rPr>
        <w:t>"</w:t>
      </w:r>
      <w:r>
        <w:rPr>
          <w:rStyle w:val="2fb"/>
          <w:rFonts w:hint="cs"/>
          <w:rtl/>
        </w:rPr>
        <w:t xml:space="preserve">א</w:t>
      </w:r>
      <w:r>
        <w:rPr>
          <w:rFonts w:hint="cs"/>
          <w:rtl/>
        </w:rPr>
        <w:t xml:space="preserve"> </w:t>
      </w:r>
      <w:r>
        <w:rPr>
          <w:rtl/>
        </w:rPr>
        <w:t xml:space="preserve">דנין אפשר משאי אפשר, ומשום </w:t>
      </w:r>
      <w:ins w:id="93561" w:author="מנוע מכני" w:date="2026-10-11T12:04:40Z">
        <w:r>
          <w:rPr>
            <w:rtl/>
          </w:rPr>
          <w:t xml:space="preserve">זה</w:t>
        </w:r>
      </w:ins>
      <w:del w:id="93562" w:author="מנוע מכני" w:date="2026-10-11T12:04:40Z">
        <w:r>
          <w:rPr>
            <w:rtl/>
          </w:rPr>
          <w:delText xml:space="preserve">האי</w:delText>
        </w:r>
      </w:del>
      <w:r>
        <w:rPr>
          <w:rtl/>
        </w:rPr>
        <w:t xml:space="preserve"> פירכא, פסח מדבר יוכיח, לדידך דאמרת אין דנין אפשר משאי אפשר, ועבדת.</w:t>
      </w:r>
    </w:p>
    <w:p w:rsidR="00DA63EC" w:rsidRDefault="00DA63EC" w:rsidP="00DA63EC">
      <w:pPr>
        <w:tabs>
          <w:tab w:val="center" w:pos="2835"/>
        </w:tabs>
        <w:rPr>
          <w:rtl/>
        </w:rPr>
      </w:pPr>
      <w:ins w:id="93563" w:author="מנוע מכני" w:date="2026-10-11T12:04:40Z">
        <w:r>
          <w:rPr>
            <w:rtl/>
          </w:rPr>
          <w:t xml:space="preserve">ועכשיו</w:t>
        </w:r>
      </w:ins>
      <w:del w:id="93564" w:author="מנוע מכני" w:date="2026-10-11T12:04:40Z">
        <w:r>
          <w:rPr>
            <w:rtl/>
          </w:rPr>
          <w:delText xml:space="preserve">והשתא</w:delText>
        </w:r>
      </w:del>
      <w:r>
        <w:rPr>
          <w:rtl/>
        </w:rPr>
        <w:t xml:space="preserve"> </w:t>
      </w:r>
      <w:ins w:id="91859" w:author="מנוע מכני" w:date="2026-10-11T12:04:40Z">
        <w:r>
          <w:rPr>
            <w:rtl/>
          </w:rPr>
          <w:t xml:space="preserve">גם</w:t>
        </w:r>
      </w:ins>
      <w:del w:id="91860" w:author="מנוע מכני" w:date="2026-10-11T12:04:40Z">
        <w:r>
          <w:rPr>
            <w:rtl/>
          </w:rPr>
          <w:delText xml:space="preserve">נמי</w:delText>
        </w:r>
      </w:del>
      <w:r>
        <w:rPr>
          <w:rtl/>
        </w:rPr>
        <w:t xml:space="preserve"> ליפרוך!</w:t>
      </w:r>
    </w:p>
    <w:p>
      <w:pPr>
        <w:pStyle w:val="38"/>
        <w:rPr>
          <w:ins w:id="101281" w:author="מנוע מכני" w:date="2026-10-11T12:04:40Z"/>
        </w:rPr>
      </w:pPr>
      <w:r>
        <w:t xml:space="preserve">- </w:t>
      </w:r>
      <w:r>
        <w:t xml:space="preserve">אמר</w:t>
      </w:r>
      <w:r>
        <w:t xml:space="preserve"> רב ששת, זאת אומרת:</w:t>
      </w:r>
    </w:p>
    <w:p w:rsidR="00DA63EC" w:rsidRDefault="00DA63EC" w:rsidP="00DA63EC">
      <w:pPr>
        <w:pStyle w:val="affffb"/>
        <w:rPr>
          <w:rtl/>
        </w:rPr>
      </w:pPr>
      <w:del w:id="101282" w:author="מנוע מכני" w:date="2026-10-11T12:04:40Z">
        <w:r>
          <w:rPr>
            <w:rtl/>
          </w:rPr>
          <w:delText xml:space="preserve"> </w:delText>
        </w:r>
      </w:del>
      <w:r>
        <w:rPr>
          <w:rtl/>
        </w:rPr>
        <w:t xml:space="preserve">אין משיבין על ההיקש.</w:t>
      </w:r>
    </w:p>
    <w:p>
      <w:pPr>
        <w:pStyle w:val="38"/>
        <w:rPr>
          <w:ins w:id="101283" w:author="מנוע מכני" w:date="2026-10-11T12:04:40Z"/>
        </w:rPr>
      </w:pPr>
      <w:r>
        <w:t xml:space="preserve">ובתרביצא אמור:</w:t>
      </w:r>
    </w:p>
    <w:p w:rsidR="00DA63EC" w:rsidRDefault="00DA63EC" w:rsidP="00DA63EC">
      <w:pPr>
        <w:tabs>
          <w:tab w:val="center" w:pos="2835"/>
        </w:tabs>
        <w:rPr>
          <w:rtl/>
        </w:rPr>
      </w:pPr>
      <w:del w:id="101284" w:author="מנוע מכני" w:date="2026-10-11T12:04:40Z">
        <w:r>
          <w:rPr>
            <w:rtl/>
          </w:rPr>
          <w:delText xml:space="preserve"> </w:delText>
        </w:r>
      </w:del>
      <w:r>
        <w:rPr>
          <w:rFonts w:hint="cs"/>
          <w:rtl/>
        </w:rPr>
        <w:t xml:space="preserve">ומכללא איתמא דפסח </w:t>
      </w:r>
      <w:ins w:id="96621" w:author="מנוע מכני" w:date="2026-10-11T12:04:40Z">
        <w:r>
          <w:rPr>
            <w:rFonts w:hint="cs"/>
            <w:rtl/>
          </w:rPr>
          <w:t xml:space="preserve">כולו</w:t>
        </w:r>
      </w:ins>
      <w:del w:id="96622" w:author="מנוע מכני" w:date="2026-10-11T12:04:40Z">
        <w:r>
          <w:rPr>
            <w:rFonts w:hint="cs"/>
            <w:rtl/>
          </w:rPr>
          <w:delText xml:space="preserve">כוליה</w:delText>
        </w:r>
      </w:del>
      <w:r>
        <w:rPr>
          <w:rFonts w:hint="cs"/>
          <w:rtl/>
        </w:rPr>
        <w:t xml:space="preserve"> </w:t>
      </w:r>
      <w:ins w:id="93565" w:author="מנוע מכני" w:date="2026-10-11T12:04:40Z">
        <w:r>
          <w:rPr>
            <w:rFonts w:hint="cs"/>
            <w:rtl/>
          </w:rPr>
          <w:t xml:space="preserve">אחת</w:t>
        </w:r>
      </w:ins>
      <w:del w:id="93566" w:author="מנוע מכני" w:date="2026-10-11T12:04:40Z">
        <w:r>
          <w:rPr>
            <w:rFonts w:hint="cs"/>
            <w:rtl/>
          </w:rPr>
          <w:delText xml:space="preserve">חדא</w:delText>
        </w:r>
      </w:del>
      <w:r>
        <w:rPr>
          <w:rFonts w:hint="cs"/>
          <w:rtl/>
        </w:rPr>
        <w:t xml:space="preserve"> </w:t>
      </w:r>
      <w:ins w:id="91861" w:author="מנוע מכני" w:date="2026-10-11T12:04:40Z">
        <w:r>
          <w:rPr>
            <w:rFonts w:hint="cs"/>
            <w:rtl/>
          </w:rPr>
          <w:t xml:space="preserve">דבר</w:t>
        </w:r>
      </w:ins>
      <w:del w:id="91862" w:author="מנוע מכני" w:date="2026-10-11T12:04:40Z">
        <w:r>
          <w:rPr>
            <w:rFonts w:hint="cs"/>
            <w:rtl/>
          </w:rPr>
          <w:delText xml:space="preserve">מילתא</w:delText>
        </w:r>
      </w:del>
      <w:r>
        <w:rPr>
          <w:rFonts w:hint="cs"/>
          <w:rtl/>
        </w:rPr>
        <w:t xml:space="preserve"> היא </w:t>
      </w:r>
    </w:p>
    <w:p>
      <w:pPr>
        <w:pStyle w:val="afffff8"/>
        <w:rPr>
          <w:ins w:id="90239" w:author="קלוד" w:date="2026-10-11T12:32:08Z"/>
        </w:rPr>
      </w:pPr>
      <w:ins w:id="90240" w:author="קלוד" w:date="2026-10-11T12:32:08Z">
        <w:r>
          <w:rPr>
            <w:color w:val="7B3F00"/>
          </w:rPr>
          <w:t xml:space="preserve">'זאת התורה' - ריבוי הדינים מעולה, מנחה, חטאת ואשם</w:t>
        </w:r>
      </w:ins>
    </w:p>
    <w:p w:rsidR="00DA63EC" w:rsidRDefault="00DA63EC" w:rsidP="00DA63EC">
      <w:pPr>
        <w:tabs>
          <w:tab w:val="center" w:pos="2835"/>
        </w:tabs>
        <w:rPr>
          <w:rtl/>
        </w:rPr>
      </w:pPr>
      <w:r>
        <w:rPr>
          <w:rStyle w:val="2fb"/>
          <w:rtl/>
        </w:rPr>
        <w:t>ו</w:t>
      </w:r>
      <w:r>
        <w:rPr>
          <w:rStyle w:val="2fb"/>
          <w:rFonts w:hint="cs"/>
          <w:rtl/>
        </w:rPr>
        <w:t>לר</w:t>
      </w:r>
      <w:r>
        <w:rPr>
          <w:rStyle w:val="2fb"/>
          <w:rtl/>
        </w:rPr>
        <w:t>"</w:t>
      </w:r>
      <w:r>
        <w:rPr>
          <w:rStyle w:val="2fb"/>
          <w:rFonts w:hint="cs"/>
          <w:rtl/>
        </w:rPr>
        <w:t xml:space="preserve">ע</w:t>
      </w:r>
      <w:r>
        <w:rPr>
          <w:rFonts w:hint="cs"/>
          <w:rtl/>
        </w:rPr>
        <w:t xml:space="preserve"> פסח דאינו בא מן החולין נפקא משמוא </w:t>
      </w:r>
      <w:r>
        <w:rPr>
          <w:rStyle w:val="2fb"/>
          <w:rFonts w:hint="cs"/>
          <w:rtl/>
        </w:rPr>
        <w:t xml:space="preserve">מר</w:t>
      </w:r>
      <w:r>
        <w:rPr>
          <w:rStyle w:val="2fb"/>
          <w:rtl/>
        </w:rPr>
        <w:t>"</w:t>
      </w:r>
      <w:r>
        <w:rPr>
          <w:rStyle w:val="2fb"/>
          <w:rFonts w:hint="cs"/>
          <w:rtl/>
        </w:rPr>
        <w:t xml:space="preserve">א</w:t>
      </w:r>
      <w:r>
        <w:rPr>
          <w:rFonts w:hint="cs"/>
          <w:rtl/>
        </w:rPr>
        <w:t xml:space="preserve"> /</w:t>
      </w:r>
      <w:r>
        <w:rPr>
          <w:rtl/>
        </w:rPr>
        <w:t xml:space="preserve"> עולה - מה עולה טעונה כלי, אף כל טעון כלי</w:t>
      </w:r>
      <w:ins w:id="95231" w:author="מנוע מכני" w:date="2026-10-11T12:04:40Z">
        <w:r>
          <w:rPr>
            <w:rtl/>
          </w:rPr>
          <w:t xml:space="preserve">,</w:t>
        </w:r>
      </w:ins>
      <w:del w:id="95232" w:author="מנוע מכני" w:date="2026-10-11T12:04:40Z">
        <w:r>
          <w:rPr>
            <w:rtl/>
          </w:rPr>
          <w:delText xml:space="preserve">;</w:delText>
        </w:r>
      </w:del>
      <w:r>
        <w:rPr>
          <w:rtl/>
        </w:rPr>
        <w:t xml:space="preserve"> </w:t>
      </w:r>
      <w:r>
        <w:rPr>
          <w:rFonts w:hint="cs"/>
          <w:rtl/>
        </w:rPr>
        <w:t xml:space="preserve">והיינו </w:t>
      </w:r>
      <w:r w:rsidRPr="0003344F">
        <w:rPr>
          <w:rFonts w:hint="cs"/>
          <w:b/>
          <w:bCs/>
          <w:rtl/>
        </w:rPr>
        <w:t>סכין</w:t>
      </w:r>
    </w:p>
    <w:p w:rsidR="00DA63EC" w:rsidRDefault="00DA63EC" w:rsidP="00DA63EC">
      <w:pPr>
        <w:tabs>
          <w:tab w:val="center" w:pos="2835"/>
        </w:tabs>
        <w:rPr>
          <w:rtl/>
        </w:rPr>
      </w:pPr>
      <w:r>
        <w:rPr>
          <w:rtl/>
        </w:rPr>
        <w:lastRenderedPageBreak/>
        <w:tab/>
      </w:r>
      <w:r>
        <w:rPr>
          <w:rFonts w:hint="cs"/>
          <w:rtl/>
        </w:rPr>
        <w:t xml:space="preserve">[</w:t>
      </w:r>
      <w:ins w:id="91865" w:author="מנוע מכני" w:date="2026-10-11T12:04:40Z">
        <w:r>
          <w:rPr>
            <w:rFonts w:hint="cs"/>
            <w:rtl/>
          </w:rPr>
          <w:t xml:space="preserve">ולא</w:t>
        </w:r>
      </w:ins>
      <w:del w:id="91866" w:author="מנוע מכני" w:date="2026-10-11T12:04:40Z">
        <w:r>
          <w:rPr>
            <w:rFonts w:hint="cs"/>
            <w:rtl/>
          </w:rPr>
          <w:delText xml:space="preserve">ולאו</w:delText>
        </w:r>
      </w:del>
      <w:r>
        <w:rPr>
          <w:rFonts w:hint="cs"/>
          <w:rtl/>
        </w:rPr>
        <w:t xml:space="preserve"> מזרק ד</w:t>
      </w:r>
      <w:r>
        <w:rPr>
          <w:rtl/>
        </w:rPr>
        <w:t xml:space="preserve">גבי זבחי שלמי ציבור </w:t>
      </w:r>
      <w:ins w:id="91863" w:author="מנוע מכני" w:date="2026-10-11T12:04:40Z">
        <w:r>
          <w:rPr>
            <w:rtl/>
          </w:rPr>
          <w:t xml:space="preserve">גם</w:t>
        </w:r>
      </w:ins>
      <w:del w:id="91864" w:author="מנוע מכני" w:date="2026-10-11T12:04:40Z">
        <w:r>
          <w:rPr>
            <w:rtl/>
          </w:rPr>
          <w:delText xml:space="preserve">נמי</w:delText>
        </w:r>
      </w:del>
      <w:r>
        <w:rPr>
          <w:rtl/>
        </w:rPr>
        <w:t xml:space="preserve"> כתיב: </w:t>
      </w:r>
      <w:r>
        <w:rPr>
          <w:rFonts w:hint="cs"/>
          <w:rtl/>
        </w:rPr>
        <w:t>'</w:t>
      </w:r>
      <w:r>
        <w:rPr>
          <w:rStyle w:val="afffff0"/>
          <w:rtl/>
        </w:rPr>
        <w:t>וישם באגנות</w:t>
      </w:r>
      <w:r>
        <w:rPr>
          <w:rFonts w:hint="cs"/>
          <w:rtl/>
        </w:rPr>
        <w:t>']</w:t>
      </w:r>
    </w:p>
    <w:p w:rsidR="00DA63EC" w:rsidRDefault="00DA63EC" w:rsidP="00DA63EC">
      <w:pPr>
        <w:tabs>
          <w:tab w:val="center" w:pos="2835"/>
        </w:tabs>
        <w:rPr>
          <w:rtl/>
        </w:rPr>
      </w:pPr>
    </w:p>
    <w:p w:rsidR="00DA63EC" w:rsidRDefault="00DA63EC" w:rsidP="00DA63EC">
      <w:pPr>
        <w:tabs>
          <w:tab w:val="center" w:pos="2835"/>
        </w:tabs>
        <w:rPr>
          <w:rtl/>
        </w:rPr>
      </w:pPr>
      <w:r w:rsidRPr="0003344F">
        <w:rPr>
          <w:b/>
          <w:bCs/>
          <w:rtl/>
        </w:rPr>
        <w:t>ועולה</w:t>
      </w:r>
      <w:r>
        <w:rPr>
          <w:rtl/>
        </w:rPr>
        <w:t xml:space="preserve"> גופה </w:t>
      </w:r>
      <w:r w:rsidRPr="003017EE">
        <w:rPr>
          <w:rStyle w:val="afffff0"/>
          <w:rtl/>
        </w:rPr>
        <w:t>מ</w:t>
      </w:r>
      <w:r w:rsidRPr="003017EE">
        <w:rPr>
          <w:rStyle w:val="afffff0"/>
          <w:rFonts w:hint="cs"/>
          <w:rtl/>
        </w:rPr>
        <w:t>'</w:t>
      </w:r>
      <w:ins w:id="90881" w:author="Claude - סמנטי" w:date="2026-10-11T12:27:00Z">
        <w:r>
          <w:rPr>
            <w:rStyle w:val="afffff0"/>
            <w:rtl/>
          </w:rPr>
          <w:t xml:space="preserve">וַיִּשְׁלַח אַבְרָהָם אֶת יָדוֹ וַיִּקַּח אֶת הַמַּאֲכֶלֶת לִשְׁחוֹט אֶת בְּנוֹ</w:t>
        </w:r>
      </w:ins>
      <w:del w:id="90882" w:author="Claude - סמנטי" w:date="2026-10-11T12:27:00Z">
        <w:r w:rsidRPr="003017EE">
          <w:rPr>
            <w:rStyle w:val="afffff0"/>
            <w:rtl/>
          </w:rPr>
          <w:delText xml:space="preserve">וישלח אברהם את ידו ויקח את המאכלת לשחוט את בנו</w:delText>
        </w:r>
      </w:del>
      <w:r w:rsidRPr="003017EE">
        <w:rPr>
          <w:rStyle w:val="afffff0"/>
          <w:rFonts w:hint="cs"/>
          <w:rtl/>
        </w:rPr>
        <w:t>'</w:t>
      </w:r>
      <w:r w:rsidRPr="003017EE">
        <w:rPr>
          <w:rStyle w:val="afffff0"/>
          <w:rtl/>
        </w:rPr>
        <w:t>,</w:t>
      </w:r>
      <w:r>
        <w:rPr>
          <w:rtl/>
        </w:rPr>
        <w:t xml:space="preserve"> </w:t>
      </w:r>
      <w:ins w:id="91867" w:author="מנוע מכני" w:date="2026-10-11T12:04:40Z">
        <w:r>
          <w:rPr>
            <w:rtl/>
          </w:rPr>
          <w:t xml:space="preserve">ושם</w:t>
        </w:r>
      </w:ins>
      <w:del w:id="91868" w:author="מנוע מכני" w:date="2026-10-11T12:04:40Z">
        <w:r>
          <w:rPr>
            <w:rtl/>
          </w:rPr>
          <w:delText xml:space="preserve">והתם</w:delText>
        </w:r>
      </w:del>
      <w:r>
        <w:rPr>
          <w:rtl/>
        </w:rPr>
        <w:t xml:space="preserve"> </w:t>
      </w:r>
      <w:r>
        <w:rPr>
          <w:rFonts w:hint="cs"/>
          <w:rtl/>
        </w:rPr>
        <w:t xml:space="preserve">הוא עולה </w:t>
      </w:r>
      <w:r w:rsidRPr="00664445">
        <w:rPr>
          <w:rStyle w:val="afffff0"/>
          <w:rFonts w:hint="cs"/>
          <w:rtl/>
        </w:rPr>
        <w:t>ד'</w:t>
      </w:r>
      <w:ins w:id="90879" w:author="Claude - סמנטי" w:date="2026-10-11T12:27:00Z">
        <w:r>
          <w:rPr>
            <w:rStyle w:val="afffff0"/>
            <w:rtl/>
          </w:rPr>
          <w:t xml:space="preserve">וַיַּעֲלֵהוּ לְעוֹלָה תַּחַת בְּנוֹ</w:t>
        </w:r>
      </w:ins>
      <w:del w:id="90880" w:author="Claude - סמנטי" w:date="2026-10-11T12:27:00Z">
        <w:r w:rsidRPr="00664445">
          <w:rPr>
            <w:rStyle w:val="afffff0"/>
            <w:rtl/>
          </w:rPr>
          <w:delText xml:space="preserve">ויעלהו לעולה תחת בנו</w:delText>
        </w:r>
      </w:del>
      <w:r w:rsidRPr="00664445">
        <w:rPr>
          <w:rStyle w:val="afffff0"/>
          <w:rFonts w:hint="cs"/>
          <w:rtl/>
        </w:rPr>
        <w:t>'</w:t>
      </w:r>
      <w:r w:rsidRPr="00664445">
        <w:rPr>
          <w:rStyle w:val="afffff0"/>
          <w:rtl/>
        </w:rPr>
        <w:t>.</w:t>
      </w:r>
    </w:p>
    <w:p w:rsidR="00DA63EC" w:rsidRDefault="00DA63EC" w:rsidP="00DA63EC">
      <w:pPr>
        <w:tabs>
          <w:tab w:val="center" w:pos="2835"/>
        </w:tabs>
        <w:rPr>
          <w:rtl/>
        </w:rPr>
      </w:pPr>
      <w:del w:id="90208" w:author="מנוע מכני" w:date="2026-10-11T12:04:40Z">
        <w:r>
          <w:rPr>
            <w:rtl/>
          </w:rPr>
          <w:delText xml:space="preserve"> </w:delText>
        </w:r>
      </w:del>
      <w:r>
        <w:rPr>
          <w:rtl/>
        </w:rPr>
        <w:t xml:space="preserve">'</w:t>
      </w:r>
      <w:r w:rsidRPr="0003344F">
        <w:rPr>
          <w:b/>
          <w:bCs/>
          <w:rtl/>
        </w:rPr>
        <w:t>מנחה</w:t>
      </w:r>
      <w:r w:rsidRPr="0003344F">
        <w:rPr>
          <w:rFonts w:hint="cs"/>
          <w:b/>
          <w:bCs/>
          <w:rtl/>
        </w:rPr>
        <w:t>'</w:t>
      </w:r>
      <w:r>
        <w:rPr>
          <w:rtl/>
        </w:rPr>
        <w:t xml:space="preserve"> - מה מנחה אינה נאכלת אלא לזכרי כהונה, אף כל אין נאכלין אלא לזכרי כהונה</w:t>
      </w:r>
      <w:ins w:id="95233" w:author="מנוע מכני" w:date="2026-10-11T12:04:40Z">
        <w:r>
          <w:rPr>
            <w:rtl/>
          </w:rPr>
          <w:t xml:space="preserve">,</w:t>
        </w:r>
      </w:ins>
      <w:del w:id="95234"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פג.</w:t>
      </w:r>
    </w:p>
    <w:p w:rsidR="00DA63EC" w:rsidRDefault="00DA63EC" w:rsidP="00DA63EC">
      <w:pPr>
        <w:tabs>
          <w:tab w:val="center" w:pos="2835"/>
        </w:tabs>
        <w:rPr>
          <w:rtl/>
        </w:rPr>
      </w:pPr>
      <w:ins w:id="96365" w:author="מנוע מכני" w:date="2026-10-11T12:04:40Z">
        <w:r>
          <w:rPr>
            <w:rFonts w:hint="cs"/>
            <w:rtl/>
          </w:rPr>
          <w:t xml:space="preserve">אם </w:t>
        </w:r>
      </w:ins>
      <w:del w:id="96366" w:author="מנוע מכני" w:date="2026-10-11T12:04:40Z">
        <w:r>
          <w:rPr>
            <w:rFonts w:hint="cs"/>
            <w:rtl/>
          </w:rPr>
          <w:delText xml:space="preserve">אי </w:delText>
        </w:r>
      </w:del>
      <w:r>
        <w:rPr>
          <w:rFonts w:hint="cs"/>
          <w:rtl/>
        </w:rPr>
        <w:t xml:space="preserve">חטאת ואשם כתיב </w:t>
      </w:r>
      <w:ins w:id="96367" w:author="מנוע מכני" w:date="2026-10-11T12:04:40Z">
        <w:r>
          <w:rPr>
            <w:rFonts w:hint="cs"/>
            <w:rtl/>
          </w:rPr>
          <w:t xml:space="preserve">ואם </w:t>
        </w:r>
      </w:ins>
      <w:del w:id="96368" w:author="מנוע מכני" w:date="2026-10-11T12:04:40Z">
        <w:r>
          <w:rPr>
            <w:rFonts w:hint="cs"/>
            <w:rtl/>
          </w:rPr>
          <w:delText xml:space="preserve">ואי </w:delText>
        </w:r>
      </w:del>
      <w:r>
        <w:rPr>
          <w:rFonts w:hint="cs"/>
          <w:rtl/>
        </w:rPr>
        <w:t xml:space="preserve">זבחי שלמי ציבור כבר </w:t>
      </w:r>
      <w:ins w:id="90243" w:author="Claude - סמנטי" w:date="2026-10-11T12:27:00Z">
        <w:r>
          <w:rPr>
            <w:rFonts w:hint="cs"/>
            <w:rtl/>
          </w:rPr>
          <w:t xml:space="preserve">נתרבה</w:t>
        </w:r>
      </w:ins>
      <w:del w:id="90244" w:author="Claude - סמנטי" w:date="2026-10-11T12:27:00Z">
        <w:r>
          <w:rPr>
            <w:rFonts w:hint="cs"/>
            <w:rtl/>
          </w:rPr>
          <w:delText xml:space="preserve">איתרבאי</w:delText>
        </w:r>
      </w:del>
      <w:r>
        <w:rPr>
          <w:rFonts w:hint="cs"/>
          <w:rtl/>
        </w:rPr>
        <w:t xml:space="preserve"> כל זכר בכהנים יאכל אותו </w:t>
      </w:r>
    </w:p>
    <w:p w:rsidR="00DA63EC" w:rsidRDefault="00DA63EC" w:rsidP="00DA63EC">
      <w:pPr>
        <w:tabs>
          <w:tab w:val="center" w:pos="2835"/>
        </w:tabs>
        <w:rPr>
          <w:b/>
          <w:bCs/>
          <w:rtl/>
        </w:rPr>
      </w:pPr>
      <w:r w:rsidRPr="0003344F">
        <w:rPr>
          <w:b/>
          <w:bCs/>
          <w:rtl/>
        </w:rPr>
        <w:t xml:space="preserve">תנאי היא, </w:t>
      </w:r>
      <w:ins w:id="91869" w:author="מנוע מכני" w:date="2026-10-11T12:04:40Z">
        <w:r>
          <w:rPr>
            <w:b/>
            <w:bCs/>
            <w:rtl/>
          </w:rPr>
          <w:t xml:space="preserve">יש</w:t>
        </w:r>
      </w:ins>
      <w:del w:id="91870" w:author="מנוע מכני" w:date="2026-10-11T12:04:40Z">
        <w:r w:rsidRPr="0003344F">
          <w:rPr>
            <w:b/>
            <w:bCs/>
            <w:rtl/>
          </w:rPr>
          <w:delText xml:space="preserve">איכא</w:delText>
        </w:r>
      </w:del>
      <w:r w:rsidRPr="0003344F">
        <w:rPr>
          <w:b/>
          <w:bCs/>
          <w:rtl/>
        </w:rPr>
        <w:t xml:space="preserve"> </w:t>
      </w:r>
      <w:ins w:id="97629" w:author="מנוע מכני" w:date="2026-10-11T12:04:40Z">
        <w:r>
          <w:rPr>
            <w:b/>
            <w:bCs/>
            <w:rtl/>
          </w:rPr>
          <w:t xml:space="preserve">דמביא</w:t>
        </w:r>
      </w:ins>
      <w:del w:id="97630" w:author="מנוע מכני" w:date="2026-10-11T12:04:40Z">
        <w:r w:rsidRPr="0003344F">
          <w:rPr>
            <w:b/>
            <w:bCs/>
            <w:rtl/>
          </w:rPr>
          <w:delText xml:space="preserve">דמייתי</w:delText>
        </w:r>
      </w:del>
      <w:r w:rsidRPr="0003344F">
        <w:rPr>
          <w:b/>
          <w:bCs/>
          <w:rtl/>
        </w:rPr>
        <w:t xml:space="preserve"> לה </w:t>
      </w:r>
      <w:ins w:id="91873" w:author="מנוע מכני" w:date="2026-10-11T12:04:40Z">
        <w:r>
          <w:rPr>
            <w:b/>
            <w:bCs/>
            <w:rtl/>
          </w:rPr>
          <w:t xml:space="preserve">מכאן</w:t>
        </w:r>
      </w:ins>
      <w:del w:id="91874" w:author="מנוע מכני" w:date="2026-10-11T12:04:40Z">
        <w:r w:rsidRPr="0003344F">
          <w:rPr>
            <w:b/>
            <w:bCs/>
            <w:rtl/>
          </w:rPr>
          <w:delText xml:space="preserve">מהכא</w:delText>
        </w:r>
      </w:del>
      <w:r w:rsidRPr="0003344F">
        <w:rPr>
          <w:b/>
          <w:bCs/>
          <w:rtl/>
        </w:rPr>
        <w:t xml:space="preserve">, </w:t>
      </w:r>
      <w:ins w:id="91871" w:author="מנוע מכני" w:date="2026-10-11T12:04:40Z">
        <w:r>
          <w:rPr>
            <w:b/>
            <w:bCs/>
            <w:rtl/>
          </w:rPr>
          <w:t xml:space="preserve">ויש</w:t>
        </w:r>
      </w:ins>
      <w:del w:id="91872" w:author="מנוע מכני" w:date="2026-10-11T12:04:40Z">
        <w:r w:rsidRPr="0003344F">
          <w:rPr>
            <w:b/>
            <w:bCs/>
            <w:rtl/>
          </w:rPr>
          <w:delText xml:space="preserve">ואיכא</w:delText>
        </w:r>
      </w:del>
      <w:r w:rsidRPr="0003344F">
        <w:rPr>
          <w:b/>
          <w:bCs/>
          <w:rtl/>
        </w:rPr>
        <w:t xml:space="preserve"> </w:t>
      </w:r>
      <w:ins w:id="97631" w:author="מנוע מכני" w:date="2026-10-11T12:04:40Z">
        <w:r>
          <w:rPr>
            <w:b/>
            <w:bCs/>
            <w:rtl/>
          </w:rPr>
          <w:t xml:space="preserve">דמביא</w:t>
        </w:r>
      </w:ins>
      <w:del w:id="97632" w:author="מנוע מכני" w:date="2026-10-11T12:04:40Z">
        <w:r w:rsidRPr="0003344F">
          <w:rPr>
            <w:b/>
            <w:bCs/>
            <w:rtl/>
          </w:rPr>
          <w:delText xml:space="preserve">דמייתי</w:delText>
        </w:r>
      </w:del>
      <w:r w:rsidRPr="0003344F">
        <w:rPr>
          <w:b/>
          <w:bCs/>
          <w:rtl/>
        </w:rPr>
        <w:t xml:space="preserve"> לה </w:t>
      </w:r>
      <w:ins w:id="91875" w:author="מנוע מכני" w:date="2026-10-11T12:04:40Z">
        <w:r>
          <w:rPr>
            <w:b/>
            <w:bCs/>
            <w:rtl/>
          </w:rPr>
          <w:t xml:space="preserve">מכאן</w:t>
        </w:r>
      </w:ins>
      <w:del w:id="91876" w:author="מנוע מכני" w:date="2026-10-11T12:04:40Z">
        <w:r w:rsidRPr="0003344F">
          <w:rPr>
            <w:b/>
            <w:bCs/>
            <w:rtl/>
          </w:rPr>
          <w:delText xml:space="preserve">מהכא</w:delText>
        </w:r>
      </w:del>
      <w:r w:rsidRPr="0003344F">
        <w:rPr>
          <w:b/>
          <w:bCs/>
          <w:rtl/>
        </w:rPr>
        <w:t xml:space="preserve">.</w:t>
      </w:r>
    </w:p>
    <w:p w:rsidR="00DA63EC" w:rsidRDefault="00DA63EC" w:rsidP="00DA63EC">
      <w:pPr>
        <w:tabs>
          <w:tab w:val="center" w:pos="2835"/>
        </w:tabs>
        <w:rPr>
          <w:rtl/>
        </w:rPr>
      </w:pPr>
      <w:r w:rsidRPr="0003344F">
        <w:rPr>
          <w:b/>
          <w:bCs/>
          <w:rtl/>
        </w:rPr>
        <w:t>חטאת</w:t>
      </w:r>
      <w:r>
        <w:rPr>
          <w:rtl/>
        </w:rPr>
        <w:t xml:space="preserve"> - מה חטאת מקדשה בבלוע, אף כל מקדשה בבלוע.</w:t>
      </w:r>
    </w:p>
    <w:p w:rsidR="00DA63EC" w:rsidRDefault="00DA63EC" w:rsidP="00DA63EC">
      <w:pPr>
        <w:tabs>
          <w:tab w:val="center" w:pos="2835"/>
        </w:tabs>
        <w:rPr>
          <w:rtl/>
        </w:rPr>
      </w:pPr>
      <w:r w:rsidRPr="0003344F">
        <w:rPr>
          <w:b/>
          <w:bCs/>
          <w:rtl/>
        </w:rPr>
        <w:t>אשם</w:t>
      </w:r>
      <w:r>
        <w:rPr>
          <w:rtl/>
        </w:rPr>
        <w:t xml:space="preserve"> - מה אשם אין </w:t>
      </w:r>
      <w:ins w:id="97633" w:author="מנוע מכני" w:date="2026-10-11T12:04:40Z">
        <w:r>
          <w:rPr>
            <w:rtl/>
          </w:rPr>
          <w:t xml:space="preserve">יפה</w:t>
        </w:r>
      </w:ins>
      <w:del w:id="97634" w:author="מנוע מכני" w:date="2026-10-11T12:04:40Z">
        <w:r>
          <w:rPr>
            <w:rtl/>
          </w:rPr>
          <w:delText xml:space="preserve">שפיר</w:delText>
        </w:r>
      </w:del>
      <w:r>
        <w:rPr>
          <w:rtl/>
        </w:rPr>
        <w:t xml:space="preserve"> ושליא קדוש בו, אף כל אין </w:t>
      </w:r>
      <w:ins w:id="97635" w:author="מנוע מכני" w:date="2026-10-11T12:04:40Z">
        <w:r>
          <w:rPr>
            <w:rtl/>
          </w:rPr>
          <w:t xml:space="preserve">יפה</w:t>
        </w:r>
      </w:ins>
      <w:del w:id="97636" w:author="מנוע מכני" w:date="2026-10-11T12:04:40Z">
        <w:r>
          <w:rPr>
            <w:rtl/>
          </w:rPr>
          <w:delText xml:space="preserve">שפיר</w:delText>
        </w:r>
      </w:del>
      <w:r>
        <w:rPr>
          <w:rtl/>
        </w:rPr>
        <w:t xml:space="preserve"> ושליא קדוש בו, </w:t>
      </w:r>
    </w:p>
    <w:p w:rsidR="00DA63EC" w:rsidRDefault="00DA63EC" w:rsidP="00DA63EC">
      <w:pPr>
        <w:tabs>
          <w:tab w:val="center" w:pos="2835"/>
        </w:tabs>
        <w:rPr>
          <w:rtl/>
        </w:rPr>
      </w:pPr>
      <w:r>
        <w:rPr>
          <w:b/>
          <w:bCs/>
          <w:rtl/>
        </w:rPr>
        <w:tab/>
      </w:r>
      <w:ins w:id="91877" w:author="מנוע מכני" w:date="2026-10-11T12:04:40Z">
        <w:r>
          <w:rPr>
            <w:rFonts w:hint="cs"/>
            <w:b/>
            <w:bCs/>
            <w:rtl/>
          </w:rPr>
          <w:t xml:space="preserve">דסבר</w:t>
        </w:r>
      </w:ins>
      <w:del w:id="91878" w:author="מנוע מכני" w:date="2026-10-11T12:04:40Z">
        <w:r>
          <w:rPr>
            <w:rFonts w:hint="cs"/>
            <w:b/>
            <w:bCs/>
            <w:rtl/>
          </w:rPr>
          <w:delText xml:space="preserve">ד</w:delText>
        </w:r>
        <w:r>
          <w:rPr>
            <w:rtl/>
          </w:rPr>
          <w:delText xml:space="preserve">קסבר</w:delText>
        </w:r>
      </w:del>
      <w:r>
        <w:rPr>
          <w:rtl/>
        </w:rPr>
        <w:t xml:space="preserve">: ולדות קדשים בהוייתן הן קדושים, ודנין אפשר משאי אפשר.</w:t>
      </w:r>
    </w:p>
    <w:p w:rsidR="00DA63EC" w:rsidRDefault="00DA63EC" w:rsidP="00DA63EC">
      <w:pPr>
        <w:tabs>
          <w:tab w:val="center" w:pos="2835"/>
        </w:tabs>
        <w:rPr>
          <w:rtl/>
        </w:rPr>
      </w:pPr>
      <w:r w:rsidRPr="0003344F">
        <w:rPr>
          <w:b/>
          <w:bCs/>
          <w:rtl/>
        </w:rPr>
        <w:t>מלואים</w:t>
      </w:r>
      <w:r>
        <w:rPr>
          <w:rtl/>
        </w:rPr>
        <w:t xml:space="preserve"> - מה מלואים מותריהן בשריפה ואין בעלי חיים מותריהן בשריפה, אף כל </w:t>
      </w:r>
      <w:r>
        <w:rPr>
          <w:rFonts w:hint="cs"/>
          <w:rtl/>
        </w:rPr>
        <w:t>כה</w:t>
      </w:r>
      <w:r>
        <w:rPr>
          <w:rtl/>
        </w:rPr>
        <w:t>"</w:t>
      </w:r>
      <w:r>
        <w:rPr>
          <w:rFonts w:hint="cs"/>
          <w:rtl/>
        </w:rPr>
        <w:t xml:space="preserve">ג</w:t>
      </w:r>
      <w:r>
        <w:rPr>
          <w:rFonts w:hint="cs"/>
          <w:rtl/>
        </w:rPr>
        <w:t xml:space="preserve"> </w:t>
      </w:r>
    </w:p>
    <w:p w:rsidR="00DA63EC" w:rsidRDefault="00DA63EC" w:rsidP="00DA63EC">
      <w:pPr>
        <w:tabs>
          <w:tab w:val="center" w:pos="2835"/>
        </w:tabs>
        <w:rPr>
          <w:rtl/>
        </w:rPr>
      </w:pPr>
      <w:r w:rsidRPr="0003344F">
        <w:rPr>
          <w:b/>
          <w:bCs/>
          <w:rtl/>
        </w:rPr>
        <w:t>שלמים</w:t>
      </w:r>
      <w:r>
        <w:rPr>
          <w:rtl/>
        </w:rPr>
        <w:t xml:space="preserve"> - מה שלמים מפגלין ומתפגלין, אף כל מפגלין ומתפגלין.</w:t>
      </w:r>
    </w:p>
    <w:p>
      <w:pPr>
        <w:pStyle w:val="38"/>
        <w:rPr>
          <w:ins w:id="101285" w:author="מנוע מכני" w:date="2026-10-11T12:04:40Z"/>
        </w:rPr>
      </w:pPr>
      <w:r>
        <w:t xml:space="preserve">במתניתא תנא </w:t>
      </w:r>
      <w:ins w:id="93567" w:author="מנוע מכני" w:date="2026-10-11T12:04:40Z">
        <w:r>
          <w:t xml:space="preserve">משמו</w:t>
        </w:r>
      </w:ins>
      <w:del w:id="93568" w:author="מנוע מכני" w:date="2026-10-11T12:04:40Z">
        <w:r>
          <w:delText xml:space="preserve">משמיה</w:delText>
        </w:r>
      </w:del>
      <w:r>
        <w:t xml:space="preserve"> דר"ע:</w:t>
      </w:r>
    </w:p>
    <w:p w:rsidR="00DA63EC" w:rsidRDefault="00DA63EC" w:rsidP="00DA63EC">
      <w:pPr>
        <w:tabs>
          <w:tab w:val="center" w:pos="2835"/>
        </w:tabs>
        <w:rPr>
          <w:rtl/>
        </w:rPr>
      </w:pPr>
      <w:del w:id="101286" w:author="מנוע מכני" w:date="2026-10-11T12:04:40Z">
        <w:r>
          <w:rPr>
            <w:rtl/>
          </w:rPr>
          <w:delText xml:space="preserve"> </w:delText>
        </w:r>
      </w:del>
      <w:r>
        <w:rPr>
          <w:rtl/>
        </w:rPr>
        <w:t xml:space="preserve">זאת התורה כו', מנחה - מה מנחה מקדשת בבלוע, אף כל מקדשת בבלוע.</w:t>
      </w:r>
    </w:p>
    <w:p w:rsidR="00DA63EC" w:rsidRPr="00E105BC" w:rsidRDefault="00DA63EC" w:rsidP="00DA63EC">
      <w:pPr>
        <w:tabs>
          <w:tab w:val="center" w:pos="2835"/>
        </w:tabs>
        <w:rPr>
          <w:spacing w:val="-4"/>
          <w:rtl/>
        </w:rPr>
      </w:pPr>
      <w:r w:rsidRPr="00E105BC">
        <w:rPr>
          <w:rFonts w:hint="cs"/>
          <w:spacing w:val="-4"/>
          <w:rtl/>
        </w:rPr>
        <w:t xml:space="preserve">וצריך לתרוויהו דלא לימא דווקא מנחה משום דרכיכא בלעה, ודוקא חטאת דבשר אגב דשמן קדיר </w:t>
      </w:r>
    </w:p>
    <w:p w:rsidR="00DA63EC" w:rsidRDefault="00DA63EC" w:rsidP="00DA63EC">
      <w:pPr>
        <w:tabs>
          <w:tab w:val="center" w:pos="2835"/>
        </w:tabs>
        <w:rPr>
          <w:rtl/>
        </w:rPr>
      </w:pPr>
      <w:r w:rsidRPr="00A911EC">
        <w:rPr>
          <w:b/>
          <w:bCs/>
          <w:rtl/>
        </w:rPr>
        <w:t>חטאת</w:t>
      </w:r>
      <w:r>
        <w:rPr>
          <w:rtl/>
        </w:rPr>
        <w:t xml:space="preserve"> - מה חטאת אינה באה אלא מן החולין וביום ובידו הימנית, אף כל אינו בא אלא מן החולין וביום ובידו הימנית.</w:t>
      </w:r>
    </w:p>
    <w:p w:rsidR="00DA63EC" w:rsidRDefault="00DA63EC" w:rsidP="00DA63EC">
      <w:pPr>
        <w:tabs>
          <w:tab w:val="center" w:pos="2835"/>
        </w:tabs>
        <w:rPr>
          <w:rtl/>
        </w:rPr>
      </w:pPr>
      <w:r w:rsidRPr="00A911EC">
        <w:rPr>
          <w:b/>
          <w:bCs/>
          <w:rtl/>
        </w:rPr>
        <w:t>וחטאת גופה</w:t>
      </w:r>
      <w:r>
        <w:rPr>
          <w:rtl/>
        </w:rPr>
        <w:t xml:space="preserve"> –</w:t>
      </w:r>
      <w:r>
        <w:rPr>
          <w:rFonts w:hint="cs"/>
          <w:rtl/>
        </w:rPr>
        <w:t xml:space="preserve"> </w:t>
      </w:r>
      <w:r>
        <w:rPr>
          <w:rStyle w:val="2fb"/>
          <w:rFonts w:hint="cs"/>
          <w:rtl/>
        </w:rPr>
        <w:t xml:space="preserve">כר</w:t>
      </w:r>
      <w:r>
        <w:rPr>
          <w:rStyle w:val="2fb"/>
          <w:rtl/>
        </w:rPr>
        <w:t>"</w:t>
      </w:r>
      <w:r>
        <w:rPr>
          <w:rStyle w:val="2fb"/>
          <w:rFonts w:hint="cs"/>
          <w:rtl/>
        </w:rPr>
        <w:t xml:space="preserve">ח</w:t>
      </w:r>
      <w:r>
        <w:rPr>
          <w:rFonts w:hint="cs"/>
          <w:rtl/>
        </w:rPr>
        <w:t xml:space="preserve"> </w:t>
      </w:r>
      <w:r w:rsidRPr="003017EE">
        <w:rPr>
          <w:rStyle w:val="afffff0"/>
          <w:rFonts w:hint="cs"/>
          <w:rtl/>
        </w:rPr>
        <w:t>מ'</w:t>
      </w:r>
      <w:ins w:id="90883" w:author="Claude - סמנטי" w:date="2026-10-11T12:27:00Z">
        <w:r>
          <w:rPr>
            <w:rStyle w:val="afffff0"/>
            <w:rtl/>
          </w:rPr>
          <w:t xml:space="preserve">וְהִקְרִיב אַהֲרֹן אֶת פַּר הַחַטָּאת אֲשֶׁר לוֹ</w:t>
        </w:r>
      </w:ins>
      <w:del w:id="90884" w:author="Claude - סמנטי" w:date="2026-10-11T12:27:00Z">
        <w:r w:rsidRPr="003017EE">
          <w:rPr>
            <w:rStyle w:val="afffff0"/>
            <w:rtl/>
          </w:rPr>
          <w:delText xml:space="preserve">והקריב אהרן את פר החטאת אשר לו</w:delText>
        </w:r>
      </w:del>
      <w:r w:rsidRPr="003017EE">
        <w:rPr>
          <w:rStyle w:val="afffff0"/>
          <w:rFonts w:hint="cs"/>
          <w:rtl/>
        </w:rPr>
        <w:t>'</w:t>
      </w:r>
      <w:r w:rsidRPr="003017EE">
        <w:rPr>
          <w:rStyle w:val="afffff0"/>
          <w:rtl/>
        </w:rPr>
        <w:t>,</w:t>
      </w:r>
      <w:r w:rsidRPr="00A71A5E">
        <w:rPr>
          <w:rStyle w:val="afffff0"/>
          <w:rtl/>
        </w:rPr>
        <w:t xml:space="preserve"> </w:t>
      </w:r>
      <w:r w:rsidRPr="00A71A5E">
        <w:rPr>
          <w:rStyle w:val="afffff0"/>
          <w:rFonts w:hint="cs"/>
          <w:rtl/>
        </w:rPr>
        <w:t>'</w:t>
      </w:r>
      <w:r w:rsidRPr="00A71A5E">
        <w:rPr>
          <w:rStyle w:val="afffff0"/>
          <w:rtl/>
        </w:rPr>
        <w:t>לו</w:t>
      </w:r>
      <w:r w:rsidRPr="00A71A5E">
        <w:rPr>
          <w:rStyle w:val="afffff0"/>
          <w:rFonts w:hint="cs"/>
          <w:rtl/>
        </w:rPr>
        <w:t>'</w:t>
      </w:r>
      <w:r w:rsidRPr="00A71A5E">
        <w:rPr>
          <w:rStyle w:val="afffff0"/>
          <w:rtl/>
        </w:rPr>
        <w:t xml:space="preserve"> </w:t>
      </w:r>
      <w:r>
        <w:rPr>
          <w:rtl/>
        </w:rPr>
        <w:t>- משלו ולא משל מעשר.</w:t>
      </w:r>
    </w:p>
    <w:p w:rsidR="00DA63EC" w:rsidRDefault="00DA63EC" w:rsidP="00DA63EC">
      <w:pPr>
        <w:tabs>
          <w:tab w:val="center" w:pos="2835"/>
        </w:tabs>
        <w:rPr>
          <w:rtl/>
        </w:rPr>
      </w:pPr>
      <w:r>
        <w:rPr>
          <w:rFonts w:hint="cs"/>
          <w:rtl/>
        </w:rPr>
        <w:t>ואפי' ד</w:t>
      </w:r>
      <w:r>
        <w:rPr>
          <w:rtl/>
        </w:rPr>
        <w:t>ביום מביום צוותו נפקא</w:t>
      </w:r>
      <w:r>
        <w:rPr>
          <w:rFonts w:hint="cs"/>
          <w:rtl/>
        </w:rPr>
        <w:t xml:space="preserve">-</w:t>
      </w:r>
      <w:ins w:id="95235" w:author="מנוע מכני" w:date="2026-10-11T12:04:40Z">
        <w:r>
          <w:rPr>
            <w:rFonts w:hint="cs"/>
            <w:rtl/>
          </w:rPr>
          <w:t xml:space="preserve"> </w:t>
        </w:r>
      </w:ins>
      <w:del w:id="95236" w:author="מנוע מכני" w:date="2026-10-11T12:04:40Z">
        <w:r>
          <w:rPr>
            <w:rFonts w:hint="cs"/>
            <w:rtl/>
          </w:rPr>
          <w:delText xml:space="preserve">  </w:delText>
        </w:r>
      </w:del>
      <w:r>
        <w:rPr>
          <w:rtl/>
        </w:rPr>
        <w:t>כדי נסבה.</w:t>
      </w:r>
    </w:p>
    <w:p>
      <w:pPr>
        <w:pStyle w:val="38"/>
        <w:rPr>
          <w:ins w:id="101287" w:author="מנוע מכני" w:date="2026-10-11T12:04:40Z"/>
        </w:rPr>
      </w:pPr>
      <w:r w:rsidRPr="00A911EC">
        <w:t>בידו הימנית</w:t>
      </w:r>
      <w:r>
        <w:t xml:space="preserve"> </w:t>
      </w:r>
      <w:r>
        <w:t xml:space="preserve">מ</w:t>
      </w:r>
      <w:ins w:id="90019" w:author="מנוע מכני" w:date="2026-10-11T12:04:40Z">
        <w:r>
          <w:t xml:space="preserve">רבב"ח</w:t>
        </w:r>
      </w:ins>
      <w:del w:id="90020" w:author="מנוע מכני" w:date="2026-10-11T12:04:40Z">
        <w:r>
          <w:delText xml:space="preserve">רבב'ח</w:delText>
        </w:r>
      </w:del>
      <w:r>
        <w:t xml:space="preserve"> אר</w:t>
      </w:r>
      <w:r>
        <w:t>"</w:t>
      </w:r>
      <w:r>
        <w:t>ל:</w:t>
      </w:r>
    </w:p>
    <w:p w:rsidR="00DA63EC" w:rsidRDefault="00DA63EC" w:rsidP="00DA63EC">
      <w:pPr>
        <w:tabs>
          <w:tab w:val="center" w:pos="2835"/>
        </w:tabs>
        <w:rPr>
          <w:rtl/>
        </w:rPr>
      </w:pPr>
      <w:del w:id="101288" w:author="מנוע מכני" w:date="2026-10-11T12:04:40Z">
        <w:r>
          <w:rPr>
            <w:rtl/>
          </w:rPr>
          <w:delText xml:space="preserve"> </w:delText>
        </w:r>
      </w:del>
      <w:r>
        <w:rPr>
          <w:rtl/>
        </w:rPr>
        <w:t xml:space="preserve">כל מקום שנאמר אצבע וכהונה - אינו אלא ימין!</w:t>
      </w:r>
      <w:ins w:id="95237" w:author="מנוע מכני" w:date="2026-10-11T12:04:40Z">
        <w:r>
          <w:rPr>
            <w:rFonts w:hint="cs"/>
            <w:rtl/>
          </w:rPr>
          <w:t xml:space="preserve"> </w:t>
        </w:r>
      </w:ins>
      <w:del w:id="95238" w:author="מנוע מכני" w:date="2026-10-11T12:04:40Z">
        <w:r>
          <w:rPr>
            <w:rFonts w:hint="cs"/>
            <w:rtl/>
          </w:rPr>
          <w:delText xml:space="preserve">  </w:delText>
        </w:r>
      </w:del>
      <w:r>
        <w:rPr>
          <w:rFonts w:hint="cs"/>
          <w:rtl/>
        </w:rPr>
        <w:t xml:space="preserve">- </w:t>
      </w:r>
      <w:r>
        <w:rPr>
          <w:rtl/>
        </w:rPr>
        <w:t>כדי נסבה.</w:t>
      </w:r>
    </w:p>
    <w:p w:rsidR="00DA63EC" w:rsidRDefault="00DA63EC" w:rsidP="00DA63EC">
      <w:pPr>
        <w:tabs>
          <w:tab w:val="center" w:pos="2835"/>
        </w:tabs>
        <w:rPr>
          <w:rtl/>
        </w:rPr>
      </w:pPr>
      <w:r w:rsidRPr="00A911EC">
        <w:rPr>
          <w:b/>
          <w:bCs/>
          <w:rtl/>
        </w:rPr>
        <w:t>אשם</w:t>
      </w:r>
      <w:r>
        <w:rPr>
          <w:rtl/>
        </w:rPr>
        <w:t xml:space="preserve"> - מה אשם עצמותיו מותרין, אף כל עצמותיו מותרין.</w:t>
      </w:r>
    </w:p>
    <w:p w:rsidR="00DA63EC" w:rsidRDefault="00DA63EC" w:rsidP="00DA63EC">
      <w:pPr>
        <w:pStyle w:val="afff3"/>
        <w:framePr w:wrap="around"/>
        <w:rPr>
          <w:rtl/>
        </w:rPr>
      </w:pPr>
      <w:r>
        <w:rPr>
          <w:rFonts w:hint="cs"/>
          <w:rtl/>
        </w:rPr>
        <w:t>פג</w:t>
      </w:r>
      <w:r w:rsidRPr="00A911EC">
        <w:rPr>
          <w:rFonts w:hint="cs"/>
          <w:rtl/>
        </w:rPr>
        <w:t>:</w:t>
      </w:r>
    </w:p>
    <w:p>
      <w:pPr>
        <w:pStyle w:val="afffff8"/>
        <w:rPr>
          <w:ins w:id="90237" w:author="קלוד" w:date="2026-10-11T12:32:08Z"/>
        </w:rPr>
      </w:pPr>
      <w:ins w:id="90238" w:author="קלוד" w:date="2026-10-11T12:32:08Z">
        <w:r>
          <w:rPr>
            <w:color w:val="7B3F00"/>
          </w:rPr>
          <w:t xml:space="preserve">'וזבחת פסח' - מותר הפסח לדבר הבא מן הצאן ומן הבקר</w:t>
        </w:r>
      </w:ins>
    </w:p>
    <w:p w:rsidR="00DA63EC" w:rsidRDefault="00DA63EC" w:rsidP="00DA63EC">
      <w:pPr>
        <w:tabs>
          <w:tab w:val="center" w:pos="2835"/>
        </w:tabs>
        <w:rPr>
          <w:rtl/>
        </w:rPr>
      </w:pPr>
      <w:r>
        <w:rPr>
          <w:rStyle w:val="2fb"/>
          <w:rtl/>
        </w:rPr>
        <w:t xml:space="preserve">ור"ע</w:t>
      </w:r>
      <w:r>
        <w:rPr>
          <w:rtl/>
        </w:rPr>
        <w:t xml:space="preserve"> </w:t>
      </w:r>
      <w:ins w:id="93569" w:author="מנוע מכני" w:date="2026-10-11T12:04:40Z">
        <w:r>
          <w:rPr>
            <w:rtl/>
          </w:rPr>
          <w:t xml:space="preserve">זה</w:t>
        </w:r>
      </w:ins>
      <w:del w:id="93570" w:author="מנוע מכני" w:date="2026-10-11T12:04:40Z">
        <w:r>
          <w:rPr>
            <w:rtl/>
          </w:rPr>
          <w:delText xml:space="preserve">האי</w:delText>
        </w:r>
      </w:del>
      <w:r w:rsidRPr="00A71A5E">
        <w:rPr>
          <w:rStyle w:val="afffff0"/>
          <w:rtl/>
        </w:rPr>
        <w:t xml:space="preserve"> </w:t>
      </w:r>
      <w:r w:rsidRPr="00A71A5E">
        <w:rPr>
          <w:rStyle w:val="afffff0"/>
          <w:rFonts w:hint="cs"/>
          <w:rtl/>
        </w:rPr>
        <w:t>'</w:t>
      </w:r>
      <w:ins w:id="90885" w:author="Claude - סמנטי" w:date="2026-10-11T12:27:00Z">
        <w:r>
          <w:rPr>
            <w:rStyle w:val="afffff0"/>
            <w:rtl/>
          </w:rPr>
          <w:t xml:space="preserve">וְזָבַחְתָּ פֶּסַח</w:t>
        </w:r>
      </w:ins>
      <w:del w:id="90886" w:author="Claude - סמנטי" w:date="2026-10-11T12:27:00Z">
        <w:r w:rsidRPr="00A71A5E">
          <w:rPr>
            <w:rStyle w:val="afffff0"/>
            <w:rtl/>
          </w:rPr>
          <w:delText xml:space="preserve">וזבחת פסח</w:delText>
        </w:r>
      </w:del>
      <w:r w:rsidRPr="00A71A5E">
        <w:rPr>
          <w:rStyle w:val="afffff0"/>
          <w:rFonts w:hint="cs"/>
          <w:rtl/>
        </w:rPr>
        <w:t xml:space="preserve">' </w:t>
      </w:r>
      <w:ins w:id="97637" w:author="מנוע מכני" w:date="2026-10-11T12:04:40Z">
        <w:r>
          <w:rPr>
            <w:rFonts w:hint="cs"/>
            <w:rtl/>
          </w:rPr>
          <w:t xml:space="preserve">צריך</w:t>
        </w:r>
      </w:ins>
      <w:del w:id="97638" w:author="מנוע מכני" w:date="2026-10-11T12:04:40Z">
        <w:r>
          <w:rPr>
            <w:rFonts w:hint="cs"/>
            <w:rtl/>
          </w:rPr>
          <w:delText xml:space="preserve">מיבעי</w:delText>
        </w:r>
      </w:del>
      <w:r>
        <w:rPr>
          <w:rFonts w:hint="cs"/>
          <w:rtl/>
        </w:rPr>
        <w:t xml:space="preserve"> </w:t>
      </w:r>
      <w:r>
        <w:rPr>
          <w:rStyle w:val="2fb"/>
          <w:rFonts w:hint="cs"/>
          <w:rtl/>
        </w:rPr>
        <w:t xml:space="preserve">לכדר</w:t>
      </w:r>
      <w:r>
        <w:rPr>
          <w:rStyle w:val="2fb"/>
          <w:rtl/>
        </w:rPr>
        <w:t>"</w:t>
      </w:r>
      <w:r>
        <w:rPr>
          <w:rStyle w:val="2fb"/>
          <w:rFonts w:hint="cs"/>
          <w:rtl/>
        </w:rPr>
        <w:t xml:space="preserve">נ</w:t>
      </w:r>
      <w:r>
        <w:rPr>
          <w:rFonts w:hint="cs"/>
          <w:rtl/>
        </w:rPr>
        <w:t xml:space="preserve"> ד</w:t>
      </w:r>
      <w:r>
        <w:rPr>
          <w:rtl/>
        </w:rPr>
        <w:t>מותר הפסח שקרב שלמים</w:t>
      </w:r>
      <w:r w:rsidRPr="00A71A5E">
        <w:rPr>
          <w:rStyle w:val="afffff0"/>
          <w:rFonts w:hint="cs"/>
          <w:rtl/>
        </w:rPr>
        <w:t xml:space="preserve"> '</w:t>
      </w:r>
      <w:r w:rsidRPr="00A71A5E">
        <w:rPr>
          <w:rStyle w:val="afffff0"/>
          <w:rtl/>
        </w:rPr>
        <w:t xml:space="preserve">וזבחת פסח לה</w:t>
      </w:r>
      <w:r w:rsidRPr="00A71A5E">
        <w:rPr>
          <w:rStyle w:val="afffff0"/>
          <w:rtl/>
        </w:rPr>
        <w:t xml:space="preserve">' </w:t>
      </w:r>
      <w:r>
        <w:rPr>
          <w:rtl/>
        </w:rPr>
        <w:t>אלהיך צאן ובקר</w:t>
      </w:r>
      <w:r>
        <w:rPr>
          <w:rFonts w:hint="cs"/>
          <w:rtl/>
        </w:rPr>
        <w:t>'</w:t>
      </w:r>
      <w:r>
        <w:rPr>
          <w:rtl/>
        </w:rPr>
        <w:t>, והלא אין פסח בא אלא מן הכבשים ומן העזים!</w:t>
      </w:r>
    </w:p>
    <w:p>
      <w:pPr>
        <w:pStyle w:val="38"/>
        <w:rPr>
          <w:ins w:id="101289" w:author="מנוע מכני" w:date="2026-10-11T12:04:40Z"/>
        </w:rPr>
      </w:pPr>
      <w:r>
        <w:t xml:space="preserve">אלא</w:t>
      </w:r>
    </w:p>
    <w:p w:rsidR="00DA63EC" w:rsidRDefault="00DA63EC" w:rsidP="00DA63EC">
      <w:pPr>
        <w:tabs>
          <w:tab w:val="center" w:pos="2835"/>
        </w:tabs>
        <w:rPr>
          <w:rtl/>
        </w:rPr>
      </w:pPr>
      <w:del w:id="101290" w:author="מנוע מכני" w:date="2026-10-11T12:04:40Z">
        <w:r>
          <w:rPr>
            <w:rtl/>
          </w:rPr>
          <w:delText xml:space="preserve"> </w:delText>
        </w:r>
      </w:del>
      <w:r>
        <w:rPr>
          <w:rtl/>
        </w:rPr>
        <w:t xml:space="preserve">מותר הפסח יהא לדבר הבא מן הצאן ומן הבקר.</w:t>
      </w:r>
    </w:p>
    <w:p w:rsidR="00DA63EC" w:rsidRDefault="00DA63EC" w:rsidP="00DA63EC">
      <w:pPr>
        <w:tabs>
          <w:tab w:val="center" w:pos="2835"/>
        </w:tabs>
        <w:rPr>
          <w:rtl/>
        </w:rPr>
      </w:pPr>
      <w:r>
        <w:rPr>
          <w:rFonts w:hint="cs"/>
          <w:rtl/>
        </w:rPr>
        <w:t>ואפי' ד</w:t>
      </w:r>
      <w:r>
        <w:rPr>
          <w:rtl/>
        </w:rPr>
        <w:t xml:space="preserve">מדאבוה </w:t>
      </w:r>
      <w:r>
        <w:rPr>
          <w:rStyle w:val="2fb"/>
          <w:rtl/>
        </w:rPr>
        <w:t xml:space="preserve">דשמואל</w:t>
      </w:r>
      <w:r>
        <w:rPr>
          <w:rtl/>
        </w:rPr>
        <w:t xml:space="preserve"> נפקא, </w:t>
      </w:r>
      <w:r w:rsidRPr="00664445">
        <w:rPr>
          <w:rStyle w:val="afffff0"/>
          <w:rtl/>
        </w:rPr>
        <w:t>ד</w:t>
      </w:r>
      <w:r w:rsidRPr="00664445">
        <w:rPr>
          <w:rStyle w:val="afffff0"/>
          <w:rFonts w:hint="cs"/>
          <w:rtl/>
        </w:rPr>
        <w:t>'</w:t>
      </w:r>
      <w:r w:rsidRPr="00664445">
        <w:rPr>
          <w:rStyle w:val="afffff0"/>
          <w:rtl/>
        </w:rPr>
        <w:t>אם מן הצאן קרבנו לזבח שלמים</w:t>
      </w:r>
      <w:r w:rsidRPr="00664445">
        <w:rPr>
          <w:rStyle w:val="afffff0"/>
          <w:rFonts w:hint="cs"/>
          <w:rtl/>
        </w:rPr>
        <w:t>'</w:t>
      </w:r>
      <w:r w:rsidRPr="00664445">
        <w:rPr>
          <w:rStyle w:val="afffff0"/>
          <w:rtl/>
        </w:rPr>
        <w:t>,</w:t>
      </w:r>
      <w:r>
        <w:rPr>
          <w:rtl/>
        </w:rPr>
        <w:t xml:space="preserve"> ואמר אבוה </w:t>
      </w:r>
      <w:r>
        <w:rPr>
          <w:rStyle w:val="2fb"/>
          <w:rtl/>
        </w:rPr>
        <w:t xml:space="preserve">דשמואל</w:t>
      </w:r>
      <w:r>
        <w:rPr>
          <w:rtl/>
        </w:rPr>
        <w:t xml:space="preserve">: דבר הבא מן הצאן יהא לזבח שלמים!</w:t>
      </w:r>
    </w:p>
    <w:p>
      <w:pPr>
        <w:pStyle w:val="38"/>
        <w:rPr>
          <w:ins w:id="101291" w:author="מנוע מכני" w:date="2026-10-11T12:04:40Z"/>
        </w:rPr>
      </w:pPr>
      <w:r>
        <w:t>כד</w:t>
      </w:r>
      <w:r>
        <w:t>תניא:</w:t>
      </w:r>
    </w:p>
    <w:p w:rsidR="00DA63EC" w:rsidRDefault="00DA63EC" w:rsidP="00DA63EC">
      <w:pPr>
        <w:tabs>
          <w:tab w:val="center" w:pos="2835"/>
        </w:tabs>
        <w:rPr>
          <w:rtl/>
        </w:rPr>
      </w:pPr>
      <w:del w:id="101292" w:author="מנוע מכני" w:date="2026-10-11T12:04:40Z">
        <w:r w:rsidRPr="00A71A5E">
          <w:rPr>
            <w:rStyle w:val="afffff0"/>
            <w:rtl/>
          </w:rPr>
          <w:delText xml:space="preserve"> </w:delText>
        </w:r>
      </w:del>
      <w:r w:rsidRPr="00A71A5E">
        <w:rPr>
          <w:rStyle w:val="afffff0"/>
          <w:rFonts w:hint="cs"/>
          <w:rtl/>
        </w:rPr>
        <w:t>'</w:t>
      </w:r>
      <w:ins w:id="90889" w:author="Claude - סמנטי" w:date="2026-10-11T12:27:00Z">
        <w:r>
          <w:rPr>
            <w:rStyle w:val="afffff0"/>
            <w:rtl/>
          </w:rPr>
          <w:t xml:space="preserve">כֶּבֶשׂ</w:t>
        </w:r>
      </w:ins>
      <w:del w:id="90890" w:author="Claude - סמנטי" w:date="2026-10-11T12:27:00Z">
        <w:r w:rsidRPr="00A71A5E">
          <w:rPr>
            <w:rStyle w:val="afffff0"/>
            <w:rtl/>
          </w:rPr>
          <w:delText xml:space="preserve">כבש</w:delText>
        </w:r>
      </w:del>
      <w:r w:rsidRPr="00A71A5E">
        <w:rPr>
          <w:rStyle w:val="afffff0"/>
          <w:rFonts w:hint="cs"/>
          <w:rtl/>
        </w:rPr>
        <w:t>'</w:t>
      </w:r>
      <w:r w:rsidRPr="00A71A5E">
        <w:rPr>
          <w:rStyle w:val="afffff0"/>
          <w:rtl/>
        </w:rPr>
        <w:t xml:space="preserve"> </w:t>
      </w:r>
      <w:r>
        <w:rPr>
          <w:rtl/>
        </w:rPr>
        <w:t>- לרבות את הפסח לאליה, כשאומר:</w:t>
      </w:r>
      <w:r w:rsidRPr="00A71A5E">
        <w:rPr>
          <w:rStyle w:val="afffff0"/>
          <w:rtl/>
        </w:rPr>
        <w:t xml:space="preserve"> </w:t>
      </w:r>
      <w:r w:rsidRPr="00A71A5E">
        <w:rPr>
          <w:rStyle w:val="afffff0"/>
          <w:rFonts w:hint="cs"/>
          <w:rtl/>
        </w:rPr>
        <w:t>'</w:t>
      </w:r>
      <w:ins w:id="90887" w:author="Claude - סמנטי" w:date="2026-10-11T12:27:00Z">
        <w:r>
          <w:rPr>
            <w:rStyle w:val="afffff0"/>
            <w:rtl/>
          </w:rPr>
          <w:t xml:space="preserve">אִם כֶּבֶשׂ</w:t>
        </w:r>
      </w:ins>
      <w:del w:id="90888" w:author="Claude - סמנטי" w:date="2026-10-11T12:27:00Z">
        <w:r w:rsidRPr="00A71A5E">
          <w:rPr>
            <w:rStyle w:val="afffff0"/>
            <w:rtl/>
          </w:rPr>
          <w:delText xml:space="preserve">אם כבש</w:delText>
        </w:r>
      </w:del>
      <w:r w:rsidRPr="00A71A5E">
        <w:rPr>
          <w:rStyle w:val="afffff0"/>
          <w:rFonts w:hint="cs"/>
          <w:rtl/>
        </w:rPr>
        <w:t>'</w:t>
      </w:r>
      <w:r w:rsidRPr="00A71A5E">
        <w:rPr>
          <w:rStyle w:val="afffff0"/>
          <w:rtl/>
        </w:rPr>
        <w:t xml:space="preserve"> </w:t>
      </w:r>
      <w:r>
        <w:rPr>
          <w:rtl/>
        </w:rPr>
        <w:t xml:space="preserve">- להביא פסח שעברה שנתו </w:t>
      </w:r>
      <w:r w:rsidRPr="00FE1B89">
        <w:rPr>
          <w:spacing w:val="-2"/>
          <w:rtl/>
        </w:rPr>
        <w:t xml:space="preserve">ושלמים הבאים מחמת פסח לכל מצות שלמים שיטענו סמיכה ונסכים ותנופת חזה ושוק, </w:t>
      </w:r>
    </w:p>
    <w:p w:rsidR="00DA63EC" w:rsidRDefault="00DA63EC" w:rsidP="00DA63EC">
      <w:pPr>
        <w:tabs>
          <w:tab w:val="center" w:pos="2835"/>
        </w:tabs>
        <w:rPr>
          <w:rtl/>
        </w:rPr>
      </w:pPr>
      <w:r>
        <w:rPr>
          <w:rtl/>
        </w:rPr>
        <w:tab/>
        <w:t>כש</w:t>
      </w:r>
      <w:r>
        <w:rPr>
          <w:rFonts w:hint="cs"/>
          <w:rtl/>
        </w:rPr>
        <w:t>אומר</w:t>
      </w:r>
      <w:r>
        <w:rPr>
          <w:rtl/>
        </w:rPr>
        <w:t>:</w:t>
      </w:r>
      <w:r w:rsidRPr="00A71A5E">
        <w:rPr>
          <w:rStyle w:val="afffff0"/>
          <w:rtl/>
        </w:rPr>
        <w:t xml:space="preserve"> </w:t>
      </w:r>
      <w:r w:rsidRPr="00A71A5E">
        <w:rPr>
          <w:rStyle w:val="afffff0"/>
          <w:rFonts w:hint="cs"/>
          <w:rtl/>
        </w:rPr>
        <w:t>'</w:t>
      </w:r>
      <w:ins w:id="90891" w:author="Claude - סמנטי" w:date="2026-10-11T12:27:00Z">
        <w:r>
          <w:rPr>
            <w:rStyle w:val="afffff0"/>
            <w:rtl/>
          </w:rPr>
          <w:t xml:space="preserve">וְאִם עֵז</w:t>
        </w:r>
      </w:ins>
      <w:del w:id="90892" w:author="Claude - סמנטי" w:date="2026-10-11T12:27:00Z">
        <w:r w:rsidRPr="00A71A5E">
          <w:rPr>
            <w:rStyle w:val="afffff0"/>
            <w:rtl/>
          </w:rPr>
          <w:delText xml:space="preserve">ואם עז</w:delText>
        </w:r>
      </w:del>
      <w:r w:rsidRPr="00A71A5E">
        <w:rPr>
          <w:rStyle w:val="afffff0"/>
          <w:rFonts w:hint="cs"/>
          <w:rtl/>
        </w:rPr>
        <w:t>'</w:t>
      </w:r>
      <w:r w:rsidRPr="00A71A5E">
        <w:rPr>
          <w:rStyle w:val="afffff0"/>
          <w:rtl/>
        </w:rPr>
        <w:t xml:space="preserve"> </w:t>
      </w:r>
      <w:r>
        <w:rPr>
          <w:rtl/>
        </w:rPr>
        <w:t>הפסיק הענין, לימד על העז שאינה טעונה אליה!</w:t>
      </w:r>
    </w:p>
    <w:p w:rsidR="00DA63EC" w:rsidRDefault="00DA63EC" w:rsidP="00DA63EC">
      <w:pPr>
        <w:tabs>
          <w:tab w:val="center" w:pos="2835"/>
        </w:tabs>
        <w:rPr>
          <w:rtl/>
        </w:rPr>
      </w:pPr>
      <w:ins w:id="93571" w:author="מנוע מכני" w:date="2026-10-11T12:04:40Z">
        <w:r>
          <w:rPr>
            <w:rtl/>
          </w:rPr>
          <w:t xml:space="preserve">שלושה</w:t>
        </w:r>
      </w:ins>
      <w:del w:id="93572" w:author="מנוע מכני" w:date="2026-10-11T12:04:40Z">
        <w:r>
          <w:rPr>
            <w:rtl/>
          </w:rPr>
          <w:delText xml:space="preserve">תלתא</w:delText>
        </w:r>
      </w:del>
      <w:r>
        <w:rPr>
          <w:rtl/>
        </w:rPr>
        <w:t xml:space="preserve"> קראי כתיב, </w:t>
      </w:r>
      <w:r w:rsidRPr="003F5477">
        <w:rPr>
          <w:b/>
          <w:bCs/>
          <w:rtl/>
        </w:rPr>
        <w:t>חד</w:t>
      </w:r>
      <w:r>
        <w:rPr>
          <w:rtl/>
        </w:rPr>
        <w:t xml:space="preserve"> לעברה זמנו ועברה שנתו, </w:t>
      </w:r>
      <w:r w:rsidRPr="003F5477">
        <w:rPr>
          <w:b/>
          <w:bCs/>
          <w:rtl/>
        </w:rPr>
        <w:t>וחד</w:t>
      </w:r>
      <w:r>
        <w:rPr>
          <w:rtl/>
        </w:rPr>
        <w:t xml:space="preserve"> לעברה זמנו ולא עברה שנתו, </w:t>
      </w:r>
      <w:r w:rsidRPr="003F5477">
        <w:rPr>
          <w:b/>
          <w:bCs/>
          <w:rtl/>
        </w:rPr>
        <w:t>וחד</w:t>
      </w:r>
      <w:r>
        <w:rPr>
          <w:rtl/>
        </w:rPr>
        <w:t xml:space="preserve"> ללא עברה זמנו ולא עברה שנתו.</w:t>
      </w:r>
    </w:p>
    <w:p w:rsidR="00DA63EC" w:rsidRDefault="00DA63EC" w:rsidP="00DA63EC">
      <w:pPr>
        <w:tabs>
          <w:tab w:val="center" w:pos="2835"/>
        </w:tabs>
        <w:rPr>
          <w:rtl/>
        </w:rPr>
      </w:pPr>
      <w:r w:rsidRPr="00A911EC">
        <w:rPr>
          <w:b/>
          <w:bCs/>
          <w:rtl/>
        </w:rPr>
        <w:t>וצריכי</w:t>
      </w:r>
      <w:r>
        <w:rPr>
          <w:rtl/>
        </w:rPr>
        <w:t xml:space="preserve">, עברה זמנו ועברה שנתו, </w:t>
      </w:r>
      <w:r>
        <w:rPr>
          <w:rFonts w:hint="cs"/>
          <w:rtl/>
        </w:rPr>
        <w:t xml:space="preserve">אפי' </w:t>
      </w:r>
      <w:r>
        <w:rPr>
          <w:rtl/>
        </w:rPr>
        <w:t xml:space="preserve">דאידחי</w:t>
      </w:r>
      <w:ins w:id="95239" w:author="מנוע מכני" w:date="2026-10-11T12:04:40Z">
        <w:r>
          <w:rPr>
            <w:rtl/>
          </w:rPr>
          <w:t xml:space="preserve"> </w:t>
        </w:r>
      </w:ins>
      <w:del w:id="95240" w:author="מנוע מכני" w:date="2026-10-11T12:04:40Z">
        <w:r>
          <w:rPr>
            <w:rtl/>
          </w:rPr>
          <w:delText xml:space="preserve">  </w:delText>
        </w:r>
      </w:del>
      <w:r>
        <w:rPr>
          <w:rtl/>
        </w:rPr>
        <w:t xml:space="preserve">לגמרי, </w:t>
      </w:r>
    </w:p>
    <w:p w:rsidR="00DA63EC" w:rsidRDefault="00DA63EC" w:rsidP="00DA63EC">
      <w:pPr>
        <w:tabs>
          <w:tab w:val="center" w:pos="2835"/>
        </w:tabs>
        <w:rPr>
          <w:rtl/>
        </w:rPr>
      </w:pPr>
      <w:r>
        <w:rPr>
          <w:b/>
          <w:bCs/>
          <w:rtl/>
        </w:rPr>
        <w:tab/>
      </w:r>
      <w:r>
        <w:rPr>
          <w:rtl/>
        </w:rPr>
        <w:t xml:space="preserve">עברה זמנו ולא עברה שנתו, </w:t>
      </w:r>
      <w:r>
        <w:rPr>
          <w:rFonts w:hint="cs"/>
          <w:rtl/>
        </w:rPr>
        <w:t xml:space="preserve">אפי' </w:t>
      </w:r>
      <w:r>
        <w:rPr>
          <w:rtl/>
        </w:rPr>
        <w:t xml:space="preserve">דאידחי מפסח ראשון, </w:t>
      </w:r>
    </w:p>
    <w:p w:rsidR="00DA63EC" w:rsidRDefault="00DA63EC" w:rsidP="00DA63EC">
      <w:pPr>
        <w:tabs>
          <w:tab w:val="center" w:pos="2835"/>
        </w:tabs>
        <w:rPr>
          <w:rtl/>
        </w:rPr>
      </w:pPr>
      <w:r>
        <w:rPr>
          <w:rtl/>
        </w:rPr>
        <w:tab/>
        <w:t xml:space="preserve">לא</w:t>
      </w:r>
      <w:r>
        <w:rPr>
          <w:rtl/>
        </w:rPr>
        <w:tab/>
        <w:t xml:space="preserve"> עברה זמנו ולא עברה שנתו </w:t>
      </w:r>
      <w:ins w:id="90525" w:author="מנוע מכני" w:date="2026-10-11T12:04:40Z">
        <w:r>
          <w:rPr>
            <w:rtl/>
          </w:rPr>
          <w:t xml:space="preserve">דאפי'</w:t>
        </w:r>
      </w:ins>
      <w:del w:id="90526" w:author="מנוע מכני" w:date="2026-10-11T12:04:40Z">
        <w:r>
          <w:rPr>
            <w:rtl/>
          </w:rPr>
          <w:tab/>
          <w:delText xml:space="preserve">דאפילו</w:delText>
        </w:r>
      </w:del>
      <w:r>
        <w:rPr>
          <w:rtl/>
        </w:rPr>
        <w:tab/>
        <w:t xml:space="preserve"> לפסח ראשון </w:t>
      </w:r>
      <w:ins w:id="91879" w:author="מנוע מכני" w:date="2026-10-11T12:04:40Z">
        <w:r>
          <w:rPr>
            <w:rtl/>
          </w:rPr>
          <w:t xml:space="preserve">גם</w:t>
        </w:r>
      </w:ins>
      <w:del w:id="91880" w:author="מנוע מכני" w:date="2026-10-11T12:04:40Z">
        <w:r>
          <w:rPr>
            <w:rtl/>
          </w:rPr>
          <w:tab/>
          <w:delText xml:space="preserve">נמי</w:delText>
        </w:r>
      </w:del>
      <w:r>
        <w:rPr>
          <w:rtl/>
        </w:rPr>
        <w:tab/>
        <w:t xml:space="preserve"> חזי </w:t>
      </w:r>
    </w:p>
    <w:p w:rsidR="00DA63EC" w:rsidRDefault="00DA63EC" w:rsidP="00DA63EC">
      <w:pPr>
        <w:pStyle w:val="Hadran"/>
        <w:rPr>
          <w:rtl/>
        </w:rPr>
        <w:pPrChange w:id="104881" w:author="Claude" w:date="2026-10-11T09:08:13Z">
          <w:pPr>
            <w:pStyle w:val="affff"/>
            <w:rPr>
              <w:rtl/>
            </w:rPr>
          </w:pPr>
        </w:pPrChange>
      </w:pPr>
      <w:r>
        <w:rPr>
          <w:rtl/>
        </w:rPr>
        <w:t>הדרן עלך התודה היתה באה.</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6"/>
        <w:framePr w:wrap="around"/>
        <w:rPr>
          <w:del w:id="103847" w:author="Claude" w:date="2026-10-11T09:07:48Z"/>
          <w:rtl/>
        </w:rPr>
      </w:pPr>
      <w:del w:id="103846" w:author="Claude" w:date="2026-10-11T09:07:48Z">
        <w:r>
          <w:rPr>
            <w:rFonts w:hint="cs"/>
            <w:rtl/>
          </w:rPr>
          <w:lastRenderedPageBreak/>
          <w:delText xml:space="preserve">פרק תשיעי </w:delText>
        </w:r>
      </w:del>
    </w:p>
    <w:p w:rsidR="00DA63EC" w:rsidRDefault="00DA63EC" w:rsidP="00DA63EC">
      <w:pPr>
        <w:pStyle w:val="afff7"/>
        <w:framePr w:wrap="around"/>
        <w:rPr>
          <w:del w:id="103849" w:author="Claude" w:date="2026-10-11T09:07:48Z"/>
          <w:rtl/>
        </w:rPr>
      </w:pPr>
      <w:del w:id="103848" w:author="Claude" w:date="2026-10-11T09:07:48Z">
        <w:r>
          <w:rPr>
            <w:rFonts w:hint="cs"/>
            <w:rtl/>
          </w:rPr>
          <w:delText xml:space="preserve">כל קרבנות הציבור </w:delText>
        </w:r>
      </w:del>
    </w:p>
    <w:p w:rsidR="00DA63EC" w:rsidRDefault="00DA63EC" w:rsidP="00DA63EC">
      <w:pPr>
        <w:pStyle w:val="afff3"/>
        <w:framePr w:wrap="around"/>
        <w:rPr>
          <w:rtl/>
        </w:rPr>
      </w:pPr>
      <w:r>
        <w:rPr>
          <w:rFonts w:hint="cs"/>
          <w:rtl/>
        </w:rPr>
        <w:t>פג.</w:t>
      </w:r>
    </w:p>
    <w:p w:rsidR="00DA63EC" w:rsidRDefault="00DA63EC" w:rsidP="00DA63EC">
      <w:pPr>
        <w:pStyle w:val="afff8"/>
        <w:framePr w:wrap="around"/>
        <w:rPr>
          <w:rtl/>
        </w:rPr>
      </w:pPr>
      <w:r>
        <w:rPr>
          <w:rFonts w:hint="cs"/>
          <w:rtl/>
        </w:rPr>
        <w:t>פג.- פז.</w:t>
      </w:r>
    </w:p>
    <w:p>
      <w:pPr>
        <w:pStyle w:val="PetichatPerek"/>
        <w:rPr>
          <w:ins w:id="103845" w:author="Claude" w:date="2026-10-11T09:07:48Z"/>
        </w:rPr>
      </w:pPr>
      <w:ins w:id="103844" w:author="Claude" w:date="2026-10-11T09:07:48Z">
        <w:r>
          <w:rPr>
            <w:rFonts w:hint="cs"/>
            <w:rtl/>
          </w:rPr>
          <w:t xml:space="preserve">פרק תשיעי</w:t>
        </w:r>
        <w:r>
          <w:rPr>
            <w:rFonts w:hint="cs"/>
            <w:rtl/>
          </w:rPr>
          <w:t xml:space="preserve"> - </w:t>
        </w:r>
        <w:r>
          <w:rPr>
            <w:rFonts w:hint="cs"/>
            <w:rtl/>
          </w:rPr>
          <w:t xml:space="preserve">כל קרבנות הציבור</w:t>
        </w:r>
      </w:ins>
    </w:p>
    <w:p w:rsidR="00DA63EC" w:rsidRPr="000A334C" w:rsidRDefault="00DA63EC" w:rsidP="003B6D22">
      <w:pPr>
        <w:pStyle w:val="afff9"/>
        <w:spacing w:before="120"/>
        <w:rPr>
          <w:rtl/>
        </w:rPr>
        <w:pPrChange w:id="90063" w:author="קלוד" w:date="2026-10-11T12:09:42Z">
          <w:pPr>
            <w:pStyle w:val="afff9"/>
          </w:pPr>
        </w:pPrChange>
      </w:pPr>
      <w:r w:rsidRPr="000A334C">
        <w:rPr>
          <w:rFonts w:hint="cs"/>
          <w:rtl/>
        </w:rPr>
        <w:t>פג.- פז.</w:t>
      </w:r>
    </w:p>
    <w:p w:rsidR="00DA63EC" w:rsidRDefault="00DA63EC" w:rsidP="00DA63EC">
      <w:pPr>
        <w:pStyle w:val="afff8"/>
        <w:framePr w:wrap="around"/>
        <w:rPr>
          <w:rtl/>
        </w:rPr>
      </w:pPr>
      <w:r>
        <w:rPr>
          <w:rtl/>
        </w:rPr>
        <w:t>מתני'.</w:t>
      </w:r>
    </w:p>
    <w:p>
      <w:pPr>
        <w:pStyle w:val="MishnaBatzad"/>
        <w:rPr>
          <w:ins w:id="20444" w:author="קלוד" w:date="2026-10-11T09:07:26Z"/>
        </w:rPr>
      </w:pPr>
      <w:ins w:id="20443" w:author="קלוד" w:date="2026-10-11T09:07:26Z">
        <w:r>
          <w:t xml:space="preserve">משנה א</w:t>
        </w:r>
      </w:ins>
    </w:p>
    <w:p w:rsidR="00DA63EC" w:rsidRPr="000A334C" w:rsidRDefault="00DA63EC" w:rsidP="003B6D22">
      <w:pPr>
        <w:pStyle w:val="afff9"/>
        <w:rPr>
          <w:rtl/>
        </w:rPr>
      </w:pPr>
      <w:r w:rsidRPr="000A334C">
        <w:rPr>
          <w:rtl/>
        </w:rPr>
        <w:t xml:space="preserve">כל קרבנות הציבור והיחיד באין מן הארץ ומחו"ל, מן החדש ומן הישן, </w:t>
      </w:r>
    </w:p>
    <w:p w:rsidR="00DA63EC" w:rsidRPr="000A334C" w:rsidRDefault="00DA63EC" w:rsidP="003B6D22">
      <w:pPr>
        <w:pStyle w:val="afff9"/>
        <w:rPr>
          <w:rtl/>
        </w:rPr>
      </w:pPr>
      <w:r w:rsidRPr="000A334C">
        <w:rPr>
          <w:rtl/>
        </w:rPr>
        <w:t>חוץ מן העומר ושתי הלחם שאינן באין אלא מן החדש ומן הארץ.</w:t>
      </w:r>
    </w:p>
    <w:p w:rsidR="00DA63EC" w:rsidRPr="000A334C" w:rsidRDefault="00DA63EC" w:rsidP="003B6D22">
      <w:pPr>
        <w:pStyle w:val="afff9"/>
        <w:rPr>
          <w:rtl/>
        </w:rPr>
      </w:pPr>
      <w:r w:rsidRPr="000A334C">
        <w:rPr>
          <w:rtl/>
        </w:rPr>
        <w:t>וכולן אינן באין אלא מן המובחר.</w:t>
      </w:r>
    </w:p>
    <w:p w:rsidR="00DA63EC" w:rsidRPr="000A334C" w:rsidRDefault="00DA63EC" w:rsidP="003B6D22">
      <w:pPr>
        <w:pStyle w:val="afff9"/>
        <w:rPr>
          <w:rtl/>
        </w:rPr>
      </w:pPr>
      <w:r w:rsidRPr="000A334C">
        <w:rPr>
          <w:rtl/>
        </w:rPr>
        <w:t xml:space="preserve">ואיזהו מובחר שלהם? מכניס וזטחא אלפא לסלת, </w:t>
      </w:r>
    </w:p>
    <w:p w:rsidR="00DA63EC" w:rsidRPr="000A334C" w:rsidRDefault="00DA63EC" w:rsidP="003B6D22">
      <w:pPr>
        <w:pStyle w:val="afff9"/>
        <w:rPr>
          <w:rtl/>
        </w:rPr>
      </w:pPr>
      <w:r w:rsidRPr="000A334C">
        <w:rPr>
          <w:rtl/>
        </w:rPr>
        <w:tab/>
      </w:r>
      <w:r w:rsidRPr="000A334C">
        <w:rPr>
          <w:rtl/>
        </w:rPr>
        <w:tab/>
      </w:r>
      <w:r w:rsidRPr="000A334C">
        <w:rPr>
          <w:rtl/>
        </w:rPr>
        <w:tab/>
      </w:r>
      <w:r w:rsidRPr="000A334C">
        <w:rPr>
          <w:rtl/>
        </w:rPr>
        <w:tab/>
      </w:r>
      <w:r w:rsidRPr="000A334C">
        <w:rPr>
          <w:rFonts w:hint="cs"/>
          <w:rtl/>
        </w:rPr>
        <w:t xml:space="preserve">     </w:t>
      </w:r>
      <w:r w:rsidRPr="000A334C">
        <w:rPr>
          <w:rtl/>
        </w:rPr>
        <w:t>שנייה להן עפוריים בבקעה.</w:t>
      </w:r>
    </w:p>
    <w:p w:rsidR="00DA63EC" w:rsidRPr="000A334C" w:rsidRDefault="00DA63EC" w:rsidP="003B6D22">
      <w:pPr>
        <w:pStyle w:val="afff9"/>
        <w:rPr>
          <w:rtl/>
        </w:rPr>
      </w:pPr>
      <w:r w:rsidRPr="000A334C">
        <w:rPr>
          <w:rtl/>
        </w:rPr>
        <w:t>כל הארצות היו כשרות, אלא מכאן היו מביאין.</w:t>
      </w:r>
    </w:p>
    <w:p w:rsidR="00DA63EC" w:rsidRDefault="00DA63EC" w:rsidP="00DA63EC">
      <w:pPr>
        <w:pStyle w:val="affffd"/>
        <w:rPr>
          <w:rtl/>
        </w:rPr>
      </w:pPr>
      <w:r>
        <w:rPr>
          <w:rtl/>
        </w:rPr>
        <w:t>׹</w:t>
      </w:r>
    </w:p>
    <w:p>
      <w:pPr>
        <w:pStyle w:val="afffff8"/>
        <w:rPr>
          <w:ins w:id="90235" w:author="קלוד" w:date="2026-10-11T12:32:08Z"/>
        </w:rPr>
      </w:pPr>
      <w:ins w:id="90236" w:author="קלוד" w:date="2026-10-11T12:32:08Z">
        <w:r>
          <w:rPr>
            <w:color w:val="7B3F00"/>
          </w:rPr>
          <w:t xml:space="preserve">עומר ושתי הלחם מן הישן - כשרים בדיעבד</w:t>
        </w:r>
      </w:ins>
    </w:p>
    <w:p w:rsidR="00DA63EC" w:rsidRDefault="00DA63EC" w:rsidP="00DA63EC">
      <w:pPr>
        <w:tabs>
          <w:tab w:val="center" w:pos="2835"/>
        </w:tabs>
        <w:rPr>
          <w:rtl/>
        </w:rPr>
      </w:pPr>
      <w:r>
        <w:rPr>
          <w:rtl/>
        </w:rPr>
        <w:t xml:space="preserve">מתני' דלא </w:t>
      </w:r>
      <w:ins w:id="96801" w:author="מנוע מכני" w:date="2026-10-11T12:04:40Z">
        <w:r>
          <w:rPr>
            <w:rtl/>
          </w:rPr>
          <w:t xml:space="preserve">כה</w:t>
        </w:r>
      </w:ins>
      <w:del w:id="96802" w:author="מנוע מכני" w:date="2026-10-11T12:04:40Z">
        <w:r>
          <w:rPr>
            <w:rtl/>
          </w:rPr>
          <w:delText xml:space="preserve">כי </w:delText>
        </w:r>
        <w:r>
          <w:rPr>
            <w:rtl/>
          </w:rPr>
          <w:delText xml:space="preserve">זה</w:delText>
        </w:r>
      </w:del>
      <w:ins w:id="93573" w:author="מנוע מכני" w:date="2026-10-11T12:04:40Z"/>
      <w:del w:id="93574" w:author="מנוע מכני" w:date="2026-10-11T12:04:40Z">
        <w:r>
          <w:rPr>
            <w:rtl/>
          </w:rPr>
          <w:delText xml:space="preserve">האי</w:delText>
        </w:r>
      </w:del>
      <w:r>
        <w:rPr>
          <w:rtl/>
        </w:rPr>
        <w:t xml:space="preserve"> תנא</w:t>
      </w:r>
      <w:ins w:id="95241" w:author="מנוע מכני" w:date="2026-10-11T12:04:40Z">
        <w:r>
          <w:rPr>
            <w:rtl/>
          </w:rPr>
          <w:t xml:space="preserve">,</w:t>
        </w:r>
      </w:ins>
      <w:del w:id="95242" w:author="מנוע מכני" w:date="2026-10-11T12:04:40Z">
        <w:r>
          <w:rPr>
            <w:rtl/>
          </w:rPr>
          <w:delText xml:space="preserve">;</w:delText>
        </w:r>
      </w:del>
      <w:r>
        <w:rPr>
          <w:rtl/>
        </w:rPr>
        <w:t xml:space="preserve"> </w:t>
      </w:r>
    </w:p>
    <w:p>
      <w:pPr>
        <w:pStyle w:val="38"/>
        <w:rPr>
          <w:ins w:id="101293" w:author="מנוע מכני" w:date="2026-10-11T12:04:40Z"/>
        </w:rPr>
      </w:pPr>
      <w:r>
        <w:t xml:space="preserve">דתניא</w:t>
      </w:r>
      <w:r>
        <w:t xml:space="preserve">:</w:t>
      </w:r>
    </w:p>
    <w:p w:rsidR="00DA63EC" w:rsidRDefault="00DA63EC" w:rsidP="00DA63EC">
      <w:pPr>
        <w:tabs>
          <w:tab w:val="center" w:pos="2835"/>
        </w:tabs>
        <w:rPr>
          <w:rtl/>
        </w:rPr>
      </w:pPr>
      <w:del w:id="101294" w:author="מנוע מכני" w:date="2026-10-11T12:04:40Z">
        <w:r>
          <w:rPr>
            <w:rtl/>
          </w:rPr>
          <w:delText xml:space="preserve"> </w:delText>
        </w:r>
      </w:del>
      <w:r w:rsidRPr="002B5955">
        <w:rPr>
          <w:b/>
          <w:bCs/>
          <w:rtl/>
        </w:rPr>
        <w:t>עומר</w:t>
      </w:r>
      <w:r>
        <w:rPr>
          <w:rtl/>
        </w:rPr>
        <w:t xml:space="preserve"> הבא מן הישן - כשר, שתי הלחם הבאות מן הישן - כשרות, אלא שחיסר מצוה</w:t>
      </w:r>
      <w:ins w:id="95243" w:author="מנוע מכני" w:date="2026-10-11T12:04:40Z">
        <w:r>
          <w:rPr>
            <w:rtl/>
          </w:rPr>
          <w:t xml:space="preserve">,</w:t>
        </w:r>
      </w:ins>
      <w:del w:id="9524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r w:rsidRPr="002B5955">
        <w:rPr>
          <w:b/>
          <w:bCs/>
          <w:rtl/>
        </w:rPr>
        <w:t>עומר</w:t>
      </w:r>
      <w:r>
        <w:rPr>
          <w:rFonts w:hint="cs"/>
          <w:rtl/>
        </w:rPr>
        <w:t xml:space="preserve"> </w:t>
      </w:r>
      <w:r w:rsidRPr="00664445">
        <w:rPr>
          <w:rStyle w:val="afffff0"/>
          <w:rFonts w:hint="cs"/>
          <w:rtl/>
        </w:rPr>
        <w:t>ד'</w:t>
      </w:r>
      <w:r w:rsidRPr="00664445">
        <w:rPr>
          <w:rStyle w:val="afffff0"/>
          <w:rtl/>
        </w:rPr>
        <w:t>תקריב את מנחת בכוריך</w:t>
      </w:r>
      <w:r w:rsidRPr="00664445">
        <w:rPr>
          <w:rStyle w:val="afffff0"/>
          <w:rFonts w:hint="cs"/>
          <w:rtl/>
        </w:rPr>
        <w:t>'</w:t>
      </w:r>
      <w:r w:rsidRPr="00664445">
        <w:rPr>
          <w:rStyle w:val="afffff0"/>
          <w:rtl/>
        </w:rPr>
        <w:t>,</w:t>
      </w:r>
      <w:r>
        <w:rPr>
          <w:rtl/>
        </w:rPr>
        <w:t xml:space="preserve"> </w:t>
      </w:r>
      <w:ins w:id="90527" w:author="מנוע מכני" w:date="2026-10-11T12:04:40Z">
        <w:r>
          <w:rPr>
            <w:rtl/>
          </w:rPr>
          <w:t xml:space="preserve">ואפי'</w:t>
        </w:r>
      </w:ins>
      <w:del w:id="90528" w:author="מנוע מכני" w:date="2026-10-11T12:04:40Z">
        <w:r>
          <w:rPr>
            <w:rtl/>
          </w:rPr>
          <w:delText xml:space="preserve">ואפילו</w:delText>
        </w:r>
      </w:del>
      <w:r>
        <w:rPr>
          <w:rtl/>
        </w:rPr>
        <w:t xml:space="preserve"> מן העלייה</w:t>
      </w:r>
      <w:ins w:id="95245" w:author="מנוע מכני" w:date="2026-10-11T12:04:40Z">
        <w:r>
          <w:rPr>
            <w:rtl/>
          </w:rPr>
          <w:t xml:space="preserve">,</w:t>
        </w:r>
      </w:ins>
      <w:del w:id="9524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r w:rsidRPr="002B5955">
        <w:rPr>
          <w:b/>
          <w:bCs/>
          <w:rtl/>
        </w:rPr>
        <w:t>שתי</w:t>
      </w:r>
      <w:r>
        <w:rPr>
          <w:rtl/>
        </w:rPr>
        <w:t xml:space="preserve"> </w:t>
      </w:r>
      <w:r w:rsidRPr="002B5955">
        <w:rPr>
          <w:b/>
          <w:bCs/>
          <w:rtl/>
        </w:rPr>
        <w:t>הלחם</w:t>
      </w:r>
      <w:r>
        <w:rPr>
          <w:rtl/>
        </w:rPr>
        <w:t xml:space="preserve">, </w:t>
      </w:r>
      <w:r w:rsidRPr="00664445">
        <w:rPr>
          <w:rStyle w:val="afffff0"/>
          <w:rFonts w:hint="cs"/>
          <w:rtl/>
        </w:rPr>
        <w:t>ד'</w:t>
      </w:r>
      <w:r w:rsidRPr="00664445">
        <w:rPr>
          <w:rStyle w:val="afffff0"/>
          <w:rtl/>
        </w:rPr>
        <w:t>ממושבותיכם תביאו</w:t>
      </w:r>
      <w:r w:rsidRPr="00664445">
        <w:rPr>
          <w:rStyle w:val="afffff0"/>
          <w:rFonts w:hint="cs"/>
          <w:rtl/>
        </w:rPr>
        <w:t>'</w:t>
      </w:r>
      <w:r w:rsidRPr="00664445">
        <w:rPr>
          <w:rStyle w:val="afffff0"/>
          <w:rtl/>
        </w:rPr>
        <w:t>,</w:t>
      </w:r>
      <w:r>
        <w:rPr>
          <w:rtl/>
        </w:rPr>
        <w:t xml:space="preserve"> ולא מן חו"ל, ואפי' מן העלייה.</w:t>
      </w:r>
    </w:p>
    <w:p>
      <w:pPr>
        <w:pStyle w:val="38"/>
        <w:rPr>
          <w:ins w:id="101295" w:author="מנוע מכני" w:date="2026-10-11T12:04:40Z"/>
        </w:rPr>
      </w:pPr>
      <w:r>
        <w:tab/>
      </w:r>
      <w:r>
        <w:tab/>
      </w:r>
      <w:del w:id="90209" w:author="מנוע מכני" w:date="2026-10-11T12:04:40Z">
        <w:r>
          <w:delText xml:space="preserve">           </w:delText>
        </w:r>
      </w:del>
      <w:r>
        <w:t xml:space="preserve">והך</w:t>
      </w:r>
    </w:p>
    <w:p w:rsidR="00DA63EC" w:rsidRDefault="00DA63EC" w:rsidP="00DA63EC">
      <w:pPr>
        <w:tabs>
          <w:tab w:val="center" w:pos="2835"/>
        </w:tabs>
        <w:rPr>
          <w:rtl/>
        </w:rPr>
      </w:pPr>
      <w:del w:id="101296" w:author="מנוע מכני" w:date="2026-10-11T12:04:40Z">
        <w:r>
          <w:rPr>
            <w:rFonts w:hint="cs"/>
            <w:rtl/>
          </w:rPr>
          <w:delText xml:space="preserve"> </w:delText>
        </w:r>
      </w:del>
      <w:r>
        <w:rPr>
          <w:rFonts w:hint="cs"/>
          <w:rtl/>
        </w:rPr>
        <w:t xml:space="preserve">תביאו -</w:t>
      </w:r>
      <w:r>
        <w:rPr>
          <w:rtl/>
        </w:rPr>
        <w:t>כל שאתה מביא ממקום אחר הרי הוא כזה!</w:t>
      </w:r>
      <w:r>
        <w:rPr>
          <w:rFonts w:hint="cs"/>
          <w:rtl/>
        </w:rPr>
        <w:t xml:space="preserve"> ילפי' </w:t>
      </w:r>
      <w:r>
        <w:rPr>
          <w:rFonts w:hint="cs"/>
          <w:b/>
          <w:bCs/>
          <w:rtl/>
        </w:rPr>
        <w:t>'</w:t>
      </w:r>
      <w:r w:rsidRPr="00877619">
        <w:rPr>
          <w:rFonts w:hint="cs"/>
          <w:b/>
          <w:bCs/>
          <w:rtl/>
        </w:rPr>
        <w:t>מתביא</w:t>
      </w:r>
      <w:r>
        <w:rPr>
          <w:rFonts w:hint="cs"/>
          <w:rtl/>
        </w:rPr>
        <w:t>ו'</w:t>
      </w:r>
    </w:p>
    <w:p w:rsidR="00DA63EC" w:rsidRDefault="00DA63EC" w:rsidP="00DA63EC">
      <w:pPr>
        <w:tabs>
          <w:tab w:val="center" w:pos="2835"/>
        </w:tabs>
        <w:rPr>
          <w:rtl/>
        </w:rPr>
      </w:pPr>
      <w:del w:id="90210" w:author="מנוע מכני" w:date="2026-10-11T12:04:40Z">
        <w:r>
          <w:rPr>
            <w:rtl/>
          </w:rPr>
          <w:delText xml:space="preserve"> </w:delText>
        </w:r>
      </w:del>
      <w:r>
        <w:rPr>
          <w:rtl/>
        </w:rPr>
        <w:t xml:space="preserve">'</w:t>
      </w:r>
      <w:ins w:id="90893" w:author="Claude - סמנטי" w:date="2026-10-11T12:27:00Z">
        <w:r>
          <w:rPr>
            <w:rStyle w:val="afffff0"/>
            <w:rtl/>
          </w:rPr>
          <w:t xml:space="preserve">רֵאשִׁית</w:t>
        </w:r>
      </w:ins>
      <w:del w:id="90894" w:author="Claude - סמנטי" w:date="2026-10-11T12:27:00Z">
        <w:r>
          <w:rPr>
            <w:rtl/>
          </w:rPr>
          <w:delText xml:space="preserve">ראשית</w:delText>
        </w:r>
      </w:del>
      <w:r>
        <w:rPr>
          <w:rFonts w:hint="cs"/>
          <w:rtl/>
        </w:rPr>
        <w:t xml:space="preserve">'- </w:t>
      </w:r>
      <w:r>
        <w:rPr>
          <w:rtl/>
        </w:rPr>
        <w:t>למצוה.</w:t>
      </w:r>
    </w:p>
    <w:p w:rsidR="00DA63EC" w:rsidRPr="00EC2024" w:rsidRDefault="00DA63EC" w:rsidP="00DA63EC">
      <w:pPr>
        <w:tabs>
          <w:tab w:val="center" w:pos="2835"/>
        </w:tabs>
        <w:rPr>
          <w:spacing w:val="-8"/>
          <w:rtl/>
        </w:rPr>
      </w:pPr>
      <w:del w:id="90211" w:author="מנוע מכני" w:date="2026-10-11T12:04:40Z">
        <w:r w:rsidRPr="00EC2024">
          <w:rPr>
            <w:spacing w:val="-8"/>
            <w:rtl/>
          </w:rPr>
          <w:delText xml:space="preserve"> </w:delText>
        </w:r>
      </w:del>
      <w:r w:rsidRPr="00EC2024">
        <w:rPr>
          <w:spacing w:val="-8"/>
          <w:rtl/>
        </w:rPr>
        <w:t xml:space="preserve">'</w:t>
      </w:r>
      <w:ins w:id="90897" w:author="Claude - סמנטי" w:date="2026-10-11T12:27:00Z">
        <w:r>
          <w:rPr>
            <w:rStyle w:val="afffff0"/>
            <w:spacing w:val="-8"/>
            <w:rtl/>
          </w:rPr>
          <w:t xml:space="preserve">חֲדָשָׁה</w:t>
        </w:r>
      </w:ins>
      <w:del w:id="90898" w:author="Claude - סמנטי" w:date="2026-10-11T12:27:00Z">
        <w:r w:rsidRPr="00EC2024">
          <w:rPr>
            <w:spacing w:val="-8"/>
            <w:rtl/>
          </w:rPr>
          <w:delText xml:space="preserve">חדשה</w:delText>
        </w:r>
      </w:del>
      <w:r w:rsidRPr="00EC2024">
        <w:rPr>
          <w:rFonts w:hint="cs"/>
          <w:spacing w:val="-8"/>
          <w:rtl/>
        </w:rPr>
        <w:t xml:space="preserve">'- </w:t>
      </w:r>
      <w:ins w:id="97639" w:author="מנוע מכני" w:date="2026-10-11T12:04:40Z">
        <w:r>
          <w:rPr>
            <w:rFonts w:hint="cs"/>
            <w:spacing w:val="-8"/>
            <w:rtl/>
          </w:rPr>
          <w:t xml:space="preserve">צריך</w:t>
        </w:r>
      </w:ins>
      <w:del w:id="97640" w:author="מנוע מכני" w:date="2026-10-11T12:04:40Z">
        <w:r w:rsidRPr="00EC2024">
          <w:rPr>
            <w:rFonts w:hint="cs"/>
            <w:spacing w:val="-8"/>
            <w:rtl/>
          </w:rPr>
          <w:delText xml:space="preserve">מיבעי</w:delText>
        </w:r>
      </w:del>
      <w:r w:rsidRPr="00EC2024">
        <w:rPr>
          <w:rFonts w:hint="cs"/>
          <w:spacing w:val="-8"/>
          <w:rtl/>
        </w:rPr>
        <w:t xml:space="preserve"> </w:t>
      </w:r>
      <w:r w:rsidRPr="00EC2024">
        <w:rPr>
          <w:rStyle w:val="2fb"/>
          <w:rFonts w:hint="cs"/>
          <w:spacing w:val="-8"/>
          <w:rtl/>
        </w:rPr>
        <w:t xml:space="preserve">לר</w:t>
      </w:r>
      <w:r w:rsidRPr="00EC2024">
        <w:rPr>
          <w:rStyle w:val="2fb"/>
          <w:spacing w:val="-8"/>
          <w:rtl/>
        </w:rPr>
        <w:t>"</w:t>
      </w:r>
      <w:r w:rsidRPr="00EC2024">
        <w:rPr>
          <w:rStyle w:val="2fb"/>
          <w:rFonts w:hint="cs"/>
          <w:spacing w:val="-8"/>
          <w:rtl/>
        </w:rPr>
        <w:t xml:space="preserve">נ</w:t>
      </w:r>
      <w:r w:rsidRPr="00EC2024">
        <w:rPr>
          <w:rFonts w:hint="cs"/>
          <w:spacing w:val="-8"/>
          <w:rtl/>
        </w:rPr>
        <w:t xml:space="preserve"> </w:t>
      </w:r>
      <w:r w:rsidRPr="00EC2024">
        <w:rPr>
          <w:rStyle w:val="2fb"/>
          <w:rFonts w:hint="cs"/>
          <w:spacing w:val="-8"/>
          <w:rtl/>
        </w:rPr>
        <w:t xml:space="preserve">ור</w:t>
      </w:r>
      <w:r w:rsidRPr="00EC2024">
        <w:rPr>
          <w:rStyle w:val="2fb"/>
          <w:spacing w:val="-8"/>
          <w:rtl/>
        </w:rPr>
        <w:t>"</w:t>
      </w:r>
      <w:r w:rsidRPr="00EC2024">
        <w:rPr>
          <w:rStyle w:val="2fb"/>
          <w:rFonts w:hint="cs"/>
          <w:spacing w:val="-8"/>
          <w:rtl/>
        </w:rPr>
        <w:t xml:space="preserve">ע</w:t>
      </w:r>
      <w:r w:rsidRPr="00EC2024">
        <w:rPr>
          <w:rFonts w:hint="cs"/>
          <w:spacing w:val="-8"/>
          <w:rtl/>
        </w:rPr>
        <w:t xml:space="preserve"> ד</w:t>
      </w:r>
      <w:r w:rsidRPr="00EC2024">
        <w:rPr>
          <w:spacing w:val="-8"/>
          <w:rtl/>
        </w:rPr>
        <w:t xml:space="preserve">שתי הלחם הבאות מן הישן כשרות, </w:t>
      </w:r>
      <w:r w:rsidRPr="00EC2024">
        <w:rPr>
          <w:rFonts w:hint="cs"/>
          <w:spacing w:val="-8"/>
          <w:rtl/>
        </w:rPr>
        <w:t>ו'</w:t>
      </w:r>
      <w:ins w:id="90895" w:author="Claude - סמנטי" w:date="2026-10-11T12:27:00Z">
        <w:r>
          <w:rPr>
            <w:rStyle w:val="afffff0"/>
            <w:spacing w:val="-8"/>
            <w:rtl/>
          </w:rPr>
          <w:t xml:space="preserve">חֲדָשָׁה</w:t>
        </w:r>
      </w:ins>
      <w:del w:id="90896" w:author="Claude - סמנטי" w:date="2026-10-11T12:27:00Z">
        <w:r w:rsidRPr="00EC2024">
          <w:rPr>
            <w:spacing w:val="-8"/>
            <w:rtl/>
          </w:rPr>
          <w:delText xml:space="preserve">חדשה</w:delText>
        </w:r>
      </w:del>
      <w:r w:rsidRPr="00EC2024">
        <w:rPr>
          <w:rFonts w:hint="cs"/>
          <w:spacing w:val="-8"/>
          <w:rtl/>
        </w:rPr>
        <w:t>'</w:t>
      </w:r>
      <w:r w:rsidRPr="00EC2024">
        <w:rPr>
          <w:spacing w:val="-8"/>
          <w:rtl/>
        </w:rPr>
        <w:t xml:space="preserve"> שתהא חדשה לכל המנחות.</w:t>
      </w:r>
    </w:p>
    <w:p w:rsidR="00DA63EC" w:rsidRDefault="00DA63EC" w:rsidP="00DA63EC">
      <w:pPr>
        <w:pStyle w:val="afff3"/>
        <w:framePr w:wrap="around"/>
        <w:rPr>
          <w:rtl/>
        </w:rPr>
      </w:pPr>
      <w:r>
        <w:rPr>
          <w:rFonts w:hint="cs"/>
          <w:rtl/>
        </w:rPr>
        <w:t>פד.</w:t>
      </w:r>
    </w:p>
    <w:p>
      <w:pPr>
        <w:pStyle w:val="38"/>
        <w:rPr>
          <w:ins w:id="101297" w:author="מנוע מכני" w:date="2026-10-11T12:04:40Z"/>
        </w:rPr>
      </w:pPr>
      <w:ins w:id="91881" w:author="מנוע מכני" w:date="2026-10-11T12:04:40Z">
        <w:r>
          <w:t xml:space="preserve">וחלקו</w:t>
        </w:r>
      </w:ins>
    </w:p>
    <w:p w:rsidR="00DA63EC" w:rsidRDefault="00DA63EC" w:rsidP="00DA63EC">
      <w:pPr>
        <w:tabs>
          <w:tab w:val="center" w:pos="2835"/>
        </w:tabs>
        <w:rPr>
          <w:rtl/>
        </w:rPr>
      </w:pPr>
      <w:del w:id="91882" w:author="מנוע מכני" w:date="2026-10-11T12:04:40Z">
        <w:r w:rsidRPr="00B86088">
          <w:rPr>
            <w:rFonts w:hint="cs"/>
            <w:b/>
            <w:bCs/>
            <w:rtl/>
          </w:rPr>
          <w:delText xml:space="preserve">ופליגי</w:delText>
        </w:r>
      </w:del>
      <w:del w:id="101298" w:author="מנוע מכני" w:date="2026-10-11T12:04:40Z">
        <w:r w:rsidRPr="00B86088">
          <w:rPr>
            <w:rFonts w:hint="cs"/>
            <w:b/>
            <w:bCs/>
            <w:rtl/>
          </w:rPr>
          <w:delText xml:space="preserve"> </w:delText>
        </w:r>
      </w:del>
      <w:r w:rsidRPr="00B86088">
        <w:rPr>
          <w:rFonts w:hint="cs"/>
          <w:b/>
          <w:bCs/>
          <w:rtl/>
        </w:rPr>
        <w:t xml:space="preserve">בחדש</w:t>
      </w:r>
      <w:r>
        <w:rPr>
          <w:rFonts w:hint="cs"/>
          <w:rtl/>
        </w:rPr>
        <w:t xml:space="preserve">, ובארץ </w:t>
      </w:r>
      <w:r>
        <w:rPr>
          <w:rFonts w:hint="cs"/>
          <w:rtl/>
        </w:rPr>
        <w:t xml:space="preserve">לא</w:t>
      </w:r>
      <w:r>
        <w:rPr>
          <w:rFonts w:hint="cs"/>
          <w:rtl/>
        </w:rPr>
        <w:t xml:space="preserve"> </w:t>
      </w:r>
      <w:ins w:id="91883" w:author="מנוע מכני" w:date="2026-10-11T12:04:40Z">
        <w:r>
          <w:rPr>
            <w:rFonts w:hint="cs"/>
            <w:rtl/>
          </w:rPr>
          <w:t xml:space="preserve">חלקו</w:t>
        </w:r>
      </w:ins>
      <w:del w:id="91884" w:author="מנוע מכני" w:date="2026-10-11T12:04:40Z">
        <w:r>
          <w:rPr>
            <w:rFonts w:hint="cs"/>
            <w:rtl/>
          </w:rPr>
          <w:delText xml:space="preserve">פליגי</w:delText>
        </w:r>
      </w:del>
      <w:r>
        <w:rPr>
          <w:rFonts w:hint="cs"/>
          <w:rtl/>
        </w:rPr>
        <w:t xml:space="preserve"> דעומר ושתי הלחם מארץ אין ולא מחו</w:t>
      </w:r>
      <w:r>
        <w:rPr>
          <w:rtl/>
        </w:rPr>
        <w:t>"</w:t>
      </w:r>
      <w:r>
        <w:rPr>
          <w:rFonts w:hint="cs"/>
          <w:rtl/>
        </w:rPr>
        <w:t xml:space="preserve">ל </w:t>
      </w:r>
    </w:p>
    <w:p w:rsidR="00DA63EC" w:rsidRPr="00EC2024" w:rsidRDefault="00DA63EC" w:rsidP="00DA63EC">
      <w:pPr>
        <w:tabs>
          <w:tab w:val="center" w:pos="2835"/>
        </w:tabs>
        <w:rPr>
          <w:spacing w:val="-2"/>
          <w:rtl/>
        </w:rPr>
      </w:pPr>
      <w:r w:rsidRPr="00EC2024">
        <w:rPr>
          <w:rFonts w:hint="cs"/>
          <w:spacing w:val="-2"/>
          <w:rtl/>
        </w:rPr>
        <w:t xml:space="preserve">ודלא </w:t>
      </w:r>
      <w:r w:rsidRPr="00EC2024">
        <w:rPr>
          <w:rStyle w:val="2fb"/>
          <w:rFonts w:hint="cs"/>
          <w:spacing w:val="-2"/>
          <w:rtl/>
        </w:rPr>
        <w:t xml:space="preserve">כריב</w:t>
      </w:r>
      <w:r w:rsidRPr="00EC2024">
        <w:rPr>
          <w:rStyle w:val="2fb"/>
          <w:spacing w:val="-2"/>
          <w:rtl/>
        </w:rPr>
        <w:t>"</w:t>
      </w:r>
      <w:r w:rsidRPr="00EC2024">
        <w:rPr>
          <w:rStyle w:val="2fb"/>
          <w:rFonts w:hint="cs"/>
          <w:spacing w:val="-2"/>
          <w:rtl/>
        </w:rPr>
        <w:t>י</w:t>
      </w:r>
      <w:r w:rsidRPr="00EC2024">
        <w:rPr>
          <w:spacing w:val="-2"/>
          <w:rtl/>
        </w:rPr>
        <w:t xml:space="preserve"> </w:t>
      </w:r>
      <w:r w:rsidRPr="00EC2024">
        <w:rPr>
          <w:rFonts w:hint="cs"/>
          <w:spacing w:val="-2"/>
          <w:rtl/>
        </w:rPr>
        <w:t>ד</w:t>
      </w:r>
      <w:r w:rsidRPr="00EC2024">
        <w:rPr>
          <w:spacing w:val="-2"/>
          <w:rtl/>
        </w:rPr>
        <w:t>עומר בא מחו"ל, ו</w:t>
      </w:r>
      <w:r w:rsidRPr="00EC2024">
        <w:rPr>
          <w:rFonts w:hint="cs"/>
          <w:spacing w:val="-2"/>
          <w:rtl/>
        </w:rPr>
        <w:t>'</w:t>
      </w:r>
      <w:ins w:id="90899" w:author="Claude - סמנטי" w:date="2026-10-11T12:27:00Z">
        <w:r>
          <w:rPr>
            <w:rStyle w:val="afffff0"/>
            <w:spacing w:val="-2"/>
            <w:rtl/>
          </w:rPr>
          <w:t xml:space="preserve">כִּי תָבֹאוּ אֶל הָאָרֶץ</w:t>
        </w:r>
      </w:ins>
      <w:del w:id="90900" w:author="Claude - סמנטי" w:date="2026-10-11T12:27:00Z">
        <w:r w:rsidRPr="00EC2024">
          <w:rPr>
            <w:spacing w:val="-2"/>
            <w:rtl/>
          </w:rPr>
          <w:delText xml:space="preserve">כי תבאו אל הארץ</w:delText>
        </w:r>
      </w:del>
      <w:r w:rsidRPr="00EC2024">
        <w:rPr>
          <w:rFonts w:hint="cs"/>
          <w:spacing w:val="-2"/>
          <w:rtl/>
        </w:rPr>
        <w:t>'</w:t>
      </w:r>
      <w:r w:rsidRPr="00EC2024">
        <w:rPr>
          <w:spacing w:val="-2"/>
          <w:rtl/>
        </w:rPr>
        <w:t xml:space="preserve"> שלא נתחייבו בעומר קודם שנכנסו לארץ, </w:t>
      </w:r>
    </w:p>
    <w:p>
      <w:pPr>
        <w:pStyle w:val="afffff8"/>
        <w:rPr>
          <w:ins w:id="90233" w:author="קלוד" w:date="2026-10-11T12:32:08Z"/>
        </w:rPr>
      </w:pPr>
      <w:ins w:id="90234" w:author="קלוד" w:date="2026-10-11T12:32:08Z">
        <w:r>
          <w:rPr>
            <w:color w:val="7B3F00"/>
          </w:rPr>
          <w:t xml:space="preserve">חדש בחו"ל - דאורייתא, 'ממושבותיכם'</w:t>
        </w:r>
      </w:ins>
    </w:p>
    <w:p>
      <w:pPr>
        <w:pStyle w:val="38"/>
        <w:rPr>
          <w:ins w:id="101299" w:author="מנוע מכני" w:date="2026-10-11T12:04:40Z"/>
        </w:rPr>
      </w:pPr>
      <w:r>
        <w:t>ו</w:t>
      </w:r>
      <w:r>
        <w:t xml:space="preserve">הך</w:t>
      </w:r>
    </w:p>
    <w:p w:rsidR="00DA63EC" w:rsidRDefault="00DA63EC" w:rsidP="00DA63EC">
      <w:pPr>
        <w:tabs>
          <w:tab w:val="center" w:pos="2835"/>
        </w:tabs>
        <w:rPr>
          <w:rtl/>
        </w:rPr>
      </w:pPr>
      <w:del w:id="101300" w:author="מנוע מכני" w:date="2026-10-11T12:04:40Z">
        <w:r>
          <w:rPr>
            <w:rFonts w:hint="cs"/>
            <w:rtl/>
          </w:rPr>
          <w:delText xml:space="preserve"> </w:delText>
        </w:r>
      </w:del>
      <w:r>
        <w:rPr>
          <w:rtl/>
        </w:rPr>
        <w:t xml:space="preserve">חדש בחו"ל דאורייתא היא, </w:t>
      </w:r>
      <w:r w:rsidRPr="00664445">
        <w:rPr>
          <w:rStyle w:val="afffff0"/>
          <w:rtl/>
        </w:rPr>
        <w:t>ד</w:t>
      </w:r>
      <w:r w:rsidRPr="00664445">
        <w:rPr>
          <w:rStyle w:val="afffff0"/>
          <w:rFonts w:hint="cs"/>
          <w:rtl/>
        </w:rPr>
        <w:t>'</w:t>
      </w:r>
      <w:r w:rsidRPr="00664445">
        <w:rPr>
          <w:rStyle w:val="afffff0"/>
          <w:rtl/>
        </w:rPr>
        <w:t>ממושבותיכם</w:t>
      </w:r>
      <w:r w:rsidRPr="00664445">
        <w:rPr>
          <w:rStyle w:val="afffff0"/>
          <w:rFonts w:hint="cs"/>
          <w:rtl/>
        </w:rPr>
        <w:t>'</w:t>
      </w:r>
      <w:r w:rsidRPr="00664445">
        <w:rPr>
          <w:rStyle w:val="afffff0"/>
          <w:rtl/>
        </w:rPr>
        <w:t>,</w:t>
      </w:r>
      <w:r>
        <w:rPr>
          <w:rtl/>
        </w:rPr>
        <w:t xml:space="preserve"> כל מקום שאתם יושבין משמע, </w:t>
      </w:r>
    </w:p>
    <w:p w:rsidR="00DA63EC" w:rsidRDefault="00DA63EC" w:rsidP="00DA63EC">
      <w:pPr>
        <w:tabs>
          <w:tab w:val="center" w:pos="2835"/>
        </w:tabs>
        <w:rPr>
          <w:rtl/>
        </w:rPr>
      </w:pPr>
      <w:r>
        <w:rPr>
          <w:rtl/>
        </w:rPr>
        <w:t xml:space="preserve">וכי תבאו - זמן ביאה היא, וכיון דאורייתא היא אקרובי </w:t>
      </w:r>
      <w:ins w:id="91885" w:author="מנוע מכני" w:date="2026-10-11T12:04:40Z">
        <w:r>
          <w:rPr>
            <w:rtl/>
          </w:rPr>
          <w:t xml:space="preserve">גם</w:t>
        </w:r>
      </w:ins>
      <w:del w:id="91886" w:author="מנוע מכני" w:date="2026-10-11T12:04:40Z">
        <w:r>
          <w:rPr>
            <w:rtl/>
          </w:rPr>
          <w:delText xml:space="preserve">נמי</w:delText>
        </w:r>
      </w:del>
      <w:r>
        <w:rPr>
          <w:rtl/>
        </w:rPr>
        <w:t xml:space="preserve"> מקריבין.</w:t>
      </w:r>
    </w:p>
    <w:p w:rsidR="00DA63EC" w:rsidRDefault="00DA63EC" w:rsidP="00DA63EC">
      <w:pPr>
        <w:tabs>
          <w:tab w:val="center" w:pos="2835"/>
        </w:tabs>
        <w:rPr>
          <w:rFonts w:ascii="BA Franknatan Regular" w:hAnsi="BA Franknatan Regular"/>
          <w:b/>
          <w:bCs/>
          <w:rtl/>
        </w:rPr>
      </w:pPr>
    </w:p>
    <w:p>
      <w:pPr>
        <w:pStyle w:val="afffff8"/>
        <w:rPr>
          <w:ins w:id="90231" w:author="קלוד" w:date="2026-10-11T12:32:08Z"/>
        </w:rPr>
      </w:pPr>
      <w:ins w:id="90232" w:author="קלוד" w:date="2026-10-11T12:32:08Z">
        <w:r>
          <w:rPr>
            <w:color w:val="7B3F00"/>
          </w:rPr>
          <w:t xml:space="preserve">שומרי ספיחין בשביעית - שכרן מתרומת הלשכה</w:t>
        </w:r>
      </w:ins>
    </w:p>
    <w:p>
      <w:pPr>
        <w:pStyle w:val="38"/>
        <w:rPr>
          <w:ins w:id="101302" w:author="מנוע מכני" w:date="2026-10-11T12:04:40Z"/>
        </w:rPr>
      </w:pPr>
      <w:del w:id="101301" w:author="מנוע מכני" w:date="2026-10-11T12:04:40Z">
        <w:r w:rsidRPr="00265E5E">
          <w:delText xml:space="preserve">•</w:delText>
        </w:r>
      </w:del>
      <w:r>
        <w:t xml:space="preserve"> </w:t>
      </w:r>
      <w:r>
        <w:t xml:space="preserve">תנן</w:t>
      </w:r>
      <w:r>
        <w:t xml:space="preserve"> </w:t>
      </w:r>
      <w:ins w:id="91887" w:author="מנוע מכני" w:date="2026-10-11T12:04:40Z">
        <w:r>
          <w:t xml:space="preserve">שם</w:t>
        </w:r>
      </w:ins>
      <w:del w:id="91888" w:author="מנוע מכני" w:date="2026-10-11T12:04:40Z">
        <w:r>
          <w:delText xml:space="preserve">התם</w:delText>
        </w:r>
      </w:del>
      <w:r>
        <w:t xml:space="preserve">:</w:t>
      </w:r>
    </w:p>
    <w:p w:rsidR="00DA63EC" w:rsidRDefault="00DA63EC" w:rsidP="00DA63EC">
      <w:pPr>
        <w:tabs>
          <w:tab w:val="center" w:pos="2835"/>
        </w:tabs>
        <w:rPr>
          <w:rtl/>
        </w:rPr>
      </w:pPr>
      <w:del w:id="101303" w:author="מנוע מכני" w:date="2026-10-11T12:04:40Z">
        <w:r>
          <w:rPr>
            <w:rtl/>
          </w:rPr>
          <w:delText xml:space="preserve"> </w:delText>
        </w:r>
      </w:del>
      <w:r>
        <w:rPr>
          <w:rtl/>
        </w:rPr>
        <w:t xml:space="preserve">שומרי ספיחין בשביעית נוטלין שכרן מתרומת הלשכה.</w:t>
      </w:r>
    </w:p>
    <w:p>
      <w:pPr>
        <w:pStyle w:val="38"/>
        <w:rPr>
          <w:ins w:id="101304" w:author="מנוע מכני" w:date="2026-10-11T12:04:40Z"/>
        </w:rPr>
      </w:pPr>
      <w:r w:rsidRPr="00336727">
        <w:t xml:space="preserve">רמי </w:t>
      </w:r>
      <w:r w:rsidRPr="00336727">
        <w:t>רב</w:t>
      </w:r>
      <w:r w:rsidRPr="00336727">
        <w:t>"</w:t>
      </w:r>
      <w:r w:rsidRPr="00336727">
        <w:t>ח לר</w:t>
      </w:r>
      <w:r w:rsidRPr="00336727">
        <w:t>"</w:t>
      </w:r>
      <w:r w:rsidRPr="00336727">
        <w:t>ח</w:t>
      </w:r>
      <w:r w:rsidRPr="00336727">
        <w:t xml:space="preserve"> </w:t>
      </w:r>
      <w:r w:rsidRPr="00336727">
        <w:t xml:space="preserve">תנן</w:t>
      </w:r>
      <w:r w:rsidRPr="00336727">
        <w:t xml:space="preserve">:</w:t>
      </w:r>
    </w:p>
    <w:p w:rsidR="00DA63EC" w:rsidRDefault="00DA63EC" w:rsidP="00DA63EC">
      <w:pPr>
        <w:rPr>
          <w:rtl/>
        </w:rPr>
      </w:pPr>
      <w:del w:id="101305" w:author="מנוע מכני" w:date="2026-10-11T12:04:40Z">
        <w:r w:rsidRPr="00336727">
          <w:rPr>
            <w:rtl/>
          </w:rPr>
          <w:delText xml:space="preserve"> </w:delText>
        </w:r>
      </w:del>
      <w:r w:rsidRPr="00336727">
        <w:rPr>
          <w:rtl/>
        </w:rPr>
        <w:t xml:space="preserve">שומרי ספיחין בשביעית נוטלין שכרן מתרומת הלשכה, ורמינהו: לאכלה ולא לשריפה!</w:t>
      </w:r>
    </w:p>
    <w:p>
      <w:pPr>
        <w:pStyle w:val="38"/>
        <w:rPr>
          <w:ins w:id="101306" w:author="מנוע מכני" w:date="2026-10-11T12:04:40Z"/>
        </w:rPr>
      </w:pPr>
      <w:r>
        <w:t xml:space="preserve">א"ל</w:t>
      </w:r>
      <w:r>
        <w:t xml:space="preserve">, </w:t>
      </w:r>
      <w:r>
        <w:t>התורה אמרה:</w:t>
      </w:r>
    </w:p>
    <w:p w:rsidR="00DA63EC" w:rsidRDefault="00DA63EC" w:rsidP="00DA63EC">
      <w:pPr>
        <w:tabs>
          <w:tab w:val="center" w:pos="2835"/>
        </w:tabs>
        <w:rPr>
          <w:rtl/>
        </w:rPr>
      </w:pPr>
      <w:del w:id="101307"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לדורותיכם</w:t>
      </w:r>
      <w:r w:rsidRPr="00A71A5E">
        <w:rPr>
          <w:rStyle w:val="afffff0"/>
          <w:rFonts w:hint="cs"/>
          <w:rtl/>
        </w:rPr>
        <w:t>'</w:t>
      </w:r>
      <w:r w:rsidRPr="00A71A5E">
        <w:rPr>
          <w:rStyle w:val="afffff0"/>
          <w:rtl/>
        </w:rPr>
        <w:t>,</w:t>
      </w:r>
      <w:r>
        <w:rPr>
          <w:rtl/>
        </w:rPr>
        <w:t xml:space="preserve"> ואת אמרת: תיבטל!</w:t>
      </w:r>
    </w:p>
    <w:p>
      <w:pPr>
        <w:pStyle w:val="38"/>
        <w:rPr>
          <w:ins w:id="101308" w:author="מנוע מכני" w:date="2026-10-11T12:04:40Z"/>
        </w:rPr>
      </w:pPr>
      <w:r>
        <w:t>א</w:t>
      </w:r>
      <w:r>
        <w:t>"</w:t>
      </w:r>
      <w:r>
        <w:t>ל</w:t>
      </w:r>
      <w:r>
        <w:t xml:space="preserve">:</w:t>
      </w:r>
    </w:p>
    <w:p w:rsidR="00DA63EC" w:rsidRDefault="00DA63EC" w:rsidP="00DA63EC">
      <w:pPr>
        <w:tabs>
          <w:tab w:val="center" w:pos="2835"/>
        </w:tabs>
        <w:rPr>
          <w:rtl/>
        </w:rPr>
      </w:pPr>
      <w:del w:id="101309" w:author="מנוע מכני" w:date="2026-10-11T12:04:40Z">
        <w:r>
          <w:rPr>
            <w:rtl/>
          </w:rPr>
          <w:delText xml:space="preserve"> </w:delText>
        </w:r>
      </w:del>
      <w:r>
        <w:rPr>
          <w:rFonts w:hint="cs"/>
          <w:rtl/>
        </w:rPr>
        <w:t xml:space="preserve">שלא </w:t>
      </w:r>
      <w:r>
        <w:rPr>
          <w:rFonts w:hint="cs"/>
          <w:rtl/>
        </w:rPr>
        <w:t xml:space="preserve">אמר</w:t>
      </w:r>
      <w:r>
        <w:rPr>
          <w:rFonts w:hint="cs"/>
          <w:rtl/>
        </w:rPr>
        <w:t xml:space="preserve"> שיבטל אלא שיביא משנה שעברה </w:t>
      </w:r>
    </w:p>
    <w:p w:rsidR="00DA63EC" w:rsidRDefault="00DA63EC" w:rsidP="00DA63EC">
      <w:pPr>
        <w:tabs>
          <w:tab w:val="center" w:pos="2835"/>
        </w:tabs>
        <w:rPr>
          <w:rtl/>
        </w:rPr>
      </w:pPr>
      <w:r>
        <w:rPr>
          <w:rtl/>
        </w:rPr>
        <w:t xml:space="preserve">בעינא כרמל </w:t>
      </w:r>
      <w:r>
        <w:rPr>
          <w:rFonts w:hint="cs"/>
          <w:rtl/>
        </w:rPr>
        <w:t xml:space="preserve">בשעת הקרבה </w:t>
      </w:r>
      <w:ins w:id="91889" w:author="מנוע מכני" w:date="2026-10-11T12:04:40Z">
        <w:r>
          <w:rPr>
            <w:rFonts w:hint="cs"/>
            <w:rtl/>
          </w:rPr>
          <w:t xml:space="preserve">ואין</w:t>
        </w:r>
      </w:ins>
      <w:del w:id="91890" w:author="מנוע מכני" w:date="2026-10-11T12:04:40Z">
        <w:r>
          <w:rPr>
            <w:rFonts w:hint="cs"/>
            <w:rtl/>
          </w:rPr>
          <w:delText xml:space="preserve">וליכא</w:delText>
        </w:r>
      </w:del>
      <w:r>
        <w:rPr>
          <w:rtl/>
        </w:rPr>
        <w:t>.</w:t>
      </w:r>
    </w:p>
    <w:p w:rsidR="00DA63EC" w:rsidRDefault="00DA63EC" w:rsidP="00DA63EC">
      <w:pPr>
        <w:pStyle w:val="affffd"/>
        <w:rPr>
          <w:rtl/>
        </w:rPr>
      </w:pPr>
      <w:r>
        <w:rPr>
          <w:rFonts w:ascii="BA Franknatan Regular" w:hAnsi="BA Franknatan Regular"/>
          <w:b/>
          <w:rtl/>
        </w:rPr>
        <w:t>׹</w:t>
      </w:r>
    </w:p>
    <w:p>
      <w:pPr>
        <w:pStyle w:val="afffff8"/>
        <w:rPr>
          <w:ins w:id="90229" w:author="קלוד" w:date="2026-10-11T12:32:08Z"/>
        </w:rPr>
      </w:pPr>
      <w:ins w:id="90230" w:author="קלוד" w:date="2026-10-11T12:32:08Z">
        <w:r>
          <w:rPr>
            <w:color w:val="7B3F00"/>
          </w:rPr>
          <w:t xml:space="preserve">עומר - האם בא מן השעורים או מן החיטים</w:t>
        </w:r>
      </w:ins>
    </w:p>
    <w:p>
      <w:pPr>
        <w:pStyle w:val="38"/>
        <w:rPr>
          <w:ins w:id="101311" w:author="מנוע מכני" w:date="2026-10-11T12:04:40Z"/>
        </w:rPr>
      </w:pPr>
      <w:del w:id="101310" w:author="מנוע מכני" w:date="2026-10-11T12:04:40Z">
        <w:r w:rsidRPr="00265E5E">
          <w:delText xml:space="preserve">•</w:delText>
        </w:r>
      </w:del>
      <w:r>
        <w:t xml:space="preserve"> </w:t>
      </w:r>
      <w:r w:rsidRPr="002B5955">
        <w:t>איתמר</w:t>
      </w:r>
      <w:r>
        <w:t>, ר</w:t>
      </w:r>
      <w:r>
        <w:t>י</w:t>
      </w:r>
      <w:r>
        <w:t>"</w:t>
      </w:r>
      <w:r>
        <w:t>ו</w:t>
      </w:r>
      <w:r>
        <w:t xml:space="preserve">:</w:t>
      </w:r>
    </w:p>
    <w:p w:rsidR="00DA63EC" w:rsidRDefault="00DA63EC" w:rsidP="00DA63EC">
      <w:pPr>
        <w:tabs>
          <w:tab w:val="center" w:pos="2835"/>
        </w:tabs>
        <w:rPr>
          <w:rtl/>
        </w:rPr>
      </w:pPr>
      <w:del w:id="101312" w:author="מנוע מכני" w:date="2026-10-11T12:04:40Z">
        <w:r>
          <w:rPr>
            <w:rtl/>
          </w:rPr>
          <w:delText xml:space="preserve"> </w:delText>
        </w:r>
      </w:del>
      <w:r>
        <w:rPr>
          <w:rFonts w:hint="cs"/>
          <w:rtl/>
        </w:rPr>
        <w:t>'</w:t>
      </w:r>
      <w:r>
        <w:rPr>
          <w:rStyle w:val="afffff0"/>
          <w:rtl/>
        </w:rPr>
        <w:t>כרמל תקריב</w:t>
      </w:r>
      <w:r>
        <w:rPr>
          <w:rFonts w:hint="cs"/>
          <w:rtl/>
        </w:rPr>
        <w:t>'</w:t>
      </w:r>
      <w:ins w:id="95247" w:author="מנוע מכני" w:date="2026-10-11T12:04:40Z">
        <w:r>
          <w:rPr>
            <w:rtl/>
          </w:rPr>
          <w:t xml:space="preserve">,</w:t>
        </w:r>
      </w:ins>
      <w:del w:id="95248" w:author="מנוע מכני" w:date="2026-10-11T12:04:40Z">
        <w:r>
          <w:rPr>
            <w:rtl/>
          </w:rPr>
          <w:delText xml:space="preserve">;</w:delText>
        </w:r>
      </w:del>
      <w:ins w:id="95249" w:author="מנוע מכני" w:date="2026-10-11T12:04:40Z">
        <w:r>
          <w:rPr>
            <w:rtl/>
          </w:rPr>
          <w:t xml:space="preserve"> </w:t>
        </w:r>
      </w:ins>
      <w:del w:id="95250" w:author="מנוע מכני" w:date="2026-10-11T12:04:40Z">
        <w:r>
          <w:rPr>
            <w:rtl/>
          </w:rPr>
          <w:delText xml:space="preserve"> </w:delText>
        </w:r>
        <w:r>
          <w:rPr>
            <w:rFonts w:hint="cs"/>
            <w:rtl/>
          </w:rPr>
          <w:delText xml:space="preserve"> </w:delText>
        </w:r>
      </w:del>
      <w:r>
        <w:rPr>
          <w:rStyle w:val="2fb"/>
          <w:rFonts w:hint="cs"/>
          <w:rtl/>
        </w:rPr>
        <w:t xml:space="preserve">ר</w:t>
      </w:r>
      <w:r>
        <w:rPr>
          <w:rStyle w:val="2fb"/>
          <w:rtl/>
        </w:rPr>
        <w:t>"</w:t>
      </w:r>
      <w:r>
        <w:rPr>
          <w:rStyle w:val="2fb"/>
          <w:rFonts w:hint="cs"/>
          <w:rtl/>
        </w:rPr>
        <w:t>א</w:t>
      </w:r>
      <w:r>
        <w:rPr>
          <w:rtl/>
        </w:rPr>
        <w:t>: ראשית קצירך</w:t>
      </w:r>
      <w:r>
        <w:rPr>
          <w:rFonts w:hint="cs"/>
          <w:rtl/>
        </w:rPr>
        <w:t>'</w:t>
      </w:r>
      <w:r>
        <w:rPr>
          <w:rtl/>
        </w:rPr>
        <w:t xml:space="preserve"> - ולא סוף קצירך.</w:t>
      </w:r>
    </w:p>
    <w:p>
      <w:pPr>
        <w:pStyle w:val="38"/>
        <w:rPr>
          <w:ins w:id="101314" w:author="מנוע מכני" w:date="2026-10-11T12:04:40Z"/>
        </w:rPr>
      </w:pPr>
      <w:del w:id="101313" w:author="מנוע מכני" w:date="2026-10-11T12:04:40Z">
        <w:r w:rsidRPr="00265E5E">
          <w:delText xml:space="preserve">•</w:delText>
        </w:r>
      </w:del>
      <w:r>
        <w:t xml:space="preserve"> </w:t>
      </w:r>
      <w:ins w:id="97641" w:author="מנוע מכני" w:date="2026-10-11T12:04:40Z">
        <w:r>
          <w:t xml:space="preserve">מקשה</w:t>
        </w:r>
      </w:ins>
      <w:del w:id="97642" w:author="מנוע מכני" w:date="2026-10-11T12:04:40Z">
        <w:r w:rsidRPr="00E21042">
          <w:delText xml:space="preserve">מותיב</w:delText>
        </w:r>
      </w:del>
      <w:r>
        <w:t xml:space="preserve"> רבה:</w:t>
      </w:r>
    </w:p>
    <w:p w:rsidR="00DA63EC" w:rsidRDefault="00DA63EC" w:rsidP="00DA63EC">
      <w:pPr>
        <w:tabs>
          <w:tab w:val="center" w:pos="2835"/>
        </w:tabs>
        <w:rPr>
          <w:rtl/>
        </w:rPr>
      </w:pPr>
      <w:del w:id="101315"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ואם תקריב מנחת בכורים</w:t>
      </w:r>
      <w:r w:rsidRPr="00A71A5E">
        <w:rPr>
          <w:rStyle w:val="afffff0"/>
          <w:rFonts w:hint="cs"/>
          <w:rtl/>
        </w:rPr>
        <w:t>'</w:t>
      </w:r>
      <w:r w:rsidRPr="00A71A5E">
        <w:rPr>
          <w:rStyle w:val="afffff0"/>
          <w:rtl/>
        </w:rPr>
        <w:t xml:space="preserve"> </w:t>
      </w:r>
      <w:r>
        <w:rPr>
          <w:rtl/>
        </w:rPr>
        <w:t xml:space="preserve">- במנחת העומר הכתוב מדבר, </w:t>
      </w:r>
      <w:r>
        <w:rPr>
          <w:rFonts w:hint="cs"/>
          <w:rtl/>
        </w:rPr>
        <w:t xml:space="preserve">דבאה </w:t>
      </w:r>
      <w:r>
        <w:rPr>
          <w:rtl/>
        </w:rPr>
        <w:t>מן השעורים,</w:t>
      </w:r>
    </w:p>
    <w:p>
      <w:pPr>
        <w:pStyle w:val="38"/>
        <w:rPr>
          <w:ins w:id="101316" w:author="מנוע מכני" w:date="2026-10-11T12:04:40Z"/>
        </w:rPr>
      </w:pPr>
      <w:r>
        <w:t xml:space="preserve">- </w:t>
      </w:r>
      <w:r w:rsidRPr="00E21042">
        <w:t>כר</w:t>
      </w:r>
      <w:r>
        <w:t>"</w:t>
      </w:r>
      <w:r w:rsidRPr="00E21042">
        <w:t>א</w:t>
      </w:r>
      <w:r w:rsidRPr="00E21042">
        <w:t>:</w:t>
      </w:r>
    </w:p>
    <w:p w:rsidR="00DA63EC" w:rsidRDefault="00DA63EC" w:rsidP="00DA63EC">
      <w:pPr>
        <w:pStyle w:val="affffb"/>
        <w:rPr>
          <w:rtl/>
        </w:rPr>
      </w:pPr>
      <w:del w:id="101317" w:author="מנוע מכני" w:date="2026-10-11T12:04:40Z">
        <w:r>
          <w:rPr>
            <w:rtl/>
          </w:rPr>
          <w:delText xml:space="preserve"> </w:delText>
        </w:r>
      </w:del>
      <w:r>
        <w:rPr>
          <w:rFonts w:hint="cs"/>
          <w:rtl/>
        </w:rPr>
        <w:t>ד</w:t>
      </w:r>
      <w:r>
        <w:rPr>
          <w:rtl/>
        </w:rPr>
        <w:t xml:space="preserve">מה אביב האמור במצרים </w:t>
      </w:r>
      <w:r w:rsidRPr="00E21042">
        <w:rPr>
          <w:bCs/>
          <w:rtl/>
        </w:rPr>
        <w:t>שעורים</w:t>
      </w:r>
      <w:r>
        <w:rPr>
          <w:rtl/>
        </w:rPr>
        <w:t xml:space="preserve">, אף אביב האמור לדורות </w:t>
      </w:r>
      <w:r>
        <w:rPr>
          <w:rFonts w:hint="cs"/>
          <w:rtl/>
        </w:rPr>
        <w:t>מ</w:t>
      </w:r>
      <w:r>
        <w:rPr>
          <w:rtl/>
        </w:rPr>
        <w:t xml:space="preserve">שעורים</w:t>
      </w:r>
      <w:ins w:id="95251" w:author="מנוע מכני" w:date="2026-10-11T12:04:40Z">
        <w:r>
          <w:rPr>
            <w:rtl/>
          </w:rPr>
          <w:t xml:space="preserve">,</w:t>
        </w:r>
      </w:ins>
      <w:del w:id="95252" w:author="מנוע מכני" w:date="2026-10-11T12:04:40Z">
        <w:r>
          <w:rPr>
            <w:rtl/>
          </w:rPr>
          <w:delText xml:space="preserve">;</w:delText>
        </w:r>
      </w:del>
      <w:r>
        <w:rPr>
          <w:rtl/>
        </w:rPr>
        <w:t xml:space="preserve"> </w:t>
      </w:r>
    </w:p>
    <w:p>
      <w:pPr>
        <w:pStyle w:val="38"/>
        <w:rPr>
          <w:ins w:id="101318" w:author="מנוע מכני" w:date="2026-10-11T12:04:40Z"/>
        </w:rPr>
      </w:pPr>
      <w:r>
        <w:tab/>
      </w:r>
      <w:r w:rsidRPr="00E21042">
        <w:t>ר</w:t>
      </w:r>
      <w:r>
        <w:t>"</w:t>
      </w:r>
      <w:r w:rsidRPr="00E21042">
        <w:t>ע</w:t>
      </w:r>
      <w:r>
        <w:t xml:space="preserve">:</w:t>
      </w:r>
    </w:p>
    <w:p w:rsidR="00DA63EC" w:rsidRDefault="00DA63EC" w:rsidP="00DA63EC">
      <w:pPr>
        <w:tabs>
          <w:tab w:val="center" w:pos="2835"/>
        </w:tabs>
        <w:rPr>
          <w:rtl/>
        </w:rPr>
      </w:pPr>
      <w:del w:id="101319" w:author="מנוע מכני" w:date="2026-10-11T12:04:40Z">
        <w:r>
          <w:rPr>
            <w:rtl/>
          </w:rPr>
          <w:delText xml:space="preserve"> </w:delText>
        </w:r>
      </w:del>
      <w:r>
        <w:rPr>
          <w:rtl/>
        </w:rPr>
        <w:t xml:space="preserve">מצינו יחיד שמביא חובתו מן החיטין ומביא חובתו מן השעורין, </w:t>
      </w:r>
    </w:p>
    <w:p w:rsidR="00DA63EC" w:rsidRDefault="00DA63EC" w:rsidP="00DA63EC">
      <w:pPr>
        <w:tabs>
          <w:tab w:val="center" w:pos="2835"/>
        </w:tabs>
        <w:rPr>
          <w:rtl/>
        </w:rPr>
      </w:pPr>
      <w:r>
        <w:rPr>
          <w:rtl/>
        </w:rPr>
        <w:tab/>
      </w:r>
      <w:del w:id="90212" w:author="מנוע מכני" w:date="2026-10-11T12:04:40Z">
        <w:r>
          <w:rPr>
            <w:rFonts w:hint="cs"/>
            <w:rtl/>
          </w:rPr>
          <w:delText xml:space="preserve">        </w:delText>
        </w:r>
      </w:del>
      <w:r>
        <w:rPr>
          <w:rtl/>
        </w:rPr>
        <w:t xml:space="preserve">ואף ציבור מביא חובתו מן החיטין ומביא חובתו מן השעורין, </w:t>
      </w:r>
    </w:p>
    <w:p w:rsidR="00DA63EC" w:rsidRDefault="00DA63EC" w:rsidP="00DA63EC">
      <w:pPr>
        <w:tabs>
          <w:tab w:val="center" w:pos="2835"/>
        </w:tabs>
        <w:rPr>
          <w:rtl/>
        </w:rPr>
      </w:pPr>
      <w:r>
        <w:rPr>
          <w:rtl/>
        </w:rPr>
        <w:tab/>
        <w:t xml:space="preserve">אם אתה אומר מן החיטין, </w:t>
      </w:r>
      <w:r>
        <w:rPr>
          <w:rtl/>
        </w:rPr>
        <w:tab/>
        <w:t xml:space="preserve">לא</w:t>
      </w:r>
      <w:r>
        <w:rPr>
          <w:rtl/>
        </w:rPr>
        <w:tab/>
        <w:t xml:space="preserve"> מצינו ציבור שמביא חובתו מן השעורין</w:t>
      </w:r>
      <w:ins w:id="95253" w:author="מנוע מכני" w:date="2026-10-11T12:04:40Z">
        <w:r>
          <w:rPr>
            <w:rtl/>
          </w:rPr>
          <w:t xml:space="preserve">,</w:t>
        </w:r>
      </w:ins>
      <w:del w:id="95254" w:author="מנוע מכני" w:date="2026-10-11T12:04:40Z">
        <w:r>
          <w:rPr>
            <w:rtl/>
          </w:rPr>
          <w:tab/>
          <w:delText xml:space="preserve">;</w:delText>
        </w:r>
      </w:del>
      <w:r>
        <w:rPr>
          <w:rtl/>
        </w:rPr>
        <w:tab/>
        <w:t xml:space="preserve"> </w:t>
      </w:r>
    </w:p>
    <w:p>
      <w:pPr>
        <w:pStyle w:val="38"/>
        <w:rPr>
          <w:ins w:id="101320" w:author="מנוע מכני" w:date="2026-10-11T12:04:40Z"/>
        </w:rPr>
      </w:pPr>
      <w:r w:rsidRPr="00E105BC">
        <w:t xml:space="preserve">ד"א:</w:t>
      </w:r>
    </w:p>
    <w:p w:rsidR="00DA63EC" w:rsidRPr="00E105BC" w:rsidRDefault="00DA63EC" w:rsidP="00DA63EC">
      <w:pPr>
        <w:tabs>
          <w:tab w:val="center" w:pos="2835"/>
        </w:tabs>
        <w:rPr>
          <w:spacing w:val="-2"/>
          <w:rtl/>
        </w:rPr>
      </w:pPr>
      <w:del w:id="101321" w:author="מנוע מכני" w:date="2026-10-11T12:04:40Z">
        <w:r w:rsidRPr="00E105BC">
          <w:rPr>
            <w:spacing w:val="-2"/>
            <w:rtl/>
          </w:rPr>
          <w:delText xml:space="preserve"> </w:delText>
        </w:r>
      </w:del>
      <w:r w:rsidRPr="00E105BC">
        <w:rPr>
          <w:spacing w:val="-2"/>
          <w:rtl/>
        </w:rPr>
        <w:t xml:space="preserve">אם אתה אומר עומר בא מן החיטין, אין שתי הלחם ביכורים</w:t>
      </w:r>
      <w:ins w:id="95255" w:author="מנוע מכני" w:date="2026-10-11T12:04:40Z">
        <w:r>
          <w:rPr>
            <w:spacing w:val="-2"/>
            <w:rtl/>
          </w:rPr>
          <w:t xml:space="preserve">,</w:t>
        </w:r>
      </w:ins>
      <w:del w:id="95256" w:author="מנוע מכני" w:date="2026-10-11T12:04:40Z">
        <w:r w:rsidRPr="00E105BC">
          <w:rPr>
            <w:spacing w:val="-2"/>
            <w:rtl/>
          </w:rPr>
          <w:delText xml:space="preserve">;</w:delText>
        </w:r>
      </w:del>
      <w:r w:rsidRPr="00E105BC">
        <w:rPr>
          <w:spacing w:val="-2"/>
          <w:rtl/>
        </w:rPr>
        <w:t xml:space="preserve"> </w:t>
      </w:r>
      <w:ins w:id="95635" w:author="מנוע מכני" w:date="2026-10-11T12:04:40Z">
        <w:r>
          <w:rPr>
            <w:spacing w:val="-2"/>
            <w:rtl/>
          </w:rPr>
          <w:t xml:space="preserve">ומשמע ש</w:t>
        </w:r>
      </w:ins>
      <w:del w:id="95636" w:author="מנוע מכני" w:date="2026-10-11T12:04:40Z">
        <w:r w:rsidRPr="00E105BC">
          <w:rPr>
            <w:spacing w:val="-2"/>
            <w:rtl/>
          </w:rPr>
          <w:delText xml:space="preserve">אלמא </w:delText>
        </w:r>
      </w:del>
      <w:r w:rsidRPr="00E105BC">
        <w:rPr>
          <w:spacing w:val="-2"/>
          <w:rtl/>
        </w:rPr>
        <w:t xml:space="preserve">משום ביכורים הוא!</w:t>
      </w:r>
    </w:p>
    <w:p w:rsidR="00DA63EC" w:rsidRDefault="00DA63EC" w:rsidP="00DA63EC">
      <w:pPr>
        <w:tabs>
          <w:tab w:val="center" w:pos="2835"/>
        </w:tabs>
        <w:rPr>
          <w:rtl/>
        </w:rPr>
      </w:pPr>
      <w:r w:rsidRPr="00190FAB">
        <w:rPr>
          <w:b/>
          <w:bCs/>
          <w:rtl/>
        </w:rPr>
        <w:t>תיובתא</w:t>
      </w:r>
      <w:r>
        <w:rPr>
          <w:rtl/>
        </w:rPr>
        <w:t>.</w:t>
      </w:r>
    </w:p>
    <w:p w:rsidR="00DA63EC" w:rsidRDefault="00DA63EC" w:rsidP="00DA63EC">
      <w:pPr>
        <w:pStyle w:val="afff3"/>
        <w:framePr w:wrap="around"/>
        <w:rPr>
          <w:rtl/>
        </w:rPr>
      </w:pPr>
      <w:r>
        <w:rPr>
          <w:rFonts w:hint="cs"/>
          <w:rtl/>
        </w:rPr>
        <w:t>פד:</w:t>
      </w:r>
    </w:p>
    <w:p w:rsidR="00DA63EC" w:rsidRDefault="00DA63EC" w:rsidP="00DA63EC">
      <w:pPr>
        <w:pStyle w:val="affffd"/>
        <w:rPr>
          <w:rtl/>
        </w:rPr>
      </w:pPr>
      <w:r>
        <w:rPr>
          <w:rFonts w:ascii="BA Franknatan Regular" w:hAnsi="BA Franknatan Regular"/>
          <w:b/>
          <w:rtl/>
        </w:rPr>
        <w:t>׹</w:t>
      </w:r>
    </w:p>
    <w:p>
      <w:pPr>
        <w:pStyle w:val="afffff8"/>
        <w:rPr>
          <w:ins w:id="90227" w:author="קלוד" w:date="2026-10-11T12:32:08Z"/>
        </w:rPr>
      </w:pPr>
      <w:ins w:id="90228" w:author="קלוד" w:date="2026-10-11T12:32:08Z">
        <w:r>
          <w:rPr>
            <w:color w:val="7B3F00"/>
          </w:rPr>
          <w:t xml:space="preserve">ביכורים - רק משבעת המינים, ולא מתמרים שבהרים</w:t>
        </w:r>
      </w:ins>
    </w:p>
    <w:p w:rsidR="00DA63EC" w:rsidRDefault="00DA63EC" w:rsidP="00DA63EC">
      <w:pPr>
        <w:tabs>
          <w:tab w:val="center" w:pos="2835"/>
        </w:tabs>
        <w:rPr>
          <w:rtl/>
        </w:rPr>
      </w:pPr>
      <w:r w:rsidRPr="00265E5E">
        <w:rPr>
          <w:rFonts w:ascii="BA Franknatan Regular" w:hAnsi="BA Franknatan Regular"/>
          <w:b/>
          <w:bCs/>
          <w:rtl/>
        </w:rPr>
        <w:t>•</w:t>
      </w:r>
      <w:r>
        <w:rPr>
          <w:rtl/>
        </w:rPr>
        <w:t xml:space="preserve"> אין מביאין ביכורים חוץ משבעת המינין, ולא מתמרים שבהרים ולא מפירות שבעמקים.</w:t>
      </w:r>
    </w:p>
    <w:p>
      <w:pPr>
        <w:pStyle w:val="38"/>
        <w:rPr>
          <w:ins w:id="101322" w:author="מנוע מכני" w:date="2026-10-11T12:04:40Z"/>
        </w:rPr>
      </w:pPr>
      <w:del w:id="90213" w:author="מנוע מכני" w:date="2026-10-11T12:04:40Z">
        <w:r>
          <w:delText xml:space="preserve">  </w:delText>
        </w:r>
      </w:del>
      <w:r>
        <w:t xml:space="preserve">עולא:</w:t>
      </w:r>
    </w:p>
    <w:p w:rsidR="00DA63EC" w:rsidRDefault="00DA63EC" w:rsidP="00DA63EC">
      <w:pPr>
        <w:tabs>
          <w:tab w:val="center" w:pos="2835"/>
        </w:tabs>
        <w:rPr>
          <w:rtl/>
        </w:rPr>
      </w:pPr>
      <w:del w:id="101323" w:author="מנוע מכני" w:date="2026-10-11T12:04:40Z">
        <w:r>
          <w:rPr>
            <w:rtl/>
          </w:rPr>
          <w:delText xml:space="preserve"> </w:delText>
        </w:r>
      </w:del>
      <w:r>
        <w:rPr>
          <w:rtl/>
        </w:rPr>
        <w:t xml:space="preserve">אם הביא </w:t>
      </w:r>
      <w:r>
        <w:rPr>
          <w:rtl/>
        </w:rPr>
        <w:t xml:space="preserve">לא</w:t>
      </w:r>
      <w:r>
        <w:rPr>
          <w:rtl/>
        </w:rPr>
        <w:t xml:space="preserve"> קידש.</w:t>
      </w:r>
    </w:p>
    <w:p w:rsidR="00DA63EC" w:rsidRDefault="00DA63EC" w:rsidP="00DA63EC">
      <w:pPr>
        <w:tabs>
          <w:tab w:val="center" w:pos="2835"/>
        </w:tabs>
        <w:rPr>
          <w:rtl/>
        </w:rPr>
      </w:pPr>
      <w:r w:rsidRPr="00265E5E">
        <w:rPr>
          <w:rFonts w:ascii="BA Franknatan Regular" w:hAnsi="BA Franknatan Regular"/>
          <w:b/>
          <w:bCs/>
          <w:rtl/>
        </w:rPr>
        <w:t>•</w:t>
      </w:r>
      <w:r>
        <w:rPr>
          <w:rFonts w:ascii="BA Franknatan Regular" w:hAnsi="BA Franknatan Regular" w:hint="cs"/>
          <w:b/>
          <w:bCs/>
          <w:rtl/>
        </w:rPr>
        <w:t xml:space="preserve"> </w:t>
      </w:r>
      <w:ins w:id="96721" w:author="מנוע מכני" w:date="2026-10-11T12:04:40Z">
        <w:r>
          <w:rPr>
            <w:rtl/>
          </w:rPr>
          <w:t xml:space="preserve">ישב</w:t>
        </w:r>
      </w:ins>
      <w:del w:id="96722" w:author="מנוע מכני" w:date="2026-10-11T12:04:40Z">
        <w:r>
          <w:rPr>
            <w:rtl/>
          </w:rPr>
          <w:delText xml:space="preserve">יתיב</w:delText>
        </w:r>
      </w:del>
      <w:r>
        <w:rPr>
          <w:rtl/>
        </w:rPr>
        <w:t xml:space="preserve"> </w:t>
      </w:r>
      <w:r>
        <w:rPr>
          <w:rStyle w:val="2fb"/>
          <w:rtl/>
        </w:rPr>
        <w:t xml:space="preserve">רבה</w:t>
      </w:r>
      <w:r>
        <w:rPr>
          <w:rtl/>
        </w:rPr>
        <w:t xml:space="preserve"> </w:t>
      </w:r>
      <w:r>
        <w:rPr>
          <w:rFonts w:hint="cs"/>
          <w:rtl/>
        </w:rPr>
        <w:t>ו</w:t>
      </w:r>
      <w:r>
        <w:rPr>
          <w:rtl/>
        </w:rPr>
        <w:t xml:space="preserve">אמר להא </w:t>
      </w:r>
      <w:ins w:id="95875" w:author="מנוע מכני" w:date="2026-10-11T12:04:40Z">
        <w:r>
          <w:rPr>
            <w:rtl/>
          </w:rPr>
          <w:t xml:space="preserve">שמועה</w:t>
        </w:r>
      </w:ins>
      <w:del w:id="95876" w:author="מנוע מכני" w:date="2026-10-11T12:04:40Z">
        <w:r>
          <w:rPr>
            <w:rtl/>
          </w:rPr>
          <w:delText xml:space="preserve">שמעתא</w:delText>
        </w:r>
      </w:del>
      <w:r>
        <w:rPr>
          <w:rtl/>
        </w:rPr>
        <w:t xml:space="preserve">.</w:t>
      </w:r>
    </w:p>
    <w:p>
      <w:pPr>
        <w:pStyle w:val="38"/>
        <w:rPr>
          <w:ins w:id="101324" w:author="מנוע מכני" w:date="2026-10-11T12:04:40Z"/>
        </w:rPr>
      </w:pPr>
      <w:r>
        <w:t xml:space="preserve">איתיביה </w:t>
      </w:r>
      <w:r>
        <w:t>ראב</w:t>
      </w:r>
      <w:r>
        <w:t>"</w:t>
      </w:r>
      <w:r>
        <w:t>א</w:t>
      </w:r>
      <w:r>
        <w:t xml:space="preserve"> לרבה:</w:t>
      </w:r>
    </w:p>
    <w:p w:rsidR="00DA63EC" w:rsidRDefault="00DA63EC" w:rsidP="00DA63EC">
      <w:pPr>
        <w:tabs>
          <w:tab w:val="center" w:pos="2835"/>
        </w:tabs>
        <w:rPr>
          <w:rtl/>
        </w:rPr>
      </w:pPr>
      <w:del w:id="101325" w:author="מנוע מכני" w:date="2026-10-11T12:04:40Z">
        <w:r w:rsidRPr="00A71A5E">
          <w:rPr>
            <w:rStyle w:val="afffff0"/>
            <w:rtl/>
          </w:rPr>
          <w:delText xml:space="preserve"> </w:delText>
        </w:r>
      </w:del>
      <w:r w:rsidRPr="00A71A5E">
        <w:rPr>
          <w:rStyle w:val="afffff0"/>
          <w:rFonts w:hint="cs"/>
          <w:rtl/>
        </w:rPr>
        <w:t>'</w:t>
      </w:r>
      <w:ins w:id="90901" w:author="Claude - סמנטי" w:date="2026-10-11T12:27:00Z">
        <w:r>
          <w:rPr>
            <w:rStyle w:val="afffff0"/>
            <w:rtl/>
          </w:rPr>
          <w:t xml:space="preserve">קָרְבַּן רֵאשִׁית</w:t>
        </w:r>
      </w:ins>
      <w:del w:id="90902" w:author="Claude - סמנטי" w:date="2026-10-11T12:27:00Z">
        <w:r w:rsidRPr="00A71A5E">
          <w:rPr>
            <w:rStyle w:val="afffff0"/>
            <w:rtl/>
          </w:rPr>
          <w:delText xml:space="preserve">קרבן ראשית</w:delText>
        </w:r>
      </w:del>
      <w:r w:rsidRPr="00A71A5E">
        <w:rPr>
          <w:rStyle w:val="afffff0"/>
          <w:rFonts w:hint="cs"/>
          <w:rtl/>
        </w:rPr>
        <w:t>'</w:t>
      </w:r>
      <w:r w:rsidRPr="00A71A5E">
        <w:rPr>
          <w:rStyle w:val="afffff0"/>
          <w:rtl/>
        </w:rPr>
        <w:t xml:space="preserve"> </w:t>
      </w:r>
      <w:r>
        <w:rPr>
          <w:rtl/>
        </w:rPr>
        <w:t xml:space="preserve">- שתהא ראשית לכל המנחות, </w:t>
      </w:r>
    </w:p>
    <w:p w:rsidR="00DA63EC" w:rsidRDefault="00DA63EC" w:rsidP="00DA63EC">
      <w:pPr>
        <w:tabs>
          <w:tab w:val="center" w:pos="2835"/>
        </w:tabs>
        <w:rPr>
          <w:rtl/>
        </w:rPr>
      </w:pPr>
      <w:r>
        <w:rPr>
          <w:rtl/>
        </w:rPr>
        <w:t>וכן אומר:</w:t>
      </w:r>
      <w:r w:rsidRPr="00A71A5E">
        <w:rPr>
          <w:rStyle w:val="afffff0"/>
          <w:rtl/>
        </w:rPr>
        <w:t xml:space="preserve"> </w:t>
      </w:r>
      <w:r w:rsidRPr="00A71A5E">
        <w:rPr>
          <w:rStyle w:val="afffff0"/>
          <w:rFonts w:hint="cs"/>
          <w:rtl/>
        </w:rPr>
        <w:t>'</w:t>
      </w:r>
      <w:r w:rsidRPr="00A71A5E">
        <w:rPr>
          <w:rStyle w:val="afffff0"/>
          <w:rtl/>
        </w:rPr>
        <w:t xml:space="preserve">בהקריבכם מנחה חדשה לה</w:t>
      </w:r>
      <w:r w:rsidRPr="00A71A5E">
        <w:rPr>
          <w:rStyle w:val="afffff0"/>
          <w:rtl/>
        </w:rPr>
        <w:t xml:space="preserve">' </w:t>
      </w:r>
      <w:r>
        <w:rPr>
          <w:rtl/>
        </w:rPr>
        <w:t>בשבועותיכם</w:t>
      </w:r>
      <w:r>
        <w:rPr>
          <w:rFonts w:hint="cs"/>
          <w:rtl/>
        </w:rPr>
        <w:t>'</w:t>
      </w:r>
      <w:r>
        <w:rPr>
          <w:rtl/>
        </w:rPr>
        <w:t xml:space="preserve">, </w:t>
      </w:r>
      <w:r>
        <w:rPr>
          <w:rFonts w:hint="cs"/>
          <w:rtl/>
        </w:rPr>
        <w:t>ל</w:t>
      </w:r>
      <w:r>
        <w:rPr>
          <w:rtl/>
        </w:rPr>
        <w:t xml:space="preserve">חדשה של חטים, </w:t>
      </w:r>
    </w:p>
    <w:p w:rsidR="00DA63EC" w:rsidRDefault="00DA63EC" w:rsidP="00DA63EC">
      <w:pPr>
        <w:tabs>
          <w:tab w:val="center" w:pos="2835"/>
        </w:tabs>
        <w:rPr>
          <w:rtl/>
        </w:rPr>
      </w:pPr>
      <w:r>
        <w:rPr>
          <w:rtl/>
        </w:rPr>
        <w:tab/>
      </w:r>
      <w:del w:id="90214" w:author="מנוע מכני" w:date="2026-10-11T12:04:40Z">
        <w:r>
          <w:rPr>
            <w:rFonts w:hint="cs"/>
            <w:rtl/>
          </w:rPr>
          <w:delText xml:space="preserve">   </w:delText>
        </w:r>
        <w:r w:rsidRPr="00A71A5E">
          <w:rPr>
            <w:rStyle w:val="afffff0"/>
            <w:rFonts w:hint="cs"/>
            <w:rtl/>
          </w:rPr>
          <w:delText xml:space="preserve"> </w:delText>
        </w:r>
      </w:del>
      <w:r w:rsidRPr="00A71A5E">
        <w:rPr>
          <w:rStyle w:val="afffff0"/>
          <w:rFonts w:hint="cs"/>
          <w:rtl/>
        </w:rPr>
        <w:t xml:space="preserve">'</w:t>
      </w:r>
      <w:ins w:id="90903" w:author="Claude - סמנטי" w:date="2026-10-11T12:27:00Z">
        <w:r>
          <w:rPr>
            <w:rStyle w:val="afffff0"/>
            <w:rFonts w:hint="cs"/>
            <w:rtl/>
          </w:rPr>
          <w:t xml:space="preserve">חֲדָשָׁה חֲדָשָׁה</w:t>
        </w:r>
      </w:ins>
      <w:del w:id="90904" w:author="Claude - סמנטי" w:date="2026-10-11T12:27:00Z">
        <w:r w:rsidRPr="00A71A5E">
          <w:rPr>
            <w:rStyle w:val="afffff0"/>
            <w:rFonts w:hint="cs"/>
            <w:rtl/>
          </w:rPr>
          <w:delText xml:space="preserve">חדשה חדשה</w:delText>
        </w:r>
      </w:del>
      <w:r w:rsidRPr="00A71A5E">
        <w:rPr>
          <w:rStyle w:val="afffff0"/>
          <w:rFonts w:hint="cs"/>
          <w:rtl/>
        </w:rPr>
        <w:t xml:space="preserve">' </w:t>
      </w:r>
      <w:r>
        <w:rPr>
          <w:rFonts w:hint="cs"/>
          <w:rtl/>
        </w:rPr>
        <w:t>ל</w:t>
      </w:r>
      <w:r>
        <w:rPr>
          <w:rtl/>
        </w:rPr>
        <w:t xml:space="preserve">חדשה של שעורים </w:t>
      </w:r>
    </w:p>
    <w:p w:rsidR="00DA63EC" w:rsidRDefault="00DA63EC" w:rsidP="00DA63EC">
      <w:pPr>
        <w:tabs>
          <w:tab w:val="center" w:pos="2835"/>
        </w:tabs>
        <w:rPr>
          <w:rtl/>
        </w:rPr>
      </w:pPr>
      <w:del w:id="90215" w:author="מנוע מכני" w:date="2026-10-11T12:04:40Z">
        <w:r>
          <w:rPr>
            <w:rtl/>
          </w:rPr>
          <w:delText xml:space="preserve"> </w:delText>
        </w:r>
      </w:del>
      <w:r>
        <w:rPr>
          <w:rtl/>
        </w:rPr>
        <w:t xml:space="preserve">'</w:t>
      </w:r>
      <w:r>
        <w:rPr>
          <w:rStyle w:val="afffff0"/>
          <w:rtl/>
        </w:rPr>
        <w:t xml:space="preserve">וחג שבעות תעשה לך בכורי קציר חטים</w:t>
      </w:r>
      <w:r>
        <w:rPr>
          <w:rFonts w:hint="cs"/>
          <w:rtl/>
        </w:rPr>
        <w:t>' שקודמת לביכורים</w:t>
      </w:r>
    </w:p>
    <w:p w:rsidR="00DA63EC" w:rsidRDefault="00DA63EC" w:rsidP="00DA63EC">
      <w:pPr>
        <w:tabs>
          <w:tab w:val="center" w:pos="2835"/>
        </w:tabs>
        <w:rPr>
          <w:rtl/>
        </w:rPr>
      </w:pPr>
      <w:del w:id="90216" w:author="מנוע מכני" w:date="2026-10-11T12:04:40Z">
        <w:r>
          <w:rPr>
            <w:rtl/>
          </w:rPr>
          <w:lastRenderedPageBreak/>
          <w:delText xml:space="preserve"> </w:delText>
        </w:r>
      </w:del>
      <w:r>
        <w:rPr>
          <w:rtl/>
        </w:rPr>
        <w:lastRenderedPageBreak/>
        <w:t xml:space="preserve">'</w:t>
      </w:r>
      <w:ins w:id="90905" w:author="Claude - סמנטי" w:date="2026-10-11T12:27:00Z">
        <w:r>
          <w:rPr>
            <w:rStyle w:val="afffff0"/>
            <w:rtl/>
          </w:rPr>
          <w:t xml:space="preserve">וְחַג הַקָּצִיר בִּכּוּרֵי מַעֲשֶׂיךָ אֲשֶׁר תִּזְרַע בַּשָּׂדֶה</w:t>
        </w:r>
      </w:ins>
      <w:del w:id="90906" w:author="Claude - סמנטי" w:date="2026-10-11T12:27:00Z">
        <w:r>
          <w:rPr>
            <w:rtl/>
          </w:rPr>
          <w:lastRenderedPageBreak/>
          <w:delText xml:space="preserve">וחג הקציר בכורי מעשיך אשר תזרע בשדה</w:delText>
        </w:r>
      </w:del>
      <w:r>
        <w:rPr>
          <w:rFonts w:hint="cs"/>
          <w:rtl/>
        </w:rPr>
        <w:t>'- לקציר שעורים</w:t>
      </w:r>
    </w:p>
    <w:p w:rsidR="00DA63EC" w:rsidRDefault="00DA63EC" w:rsidP="00DA63EC">
      <w:pPr>
        <w:tabs>
          <w:tab w:val="center" w:pos="2835"/>
        </w:tabs>
        <w:rPr>
          <w:rtl/>
        </w:rPr>
      </w:pPr>
      <w:del w:id="90217" w:author="מנוע מכני" w:date="2026-10-11T12:04:40Z">
        <w:r>
          <w:rPr>
            <w:rtl/>
          </w:rPr>
          <w:delText xml:space="preserve"> </w:delText>
        </w:r>
      </w:del>
      <w:r>
        <w:rPr>
          <w:rtl/>
        </w:rPr>
        <w:t xml:space="preserve">'</w:t>
      </w:r>
      <w:ins w:id="90907" w:author="Claude - סמנטי" w:date="2026-10-11T12:27:00Z">
        <w:r>
          <w:rPr>
            <w:rStyle w:val="afffff0"/>
            <w:rtl/>
          </w:rPr>
          <w:t xml:space="preserve">בַּשָּׂדֶה</w:t>
        </w:r>
      </w:ins>
      <w:del w:id="90908" w:author="Claude - סמנטי" w:date="2026-10-11T12:27:00Z">
        <w:r>
          <w:rPr>
            <w:rtl/>
          </w:rPr>
          <w:delText xml:space="preserve">בשדה</w:delText>
        </w:r>
      </w:del>
      <w:r>
        <w:rPr>
          <w:rFonts w:hint="cs"/>
          <w:rtl/>
        </w:rPr>
        <w:t xml:space="preserve">'- שעלו מאליהם </w:t>
      </w:r>
    </w:p>
    <w:p w:rsidR="00DA63EC" w:rsidRDefault="00DA63EC" w:rsidP="00DA63EC">
      <w:pPr>
        <w:tabs>
          <w:tab w:val="center" w:pos="2835"/>
        </w:tabs>
        <w:rPr>
          <w:rtl/>
        </w:rPr>
      </w:pPr>
      <w:del w:id="90218" w:author="מנוע מכני" w:date="2026-10-11T12:04:40Z">
        <w:r>
          <w:rPr>
            <w:rtl/>
          </w:rPr>
          <w:delText xml:space="preserve"> </w:delText>
        </w:r>
      </w:del>
      <w:r>
        <w:rPr>
          <w:rtl/>
        </w:rPr>
        <w:t xml:space="preserve">'</w:t>
      </w:r>
      <w:r>
        <w:rPr>
          <w:rStyle w:val="afffff0"/>
          <w:rFonts w:hint="cs"/>
          <w:rtl/>
        </w:rPr>
        <w:t xml:space="preserve">בכורי כל אשר בארצם</w:t>
      </w:r>
      <w:r>
        <w:rPr>
          <w:rFonts w:hint="cs"/>
          <w:rtl/>
        </w:rPr>
        <w:t xml:space="preserve">' </w:t>
      </w:r>
      <w:r>
        <w:rPr>
          <w:rtl/>
        </w:rPr>
        <w:t>לרבות שבגג ושבחורבה ושבעציץ ושבספינה</w:t>
      </w:r>
    </w:p>
    <w:p w:rsidR="00DA63EC" w:rsidRDefault="00DA63EC" w:rsidP="00DA63EC">
      <w:pPr>
        <w:tabs>
          <w:tab w:val="center" w:pos="2835"/>
        </w:tabs>
        <w:rPr>
          <w:rtl/>
        </w:rPr>
      </w:pPr>
      <w:del w:id="90219" w:author="מנוע מכני" w:date="2026-10-11T12:04:40Z">
        <w:r w:rsidRPr="00A71A5E">
          <w:rPr>
            <w:rStyle w:val="afffff0"/>
            <w:rtl/>
          </w:rPr>
          <w:delText xml:space="preserve"> </w:delText>
        </w:r>
      </w:del>
      <w:r w:rsidRPr="00A71A5E">
        <w:rPr>
          <w:rStyle w:val="afffff0"/>
          <w:rFonts w:hint="cs"/>
          <w:rtl/>
        </w:rPr>
        <w:t xml:space="preserve">'</w:t>
      </w:r>
      <w:ins w:id="90911" w:author="Claude - סמנטי" w:date="2026-10-11T12:27:00Z">
        <w:r>
          <w:rPr>
            <w:rStyle w:val="afffff0"/>
            <w:rFonts w:hint="cs"/>
            <w:rtl/>
          </w:rPr>
          <w:t xml:space="preserve">בִּכּוּרֵי מַעֲשֶׂיךָ</w:t>
        </w:r>
      </w:ins>
      <w:del w:id="90912" w:author="Claude - סמנטי" w:date="2026-10-11T12:27:00Z">
        <w:r w:rsidRPr="00A71A5E">
          <w:rPr>
            <w:rStyle w:val="afffff0"/>
            <w:rFonts w:hint="cs"/>
            <w:rtl/>
          </w:rPr>
          <w:delText xml:space="preserve">בכורי מעשיך</w:delText>
        </w:r>
      </w:del>
      <w:r w:rsidRPr="00A71A5E">
        <w:rPr>
          <w:rStyle w:val="afffff0"/>
          <w:rFonts w:hint="cs"/>
          <w:rtl/>
        </w:rPr>
        <w:t xml:space="preserve">' </w:t>
      </w:r>
      <w:ins w:id="91891" w:author="מנוע מכני" w:date="2026-10-11T12:04:40Z">
        <w:r>
          <w:rPr>
            <w:rFonts w:hint="cs"/>
            <w:rtl/>
          </w:rPr>
          <w:t xml:space="preserve">ושם</w:t>
        </w:r>
      </w:ins>
      <w:del w:id="91892" w:author="מנוע מכני" w:date="2026-10-11T12:04:40Z">
        <w:r>
          <w:rPr>
            <w:rFonts w:hint="cs"/>
            <w:rtl/>
          </w:rPr>
          <w:delText xml:space="preserve">והתם</w:delText>
        </w:r>
      </w:del>
      <w:r>
        <w:rPr>
          <w:rFonts w:hint="cs"/>
          <w:rtl/>
        </w:rPr>
        <w:t xml:space="preserve"> כתיב באספך את</w:t>
      </w:r>
      <w:r w:rsidRPr="00A71A5E">
        <w:rPr>
          <w:rStyle w:val="afffff0"/>
          <w:rFonts w:hint="cs"/>
          <w:rtl/>
        </w:rPr>
        <w:t xml:space="preserve"> '</w:t>
      </w:r>
      <w:ins w:id="90909" w:author="Claude - סמנטי" w:date="2026-10-11T12:27:00Z">
        <w:r>
          <w:rPr>
            <w:rStyle w:val="afffff0"/>
            <w:rFonts w:hint="cs"/>
            <w:rtl/>
          </w:rPr>
          <w:t xml:space="preserve">מַעֲשֶׂיךָ</w:t>
        </w:r>
      </w:ins>
      <w:del w:id="90910" w:author="Claude - סמנטי" w:date="2026-10-11T12:27:00Z">
        <w:r w:rsidRPr="00A71A5E">
          <w:rPr>
            <w:rStyle w:val="afffff0"/>
            <w:rFonts w:hint="cs"/>
            <w:rtl/>
          </w:rPr>
          <w:delText xml:space="preserve">מעשיך</w:delText>
        </w:r>
      </w:del>
      <w:r w:rsidRPr="00A71A5E">
        <w:rPr>
          <w:rStyle w:val="afffff0"/>
          <w:rFonts w:hint="cs"/>
          <w:rtl/>
        </w:rPr>
        <w:t xml:space="preserve">' </w:t>
      </w:r>
      <w:r>
        <w:rPr>
          <w:rFonts w:hint="cs"/>
          <w:rtl/>
        </w:rPr>
        <w:t xml:space="preserve">מן השדה </w:t>
      </w:r>
      <w:r>
        <w:rPr>
          <w:rtl/>
        </w:rPr>
        <w:t xml:space="preserve">מה להלן נסכים ופירות אילן, אף כאן נסכים ופירות אילן</w:t>
      </w:r>
      <w:ins w:id="95257" w:author="מנוע מכני" w:date="2026-10-11T12:04:40Z">
        <w:r>
          <w:rPr>
            <w:rtl/>
          </w:rPr>
          <w:t xml:space="preserve">,</w:t>
        </w:r>
      </w:ins>
      <w:del w:id="95258" w:author="מנוע מכני" w:date="2026-10-11T12:04:40Z">
        <w:r>
          <w:rPr>
            <w:rtl/>
          </w:rPr>
          <w:delText xml:space="preserve">;</w:delText>
        </w:r>
      </w:del>
      <w:r>
        <w:rPr>
          <w:rtl/>
        </w:rPr>
        <w:t xml:space="preserve"> </w:t>
      </w:r>
    </w:p>
    <w:p>
      <w:pPr>
        <w:pStyle w:val="38"/>
        <w:rPr>
          <w:ins w:id="101326" w:author="מנוע מכני" w:date="2026-10-11T12:04:40Z"/>
        </w:rPr>
      </w:pPr>
      <w:r>
        <w:t xml:space="preserve">והך</w:t>
      </w:r>
    </w:p>
    <w:p w:rsidR="00DA63EC" w:rsidRDefault="00DA63EC" w:rsidP="00DA63EC">
      <w:pPr>
        <w:tabs>
          <w:tab w:val="center" w:pos="2835"/>
        </w:tabs>
        <w:rPr>
          <w:rtl/>
        </w:rPr>
      </w:pPr>
      <w:del w:id="101327" w:author="מנוע מכני" w:date="2026-10-11T12:04:40Z">
        <w:r>
          <w:rPr>
            <w:rFonts w:hint="cs"/>
            <w:rtl/>
          </w:rPr>
          <w:delText xml:space="preserve"> </w:delText>
        </w:r>
      </w:del>
      <w:r>
        <w:rPr>
          <w:rFonts w:hint="cs"/>
          <w:rtl/>
        </w:rPr>
        <w:t xml:space="preserve">דסיפא </w:t>
      </w:r>
      <w:r>
        <w:rPr>
          <w:rtl/>
        </w:rPr>
        <w:t>שבגג שבחורבה שבעציץ ושבספינה</w:t>
      </w:r>
      <w:ins w:id="95259" w:author="מנוע מכני" w:date="2026-10-11T12:04:40Z">
        <w:r>
          <w:rPr>
            <w:rFonts w:hint="cs"/>
            <w:rtl/>
          </w:rPr>
          <w:t xml:space="preserve"> </w:t>
        </w:r>
      </w:ins>
      <w:del w:id="95260" w:author="מנוע מכני" w:date="2026-10-11T12:04:40Z">
        <w:r>
          <w:rPr>
            <w:rFonts w:hint="cs"/>
            <w:rtl/>
          </w:rPr>
          <w:delText xml:space="preserve">  </w:delText>
        </w:r>
      </w:del>
      <w:r>
        <w:rPr>
          <w:rFonts w:hint="cs"/>
          <w:rtl/>
        </w:rPr>
        <w:t xml:space="preserve">- </w:t>
      </w:r>
      <w:r>
        <w:rPr>
          <w:rtl/>
        </w:rPr>
        <w:t>סיפא אתאן למנחות.</w:t>
      </w:r>
    </w:p>
    <w:p w:rsidR="00DA63EC" w:rsidRDefault="00DA63EC" w:rsidP="00DA63EC">
      <w:pPr>
        <w:tabs>
          <w:tab w:val="center" w:pos="2835"/>
        </w:tabs>
        <w:rPr>
          <w:rtl/>
        </w:rPr>
      </w:pPr>
    </w:p>
    <w:p>
      <w:pPr>
        <w:pStyle w:val="38"/>
        <w:rPr>
          <w:ins w:id="101328" w:author="מנוע מכני" w:date="2026-10-11T12:04:40Z"/>
        </w:rPr>
      </w:pPr>
      <w:r w:rsidRPr="00E21042">
        <w:t xml:space="preserve">מתקיף </w:t>
      </w:r>
      <w:r w:rsidRPr="00E21042">
        <w:t>ראב</w:t>
      </w:r>
      <w:r>
        <w:t>"</w:t>
      </w:r>
      <w:r w:rsidRPr="00E21042">
        <w:t>א</w:t>
      </w:r>
      <w:r>
        <w:t xml:space="preserve">:</w:t>
      </w:r>
    </w:p>
    <w:p w:rsidR="00DA63EC" w:rsidRDefault="00DA63EC" w:rsidP="00DA63EC">
      <w:pPr>
        <w:tabs>
          <w:tab w:val="center" w:pos="2835"/>
        </w:tabs>
        <w:rPr>
          <w:rtl/>
        </w:rPr>
      </w:pPr>
      <w:del w:id="101329" w:author="מנוע מכני" w:date="2026-10-11T12:04:40Z">
        <w:r>
          <w:rPr>
            <w:rtl/>
          </w:rPr>
          <w:delText xml:space="preserve"> </w:delText>
        </w:r>
      </w:del>
      <w:r>
        <w:rPr>
          <w:rFonts w:hint="cs"/>
          <w:rtl/>
        </w:rPr>
        <w:t xml:space="preserve">והך </w:t>
      </w:r>
      <w:r w:rsidRPr="00664445">
        <w:rPr>
          <w:rStyle w:val="afffff0"/>
          <w:rFonts w:hint="cs"/>
          <w:rtl/>
        </w:rPr>
        <w:t>ד'</w:t>
      </w:r>
      <w:ins w:id="90913" w:author="Claude - סמנטי" w:date="2026-10-11T12:27:00Z">
        <w:r>
          <w:rPr>
            <w:rStyle w:val="afffff0"/>
            <w:rtl/>
          </w:rPr>
          <w:t xml:space="preserve">כָּל טָהוֹר בְּבֵיתְךָ יֹאכַל אוֹתוֹ</w:t>
        </w:r>
      </w:ins>
      <w:del w:id="90914" w:author="Claude - סמנטי" w:date="2026-10-11T12:27:00Z">
        <w:r w:rsidRPr="00664445">
          <w:rPr>
            <w:rStyle w:val="afffff0"/>
            <w:rtl/>
          </w:rPr>
          <w:delText xml:space="preserve">כל טהור בביתך יאכל אותו</w:delText>
        </w:r>
      </w:del>
      <w:r w:rsidRPr="00664445">
        <w:rPr>
          <w:rStyle w:val="afffff0"/>
          <w:rFonts w:hint="cs"/>
          <w:rtl/>
        </w:rPr>
        <w:t>'</w:t>
      </w:r>
      <w:r w:rsidRPr="00664445">
        <w:rPr>
          <w:rStyle w:val="afffff0"/>
          <w:rtl/>
        </w:rPr>
        <w:t>,</w:t>
      </w:r>
      <w:r>
        <w:rPr>
          <w:rtl/>
        </w:rPr>
        <w:t xml:space="preserve"> </w:t>
      </w:r>
      <w:ins w:id="96369" w:author="מנוע מכני" w:date="2026-10-11T12:04:40Z">
        <w:r>
          <w:rPr>
            <w:rtl/>
          </w:rPr>
          <w:t xml:space="preserve">ואם </w:t>
        </w:r>
      </w:ins>
      <w:del w:id="96370" w:author="מנוע מכני" w:date="2026-10-11T12:04:40Z">
        <w:r>
          <w:rPr>
            <w:rtl/>
          </w:rPr>
          <w:delText xml:space="preserve">ואי </w:delText>
        </w:r>
      </w:del>
      <w:r>
        <w:rPr>
          <w:rtl/>
        </w:rPr>
        <w:t xml:space="preserve">מנחות, לזכרי כהונה </w:t>
      </w:r>
      <w:r>
        <w:rPr>
          <w:rFonts w:hint="cs"/>
          <w:rtl/>
        </w:rPr>
        <w:t>נאכלים</w:t>
      </w:r>
    </w:p>
    <w:p>
      <w:pPr>
        <w:pStyle w:val="38"/>
        <w:rPr>
          <w:ins w:id="101331" w:author="מנוע מכני" w:date="2026-10-11T12:04:40Z"/>
        </w:rPr>
      </w:pPr>
      <w:del w:id="101330" w:author="מנוע מכני" w:date="2026-10-11T12:04:40Z">
        <w:r w:rsidRPr="00265E5E">
          <w:delText xml:space="preserve">•</w:delText>
        </w:r>
      </w:del>
      <w:r>
        <w:t xml:space="preserve"> </w:t>
      </w:r>
      <w:r>
        <w:t>אר</w:t>
      </w:r>
      <w:r>
        <w:t>"</w:t>
      </w:r>
      <w:r>
        <w:t>מ</w:t>
      </w:r>
      <w:r>
        <w:t xml:space="preserve"> </w:t>
      </w:r>
      <w:ins w:id="93575" w:author="מנוע מכני" w:date="2026-10-11T12:04:40Z">
        <w:r>
          <w:t xml:space="preserve">שני</w:t>
        </w:r>
      </w:ins>
      <w:del w:id="93576" w:author="מנוע מכני" w:date="2026-10-11T12:04:40Z">
        <w:r>
          <w:delText xml:space="preserve">תרי</w:delText>
        </w:r>
      </w:del>
      <w:r>
        <w:t xml:space="preserve"> קראי כתיבי:</w:t>
      </w:r>
    </w:p>
    <w:p w:rsidR="00DA63EC" w:rsidRDefault="00DA63EC" w:rsidP="00DA63EC">
      <w:pPr>
        <w:tabs>
          <w:tab w:val="center" w:pos="2835"/>
        </w:tabs>
        <w:rPr>
          <w:rtl/>
        </w:rPr>
      </w:pPr>
      <w:del w:id="101332" w:author="מנוע מכני" w:date="2026-10-11T12:04:40Z">
        <w:r w:rsidRPr="00A71A5E">
          <w:rPr>
            <w:rStyle w:val="afffff0"/>
            <w:rtl/>
          </w:rPr>
          <w:delText xml:space="preserve"> </w:delText>
        </w:r>
      </w:del>
      <w:r w:rsidRPr="00A71A5E">
        <w:rPr>
          <w:rStyle w:val="afffff0"/>
          <w:rFonts w:hint="cs"/>
          <w:rtl/>
        </w:rPr>
        <w:t>'</w:t>
      </w:r>
      <w:ins w:id="90917" w:author="Claude - סמנטי" w:date="2026-10-11T12:27:00Z">
        <w:r>
          <w:rPr>
            <w:rStyle w:val="afffff0"/>
            <w:rtl/>
          </w:rPr>
          <w:t xml:space="preserve">לְךָ יִהְיֶה</w:t>
        </w:r>
      </w:ins>
      <w:del w:id="90918" w:author="Claude - סמנטי" w:date="2026-10-11T12:27:00Z">
        <w:r w:rsidRPr="00A71A5E">
          <w:rPr>
            <w:rStyle w:val="afffff0"/>
            <w:rtl/>
          </w:rPr>
          <w:delText xml:space="preserve">לך יהיה</w:delText>
        </w:r>
      </w:del>
      <w:r w:rsidRPr="00A71A5E">
        <w:rPr>
          <w:rStyle w:val="afffff0"/>
          <w:rFonts w:hint="cs"/>
          <w:rtl/>
        </w:rPr>
        <w:t>'</w:t>
      </w:r>
      <w:r w:rsidRPr="00A71A5E">
        <w:rPr>
          <w:rStyle w:val="afffff0"/>
          <w:rtl/>
        </w:rPr>
        <w:t>,</w:t>
      </w:r>
      <w:r>
        <w:rPr>
          <w:rtl/>
        </w:rPr>
        <w:t xml:space="preserve"> וכתיב:</w:t>
      </w:r>
      <w:r w:rsidRPr="00A71A5E">
        <w:rPr>
          <w:rStyle w:val="afffff0"/>
          <w:rtl/>
        </w:rPr>
        <w:t xml:space="preserve"> </w:t>
      </w:r>
      <w:r w:rsidRPr="00A71A5E">
        <w:rPr>
          <w:rStyle w:val="afffff0"/>
          <w:rFonts w:hint="cs"/>
          <w:rtl/>
        </w:rPr>
        <w:t>'</w:t>
      </w:r>
      <w:ins w:id="90915" w:author="Claude - סמנטי" w:date="2026-10-11T12:27:00Z">
        <w:r>
          <w:rPr>
            <w:rStyle w:val="afffff0"/>
            <w:rtl/>
          </w:rPr>
          <w:t xml:space="preserve">כָּל טָהוֹר בְּבֵיתְךָ יֹאכַל אוֹתוֹ</w:t>
        </w:r>
      </w:ins>
      <w:del w:id="90916" w:author="Claude - סמנטי" w:date="2026-10-11T12:27:00Z">
        <w:r w:rsidRPr="00A71A5E">
          <w:rPr>
            <w:rStyle w:val="afffff0"/>
            <w:rtl/>
          </w:rPr>
          <w:delText xml:space="preserve">כל טהור בביתך יאכל אותו</w:delText>
        </w:r>
      </w:del>
      <w:r w:rsidRPr="00A71A5E">
        <w:rPr>
          <w:rStyle w:val="afffff0"/>
          <w:rFonts w:hint="cs"/>
          <w:rtl/>
        </w:rPr>
        <w:t>'</w:t>
      </w:r>
      <w:r w:rsidRPr="00A71A5E">
        <w:rPr>
          <w:rStyle w:val="afffff0"/>
          <w:rtl/>
        </w:rPr>
        <w:t>,</w:t>
      </w:r>
      <w:r>
        <w:rPr>
          <w:rtl/>
        </w:rPr>
        <w:t xml:space="preserve"> </w:t>
      </w:r>
    </w:p>
    <w:p w:rsidR="00DA63EC" w:rsidRDefault="00DA63EC" w:rsidP="00DA63EC">
      <w:pPr>
        <w:pStyle w:val="affffb"/>
        <w:rPr>
          <w:rtl/>
        </w:rPr>
      </w:pPr>
      <w:r>
        <w:rPr>
          <w:rtl/>
        </w:rPr>
        <w:t>- כאן בביכורים, כאן במנחות.</w:t>
      </w:r>
    </w:p>
    <w:p>
      <w:pPr>
        <w:pStyle w:val="38"/>
        <w:rPr>
          <w:ins w:id="101334" w:author="מנוע מכני" w:date="2026-10-11T12:04:40Z"/>
        </w:rPr>
      </w:pPr>
      <w:del w:id="101333" w:author="מנוע מכני" w:date="2026-10-11T12:04:40Z">
        <w:r w:rsidRPr="00265E5E">
          <w:delText xml:space="preserve">•</w:delText>
        </w:r>
      </w:del>
      <w:r>
        <w:t xml:space="preserve"> </w:t>
      </w:r>
      <w:r>
        <w:t xml:space="preserve">רב אשי:</w:t>
      </w:r>
    </w:p>
    <w:p w:rsidR="00DA63EC" w:rsidRDefault="00DA63EC" w:rsidP="00DA63EC">
      <w:pPr>
        <w:tabs>
          <w:tab w:val="center" w:pos="2835"/>
        </w:tabs>
        <w:rPr>
          <w:rtl/>
        </w:rPr>
      </w:pPr>
      <w:del w:id="101335" w:author="מנוע מכני" w:date="2026-10-11T12:04:40Z">
        <w:r>
          <w:rPr>
            <w:rtl/>
          </w:rPr>
          <w:delText xml:space="preserve"> </w:delText>
        </w:r>
      </w:del>
      <w:ins w:id="96623" w:author="מנוע מכני" w:date="2026-10-11T12:04:40Z">
        <w:r>
          <w:rPr>
            <w:rtl/>
          </w:rPr>
          <w:t xml:space="preserve">כולו</w:t>
        </w:r>
      </w:ins>
      <w:del w:id="96624" w:author="מנוע מכני" w:date="2026-10-11T12:04:40Z">
        <w:r>
          <w:rPr>
            <w:rtl/>
          </w:rPr>
          <w:delText xml:space="preserve">כוליה</w:delText>
        </w:r>
      </w:del>
      <w:r>
        <w:rPr>
          <w:rtl/>
        </w:rPr>
        <w:t xml:space="preserve"> במנחות, וסיפא דקרא אתאן ללחמי תודה.</w:t>
      </w:r>
    </w:p>
    <w:p>
      <w:pPr>
        <w:pStyle w:val="38"/>
        <w:rPr>
          <w:ins w:id="101336" w:author="מנוע מכני" w:date="2026-10-11T12:04:40Z"/>
        </w:rPr>
      </w:pPr>
      <w:ins w:id="90245" w:author="Claude - סמנטי" w:date="2026-10-11T12:27:00Z">
        <w:r>
          <w:t xml:space="preserve">במחלוקת</w:t>
        </w:r>
      </w:ins>
      <w:del w:id="90246" w:author="Claude - סמנטי" w:date="2026-10-11T12:27:00Z">
        <w:r>
          <w:delText xml:space="preserve">בפלוגתא</w:delText>
        </w:r>
      </w:del>
      <w:r>
        <w:t xml:space="preserve">,</w:t>
      </w:r>
      <w:r>
        <w:t xml:space="preserve"> דרי</w:t>
      </w:r>
      <w:r>
        <w:t>"</w:t>
      </w:r>
      <w:r>
        <w:t>ו</w:t>
      </w:r>
      <w:r>
        <w:t xml:space="preserve">:</w:t>
      </w:r>
    </w:p>
    <w:p w:rsidR="00DA63EC" w:rsidRDefault="00DA63EC" w:rsidP="00DA63EC">
      <w:pPr>
        <w:tabs>
          <w:tab w:val="center" w:pos="2835"/>
        </w:tabs>
        <w:rPr>
          <w:rtl/>
        </w:rPr>
      </w:pPr>
      <w:del w:id="101337" w:author="מנוע מכני" w:date="2026-10-11T12:04:40Z">
        <w:r>
          <w:rPr>
            <w:rtl/>
          </w:rPr>
          <w:delText xml:space="preserve"> </w:delText>
        </w:r>
      </w:del>
      <w:r>
        <w:rPr>
          <w:rtl/>
        </w:rPr>
        <w:t xml:space="preserve">אם הביא </w:t>
      </w:r>
      <w:r>
        <w:rPr>
          <w:rtl/>
        </w:rPr>
        <w:t xml:space="preserve">לא</w:t>
      </w:r>
      <w:r>
        <w:rPr>
          <w:rtl/>
        </w:rPr>
        <w:t xml:space="preserve"> קדש</w:t>
      </w:r>
      <w:ins w:id="95261" w:author="מנוע מכני" w:date="2026-10-11T12:04:40Z">
        <w:r>
          <w:rPr>
            <w:rtl/>
          </w:rPr>
          <w:t xml:space="preserve">,</w:t>
        </w:r>
      </w:ins>
      <w:del w:id="95262" w:author="מנוע מכני" w:date="2026-10-11T12:04:40Z">
        <w:r>
          <w:rPr>
            <w:rtl/>
          </w:rPr>
          <w:delText xml:space="preserve">;</w:delText>
        </w:r>
      </w:del>
      <w:ins w:id="95263" w:author="מנוע מכני" w:date="2026-10-11T12:04:40Z">
        <w:r>
          <w:rPr>
            <w:rtl/>
          </w:rPr>
          <w:t xml:space="preserve"> </w:t>
        </w:r>
      </w:ins>
      <w:del w:id="95264" w:author="מנוע מכני" w:date="2026-10-11T12:04:40Z">
        <w:r>
          <w:rPr>
            <w:rtl/>
          </w:rPr>
          <w:delText xml:space="preserve"> </w:delText>
        </w:r>
        <w:r>
          <w:rPr>
            <w:rFonts w:hint="cs"/>
            <w:rtl/>
          </w:rPr>
          <w:delText xml:space="preserve"> </w:delText>
        </w:r>
      </w:del>
      <w:r>
        <w:rPr>
          <w:rStyle w:val="2fb"/>
          <w:rFonts w:hint="cs"/>
          <w:rtl/>
        </w:rPr>
        <w:t xml:space="preserve">ור</w:t>
      </w:r>
      <w:r>
        <w:rPr>
          <w:rStyle w:val="2fb"/>
          <w:rtl/>
        </w:rPr>
        <w:t>"</w:t>
      </w:r>
      <w:r>
        <w:rPr>
          <w:rStyle w:val="2fb"/>
          <w:rFonts w:hint="cs"/>
          <w:rtl/>
        </w:rPr>
        <w:t>ל</w:t>
      </w:r>
      <w:r>
        <w:rPr>
          <w:rtl/>
        </w:rPr>
        <w:t>:</w:t>
      </w:r>
      <w:r w:rsidRPr="00A71A5E">
        <w:rPr>
          <w:rStyle w:val="afffff0"/>
          <w:rtl/>
        </w:rPr>
        <w:t xml:space="preserve"> </w:t>
      </w:r>
      <w:r w:rsidRPr="00A71A5E">
        <w:rPr>
          <w:rStyle w:val="afffff0"/>
          <w:rFonts w:hint="cs"/>
          <w:rtl/>
        </w:rPr>
        <w:t>'</w:t>
      </w:r>
      <w:r w:rsidRPr="00A71A5E">
        <w:rPr>
          <w:rStyle w:val="afffff0"/>
          <w:rtl/>
        </w:rPr>
        <w:t>אם הביא קדש</w:t>
      </w:r>
      <w:r w:rsidRPr="00A71A5E">
        <w:rPr>
          <w:rStyle w:val="afffff0"/>
          <w:rFonts w:hint="cs"/>
          <w:rtl/>
        </w:rPr>
        <w:t>'</w:t>
      </w:r>
      <w:r w:rsidRPr="00A71A5E">
        <w:rPr>
          <w:rStyle w:val="afffff0"/>
          <w:rtl/>
        </w:rPr>
        <w:t>,</w:t>
      </w:r>
      <w:r>
        <w:rPr>
          <w:rtl/>
        </w:rPr>
        <w:t xml:space="preserve"> נעשה ככחוש בקדשים.</w:t>
      </w:r>
    </w:p>
    <w:p w:rsidR="00DA63EC" w:rsidRDefault="00DA63EC" w:rsidP="00DA63EC">
      <w:pPr>
        <w:tabs>
          <w:tab w:val="center" w:pos="2835"/>
        </w:tabs>
        <w:rPr>
          <w:rtl/>
        </w:rPr>
      </w:pPr>
    </w:p>
    <w:p w:rsidR="00DA63EC" w:rsidRDefault="00DA63EC" w:rsidP="00DA63EC">
      <w:pPr>
        <w:tabs>
          <w:tab w:val="center" w:pos="2835"/>
        </w:tabs>
        <w:rPr>
          <w:rtl/>
        </w:rPr>
      </w:pPr>
      <w:r>
        <w:rPr>
          <w:rStyle w:val="2fb"/>
          <w:rFonts w:hint="cs"/>
          <w:rtl/>
        </w:rPr>
        <w:t>ל</w:t>
      </w:r>
      <w:r>
        <w:rPr>
          <w:rStyle w:val="2fb"/>
          <w:rtl/>
        </w:rPr>
        <w:t>ר"</w:t>
      </w:r>
      <w:r>
        <w:rPr>
          <w:rStyle w:val="2fb"/>
          <w:rFonts w:hint="cs"/>
          <w:rtl/>
        </w:rPr>
        <w:t xml:space="preserve">ל</w:t>
      </w:r>
      <w:r>
        <w:rPr>
          <w:rFonts w:hint="cs"/>
          <w:rtl/>
        </w:rPr>
        <w:t xml:space="preserve"> </w:t>
      </w:r>
      <w:r>
        <w:rPr>
          <w:rtl/>
        </w:rPr>
        <w:t xml:space="preserve">כדאמר טעמא, </w:t>
      </w:r>
    </w:p>
    <w:p w:rsidR="00DA63EC" w:rsidRPr="00E105BC" w:rsidRDefault="00DA63EC" w:rsidP="00DA63EC">
      <w:pPr>
        <w:tabs>
          <w:tab w:val="center" w:pos="2835"/>
        </w:tabs>
        <w:rPr>
          <w:spacing w:val="-2"/>
          <w:rtl/>
        </w:rPr>
      </w:pPr>
      <w:r w:rsidRPr="00E105BC">
        <w:rPr>
          <w:rStyle w:val="2fb"/>
          <w:rFonts w:hint="cs"/>
          <w:spacing w:val="-2"/>
          <w:rtl/>
        </w:rPr>
        <w:t>ולרי</w:t>
      </w:r>
      <w:r w:rsidRPr="00E105BC">
        <w:rPr>
          <w:rStyle w:val="2fb"/>
          <w:spacing w:val="-2"/>
          <w:rtl/>
        </w:rPr>
        <w:t>"</w:t>
      </w:r>
      <w:r w:rsidRPr="00E105BC">
        <w:rPr>
          <w:rStyle w:val="2fb"/>
          <w:rFonts w:hint="cs"/>
          <w:spacing w:val="-2"/>
          <w:rtl/>
        </w:rPr>
        <w:t>ו</w:t>
      </w:r>
      <w:r w:rsidRPr="00E105BC">
        <w:rPr>
          <w:spacing w:val="-2"/>
          <w:rtl/>
        </w:rPr>
        <w:t xml:space="preserve"> </w:t>
      </w:r>
      <w:r w:rsidRPr="00E105BC">
        <w:rPr>
          <w:rFonts w:hint="cs"/>
          <w:spacing w:val="-2"/>
          <w:rtl/>
        </w:rPr>
        <w:t>ראה ב</w:t>
      </w:r>
      <w:r w:rsidRPr="00E105BC">
        <w:rPr>
          <w:spacing w:val="-2"/>
          <w:rtl/>
        </w:rPr>
        <w:t xml:space="preserve">חלום, </w:t>
      </w:r>
      <w:ins w:id="91893" w:author="מנוע מכני" w:date="2026-10-11T12:04:40Z">
        <w:r>
          <w:rPr>
            <w:spacing w:val="-2"/>
            <w:rtl/>
          </w:rPr>
          <w:t xml:space="preserve">דבר</w:t>
        </w:r>
      </w:ins>
      <w:del w:id="91894" w:author="מנוע מכני" w:date="2026-10-11T12:04:40Z">
        <w:r w:rsidRPr="00E105BC">
          <w:rPr>
            <w:spacing w:val="-2"/>
            <w:rtl/>
          </w:rPr>
          <w:delText xml:space="preserve">מילתא</w:delText>
        </w:r>
      </w:del>
      <w:r w:rsidRPr="00E105BC">
        <w:rPr>
          <w:spacing w:val="-2"/>
          <w:rtl/>
        </w:rPr>
        <w:t xml:space="preserve"> </w:t>
      </w:r>
      <w:ins w:id="96625" w:author="מנוע מכני" w:date="2026-10-11T12:04:40Z">
        <w:r>
          <w:rPr>
            <w:spacing w:val="-2"/>
            <w:rtl/>
          </w:rPr>
          <w:t xml:space="preserve">מעולה</w:t>
        </w:r>
      </w:ins>
      <w:del w:id="96626" w:author="מנוע מכני" w:date="2026-10-11T12:04:40Z">
        <w:r w:rsidRPr="00E105BC">
          <w:rPr>
            <w:spacing w:val="-2"/>
            <w:rtl/>
          </w:rPr>
          <w:delText xml:space="preserve">מעלייתא</w:delText>
        </w:r>
      </w:del>
      <w:r w:rsidRPr="00E105BC">
        <w:rPr>
          <w:spacing w:val="-2"/>
          <w:rtl/>
        </w:rPr>
        <w:t xml:space="preserve"> אמינא,</w:t>
      </w:r>
      <w:r w:rsidRPr="00E105BC">
        <w:rPr>
          <w:rStyle w:val="afffff0"/>
          <w:spacing w:val="-2"/>
          <w:rtl/>
        </w:rPr>
        <w:t xml:space="preserve"> </w:t>
      </w:r>
      <w:r w:rsidRPr="00E105BC">
        <w:rPr>
          <w:rStyle w:val="afffff0"/>
          <w:rFonts w:hint="cs"/>
          <w:spacing w:val="-2"/>
          <w:rtl/>
        </w:rPr>
        <w:t>'</w:t>
      </w:r>
      <w:ins w:id="90921" w:author="Claude - סמנטי" w:date="2026-10-11T12:27:00Z">
        <w:r>
          <w:rPr>
            <w:rStyle w:val="afffff0"/>
            <w:spacing w:val="-2"/>
            <w:rtl/>
          </w:rPr>
          <w:t xml:space="preserve">מֵרֵאשִׁית</w:t>
        </w:r>
      </w:ins>
      <w:del w:id="90922" w:author="Claude - סמנטי" w:date="2026-10-11T12:27:00Z">
        <w:r w:rsidRPr="00E105BC">
          <w:rPr>
            <w:rStyle w:val="afffff0"/>
            <w:spacing w:val="-2"/>
            <w:rtl/>
          </w:rPr>
          <w:delText xml:space="preserve">מראשית</w:delText>
        </w:r>
      </w:del>
      <w:r w:rsidRPr="00E105BC">
        <w:rPr>
          <w:rStyle w:val="afffff0"/>
          <w:rFonts w:hint="cs"/>
          <w:spacing w:val="-2"/>
          <w:rtl/>
        </w:rPr>
        <w:t>'</w:t>
      </w:r>
      <w:r w:rsidRPr="00E105BC">
        <w:rPr>
          <w:rStyle w:val="afffff0"/>
          <w:spacing w:val="-2"/>
          <w:rtl/>
        </w:rPr>
        <w:t xml:space="preserve"> </w:t>
      </w:r>
      <w:r w:rsidRPr="00E105BC">
        <w:rPr>
          <w:spacing w:val="-2"/>
          <w:rtl/>
        </w:rPr>
        <w:t>- ולא כל ראשית,</w:t>
      </w:r>
      <w:r w:rsidRPr="00E105BC">
        <w:rPr>
          <w:rStyle w:val="afffff0"/>
          <w:spacing w:val="-2"/>
          <w:rtl/>
        </w:rPr>
        <w:t xml:space="preserve"> </w:t>
      </w:r>
      <w:r w:rsidRPr="00E105BC">
        <w:rPr>
          <w:rStyle w:val="afffff0"/>
          <w:rFonts w:hint="cs"/>
          <w:spacing w:val="-2"/>
          <w:rtl/>
        </w:rPr>
        <w:t>'</w:t>
      </w:r>
      <w:ins w:id="90919" w:author="Claude - סמנטי" w:date="2026-10-11T12:27:00Z">
        <w:r>
          <w:rPr>
            <w:rStyle w:val="afffff0"/>
            <w:spacing w:val="-2"/>
            <w:rtl/>
          </w:rPr>
          <w:t xml:space="preserve">מֵאַרְצְךָ</w:t>
        </w:r>
      </w:ins>
      <w:del w:id="90920" w:author="Claude - סמנטי" w:date="2026-10-11T12:27:00Z">
        <w:r w:rsidRPr="00E105BC">
          <w:rPr>
            <w:rStyle w:val="afffff0"/>
            <w:spacing w:val="-2"/>
            <w:rtl/>
          </w:rPr>
          <w:delText xml:space="preserve">מארצך</w:delText>
        </w:r>
      </w:del>
      <w:r w:rsidRPr="00E105BC">
        <w:rPr>
          <w:rStyle w:val="afffff0"/>
          <w:rFonts w:hint="cs"/>
          <w:spacing w:val="-2"/>
          <w:rtl/>
        </w:rPr>
        <w:t>'</w:t>
      </w:r>
      <w:r w:rsidRPr="00E105BC">
        <w:rPr>
          <w:rStyle w:val="afffff0"/>
          <w:spacing w:val="-2"/>
          <w:rtl/>
        </w:rPr>
        <w:t xml:space="preserve"> </w:t>
      </w:r>
      <w:r w:rsidRPr="00E105BC">
        <w:rPr>
          <w:spacing w:val="-2"/>
          <w:rtl/>
        </w:rPr>
        <w:t>- ולא כל ארצך.</w:t>
      </w:r>
    </w:p>
    <w:p w:rsidR="00DA63EC" w:rsidRDefault="00DA63EC" w:rsidP="00DA63EC">
      <w:pPr>
        <w:tabs>
          <w:tab w:val="center" w:pos="2835"/>
        </w:tabs>
        <w:rPr>
          <w:rtl/>
        </w:rPr>
      </w:pPr>
      <w:r>
        <w:rPr>
          <w:rStyle w:val="2fb"/>
          <w:rFonts w:hint="cs"/>
          <w:rtl/>
        </w:rPr>
        <w:t>ור</w:t>
      </w:r>
      <w:r>
        <w:rPr>
          <w:rStyle w:val="2fb"/>
          <w:rtl/>
        </w:rPr>
        <w:t>"</w:t>
      </w:r>
      <w:r>
        <w:rPr>
          <w:rStyle w:val="2fb"/>
          <w:rFonts w:hint="cs"/>
          <w:rtl/>
        </w:rPr>
        <w:t xml:space="preserve">ל</w:t>
      </w:r>
      <w:r>
        <w:rPr>
          <w:rFonts w:hint="cs"/>
          <w:rtl/>
        </w:rPr>
        <w:t xml:space="preserve"> </w:t>
      </w:r>
      <w:ins w:id="93577" w:author="מנוע מכני" w:date="2026-10-11T12:04:40Z">
        <w:r>
          <w:rPr>
            <w:rtl/>
          </w:rPr>
          <w:t xml:space="preserve">זה</w:t>
        </w:r>
      </w:ins>
      <w:del w:id="93578" w:author="מנוע מכני" w:date="2026-10-11T12:04:40Z">
        <w:r>
          <w:rPr>
            <w:rtl/>
          </w:rPr>
          <w:delText xml:space="preserve">האי</w:delText>
        </w:r>
      </w:del>
      <w:r>
        <w:rPr>
          <w:rtl/>
        </w:rPr>
        <w:t xml:space="preserve"> ארצך</w:t>
      </w:r>
      <w:ins w:id="95265" w:author="מנוע מכני" w:date="2026-10-11T12:04:40Z">
        <w:r>
          <w:rPr>
            <w:rtl/>
          </w:rPr>
          <w:t xml:space="preserve"> </w:t>
        </w:r>
      </w:ins>
      <w:del w:id="95266" w:author="מנוע מכני" w:date="2026-10-11T12:04:40Z">
        <w:r>
          <w:rPr>
            <w:rtl/>
          </w:rPr>
          <w:delText xml:space="preserve"> </w:delText>
        </w:r>
        <w:r>
          <w:rPr>
            <w:rFonts w:hint="cs"/>
            <w:rtl/>
          </w:rPr>
          <w:delText xml:space="preserve"> </w:delText>
        </w:r>
      </w:del>
      <w:ins w:id="97643" w:author="מנוע מכני" w:date="2026-10-11T12:04:40Z">
        <w:r>
          <w:rPr>
            <w:rFonts w:hint="cs"/>
            <w:rtl/>
          </w:rPr>
          <w:t xml:space="preserve">צריך</w:t>
        </w:r>
      </w:ins>
      <w:del w:id="97644" w:author="מנוע מכני" w:date="2026-10-11T12:04:40Z">
        <w:r>
          <w:rPr>
            <w:rFonts w:hint="cs"/>
            <w:rtl/>
          </w:rPr>
          <w:delText xml:space="preserve">מיבעי</w:delText>
        </w:r>
      </w:del>
      <w:r>
        <w:rPr>
          <w:rFonts w:hint="cs"/>
          <w:rtl/>
        </w:rPr>
        <w:t xml:space="preserve"> </w:t>
      </w:r>
      <w:r>
        <w:rPr>
          <w:rtl/>
        </w:rPr>
        <w:t xml:space="preserve">לכדתניא, </w:t>
      </w:r>
      <w:r>
        <w:rPr>
          <w:rStyle w:val="2fb"/>
          <w:rtl/>
        </w:rPr>
        <w:t xml:space="preserve">ר"</w:t>
      </w:r>
      <w:r>
        <w:rPr>
          <w:rStyle w:val="2fb"/>
          <w:rFonts w:hint="cs"/>
          <w:rtl/>
        </w:rPr>
        <w:t xml:space="preserve">ג</w:t>
      </w:r>
      <w:r>
        <w:rPr>
          <w:rFonts w:hint="cs"/>
          <w:rtl/>
        </w:rPr>
        <w:t xml:space="preserve"> ברבי</w:t>
      </w:r>
      <w:r>
        <w:rPr>
          <w:rtl/>
        </w:rPr>
        <w:t>: מה להלן שבח ארץ, אף כאן שבח ארץ.</w:t>
      </w:r>
    </w:p>
    <w:p w:rsidR="00DA63EC" w:rsidRDefault="00DA63EC" w:rsidP="00DA63EC">
      <w:pPr>
        <w:tabs>
          <w:tab w:val="center" w:pos="2835"/>
        </w:tabs>
        <w:rPr>
          <w:rtl/>
        </w:rPr>
      </w:pPr>
      <w:r>
        <w:rPr>
          <w:rtl/>
        </w:rPr>
        <w:t>ואידך? ארץ מארץ.</w:t>
      </w:r>
    </w:p>
    <w:p>
      <w:pPr>
        <w:pStyle w:val="38"/>
        <w:rPr>
          <w:ins w:id="101338" w:author="מנוע מכני" w:date="2026-10-11T12:04:40Z"/>
        </w:rPr>
      </w:pPr>
      <w:r>
        <w:t xml:space="preserve">ואידך?</w:t>
      </w:r>
    </w:p>
    <w:p w:rsidR="00DA63EC" w:rsidRDefault="00DA63EC" w:rsidP="00DA63EC">
      <w:pPr>
        <w:tabs>
          <w:tab w:val="center" w:pos="2835"/>
        </w:tabs>
        <w:rPr>
          <w:rtl/>
        </w:rPr>
      </w:pPr>
      <w:del w:id="101339" w:author="מנוע מכני" w:date="2026-10-11T12:04:40Z">
        <w:r>
          <w:rPr>
            <w:rtl/>
          </w:rPr>
          <w:delText xml:space="preserve"> </w:delText>
        </w:r>
      </w:del>
      <w:r>
        <w:rPr>
          <w:rtl/>
        </w:rPr>
        <w:t xml:space="preserve">ארץ מארץ </w:t>
      </w:r>
      <w:r>
        <w:rPr>
          <w:rtl/>
        </w:rPr>
        <w:t xml:space="preserve">לא</w:t>
      </w:r>
      <w:r>
        <w:rPr>
          <w:rtl/>
        </w:rPr>
        <w:t xml:space="preserve"> משמע </w:t>
      </w:r>
      <w:ins w:id="93579" w:author="מנוע מכני" w:date="2026-10-11T12:04:40Z">
        <w:r>
          <w:rPr>
            <w:rtl/>
          </w:rPr>
          <w:t xml:space="preserve">לו</w:t>
        </w:r>
      </w:ins>
      <w:del w:id="93580" w:author="מנוע מכני" w:date="2026-10-11T12:04:40Z">
        <w:r>
          <w:rPr>
            <w:rtl/>
          </w:rPr>
          <w:delText xml:space="preserve">ליה</w:delText>
        </w:r>
      </w:del>
      <w:r>
        <w:rPr>
          <w:rtl/>
        </w:rPr>
        <w:t xml:space="preserve">.</w:t>
      </w:r>
    </w:p>
    <w:p w:rsidR="00DA63EC" w:rsidRDefault="00DA63EC" w:rsidP="00DA63EC">
      <w:pPr>
        <w:tabs>
          <w:tab w:val="center" w:pos="2835"/>
        </w:tabs>
        <w:rPr>
          <w:rtl/>
        </w:rPr>
      </w:pPr>
    </w:p>
    <w:p>
      <w:pPr>
        <w:pStyle w:val="afffff8"/>
        <w:rPr>
          <w:ins w:id="90225" w:author="קלוד" w:date="2026-10-11T12:32:08Z"/>
        </w:rPr>
      </w:pPr>
      <w:ins w:id="90226" w:author="קלוד" w:date="2026-10-11T12:32:08Z">
        <w:r>
          <w:rPr>
            <w:color w:val="7B3F00"/>
          </w:rPr>
          <w:t xml:space="preserve">ביכורים משבגג ושבעציץ - מביא וקורא או אינו קורא</w:t>
        </w:r>
      </w:ins>
    </w:p>
    <w:p>
      <w:pPr>
        <w:pStyle w:val="38"/>
        <w:rPr>
          <w:ins w:id="101341" w:author="מנוע מכני" w:date="2026-10-11T12:04:40Z"/>
        </w:rPr>
      </w:pPr>
      <w:del w:id="101340" w:author="מנוע מכני" w:date="2026-10-11T12:04:40Z">
        <w:r w:rsidRPr="00265E5E">
          <w:delText xml:space="preserve">•</w:delText>
        </w:r>
      </w:del>
      <w:r>
        <w:t xml:space="preserve"> </w:t>
      </w:r>
      <w:r w:rsidRPr="0088221F">
        <w:t xml:space="preserve">תני </w:t>
      </w:r>
      <w:ins w:id="93581" w:author="מנוע מכני" w:date="2026-10-11T12:04:40Z">
        <w:r>
          <w:t xml:space="preserve">אחת</w:t>
        </w:r>
      </w:ins>
      <w:del w:id="93582" w:author="מנוע מכני" w:date="2026-10-11T12:04:40Z">
        <w:r w:rsidRPr="0088221F">
          <w:delText xml:space="preserve">חדא</w:delText>
        </w:r>
      </w:del>
      <w:r w:rsidRPr="0088221F">
        <w:t xml:space="preserve">:</w:t>
      </w:r>
    </w:p>
    <w:p w:rsidR="00DA63EC" w:rsidRDefault="00DA63EC" w:rsidP="00DA63EC">
      <w:pPr>
        <w:tabs>
          <w:tab w:val="center" w:pos="2835"/>
        </w:tabs>
        <w:rPr>
          <w:rtl/>
        </w:rPr>
      </w:pPr>
      <w:del w:id="101342" w:author="מנוע מכני" w:date="2026-10-11T12:04:40Z">
        <w:r>
          <w:rPr>
            <w:rtl/>
          </w:rPr>
          <w:delText xml:space="preserve"> </w:delText>
        </w:r>
      </w:del>
      <w:r>
        <w:rPr>
          <w:rtl/>
        </w:rPr>
        <w:t xml:space="preserve">שבגג ושבחורבה שבעציץ ושבספינה - מביא וקורא, </w:t>
      </w:r>
    </w:p>
    <w:p>
      <w:pPr>
        <w:pStyle w:val="38"/>
        <w:rPr>
          <w:ins w:id="101343" w:author="מנוע מכני" w:date="2026-10-11T12:04:40Z"/>
        </w:rPr>
      </w:pPr>
      <w:del w:id="90220" w:author="מנוע מכני" w:date="2026-10-11T12:04:40Z">
        <w:r>
          <w:delText xml:space="preserve">   </w:delText>
        </w:r>
      </w:del>
      <w:r w:rsidRPr="0088221F">
        <w:t>ותניא אידך:</w:t>
      </w:r>
    </w:p>
    <w:p w:rsidR="00DA63EC" w:rsidRDefault="00DA63EC" w:rsidP="00DA63EC">
      <w:pPr>
        <w:tabs>
          <w:tab w:val="center" w:pos="2835"/>
        </w:tabs>
        <w:rPr>
          <w:rtl/>
        </w:rPr>
      </w:pPr>
      <w:del w:id="101344" w:author="מנוע מכני" w:date="2026-10-11T12:04:40Z">
        <w:r>
          <w:rPr>
            <w:rtl/>
          </w:rPr>
          <w:delText xml:space="preserve"> </w:delText>
        </w:r>
      </w:del>
      <w:r>
        <w:rPr>
          <w:rtl/>
        </w:rPr>
        <w:t xml:space="preserve">מביא ואינו קורא</w:t>
      </w:r>
      <w:ins w:id="95267" w:author="מנוע מכני" w:date="2026-10-11T12:04:40Z">
        <w:r>
          <w:rPr>
            <w:rtl/>
          </w:rPr>
          <w:t xml:space="preserve">,</w:t>
        </w:r>
      </w:ins>
      <w:del w:id="95268" w:author="מנוע מכני" w:date="2026-10-11T12:04:40Z">
        <w:r>
          <w:rPr>
            <w:rtl/>
          </w:rPr>
          <w:delText xml:space="preserve">;</w:delText>
        </w:r>
      </w:del>
      <w:r>
        <w:rPr>
          <w:rtl/>
        </w:rPr>
        <w:t xml:space="preserve"> </w:t>
      </w:r>
    </w:p>
    <w:p>
      <w:pPr>
        <w:pStyle w:val="38"/>
        <w:rPr>
          <w:ins w:id="101345" w:author="מנוע מכני" w:date="2026-10-11T12:04:40Z"/>
        </w:rPr>
      </w:pPr>
      <w:r w:rsidRPr="0088221F">
        <w:t>לר</w:t>
      </w:r>
      <w:r>
        <w:t>"</w:t>
      </w:r>
      <w:r w:rsidRPr="0088221F">
        <w:t>ל</w:t>
      </w:r>
      <w:r>
        <w:t xml:space="preserve">:</w:t>
      </w:r>
    </w:p>
    <w:p w:rsidR="00DA63EC" w:rsidRDefault="00DA63EC" w:rsidP="00DA63EC">
      <w:pPr>
        <w:tabs>
          <w:tab w:val="center" w:pos="2835"/>
        </w:tabs>
        <w:rPr>
          <w:rtl/>
        </w:rPr>
      </w:pPr>
      <w:ins w:id="95269" w:author="מנוע מכני" w:date="2026-10-11T12:04:40Z">
        <w:del w:id="101346" w:author="מנוע מכני" w:date="2026-10-11T12:04:40Z">
          <w:r>
            <w:rPr>
              <w:rFonts w:hint="cs"/>
              <w:rtl/>
            </w:rPr>
            <w:delText xml:space="preserve"> </w:delText>
          </w:r>
        </w:del>
      </w:ins>
      <w:del w:id="95270" w:author="מנוע מכני" w:date="2026-10-11T12:04:40Z">
        <w:r>
          <w:rPr>
            <w:rFonts w:hint="cs"/>
            <w:rtl/>
          </w:rPr>
          <w:delText xml:space="preserve">  </w:delText>
        </w:r>
      </w:del>
      <w:r>
        <w:rPr>
          <w:rtl/>
        </w:rPr>
        <w:t xml:space="preserve">גג אגג </w:t>
      </w:r>
      <w:r>
        <w:rPr>
          <w:rtl/>
        </w:rPr>
        <w:t xml:space="preserve">ל"ק</w:t>
      </w:r>
      <w:r>
        <w:rPr>
          <w:rtl/>
        </w:rPr>
        <w:t xml:space="preserve">: הא בגג דמערה, הא בגג דבית, </w:t>
      </w:r>
    </w:p>
    <w:p>
      <w:pPr>
        <w:pStyle w:val="38"/>
        <w:rPr>
          <w:ins w:id="101347" w:author="מנוע מכני" w:date="2026-10-11T12:04:40Z"/>
        </w:rPr>
      </w:pPr>
      <w:r>
        <w:tab/>
        <w:t xml:space="preserve">חורבה אחורבה </w:t>
      </w:r>
      <w:r>
        <w:tab/>
        <w:t xml:space="preserve">ל"ק</w:t>
      </w:r>
      <w:del w:id="103737" w:author="Claude" w:date="2026-10-11T09:07:48Z">
        <w:r>
          <w:delText xml:space="preserve">	</w:delText>
        </w:r>
      </w:del>
      <w:r>
        <w:t xml:space="preserve">:</w:t>
      </w:r>
    </w:p>
    <w:p w:rsidR="00DA63EC" w:rsidRDefault="00DA63EC" w:rsidP="00DA63EC">
      <w:pPr>
        <w:tabs>
          <w:tab w:val="center" w:pos="2835"/>
        </w:tabs>
        <w:rPr>
          <w:rtl/>
        </w:rPr>
      </w:pPr>
      <w:del w:id="101348" w:author="מנוע מכני" w:date="2026-10-11T12:04:40Z">
        <w:r>
          <w:rPr>
            <w:rtl/>
          </w:rPr>
          <w:tab/>
          <w:delText xml:space="preserve"> </w:delText>
        </w:r>
      </w:del>
      <w:r>
        <w:rPr>
          <w:rtl/>
        </w:rPr>
        <w:tab/>
        <w:t xml:space="preserve">כאן בחורבה עבודה, כאן בחורבה שאינה עבודה, </w:t>
      </w:r>
    </w:p>
    <w:p w:rsidR="00DA63EC" w:rsidRDefault="00DA63EC" w:rsidP="00DA63EC">
      <w:pPr>
        <w:tabs>
          <w:tab w:val="center" w:pos="2835"/>
        </w:tabs>
        <w:rPr>
          <w:rtl/>
        </w:rPr>
      </w:pPr>
      <w:r>
        <w:rPr>
          <w:rtl/>
        </w:rPr>
        <w:tab/>
        <w:t xml:space="preserve">עציץ אעציץ </w:t>
      </w:r>
      <w:r>
        <w:rPr>
          <w:rtl/>
        </w:rPr>
        <w:tab/>
        <w:t xml:space="preserve">ל"ק</w:t>
      </w:r>
      <w:del w:id="103738" w:author="Claude" w:date="2026-10-11T09:07:48Z">
        <w:r>
          <w:rPr>
            <w:rtl/>
          </w:rPr>
          <w:delText xml:space="preserve">	</w:delText>
        </w:r>
      </w:del>
      <w:r>
        <w:rPr>
          <w:rtl/>
        </w:rPr>
        <w:t xml:space="preserve">: כאן בנקובה, כאן בשאינו נקובה, </w:t>
      </w:r>
    </w:p>
    <w:p w:rsidR="00DA63EC" w:rsidRDefault="00DA63EC" w:rsidP="00DA63EC">
      <w:pPr>
        <w:tabs>
          <w:tab w:val="center" w:pos="2835"/>
        </w:tabs>
        <w:rPr>
          <w:rtl/>
        </w:rPr>
      </w:pPr>
      <w:r>
        <w:rPr>
          <w:rtl/>
        </w:rPr>
        <w:tab/>
        <w:t xml:space="preserve">ספינה אספינה </w:t>
      </w:r>
      <w:r>
        <w:rPr>
          <w:rtl/>
        </w:rPr>
        <w:tab/>
        <w:t xml:space="preserve">ל"ק</w:t>
      </w:r>
      <w:del w:id="103739" w:author="Claude" w:date="2026-10-11T09:07:48Z">
        <w:r>
          <w:rPr>
            <w:rtl/>
          </w:rPr>
          <w:delText xml:space="preserve">	</w:delText>
        </w:r>
      </w:del>
      <w:r>
        <w:rPr>
          <w:rtl/>
        </w:rPr>
        <w:t xml:space="preserve">: כאן בספינה של עץ, כאן בספינה של חרס</w:t>
      </w:r>
      <w:ins w:id="95271" w:author="מנוע מכני" w:date="2026-10-11T12:04:40Z">
        <w:r>
          <w:rPr>
            <w:rtl/>
          </w:rPr>
          <w:t xml:space="preserve">,</w:t>
        </w:r>
      </w:ins>
      <w:del w:id="95272"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p>
    <w:p w:rsidR="00DA63EC" w:rsidRDefault="00DA63EC" w:rsidP="00DA63EC">
      <w:pPr>
        <w:pStyle w:val="afff3"/>
        <w:framePr w:wrap="around"/>
        <w:rPr>
          <w:rtl/>
        </w:rPr>
      </w:pPr>
      <w:r>
        <w:rPr>
          <w:rFonts w:hint="cs"/>
          <w:rtl/>
        </w:rPr>
        <w:t>פה.</w:t>
      </w:r>
    </w:p>
    <w:p w:rsidR="00DA63EC" w:rsidRDefault="00DA63EC" w:rsidP="00DA63EC">
      <w:pPr>
        <w:tabs>
          <w:tab w:val="center" w:pos="2835"/>
        </w:tabs>
        <w:rPr>
          <w:rtl/>
        </w:rPr>
      </w:pPr>
      <w:r>
        <w:rPr>
          <w:rFonts w:hint="cs"/>
          <w:rtl/>
        </w:rPr>
        <w:t xml:space="preserve">וגם </w:t>
      </w:r>
      <w:r>
        <w:rPr>
          <w:rStyle w:val="2fb"/>
          <w:rFonts w:hint="cs"/>
          <w:rtl/>
        </w:rPr>
        <w:t xml:space="preserve">לרי</w:t>
      </w:r>
      <w:r>
        <w:rPr>
          <w:rStyle w:val="2fb"/>
          <w:rtl/>
        </w:rPr>
        <w:t>"</w:t>
      </w:r>
      <w:r>
        <w:rPr>
          <w:rStyle w:val="2fb"/>
          <w:rFonts w:hint="cs"/>
          <w:rtl/>
        </w:rPr>
        <w:t xml:space="preserve">ו</w:t>
      </w:r>
      <w:r>
        <w:rPr>
          <w:rFonts w:hint="cs"/>
          <w:rtl/>
        </w:rPr>
        <w:t xml:space="preserve"> </w:t>
      </w:r>
      <w:r>
        <w:rPr>
          <w:rFonts w:hint="cs"/>
          <w:rtl/>
        </w:rPr>
        <w:t xml:space="preserve">לא</w:t>
      </w:r>
      <w:r>
        <w:rPr>
          <w:rFonts w:hint="cs"/>
          <w:rtl/>
        </w:rPr>
        <w:t xml:space="preserve"> </w:t>
      </w:r>
      <w:ins w:id="95877" w:author="מנוע מכני" w:date="2026-10-11T12:04:40Z">
        <w:r>
          <w:rPr>
            <w:rFonts w:hint="cs"/>
            <w:rtl/>
          </w:rPr>
          <w:t xml:space="preserve">קשה</w:t>
        </w:r>
      </w:ins>
      <w:del w:id="95878" w:author="מנוע מכני" w:date="2026-10-11T12:04:40Z">
        <w:r>
          <w:rPr>
            <w:rFonts w:hint="cs"/>
            <w:rtl/>
          </w:rPr>
          <w:delText xml:space="preserve">קשיא</w:delText>
        </w:r>
      </w:del>
      <w:r>
        <w:rPr>
          <w:rFonts w:hint="cs"/>
          <w:rtl/>
        </w:rPr>
        <w:t xml:space="preserve"> דתנאי היא</w:t>
      </w:r>
      <w:ins w:id="95273" w:author="מנוע מכני" w:date="2026-10-11T12:04:40Z">
        <w:r>
          <w:rPr>
            <w:rFonts w:hint="cs"/>
            <w:rtl/>
          </w:rPr>
          <w:t xml:space="preserve"> </w:t>
        </w:r>
      </w:ins>
      <w:del w:id="95274" w:author="מנוע מכני" w:date="2026-10-11T12:04:40Z">
        <w:r>
          <w:rPr>
            <w:rFonts w:hint="cs"/>
            <w:rtl/>
          </w:rPr>
          <w:delText xml:space="preserve"> </w:delText>
        </w:r>
        <w:r>
          <w:rPr>
            <w:rtl/>
          </w:rPr>
          <w:delText xml:space="preserve"> </w:delText>
        </w:r>
      </w:del>
      <w:r>
        <w:rPr>
          <w:rtl/>
        </w:rPr>
        <w:t xml:space="preserve">דתניא</w:t>
      </w:r>
      <w:r>
        <w:rPr>
          <w:rtl/>
        </w:rPr>
        <w:t xml:space="preserve">: שבגג ושבחורבה - מביא וקורא, שבעציץ ושבספינה - אינו מביא כל עיקר.</w:t>
      </w:r>
    </w:p>
    <w:p w:rsidR="00DA63EC" w:rsidRDefault="00DA63EC" w:rsidP="00DA63EC">
      <w:pPr>
        <w:pStyle w:val="affffd"/>
        <w:rPr>
          <w:del w:id="90095" w:author="מנוע עיצוב" w:date="2026-10-11T12:09:26Z"/>
          <w:rtl/>
        </w:rPr>
      </w:pPr>
      <w:del w:id="90094" w:author="מנוע עיצוב" w:date="2026-10-11T12:09:26Z">
        <w:r>
          <w:rPr>
            <w:rtl/>
          </w:rPr>
          <w:delText xml:space="preserve">׹</w:delText>
        </w:r>
      </w:del>
    </w:p>
    <w:p w:rsidR="00DA63EC" w:rsidRDefault="00DA63EC" w:rsidP="00DA63EC">
      <w:pPr>
        <w:pStyle w:val="affff1"/>
        <w:ind w:end="0"/>
        <w:rPr>
          <w:rtl/>
        </w:rPr>
        <w:pPrChange w:id="20081" w:author="קלוד" w:date="2026-10-11T09:07:26Z">
          <w:pPr>
            <w:pStyle w:val="affff1"/>
            <w:rPr>
              <w:rtl/>
            </w:rPr>
          </w:pPr>
        </w:pPrChange>
      </w:pPr>
      <w:ins w:id="9845" w:author="מספור קטעי משנה" w:date="2026-10-11T09:35:12Z">
        <w:r>
          <w:rPr>
            <w:rStyle w:val="MisparKeta"/>
          </w:rPr>
          <w:t xml:space="preserve">א. </w:t>
        </w:r>
      </w:ins>
      <w:r>
        <w:rPr>
          <w:rtl/>
        </w:rPr>
        <w:t>וכולן אינן באות אלא מן המובחר כו'.</w:t>
      </w:r>
    </w:p>
    <w:p>
      <w:pPr>
        <w:pStyle w:val="38"/>
        <w:rPr>
          <w:ins w:id="101349" w:author="מנוע מכני" w:date="2026-10-11T12:04:40Z"/>
        </w:rPr>
      </w:pPr>
      <w:ins w:id="91895" w:author="מנוע מכני" w:date="2026-10-11T12:04:40Z">
        <w:r>
          <w:t xml:space="preserve">אמרו</w:t>
        </w:r>
      </w:ins>
      <w:del w:id="91896" w:author="מנוע מכני" w:date="2026-10-11T12:04:40Z">
        <w:r>
          <w:delText xml:space="preserve">אמרי</w:delText>
        </w:r>
      </w:del>
      <w:r>
        <w:t xml:space="preserve"> </w:t>
      </w:r>
      <w:ins w:id="93583" w:author="מנוע מכני" w:date="2026-10-11T12:04:40Z">
        <w:r>
          <w:t xml:space="preserve">לו</w:t>
        </w:r>
      </w:ins>
      <w:del w:id="93584" w:author="מנוע מכני" w:date="2026-10-11T12:04:40Z">
        <w:r>
          <w:delText xml:space="preserve">ליה</w:delText>
        </w:r>
      </w:del>
      <w:r>
        <w:t xml:space="preserve"> יוחנא וממרא למשה:</w:t>
      </w:r>
    </w:p>
    <w:p w:rsidR="00DA63EC" w:rsidRDefault="00DA63EC" w:rsidP="00DA63EC">
      <w:pPr>
        <w:tabs>
          <w:tab w:val="center" w:pos="2835"/>
        </w:tabs>
        <w:rPr>
          <w:rtl/>
        </w:rPr>
      </w:pPr>
      <w:del w:id="101350" w:author="מנוע מכני" w:date="2026-10-11T12:04:40Z">
        <w:r>
          <w:rPr>
            <w:rtl/>
          </w:rPr>
          <w:delText xml:space="preserve"> </w:delText>
        </w:r>
      </w:del>
      <w:r>
        <w:rPr>
          <w:rtl/>
        </w:rPr>
        <w:t xml:space="preserve">תבן אתה מכניס לעפריים? </w:t>
      </w:r>
      <w:r>
        <w:rPr>
          <w:rtl/>
        </w:rPr>
        <w:t xml:space="preserve">אמר</w:t>
      </w:r>
      <w:r>
        <w:rPr>
          <w:rtl/>
        </w:rPr>
        <w:t xml:space="preserve"> לה</w:t>
      </w:r>
      <w:r>
        <w:rPr>
          <w:rFonts w:hint="cs"/>
          <w:rtl/>
        </w:rPr>
        <w:t>ם</w:t>
      </w:r>
      <w:r>
        <w:rPr>
          <w:rtl/>
        </w:rPr>
        <w:t xml:space="preserve">, </w:t>
      </w:r>
      <w:r>
        <w:rPr>
          <w:rFonts w:hint="cs"/>
          <w:rtl/>
        </w:rPr>
        <w:t xml:space="preserve">לעיר שמגדלת ירק הבא ירק </w:t>
      </w:r>
    </w:p>
    <w:p w:rsidR="00DA63EC" w:rsidRDefault="00DA63EC" w:rsidP="00DA63EC">
      <w:pPr>
        <w:pStyle w:val="affffd"/>
        <w:rPr>
          <w:rtl/>
        </w:rPr>
      </w:pPr>
      <w:r>
        <w:rPr>
          <w:rtl/>
        </w:rPr>
        <w:t>׹</w:t>
      </w:r>
    </w:p>
    <w:p>
      <w:pPr>
        <w:pStyle w:val="MishnaBatzad"/>
        <w:rPr>
          <w:ins w:id="20446" w:author="קלוד" w:date="2026-10-11T09:07:26Z"/>
        </w:rPr>
      </w:pPr>
      <w:ins w:id="20445" w:author="קלוד" w:date="2026-10-11T09:07:26Z">
        <w:r>
          <w:t xml:space="preserve">משנה ב</w:t>
        </w:r>
      </w:ins>
    </w:p>
    <w:p w:rsidR="00DA63EC" w:rsidRPr="000A334C" w:rsidRDefault="00DA63EC" w:rsidP="003B6D22">
      <w:pPr>
        <w:pStyle w:val="afff9"/>
        <w:rPr>
          <w:del w:id="20248" w:author="קלוד" w:date="2026-10-11T09:07:26Z"/>
          <w:rtl/>
        </w:rPr>
      </w:pPr>
      <w:del w:id="20247" w:author="קלוד" w:date="2026-10-11T09:07:26Z">
        <w:r w:rsidRPr="000A334C">
          <w:rPr>
            <w:rtl/>
          </w:rPr>
          <w:delText xml:space="preserve">מתני'.</w:delText>
        </w:r>
      </w:del>
    </w:p>
    <w:p w:rsidR="00DA63EC" w:rsidRPr="000A334C" w:rsidRDefault="00DA63EC" w:rsidP="003B6D22">
      <w:pPr>
        <w:pStyle w:val="afff9"/>
        <w:spacing w:before="120"/>
        <w:rPr>
          <w:rtl/>
        </w:rPr>
        <w:pPrChange w:id="90064" w:author="קלוד" w:date="2026-10-11T12:09:42Z">
          <w:pPr>
            <w:pStyle w:val="afff9"/>
          </w:pPr>
        </w:pPrChange>
      </w:pPr>
      <w:r w:rsidRPr="000A334C">
        <w:rPr>
          <w:rtl/>
        </w:rPr>
        <w:t>אין מביאין לא מבית הזבלים ולא מבית השלחים ולא מבית האילן, ואם הביא כשר.</w:t>
      </w:r>
    </w:p>
    <w:p w:rsidR="00DA63EC" w:rsidRPr="000A334C" w:rsidRDefault="00DA63EC" w:rsidP="003B6D22">
      <w:pPr>
        <w:pStyle w:val="afff9"/>
        <w:rPr>
          <w:rtl/>
        </w:rPr>
      </w:pPr>
      <w:r w:rsidRPr="000A334C">
        <w:rPr>
          <w:rtl/>
        </w:rPr>
        <w:t>כיצד הוא עושה? נרה שנה ראשונה, ובשנה שניה זורעה קודם לפסח שבעים יום, והוא עושה סולת מרובה.</w:t>
      </w:r>
    </w:p>
    <w:p w:rsidR="00DA63EC" w:rsidRPr="000A334C" w:rsidRDefault="00DA63EC" w:rsidP="003B6D22">
      <w:pPr>
        <w:pStyle w:val="afff9"/>
        <w:rPr>
          <w:rtl/>
        </w:rPr>
      </w:pPr>
      <w:r w:rsidRPr="000A334C">
        <w:rPr>
          <w:rtl/>
        </w:rPr>
        <w:t xml:space="preserve">כיצד בודק? הגזבר מכניס ידו לתוכן, עלה בה אבק פסולה עד שינפנה; </w:t>
      </w:r>
    </w:p>
    <w:p w:rsidR="00DA63EC" w:rsidRPr="000A334C" w:rsidRDefault="00DA63EC" w:rsidP="003B6D22">
      <w:pPr>
        <w:pStyle w:val="afff9"/>
        <w:rPr>
          <w:rtl/>
        </w:rPr>
      </w:pPr>
      <w:r w:rsidRPr="000A334C">
        <w:rPr>
          <w:rtl/>
        </w:rPr>
        <w:t>ואם התליעה - פסולה.</w:t>
      </w:r>
    </w:p>
    <w:p w:rsidR="00DA63EC" w:rsidRDefault="00DA63EC" w:rsidP="00DA63EC">
      <w:pPr>
        <w:pStyle w:val="affffd"/>
        <w:rPr>
          <w:rtl/>
        </w:rPr>
      </w:pPr>
      <w:r>
        <w:rPr>
          <w:rtl/>
        </w:rPr>
        <w:t>׹</w:t>
      </w:r>
    </w:p>
    <w:p w:rsidR="00DA63EC" w:rsidRDefault="00DA63EC" w:rsidP="00DA63EC">
      <w:pPr>
        <w:tabs>
          <w:tab w:val="center" w:pos="2835"/>
        </w:tabs>
        <w:rPr>
          <w:rtl/>
        </w:rPr>
      </w:pPr>
      <w:r w:rsidRPr="00FF76CD">
        <w:rPr>
          <w:rStyle w:val="affff2"/>
          <w:rtl/>
        </w:rPr>
        <w:t>כיצד עושה?</w:t>
      </w:r>
      <w:r>
        <w:rPr>
          <w:rtl/>
        </w:rPr>
        <w:t xml:space="preserve"> נרה שנה ראשונה.</w:t>
      </w:r>
    </w:p>
    <w:p>
      <w:pPr>
        <w:pStyle w:val="afffff8"/>
        <w:rPr>
          <w:ins w:id="90223" w:author="קלוד" w:date="2026-10-11T12:32:08Z"/>
        </w:rPr>
      </w:pPr>
      <w:ins w:id="90224" w:author="קלוד" w:date="2026-10-11T12:32:08Z">
        <w:r>
          <w:rPr>
            <w:color w:val="7B3F00"/>
          </w:rPr>
          <w:t xml:space="preserve">נרה שנה ראשונה - האם בשניה נרה וזורעה?</w:t>
        </w:r>
      </w:ins>
    </w:p>
    <w:p w:rsidR="00DA63EC" w:rsidRPr="00E105BC" w:rsidRDefault="00DA63EC" w:rsidP="00DA63EC">
      <w:pPr>
        <w:tabs>
          <w:tab w:val="center" w:pos="2835"/>
        </w:tabs>
        <w:rPr>
          <w:spacing w:val="-4"/>
          <w:rtl/>
        </w:rPr>
      </w:pPr>
      <w:r w:rsidRPr="00E105BC">
        <w:rPr>
          <w:rFonts w:ascii="BA Franknatan Regular" w:hAnsi="BA Franknatan Regular"/>
          <w:b/>
          <w:bCs/>
          <w:spacing w:val="-4"/>
          <w:rtl/>
        </w:rPr>
        <w:t>•</w:t>
      </w:r>
      <w:r w:rsidRPr="00E105BC">
        <w:rPr>
          <w:rFonts w:ascii="BA Franknatan Regular" w:hAnsi="BA Franknatan Regular" w:hint="cs"/>
          <w:b/>
          <w:bCs/>
          <w:spacing w:val="-4"/>
          <w:rtl/>
        </w:rPr>
        <w:t xml:space="preserve"> </w:t>
      </w:r>
      <w:r w:rsidRPr="00E105BC">
        <w:rPr>
          <w:spacing w:val="-4"/>
          <w:rtl/>
        </w:rPr>
        <w:t xml:space="preserve">איבעיא: נרה שנה ראשונה, ושניה נרה וזורעה, </w:t>
      </w:r>
      <w:r w:rsidRPr="00E105BC">
        <w:rPr>
          <w:b/>
          <w:bCs/>
          <w:spacing w:val="-4"/>
          <w:rtl/>
        </w:rPr>
        <w:t>או"ד</w:t>
      </w:r>
      <w:r w:rsidRPr="00E105BC">
        <w:rPr>
          <w:spacing w:val="-4"/>
          <w:rtl/>
        </w:rPr>
        <w:t xml:space="preserve"> נרה שנה ראשונה, ושניה זורעה בלא נרה? </w:t>
      </w:r>
    </w:p>
    <w:p>
      <w:pPr>
        <w:pStyle w:val="38"/>
        <w:rPr>
          <w:ins w:id="101352" w:author="מנוע מכני" w:date="2026-10-11T12:04:40Z"/>
        </w:rPr>
      </w:pPr>
      <w:del w:id="101351" w:author="מנוע מכני" w:date="2026-10-11T12:04:40Z">
        <w:r w:rsidRPr="00336727">
          <w:lastRenderedPageBreak/>
          <w:delText xml:space="preserve">•</w:delText>
        </w:r>
      </w:del>
      <w:r w:rsidRPr="00336727">
        <w:t xml:space="preserve"> ת</w:t>
      </w:r>
      <w:r w:rsidRPr="00336727">
        <w:t>"</w:t>
      </w:r>
      <w:r w:rsidRPr="00336727">
        <w:t>ש:</w:t>
      </w:r>
    </w:p>
    <w:p w:rsidR="00DA63EC" w:rsidRDefault="00DA63EC" w:rsidP="00DA63EC">
      <w:pPr>
        <w:rPr>
          <w:rtl/>
        </w:rPr>
      </w:pPr>
      <w:del w:id="101353" w:author="מנוע מכני" w:date="2026-10-11T12:04:40Z">
        <w:r w:rsidRPr="00336727">
          <w:rPr>
            <w:rtl/>
          </w:rPr>
          <w:delText xml:space="preserve"> </w:delText>
        </w:r>
      </w:del>
      <w:r w:rsidRPr="00336727">
        <w:rPr>
          <w:rStyle w:val="2fb"/>
          <w:rFonts w:hint="cs"/>
          <w:rtl/>
        </w:rPr>
        <w:t>מ</w:t>
      </w:r>
      <w:r w:rsidRPr="00336727">
        <w:rPr>
          <w:rStyle w:val="2fb"/>
          <w:rtl/>
        </w:rPr>
        <w:t xml:space="preserve">רבי יוסי</w:t>
      </w:r>
      <w:r w:rsidRPr="00336727">
        <w:rPr>
          <w:rtl/>
        </w:rPr>
        <w:t xml:space="preserve">: אף חיטי כרזיים וכפר אחים אלמלא סמוכות לירושלים היו מביאין מהן, לפי שאין מביאין את העומר אלא מן השדות המודרמות והמנונרות לכך, שבהן חמה זורחת ומהן חמה שוקעת</w:t>
      </w:r>
      <w:ins w:id="95275" w:author="מנוע מכני" w:date="2026-10-11T12:04:40Z">
        <w:r>
          <w:rPr>
            <w:rtl/>
          </w:rPr>
          <w:t xml:space="preserve">,</w:t>
        </w:r>
      </w:ins>
      <w:del w:id="95276" w:author="מנוע מכני" w:date="2026-10-11T12:04:40Z">
        <w:r w:rsidRPr="00336727">
          <w:rPr>
            <w:rtl/>
          </w:rPr>
          <w:delText xml:space="preserve">;</w:delText>
        </w:r>
      </w:del>
      <w:r w:rsidRPr="00336727">
        <w:rPr>
          <w:rtl/>
        </w:rPr>
        <w:t xml:space="preserve"> </w:t>
      </w:r>
    </w:p>
    <w:p w:rsidR="00DA63EC" w:rsidRDefault="00DA63EC" w:rsidP="00DA63EC">
      <w:pPr>
        <w:tabs>
          <w:tab w:val="center" w:pos="2835"/>
        </w:tabs>
        <w:rPr>
          <w:rtl/>
        </w:rPr>
      </w:pPr>
      <w:r>
        <w:rPr>
          <w:rtl/>
        </w:rPr>
        <w:t xml:space="preserve">כיצד עושה? נרה שנה ראשונה ושניה חורש ושונה, וזורעה קודם לפסח שבעים יום, כדי שתהא סמוכה לחמה, ועושה קנה זרת ושיבולת זרתיים, וקוצר ומעמר ודש וזורה ובורר וטוחן ומרקד, ומביא אצל גזבר</w:t>
      </w:r>
      <w:ins w:id="95277" w:author="מנוע מכני" w:date="2026-10-11T12:04:40Z">
        <w:r>
          <w:rPr>
            <w:rtl/>
          </w:rPr>
          <w:t xml:space="preserve">,</w:t>
        </w:r>
      </w:ins>
      <w:del w:id="95278" w:author="מנוע מכני" w:date="2026-10-11T12:04:40Z">
        <w:r>
          <w:rPr>
            <w:rtl/>
          </w:rPr>
          <w:delText xml:space="preserve">;</w:delText>
        </w:r>
      </w:del>
      <w:r>
        <w:rPr>
          <w:rtl/>
        </w:rPr>
        <w:t xml:space="preserve"> וגזבר מכניס ידו לתוכה, </w:t>
      </w:r>
    </w:p>
    <w:p w:rsidR="00DA63EC" w:rsidRDefault="00DA63EC" w:rsidP="00DA63EC">
      <w:pPr>
        <w:tabs>
          <w:tab w:val="center" w:pos="2835"/>
        </w:tabs>
        <w:rPr>
          <w:rtl/>
        </w:rPr>
      </w:pPr>
      <w:r>
        <w:rPr>
          <w:rtl/>
        </w:rPr>
        <w:t xml:space="preserve">אם עלתה בה אבק, אומר לו: חזור ונפה אותה שניה, </w:t>
      </w:r>
    </w:p>
    <w:p>
      <w:pPr>
        <w:pStyle w:val="38"/>
        <w:rPr>
          <w:ins w:id="101355" w:author="מנוע מכני" w:date="2026-10-11T12:04:40Z"/>
        </w:rPr>
      </w:pPr>
      <w:del w:id="101354" w:author="מנוע מכני" w:date="2026-10-11T12:04:40Z">
        <w:r w:rsidRPr="00336727">
          <w:delText xml:space="preserve">•</w:delText>
        </w:r>
      </w:del>
      <w:r w:rsidRPr="00336727">
        <w:t xml:space="preserve"> </w:t>
      </w:r>
      <w:r w:rsidRPr="00336727">
        <w:t xml:space="preserve">משום רבי נתן</w:t>
      </w:r>
      <w:del w:id="102572" w:author="מנוע מכני" w:date="2026-10-11T12:04:40Z">
        <w:r w:rsidRPr="00336727">
          <w:delText xml:space="preserve"> אמרו</w:delText>
        </w:r>
      </w:del>
      <w:r w:rsidRPr="00336727">
        <w:t xml:space="preserve">:</w:t>
      </w:r>
    </w:p>
    <w:p w:rsidR="00DA63EC" w:rsidRDefault="00DA63EC" w:rsidP="00DA63EC">
      <w:pPr>
        <w:rPr>
          <w:rtl/>
        </w:rPr>
      </w:pPr>
      <w:del w:id="101356" w:author="מנוע מכני" w:date="2026-10-11T12:04:40Z">
        <w:r w:rsidRPr="00336727">
          <w:rPr>
            <w:rtl/>
          </w:rPr>
          <w:delText xml:space="preserve"> </w:delText>
        </w:r>
      </w:del>
      <w:r w:rsidRPr="00336727">
        <w:rPr>
          <w:rtl/>
        </w:rPr>
        <w:t xml:space="preserve">גזבר סך ידו שמן ומכניס לתוכה עד שמעלה כל אבקה</w:t>
      </w:r>
      <w:ins w:id="95279" w:author="מנוע מכני" w:date="2026-10-11T12:04:40Z">
        <w:r>
          <w:rPr>
            <w:rtl/>
          </w:rPr>
          <w:t xml:space="preserve">,</w:t>
        </w:r>
      </w:ins>
      <w:del w:id="95280" w:author="מנוע מכני" w:date="2026-10-11T12:04:40Z">
        <w:r w:rsidRPr="00336727">
          <w:rPr>
            <w:rtl/>
          </w:rPr>
          <w:delText xml:space="preserve">;</w:delText>
        </w:r>
      </w:del>
      <w:r w:rsidRPr="00336727">
        <w:rPr>
          <w:rtl/>
        </w:rPr>
        <w:t xml:space="preserve"> קתני מיהת: חורש ושונה!</w:t>
      </w:r>
    </w:p>
    <w:p w:rsidR="00DA63EC" w:rsidRDefault="00DA63EC" w:rsidP="00DA63EC">
      <w:pPr>
        <w:pStyle w:val="afff3"/>
        <w:framePr w:wrap="around"/>
        <w:rPr>
          <w:rtl/>
        </w:rPr>
      </w:pPr>
      <w:r>
        <w:rPr>
          <w:rFonts w:hint="cs"/>
          <w:rtl/>
        </w:rPr>
        <w:t>פה:</w:t>
      </w:r>
    </w:p>
    <w:p w:rsidR="00DA63EC" w:rsidRDefault="00DA63EC" w:rsidP="00DA63EC">
      <w:pPr>
        <w:tabs>
          <w:tab w:val="center" w:pos="2835"/>
        </w:tabs>
        <w:rPr>
          <w:rtl/>
        </w:rPr>
      </w:pPr>
      <w:r>
        <w:rPr>
          <w:rtl/>
        </w:rPr>
        <w:t xml:space="preserve">ולטעמיך, מתניתין </w:t>
      </w:r>
      <w:r>
        <w:rPr>
          <w:rtl/>
        </w:rPr>
        <w:t xml:space="preserve">לא</w:t>
      </w:r>
      <w:r>
        <w:rPr>
          <w:rtl/>
        </w:rPr>
        <w:t xml:space="preserve"> קתני שונה, ברייתא קתני שונה!</w:t>
      </w:r>
    </w:p>
    <w:p>
      <w:pPr>
        <w:pStyle w:val="38"/>
        <w:rPr>
          <w:ins w:id="101357" w:author="מנוע מכני" w:date="2026-10-11T12:04:40Z"/>
        </w:rPr>
      </w:pPr>
      <w:r>
        <w:t xml:space="preserve">- הא </w:t>
      </w:r>
      <w:r>
        <w:t xml:space="preserve">ל"ק</w:t>
      </w:r>
      <w:r>
        <w:t xml:space="preserve">:</w:t>
      </w:r>
    </w:p>
    <w:p w:rsidR="00DA63EC" w:rsidRDefault="00DA63EC" w:rsidP="00DA63EC">
      <w:pPr>
        <w:pStyle w:val="affffb"/>
        <w:rPr>
          <w:rtl/>
        </w:rPr>
      </w:pPr>
      <w:del w:id="101358" w:author="מנוע מכני" w:date="2026-10-11T12:04:40Z">
        <w:r>
          <w:rPr>
            <w:rtl/>
          </w:rPr>
          <w:delText xml:space="preserve"> </w:delText>
        </w:r>
      </w:del>
      <w:r>
        <w:rPr>
          <w:rtl/>
        </w:rPr>
        <w:t xml:space="preserve">כאן בעבודה, כאן בשאינה עבודה.</w:t>
      </w:r>
    </w:p>
    <w:p w:rsidR="00DA63EC" w:rsidRDefault="00DA63EC" w:rsidP="00DA63EC">
      <w:pPr>
        <w:tabs>
          <w:tab w:val="center" w:pos="2835"/>
        </w:tabs>
        <w:rPr>
          <w:rtl/>
        </w:rPr>
      </w:pPr>
    </w:p>
    <w:p w:rsidR="00DA63EC" w:rsidRDefault="00DA63EC" w:rsidP="00DA63EC">
      <w:pPr>
        <w:tabs>
          <w:tab w:val="center" w:pos="2835"/>
        </w:tabs>
        <w:rPr>
          <w:rtl/>
        </w:rPr>
      </w:pPr>
      <w:r>
        <w:rPr>
          <w:rFonts w:hint="cs"/>
          <w:rtl/>
        </w:rPr>
        <w:t>ת</w:t>
      </w:r>
      <w:r>
        <w:rPr>
          <w:rtl/>
        </w:rPr>
        <w:t>"</w:t>
      </w:r>
      <w:r>
        <w:rPr>
          <w:rFonts w:hint="cs"/>
          <w:rtl/>
        </w:rPr>
        <w:t xml:space="preserve">ש </w:t>
      </w:r>
      <w:r>
        <w:rPr>
          <w:rtl/>
        </w:rPr>
        <w:t>ניר חציה וזורע חציה, ניר חציה וזורע חציה.</w:t>
      </w:r>
    </w:p>
    <w:p>
      <w:pPr>
        <w:pStyle w:val="38"/>
        <w:rPr>
          <w:ins w:id="101360" w:author="מנוע מכני" w:date="2026-10-11T12:04:40Z"/>
        </w:rPr>
      </w:pPr>
      <w:del w:id="101359" w:author="מנוע מכני" w:date="2026-10-11T12:04:40Z">
        <w:r w:rsidRPr="00336727">
          <w:delText xml:space="preserve">•</w:delText>
        </w:r>
      </w:del>
      <w:r w:rsidRPr="00336727">
        <w:t xml:space="preserve"> ארי</w:t>
      </w:r>
      <w:r w:rsidRPr="00336727">
        <w:t>"</w:t>
      </w:r>
      <w:r w:rsidRPr="00336727">
        <w:t>ו</w:t>
      </w:r>
      <w:r w:rsidRPr="00336727">
        <w:t xml:space="preserve">:</w:t>
      </w:r>
    </w:p>
    <w:p w:rsidR="00DA63EC" w:rsidRDefault="00DA63EC" w:rsidP="00DA63EC">
      <w:pPr>
        <w:rPr>
          <w:rtl/>
        </w:rPr>
      </w:pPr>
      <w:del w:id="101361" w:author="מנוע מכני" w:date="2026-10-11T12:04:40Z">
        <w:r w:rsidRPr="00336727">
          <w:rPr>
            <w:rtl/>
          </w:rPr>
          <w:delText xml:space="preserve"> </w:delText>
        </w:r>
      </w:del>
      <w:r w:rsidRPr="00336727">
        <w:rPr>
          <w:rtl/>
        </w:rPr>
        <w:t xml:space="preserve">אין מביאין את העומר אלא מן השדות המודרמות שבארץ ישראל, שבהן חמה זורחת ומהן חמה שוקעת.</w:t>
      </w:r>
    </w:p>
    <w:p>
      <w:pPr>
        <w:pStyle w:val="38"/>
        <w:rPr>
          <w:ins w:id="101362" w:author="מנוע מכני" w:date="2026-10-11T12:04:40Z"/>
        </w:rPr>
      </w:pPr>
      <w:r>
        <w:t>תנ</w:t>
      </w:r>
      <w:r>
        <w:t>"</w:t>
      </w:r>
      <w:r>
        <w:t>ה</w:t>
      </w:r>
      <w:r>
        <w:t xml:space="preserve"> אבא שאול:</w:t>
      </w:r>
    </w:p>
    <w:p w:rsidR="00DA63EC" w:rsidRDefault="00DA63EC" w:rsidP="00DA63EC">
      <w:pPr>
        <w:tabs>
          <w:tab w:val="center" w:pos="2835"/>
        </w:tabs>
        <w:rPr>
          <w:rtl/>
        </w:rPr>
      </w:pPr>
      <w:del w:id="101363" w:author="מנוע מכני" w:date="2026-10-11T12:04:40Z">
        <w:r>
          <w:rPr>
            <w:rtl/>
          </w:rPr>
          <w:delText xml:space="preserve"> </w:delText>
        </w:r>
      </w:del>
      <w:r>
        <w:rPr>
          <w:rtl/>
        </w:rPr>
        <w:t xml:space="preserve">עומר היה בא מבקעת בית מקלה, כבת ג' סאין היתה, ושדה מודרמת היתה, ובה חמה זורחת וממנה חמה שוקעת, ניר חציה וזורע חציה, ניר חציה וזורע חציה.</w:t>
      </w:r>
    </w:p>
    <w:p w:rsidR="00DA63EC" w:rsidRDefault="00DA63EC" w:rsidP="00DA63EC">
      <w:pPr>
        <w:tabs>
          <w:tab w:val="center" w:pos="2835"/>
        </w:tabs>
        <w:rPr>
          <w:rtl/>
        </w:rPr>
      </w:pPr>
      <w:r>
        <w:rPr>
          <w:rStyle w:val="2fb"/>
          <w:rFonts w:hint="cs"/>
          <w:rtl/>
        </w:rPr>
        <w:t>רחב</w:t>
      </w:r>
      <w:r>
        <w:rPr>
          <w:rStyle w:val="2fb"/>
          <w:rtl/>
        </w:rPr>
        <w:t>"</w:t>
      </w:r>
      <w:r>
        <w:rPr>
          <w:rStyle w:val="2fb"/>
          <w:rFonts w:hint="cs"/>
          <w:rtl/>
        </w:rPr>
        <w:t>ט</w:t>
      </w:r>
      <w:r>
        <w:rPr>
          <w:rtl/>
        </w:rPr>
        <w:t xml:space="preserve"> </w:t>
      </w:r>
      <w:r>
        <w:rPr>
          <w:rtl/>
        </w:rPr>
        <w:t xml:space="preserve">הו"</w:t>
      </w:r>
      <w:r>
        <w:rPr>
          <w:rFonts w:hint="cs"/>
          <w:rtl/>
        </w:rPr>
        <w:t>ל</w:t>
      </w:r>
      <w:r>
        <w:rPr>
          <w:rtl/>
        </w:rPr>
        <w:t xml:space="preserve"> קרנא דארעא, ניר חציה וזרע חציה, ניר חציה וזרע חציה ועבדה על חד </w:t>
      </w:r>
      <w:ins w:id="93585" w:author="מנוע מכני" w:date="2026-10-11T12:04:40Z">
        <w:r>
          <w:rPr>
            <w:rtl/>
          </w:rPr>
          <w:t xml:space="preserve">שני</w:t>
        </w:r>
      </w:ins>
      <w:del w:id="93586" w:author="מנוע מכני" w:date="2026-10-11T12:04:40Z">
        <w:r>
          <w:rPr>
            <w:rtl/>
          </w:rPr>
          <w:delText xml:space="preserve">תרי</w:delText>
        </w:r>
      </w:del>
      <w:r>
        <w:rPr>
          <w:rtl/>
        </w:rPr>
        <w:t xml:space="preserve">, </w:t>
      </w:r>
      <w:ins w:id="97645" w:author="מנוע מכני" w:date="2026-10-11T12:04:40Z">
        <w:r>
          <w:rPr>
            <w:rtl/>
          </w:rPr>
          <w:t xml:space="preserve">ומוכר</w:t>
        </w:r>
      </w:ins>
      <w:del w:id="97646" w:author="מנוע מכני" w:date="2026-10-11T12:04:40Z">
        <w:r>
          <w:rPr>
            <w:rtl/>
          </w:rPr>
          <w:delText xml:space="preserve">ומזבין</w:delText>
        </w:r>
      </w:del>
      <w:r>
        <w:rPr>
          <w:rtl/>
        </w:rPr>
        <w:t xml:space="preserve"> </w:t>
      </w:r>
      <w:ins w:id="95741" w:author="מנוע מכני" w:date="2026-10-11T12:04:40Z">
        <w:r>
          <w:rPr>
            <w:rtl/>
          </w:rPr>
          <w:t xml:space="preserve">להם</w:t>
        </w:r>
      </w:ins>
      <w:del w:id="95742" w:author="מנוע מכני" w:date="2026-10-11T12:04:40Z">
        <w:r>
          <w:rPr>
            <w:rtl/>
          </w:rPr>
          <w:delText xml:space="preserve">להו</w:delText>
        </w:r>
      </w:del>
      <w:r>
        <w:rPr>
          <w:rtl/>
        </w:rPr>
        <w:t xml:space="preserve"> לחיטי לסמידא.</w:t>
      </w:r>
    </w:p>
    <w:p w:rsidR="00DA63EC" w:rsidRDefault="00DA63EC" w:rsidP="00DA63EC">
      <w:pPr>
        <w:pStyle w:val="affffd"/>
        <w:rPr>
          <w:del w:id="90097" w:author="מנוע עיצוב" w:date="2026-10-11T12:09:26Z"/>
          <w:rtl/>
        </w:rPr>
      </w:pPr>
      <w:del w:id="90096" w:author="מנוע עיצוב" w:date="2026-10-11T12:09:26Z">
        <w:r>
          <w:rPr>
            <w:rtl/>
          </w:rPr>
          <w:delText xml:space="preserve">׹</w:delText>
        </w:r>
      </w:del>
    </w:p>
    <w:p w:rsidR="00DA63EC" w:rsidRDefault="00DA63EC" w:rsidP="00DA63EC">
      <w:pPr>
        <w:pStyle w:val="affff1"/>
        <w:ind w:end="0"/>
        <w:rPr>
          <w:rtl/>
        </w:rPr>
        <w:pPrChange w:id="20082" w:author="קלוד" w:date="2026-10-11T09:07:26Z">
          <w:pPr>
            <w:pStyle w:val="affff1"/>
            <w:rPr>
              <w:rtl/>
            </w:rPr>
          </w:pPr>
        </w:pPrChange>
      </w:pPr>
      <w:ins w:id="9846" w:author="מספור קטעי משנה" w:date="2026-10-11T09:35:12Z">
        <w:r>
          <w:rPr>
            <w:rStyle w:val="MisparKeta"/>
          </w:rPr>
          <w:t xml:space="preserve">ב. </w:t>
        </w:r>
      </w:ins>
      <w:r>
        <w:rPr>
          <w:rtl/>
        </w:rPr>
        <w:t>ואם התליעה - פסולה.</w:t>
      </w:r>
    </w:p>
    <w:p>
      <w:pPr>
        <w:pStyle w:val="38"/>
        <w:rPr>
          <w:ins w:id="101364" w:author="מנוע מכני" w:date="2026-10-11T12:04:40Z"/>
        </w:rPr>
      </w:pPr>
      <w:r w:rsidRPr="004A7C9A">
        <w:t>ת"ר</w:t>
      </w:r>
      <w:r w:rsidRPr="00FF76CD">
        <w:t>:</w:t>
      </w:r>
    </w:p>
    <w:p w:rsidR="00DA63EC" w:rsidRDefault="00DA63EC" w:rsidP="00DA63EC">
      <w:pPr>
        <w:tabs>
          <w:tab w:val="center" w:pos="2835"/>
        </w:tabs>
        <w:rPr>
          <w:rtl/>
        </w:rPr>
      </w:pPr>
      <w:del w:id="101365" w:author="מנוע מכני" w:date="2026-10-11T12:04:40Z">
        <w:r>
          <w:rPr>
            <w:rtl/>
          </w:rPr>
          <w:delText xml:space="preserve"> </w:delText>
        </w:r>
      </w:del>
      <w:r>
        <w:rPr>
          <w:rtl/>
        </w:rPr>
        <w:t xml:space="preserve">סולת שהתליעה רובה - פסולה, וחיטין שהתליעו רובן - פסולות.</w:t>
      </w:r>
    </w:p>
    <w:p>
      <w:pPr>
        <w:pStyle w:val="afffff8"/>
        <w:rPr>
          <w:ins w:id="90221" w:author="קלוד" w:date="2026-10-11T12:32:08Z"/>
        </w:rPr>
      </w:pPr>
      <w:ins w:id="90222" w:author="קלוד" w:date="2026-10-11T12:32:08Z">
        <w:r>
          <w:rPr>
            <w:color w:val="7B3F00"/>
          </w:rPr>
          <w:t xml:space="preserve">התליעה רובה - האם לפי רוב חטה או רוב סאה?</w:t>
        </w:r>
      </w:ins>
    </w:p>
    <w:p>
      <w:pPr>
        <w:pStyle w:val="38"/>
        <w:rPr>
          <w:ins w:id="101367" w:author="מנוע מכני" w:date="2026-10-11T12:04:40Z"/>
        </w:rPr>
      </w:pPr>
      <w:del w:id="101366" w:author="מנוע מכני" w:date="2026-10-11T12:04:40Z">
        <w:r w:rsidRPr="00334EA3">
          <w:delText xml:space="preserve">•</w:delText>
        </w:r>
      </w:del>
      <w:r w:rsidRPr="00334EA3">
        <w:t xml:space="preserve"> </w:t>
      </w:r>
      <w:r w:rsidRPr="00334EA3">
        <w:t>בעי רבי ירמיה</w:t>
      </w:r>
      <w:r>
        <w:t xml:space="preserve">:</w:t>
      </w:r>
    </w:p>
    <w:p w:rsidR="00DA63EC" w:rsidRDefault="00DA63EC" w:rsidP="00DA63EC">
      <w:pPr>
        <w:tabs>
          <w:tab w:val="center" w:pos="2835"/>
        </w:tabs>
        <w:rPr>
          <w:rtl/>
        </w:rPr>
      </w:pPr>
      <w:del w:id="101368" w:author="מנוע מכני" w:date="2026-10-11T12:04:40Z">
        <w:r>
          <w:rPr>
            <w:rtl/>
          </w:rPr>
          <w:delText xml:space="preserve"> </w:delText>
        </w:r>
      </w:del>
      <w:r>
        <w:rPr>
          <w:rtl/>
        </w:rPr>
        <w:t xml:space="preserve">ברוב חטה או ברוב סאה? </w:t>
      </w:r>
      <w:r w:rsidRPr="00FF76CD">
        <w:rPr>
          <w:b/>
          <w:bCs/>
          <w:rtl/>
        </w:rPr>
        <w:t>תיקו</w:t>
      </w:r>
      <w:r>
        <w:rPr>
          <w:rtl/>
        </w:rPr>
        <w:t>.</w:t>
      </w:r>
    </w:p>
    <w:p>
      <w:pPr>
        <w:pStyle w:val="38"/>
        <w:rPr>
          <w:ins w:id="101370" w:author="מנוע מכני" w:date="2026-10-11T12:04:40Z"/>
        </w:rPr>
      </w:pPr>
      <w:del w:id="101369" w:author="מנוע מכני" w:date="2026-10-11T12:04:40Z">
        <w:r w:rsidRPr="00265E5E">
          <w:delText xml:space="preserve">•</w:delText>
        </w:r>
      </w:del>
      <w:r w:rsidRPr="00334EA3">
        <w:t xml:space="preserve"> </w:t>
      </w:r>
      <w:r w:rsidRPr="00334EA3">
        <w:t>בעי רבא</w:t>
      </w:r>
      <w:r>
        <w:t xml:space="preserve">:</w:t>
      </w:r>
    </w:p>
    <w:p w:rsidR="00DA63EC" w:rsidRDefault="00DA63EC" w:rsidP="00DA63EC">
      <w:pPr>
        <w:tabs>
          <w:tab w:val="center" w:pos="2835"/>
        </w:tabs>
        <w:rPr>
          <w:b/>
          <w:bCs/>
          <w:rtl/>
        </w:rPr>
      </w:pPr>
      <w:del w:id="101371" w:author="מנוע מכני" w:date="2026-10-11T12:04:40Z">
        <w:r>
          <w:rPr>
            <w:rtl/>
          </w:rPr>
          <w:delText xml:space="preserve"> </w:delText>
        </w:r>
      </w:del>
      <w:r>
        <w:rPr>
          <w:rtl/>
        </w:rPr>
        <w:t xml:space="preserve">הקדישן, מהו שילקה עליהן משום בעל מום? כיון דפסיל כבעל מום דמי, </w:t>
      </w:r>
    </w:p>
    <w:p w:rsidR="00DA63EC" w:rsidRDefault="00DA63EC" w:rsidP="00DA63EC">
      <w:pPr>
        <w:tabs>
          <w:tab w:val="center" w:pos="2835"/>
        </w:tabs>
        <w:rPr>
          <w:rtl/>
        </w:rPr>
      </w:pPr>
      <w:r>
        <w:rPr>
          <w:rFonts w:ascii="BA Franknatan Regular" w:hAnsi="BA Franknatan Regular"/>
          <w:b/>
          <w:bCs/>
          <w:rtl/>
        </w:rPr>
        <w:tab/>
      </w:r>
      <w:del w:id="90221" w:author="מנוע מכני" w:date="2026-10-11T12:04:40Z">
        <w:r>
          <w:rPr>
            <w:rFonts w:ascii="BA Franknatan Regular" w:hAnsi="BA Franknatan Regular" w:hint="cs"/>
            <w:b/>
            <w:bCs/>
            <w:rtl/>
          </w:rPr>
          <w:delText xml:space="preserve">     </w:delText>
        </w:r>
      </w:del>
      <w:r w:rsidRPr="00595EAE">
        <w:rPr>
          <w:b/>
          <w:bCs/>
          <w:rtl/>
        </w:rPr>
        <w:t>או"ד</w:t>
      </w:r>
      <w:r>
        <w:rPr>
          <w:rtl/>
        </w:rPr>
        <w:t xml:space="preserve"> אין בעל מום אלא בבהמה? </w:t>
      </w:r>
      <w:r w:rsidRPr="00FF76CD">
        <w:rPr>
          <w:b/>
          <w:bCs/>
          <w:rtl/>
        </w:rPr>
        <w:t>תיקו</w:t>
      </w:r>
      <w:r>
        <w:rPr>
          <w:rtl/>
        </w:rPr>
        <w:t>.</w:t>
      </w:r>
    </w:p>
    <w:p>
      <w:pPr>
        <w:pStyle w:val="afffff8"/>
        <w:rPr>
          <w:ins w:id="90219" w:author="קלוד" w:date="2026-10-11T12:32:08Z"/>
        </w:rPr>
      </w:pPr>
      <w:ins w:id="90220" w:author="קלוד" w:date="2026-10-11T12:32:08Z">
        <w:r>
          <w:rPr>
            <w:color w:val="7B3F00"/>
          </w:rPr>
          <w:t xml:space="preserve">עץ שנמצא בו תולעת - לח פסול ויבש גוררו</w:t>
        </w:r>
      </w:ins>
    </w:p>
    <w:p>
      <w:pPr>
        <w:pStyle w:val="38"/>
        <w:rPr>
          <w:ins w:id="101373" w:author="מנוע מכני" w:date="2026-10-11T12:04:40Z"/>
        </w:rPr>
      </w:pPr>
      <w:del w:id="101372" w:author="מנוע מכני" w:date="2026-10-11T12:04:40Z">
        <w:r w:rsidRPr="00265E5E">
          <w:delText xml:space="preserve">•</w:delText>
        </w:r>
      </w:del>
      <w:r>
        <w:t xml:space="preserve"> </w:t>
      </w:r>
      <w:r>
        <w:t xml:space="preserve">תנן</w:t>
      </w:r>
      <w:r>
        <w:t xml:space="preserve"> </w:t>
      </w:r>
      <w:ins w:id="91897" w:author="מנוע מכני" w:date="2026-10-11T12:04:40Z">
        <w:r>
          <w:t xml:space="preserve">שם</w:t>
        </w:r>
      </w:ins>
      <w:del w:id="91898" w:author="מנוע מכני" w:date="2026-10-11T12:04:40Z">
        <w:r>
          <w:delText xml:space="preserve">התם</w:delText>
        </w:r>
      </w:del>
      <w:r>
        <w:t xml:space="preserve">:</w:t>
      </w:r>
    </w:p>
    <w:p w:rsidR="00DA63EC" w:rsidRDefault="00DA63EC" w:rsidP="00DA63EC">
      <w:pPr>
        <w:tabs>
          <w:tab w:val="center" w:pos="2835"/>
        </w:tabs>
        <w:rPr>
          <w:rtl/>
        </w:rPr>
      </w:pPr>
      <w:del w:id="101374" w:author="מנוע מכני" w:date="2026-10-11T12:04:40Z">
        <w:r>
          <w:rPr>
            <w:rtl/>
          </w:rPr>
          <w:delText xml:space="preserve"> </w:delText>
        </w:r>
      </w:del>
      <w:r>
        <w:rPr>
          <w:rtl/>
        </w:rPr>
        <w:t xml:space="preserve">כל עץ שנמצא בו תולעת - פסול לגבי מזבח.</w:t>
      </w:r>
    </w:p>
    <w:p>
      <w:pPr>
        <w:pStyle w:val="38"/>
        <w:rPr>
          <w:ins w:id="101375" w:author="מנוע מכני" w:date="2026-10-11T12:04:40Z"/>
        </w:rPr>
      </w:pPr>
      <w:r>
        <w:t xml:space="preserve">- </w:t>
      </w:r>
      <w:r w:rsidRPr="00AB41F9">
        <w:t>שמואל</w:t>
      </w:r>
      <w:r>
        <w:t xml:space="preserve">:</w:t>
      </w:r>
    </w:p>
    <w:p w:rsidR="00DA63EC" w:rsidRDefault="00DA63EC" w:rsidP="00DA63EC">
      <w:pPr>
        <w:pStyle w:val="affffb"/>
        <w:rPr>
          <w:rtl/>
        </w:rPr>
      </w:pPr>
      <w:del w:id="101376" w:author="מנוע מכני" w:date="2026-10-11T12:04:40Z">
        <w:r>
          <w:rPr>
            <w:rtl/>
          </w:rPr>
          <w:delText xml:space="preserve"> </w:delText>
        </w:r>
      </w:del>
      <w:ins w:id="96803" w:author="מנוע מכני" w:date="2026-10-11T12:04:40Z">
        <w:r>
          <w:rPr>
            <w:rtl/>
          </w:rPr>
          <w:t xml:space="preserve">דווקא </w:t>
        </w:r>
      </w:ins>
      <w:del w:id="96804" w:author="מנוע מכני" w:date="2026-10-11T12:04:40Z">
        <w:r>
          <w:rPr>
            <w:rtl/>
          </w:rPr>
          <w:delText xml:space="preserve">לא שנו אלא </w:delText>
        </w:r>
      </w:del>
      <w:r>
        <w:rPr>
          <w:rtl/>
        </w:rPr>
        <w:t xml:space="preserve">לח, אבל יבש - גוררו וכשר.</w:t>
      </w:r>
    </w:p>
    <w:p>
      <w:pPr>
        <w:pStyle w:val="38"/>
        <w:rPr>
          <w:ins w:id="101378" w:author="מנוע מכני" w:date="2026-10-11T12:04:40Z"/>
        </w:rPr>
      </w:pPr>
      <w:del w:id="101377" w:author="מנוע מכני" w:date="2026-10-11T12:04:40Z">
        <w:r w:rsidRPr="00265E5E">
          <w:delText xml:space="preserve">•</w:delText>
        </w:r>
      </w:del>
      <w:r>
        <w:t xml:space="preserve"> </w:t>
      </w:r>
      <w:r w:rsidRPr="00AB41F9">
        <w:t>בעי רבא</w:t>
      </w:r>
      <w:r>
        <w:t xml:space="preserve">:</w:t>
      </w:r>
    </w:p>
    <w:p w:rsidR="00DA63EC" w:rsidRDefault="00DA63EC" w:rsidP="00DA63EC">
      <w:pPr>
        <w:tabs>
          <w:tab w:val="center" w:pos="2835"/>
        </w:tabs>
        <w:rPr>
          <w:rtl/>
        </w:rPr>
      </w:pPr>
      <w:del w:id="101379" w:author="מנוע מכני" w:date="2026-10-11T12:04:40Z">
        <w:r>
          <w:rPr>
            <w:rtl/>
          </w:rPr>
          <w:delText xml:space="preserve"> </w:delText>
        </w:r>
      </w:del>
      <w:r>
        <w:rPr>
          <w:rtl/>
        </w:rPr>
        <w:t xml:space="preserve">הקדישו, מהו שילקה עליו משום בעל מום? כיון דפסול כבעל מום דמי, </w:t>
      </w:r>
    </w:p>
    <w:p w:rsidR="00DA63EC" w:rsidRDefault="00DA63EC" w:rsidP="00DA63EC">
      <w:pPr>
        <w:tabs>
          <w:tab w:val="center" w:pos="2835"/>
        </w:tabs>
        <w:rPr>
          <w:rtl/>
        </w:rPr>
      </w:pPr>
      <w:r>
        <w:rPr>
          <w:rFonts w:ascii="BA Franknatan Regular" w:hAnsi="BA Franknatan Regular"/>
          <w:b/>
          <w:bCs/>
          <w:rtl/>
        </w:rPr>
        <w:tab/>
      </w:r>
      <w:del w:id="90222" w:author="מנוע מכני" w:date="2026-10-11T12:04:40Z">
        <w:r>
          <w:rPr>
            <w:rFonts w:ascii="BA Franknatan Regular" w:hAnsi="BA Franknatan Regular" w:hint="cs"/>
            <w:b/>
            <w:bCs/>
            <w:rtl/>
          </w:rPr>
          <w:delText xml:space="preserve">     </w:delText>
        </w:r>
      </w:del>
      <w:r w:rsidRPr="00595EAE">
        <w:rPr>
          <w:b/>
          <w:bCs/>
          <w:rtl/>
        </w:rPr>
        <w:t>או"ד</w:t>
      </w:r>
      <w:r>
        <w:rPr>
          <w:rtl/>
        </w:rPr>
        <w:t xml:space="preserve"> אין בעל מום אלא בבהמה? </w:t>
      </w:r>
      <w:r w:rsidRPr="00AB41F9">
        <w:rPr>
          <w:b/>
          <w:bCs/>
          <w:rtl/>
        </w:rPr>
        <w:t>תיקו</w:t>
      </w:r>
      <w:r>
        <w:rPr>
          <w:rtl/>
        </w:rPr>
        <w:t>.</w:t>
      </w:r>
    </w:p>
    <w:p w:rsidR="00DA63EC" w:rsidRDefault="00DA63EC" w:rsidP="00DA63EC">
      <w:pPr>
        <w:pStyle w:val="affffd"/>
        <w:rPr>
          <w:rtl/>
        </w:rPr>
      </w:pPr>
      <w:r>
        <w:rPr>
          <w:rtl/>
        </w:rPr>
        <w:t>׹</w:t>
      </w:r>
    </w:p>
    <w:p>
      <w:pPr>
        <w:pStyle w:val="MishnaBatzad"/>
        <w:rPr>
          <w:ins w:id="20448" w:author="קלוד" w:date="2026-10-11T09:07:26Z"/>
        </w:rPr>
      </w:pPr>
      <w:ins w:id="20447" w:author="קלוד" w:date="2026-10-11T09:07:26Z">
        <w:r>
          <w:t xml:space="preserve">משנה ג</w:t>
        </w:r>
      </w:ins>
    </w:p>
    <w:p w:rsidR="00DA63EC" w:rsidRPr="000A334C" w:rsidRDefault="00DA63EC" w:rsidP="003B6D22">
      <w:pPr>
        <w:pStyle w:val="afff9"/>
        <w:rPr>
          <w:del w:id="20250" w:author="קלוד" w:date="2026-10-11T09:07:26Z"/>
          <w:rtl/>
        </w:rPr>
      </w:pPr>
      <w:del w:id="20249" w:author="קלוד" w:date="2026-10-11T09:07:26Z">
        <w:r w:rsidRPr="000A334C">
          <w:rPr>
            <w:rtl/>
          </w:rPr>
          <w:delText xml:space="preserve">מתני'.</w:delText>
        </w:r>
      </w:del>
    </w:p>
    <w:p w:rsidR="00DA63EC" w:rsidRPr="000A334C" w:rsidRDefault="00DA63EC" w:rsidP="003B6D22">
      <w:pPr>
        <w:pStyle w:val="afff9"/>
        <w:spacing w:before="120"/>
        <w:rPr>
          <w:rtl/>
        </w:rPr>
        <w:pPrChange w:id="90065" w:author="קלוד" w:date="2026-10-11T12:09:42Z">
          <w:pPr>
            <w:pStyle w:val="afff9"/>
          </w:pPr>
        </w:pPrChange>
      </w:pPr>
      <w:r>
        <w:rPr>
          <w:rtl/>
        </w:rPr>
        <w:t xml:space="preserve">תקוע אלפא לשמן, </w:t>
      </w:r>
      <w:r>
        <w:rPr>
          <w:rStyle w:val="TanaimMishna"/>
          <w:rtl/>
          <w:rPrChange w:id="20021" w:author="קלוד" w:date="2026-10-11T09:07:26Z">
            <w:rPr>
              <w:rtl/>
            </w:rPr>
          </w:rPrChange>
        </w:rPr>
        <w:t xml:space="preserve">אבא שאול</w:t>
      </w:r>
      <w:r>
        <w:rPr>
          <w:rtl/>
        </w:rPr>
        <w:t xml:space="preserve"> אומר</w:t>
      </w:r>
      <w:r>
        <w:rPr>
          <w:rStyle w:val="TanaimMishna"/>
          <w:rtl/>
          <w:rPrChange w:id="103740" w:author="Claude" w:date="2026-10-11T09:07:48Z">
            <w:rPr>
              <w:rtl/>
            </w:rPr>
          </w:rPrChange>
        </w:rPr>
        <w:t xml:space="preserve">:</w:t>
      </w:r>
      <w:r>
        <w:rPr>
          <w:rtl/>
        </w:rPr>
        <w:t xml:space="preserve"> שניה לה רגב בעבר הירדן.</w:t>
      </w:r>
    </w:p>
    <w:p w:rsidR="00DA63EC" w:rsidRPr="000A334C" w:rsidRDefault="00DA63EC" w:rsidP="003B6D22">
      <w:pPr>
        <w:pStyle w:val="afff9"/>
        <w:rPr>
          <w:rtl/>
        </w:rPr>
      </w:pPr>
      <w:r w:rsidRPr="000A334C">
        <w:rPr>
          <w:rtl/>
        </w:rPr>
        <w:t>כל הארצות היו כשרות, אלא מיכן היו מביאין.</w:t>
      </w:r>
    </w:p>
    <w:p w:rsidR="00DA63EC" w:rsidRPr="000A334C" w:rsidRDefault="00DA63EC" w:rsidP="003B6D22">
      <w:pPr>
        <w:pStyle w:val="afff9"/>
        <w:rPr>
          <w:rtl/>
        </w:rPr>
      </w:pPr>
      <w:r w:rsidRPr="000A334C">
        <w:rPr>
          <w:rtl/>
        </w:rPr>
        <w:t xml:space="preserve">אין מביאין לא מבית הזבלים ולא מבית השלחים ולא מן מה שנזרע ביניהם, </w:t>
      </w:r>
    </w:p>
    <w:p w:rsidR="00DA63EC" w:rsidRPr="000A334C" w:rsidRDefault="00DA63EC" w:rsidP="003B6D22">
      <w:pPr>
        <w:pStyle w:val="afff9"/>
        <w:rPr>
          <w:rtl/>
        </w:rPr>
      </w:pPr>
      <w:r w:rsidRPr="000A334C">
        <w:rPr>
          <w:rtl/>
        </w:rPr>
        <w:tab/>
        <w:t>ואם הביא - כשר.</w:t>
      </w:r>
    </w:p>
    <w:p w:rsidR="00DA63EC" w:rsidRPr="000A334C" w:rsidRDefault="00DA63EC" w:rsidP="003B6D22">
      <w:pPr>
        <w:pStyle w:val="afff9"/>
        <w:rPr>
          <w:rtl/>
        </w:rPr>
      </w:pPr>
      <w:r w:rsidRPr="000A334C">
        <w:rPr>
          <w:rtl/>
        </w:rPr>
        <w:t>אין מביאין אנפקטן, ואם הביא - כשר.</w:t>
      </w:r>
    </w:p>
    <w:p w:rsidR="00DA63EC" w:rsidRPr="000A334C" w:rsidRDefault="00DA63EC" w:rsidP="003B6D22">
      <w:pPr>
        <w:pStyle w:val="afff9"/>
        <w:rPr>
          <w:rtl/>
        </w:rPr>
      </w:pPr>
      <w:r w:rsidRPr="000A334C">
        <w:rPr>
          <w:rtl/>
        </w:rPr>
        <w:t xml:space="preserve">אין מביאין מן הגרגרין שנשרו במים, ולא מן הכבשים ולא מן השלוקים, </w:t>
      </w:r>
    </w:p>
    <w:p w:rsidR="00DA63EC" w:rsidRPr="000A334C" w:rsidRDefault="00DA63EC" w:rsidP="003B6D22">
      <w:pPr>
        <w:pStyle w:val="afff9"/>
        <w:rPr>
          <w:rtl/>
        </w:rPr>
      </w:pPr>
      <w:r w:rsidRPr="000A334C">
        <w:rPr>
          <w:rtl/>
        </w:rPr>
        <w:tab/>
        <w:t>ואם הביא - פסול.</w:t>
      </w:r>
    </w:p>
    <w:p w:rsidR="00DA63EC" w:rsidRDefault="00DA63EC" w:rsidP="00DA63EC">
      <w:pPr>
        <w:pStyle w:val="affffd"/>
        <w:rPr>
          <w:rtl/>
        </w:rPr>
      </w:pPr>
      <w:r>
        <w:rPr>
          <w:rtl/>
        </w:rPr>
        <w:t>׹</w:t>
      </w:r>
    </w:p>
    <w:p>
      <w:pPr>
        <w:pStyle w:val="afffff8"/>
        <w:rPr>
          <w:ins w:id="90217" w:author="קלוד" w:date="2026-10-11T12:32:08Z"/>
        </w:rPr>
      </w:pPr>
      <w:ins w:id="90218" w:author="קלוד" w:date="2026-10-11T12:32:08Z">
        <w:r>
          <w:rPr>
            <w:color w:val="7B3F00"/>
          </w:rPr>
          <w:t xml:space="preserve">תקוע אלפא לשמן - חכמה מצויה בבעלי שמן זית</w:t>
        </w:r>
      </w:ins>
    </w:p>
    <w:p w:rsidR="00DA63EC" w:rsidRPr="00E105BC" w:rsidRDefault="00DA63EC" w:rsidP="00DA63EC">
      <w:pPr>
        <w:tabs>
          <w:tab w:val="center" w:pos="2835"/>
        </w:tabs>
        <w:rPr>
          <w:spacing w:val="-4"/>
          <w:rtl/>
        </w:rPr>
      </w:pPr>
      <w:r w:rsidRPr="00E105BC">
        <w:rPr>
          <w:rFonts w:hint="cs"/>
          <w:spacing w:val="-4"/>
          <w:rtl/>
        </w:rPr>
        <w:t>'</w:t>
      </w:r>
      <w:ins w:id="90923" w:author="Claude - סמנטי" w:date="2026-10-11T12:27:00Z">
        <w:r>
          <w:rPr>
            <w:rStyle w:val="afffff0"/>
            <w:spacing w:val="-4"/>
            <w:rtl/>
          </w:rPr>
          <w:t xml:space="preserve">וַיִּשְׁלַח יוֹאָב תְּקוֹעָה וַיִּקַּח מִשָּׁם אִשָּׁה חֲכָמָה</w:t>
        </w:r>
      </w:ins>
      <w:del w:id="90924" w:author="Claude - סמנטי" w:date="2026-10-11T12:27:00Z">
        <w:r w:rsidRPr="00E105BC">
          <w:rPr>
            <w:spacing w:val="-4"/>
            <w:rtl/>
          </w:rPr>
          <w:delText xml:space="preserve">וישלח יואב תקועה ויקח משם אשה חכמה</w:delText>
        </w:r>
      </w:del>
      <w:r w:rsidRPr="00E105BC">
        <w:rPr>
          <w:rFonts w:hint="cs"/>
          <w:spacing w:val="-4"/>
          <w:rtl/>
        </w:rPr>
        <w:t>'</w:t>
      </w:r>
      <w:r w:rsidRPr="00E105BC">
        <w:rPr>
          <w:spacing w:val="-4"/>
          <w:rtl/>
        </w:rPr>
        <w:t xml:space="preserve"> </w:t>
      </w:r>
      <w:r w:rsidRPr="00E105BC">
        <w:rPr>
          <w:rStyle w:val="2fb"/>
          <w:rFonts w:hint="cs"/>
          <w:spacing w:val="-4"/>
          <w:rtl/>
        </w:rPr>
        <w:t>ארי</w:t>
      </w:r>
      <w:r w:rsidRPr="00E105BC">
        <w:rPr>
          <w:rStyle w:val="2fb"/>
          <w:spacing w:val="-4"/>
          <w:rtl/>
        </w:rPr>
        <w:t>"</w:t>
      </w:r>
      <w:r w:rsidRPr="00E105BC">
        <w:rPr>
          <w:rStyle w:val="2fb"/>
          <w:rFonts w:hint="cs"/>
          <w:spacing w:val="-4"/>
          <w:rtl/>
        </w:rPr>
        <w:t>ו</w:t>
      </w:r>
      <w:r w:rsidRPr="00E105BC">
        <w:rPr>
          <w:spacing w:val="-4"/>
          <w:rtl/>
        </w:rPr>
        <w:t>: מתוך שרגילין בשמן זית, חכמה מצויה בהן.</w:t>
      </w:r>
    </w:p>
    <w:p>
      <w:pPr>
        <w:pStyle w:val="38"/>
        <w:rPr>
          <w:ins w:id="101381" w:author="מנוע מכני" w:date="2026-10-11T12:04:40Z"/>
        </w:rPr>
      </w:pPr>
      <w:del w:id="101380"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1382" w:author="מנוע מכני" w:date="2026-10-11T12:04:40Z">
        <w:r>
          <w:rPr>
            <w:rtl/>
          </w:rPr>
          <w:delText xml:space="preserve"> </w:delText>
        </w:r>
      </w:del>
      <w:r>
        <w:rPr>
          <w:rtl/>
        </w:rPr>
        <w:t xml:space="preserve">וטובל בשמן רגלו - זה חלקו של אשר, שמושך שמן כמעין.</w:t>
      </w:r>
    </w:p>
    <w:p>
      <w:pPr>
        <w:pStyle w:val="38"/>
        <w:rPr>
          <w:ins w:id="101383" w:author="מנוע מכני" w:date="2026-10-11T12:04:40Z"/>
        </w:rPr>
      </w:pPr>
      <w:r>
        <w:t xml:space="preserve">אמרו:</w:t>
      </w:r>
    </w:p>
    <w:p w:rsidR="00DA63EC" w:rsidRDefault="00DA63EC" w:rsidP="00DA63EC">
      <w:pPr>
        <w:tabs>
          <w:tab w:val="center" w:pos="2835"/>
        </w:tabs>
        <w:rPr>
          <w:rtl/>
        </w:rPr>
      </w:pPr>
      <w:del w:id="101384" w:author="מנוע מכני" w:date="2026-10-11T12:04:40Z">
        <w:r>
          <w:rPr>
            <w:rtl/>
          </w:rPr>
          <w:delText xml:space="preserve"> </w:delText>
        </w:r>
      </w:del>
      <w:r>
        <w:rPr>
          <w:rtl/>
        </w:rPr>
        <w:t xml:space="preserve">פעם א' נצרכו להן אנשי לודקיא בשמן, מינו להן פולמוסטוס אחד, אמרו לו: לך והבא לנו שמן במאה ריבוא.</w:t>
      </w:r>
    </w:p>
    <w:p w:rsidR="00DA63EC" w:rsidRDefault="00DA63EC" w:rsidP="00DA63EC">
      <w:pPr>
        <w:tabs>
          <w:tab w:val="center" w:pos="2835"/>
        </w:tabs>
        <w:rPr>
          <w:rtl/>
        </w:rPr>
      </w:pPr>
      <w:r>
        <w:rPr>
          <w:rtl/>
        </w:rPr>
        <w:lastRenderedPageBreak/>
        <w:t>הלך לירושלים, אמרו לו: לך לצור.</w:t>
      </w:r>
    </w:p>
    <w:p w:rsidR="00DA63EC" w:rsidRDefault="00DA63EC" w:rsidP="00DA63EC">
      <w:pPr>
        <w:tabs>
          <w:tab w:val="center" w:pos="2835"/>
        </w:tabs>
        <w:rPr>
          <w:rtl/>
        </w:rPr>
      </w:pPr>
      <w:r>
        <w:rPr>
          <w:rtl/>
        </w:rPr>
        <w:t>הלך לצור, אמרו לו: לך לגוש חלב.</w:t>
      </w:r>
    </w:p>
    <w:p w:rsidR="00DA63EC" w:rsidRDefault="00DA63EC" w:rsidP="00DA63EC">
      <w:pPr>
        <w:tabs>
          <w:tab w:val="center" w:pos="2835"/>
        </w:tabs>
        <w:rPr>
          <w:rtl/>
        </w:rPr>
      </w:pPr>
      <w:r>
        <w:rPr>
          <w:rtl/>
        </w:rPr>
        <w:t xml:space="preserve">הלך לגוש חלב, אמרו לו: לך אצל פלוני לשדה הלז, ומצאו שהיה עוזק תחת זיתיו, </w:t>
      </w:r>
    </w:p>
    <w:p>
      <w:pPr>
        <w:pStyle w:val="38"/>
        <w:rPr>
          <w:ins w:id="101385" w:author="מנוע מכני" w:date="2026-10-11T12:04:40Z"/>
        </w:rPr>
      </w:pPr>
      <w:r>
        <w:t xml:space="preserve">א"ל</w:t>
      </w:r>
      <w:r>
        <w:t xml:space="preserve">:</w:t>
      </w:r>
    </w:p>
    <w:p w:rsidR="00DA63EC" w:rsidRDefault="00DA63EC" w:rsidP="00DA63EC">
      <w:pPr>
        <w:tabs>
          <w:tab w:val="center" w:pos="2835"/>
        </w:tabs>
        <w:rPr>
          <w:rtl/>
        </w:rPr>
      </w:pPr>
      <w:del w:id="101386" w:author="מנוע מכני" w:date="2026-10-11T12:04:40Z">
        <w:r>
          <w:rPr>
            <w:rtl/>
          </w:rPr>
          <w:delText xml:space="preserve"> </w:delText>
        </w:r>
      </w:del>
      <w:r>
        <w:rPr>
          <w:rtl/>
        </w:rPr>
        <w:t xml:space="preserve">יש לך שמן במאה ריבוא שאני צריך? </w:t>
      </w:r>
      <w:r>
        <w:rPr>
          <w:rtl/>
        </w:rPr>
        <w:t xml:space="preserve">א"ל</w:t>
      </w:r>
      <w:r>
        <w:rPr>
          <w:rtl/>
        </w:rPr>
        <w:t xml:space="preserve">: המתן לי עד שאסיים מלאכתי, המתין עד שסיים מלאכתו.</w:t>
      </w:r>
    </w:p>
    <w:p w:rsidR="00DA63EC" w:rsidRDefault="00DA63EC" w:rsidP="00DA63EC">
      <w:pPr>
        <w:tabs>
          <w:tab w:val="center" w:pos="2835"/>
        </w:tabs>
        <w:rPr>
          <w:rtl/>
        </w:rPr>
      </w:pPr>
      <w:r>
        <w:rPr>
          <w:rtl/>
        </w:rPr>
        <w:t xml:space="preserve">לאחר שסיים מלאכתו, הפשיל כליו לאחוריו והיה מסקל ובא בדרך, </w:t>
      </w:r>
    </w:p>
    <w:p>
      <w:pPr>
        <w:pStyle w:val="38"/>
        <w:rPr>
          <w:ins w:id="101387" w:author="מנוע מכני" w:date="2026-10-11T12:04:40Z"/>
        </w:rPr>
      </w:pPr>
      <w:r>
        <w:t xml:space="preserve">א"ל</w:t>
      </w:r>
      <w:r>
        <w:t xml:space="preserve">:</w:t>
      </w:r>
    </w:p>
    <w:p w:rsidR="00DA63EC" w:rsidRDefault="00DA63EC" w:rsidP="00DA63EC">
      <w:pPr>
        <w:tabs>
          <w:tab w:val="center" w:pos="2835"/>
        </w:tabs>
        <w:rPr>
          <w:rtl/>
        </w:rPr>
      </w:pPr>
      <w:del w:id="101388" w:author="מנוע מכני" w:date="2026-10-11T12:04:40Z">
        <w:r>
          <w:rPr>
            <w:rtl/>
          </w:rPr>
          <w:delText xml:space="preserve"> </w:delText>
        </w:r>
      </w:del>
      <w:r>
        <w:rPr>
          <w:rtl/>
        </w:rPr>
        <w:t xml:space="preserve">יש לך שמן במאה ריבוא? כמדומה אני ששחוק שחקו בי היהודים.</w:t>
      </w:r>
    </w:p>
    <w:p w:rsidR="00DA63EC" w:rsidRDefault="00DA63EC" w:rsidP="00DA63EC">
      <w:pPr>
        <w:tabs>
          <w:tab w:val="center" w:pos="2835"/>
        </w:tabs>
        <w:rPr>
          <w:rtl/>
        </w:rPr>
      </w:pPr>
      <w:r>
        <w:rPr>
          <w:rtl/>
        </w:rPr>
        <w:t xml:space="preserve">כיון שהגיע לעירו, הוציאה לו שפחתו קומקמום של חמין ורחץ בו ידיו ורגליו, הוציאה לו ספל של זהב מליאה שמן וטבל בו ידיו ורגליו, לקיים מה שנאמר: </w:t>
      </w:r>
      <w:r>
        <w:rPr>
          <w:rStyle w:val="afffff0"/>
          <w:rtl/>
          <w:rPrChange w:id="9065" w:author="מנוע פסוקים" w:date="2026-10-11T09:32:13Z">
            <w:rPr>
              <w:rtl/>
            </w:rPr>
          </w:rPrChange>
        </w:rPr>
        <w:t xml:space="preserve">וטובל בשמן רגלו</w:t>
      </w:r>
      <w:r>
        <w:rPr>
          <w:rtl/>
        </w:rPr>
        <w:t xml:space="preserve">.</w:t>
      </w:r>
    </w:p>
    <w:p w:rsidR="00DA63EC" w:rsidRDefault="00DA63EC" w:rsidP="00DA63EC">
      <w:pPr>
        <w:tabs>
          <w:tab w:val="center" w:pos="2835"/>
        </w:tabs>
        <w:rPr>
          <w:rtl/>
        </w:rPr>
      </w:pPr>
      <w:r>
        <w:rPr>
          <w:rtl/>
        </w:rPr>
        <w:t>לאחר שאכלו ושתו, מדד לו שמן במאה ריבוא.</w:t>
      </w:r>
    </w:p>
    <w:p>
      <w:pPr>
        <w:pStyle w:val="38"/>
        <w:rPr>
          <w:ins w:id="101389" w:author="מנוע מכני" w:date="2026-10-11T12:04:40Z"/>
        </w:rPr>
      </w:pPr>
      <w:r>
        <w:t xml:space="preserve">א"ל</w:t>
      </w:r>
      <w:r>
        <w:t xml:space="preserve">:</w:t>
      </w:r>
    </w:p>
    <w:p w:rsidR="00DA63EC" w:rsidRDefault="00DA63EC" w:rsidP="00DA63EC">
      <w:pPr>
        <w:tabs>
          <w:tab w:val="center" w:pos="2835"/>
        </w:tabs>
        <w:rPr>
          <w:rtl/>
        </w:rPr>
      </w:pPr>
      <w:del w:id="101390" w:author="מנוע מכני" w:date="2026-10-11T12:04:40Z">
        <w:r>
          <w:rPr>
            <w:rtl/>
          </w:rPr>
          <w:delText xml:space="preserve"> </w:delText>
        </w:r>
      </w:del>
      <w:r>
        <w:rPr>
          <w:rtl/>
        </w:rPr>
        <w:t xml:space="preserve">כלום אתה צריך ליותר? </w:t>
      </w:r>
      <w:r>
        <w:rPr>
          <w:rtl/>
        </w:rPr>
        <w:t xml:space="preserve">א"ל</w:t>
      </w:r>
      <w:r>
        <w:rPr>
          <w:rtl/>
        </w:rPr>
        <w:t xml:space="preserve">: הן, אלא שאין לי דמים.</w:t>
      </w:r>
    </w:p>
    <w:p>
      <w:pPr>
        <w:pStyle w:val="38"/>
        <w:rPr>
          <w:ins w:id="101391" w:author="מנוע מכני" w:date="2026-10-11T12:04:40Z"/>
        </w:rPr>
      </w:pPr>
      <w:r>
        <w:t xml:space="preserve">א"ל</w:t>
      </w:r>
      <w:r>
        <w:t xml:space="preserve">:</w:t>
      </w:r>
    </w:p>
    <w:p w:rsidR="00DA63EC" w:rsidRDefault="00DA63EC" w:rsidP="00DA63EC">
      <w:pPr>
        <w:tabs>
          <w:tab w:val="center" w:pos="2835"/>
        </w:tabs>
        <w:rPr>
          <w:rtl/>
        </w:rPr>
      </w:pPr>
      <w:del w:id="101392" w:author="מנוע מכני" w:date="2026-10-11T12:04:40Z">
        <w:r>
          <w:rPr>
            <w:rtl/>
          </w:rPr>
          <w:delText xml:space="preserve"> </w:delText>
        </w:r>
      </w:del>
      <w:r>
        <w:rPr>
          <w:rtl/>
        </w:rPr>
        <w:t xml:space="preserve">אם אתה רוצה ליקח קח, ואני אלך עמך ואטול דמיו, מדד לו שמן בשמונה עשר ריבוא.</w:t>
      </w:r>
    </w:p>
    <w:p>
      <w:pPr>
        <w:pStyle w:val="38"/>
        <w:rPr>
          <w:ins w:id="101393" w:author="מנוע מכני" w:date="2026-10-11T12:04:40Z"/>
        </w:rPr>
      </w:pPr>
      <w:r>
        <w:t xml:space="preserve">אמרו:</w:t>
      </w:r>
    </w:p>
    <w:p w:rsidR="00DA63EC" w:rsidRDefault="00DA63EC" w:rsidP="00DA63EC">
      <w:pPr>
        <w:tabs>
          <w:tab w:val="center" w:pos="2835"/>
        </w:tabs>
        <w:rPr>
          <w:rtl/>
        </w:rPr>
      </w:pPr>
      <w:del w:id="101394" w:author="מנוע מכני" w:date="2026-10-11T12:04:40Z">
        <w:r>
          <w:rPr>
            <w:rtl/>
          </w:rPr>
          <w:delText xml:space="preserve"> </w:delText>
        </w:r>
      </w:del>
      <w:r>
        <w:rPr>
          <w:rtl/>
        </w:rPr>
        <w:t xml:space="preserve">לא</w:t>
      </w:r>
      <w:r>
        <w:rPr>
          <w:rtl/>
        </w:rPr>
        <w:t xml:space="preserve"> הניח אותו האיש </w:t>
      </w:r>
      <w:r>
        <w:rPr>
          <w:rtl/>
        </w:rPr>
        <w:t xml:space="preserve">לא</w:t>
      </w:r>
      <w:r>
        <w:rPr>
          <w:rtl/>
        </w:rPr>
        <w:t xml:space="preserve"> סוס ולא פרד ולא גמל ולא חמור בארץ ישראל שלא שכרו.</w:t>
      </w:r>
    </w:p>
    <w:p w:rsidR="00DA63EC" w:rsidRDefault="00DA63EC" w:rsidP="00DA63EC">
      <w:pPr>
        <w:tabs>
          <w:tab w:val="center" w:pos="2835"/>
        </w:tabs>
        <w:rPr>
          <w:rtl/>
        </w:rPr>
      </w:pPr>
      <w:r>
        <w:rPr>
          <w:rtl/>
        </w:rPr>
        <w:t xml:space="preserve">כיון שהגיע לעירו, יצאו אנשי עירו לקלסו, </w:t>
      </w:r>
      <w:r>
        <w:rPr>
          <w:rtl/>
        </w:rPr>
        <w:t xml:space="preserve">אמר</w:t>
      </w:r>
      <w:r>
        <w:rPr>
          <w:rtl/>
        </w:rPr>
        <w:t xml:space="preserve"> להם: </w:t>
      </w:r>
      <w:r>
        <w:rPr>
          <w:rtl/>
        </w:rPr>
        <w:t xml:space="preserve">לא</w:t>
      </w:r>
      <w:r>
        <w:rPr>
          <w:rtl/>
        </w:rPr>
        <w:t xml:space="preserve"> לי קלסוני אלא לזה שבא עמי, שמדד לי שמן במאה ריבוא והרי נושה בי בשמונה עשרה ריבוא, </w:t>
      </w:r>
    </w:p>
    <w:p w:rsidR="00DA63EC" w:rsidRDefault="00DA63EC" w:rsidP="00DA63EC">
      <w:pPr>
        <w:tabs>
          <w:tab w:val="center" w:pos="2835"/>
        </w:tabs>
        <w:rPr>
          <w:rtl/>
        </w:rPr>
      </w:pPr>
      <w:r>
        <w:rPr>
          <w:rtl/>
        </w:rPr>
        <w:tab/>
        <w:t>לקיים מה שנא</w:t>
      </w:r>
      <w:r>
        <w:rPr>
          <w:rFonts w:hint="cs"/>
          <w:rtl/>
        </w:rPr>
        <w:t>'</w:t>
      </w:r>
      <w:r>
        <w:rPr>
          <w:rtl/>
        </w:rPr>
        <w:t xml:space="preserve">: </w:t>
      </w:r>
      <w:r>
        <w:rPr>
          <w:rStyle w:val="afffff0"/>
          <w:rtl/>
          <w:rPrChange w:id="9066" w:author="מנוע פסוקים" w:date="2026-10-11T09:32:13Z">
            <w:rPr>
              <w:rtl/>
            </w:rPr>
          </w:rPrChange>
        </w:rPr>
        <w:t xml:space="preserve">יש מתעשר ואין כל מתרושש והון </w:t>
      </w:r>
      <w:r>
        <w:rPr>
          <w:rStyle w:val="afffff0"/>
          <w:rtl/>
          <w:rPrChange w:id="9067" w:author="מנוע פסוקים" w:date="2026-10-11T09:32:13Z">
            <w:rPr>
              <w:rStyle w:val="2fb"/>
              <w:rtl/>
            </w:rPr>
          </w:rPrChange>
        </w:rPr>
        <w:t xml:space="preserve">רב</w:t>
      </w:r>
      <w:r>
        <w:rPr>
          <w:rtl/>
        </w:rPr>
        <w:t xml:space="preserve">.</w:t>
      </w:r>
    </w:p>
    <w:p w:rsidR="00DA63EC" w:rsidRDefault="00DA63EC" w:rsidP="00DA63EC">
      <w:pPr>
        <w:pStyle w:val="affffd"/>
        <w:rPr>
          <w:del w:id="90099" w:author="מנוע עיצוב" w:date="2026-10-11T12:09:26Z"/>
          <w:rtl/>
        </w:rPr>
      </w:pPr>
      <w:del w:id="90098" w:author="מנוע עיצוב" w:date="2026-10-11T12:09:26Z">
        <w:r>
          <w:rPr>
            <w:rtl/>
          </w:rPr>
          <w:delText xml:space="preserve">׹</w:delText>
        </w:r>
      </w:del>
    </w:p>
    <w:p w:rsidR="00DA63EC" w:rsidRPr="00A04F52" w:rsidRDefault="00DA63EC" w:rsidP="00DA63EC">
      <w:pPr>
        <w:pStyle w:val="affff1"/>
        <w:ind w:end="0"/>
        <w:rPr>
          <w:rtl/>
        </w:rPr>
        <w:pPrChange w:id="20083" w:author="קלוד" w:date="2026-10-11T09:07:26Z">
          <w:pPr>
            <w:pStyle w:val="affff1"/>
            <w:rPr>
              <w:rtl/>
            </w:rPr>
          </w:pPr>
        </w:pPrChange>
      </w:pPr>
      <w:ins w:id="9847" w:author="מספור קטעי משנה" w:date="2026-10-11T09:35:12Z">
        <w:r>
          <w:rPr>
            <w:rStyle w:val="MisparKeta"/>
          </w:rPr>
          <w:t xml:space="preserve">ח. </w:t>
        </w:r>
      </w:ins>
      <w:r w:rsidRPr="00A04F52">
        <w:rPr>
          <w:rtl/>
        </w:rPr>
        <w:t>אין מביאין לא מבית הזבלים.</w:t>
      </w:r>
    </w:p>
    <w:p w:rsidR="00DA63EC" w:rsidRDefault="00DA63EC" w:rsidP="00DA63EC">
      <w:pPr>
        <w:pStyle w:val="afff3"/>
        <w:framePr w:wrap="around"/>
        <w:rPr>
          <w:rtl/>
        </w:rPr>
      </w:pPr>
      <w:r>
        <w:rPr>
          <w:rFonts w:hint="cs"/>
          <w:rtl/>
        </w:rPr>
        <w:t>פו.</w:t>
      </w:r>
    </w:p>
    <w:p>
      <w:pPr>
        <w:pStyle w:val="38"/>
        <w:rPr>
          <w:ins w:id="101395" w:author="מנוע מכני" w:date="2026-10-11T12:04:40Z"/>
        </w:rPr>
      </w:pPr>
      <w:r>
        <w:t xml:space="preserve">והתניא:</w:t>
      </w:r>
    </w:p>
    <w:p w:rsidR="00DA63EC" w:rsidRDefault="00DA63EC" w:rsidP="00DA63EC">
      <w:pPr>
        <w:tabs>
          <w:tab w:val="center" w:pos="2835"/>
        </w:tabs>
        <w:rPr>
          <w:rtl/>
        </w:rPr>
      </w:pPr>
      <w:del w:id="101396" w:author="מנוע מכני" w:date="2026-10-11T12:04:40Z">
        <w:r>
          <w:rPr>
            <w:rtl/>
          </w:rPr>
          <w:delText xml:space="preserve"> </w:delText>
        </w:r>
      </w:del>
      <w:r>
        <w:rPr>
          <w:rtl/>
        </w:rPr>
        <w:t xml:space="preserve">אין מביאין אנפקטן, ואם הביא - פסול, מפני שהוא שרף!</w:t>
      </w:r>
    </w:p>
    <w:p>
      <w:pPr>
        <w:pStyle w:val="38"/>
        <w:rPr>
          <w:ins w:id="101397" w:author="מנוע מכני" w:date="2026-10-11T12:04:40Z"/>
        </w:rPr>
      </w:pPr>
      <w:r w:rsidRPr="00E105BC">
        <w:t xml:space="preserve">רב יוסף, </w:t>
      </w:r>
      <w:r w:rsidRPr="00E105BC">
        <w:t xml:space="preserve">ל"ק</w:t>
      </w:r>
      <w:r w:rsidRPr="00E105BC">
        <w:t xml:space="preserve">:</w:t>
      </w:r>
    </w:p>
    <w:p w:rsidR="00DA63EC" w:rsidRPr="00E105BC" w:rsidRDefault="00DA63EC" w:rsidP="00DA63EC">
      <w:pPr>
        <w:tabs>
          <w:tab w:val="center" w:pos="2835"/>
        </w:tabs>
        <w:rPr>
          <w:spacing w:val="-2"/>
          <w:rtl/>
        </w:rPr>
      </w:pPr>
      <w:del w:id="101398" w:author="מנוע מכני" w:date="2026-10-11T12:04:40Z">
        <w:r w:rsidRPr="00E105BC">
          <w:rPr>
            <w:spacing w:val="-2"/>
            <w:rtl/>
          </w:rPr>
          <w:delText xml:space="preserve"> </w:delText>
        </w:r>
      </w:del>
      <w:r w:rsidRPr="00E105BC">
        <w:rPr>
          <w:spacing w:val="-2"/>
          <w:rtl/>
        </w:rPr>
        <w:t xml:space="preserve">הא </w:t>
      </w:r>
      <w:r w:rsidRPr="00E105BC">
        <w:rPr>
          <w:rStyle w:val="2fb"/>
          <w:spacing w:val="-2"/>
          <w:rtl/>
        </w:rPr>
        <w:t xml:space="preserve">ר"</w:t>
      </w:r>
      <w:r w:rsidRPr="00E105BC">
        <w:rPr>
          <w:rStyle w:val="2fb"/>
          <w:rFonts w:hint="cs"/>
          <w:spacing w:val="-2"/>
          <w:rtl/>
        </w:rPr>
        <w:t xml:space="preserve">ח</w:t>
      </w:r>
      <w:r w:rsidRPr="00E105BC">
        <w:rPr>
          <w:rFonts w:hint="cs"/>
          <w:spacing w:val="-2"/>
          <w:rtl/>
        </w:rPr>
        <w:t xml:space="preserve"> והא </w:t>
      </w:r>
      <w:r w:rsidRPr="00E105BC">
        <w:rPr>
          <w:rStyle w:val="2fb"/>
          <w:rFonts w:hint="cs"/>
          <w:spacing w:val="-2"/>
          <w:rtl/>
        </w:rPr>
        <w:t xml:space="preserve">רשב</w:t>
      </w:r>
      <w:r w:rsidRPr="00E105BC">
        <w:rPr>
          <w:rStyle w:val="2fb"/>
          <w:spacing w:val="-2"/>
          <w:rtl/>
        </w:rPr>
        <w:t>"</w:t>
      </w:r>
      <w:r w:rsidRPr="00E105BC">
        <w:rPr>
          <w:rStyle w:val="2fb"/>
          <w:rFonts w:hint="cs"/>
          <w:spacing w:val="-2"/>
          <w:rtl/>
        </w:rPr>
        <w:t>ר</w:t>
      </w:r>
      <w:r w:rsidRPr="00E105BC">
        <w:rPr>
          <w:spacing w:val="-2"/>
          <w:rtl/>
        </w:rPr>
        <w:t xml:space="preserve">, </w:t>
      </w:r>
      <w:r w:rsidRPr="00E105BC">
        <w:rPr>
          <w:rStyle w:val="2fb"/>
          <w:spacing w:val="-2"/>
          <w:rtl/>
        </w:rPr>
        <w:t xml:space="preserve">דר"</w:t>
      </w:r>
      <w:r w:rsidRPr="00E105BC">
        <w:rPr>
          <w:rStyle w:val="2fb"/>
          <w:rFonts w:hint="cs"/>
          <w:spacing w:val="-2"/>
          <w:rtl/>
        </w:rPr>
        <w:t>ח</w:t>
      </w:r>
      <w:r w:rsidRPr="00E105BC">
        <w:rPr>
          <w:spacing w:val="-2"/>
          <w:rtl/>
        </w:rPr>
        <w:t xml:space="preserve"> זריק </w:t>
      </w:r>
      <w:ins w:id="93587" w:author="מנוע מכני" w:date="2026-10-11T12:04:40Z">
        <w:r>
          <w:rPr>
            <w:spacing w:val="-2"/>
            <w:rtl/>
          </w:rPr>
          <w:t xml:space="preserve">לו</w:t>
        </w:r>
      </w:ins>
      <w:del w:id="93588" w:author="מנוע מכני" w:date="2026-10-11T12:04:40Z">
        <w:r w:rsidRPr="00E105BC">
          <w:rPr>
            <w:spacing w:val="-2"/>
            <w:rtl/>
          </w:rPr>
          <w:delText xml:space="preserve">ליה</w:delText>
        </w:r>
      </w:del>
      <w:r w:rsidRPr="00E105BC">
        <w:rPr>
          <w:spacing w:val="-2"/>
          <w:rtl/>
        </w:rPr>
        <w:t xml:space="preserve"> </w:t>
      </w:r>
      <w:r w:rsidRPr="00E105BC">
        <w:rPr>
          <w:rStyle w:val="2fb"/>
          <w:spacing w:val="-2"/>
          <w:rtl/>
        </w:rPr>
        <w:t xml:space="preserve">ור</w:t>
      </w:r>
      <w:r w:rsidRPr="00E105BC">
        <w:rPr>
          <w:rStyle w:val="2fb"/>
          <w:rFonts w:hint="cs"/>
          <w:spacing w:val="-2"/>
          <w:rtl/>
        </w:rPr>
        <w:t>שב</w:t>
      </w:r>
      <w:r w:rsidRPr="00E105BC">
        <w:rPr>
          <w:rStyle w:val="2fb"/>
          <w:spacing w:val="-2"/>
          <w:rtl/>
        </w:rPr>
        <w:t>"</w:t>
      </w:r>
      <w:r w:rsidRPr="00E105BC">
        <w:rPr>
          <w:rStyle w:val="2fb"/>
          <w:rFonts w:hint="cs"/>
          <w:spacing w:val="-2"/>
          <w:rtl/>
        </w:rPr>
        <w:t xml:space="preserve">ר</w:t>
      </w:r>
      <w:r w:rsidRPr="00E105BC">
        <w:rPr>
          <w:rFonts w:hint="cs"/>
          <w:spacing w:val="-2"/>
          <w:rtl/>
        </w:rPr>
        <w:t xml:space="preserve"> מטבל</w:t>
      </w:r>
      <w:r w:rsidRPr="00E105BC">
        <w:rPr>
          <w:spacing w:val="-2"/>
          <w:rtl/>
        </w:rPr>
        <w:t>, וסימניך: עשירים מקמצין.</w:t>
      </w:r>
    </w:p>
    <w:p w:rsidR="00DA63EC" w:rsidRDefault="00DA63EC" w:rsidP="00DA63EC">
      <w:pPr>
        <w:tabs>
          <w:tab w:val="center" w:pos="2835"/>
        </w:tabs>
        <w:rPr>
          <w:rtl/>
        </w:rPr>
      </w:pPr>
      <w:r>
        <w:rPr>
          <w:rtl/>
        </w:rPr>
        <w:t>ששה חדשים</w:t>
      </w:r>
      <w:r w:rsidRPr="00A71A5E">
        <w:rPr>
          <w:rStyle w:val="afffff0"/>
          <w:rtl/>
        </w:rPr>
        <w:t xml:space="preserve"> </w:t>
      </w:r>
      <w:r w:rsidRPr="00A71A5E">
        <w:rPr>
          <w:rStyle w:val="afffff0"/>
          <w:rFonts w:hint="cs"/>
          <w:rtl/>
        </w:rPr>
        <w:t>'</w:t>
      </w:r>
      <w:r w:rsidRPr="00A71A5E">
        <w:rPr>
          <w:rStyle w:val="afffff0"/>
          <w:rtl/>
        </w:rPr>
        <w:t>בשמן המור</w:t>
      </w:r>
      <w:r w:rsidRPr="00A71A5E">
        <w:rPr>
          <w:rStyle w:val="afffff0"/>
          <w:rFonts w:hint="cs"/>
          <w:rtl/>
        </w:rPr>
        <w:t>'</w:t>
      </w:r>
      <w:r w:rsidRPr="00A71A5E">
        <w:rPr>
          <w:rStyle w:val="afffff0"/>
          <w:rtl/>
        </w:rPr>
        <w:t xml:space="preserve"> </w:t>
      </w:r>
      <w:r>
        <w:rPr>
          <w:rtl/>
        </w:rPr>
        <w:t>–</w:t>
      </w:r>
      <w:ins w:id="95283" w:author="מנוע מכני" w:date="2026-10-11T12:04:40Z">
        <w:ins w:id="95285" w:author="מנוע מכני" w:date="2026-10-11T12:04:40Z">
          <w:ins w:id="95287" w:author="מנוע מכני" w:date="2026-10-11T12:04:40Z">
            <w:ins w:id="95289" w:author="מנוע מכני" w:date="2026-10-11T12:04:40Z">
              <w:r>
                <w:rPr>
                  <w:rFonts w:hint="cs"/>
                  <w:rtl/>
                </w:rPr>
                <w:t xml:space="preserve"> </w:t>
              </w:r>
            </w:ins>
            <w:del w:id="95290" w:author="מנוע מכני" w:date="2026-10-11T12:04:40Z">
              <w:r>
                <w:rPr>
                  <w:rFonts w:hint="cs"/>
                  <w:rtl/>
                </w:rPr>
                <w:delText xml:space="preserve"> </w:delText>
              </w:r>
              <w:r>
                <w:rPr>
                  <w:rFonts w:hint="cs"/>
                  <w:rtl/>
                </w:rPr>
                <w:delText xml:space="preserve"> </w:delText>
              </w:r>
            </w:del>
          </w:ins>
          <w:del w:id="95288" w:author="מנוע מכני" w:date="2026-10-11T12:04:40Z">
            <w:r>
              <w:rPr>
                <w:rFonts w:hint="cs"/>
                <w:rtl/>
              </w:rPr>
              <w:delText xml:space="preserve"> </w:delText>
            </w:r>
            <w:r>
              <w:rPr>
                <w:rFonts w:hint="cs"/>
                <w:rtl/>
              </w:rPr>
              <w:delText xml:space="preserve"> </w:delText>
            </w:r>
          </w:del>
        </w:ins>
        <w:del w:id="95286" w:author="מנוע מכני" w:date="2026-10-11T12:04:40Z">
          <w:r>
            <w:rPr>
              <w:rFonts w:hint="cs"/>
              <w:rtl/>
            </w:rPr>
            <w:delText xml:space="preserve"> </w:delText>
          </w:r>
          <w:r>
            <w:rPr>
              <w:rFonts w:hint="cs"/>
              <w:rtl/>
            </w:rPr>
            <w:delText xml:space="preserve"> </w:delText>
          </w:r>
        </w:del>
      </w:ins>
      <w:del w:id="95284" w:author="מנוע מכני" w:date="2026-10-11T12:04:40Z">
        <w:r>
          <w:rPr>
            <w:rFonts w:hint="cs"/>
            <w:rtl/>
          </w:rPr>
          <w:delText xml:space="preserve">  </w:delText>
        </w:r>
      </w:del>
      <w:r>
        <w:rPr>
          <w:rStyle w:val="2fb"/>
          <w:rFonts w:hint="cs"/>
          <w:rtl/>
        </w:rPr>
        <w:t xml:space="preserve">רהב</w:t>
      </w:r>
      <w:r>
        <w:rPr>
          <w:rStyle w:val="2fb"/>
          <w:rtl/>
        </w:rPr>
        <w:t>"</w:t>
      </w:r>
      <w:r>
        <w:rPr>
          <w:rStyle w:val="2fb"/>
          <w:rFonts w:hint="cs"/>
          <w:rtl/>
        </w:rPr>
        <w:t>ח</w:t>
      </w:r>
      <w:r>
        <w:rPr>
          <w:rtl/>
        </w:rPr>
        <w:t xml:space="preserve">: </w:t>
      </w:r>
      <w:r w:rsidRPr="00A04F52">
        <w:rPr>
          <w:b/>
          <w:bCs/>
          <w:rtl/>
        </w:rPr>
        <w:t>סטכתא</w:t>
      </w:r>
      <w:ins w:id="95281" w:author="מנוע מכני" w:date="2026-10-11T12:04:40Z">
        <w:r>
          <w:rPr>
            <w:rtl/>
          </w:rPr>
          <w:t xml:space="preserve">,</w:t>
        </w:r>
      </w:ins>
      <w:del w:id="95282" w:author="מנוע מכני" w:date="2026-10-11T12:04:40Z">
        <w:r>
          <w:rPr>
            <w:rtl/>
          </w:rPr>
          <w:delText xml:space="preserve">;</w:delText>
        </w:r>
      </w:del>
      <w:r>
        <w:rPr>
          <w:rtl/>
        </w:rPr>
        <w:t xml:space="preserve"> </w:t>
      </w:r>
    </w:p>
    <w:p>
      <w:pPr>
        <w:pStyle w:val="afffff8"/>
        <w:rPr>
          <w:ins w:id="90215" w:author="קלוד" w:date="2026-10-11T12:32:08Z"/>
        </w:rPr>
      </w:pPr>
      <w:ins w:id="90216" w:author="קלוד" w:date="2026-10-11T12:32:08Z">
        <w:r>
          <w:rPr>
            <w:color w:val="7B3F00"/>
          </w:rPr>
          <w:t xml:space="preserve">אנפקטן - שמן זית שלא הביא שליש</w:t>
        </w:r>
      </w:ins>
    </w:p>
    <w:p>
      <w:pPr>
        <w:pStyle w:val="38"/>
        <w:rPr>
          <w:ins w:id="101399" w:author="מנוע מכני" w:date="2026-10-11T12:04:40Z"/>
        </w:rPr>
      </w:pPr>
      <w:r>
        <w:tab/>
      </w:r>
      <w:r>
        <w:tab/>
      </w:r>
      <w:r>
        <w:t>ריב</w:t>
      </w:r>
      <w:r>
        <w:t>"</w:t>
      </w:r>
      <w:r>
        <w:t>א</w:t>
      </w:r>
      <w:r>
        <w:t xml:space="preserve">:</w:t>
      </w:r>
    </w:p>
    <w:p w:rsidR="00DA63EC" w:rsidRDefault="00DA63EC" w:rsidP="00DA63EC">
      <w:pPr>
        <w:tabs>
          <w:tab w:val="center" w:pos="2835"/>
        </w:tabs>
        <w:rPr>
          <w:rtl/>
        </w:rPr>
      </w:pPr>
      <w:del w:id="101400" w:author="מנוע מכני" w:date="2026-10-11T12:04:40Z">
        <w:r>
          <w:rPr>
            <w:rtl/>
          </w:rPr>
          <w:delText xml:space="preserve"> </w:delText>
        </w:r>
      </w:del>
      <w:r>
        <w:rPr>
          <w:rtl/>
        </w:rPr>
        <w:t xml:space="preserve">שמן זית שלא הביא שליש.</w:t>
      </w:r>
    </w:p>
    <w:p>
      <w:pPr>
        <w:pStyle w:val="38"/>
        <w:rPr>
          <w:ins w:id="101401" w:author="מנוע מכני" w:date="2026-10-11T12:04:40Z"/>
        </w:rPr>
      </w:pPr>
      <w:r>
        <w:t>תנ"</w:t>
      </w:r>
      <w:r>
        <w:t>ה ר</w:t>
      </w:r>
      <w:r>
        <w:t>"</w:t>
      </w:r>
      <w:r>
        <w:t>י</w:t>
      </w:r>
      <w:r>
        <w:t>:</w:t>
      </w:r>
    </w:p>
    <w:p w:rsidR="00DA63EC" w:rsidRDefault="00DA63EC" w:rsidP="00DA63EC">
      <w:pPr>
        <w:tabs>
          <w:tab w:val="center" w:pos="2835"/>
        </w:tabs>
        <w:rPr>
          <w:rtl/>
        </w:rPr>
      </w:pPr>
      <w:del w:id="101402"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אנפקנון</w:t>
      </w:r>
      <w:r w:rsidRPr="00A71A5E">
        <w:rPr>
          <w:rStyle w:val="afffff0"/>
          <w:rFonts w:hint="cs"/>
          <w:rtl/>
        </w:rPr>
        <w:t>'</w:t>
      </w:r>
      <w:r w:rsidRPr="00A71A5E">
        <w:rPr>
          <w:rStyle w:val="afffff0"/>
          <w:rtl/>
        </w:rPr>
        <w:t xml:space="preserve"> </w:t>
      </w:r>
      <w:r>
        <w:rPr>
          <w:rtl/>
        </w:rPr>
        <w:t>- שמן זית שלא הביא שליש, למה סכין אותו? שמשיר את השיער ומעדן את הבשר.</w:t>
      </w:r>
    </w:p>
    <w:p w:rsidR="00DA63EC" w:rsidRDefault="00DA63EC" w:rsidP="00DA63EC">
      <w:pPr>
        <w:pStyle w:val="affffd"/>
        <w:rPr>
          <w:del w:id="90101" w:author="מנוע עיצוב" w:date="2026-10-11T12:09:26Z"/>
          <w:rtl/>
        </w:rPr>
      </w:pPr>
      <w:del w:id="90100" w:author="מנוע עיצוב" w:date="2026-10-11T12:09:26Z">
        <w:r>
          <w:rPr>
            <w:rtl/>
          </w:rPr>
          <w:delText xml:space="preserve">׹</w:delText>
        </w:r>
      </w:del>
    </w:p>
    <w:p w:rsidR="00DA63EC" w:rsidRDefault="00DA63EC" w:rsidP="00DA63EC">
      <w:pPr>
        <w:pStyle w:val="affff1"/>
        <w:ind w:end="0"/>
        <w:rPr>
          <w:rtl/>
        </w:rPr>
        <w:pPrChange w:id="20084" w:author="קלוד" w:date="2026-10-11T09:07:26Z">
          <w:pPr>
            <w:pStyle w:val="affff1"/>
            <w:rPr>
              <w:rtl/>
            </w:rPr>
          </w:pPr>
        </w:pPrChange>
      </w:pPr>
      <w:ins w:id="9848" w:author="מספור קטעי משנה" w:date="2026-10-11T09:35:12Z">
        <w:r>
          <w:rPr>
            <w:rStyle w:val="MisparKeta"/>
          </w:rPr>
          <w:t xml:space="preserve">ג. </w:t>
        </w:r>
      </w:ins>
      <w:r>
        <w:rPr>
          <w:rtl/>
        </w:rPr>
        <w:t>אין מביאין מן הגרגרין שנשרו במים.</w:t>
      </w:r>
    </w:p>
    <w:p>
      <w:pPr>
        <w:pStyle w:val="38"/>
        <w:rPr>
          <w:ins w:id="101403" w:author="מנוע מכני" w:date="2026-10-11T12:04:40Z"/>
        </w:rPr>
      </w:pPr>
      <w:r w:rsidRPr="004A7C9A">
        <w:t>ת"ר</w:t>
      </w:r>
      <w:r>
        <w:t xml:space="preserve">:</w:t>
      </w:r>
    </w:p>
    <w:p w:rsidR="00DA63EC" w:rsidRDefault="00DA63EC" w:rsidP="00DA63EC">
      <w:pPr>
        <w:tabs>
          <w:tab w:val="center" w:pos="2835"/>
        </w:tabs>
        <w:rPr>
          <w:rtl/>
        </w:rPr>
      </w:pPr>
      <w:del w:id="101404" w:author="מנוע מכני" w:date="2026-10-11T12:04:40Z">
        <w:r>
          <w:rPr>
            <w:rtl/>
          </w:rPr>
          <w:delText xml:space="preserve"> </w:delText>
        </w:r>
      </w:del>
      <w:r>
        <w:rPr>
          <w:rtl/>
        </w:rPr>
        <w:t xml:space="preserve">שמן זית כבוש, שלוק, שרוי, ושל שמרים, ושל ריח רע - </w:t>
      </w:r>
      <w:r>
        <w:rPr>
          <w:rtl/>
        </w:rPr>
        <w:t xml:space="preserve">לא</w:t>
      </w:r>
      <w:r>
        <w:rPr>
          <w:rtl/>
        </w:rPr>
        <w:t xml:space="preserve"> יביא, ואם הביא - פסול.</w:t>
      </w:r>
    </w:p>
    <w:p>
      <w:pPr>
        <w:pStyle w:val="38"/>
        <w:rPr>
          <w:ins w:id="101405" w:author="מנוע מכני" w:date="2026-10-11T12:04:40Z"/>
        </w:rPr>
      </w:pPr>
      <w:r w:rsidRPr="00495316">
        <w:t>בעי רבה</w:t>
      </w:r>
      <w:r>
        <w:t xml:space="preserve">:</w:t>
      </w:r>
    </w:p>
    <w:p w:rsidR="00DA63EC" w:rsidRDefault="00DA63EC" w:rsidP="00DA63EC">
      <w:pPr>
        <w:tabs>
          <w:tab w:val="center" w:pos="2835"/>
        </w:tabs>
        <w:rPr>
          <w:rtl/>
        </w:rPr>
      </w:pPr>
      <w:del w:id="101406" w:author="מנוע מכני" w:date="2026-10-11T12:04:40Z">
        <w:r>
          <w:rPr>
            <w:rtl/>
          </w:rPr>
          <w:delText xml:space="preserve"> </w:delText>
        </w:r>
      </w:del>
      <w:r>
        <w:rPr>
          <w:rtl/>
        </w:rPr>
        <w:t xml:space="preserve">הקדישו, מהו שילקה עליו משום בעל מום? כיון דפסול כבעל מום דמי, </w:t>
      </w:r>
      <w:r w:rsidRPr="00595EAE">
        <w:rPr>
          <w:b/>
          <w:bCs/>
          <w:rtl/>
        </w:rPr>
        <w:t>או"ד</w:t>
      </w:r>
      <w:r>
        <w:rPr>
          <w:rtl/>
        </w:rPr>
        <w:t xml:space="preserve"> אין בעל מום אלא בבהמה? </w:t>
      </w:r>
      <w:r w:rsidRPr="00495316">
        <w:rPr>
          <w:b/>
          <w:bCs/>
          <w:rtl/>
        </w:rPr>
        <w:t>תיקו</w:t>
      </w:r>
      <w:r>
        <w:rPr>
          <w:rtl/>
        </w:rPr>
        <w:t>.</w:t>
      </w:r>
    </w:p>
    <w:p w:rsidR="00DA63EC" w:rsidRDefault="00DA63EC" w:rsidP="00DA63EC">
      <w:pPr>
        <w:pStyle w:val="affffd"/>
        <w:rPr>
          <w:rtl/>
        </w:rPr>
      </w:pPr>
      <w:r>
        <w:rPr>
          <w:rtl/>
        </w:rPr>
        <w:t>׹</w:t>
      </w:r>
    </w:p>
    <w:p>
      <w:pPr>
        <w:pStyle w:val="MishnaBatzad"/>
        <w:rPr>
          <w:ins w:id="20450" w:author="קלוד" w:date="2026-10-11T09:07:26Z"/>
        </w:rPr>
      </w:pPr>
      <w:ins w:id="20449" w:author="קלוד" w:date="2026-10-11T09:07:26Z">
        <w:r>
          <w:t xml:space="preserve">משנה ד</w:t>
        </w:r>
      </w:ins>
    </w:p>
    <w:p w:rsidR="00DA63EC" w:rsidRPr="000A334C" w:rsidRDefault="00DA63EC" w:rsidP="003B6D22">
      <w:pPr>
        <w:pStyle w:val="afff9"/>
        <w:rPr>
          <w:del w:id="20252" w:author="קלוד" w:date="2026-10-11T09:07:26Z"/>
          <w:rtl/>
        </w:rPr>
      </w:pPr>
      <w:del w:id="20251" w:author="קלוד" w:date="2026-10-11T09:07:26Z">
        <w:r w:rsidRPr="000A334C">
          <w:rPr>
            <w:rtl/>
          </w:rPr>
          <w:delText xml:space="preserve">מתני'.</w:delText>
        </w:r>
      </w:del>
    </w:p>
    <w:p w:rsidR="00DA63EC" w:rsidRPr="000A334C" w:rsidRDefault="00DA63EC" w:rsidP="003B6D22">
      <w:pPr>
        <w:pStyle w:val="afff9"/>
        <w:spacing w:before="120"/>
        <w:rPr>
          <w:rtl/>
        </w:rPr>
        <w:pPrChange w:id="90066" w:author="קלוד" w:date="2026-10-11T12:09:42Z">
          <w:pPr>
            <w:pStyle w:val="afff9"/>
          </w:pPr>
        </w:pPrChange>
      </w:pPr>
      <w:r w:rsidRPr="000A334C">
        <w:rPr>
          <w:rtl/>
        </w:rPr>
        <w:t>שלשה זיתים הן, ובהן שלשה שלשה שמנים.</w:t>
      </w:r>
    </w:p>
    <w:p w:rsidR="00DA63EC" w:rsidRPr="000A334C" w:rsidRDefault="00DA63EC" w:rsidP="003B6D22">
      <w:pPr>
        <w:pStyle w:val="afff9"/>
        <w:rPr>
          <w:rtl/>
        </w:rPr>
      </w:pPr>
      <w:r w:rsidRPr="000A334C">
        <w:rPr>
          <w:rtl/>
        </w:rPr>
        <w:t xml:space="preserve">הזית הראשון, מגרגרו בראש הזית וכותש ונותן לתוך הסל, </w:t>
      </w:r>
    </w:p>
    <w:p w:rsidR="00DA63EC" w:rsidRPr="000A334C" w:rsidRDefault="00DA63EC" w:rsidP="003B6D22">
      <w:pPr>
        <w:pStyle w:val="afff9"/>
        <w:rPr>
          <w:rtl/>
        </w:rPr>
      </w:pPr>
      <w:r>
        <w:rPr>
          <w:rStyle w:val="TanaimMishna"/>
          <w:rtl/>
          <w:rPrChange w:id="103741" w:author="Claude" w:date="2026-10-11T09:07:48Z">
            <w:rPr>
              <w:rtl/>
            </w:rPr>
          </w:rPrChange>
        </w:rPr>
        <w:t xml:space="preserve">ר' יהודה</w:t>
      </w:r>
      <w:r>
        <w:rPr>
          <w:rtl/>
        </w:rPr>
        <w:t xml:space="preserve"> אומר</w:t>
      </w:r>
      <w:r>
        <w:rPr>
          <w:rStyle w:val="TanaimMishna"/>
          <w:rtl/>
          <w:rPrChange w:id="103742" w:author="Claude" w:date="2026-10-11T09:07:48Z">
            <w:rPr>
              <w:rtl/>
            </w:rPr>
          </w:rPrChange>
        </w:rPr>
        <w:t xml:space="preserve">:</w:t>
      </w:r>
      <w:r>
        <w:rPr>
          <w:rtl/>
        </w:rPr>
        <w:t xml:space="preserve"> סביבות הסל, זה ראשון.</w:t>
      </w:r>
    </w:p>
    <w:p w:rsidR="00DA63EC" w:rsidRPr="000A334C" w:rsidRDefault="00DA63EC" w:rsidP="003B6D22">
      <w:pPr>
        <w:pStyle w:val="afff9"/>
        <w:rPr>
          <w:rtl/>
        </w:rPr>
      </w:pPr>
      <w:r w:rsidRPr="000A334C">
        <w:rPr>
          <w:rtl/>
        </w:rPr>
        <w:t xml:space="preserve">חזר וטוען בקורה, </w:t>
      </w:r>
      <w:r>
        <w:rPr>
          <w:rStyle w:val="TanaimMishna"/>
          <w:rFonts w:hint="cs"/>
          <w:rtl/>
          <w:rPrChange w:id="103744" w:author="Claude" w:date="2026-10-11T09:07:48Z">
            <w:rPr>
              <w:rFonts w:hint="cs"/>
              <w:rtl/>
            </w:rPr>
          </w:rPrChange>
        </w:rPr>
        <w:t xml:space="preserve">ר</w:t>
      </w:r>
      <w:r>
        <w:rPr>
          <w:rStyle w:val="TanaimMishna"/>
          <w:rtl/>
          <w:rPrChange w:id="103745" w:author="Claude" w:date="2026-10-11T09:07:48Z">
            <w:rPr>
              <w:rtl/>
            </w:rPr>
          </w:rPrChange>
        </w:rPr>
        <w:t xml:space="preserve">"</w:t>
      </w:r>
      <w:r>
        <w:rPr>
          <w:rStyle w:val="TanaimMishna"/>
          <w:rFonts w:hint="cs"/>
          <w:rtl/>
          <w:rPrChange w:id="103746" w:author="Claude" w:date="2026-10-11T09:07:48Z">
            <w:rPr>
              <w:rFonts w:hint="cs"/>
              <w:rtl/>
            </w:rPr>
          </w:rPrChange>
        </w:rPr>
        <w:t xml:space="preserve">י</w:t>
      </w:r>
      <w:r>
        <w:rPr>
          <w:rFonts w:hint="cs"/>
          <w:rtl/>
        </w:rPr>
        <w:t xml:space="preserve"> אומר</w:t>
      </w:r>
      <w:del w:id="103743" w:author="Claude" w:date="2026-10-11T09:07:48Z">
        <w:r>
          <w:rPr>
            <w:rFonts w:hint="cs"/>
            <w:rtl/>
          </w:rPr>
          <w:delText xml:space="preserve"> </w:delText>
        </w:r>
      </w:del>
      <w:r>
        <w:rPr>
          <w:rStyle w:val="TanaimMishna"/>
          <w:rtl/>
          <w:rPrChange w:id="103747" w:author="Claude" w:date="2026-10-11T09:07:48Z">
            <w:rPr>
              <w:rtl/>
            </w:rPr>
          </w:rPrChange>
        </w:rPr>
        <w:t xml:space="preserve">:</w:t>
      </w:r>
      <w:r>
        <w:rPr>
          <w:rtl/>
        </w:rPr>
        <w:t xml:space="preserve"> באבנים, זה שני.</w:t>
      </w:r>
    </w:p>
    <w:p w:rsidR="00DA63EC" w:rsidRPr="000A334C" w:rsidRDefault="00DA63EC" w:rsidP="003B6D22">
      <w:pPr>
        <w:pStyle w:val="afff9"/>
        <w:rPr>
          <w:rtl/>
        </w:rPr>
      </w:pPr>
      <w:r w:rsidRPr="000A334C">
        <w:rPr>
          <w:rtl/>
        </w:rPr>
        <w:t>חזר וטחן וטען, זה שלישי.</w:t>
      </w:r>
    </w:p>
    <w:p w:rsidR="00DA63EC" w:rsidRPr="000A334C" w:rsidRDefault="00DA63EC" w:rsidP="003B6D22">
      <w:pPr>
        <w:pStyle w:val="afff9"/>
        <w:rPr>
          <w:rtl/>
        </w:rPr>
      </w:pPr>
      <w:r w:rsidRPr="000A334C">
        <w:rPr>
          <w:rtl/>
        </w:rPr>
        <w:t>הראשון למנורה והשאר למנחות.</w:t>
      </w:r>
    </w:p>
    <w:p w:rsidR="00DA63EC" w:rsidRPr="000A334C" w:rsidRDefault="00DA63EC" w:rsidP="003B6D22">
      <w:pPr>
        <w:pStyle w:val="afff9"/>
        <w:rPr>
          <w:rtl/>
        </w:rPr>
      </w:pPr>
      <w:r w:rsidRPr="000A334C">
        <w:rPr>
          <w:rtl/>
        </w:rPr>
        <w:t xml:space="preserve">השני, מגרגרו בראש הגג וכותש ונותן לתוך הסל, </w:t>
      </w:r>
    </w:p>
    <w:p w:rsidR="00DA63EC" w:rsidRPr="000A334C" w:rsidRDefault="00DA63EC" w:rsidP="003B6D22">
      <w:pPr>
        <w:pStyle w:val="afff9"/>
        <w:rPr>
          <w:rtl/>
        </w:rPr>
      </w:pPr>
      <w:r>
        <w:rPr>
          <w:rStyle w:val="TanaimMishna"/>
          <w:rtl/>
          <w:rPrChange w:id="20022" w:author="קלוד" w:date="2026-10-11T09:07:26Z">
            <w:rPr>
              <w:rtl/>
            </w:rPr>
          </w:rPrChange>
        </w:rPr>
        <w:t xml:space="preserve">רבי יהודה</w:t>
      </w:r>
      <w:r>
        <w:rPr>
          <w:rtl/>
        </w:rPr>
        <w:t xml:space="preserve"> אומר</w:t>
      </w:r>
      <w:r>
        <w:rPr>
          <w:rStyle w:val="TanaimMishna"/>
          <w:rtl/>
          <w:rPrChange w:id="103748" w:author="Claude" w:date="2026-10-11T09:07:48Z">
            <w:rPr>
              <w:rtl/>
            </w:rPr>
          </w:rPrChange>
        </w:rPr>
        <w:t xml:space="preserve">:</w:t>
      </w:r>
      <w:r>
        <w:rPr>
          <w:rtl/>
        </w:rPr>
        <w:t xml:space="preserve"> סביבות הסל, זה ראשון.</w:t>
      </w:r>
    </w:p>
    <w:p w:rsidR="00DA63EC" w:rsidRPr="000A334C" w:rsidRDefault="00DA63EC" w:rsidP="003B6D22">
      <w:pPr>
        <w:pStyle w:val="afff9"/>
        <w:rPr>
          <w:rtl/>
        </w:rPr>
      </w:pPr>
      <w:r>
        <w:rPr>
          <w:rtl/>
        </w:rPr>
        <w:t xml:space="preserve">טוען בקורה, ו</w:t>
      </w:r>
      <w:r>
        <w:rPr>
          <w:rStyle w:val="TanaimMishna"/>
          <w:rtl/>
          <w:rPrChange w:id="20023" w:author="קלוד" w:date="2026-10-11T09:07:26Z">
            <w:rPr>
              <w:rtl/>
            </w:rPr>
          </w:rPrChange>
        </w:rPr>
        <w:t xml:space="preserve">רבי יהודה</w:t>
      </w:r>
      <w:r>
        <w:rPr>
          <w:rtl/>
        </w:rPr>
        <w:t xml:space="preserve"> אומר</w:t>
      </w:r>
      <w:r>
        <w:rPr>
          <w:rStyle w:val="TanaimMishna"/>
          <w:rtl/>
          <w:rPrChange w:id="103749" w:author="Claude" w:date="2026-10-11T09:07:48Z">
            <w:rPr>
              <w:rtl/>
            </w:rPr>
          </w:rPrChange>
        </w:rPr>
        <w:t xml:space="preserve">:</w:t>
      </w:r>
      <w:r>
        <w:rPr>
          <w:rtl/>
        </w:rPr>
        <w:t xml:space="preserve"> באבנים, זה שני.</w:t>
      </w:r>
    </w:p>
    <w:p w:rsidR="00DA63EC" w:rsidRPr="000A334C" w:rsidRDefault="00DA63EC" w:rsidP="003B6D22">
      <w:pPr>
        <w:pStyle w:val="afff9"/>
        <w:rPr>
          <w:rtl/>
        </w:rPr>
      </w:pPr>
      <w:r w:rsidRPr="000A334C">
        <w:rPr>
          <w:rtl/>
        </w:rPr>
        <w:t>חזר וטחן וטען, זה שלישי.</w:t>
      </w:r>
    </w:p>
    <w:p w:rsidR="00DA63EC" w:rsidRPr="000A334C" w:rsidRDefault="00DA63EC" w:rsidP="003B6D22">
      <w:pPr>
        <w:pStyle w:val="afff9"/>
        <w:rPr>
          <w:rtl/>
        </w:rPr>
      </w:pPr>
      <w:r w:rsidRPr="000A334C">
        <w:rPr>
          <w:rtl/>
        </w:rPr>
        <w:t>הראשון למנורה והשאר למנחות.</w:t>
      </w:r>
    </w:p>
    <w:p w:rsidR="00DA63EC" w:rsidRPr="00FE1B89" w:rsidRDefault="00DA63EC" w:rsidP="003B6D22">
      <w:pPr>
        <w:pStyle w:val="afff9"/>
        <w:rPr>
          <w:rtl/>
        </w:rPr>
      </w:pPr>
      <w:r w:rsidRPr="00FE1B89">
        <w:rPr>
          <w:rtl/>
        </w:rPr>
        <w:lastRenderedPageBreak/>
        <w:t xml:space="preserve">שלישי, עוטנו בבית הבד עד שילקה ומעלהו ומנגבו בראש הגג, כותש ונותן לתוך הסל, </w:t>
      </w:r>
    </w:p>
    <w:p w:rsidR="00DA63EC" w:rsidRPr="000A334C" w:rsidRDefault="00DA63EC" w:rsidP="003B6D22">
      <w:pPr>
        <w:pStyle w:val="afff9"/>
        <w:rPr>
          <w:rtl/>
        </w:rPr>
      </w:pPr>
      <w:r>
        <w:rPr>
          <w:rStyle w:val="TanaimMishna"/>
          <w:rtl/>
          <w:rPrChange w:id="20024" w:author="קלוד" w:date="2026-10-11T09:07:26Z">
            <w:rPr>
              <w:rtl/>
            </w:rPr>
          </w:rPrChange>
        </w:rPr>
        <w:t xml:space="preserve">רבי יהודה</w:t>
      </w:r>
      <w:r>
        <w:rPr>
          <w:rtl/>
        </w:rPr>
        <w:t xml:space="preserve"> אומר</w:t>
      </w:r>
      <w:r>
        <w:rPr>
          <w:rStyle w:val="TanaimMishna"/>
          <w:rtl/>
          <w:rPrChange w:id="103750" w:author="Claude" w:date="2026-10-11T09:07:48Z">
            <w:rPr>
              <w:rtl/>
            </w:rPr>
          </w:rPrChange>
        </w:rPr>
        <w:t xml:space="preserve">:</w:t>
      </w:r>
      <w:r>
        <w:rPr>
          <w:rtl/>
        </w:rPr>
        <w:t xml:space="preserve"> סביבות הסל, זה ראשון.</w:t>
      </w:r>
    </w:p>
    <w:p w:rsidR="00DA63EC" w:rsidRPr="000A334C" w:rsidRDefault="00DA63EC" w:rsidP="003B6D22">
      <w:pPr>
        <w:pStyle w:val="afff9"/>
        <w:rPr>
          <w:rtl/>
        </w:rPr>
      </w:pPr>
      <w:r>
        <w:rPr>
          <w:rtl/>
        </w:rPr>
        <w:t xml:space="preserve">טוען בקורה, </w:t>
      </w:r>
      <w:r>
        <w:rPr>
          <w:rStyle w:val="TanaimMishna"/>
          <w:rtl/>
          <w:rPrChange w:id="20025" w:author="קלוד" w:date="2026-10-11T09:07:26Z">
            <w:rPr>
              <w:rtl/>
            </w:rPr>
          </w:rPrChange>
        </w:rPr>
        <w:t xml:space="preserve">רבי יהודה</w:t>
      </w:r>
      <w:r>
        <w:rPr>
          <w:rtl/>
        </w:rPr>
        <w:t xml:space="preserve"> אומר</w:t>
      </w:r>
      <w:r>
        <w:rPr>
          <w:rStyle w:val="TanaimMishna"/>
          <w:rtl/>
          <w:rPrChange w:id="103751" w:author="Claude" w:date="2026-10-11T09:07:48Z">
            <w:rPr>
              <w:rtl/>
            </w:rPr>
          </w:rPrChange>
        </w:rPr>
        <w:t xml:space="preserve">:</w:t>
      </w:r>
      <w:r>
        <w:rPr>
          <w:rtl/>
        </w:rPr>
        <w:t xml:space="preserve"> באבנים, זה שני.</w:t>
      </w:r>
    </w:p>
    <w:p w:rsidR="00DA63EC" w:rsidRPr="000A334C" w:rsidRDefault="00DA63EC" w:rsidP="003B6D22">
      <w:pPr>
        <w:pStyle w:val="afff9"/>
        <w:rPr>
          <w:rtl/>
        </w:rPr>
      </w:pPr>
      <w:r w:rsidRPr="000A334C">
        <w:rPr>
          <w:rtl/>
        </w:rPr>
        <w:t>חזר וטחן וטען, זה שלישי.</w:t>
      </w:r>
    </w:p>
    <w:p w:rsidR="00DA63EC" w:rsidRPr="000A334C" w:rsidRDefault="00DA63EC" w:rsidP="003B6D22">
      <w:pPr>
        <w:pStyle w:val="afff9"/>
        <w:rPr>
          <w:rtl/>
        </w:rPr>
      </w:pPr>
      <w:r w:rsidRPr="000A334C">
        <w:rPr>
          <w:rtl/>
        </w:rPr>
        <w:t>הראשון למנורה והשאר למנחות.</w:t>
      </w:r>
    </w:p>
    <w:p w:rsidR="00DA63EC" w:rsidRDefault="00DA63EC" w:rsidP="00DA63EC">
      <w:pPr>
        <w:pStyle w:val="affffd"/>
        <w:rPr>
          <w:rtl/>
        </w:rPr>
      </w:pPr>
      <w:r>
        <w:rPr>
          <w:rtl/>
        </w:rPr>
        <w:t>׹</w:t>
      </w:r>
    </w:p>
    <w:p>
      <w:pPr>
        <w:pStyle w:val="afffff8"/>
        <w:rPr>
          <w:ins w:id="90213" w:author="קלוד" w:date="2026-10-11T12:32:08Z"/>
        </w:rPr>
      </w:pPr>
      <w:ins w:id="90214" w:author="קלוד" w:date="2026-10-11T12:32:08Z">
        <w:r>
          <w:rPr>
            <w:color w:val="7B3F00"/>
          </w:rPr>
          <w:t xml:space="preserve">האם 'מגרגרו' תנן או 'מגלגלו' תנן?</w:t>
        </w:r>
      </w:ins>
    </w:p>
    <w:p>
      <w:pPr>
        <w:pStyle w:val="38"/>
        <w:rPr>
          <w:ins w:id="101408" w:author="מנוע מכני" w:date="2026-10-11T12:04:40Z"/>
        </w:rPr>
      </w:pPr>
      <w:del w:id="101407" w:author="מנוע מכני" w:date="2026-10-11T12:04:40Z">
        <w:r w:rsidRPr="00265E5E">
          <w:delText xml:space="preserve">•</w:delText>
        </w:r>
      </w:del>
      <w:r>
        <w:t xml:space="preserve"> </w:t>
      </w:r>
      <w:r w:rsidRPr="004A7C9A">
        <w:t>איבעיא להו</w:t>
      </w:r>
      <w:r>
        <w:t xml:space="preserve">:</w:t>
      </w:r>
    </w:p>
    <w:p w:rsidR="00DA63EC" w:rsidRDefault="00DA63EC" w:rsidP="00DA63EC">
      <w:pPr>
        <w:tabs>
          <w:tab w:val="center" w:pos="2835"/>
        </w:tabs>
        <w:rPr>
          <w:rtl/>
        </w:rPr>
      </w:pPr>
      <w:del w:id="101409" w:author="מנוע מכני" w:date="2026-10-11T12:04:40Z">
        <w:r>
          <w:rPr>
            <w:rtl/>
          </w:rPr>
          <w:delText xml:space="preserve"> </w:delText>
        </w:r>
      </w:del>
      <w:r>
        <w:rPr>
          <w:rtl/>
        </w:rPr>
        <w:t xml:space="preserve">מגרגרו </w:t>
      </w:r>
      <w:r>
        <w:rPr>
          <w:rtl/>
        </w:rPr>
        <w:t xml:space="preserve">תנן</w:t>
      </w:r>
      <w:r>
        <w:rPr>
          <w:rtl/>
        </w:rPr>
        <w:t xml:space="preserve"> או מגלגלו </w:t>
      </w:r>
      <w:r>
        <w:rPr>
          <w:rtl/>
        </w:rPr>
        <w:t xml:space="preserve">תנן</w:t>
      </w:r>
      <w:r>
        <w:rPr>
          <w:rtl/>
        </w:rPr>
        <w:t xml:space="preserve">? </w:t>
      </w:r>
    </w:p>
    <w:p w:rsidR="00DA63EC" w:rsidRDefault="00DA63EC" w:rsidP="00DA63EC">
      <w:pPr>
        <w:tabs>
          <w:tab w:val="center" w:pos="2835"/>
        </w:tabs>
        <w:rPr>
          <w:rtl/>
        </w:rPr>
      </w:pPr>
      <w:r>
        <w:rPr>
          <w:rtl/>
        </w:rPr>
        <w:t xml:space="preserve">תא שמע, </w:t>
      </w:r>
      <w:r>
        <w:rPr>
          <w:rtl/>
        </w:rPr>
        <w:t xml:space="preserve">דתניא</w:t>
      </w:r>
      <w:r>
        <w:rPr>
          <w:rtl/>
        </w:rPr>
        <w:t xml:space="preserve">: שמן זית - מזיתו, מכאן אמרו: זית ראשון, מגלגלו בראש הזית וכונסו לבית הבד וטוחנן בריחים ונותנו בסלין, </w:t>
      </w:r>
    </w:p>
    <w:p w:rsidR="00DA63EC" w:rsidRDefault="00DA63EC" w:rsidP="00DA63EC">
      <w:pPr>
        <w:tabs>
          <w:tab w:val="center" w:pos="2835"/>
        </w:tabs>
        <w:ind w:left="992"/>
        <w:rPr>
          <w:rtl/>
        </w:rPr>
      </w:pPr>
      <w:r>
        <w:rPr>
          <w:rtl/>
        </w:rPr>
        <w:t xml:space="preserve">שמן היוצא ממנו זה היה ראשון, </w:t>
      </w:r>
    </w:p>
    <w:p w:rsidR="00DA63EC" w:rsidRDefault="00DA63EC" w:rsidP="00DA63EC">
      <w:pPr>
        <w:tabs>
          <w:tab w:val="center" w:pos="2835"/>
        </w:tabs>
        <w:ind w:left="992"/>
        <w:rPr>
          <w:rtl/>
        </w:rPr>
      </w:pPr>
      <w:r>
        <w:rPr>
          <w:rtl/>
        </w:rPr>
        <w:t xml:space="preserve">טען בקורה, שמן היוצא ממנו זה היה שני, </w:t>
      </w:r>
    </w:p>
    <w:p w:rsidR="00DA63EC" w:rsidRDefault="00DA63EC" w:rsidP="00DA63EC">
      <w:pPr>
        <w:tabs>
          <w:tab w:val="center" w:pos="2835"/>
        </w:tabs>
        <w:ind w:left="992"/>
        <w:rPr>
          <w:rtl/>
        </w:rPr>
      </w:pPr>
      <w:r>
        <w:rPr>
          <w:rtl/>
        </w:rPr>
        <w:t xml:space="preserve">וחזר ופרק טחן וטען, זה היה שלישי, הראשון למנורה והשאר למנחות</w:t>
      </w:r>
      <w:ins w:id="95291" w:author="מנוע מכני" w:date="2026-10-11T12:04:40Z">
        <w:r>
          <w:rPr>
            <w:rtl/>
          </w:rPr>
          <w:t xml:space="preserve">,</w:t>
        </w:r>
      </w:ins>
      <w:del w:id="9529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וכן זית שני</w:t>
      </w:r>
      <w:ins w:id="95293" w:author="מנוע מכני" w:date="2026-10-11T12:04:40Z">
        <w:r>
          <w:rPr>
            <w:rtl/>
          </w:rPr>
          <w:t xml:space="preserve">,</w:t>
        </w:r>
      </w:ins>
      <w:del w:id="95294" w:author="מנוע מכני" w:date="2026-10-11T12:04:40Z">
        <w:r>
          <w:rPr>
            <w:rtl/>
          </w:rPr>
          <w:delText xml:space="preserve">;</w:delText>
        </w:r>
      </w:del>
      <w:r>
        <w:rPr>
          <w:rtl/>
        </w:rPr>
        <w:t xml:space="preserve"> וזית שלישי, עוטנו בבית הבד עד שילקה ומעלה לראש הגג, ועושה אותו כמין תמרה עד שיזובו מימיו, וכונסו לבית הבד וטוחנו בריחים ונותנו בסלין, </w:t>
      </w:r>
    </w:p>
    <w:p w:rsidR="00DA63EC" w:rsidRDefault="00DA63EC" w:rsidP="00DA63EC">
      <w:pPr>
        <w:tabs>
          <w:tab w:val="center" w:pos="2835"/>
        </w:tabs>
        <w:ind w:left="992"/>
        <w:rPr>
          <w:rtl/>
        </w:rPr>
      </w:pPr>
      <w:r>
        <w:rPr>
          <w:rtl/>
        </w:rPr>
        <w:t xml:space="preserve">ושמן היוצא ממנו זה היה ראשון, </w:t>
      </w:r>
    </w:p>
    <w:p w:rsidR="00DA63EC" w:rsidRDefault="00DA63EC" w:rsidP="00DA63EC">
      <w:pPr>
        <w:tabs>
          <w:tab w:val="center" w:pos="2835"/>
        </w:tabs>
        <w:ind w:left="992"/>
        <w:rPr>
          <w:rtl/>
        </w:rPr>
      </w:pPr>
      <w:r>
        <w:rPr>
          <w:rtl/>
        </w:rPr>
        <w:t>טען בקורה, שמן היוצא ממנו זה היה שני,</w:t>
      </w:r>
    </w:p>
    <w:p w:rsidR="00DA63EC" w:rsidRDefault="00DA63EC" w:rsidP="00DA63EC">
      <w:pPr>
        <w:tabs>
          <w:tab w:val="center" w:pos="2835"/>
        </w:tabs>
        <w:ind w:left="992"/>
        <w:rPr>
          <w:rtl/>
        </w:rPr>
      </w:pPr>
      <w:del w:id="90223" w:author="מנוע מכני" w:date="2026-10-11T12:04:40Z">
        <w:r>
          <w:rPr>
            <w:rtl/>
          </w:rPr>
          <w:delText xml:space="preserve"> </w:delText>
        </w:r>
      </w:del>
      <w:r>
        <w:rPr>
          <w:rtl/>
        </w:rPr>
        <w:t xml:space="preserve">פרק חזר וטחן וטען, זה היה שלישי, הראשון למנורה והשאר למנחות</w:t>
      </w:r>
      <w:ins w:id="95295" w:author="מנוע מכני" w:date="2026-10-11T12:04:40Z">
        <w:r>
          <w:rPr>
            <w:rtl/>
          </w:rPr>
          <w:t xml:space="preserve">,</w:t>
        </w:r>
      </w:ins>
      <w:del w:id="95296" w:author="מנוע מכני" w:date="2026-10-11T12:04:40Z">
        <w:r>
          <w:rPr>
            <w:rtl/>
          </w:rPr>
          <w:delText xml:space="preserve">;</w:delText>
        </w:r>
      </w:del>
      <w:r>
        <w:rPr>
          <w:rtl/>
        </w:rPr>
        <w:t xml:space="preserve"> </w:t>
      </w:r>
    </w:p>
    <w:p>
      <w:pPr>
        <w:pStyle w:val="38"/>
        <w:rPr>
          <w:ins w:id="101410" w:author="מנוע מכני" w:date="2026-10-11T12:04:40Z"/>
        </w:rPr>
      </w:pPr>
      <w:r>
        <w:t>ר"</w:t>
      </w:r>
      <w:r>
        <w:t>י</w:t>
      </w:r>
      <w:r>
        <w:t xml:space="preserve">:</w:t>
      </w:r>
    </w:p>
    <w:p w:rsidR="00DA63EC" w:rsidRDefault="00DA63EC" w:rsidP="00DA63EC">
      <w:pPr>
        <w:tabs>
          <w:tab w:val="center" w:pos="2835"/>
        </w:tabs>
        <w:rPr>
          <w:rtl/>
        </w:rPr>
      </w:pPr>
      <w:del w:id="101411" w:author="מנוע מכני" w:date="2026-10-11T12:04:40Z">
        <w:r>
          <w:rPr>
            <w:rtl/>
          </w:rPr>
          <w:delText xml:space="preserve"> </w:delText>
        </w:r>
      </w:del>
      <w:r>
        <w:rPr>
          <w:rtl/>
        </w:rPr>
        <w:t xml:space="preserve">לא</w:t>
      </w:r>
      <w:r>
        <w:rPr>
          <w:rtl/>
        </w:rPr>
        <w:t xml:space="preserve"> היה טוחנו בריחים אלא כותשו במכתשת, ולא היה טוען בקורה אלא באבנים, ולא היה נותנו בסלין אלא לתוך סביבות הסל.</w:t>
      </w:r>
    </w:p>
    <w:p>
      <w:pPr>
        <w:pStyle w:val="38"/>
        <w:rPr>
          <w:ins w:id="102461" w:author="מנוע מכני" w:date="2026-10-11T12:04:40Z"/>
        </w:rPr>
      </w:pPr>
      <w:r>
        <w:t>יקשה ד</w:t>
      </w:r>
      <w:r>
        <w:t xml:space="preserve">כותש </w:t>
      </w:r>
      <w:r>
        <w:t xml:space="preserve">- </w:t>
      </w:r>
      <w:ins w:id="90529" w:author="מנוע מכני" w:date="2026-10-11T12:04:40Z">
        <w:r>
          <w:t xml:space="preserve">ר"י</w:t>
        </w:r>
      </w:ins>
      <w:del w:id="90530" w:author="מנוע מכני" w:date="2026-10-11T12:04:40Z">
        <w:r>
          <w:delText xml:space="preserve">רבי יהודה</w:delText>
        </w:r>
      </w:del>
      <w:r>
        <w:t xml:space="preserve"> היא,</w:t>
      </w:r>
    </w:p>
    <w:p w:rsidR="00DA63EC" w:rsidRDefault="00DA63EC" w:rsidP="00DA63EC">
      <w:pPr>
        <w:tabs>
          <w:tab w:val="center" w:pos="2835"/>
        </w:tabs>
        <w:rPr>
          <w:rtl/>
        </w:rPr>
      </w:pPr>
      <w:del w:id="102462" w:author="מנוע מכני" w:date="2026-10-11T12:04:40Z">
        <w:r>
          <w:rPr>
            <w:rtl/>
          </w:rPr>
          <w:delText xml:space="preserve"> </w:delText>
        </w:r>
      </w:del>
      <w:r>
        <w:rPr>
          <w:rtl/>
        </w:rPr>
        <w:t xml:space="preserve">תוך הסל אתאן לרבנן!</w:t>
      </w:r>
    </w:p>
    <w:p w:rsidR="00DA63EC" w:rsidRDefault="00DA63EC" w:rsidP="00DA63EC">
      <w:pPr>
        <w:pStyle w:val="affffb"/>
        <w:rPr>
          <w:rtl/>
        </w:rPr>
      </w:pPr>
      <w:r>
        <w:rPr>
          <w:rtl/>
        </w:rPr>
        <w:t xml:space="preserve">- </w:t>
      </w:r>
      <w:ins w:id="93591" w:author="מנוע מכני" w:date="2026-10-11T12:04:40Z">
        <w:r>
          <w:rPr>
            <w:rtl/>
          </w:rPr>
          <w:t xml:space="preserve">זה</w:t>
        </w:r>
      </w:ins>
      <w:del w:id="93592" w:author="מנוע מכני" w:date="2026-10-11T12:04:40Z">
        <w:r>
          <w:rPr>
            <w:rtl/>
          </w:rPr>
          <w:delText xml:space="preserve">האי</w:delText>
        </w:r>
      </w:del>
      <w:r>
        <w:rPr>
          <w:rtl/>
        </w:rPr>
        <w:t xml:space="preserve"> תנא סבר לה כותיה </w:t>
      </w:r>
      <w:ins w:id="97055" w:author="מנוע מכני" w:date="2026-10-11T12:04:40Z">
        <w:r>
          <w:rPr>
            <w:rtl/>
          </w:rPr>
          <w:t xml:space="preserve">באחת</w:t>
        </w:r>
      </w:ins>
      <w:del w:id="97056" w:author="מנוע מכני" w:date="2026-10-11T12:04:40Z">
        <w:r>
          <w:rPr>
            <w:rtl/>
          </w:rPr>
          <w:delText xml:space="preserve">בחדא</w:delText>
        </w:r>
      </w:del>
      <w:r>
        <w:rPr>
          <w:rtl/>
        </w:rPr>
        <w:t xml:space="preserve"> </w:t>
      </w:r>
      <w:ins w:id="97053" w:author="מנוע מכני" w:date="2026-10-11T12:04:40Z">
        <w:r>
          <w:rPr>
            <w:rtl/>
          </w:rPr>
          <w:t xml:space="preserve">וחולק</w:t>
        </w:r>
      </w:ins>
      <w:del w:id="97054" w:author="מנוע מכני" w:date="2026-10-11T12:04:40Z">
        <w:r>
          <w:rPr>
            <w:rtl/>
          </w:rPr>
          <w:delText xml:space="preserve">ופליג</w:delText>
        </w:r>
      </w:del>
      <w:r>
        <w:rPr>
          <w:rtl/>
        </w:rPr>
        <w:t xml:space="preserve"> </w:t>
      </w:r>
      <w:ins w:id="93589" w:author="מנוע מכני" w:date="2026-10-11T12:04:40Z">
        <w:r>
          <w:rPr>
            <w:rtl/>
          </w:rPr>
          <w:t xml:space="preserve">עליו</w:t>
        </w:r>
      </w:ins>
      <w:del w:id="93590" w:author="מנוע מכני" w:date="2026-10-11T12:04:40Z">
        <w:r>
          <w:rPr>
            <w:rtl/>
          </w:rPr>
          <w:delText xml:space="preserve">עליה</w:delText>
        </w:r>
      </w:del>
      <w:r>
        <w:rPr>
          <w:rtl/>
        </w:rPr>
        <w:t xml:space="preserve"> </w:t>
      </w:r>
      <w:ins w:id="97057" w:author="מנוע מכני" w:date="2026-10-11T12:04:40Z">
        <w:r>
          <w:rPr>
            <w:rtl/>
          </w:rPr>
          <w:t xml:space="preserve">באחת</w:t>
        </w:r>
      </w:ins>
      <w:del w:id="97058" w:author="מנוע מכני" w:date="2026-10-11T12:04:40Z">
        <w:r>
          <w:rPr>
            <w:rtl/>
          </w:rPr>
          <w:delText xml:space="preserve">בחדא</w:delText>
        </w:r>
      </w:del>
      <w:r>
        <w:rPr>
          <w:rtl/>
        </w:rPr>
        <w:t xml:space="preserve">.</w:t>
      </w:r>
    </w:p>
    <w:p w:rsidR="00DA63EC" w:rsidRDefault="00DA63EC" w:rsidP="00DA63EC">
      <w:pPr>
        <w:pStyle w:val="affffd"/>
        <w:rPr>
          <w:rtl/>
        </w:rPr>
      </w:pPr>
      <w:r>
        <w:rPr>
          <w:rtl/>
        </w:rPr>
        <w:t>׹</w:t>
      </w:r>
    </w:p>
    <w:p>
      <w:pPr>
        <w:pStyle w:val="MishnaBatzad"/>
        <w:rPr>
          <w:ins w:id="20452" w:author="קלוד" w:date="2026-10-11T09:07:26Z"/>
        </w:rPr>
      </w:pPr>
      <w:ins w:id="20451" w:author="קלוד" w:date="2026-10-11T09:07:26Z">
        <w:r>
          <w:t xml:space="preserve">משנה ה</w:t>
        </w:r>
      </w:ins>
    </w:p>
    <w:p w:rsidR="00DA63EC" w:rsidRPr="000A334C" w:rsidRDefault="00DA63EC" w:rsidP="003B6D22">
      <w:pPr>
        <w:pStyle w:val="afff9"/>
        <w:rPr>
          <w:del w:id="20254" w:author="קלוד" w:date="2026-10-11T09:07:26Z"/>
          <w:rtl/>
        </w:rPr>
      </w:pPr>
      <w:del w:id="20253" w:author="קלוד" w:date="2026-10-11T09:07:26Z">
        <w:r w:rsidRPr="000A334C">
          <w:rPr>
            <w:rtl/>
          </w:rPr>
          <w:delText xml:space="preserve">מתני'.</w:delText>
        </w:r>
      </w:del>
    </w:p>
    <w:p w:rsidR="00DA63EC" w:rsidRPr="000A334C" w:rsidRDefault="00DA63EC" w:rsidP="003B6D22">
      <w:pPr>
        <w:pStyle w:val="afff9"/>
        <w:spacing w:before="120"/>
        <w:rPr>
          <w:rtl/>
        </w:rPr>
        <w:pPrChange w:id="90067" w:author="קלוד" w:date="2026-10-11T12:09:42Z">
          <w:pPr>
            <w:pStyle w:val="afff9"/>
          </w:pPr>
        </w:pPrChange>
      </w:pPr>
      <w:r w:rsidRPr="000A334C">
        <w:rPr>
          <w:rtl/>
        </w:rPr>
        <w:t xml:space="preserve">הראשון שבראשון אין למעלה הימנו, השני שבראשון והראשון שבשני שוין, השלישי שבראשון והשני שבשני והראשון שבשלישי שוין, </w:t>
      </w:r>
    </w:p>
    <w:p w:rsidR="00DA63EC" w:rsidRPr="000A334C" w:rsidRDefault="00DA63EC" w:rsidP="003B6D22">
      <w:pPr>
        <w:pStyle w:val="afff9"/>
        <w:rPr>
          <w:rtl/>
        </w:rPr>
      </w:pPr>
      <w:r w:rsidRPr="000A334C">
        <w:rPr>
          <w:rtl/>
        </w:rPr>
        <w:tab/>
        <w:t>השלישי שבשני והשני שבשלישי שוין, השלישי שבשלישי אין למטה הימנו.</w:t>
      </w:r>
    </w:p>
    <w:p w:rsidR="00DA63EC" w:rsidRPr="000A334C" w:rsidRDefault="00DA63EC" w:rsidP="003B6D22">
      <w:pPr>
        <w:pStyle w:val="afff9"/>
        <w:rPr>
          <w:rtl/>
        </w:rPr>
      </w:pPr>
      <w:r w:rsidRPr="000A334C">
        <w:rPr>
          <w:rtl/>
        </w:rPr>
        <w:t>אף כל המנחות היו בדין שיטענו שמן זית זך, מה מנורה שאינה לאכילה טעונה שמן זית זך, מנחות שהן לאכילה אינו דין שיטענו שמן זית זך!</w:t>
      </w:r>
    </w:p>
    <w:p w:rsidR="00DA63EC" w:rsidRPr="000A334C" w:rsidRDefault="00DA63EC" w:rsidP="003B6D22">
      <w:pPr>
        <w:pStyle w:val="afff9"/>
        <w:rPr>
          <w:rtl/>
        </w:rPr>
      </w:pPr>
      <w:r w:rsidRPr="000A334C">
        <w:rPr>
          <w:rtl/>
        </w:rPr>
        <w:tab/>
      </w:r>
      <w:r w:rsidRPr="000A334C">
        <w:rPr>
          <w:rFonts w:hint="cs"/>
          <w:rtl/>
        </w:rPr>
        <w:t xml:space="preserve">- </w:t>
      </w:r>
      <w:r w:rsidRPr="000A334C">
        <w:rPr>
          <w:rtl/>
        </w:rPr>
        <w:t>ת"ל: זך כתית למאור, ואין זך כתית למנחות.</w:t>
      </w:r>
    </w:p>
    <w:p w:rsidR="00DA63EC" w:rsidRDefault="00DA63EC" w:rsidP="00DA63EC">
      <w:pPr>
        <w:pStyle w:val="affffd"/>
        <w:rPr>
          <w:del w:id="90103" w:author="מנוע עיצוב" w:date="2026-10-11T12:09:26Z"/>
          <w:rtl/>
        </w:rPr>
      </w:pPr>
      <w:del w:id="90102" w:author="מנוע עיצוב" w:date="2026-10-11T12:09:26Z">
        <w:r>
          <w:rPr>
            <w:rtl/>
          </w:rPr>
          <w:delText xml:space="preserve">׹</w:delText>
        </w:r>
      </w:del>
    </w:p>
    <w:p w:rsidR="00DA63EC" w:rsidRDefault="00DA63EC" w:rsidP="00DA63EC">
      <w:pPr>
        <w:pStyle w:val="afff3"/>
        <w:framePr w:wrap="around"/>
        <w:rPr>
          <w:rtl/>
        </w:rPr>
      </w:pPr>
      <w:r>
        <w:rPr>
          <w:rFonts w:hint="cs"/>
          <w:rtl/>
        </w:rPr>
        <w:t>פו:</w:t>
      </w:r>
    </w:p>
    <w:p w:rsidR="00DA63EC" w:rsidRDefault="00DA63EC" w:rsidP="00DA63EC">
      <w:pPr>
        <w:pStyle w:val="affff1"/>
        <w:ind w:end="0"/>
        <w:rPr>
          <w:rtl/>
        </w:rPr>
        <w:pPrChange w:id="20085" w:author="קלוד" w:date="2026-10-11T09:07:26Z">
          <w:pPr>
            <w:pStyle w:val="affff1"/>
            <w:rPr>
              <w:rtl/>
            </w:rPr>
          </w:pPr>
        </w:pPrChange>
      </w:pPr>
      <w:ins w:id="9849" w:author="מספור קטעי משנה" w:date="2026-10-11T09:35:12Z">
        <w:r>
          <w:rPr>
            <w:rStyle w:val="MisparKeta"/>
          </w:rPr>
          <w:t xml:space="preserve">ב. </w:t>
        </w:r>
      </w:ins>
      <w:r>
        <w:rPr>
          <w:rtl/>
        </w:rPr>
        <w:t>שוין</w:t>
      </w:r>
      <w:r>
        <w:rPr>
          <w:rFonts w:hint="cs"/>
          <w:rtl/>
        </w:rPr>
        <w:t xml:space="preserve">- </w:t>
      </w:r>
      <w:r w:rsidRPr="00D33A3C">
        <w:rPr>
          <w:rFonts w:hint="cs"/>
          <w:rtl/>
        </w:rPr>
        <w:t xml:space="preserve">היינו </w:t>
      </w:r>
      <w:r w:rsidRPr="00D33A3C">
        <w:rPr>
          <w:rtl/>
        </w:rPr>
        <w:t>למנחות.</w:t>
      </w:r>
    </w:p>
    <w:p w:rsidR="00DA63EC" w:rsidRDefault="00DA63EC" w:rsidP="00DA63EC">
      <w:pPr>
        <w:pStyle w:val="affffd"/>
        <w:rPr>
          <w:del w:id="90105" w:author="מנוע עיצוב" w:date="2026-10-11T12:09:26Z"/>
          <w:rtl/>
        </w:rPr>
      </w:pPr>
      <w:del w:id="90104" w:author="מנוע עיצוב" w:date="2026-10-11T12:09:26Z">
        <w:r>
          <w:rPr>
            <w:rtl/>
          </w:rPr>
          <w:delText xml:space="preserve">׹</w:delText>
        </w:r>
      </w:del>
    </w:p>
    <w:p w:rsidR="00DA63EC" w:rsidRDefault="00DA63EC" w:rsidP="00DA63EC">
      <w:pPr>
        <w:pStyle w:val="affff1"/>
        <w:ind w:end="0"/>
        <w:rPr>
          <w:rtl/>
        </w:rPr>
        <w:pPrChange w:id="20086" w:author="קלוד" w:date="2026-10-11T09:07:26Z">
          <w:pPr>
            <w:pStyle w:val="affff1"/>
            <w:rPr>
              <w:rtl/>
            </w:rPr>
          </w:pPr>
        </w:pPrChange>
      </w:pPr>
      <w:ins w:id="9850" w:author="מספור קטעי משנה" w:date="2026-10-11T09:35:12Z">
        <w:r>
          <w:rPr>
            <w:rStyle w:val="MisparKeta"/>
          </w:rPr>
          <w:t xml:space="preserve">ב. </w:t>
        </w:r>
      </w:ins>
      <w:r>
        <w:rPr>
          <w:rtl/>
        </w:rPr>
        <w:t>אף כל המנחות היו בדין [וכו</w:t>
      </w:r>
      <w:r w:rsidR="005608A0">
        <w:rPr>
          <w:rtl/>
        </w:rPr>
        <w:t>'</w:t>
      </w:r>
      <w:r>
        <w:rPr>
          <w:rtl/>
        </w:rPr>
        <w:t>].</w:t>
      </w:r>
    </w:p>
    <w:p>
      <w:pPr>
        <w:pStyle w:val="38"/>
        <w:rPr>
          <w:ins w:id="101412" w:author="מנוע מכני" w:date="2026-10-11T12:04:40Z"/>
        </w:rPr>
      </w:pPr>
      <w:r w:rsidRPr="004A7C9A">
        <w:t>ת"ר</w:t>
      </w:r>
      <w:r>
        <w:t>:</w:t>
      </w:r>
    </w:p>
    <w:p w:rsidR="00DA63EC" w:rsidRDefault="00DA63EC" w:rsidP="00DA63EC">
      <w:pPr>
        <w:tabs>
          <w:tab w:val="center" w:pos="2835"/>
        </w:tabs>
        <w:rPr>
          <w:rtl/>
        </w:rPr>
      </w:pPr>
      <w:del w:id="101413"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זך</w:t>
      </w:r>
      <w:r w:rsidRPr="00A71A5E">
        <w:rPr>
          <w:rStyle w:val="afffff0"/>
          <w:rFonts w:hint="cs"/>
          <w:rtl/>
        </w:rPr>
        <w:t>'</w:t>
      </w:r>
      <w:r w:rsidRPr="00A71A5E">
        <w:rPr>
          <w:rStyle w:val="afffff0"/>
          <w:rtl/>
        </w:rPr>
        <w:t xml:space="preserve"> </w:t>
      </w:r>
      <w:r>
        <w:rPr>
          <w:rtl/>
        </w:rPr>
        <w:t xml:space="preserve">- אין זך אלא נקי</w:t>
      </w:r>
      <w:ins w:id="95297" w:author="מנוע מכני" w:date="2026-10-11T12:04:40Z">
        <w:r>
          <w:rPr>
            <w:rtl/>
          </w:rPr>
          <w:t xml:space="preserve">,</w:t>
        </w:r>
      </w:ins>
      <w:del w:id="95298" w:author="מנוע מכני" w:date="2026-10-11T12:04:40Z">
        <w:r>
          <w:rPr>
            <w:rtl/>
          </w:rPr>
          <w:delText xml:space="preserve">;</w:delText>
        </w:r>
      </w:del>
      <w:r>
        <w:rPr>
          <w:rtl/>
        </w:rPr>
        <w:t xml:space="preserve"> </w:t>
      </w:r>
    </w:p>
    <w:p>
      <w:pPr>
        <w:pStyle w:val="38"/>
        <w:rPr>
          <w:ins w:id="101414" w:author="מנוע מכני" w:date="2026-10-11T12:04:40Z"/>
        </w:rPr>
      </w:pPr>
      <w:r>
        <w:t>ר"</w:t>
      </w:r>
      <w:r>
        <w:t xml:space="preserve">י</w:t>
      </w:r>
      <w:ins w:id="95977" w:author="מנוע מכני" w:date="2026-10-11T12:04:40Z">
        <w:r>
          <w:t xml:space="preserve">:</w:t>
        </w:r>
      </w:ins>
    </w:p>
    <w:p w:rsidR="00DA63EC" w:rsidRDefault="00DA63EC" w:rsidP="00DA63EC">
      <w:pPr>
        <w:tabs>
          <w:tab w:val="center" w:pos="2835"/>
        </w:tabs>
        <w:rPr>
          <w:rtl/>
        </w:rPr>
      </w:pPr>
      <w:del w:id="95978" w:author="מנוע מכני" w:date="2026-10-11T12:04:40Z">
        <w:r>
          <w:rPr>
            <w:rFonts w:hint="cs"/>
            <w:rtl/>
          </w:rPr>
          <w:delText xml:space="preserve"> </w:delText>
        </w:r>
        <w:r>
          <w:rPr>
            <w:rtl/>
          </w:rPr>
          <w:delText xml:space="preserve">:</w:delText>
        </w:r>
      </w:del>
      <w:del w:id="101415" w:author="מנוע מכני" w:date="2026-10-11T12:04:40Z">
        <w:r>
          <w:rPr>
            <w:rtl/>
          </w:rPr>
          <w:delText xml:space="preserve"> </w:delText>
        </w:r>
      </w:del>
      <w:r>
        <w:rPr>
          <w:rtl/>
        </w:rPr>
        <w:t xml:space="preserve">כתית - אין כתית אלא כתוש.</w:t>
      </w:r>
    </w:p>
    <w:p w:rsidR="00DA63EC" w:rsidRPr="00EC2024" w:rsidRDefault="00DA63EC" w:rsidP="00DA63EC">
      <w:pPr>
        <w:tabs>
          <w:tab w:val="center" w:pos="2835"/>
        </w:tabs>
        <w:rPr>
          <w:spacing w:val="-2"/>
          <w:rtl/>
        </w:rPr>
      </w:pPr>
      <w:r w:rsidRPr="00EC2024">
        <w:rPr>
          <w:spacing w:val="-2"/>
          <w:rtl/>
        </w:rPr>
        <w:t xml:space="preserve">יכול יהא זך כתית פסול למנחות? </w:t>
      </w:r>
      <w:r w:rsidRPr="00EC2024">
        <w:rPr>
          <w:spacing w:val="-2"/>
          <w:rtl/>
        </w:rPr>
        <w:t xml:space="preserve">ת"ל</w:t>
      </w:r>
      <w:r w:rsidRPr="00EC2024">
        <w:rPr>
          <w:spacing w:val="-2"/>
          <w:rtl/>
        </w:rPr>
        <w:t xml:space="preserve">:</w:t>
      </w:r>
      <w:r w:rsidRPr="00EC2024">
        <w:rPr>
          <w:rStyle w:val="afffff0"/>
          <w:spacing w:val="-2"/>
          <w:rtl/>
        </w:rPr>
        <w:t xml:space="preserve"> </w:t>
      </w:r>
      <w:r w:rsidRPr="00EC2024">
        <w:rPr>
          <w:rStyle w:val="afffff0"/>
          <w:rFonts w:hint="cs"/>
          <w:spacing w:val="-2"/>
          <w:rtl/>
        </w:rPr>
        <w:t>'</w:t>
      </w:r>
      <w:r w:rsidRPr="00EC2024">
        <w:rPr>
          <w:rStyle w:val="afffff0"/>
          <w:spacing w:val="-2"/>
          <w:rtl/>
        </w:rPr>
        <w:t>ועשרון סולת בלול בשמן כתית</w:t>
      </w:r>
      <w:r w:rsidRPr="00EC2024">
        <w:rPr>
          <w:rStyle w:val="afffff0"/>
          <w:rFonts w:hint="cs"/>
          <w:spacing w:val="-2"/>
          <w:rtl/>
        </w:rPr>
        <w:t>'</w:t>
      </w:r>
      <w:r w:rsidRPr="00EC2024">
        <w:rPr>
          <w:rStyle w:val="afffff0"/>
          <w:spacing w:val="-2"/>
          <w:rtl/>
        </w:rPr>
        <w:t>,</w:t>
      </w:r>
      <w:r w:rsidRPr="00EC2024">
        <w:rPr>
          <w:spacing w:val="-2"/>
          <w:rtl/>
        </w:rPr>
        <w:t xml:space="preserve"> </w:t>
      </w:r>
      <w:r w:rsidRPr="00EC2024">
        <w:rPr>
          <w:rFonts w:hint="cs"/>
          <w:spacing w:val="-2"/>
          <w:rtl/>
        </w:rPr>
        <w:t>והך למאור</w:t>
      </w:r>
      <w:r w:rsidRPr="00EC2024">
        <w:rPr>
          <w:spacing w:val="-2"/>
          <w:rtl/>
        </w:rPr>
        <w:t xml:space="preserve"> </w:t>
      </w:r>
      <w:r w:rsidRPr="00EC2024">
        <w:rPr>
          <w:rFonts w:hint="cs"/>
          <w:spacing w:val="-2"/>
          <w:rtl/>
        </w:rPr>
        <w:t>-</w:t>
      </w:r>
      <w:r w:rsidRPr="00EC2024">
        <w:rPr>
          <w:spacing w:val="-2"/>
          <w:rtl/>
        </w:rPr>
        <w:t>מפני החיסכון.</w:t>
      </w:r>
    </w:p>
    <w:p w:rsidR="00DA63EC" w:rsidRDefault="00DA63EC" w:rsidP="00DA63EC">
      <w:pPr>
        <w:tabs>
          <w:tab w:val="center" w:pos="2835"/>
        </w:tabs>
        <w:rPr>
          <w:rtl/>
        </w:rPr>
      </w:pPr>
      <w:del w:id="90224" w:author="מנוע מכני" w:date="2026-10-11T12:04:40Z">
        <w:r>
          <w:rPr>
            <w:rtl/>
          </w:rPr>
          <w:delText xml:space="preserve"> </w:delText>
        </w:r>
      </w:del>
      <w:r>
        <w:rPr>
          <w:rtl/>
        </w:rPr>
        <w:t xml:space="preserve">'</w:t>
      </w:r>
      <w:r>
        <w:rPr>
          <w:rFonts w:hint="cs"/>
          <w:rtl/>
        </w:rPr>
        <w:t xml:space="preserve">חיסכון'-</w:t>
      </w:r>
      <w:ins w:id="95979" w:author="מנוע מכני" w:date="2026-10-11T12:04:40Z">
        <w:r>
          <w:rPr>
            <w:rFonts w:hint="cs"/>
            <w:rtl/>
          </w:rPr>
          <w:t xml:space="preserve">:</w:t>
        </w:r>
      </w:ins>
      <w:del w:id="95980" w:author="מנוע מכני" w:date="2026-10-11T12:04:40Z">
        <w:r>
          <w:rPr>
            <w:rFonts w:hint="cs"/>
            <w:rtl/>
          </w:rPr>
          <w:delText xml:space="preserve"> </w:delText>
        </w:r>
        <w:r>
          <w:rPr>
            <w:rtl/>
          </w:rPr>
          <w:delText xml:space="preserve">:</w:delText>
        </w:r>
      </w:del>
      <w:r>
        <w:rPr>
          <w:rtl/>
        </w:rPr>
        <w:t xml:space="preserve"> התורה חסה על ממונן של ישראל.</w:t>
      </w:r>
    </w:p>
    <w:p>
      <w:pPr>
        <w:pStyle w:val="afffff8"/>
        <w:rPr>
          <w:ins w:id="90211" w:author="קלוד" w:date="2026-10-11T12:32:08Z"/>
        </w:rPr>
      </w:pPr>
      <w:ins w:id="90212" w:author="קלוד" w:date="2026-10-11T12:32:08Z">
        <w:r>
          <w:rPr>
            <w:color w:val="7B3F00"/>
          </w:rPr>
          <w:t xml:space="preserve">'שמן זית זך' - 'אליך' ולא לאורה אני צריך</w:t>
        </w:r>
      </w:ins>
    </w:p>
    <w:p w:rsidR="00DA63EC" w:rsidRDefault="00DA63EC" w:rsidP="00DA63EC">
      <w:pPr>
        <w:tabs>
          <w:tab w:val="center" w:pos="2835"/>
        </w:tabs>
        <w:rPr>
          <w:rtl/>
        </w:rPr>
      </w:pPr>
      <w:del w:id="90225" w:author="מנוע מכני" w:date="2026-10-11T12:04:40Z">
        <w:r>
          <w:rPr>
            <w:rtl/>
          </w:rPr>
          <w:delText xml:space="preserve"> </w:delText>
        </w:r>
      </w:del>
      <w:r>
        <w:rPr>
          <w:rtl/>
        </w:rPr>
        <w:t xml:space="preserve">'</w:t>
      </w:r>
      <w:ins w:id="90925" w:author="Claude - סמנטי" w:date="2026-10-11T12:27:00Z">
        <w:r>
          <w:rPr>
            <w:rStyle w:val="afffff0"/>
            <w:rtl/>
          </w:rPr>
          <w:t xml:space="preserve">צַו אֶת בְּנֵי יִשְׂרָאֵל וְיִקְחוּ אֵלֶיךָ שֶׁמֶן זַיִת זָךְ</w:t>
        </w:r>
      </w:ins>
      <w:del w:id="90926" w:author="Claude - סמנטי" w:date="2026-10-11T12:27:00Z">
        <w:r>
          <w:rPr>
            <w:rtl/>
          </w:rPr>
          <w:delText xml:space="preserve">צו את בני ישראל ויקחו אליך שמן זית זך</w:delText>
        </w:r>
      </w:del>
      <w:r>
        <w:rPr>
          <w:rFonts w:hint="cs"/>
          <w:rtl/>
        </w:rPr>
        <w:t>'</w:t>
      </w:r>
      <w:r>
        <w:rPr>
          <w:rtl/>
        </w:rPr>
        <w:t xml:space="preserve"> – </w:t>
      </w:r>
      <w:r>
        <w:rPr>
          <w:rStyle w:val="2fb"/>
          <w:rFonts w:hint="cs"/>
          <w:rtl/>
        </w:rPr>
        <w:t>ארשב</w:t>
      </w:r>
      <w:r>
        <w:rPr>
          <w:rStyle w:val="2fb"/>
          <w:rtl/>
        </w:rPr>
        <w:t>"</w:t>
      </w:r>
      <w:r>
        <w:rPr>
          <w:rStyle w:val="2fb"/>
          <w:rFonts w:hint="cs"/>
          <w:rtl/>
        </w:rPr>
        <w:t>נ</w:t>
      </w:r>
      <w:r>
        <w:rPr>
          <w:rtl/>
        </w:rPr>
        <w:t xml:space="preserve">: </w:t>
      </w:r>
      <w:r>
        <w:rPr>
          <w:rFonts w:hint="cs"/>
          <w:rtl/>
        </w:rPr>
        <w:t>'</w:t>
      </w:r>
      <w:r>
        <w:rPr>
          <w:rtl/>
        </w:rPr>
        <w:t xml:space="preserve">אליך - ולא לי, </w:t>
      </w:r>
      <w:r>
        <w:rPr>
          <w:rtl/>
        </w:rPr>
        <w:t xml:space="preserve">לא</w:t>
      </w:r>
      <w:r>
        <w:rPr>
          <w:rtl/>
        </w:rPr>
        <w:t xml:space="preserve"> לאורה אני צריך.</w:t>
      </w:r>
    </w:p>
    <w:p w:rsidR="00DA63EC" w:rsidRDefault="00DA63EC" w:rsidP="00DA63EC">
      <w:pPr>
        <w:tabs>
          <w:tab w:val="center" w:pos="2835"/>
        </w:tabs>
        <w:rPr>
          <w:rtl/>
        </w:rPr>
      </w:pPr>
      <w:r>
        <w:rPr>
          <w:rtl/>
        </w:rPr>
        <w:t xml:space="preserve">שלחן בצפון ומנורה בדרום, </w:t>
      </w:r>
      <w:r>
        <w:rPr>
          <w:rStyle w:val="2fb"/>
          <w:rtl/>
        </w:rPr>
        <w:t xml:space="preserve">א</w:t>
      </w:r>
      <w:r>
        <w:rPr>
          <w:rStyle w:val="2fb"/>
          <w:rFonts w:hint="cs"/>
          <w:rtl/>
        </w:rPr>
        <w:t>ר</w:t>
      </w:r>
      <w:r>
        <w:rPr>
          <w:rStyle w:val="2fb"/>
          <w:rtl/>
        </w:rPr>
        <w:t>"</w:t>
      </w:r>
      <w:r>
        <w:rPr>
          <w:rStyle w:val="2fb"/>
          <w:rFonts w:hint="cs"/>
          <w:rtl/>
        </w:rPr>
        <w:t xml:space="preserve">ז</w:t>
      </w:r>
      <w:r>
        <w:rPr>
          <w:rFonts w:hint="cs"/>
          <w:rtl/>
        </w:rPr>
        <w:t xml:space="preserve"> </w:t>
      </w:r>
      <w:r>
        <w:rPr>
          <w:rStyle w:val="2fb"/>
          <w:rFonts w:hint="cs"/>
          <w:rtl/>
        </w:rPr>
        <w:t xml:space="preserve">אר</w:t>
      </w:r>
      <w:r>
        <w:rPr>
          <w:rStyle w:val="2fb"/>
          <w:rtl/>
        </w:rPr>
        <w:t>"</w:t>
      </w:r>
      <w:r>
        <w:rPr>
          <w:rStyle w:val="2fb"/>
          <w:rFonts w:hint="cs"/>
          <w:rtl/>
        </w:rPr>
        <w:t>א</w:t>
      </w:r>
      <w:r>
        <w:rPr>
          <w:rtl/>
        </w:rPr>
        <w:t xml:space="preserve">: </w:t>
      </w:r>
      <w:r>
        <w:rPr>
          <w:rtl/>
        </w:rPr>
        <w:t xml:space="preserve">לא</w:t>
      </w:r>
      <w:r>
        <w:rPr>
          <w:rtl/>
        </w:rPr>
        <w:t xml:space="preserve"> לאכילה אני צריך, ולא לאורה אני צריך.</w:t>
      </w:r>
    </w:p>
    <w:p w:rsidR="00DA63EC" w:rsidRPr="00E105BC" w:rsidRDefault="00DA63EC" w:rsidP="00DA63EC">
      <w:pPr>
        <w:tabs>
          <w:tab w:val="center" w:pos="2835"/>
        </w:tabs>
        <w:rPr>
          <w:spacing w:val="-4"/>
          <w:rtl/>
        </w:rPr>
      </w:pPr>
      <w:del w:id="90226" w:author="מנוע מכני" w:date="2026-10-11T12:04:40Z">
        <w:r w:rsidRPr="00E105BC">
          <w:rPr>
            <w:spacing w:val="-4"/>
            <w:rtl/>
          </w:rPr>
          <w:delText xml:space="preserve"> </w:delText>
        </w:r>
      </w:del>
      <w:r w:rsidRPr="00E105BC">
        <w:rPr>
          <w:spacing w:val="-4"/>
          <w:rtl/>
        </w:rPr>
        <w:t xml:space="preserve">'</w:t>
      </w:r>
      <w:r w:rsidRPr="00E105BC">
        <w:rPr>
          <w:rStyle w:val="afffff0"/>
          <w:spacing w:val="-4"/>
          <w:rtl/>
        </w:rPr>
        <w:t xml:space="preserve">ויעש לבית חלוני שקופים אטומים</w:t>
      </w:r>
      <w:r w:rsidRPr="00E105BC">
        <w:rPr>
          <w:rFonts w:hint="cs"/>
          <w:spacing w:val="-4"/>
          <w:rtl/>
        </w:rPr>
        <w:t>'</w:t>
      </w:r>
      <w:r w:rsidRPr="00E105BC">
        <w:rPr>
          <w:spacing w:val="-4"/>
          <w:rtl/>
        </w:rPr>
        <w:t xml:space="preserve"> - תנא: שקופין מבפנים ואטומים מבחוץ, </w:t>
      </w:r>
      <w:r w:rsidRPr="00E105BC">
        <w:rPr>
          <w:spacing w:val="-4"/>
          <w:rtl/>
        </w:rPr>
        <w:t xml:space="preserve">לא</w:t>
      </w:r>
      <w:r w:rsidRPr="00E105BC">
        <w:rPr>
          <w:spacing w:val="-4"/>
          <w:rtl/>
        </w:rPr>
        <w:t xml:space="preserve"> לאורה אני צריך.</w:t>
      </w:r>
    </w:p>
    <w:p w:rsidR="00DA63EC" w:rsidRDefault="00DA63EC" w:rsidP="00DA63EC">
      <w:pPr>
        <w:tabs>
          <w:tab w:val="center" w:pos="2835"/>
        </w:tabs>
        <w:rPr>
          <w:rtl/>
        </w:rPr>
      </w:pPr>
      <w:del w:id="90227" w:author="מנוע מכני" w:date="2026-10-11T12:04:40Z">
        <w:r>
          <w:rPr>
            <w:rtl/>
          </w:rPr>
          <w:delText xml:space="preserve"> </w:delText>
        </w:r>
      </w:del>
      <w:r>
        <w:rPr>
          <w:rtl/>
        </w:rPr>
        <w:t xml:space="preserve">'</w:t>
      </w:r>
      <w:r>
        <w:rPr>
          <w:rStyle w:val="afffff0"/>
          <w:rtl/>
        </w:rPr>
        <w:t xml:space="preserve">מחוץ לפרכת העדות באהל מועד</w:t>
      </w:r>
      <w:r>
        <w:rPr>
          <w:rFonts w:hint="cs"/>
          <w:rtl/>
        </w:rPr>
        <w:t>'</w:t>
      </w:r>
      <w:r>
        <w:rPr>
          <w:rtl/>
        </w:rPr>
        <w:t xml:space="preserve"> - עדות הוא לכל באי עולם שהשכינה שורה בישראל, </w:t>
      </w:r>
    </w:p>
    <w:p>
      <w:pPr>
        <w:pStyle w:val="38"/>
        <w:rPr>
          <w:ins w:id="101416" w:author="מנוע מכני" w:date="2026-10-11T12:04:40Z"/>
        </w:rPr>
      </w:pPr>
      <w:r>
        <w:t>וא</w:t>
      </w:r>
      <w:r>
        <w:t>"</w:t>
      </w:r>
      <w:r>
        <w:t>ת</w:t>
      </w:r>
      <w:r>
        <w:t xml:space="preserve">:</w:t>
      </w:r>
    </w:p>
    <w:p w:rsidR="00DA63EC" w:rsidRDefault="00DA63EC" w:rsidP="00DA63EC">
      <w:pPr>
        <w:tabs>
          <w:tab w:val="center" w:pos="2835"/>
        </w:tabs>
        <w:rPr>
          <w:rtl/>
        </w:rPr>
      </w:pPr>
      <w:del w:id="101417" w:author="מנוע מכני" w:date="2026-10-11T12:04:40Z">
        <w:r>
          <w:rPr>
            <w:rtl/>
          </w:rPr>
          <w:delText xml:space="preserve"> </w:delText>
        </w:r>
      </w:del>
      <w:r>
        <w:rPr>
          <w:rtl/>
        </w:rPr>
        <w:t xml:space="preserve">לאורה אני צריך, והלא כל ארבעים שנה שהלכו ישראל במדבר </w:t>
      </w:r>
      <w:r>
        <w:rPr>
          <w:rtl/>
        </w:rPr>
        <w:t xml:space="preserve">לא</w:t>
      </w:r>
      <w:r>
        <w:rPr>
          <w:rtl/>
        </w:rPr>
        <w:t xml:space="preserve"> הלכו אלא לאורו!</w:t>
      </w:r>
    </w:p>
    <w:p>
      <w:pPr>
        <w:pStyle w:val="38"/>
        <w:rPr>
          <w:ins w:id="101418" w:author="מנוע מכני" w:date="2026-10-11T12:04:40Z"/>
        </w:rPr>
      </w:pPr>
      <w:r>
        <w:lastRenderedPageBreak/>
        <w:t xml:space="preserve">אלא</w:t>
      </w:r>
    </w:p>
    <w:p w:rsidR="00DA63EC" w:rsidRDefault="00DA63EC" w:rsidP="00DA63EC">
      <w:pPr>
        <w:tabs>
          <w:tab w:val="center" w:pos="2835"/>
        </w:tabs>
        <w:rPr>
          <w:rtl/>
        </w:rPr>
      </w:pPr>
      <w:del w:id="101419" w:author="מנוע מכני" w:date="2026-10-11T12:04:40Z">
        <w:r>
          <w:rPr>
            <w:rtl/>
          </w:rPr>
          <w:lastRenderedPageBreak/>
          <w:delText xml:space="preserve"> </w:delText>
        </w:r>
      </w:del>
      <w:r>
        <w:rPr>
          <w:rtl/>
        </w:rPr>
        <w:lastRenderedPageBreak/>
        <w:t xml:space="preserve">עדות הוא לכל באי עולם שהשכינה שורה בישראל.</w:t>
      </w:r>
    </w:p>
    <w:p>
      <w:pPr>
        <w:pStyle w:val="38"/>
        <w:rPr>
          <w:ins w:id="101420" w:author="מנוע מכני" w:date="2026-10-11T12:04:40Z"/>
        </w:rPr>
      </w:pPr>
      <w:r w:rsidRPr="00E105BC">
        <w:t>עדותה</w:t>
      </w:r>
      <w:r w:rsidRPr="00E105BC">
        <w:t xml:space="preserve">? רבא:</w:t>
      </w:r>
    </w:p>
    <w:p w:rsidR="00DA63EC" w:rsidRPr="00E105BC" w:rsidRDefault="00DA63EC" w:rsidP="00DA63EC">
      <w:pPr>
        <w:tabs>
          <w:tab w:val="center" w:pos="2835"/>
        </w:tabs>
        <w:rPr>
          <w:spacing w:val="-2"/>
          <w:rtl/>
        </w:rPr>
      </w:pPr>
      <w:del w:id="101421" w:author="מנוע מכני" w:date="2026-10-11T12:04:40Z">
        <w:r w:rsidRPr="00E105BC">
          <w:rPr>
            <w:spacing w:val="-2"/>
            <w:rtl/>
          </w:rPr>
          <w:delText xml:space="preserve"> </w:delText>
        </w:r>
      </w:del>
      <w:r w:rsidRPr="00E105BC">
        <w:rPr>
          <w:spacing w:val="-2"/>
          <w:rtl/>
        </w:rPr>
        <w:t xml:space="preserve">זה נר מערבי שנותנין בה שמן כנגד חברותיה, וממנה היה מדליק ובה היה מסיים.</w:t>
      </w:r>
    </w:p>
    <w:p w:rsidR="00DA63EC" w:rsidRDefault="00DA63EC" w:rsidP="00DA63EC">
      <w:pPr>
        <w:pStyle w:val="affffd"/>
        <w:rPr>
          <w:rtl/>
        </w:rPr>
      </w:pPr>
      <w:r>
        <w:rPr>
          <w:rtl/>
        </w:rPr>
        <w:t>׹</w:t>
      </w:r>
    </w:p>
    <w:p>
      <w:pPr>
        <w:pStyle w:val="MishnaBatzad"/>
        <w:rPr>
          <w:ins w:id="20454" w:author="קלוד" w:date="2026-10-11T09:07:26Z"/>
        </w:rPr>
      </w:pPr>
      <w:ins w:id="20453" w:author="קלוד" w:date="2026-10-11T09:07:26Z">
        <w:r>
          <w:t xml:space="preserve">משנה ו</w:t>
        </w:r>
      </w:ins>
    </w:p>
    <w:p w:rsidR="00DA63EC" w:rsidRPr="000A334C" w:rsidRDefault="00DA63EC" w:rsidP="003B6D22">
      <w:pPr>
        <w:pStyle w:val="afff9"/>
        <w:rPr>
          <w:del w:id="20256" w:author="קלוד" w:date="2026-10-11T09:07:26Z"/>
          <w:rtl/>
        </w:rPr>
      </w:pPr>
      <w:del w:id="20255" w:author="קלוד" w:date="2026-10-11T09:07:26Z">
        <w:r w:rsidRPr="000A334C">
          <w:rPr>
            <w:rtl/>
          </w:rPr>
          <w:delText xml:space="preserve">מתני'.</w:delText>
        </w:r>
      </w:del>
    </w:p>
    <w:p w:rsidR="00DA63EC" w:rsidRPr="000A334C" w:rsidRDefault="00DA63EC" w:rsidP="003B6D22">
      <w:pPr>
        <w:pStyle w:val="afff9"/>
        <w:spacing w:before="120"/>
        <w:rPr>
          <w:rtl/>
        </w:rPr>
        <w:pPrChange w:id="90068" w:author="קלוד" w:date="2026-10-11T12:09:42Z">
          <w:pPr>
            <w:pStyle w:val="afff9"/>
          </w:pPr>
        </w:pPrChange>
      </w:pPr>
      <w:r w:rsidRPr="000A334C">
        <w:rPr>
          <w:rtl/>
        </w:rPr>
        <w:t>מאין היו מביאין את היין? קדוחים ועטולין אלפא ליין, שניה להן בית רימה ובית לבן בהר וכפר סיגנא בבקעה.</w:t>
      </w:r>
    </w:p>
    <w:p w:rsidR="00DA63EC" w:rsidRPr="000A334C" w:rsidRDefault="00DA63EC" w:rsidP="003B6D22">
      <w:pPr>
        <w:pStyle w:val="afff9"/>
        <w:rPr>
          <w:rtl/>
        </w:rPr>
      </w:pPr>
      <w:r w:rsidRPr="000A334C">
        <w:rPr>
          <w:rtl/>
        </w:rPr>
        <w:t>כל ארצות היו כשרות, אלא מיכן היו מביאין.</w:t>
      </w:r>
    </w:p>
    <w:p w:rsidR="00DA63EC" w:rsidRPr="00E105BC" w:rsidRDefault="00DA63EC" w:rsidP="003B6D22">
      <w:pPr>
        <w:pStyle w:val="afff9"/>
        <w:rPr>
          <w:spacing w:val="-2"/>
          <w:rtl/>
        </w:rPr>
      </w:pPr>
      <w:r w:rsidRPr="00E105BC">
        <w:rPr>
          <w:spacing w:val="-2"/>
          <w:rtl/>
        </w:rPr>
        <w:t>אין מביאין לא מבית הזבלים ולא מבית השלחים ולא ממה שנזרע ביניהן, ואם הביא - כשר.</w:t>
      </w:r>
    </w:p>
    <w:p w:rsidR="00DA63EC" w:rsidRPr="000A334C" w:rsidRDefault="00DA63EC" w:rsidP="003B6D22">
      <w:pPr>
        <w:pStyle w:val="afff9"/>
        <w:rPr>
          <w:rtl/>
        </w:rPr>
      </w:pPr>
      <w:r w:rsidRPr="000A334C">
        <w:rPr>
          <w:rtl/>
        </w:rPr>
        <w:t>אין מביאין הליסטיון, ואם הביא - כשר.</w:t>
      </w:r>
    </w:p>
    <w:p w:rsidR="00DA63EC" w:rsidRPr="000A334C" w:rsidRDefault="00DA63EC" w:rsidP="003B6D22">
      <w:pPr>
        <w:pStyle w:val="afff9"/>
        <w:rPr>
          <w:rtl/>
        </w:rPr>
      </w:pPr>
      <w:r>
        <w:rPr>
          <w:rtl/>
        </w:rPr>
        <w:t xml:space="preserve">אין מביאין ישן, דברי רבי, ו</w:t>
      </w:r>
      <w:r>
        <w:rPr>
          <w:rStyle w:val="TanaimMishna"/>
          <w:rtl/>
          <w:rPrChange w:id="20026" w:author="קלוד" w:date="2026-10-11T09:07:26Z">
            <w:rPr>
              <w:rtl/>
            </w:rPr>
          </w:rPrChange>
        </w:rPr>
        <w:t xml:space="preserve">חכמים</w:t>
      </w:r>
      <w:r>
        <w:rPr>
          <w:rtl/>
        </w:rPr>
        <w:t xml:space="preserve"> מכשירין.</w:t>
      </w:r>
    </w:p>
    <w:p w:rsidR="00DA63EC" w:rsidRPr="000A334C" w:rsidRDefault="00DA63EC" w:rsidP="003B6D22">
      <w:pPr>
        <w:pStyle w:val="afff9"/>
        <w:rPr>
          <w:rtl/>
        </w:rPr>
      </w:pPr>
      <w:r w:rsidRPr="000A334C">
        <w:rPr>
          <w:rtl/>
        </w:rPr>
        <w:t>אין מביאין לא מתוק ולא מעושן ולא מבושל, ואם הביא - פסול.</w:t>
      </w:r>
    </w:p>
    <w:p w:rsidR="00DA63EC" w:rsidRPr="000A334C" w:rsidRDefault="00DA63EC" w:rsidP="003B6D22">
      <w:pPr>
        <w:pStyle w:val="afff9"/>
        <w:rPr>
          <w:rtl/>
        </w:rPr>
      </w:pPr>
      <w:r w:rsidRPr="000A334C">
        <w:rPr>
          <w:rtl/>
        </w:rPr>
        <w:t>ואין מביאין מן הדליות, אלא מן הרגליות ומן הכרמים העבודין.</w:t>
      </w:r>
    </w:p>
    <w:p w:rsidR="00DA63EC" w:rsidRPr="000A334C" w:rsidRDefault="00DA63EC" w:rsidP="003B6D22">
      <w:pPr>
        <w:pStyle w:val="afff9"/>
        <w:rPr>
          <w:rtl/>
        </w:rPr>
      </w:pPr>
      <w:r w:rsidRPr="000A334C">
        <w:rPr>
          <w:rtl/>
        </w:rPr>
        <w:t>ולא כונסין אותו בחצבין גדולים אלא בחביות קטנות, ואינו ממלא את החבית עד פיה, כדי שיהא ריחו נודף.</w:t>
      </w:r>
    </w:p>
    <w:p w:rsidR="00DA63EC" w:rsidRDefault="00DA63EC" w:rsidP="00DA63EC">
      <w:pPr>
        <w:pStyle w:val="afff3"/>
        <w:framePr w:wrap="around"/>
        <w:rPr>
          <w:rtl/>
        </w:rPr>
      </w:pPr>
      <w:r>
        <w:rPr>
          <w:rFonts w:hint="cs"/>
          <w:rtl/>
        </w:rPr>
        <w:t xml:space="preserve">פז. </w:t>
      </w:r>
    </w:p>
    <w:p>
      <w:pPr>
        <w:pStyle w:val="MishnaBatzad"/>
        <w:rPr>
          <w:ins w:id="20456" w:author="קלוד" w:date="2026-10-11T09:07:26Z"/>
        </w:rPr>
      </w:pPr>
      <w:ins w:id="20455" w:author="קלוד" w:date="2026-10-11T09:07:26Z">
        <w:r>
          <w:t xml:space="preserve">משנה ז</w:t>
        </w:r>
      </w:ins>
    </w:p>
    <w:p w:rsidR="00DA63EC" w:rsidRPr="000A334C" w:rsidRDefault="00DA63EC" w:rsidP="003B6D22">
      <w:pPr>
        <w:pStyle w:val="afff9"/>
        <w:rPr>
          <w:rtl/>
        </w:rPr>
      </w:pPr>
      <w:r w:rsidRPr="000A334C">
        <w:rPr>
          <w:rtl/>
        </w:rPr>
        <w:t xml:space="preserve">אינו מביא מפיה מפני הקמחין, ולא משוליה מפני השמרים, </w:t>
      </w:r>
    </w:p>
    <w:p w:rsidR="00DA63EC" w:rsidRPr="000A334C" w:rsidRDefault="00DA63EC" w:rsidP="003B6D22">
      <w:pPr>
        <w:pStyle w:val="afff9"/>
        <w:rPr>
          <w:rtl/>
        </w:rPr>
      </w:pPr>
      <w:r w:rsidRPr="000A334C">
        <w:rPr>
          <w:rtl/>
        </w:rPr>
        <w:t>אלא מביא משלישה מאמצעה.</w:t>
      </w:r>
    </w:p>
    <w:p w:rsidR="00DA63EC" w:rsidRPr="000A334C" w:rsidRDefault="00DA63EC" w:rsidP="003B6D22">
      <w:pPr>
        <w:pStyle w:val="afff9"/>
        <w:rPr>
          <w:rtl/>
        </w:rPr>
      </w:pPr>
      <w:r w:rsidRPr="000A334C">
        <w:rPr>
          <w:rtl/>
        </w:rPr>
        <w:t>כיצד הוא בודק? הגזבר יושב והקנה בידו, זרק הגיר הקיש בקנה.</w:t>
      </w:r>
    </w:p>
    <w:p w:rsidR="00DA63EC" w:rsidRPr="000A334C" w:rsidRDefault="00DA63EC" w:rsidP="003B6D22">
      <w:pPr>
        <w:pStyle w:val="afff9"/>
        <w:rPr>
          <w:rtl/>
        </w:rPr>
      </w:pPr>
      <w:r w:rsidRPr="000A334C">
        <w:rPr>
          <w:rtl/>
        </w:rPr>
        <w:t>ר</w:t>
      </w:r>
      <w:r w:rsidRPr="000A334C">
        <w:rPr>
          <w:rFonts w:hint="cs"/>
          <w:rtl/>
        </w:rPr>
        <w:t>יב</w:t>
      </w:r>
      <w:r w:rsidRPr="000A334C">
        <w:rPr>
          <w:rtl/>
        </w:rPr>
        <w:t>"</w:t>
      </w:r>
      <w:r w:rsidRPr="000A334C">
        <w:rPr>
          <w:rFonts w:hint="cs"/>
          <w:rtl/>
        </w:rPr>
        <w:t xml:space="preserve">י </w:t>
      </w:r>
      <w:r w:rsidRPr="000A334C">
        <w:rPr>
          <w:rtl/>
        </w:rPr>
        <w:t xml:space="preserve">אומר: שיש בו קמחין פסול, </w:t>
      </w:r>
    </w:p>
    <w:p w:rsidR="00DA63EC" w:rsidRPr="000A334C" w:rsidRDefault="00DA63EC" w:rsidP="003B6D22">
      <w:pPr>
        <w:pStyle w:val="afff9"/>
        <w:rPr>
          <w:rtl/>
        </w:rPr>
      </w:pPr>
      <w:r w:rsidRPr="000A334C">
        <w:rPr>
          <w:rtl/>
        </w:rPr>
        <w:tab/>
        <w:t>שנאמר: תמימים יהיו לכם ומנחתם, תמימים יהיו לכם</w:t>
      </w:r>
      <w:r w:rsidRPr="000A334C">
        <w:rPr>
          <w:rFonts w:hint="cs"/>
          <w:rtl/>
        </w:rPr>
        <w:t xml:space="preserve"> </w:t>
      </w:r>
      <w:r w:rsidRPr="000A334C">
        <w:rPr>
          <w:rtl/>
        </w:rPr>
        <w:t>ונסכיהם.</w:t>
      </w:r>
    </w:p>
    <w:p w:rsidR="00DA63EC" w:rsidRDefault="00DA63EC" w:rsidP="00DA63EC">
      <w:pPr>
        <w:pStyle w:val="affffd"/>
        <w:rPr>
          <w:rtl/>
        </w:rPr>
      </w:pPr>
      <w:r>
        <w:rPr>
          <w:rtl/>
        </w:rPr>
        <w:t>׹</w:t>
      </w:r>
    </w:p>
    <w:p>
      <w:pPr>
        <w:pStyle w:val="afffff8"/>
        <w:rPr>
          <w:ins w:id="90209" w:author="קלוד" w:date="2026-10-11T12:32:08Z"/>
        </w:rPr>
      </w:pPr>
      <w:ins w:id="90210" w:author="קלוד" w:date="2026-10-11T12:32:08Z">
        <w:r>
          <w:rPr>
            <w:color w:val="7B3F00"/>
          </w:rPr>
          <w:t xml:space="preserve">יין מתוק, מבושל ומעושן - פסול</w:t>
        </w:r>
      </w:ins>
    </w:p>
    <w:p w:rsidR="00DA63EC" w:rsidRDefault="00DA63EC" w:rsidP="00DA63EC">
      <w:pPr>
        <w:tabs>
          <w:tab w:val="center" w:pos="2835"/>
        </w:tabs>
        <w:rPr>
          <w:rtl/>
        </w:rPr>
      </w:pPr>
      <w:r>
        <w:rPr>
          <w:rtl/>
        </w:rPr>
        <w:t xml:space="preserve">אין מביאין </w:t>
      </w:r>
      <w:r>
        <w:rPr>
          <w:rtl/>
        </w:rPr>
        <w:t xml:space="preserve">לא</w:t>
      </w:r>
      <w:r>
        <w:rPr>
          <w:rtl/>
        </w:rPr>
        <w:t xml:space="preserve"> מתוק ולא מבושל ולא מעושן, ואם הביא - פסול.</w:t>
      </w:r>
    </w:p>
    <w:p w:rsidR="00DA63EC" w:rsidRDefault="00DA63EC" w:rsidP="00DA63EC">
      <w:pPr>
        <w:tabs>
          <w:tab w:val="center" w:pos="2835"/>
        </w:tabs>
        <w:rPr>
          <w:rtl/>
        </w:rPr>
      </w:pPr>
      <w:r>
        <w:rPr>
          <w:rFonts w:hint="cs"/>
          <w:rtl/>
        </w:rPr>
        <w:t xml:space="preserve">וכרוך ותני</w:t>
      </w:r>
      <w:ins w:id="95981" w:author="מנוע מכני" w:date="2026-10-11T12:04:40Z">
        <w:r>
          <w:rPr>
            <w:rFonts w:hint="cs"/>
            <w:rtl/>
          </w:rPr>
          <w:t xml:space="preserve">:</w:t>
        </w:r>
      </w:ins>
      <w:del w:id="95982" w:author="מנוע מכני" w:date="2026-10-11T12:04:40Z">
        <w:r>
          <w:rPr>
            <w:rFonts w:hint="cs"/>
            <w:rtl/>
          </w:rPr>
          <w:delText xml:space="preserve"> </w:delText>
        </w:r>
        <w:r>
          <w:rPr>
            <w:rtl/>
          </w:rPr>
          <w:delText xml:space="preserve">:</w:delText>
        </w:r>
      </w:del>
      <w:r>
        <w:rPr>
          <w:rtl/>
        </w:rPr>
        <w:t xml:space="preserve"> חוליא דשימשא </w:t>
      </w:r>
      <w:r>
        <w:rPr>
          <w:rtl/>
        </w:rPr>
        <w:t xml:space="preserve">לא</w:t>
      </w:r>
      <w:r>
        <w:rPr>
          <w:rtl/>
        </w:rPr>
        <w:t xml:space="preserve"> מאיס, חוליא דפירא מאיס.</w:t>
      </w:r>
    </w:p>
    <w:p w:rsidR="00DA63EC" w:rsidRDefault="00DA63EC" w:rsidP="00DA63EC">
      <w:pPr>
        <w:pStyle w:val="affffd"/>
        <w:rPr>
          <w:del w:id="90107" w:author="מנוע עיצוב" w:date="2026-10-11T12:09:26Z"/>
          <w:rtl/>
        </w:rPr>
      </w:pPr>
      <w:del w:id="90106" w:author="מנוע עיצוב" w:date="2026-10-11T12:09:26Z">
        <w:r>
          <w:rPr>
            <w:rtl/>
          </w:rPr>
          <w:delText xml:space="preserve">׹</w:delText>
        </w:r>
      </w:del>
    </w:p>
    <w:p w:rsidR="00DA63EC" w:rsidRDefault="00DA63EC" w:rsidP="00DA63EC">
      <w:pPr>
        <w:pStyle w:val="affff1"/>
        <w:ind w:end="0"/>
        <w:rPr>
          <w:rtl/>
        </w:rPr>
        <w:pPrChange w:id="20087" w:author="קלוד" w:date="2026-10-11T09:07:26Z">
          <w:pPr>
            <w:pStyle w:val="affff1"/>
            <w:rPr>
              <w:rtl/>
            </w:rPr>
          </w:pPr>
        </w:pPrChange>
      </w:pPr>
      <w:ins w:id="9851" w:author="מספור קטעי משנה" w:date="2026-10-11T09:35:12Z">
        <w:r>
          <w:rPr>
            <w:rStyle w:val="MisparKeta"/>
          </w:rPr>
          <w:t xml:space="preserve">ב. </w:t>
        </w:r>
      </w:ins>
      <w:r>
        <w:rPr>
          <w:rFonts w:hint="cs"/>
          <w:rtl/>
        </w:rPr>
        <w:t xml:space="preserve">לרבי </w:t>
      </w:r>
      <w:r>
        <w:rPr>
          <w:rtl/>
        </w:rPr>
        <w:t>אין מביאין ישן, וחכמים מכשירין.</w:t>
      </w:r>
    </w:p>
    <w:p>
      <w:pPr>
        <w:pStyle w:val="38"/>
        <w:rPr>
          <w:ins w:id="101422" w:author="מנוע מכני" w:date="2026-10-11T12:04:40Z"/>
        </w:rPr>
      </w:pPr>
      <w:r>
        <w:t xml:space="preserve">חזקיה:</w:t>
      </w:r>
    </w:p>
    <w:p w:rsidR="00DA63EC" w:rsidRDefault="00DA63EC" w:rsidP="00DA63EC">
      <w:pPr>
        <w:tabs>
          <w:tab w:val="center" w:pos="2835"/>
        </w:tabs>
        <w:rPr>
          <w:rtl/>
        </w:rPr>
      </w:pPr>
      <w:ins w:id="95299" w:author="מנוע מכני" w:date="2026-10-11T12:04:40Z">
        <w:del w:id="101423" w:author="מנוע מכני" w:date="2026-10-11T12:04:40Z">
          <w:r>
            <w:rPr>
              <w:rtl/>
            </w:rPr>
            <w:delText xml:space="preserve"> </w:delText>
          </w:r>
        </w:del>
      </w:ins>
      <w:del w:id="95300" w:author="מנוע מכני" w:date="2026-10-11T12:04:40Z">
        <w:r>
          <w:rPr>
            <w:rtl/>
          </w:rPr>
          <w:delText xml:space="preserve"> </w:delText>
        </w:r>
        <w:r>
          <w:rPr>
            <w:rFonts w:hint="cs"/>
            <w:rtl/>
          </w:rPr>
          <w:delText xml:space="preserve"> </w:delText>
        </w:r>
      </w:del>
      <w:r>
        <w:rPr>
          <w:rFonts w:hint="cs"/>
          <w:rtl/>
        </w:rPr>
        <w:t xml:space="preserve">מ</w:t>
      </w:r>
      <w:r>
        <w:rPr>
          <w:rtl/>
        </w:rPr>
        <w:t>"</w:t>
      </w:r>
      <w:r>
        <w:rPr>
          <w:rFonts w:hint="cs"/>
          <w:rtl/>
        </w:rPr>
        <w:t xml:space="preserve">ט</w:t>
      </w:r>
      <w:r>
        <w:rPr>
          <w:rFonts w:hint="cs"/>
          <w:rtl/>
        </w:rPr>
        <w:t xml:space="preserve"> </w:t>
      </w:r>
      <w:r>
        <w:rPr>
          <w:rStyle w:val="2fb"/>
          <w:rFonts w:hint="cs"/>
          <w:rtl/>
        </w:rPr>
        <w:t xml:space="preserve">דרבי</w:t>
      </w:r>
      <w:r>
        <w:rPr>
          <w:rtl/>
        </w:rPr>
        <w:t>: לכבש יין, מה כבש בן שנתו, אף יין בן שנתו.</w:t>
      </w:r>
    </w:p>
    <w:p w:rsidR="00DA63EC" w:rsidRDefault="00DA63EC" w:rsidP="00DA63EC">
      <w:pPr>
        <w:tabs>
          <w:tab w:val="center" w:pos="2835"/>
        </w:tabs>
        <w:rPr>
          <w:rtl/>
        </w:rPr>
      </w:pPr>
      <w:ins w:id="96371" w:author="מנוע מכני" w:date="2026-10-11T12:04:40Z">
        <w:r>
          <w:rPr>
            <w:rtl/>
          </w:rPr>
          <w:t xml:space="preserve">אם </w:t>
        </w:r>
      </w:ins>
      <w:del w:id="96372" w:author="מנוע מכני" w:date="2026-10-11T12:04:40Z">
        <w:r>
          <w:rPr>
            <w:rtl/>
          </w:rPr>
          <w:delText xml:space="preserve">אי </w:delText>
        </w:r>
      </w:del>
      <w:r>
        <w:rPr>
          <w:rtl/>
        </w:rPr>
        <w:t xml:space="preserve">מה כבש בן שתי שנים פסול, אף יין בן שתי שנים פסול!</w:t>
      </w:r>
    </w:p>
    <w:p w:rsidR="00DA63EC" w:rsidRDefault="00DA63EC" w:rsidP="00DA63EC">
      <w:pPr>
        <w:tabs>
          <w:tab w:val="center" w:pos="2835"/>
        </w:tabs>
        <w:rPr>
          <w:rtl/>
        </w:rPr>
      </w:pPr>
      <w:r>
        <w:rPr>
          <w:rtl/>
        </w:rPr>
        <w:t>וכ"</w:t>
      </w:r>
      <w:r>
        <w:rPr>
          <w:rFonts w:hint="cs"/>
          <w:rtl/>
        </w:rPr>
        <w:t xml:space="preserve">ת </w:t>
      </w:r>
      <w:r>
        <w:rPr>
          <w:rFonts w:hint="cs"/>
          <w:rtl/>
        </w:rPr>
        <w:t xml:space="preserve">ה</w:t>
      </w:r>
      <w:r>
        <w:rPr>
          <w:rtl/>
        </w:rPr>
        <w:t>"</w:t>
      </w:r>
      <w:r>
        <w:rPr>
          <w:rFonts w:hint="cs"/>
          <w:rtl/>
        </w:rPr>
        <w:t xml:space="preserve">נ</w:t>
      </w:r>
      <w:r>
        <w:rPr>
          <w:rFonts w:hint="cs"/>
          <w:rtl/>
        </w:rPr>
        <w:t xml:space="preserve"> </w:t>
      </w:r>
      <w:r>
        <w:rPr>
          <w:rtl/>
        </w:rPr>
        <w:t xml:space="preserve">והתניא: יין בן שתי שנים </w:t>
      </w:r>
      <w:r>
        <w:rPr>
          <w:rtl/>
        </w:rPr>
        <w:t xml:space="preserve">לא</w:t>
      </w:r>
      <w:r>
        <w:rPr>
          <w:rtl/>
        </w:rPr>
        <w:t xml:space="preserve"> יביא, ואם הביא - כשר, </w:t>
      </w:r>
    </w:p>
    <w:p>
      <w:pPr>
        <w:pStyle w:val="38"/>
        <w:rPr>
          <w:ins w:id="101424" w:author="מנוע מכני" w:date="2026-10-11T12:04:40Z"/>
        </w:rPr>
      </w:pPr>
      <w:r>
        <w:t xml:space="preserve">הך </w:t>
      </w:r>
      <w:r>
        <w:t xml:space="preserve">לא</w:t>
      </w:r>
      <w:r>
        <w:t xml:space="preserve"> יביא רבי היא </w:t>
      </w:r>
      <w:ins w:id="93593" w:author="מנוע מכני" w:date="2026-10-11T12:04:40Z">
        <w:r>
          <w:t xml:space="preserve">ואומר</w:t>
        </w:r>
      </w:ins>
      <w:del w:id="93594" w:author="מנוע מכני" w:date="2026-10-11T12:04:40Z">
        <w:r>
          <w:delText xml:space="preserve">וקאמר</w:delText>
        </w:r>
      </w:del>
      <w:r>
        <w:t xml:space="preserve">:</w:t>
      </w:r>
    </w:p>
    <w:p w:rsidR="00DA63EC" w:rsidRDefault="00DA63EC" w:rsidP="00DA63EC">
      <w:pPr>
        <w:tabs>
          <w:tab w:val="center" w:pos="2835"/>
        </w:tabs>
        <w:rPr>
          <w:rtl/>
        </w:rPr>
      </w:pPr>
      <w:del w:id="101425" w:author="מנוע מכני" w:date="2026-10-11T12:04:40Z">
        <w:r>
          <w:rPr>
            <w:rtl/>
          </w:rPr>
          <w:delText xml:space="preserve"> </w:delText>
        </w:r>
      </w:del>
      <w:r>
        <w:rPr>
          <w:rtl/>
        </w:rPr>
        <w:t xml:space="preserve">אם הביא - כשר!</w:t>
      </w:r>
    </w:p>
    <w:p>
      <w:pPr>
        <w:pStyle w:val="38"/>
        <w:rPr>
          <w:ins w:id="101426" w:author="מנוע מכני" w:date="2026-10-11T12:04:40Z"/>
        </w:rPr>
      </w:pPr>
      <w:r>
        <w:t xml:space="preserve">אלא </w:t>
      </w:r>
      <w:r>
        <w:t xml:space="preserve">אמר</w:t>
      </w:r>
      <w:r>
        <w:t xml:space="preserve"> רבא:</w:t>
      </w:r>
    </w:p>
    <w:p w:rsidR="00DA63EC" w:rsidRDefault="00DA63EC" w:rsidP="00DA63EC">
      <w:pPr>
        <w:tabs>
          <w:tab w:val="center" w:pos="2835"/>
        </w:tabs>
        <w:rPr>
          <w:rtl/>
        </w:rPr>
      </w:pPr>
      <w:del w:id="101427" w:author="מנוע מכני" w:date="2026-10-11T12:04:40Z">
        <w:r>
          <w:rPr>
            <w:rtl/>
          </w:rPr>
          <w:delText xml:space="preserve"> </w:delText>
        </w:r>
      </w:del>
      <w:r>
        <w:rPr>
          <w:rtl/>
        </w:rPr>
        <w:t xml:space="preserve">היינו טעמא </w:t>
      </w:r>
      <w:r>
        <w:rPr>
          <w:rStyle w:val="2fb"/>
          <w:rtl/>
        </w:rPr>
        <w:t xml:space="preserve">דרבי</w:t>
      </w:r>
      <w:r>
        <w:rPr>
          <w:rtl/>
        </w:rPr>
        <w:t xml:space="preserve">, </w:t>
      </w:r>
      <w:r w:rsidRPr="00664445">
        <w:rPr>
          <w:rStyle w:val="afffff0"/>
          <w:rtl/>
        </w:rPr>
        <w:t>ד</w:t>
      </w:r>
      <w:r w:rsidRPr="00664445">
        <w:rPr>
          <w:rStyle w:val="afffff0"/>
          <w:rFonts w:hint="cs"/>
          <w:rtl/>
        </w:rPr>
        <w:t>'</w:t>
      </w:r>
      <w:ins w:id="90927" w:author="Claude - סמנטי" w:date="2026-10-11T12:27:00Z">
        <w:r>
          <w:rPr>
            <w:rStyle w:val="afffff0"/>
            <w:rtl/>
          </w:rPr>
          <w:t xml:space="preserve">אַל תֵּרֶא יַיִן כִּי יִתְאַדָּם</w:t>
        </w:r>
      </w:ins>
      <w:del w:id="90928" w:author="Claude - סמנטי" w:date="2026-10-11T12:27:00Z">
        <w:r w:rsidRPr="00664445">
          <w:rPr>
            <w:rStyle w:val="afffff0"/>
            <w:rtl/>
          </w:rPr>
          <w:delText xml:space="preserve">אל תרא יין כי יתאדם</w:delText>
        </w:r>
      </w:del>
      <w:r w:rsidRPr="00664445">
        <w:rPr>
          <w:rStyle w:val="afffff0"/>
          <w:rFonts w:hint="cs"/>
          <w:rtl/>
        </w:rPr>
        <w:t>'</w:t>
      </w:r>
      <w:r w:rsidRPr="00664445">
        <w:rPr>
          <w:rStyle w:val="afffff0"/>
          <w:rtl/>
        </w:rPr>
        <w:t>.</w:t>
      </w:r>
    </w:p>
    <w:p w:rsidR="00DA63EC" w:rsidRDefault="00DA63EC" w:rsidP="00DA63EC">
      <w:pPr>
        <w:pStyle w:val="affffd"/>
        <w:rPr>
          <w:del w:id="90109" w:author="מנוע עיצוב" w:date="2026-10-11T12:09:26Z"/>
          <w:rtl/>
        </w:rPr>
      </w:pPr>
      <w:del w:id="90108" w:author="מנוע עיצוב" w:date="2026-10-11T12:09:26Z">
        <w:r>
          <w:rPr>
            <w:rtl/>
          </w:rPr>
          <w:delText xml:space="preserve">׹</w:delText>
        </w:r>
      </w:del>
    </w:p>
    <w:p w:rsidR="00DA63EC" w:rsidRDefault="00DA63EC" w:rsidP="00DA63EC">
      <w:pPr>
        <w:pStyle w:val="affff1"/>
        <w:ind w:end="0"/>
        <w:rPr>
          <w:rtl/>
        </w:rPr>
        <w:pPrChange w:id="20088" w:author="קלוד" w:date="2026-10-11T09:07:26Z">
          <w:pPr>
            <w:pStyle w:val="affff1"/>
            <w:rPr>
              <w:rtl/>
            </w:rPr>
          </w:pPr>
        </w:pPrChange>
      </w:pPr>
      <w:ins w:id="9852" w:author="מספור קטעי משנה" w:date="2026-10-11T09:35:12Z">
        <w:r>
          <w:rPr>
            <w:rStyle w:val="MisparKeta"/>
          </w:rPr>
          <w:t xml:space="preserve">ג. </w:t>
        </w:r>
      </w:ins>
      <w:r>
        <w:rPr>
          <w:rtl/>
        </w:rPr>
        <w:t>אין מביאין לא מן הדליות כו'.</w:t>
      </w:r>
    </w:p>
    <w:p>
      <w:pPr>
        <w:pStyle w:val="38"/>
        <w:rPr>
          <w:ins w:id="101428" w:author="מנוע מכני" w:date="2026-10-11T12:04:40Z"/>
        </w:rPr>
      </w:pPr>
      <w:r>
        <w:t xml:space="preserve">תנא:</w:t>
      </w:r>
    </w:p>
    <w:p w:rsidR="00DA63EC" w:rsidRDefault="00DA63EC" w:rsidP="00DA63EC">
      <w:pPr>
        <w:tabs>
          <w:tab w:val="center" w:pos="2835"/>
        </w:tabs>
        <w:rPr>
          <w:rtl/>
        </w:rPr>
      </w:pPr>
      <w:del w:id="101429" w:author="מנוע מכני" w:date="2026-10-11T12:04:40Z">
        <w:r>
          <w:rPr>
            <w:rtl/>
          </w:rPr>
          <w:delText xml:space="preserve"> </w:delText>
        </w:r>
      </w:del>
      <w:r>
        <w:rPr>
          <w:rtl/>
        </w:rPr>
        <w:t xml:space="preserve">כרמים העבודים פעמים בשנה.</w:t>
      </w:r>
    </w:p>
    <w:p w:rsidR="00DA63EC" w:rsidRDefault="00DA63EC" w:rsidP="00DA63EC">
      <w:pPr>
        <w:tabs>
          <w:tab w:val="center" w:pos="2835"/>
        </w:tabs>
        <w:rPr>
          <w:rtl/>
        </w:rPr>
      </w:pPr>
      <w:r>
        <w:rPr>
          <w:rStyle w:val="2fb"/>
          <w:rtl/>
        </w:rPr>
        <w:t xml:space="preserve">רב יוסף</w:t>
      </w:r>
      <w:r>
        <w:rPr>
          <w:rtl/>
        </w:rPr>
        <w:t xml:space="preserve"> </w:t>
      </w:r>
      <w:ins w:id="96723" w:author="מנוע מכני" w:date="2026-10-11T12:04:40Z">
        <w:r>
          <w:rPr>
            <w:rtl/>
          </w:rPr>
          <w:t xml:space="preserve">היה</w:t>
        </w:r>
      </w:ins>
      <w:del w:id="96724" w:author="מנוע מכני" w:date="2026-10-11T12:04:40Z">
        <w:r>
          <w:rPr>
            <w:rtl/>
          </w:rPr>
          <w:delText xml:space="preserve">הוה</w:delText>
        </w:r>
      </w:del>
      <w:r>
        <w:rPr>
          <w:rtl/>
        </w:rPr>
        <w:t xml:space="preserve"> </w:t>
      </w:r>
      <w:ins w:id="93595" w:author="מנוע מכני" w:date="2026-10-11T12:04:40Z">
        <w:r>
          <w:rPr>
            <w:rtl/>
          </w:rPr>
          <w:t xml:space="preserve">לו</w:t>
        </w:r>
      </w:ins>
      <w:del w:id="93596" w:author="מנוע מכני" w:date="2026-10-11T12:04:40Z">
        <w:r>
          <w:rPr>
            <w:rtl/>
          </w:rPr>
          <w:delText xml:space="preserve">ליה</w:delText>
        </w:r>
      </w:del>
      <w:r>
        <w:rPr>
          <w:rtl/>
        </w:rPr>
        <w:t xml:space="preserve"> קרנא דפרדיסא ד</w:t>
      </w:r>
      <w:r>
        <w:rPr>
          <w:rFonts w:hint="cs"/>
          <w:rtl/>
        </w:rPr>
        <w:t xml:space="preserve">חפרו פעמיים והיו עושה על מידת יין ששה מידות של מים </w:t>
      </w:r>
    </w:p>
    <w:p w:rsidR="00DA63EC" w:rsidRDefault="00DA63EC" w:rsidP="00DA63EC">
      <w:pPr>
        <w:pStyle w:val="affffd"/>
        <w:rPr>
          <w:del w:id="90111" w:author="מנוע עיצוב" w:date="2026-10-11T12:09:26Z"/>
          <w:rtl/>
        </w:rPr>
      </w:pPr>
      <w:del w:id="90110" w:author="מנוע עיצוב" w:date="2026-10-11T12:09:26Z">
        <w:r>
          <w:rPr>
            <w:rtl/>
          </w:rPr>
          <w:delText xml:space="preserve">׹</w:delText>
        </w:r>
      </w:del>
    </w:p>
    <w:p w:rsidR="00DA63EC" w:rsidRPr="00A138B5" w:rsidRDefault="00DA63EC" w:rsidP="00DA63EC">
      <w:pPr>
        <w:pStyle w:val="affff1"/>
        <w:ind w:end="0"/>
        <w:rPr>
          <w:rtl/>
        </w:rPr>
        <w:pPrChange w:id="20089" w:author="קלוד" w:date="2026-10-11T09:07:26Z">
          <w:pPr>
            <w:pStyle w:val="affff1"/>
            <w:rPr>
              <w:rtl/>
            </w:rPr>
          </w:pPr>
        </w:pPrChange>
      </w:pPr>
      <w:ins w:id="9853" w:author="מספור קטעי משנה" w:date="2026-10-11T09:35:12Z">
        <w:r>
          <w:rPr>
            <w:rStyle w:val="MisparKeta"/>
          </w:rPr>
          <w:t xml:space="preserve">ד. </w:t>
        </w:r>
      </w:ins>
      <w:r w:rsidRPr="00A138B5">
        <w:rPr>
          <w:rtl/>
        </w:rPr>
        <w:t>לא היו כונסין אותן בחצבין גדולים.</w:t>
      </w:r>
    </w:p>
    <w:p>
      <w:pPr>
        <w:pStyle w:val="38"/>
        <w:rPr>
          <w:ins w:id="101430" w:author="מנוע מכני" w:date="2026-10-11T12:04:40Z"/>
        </w:rPr>
      </w:pPr>
      <w:r>
        <w:t xml:space="preserve">תנא:</w:t>
      </w:r>
    </w:p>
    <w:p w:rsidR="00DA63EC" w:rsidRDefault="00DA63EC" w:rsidP="00DA63EC">
      <w:pPr>
        <w:tabs>
          <w:tab w:val="center" w:pos="2835"/>
        </w:tabs>
        <w:rPr>
          <w:rtl/>
        </w:rPr>
      </w:pPr>
      <w:del w:id="101431" w:author="מנוע מכני" w:date="2026-10-11T12:04:40Z">
        <w:r>
          <w:rPr>
            <w:rtl/>
          </w:rPr>
          <w:delText xml:space="preserve"> </w:delText>
        </w:r>
      </w:del>
      <w:r>
        <w:rPr>
          <w:rtl/>
        </w:rPr>
        <w:t xml:space="preserve">חביות כדיות לודיות ובינוניות, אין מניחין אותן שתים שתים אלא אחת אחת.</w:t>
      </w:r>
    </w:p>
    <w:p w:rsidR="00DA63EC" w:rsidRDefault="00DA63EC" w:rsidP="00DA63EC">
      <w:pPr>
        <w:pStyle w:val="affffd"/>
        <w:rPr>
          <w:rtl/>
        </w:rPr>
      </w:pPr>
      <w:r>
        <w:rPr>
          <w:rtl/>
        </w:rPr>
        <w:t>׹</w:t>
      </w:r>
    </w:p>
    <w:p>
      <w:pPr>
        <w:pStyle w:val="afffff8"/>
        <w:rPr>
          <w:ins w:id="90207" w:author="קלוד" w:date="2026-10-11T12:32:08Z"/>
        </w:rPr>
      </w:pPr>
      <w:ins w:id="90208" w:author="קלוד" w:date="2026-10-11T12:32:08Z">
        <w:r>
          <w:rPr>
            <w:color w:val="7B3F00"/>
          </w:rPr>
          <w:t xml:space="preserve">בדיקת היין - הקשה בקנה כשזורק גיר</w:t>
        </w:r>
      </w:ins>
    </w:p>
    <w:p w:rsidR="00DA63EC" w:rsidRDefault="00DA63EC" w:rsidP="00DA63EC">
      <w:pPr>
        <w:tabs>
          <w:tab w:val="center" w:pos="2835"/>
        </w:tabs>
        <w:rPr>
          <w:rtl/>
        </w:rPr>
      </w:pPr>
      <w:r>
        <w:rPr>
          <w:rtl/>
        </w:rPr>
        <w:t>כיצד בודק? גזבר יושב וקנה בידו, זרק הגיר של שמרים, גזבר הקיש בקנה.</w:t>
      </w:r>
    </w:p>
    <w:p>
      <w:pPr>
        <w:pStyle w:val="38"/>
        <w:rPr>
          <w:ins w:id="101432" w:author="מנוע מכני" w:date="2026-10-11T12:04:40Z"/>
        </w:rPr>
      </w:pPr>
      <w:r>
        <w:t>ומסייע לרי</w:t>
      </w:r>
      <w:r>
        <w:t>"</w:t>
      </w:r>
      <w:r>
        <w:t>ו</w:t>
      </w:r>
      <w:r>
        <w:t xml:space="preserve">:</w:t>
      </w:r>
    </w:p>
    <w:p w:rsidR="00DA63EC" w:rsidRDefault="00DA63EC" w:rsidP="00DA63EC">
      <w:pPr>
        <w:tabs>
          <w:tab w:val="center" w:pos="2835"/>
        </w:tabs>
        <w:rPr>
          <w:rtl/>
        </w:rPr>
      </w:pPr>
      <w:del w:id="101433" w:author="מנוע מכני" w:date="2026-10-11T12:04:40Z">
        <w:r>
          <w:rPr>
            <w:rtl/>
          </w:rPr>
          <w:delText xml:space="preserve"> </w:delText>
        </w:r>
      </w:del>
      <w:r>
        <w:rPr>
          <w:rFonts w:hint="cs"/>
          <w:rtl/>
        </w:rPr>
        <w:t>ד</w:t>
      </w:r>
      <w:r>
        <w:rPr>
          <w:rtl/>
        </w:rPr>
        <w:t>כשם שהדיבור יפה לבשמים, כך דיבור רע ליין.</w:t>
      </w:r>
    </w:p>
    <w:p w:rsidR="00DA63EC" w:rsidRDefault="00DA63EC" w:rsidP="00DA63EC">
      <w:pPr>
        <w:pStyle w:val="affffd"/>
        <w:rPr>
          <w:del w:id="90113" w:author="מנוע עיצוב" w:date="2026-10-11T12:09:26Z"/>
          <w:rtl/>
        </w:rPr>
      </w:pPr>
      <w:del w:id="90112" w:author="מנוע עיצוב" w:date="2026-10-11T12:09:26Z">
        <w:r>
          <w:rPr>
            <w:rtl/>
          </w:rPr>
          <w:delText xml:space="preserve">׹</w:delText>
        </w:r>
      </w:del>
    </w:p>
    <w:p w:rsidR="00DA63EC" w:rsidRDefault="00DA63EC" w:rsidP="00DA63EC">
      <w:pPr>
        <w:pStyle w:val="affff1"/>
        <w:ind w:end="0"/>
        <w:rPr>
          <w:rtl/>
        </w:rPr>
        <w:pPrChange w:id="20090" w:author="קלוד" w:date="2026-10-11T09:07:26Z">
          <w:pPr>
            <w:pStyle w:val="affff1"/>
            <w:rPr>
              <w:rtl/>
            </w:rPr>
          </w:pPr>
        </w:pPrChange>
      </w:pPr>
      <w:ins w:id="9854" w:author="מספור קטעי משנה" w:date="2026-10-11T09:35:12Z">
        <w:r>
          <w:rPr>
            <w:rStyle w:val="MisparKeta"/>
          </w:rPr>
          <w:t xml:space="preserve">ו. </w:t>
        </w:r>
      </w:ins>
      <w:r>
        <w:rPr>
          <w:rtl/>
        </w:rPr>
        <w:t>רבי יוסי בר רבי יהודה אומר וכו</w:t>
      </w:r>
      <w:r w:rsidR="005608A0">
        <w:rPr>
          <w:rtl/>
        </w:rPr>
        <w:t>'</w:t>
      </w:r>
      <w:r>
        <w:rPr>
          <w:rtl/>
        </w:rPr>
        <w:t>.</w:t>
      </w:r>
    </w:p>
    <w:p>
      <w:pPr>
        <w:pStyle w:val="38"/>
        <w:rPr>
          <w:ins w:id="101434" w:author="מנוע מכני" w:date="2026-10-11T12:04:40Z"/>
        </w:rPr>
      </w:pPr>
      <w:r w:rsidRPr="00A138B5">
        <w:lastRenderedPageBreak/>
        <w:t>בעי ר' יוחנן</w:t>
      </w:r>
      <w:r>
        <w:t xml:space="preserve">:</w:t>
      </w:r>
    </w:p>
    <w:p w:rsidR="00DA63EC" w:rsidRDefault="00DA63EC" w:rsidP="00DA63EC">
      <w:pPr>
        <w:tabs>
          <w:tab w:val="center" w:pos="2835"/>
        </w:tabs>
        <w:rPr>
          <w:b/>
          <w:bCs/>
          <w:rtl/>
        </w:rPr>
      </w:pPr>
      <w:del w:id="101435" w:author="מנוע מכני" w:date="2026-10-11T12:04:40Z">
        <w:r>
          <w:rPr>
            <w:rtl/>
          </w:rPr>
          <w:delText xml:space="preserve"> </w:delText>
        </w:r>
      </w:del>
      <w:r>
        <w:rPr>
          <w:rtl/>
        </w:rPr>
        <w:t xml:space="preserve">הקדישו, מהו שילקה עליו משום בעל מום? כיון דפסול כבעל מום דמי, </w:t>
      </w:r>
    </w:p>
    <w:p w:rsidR="00DA63EC" w:rsidRDefault="00DA63EC" w:rsidP="00DA63EC">
      <w:pPr>
        <w:tabs>
          <w:tab w:val="center" w:pos="2835"/>
        </w:tabs>
        <w:rPr>
          <w:rtl/>
        </w:rPr>
      </w:pPr>
      <w:r>
        <w:rPr>
          <w:b/>
          <w:bCs/>
          <w:rtl/>
        </w:rPr>
        <w:tab/>
      </w:r>
      <w:r w:rsidRPr="00595EAE">
        <w:rPr>
          <w:b/>
          <w:bCs/>
          <w:rtl/>
        </w:rPr>
        <w:t>או"ד</w:t>
      </w:r>
      <w:r>
        <w:rPr>
          <w:rtl/>
        </w:rPr>
        <w:t xml:space="preserve"> אין בעל מום אלא בבהמה? </w:t>
      </w:r>
      <w:r w:rsidRPr="00A138B5">
        <w:rPr>
          <w:b/>
          <w:bCs/>
          <w:rtl/>
        </w:rPr>
        <w:t>תיקו</w:t>
      </w:r>
      <w:r>
        <w:rPr>
          <w:rtl/>
        </w:rPr>
        <w:t>.</w:t>
      </w:r>
    </w:p>
    <w:p>
      <w:pPr>
        <w:pStyle w:val="afffff8"/>
        <w:rPr>
          <w:ins w:id="90205" w:author="קלוד" w:date="2026-10-11T12:32:08Z"/>
        </w:rPr>
      </w:pPr>
      <w:ins w:id="90206" w:author="קלוד" w:date="2026-10-11T12:32:08Z">
        <w:r>
          <w:rPr>
            <w:color w:val="7B3F00"/>
          </w:rPr>
          <w:t xml:space="preserve">מקום הבאת הבהמות - אלים ממואב, כבשים מחברון</w:t>
        </w:r>
      </w:ins>
    </w:p>
    <w:p>
      <w:pPr>
        <w:pStyle w:val="38"/>
        <w:rPr>
          <w:ins w:id="101437" w:author="מנוע מכני" w:date="2026-10-11T12:04:40Z"/>
        </w:rPr>
      </w:pPr>
      <w:del w:id="101436" w:author="מנוע מכני" w:date="2026-10-11T12:04:40Z">
        <w:r w:rsidRPr="00265E5E">
          <w:delText xml:space="preserve">•</w:delText>
        </w:r>
      </w:del>
      <w:r>
        <w:t xml:space="preserve"> </w:t>
      </w:r>
      <w:r w:rsidRPr="004A7C9A">
        <w:t>ת"ר</w:t>
      </w:r>
      <w:r>
        <w:t xml:space="preserve">:</w:t>
      </w:r>
    </w:p>
    <w:p w:rsidR="00DA63EC" w:rsidRDefault="00DA63EC" w:rsidP="00DA63EC">
      <w:pPr>
        <w:tabs>
          <w:tab w:val="center" w:pos="2835"/>
        </w:tabs>
        <w:rPr>
          <w:rtl/>
        </w:rPr>
      </w:pPr>
      <w:del w:id="101438" w:author="מנוע מכני" w:date="2026-10-11T12:04:40Z">
        <w:r>
          <w:rPr>
            <w:rtl/>
          </w:rPr>
          <w:delText xml:space="preserve"> </w:delText>
        </w:r>
      </w:del>
      <w:r>
        <w:rPr>
          <w:rtl/>
        </w:rPr>
        <w:t xml:space="preserve">אלים ממואב, כבשים מחברון, עגלים משרון, גוזלות מהר המלך</w:t>
      </w:r>
      <w:ins w:id="95301" w:author="מנוע מכני" w:date="2026-10-11T12:04:40Z">
        <w:r>
          <w:rPr>
            <w:rtl/>
          </w:rPr>
          <w:t xml:space="preserve">,</w:t>
        </w:r>
      </w:ins>
      <w:del w:id="95302" w:author="מנוע מכני" w:date="2026-10-11T12:04:40Z">
        <w:r>
          <w:rPr>
            <w:rtl/>
          </w:rPr>
          <w:delText xml:space="preserve">;</w:delText>
        </w:r>
      </w:del>
      <w:r>
        <w:rPr>
          <w:rtl/>
        </w:rPr>
        <w:t xml:space="preserve"> </w:t>
      </w:r>
    </w:p>
    <w:p>
      <w:pPr>
        <w:pStyle w:val="38"/>
        <w:rPr>
          <w:ins w:id="101439" w:author="מנוע מכני" w:date="2026-10-11T12:04:40Z"/>
        </w:rPr>
      </w:pPr>
      <w:r>
        <w:t xml:space="preserve">ר' יהודה</w:t>
      </w:r>
      <w:del w:id="102573" w:author="מנוע מכני" w:date="2026-10-11T12:04:40Z">
        <w:r>
          <w:delText xml:space="preserve"> אומר</w:delText>
        </w:r>
      </w:del>
      <w:r>
        <w:t xml:space="preserve">:</w:t>
      </w:r>
    </w:p>
    <w:p w:rsidR="00DA63EC" w:rsidRDefault="00DA63EC" w:rsidP="00DA63EC">
      <w:pPr>
        <w:tabs>
          <w:tab w:val="center" w:pos="2835"/>
        </w:tabs>
        <w:rPr>
          <w:rtl/>
        </w:rPr>
      </w:pPr>
      <w:del w:id="101440" w:author="מנוע מכני" w:date="2026-10-11T12:04:40Z">
        <w:r>
          <w:rPr>
            <w:rtl/>
          </w:rPr>
          <w:delText xml:space="preserve"> </w:delText>
        </w:r>
      </w:del>
      <w:r>
        <w:rPr>
          <w:rtl/>
        </w:rPr>
        <w:t xml:space="preserve">מביאין כבשים שגבהן כרחבן.</w:t>
      </w:r>
    </w:p>
    <w:p>
      <w:pPr>
        <w:pStyle w:val="38"/>
        <w:rPr>
          <w:ins w:id="101441" w:author="מנוע מכני" w:date="2026-10-11T12:04:40Z"/>
        </w:rPr>
      </w:pPr>
      <w:r>
        <w:t>רבר</w:t>
      </w:r>
      <w:r>
        <w:t>"</w:t>
      </w:r>
      <w:r>
        <w:t>ש</w:t>
      </w:r>
      <w:r>
        <w:t xml:space="preserve">:</w:t>
      </w:r>
    </w:p>
    <w:p w:rsidR="00DA63EC" w:rsidRDefault="00DA63EC" w:rsidP="00DA63EC">
      <w:pPr>
        <w:tabs>
          <w:tab w:val="center" w:pos="2835"/>
        </w:tabs>
        <w:rPr>
          <w:rtl/>
        </w:rPr>
      </w:pPr>
      <w:del w:id="101442" w:author="מנוע מכני" w:date="2026-10-11T12:04:40Z">
        <w:r>
          <w:rPr>
            <w:rtl/>
          </w:rPr>
          <w:delText xml:space="preserve"> </w:delText>
        </w:r>
      </w:del>
      <w:r>
        <w:rPr>
          <w:rFonts w:hint="cs"/>
          <w:rtl/>
        </w:rPr>
        <w:t xml:space="preserve">טעמא </w:t>
      </w:r>
      <w:r>
        <w:rPr>
          <w:rStyle w:val="2fb"/>
          <w:rFonts w:hint="cs"/>
          <w:rtl/>
        </w:rPr>
        <w:t xml:space="preserve">דר</w:t>
      </w:r>
      <w:r>
        <w:rPr>
          <w:rStyle w:val="2fb"/>
          <w:rtl/>
        </w:rPr>
        <w:t>"</w:t>
      </w:r>
      <w:r>
        <w:rPr>
          <w:rStyle w:val="2fb"/>
          <w:rFonts w:hint="cs"/>
          <w:rtl/>
        </w:rPr>
        <w:t>י</w:t>
      </w:r>
      <w:r>
        <w:rPr>
          <w:rtl/>
        </w:rPr>
        <w:t xml:space="preserve">: </w:t>
      </w:r>
      <w:r>
        <w:rPr>
          <w:rStyle w:val="afffff0"/>
          <w:rtl/>
          <w:rPrChange w:id="9068" w:author="מנוע פסוקים" w:date="2026-10-11T09:32:13Z">
            <w:rPr>
              <w:rtl/>
            </w:rPr>
          </w:rPrChange>
        </w:rPr>
        <w:t xml:space="preserve">ירעה מקנך ביום ההוא כר נרחב</w:t>
      </w:r>
      <w:r>
        <w:rPr>
          <w:rtl/>
        </w:rPr>
        <w:t xml:space="preserve">.</w:t>
      </w:r>
    </w:p>
    <w:p>
      <w:pPr>
        <w:pStyle w:val="38"/>
        <w:rPr>
          <w:ins w:id="101443" w:author="מנוע מכני" w:date="2026-10-11T12:04:40Z"/>
        </w:rPr>
      </w:pPr>
      <w:r>
        <w:t>כתיב:</w:t>
      </w:r>
    </w:p>
    <w:p w:rsidR="00DA63EC" w:rsidRDefault="00DA63EC" w:rsidP="00DA63EC">
      <w:pPr>
        <w:tabs>
          <w:tab w:val="center" w:pos="2835"/>
        </w:tabs>
        <w:rPr>
          <w:rtl/>
        </w:rPr>
      </w:pPr>
      <w:del w:id="101444"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 xml:space="preserve">על חומותיך ירושלים הפקדתי שומרים כל היום וכל הלילה תמיד </w:t>
      </w:r>
      <w:r w:rsidRPr="00A71A5E">
        <w:rPr>
          <w:rStyle w:val="afffff0"/>
          <w:rtl/>
        </w:rPr>
        <w:t xml:space="preserve">לא</w:t>
      </w:r>
      <w:r w:rsidRPr="00A71A5E">
        <w:rPr>
          <w:rStyle w:val="afffff0"/>
          <w:rtl/>
        </w:rPr>
        <w:t xml:space="preserve"> יחשו המזכירים את ה</w:t>
      </w:r>
      <w:r w:rsidR="005608A0">
        <w:rPr>
          <w:rStyle w:val="afffff0"/>
          <w:rtl/>
        </w:rPr>
        <w:t>'</w:t>
      </w:r>
      <w:r w:rsidRPr="00A71A5E">
        <w:rPr>
          <w:rStyle w:val="afffff0"/>
          <w:rtl/>
        </w:rPr>
        <w:t xml:space="preserve"> אל דמי לכם</w:t>
      </w:r>
      <w:r w:rsidRPr="00A71A5E">
        <w:rPr>
          <w:rStyle w:val="afffff0"/>
          <w:rFonts w:hint="cs"/>
          <w:rtl/>
        </w:rPr>
        <w:t xml:space="preserve">' </w:t>
      </w:r>
      <w:ins w:id="93597" w:author="מנוע מכני" w:date="2026-10-11T12:04:40Z">
        <w:r>
          <w:rPr>
            <w:rFonts w:hint="cs"/>
            <w:rtl/>
          </w:rPr>
          <w:t xml:space="preserve">כך</w:t>
        </w:r>
      </w:ins>
      <w:del w:id="93598" w:author="מנוע מכני" w:date="2026-10-11T12:04:40Z">
        <w:r>
          <w:rPr>
            <w:rFonts w:hint="cs"/>
            <w:rtl/>
          </w:rPr>
          <w:delText xml:space="preserve">הכי</w:delText>
        </w:r>
      </w:del>
      <w:r>
        <w:rPr>
          <w:rFonts w:hint="cs"/>
          <w:rtl/>
        </w:rPr>
        <w:t xml:space="preserve"> </w:t>
      </w:r>
      <w:r>
        <w:rPr>
          <w:rStyle w:val="2fb"/>
          <w:rFonts w:hint="cs"/>
          <w:rtl/>
        </w:rPr>
        <w:t xml:space="preserve">ארבר</w:t>
      </w:r>
      <w:r>
        <w:rPr>
          <w:rStyle w:val="2fb"/>
          <w:rtl/>
        </w:rPr>
        <w:t>"</w:t>
      </w:r>
      <w:r>
        <w:rPr>
          <w:rStyle w:val="2fb"/>
          <w:rFonts w:hint="cs"/>
          <w:rtl/>
        </w:rPr>
        <w:t>ש</w:t>
      </w:r>
      <w:r>
        <w:rPr>
          <w:rtl/>
        </w:rPr>
        <w:t xml:space="preserve">: אתה תקום תרחם ציון</w:t>
      </w:r>
      <w:ins w:id="95303" w:author="מנוע מכני" w:date="2026-10-11T12:04:40Z">
        <w:r>
          <w:rPr>
            <w:rtl/>
          </w:rPr>
          <w:t xml:space="preserve">,</w:t>
        </w:r>
      </w:ins>
      <w:del w:id="95304" w:author="מנוע מכני" w:date="2026-10-11T12:04:40Z">
        <w:r>
          <w:rPr>
            <w:rtl/>
          </w:rPr>
          <w:delText xml:space="preserve">;</w:delText>
        </w:r>
      </w:del>
      <w:r>
        <w:rPr>
          <w:rtl/>
        </w:rPr>
        <w:t xml:space="preserve"> </w:t>
      </w:r>
    </w:p>
    <w:p>
      <w:pPr>
        <w:pStyle w:val="38"/>
        <w:rPr>
          <w:ins w:id="101445" w:author="מנוע מכני" w:date="2026-10-11T12:04:40Z"/>
        </w:rPr>
      </w:pPr>
      <w:r>
        <w:t>רנב</w:t>
      </w:r>
      <w:r>
        <w:t>"</w:t>
      </w:r>
      <w:r>
        <w:t xml:space="preserve">י</w:t>
      </w:r>
      <w:del w:id="102574" w:author="מנוע מכני" w:date="2026-10-11T12:04:40Z">
        <w:r>
          <w:delText xml:space="preserve"> אמ</w:delText>
        </w:r>
        <w:r>
          <w:delText xml:space="preserve">ר</w:delText>
        </w:r>
      </w:del>
      <w:r>
        <w:t xml:space="preserve">:</w:t>
      </w:r>
    </w:p>
    <w:p w:rsidR="00DA63EC" w:rsidRDefault="00DA63EC" w:rsidP="00DA63EC">
      <w:pPr>
        <w:tabs>
          <w:tab w:val="center" w:pos="2835"/>
        </w:tabs>
        <w:rPr>
          <w:rtl/>
        </w:rPr>
      </w:pPr>
      <w:del w:id="101446" w:author="מנוע מכני" w:date="2026-10-11T12:04:40Z">
        <w:r>
          <w:rPr>
            <w:rtl/>
          </w:rPr>
          <w:delText xml:space="preserve"> </w:delText>
        </w:r>
      </w:del>
      <w:r>
        <w:rPr>
          <w:rtl/>
        </w:rPr>
        <w:t xml:space="preserve">בונה ירושלים ה'.</w:t>
      </w:r>
    </w:p>
    <w:p>
      <w:pPr>
        <w:pStyle w:val="38"/>
        <w:rPr>
          <w:ins w:id="101447" w:author="מנוע מכני" w:date="2026-10-11T12:04:40Z"/>
        </w:rPr>
      </w:pPr>
      <w:ins w:id="97647" w:author="מנוע מכני" w:date="2026-10-11T12:04:40Z">
        <w:r>
          <w:t xml:space="preserve">ומתחילה</w:t>
        </w:r>
      </w:ins>
      <w:del w:id="97648" w:author="מנוע מכני" w:date="2026-10-11T12:04:40Z">
        <w:r>
          <w:delText xml:space="preserve">ומעיקרא</w:delText>
        </w:r>
      </w:del>
      <w:r>
        <w:t xml:space="preserve"> </w:t>
      </w:r>
      <w:ins w:id="91899" w:author="מנוע מכני" w:date="2026-10-11T12:04:40Z">
        <w:r>
          <w:t xml:space="preserve">אמרו</w:t>
        </w:r>
      </w:ins>
      <w:del w:id="91900" w:author="מנוע מכני" w:date="2026-10-11T12:04:40Z">
        <w:r>
          <w:delText xml:space="preserve">אמרי</w:delText>
        </w:r>
      </w:del>
      <w:r>
        <w:t xml:space="preserve">-</w:t>
      </w:r>
      <w:ins w:id="95305" w:author="מנוע מכני" w:date="2026-10-11T12:04:40Z">
        <w:r>
          <w:t xml:space="preserve"> </w:t>
        </w:r>
      </w:ins>
      <w:del w:id="95306" w:author="מנוע מכני" w:date="2026-10-11T12:04:40Z">
        <w:r>
          <w:delText xml:space="preserve"> </w:delText>
        </w:r>
        <w:r>
          <w:delText xml:space="preserve"> </w:delText>
        </w:r>
      </w:del>
      <w:r>
        <w:t xml:space="preserve">א</w:t>
      </w:r>
      <w:r>
        <w:t>רבר</w:t>
      </w:r>
      <w:r>
        <w:t>"</w:t>
      </w:r>
      <w:r>
        <w:t>ש</w:t>
      </w:r>
      <w:r>
        <w:t xml:space="preserve">:</w:t>
      </w:r>
    </w:p>
    <w:p w:rsidR="00DA63EC" w:rsidRDefault="00DA63EC" w:rsidP="00DA63EC">
      <w:pPr>
        <w:tabs>
          <w:tab w:val="center" w:pos="2835"/>
        </w:tabs>
        <w:rPr>
          <w:rtl/>
        </w:rPr>
      </w:pPr>
      <w:del w:id="101448" w:author="מנוע מכני" w:date="2026-10-11T12:04:40Z">
        <w:r>
          <w:rPr>
            <w:rtl/>
          </w:rPr>
          <w:delText xml:space="preserve"> </w:delText>
        </w:r>
      </w:del>
      <w:r>
        <w:rPr>
          <w:rStyle w:val="afffff0"/>
          <w:rtl/>
          <w:rPrChange w:id="9069" w:author="מנוע פסוקים" w:date="2026-10-11T09:32:13Z">
            <w:rPr>
              <w:rtl/>
            </w:rPr>
          </w:rPrChange>
        </w:rPr>
        <w:t xml:space="preserve">כי בחר ה</w:t>
      </w:r>
      <w:r>
        <w:rPr>
          <w:rStyle w:val="afffff0"/>
          <w:rtl/>
          <w:rPrChange w:id="9070" w:author="מנוע פסוקים" w:date="2026-10-11T09:32:13Z">
            <w:rPr>
              <w:rtl/>
            </w:rPr>
          </w:rPrChange>
        </w:rPr>
        <w:t xml:space="preserve">'</w:t>
      </w:r>
      <w:r>
        <w:rPr>
          <w:rStyle w:val="afffff0"/>
          <w:rtl/>
          <w:rPrChange w:id="9071" w:author="מנוע פסוקים" w:date="2026-10-11T09:32:13Z">
            <w:rPr>
              <w:rtl/>
            </w:rPr>
          </w:rPrChange>
        </w:rPr>
        <w:t xml:space="preserve"> בציון אוה למושב לו</w:t>
      </w:r>
      <w:r>
        <w:rPr>
          <w:rtl/>
        </w:rPr>
        <w:t xml:space="preserve">.</w:t>
      </w:r>
    </w:p>
    <w:p w:rsidR="00DA63EC" w:rsidRDefault="00DA63EC" w:rsidP="00DA63EC">
      <w:pPr>
        <w:pStyle w:val="Hadran"/>
        <w:rPr>
          <w:rtl/>
        </w:rPr>
        <w:pPrChange w:id="104882" w:author="Claude" w:date="2026-10-11T09:08:13Z">
          <w:pPr>
            <w:pStyle w:val="affff"/>
            <w:rPr>
              <w:rtl/>
            </w:rPr>
          </w:pPr>
        </w:pPrChange>
      </w:pPr>
      <w:r>
        <w:rPr>
          <w:rtl/>
        </w:rPr>
        <w:t>הדרן עלך כל קרבנות הצבור.</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3"/>
        <w:framePr w:wrap="around"/>
        <w:rPr>
          <w:rtl/>
        </w:rPr>
      </w:pPr>
      <w:r>
        <w:rPr>
          <w:rFonts w:hint="cs"/>
          <w:rtl/>
        </w:rPr>
        <w:lastRenderedPageBreak/>
        <w:t>פז.</w:t>
      </w:r>
    </w:p>
    <w:p w:rsidR="00DA63EC" w:rsidRDefault="00DA63EC" w:rsidP="00DA63EC">
      <w:pPr>
        <w:pStyle w:val="afff6"/>
        <w:framePr w:wrap="around"/>
        <w:rPr>
          <w:del w:id="103853" w:author="Claude" w:date="2026-10-11T09:07:48Z"/>
          <w:rtl/>
        </w:rPr>
      </w:pPr>
      <w:del w:id="103852" w:author="Claude" w:date="2026-10-11T09:07:48Z">
        <w:r>
          <w:rPr>
            <w:rFonts w:hint="cs"/>
            <w:rtl/>
          </w:rPr>
          <w:delText xml:space="preserve">פרק עשירי </w:delText>
        </w:r>
      </w:del>
    </w:p>
    <w:p w:rsidR="00DA63EC" w:rsidRDefault="00DA63EC" w:rsidP="00DA63EC">
      <w:pPr>
        <w:pStyle w:val="afff7"/>
        <w:framePr w:wrap="around"/>
        <w:rPr>
          <w:del w:id="103855" w:author="Claude" w:date="2026-10-11T09:07:48Z"/>
          <w:rtl/>
        </w:rPr>
      </w:pPr>
      <w:del w:id="103854" w:author="Claude" w:date="2026-10-11T09:07:48Z">
        <w:r>
          <w:rPr>
            <w:rFonts w:hint="cs"/>
            <w:rtl/>
          </w:rPr>
          <w:delText xml:space="preserve">שתי מידות </w:delText>
        </w:r>
      </w:del>
    </w:p>
    <w:p w:rsidR="00DA63EC" w:rsidRDefault="00DA63EC" w:rsidP="00DA63EC">
      <w:pPr>
        <w:pStyle w:val="afff8"/>
        <w:framePr w:wrap="around"/>
        <w:rPr>
          <w:rtl/>
        </w:rPr>
      </w:pPr>
      <w:r>
        <w:rPr>
          <w:rFonts w:hint="cs"/>
          <w:rtl/>
        </w:rPr>
        <w:t xml:space="preserve">פז.- צד. </w:t>
      </w:r>
    </w:p>
    <w:p>
      <w:pPr>
        <w:pStyle w:val="PetichatPerek"/>
        <w:rPr>
          <w:ins w:id="103851" w:author="Claude" w:date="2026-10-11T09:07:48Z"/>
        </w:rPr>
      </w:pPr>
      <w:ins w:id="103850" w:author="Claude" w:date="2026-10-11T09:07:48Z">
        <w:r>
          <w:rPr>
            <w:rFonts w:hint="cs"/>
            <w:rtl/>
          </w:rPr>
          <w:t xml:space="preserve">פרק עשירי</w:t>
        </w:r>
        <w:r>
          <w:rPr>
            <w:rFonts w:hint="cs"/>
            <w:rtl/>
          </w:rPr>
          <w:t xml:space="preserve"> - </w:t>
        </w:r>
        <w:r>
          <w:rPr>
            <w:rFonts w:hint="cs"/>
            <w:rtl/>
          </w:rPr>
          <w:t xml:space="preserve">שתי מידות</w:t>
        </w:r>
      </w:ins>
    </w:p>
    <w:p>
      <w:pPr>
        <w:pStyle w:val="MishnaBatzad"/>
        <w:rPr>
          <w:ins w:id="20458" w:author="קלוד" w:date="2026-10-11T09:07:26Z"/>
        </w:rPr>
      </w:pPr>
      <w:ins w:id="20457" w:author="קלוד" w:date="2026-10-11T09:07:26Z">
        <w:r>
          <w:t xml:space="preserve">משנה א</w:t>
        </w:r>
      </w:ins>
    </w:p>
    <w:p w:rsidR="00DA63EC" w:rsidRPr="000A334C" w:rsidRDefault="00DA63EC" w:rsidP="003B6D22">
      <w:pPr>
        <w:pStyle w:val="afff9"/>
        <w:rPr>
          <w:del w:id="20258" w:author="קלוד" w:date="2026-10-11T09:07:26Z"/>
          <w:rtl/>
        </w:rPr>
      </w:pPr>
      <w:del w:id="20257" w:author="קלוד" w:date="2026-10-11T09:07:26Z">
        <w:r w:rsidRPr="000A334C">
          <w:rPr>
            <w:rtl/>
          </w:rPr>
          <w:delText xml:space="preserve">מתני'.</w:delText>
        </w:r>
      </w:del>
    </w:p>
    <w:p w:rsidR="00DA63EC" w:rsidRPr="000A334C" w:rsidRDefault="00DA63EC" w:rsidP="003B6D22">
      <w:pPr>
        <w:pStyle w:val="afff9"/>
        <w:spacing w:before="120"/>
        <w:rPr>
          <w:rtl/>
        </w:rPr>
        <w:pPrChange w:id="90069" w:author="קלוד" w:date="2026-10-11T12:09:42Z">
          <w:pPr>
            <w:pStyle w:val="afff9"/>
          </w:pPr>
        </w:pPrChange>
      </w:pPr>
      <w:r w:rsidRPr="000A334C">
        <w:rPr>
          <w:rtl/>
        </w:rPr>
        <w:t xml:space="preserve">שתי מדות של יבש היו במקדש, עשרון וחצי עשרון; </w:t>
      </w:r>
    </w:p>
    <w:p w:rsidR="00DA63EC" w:rsidRPr="000A334C" w:rsidRDefault="00DA63EC" w:rsidP="003B6D22">
      <w:pPr>
        <w:pStyle w:val="afff9"/>
        <w:rPr>
          <w:rtl/>
        </w:rPr>
      </w:pPr>
      <w:r>
        <w:rPr>
          <w:rStyle w:val="TanaimMishna"/>
          <w:rtl/>
          <w:rPrChange w:id="103752" w:author="Claude" w:date="2026-10-11T09:07:48Z">
            <w:rPr>
              <w:rtl/>
            </w:rPr>
          </w:rPrChange>
        </w:rPr>
        <w:t xml:space="preserve">ר"מ</w:t>
      </w:r>
      <w:r>
        <w:rPr>
          <w:rtl/>
        </w:rPr>
        <w:t xml:space="preserve"> אומר</w:t>
      </w:r>
      <w:r>
        <w:rPr>
          <w:rStyle w:val="TanaimMishna"/>
          <w:rtl/>
          <w:rPrChange w:id="103753" w:author="Claude" w:date="2026-10-11T09:07:48Z">
            <w:rPr>
              <w:rtl/>
            </w:rPr>
          </w:rPrChange>
        </w:rPr>
        <w:t xml:space="preserve">:</w:t>
      </w:r>
      <w:r>
        <w:rPr>
          <w:rtl/>
        </w:rPr>
        <w:t xml:space="preserve"> עשרון עשרון וחצי עשרון.</w:t>
      </w:r>
    </w:p>
    <w:p w:rsidR="00DA63EC" w:rsidRPr="000A334C" w:rsidRDefault="00DA63EC" w:rsidP="003B6D22">
      <w:pPr>
        <w:pStyle w:val="afff9"/>
        <w:rPr>
          <w:rtl/>
        </w:rPr>
      </w:pPr>
      <w:r w:rsidRPr="000A334C">
        <w:rPr>
          <w:rtl/>
        </w:rPr>
        <w:t xml:space="preserve">עשרון מה היה משמש? שבו היה מודד לכל המנחות, </w:t>
      </w:r>
    </w:p>
    <w:p w:rsidR="00DA63EC" w:rsidRPr="000A334C" w:rsidRDefault="00DA63EC" w:rsidP="003B6D22">
      <w:pPr>
        <w:pStyle w:val="afff9"/>
        <w:rPr>
          <w:rtl/>
        </w:rPr>
      </w:pPr>
      <w:r w:rsidRPr="000A334C">
        <w:rPr>
          <w:rtl/>
        </w:rPr>
        <w:t>לא היה מודד לא בשלשה לפר ולא בשל שנים לאיל, אלא מודדן עשרונות.</w:t>
      </w:r>
    </w:p>
    <w:p w:rsidR="00DA63EC" w:rsidRPr="000A334C" w:rsidRDefault="00DA63EC" w:rsidP="003B6D22">
      <w:pPr>
        <w:pStyle w:val="afff9"/>
        <w:rPr>
          <w:rtl/>
        </w:rPr>
      </w:pPr>
      <w:r w:rsidRPr="000A334C">
        <w:rPr>
          <w:rtl/>
        </w:rPr>
        <w:t xml:space="preserve">חצי עשרון מה היה משמש? </w:t>
      </w:r>
    </w:p>
    <w:p w:rsidR="00DA63EC" w:rsidRPr="000A334C" w:rsidRDefault="00DA63EC" w:rsidP="003B6D22">
      <w:pPr>
        <w:pStyle w:val="afff9"/>
        <w:rPr>
          <w:rtl/>
        </w:rPr>
      </w:pPr>
      <w:r w:rsidRPr="000A334C">
        <w:rPr>
          <w:rtl/>
        </w:rPr>
        <w:tab/>
        <w:t>שבו היה מודד חביתי כהן גדול, מחצה בבקר ומחצה בין הערבים.</w:t>
      </w:r>
    </w:p>
    <w:p w:rsidR="00DA63EC" w:rsidRDefault="00DA63EC" w:rsidP="00DA63EC">
      <w:pPr>
        <w:pStyle w:val="affffd"/>
        <w:rPr>
          <w:rtl/>
        </w:rPr>
      </w:pPr>
      <w:r>
        <w:rPr>
          <w:rtl/>
        </w:rPr>
        <w:t>׹</w:t>
      </w:r>
    </w:p>
    <w:p>
      <w:pPr>
        <w:pStyle w:val="afffff8"/>
        <w:rPr>
          <w:ins w:id="90203" w:author="קלוד" w:date="2026-10-11T12:32:08Z"/>
        </w:rPr>
      </w:pPr>
      <w:ins w:id="90204" w:author="קלוד" w:date="2026-10-11T12:32:08Z">
        <w:r>
          <w:rPr>
            <w:color w:val="7B3F00"/>
          </w:rPr>
          <w:t xml:space="preserve">ר"מ ורבנן - מקור עשרון וחצי עשרון</w:t>
        </w:r>
      </w:ins>
    </w:p>
    <w:p>
      <w:pPr>
        <w:pStyle w:val="38"/>
        <w:rPr>
          <w:ins w:id="101449" w:author="מנוע מכני" w:date="2026-10-11T12:04:40Z"/>
        </w:rPr>
      </w:pPr>
      <w:r>
        <w:t xml:space="preserve">תניא</w:t>
      </w:r>
      <w:r>
        <w:t xml:space="preserve">:</w:t>
      </w:r>
    </w:p>
    <w:p w:rsidR="00DA63EC" w:rsidRDefault="00DA63EC" w:rsidP="00DA63EC">
      <w:pPr>
        <w:tabs>
          <w:tab w:val="center" w:pos="2835"/>
        </w:tabs>
        <w:rPr>
          <w:rtl/>
        </w:rPr>
      </w:pPr>
      <w:ins w:id="95307" w:author="מנוע מכני" w:date="2026-10-11T12:04:40Z">
        <w:ins w:id="95309" w:author="מנוע מכני" w:date="2026-10-11T12:04:40Z">
          <w:ins w:id="95311" w:author="מנוע מכני" w:date="2026-10-11T12:04:40Z">
            <w:del w:id="101450" w:author="מנוע מכני" w:date="2026-10-11T12:04:40Z">
              <w:r>
                <w:rPr>
                  <w:rtl/>
                </w:rPr>
                <w:delText xml:space="preserve"> </w:delText>
              </w:r>
            </w:del>
          </w:ins>
          <w:del w:id="95312" w:author="מנוע מכני" w:date="2026-10-11T12:04:40Z">
            <w:r>
              <w:rPr>
                <w:rtl/>
              </w:rPr>
              <w:delText xml:space="preserve"> </w:delText>
            </w:r>
            <w:r>
              <w:rPr>
                <w:rFonts w:hint="cs"/>
                <w:b/>
                <w:bCs/>
                <w:rtl/>
              </w:rPr>
              <w:delText xml:space="preserve"> </w:delText>
            </w:r>
          </w:del>
        </w:ins>
        <w:del w:id="95310" w:author="מנוע מכני" w:date="2026-10-11T12:04:40Z">
          <w:r>
            <w:rPr>
              <w:rtl/>
            </w:rPr>
            <w:delText xml:space="preserve"> </w:delText>
          </w:r>
          <w:r>
            <w:rPr>
              <w:rFonts w:hint="cs"/>
              <w:b/>
              <w:bCs/>
              <w:rtl/>
            </w:rPr>
            <w:delText xml:space="preserve"> </w:delText>
          </w:r>
        </w:del>
      </w:ins>
      <w:del w:id="95308" w:author="מנוע מכני" w:date="2026-10-11T12:04:40Z">
        <w:r>
          <w:rPr>
            <w:rtl/>
          </w:rPr>
          <w:delText xml:space="preserve"> </w:delText>
        </w:r>
        <w:r>
          <w:rPr>
            <w:rFonts w:hint="cs"/>
            <w:b/>
            <w:bCs/>
            <w:rtl/>
          </w:rPr>
          <w:delText xml:space="preserve"> </w:delText>
        </w:r>
      </w:del>
      <w:r w:rsidRPr="003D13E9">
        <w:rPr>
          <w:rStyle w:val="2fb"/>
          <w:rFonts w:hint="cs"/>
          <w:b/>
          <w:bCs/>
          <w:rtl/>
        </w:rPr>
        <w:t>ר</w:t>
      </w:r>
      <w:r>
        <w:rPr>
          <w:rStyle w:val="2fb"/>
          <w:b/>
          <w:bCs/>
          <w:rtl/>
        </w:rPr>
        <w:t>"</w:t>
      </w:r>
      <w:r w:rsidRPr="003D13E9">
        <w:rPr>
          <w:rStyle w:val="2fb"/>
          <w:rFonts w:hint="cs"/>
          <w:b/>
          <w:bCs/>
          <w:rtl/>
        </w:rPr>
        <w:t>מ</w:t>
      </w:r>
      <w:r>
        <w:rPr>
          <w:rtl/>
        </w:rPr>
        <w:t xml:space="preserve">: </w:t>
      </w:r>
      <w:r>
        <w:rPr>
          <w:rFonts w:hint="cs"/>
          <w:rtl/>
        </w:rPr>
        <w:t>'</w:t>
      </w:r>
      <w:ins w:id="90929" w:author="Claude - סמנטי" w:date="2026-10-11T12:27:00Z">
        <w:r>
          <w:rPr>
            <w:rStyle w:val="afffff0"/>
            <w:rtl/>
          </w:rPr>
          <w:t xml:space="preserve">עִשָּׂרוֹן עִשָּׂרוֹן לַכֶּבֶשׂ הָאֶחָד</w:t>
        </w:r>
      </w:ins>
      <w:del w:id="90930" w:author="Claude - סמנטי" w:date="2026-10-11T12:27:00Z">
        <w:r>
          <w:rPr>
            <w:rtl/>
          </w:rPr>
          <w:delText xml:space="preserve">עשרון עשרון לכבש האחד</w:delText>
        </w:r>
      </w:del>
      <w:r>
        <w:rPr>
          <w:rFonts w:hint="cs"/>
          <w:rtl/>
        </w:rPr>
        <w:t>'</w:t>
      </w:r>
      <w:r>
        <w:rPr>
          <w:rtl/>
        </w:rPr>
        <w:t xml:space="preserve">? מלמד </w:t>
      </w:r>
      <w:r w:rsidRPr="003D13E9">
        <w:rPr>
          <w:b/>
          <w:bCs/>
          <w:rtl/>
        </w:rPr>
        <w:t>ששתי עשרונות</w:t>
      </w:r>
      <w:r>
        <w:rPr>
          <w:rtl/>
        </w:rPr>
        <w:t xml:space="preserve"> היו במקדש, </w:t>
      </w:r>
    </w:p>
    <w:p w:rsidR="00DA63EC" w:rsidRDefault="00DA63EC" w:rsidP="00DA63EC">
      <w:pPr>
        <w:pStyle w:val="afff3"/>
        <w:framePr w:wrap="around"/>
        <w:rPr>
          <w:rtl/>
        </w:rPr>
      </w:pPr>
      <w:r>
        <w:rPr>
          <w:rFonts w:hint="cs"/>
          <w:rtl/>
        </w:rPr>
        <w:t>פז:</w:t>
      </w:r>
    </w:p>
    <w:p w:rsidR="00DA63EC" w:rsidRDefault="00DA63EC" w:rsidP="00DA63EC">
      <w:pPr>
        <w:tabs>
          <w:tab w:val="center" w:pos="2835"/>
        </w:tabs>
        <w:rPr>
          <w:rtl/>
        </w:rPr>
      </w:pPr>
      <w:r>
        <w:rPr>
          <w:rtl/>
        </w:rPr>
        <w:tab/>
      </w:r>
      <w:r>
        <w:rPr>
          <w:rtl/>
        </w:rPr>
        <w:tab/>
      </w:r>
      <w:del w:id="90228" w:author="מנוע מכני" w:date="2026-10-11T12:04:40Z">
        <w:r>
          <w:rPr>
            <w:rFonts w:hint="cs"/>
            <w:rtl/>
          </w:rPr>
          <w:delText xml:space="preserve">           </w:delText>
        </w:r>
      </w:del>
      <w:r w:rsidRPr="003D13E9">
        <w:rPr>
          <w:b/>
          <w:bCs/>
          <w:rtl/>
        </w:rPr>
        <w:t>גדוש</w:t>
      </w:r>
      <w:r>
        <w:rPr>
          <w:rtl/>
        </w:rPr>
        <w:t xml:space="preserve"> - שבו היה מודד לכל המנחות, </w:t>
      </w:r>
      <w:r w:rsidRPr="003D13E9">
        <w:rPr>
          <w:b/>
          <w:bCs/>
          <w:rtl/>
        </w:rPr>
        <w:t>מחוק</w:t>
      </w:r>
      <w:r>
        <w:rPr>
          <w:rtl/>
        </w:rPr>
        <w:t xml:space="preserve"> - שבו היה מודד לחביתי כהן גדול</w:t>
      </w:r>
      <w:ins w:id="95313" w:author="מנוע מכני" w:date="2026-10-11T12:04:40Z">
        <w:r>
          <w:rPr>
            <w:rtl/>
          </w:rPr>
          <w:t xml:space="preserve">,</w:t>
        </w:r>
      </w:ins>
      <w:del w:id="95314" w:author="מנוע מכני" w:date="2026-10-11T12:04:40Z">
        <w:r>
          <w:rPr>
            <w:rtl/>
          </w:rPr>
          <w:delText xml:space="preserve">;</w:delText>
        </w:r>
      </w:del>
      <w:r>
        <w:rPr>
          <w:rtl/>
        </w:rPr>
        <w:t xml:space="preserve"> </w:t>
      </w:r>
    </w:p>
    <w:p>
      <w:pPr>
        <w:pStyle w:val="38"/>
        <w:rPr>
          <w:ins w:id="101451" w:author="מנוע מכני" w:date="2026-10-11T12:04:40Z"/>
        </w:rPr>
      </w:pPr>
      <w:r>
        <w:tab/>
      </w:r>
      <w:r w:rsidRPr="003D13E9">
        <w:t>וחכ</w:t>
      </w:r>
      <w:r>
        <w:t>"</w:t>
      </w:r>
      <w:r w:rsidRPr="003D13E9">
        <w:t>א</w:t>
      </w:r>
      <w:r>
        <w:t xml:space="preserve">:</w:t>
      </w:r>
    </w:p>
    <w:p w:rsidR="00DA63EC" w:rsidRDefault="00DA63EC" w:rsidP="00DA63EC">
      <w:pPr>
        <w:tabs>
          <w:tab w:val="center" w:pos="2835"/>
        </w:tabs>
        <w:rPr>
          <w:rtl/>
        </w:rPr>
      </w:pPr>
      <w:del w:id="101452" w:author="מנוע מכני" w:date="2026-10-11T12:04:40Z">
        <w:r>
          <w:rPr>
            <w:rtl/>
          </w:rPr>
          <w:delText xml:space="preserve"> </w:delText>
        </w:r>
      </w:del>
      <w:r>
        <w:rPr>
          <w:rFonts w:hint="cs"/>
          <w:rtl/>
        </w:rPr>
        <w:t xml:space="preserve">ועשרון אחד לכבש האחד'- </w:t>
      </w:r>
      <w:r>
        <w:rPr>
          <w:rtl/>
        </w:rPr>
        <w:t xml:space="preserve">לא</w:t>
      </w:r>
      <w:r>
        <w:rPr>
          <w:rtl/>
        </w:rPr>
        <w:t xml:space="preserve"> היה שם אלא </w:t>
      </w:r>
      <w:r w:rsidRPr="003D13E9">
        <w:rPr>
          <w:b/>
          <w:bCs/>
          <w:rtl/>
        </w:rPr>
        <w:t>עשרון אחד</w:t>
      </w:r>
      <w:r>
        <w:rPr>
          <w:rtl/>
        </w:rPr>
        <w:t xml:space="preserve">, </w:t>
      </w:r>
    </w:p>
    <w:p w:rsidR="00DA63EC" w:rsidRDefault="00DA63EC" w:rsidP="00DA63EC">
      <w:pPr>
        <w:tabs>
          <w:tab w:val="center" w:pos="2835"/>
        </w:tabs>
        <w:rPr>
          <w:rtl/>
        </w:rPr>
      </w:pPr>
      <w:r>
        <w:rPr>
          <w:rtl/>
        </w:rPr>
        <w:tab/>
      </w:r>
      <w:r>
        <w:rPr>
          <w:rFonts w:hint="cs"/>
          <w:rtl/>
        </w:rPr>
        <w:t>'</w:t>
      </w:r>
      <w:r>
        <w:rPr>
          <w:rtl/>
        </w:rPr>
        <w:t>עשרון עשרון</w:t>
      </w:r>
      <w:r>
        <w:rPr>
          <w:rFonts w:hint="cs"/>
          <w:rtl/>
        </w:rPr>
        <w:t>-</w:t>
      </w:r>
      <w:r>
        <w:rPr>
          <w:rtl/>
        </w:rPr>
        <w:t xml:space="preserve"> לרבות חצי עשרון.</w:t>
      </w:r>
      <w:ins w:id="95315" w:author="מנוע מכני" w:date="2026-10-11T12:04:40Z">
        <w:r>
          <w:rPr>
            <w:rFonts w:hint="cs"/>
            <w:rtl/>
          </w:rPr>
          <w:t xml:space="preserve"> </w:t>
        </w:r>
      </w:ins>
      <w:del w:id="95316" w:author="מנוע מכני" w:date="2026-10-11T12:04:40Z">
        <w:r>
          <w:rPr>
            <w:rFonts w:hint="cs"/>
            <w:rtl/>
          </w:rPr>
          <w:delText xml:space="preserve"> </w:delText>
        </w:r>
        <w:r w:rsidRPr="00A71A5E">
          <w:rPr>
            <w:rStyle w:val="afffff0"/>
            <w:rFonts w:hint="cs"/>
            <w:rtl/>
          </w:rPr>
          <w:delText xml:space="preserve"> </w:delText>
        </w:r>
      </w:del>
      <w:r w:rsidRPr="00A71A5E">
        <w:rPr>
          <w:rStyle w:val="afffff0"/>
          <w:rFonts w:hint="cs"/>
          <w:rtl/>
        </w:rPr>
        <w:t xml:space="preserve">'</w:t>
      </w:r>
      <w:r w:rsidRPr="00A71A5E">
        <w:rPr>
          <w:rStyle w:val="afffff0"/>
          <w:rtl/>
        </w:rPr>
        <w:t>ו</w:t>
      </w:r>
      <w:r w:rsidRPr="00A71A5E">
        <w:rPr>
          <w:rStyle w:val="afffff0"/>
          <w:rFonts w:hint="cs"/>
          <w:rtl/>
        </w:rPr>
        <w:t xml:space="preserve">עשרון' </w:t>
      </w:r>
      <w:r>
        <w:rPr>
          <w:rFonts w:hint="cs"/>
          <w:rtl/>
        </w:rPr>
        <w:t>-</w:t>
      </w:r>
      <w:r>
        <w:rPr>
          <w:rtl/>
        </w:rPr>
        <w:t xml:space="preserve"> </w:t>
      </w:r>
      <w:r>
        <w:rPr>
          <w:rtl/>
        </w:rPr>
        <w:t xml:space="preserve">לא</w:t>
      </w:r>
      <w:r>
        <w:rPr>
          <w:rtl/>
        </w:rPr>
        <w:t xml:space="preserve"> דרשי.</w:t>
      </w:r>
    </w:p>
    <w:p>
      <w:pPr>
        <w:pStyle w:val="38"/>
        <w:rPr>
          <w:ins w:id="101453" w:author="מנוע מכני" w:date="2026-10-11T12:04:40Z"/>
        </w:rPr>
      </w:pPr>
      <w:r>
        <w:t>ור"מ</w:t>
      </w:r>
      <w:r>
        <w:t>:</w:t>
      </w:r>
    </w:p>
    <w:p w:rsidR="00DA63EC" w:rsidRDefault="00DA63EC" w:rsidP="00DA63EC">
      <w:pPr>
        <w:tabs>
          <w:tab w:val="center" w:pos="2835"/>
        </w:tabs>
        <w:rPr>
          <w:rtl/>
        </w:rPr>
      </w:pPr>
      <w:del w:id="101454" w:author="מנוע מכני" w:date="2026-10-11T12:04:40Z">
        <w:r>
          <w:rPr>
            <w:rtl/>
          </w:rPr>
          <w:delText xml:space="preserve"> </w:delText>
        </w:r>
      </w:del>
      <w:r>
        <w:rPr>
          <w:rtl/>
        </w:rPr>
        <w:tab/>
        <w:t>חצי עשרון נפקא</w:t>
      </w:r>
      <w:r w:rsidRPr="00A71A5E">
        <w:rPr>
          <w:rStyle w:val="afffff0"/>
          <w:rtl/>
        </w:rPr>
        <w:t xml:space="preserve"> </w:t>
      </w:r>
      <w:r w:rsidRPr="00A71A5E">
        <w:rPr>
          <w:rStyle w:val="afffff0"/>
          <w:rFonts w:hint="cs"/>
          <w:rtl/>
        </w:rPr>
        <w:t>'</w:t>
      </w:r>
      <w:r w:rsidRPr="00A71A5E">
        <w:rPr>
          <w:rStyle w:val="afffff0"/>
          <w:rtl/>
        </w:rPr>
        <w:t>מועשרון</w:t>
      </w:r>
      <w:r w:rsidRPr="00A71A5E">
        <w:rPr>
          <w:rStyle w:val="afffff0"/>
          <w:rFonts w:hint="cs"/>
          <w:rtl/>
        </w:rPr>
        <w:t>'</w:t>
      </w:r>
      <w:r w:rsidRPr="00A71A5E">
        <w:rPr>
          <w:rStyle w:val="afffff0"/>
          <w:rtl/>
        </w:rPr>
        <w:t>.</w:t>
      </w:r>
    </w:p>
    <w:p w:rsidR="00DA63EC" w:rsidRDefault="00DA63EC" w:rsidP="00DA63EC">
      <w:pPr>
        <w:tabs>
          <w:tab w:val="center" w:pos="2835"/>
        </w:tabs>
        <w:rPr>
          <w:rtl/>
        </w:rPr>
      </w:pPr>
      <w:r>
        <w:rPr>
          <w:rtl/>
        </w:rPr>
        <w:tab/>
      </w:r>
      <w:r>
        <w:rPr>
          <w:rFonts w:hint="cs"/>
          <w:rtl/>
        </w:rPr>
        <w:t>'</w:t>
      </w:r>
      <w:ins w:id="90931" w:author="Claude - סמנטי" w:date="2026-10-11T12:27:00Z">
        <w:r>
          <w:rPr>
            <w:rStyle w:val="afffff0"/>
            <w:rtl/>
          </w:rPr>
          <w:t xml:space="preserve">וְעִשָּׂרוֹן אֶחָד לַכֶּבֶשׂ הָאֶחָד</w:t>
        </w:r>
      </w:ins>
      <w:del w:id="90932" w:author="Claude - סמנטי" w:date="2026-10-11T12:27:00Z">
        <w:r>
          <w:rPr>
            <w:rtl/>
          </w:rPr>
          <w:delText xml:space="preserve">ועשרון אחד לכבש האחד</w:delText>
        </w:r>
      </w:del>
      <w:r>
        <w:rPr>
          <w:rFonts w:hint="cs"/>
          <w:rtl/>
        </w:rPr>
        <w:t>'-</w:t>
      </w:r>
      <w:r>
        <w:rPr>
          <w:rtl/>
        </w:rPr>
        <w:t xml:space="preserve">שלא ימדוד </w:t>
      </w:r>
      <w:r>
        <w:rPr>
          <w:rtl/>
        </w:rPr>
        <w:t xml:space="preserve">לא</w:t>
      </w:r>
      <w:r>
        <w:rPr>
          <w:rtl/>
        </w:rPr>
        <w:t xml:space="preserve"> בשל שלשה לפר ולא בשל שנים לאיל.</w:t>
      </w:r>
    </w:p>
    <w:p>
      <w:pPr>
        <w:pStyle w:val="38"/>
        <w:rPr>
          <w:ins w:id="101455" w:author="מנוע מכני" w:date="2026-10-11T12:04:40Z"/>
        </w:rPr>
      </w:pPr>
      <w:r>
        <w:t>ורבנן</w:t>
      </w:r>
      <w:r>
        <w:t xml:space="preserve">:</w:t>
      </w:r>
    </w:p>
    <w:p w:rsidR="00DA63EC" w:rsidRDefault="00DA63EC" w:rsidP="00DA63EC">
      <w:pPr>
        <w:tabs>
          <w:tab w:val="center" w:pos="2835"/>
        </w:tabs>
        <w:rPr>
          <w:rtl/>
        </w:rPr>
      </w:pPr>
      <w:del w:id="101456" w:author="מנוע מכני" w:date="2026-10-11T12:04:40Z">
        <w:r>
          <w:rPr>
            <w:rFonts w:hint="cs"/>
            <w:rtl/>
          </w:rPr>
          <w:delText xml:space="preserve"> </w:delText>
        </w:r>
      </w:del>
      <w:r>
        <w:rPr>
          <w:rtl/>
        </w:rPr>
        <w:t>נפקא מנקודו שבאמצע עשר</w:t>
      </w:r>
      <w:r w:rsidRPr="0085452E">
        <w:rPr>
          <w:b/>
          <w:bCs/>
          <w:rtl/>
        </w:rPr>
        <w:t>ו</w:t>
      </w:r>
      <w:r>
        <w:rPr>
          <w:rtl/>
        </w:rPr>
        <w:t>ן של עשרון ראשון של יו"</w:t>
      </w:r>
      <w:r>
        <w:rPr>
          <w:rFonts w:hint="cs"/>
          <w:rtl/>
        </w:rPr>
        <w:t xml:space="preserve">ט </w:t>
      </w:r>
      <w:r>
        <w:rPr>
          <w:rtl/>
        </w:rPr>
        <w:t>הראשון של חג</w:t>
      </w:r>
    </w:p>
    <w:p>
      <w:pPr>
        <w:pStyle w:val="38"/>
        <w:rPr>
          <w:ins w:id="101457" w:author="מנוע מכני" w:date="2026-10-11T12:04:40Z"/>
        </w:rPr>
      </w:pPr>
      <w:r>
        <w:t xml:space="preserve">ור"מ?</w:t>
      </w:r>
    </w:p>
    <w:p w:rsidR="00DA63EC" w:rsidRDefault="00DA63EC" w:rsidP="00DA63EC">
      <w:pPr>
        <w:tabs>
          <w:tab w:val="center" w:pos="2835"/>
        </w:tabs>
        <w:rPr>
          <w:rtl/>
        </w:rPr>
      </w:pPr>
      <w:del w:id="101458" w:author="מנוע מכני" w:date="2026-10-11T12:04:40Z">
        <w:r>
          <w:rPr>
            <w:rtl/>
          </w:rPr>
          <w:delText xml:space="preserve"> </w:delText>
        </w:r>
      </w:del>
      <w:r>
        <w:rPr>
          <w:rtl/>
        </w:rPr>
        <w:t xml:space="preserve">נקודו </w:t>
      </w:r>
      <w:r>
        <w:rPr>
          <w:rtl/>
        </w:rPr>
        <w:t xml:space="preserve">לא</w:t>
      </w:r>
      <w:r>
        <w:rPr>
          <w:rtl/>
        </w:rPr>
        <w:t xml:space="preserve"> דריש.</w:t>
      </w:r>
    </w:p>
    <w:p w:rsidR="00DA63EC" w:rsidRDefault="00DA63EC" w:rsidP="00DA63EC">
      <w:pPr>
        <w:pStyle w:val="affffd"/>
        <w:rPr>
          <w:rtl/>
        </w:rPr>
      </w:pPr>
      <w:r>
        <w:rPr>
          <w:rtl/>
        </w:rPr>
        <w:t>׹</w:t>
      </w:r>
    </w:p>
    <w:p w:rsidR="00DA63EC" w:rsidRDefault="00DA63EC" w:rsidP="00DA63EC">
      <w:pPr>
        <w:tabs>
          <w:tab w:val="center" w:pos="2835"/>
        </w:tabs>
        <w:rPr>
          <w:rtl/>
        </w:rPr>
      </w:pPr>
      <w:r w:rsidRPr="003D13E9">
        <w:rPr>
          <w:b/>
          <w:bCs/>
          <w:rtl/>
        </w:rPr>
        <w:t>חצי עשרון</w:t>
      </w:r>
      <w:r>
        <w:rPr>
          <w:rtl/>
        </w:rPr>
        <w:t xml:space="preserve"> מה היה משמש? שבו היה מודד לחביתי כהן גדול.</w:t>
      </w:r>
    </w:p>
    <w:p w:rsidR="00DA63EC" w:rsidRPr="00EC2024" w:rsidRDefault="00DA63EC" w:rsidP="00DA63EC">
      <w:pPr>
        <w:tabs>
          <w:tab w:val="center" w:pos="2835"/>
        </w:tabs>
        <w:rPr>
          <w:spacing w:val="-4"/>
          <w:rtl/>
        </w:rPr>
      </w:pPr>
      <w:r w:rsidRPr="00EC2024">
        <w:rPr>
          <w:b/>
          <w:bCs/>
          <w:spacing w:val="-4"/>
          <w:rtl/>
        </w:rPr>
        <w:t>מודד</w:t>
      </w:r>
      <w:r w:rsidRPr="00EC2024">
        <w:rPr>
          <w:rFonts w:hint="cs"/>
          <w:spacing w:val="-4"/>
          <w:rtl/>
        </w:rPr>
        <w:t xml:space="preserve"> היינו מחלק [וכדשני' דחביתי</w:t>
      </w:r>
      <w:r w:rsidRPr="00EC2024">
        <w:rPr>
          <w:spacing w:val="-4"/>
          <w:rtl/>
        </w:rPr>
        <w:t xml:space="preserve"> כהן גדול </w:t>
      </w:r>
      <w:r w:rsidRPr="00EC2024">
        <w:rPr>
          <w:spacing w:val="-4"/>
          <w:rtl/>
        </w:rPr>
        <w:t xml:space="preserve">לא</w:t>
      </w:r>
      <w:r w:rsidRPr="00EC2024">
        <w:rPr>
          <w:spacing w:val="-4"/>
          <w:rtl/>
        </w:rPr>
        <w:t xml:space="preserve"> היו באין חצאין, אלא מביא עשרון שלם וחוצהו</w:t>
      </w:r>
      <w:r w:rsidRPr="00EC2024">
        <w:rPr>
          <w:rFonts w:hint="cs"/>
          <w:spacing w:val="-4"/>
          <w:rtl/>
        </w:rPr>
        <w:t>]</w:t>
      </w:r>
    </w:p>
    <w:p>
      <w:pPr>
        <w:pStyle w:val="afffff8"/>
        <w:rPr>
          <w:ins w:id="90201" w:author="קלוד" w:date="2026-10-11T12:32:08Z"/>
        </w:rPr>
      </w:pPr>
      <w:ins w:id="90202" w:author="קלוד" w:date="2026-10-11T12:32:08Z">
        <w:r>
          <w:rPr>
            <w:color w:val="7B3F00"/>
          </w:rPr>
          <w:t xml:space="preserve">עשרון וחצי עשרון - גדוש או מחוק?</w:t>
        </w:r>
      </w:ins>
    </w:p>
    <w:p>
      <w:pPr>
        <w:pStyle w:val="38"/>
        <w:rPr>
          <w:ins w:id="101460" w:author="מנוע מכני" w:date="2026-10-11T12:04:40Z"/>
        </w:rPr>
      </w:pPr>
      <w:del w:id="101459" w:author="מנוע מכני" w:date="2026-10-11T12:04:40Z">
        <w:r>
          <w:delText xml:space="preserve">•</w:delText>
        </w:r>
      </w:del>
      <w:r>
        <w:t xml:space="preserve"> </w:t>
      </w:r>
      <w:r w:rsidRPr="003D13E9">
        <w:t>בעא</w:t>
      </w:r>
      <w:r>
        <w:t xml:space="preserve"> </w:t>
      </w:r>
      <w:r>
        <w:t>רב</w:t>
      </w:r>
      <w:r>
        <w:t>"</w:t>
      </w:r>
      <w:r>
        <w:t>ח מר</w:t>
      </w:r>
      <w:r>
        <w:t>"</w:t>
      </w:r>
      <w:r>
        <w:t>ח</w:t>
      </w:r>
      <w:r>
        <w:t xml:space="preserve">:</w:t>
      </w:r>
    </w:p>
    <w:p w:rsidR="00DA63EC" w:rsidRDefault="00DA63EC" w:rsidP="00DA63EC">
      <w:pPr>
        <w:tabs>
          <w:tab w:val="center" w:pos="2835"/>
        </w:tabs>
        <w:rPr>
          <w:rtl/>
        </w:rPr>
      </w:pPr>
      <w:del w:id="101461" w:author="מנוע מכני" w:date="2026-10-11T12:04:40Z">
        <w:r>
          <w:rPr>
            <w:rtl/>
          </w:rPr>
          <w:delText xml:space="preserve"> </w:delText>
        </w:r>
      </w:del>
      <w:r>
        <w:rPr>
          <w:rtl/>
        </w:rPr>
        <w:t xml:space="preserve">חצי עשרון </w:t>
      </w:r>
      <w:r>
        <w:rPr>
          <w:rStyle w:val="2fb"/>
          <w:rtl/>
        </w:rPr>
        <w:t xml:space="preserve">לר"מ</w:t>
      </w:r>
      <w:r>
        <w:rPr>
          <w:rtl/>
        </w:rPr>
        <w:t xml:space="preserve">, גדוש או מחוק </w:t>
      </w:r>
    </w:p>
    <w:p w:rsidR="00DA63EC" w:rsidRDefault="00DA63EC" w:rsidP="00DA63EC">
      <w:pPr>
        <w:tabs>
          <w:tab w:val="center" w:pos="2835"/>
        </w:tabs>
        <w:rPr>
          <w:rtl/>
        </w:rPr>
      </w:pPr>
      <w:r w:rsidRPr="003D13E9">
        <w:rPr>
          <w:b/>
          <w:bCs/>
          <w:rtl/>
        </w:rPr>
        <w:t>לרבנן</w:t>
      </w:r>
      <w:r>
        <w:rPr>
          <w:rtl/>
        </w:rPr>
        <w:t xml:space="preserve">, עשרון </w:t>
      </w:r>
      <w:ins w:id="96627" w:author="מנוע מכני" w:date="2026-10-11T12:04:40Z">
        <w:r>
          <w:rPr>
            <w:rtl/>
          </w:rPr>
          <w:t xml:space="preserve">גופו</w:t>
        </w:r>
      </w:ins>
      <w:del w:id="96628" w:author="מנוע מכני" w:date="2026-10-11T12:04:40Z">
        <w:r>
          <w:rPr>
            <w:rtl/>
          </w:rPr>
          <w:delText xml:space="preserve">גופיה</w:delText>
        </w:r>
      </w:del>
      <w:r>
        <w:rPr>
          <w:rtl/>
        </w:rPr>
        <w:t xml:space="preserve"> </w:t>
      </w:r>
      <w:ins w:id="97649" w:author="מנוע מכני" w:date="2026-10-11T12:04:40Z">
        <w:r>
          <w:rPr>
            <w:rtl/>
          </w:rPr>
          <w:t xml:space="preserve">צריכה</w:t>
        </w:r>
      </w:ins>
      <w:del w:id="97650" w:author="מנוע מכני" w:date="2026-10-11T12:04:40Z">
        <w:r>
          <w:rPr>
            <w:rtl/>
          </w:rPr>
          <w:delText xml:space="preserve">מיבעיא</w:delText>
        </w:r>
      </w:del>
      <w:r>
        <w:rPr>
          <w:rtl/>
        </w:rPr>
        <w:t xml:space="preserve"> להו: גדוש </w:t>
      </w:r>
      <w:r>
        <w:rPr>
          <w:rFonts w:hint="cs"/>
          <w:rtl/>
        </w:rPr>
        <w:t>א</w:t>
      </w:r>
      <w:r>
        <w:rPr>
          <w:rtl/>
        </w:rPr>
        <w:t xml:space="preserve">ו מחוק היה? </w:t>
      </w:r>
    </w:p>
    <w:p>
      <w:pPr>
        <w:pStyle w:val="38"/>
        <w:rPr>
          <w:ins w:id="101462" w:author="מנוע מכני" w:date="2026-10-11T12:04:40Z"/>
        </w:rPr>
      </w:pPr>
      <w:r>
        <w:t>א</w:t>
      </w:r>
      <w:r>
        <w:t>"</w:t>
      </w:r>
      <w:r>
        <w:t>ל</w:t>
      </w:r>
      <w:r>
        <w:t xml:space="preserve">:</w:t>
      </w:r>
    </w:p>
    <w:p w:rsidR="00DA63EC" w:rsidRDefault="00DA63EC" w:rsidP="00DA63EC">
      <w:pPr>
        <w:tabs>
          <w:tab w:val="center" w:pos="2835"/>
        </w:tabs>
        <w:rPr>
          <w:rtl/>
        </w:rPr>
      </w:pPr>
      <w:del w:id="101463" w:author="מנוע מכני" w:date="2026-10-11T12:04:40Z">
        <w:r>
          <w:rPr>
            <w:rtl/>
          </w:rPr>
          <w:delText xml:space="preserve"> </w:delText>
        </w:r>
      </w:del>
      <w:r>
        <w:rPr>
          <w:rStyle w:val="2fb"/>
          <w:rtl/>
        </w:rPr>
        <w:t xml:space="preserve">מד</w:t>
      </w:r>
      <w:r>
        <w:rPr>
          <w:rStyle w:val="2fb"/>
          <w:rFonts w:hint="cs"/>
          <w:rtl/>
        </w:rPr>
        <w:t>א</w:t>
      </w:r>
      <w:r>
        <w:rPr>
          <w:rStyle w:val="2fb"/>
          <w:rtl/>
        </w:rPr>
        <w:t>ר"</w:t>
      </w:r>
      <w:r>
        <w:rPr>
          <w:rStyle w:val="2fb"/>
          <w:rFonts w:hint="cs"/>
          <w:rtl/>
        </w:rPr>
        <w:t xml:space="preserve">מ</w:t>
      </w:r>
      <w:r>
        <w:rPr>
          <w:rFonts w:hint="cs"/>
          <w:rtl/>
        </w:rPr>
        <w:t xml:space="preserve"> </w:t>
      </w:r>
      <w:r>
        <w:rPr>
          <w:rtl/>
        </w:rPr>
        <w:t xml:space="preserve">עשרון מחוק, חצי עשרון </w:t>
      </w:r>
      <w:ins w:id="91901" w:author="מנוע מכני" w:date="2026-10-11T12:04:40Z">
        <w:r>
          <w:rPr>
            <w:rtl/>
          </w:rPr>
          <w:t xml:space="preserve">גם</w:t>
        </w:r>
      </w:ins>
      <w:del w:id="91902" w:author="מנוע מכני" w:date="2026-10-11T12:04:40Z">
        <w:r>
          <w:rPr>
            <w:rtl/>
          </w:rPr>
          <w:delText xml:space="preserve">נמי</w:delText>
        </w:r>
      </w:del>
      <w:r>
        <w:rPr>
          <w:rtl/>
        </w:rPr>
        <w:t xml:space="preserve"> מחוק</w:t>
      </w:r>
      <w:ins w:id="95317" w:author="מנוע מכני" w:date="2026-10-11T12:04:40Z">
        <w:r>
          <w:rPr>
            <w:rtl/>
          </w:rPr>
          <w:t xml:space="preserve">,</w:t>
        </w:r>
      </w:ins>
      <w:del w:id="95318" w:author="מנוע מכני" w:date="2026-10-11T12:04:40Z">
        <w:r>
          <w:rPr>
            <w:rtl/>
          </w:rPr>
          <w:delText xml:space="preserve">;</w:delText>
        </w:r>
      </w:del>
      <w:r>
        <w:rPr>
          <w:rtl/>
        </w:rPr>
        <w:t xml:space="preserve"> </w:t>
      </w:r>
      <w:r>
        <w:rPr>
          <w:rFonts w:hint="cs"/>
          <w:rtl/>
        </w:rPr>
        <w:t>ו</w:t>
      </w:r>
      <w:r>
        <w:rPr>
          <w:rtl/>
        </w:rPr>
        <w:t xml:space="preserve">מדר' מאיר מחוק, לרבנן </w:t>
      </w:r>
      <w:ins w:id="91903" w:author="מנוע מכני" w:date="2026-10-11T12:04:40Z">
        <w:r>
          <w:rPr>
            <w:rtl/>
          </w:rPr>
          <w:t xml:space="preserve">גם</w:t>
        </w:r>
      </w:ins>
      <w:del w:id="91904" w:author="מנוע מכני" w:date="2026-10-11T12:04:40Z">
        <w:r>
          <w:rPr>
            <w:rtl/>
          </w:rPr>
          <w:delText xml:space="preserve">נמי</w:delText>
        </w:r>
      </w:del>
      <w:r>
        <w:rPr>
          <w:rtl/>
        </w:rPr>
        <w:t xml:space="preserve"> מחוק.</w:t>
      </w:r>
    </w:p>
    <w:p w:rsidR="00DA63EC" w:rsidRDefault="00DA63EC" w:rsidP="00DA63EC">
      <w:pPr>
        <w:tabs>
          <w:tab w:val="center" w:pos="2835"/>
        </w:tabs>
        <w:rPr>
          <w:rtl/>
        </w:rPr>
      </w:pPr>
    </w:p>
    <w:p>
      <w:pPr>
        <w:pStyle w:val="38"/>
        <w:rPr>
          <w:ins w:id="101465" w:author="מנוע מכני" w:date="2026-10-11T12:04:40Z"/>
        </w:rPr>
      </w:pPr>
      <w:del w:id="101464" w:author="מנוע מכני" w:date="2026-10-11T12:04:40Z">
        <w:r w:rsidRPr="005267BD">
          <w:delText xml:space="preserve">•</w:delText>
        </w:r>
      </w:del>
      <w:r w:rsidRPr="005267BD">
        <w:t xml:space="preserve"> בעא </w:t>
      </w:r>
      <w:r w:rsidRPr="005267BD">
        <w:t>רב</w:t>
      </w:r>
      <w:r w:rsidRPr="005267BD">
        <w:t>"</w:t>
      </w:r>
      <w:r w:rsidRPr="005267BD">
        <w:t>ח מר</w:t>
      </w:r>
      <w:r w:rsidRPr="005267BD">
        <w:t>"</w:t>
      </w:r>
      <w:r w:rsidRPr="005267BD">
        <w:t>ח</w:t>
      </w:r>
      <w:r w:rsidRPr="005267BD">
        <w:t>:</w:t>
      </w:r>
    </w:p>
    <w:p w:rsidR="00DA63EC" w:rsidRDefault="00DA63EC" w:rsidP="00DA63EC">
      <w:pPr>
        <w:tabs>
          <w:tab w:val="center" w:pos="2835"/>
        </w:tabs>
        <w:rPr>
          <w:rtl/>
        </w:rPr>
      </w:pPr>
      <w:del w:id="101466" w:author="מנוע מכני" w:date="2026-10-11T12:04:40Z">
        <w:r>
          <w:rPr>
            <w:rtl/>
          </w:rPr>
          <w:delText xml:space="preserve"> </w:delText>
        </w:r>
      </w:del>
      <w:r>
        <w:rPr>
          <w:rtl/>
        </w:rPr>
        <w:t xml:space="preserve">חביתי כ"ג במה מחלקן לחלות, ביד או בכלי? </w:t>
      </w:r>
    </w:p>
    <w:p w:rsidR="00DA63EC" w:rsidRDefault="00DA63EC" w:rsidP="00DA63EC">
      <w:pPr>
        <w:pStyle w:val="affffb"/>
        <w:rPr>
          <w:rtl/>
        </w:rPr>
      </w:pPr>
      <w:r>
        <w:rPr>
          <w:rtl/>
        </w:rPr>
        <w:t xml:space="preserve">- פשיטא דביד, </w:t>
      </w:r>
      <w:r>
        <w:rPr>
          <w:rFonts w:hint="cs"/>
          <w:rtl/>
        </w:rPr>
        <w:t xml:space="preserve">ולא דבכלי דאין מכניס טורטני </w:t>
      </w:r>
      <w:r>
        <w:rPr>
          <w:rtl/>
        </w:rPr>
        <w:t xml:space="preserve">כיון דבקללה כתיב </w:t>
      </w:r>
      <w:ins w:id="91905" w:author="מנוע מכני" w:date="2026-10-11T12:04:40Z">
        <w:r>
          <w:rPr>
            <w:rtl/>
          </w:rPr>
          <w:t xml:space="preserve">לא</w:t>
        </w:r>
      </w:ins>
      <w:del w:id="91906" w:author="מנוע מכני" w:date="2026-10-11T12:04:40Z">
        <w:r>
          <w:rPr>
            <w:rtl/>
          </w:rPr>
          <w:delText xml:space="preserve">לאו</w:delText>
        </w:r>
      </w:del>
      <w:r>
        <w:rPr>
          <w:rtl/>
        </w:rPr>
        <w:t xml:space="preserve"> אורח ארעא.</w:t>
      </w:r>
    </w:p>
    <w:p>
      <w:pPr>
        <w:pStyle w:val="afffff8"/>
        <w:rPr>
          <w:ins w:id="90199" w:author="קלוד" w:date="2026-10-11T12:32:08Z"/>
        </w:rPr>
      </w:pPr>
      <w:ins w:id="90200" w:author="קלוד" w:date="2026-10-11T12:32:08Z">
        <w:r>
          <w:rPr>
            <w:color w:val="7B3F00"/>
          </w:rPr>
          <w:t xml:space="preserve">שלחן - האם מקדש קמצים בגודש שלו?</w:t>
        </w:r>
      </w:ins>
    </w:p>
    <w:p>
      <w:pPr>
        <w:pStyle w:val="38"/>
        <w:rPr>
          <w:ins w:id="101468" w:author="מנוע מכני" w:date="2026-10-11T12:04:40Z"/>
        </w:rPr>
      </w:pPr>
      <w:del w:id="101467" w:author="מנוע מכני" w:date="2026-10-11T12:04:40Z">
        <w:r w:rsidRPr="00EC2024">
          <w:delText xml:space="preserve">•</w:delText>
        </w:r>
      </w:del>
      <w:r w:rsidRPr="00EC2024">
        <w:t xml:space="preserve"> בעא </w:t>
      </w:r>
      <w:r w:rsidRPr="00EC2024">
        <w:t>רב</w:t>
      </w:r>
      <w:r w:rsidRPr="00EC2024">
        <w:t>"</w:t>
      </w:r>
      <w:r w:rsidRPr="00EC2024">
        <w:t>ח מר</w:t>
      </w:r>
      <w:r w:rsidRPr="00EC2024">
        <w:t>"</w:t>
      </w:r>
      <w:r w:rsidRPr="00EC2024">
        <w:t>ח</w:t>
      </w:r>
      <w:r w:rsidRPr="00EC2024">
        <w:t xml:space="preserve">:</w:t>
      </w:r>
    </w:p>
    <w:p w:rsidR="00DA63EC" w:rsidRPr="00EC2024" w:rsidRDefault="00DA63EC" w:rsidP="00DA63EC">
      <w:pPr>
        <w:tabs>
          <w:tab w:val="center" w:pos="2835"/>
        </w:tabs>
        <w:rPr>
          <w:spacing w:val="-2"/>
          <w:rtl/>
        </w:rPr>
      </w:pPr>
      <w:del w:id="101469" w:author="מנוע מכני" w:date="2026-10-11T12:04:40Z">
        <w:r w:rsidRPr="00EC2024">
          <w:rPr>
            <w:spacing w:val="-2"/>
            <w:rtl/>
          </w:rPr>
          <w:delText xml:space="preserve"> </w:delText>
        </w:r>
      </w:del>
      <w:r w:rsidRPr="00EC2024">
        <w:rPr>
          <w:spacing w:val="-2"/>
          <w:rtl/>
        </w:rPr>
        <w:t xml:space="preserve">שלחן מהו שיקדש קמצים בגודש שלו? מדמקדש לחם קמצים </w:t>
      </w:r>
      <w:ins w:id="91907" w:author="מנוע מכני" w:date="2026-10-11T12:04:40Z">
        <w:r>
          <w:rPr>
            <w:spacing w:val="-2"/>
            <w:rtl/>
          </w:rPr>
          <w:t xml:space="preserve">גם</w:t>
        </w:r>
      </w:ins>
      <w:del w:id="91908" w:author="מנוע מכני" w:date="2026-10-11T12:04:40Z">
        <w:r w:rsidRPr="00EC2024">
          <w:rPr>
            <w:spacing w:val="-2"/>
            <w:rtl/>
          </w:rPr>
          <w:delText xml:space="preserve">נמי</w:delText>
        </w:r>
      </w:del>
      <w:r w:rsidRPr="00EC2024">
        <w:rPr>
          <w:spacing w:val="-2"/>
          <w:rtl/>
        </w:rPr>
        <w:t xml:space="preserve"> מקדש, </w:t>
      </w:r>
    </w:p>
    <w:p w:rsidR="00DA63EC" w:rsidRDefault="00DA63EC" w:rsidP="00DA63EC">
      <w:pPr>
        <w:tabs>
          <w:tab w:val="center" w:pos="2835"/>
        </w:tabs>
        <w:rPr>
          <w:rtl/>
        </w:rPr>
      </w:pPr>
      <w:r>
        <w:rPr>
          <w:rtl/>
        </w:rPr>
        <w:tab/>
      </w:r>
      <w:r>
        <w:rPr>
          <w:rtl/>
        </w:rPr>
        <w:tab/>
      </w:r>
      <w:r w:rsidRPr="00595EAE">
        <w:rPr>
          <w:b/>
          <w:bCs/>
          <w:rtl/>
        </w:rPr>
        <w:t>או"ד</w:t>
      </w:r>
      <w:r>
        <w:rPr>
          <w:rtl/>
        </w:rPr>
        <w:t xml:space="preserve"> דחזי </w:t>
      </w:r>
      <w:ins w:id="93599" w:author="מנוע מכני" w:date="2026-10-11T12:04:40Z">
        <w:r>
          <w:rPr>
            <w:rtl/>
          </w:rPr>
          <w:t xml:space="preserve">לו</w:t>
        </w:r>
      </w:ins>
      <w:del w:id="93600" w:author="מנוע מכני" w:date="2026-10-11T12:04:40Z">
        <w:r>
          <w:rPr>
            <w:rtl/>
          </w:rPr>
          <w:delText xml:space="preserve">ליה</w:delText>
        </w:r>
      </w:del>
      <w:r>
        <w:rPr>
          <w:rtl/>
        </w:rPr>
        <w:t xml:space="preserve"> מקדש, דלא חזי </w:t>
      </w:r>
      <w:ins w:id="93601" w:author="מנוע מכני" w:date="2026-10-11T12:04:40Z">
        <w:r>
          <w:rPr>
            <w:rtl/>
          </w:rPr>
          <w:t xml:space="preserve">לו</w:t>
        </w:r>
      </w:ins>
      <w:del w:id="93602" w:author="מנוע מכני" w:date="2026-10-11T12:04:40Z">
        <w:r>
          <w:rPr>
            <w:rtl/>
          </w:rPr>
          <w:delText xml:space="preserve">ליה</w:delText>
        </w:r>
      </w:del>
      <w:r>
        <w:rPr>
          <w:rtl/>
        </w:rPr>
        <w:t xml:space="preserve"> </w:t>
      </w:r>
      <w:r>
        <w:rPr>
          <w:rtl/>
        </w:rPr>
        <w:t xml:space="preserve">לא</w:t>
      </w:r>
      <w:r>
        <w:rPr>
          <w:rtl/>
        </w:rPr>
        <w:t xml:space="preserve"> מקדש? </w:t>
      </w:r>
      <w:r>
        <w:rPr>
          <w:rtl/>
        </w:rPr>
        <w:t xml:space="preserve">א"ל</w:t>
      </w:r>
      <w:r>
        <w:rPr>
          <w:rtl/>
        </w:rPr>
        <w:t xml:space="preserve">: אינו מקדש.</w:t>
      </w:r>
    </w:p>
    <w:p>
      <w:pPr>
        <w:pStyle w:val="38"/>
        <w:rPr>
          <w:ins w:id="101471" w:author="מנוע מכני" w:date="2026-10-11T12:04:40Z"/>
        </w:rPr>
      </w:pPr>
      <w:del w:id="101470" w:author="מנוע מכני" w:date="2026-10-11T12:04:40Z">
        <w:r>
          <w:delText xml:space="preserve">•</w:delText>
        </w:r>
      </w:del>
      <w:r>
        <w:t xml:space="preserve"> </w:t>
      </w:r>
      <w:r>
        <w:t>והך דארי</w:t>
      </w:r>
      <w:r>
        <w:t>"</w:t>
      </w:r>
      <w:r>
        <w:t>ו</w:t>
      </w:r>
      <w:r>
        <w:t xml:space="preserve">:</w:t>
      </w:r>
    </w:p>
    <w:p w:rsidR="00DA63EC" w:rsidRDefault="00DA63EC" w:rsidP="00DA63EC">
      <w:pPr>
        <w:tabs>
          <w:tab w:val="center" w:pos="2835"/>
        </w:tabs>
        <w:rPr>
          <w:rtl/>
        </w:rPr>
      </w:pPr>
      <w:del w:id="101472" w:author="מנוע מכני" w:date="2026-10-11T12:04:40Z">
        <w:r>
          <w:rPr>
            <w:rtl/>
          </w:rPr>
          <w:delText xml:space="preserve"> </w:delText>
        </w:r>
      </w:del>
      <w:r>
        <w:rPr>
          <w:rtl/>
        </w:rPr>
        <w:t xml:space="preserve">להאומר טפחיים ומחצה קופל, נמצא שלחן מקדש חמשה עשר טפח למעלה, </w:t>
      </w:r>
    </w:p>
    <w:p w:rsidR="00DA63EC" w:rsidRDefault="00DA63EC" w:rsidP="00DA63EC">
      <w:pPr>
        <w:tabs>
          <w:tab w:val="center" w:pos="2835"/>
        </w:tabs>
        <w:rPr>
          <w:rtl/>
        </w:rPr>
      </w:pPr>
      <w:r>
        <w:rPr>
          <w:rtl/>
        </w:rPr>
        <w:tab/>
      </w:r>
      <w:del w:id="90229" w:author="מנוע מכני" w:date="2026-10-11T12:04:40Z">
        <w:r>
          <w:rPr>
            <w:rFonts w:hint="cs"/>
            <w:rtl/>
          </w:rPr>
          <w:delText xml:space="preserve">          </w:delText>
        </w:r>
      </w:del>
      <w:r>
        <w:rPr>
          <w:rFonts w:hint="cs"/>
          <w:rtl/>
        </w:rPr>
        <w:t xml:space="preserve">ל</w:t>
      </w:r>
      <w:r>
        <w:rPr>
          <w:rtl/>
        </w:rPr>
        <w:t>האומר טפחיים קופל, נמצא שלחן מקדש י"ב טפח למעלה!</w:t>
      </w:r>
    </w:p>
    <w:p>
      <w:pPr>
        <w:pStyle w:val="38"/>
        <w:rPr>
          <w:ins w:id="101473" w:author="מנוע מכני" w:date="2026-10-11T12:04:40Z"/>
        </w:rPr>
      </w:pPr>
      <w:r>
        <w:t xml:space="preserve">א"ל</w:t>
      </w:r>
      <w:r>
        <w:t xml:space="preserve">:</w:t>
      </w:r>
    </w:p>
    <w:p w:rsidR="00DA63EC" w:rsidRDefault="00DA63EC" w:rsidP="00DA63EC">
      <w:pPr>
        <w:tabs>
          <w:tab w:val="center" w:pos="2835"/>
        </w:tabs>
        <w:rPr>
          <w:rtl/>
        </w:rPr>
      </w:pPr>
      <w:del w:id="101474" w:author="מנוע מכני" w:date="2026-10-11T12:04:40Z">
        <w:r>
          <w:rPr>
            <w:rtl/>
          </w:rPr>
          <w:delText xml:space="preserve"> </w:delText>
        </w:r>
      </w:del>
      <w:r>
        <w:rPr>
          <w:rtl/>
        </w:rPr>
        <w:t xml:space="preserve">אינו מקדש ליקרב אבל מקדש ליפסל.</w:t>
      </w:r>
    </w:p>
    <w:p w:rsidR="00DA63EC" w:rsidRDefault="00DA63EC" w:rsidP="00DA63EC">
      <w:pPr>
        <w:pStyle w:val="affffd"/>
        <w:rPr>
          <w:rtl/>
        </w:rPr>
      </w:pPr>
      <w:r>
        <w:rPr>
          <w:rtl/>
        </w:rPr>
        <w:t>׹</w:t>
      </w:r>
    </w:p>
    <w:p>
      <w:pPr>
        <w:pStyle w:val="MishnaBatzad"/>
        <w:rPr>
          <w:ins w:id="20460" w:author="קלוד" w:date="2026-10-11T09:07:26Z"/>
        </w:rPr>
      </w:pPr>
      <w:ins w:id="20459" w:author="קלוד" w:date="2026-10-11T09:07:26Z">
        <w:r>
          <w:t xml:space="preserve">משנה ב</w:t>
        </w:r>
      </w:ins>
    </w:p>
    <w:p w:rsidR="00DA63EC" w:rsidRPr="000A334C" w:rsidRDefault="00DA63EC" w:rsidP="003B6D22">
      <w:pPr>
        <w:pStyle w:val="afff9"/>
        <w:rPr>
          <w:del w:id="20260" w:author="קלוד" w:date="2026-10-11T09:07:26Z"/>
          <w:rtl/>
        </w:rPr>
      </w:pPr>
      <w:del w:id="20259" w:author="קלוד" w:date="2026-10-11T09:07:26Z">
        <w:r w:rsidRPr="000A334C">
          <w:rPr>
            <w:rtl/>
          </w:rPr>
          <w:delText xml:space="preserve">מתני'.</w:delText>
        </w:r>
      </w:del>
    </w:p>
    <w:p w:rsidR="00DA63EC" w:rsidRPr="000A334C" w:rsidRDefault="00DA63EC" w:rsidP="003B6D22">
      <w:pPr>
        <w:pStyle w:val="afff9"/>
        <w:spacing w:before="120"/>
        <w:rPr>
          <w:rtl/>
        </w:rPr>
        <w:pPrChange w:id="90070" w:author="קלוד" w:date="2026-10-11T12:09:42Z">
          <w:pPr>
            <w:pStyle w:val="afff9"/>
          </w:pPr>
        </w:pPrChange>
      </w:pPr>
      <w:r w:rsidRPr="000A334C">
        <w:rPr>
          <w:rtl/>
        </w:rPr>
        <w:t xml:space="preserve">שבע מדות של לח היו במקדש: </w:t>
      </w:r>
    </w:p>
    <w:p w:rsidR="00DA63EC" w:rsidRPr="000A334C" w:rsidRDefault="00DA63EC" w:rsidP="003B6D22">
      <w:pPr>
        <w:pStyle w:val="afff9"/>
        <w:rPr>
          <w:rtl/>
        </w:rPr>
      </w:pPr>
      <w:r w:rsidRPr="000A334C">
        <w:rPr>
          <w:rtl/>
        </w:rPr>
        <w:t xml:space="preserve">הין, וחצי הין, ושלישית ההין, ורביעית ההין, לוג, וחצי לוג, ורביעית לוג; </w:t>
      </w:r>
    </w:p>
    <w:p w:rsidR="00DA63EC" w:rsidRPr="00E105BC" w:rsidRDefault="00DA63EC" w:rsidP="003B6D22">
      <w:pPr>
        <w:pStyle w:val="afff9"/>
        <w:rPr>
          <w:spacing w:val="-2"/>
          <w:rtl/>
        </w:rPr>
      </w:pPr>
      <w:r>
        <w:rPr>
          <w:rStyle w:val="TanaimMishna"/>
          <w:spacing w:val="-2"/>
          <w:rtl/>
          <w:rPrChange w:id="103755" w:author="Claude" w:date="2026-10-11T09:07:48Z">
            <w:rPr>
              <w:spacing w:val="-2"/>
              <w:rtl/>
            </w:rPr>
          </w:rPrChange>
        </w:rPr>
        <w:t xml:space="preserve">ר' אליעזר</w:t>
      </w:r>
      <w:r>
        <w:rPr>
          <w:spacing w:val="-2"/>
          <w:rtl/>
        </w:rPr>
        <w:t xml:space="preserve"> בר </w:t>
      </w:r>
      <w:r>
        <w:rPr>
          <w:rStyle w:val="TanaimMishna"/>
          <w:spacing w:val="-2"/>
          <w:rtl/>
          <w:rPrChange w:id="103754" w:author="Claude" w:date="2026-10-11T09:07:48Z">
            <w:rPr>
              <w:spacing w:val="-2"/>
              <w:rtl/>
            </w:rPr>
          </w:rPrChange>
        </w:rPr>
        <w:t xml:space="preserve">ר' צדוק</w:t>
      </w:r>
      <w:r>
        <w:rPr>
          <w:spacing w:val="-2"/>
          <w:rtl/>
        </w:rPr>
        <w:t xml:space="preserve"> אומר, שנתות היו בהין: עד כאן לפר, ועד כאן לאיל, עד כאן לכבש; </w:t>
      </w:r>
    </w:p>
    <w:p w:rsidR="00DA63EC" w:rsidRPr="000A334C" w:rsidRDefault="00DA63EC" w:rsidP="003B6D22">
      <w:pPr>
        <w:pStyle w:val="afff9"/>
        <w:rPr>
          <w:rtl/>
        </w:rPr>
      </w:pPr>
      <w:r>
        <w:rPr>
          <w:rStyle w:val="TanaimMishna"/>
          <w:rtl/>
          <w:rPrChange w:id="103756" w:author="Claude" w:date="2026-10-11T09:07:48Z">
            <w:rPr>
              <w:rtl/>
            </w:rPr>
          </w:rPrChange>
        </w:rPr>
        <w:t xml:space="preserve">ר"ש</w:t>
      </w:r>
      <w:r>
        <w:rPr>
          <w:rtl/>
        </w:rPr>
        <w:t xml:space="preserve"> אומר</w:t>
      </w:r>
      <w:r>
        <w:rPr>
          <w:rStyle w:val="TanaimMishna"/>
          <w:rtl/>
          <w:rPrChange w:id="103757" w:author="Claude" w:date="2026-10-11T09:07:48Z">
            <w:rPr>
              <w:rtl/>
            </w:rPr>
          </w:rPrChange>
        </w:rPr>
        <w:t xml:space="preserve">:</w:t>
      </w:r>
      <w:r>
        <w:rPr>
          <w:rtl/>
        </w:rPr>
        <w:t xml:space="preserve"> לא היה שם הין, וכי מה היה הין משמש? אלא מדה יתירה של לוג ומחצה היתה שם, שבה היה מודד למנחת כ"ג, </w:t>
      </w:r>
    </w:p>
    <w:p w:rsidR="00DA63EC" w:rsidRPr="000A334C" w:rsidRDefault="00DA63EC" w:rsidP="003B6D22">
      <w:pPr>
        <w:pStyle w:val="afff9"/>
        <w:rPr>
          <w:rtl/>
        </w:rPr>
      </w:pPr>
      <w:r w:rsidRPr="000A334C">
        <w:rPr>
          <w:rtl/>
        </w:rPr>
        <w:t>לוג ומחצה בבוקר לוג ומחצה בין הערבים.</w:t>
      </w:r>
    </w:p>
    <w:p w:rsidR="00DA63EC" w:rsidRDefault="00DA63EC" w:rsidP="00DA63EC">
      <w:pPr>
        <w:pStyle w:val="affffd"/>
        <w:rPr>
          <w:rtl/>
        </w:rPr>
      </w:pPr>
      <w:r>
        <w:rPr>
          <w:rtl/>
        </w:rPr>
        <w:t>׹</w:t>
      </w:r>
    </w:p>
    <w:p>
      <w:pPr>
        <w:pStyle w:val="afffff8"/>
        <w:rPr>
          <w:ins w:id="90197" w:author="קלוד" w:date="2026-10-11T12:32:08Z"/>
        </w:rPr>
      </w:pPr>
      <w:ins w:id="90198" w:author="קלוד" w:date="2026-10-11T12:32:08Z">
        <w:r>
          <w:rPr>
            <w:color w:val="7B3F00"/>
          </w:rPr>
          <w:t xml:space="preserve">שבע מדות של לח - סדרן לר"י, ר"מ ור"ש</w:t>
        </w:r>
      </w:ins>
    </w:p>
    <w:p w:rsidR="00DA63EC" w:rsidRDefault="00DA63EC" w:rsidP="00DA63EC">
      <w:pPr>
        <w:tabs>
          <w:tab w:val="center" w:pos="2835"/>
        </w:tabs>
        <w:rPr>
          <w:rtl/>
        </w:rPr>
      </w:pPr>
      <w:r w:rsidRPr="004A7C9A">
        <w:rPr>
          <w:b/>
          <w:bCs/>
          <w:rtl/>
        </w:rPr>
        <w:t>ת"ר</w:t>
      </w:r>
      <w:r>
        <w:rPr>
          <w:rtl/>
        </w:rPr>
        <w:t xml:space="preserve">, שבע מדות של לח היו במקדש: </w:t>
      </w:r>
    </w:p>
    <w:p>
      <w:pPr>
        <w:pStyle w:val="38"/>
        <w:rPr>
          <w:ins w:id="101475" w:author="מנוע מכני" w:date="2026-10-11T12:04:40Z"/>
        </w:rPr>
      </w:pPr>
      <w:r>
        <w:t>לר</w:t>
      </w:r>
      <w:r>
        <w:t>"</w:t>
      </w:r>
      <w:r>
        <w:t xml:space="preserve">י:</w:t>
      </w:r>
    </w:p>
    <w:p w:rsidR="00DA63EC" w:rsidRDefault="00DA63EC" w:rsidP="00DA63EC">
      <w:pPr>
        <w:tabs>
          <w:tab w:val="center" w:pos="2835"/>
        </w:tabs>
        <w:rPr>
          <w:rtl/>
        </w:rPr>
      </w:pPr>
      <w:del w:id="101476" w:author="מנוע מכני" w:date="2026-10-11T12:04:40Z">
        <w:r>
          <w:rPr>
            <w:rFonts w:hint="cs"/>
            <w:rtl/>
          </w:rPr>
          <w:delText xml:space="preserve"> </w:delText>
        </w:r>
      </w:del>
      <w:r>
        <w:rPr>
          <w:rtl/>
        </w:rPr>
        <w:t>רביעית לוג, וחצי לוג, ולוג, ורביעית ההין, ושלישית ההין, וחצי הין, והין</w:t>
      </w:r>
      <w:r>
        <w:rPr>
          <w:rFonts w:hint="cs"/>
          <w:rtl/>
        </w:rPr>
        <w:t>.</w:t>
      </w:r>
      <w:r>
        <w:rPr>
          <w:rtl/>
        </w:rPr>
        <w:t xml:space="preserve"> </w:t>
      </w:r>
    </w:p>
    <w:p>
      <w:pPr>
        <w:pStyle w:val="38"/>
        <w:rPr>
          <w:ins w:id="101477" w:author="מנוע מכני" w:date="2026-10-11T12:04:40Z"/>
        </w:rPr>
      </w:pPr>
      <w:r>
        <w:t xml:space="preserve">ר"מ</w:t>
      </w:r>
      <w:ins w:id="95983" w:author="מנוע מכני" w:date="2026-10-11T12:04:40Z">
        <w:r>
          <w:t xml:space="preserve">:</w:t>
        </w:r>
      </w:ins>
    </w:p>
    <w:p w:rsidR="00DA63EC" w:rsidRDefault="00DA63EC" w:rsidP="00DA63EC">
      <w:pPr>
        <w:tabs>
          <w:tab w:val="center" w:pos="2835"/>
        </w:tabs>
        <w:rPr>
          <w:rtl/>
        </w:rPr>
      </w:pPr>
      <w:del w:id="95984" w:author="מנוע מכני" w:date="2026-10-11T12:04:40Z">
        <w:r>
          <w:rPr>
            <w:rtl/>
          </w:rPr>
          <w:delText xml:space="preserve"> :</w:delText>
        </w:r>
      </w:del>
      <w:del w:id="101478" w:author="מנוע מכני" w:date="2026-10-11T12:04:40Z">
        <w:r>
          <w:rPr>
            <w:rtl/>
          </w:rPr>
          <w:delText xml:space="preserve"> </w:delText>
        </w:r>
      </w:del>
      <w:r>
        <w:rPr>
          <w:rtl/>
        </w:rPr>
        <w:t xml:space="preserve">הין, וחצי הין, ושלישית ההין, ורביעית ההין, ולוג, וחצי לוג, ורביעית לוג</w:t>
      </w:r>
      <w:ins w:id="95319" w:author="מנוע מכני" w:date="2026-10-11T12:04:40Z">
        <w:r>
          <w:rPr>
            <w:rtl/>
          </w:rPr>
          <w:t xml:space="preserve">,</w:t>
        </w:r>
      </w:ins>
      <w:del w:id="95320"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lastRenderedPageBreak/>
        <w:t>פח.</w:t>
      </w:r>
    </w:p>
    <w:p>
      <w:pPr>
        <w:pStyle w:val="38"/>
        <w:rPr>
          <w:ins w:id="101479" w:author="מנוע מכני" w:date="2026-10-11T12:04:40Z"/>
        </w:rPr>
      </w:pPr>
      <w:r>
        <w:t xml:space="preserve">ר"ש</w:t>
      </w:r>
      <w:ins w:id="95985" w:author="מנוע מכני" w:date="2026-10-11T12:04:40Z">
        <w:r>
          <w:t xml:space="preserve">:</w:t>
        </w:r>
      </w:ins>
    </w:p>
    <w:p w:rsidR="00DA63EC" w:rsidRDefault="00DA63EC" w:rsidP="00DA63EC">
      <w:pPr>
        <w:tabs>
          <w:tab w:val="center" w:pos="2835"/>
        </w:tabs>
        <w:rPr>
          <w:rtl/>
        </w:rPr>
      </w:pPr>
      <w:del w:id="95986" w:author="מנוע מכני" w:date="2026-10-11T12:04:40Z">
        <w:r>
          <w:rPr>
            <w:rtl/>
          </w:rPr>
          <w:delText xml:space="preserve"> :</w:delText>
        </w:r>
      </w:del>
      <w:del w:id="101480" w:author="מנוע מכני" w:date="2026-10-11T12:04:40Z">
        <w:r>
          <w:rPr>
            <w:rtl/>
          </w:rPr>
          <w:delText xml:space="preserve"> </w:delText>
        </w:r>
      </w:del>
      <w:r>
        <w:rPr>
          <w:rtl/>
        </w:rPr>
        <w:t xml:space="preserve">לא</w:t>
      </w:r>
      <w:r>
        <w:rPr>
          <w:rtl/>
        </w:rPr>
        <w:t xml:space="preserve"> היה שם הין, וכי מה היה הין משמש? את מי אביא תחתיו? אלא מדה יתירה של לוג ומחצה היתה שם, שבו היה מודד לחביתי כהן גדול, לוג ומחצה בבקר לוג ומחצה בין הערבים.</w:t>
      </w:r>
    </w:p>
    <w:p>
      <w:pPr>
        <w:pStyle w:val="38"/>
        <w:rPr>
          <w:ins w:id="101481" w:author="מנוע מכני" w:date="2026-10-11T12:04:40Z"/>
        </w:rPr>
      </w:pPr>
      <w:r>
        <w:t xml:space="preserve">אמרו לו:</w:t>
      </w:r>
    </w:p>
    <w:p w:rsidR="00DA63EC" w:rsidRDefault="00DA63EC" w:rsidP="00DA63EC">
      <w:pPr>
        <w:tabs>
          <w:tab w:val="center" w:pos="2835"/>
        </w:tabs>
        <w:rPr>
          <w:rtl/>
        </w:rPr>
      </w:pPr>
      <w:del w:id="101482" w:author="מנוע מכני" w:date="2026-10-11T12:04:40Z">
        <w:r>
          <w:rPr>
            <w:rtl/>
          </w:rPr>
          <w:delText xml:space="preserve"> </w:delText>
        </w:r>
      </w:del>
      <w:r>
        <w:rPr>
          <w:rtl/>
        </w:rPr>
        <w:t xml:space="preserve">חצי לוג היתה שם, ואפשר לשער בחצי לוג.</w:t>
      </w:r>
    </w:p>
    <w:p>
      <w:pPr>
        <w:pStyle w:val="38"/>
        <w:rPr>
          <w:ins w:id="101483" w:author="מנוע מכני" w:date="2026-10-11T12:04:40Z"/>
        </w:rPr>
      </w:pPr>
      <w:r>
        <w:t xml:space="preserve">אמר</w:t>
      </w:r>
      <w:r>
        <w:t xml:space="preserve"> להם:</w:t>
      </w:r>
    </w:p>
    <w:p w:rsidR="00DA63EC" w:rsidRDefault="00DA63EC" w:rsidP="00DA63EC">
      <w:pPr>
        <w:tabs>
          <w:tab w:val="center" w:pos="2835"/>
        </w:tabs>
        <w:rPr>
          <w:rtl/>
        </w:rPr>
      </w:pPr>
      <w:del w:id="101484" w:author="מנוע מכני" w:date="2026-10-11T12:04:40Z">
        <w:r>
          <w:rPr>
            <w:rtl/>
          </w:rPr>
          <w:delText xml:space="preserve"> </w:delText>
        </w:r>
      </w:del>
      <w:r>
        <w:rPr>
          <w:rtl/>
        </w:rPr>
        <w:t xml:space="preserve">אף לדבריכם, חצי לוג ולוג </w:t>
      </w:r>
      <w:r>
        <w:rPr>
          <w:rtl/>
        </w:rPr>
        <w:t xml:space="preserve">לא</w:t>
      </w:r>
      <w:r>
        <w:rPr>
          <w:rtl/>
        </w:rPr>
        <w:t xml:space="preserve"> יעשה, רביעית היתה שם ואפשר לשער ברביעית!</w:t>
      </w:r>
    </w:p>
    <w:p>
      <w:pPr>
        <w:pStyle w:val="38"/>
        <w:rPr>
          <w:ins w:id="101485" w:author="מנוע מכני" w:date="2026-10-11T12:04:40Z"/>
        </w:rPr>
      </w:pPr>
      <w:r>
        <w:t xml:space="preserve">אלא זה הכלל היה במקדש:</w:t>
      </w:r>
    </w:p>
    <w:p w:rsidR="00DA63EC" w:rsidRDefault="00DA63EC" w:rsidP="00DA63EC">
      <w:pPr>
        <w:tabs>
          <w:tab w:val="center" w:pos="2835"/>
        </w:tabs>
        <w:rPr>
          <w:rtl/>
        </w:rPr>
      </w:pPr>
      <w:del w:id="101486" w:author="מנוע מכני" w:date="2026-10-11T12:04:40Z">
        <w:r>
          <w:rPr>
            <w:rtl/>
          </w:rPr>
          <w:delText xml:space="preserve"> </w:delText>
        </w:r>
      </w:del>
      <w:r>
        <w:rPr>
          <w:rtl/>
        </w:rPr>
        <w:t xml:space="preserve">כלי שמשמש מדה זו, אינו משמש מדה אחרת.</w:t>
      </w:r>
    </w:p>
    <w:p>
      <w:pPr>
        <w:pStyle w:val="38"/>
        <w:rPr>
          <w:ins w:id="101487" w:author="מנוע מכני" w:date="2026-10-11T12:04:40Z"/>
        </w:rPr>
      </w:pPr>
      <w:r>
        <w:t xml:space="preserve">(ר' אלעזר בר' צדוק</w:t>
      </w:r>
      <w:del w:id="102575" w:author="מנוע מכני" w:date="2026-10-11T12:04:40Z">
        <w:r>
          <w:delText xml:space="preserve"> אומר</w:delText>
        </w:r>
      </w:del>
      <w:r>
        <w:t xml:space="preserve">:</w:t>
      </w:r>
    </w:p>
    <w:p w:rsidR="00DA63EC" w:rsidRDefault="00DA63EC" w:rsidP="00DA63EC">
      <w:pPr>
        <w:tabs>
          <w:tab w:val="center" w:pos="2835"/>
        </w:tabs>
        <w:rPr>
          <w:rtl/>
        </w:rPr>
      </w:pPr>
      <w:del w:id="101488" w:author="מנוע מכני" w:date="2026-10-11T12:04:40Z">
        <w:r>
          <w:rPr>
            <w:rtl/>
          </w:rPr>
          <w:delText xml:space="preserve"> </w:delText>
        </w:r>
      </w:del>
      <w:r>
        <w:rPr>
          <w:rtl/>
        </w:rPr>
        <w:t xml:space="preserve">שנתות היו בהין וכו</w:t>
      </w:r>
      <w:r w:rsidR="005608A0">
        <w:rPr>
          <w:rtl/>
        </w:rPr>
        <w:t>'</w:t>
      </w:r>
      <w:r>
        <w:rPr>
          <w:rtl/>
        </w:rPr>
        <w:t>).</w:t>
      </w:r>
    </w:p>
    <w:p>
      <w:pPr>
        <w:pStyle w:val="afffff8"/>
        <w:rPr>
          <w:ins w:id="90195" w:author="קלוד" w:date="2026-10-11T12:32:08Z"/>
        </w:rPr>
      </w:pPr>
      <w:ins w:id="90196" w:author="קלוד" w:date="2026-10-11T12:32:08Z">
        <w:r>
          <w:rPr>
            <w:color w:val="7B3F00"/>
          </w:rPr>
          <w:t xml:space="preserve">בירוצי מדות - האם נתקדשו, בין ר"מ לר"י</w:t>
        </w:r>
      </w:ins>
    </w:p>
    <w:p>
      <w:pPr>
        <w:pStyle w:val="38"/>
        <w:rPr>
          <w:ins w:id="101490" w:author="מנוע מכני" w:date="2026-10-11T12:04:40Z"/>
        </w:rPr>
      </w:pPr>
      <w:del w:id="101489" w:author="מנוע מכני" w:date="2026-10-11T12:04:40Z">
        <w:r>
          <w:delText xml:space="preserve">•</w:delText>
        </w:r>
      </w:del>
      <w:r>
        <w:t xml:space="preserve"> </w:t>
      </w:r>
      <w:ins w:id="91909" w:author="מנוע מכני" w:date="2026-10-11T12:04:40Z">
        <w:r>
          <w:t xml:space="preserve">יש</w:t>
        </w:r>
      </w:ins>
      <w:del w:id="91910" w:author="מנוע מכני" w:date="2026-10-11T12:04:40Z">
        <w:r w:rsidRPr="000B2438">
          <w:delText xml:space="preserve">איכא</w:delText>
        </w:r>
      </w:del>
      <w:r w:rsidRPr="000B2438">
        <w:t xml:space="preserve"> בנייהו</w:t>
      </w:r>
      <w:r>
        <w:t xml:space="preserve"> בין ר</w:t>
      </w:r>
      <w:r>
        <w:t>"</w:t>
      </w:r>
      <w:r>
        <w:t>מ לר</w:t>
      </w:r>
      <w:r>
        <w:t>"</w:t>
      </w:r>
      <w:r>
        <w:t>י</w:t>
      </w:r>
      <w:r>
        <w:t xml:space="preserve">:</w:t>
      </w:r>
    </w:p>
    <w:p w:rsidR="00DA63EC" w:rsidRDefault="00DA63EC" w:rsidP="00DA63EC">
      <w:pPr>
        <w:tabs>
          <w:tab w:val="center" w:pos="2835"/>
        </w:tabs>
        <w:rPr>
          <w:rtl/>
        </w:rPr>
      </w:pPr>
      <w:del w:id="101491" w:author="מנוע מכני" w:date="2026-10-11T12:04:40Z">
        <w:r>
          <w:rPr>
            <w:rtl/>
          </w:rPr>
          <w:delText xml:space="preserve"> </w:delText>
        </w:r>
      </w:del>
      <w:r>
        <w:rPr>
          <w:rtl/>
        </w:rPr>
        <w:t xml:space="preserve">בירוצי מדות</w:t>
      </w:r>
      <w:r>
        <w:rPr>
          <w:rFonts w:hint="cs"/>
          <w:rtl/>
        </w:rPr>
        <w:t>[מה שגולש]</w:t>
      </w:r>
      <w:r>
        <w:rPr>
          <w:rtl/>
        </w:rPr>
        <w:t xml:space="preserve"> </w:t>
      </w:r>
      <w:r>
        <w:rPr>
          <w:rFonts w:hint="cs"/>
          <w:rtl/>
        </w:rPr>
        <w:t>למ</w:t>
      </w:r>
      <w:r>
        <w:rPr>
          <w:rtl/>
        </w:rPr>
        <w:t>"</w:t>
      </w:r>
      <w:r>
        <w:rPr>
          <w:rFonts w:hint="cs"/>
          <w:rtl/>
        </w:rPr>
        <w:t>ד</w:t>
      </w:r>
      <w:r>
        <w:rPr>
          <w:rtl/>
        </w:rPr>
        <w:t xml:space="preserve"> ממטה למעלה, </w:t>
      </w:r>
      <w:r>
        <w:rPr>
          <w:rFonts w:hint="cs"/>
          <w:rtl/>
        </w:rPr>
        <w:t>ד</w:t>
      </w:r>
      <w:r>
        <w:rPr>
          <w:rtl/>
        </w:rPr>
        <w:t xml:space="preserve">סבר: בירוצי המדות נתקדשו, ורביעית יהיב </w:t>
      </w:r>
      <w:ins w:id="93605" w:author="מנוע מכני" w:date="2026-10-11T12:04:40Z">
        <w:r>
          <w:rPr>
            <w:rtl/>
          </w:rPr>
          <w:t xml:space="preserve">לו</w:t>
        </w:r>
      </w:ins>
      <w:del w:id="93606" w:author="מנוע מכני" w:date="2026-10-11T12:04:40Z">
        <w:r>
          <w:rPr>
            <w:rtl/>
          </w:rPr>
          <w:delText xml:space="preserve">ליה</w:delText>
        </w:r>
      </w:del>
      <w:r>
        <w:rPr>
          <w:rtl/>
        </w:rPr>
        <w:t xml:space="preserve"> </w:t>
      </w:r>
      <w:ins w:id="93603" w:author="מנוע מכני" w:date="2026-10-11T12:04:40Z">
        <w:r>
          <w:rPr>
            <w:rtl/>
          </w:rPr>
          <w:t xml:space="preserve">התורה</w:t>
        </w:r>
      </w:ins>
      <w:del w:id="93604" w:author="מנוע מכני" w:date="2026-10-11T12:04:40Z">
        <w:r>
          <w:rPr>
            <w:rtl/>
          </w:rPr>
          <w:delText xml:space="preserve">רחמנא</w:delText>
        </w:r>
      </w:del>
      <w:r>
        <w:rPr>
          <w:rtl/>
        </w:rPr>
        <w:t xml:space="preserve"> למשה, </w:t>
      </w:r>
    </w:p>
    <w:p w:rsidR="00DA63EC" w:rsidRDefault="00DA63EC" w:rsidP="00DA63EC">
      <w:pPr>
        <w:tabs>
          <w:tab w:val="center" w:pos="2835"/>
        </w:tabs>
        <w:rPr>
          <w:rtl/>
        </w:rPr>
      </w:pPr>
      <w:r>
        <w:rPr>
          <w:rFonts w:hint="cs"/>
          <w:rtl/>
        </w:rPr>
        <w:t>וא</w:t>
      </w:r>
      <w:r>
        <w:rPr>
          <w:rtl/>
        </w:rPr>
        <w:t>"</w:t>
      </w:r>
      <w:r>
        <w:rPr>
          <w:rFonts w:hint="cs"/>
          <w:rtl/>
        </w:rPr>
        <w:t>ל</w:t>
      </w:r>
      <w:r>
        <w:rPr>
          <w:rtl/>
        </w:rPr>
        <w:t xml:space="preserve">: שער דעיילי </w:t>
      </w:r>
      <w:ins w:id="95743" w:author="מנוע מכני" w:date="2026-10-11T12:04:40Z">
        <w:r>
          <w:rPr>
            <w:rtl/>
          </w:rPr>
          <w:t xml:space="preserve">להם</w:t>
        </w:r>
      </w:ins>
      <w:del w:id="95744" w:author="מנוע מכני" w:date="2026-10-11T12:04:40Z">
        <w:r>
          <w:rPr>
            <w:rtl/>
          </w:rPr>
          <w:delText xml:space="preserve">להו</w:delText>
        </w:r>
      </w:del>
      <w:r>
        <w:rPr>
          <w:rtl/>
        </w:rPr>
        <w:t xml:space="preserve"> בירוצין</w:t>
      </w:r>
      <w:ins w:id="95321" w:author="מנוע מכני" w:date="2026-10-11T12:04:40Z">
        <w:r>
          <w:rPr>
            <w:rtl/>
          </w:rPr>
          <w:t xml:space="preserve">,</w:t>
        </w:r>
      </w:ins>
      <w:del w:id="95322" w:author="מנוע מכני" w:date="2026-10-11T12:04:40Z">
        <w:r>
          <w:rPr>
            <w:rtl/>
          </w:rPr>
          <w:delText xml:space="preserve">;</w:delText>
        </w:r>
      </w:del>
      <w:r>
        <w:rPr>
          <w:rtl/>
        </w:rPr>
        <w:t xml:space="preserve"> </w:t>
      </w:r>
      <w:r>
        <w:rPr>
          <w:rtl/>
        </w:rPr>
        <w:t xml:space="preserve">למ"</w:t>
      </w:r>
      <w:r>
        <w:rPr>
          <w:rFonts w:hint="cs"/>
          <w:rtl/>
        </w:rPr>
        <w:t>ד</w:t>
      </w:r>
      <w:r>
        <w:rPr>
          <w:rtl/>
        </w:rPr>
        <w:t xml:space="preserve"> ממעלה למטה, </w:t>
      </w:r>
      <w:r>
        <w:rPr>
          <w:rFonts w:hint="cs"/>
          <w:rtl/>
        </w:rPr>
        <w:t>ד</w:t>
      </w:r>
      <w:r>
        <w:rPr>
          <w:rtl/>
        </w:rPr>
        <w:t xml:space="preserve">סבר: בירוצי מדות </w:t>
      </w:r>
      <w:r>
        <w:rPr>
          <w:rtl/>
        </w:rPr>
        <w:t xml:space="preserve">לא</w:t>
      </w:r>
      <w:r>
        <w:rPr>
          <w:rtl/>
        </w:rPr>
        <w:t xml:space="preserve"> נתקדשו, והין יהיב </w:t>
      </w:r>
      <w:ins w:id="93609" w:author="מנוע מכני" w:date="2026-10-11T12:04:40Z">
        <w:r>
          <w:rPr>
            <w:rtl/>
          </w:rPr>
          <w:t xml:space="preserve">לו</w:t>
        </w:r>
      </w:ins>
      <w:del w:id="93610" w:author="מנוע מכני" w:date="2026-10-11T12:04:40Z">
        <w:r>
          <w:rPr>
            <w:rtl/>
          </w:rPr>
          <w:delText xml:space="preserve">ליה</w:delText>
        </w:r>
      </w:del>
      <w:r>
        <w:rPr>
          <w:rtl/>
        </w:rPr>
        <w:t xml:space="preserve"> </w:t>
      </w:r>
      <w:ins w:id="93607" w:author="מנוע מכני" w:date="2026-10-11T12:04:40Z">
        <w:r>
          <w:rPr>
            <w:rtl/>
          </w:rPr>
          <w:t xml:space="preserve">התורה</w:t>
        </w:r>
      </w:ins>
      <w:del w:id="93608" w:author="מנוע מכני" w:date="2026-10-11T12:04:40Z">
        <w:r>
          <w:rPr>
            <w:rtl/>
          </w:rPr>
          <w:delText xml:space="preserve">רחמנא</w:delText>
        </w:r>
      </w:del>
      <w:r>
        <w:rPr>
          <w:rtl/>
        </w:rPr>
        <w:t xml:space="preserve"> למשה, </w:t>
      </w:r>
      <w:r>
        <w:rPr>
          <w:rtl/>
        </w:rPr>
        <w:t xml:space="preserve">וא"</w:t>
      </w:r>
      <w:r>
        <w:rPr>
          <w:rFonts w:hint="cs"/>
          <w:rtl/>
        </w:rPr>
        <w:t>ל</w:t>
      </w:r>
      <w:r>
        <w:rPr>
          <w:rtl/>
        </w:rPr>
        <w:t xml:space="preserve">: שער </w:t>
      </w:r>
      <w:ins w:id="96725" w:author="מנוע מכני" w:date="2026-10-11T12:04:40Z">
        <w:r>
          <w:rPr>
            <w:rtl/>
          </w:rPr>
          <w:t xml:space="preserve">בזה</w:t>
        </w:r>
      </w:ins>
      <w:del w:id="96726" w:author="מנוע מכני" w:date="2026-10-11T12:04:40Z">
        <w:r>
          <w:rPr>
            <w:rtl/>
          </w:rPr>
          <w:delText xml:space="preserve">בהא</w:delText>
        </w:r>
      </w:del>
      <w:r>
        <w:rPr>
          <w:rtl/>
        </w:rPr>
        <w:t xml:space="preserve"> </w:t>
      </w:r>
      <w:ins w:id="97651" w:author="מנוע מכני" w:date="2026-10-11T12:04:40Z">
        <w:r>
          <w:rPr>
            <w:rtl/>
          </w:rPr>
          <w:t xml:space="preserve">דיצאו</w:t>
        </w:r>
      </w:ins>
      <w:del w:id="97652" w:author="מנוע מכני" w:date="2026-10-11T12:04:40Z">
        <w:r>
          <w:rPr>
            <w:rtl/>
          </w:rPr>
          <w:delText xml:space="preserve">דנפקי</w:delText>
        </w:r>
      </w:del>
      <w:r>
        <w:rPr>
          <w:rtl/>
        </w:rPr>
        <w:t xml:space="preserve"> בירוצין.</w:t>
      </w:r>
    </w:p>
    <w:p>
      <w:pPr>
        <w:pStyle w:val="38"/>
        <w:rPr>
          <w:ins w:id="101492" w:author="מנוע מכני" w:date="2026-10-11T12:04:40Z"/>
        </w:rPr>
      </w:pPr>
      <w:r>
        <w:t xml:space="preserve">אביי:</w:t>
      </w:r>
    </w:p>
    <w:p w:rsidR="00DA63EC" w:rsidRDefault="00DA63EC" w:rsidP="00DA63EC">
      <w:pPr>
        <w:tabs>
          <w:tab w:val="center" w:pos="2835"/>
        </w:tabs>
        <w:rPr>
          <w:rtl/>
        </w:rPr>
      </w:pPr>
      <w:del w:id="101493" w:author="מנוע מכני" w:date="2026-10-11T12:04:40Z">
        <w:r>
          <w:rPr>
            <w:rtl/>
          </w:rPr>
          <w:delText xml:space="preserve"> </w:delText>
        </w:r>
      </w:del>
      <w:r>
        <w:rPr>
          <w:rtl/>
        </w:rPr>
        <w:t xml:space="preserve">דכו"</w:t>
      </w:r>
      <w:r>
        <w:rPr>
          <w:rFonts w:hint="cs"/>
          <w:rtl/>
        </w:rPr>
        <w:t>ע</w:t>
      </w:r>
      <w:r>
        <w:rPr>
          <w:rtl/>
        </w:rPr>
        <w:t xml:space="preserve"> בירוצי המדות </w:t>
      </w:r>
      <w:ins w:id="91911" w:author="מנוע מכני" w:date="2026-10-11T12:04:40Z">
        <w:r>
          <w:rPr>
            <w:rtl/>
          </w:rPr>
          <w:t xml:space="preserve">יש</w:t>
        </w:r>
      </w:ins>
      <w:del w:id="91912" w:author="מנוע מכני" w:date="2026-10-11T12:04:40Z">
        <w:r>
          <w:rPr>
            <w:rtl/>
          </w:rPr>
          <w:delText xml:space="preserve">איכא</w:delText>
        </w:r>
      </w:del>
      <w:r>
        <w:rPr>
          <w:rtl/>
        </w:rPr>
        <w:t xml:space="preserve"> </w:t>
      </w:r>
      <w:ins w:id="97653" w:author="מנוע מכני" w:date="2026-10-11T12:04:40Z">
        <w:r>
          <w:rPr>
            <w:rtl/>
          </w:rPr>
          <w:t xml:space="preserve">לומר</w:t>
        </w:r>
      </w:ins>
      <w:del w:id="97654" w:author="מנוע מכני" w:date="2026-10-11T12:04:40Z">
        <w:r>
          <w:rPr>
            <w:rtl/>
          </w:rPr>
          <w:delText xml:space="preserve">למימר</w:delText>
        </w:r>
      </w:del>
      <w:r>
        <w:rPr>
          <w:rtl/>
        </w:rPr>
        <w:t xml:space="preserve"> נתקדשו </w:t>
      </w:r>
      <w:ins w:id="91913" w:author="מנוע מכני" w:date="2026-10-11T12:04:40Z">
        <w:r>
          <w:rPr>
            <w:rtl/>
          </w:rPr>
          <w:t xml:space="preserve">ויש</w:t>
        </w:r>
      </w:ins>
      <w:del w:id="91914" w:author="מנוע מכני" w:date="2026-10-11T12:04:40Z">
        <w:r>
          <w:rPr>
            <w:rtl/>
          </w:rPr>
          <w:delText xml:space="preserve">ואיכא</w:delText>
        </w:r>
      </w:del>
      <w:r>
        <w:rPr>
          <w:rtl/>
        </w:rPr>
        <w:t xml:space="preserve"> </w:t>
      </w:r>
      <w:ins w:id="97655" w:author="מנוע מכני" w:date="2026-10-11T12:04:40Z">
        <w:r>
          <w:rPr>
            <w:rtl/>
          </w:rPr>
          <w:t xml:space="preserve">לומר</w:t>
        </w:r>
      </w:ins>
      <w:del w:id="97656" w:author="מנוע מכני" w:date="2026-10-11T12:04:40Z">
        <w:r>
          <w:rPr>
            <w:rtl/>
          </w:rPr>
          <w:delText xml:space="preserve">למימר</w:delText>
        </w:r>
      </w:del>
      <w:r>
        <w:rPr>
          <w:rtl/>
        </w:rPr>
        <w:t xml:space="preserve"> </w:t>
      </w:r>
      <w:r>
        <w:rPr>
          <w:rtl/>
        </w:rPr>
        <w:t xml:space="preserve">לא</w:t>
      </w:r>
      <w:r>
        <w:rPr>
          <w:rtl/>
        </w:rPr>
        <w:t xml:space="preserve"> נתקדשו, </w:t>
      </w:r>
    </w:p>
    <w:p w:rsidR="00DA63EC" w:rsidRDefault="00DA63EC" w:rsidP="00DA63EC">
      <w:pPr>
        <w:tabs>
          <w:tab w:val="center" w:pos="2835"/>
        </w:tabs>
        <w:rPr>
          <w:rtl/>
        </w:rPr>
      </w:pPr>
      <w:ins w:id="91917" w:author="מנוע מכני" w:date="2026-10-11T12:04:40Z">
        <w:r>
          <w:rPr>
            <w:rtl/>
          </w:rPr>
          <w:t xml:space="preserve">וכאן</w:t>
        </w:r>
      </w:ins>
      <w:del w:id="91918" w:author="מנוע מכני" w:date="2026-10-11T12:04:40Z">
        <w:r>
          <w:rPr>
            <w:rtl/>
          </w:rPr>
          <w:delText xml:space="preserve">והכא</w:delText>
        </w:r>
      </w:del>
      <w:r>
        <w:rPr>
          <w:rtl/>
        </w:rPr>
        <w:t xml:space="preserve"> במלאים </w:t>
      </w:r>
      <w:ins w:id="91915" w:author="מנוע מכני" w:date="2026-10-11T12:04:40Z">
        <w:r>
          <w:rPr>
            <w:rFonts w:hint="cs"/>
            <w:rtl/>
          </w:rPr>
          <w:t xml:space="preserve">חלקו</w:t>
        </w:r>
      </w:ins>
      <w:del w:id="91916" w:author="מנוע מכני" w:date="2026-10-11T12:04:40Z">
        <w:r>
          <w:rPr>
            <w:rFonts w:hint="cs"/>
            <w:rtl/>
          </w:rPr>
          <w:delText xml:space="preserve">פליגי</w:delText>
        </w:r>
      </w:del>
      <w:r>
        <w:rPr>
          <w:rFonts w:hint="cs"/>
          <w:rtl/>
        </w:rPr>
        <w:t xml:space="preserve"> </w:t>
      </w:r>
      <w:r>
        <w:rPr>
          <w:rFonts w:hint="cs"/>
          <w:rtl/>
        </w:rPr>
        <w:t xml:space="preserve">מ</w:t>
      </w:r>
      <w:r>
        <w:rPr>
          <w:rtl/>
        </w:rPr>
        <w:t>"</w:t>
      </w:r>
      <w:r>
        <w:rPr>
          <w:rFonts w:hint="cs"/>
          <w:rtl/>
        </w:rPr>
        <w:t>ד</w:t>
      </w:r>
      <w:r>
        <w:rPr>
          <w:rtl/>
        </w:rPr>
        <w:t xml:space="preserve"> מלמעלה למטה, </w:t>
      </w:r>
      <w:r>
        <w:rPr>
          <w:rFonts w:hint="cs"/>
          <w:rtl/>
        </w:rPr>
        <w:t>ד</w:t>
      </w:r>
      <w:r>
        <w:rPr>
          <w:rtl/>
        </w:rPr>
        <w:t xml:space="preserve">מלאים שלא יחסר ושלא יותיר, </w:t>
      </w:r>
    </w:p>
    <w:p w:rsidR="00DA63EC" w:rsidRDefault="00DA63EC" w:rsidP="00DA63EC">
      <w:pPr>
        <w:tabs>
          <w:tab w:val="center" w:pos="2835"/>
        </w:tabs>
        <w:rPr>
          <w:rtl/>
        </w:rPr>
      </w:pPr>
      <w:r>
        <w:rPr>
          <w:rtl/>
        </w:rPr>
        <w:tab/>
      </w:r>
      <w:r>
        <w:rPr>
          <w:rtl/>
        </w:rPr>
        <w:tab/>
      </w:r>
      <w:del w:id="90230" w:author="מנוע מכני" w:date="2026-10-11T12:04:40Z">
        <w:r>
          <w:rPr>
            <w:rFonts w:hint="cs"/>
            <w:rtl/>
          </w:rPr>
          <w:delText xml:space="preserve">          </w:delText>
        </w:r>
      </w:del>
      <w:r>
        <w:rPr>
          <w:rFonts w:hint="cs"/>
          <w:rtl/>
        </w:rPr>
        <w:t xml:space="preserve">ומ</w:t>
      </w:r>
      <w:r>
        <w:rPr>
          <w:rtl/>
        </w:rPr>
        <w:t>"</w:t>
      </w:r>
      <w:r>
        <w:rPr>
          <w:rFonts w:hint="cs"/>
          <w:rtl/>
        </w:rPr>
        <w:t>ד</w:t>
      </w:r>
      <w:r>
        <w:rPr>
          <w:rtl/>
        </w:rPr>
        <w:t xml:space="preserve"> ממטה למעלה, מלאים שלא יחסר, אבל יותיר מלאים קרינא </w:t>
      </w:r>
      <w:ins w:id="93611" w:author="מנוע מכני" w:date="2026-10-11T12:04:40Z">
        <w:r>
          <w:rPr>
            <w:rtl/>
          </w:rPr>
          <w:t xml:space="preserve">בו</w:t>
        </w:r>
      </w:ins>
      <w:del w:id="93612" w:author="מנוע מכני" w:date="2026-10-11T12:04:40Z">
        <w:r>
          <w:rPr>
            <w:rtl/>
          </w:rPr>
          <w:delText xml:space="preserve">ביה</w:delText>
        </w:r>
      </w:del>
      <w:r>
        <w:rPr>
          <w:rtl/>
        </w:rPr>
        <w:t xml:space="preserve">.</w:t>
      </w:r>
    </w:p>
    <w:p w:rsidR="00DA63EC" w:rsidRDefault="00DA63EC" w:rsidP="00DA63EC">
      <w:pPr>
        <w:tabs>
          <w:tab w:val="center" w:pos="2835"/>
        </w:tabs>
        <w:rPr>
          <w:rtl/>
        </w:rPr>
      </w:pPr>
    </w:p>
    <w:p>
      <w:pPr>
        <w:pStyle w:val="38"/>
        <w:rPr>
          <w:ins w:id="101495" w:author="מנוע מכני" w:date="2026-10-11T12:04:40Z"/>
        </w:rPr>
      </w:pPr>
      <w:del w:id="101494" w:author="מנוע מכני" w:date="2026-10-11T12:04:40Z">
        <w:r>
          <w:delText xml:space="preserve">•</w:delText>
        </w:r>
      </w:del>
      <w:r>
        <w:t xml:space="preserve"> ר"ש:</w:t>
      </w:r>
    </w:p>
    <w:p w:rsidR="00DA63EC" w:rsidRDefault="00DA63EC" w:rsidP="00DA63EC">
      <w:pPr>
        <w:tabs>
          <w:tab w:val="center" w:pos="2835"/>
        </w:tabs>
        <w:rPr>
          <w:rtl/>
        </w:rPr>
      </w:pPr>
      <w:del w:id="101496" w:author="מנוע מכני" w:date="2026-10-11T12:04:40Z">
        <w:r>
          <w:rPr>
            <w:rtl/>
          </w:rPr>
          <w:delText xml:space="preserve"> </w:delText>
        </w:r>
      </w:del>
      <w:r>
        <w:rPr>
          <w:rtl/>
        </w:rPr>
        <w:t xml:space="preserve">לא</w:t>
      </w:r>
      <w:r>
        <w:rPr>
          <w:rtl/>
        </w:rPr>
        <w:t xml:space="preserve"> היה שם הין.</w:t>
      </w:r>
      <w:r>
        <w:rPr>
          <w:rFonts w:hint="cs"/>
          <w:rtl/>
        </w:rPr>
        <w:t xml:space="preserve"> </w:t>
      </w:r>
    </w:p>
    <w:p>
      <w:pPr>
        <w:pStyle w:val="38"/>
        <w:rPr>
          <w:ins w:id="101497" w:author="מנוע מכני" w:date="2026-10-11T12:04:40Z"/>
        </w:rPr>
      </w:pPr>
      <w:r>
        <w:t>ורבנן</w:t>
      </w:r>
      <w:r>
        <w:t>:</w:t>
      </w:r>
    </w:p>
    <w:p w:rsidR="00DA63EC" w:rsidRDefault="00DA63EC" w:rsidP="00DA63EC">
      <w:pPr>
        <w:tabs>
          <w:tab w:val="center" w:pos="2835"/>
        </w:tabs>
        <w:rPr>
          <w:rtl/>
        </w:rPr>
      </w:pPr>
      <w:del w:id="101498" w:author="מנוע מכני" w:date="2026-10-11T12:04:40Z">
        <w:r w:rsidRPr="00A71A5E">
          <w:rPr>
            <w:rStyle w:val="afffff0"/>
            <w:rFonts w:hint="cs"/>
            <w:rtl/>
          </w:rPr>
          <w:delText xml:space="preserve"> </w:delText>
        </w:r>
      </w:del>
      <w:r w:rsidRPr="00A71A5E">
        <w:rPr>
          <w:rStyle w:val="afffff0"/>
          <w:rFonts w:hint="cs"/>
          <w:rtl/>
        </w:rPr>
        <w:t xml:space="preserve">'</w:t>
      </w:r>
      <w:ins w:id="90933" w:author="Claude - סמנטי" w:date="2026-10-11T12:27:00Z">
        <w:r>
          <w:rPr>
            <w:rStyle w:val="afffff0"/>
            <w:rtl/>
          </w:rPr>
          <w:t xml:space="preserve">וְשֶׁמֶן זַיִת הִין</w:t>
        </w:r>
      </w:ins>
      <w:del w:id="90934" w:author="Claude - סמנטי" w:date="2026-10-11T12:27:00Z">
        <w:r w:rsidRPr="00A71A5E">
          <w:rPr>
            <w:rStyle w:val="afffff0"/>
            <w:rtl/>
          </w:rPr>
          <w:delText xml:space="preserve">ושמן זית הין</w:delText>
        </w:r>
      </w:del>
      <w:r w:rsidRPr="00A71A5E">
        <w:rPr>
          <w:rStyle w:val="afffff0"/>
          <w:rFonts w:hint="cs"/>
          <w:rtl/>
        </w:rPr>
        <w:t>'-</w:t>
      </w:r>
      <w:r>
        <w:rPr>
          <w:rFonts w:hint="cs"/>
          <w:rtl/>
        </w:rPr>
        <w:t xml:space="preserve"> היה הין שעשה משה לשמן המשחה</w:t>
      </w:r>
    </w:p>
    <w:p>
      <w:pPr>
        <w:pStyle w:val="38"/>
        <w:rPr>
          <w:ins w:id="101499" w:author="מנוע מכני" w:date="2026-10-11T12:04:40Z"/>
        </w:rPr>
      </w:pPr>
      <w:del w:id="90231" w:author="מנוע מכני" w:date="2026-10-11T12:04:40Z">
        <w:r>
          <w:delText xml:space="preserve"> </w:delText>
        </w:r>
      </w:del>
      <w:ins w:id="94041" w:author="מנוע מכני" w:date="2026-10-11T12:04:40Z">
        <w:r>
          <w:t xml:space="preserve">מ"ד</w:t>
        </w:r>
      </w:ins>
      <w:del w:id="94042" w:author="מנוע מכני" w:date="2026-10-11T12:04:40Z">
        <w:r>
          <w:tab/>
          <w:delText xml:space="preserve">מר סבר</w:delText>
        </w:r>
      </w:del>
      <w:del w:id="103758" w:author="Claude" w:date="2026-10-11T09:07:48Z">
        <w:r>
          <w:delText xml:space="preserve">	</w:delText>
        </w:r>
      </w:del>
      <w:r>
        <w:t xml:space="preserve">:</w:t>
      </w:r>
    </w:p>
    <w:p w:rsidR="00DA63EC" w:rsidRDefault="00DA63EC" w:rsidP="00DA63EC">
      <w:pPr>
        <w:tabs>
          <w:tab w:val="center" w:pos="2835"/>
        </w:tabs>
        <w:rPr>
          <w:rtl/>
        </w:rPr>
      </w:pPr>
      <w:del w:id="101500" w:author="מנוע מכני" w:date="2026-10-11T12:04:40Z">
        <w:r>
          <w:rPr>
            <w:rtl/>
          </w:rPr>
          <w:tab/>
          <w:delText xml:space="preserve"> </w:delText>
        </w:r>
      </w:del>
      <w:r>
        <w:rPr>
          <w:rtl/>
        </w:rPr>
        <w:tab/>
        <w:t xml:space="preserve">כיון דלדורות </w:t>
      </w:r>
      <w:r>
        <w:rPr>
          <w:rtl/>
        </w:rPr>
        <w:tab/>
        <w:t xml:space="preserve">לא</w:t>
      </w:r>
      <w:r>
        <w:rPr>
          <w:rtl/>
        </w:rPr>
        <w:tab/>
        <w:t xml:space="preserve"> </w:t>
      </w:r>
      <w:ins w:id="96727" w:author="מנוע מכני" w:date="2026-10-11T12:04:40Z">
        <w:r>
          <w:rPr>
            <w:rtl/>
          </w:rPr>
          <w:t xml:space="preserve">היה</w:t>
        </w:r>
      </w:ins>
      <w:del w:id="96728" w:author="מנוע מכני" w:date="2026-10-11T12:04:40Z">
        <w:r>
          <w:rPr>
            <w:rtl/>
          </w:rPr>
          <w:tab/>
          <w:delText xml:space="preserve">הוה</w:delText>
        </w:r>
      </w:del>
      <w:r>
        <w:rPr>
          <w:rtl/>
        </w:rPr>
        <w:tab/>
        <w:t xml:space="preserve"> צריך, </w:t>
      </w:r>
      <w:r>
        <w:rPr>
          <w:rFonts w:hint="cs"/>
          <w:rtl/>
        </w:rPr>
        <w:t>עשאו לשעה ונגנז</w:t>
      </w:r>
      <w:ins w:id="95323" w:author="מנוע מכני" w:date="2026-10-11T12:04:40Z">
        <w:r>
          <w:rPr>
            <w:rtl/>
          </w:rPr>
          <w:t xml:space="preserve">,</w:t>
        </w:r>
      </w:ins>
      <w:del w:id="95324" w:author="מנוע מכני" w:date="2026-10-11T12:04:40Z">
        <w:r>
          <w:rPr>
            <w:rtl/>
          </w:rPr>
          <w:delText xml:space="preserve">;</w:delText>
        </w:r>
      </w:del>
      <w:r>
        <w:rPr>
          <w:rtl/>
        </w:rPr>
        <w:t xml:space="preserve"> </w:t>
      </w:r>
      <w:r w:rsidRPr="00DD1349">
        <w:rPr>
          <w:b/>
          <w:bCs/>
          <w:rtl/>
        </w:rPr>
        <w:t>ואידך</w:t>
      </w:r>
      <w:r>
        <w:rPr>
          <w:rtl/>
        </w:rPr>
        <w:t xml:space="preserve">, כיון </w:t>
      </w:r>
      <w:ins w:id="96729" w:author="מנוע מכני" w:date="2026-10-11T12:04:40Z">
        <w:r>
          <w:rPr>
            <w:rtl/>
          </w:rPr>
          <w:t xml:space="preserve">דהיה</w:t>
        </w:r>
      </w:ins>
      <w:del w:id="96730" w:author="מנוע מכני" w:date="2026-10-11T12:04:40Z">
        <w:r>
          <w:rPr>
            <w:rtl/>
          </w:rPr>
          <w:delText xml:space="preserve">דהוה</w:delText>
        </w:r>
      </w:del>
      <w:r>
        <w:rPr>
          <w:rtl/>
        </w:rPr>
        <w:t xml:space="preserve"> </w:t>
      </w:r>
      <w:ins w:id="96731" w:author="מנוע מכני" w:date="2026-10-11T12:04:40Z">
        <w:r>
          <w:rPr>
            <w:rtl/>
          </w:rPr>
          <w:t xml:space="preserve">היה</w:t>
        </w:r>
      </w:ins>
      <w:del w:id="96732" w:author="מנוע מכני" w:date="2026-10-11T12:04:40Z">
        <w:r>
          <w:rPr>
            <w:rtl/>
          </w:rPr>
          <w:delText xml:space="preserve">הוה</w:delText>
        </w:r>
      </w:del>
      <w:r>
        <w:rPr>
          <w:rtl/>
        </w:rPr>
        <w:t xml:space="preserve">.</w:t>
      </w:r>
    </w:p>
    <w:p w:rsidR="00DA63EC" w:rsidRDefault="00DA63EC" w:rsidP="00DA63EC">
      <w:pPr>
        <w:tabs>
          <w:tab w:val="center" w:pos="2835"/>
        </w:tabs>
        <w:rPr>
          <w:rtl/>
        </w:rPr>
      </w:pPr>
    </w:p>
    <w:p>
      <w:pPr>
        <w:pStyle w:val="38"/>
        <w:rPr>
          <w:ins w:id="101502" w:author="מנוע מכני" w:date="2026-10-11T12:04:40Z"/>
        </w:rPr>
      </w:pPr>
      <w:del w:id="101501" w:author="מנוע מכני" w:date="2026-10-11T12:04:40Z">
        <w:r w:rsidRPr="00F173D0">
          <w:delText xml:space="preserve">•</w:delText>
        </w:r>
      </w:del>
      <w:r w:rsidRPr="00F173D0">
        <w:t xml:space="preserve"> </w:t>
      </w:r>
      <w:r w:rsidRPr="00F173D0">
        <w:t xml:space="preserve">אמר</w:t>
      </w:r>
      <w:r w:rsidRPr="00F173D0">
        <w:t xml:space="preserve"> מר:</w:t>
      </w:r>
    </w:p>
    <w:p w:rsidR="00DA63EC" w:rsidRDefault="00DA63EC" w:rsidP="00DA63EC">
      <w:pPr>
        <w:tabs>
          <w:tab w:val="center" w:pos="2835"/>
        </w:tabs>
        <w:rPr>
          <w:b/>
          <w:bCs/>
          <w:rtl/>
        </w:rPr>
      </w:pPr>
      <w:del w:id="101503" w:author="מנוע מכני" w:date="2026-10-11T12:04:40Z">
        <w:r w:rsidRPr="00F173D0">
          <w:rPr>
            <w:b/>
            <w:bCs/>
            <w:rtl/>
          </w:rPr>
          <w:delText xml:space="preserve"> </w:delText>
        </w:r>
      </w:del>
      <w:r w:rsidRPr="00F173D0">
        <w:rPr>
          <w:b/>
          <w:bCs/>
          <w:rtl/>
        </w:rPr>
        <w:t xml:space="preserve">ואת מי אביא תחתיו.</w:t>
      </w:r>
    </w:p>
    <w:p>
      <w:pPr>
        <w:pStyle w:val="38"/>
        <w:rPr>
          <w:ins w:id="101504" w:author="מנוע מכני" w:date="2026-10-11T12:04:40Z"/>
        </w:rPr>
      </w:pPr>
      <w:r>
        <w:t>כד</w:t>
      </w:r>
      <w:r>
        <w:t xml:space="preserve">רבינא:</w:t>
      </w:r>
    </w:p>
    <w:p w:rsidR="00DA63EC" w:rsidRDefault="00DA63EC" w:rsidP="00DA63EC">
      <w:pPr>
        <w:tabs>
          <w:tab w:val="center" w:pos="2835"/>
        </w:tabs>
        <w:rPr>
          <w:rtl/>
        </w:rPr>
      </w:pPr>
      <w:del w:id="101505" w:author="מנוע מכני" w:date="2026-10-11T12:04:40Z">
        <w:r>
          <w:rPr>
            <w:rtl/>
          </w:rPr>
          <w:delText xml:space="preserve"> </w:delText>
        </w:r>
      </w:del>
      <w:r>
        <w:rPr>
          <w:rtl/>
        </w:rPr>
        <w:t xml:space="preserve">גמירי שתי סמיכות בציבור, </w:t>
      </w:r>
      <w:ins w:id="91919" w:author="מנוע מכני" w:date="2026-10-11T12:04:40Z">
        <w:r>
          <w:rPr>
            <w:rtl/>
          </w:rPr>
          <w:t xml:space="preserve">כאן</w:t>
        </w:r>
      </w:ins>
      <w:del w:id="91920" w:author="מנוע מכני" w:date="2026-10-11T12:04:40Z">
        <w:r>
          <w:rPr>
            <w:rtl/>
          </w:rPr>
          <w:delText xml:space="preserve">הכא</w:delText>
        </w:r>
      </w:del>
      <w:r>
        <w:rPr>
          <w:rtl/>
        </w:rPr>
        <w:t xml:space="preserve"> </w:t>
      </w:r>
      <w:ins w:id="91921" w:author="מנוע מכני" w:date="2026-10-11T12:04:40Z">
        <w:r>
          <w:rPr>
            <w:rtl/>
          </w:rPr>
          <w:t xml:space="preserve">גם</w:t>
        </w:r>
      </w:ins>
      <w:del w:id="91922" w:author="מנוע מכני" w:date="2026-10-11T12:04:40Z">
        <w:r>
          <w:rPr>
            <w:rtl/>
          </w:rPr>
          <w:delText xml:space="preserve">נמי</w:delText>
        </w:r>
      </w:del>
      <w:r>
        <w:rPr>
          <w:rtl/>
        </w:rPr>
        <w:t xml:space="preserve"> גמירי דשבע מדות של לח היו במקדש.</w:t>
      </w:r>
    </w:p>
    <w:p>
      <w:pPr>
        <w:pStyle w:val="38"/>
        <w:rPr>
          <w:ins w:id="101506" w:author="מנוע מכני" w:date="2026-10-11T12:04:40Z"/>
        </w:rPr>
      </w:pPr>
      <w:r>
        <w:t xml:space="preserve">ר' אלעזר בר' צדוק</w:t>
      </w:r>
      <w:del w:id="102576" w:author="מנוע מכני" w:date="2026-10-11T12:04:40Z">
        <w:r>
          <w:delText xml:space="preserve"> אומר</w:delText>
        </w:r>
      </w:del>
      <w:r>
        <w:t xml:space="preserve">:</w:t>
      </w:r>
    </w:p>
    <w:p w:rsidR="00DA63EC" w:rsidRDefault="00DA63EC" w:rsidP="00DA63EC">
      <w:pPr>
        <w:tabs>
          <w:tab w:val="center" w:pos="2835"/>
        </w:tabs>
        <w:rPr>
          <w:rtl/>
        </w:rPr>
      </w:pPr>
      <w:del w:id="101507" w:author="מנוע מכני" w:date="2026-10-11T12:04:40Z">
        <w:r>
          <w:rPr>
            <w:rtl/>
          </w:rPr>
          <w:delText xml:space="preserve"> </w:delText>
        </w:r>
      </w:del>
      <w:r>
        <w:rPr>
          <w:rtl/>
        </w:rPr>
        <w:t xml:space="preserve">שנתות היו בהין.</w:t>
      </w:r>
    </w:p>
    <w:p>
      <w:pPr>
        <w:pStyle w:val="38"/>
        <w:rPr>
          <w:ins w:id="101508" w:author="מנוע מכני" w:date="2026-10-11T12:04:40Z"/>
        </w:rPr>
      </w:pPr>
      <w:r>
        <w:tab/>
      </w:r>
      <w:r>
        <w:t xml:space="preserve">א. </w:t>
      </w:r>
      <w:ins w:id="93615" w:author="מנוע מכני" w:date="2026-10-11T12:04:40Z">
        <w:r>
          <w:t xml:space="preserve">ואין</w:t>
        </w:r>
      </w:ins>
      <w:del w:id="93616" w:author="מנוע מכני" w:date="2026-10-11T12:04:40Z">
        <w:r>
          <w:delText xml:space="preserve">ולית</w:delText>
        </w:r>
      </w:del>
      <w:r>
        <w:t xml:space="preserve"> ל</w:t>
      </w:r>
      <w:r>
        <w:t>ראב</w:t>
      </w:r>
      <w:r>
        <w:t>"</w:t>
      </w:r>
      <w:r>
        <w:t xml:space="preserve">צ </w:t>
      </w:r>
      <w:r>
        <w:t xml:space="preserve">שבע מדות?</w:t>
      </w:r>
    </w:p>
    <w:p w:rsidR="00DA63EC" w:rsidRDefault="00DA63EC" w:rsidP="00DA63EC">
      <w:pPr>
        <w:tabs>
          <w:tab w:val="center" w:pos="2835"/>
        </w:tabs>
        <w:rPr>
          <w:rtl/>
        </w:rPr>
      </w:pPr>
      <w:del w:id="101509" w:author="מנוע מכני" w:date="2026-10-11T12:04:40Z">
        <w:r>
          <w:rPr>
            <w:rtl/>
          </w:rPr>
          <w:delText xml:space="preserve"> </w:delText>
        </w:r>
      </w:del>
      <w:ins w:id="93617" w:author="מנוע מכני" w:date="2026-10-11T12:04:40Z">
        <w:r>
          <w:rPr>
            <w:rtl/>
          </w:rPr>
          <w:t xml:space="preserve">אין</w:t>
        </w:r>
      </w:ins>
      <w:del w:id="93618" w:author="מנוע מכני" w:date="2026-10-11T12:04:40Z">
        <w:r>
          <w:rPr>
            <w:rtl/>
          </w:rPr>
          <w:delText xml:space="preserve">לית</w:delText>
        </w:r>
      </w:del>
      <w:r>
        <w:rPr>
          <w:rtl/>
        </w:rPr>
        <w:t xml:space="preserve"> </w:t>
      </w:r>
      <w:ins w:id="93613" w:author="מנוע מכני" w:date="2026-10-11T12:04:40Z">
        <w:r>
          <w:rPr>
            <w:rtl/>
          </w:rPr>
          <w:t xml:space="preserve">לו</w:t>
        </w:r>
      </w:ins>
      <w:del w:id="93614" w:author="מנוע מכני" w:date="2026-10-11T12:04:40Z">
        <w:r>
          <w:rPr>
            <w:rtl/>
          </w:rPr>
          <w:delText xml:space="preserve">ליה</w:delText>
        </w:r>
      </w:del>
      <w:r>
        <w:rPr>
          <w:rtl/>
        </w:rPr>
        <w:t xml:space="preserve">.</w:t>
      </w:r>
    </w:p>
    <w:p w:rsidR="00DA63EC" w:rsidRDefault="00DA63EC" w:rsidP="00DA63EC">
      <w:pPr>
        <w:tabs>
          <w:tab w:val="center" w:pos="2835"/>
        </w:tabs>
        <w:rPr>
          <w:rtl/>
        </w:rPr>
      </w:pPr>
      <w:r>
        <w:rPr>
          <w:rtl/>
        </w:rPr>
        <w:tab/>
      </w:r>
      <w:r>
        <w:rPr>
          <w:rFonts w:hint="cs"/>
          <w:rtl/>
        </w:rPr>
        <w:t>ב.</w:t>
      </w:r>
      <w:ins w:id="95325" w:author="מנוע מכני" w:date="2026-10-11T12:04:40Z">
        <w:r>
          <w:rPr>
            <w:rtl/>
          </w:rPr>
          <w:t xml:space="preserve"> </w:t>
        </w:r>
      </w:ins>
      <w:del w:id="95326" w:author="מנוע מכני" w:date="2026-10-11T12:04:40Z">
        <w:r>
          <w:rPr>
            <w:rtl/>
          </w:rPr>
          <w:delText xml:space="preserve">  </w:delText>
        </w:r>
      </w:del>
      <w:r>
        <w:rPr>
          <w:rtl/>
        </w:rPr>
        <w:t xml:space="preserve">שבע מדות שבע מדידות.</w:t>
      </w:r>
    </w:p>
    <w:p w:rsidR="00DA63EC" w:rsidRDefault="00DA63EC" w:rsidP="00DA63EC">
      <w:pPr>
        <w:pStyle w:val="affffd"/>
        <w:rPr>
          <w:rtl/>
        </w:rPr>
      </w:pPr>
      <w:r>
        <w:rPr>
          <w:rtl/>
        </w:rPr>
        <w:t>׹</w:t>
      </w:r>
    </w:p>
    <w:p>
      <w:pPr>
        <w:pStyle w:val="MishnaBatzad"/>
        <w:rPr>
          <w:ins w:id="20462" w:author="קלוד" w:date="2026-10-11T09:07:26Z"/>
        </w:rPr>
      </w:pPr>
      <w:ins w:id="20461" w:author="קלוד" w:date="2026-10-11T09:07:26Z">
        <w:r>
          <w:t xml:space="preserve">משנה ג</w:t>
        </w:r>
      </w:ins>
    </w:p>
    <w:p w:rsidR="00DA63EC" w:rsidRPr="000A334C" w:rsidRDefault="00DA63EC" w:rsidP="003B6D22">
      <w:pPr>
        <w:pStyle w:val="afff9"/>
        <w:rPr>
          <w:del w:id="20262" w:author="קלוד" w:date="2026-10-11T09:07:26Z"/>
          <w:rtl/>
        </w:rPr>
      </w:pPr>
      <w:del w:id="20261" w:author="קלוד" w:date="2026-10-11T09:07:26Z">
        <w:r w:rsidRPr="000A334C">
          <w:rPr>
            <w:rtl/>
          </w:rPr>
          <w:delText xml:space="preserve">מתני'.</w:delText>
        </w:r>
      </w:del>
    </w:p>
    <w:p w:rsidR="00DA63EC" w:rsidRPr="000A334C" w:rsidRDefault="00DA63EC" w:rsidP="003B6D22">
      <w:pPr>
        <w:pStyle w:val="afff9"/>
        <w:spacing w:before="120"/>
        <w:rPr>
          <w:rtl/>
        </w:rPr>
        <w:pPrChange w:id="90071" w:author="קלוד" w:date="2026-10-11T12:09:42Z">
          <w:pPr>
            <w:pStyle w:val="afff9"/>
          </w:pPr>
        </w:pPrChange>
      </w:pPr>
      <w:r w:rsidRPr="000A334C">
        <w:rPr>
          <w:rtl/>
        </w:rPr>
        <w:t>רביעית מה היתה משמשת? רביעית מים למצורע, ורביעית שמן לנזיר.</w:t>
      </w:r>
    </w:p>
    <w:p w:rsidR="00DA63EC" w:rsidRPr="000A334C" w:rsidRDefault="00DA63EC" w:rsidP="003B6D22">
      <w:pPr>
        <w:pStyle w:val="afff9"/>
        <w:rPr>
          <w:rtl/>
        </w:rPr>
      </w:pPr>
      <w:r w:rsidRPr="000A334C">
        <w:rPr>
          <w:rtl/>
        </w:rPr>
        <w:t>חצי לוג מה היה משמש? חצי לוג מים לסוטה, וחצי לוג שמן לתודה.</w:t>
      </w:r>
    </w:p>
    <w:p w:rsidR="00DA63EC" w:rsidRPr="000A334C" w:rsidRDefault="00DA63EC" w:rsidP="003B6D22">
      <w:pPr>
        <w:pStyle w:val="afff9"/>
        <w:rPr>
          <w:rtl/>
        </w:rPr>
      </w:pPr>
      <w:r w:rsidRPr="000A334C">
        <w:rPr>
          <w:rtl/>
        </w:rPr>
        <w:t xml:space="preserve">ובלוג היה מודד לכל המנחות, אפילו מנחה של ס' עשרון נותן לה ס' לוג; </w:t>
      </w:r>
    </w:p>
    <w:p w:rsidR="00DA63EC" w:rsidRPr="000A334C" w:rsidRDefault="00DA63EC" w:rsidP="003B6D22">
      <w:pPr>
        <w:pStyle w:val="afff9"/>
        <w:rPr>
          <w:rtl/>
        </w:rPr>
      </w:pPr>
      <w:r>
        <w:rPr>
          <w:rStyle w:val="TanaimMishna"/>
          <w:rtl/>
          <w:rPrChange w:id="103759" w:author="Claude" w:date="2026-10-11T09:07:48Z">
            <w:rPr>
              <w:rtl/>
            </w:rPr>
          </w:rPrChange>
        </w:rPr>
        <w:t xml:space="preserve">ר' אליעזר</w:t>
      </w:r>
      <w:r>
        <w:rPr>
          <w:rtl/>
        </w:rPr>
        <w:t xml:space="preserve"> בן יעקב אומר: אפילו מנחה של ס' עשרון אין לה אלא לוגה, שנאמ': למנחה ולוג שמן.</w:t>
      </w:r>
    </w:p>
    <w:p w:rsidR="00DA63EC" w:rsidRPr="000A334C" w:rsidRDefault="00DA63EC" w:rsidP="003B6D22">
      <w:pPr>
        <w:pStyle w:val="afff9"/>
        <w:rPr>
          <w:rtl/>
        </w:rPr>
      </w:pPr>
      <w:r w:rsidRPr="000A334C">
        <w:rPr>
          <w:rtl/>
        </w:rPr>
        <w:t>ששה לפר, וארבעה לאיל, ושלשה לכבש; שלשה ומחצה למנורה, חצי לוג לכל נר.</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פח:</w:t>
      </w:r>
    </w:p>
    <w:p>
      <w:pPr>
        <w:pStyle w:val="afffff8"/>
        <w:rPr>
          <w:ins w:id="90193" w:author="קלוד" w:date="2026-10-11T12:32:08Z"/>
        </w:rPr>
      </w:pPr>
      <w:ins w:id="90194" w:author="קלוד" w:date="2026-10-11T12:32:08Z">
        <w:r>
          <w:rPr>
            <w:color w:val="7B3F00"/>
          </w:rPr>
          <w:t xml:space="preserve">מדת רביעית - למה נמשחה, למצורע ולנזיר?</w:t>
        </w:r>
      </w:ins>
    </w:p>
    <w:p>
      <w:pPr>
        <w:pStyle w:val="38"/>
        <w:rPr>
          <w:ins w:id="101510" w:author="מנוע מכני" w:date="2026-10-11T12:04:40Z"/>
        </w:rPr>
      </w:pPr>
      <w:ins w:id="96733" w:author="מנוע מכני" w:date="2026-10-11T12:04:40Z">
        <w:r>
          <w:t xml:space="preserve">ישב</w:t>
        </w:r>
      </w:ins>
      <w:del w:id="96734" w:author="מנוע מכני" w:date="2026-10-11T12:04:40Z">
        <w:r>
          <w:delText xml:space="preserve">יתיב</w:delText>
        </w:r>
      </w:del>
      <w:r>
        <w:t xml:space="preserve"> רבי </w:t>
      </w:r>
      <w:ins w:id="95879" w:author="מנוע מכני" w:date="2026-10-11T12:04:40Z">
        <w:r>
          <w:t xml:space="preserve">קשה</w:t>
        </w:r>
      </w:ins>
      <w:del w:id="95880" w:author="מנוע מכני" w:date="2026-10-11T12:04:40Z">
        <w:r>
          <w:delText xml:space="preserve">קשיא</w:delText>
        </w:r>
      </w:del>
      <w:r>
        <w:t xml:space="preserve"> </w:t>
      </w:r>
      <w:ins w:id="93619" w:author="מנוע מכני" w:date="2026-10-11T12:04:40Z">
        <w:r>
          <w:t xml:space="preserve">לו</w:t>
        </w:r>
      </w:ins>
      <w:del w:id="93620" w:author="מנוע מכני" w:date="2026-10-11T12:04:40Z">
        <w:r>
          <w:delText xml:space="preserve">ליה</w:delText>
        </w:r>
      </w:del>
      <w:r>
        <w:t xml:space="preserve">:</w:t>
      </w:r>
    </w:p>
    <w:p w:rsidR="00DA63EC" w:rsidRDefault="00DA63EC" w:rsidP="00DA63EC">
      <w:pPr>
        <w:tabs>
          <w:tab w:val="center" w:pos="2835"/>
        </w:tabs>
        <w:rPr>
          <w:rtl/>
        </w:rPr>
      </w:pPr>
      <w:del w:id="101511" w:author="מנוע מכני" w:date="2026-10-11T12:04:40Z">
        <w:r>
          <w:rPr>
            <w:rtl/>
          </w:rPr>
          <w:delText xml:space="preserve"> </w:delText>
        </w:r>
      </w:del>
      <w:r>
        <w:rPr>
          <w:rtl/>
        </w:rPr>
        <w:t xml:space="preserve">רביעית למה נמשחה? </w:t>
      </w:r>
      <w:ins w:id="96373" w:author="מנוע מכני" w:date="2026-10-11T12:04:40Z">
        <w:r>
          <w:rPr>
            <w:rtl/>
          </w:rPr>
          <w:t xml:space="preserve">אם </w:t>
        </w:r>
      </w:ins>
      <w:del w:id="96374" w:author="מנוע מכני" w:date="2026-10-11T12:04:40Z">
        <w:r>
          <w:rPr>
            <w:rtl/>
          </w:rPr>
          <w:delText xml:space="preserve">אי </w:delText>
        </w:r>
      </w:del>
      <w:r>
        <w:rPr>
          <w:rtl/>
        </w:rPr>
        <w:t xml:space="preserve">מצורע, חוץ הוא!</w:t>
      </w:r>
    </w:p>
    <w:p w:rsidR="00DA63EC" w:rsidRDefault="00DA63EC" w:rsidP="00DA63EC">
      <w:pPr>
        <w:tabs>
          <w:tab w:val="center" w:pos="2835"/>
        </w:tabs>
        <w:rPr>
          <w:rtl/>
        </w:rPr>
      </w:pPr>
      <w:ins w:id="96375" w:author="מנוע מכני" w:date="2026-10-11T12:04:40Z">
        <w:r>
          <w:rPr>
            <w:rtl/>
          </w:rPr>
          <w:t xml:space="preserve">ואם </w:t>
        </w:r>
      </w:ins>
      <w:del w:id="96376" w:author="מנוע מכני" w:date="2026-10-11T12:04:40Z">
        <w:r>
          <w:rPr>
            <w:rtl/>
          </w:rPr>
          <w:delText xml:space="preserve">ואי </w:delText>
        </w:r>
      </w:del>
      <w:r>
        <w:rPr>
          <w:rtl/>
        </w:rPr>
        <w:t xml:space="preserve">נזיר, לחם נזיר בשחיטת איל הוא דקדיש!</w:t>
      </w:r>
    </w:p>
    <w:p>
      <w:pPr>
        <w:pStyle w:val="38"/>
        <w:rPr>
          <w:ins w:id="101512" w:author="מנוע מכני" w:date="2026-10-11T12:04:40Z"/>
        </w:rPr>
      </w:pPr>
      <w:r>
        <w:t>א</w:t>
      </w:r>
      <w:r>
        <w:t>"</w:t>
      </w:r>
      <w:r>
        <w:t>ל</w:t>
      </w:r>
      <w:r>
        <w:t xml:space="preserve"> ר"</w:t>
      </w:r>
      <w:r>
        <w:t>ח</w:t>
      </w:r>
      <w:r>
        <w:t xml:space="preserve">:</w:t>
      </w:r>
    </w:p>
    <w:p w:rsidR="00DA63EC" w:rsidRDefault="00DA63EC" w:rsidP="00DA63EC">
      <w:pPr>
        <w:tabs>
          <w:tab w:val="center" w:pos="2835"/>
        </w:tabs>
        <w:rPr>
          <w:rtl/>
        </w:rPr>
      </w:pPr>
      <w:del w:id="101513" w:author="מנוע מכני" w:date="2026-10-11T12:04:40Z">
        <w:r>
          <w:rPr>
            <w:rtl/>
          </w:rPr>
          <w:delText xml:space="preserve"> </w:delText>
        </w:r>
      </w:del>
      <w:r>
        <w:rPr>
          <w:rtl/>
        </w:rPr>
        <w:t xml:space="preserve">שבה היה מודד לחביתי כהן גדול, רביעית שמן לכל חלה וחלה.</w:t>
      </w:r>
    </w:p>
    <w:p>
      <w:pPr>
        <w:pStyle w:val="38"/>
        <w:rPr>
          <w:ins w:id="101514" w:author="מנוע מכני" w:date="2026-10-11T12:04:40Z"/>
        </w:rPr>
      </w:pPr>
      <w:r>
        <w:t xml:space="preserve">קרי </w:t>
      </w:r>
      <w:ins w:id="93621" w:author="מנוע מכני" w:date="2026-10-11T12:04:40Z">
        <w:r>
          <w:t xml:space="preserve">עליו</w:t>
        </w:r>
      </w:ins>
      <w:del w:id="93622" w:author="מנוע מכני" w:date="2026-10-11T12:04:40Z">
        <w:r>
          <w:delText xml:space="preserve">עליה</w:delText>
        </w:r>
      </w:del>
      <w:r>
        <w:t xml:space="preserve">:</w:t>
      </w:r>
    </w:p>
    <w:p w:rsidR="00DA63EC" w:rsidRDefault="00DA63EC" w:rsidP="00DA63EC">
      <w:pPr>
        <w:tabs>
          <w:tab w:val="center" w:pos="2835"/>
        </w:tabs>
        <w:rPr>
          <w:rtl/>
        </w:rPr>
      </w:pPr>
      <w:del w:id="101515" w:author="מנוע מכני" w:date="2026-10-11T12:04:40Z">
        <w:r>
          <w:rPr>
            <w:rtl/>
          </w:rPr>
          <w:delText xml:space="preserve"> </w:delText>
        </w:r>
      </w:del>
      <w:r>
        <w:rPr>
          <w:rtl/>
        </w:rPr>
        <w:t xml:space="preserve">מארץ מרחק איש עצתי.</w:t>
      </w:r>
    </w:p>
    <w:p w:rsidR="00DA63EC" w:rsidRDefault="00DA63EC" w:rsidP="00DA63EC">
      <w:pPr>
        <w:pStyle w:val="affffd"/>
        <w:rPr>
          <w:del w:id="90115" w:author="מנוע עיצוב" w:date="2026-10-11T12:09:26Z"/>
          <w:rtl/>
        </w:rPr>
      </w:pPr>
      <w:del w:id="90114" w:author="מנוע עיצוב" w:date="2026-10-11T12:09:26Z">
        <w:r>
          <w:rPr>
            <w:rtl/>
          </w:rPr>
          <w:delText xml:space="preserve">׹</w:delText>
        </w:r>
      </w:del>
    </w:p>
    <w:p w:rsidR="00DA63EC" w:rsidRDefault="00DA63EC" w:rsidP="00DA63EC">
      <w:pPr>
        <w:pStyle w:val="affff1"/>
        <w:ind w:end="0"/>
        <w:rPr>
          <w:rtl/>
        </w:rPr>
        <w:pPrChange w:id="20091" w:author="קלוד" w:date="2026-10-11T09:07:26Z">
          <w:pPr>
            <w:pStyle w:val="affff1"/>
            <w:rPr>
              <w:rtl/>
            </w:rPr>
          </w:pPr>
        </w:pPrChange>
      </w:pPr>
      <w:ins w:id="9855" w:author="מספור קטעי משנה" w:date="2026-10-11T09:35:12Z">
        <w:r>
          <w:rPr>
            <w:rStyle w:val="MisparKeta"/>
          </w:rPr>
          <w:t xml:space="preserve">א. </w:t>
        </w:r>
      </w:ins>
      <w:r>
        <w:rPr>
          <w:rtl/>
        </w:rPr>
        <w:t>חצי לוג מה היה משמש.</w:t>
      </w:r>
    </w:p>
    <w:p>
      <w:pPr>
        <w:pStyle w:val="38"/>
        <w:rPr>
          <w:ins w:id="101516" w:author="מנוע מכני" w:date="2026-10-11T12:04:40Z"/>
        </w:rPr>
      </w:pPr>
      <w:ins w:id="96735" w:author="מנוע מכני" w:date="2026-10-11T12:04:40Z">
        <w:r>
          <w:t xml:space="preserve">ישב</w:t>
        </w:r>
      </w:ins>
      <w:del w:id="96736" w:author="מנוע מכני" w:date="2026-10-11T12:04:40Z">
        <w:r w:rsidRPr="005267BD">
          <w:delText xml:space="preserve">יתיב</w:delText>
        </w:r>
      </w:del>
      <w:r w:rsidRPr="005267BD">
        <w:t xml:space="preserve"> רבי </w:t>
      </w:r>
      <w:ins w:id="95881" w:author="מנוע מכני" w:date="2026-10-11T12:04:40Z">
        <w:r>
          <w:t xml:space="preserve">וקשה</w:t>
        </w:r>
      </w:ins>
      <w:del w:id="95882" w:author="מנוע מכני" w:date="2026-10-11T12:04:40Z">
        <w:r w:rsidRPr="005267BD">
          <w:delText xml:space="preserve">וקשיא</w:delText>
        </w:r>
      </w:del>
      <w:r w:rsidRPr="005267BD">
        <w:t xml:space="preserve"> </w:t>
      </w:r>
      <w:ins w:id="93623" w:author="מנוע מכני" w:date="2026-10-11T12:04:40Z">
        <w:r>
          <w:t xml:space="preserve">לו</w:t>
        </w:r>
      </w:ins>
      <w:del w:id="93624" w:author="מנוע מכני" w:date="2026-10-11T12:04:40Z">
        <w:r w:rsidRPr="005267BD">
          <w:delText xml:space="preserve">ליה</w:delText>
        </w:r>
      </w:del>
      <w:r w:rsidRPr="005267BD">
        <w:t xml:space="preserve">:</w:t>
      </w:r>
    </w:p>
    <w:p w:rsidR="00DA63EC" w:rsidRDefault="00DA63EC" w:rsidP="00DA63EC">
      <w:pPr>
        <w:tabs>
          <w:tab w:val="center" w:pos="2835"/>
        </w:tabs>
        <w:rPr>
          <w:spacing w:val="2"/>
          <w:rtl/>
        </w:rPr>
      </w:pPr>
      <w:del w:id="101517" w:author="מנוע מכני" w:date="2026-10-11T12:04:40Z">
        <w:r w:rsidRPr="005267BD">
          <w:rPr>
            <w:spacing w:val="2"/>
            <w:rtl/>
          </w:rPr>
          <w:delText xml:space="preserve"> </w:delText>
        </w:r>
      </w:del>
      <w:r w:rsidRPr="005267BD">
        <w:rPr>
          <w:spacing w:val="2"/>
          <w:rtl/>
        </w:rPr>
        <w:t xml:space="preserve">חצי לוג למה נמשח? </w:t>
      </w:r>
      <w:ins w:id="96377" w:author="מנוע מכני" w:date="2026-10-11T12:04:40Z">
        <w:r>
          <w:rPr>
            <w:spacing w:val="2"/>
            <w:rtl/>
          </w:rPr>
          <w:t xml:space="preserve">אם </w:t>
        </w:r>
      </w:ins>
      <w:del w:id="96378" w:author="מנוע מכני" w:date="2026-10-11T12:04:40Z">
        <w:r w:rsidRPr="005267BD">
          <w:rPr>
            <w:spacing w:val="2"/>
            <w:rtl/>
          </w:rPr>
          <w:delText xml:space="preserve">אי </w:delText>
        </w:r>
      </w:del>
      <w:r w:rsidRPr="005267BD">
        <w:rPr>
          <w:spacing w:val="2"/>
          <w:rtl/>
        </w:rPr>
        <w:t xml:space="preserve">סוטה, וכי חולין הוא דצריכי לקדושי? מים קדושים כתיב!</w:t>
      </w:r>
    </w:p>
    <w:p w:rsidR="00DA63EC" w:rsidRDefault="00DA63EC" w:rsidP="00DA63EC">
      <w:pPr>
        <w:tabs>
          <w:tab w:val="center" w:pos="2835"/>
        </w:tabs>
        <w:rPr>
          <w:rtl/>
        </w:rPr>
      </w:pPr>
      <w:ins w:id="96379" w:author="מנוע מכני" w:date="2026-10-11T12:04:40Z">
        <w:r>
          <w:rPr>
            <w:rtl/>
          </w:rPr>
          <w:t xml:space="preserve">אם </w:t>
        </w:r>
      </w:ins>
      <w:del w:id="96380" w:author="מנוע מכני" w:date="2026-10-11T12:04:40Z">
        <w:r>
          <w:rPr>
            <w:rtl/>
          </w:rPr>
          <w:delText xml:space="preserve">אי </w:delText>
        </w:r>
      </w:del>
      <w:r>
        <w:rPr>
          <w:rtl/>
        </w:rPr>
        <w:t xml:space="preserve">תודה, לחמי תודה בשחיטת תודה הוא דקדשי!</w:t>
      </w:r>
    </w:p>
    <w:p>
      <w:pPr>
        <w:pStyle w:val="38"/>
        <w:rPr>
          <w:ins w:id="101518" w:author="מנוע מכני" w:date="2026-10-11T12:04:40Z"/>
        </w:rPr>
      </w:pPr>
      <w:r>
        <w:t>א</w:t>
      </w:r>
      <w:r>
        <w:t>"</w:t>
      </w:r>
      <w:r>
        <w:t>ל</w:t>
      </w:r>
      <w:r>
        <w:t xml:space="preserve"> ר' שמעון ברבי:</w:t>
      </w:r>
    </w:p>
    <w:p w:rsidR="00DA63EC" w:rsidRDefault="00DA63EC" w:rsidP="00DA63EC">
      <w:pPr>
        <w:tabs>
          <w:tab w:val="center" w:pos="2835"/>
        </w:tabs>
        <w:rPr>
          <w:rtl/>
        </w:rPr>
      </w:pPr>
      <w:del w:id="101519" w:author="מנוע מכני" w:date="2026-10-11T12:04:40Z">
        <w:r>
          <w:rPr>
            <w:rtl/>
          </w:rPr>
          <w:delText xml:space="preserve"> </w:delText>
        </w:r>
      </w:del>
      <w:r>
        <w:rPr>
          <w:rtl/>
        </w:rPr>
        <w:t xml:space="preserve">שבו היה מחלק חצי לוג שמן לכל נר ונר.</w:t>
      </w:r>
    </w:p>
    <w:p>
      <w:pPr>
        <w:pStyle w:val="38"/>
        <w:rPr>
          <w:ins w:id="101520" w:author="מנוע מכני" w:date="2026-10-11T12:04:40Z"/>
        </w:rPr>
      </w:pPr>
      <w:r>
        <w:lastRenderedPageBreak/>
        <w:t xml:space="preserve">א"ל</w:t>
      </w:r>
      <w:r>
        <w:lastRenderedPageBreak/>
        <w:t xml:space="preserve">:</w:t>
      </w:r>
    </w:p>
    <w:p w:rsidR="00DA63EC" w:rsidRDefault="00DA63EC" w:rsidP="00DA63EC">
      <w:pPr>
        <w:tabs>
          <w:tab w:val="center" w:pos="2835"/>
        </w:tabs>
        <w:rPr>
          <w:rtl/>
        </w:rPr>
      </w:pPr>
      <w:del w:id="101521" w:author="מנוע מכני" w:date="2026-10-11T12:04:40Z">
        <w:r>
          <w:rPr>
            <w:rtl/>
          </w:rPr>
          <w:lastRenderedPageBreak/>
          <w:delText xml:space="preserve"> </w:delText>
        </w:r>
      </w:del>
      <w:r>
        <w:rPr>
          <w:rtl/>
        </w:rPr>
        <w:lastRenderedPageBreak/>
        <w:t xml:space="preserve">נר ישראל, כך היה.</w:t>
      </w:r>
    </w:p>
    <w:p>
      <w:pPr>
        <w:pStyle w:val="afffff8"/>
        <w:rPr>
          <w:ins w:id="90191" w:author="קלוד" w:date="2026-10-11T12:32:08Z"/>
        </w:rPr>
      </w:pPr>
      <w:ins w:id="90192" w:author="קלוד" w:date="2026-10-11T12:32:08Z">
        <w:r>
          <w:rPr>
            <w:color w:val="7B3F00"/>
          </w:rPr>
          <w:t xml:space="preserve">נר שכבתה - כמה שמן נותן בה</w:t>
        </w:r>
      </w:ins>
    </w:p>
    <w:p>
      <w:pPr>
        <w:pStyle w:val="38"/>
        <w:rPr>
          <w:ins w:id="101523" w:author="מנוע מכני" w:date="2026-10-11T12:04:40Z"/>
        </w:rPr>
      </w:pPr>
      <w:del w:id="101522" w:author="מנוע מכני" w:date="2026-10-11T12:04:40Z">
        <w:r w:rsidRPr="00336727">
          <w:delText xml:space="preserve">•</w:delText>
        </w:r>
      </w:del>
      <w:r w:rsidRPr="00336727">
        <w:t xml:space="preserve"> </w:t>
      </w:r>
      <w:r w:rsidRPr="00336727">
        <w:t>ארי</w:t>
      </w:r>
      <w:r w:rsidRPr="00336727">
        <w:t>"</w:t>
      </w:r>
      <w:r w:rsidRPr="00336727">
        <w:t>ו מ</w:t>
      </w:r>
      <w:r w:rsidRPr="00336727">
        <w:t xml:space="preserve">רבי:</w:t>
      </w:r>
    </w:p>
    <w:p w:rsidR="00DA63EC" w:rsidRDefault="00DA63EC" w:rsidP="00DA63EC">
      <w:pPr>
        <w:rPr>
          <w:rtl/>
        </w:rPr>
      </w:pPr>
      <w:del w:id="101524" w:author="מנוע מכני" w:date="2026-10-11T12:04:40Z">
        <w:r w:rsidRPr="00336727">
          <w:rPr>
            <w:rtl/>
          </w:rPr>
          <w:delText xml:space="preserve"> </w:delText>
        </w:r>
      </w:del>
      <w:r w:rsidRPr="00336727">
        <w:rPr>
          <w:rtl/>
        </w:rPr>
        <w:t xml:space="preserve">נר שכבתה, נידשן השמן נידשנה הפתילה</w:t>
      </w:r>
      <w:ins w:id="95327" w:author="מנוע מכני" w:date="2026-10-11T12:04:40Z">
        <w:r>
          <w:rPr>
            <w:rtl/>
          </w:rPr>
          <w:t xml:space="preserve">,</w:t>
        </w:r>
      </w:ins>
      <w:del w:id="95328" w:author="מנוע מכני" w:date="2026-10-11T12:04:40Z">
        <w:r w:rsidRPr="00336727">
          <w:rPr>
            <w:rtl/>
          </w:rPr>
          <w:delText xml:space="preserve">;</w:delText>
        </w:r>
      </w:del>
      <w:r w:rsidRPr="00336727">
        <w:rPr>
          <w:rtl/>
        </w:rPr>
        <w:t xml:space="preserve"> כיצד עושה? מטיבה, ונותן בה שמן ומדליקה.</w:t>
      </w:r>
    </w:p>
    <w:p>
      <w:pPr>
        <w:pStyle w:val="38"/>
        <w:rPr>
          <w:ins w:id="101525" w:author="מנוע מכני" w:date="2026-10-11T12:04:40Z"/>
        </w:rPr>
      </w:pPr>
      <w:ins w:id="96737" w:author="מנוע מכני" w:date="2026-10-11T12:04:40Z">
        <w:r>
          <w:t xml:space="preserve">ישב</w:t>
        </w:r>
      </w:ins>
      <w:del w:id="96738" w:author="מנוע מכני" w:date="2026-10-11T12:04:40Z">
        <w:r>
          <w:delText xml:space="preserve">יתיב</w:delText>
        </w:r>
      </w:del>
      <w:r>
        <w:t xml:space="preserve"> ר"</w:t>
      </w:r>
      <w:r>
        <w:t>ז</w:t>
      </w:r>
      <w:r>
        <w:t xml:space="preserve"> ו</w:t>
      </w:r>
      <w:r>
        <w:t>בעי</w:t>
      </w:r>
      <w:r>
        <w:t xml:space="preserve"> לה:</w:t>
      </w:r>
    </w:p>
    <w:p w:rsidR="00DA63EC" w:rsidRDefault="00DA63EC" w:rsidP="00DA63EC">
      <w:pPr>
        <w:tabs>
          <w:tab w:val="center" w:pos="2835"/>
        </w:tabs>
        <w:rPr>
          <w:rtl/>
        </w:rPr>
      </w:pPr>
      <w:del w:id="101526" w:author="מנוע מכני" w:date="2026-10-11T12:04:40Z">
        <w:r>
          <w:rPr>
            <w:rtl/>
          </w:rPr>
          <w:delText xml:space="preserve"> </w:delText>
        </w:r>
      </w:del>
      <w:r>
        <w:rPr>
          <w:rtl/>
        </w:rPr>
        <w:t xml:space="preserve">כשהוא נותן בה שמן, כמדה ראשונה או כמו שחסרה? </w:t>
      </w:r>
    </w:p>
    <w:p w:rsidR="00DA63EC" w:rsidRDefault="00DA63EC" w:rsidP="00DA63EC">
      <w:pPr>
        <w:tabs>
          <w:tab w:val="center" w:pos="2835"/>
        </w:tabs>
        <w:rPr>
          <w:rtl/>
        </w:rPr>
      </w:pPr>
      <w:r>
        <w:rPr>
          <w:rtl/>
        </w:rPr>
        <w:t xml:space="preserve">• </w:t>
      </w:r>
      <w:r>
        <w:rPr>
          <w:rStyle w:val="2fb"/>
          <w:rFonts w:hint="cs"/>
          <w:rtl/>
        </w:rPr>
        <w:t>ארי</w:t>
      </w:r>
      <w:r>
        <w:rPr>
          <w:rStyle w:val="2fb"/>
          <w:rtl/>
        </w:rPr>
        <w:t>"</w:t>
      </w:r>
      <w:r>
        <w:rPr>
          <w:rStyle w:val="2fb"/>
          <w:rFonts w:hint="cs"/>
          <w:rtl/>
        </w:rPr>
        <w:t>ר</w:t>
      </w:r>
      <w:r>
        <w:rPr>
          <w:rtl/>
        </w:rPr>
        <w:t xml:space="preserve">: פשיטא דכמדה ראשונה, </w:t>
      </w:r>
      <w:ins w:id="96381" w:author="מנוע מכני" w:date="2026-10-11T12:04:40Z">
        <w:r>
          <w:rPr>
            <w:rtl/>
          </w:rPr>
          <w:t xml:space="preserve">דאם </w:t>
        </w:r>
      </w:ins>
      <w:del w:id="96382" w:author="מנוע מכני" w:date="2026-10-11T12:04:40Z">
        <w:r>
          <w:rPr>
            <w:rtl/>
          </w:rPr>
          <w:delText xml:space="preserve">דאי </w:delText>
        </w:r>
      </w:del>
      <w:r>
        <w:rPr>
          <w:rtl/>
        </w:rPr>
        <w:t xml:space="preserve">כמה שחסרה, </w:t>
      </w:r>
      <w:ins w:id="95883" w:author="מנוע מכני" w:date="2026-10-11T12:04:40Z">
        <w:r>
          <w:rPr>
            <w:rtl/>
          </w:rPr>
          <w:t xml:space="preserve">מנין</w:t>
        </w:r>
      </w:ins>
      <w:del w:id="95884" w:author="מנוע מכני" w:date="2026-10-11T12:04:40Z">
        <w:r>
          <w:rPr>
            <w:rtl/>
          </w:rPr>
          <w:delText xml:space="preserve">מנא</w:delText>
        </w:r>
      </w:del>
      <w:r>
        <w:rPr>
          <w:rtl/>
        </w:rPr>
        <w:t xml:space="preserve"> </w:t>
      </w:r>
      <w:ins w:id="97657" w:author="מנוע מכני" w:date="2026-10-11T12:04:40Z">
        <w:r>
          <w:rPr>
            <w:rtl/>
          </w:rPr>
          <w:t xml:space="preserve">יודעים</w:t>
        </w:r>
      </w:ins>
      <w:del w:id="97658" w:author="מנוע מכני" w:date="2026-10-11T12:04:40Z">
        <w:r>
          <w:rPr>
            <w:rtl/>
          </w:rPr>
          <w:delText xml:space="preserve">ידעינן</w:delText>
        </w:r>
      </w:del>
      <w:r>
        <w:rPr>
          <w:rtl/>
        </w:rPr>
        <w:t xml:space="preserve"> </w:t>
      </w:r>
      <w:ins w:id="93627" w:author="מנוע מכני" w:date="2026-10-11T12:04:40Z">
        <w:r>
          <w:rPr>
            <w:rtl/>
          </w:rPr>
          <w:t xml:space="preserve">מה</w:t>
        </w:r>
      </w:ins>
      <w:del w:id="93628" w:author="מנוע מכני" w:date="2026-10-11T12:04:40Z">
        <w:r>
          <w:rPr>
            <w:rtl/>
          </w:rPr>
          <w:delText xml:space="preserve">מאי</w:delText>
        </w:r>
      </w:del>
      <w:r>
        <w:rPr>
          <w:rtl/>
        </w:rPr>
        <w:t xml:space="preserve"> חיסר? וכי </w:t>
      </w:r>
      <w:ins w:id="97059" w:author="מנוע מכני" w:date="2026-10-11T12:04:40Z">
        <w:r>
          <w:rPr>
            <w:rtl/>
          </w:rPr>
          <w:t xml:space="preserve">תאמר</w:t>
        </w:r>
      </w:ins>
      <w:del w:id="97060" w:author="מנוע מכני" w:date="2026-10-11T12:04:40Z">
        <w:r>
          <w:rPr>
            <w:rtl/>
          </w:rPr>
          <w:delText xml:space="preserve">תימא</w:delText>
        </w:r>
      </w:del>
      <w:r>
        <w:rPr>
          <w:rtl/>
        </w:rPr>
        <w:t xml:space="preserve"> דמשער </w:t>
      </w:r>
      <w:ins w:id="93625" w:author="מנוע מכני" w:date="2026-10-11T12:04:40Z">
        <w:r>
          <w:rPr>
            <w:rtl/>
          </w:rPr>
          <w:t xml:space="preserve">לו</w:t>
        </w:r>
      </w:ins>
      <w:del w:id="93626" w:author="מנוע מכני" w:date="2026-10-11T12:04:40Z">
        <w:r>
          <w:rPr>
            <w:rtl/>
          </w:rPr>
          <w:delText xml:space="preserve">ליה</w:delText>
        </w:r>
      </w:del>
      <w:r>
        <w:rPr>
          <w:rtl/>
        </w:rPr>
        <w:t xml:space="preserve">, </w:t>
      </w:r>
      <w:r>
        <w:rPr>
          <w:rtl/>
        </w:rPr>
        <w:t xml:space="preserve">א"כ</w:t>
      </w:r>
      <w:r>
        <w:rPr>
          <w:rtl/>
        </w:rPr>
        <w:t xml:space="preserve"> שבע מדות, נפיש </w:t>
      </w:r>
      <w:ins w:id="95745" w:author="מנוע מכני" w:date="2026-10-11T12:04:40Z">
        <w:r>
          <w:rPr>
            <w:rtl/>
          </w:rPr>
          <w:t xml:space="preserve">להם</w:t>
        </w:r>
      </w:ins>
      <w:del w:id="95746" w:author="מנוע מכני" w:date="2026-10-11T12:04:40Z">
        <w:r>
          <w:rPr>
            <w:rtl/>
          </w:rPr>
          <w:delText xml:space="preserve">להו</w:delText>
        </w:r>
      </w:del>
      <w:r>
        <w:rPr>
          <w:rtl/>
        </w:rPr>
        <w:t xml:space="preserve"> מדות </w:t>
      </w:r>
      <w:ins w:id="91923" w:author="מנוע מכני" w:date="2026-10-11T12:04:40Z">
        <w:r>
          <w:rPr>
            <w:rtl/>
          </w:rPr>
          <w:t xml:space="preserve">הרבה</w:t>
        </w:r>
      </w:ins>
      <w:del w:id="91924" w:author="מנוע מכני" w:date="2026-10-11T12:04:40Z">
        <w:r>
          <w:rPr>
            <w:rtl/>
          </w:rPr>
          <w:delText xml:space="preserve">טובא</w:delText>
        </w:r>
      </w:del>
      <w:r>
        <w:rPr>
          <w:rtl/>
        </w:rPr>
        <w:t xml:space="preserve">.</w:t>
      </w:r>
    </w:p>
    <w:p>
      <w:pPr>
        <w:pStyle w:val="38"/>
        <w:rPr>
          <w:ins w:id="101527" w:author="מנוע מכני" w:date="2026-10-11T12:04:40Z"/>
        </w:rPr>
      </w:pPr>
      <w:r>
        <w:t xml:space="preserve">קרי </w:t>
      </w:r>
      <w:ins w:id="93629" w:author="מנוע מכני" w:date="2026-10-11T12:04:40Z">
        <w:r>
          <w:t xml:space="preserve">עליו</w:t>
        </w:r>
      </w:ins>
      <w:del w:id="93630" w:author="מנוע מכני" w:date="2026-10-11T12:04:40Z">
        <w:r>
          <w:delText xml:space="preserve">עליה</w:delText>
        </w:r>
      </w:del>
      <w:r>
        <w:t xml:space="preserve">:</w:t>
      </w:r>
    </w:p>
    <w:p w:rsidR="00DA63EC" w:rsidRDefault="00DA63EC" w:rsidP="00DA63EC">
      <w:pPr>
        <w:tabs>
          <w:tab w:val="center" w:pos="2835"/>
        </w:tabs>
        <w:rPr>
          <w:rtl/>
        </w:rPr>
      </w:pPr>
      <w:del w:id="101528" w:author="מנוע מכני" w:date="2026-10-11T12:04:40Z">
        <w:r w:rsidRPr="00A71A5E">
          <w:rPr>
            <w:rStyle w:val="afffff0"/>
            <w:rtl/>
          </w:rPr>
          <w:delText xml:space="preserve"> </w:delText>
        </w:r>
      </w:del>
      <w:r w:rsidRPr="00A71A5E">
        <w:rPr>
          <w:rStyle w:val="afffff0"/>
          <w:rFonts w:hint="cs"/>
          <w:rtl/>
        </w:rPr>
        <w:t>'</w:t>
      </w:r>
      <w:ins w:id="90935" w:author="Claude - סמנטי" w:date="2026-10-11T12:27:00Z">
        <w:r>
          <w:rPr>
            <w:rStyle w:val="afffff0"/>
            <w:rtl/>
          </w:rPr>
          <w:t xml:space="preserve">וַהֲדָרְךָ צְלַח רְכַב עַל דְּבַר אֱמֶת וְעַנְוָה צֶדֶק</w:t>
        </w:r>
      </w:ins>
      <w:del w:id="90936" w:author="Claude - סמנטי" w:date="2026-10-11T12:27:00Z">
        <w:r w:rsidRPr="00A71A5E">
          <w:rPr>
            <w:rStyle w:val="afffff0"/>
            <w:rtl/>
          </w:rPr>
          <w:delText xml:space="preserve">והדרך צלח רכב על דבר אמת וענוה צדק</w:delText>
        </w:r>
      </w:del>
      <w:r w:rsidRPr="00A71A5E">
        <w:rPr>
          <w:rStyle w:val="afffff0"/>
          <w:rFonts w:hint="cs"/>
          <w:rtl/>
        </w:rPr>
        <w:t>'</w:t>
      </w:r>
      <w:r w:rsidRPr="00A71A5E">
        <w:rPr>
          <w:rStyle w:val="afffff0"/>
          <w:rtl/>
        </w:rPr>
        <w:t>.</w:t>
      </w:r>
    </w:p>
    <w:p>
      <w:pPr>
        <w:pStyle w:val="38"/>
        <w:rPr>
          <w:ins w:id="101530" w:author="מנוע מכני" w:date="2026-10-11T12:04:40Z"/>
        </w:rPr>
      </w:pPr>
      <w:del w:id="101529" w:author="מנוע מכני" w:date="2026-10-11T12:04:40Z">
        <w:r w:rsidRPr="00E55A17">
          <w:delText xml:space="preserve">•</w:delText>
        </w:r>
      </w:del>
      <w:r w:rsidRPr="00E55A17">
        <w:t xml:space="preserve"> איתמר </w:t>
      </w:r>
      <w:ins w:id="91925" w:author="מנוע מכני" w:date="2026-10-11T12:04:40Z">
        <w:r>
          <w:t xml:space="preserve">גם</w:t>
        </w:r>
      </w:ins>
      <w:del w:id="91926" w:author="מנוע מכני" w:date="2026-10-11T12:04:40Z">
        <w:r w:rsidRPr="00E55A17">
          <w:delText xml:space="preserve">נמי</w:delText>
        </w:r>
      </w:del>
      <w:r w:rsidRPr="00E55A17">
        <w:t xml:space="preserve">:</w:t>
      </w:r>
    </w:p>
    <w:p w:rsidR="00DA63EC" w:rsidRDefault="00DA63EC" w:rsidP="00DA63EC">
      <w:pPr>
        <w:tabs>
          <w:tab w:val="center" w:pos="2835"/>
        </w:tabs>
        <w:rPr>
          <w:rtl/>
        </w:rPr>
      </w:pPr>
      <w:del w:id="101531" w:author="מנוע מכני" w:date="2026-10-11T12:04:40Z">
        <w:r w:rsidRPr="00E55A17">
          <w:rPr>
            <w:b/>
            <w:bCs/>
            <w:rtl/>
          </w:rPr>
          <w:delText xml:space="preserve"> </w:delText>
        </w:r>
      </w:del>
      <w:r w:rsidRPr="00E55A17">
        <w:rPr>
          <w:rStyle w:val="2fb"/>
          <w:rFonts w:hint="cs"/>
          <w:b/>
          <w:bCs/>
          <w:rtl/>
        </w:rPr>
        <w:t>ר</w:t>
      </w:r>
      <w:r w:rsidRPr="00E55A17">
        <w:rPr>
          <w:rStyle w:val="2fb"/>
          <w:b/>
          <w:bCs/>
          <w:rtl/>
        </w:rPr>
        <w:t>"</w:t>
      </w:r>
      <w:r w:rsidRPr="00E55A17">
        <w:rPr>
          <w:rStyle w:val="2fb"/>
          <w:rFonts w:hint="cs"/>
          <w:b/>
          <w:bCs/>
          <w:rtl/>
        </w:rPr>
        <w:t xml:space="preserve">א</w:t>
      </w:r>
      <w:r w:rsidRPr="00E55A17">
        <w:rPr>
          <w:rFonts w:hint="cs"/>
          <w:b/>
          <w:bCs/>
          <w:rtl/>
        </w:rPr>
        <w:t xml:space="preserve"> </w:t>
      </w:r>
      <w:r w:rsidRPr="00E55A17">
        <w:rPr>
          <w:rStyle w:val="2fb"/>
          <w:rFonts w:hint="cs"/>
          <w:b/>
          <w:bCs/>
          <w:rtl/>
        </w:rPr>
        <w:t xml:space="preserve">מרי</w:t>
      </w:r>
      <w:r w:rsidRPr="00E55A17">
        <w:rPr>
          <w:rStyle w:val="2fb"/>
          <w:b/>
          <w:bCs/>
          <w:rtl/>
        </w:rPr>
        <w:t>"</w:t>
      </w:r>
      <w:r w:rsidRPr="00E55A17">
        <w:rPr>
          <w:rStyle w:val="2fb"/>
          <w:rFonts w:hint="cs"/>
          <w:b/>
          <w:bCs/>
          <w:rtl/>
        </w:rPr>
        <w:t>ו</w:t>
      </w:r>
      <w:r w:rsidRPr="00E55A17">
        <w:rPr>
          <w:b/>
          <w:bCs/>
          <w:rtl/>
        </w:rPr>
        <w:t xml:space="preserve"> </w:t>
      </w:r>
      <w:r w:rsidRPr="00E55A17">
        <w:rPr>
          <w:rFonts w:hint="cs"/>
          <w:b/>
          <w:bCs/>
          <w:rtl/>
        </w:rPr>
        <w:t xml:space="preserve">[או </w:t>
      </w:r>
      <w:r w:rsidRPr="00E55A17">
        <w:rPr>
          <w:rStyle w:val="2fb"/>
          <w:rFonts w:hint="cs"/>
          <w:b/>
          <w:bCs/>
          <w:rtl/>
        </w:rPr>
        <w:t xml:space="preserve">מר</w:t>
      </w:r>
      <w:r w:rsidRPr="00E55A17">
        <w:rPr>
          <w:rStyle w:val="2fb"/>
          <w:b/>
          <w:bCs/>
          <w:rtl/>
        </w:rPr>
        <w:t>"</w:t>
      </w:r>
      <w:r w:rsidRPr="00E55A17">
        <w:rPr>
          <w:rStyle w:val="2fb"/>
          <w:rFonts w:hint="cs"/>
          <w:b/>
          <w:bCs/>
          <w:rtl/>
        </w:rPr>
        <w:t xml:space="preserve">ח</w:t>
      </w:r>
      <w:r w:rsidRPr="00E55A17">
        <w:rPr>
          <w:rFonts w:hint="cs"/>
          <w:b/>
          <w:bCs/>
          <w:rtl/>
        </w:rPr>
        <w:t xml:space="preserve"> </w:t>
      </w:r>
      <w:r w:rsidRPr="00E55A17">
        <w:rPr>
          <w:rStyle w:val="2fb"/>
          <w:rFonts w:hint="cs"/>
          <w:b/>
          <w:bCs/>
          <w:rtl/>
        </w:rPr>
        <w:t xml:space="preserve">מרבי</w:t>
      </w:r>
      <w:r w:rsidRPr="00E55A17">
        <w:rPr>
          <w:rFonts w:hint="cs"/>
          <w:b/>
          <w:bCs/>
          <w:rtl/>
        </w:rPr>
        <w:t xml:space="preserve">]</w:t>
      </w:r>
      <w:r w:rsidRPr="00E55A17">
        <w:rPr>
          <w:b/>
          <w:bCs/>
          <w:rtl/>
        </w:rPr>
        <w:t>:</w:t>
      </w:r>
      <w:r>
        <w:rPr>
          <w:rtl/>
        </w:rPr>
        <w:t xml:space="preserve"> נר שכבתה, נידשן השמן נידשנה הפתילה</w:t>
      </w:r>
      <w:ins w:id="95329" w:author="מנוע מכני" w:date="2026-10-11T12:04:40Z">
        <w:r>
          <w:rPr>
            <w:rtl/>
          </w:rPr>
          <w:t xml:space="preserve">,</w:t>
        </w:r>
      </w:ins>
      <w:del w:id="95330" w:author="מנוע מכני" w:date="2026-10-11T12:04:40Z">
        <w:r>
          <w:rPr>
            <w:rtl/>
          </w:rPr>
          <w:delText xml:space="preserve">;</w:delText>
        </w:r>
      </w:del>
      <w:r>
        <w:rPr>
          <w:rtl/>
        </w:rPr>
        <w:t xml:space="preserve"> כיצד עושה? מטיבה, ונותן בה שמן כמדה ראשונה ומדליקה.</w:t>
      </w:r>
    </w:p>
    <w:p>
      <w:pPr>
        <w:pStyle w:val="afffff8"/>
        <w:rPr>
          <w:ins w:id="90189" w:author="קלוד" w:date="2026-10-11T12:32:08Z"/>
        </w:rPr>
      </w:pPr>
      <w:ins w:id="90190" w:author="קלוד" w:date="2026-10-11T12:32:08Z">
        <w:r>
          <w:rPr>
            <w:color w:val="7B3F00"/>
          </w:rPr>
          <w:t xml:space="preserve">נרות המנורה - של פרקים או מן הככר?</w:t>
        </w:r>
      </w:ins>
    </w:p>
    <w:p>
      <w:pPr>
        <w:pStyle w:val="38"/>
        <w:rPr>
          <w:ins w:id="101533" w:author="מנוע מכני" w:date="2026-10-11T12:04:40Z"/>
        </w:rPr>
      </w:pPr>
      <w:del w:id="101532" w:author="מנוע מכני" w:date="2026-10-11T12:04:40Z">
        <w:r>
          <w:delText xml:space="preserve">•</w:delText>
        </w:r>
      </w:del>
      <w:r>
        <w:t xml:space="preserve"> </w:t>
      </w:r>
      <w:r>
        <w:t>רהבדר</w:t>
      </w:r>
      <w:r>
        <w:t>"</w:t>
      </w:r>
      <w:r>
        <w:t xml:space="preserve">י</w:t>
      </w:r>
      <w:ins w:id="95331" w:author="מנוע מכני" w:date="2026-10-11T12:04:40Z">
        <w:r>
          <w:t xml:space="preserve"> </w:t>
        </w:r>
      </w:ins>
      <w:del w:id="95332" w:author="מנוע מכני" w:date="2026-10-11T12:04:40Z">
        <w:r>
          <w:delText xml:space="preserve">  </w:delText>
        </w:r>
      </w:del>
      <w:r>
        <w:t xml:space="preserve">מר</w:t>
      </w:r>
      <w:r>
        <w:t>"</w:t>
      </w:r>
      <w:r>
        <w:t>ש</w:t>
      </w:r>
      <w:r>
        <w:t xml:space="preserve">:</w:t>
      </w:r>
    </w:p>
    <w:p w:rsidR="00DA63EC" w:rsidRDefault="00DA63EC" w:rsidP="00DA63EC">
      <w:pPr>
        <w:tabs>
          <w:tab w:val="center" w:pos="2835"/>
        </w:tabs>
        <w:rPr>
          <w:rtl/>
        </w:rPr>
      </w:pPr>
      <w:del w:id="101534" w:author="מנוע מכני" w:date="2026-10-11T12:04:40Z">
        <w:r>
          <w:rPr>
            <w:rtl/>
          </w:rPr>
          <w:delText xml:space="preserve"> </w:delText>
        </w:r>
      </w:del>
      <w:r>
        <w:rPr>
          <w:rtl/>
        </w:rPr>
        <w:t xml:space="preserve">נר שבמקדש של פרקים ה</w:t>
      </w:r>
      <w:r>
        <w:rPr>
          <w:rFonts w:hint="cs"/>
          <w:rtl/>
        </w:rPr>
        <w:t>י</w:t>
      </w:r>
      <w:r>
        <w:rPr>
          <w:rtl/>
        </w:rPr>
        <w:t xml:space="preserve">ה, </w:t>
      </w:r>
      <w:r>
        <w:rPr>
          <w:rFonts w:hint="cs"/>
          <w:rtl/>
        </w:rPr>
        <w:t>ד</w:t>
      </w:r>
      <w:r>
        <w:rPr>
          <w:rtl/>
        </w:rPr>
        <w:t>סבר:</w:t>
      </w:r>
      <w:r w:rsidRPr="00A71A5E">
        <w:rPr>
          <w:rStyle w:val="afffff0"/>
          <w:rtl/>
        </w:rPr>
        <w:t xml:space="preserve"> </w:t>
      </w:r>
      <w:r w:rsidRPr="00A71A5E">
        <w:rPr>
          <w:rStyle w:val="afffff0"/>
          <w:rFonts w:hint="cs"/>
          <w:rtl/>
        </w:rPr>
        <w:t>'</w:t>
      </w:r>
      <w:r w:rsidRPr="00A71A5E">
        <w:rPr>
          <w:rStyle w:val="afffff0"/>
          <w:rtl/>
        </w:rPr>
        <w:t>ככר ומקשה</w:t>
      </w:r>
      <w:r w:rsidRPr="00A71A5E">
        <w:rPr>
          <w:rStyle w:val="afffff0"/>
          <w:rFonts w:hint="cs"/>
          <w:rtl/>
        </w:rPr>
        <w:t>'</w:t>
      </w:r>
      <w:r w:rsidRPr="00A71A5E">
        <w:rPr>
          <w:rStyle w:val="afffff0"/>
          <w:rtl/>
        </w:rPr>
        <w:t xml:space="preserve"> </w:t>
      </w:r>
      <w:r>
        <w:rPr>
          <w:rtl/>
        </w:rPr>
        <w:t xml:space="preserve">- אמנורה ונרותיה כתיב, כיון </w:t>
      </w:r>
      <w:ins w:id="97659" w:author="מנוע מכני" w:date="2026-10-11T12:04:40Z">
        <w:r>
          <w:rPr>
            <w:rtl/>
          </w:rPr>
          <w:t xml:space="preserve">דצריכה</w:t>
        </w:r>
      </w:ins>
      <w:del w:id="97660" w:author="מנוע מכני" w:date="2026-10-11T12:04:40Z">
        <w:r>
          <w:rPr>
            <w:rtl/>
          </w:rPr>
          <w:delText xml:space="preserve">דמיבעיא</w:delText>
        </w:r>
      </w:del>
      <w:r>
        <w:rPr>
          <w:rtl/>
        </w:rPr>
        <w:t xml:space="preserve"> הטבה, </w:t>
      </w:r>
      <w:ins w:id="96383" w:author="מנוע מכני" w:date="2026-10-11T12:04:40Z">
        <w:r>
          <w:rPr>
            <w:rtl/>
          </w:rPr>
          <w:t xml:space="preserve">אם </w:t>
        </w:r>
      </w:ins>
      <w:del w:id="96384" w:author="מנוע מכני" w:date="2026-10-11T12:04:40Z">
        <w:r>
          <w:rPr>
            <w:rtl/>
          </w:rPr>
          <w:delText xml:space="preserve">אי </w:delText>
        </w:r>
      </w:del>
      <w:ins w:id="91927" w:author="מנוע מכני" w:date="2026-10-11T12:04:40Z">
        <w:r>
          <w:rPr>
            <w:rtl/>
          </w:rPr>
          <w:t xml:space="preserve">לא</w:t>
        </w:r>
      </w:ins>
      <w:del w:id="91928" w:author="מנוע מכני" w:date="2026-10-11T12:04:40Z">
        <w:r>
          <w:rPr>
            <w:rtl/>
          </w:rPr>
          <w:delText xml:space="preserve">לאו</w:delText>
        </w:r>
      </w:del>
      <w:r>
        <w:rPr>
          <w:rtl/>
        </w:rPr>
        <w:t xml:space="preserve"> דפרקים הוי </w:t>
      </w:r>
      <w:r>
        <w:rPr>
          <w:rtl/>
        </w:rPr>
        <w:t xml:space="preserve">לא</w:t>
      </w:r>
      <w:r>
        <w:rPr>
          <w:rtl/>
        </w:rPr>
        <w:t xml:space="preserve"> </w:t>
      </w:r>
      <w:ins w:id="96739" w:author="מנוע מכני" w:date="2026-10-11T12:04:40Z">
        <w:r>
          <w:rPr>
            <w:rtl/>
          </w:rPr>
          <w:t xml:space="preserve">היה</w:t>
        </w:r>
      </w:ins>
      <w:del w:id="96740" w:author="מנוע מכני" w:date="2026-10-11T12:04:40Z">
        <w:r>
          <w:rPr>
            <w:rtl/>
          </w:rPr>
          <w:delText xml:space="preserve">הוה</w:delText>
        </w:r>
      </w:del>
      <w:r>
        <w:rPr>
          <w:rtl/>
        </w:rPr>
        <w:t xml:space="preserve"> מטייבא </w:t>
      </w:r>
      <w:ins w:id="93631" w:author="מנוע מכני" w:date="2026-10-11T12:04:40Z">
        <w:r>
          <w:rPr>
            <w:rtl/>
          </w:rPr>
          <w:t xml:space="preserve">לו</w:t>
        </w:r>
      </w:ins>
      <w:del w:id="93632" w:author="מנוע מכני" w:date="2026-10-11T12:04:40Z">
        <w:r>
          <w:rPr>
            <w:rtl/>
          </w:rPr>
          <w:delText xml:space="preserve">ליה</w:delText>
        </w:r>
      </w:del>
      <w:r>
        <w:rPr>
          <w:rtl/>
        </w:rPr>
        <w:t xml:space="preserve">.</w:t>
      </w:r>
    </w:p>
    <w:p>
      <w:pPr>
        <w:pStyle w:val="38"/>
        <w:rPr>
          <w:ins w:id="101536" w:author="מנוע מכני" w:date="2026-10-11T12:04:40Z"/>
        </w:rPr>
      </w:pPr>
      <w:del w:id="101535" w:author="מנוע מכני" w:date="2026-10-11T12:04:40Z">
        <w:r>
          <w:delText xml:space="preserve">•</w:delText>
        </w:r>
      </w:del>
      <w:r>
        <w:t xml:space="preserve"> מיתיבי:</w:t>
      </w:r>
    </w:p>
    <w:p w:rsidR="00DA63EC" w:rsidRDefault="00DA63EC" w:rsidP="00DA63EC">
      <w:pPr>
        <w:tabs>
          <w:tab w:val="center" w:pos="2835"/>
        </w:tabs>
        <w:rPr>
          <w:rtl/>
        </w:rPr>
      </w:pPr>
      <w:del w:id="101537" w:author="מנוע מכני" w:date="2026-10-11T12:04:40Z">
        <w:r>
          <w:rPr>
            <w:rtl/>
          </w:rPr>
          <w:delText xml:space="preserve"> </w:delText>
        </w:r>
      </w:del>
      <w:r>
        <w:rPr>
          <w:rtl/>
        </w:rPr>
        <w:t xml:space="preserve">כיצד עושה? מסלקן ומניחן באוהל, ומקנחן בספוג, ונותן בהן שמן ומדליקן!</w:t>
      </w:r>
    </w:p>
    <w:p w:rsidR="00DA63EC" w:rsidRDefault="00DA63EC" w:rsidP="00DA63EC">
      <w:pPr>
        <w:tabs>
          <w:tab w:val="center" w:pos="2835"/>
        </w:tabs>
        <w:rPr>
          <w:rtl/>
        </w:rPr>
      </w:pPr>
      <w:r>
        <w:rPr>
          <w:rFonts w:hint="cs"/>
          <w:rtl/>
        </w:rPr>
        <w:t>דאמר כחכמים ד</w:t>
      </w:r>
      <w:r>
        <w:rPr>
          <w:rtl/>
        </w:rPr>
        <w:t xml:space="preserve">לא היתה זזה ממקומה, </w:t>
      </w:r>
      <w:r>
        <w:rPr>
          <w:rFonts w:hint="cs"/>
          <w:rtl/>
        </w:rPr>
        <w:t xml:space="preserve">והיינו </w:t>
      </w:r>
      <w:r>
        <w:rPr>
          <w:rStyle w:val="2fb"/>
          <w:rFonts w:hint="cs"/>
          <w:rtl/>
        </w:rPr>
        <w:t xml:space="preserve">כראבר</w:t>
      </w:r>
      <w:r>
        <w:rPr>
          <w:rStyle w:val="2fb"/>
          <w:rtl/>
        </w:rPr>
        <w:t>"</w:t>
      </w:r>
      <w:r>
        <w:rPr>
          <w:rStyle w:val="2fb"/>
          <w:rFonts w:hint="cs"/>
          <w:rtl/>
        </w:rPr>
        <w:t>צ</w:t>
      </w:r>
      <w:r>
        <w:rPr>
          <w:rtl/>
        </w:rPr>
        <w:t>: כמין טס של זהב היה לה על גבה, כשהוא מטיבה דוחקו כלפי פיה, כשהוא נותן בה שמן דוחקו כלפי ראשה.</w:t>
      </w:r>
    </w:p>
    <w:p w:rsidR="00DA63EC" w:rsidRPr="00FE1B89" w:rsidRDefault="00DA63EC" w:rsidP="00DA63EC">
      <w:pPr>
        <w:tabs>
          <w:tab w:val="center" w:pos="2835"/>
        </w:tabs>
        <w:rPr>
          <w:spacing w:val="-2"/>
          <w:rtl/>
        </w:rPr>
      </w:pPr>
      <w:ins w:id="90247" w:author="Claude - סמנטי" w:date="2026-10-11T12:27:00Z">
        <w:r>
          <w:rPr>
            <w:spacing w:val="-2"/>
            <w:rtl/>
          </w:rPr>
          <w:t xml:space="preserve">ובמחלוקת</w:t>
        </w:r>
      </w:ins>
      <w:del w:id="90248" w:author="Claude - סמנטי" w:date="2026-10-11T12:27:00Z">
        <w:r w:rsidRPr="00FE1B89">
          <w:rPr>
            <w:spacing w:val="-2"/>
            <w:rtl/>
          </w:rPr>
          <w:delText xml:space="preserve">ובפלוגתא</w:delText>
        </w:r>
      </w:del>
      <w:r w:rsidRPr="00FE1B89">
        <w:rPr>
          <w:spacing w:val="-2"/>
          <w:rtl/>
        </w:rPr>
        <w:t xml:space="preserve"> </w:t>
      </w:r>
      <w:ins w:id="93633" w:author="מנוע מכני" w:date="2026-10-11T12:04:40Z">
        <w:r>
          <w:rPr>
            <w:spacing w:val="-2"/>
            <w:rtl/>
          </w:rPr>
          <w:t xml:space="preserve">דאלו</w:t>
        </w:r>
      </w:ins>
      <w:del w:id="93634" w:author="מנוע מכני" w:date="2026-10-11T12:04:40Z">
        <w:r w:rsidRPr="00FE1B89">
          <w:rPr>
            <w:spacing w:val="-2"/>
            <w:rtl/>
          </w:rPr>
          <w:delText xml:space="preserve">דהני</w:delText>
        </w:r>
      </w:del>
      <w:r w:rsidRPr="00FE1B89">
        <w:rPr>
          <w:spacing w:val="-2"/>
          <w:rtl/>
        </w:rPr>
        <w:t xml:space="preserve"> תנאי, </w:t>
      </w:r>
      <w:r w:rsidRPr="00FE1B89">
        <w:rPr>
          <w:spacing w:val="-2"/>
          <w:rtl/>
        </w:rPr>
        <w:t xml:space="preserve">דתניא</w:t>
      </w:r>
      <w:r w:rsidRPr="00FE1B89">
        <w:rPr>
          <w:spacing w:val="-2"/>
          <w:rtl/>
        </w:rPr>
        <w:t xml:space="preserve">: מנורה ונרותיה באות מן הככר, ואין מלקחיה ומחתותיה מן הככר</w:t>
      </w:r>
      <w:ins w:id="95333" w:author="מנוע מכני" w:date="2026-10-11T12:04:40Z">
        <w:r>
          <w:rPr>
            <w:spacing w:val="-2"/>
            <w:rtl/>
          </w:rPr>
          <w:t xml:space="preserve">,</w:t>
        </w:r>
      </w:ins>
      <w:del w:id="95334" w:author="מנוע מכני" w:date="2026-10-11T12:04:40Z">
        <w:r w:rsidRPr="00FE1B89">
          <w:rPr>
            <w:spacing w:val="-2"/>
            <w:rtl/>
          </w:rPr>
          <w:delText xml:space="preserve">;</w:delText>
        </w:r>
      </w:del>
      <w:r w:rsidRPr="00FE1B89">
        <w:rPr>
          <w:spacing w:val="-2"/>
          <w:rtl/>
        </w:rPr>
        <w:t xml:space="preserve"> </w:t>
      </w:r>
    </w:p>
    <w:p>
      <w:pPr>
        <w:pStyle w:val="38"/>
        <w:rPr>
          <w:ins w:id="101538" w:author="מנוע מכני" w:date="2026-10-11T12:04:40Z"/>
        </w:rPr>
      </w:pPr>
      <w:r>
        <w:t xml:space="preserve">ר' נחמיה</w:t>
      </w:r>
      <w:del w:id="102577" w:author="מנוע מכני" w:date="2026-10-11T12:04:40Z">
        <w:r>
          <w:delText xml:space="preserve"> אומר</w:delText>
        </w:r>
      </w:del>
      <w:r>
        <w:t xml:space="preserve">:</w:t>
      </w:r>
    </w:p>
    <w:p w:rsidR="00DA63EC" w:rsidRDefault="00DA63EC" w:rsidP="00DA63EC">
      <w:pPr>
        <w:tabs>
          <w:tab w:val="center" w:pos="2835"/>
        </w:tabs>
        <w:rPr>
          <w:rtl/>
        </w:rPr>
      </w:pPr>
      <w:del w:id="101539" w:author="מנוע מכני" w:date="2026-10-11T12:04:40Z">
        <w:r>
          <w:rPr>
            <w:rtl/>
          </w:rPr>
          <w:delText xml:space="preserve"> </w:delText>
        </w:r>
      </w:del>
      <w:r>
        <w:rPr>
          <w:rtl/>
        </w:rPr>
        <w:t xml:space="preserve">מנורה היתה באה מן הככר, ולא נרותיה ומלקחיה ומחתותיה באות מן הככר.</w:t>
      </w:r>
    </w:p>
    <w:p w:rsidR="00DA63EC" w:rsidRDefault="00DA63EC" w:rsidP="00DA63EC">
      <w:pPr>
        <w:tabs>
          <w:tab w:val="center" w:pos="2835"/>
        </w:tabs>
        <w:rPr>
          <w:rtl/>
        </w:rPr>
      </w:pPr>
      <w:r>
        <w:rPr>
          <w:rFonts w:hint="cs"/>
          <w:rtl/>
        </w:rPr>
        <w:t xml:space="preserve">ופלגי בהך </w:t>
      </w:r>
      <w:r w:rsidRPr="00664445">
        <w:rPr>
          <w:rStyle w:val="afffff0"/>
          <w:rFonts w:hint="cs"/>
          <w:rtl/>
        </w:rPr>
        <w:t>ד'</w:t>
      </w:r>
      <w:ins w:id="90937" w:author="Claude - סמנטי" w:date="2026-10-11T12:27:00Z">
        <w:r>
          <w:rPr>
            <w:rStyle w:val="afffff0"/>
            <w:rtl/>
          </w:rPr>
          <w:t xml:space="preserve">כִּכָּר זָהָב טָהוֹר יַעֲשֶׂה אוֹתָהּ</w:t>
        </w:r>
      </w:ins>
      <w:del w:id="90938" w:author="Claude - סמנטי" w:date="2026-10-11T12:27:00Z">
        <w:r w:rsidRPr="00664445">
          <w:rPr>
            <w:rStyle w:val="afffff0"/>
            <w:rtl/>
          </w:rPr>
          <w:delText xml:space="preserve">ככר זהב טהור יעשה אותה</w:delText>
        </w:r>
      </w:del>
      <w:r w:rsidRPr="00664445">
        <w:rPr>
          <w:rStyle w:val="afffff0"/>
          <w:rFonts w:hint="cs"/>
          <w:rtl/>
        </w:rPr>
        <w:t>'</w:t>
      </w:r>
      <w:r w:rsidRPr="00664445">
        <w:rPr>
          <w:rStyle w:val="afffff0"/>
          <w:rtl/>
        </w:rPr>
        <w:t xml:space="preserve"> </w:t>
      </w:r>
      <w:r>
        <w:rPr>
          <w:rtl/>
        </w:rPr>
        <w:t xml:space="preserve">- למדנו למנורה שבאה מן הככר, </w:t>
      </w:r>
    </w:p>
    <w:p w:rsidR="00DA63EC" w:rsidRDefault="00DA63EC" w:rsidP="00DA63EC">
      <w:pPr>
        <w:tabs>
          <w:tab w:val="center" w:pos="2835"/>
        </w:tabs>
        <w:rPr>
          <w:rtl/>
        </w:rPr>
      </w:pPr>
      <w:r>
        <w:rPr>
          <w:rtl/>
        </w:rPr>
        <w:tab/>
      </w:r>
      <w:del w:id="90232" w:author="מנוע מכני" w:date="2026-10-11T12:04:40Z">
        <w:r>
          <w:rPr>
            <w:rFonts w:hint="cs"/>
            <w:rtl/>
          </w:rPr>
          <w:delText xml:space="preserve">  </w:delText>
        </w:r>
        <w:r w:rsidRPr="00A71A5E">
          <w:rPr>
            <w:rStyle w:val="afffff0"/>
            <w:rFonts w:hint="cs"/>
            <w:rtl/>
          </w:rPr>
          <w:delText xml:space="preserve"> </w:delText>
        </w:r>
      </w:del>
      <w:r w:rsidRPr="00A71A5E">
        <w:rPr>
          <w:rStyle w:val="afffff0"/>
          <w:rFonts w:hint="cs"/>
          <w:rtl/>
        </w:rPr>
        <w:t xml:space="preserve">'</w:t>
      </w:r>
      <w:r w:rsidRPr="00A71A5E">
        <w:rPr>
          <w:rStyle w:val="afffff0"/>
          <w:rtl/>
        </w:rPr>
        <w:t>את כל הכלים האלה</w:t>
      </w:r>
      <w:r w:rsidRPr="00A71A5E">
        <w:rPr>
          <w:rStyle w:val="afffff0"/>
          <w:rFonts w:hint="cs"/>
          <w:rtl/>
        </w:rPr>
        <w:t xml:space="preserve">' </w:t>
      </w:r>
      <w:r>
        <w:rPr>
          <w:rFonts w:hint="cs"/>
          <w:rtl/>
        </w:rPr>
        <w:t>לרבות נרותיה</w:t>
      </w:r>
      <w:r>
        <w:rPr>
          <w:rtl/>
        </w:rPr>
        <w:t xml:space="preserve">, </w:t>
      </w:r>
    </w:p>
    <w:p w:rsidR="00DA63EC" w:rsidRDefault="00DA63EC" w:rsidP="00DA63EC">
      <w:pPr>
        <w:tabs>
          <w:tab w:val="center" w:pos="2835"/>
        </w:tabs>
        <w:rPr>
          <w:rtl/>
        </w:rPr>
      </w:pPr>
      <w:r>
        <w:rPr>
          <w:rtl/>
        </w:rPr>
        <w:tab/>
      </w:r>
      <w:del w:id="90233" w:author="מנוע מכני" w:date="2026-10-11T12:04:40Z">
        <w:r>
          <w:rPr>
            <w:rFonts w:hint="cs"/>
            <w:rtl/>
          </w:rPr>
          <w:delText xml:space="preserve">   </w:delText>
        </w:r>
        <w:r w:rsidRPr="00A71A5E">
          <w:rPr>
            <w:rStyle w:val="afffff0"/>
            <w:rFonts w:hint="cs"/>
            <w:rtl/>
          </w:rPr>
          <w:delText xml:space="preserve"> </w:delText>
        </w:r>
      </w:del>
      <w:r w:rsidRPr="00A71A5E">
        <w:rPr>
          <w:rStyle w:val="afffff0"/>
          <w:rFonts w:hint="cs"/>
          <w:rtl/>
        </w:rPr>
        <w:t xml:space="preserve">'</w:t>
      </w:r>
      <w:ins w:id="90939" w:author="Claude - סמנטי" w:date="2026-10-11T12:27:00Z">
        <w:r>
          <w:rPr>
            <w:rStyle w:val="afffff0"/>
            <w:rFonts w:hint="cs"/>
            <w:rtl/>
          </w:rPr>
          <w:t xml:space="preserve">אוֹתָהּ</w:t>
        </w:r>
      </w:ins>
      <w:del w:id="90940" w:author="Claude - סמנטי" w:date="2026-10-11T12:27:00Z">
        <w:r w:rsidRPr="00A71A5E">
          <w:rPr>
            <w:rStyle w:val="afffff0"/>
            <w:rFonts w:hint="cs"/>
            <w:rtl/>
          </w:rPr>
          <w:delText xml:space="preserve">אותה</w:delText>
        </w:r>
      </w:del>
      <w:r w:rsidRPr="00A71A5E">
        <w:rPr>
          <w:rStyle w:val="afffff0"/>
          <w:rFonts w:hint="cs"/>
          <w:rtl/>
        </w:rPr>
        <w:t xml:space="preserve">' </w:t>
      </w:r>
      <w:r>
        <w:rPr>
          <w:rFonts w:hint="cs"/>
          <w:rtl/>
        </w:rPr>
        <w:t xml:space="preserve">לרבות </w:t>
      </w:r>
      <w:r>
        <w:rPr>
          <w:rtl/>
        </w:rPr>
        <w:t xml:space="preserve">מלקחיה ומחתותיה? </w:t>
      </w:r>
    </w:p>
    <w:p w:rsidR="00DA63EC" w:rsidRDefault="00DA63EC" w:rsidP="00DA63EC">
      <w:pPr>
        <w:pStyle w:val="affffb"/>
        <w:rPr>
          <w:rtl/>
        </w:rPr>
      </w:pPr>
      <w:r>
        <w:rPr>
          <w:rtl/>
        </w:rPr>
        <w:t xml:space="preserve">- </w:t>
      </w:r>
      <w:ins w:id="93635" w:author="מנוע מכני" w:date="2026-10-11T12:04:40Z">
        <w:r>
          <w:rPr>
            <w:rtl/>
          </w:rPr>
          <w:t xml:space="preserve">שני</w:t>
        </w:r>
      </w:ins>
      <w:del w:id="93636" w:author="מנוע מכני" w:date="2026-10-11T12:04:40Z">
        <w:r>
          <w:rPr>
            <w:rtl/>
          </w:rPr>
          <w:delText xml:space="preserve">תרי</w:delText>
        </w:r>
      </w:del>
      <w:r>
        <w:rPr>
          <w:rtl/>
        </w:rPr>
        <w:t xml:space="preserve"> תנאי ואליבא </w:t>
      </w:r>
      <w:r>
        <w:rPr>
          <w:rStyle w:val="2fb"/>
          <w:rtl/>
        </w:rPr>
        <w:t xml:space="preserve">דרבי</w:t>
      </w:r>
      <w:r>
        <w:rPr>
          <w:rtl/>
        </w:rPr>
        <w:t xml:space="preserve"> נחמיה.</w:t>
      </w:r>
    </w:p>
    <w:p w:rsidR="00DA63EC" w:rsidRDefault="00DA63EC" w:rsidP="00DA63EC">
      <w:pPr>
        <w:tabs>
          <w:tab w:val="center" w:pos="2835"/>
        </w:tabs>
        <w:rPr>
          <w:rtl/>
        </w:rPr>
      </w:pPr>
      <w:r>
        <w:rPr>
          <w:rStyle w:val="2fb"/>
          <w:rtl/>
        </w:rPr>
        <w:t>ר</w:t>
      </w:r>
      <w:r>
        <w:rPr>
          <w:rStyle w:val="2fb"/>
          <w:rFonts w:hint="cs"/>
          <w:rtl/>
        </w:rPr>
        <w:t>יב</w:t>
      </w:r>
      <w:r>
        <w:rPr>
          <w:rStyle w:val="2fb"/>
          <w:rtl/>
        </w:rPr>
        <w:t>"</w:t>
      </w:r>
      <w:r>
        <w:rPr>
          <w:rStyle w:val="2fb"/>
          <w:rFonts w:hint="cs"/>
          <w:rtl/>
        </w:rPr>
        <w:t>ק</w:t>
      </w:r>
      <w:r>
        <w:rPr>
          <w:rtl/>
        </w:rPr>
        <w:t>: מנורה באה מן הככר, ואין מלקחיה ומחתותיה ונרותיה באה מן הככר,</w:t>
      </w:r>
    </w:p>
    <w:p w:rsidR="00DA63EC" w:rsidRDefault="00DA63EC" w:rsidP="00DA63EC">
      <w:pPr>
        <w:tabs>
          <w:tab w:val="center" w:pos="2835"/>
        </w:tabs>
        <w:rPr>
          <w:rtl/>
        </w:rPr>
      </w:pPr>
      <w:del w:id="90234" w:author="מנוע מכני" w:date="2026-10-11T12:04:40Z">
        <w:r>
          <w:rPr>
            <w:rtl/>
          </w:rPr>
          <w:delText xml:space="preserve"> </w:delText>
        </w:r>
      </w:del>
      <w:r>
        <w:rPr>
          <w:rtl/>
        </w:rPr>
        <w:t xml:space="preserve">'</w:t>
      </w:r>
      <w:r>
        <w:rPr>
          <w:rStyle w:val="afffff0"/>
          <w:rtl/>
          <w:rPrChange w:id="9072" w:author="מנוע פסוקים" w:date="2026-10-11T09:32:13Z">
            <w:rPr>
              <w:rtl/>
            </w:rPr>
          </w:rPrChange>
        </w:rPr>
        <w:t xml:space="preserve">את כל הכלים האלה</w:t>
      </w:r>
      <w:r>
        <w:rPr>
          <w:rFonts w:hint="cs"/>
          <w:rtl/>
        </w:rPr>
        <w:t>'</w:t>
      </w:r>
      <w:r>
        <w:rPr>
          <w:rtl/>
        </w:rPr>
        <w:t xml:space="preserve"> שהיו כלים של זהב.</w:t>
      </w:r>
      <w:r>
        <w:rPr>
          <w:rFonts w:hint="cs"/>
          <w:rtl/>
        </w:rPr>
        <w:t xml:space="preserve"> וצריכא לנרות אפי' דמשחר </w:t>
      </w:r>
      <w:r>
        <w:rPr>
          <w:rFonts w:hint="cs"/>
          <w:rtl/>
        </w:rPr>
        <w:t xml:space="preserve">לא</w:t>
      </w:r>
      <w:r>
        <w:rPr>
          <w:rFonts w:hint="cs"/>
          <w:rtl/>
        </w:rPr>
        <w:t xml:space="preserve"> </w:t>
      </w:r>
      <w:ins w:id="91929" w:author="מנוע מכני" w:date="2026-10-11T12:04:40Z">
        <w:r>
          <w:rPr>
            <w:rFonts w:hint="cs"/>
            <w:rtl/>
          </w:rPr>
          <w:t xml:space="preserve">אמרו</w:t>
        </w:r>
      </w:ins>
      <w:del w:id="91930" w:author="מנוע מכני" w:date="2026-10-11T12:04:40Z">
        <w:r>
          <w:rPr>
            <w:rFonts w:hint="cs"/>
            <w:rtl/>
          </w:rPr>
          <w:delText xml:space="preserve">אמרי</w:delText>
        </w:r>
      </w:del>
      <w:r>
        <w:rPr>
          <w:rFonts w:hint="cs"/>
          <w:rtl/>
        </w:rPr>
        <w:t xml:space="preserve"> דהתורה חסה על ממונן של ישראל ויעשה זהב כל דהוא </w:t>
      </w:r>
    </w:p>
    <w:p w:rsidR="00DA63EC" w:rsidRDefault="00DA63EC" w:rsidP="00DA63EC">
      <w:pPr>
        <w:pStyle w:val="afff3"/>
        <w:framePr w:wrap="around"/>
        <w:rPr>
          <w:rtl/>
        </w:rPr>
      </w:pPr>
      <w:r>
        <w:rPr>
          <w:rFonts w:hint="cs"/>
          <w:rtl/>
        </w:rPr>
        <w:t>פט.</w:t>
      </w:r>
    </w:p>
    <w:p w:rsidR="00DA63EC" w:rsidRDefault="00DA63EC" w:rsidP="00DA63EC">
      <w:pPr>
        <w:pStyle w:val="affffd"/>
        <w:rPr>
          <w:del w:id="90117" w:author="מנוע עיצוב" w:date="2026-10-11T12:09:26Z"/>
          <w:rtl/>
        </w:rPr>
      </w:pPr>
      <w:del w:id="90116" w:author="מנוע עיצוב" w:date="2026-10-11T12:09:26Z">
        <w:r>
          <w:rPr>
            <w:rtl/>
          </w:rPr>
          <w:delText xml:space="preserve">׹</w:delText>
        </w:r>
      </w:del>
    </w:p>
    <w:p w:rsidR="00DA63EC" w:rsidRDefault="00DA63EC" w:rsidP="00DA63EC">
      <w:pPr>
        <w:pStyle w:val="affff1"/>
        <w:ind w:end="0"/>
        <w:rPr>
          <w:rtl/>
        </w:rPr>
        <w:pPrChange w:id="20092" w:author="קלוד" w:date="2026-10-11T09:07:26Z">
          <w:pPr>
            <w:pStyle w:val="affff1"/>
            <w:rPr>
              <w:rtl/>
            </w:rPr>
          </w:pPr>
        </w:pPrChange>
      </w:pPr>
      <w:ins w:id="9856" w:author="מספור קטעי משנה" w:date="2026-10-11T09:35:12Z">
        <w:r>
          <w:rPr>
            <w:rStyle w:val="MisparKeta"/>
          </w:rPr>
          <w:t xml:space="preserve">א. </w:t>
        </w:r>
      </w:ins>
      <w:r>
        <w:rPr>
          <w:rtl/>
        </w:rPr>
        <w:t>חצי לוג שמן לתודה.</w:t>
      </w:r>
    </w:p>
    <w:p>
      <w:pPr>
        <w:pStyle w:val="38"/>
        <w:rPr>
          <w:ins w:id="101540" w:author="מנוע מכני" w:date="2026-10-11T12:04:40Z"/>
        </w:rPr>
      </w:pPr>
      <w:r>
        <w:t xml:space="preserve">תניא</w:t>
      </w:r>
      <w:r>
        <w:t xml:space="preserve">, ר"</w:t>
      </w:r>
      <w:r>
        <w:t>ע</w:t>
      </w:r>
      <w:r>
        <w:t>:</w:t>
      </w:r>
    </w:p>
    <w:p w:rsidR="00DA63EC" w:rsidRDefault="00DA63EC" w:rsidP="00DA63EC">
      <w:pPr>
        <w:tabs>
          <w:tab w:val="center" w:pos="2835"/>
        </w:tabs>
        <w:rPr>
          <w:rtl/>
        </w:rPr>
      </w:pPr>
      <w:del w:id="101541"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בשמן בשמן</w:t>
      </w:r>
      <w:r w:rsidRPr="00A71A5E">
        <w:rPr>
          <w:rStyle w:val="afffff0"/>
          <w:rFonts w:hint="cs"/>
          <w:rtl/>
        </w:rPr>
        <w:t>'</w:t>
      </w:r>
      <w:r w:rsidRPr="00A71A5E">
        <w:rPr>
          <w:rStyle w:val="afffff0"/>
          <w:rtl/>
        </w:rPr>
        <w:t xml:space="preserve"> </w:t>
      </w:r>
      <w:r>
        <w:rPr>
          <w:rtl/>
        </w:rPr>
        <w:t xml:space="preserve">שני פעמים? אלא, אילו </w:t>
      </w:r>
      <w:r>
        <w:rPr>
          <w:rtl/>
        </w:rPr>
        <w:t xml:space="preserve">לא</w:t>
      </w:r>
      <w:r>
        <w:rPr>
          <w:rtl/>
        </w:rPr>
        <w:t xml:space="preserve"> נאמר בשמן כל עיקר, </w:t>
      </w:r>
      <w:r>
        <w:rPr>
          <w:rFonts w:hint="cs"/>
          <w:rtl/>
        </w:rPr>
        <w:t>הו</w:t>
      </w:r>
      <w:r>
        <w:rPr>
          <w:rtl/>
        </w:rPr>
        <w:t>"</w:t>
      </w:r>
      <w:r>
        <w:rPr>
          <w:rFonts w:hint="cs"/>
          <w:rtl/>
        </w:rPr>
        <w:t xml:space="preserve">א</w:t>
      </w:r>
      <w:r>
        <w:rPr>
          <w:rFonts w:hint="cs"/>
          <w:rtl/>
        </w:rPr>
        <w:t xml:space="preserve"> ככל המנחות ללוג</w:t>
      </w:r>
      <w:r>
        <w:rPr>
          <w:rtl/>
        </w:rPr>
        <w:t>, עכשיו שנא</w:t>
      </w:r>
      <w:r>
        <w:rPr>
          <w:rFonts w:hint="cs"/>
          <w:rtl/>
        </w:rPr>
        <w:t>'</w:t>
      </w:r>
      <w:r w:rsidRPr="00A71A5E">
        <w:rPr>
          <w:rStyle w:val="afffff0"/>
          <w:rtl/>
        </w:rPr>
        <w:t xml:space="preserve"> </w:t>
      </w:r>
      <w:r w:rsidRPr="00A71A5E">
        <w:rPr>
          <w:rStyle w:val="afffff0"/>
          <w:rFonts w:hint="cs"/>
          <w:rtl/>
        </w:rPr>
        <w:t>'</w:t>
      </w:r>
      <w:r w:rsidRPr="00A71A5E">
        <w:rPr>
          <w:rStyle w:val="afffff0"/>
          <w:rtl/>
        </w:rPr>
        <w:t>בשמן בשמן</w:t>
      </w:r>
      <w:r w:rsidRPr="00A71A5E">
        <w:rPr>
          <w:rStyle w:val="afffff0"/>
          <w:rFonts w:hint="cs"/>
          <w:rtl/>
        </w:rPr>
        <w:t>'</w:t>
      </w:r>
      <w:r w:rsidRPr="00A71A5E">
        <w:rPr>
          <w:rStyle w:val="afffff0"/>
          <w:rtl/>
        </w:rPr>
        <w:t xml:space="preserve"> </w:t>
      </w:r>
      <w:r>
        <w:rPr>
          <w:rtl/>
        </w:rPr>
        <w:t xml:space="preserve">הוי ריבוי אחר ריבוי, </w:t>
      </w:r>
      <w:r>
        <w:rPr>
          <w:rFonts w:hint="cs"/>
          <w:rtl/>
        </w:rPr>
        <w:t>ו</w:t>
      </w:r>
      <w:r>
        <w:rPr>
          <w:rtl/>
        </w:rPr>
        <w:t>למעט, מיעטו הכתוב לחצי לוג.</w:t>
      </w:r>
    </w:p>
    <w:p w:rsidR="00DA63EC" w:rsidRDefault="00DA63EC" w:rsidP="00DA63EC">
      <w:pPr>
        <w:tabs>
          <w:tab w:val="center" w:pos="2835"/>
        </w:tabs>
        <w:rPr>
          <w:rtl/>
        </w:rPr>
      </w:pPr>
      <w:del w:id="90235" w:author="מנוע מכני" w:date="2026-10-11T12:04:40Z">
        <w:r>
          <w:rPr>
            <w:rtl/>
          </w:rPr>
          <w:delText xml:space="preserve"> </w:delText>
        </w:r>
      </w:del>
      <w:r>
        <w:rPr>
          <w:rtl/>
        </w:rPr>
        <w:t xml:space="preserve">'</w:t>
      </w:r>
      <w:r>
        <w:rPr>
          <w:rFonts w:hint="cs"/>
          <w:rtl/>
        </w:rPr>
        <w:t xml:space="preserve">בשמן ברביכה' </w:t>
      </w:r>
      <w:r>
        <w:rPr>
          <w:rtl/>
        </w:rPr>
        <w:t>מביא חצי לוג שמן וחוציהו,</w:t>
      </w:r>
      <w:r>
        <w:rPr>
          <w:rFonts w:hint="cs"/>
          <w:rtl/>
        </w:rPr>
        <w:t xml:space="preserve"> </w:t>
      </w:r>
      <w:r>
        <w:rPr>
          <w:rtl/>
        </w:rPr>
        <w:t>חציו לחלות ולרקיקין וחציו לרביכה.</w:t>
      </w:r>
    </w:p>
    <w:p>
      <w:pPr>
        <w:pStyle w:val="38"/>
        <w:rPr>
          <w:ins w:id="101542" w:author="מנוע מכני" w:date="2026-10-11T12:04:40Z"/>
        </w:rPr>
      </w:pPr>
      <w:r>
        <w:t>א</w:t>
      </w:r>
      <w:r>
        <w:t>"</w:t>
      </w:r>
      <w:r>
        <w:t xml:space="preserve">ל</w:t>
      </w:r>
      <w:r>
        <w:t xml:space="preserve"> ראב</w:t>
      </w:r>
      <w:r>
        <w:t>"</w:t>
      </w:r>
      <w:r>
        <w:t>ע</w:t>
      </w:r>
      <w:r>
        <w:t xml:space="preserve">:</w:t>
      </w:r>
    </w:p>
    <w:p w:rsidR="00DA63EC" w:rsidRDefault="00DA63EC" w:rsidP="00DA63EC">
      <w:pPr>
        <w:tabs>
          <w:tab w:val="center" w:pos="2835"/>
        </w:tabs>
        <w:rPr>
          <w:rtl/>
        </w:rPr>
      </w:pPr>
      <w:del w:id="101543" w:author="מנוע מכני" w:date="2026-10-11T12:04:40Z">
        <w:r>
          <w:rPr>
            <w:rtl/>
          </w:rPr>
          <w:delText xml:space="preserve"> </w:delText>
        </w:r>
      </w:del>
      <w:r>
        <w:rPr>
          <w:rtl/>
        </w:rPr>
        <w:t xml:space="preserve">עקיבא, אם אתה </w:t>
      </w:r>
      <w:r>
        <w:rPr>
          <w:rStyle w:val="2fb"/>
          <w:rtl/>
        </w:rPr>
        <w:t xml:space="preserve">מרבה</w:t>
      </w:r>
      <w:r>
        <w:rPr>
          <w:rtl/>
        </w:rPr>
        <w:t xml:space="preserve"> כל היום כולו בשמן בשמן איני שומע לך, אלא, חצי לוג שמן לתודה ורביעית שמן לנזיר ואחד עשר יום שבין נדה לנדה - הלכה למשה מסיני.</w:t>
      </w:r>
    </w:p>
    <w:p w:rsidR="00DA63EC" w:rsidRDefault="00DA63EC" w:rsidP="00DA63EC">
      <w:pPr>
        <w:pStyle w:val="affffd"/>
        <w:rPr>
          <w:del w:id="90119" w:author="מנוע עיצוב" w:date="2026-10-11T12:09:26Z"/>
          <w:rtl/>
        </w:rPr>
      </w:pPr>
      <w:del w:id="90118" w:author="מנוע עיצוב" w:date="2026-10-11T12:09:26Z">
        <w:r>
          <w:rPr>
            <w:rtl/>
          </w:rPr>
          <w:delText xml:space="preserve">׹</w:delText>
        </w:r>
      </w:del>
    </w:p>
    <w:p w:rsidR="00DA63EC" w:rsidRDefault="00DA63EC" w:rsidP="00DA63EC">
      <w:pPr>
        <w:pStyle w:val="affff1"/>
        <w:ind w:end="0"/>
        <w:rPr>
          <w:rtl/>
        </w:rPr>
        <w:pPrChange w:id="20093" w:author="קלוד" w:date="2026-10-11T09:07:26Z">
          <w:pPr>
            <w:pStyle w:val="affff1"/>
            <w:rPr>
              <w:rtl/>
            </w:rPr>
          </w:pPr>
        </w:pPrChange>
      </w:pPr>
      <w:ins w:id="9857" w:author="מספור קטעי משנה" w:date="2026-10-11T09:35:12Z">
        <w:r>
          <w:rPr>
            <w:rStyle w:val="MisparKeta"/>
          </w:rPr>
          <w:t xml:space="preserve">ב. </w:t>
        </w:r>
      </w:ins>
      <w:r>
        <w:rPr>
          <w:rtl/>
        </w:rPr>
        <w:t>בלוג היה מודד.</w:t>
      </w:r>
    </w:p>
    <w:p>
      <w:pPr>
        <w:pStyle w:val="38"/>
        <w:rPr>
          <w:ins w:id="101545" w:author="מנוע מכני" w:date="2026-10-11T12:04:40Z"/>
        </w:rPr>
      </w:pPr>
      <w:del w:id="101544"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101546" w:author="מנוע מכני" w:date="2026-10-11T12:04:40Z">
        <w:r>
          <w:rPr>
            <w:rtl/>
          </w:rPr>
          <w:delText xml:space="preserve"> </w:delText>
        </w:r>
      </w:del>
      <w:r>
        <w:rPr>
          <w:rFonts w:hint="cs"/>
          <w:rtl/>
        </w:rPr>
        <w:t>חכמים:</w:t>
      </w:r>
      <w:r w:rsidRPr="00A71A5E">
        <w:rPr>
          <w:rStyle w:val="afffff0"/>
          <w:rFonts w:hint="cs"/>
          <w:rtl/>
        </w:rPr>
        <w:t xml:space="preserve"> '</w:t>
      </w:r>
      <w:r w:rsidRPr="00A71A5E">
        <w:rPr>
          <w:rStyle w:val="afffff0"/>
          <w:rtl/>
        </w:rPr>
        <w:t>במצורע עני</w:t>
      </w:r>
      <w:r w:rsidRPr="00A71A5E">
        <w:rPr>
          <w:rStyle w:val="afffff0"/>
          <w:rFonts w:hint="cs"/>
          <w:rtl/>
        </w:rPr>
        <w:t>'</w:t>
      </w:r>
      <w:r w:rsidRPr="00A71A5E">
        <w:rPr>
          <w:rStyle w:val="afffff0"/>
          <w:rtl/>
        </w:rPr>
        <w:t xml:space="preserve"> </w:t>
      </w:r>
      <w:r>
        <w:rPr>
          <w:rtl/>
        </w:rPr>
        <w:t>כתיב עשרון</w:t>
      </w:r>
      <w:r>
        <w:rPr>
          <w:rFonts w:hint="cs"/>
          <w:rtl/>
        </w:rPr>
        <w:t xml:space="preserve"> </w:t>
      </w:r>
      <w:r>
        <w:rPr>
          <w:rtl/>
        </w:rPr>
        <w:t>בלול</w:t>
      </w:r>
      <w:r>
        <w:rPr>
          <w:rFonts w:hint="cs"/>
          <w:rtl/>
        </w:rPr>
        <w:t xml:space="preserve"> </w:t>
      </w:r>
      <w:r>
        <w:rPr>
          <w:rtl/>
        </w:rPr>
        <w:t xml:space="preserve">ולוג, לימד על עשרון שטעון לוג, </w:t>
      </w:r>
    </w:p>
    <w:p>
      <w:pPr>
        <w:pStyle w:val="38"/>
        <w:rPr>
          <w:ins w:id="101547" w:author="מנוע מכני" w:date="2026-10-11T12:04:40Z"/>
        </w:rPr>
      </w:pPr>
      <w:r>
        <w:t>רבי נחמיה ור"</w:t>
      </w:r>
      <w:r>
        <w:t>א</w:t>
      </w:r>
      <w:r>
        <w:t xml:space="preserve">:</w:t>
      </w:r>
    </w:p>
    <w:p w:rsidR="00DA63EC" w:rsidRDefault="00DA63EC" w:rsidP="00DA63EC">
      <w:pPr>
        <w:tabs>
          <w:tab w:val="center" w:pos="2835"/>
        </w:tabs>
        <w:rPr>
          <w:rtl/>
        </w:rPr>
      </w:pPr>
      <w:del w:id="101548" w:author="מנוע מכני" w:date="2026-10-11T12:04:40Z">
        <w:r>
          <w:rPr>
            <w:rtl/>
          </w:rPr>
          <w:delText xml:space="preserve"> </w:delText>
        </w:r>
      </w:del>
      <w:r>
        <w:rPr>
          <w:rFonts w:hint="cs"/>
          <w:rtl/>
        </w:rPr>
        <w:t xml:space="preserve">למנחה ולוג שמן' </w:t>
      </w:r>
      <w:r>
        <w:rPr>
          <w:rtl/>
        </w:rPr>
        <w:t>אפי' מנחה של ששים עשרונים אין לה אלא לוגה,</w:t>
      </w:r>
    </w:p>
    <w:p>
      <w:pPr>
        <w:pStyle w:val="38"/>
        <w:rPr>
          <w:ins w:id="101549" w:author="מנוע מכני" w:date="2026-10-11T12:04:40Z"/>
        </w:rPr>
      </w:pPr>
      <w:r>
        <w:t>ור</w:t>
      </w:r>
      <w:r>
        <w:t>"</w:t>
      </w:r>
      <w:r>
        <w:t>נ וראב</w:t>
      </w:r>
      <w:r>
        <w:t>"</w:t>
      </w:r>
      <w:r>
        <w:t>י:</w:t>
      </w:r>
    </w:p>
    <w:p w:rsidR="00DA63EC" w:rsidRDefault="00DA63EC" w:rsidP="00DA63EC">
      <w:pPr>
        <w:tabs>
          <w:tab w:val="center" w:pos="2835"/>
        </w:tabs>
        <w:rPr>
          <w:rtl/>
        </w:rPr>
      </w:pPr>
      <w:del w:id="101550" w:author="מנוע מכני" w:date="2026-10-11T12:04:40Z">
        <w:r w:rsidRPr="00A71A5E">
          <w:rPr>
            <w:rStyle w:val="afffff0"/>
            <w:rFonts w:hint="cs"/>
            <w:rtl/>
          </w:rPr>
          <w:delText xml:space="preserve"> </w:delText>
        </w:r>
      </w:del>
      <w:r w:rsidRPr="00A71A5E">
        <w:rPr>
          <w:rStyle w:val="afffff0"/>
          <w:rFonts w:hint="cs"/>
          <w:rtl/>
        </w:rPr>
        <w:t xml:space="preserve">'</w:t>
      </w:r>
      <w:r w:rsidRPr="00A71A5E">
        <w:rPr>
          <w:rStyle w:val="afffff0"/>
          <w:rtl/>
        </w:rPr>
        <w:t>עשרון בלול ולוג</w:t>
      </w:r>
      <w:r w:rsidRPr="00A71A5E">
        <w:rPr>
          <w:rStyle w:val="afffff0"/>
          <w:rFonts w:hint="cs"/>
          <w:rtl/>
        </w:rPr>
        <w:t>'</w:t>
      </w:r>
      <w:r w:rsidRPr="00A71A5E">
        <w:rPr>
          <w:rStyle w:val="afffff0"/>
          <w:rtl/>
        </w:rPr>
        <w:t xml:space="preserve"> </w:t>
      </w:r>
      <w:ins w:id="96629" w:author="מנוע מכני" w:date="2026-10-11T12:04:40Z">
        <w:r>
          <w:rPr>
            <w:rtl/>
          </w:rPr>
          <w:t xml:space="preserve">לגופו</w:t>
        </w:r>
      </w:ins>
      <w:del w:id="96630" w:author="מנוע מכני" w:date="2026-10-11T12:04:40Z">
        <w:r>
          <w:rPr>
            <w:rtl/>
          </w:rPr>
          <w:delText xml:space="preserve">לגופיה</w:delText>
        </w:r>
      </w:del>
      <w:r>
        <w:rPr>
          <w:rtl/>
        </w:rPr>
        <w:t xml:space="preserve">, דאמר </w:t>
      </w:r>
      <w:ins w:id="93637" w:author="מנוע מכני" w:date="2026-10-11T12:04:40Z">
        <w:r>
          <w:rPr>
            <w:rtl/>
          </w:rPr>
          <w:t xml:space="preserve">התורה</w:t>
        </w:r>
      </w:ins>
      <w:del w:id="93638" w:author="מנוע מכני" w:date="2026-10-11T12:04:40Z">
        <w:r>
          <w:rPr>
            <w:rtl/>
          </w:rPr>
          <w:delText xml:space="preserve">רחמנא</w:delText>
        </w:r>
      </w:del>
      <w:r>
        <w:rPr>
          <w:rtl/>
        </w:rPr>
        <w:t xml:space="preserve">: לייתי חד עשרון.</w:t>
      </w:r>
    </w:p>
    <w:p>
      <w:pPr>
        <w:pStyle w:val="38"/>
        <w:rPr>
          <w:ins w:id="101551" w:author="מנוע מכני" w:date="2026-10-11T12:04:40Z"/>
        </w:rPr>
      </w:pPr>
      <w:r>
        <w:t xml:space="preserve">ואידך?</w:t>
      </w:r>
    </w:p>
    <w:p w:rsidR="00DA63EC" w:rsidRDefault="00DA63EC" w:rsidP="00DA63EC">
      <w:pPr>
        <w:tabs>
          <w:tab w:val="center" w:pos="2835"/>
        </w:tabs>
        <w:rPr>
          <w:rtl/>
        </w:rPr>
      </w:pPr>
      <w:del w:id="101552" w:author="מנוע מכני" w:date="2026-10-11T12:04:40Z">
        <w:r>
          <w:rPr>
            <w:rtl/>
          </w:rPr>
          <w:delText xml:space="preserve"> </w:delText>
        </w:r>
      </w:del>
      <w:ins w:id="96631" w:author="מנוע מכני" w:date="2026-10-11T12:04:40Z">
        <w:r>
          <w:rPr>
            <w:rtl/>
          </w:rPr>
          <w:t xml:space="preserve">לגופו</w:t>
        </w:r>
      </w:ins>
      <w:del w:id="96632" w:author="מנוע מכני" w:date="2026-10-11T12:04:40Z">
        <w:r>
          <w:rPr>
            <w:rtl/>
          </w:rPr>
          <w:delText xml:space="preserve">לגופיה</w:delText>
        </w:r>
      </w:del>
      <w:r>
        <w:rPr>
          <w:rtl/>
        </w:rPr>
        <w:t xml:space="preserve"> </w:t>
      </w:r>
      <w:r>
        <w:rPr>
          <w:rtl/>
        </w:rPr>
        <w:t xml:space="preserve">לא</w:t>
      </w:r>
      <w:r>
        <w:rPr>
          <w:rtl/>
        </w:rPr>
        <w:t xml:space="preserve"> צריך, מדגלי </w:t>
      </w:r>
      <w:ins w:id="93639" w:author="מנוע מכני" w:date="2026-10-11T12:04:40Z">
        <w:r>
          <w:rPr>
            <w:rtl/>
          </w:rPr>
          <w:t xml:space="preserve">התורה</w:t>
        </w:r>
      </w:ins>
      <w:del w:id="93640" w:author="מנוע מכני" w:date="2026-10-11T12:04:40Z">
        <w:r>
          <w:rPr>
            <w:rtl/>
          </w:rPr>
          <w:delText xml:space="preserve">רחמנא</w:delText>
        </w:r>
      </w:del>
      <w:r>
        <w:rPr>
          <w:rtl/>
        </w:rPr>
        <w:t xml:space="preserve"> גבי מצורע ג' קרבנות וג' עשרונות, </w:t>
      </w:r>
      <w:ins w:id="91931" w:author="מנוע מכני" w:date="2026-10-11T12:04:40Z">
        <w:r>
          <w:rPr>
            <w:rtl/>
          </w:rPr>
          <w:t xml:space="preserve">כאן</w:t>
        </w:r>
      </w:ins>
      <w:del w:id="91932" w:author="מנוע מכני" w:date="2026-10-11T12:04:40Z">
        <w:r>
          <w:rPr>
            <w:rtl/>
          </w:rPr>
          <w:delText xml:space="preserve">הכא</w:delText>
        </w:r>
      </w:del>
      <w:r>
        <w:rPr>
          <w:rtl/>
        </w:rPr>
        <w:t xml:space="preserve"> דחד קרבן חד עשרון.</w:t>
      </w:r>
    </w:p>
    <w:p>
      <w:pPr>
        <w:pStyle w:val="38"/>
        <w:rPr>
          <w:ins w:id="101553" w:author="מנוע מכני" w:date="2026-10-11T12:04:40Z"/>
        </w:rPr>
      </w:pPr>
      <w:r>
        <w:t xml:space="preserve">ואידך? </w:t>
      </w:r>
      <w:ins w:id="97661" w:author="מנוע מכני" w:date="2026-10-11T12:04:40Z">
        <w:r>
          <w:t xml:space="preserve">הוצרך</w:t>
        </w:r>
      </w:ins>
      <w:del w:id="97662" w:author="מנוע מכני" w:date="2026-10-11T12:04:40Z">
        <w:r>
          <w:delText xml:space="preserve">איצטריך</w:delText>
        </w:r>
      </w:del>
      <w:r>
        <w:t xml:space="preserve">, </w:t>
      </w:r>
      <w:r>
        <w:t xml:space="preserve">ס</w:t>
      </w:r>
      <w:r>
        <w:t>ד</w:t>
      </w:r>
      <w:r>
        <w:t>"</w:t>
      </w:r>
      <w:r>
        <w:t>א</w:t>
      </w:r>
      <w:r>
        <w:t xml:space="preserve">:</w:t>
      </w:r>
    </w:p>
    <w:p w:rsidR="00DA63EC" w:rsidRDefault="00DA63EC" w:rsidP="00DA63EC">
      <w:pPr>
        <w:tabs>
          <w:tab w:val="center" w:pos="2835"/>
        </w:tabs>
        <w:rPr>
          <w:rtl/>
        </w:rPr>
      </w:pPr>
      <w:del w:id="101554" w:author="מנוע מכני" w:date="2026-10-11T12:04:40Z">
        <w:r>
          <w:rPr>
            <w:rtl/>
          </w:rPr>
          <w:delText xml:space="preserve"> </w:delText>
        </w:r>
      </w:del>
      <w:r>
        <w:rPr>
          <w:rtl/>
        </w:rPr>
        <w:t xml:space="preserve">הואיל וחס </w:t>
      </w:r>
      <w:ins w:id="93641" w:author="מנוע מכני" w:date="2026-10-11T12:04:40Z">
        <w:r>
          <w:rPr>
            <w:rtl/>
          </w:rPr>
          <w:t xml:space="preserve">התורה</w:t>
        </w:r>
      </w:ins>
      <w:del w:id="93642" w:author="מנוע מכני" w:date="2026-10-11T12:04:40Z">
        <w:r>
          <w:rPr>
            <w:rtl/>
          </w:rPr>
          <w:delText xml:space="preserve">רחמנא</w:delText>
        </w:r>
      </w:del>
      <w:r>
        <w:rPr>
          <w:rtl/>
        </w:rPr>
        <w:t xml:space="preserve"> </w:t>
      </w:r>
      <w:ins w:id="93643" w:author="מנוע מכני" w:date="2026-10-11T12:04:40Z">
        <w:r>
          <w:rPr>
            <w:rtl/>
          </w:rPr>
          <w:t xml:space="preserve">עליו</w:t>
        </w:r>
      </w:ins>
      <w:del w:id="93644" w:author="מנוע מכני" w:date="2026-10-11T12:04:40Z">
        <w:r>
          <w:rPr>
            <w:rtl/>
          </w:rPr>
          <w:delText xml:space="preserve">עליה</w:delText>
        </w:r>
      </w:del>
      <w:r>
        <w:rPr>
          <w:rtl/>
        </w:rPr>
        <w:t xml:space="preserve"> לאתויי בדלות, אימא </w:t>
      </w:r>
      <w:r>
        <w:rPr>
          <w:rtl/>
        </w:rPr>
        <w:t xml:space="preserve">לא</w:t>
      </w:r>
      <w:r>
        <w:rPr>
          <w:rtl/>
        </w:rPr>
        <w:t xml:space="preserve"> </w:t>
      </w:r>
      <w:ins w:id="90249" w:author="Claude - סמנטי" w:date="2026-10-11T12:27:00Z">
        <w:r>
          <w:rPr>
            <w:rtl/>
          </w:rPr>
          <w:t xml:space="preserve">יצטרך</w:t>
        </w:r>
      </w:ins>
      <w:del w:id="90250" w:author="Claude - סמנטי" w:date="2026-10-11T12:27:00Z">
        <w:r>
          <w:rPr>
            <w:rtl/>
          </w:rPr>
          <w:delText xml:space="preserve">ליבעי</w:delText>
        </w:r>
      </w:del>
      <w:r>
        <w:rPr>
          <w:rtl/>
        </w:rPr>
        <w:t xml:space="preserve"> מינה כלל.</w:t>
      </w:r>
    </w:p>
    <w:p>
      <w:pPr>
        <w:pStyle w:val="38"/>
        <w:rPr>
          <w:ins w:id="101555" w:author="מנוע מכני" w:date="2026-10-11T12:04:40Z"/>
        </w:rPr>
      </w:pPr>
      <w:r>
        <w:t xml:space="preserve">ואידך?</w:t>
      </w:r>
    </w:p>
    <w:p w:rsidR="00DA63EC" w:rsidRDefault="00DA63EC" w:rsidP="00DA63EC">
      <w:pPr>
        <w:tabs>
          <w:tab w:val="center" w:pos="2835"/>
        </w:tabs>
        <w:rPr>
          <w:rtl/>
        </w:rPr>
      </w:pPr>
      <w:del w:id="101556" w:author="מנוע מכני" w:date="2026-10-11T12:04:40Z">
        <w:r>
          <w:rPr>
            <w:rtl/>
          </w:rPr>
          <w:delText xml:space="preserve"> </w:delText>
        </w:r>
      </w:del>
      <w:r>
        <w:rPr>
          <w:rtl/>
        </w:rPr>
        <w:t xml:space="preserve">לגמרי </w:t>
      </w:r>
      <w:r>
        <w:rPr>
          <w:rtl/>
        </w:rPr>
        <w:t xml:space="preserve">לא</w:t>
      </w:r>
      <w:r>
        <w:rPr>
          <w:rtl/>
        </w:rPr>
        <w:t xml:space="preserve"> אשכחן.</w:t>
      </w:r>
    </w:p>
    <w:p w:rsidR="00DA63EC" w:rsidRDefault="00DA63EC" w:rsidP="00DA63EC">
      <w:pPr>
        <w:tabs>
          <w:tab w:val="center" w:pos="2835"/>
        </w:tabs>
        <w:rPr>
          <w:rtl/>
        </w:rPr>
      </w:pPr>
      <w:r>
        <w:rPr>
          <w:rtl/>
        </w:rPr>
        <w:t>ורבנן</w:t>
      </w:r>
      <w:r w:rsidRPr="00A71A5E">
        <w:rPr>
          <w:rStyle w:val="afffff0"/>
          <w:rtl/>
        </w:rPr>
        <w:t xml:space="preserve"> </w:t>
      </w:r>
      <w:r w:rsidRPr="00A71A5E">
        <w:rPr>
          <w:rStyle w:val="afffff0"/>
          <w:rFonts w:hint="cs"/>
          <w:rtl/>
        </w:rPr>
        <w:t>'</w:t>
      </w:r>
      <w:r w:rsidRPr="00A71A5E">
        <w:rPr>
          <w:rStyle w:val="afffff0"/>
          <w:rtl/>
        </w:rPr>
        <w:t>למנחה ולוג שמן</w:t>
      </w:r>
      <w:r w:rsidRPr="00A71A5E">
        <w:rPr>
          <w:rStyle w:val="afffff0"/>
          <w:rFonts w:hint="cs"/>
          <w:rtl/>
        </w:rPr>
        <w:t>'</w:t>
      </w:r>
      <w:r w:rsidRPr="00A71A5E">
        <w:rPr>
          <w:rStyle w:val="afffff0"/>
          <w:rtl/>
        </w:rPr>
        <w:t xml:space="preserve"> </w:t>
      </w:r>
      <w:r>
        <w:rPr>
          <w:rtl/>
        </w:rPr>
        <w:t>ההוא, למתנדב מנחה שלא יפחות מדבר הטעון לוג, ו</w:t>
      </w:r>
      <w:r>
        <w:rPr>
          <w:rFonts w:hint="cs"/>
          <w:rtl/>
        </w:rPr>
        <w:t xml:space="preserve">היינו </w:t>
      </w:r>
      <w:r>
        <w:rPr>
          <w:rtl/>
        </w:rPr>
        <w:t>עשרון.</w:t>
      </w:r>
    </w:p>
    <w:p>
      <w:pPr>
        <w:pStyle w:val="38"/>
        <w:rPr>
          <w:ins w:id="101557" w:author="מנוע מכני" w:date="2026-10-11T12:04:40Z"/>
        </w:rPr>
      </w:pPr>
      <w:r>
        <w:t xml:space="preserve">ואידך?</w:t>
      </w:r>
    </w:p>
    <w:p w:rsidR="00DA63EC" w:rsidRDefault="00DA63EC" w:rsidP="00DA63EC">
      <w:pPr>
        <w:tabs>
          <w:tab w:val="center" w:pos="2835"/>
        </w:tabs>
        <w:rPr>
          <w:rtl/>
        </w:rPr>
      </w:pPr>
      <w:del w:id="101558" w:author="מנוע מכני" w:date="2026-10-11T12:04:40Z">
        <w:r>
          <w:rPr>
            <w:rtl/>
          </w:rPr>
          <w:delText xml:space="preserve"> </w:delText>
        </w:r>
      </w:del>
      <w:r>
        <w:rPr>
          <w:rtl/>
        </w:rPr>
        <w:t xml:space="preserve">תרתי שמעת מינה.</w:t>
      </w:r>
    </w:p>
    <w:p w:rsidR="00DA63EC" w:rsidRDefault="00DA63EC" w:rsidP="00DA63EC">
      <w:pPr>
        <w:pStyle w:val="affffd"/>
        <w:rPr>
          <w:del w:id="90121" w:author="מנוע עיצוב" w:date="2026-10-11T12:09:26Z"/>
          <w:rtl/>
        </w:rPr>
      </w:pPr>
      <w:del w:id="90120" w:author="מנוע עיצוב" w:date="2026-10-11T12:09:26Z">
        <w:r>
          <w:rPr>
            <w:rtl/>
          </w:rPr>
          <w:delText xml:space="preserve">׹</w:delText>
        </w:r>
      </w:del>
    </w:p>
    <w:p w:rsidR="00DA63EC" w:rsidRDefault="00DA63EC" w:rsidP="00DA63EC">
      <w:pPr>
        <w:pStyle w:val="affff1"/>
        <w:ind w:end="0"/>
        <w:rPr>
          <w:rtl/>
        </w:rPr>
        <w:pPrChange w:id="20094" w:author="קלוד" w:date="2026-10-11T09:07:26Z">
          <w:pPr>
            <w:pStyle w:val="affff1"/>
            <w:rPr>
              <w:rtl/>
            </w:rPr>
          </w:pPr>
        </w:pPrChange>
      </w:pPr>
      <w:ins w:id="9858" w:author="מספור קטעי משנה" w:date="2026-10-11T09:35:12Z">
        <w:r>
          <w:rPr>
            <w:rStyle w:val="MisparKeta"/>
          </w:rPr>
          <w:t xml:space="preserve">ג. </w:t>
        </w:r>
      </w:ins>
      <w:r>
        <w:rPr>
          <w:rtl/>
        </w:rPr>
        <w:t>ששה לפר, ארבעה לאיל, שלשה לכבש.</w:t>
      </w:r>
    </w:p>
    <w:p w:rsidR="00DA63EC" w:rsidRDefault="00DA63EC" w:rsidP="00DA63EC">
      <w:pPr>
        <w:tabs>
          <w:tab w:val="center" w:pos="2835"/>
        </w:tabs>
        <w:rPr>
          <w:rtl/>
        </w:rPr>
      </w:pPr>
      <w:r w:rsidRPr="003017EE">
        <w:rPr>
          <w:rStyle w:val="afffff0"/>
          <w:rFonts w:hint="cs"/>
          <w:rtl/>
        </w:rPr>
        <w:lastRenderedPageBreak/>
        <w:t>מ'</w:t>
      </w:r>
      <w:ins w:id="90941" w:author="Claude - סמנטי" w:date="2026-10-11T12:27:00Z">
        <w:r>
          <w:rPr>
            <w:rStyle w:val="afffff0"/>
            <w:rtl/>
          </w:rPr>
          <w:t xml:space="preserve">וְנִסְכֵּיהֶם חֲצִי הַהִין יִהְיֶה לַפָּר</w:t>
        </w:r>
      </w:ins>
      <w:del w:id="90942" w:author="Claude - סמנטי" w:date="2026-10-11T12:27:00Z">
        <w:r w:rsidRPr="003017EE">
          <w:rPr>
            <w:rStyle w:val="afffff0"/>
            <w:rtl/>
          </w:rPr>
          <w:delText xml:space="preserve">ונסכיהם חצי ההין יהיה לפר</w:delText>
        </w:r>
      </w:del>
      <w:r w:rsidRPr="003017EE">
        <w:rPr>
          <w:rStyle w:val="afffff0"/>
          <w:rFonts w:hint="cs"/>
          <w:rtl/>
        </w:rPr>
        <w:t>'</w:t>
      </w:r>
      <w:r w:rsidRPr="003017EE">
        <w:rPr>
          <w:rStyle w:val="afffff0"/>
          <w:rtl/>
        </w:rPr>
        <w:t>,</w:t>
      </w:r>
      <w:r>
        <w:rPr>
          <w:rtl/>
        </w:rPr>
        <w:t xml:space="preserve"> הין תריסר לוגי הויין, דשמן זית הין, </w:t>
      </w:r>
    </w:p>
    <w:p>
      <w:pPr>
        <w:pStyle w:val="38"/>
        <w:rPr>
          <w:ins w:id="101559" w:author="מנוע מכני" w:date="2026-10-11T12:04:40Z"/>
        </w:rPr>
      </w:pPr>
      <w:r>
        <w:t>וכתיב:</w:t>
      </w:r>
    </w:p>
    <w:p w:rsidR="00DA63EC" w:rsidRDefault="00DA63EC" w:rsidP="00DA63EC">
      <w:pPr>
        <w:tabs>
          <w:tab w:val="center" w:pos="2835"/>
        </w:tabs>
        <w:rPr>
          <w:rtl/>
        </w:rPr>
      </w:pPr>
      <w:del w:id="101560"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שמן משחת קדש יהיה זה לי לדורותיכם</w:t>
      </w:r>
      <w:r w:rsidRPr="00A71A5E">
        <w:rPr>
          <w:rStyle w:val="afffff0"/>
          <w:rFonts w:hint="cs"/>
          <w:rtl/>
        </w:rPr>
        <w:t>'</w:t>
      </w:r>
      <w:r w:rsidRPr="00A71A5E">
        <w:rPr>
          <w:rStyle w:val="afffff0"/>
          <w:rtl/>
        </w:rPr>
        <w:t>,</w:t>
      </w:r>
      <w:r>
        <w:rPr>
          <w:rtl/>
        </w:rPr>
        <w:t xml:space="preserve"> </w:t>
      </w:r>
      <w:r w:rsidRPr="00B25D29">
        <w:rPr>
          <w:b/>
          <w:bCs/>
          <w:rtl/>
        </w:rPr>
        <w:t>זה</w:t>
      </w:r>
      <w:r>
        <w:rPr>
          <w:rtl/>
        </w:rPr>
        <w:t xml:space="preserve"> בגימטריא תריסר הויין.</w:t>
      </w:r>
    </w:p>
    <w:p w:rsidR="00DA63EC" w:rsidRDefault="00DA63EC" w:rsidP="00DA63EC">
      <w:pPr>
        <w:pStyle w:val="affffd"/>
        <w:rPr>
          <w:del w:id="90123" w:author="מנוע עיצוב" w:date="2026-10-11T12:09:26Z"/>
          <w:rtl/>
        </w:rPr>
      </w:pPr>
      <w:del w:id="90122" w:author="מנוע עיצוב" w:date="2026-10-11T12:09:26Z">
        <w:r>
          <w:rPr>
            <w:rtl/>
          </w:rPr>
          <w:delText xml:space="preserve">׹</w:delText>
        </w:r>
      </w:del>
    </w:p>
    <w:p w:rsidR="00DA63EC" w:rsidRDefault="00DA63EC" w:rsidP="00DA63EC">
      <w:pPr>
        <w:pStyle w:val="affff1"/>
        <w:ind w:end="0"/>
        <w:rPr>
          <w:rtl/>
        </w:rPr>
        <w:pPrChange w:id="20095" w:author="קלוד" w:date="2026-10-11T09:07:26Z">
          <w:pPr>
            <w:pStyle w:val="affff1"/>
            <w:rPr>
              <w:rtl/>
            </w:rPr>
          </w:pPr>
        </w:pPrChange>
      </w:pPr>
      <w:ins w:id="9859" w:author="מספור קטעי משנה" w:date="2026-10-11T09:35:12Z">
        <w:r>
          <w:rPr>
            <w:rStyle w:val="MisparKeta"/>
          </w:rPr>
          <w:t xml:space="preserve">ד. </w:t>
        </w:r>
      </w:ins>
      <w:r>
        <w:rPr>
          <w:rtl/>
        </w:rPr>
        <w:t>שלשה ומחצה למנורה, חצי לוג לכל נר.</w:t>
      </w:r>
    </w:p>
    <w:p>
      <w:pPr>
        <w:pStyle w:val="38"/>
        <w:rPr>
          <w:ins w:id="101561" w:author="מנוע מכני" w:date="2026-10-11T12:04:40Z"/>
        </w:rPr>
      </w:pPr>
      <w:r>
        <w:t>מד</w:t>
      </w:r>
      <w:r w:rsidRPr="004A7C9A">
        <w:t>ת"ר</w:t>
      </w:r>
      <w:r>
        <w:t>:</w:t>
      </w:r>
    </w:p>
    <w:p w:rsidR="00DA63EC" w:rsidRDefault="00DA63EC" w:rsidP="00DA63EC">
      <w:pPr>
        <w:tabs>
          <w:tab w:val="center" w:pos="2835"/>
        </w:tabs>
        <w:rPr>
          <w:rtl/>
        </w:rPr>
      </w:pPr>
      <w:del w:id="101562" w:author="מנוע מכני" w:date="2026-10-11T12:04:40Z">
        <w:r w:rsidRPr="00A71A5E">
          <w:rPr>
            <w:rStyle w:val="afffff0"/>
            <w:rtl/>
          </w:rPr>
          <w:delText xml:space="preserve"> </w:delText>
        </w:r>
      </w:del>
      <w:r w:rsidRPr="00A71A5E">
        <w:rPr>
          <w:rStyle w:val="afffff0"/>
          <w:rFonts w:hint="cs"/>
          <w:rtl/>
        </w:rPr>
        <w:t>'</w:t>
      </w:r>
      <w:ins w:id="90943" w:author="Claude - סמנטי" w:date="2026-10-11T12:27:00Z">
        <w:r>
          <w:rPr>
            <w:rStyle w:val="afffff0"/>
            <w:rtl/>
          </w:rPr>
          <w:t xml:space="preserve">מֵעֶרֶב עַד בֹּקֶר</w:t>
        </w:r>
      </w:ins>
      <w:del w:id="90944" w:author="Claude - סמנטי" w:date="2026-10-11T12:27:00Z">
        <w:r w:rsidRPr="00A71A5E">
          <w:rPr>
            <w:rStyle w:val="afffff0"/>
            <w:rtl/>
          </w:rPr>
          <w:delText xml:space="preserve">מערב עד בקר</w:delText>
        </w:r>
      </w:del>
      <w:r w:rsidRPr="00A71A5E">
        <w:rPr>
          <w:rStyle w:val="afffff0"/>
          <w:rFonts w:hint="cs"/>
          <w:rtl/>
        </w:rPr>
        <w:t>'</w:t>
      </w:r>
      <w:r w:rsidRPr="00A71A5E">
        <w:rPr>
          <w:rStyle w:val="afffff0"/>
          <w:rtl/>
        </w:rPr>
        <w:t xml:space="preserve"> </w:t>
      </w:r>
      <w:r>
        <w:rPr>
          <w:rtl/>
        </w:rPr>
        <w:t>- תן לה מדתה שתהא דולקת והולכת מערב עד בקר.</w:t>
      </w:r>
    </w:p>
    <w:p w:rsidR="00DA63EC" w:rsidRDefault="00DA63EC" w:rsidP="00DA63EC">
      <w:pPr>
        <w:tabs>
          <w:tab w:val="center" w:pos="2835"/>
        </w:tabs>
        <w:rPr>
          <w:rtl/>
        </w:rPr>
      </w:pPr>
      <w:r>
        <w:rPr>
          <w:rtl/>
        </w:rPr>
        <w:t>דבר אחר:</w:t>
      </w:r>
      <w:r w:rsidRPr="00A71A5E">
        <w:rPr>
          <w:rStyle w:val="afffff0"/>
          <w:rtl/>
        </w:rPr>
        <w:t xml:space="preserve"> </w:t>
      </w:r>
      <w:r w:rsidRPr="00A71A5E">
        <w:rPr>
          <w:rStyle w:val="afffff0"/>
          <w:rFonts w:hint="cs"/>
          <w:rtl/>
        </w:rPr>
        <w:t>'</w:t>
      </w:r>
      <w:ins w:id="90253" w:author="Claude - סמנטי" w:date="2026-10-11T12:27:00Z">
        <w:r>
          <w:rPr>
            <w:rStyle w:val="afffff0"/>
            <w:rtl/>
          </w:rPr>
          <w:t xml:space="preserve">מֵעֶרֶב עַד בֹּקֶר</w:t>
        </w:r>
      </w:ins>
      <w:del w:id="90254" w:author="Claude - סמנטי" w:date="2026-10-11T12:27:00Z">
        <w:r w:rsidRPr="00A71A5E">
          <w:rPr>
            <w:rStyle w:val="afffff0"/>
            <w:rtl/>
          </w:rPr>
          <w:delText xml:space="preserve">מערב עד בקר</w:delText>
        </w:r>
      </w:del>
      <w:r w:rsidRPr="00A71A5E">
        <w:rPr>
          <w:rStyle w:val="afffff0"/>
          <w:rFonts w:hint="cs"/>
          <w:rtl/>
        </w:rPr>
        <w:t>'</w:t>
      </w:r>
      <w:r w:rsidRPr="00A71A5E">
        <w:rPr>
          <w:rStyle w:val="afffff0"/>
          <w:rtl/>
        </w:rPr>
        <w:t xml:space="preserve"> </w:t>
      </w:r>
      <w:r>
        <w:rPr>
          <w:rtl/>
        </w:rPr>
        <w:t xml:space="preserve">- אין לך עבודה שכשירה מערב עד בקר אלא זו בלבד, ושיערו חכמים חצי לוג </w:t>
      </w:r>
      <w:ins w:id="90251" w:author="Claude - סמנטי" w:date="2026-10-11T12:27:00Z">
        <w:r>
          <w:rPr>
            <w:rtl/>
          </w:rPr>
          <w:t xml:space="preserve">מהערב</w:t>
        </w:r>
      </w:ins>
      <w:del w:id="90252" w:author="Claude - סמנטי" w:date="2026-10-11T12:27:00Z">
        <w:r>
          <w:rPr>
            <w:rtl/>
          </w:rPr>
          <w:delText xml:space="preserve">מאורתא</w:delText>
        </w:r>
      </w:del>
      <w:r>
        <w:rPr>
          <w:rtl/>
        </w:rPr>
        <w:t xml:space="preserve"> ועד צפרא.</w:t>
      </w:r>
    </w:p>
    <w:p>
      <w:pPr>
        <w:pStyle w:val="38"/>
        <w:rPr>
          <w:ins w:id="101563" w:author="מנוע מכני" w:date="2026-10-11T12:04:40Z"/>
        </w:rPr>
      </w:pPr>
      <w:r w:rsidRPr="003E173B">
        <w:t>א"ד</w:t>
      </w:r>
      <w:r>
        <w:t xml:space="preserve">:</w:t>
      </w:r>
    </w:p>
    <w:p w:rsidR="00DA63EC" w:rsidRDefault="00DA63EC" w:rsidP="00DA63EC">
      <w:pPr>
        <w:tabs>
          <w:tab w:val="center" w:pos="2835"/>
        </w:tabs>
        <w:rPr>
          <w:rtl/>
        </w:rPr>
      </w:pPr>
      <w:del w:id="101564" w:author="מנוע מכני" w:date="2026-10-11T12:04:40Z">
        <w:r>
          <w:rPr>
            <w:rtl/>
          </w:rPr>
          <w:delText xml:space="preserve"> </w:delText>
        </w:r>
      </w:del>
      <w:r>
        <w:rPr>
          <w:rtl/>
        </w:rPr>
        <w:t xml:space="preserve">מלמעלה למטה שיערו, </w:t>
      </w:r>
      <w:r>
        <w:rPr>
          <w:rtl/>
        </w:rPr>
        <w:t xml:space="preserve">ו</w:t>
      </w:r>
      <w:r w:rsidRPr="003E173B">
        <w:rPr>
          <w:b/>
          <w:bCs/>
          <w:rtl/>
        </w:rPr>
        <w:t>א"ד</w:t>
      </w:r>
      <w:r>
        <w:rPr>
          <w:rtl/>
        </w:rPr>
        <w:t>: ממטה למעלה שיערו.</w:t>
      </w:r>
    </w:p>
    <w:p w:rsidR="00DA63EC" w:rsidRDefault="00DA63EC" w:rsidP="00DA63EC">
      <w:pPr>
        <w:tabs>
          <w:tab w:val="center" w:pos="2835"/>
        </w:tabs>
        <w:rPr>
          <w:rtl/>
        </w:rPr>
      </w:pPr>
      <w:r>
        <w:rPr>
          <w:rFonts w:hint="cs"/>
          <w:rtl/>
        </w:rPr>
        <w:t>מ</w:t>
      </w:r>
      <w:r>
        <w:rPr>
          <w:rtl/>
        </w:rPr>
        <w:t>"</w:t>
      </w:r>
      <w:r>
        <w:rPr>
          <w:rFonts w:hint="cs"/>
          <w:rtl/>
        </w:rPr>
        <w:t>ד</w:t>
      </w:r>
      <w:r>
        <w:rPr>
          <w:rtl/>
        </w:rPr>
        <w:t xml:space="preserve"> ממטה למעלה שיערו, התורה חסה על ממונן של ישראל</w:t>
      </w:r>
      <w:ins w:id="95335" w:author="מנוע מכני" w:date="2026-10-11T12:04:40Z">
        <w:r>
          <w:rPr>
            <w:rtl/>
          </w:rPr>
          <w:t xml:space="preserve">,</w:t>
        </w:r>
      </w:ins>
      <w:del w:id="9533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ומ</w:t>
      </w:r>
      <w:r>
        <w:rPr>
          <w:rtl/>
        </w:rPr>
        <w:t>"</w:t>
      </w:r>
      <w:r>
        <w:rPr>
          <w:rFonts w:hint="cs"/>
          <w:rtl/>
        </w:rPr>
        <w:t xml:space="preserve">ד </w:t>
      </w:r>
      <w:r>
        <w:rPr>
          <w:rtl/>
        </w:rPr>
        <w:t>ממעלה למטה שיערו, אין עניות במקום עשירות.</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 xml:space="preserve">פט: </w:t>
      </w:r>
    </w:p>
    <w:p>
      <w:pPr>
        <w:pStyle w:val="MishnaBatzad"/>
        <w:rPr>
          <w:ins w:id="20464" w:author="קלוד" w:date="2026-10-11T09:07:26Z"/>
        </w:rPr>
      </w:pPr>
      <w:ins w:id="20463" w:author="קלוד" w:date="2026-10-11T09:07:26Z">
        <w:r>
          <w:t xml:space="preserve">משנה ד</w:t>
        </w:r>
      </w:ins>
    </w:p>
    <w:p w:rsidR="00DA63EC" w:rsidRPr="000A334C" w:rsidRDefault="00DA63EC" w:rsidP="003B6D22">
      <w:pPr>
        <w:pStyle w:val="afff9"/>
        <w:rPr>
          <w:del w:id="20264" w:author="קלוד" w:date="2026-10-11T09:07:26Z"/>
          <w:rtl/>
        </w:rPr>
      </w:pPr>
      <w:del w:id="20263" w:author="קלוד" w:date="2026-10-11T09:07:26Z">
        <w:r w:rsidRPr="000A334C">
          <w:rPr>
            <w:rtl/>
          </w:rPr>
          <w:delText xml:space="preserve">מתני'.</w:delText>
        </w:r>
      </w:del>
    </w:p>
    <w:p w:rsidR="00DA63EC" w:rsidRPr="000A334C" w:rsidRDefault="00DA63EC" w:rsidP="003B6D22">
      <w:pPr>
        <w:pStyle w:val="afff9"/>
        <w:spacing w:before="120"/>
        <w:rPr>
          <w:rtl/>
        </w:rPr>
        <w:pPrChange w:id="90072" w:author="קלוד" w:date="2026-10-11T12:09:42Z">
          <w:pPr>
            <w:pStyle w:val="afff9"/>
          </w:pPr>
        </w:pPrChange>
      </w:pPr>
      <w:r w:rsidRPr="000A334C">
        <w:rPr>
          <w:rtl/>
        </w:rPr>
        <w:t xml:space="preserve">מערבין נסכי פרים בנסכי אילים, נסכי כבשים בנסכי כבשים, </w:t>
      </w:r>
    </w:p>
    <w:p w:rsidR="00DA63EC" w:rsidRPr="000A334C" w:rsidRDefault="00DA63EC" w:rsidP="003B6D22">
      <w:pPr>
        <w:pStyle w:val="afff9"/>
        <w:rPr>
          <w:rtl/>
        </w:rPr>
      </w:pPr>
      <w:r w:rsidRPr="000A334C">
        <w:rPr>
          <w:rtl/>
        </w:rPr>
        <w:tab/>
        <w:t xml:space="preserve">של יחיד בשל ציבור, של יום בשל אמש, </w:t>
      </w:r>
    </w:p>
    <w:p w:rsidR="00DA63EC" w:rsidRPr="000A334C" w:rsidRDefault="00DA63EC" w:rsidP="003B6D22">
      <w:pPr>
        <w:pStyle w:val="afff9"/>
        <w:rPr>
          <w:rtl/>
        </w:rPr>
      </w:pPr>
      <w:r w:rsidRPr="000A334C">
        <w:rPr>
          <w:rtl/>
        </w:rPr>
        <w:t xml:space="preserve">אבל אין מערבין נסכי כבשים בנסכי פרים ואילים, </w:t>
      </w:r>
    </w:p>
    <w:p w:rsidR="00DA63EC" w:rsidRPr="000A334C" w:rsidRDefault="00DA63EC" w:rsidP="003B6D22">
      <w:pPr>
        <w:pStyle w:val="afff9"/>
        <w:rPr>
          <w:rtl/>
        </w:rPr>
      </w:pPr>
      <w:r w:rsidRPr="000A334C">
        <w:rPr>
          <w:rtl/>
        </w:rPr>
        <w:t>ואם בללן אלו בפני עצמן ואלו בפני עצמן ונתערבו כשרים, אם עד שלא בלל  פסול.</w:t>
      </w:r>
    </w:p>
    <w:p w:rsidR="00DA63EC" w:rsidRPr="000A334C" w:rsidRDefault="00DA63EC" w:rsidP="003B6D22">
      <w:pPr>
        <w:pStyle w:val="afff9"/>
        <w:rPr>
          <w:rtl/>
        </w:rPr>
      </w:pPr>
      <w:r w:rsidRPr="000A334C">
        <w:rPr>
          <w:rtl/>
        </w:rPr>
        <w:t>הכבש הבא עם העומר, אף על פי שמנחתו כפולה לא היו נסכיו כפולים.</w:t>
      </w:r>
    </w:p>
    <w:p w:rsidR="00DA63EC" w:rsidRDefault="00DA63EC" w:rsidP="00DA63EC">
      <w:pPr>
        <w:pStyle w:val="affffd"/>
        <w:rPr>
          <w:rtl/>
        </w:rPr>
      </w:pPr>
      <w:r>
        <w:rPr>
          <w:rtl/>
        </w:rPr>
        <w:t>׹</w:t>
      </w:r>
    </w:p>
    <w:p>
      <w:pPr>
        <w:pStyle w:val="afffff8"/>
        <w:rPr>
          <w:ins w:id="90187" w:author="קלוד" w:date="2026-10-11T12:32:08Z"/>
        </w:rPr>
      </w:pPr>
      <w:ins w:id="90188" w:author="קלוד" w:date="2026-10-11T12:32:08Z">
        <w:r>
          <w:rPr>
            <w:color w:val="7B3F00"/>
          </w:rPr>
          <w:t xml:space="preserve">ערבוב נסכים - לכתחילה ובדיעבד</w:t>
        </w:r>
      </w:ins>
    </w:p>
    <w:p>
      <w:pPr>
        <w:pStyle w:val="38"/>
        <w:rPr>
          <w:ins w:id="101565" w:author="מנוע מכני" w:date="2026-10-11T12:04:40Z"/>
        </w:rPr>
      </w:pPr>
      <w:r>
        <w:t>והך</w:t>
      </w:r>
    </w:p>
    <w:p w:rsidR="00DA63EC" w:rsidRDefault="00DA63EC" w:rsidP="00DA63EC">
      <w:pPr>
        <w:tabs>
          <w:tab w:val="center" w:pos="2835"/>
        </w:tabs>
        <w:rPr>
          <w:rtl/>
        </w:rPr>
      </w:pPr>
      <w:del w:id="101566" w:author="מנוע מכני" w:date="2026-10-11T12:04:40Z">
        <w:r w:rsidRPr="00A71A5E">
          <w:rPr>
            <w:rStyle w:val="afffff0"/>
            <w:rFonts w:hint="cs"/>
            <w:rtl/>
          </w:rPr>
          <w:delText xml:space="preserve"> </w:delText>
        </w:r>
      </w:del>
      <w:r w:rsidRPr="00A71A5E">
        <w:rPr>
          <w:rStyle w:val="afffff0"/>
          <w:rFonts w:hint="cs"/>
          <w:rtl/>
        </w:rPr>
        <w:t xml:space="preserve">'</w:t>
      </w:r>
      <w:r w:rsidRPr="00A71A5E">
        <w:rPr>
          <w:rStyle w:val="afffff0"/>
          <w:rtl/>
        </w:rPr>
        <w:t>והקטירו</w:t>
      </w:r>
      <w:r w:rsidRPr="00A71A5E">
        <w:rPr>
          <w:rStyle w:val="afffff0"/>
          <w:rFonts w:hint="cs"/>
          <w:rtl/>
        </w:rPr>
        <w:t>'</w:t>
      </w:r>
      <w:r w:rsidRPr="00A71A5E">
        <w:rPr>
          <w:rStyle w:val="afffff0"/>
          <w:rtl/>
        </w:rPr>
        <w:t xml:space="preserve"> </w:t>
      </w:r>
      <w:r>
        <w:rPr>
          <w:rtl/>
        </w:rPr>
        <w:t>- שלא יערב חלבים בחלבים</w:t>
      </w:r>
      <w:r>
        <w:rPr>
          <w:rFonts w:hint="cs"/>
          <w:rtl/>
        </w:rPr>
        <w:t xml:space="preserve"> </w:t>
      </w:r>
    </w:p>
    <w:p w:rsidR="00DA63EC" w:rsidRDefault="00DA63EC" w:rsidP="00DA63EC">
      <w:pPr>
        <w:tabs>
          <w:tab w:val="center" w:pos="2835"/>
        </w:tabs>
        <w:rPr>
          <w:rtl/>
        </w:rPr>
      </w:pPr>
      <w:r>
        <w:rPr>
          <w:rtl/>
        </w:rPr>
        <w:t>• א</w:t>
      </w:r>
      <w:r>
        <w:rPr>
          <w:rFonts w:hint="cs"/>
          <w:rtl/>
        </w:rPr>
        <w:t>רי'ו'</w:t>
      </w:r>
      <w:r>
        <w:rPr>
          <w:rtl/>
        </w:rPr>
        <w:t xml:space="preserve">: אם נתערבו </w:t>
      </w:r>
      <w:r>
        <w:rPr>
          <w:rtl/>
        </w:rPr>
        <w:t xml:space="preserve">אמר</w:t>
      </w:r>
      <w:r>
        <w:rPr>
          <w:rtl/>
        </w:rPr>
        <w:t xml:space="preserve">.</w:t>
      </w:r>
    </w:p>
    <w:p>
      <w:pPr>
        <w:pStyle w:val="38"/>
        <w:rPr>
          <w:ins w:id="101567" w:author="מנוע מכני" w:date="2026-10-11T12:04:40Z"/>
        </w:rPr>
      </w:pPr>
      <w:r>
        <w:t xml:space="preserve">והך</w:t>
      </w:r>
    </w:p>
    <w:p w:rsidR="00DA63EC" w:rsidRDefault="00DA63EC" w:rsidP="00DA63EC">
      <w:pPr>
        <w:tabs>
          <w:tab w:val="center" w:pos="2835"/>
        </w:tabs>
        <w:rPr>
          <w:rtl/>
        </w:rPr>
      </w:pPr>
      <w:del w:id="101568" w:author="מנוע מכני" w:date="2026-10-11T12:04:40Z">
        <w:r>
          <w:rPr>
            <w:rFonts w:hint="cs"/>
            <w:rtl/>
          </w:rPr>
          <w:delText xml:space="preserve"> </w:delText>
        </w:r>
      </w:del>
      <w:r>
        <w:rPr>
          <w:rFonts w:hint="cs"/>
          <w:rtl/>
        </w:rPr>
        <w:t xml:space="preserve">דאין </w:t>
      </w:r>
      <w:r>
        <w:rPr>
          <w:rtl/>
        </w:rPr>
        <w:t xml:space="preserve">מערבין נסכי כבשים בנסכי פרים ואילים, ואפי' נתערבו </w:t>
      </w:r>
      <w:ins w:id="91933" w:author="מנוע מכני" w:date="2026-10-11T12:04:40Z">
        <w:r>
          <w:rPr>
            <w:rtl/>
          </w:rPr>
          <w:t xml:space="preserve">גם</w:t>
        </w:r>
      </w:ins>
      <w:del w:id="91934" w:author="מנוע מכני" w:date="2026-10-11T12:04:40Z">
        <w:r>
          <w:rPr>
            <w:rtl/>
          </w:rPr>
          <w:delText xml:space="preserve">נמי</w:delText>
        </w:r>
      </w:del>
      <w:r>
        <w:rPr>
          <w:rtl/>
        </w:rPr>
        <w:t xml:space="preserve"> </w:t>
      </w:r>
      <w:r>
        <w:rPr>
          <w:rtl/>
        </w:rPr>
        <w:t xml:space="preserve">לא</w:t>
      </w:r>
      <w:r>
        <w:rPr>
          <w:rtl/>
        </w:rPr>
        <w:t xml:space="preserve">, </w:t>
      </w:r>
    </w:p>
    <w:p>
      <w:pPr>
        <w:pStyle w:val="38"/>
        <w:rPr>
          <w:ins w:id="101569" w:author="מנוע מכני" w:date="2026-10-11T12:04:40Z"/>
        </w:rPr>
      </w:pPr>
      <w:r w:rsidRPr="00FE1B89">
        <w:t xml:space="preserve">והך</w:t>
      </w:r>
    </w:p>
    <w:p w:rsidR="00DA63EC" w:rsidRPr="00FE1B89" w:rsidRDefault="00DA63EC" w:rsidP="00DA63EC">
      <w:pPr>
        <w:tabs>
          <w:tab w:val="center" w:pos="2835"/>
        </w:tabs>
        <w:rPr>
          <w:spacing w:val="-4"/>
          <w:rtl/>
        </w:rPr>
      </w:pPr>
      <w:del w:id="101570" w:author="מנוע מכני" w:date="2026-10-11T12:04:40Z">
        <w:r w:rsidRPr="00FE1B89">
          <w:rPr>
            <w:rFonts w:hint="cs"/>
            <w:spacing w:val="-4"/>
            <w:rtl/>
          </w:rPr>
          <w:delText xml:space="preserve"> </w:delText>
        </w:r>
      </w:del>
      <w:r w:rsidRPr="00FE1B89">
        <w:rPr>
          <w:rFonts w:hint="cs"/>
          <w:spacing w:val="-4"/>
          <w:rtl/>
        </w:rPr>
        <w:t xml:space="preserve">דסיפא </w:t>
      </w:r>
      <w:r w:rsidRPr="00FE1B89">
        <w:rPr>
          <w:spacing w:val="-4"/>
          <w:rtl/>
        </w:rPr>
        <w:t xml:space="preserve">בללן אלו בפני עצמן ואלו בפני עצמן ונתערבו - כשרין, מכלל דרישא לכתחלה </w:t>
      </w:r>
      <w:r w:rsidRPr="00FE1B89">
        <w:rPr>
          <w:spacing w:val="-4"/>
          <w:rtl/>
        </w:rPr>
        <w:t xml:space="preserve">אמר</w:t>
      </w:r>
      <w:r w:rsidRPr="00FE1B89">
        <w:rPr>
          <w:spacing w:val="-4"/>
          <w:rtl/>
        </w:rPr>
        <w:t xml:space="preserve">!</w:t>
      </w:r>
    </w:p>
    <w:p>
      <w:pPr>
        <w:pStyle w:val="38"/>
        <w:rPr>
          <w:ins w:id="101572" w:author="מנוע מכני" w:date="2026-10-11T12:04:40Z"/>
        </w:rPr>
      </w:pPr>
      <w:del w:id="101571" w:author="מנוע מכני" w:date="2026-10-11T12:04:40Z">
        <w:r>
          <w:delText xml:space="preserve">•</w:delText>
        </w:r>
      </w:del>
      <w:r>
        <w:t xml:space="preserve"> אביי</w:t>
      </w:r>
      <w:r>
        <w:t xml:space="preserve"> </w:t>
      </w:r>
      <w:r>
        <w:t xml:space="preserve">ה"ק</w:t>
      </w:r>
      <w:r>
        <w:t xml:space="preserve">:</w:t>
      </w:r>
    </w:p>
    <w:p w:rsidR="00DA63EC" w:rsidRDefault="00DA63EC" w:rsidP="00DA63EC">
      <w:pPr>
        <w:tabs>
          <w:tab w:val="center" w:pos="2835"/>
        </w:tabs>
        <w:rPr>
          <w:rtl/>
        </w:rPr>
      </w:pPr>
      <w:del w:id="101573" w:author="מנוע מכני" w:date="2026-10-11T12:04:40Z">
        <w:r>
          <w:rPr>
            <w:rtl/>
          </w:rPr>
          <w:delText xml:space="preserve"> </w:delText>
        </w:r>
      </w:del>
      <w:ins w:id="91935" w:author="מנוע מכני" w:date="2026-10-11T12:04:40Z">
        <w:r>
          <w:rPr>
            <w:rtl/>
          </w:rPr>
          <w:t xml:space="preserve">מקום</w:t>
        </w:r>
      </w:ins>
      <w:del w:id="91936" w:author="מנוע מכני" w:date="2026-10-11T12:04:40Z">
        <w:r>
          <w:rPr>
            <w:rtl/>
          </w:rPr>
          <w:delText xml:space="preserve">היכא</w:delText>
        </w:r>
      </w:del>
      <w:r>
        <w:rPr>
          <w:rtl/>
        </w:rPr>
        <w:t xml:space="preserve"> </w:t>
      </w:r>
      <w:ins w:id="90255" w:author="Claude - סמנטי" w:date="2026-10-11T12:27:00Z">
        <w:r>
          <w:rPr>
            <w:rtl/>
          </w:rPr>
          <w:t xml:space="preserve">שהוקטר</w:t>
        </w:r>
      </w:ins>
      <w:del w:id="90256" w:author="Claude - סמנטי" w:date="2026-10-11T12:27:00Z">
        <w:r>
          <w:rPr>
            <w:rtl/>
          </w:rPr>
          <w:delText xml:space="preserve">דהוקטר</w:delText>
        </w:r>
      </w:del>
      <w:r>
        <w:rPr>
          <w:rtl/>
        </w:rPr>
        <w:t xml:space="preserve"> סלתן ושמנן - מערבין יין לכתחלה, </w:t>
      </w:r>
      <w:ins w:id="91937" w:author="מנוע מכני" w:date="2026-10-11T12:04:40Z">
        <w:r>
          <w:rPr>
            <w:rtl/>
          </w:rPr>
          <w:t xml:space="preserve">מקום</w:t>
        </w:r>
      </w:ins>
      <w:del w:id="91938" w:author="מנוע מכני" w:date="2026-10-11T12:04:40Z">
        <w:r>
          <w:rPr>
            <w:rtl/>
          </w:rPr>
          <w:delText xml:space="preserve">היכא</w:delText>
        </w:r>
      </w:del>
      <w:r>
        <w:rPr>
          <w:rtl/>
        </w:rPr>
        <w:t xml:space="preserve"> דלא הוקטר, אם נתערב </w:t>
      </w:r>
      <w:r w:rsidRPr="00FE1B89">
        <w:rPr>
          <w:spacing w:val="-8"/>
          <w:rtl/>
        </w:rPr>
        <w:t xml:space="preserve">סלתן ושמנן - מערבין </w:t>
      </w:r>
      <w:ins w:id="91939" w:author="מנוע מכני" w:date="2026-10-11T12:04:40Z">
        <w:r>
          <w:rPr>
            <w:spacing w:val="-8"/>
            <w:rtl/>
          </w:rPr>
          <w:t xml:space="preserve">גם</w:t>
        </w:r>
      </w:ins>
      <w:del w:id="91940" w:author="מנוע מכני" w:date="2026-10-11T12:04:40Z">
        <w:r w:rsidRPr="00FE1B89">
          <w:rPr>
            <w:spacing w:val="-8"/>
            <w:rtl/>
          </w:rPr>
          <w:delText xml:space="preserve">נמי</w:delText>
        </w:r>
      </w:del>
      <w:r w:rsidRPr="00FE1B89">
        <w:rPr>
          <w:spacing w:val="-8"/>
          <w:rtl/>
        </w:rPr>
        <w:t xml:space="preserve"> יינן, ואם </w:t>
      </w:r>
      <w:ins w:id="91941" w:author="מנוע מכני" w:date="2026-10-11T12:04:40Z">
        <w:r>
          <w:rPr>
            <w:spacing w:val="-8"/>
            <w:rtl/>
          </w:rPr>
          <w:t xml:space="preserve">לא</w:t>
        </w:r>
      </w:ins>
      <w:del w:id="91942" w:author="מנוע מכני" w:date="2026-10-11T12:04:40Z">
        <w:r w:rsidRPr="00FE1B89">
          <w:rPr>
            <w:spacing w:val="-8"/>
            <w:rtl/>
          </w:rPr>
          <w:delText xml:space="preserve">לאו</w:delText>
        </w:r>
      </w:del>
      <w:r w:rsidRPr="00FE1B89">
        <w:rPr>
          <w:spacing w:val="-8"/>
          <w:rtl/>
        </w:rPr>
        <w:t xml:space="preserve"> - אין מערבין, </w:t>
      </w:r>
      <w:ins w:id="93645" w:author="מנוע מכני" w:date="2026-10-11T12:04:40Z">
        <w:r>
          <w:rPr>
            <w:spacing w:val="-8"/>
            <w:rtl/>
          </w:rPr>
          <w:t xml:space="preserve">שמא</w:t>
        </w:r>
      </w:ins>
      <w:del w:id="93646" w:author="מנוע מכני" w:date="2026-10-11T12:04:40Z">
        <w:r w:rsidRPr="00FE1B89">
          <w:rPr>
            <w:spacing w:val="-8"/>
            <w:rtl/>
          </w:rPr>
          <w:delText xml:space="preserve">דלמא</w:delText>
        </w:r>
      </w:del>
      <w:r w:rsidRPr="00FE1B89">
        <w:rPr>
          <w:spacing w:val="-8"/>
          <w:rtl/>
        </w:rPr>
        <w:t xml:space="preserve"> אתי לאיערובי סלת ושמן לכתחלה.</w:t>
      </w:r>
    </w:p>
    <w:p w:rsidR="00DA63EC" w:rsidRDefault="00DA63EC" w:rsidP="00DA63EC">
      <w:pPr>
        <w:pStyle w:val="affffd"/>
        <w:rPr>
          <w:del w:id="90125" w:author="מנוע עיצוב" w:date="2026-10-11T12:09:26Z"/>
          <w:rtl/>
        </w:rPr>
      </w:pPr>
      <w:del w:id="90124" w:author="מנוע עיצוב" w:date="2026-10-11T12:09:26Z">
        <w:r>
          <w:rPr>
            <w:rtl/>
          </w:rPr>
          <w:delText xml:space="preserve">׹</w:delText>
        </w:r>
      </w:del>
    </w:p>
    <w:p w:rsidR="00DA63EC" w:rsidRDefault="00DA63EC" w:rsidP="00DA63EC">
      <w:pPr>
        <w:pStyle w:val="affff1"/>
        <w:ind w:end="0"/>
        <w:rPr>
          <w:rtl/>
        </w:rPr>
        <w:pPrChange w:id="20096" w:author="קלוד" w:date="2026-10-11T09:07:26Z">
          <w:pPr>
            <w:pStyle w:val="affff1"/>
            <w:rPr>
              <w:rtl/>
            </w:rPr>
          </w:pPr>
        </w:pPrChange>
      </w:pPr>
      <w:ins w:id="9860" w:author="מספור קטעי משנה" w:date="2026-10-11T09:35:12Z">
        <w:r>
          <w:rPr>
            <w:rStyle w:val="MisparKeta"/>
          </w:rPr>
          <w:t xml:space="preserve">ב. </w:t>
        </w:r>
      </w:ins>
      <w:r>
        <w:rPr>
          <w:rtl/>
        </w:rPr>
        <w:t>כבש הבא עם העומר.</w:t>
      </w:r>
    </w:p>
    <w:p>
      <w:pPr>
        <w:pStyle w:val="38"/>
        <w:rPr>
          <w:ins w:id="101574" w:author="מנוע מכני" w:date="2026-10-11T12:04:40Z"/>
        </w:rPr>
      </w:pPr>
      <w:r w:rsidRPr="004A7C9A">
        <w:t>ת"ר</w:t>
      </w:r>
      <w:r>
        <w:t>:</w:t>
      </w:r>
    </w:p>
    <w:p w:rsidR="00DA63EC" w:rsidRDefault="00DA63EC" w:rsidP="00DA63EC">
      <w:pPr>
        <w:tabs>
          <w:tab w:val="center" w:pos="2835"/>
        </w:tabs>
        <w:rPr>
          <w:rtl/>
        </w:rPr>
      </w:pPr>
      <w:del w:id="101575"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ומנחתו שני עשרונים</w:t>
      </w:r>
      <w:r w:rsidRPr="00A71A5E">
        <w:rPr>
          <w:rStyle w:val="afffff0"/>
          <w:rFonts w:hint="cs"/>
          <w:rtl/>
        </w:rPr>
        <w:t>'</w:t>
      </w:r>
      <w:r w:rsidRPr="00A71A5E">
        <w:rPr>
          <w:rStyle w:val="afffff0"/>
          <w:rtl/>
        </w:rPr>
        <w:t xml:space="preserve"> </w:t>
      </w:r>
      <w:r>
        <w:rPr>
          <w:rtl/>
        </w:rPr>
        <w:t xml:space="preserve">- לימד על כבש הבא עם העומר שמנחתו כפולה</w:t>
      </w:r>
      <w:ins w:id="95337" w:author="מנוע מכני" w:date="2026-10-11T12:04:40Z">
        <w:r>
          <w:rPr>
            <w:rtl/>
          </w:rPr>
          <w:t xml:space="preserve">,</w:t>
        </w:r>
      </w:ins>
      <w:del w:id="95338"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236" w:author="מנוע מכני" w:date="2026-10-11T12:04:40Z">
        <w:r>
          <w:rPr>
            <w:rtl/>
          </w:rPr>
          <w:delText xml:space="preserve"> </w:delText>
        </w:r>
      </w:del>
      <w:r>
        <w:rPr>
          <w:rtl/>
        </w:rPr>
        <w:t xml:space="preserve">'</w:t>
      </w:r>
      <w:r>
        <w:rPr>
          <w:rFonts w:hint="cs"/>
          <w:rtl/>
        </w:rPr>
        <w:t xml:space="preserve">ונסכו יין רביעית ההין </w:t>
      </w:r>
      <w:r>
        <w:rPr>
          <w:rtl/>
        </w:rPr>
        <w:t>–</w:t>
      </w:r>
      <w:r>
        <w:rPr>
          <w:rFonts w:hint="cs"/>
          <w:rtl/>
        </w:rPr>
        <w:t xml:space="preserve"> שאין יינו כפול </w:t>
      </w:r>
    </w:p>
    <w:p w:rsidR="00DA63EC" w:rsidRDefault="00DA63EC" w:rsidP="00DA63EC">
      <w:pPr>
        <w:tabs>
          <w:tab w:val="center" w:pos="2835"/>
        </w:tabs>
        <w:rPr>
          <w:rtl/>
        </w:rPr>
      </w:pPr>
      <w:r w:rsidRPr="003017EE">
        <w:rPr>
          <w:rStyle w:val="afffff0"/>
          <w:rFonts w:hint="cs"/>
          <w:rtl/>
        </w:rPr>
        <w:t>'</w:t>
      </w:r>
      <w:r w:rsidRPr="003017EE">
        <w:rPr>
          <w:rStyle w:val="afffff0"/>
          <w:rtl/>
        </w:rPr>
        <w:t>ונסכו</w:t>
      </w:r>
      <w:r w:rsidRPr="003017EE">
        <w:rPr>
          <w:rStyle w:val="afffff0"/>
          <w:rFonts w:hint="cs"/>
          <w:rtl/>
        </w:rPr>
        <w:t>'</w:t>
      </w:r>
      <w:r w:rsidRPr="003017EE">
        <w:rPr>
          <w:rStyle w:val="afffff0"/>
          <w:rtl/>
        </w:rPr>
        <w:t>,</w:t>
      </w:r>
      <w:r>
        <w:rPr>
          <w:rtl/>
        </w:rPr>
        <w:t xml:space="preserve"> </w:t>
      </w:r>
      <w:r>
        <w:rPr>
          <w:rFonts w:hint="cs"/>
          <w:rtl/>
        </w:rPr>
        <w:t>שאין שמנו כפול ד</w:t>
      </w:r>
      <w:r>
        <w:rPr>
          <w:rtl/>
        </w:rPr>
        <w:t xml:space="preserve">כל נסכיו </w:t>
      </w:r>
      <w:r>
        <w:rPr>
          <w:rtl/>
        </w:rPr>
        <w:t xml:space="preserve">לא</w:t>
      </w:r>
      <w:r>
        <w:rPr>
          <w:rtl/>
        </w:rPr>
        <w:t xml:space="preserve"> יהו אלא רביעית.</w:t>
      </w:r>
    </w:p>
    <w:p w:rsidR="00DA63EC" w:rsidRDefault="00DA63EC" w:rsidP="00DA63EC">
      <w:pPr>
        <w:tabs>
          <w:tab w:val="center" w:pos="2835"/>
        </w:tabs>
        <w:rPr>
          <w:rtl/>
        </w:rPr>
      </w:pPr>
    </w:p>
    <w:p w:rsidR="00DA63EC" w:rsidRDefault="00DA63EC" w:rsidP="00DA63EC">
      <w:pPr>
        <w:tabs>
          <w:tab w:val="center" w:pos="2835"/>
        </w:tabs>
        <w:rPr>
          <w:b/>
          <w:bCs/>
          <w:rtl/>
        </w:rPr>
      </w:pPr>
      <w:ins w:id="93647" w:author="מנוע מכני" w:date="2026-10-11T12:04:40Z">
        <w:r>
          <w:rPr>
            <w:b/>
            <w:bCs/>
            <w:rtl/>
          </w:rPr>
          <w:t xml:space="preserve">מה</w:t>
        </w:r>
      </w:ins>
      <w:del w:id="93648" w:author="מנוע מכני" w:date="2026-10-11T12:04:40Z">
        <w:r w:rsidRPr="001B6416">
          <w:rPr>
            <w:b/>
            <w:bCs/>
            <w:rtl/>
          </w:rPr>
          <w:delText xml:space="preserve">מאי</w:delText>
        </w:r>
      </w:del>
      <w:r w:rsidRPr="001B6416">
        <w:rPr>
          <w:b/>
          <w:bCs/>
          <w:rtl/>
        </w:rPr>
        <w:t xml:space="preserve"> תלמודא</w:t>
      </w:r>
    </w:p>
    <w:p>
      <w:pPr>
        <w:pStyle w:val="38"/>
        <w:rPr>
          <w:ins w:id="101576" w:author="מנוע מכני" w:date="2026-10-11T12:04:40Z"/>
        </w:rPr>
      </w:pPr>
      <w:r>
        <w:t>אר</w:t>
      </w:r>
      <w:r>
        <w:t>"</w:t>
      </w:r>
      <w:r>
        <w:t>א</w:t>
      </w:r>
      <w:r>
        <w:t xml:space="preserve">:</w:t>
      </w:r>
    </w:p>
    <w:p w:rsidR="00DA63EC" w:rsidRDefault="00DA63EC" w:rsidP="00DA63EC">
      <w:pPr>
        <w:tabs>
          <w:tab w:val="center" w:pos="2835"/>
        </w:tabs>
        <w:rPr>
          <w:rtl/>
        </w:rPr>
      </w:pPr>
      <w:del w:id="101577" w:author="מנוע מכני" w:date="2026-10-11T12:04:40Z">
        <w:r>
          <w:rPr>
            <w:rtl/>
          </w:rPr>
          <w:delText xml:space="preserve"> </w:delText>
        </w:r>
      </w:del>
      <w:r>
        <w:rPr>
          <w:rtl/>
        </w:rPr>
        <w:t xml:space="preserve">כתיב ונסכה </w:t>
      </w:r>
      <w:ins w:id="90257" w:author="Claude - סמנטי" w:date="2026-10-11T12:27:00Z">
        <w:r>
          <w:rPr>
            <w:rtl/>
          </w:rPr>
          <w:t xml:space="preserve">וקוראים</w:t>
        </w:r>
      </w:ins>
      <w:del w:id="90258" w:author="Claude - סמנטי" w:date="2026-10-11T12:27:00Z">
        <w:r>
          <w:rPr>
            <w:rtl/>
          </w:rPr>
          <w:delText xml:space="preserve">וקרינן</w:delText>
        </w:r>
      </w:del>
      <w:r>
        <w:rPr>
          <w:rtl/>
        </w:rPr>
        <w:t xml:space="preserve"> ונסכו, כיצד? נסכה דמנחה כנסכו דיין, מה יין רביעית, אף שמן </w:t>
      </w:r>
      <w:ins w:id="91943" w:author="מנוע מכני" w:date="2026-10-11T12:04:40Z">
        <w:r>
          <w:rPr>
            <w:rtl/>
          </w:rPr>
          <w:t xml:space="preserve">גם</w:t>
        </w:r>
      </w:ins>
      <w:del w:id="91944" w:author="מנוע מכני" w:date="2026-10-11T12:04:40Z">
        <w:r>
          <w:rPr>
            <w:rtl/>
          </w:rPr>
          <w:delText xml:space="preserve">נמי</w:delText>
        </w:r>
      </w:del>
      <w:r>
        <w:rPr>
          <w:rtl/>
        </w:rPr>
        <w:t xml:space="preserve"> רביעית.</w:t>
      </w:r>
    </w:p>
    <w:p>
      <w:pPr>
        <w:pStyle w:val="afffff8"/>
        <w:rPr>
          <w:ins w:id="90185" w:author="קלוד" w:date="2026-10-11T12:32:08Z"/>
        </w:rPr>
      </w:pPr>
      <w:ins w:id="90186" w:author="קלוד" w:date="2026-10-11T12:32:08Z">
        <w:r>
          <w:rPr>
            <w:color w:val="7B3F00"/>
          </w:rPr>
          <w:t xml:space="preserve">אשם מצורע ששחטו שלא לשמו - טעון נסכים</w:t>
        </w:r>
      </w:ins>
    </w:p>
    <w:p>
      <w:pPr>
        <w:pStyle w:val="38"/>
        <w:rPr>
          <w:ins w:id="101579" w:author="מנוע מכני" w:date="2026-10-11T12:04:40Z"/>
        </w:rPr>
      </w:pPr>
      <w:del w:id="101578" w:author="מנוע מכני" w:date="2026-10-11T12:04:40Z">
        <w:r>
          <w:delText xml:space="preserve">•</w:delText>
        </w:r>
      </w:del>
      <w:r>
        <w:t xml:space="preserve"> א"ר יוחנן:</w:t>
      </w:r>
    </w:p>
    <w:p w:rsidR="00DA63EC" w:rsidRDefault="00DA63EC" w:rsidP="00DA63EC">
      <w:pPr>
        <w:tabs>
          <w:tab w:val="center" w:pos="2835"/>
        </w:tabs>
        <w:rPr>
          <w:rtl/>
        </w:rPr>
      </w:pPr>
      <w:del w:id="101580" w:author="מנוע מכני" w:date="2026-10-11T12:04:40Z">
        <w:r>
          <w:rPr>
            <w:rtl/>
          </w:rPr>
          <w:delText xml:space="preserve"> </w:delText>
        </w:r>
      </w:del>
      <w:r>
        <w:rPr>
          <w:rtl/>
        </w:rPr>
        <w:t xml:space="preserve">אשם מצורע ששחטו שלא לשמו טעון נסכים, שאם אי אתה אומר כן, פסלתו.</w:t>
      </w:r>
    </w:p>
    <w:p>
      <w:pPr>
        <w:pStyle w:val="38"/>
        <w:rPr>
          <w:ins w:id="101581" w:author="מנוע מכני" w:date="2026-10-11T12:04:40Z"/>
        </w:rPr>
      </w:pPr>
      <w:r w:rsidRPr="00336727">
        <w:t xml:space="preserve">מתקיף </w:t>
      </w:r>
      <w:r w:rsidRPr="00336727">
        <w:t>רמב</w:t>
      </w:r>
      <w:r w:rsidRPr="00336727">
        <w:t>"</w:t>
      </w:r>
      <w:r w:rsidRPr="00336727">
        <w:t>ג</w:t>
      </w:r>
      <w:r w:rsidRPr="00336727">
        <w:t xml:space="preserve">:</w:t>
      </w:r>
    </w:p>
    <w:p w:rsidR="00DA63EC" w:rsidRDefault="00DA63EC" w:rsidP="00DA63EC">
      <w:pPr>
        <w:rPr>
          <w:rtl/>
        </w:rPr>
      </w:pPr>
      <w:del w:id="101582" w:author="מנוע מכני" w:date="2026-10-11T12:04:40Z">
        <w:r w:rsidRPr="00336727">
          <w:rPr>
            <w:rtl/>
          </w:rPr>
          <w:delText xml:space="preserve"> </w:delText>
        </w:r>
      </w:del>
      <w:r w:rsidRPr="00336727">
        <w:rPr>
          <w:rFonts w:hint="cs"/>
          <w:rtl/>
        </w:rPr>
        <w:t>והך ד</w:t>
      </w:r>
      <w:r w:rsidRPr="00336727">
        <w:rPr>
          <w:rtl/>
        </w:rPr>
        <w:t>כבש הבא עם העומר ששחטו שלא לשמו תהא מנחתו כפולה, שאם אי אתה אומר כן, פסלתו!</w:t>
      </w:r>
    </w:p>
    <w:p w:rsidR="00DA63EC" w:rsidRPr="00FE1B89" w:rsidRDefault="00DA63EC" w:rsidP="00DA63EC">
      <w:pPr>
        <w:tabs>
          <w:tab w:val="center" w:pos="2835"/>
        </w:tabs>
        <w:rPr>
          <w:spacing w:val="-6"/>
          <w:rtl/>
        </w:rPr>
      </w:pPr>
      <w:r w:rsidRPr="00FE1B89">
        <w:rPr>
          <w:spacing w:val="-6"/>
          <w:rtl/>
        </w:rPr>
        <w:t>ותמיד של שחר ששחטו שלא לשמו יהא טעון שני גזירין בכהן אחד, שאם אי אתה אומר כן, פסלתו!</w:t>
      </w:r>
    </w:p>
    <w:p w:rsidR="00DA63EC" w:rsidRDefault="00DA63EC" w:rsidP="00DA63EC">
      <w:pPr>
        <w:rPr>
          <w:rtl/>
        </w:rPr>
      </w:pPr>
      <w:r w:rsidRPr="00336727">
        <w:rPr>
          <w:rtl/>
        </w:rPr>
        <w:t>ותמיד של בין הערבים ששחטו שלא לשמו יהא טעון שני גזירין בשני כהנים, שאם אי אתה אומר כן, פסלתו!</w:t>
      </w:r>
    </w:p>
    <w:p>
      <w:pPr>
        <w:pStyle w:val="38"/>
        <w:rPr>
          <w:ins w:id="101583" w:author="מנוע מכני" w:date="2026-10-11T12:04:40Z"/>
        </w:rPr>
      </w:pPr>
      <w:r>
        <w:t xml:space="preserve">- </w:t>
      </w:r>
      <w:r>
        <w:t xml:space="preserve">אין </w:t>
      </w:r>
      <w:r>
        <w:t xml:space="preserve">ה"נ</w:t>
      </w:r>
      <w:r>
        <w:t xml:space="preserve">, אלא </w:t>
      </w:r>
      <w:r>
        <w:t xml:space="preserve">אמר</w:t>
      </w:r>
      <w:r>
        <w:t xml:space="preserve"> אביי:</w:t>
      </w:r>
    </w:p>
    <w:p w:rsidR="00DA63EC" w:rsidRDefault="00DA63EC" w:rsidP="00DA63EC">
      <w:pPr>
        <w:tabs>
          <w:tab w:val="center" w:pos="2835"/>
        </w:tabs>
        <w:rPr>
          <w:rtl/>
        </w:rPr>
      </w:pPr>
      <w:del w:id="101584" w:author="מנוע מכני" w:date="2026-10-11T12:04:40Z">
        <w:r>
          <w:rPr>
            <w:rtl/>
          </w:rPr>
          <w:delText xml:space="preserve"> </w:delText>
        </w:r>
      </w:del>
      <w:ins w:id="93651" w:author="מנוע מכני" w:date="2026-10-11T12:04:40Z">
        <w:r>
          <w:rPr>
            <w:rtl/>
          </w:rPr>
          <w:t xml:space="preserve">אחת</w:t>
        </w:r>
      </w:ins>
      <w:del w:id="93652" w:author="מנוע מכני" w:date="2026-10-11T12:04:40Z">
        <w:r>
          <w:rPr>
            <w:rtl/>
          </w:rPr>
          <w:delText xml:space="preserve">חדא</w:delText>
        </w:r>
      </w:del>
      <w:r>
        <w:rPr>
          <w:rtl/>
        </w:rPr>
        <w:t xml:space="preserve"> </w:t>
      </w:r>
      <w:ins w:id="93649" w:author="מנוע מכני" w:date="2026-10-11T12:04:40Z">
        <w:r>
          <w:rPr>
            <w:rtl/>
          </w:rPr>
          <w:t xml:space="preserve">מהם</w:t>
        </w:r>
      </w:ins>
      <w:del w:id="93650" w:author="מנוע מכני" w:date="2026-10-11T12:04:40Z">
        <w:r>
          <w:rPr>
            <w:rtl/>
          </w:rPr>
          <w:delText xml:space="preserve">מינייהו</w:delText>
        </w:r>
      </w:del>
      <w:r>
        <w:rPr>
          <w:rtl/>
        </w:rPr>
        <w:t xml:space="preserve"> נקט.</w:t>
      </w:r>
    </w:p>
    <w:p w:rsidR="00DA63EC" w:rsidRDefault="00DA63EC" w:rsidP="00DA63EC">
      <w:pPr>
        <w:pStyle w:val="afff3"/>
        <w:framePr w:wrap="around"/>
        <w:rPr>
          <w:rtl/>
        </w:rPr>
      </w:pPr>
      <w:r>
        <w:rPr>
          <w:rFonts w:hint="cs"/>
          <w:rtl/>
        </w:rPr>
        <w:t>צ.</w:t>
      </w:r>
    </w:p>
    <w:p>
      <w:pPr>
        <w:pStyle w:val="38"/>
        <w:rPr>
          <w:ins w:id="101585" w:author="מנוע מכני" w:date="2026-10-11T12:04:40Z"/>
        </w:rPr>
      </w:pPr>
      <w:r>
        <w:t>ר' אבא</w:t>
      </w:r>
      <w:r>
        <w:t xml:space="preserve">:</w:t>
      </w:r>
    </w:p>
    <w:p w:rsidR="00DA63EC" w:rsidRDefault="00DA63EC" w:rsidP="00DA63EC">
      <w:pPr>
        <w:tabs>
          <w:tab w:val="center" w:pos="2835"/>
        </w:tabs>
        <w:rPr>
          <w:rtl/>
        </w:rPr>
      </w:pPr>
      <w:del w:id="101586" w:author="מנוע מכני" w:date="2026-10-11T12:04:40Z">
        <w:r>
          <w:rPr>
            <w:rtl/>
          </w:rPr>
          <w:delText xml:space="preserve"> </w:delText>
        </w:r>
      </w:del>
      <w:r>
        <w:rPr>
          <w:rtl/>
        </w:rPr>
        <w:t xml:space="preserve">עולות </w:t>
      </w:r>
      <w:ins w:id="96385" w:author="מנוע מכני" w:date="2026-10-11T12:04:40Z">
        <w:r>
          <w:rPr>
            <w:rtl/>
          </w:rPr>
          <w:t xml:space="preserve">אם </w:t>
        </w:r>
      </w:ins>
      <w:del w:id="96386" w:author="מנוע מכני" w:date="2026-10-11T12:04:40Z">
        <w:r>
          <w:rPr>
            <w:rtl/>
          </w:rPr>
          <w:delText xml:space="preserve">אי </w:delText>
        </w:r>
      </w:del>
      <w:r>
        <w:rPr>
          <w:rtl/>
        </w:rPr>
        <w:t xml:space="preserve">לא</w:t>
      </w:r>
      <w:r>
        <w:rPr>
          <w:rtl/>
        </w:rPr>
        <w:t xml:space="preserve"> חזו לעולת חובה</w:t>
      </w:r>
      <w:r>
        <w:rPr>
          <w:rFonts w:hint="cs"/>
          <w:rtl/>
        </w:rPr>
        <w:t>,</w:t>
      </w:r>
      <w:r>
        <w:rPr>
          <w:rtl/>
        </w:rPr>
        <w:t xml:space="preserve"> קרבי לעולת נדבה, </w:t>
      </w:r>
      <w:ins w:id="91945" w:author="מנוע מכני" w:date="2026-10-11T12:04:40Z">
        <w:r>
          <w:rPr>
            <w:rtl/>
          </w:rPr>
          <w:t xml:space="preserve">כאן</w:t>
        </w:r>
      </w:ins>
      <w:del w:id="91946" w:author="מנוע מכני" w:date="2026-10-11T12:04:40Z">
        <w:r>
          <w:rPr>
            <w:rtl/>
          </w:rPr>
          <w:delText xml:space="preserve">הכא</w:delText>
        </w:r>
      </w:del>
      <w:r>
        <w:rPr>
          <w:rtl/>
        </w:rPr>
        <w:t xml:space="preserve"> </w:t>
      </w:r>
      <w:ins w:id="96387" w:author="מנוע מכני" w:date="2026-10-11T12:04:40Z">
        <w:r>
          <w:rPr>
            <w:rtl/>
          </w:rPr>
          <w:t xml:space="preserve">אם </w:t>
        </w:r>
      </w:ins>
      <w:del w:id="96388" w:author="מנוע מכני" w:date="2026-10-11T12:04:40Z">
        <w:r>
          <w:rPr>
            <w:rtl/>
          </w:rPr>
          <w:delText xml:space="preserve">אי </w:delText>
        </w:r>
      </w:del>
      <w:r>
        <w:rPr>
          <w:rtl/>
        </w:rPr>
        <w:t xml:space="preserve">לא</w:t>
      </w:r>
      <w:r>
        <w:rPr>
          <w:rtl/>
        </w:rPr>
        <w:t xml:space="preserve"> מוקמית במילתיה</w:t>
      </w:r>
      <w:r>
        <w:rPr>
          <w:rFonts w:hint="cs"/>
          <w:rtl/>
        </w:rPr>
        <w:t xml:space="preserve"> אין אשם נדבה</w:t>
      </w:r>
      <w:r>
        <w:rPr>
          <w:rtl/>
        </w:rPr>
        <w:t xml:space="preserve"> </w:t>
      </w:r>
    </w:p>
    <w:p>
      <w:pPr>
        <w:pStyle w:val="38"/>
        <w:rPr>
          <w:ins w:id="101588" w:author="מנוע מכני" w:date="2026-10-11T12:04:40Z"/>
        </w:rPr>
      </w:pPr>
      <w:del w:id="101587" w:author="מנוע מכני" w:date="2026-10-11T12:04:40Z">
        <w:r>
          <w:delText xml:space="preserve">•</w:delText>
        </w:r>
      </w:del>
      <w:r>
        <w:t xml:space="preserve"> </w:t>
      </w:r>
      <w:r>
        <w:t>ת</w:t>
      </w:r>
      <w:r>
        <w:t>"</w:t>
      </w:r>
      <w:r>
        <w:t>כ דרי</w:t>
      </w:r>
      <w:r>
        <w:t>"</w:t>
      </w:r>
      <w:r>
        <w:t>ו</w:t>
      </w:r>
      <w:r>
        <w:t xml:space="preserve">:</w:t>
      </w:r>
    </w:p>
    <w:p w:rsidR="00DA63EC" w:rsidRDefault="00DA63EC" w:rsidP="00DA63EC">
      <w:pPr>
        <w:tabs>
          <w:tab w:val="center" w:pos="2835"/>
        </w:tabs>
        <w:rPr>
          <w:rtl/>
        </w:rPr>
      </w:pPr>
      <w:del w:id="101589" w:author="מנוע מכני" w:date="2026-10-11T12:04:40Z">
        <w:r>
          <w:rPr>
            <w:rtl/>
          </w:rPr>
          <w:delText xml:space="preserve"> </w:delText>
        </w:r>
      </w:del>
      <w:r>
        <w:rPr>
          <w:rtl/>
        </w:rPr>
        <w:t xml:space="preserve">אשם מצורע ששחטו שלא לשמו, או שלא נתן מדמו על גבי בהונות</w:t>
      </w:r>
      <w:ins w:id="95339" w:author="מנוע מכני" w:date="2026-10-11T12:04:40Z">
        <w:r>
          <w:rPr>
            <w:rtl/>
          </w:rPr>
          <w:t xml:space="preserve"> </w:t>
        </w:r>
      </w:ins>
      <w:del w:id="95340" w:author="מנוע מכני" w:date="2026-10-11T12:04:40Z">
        <w:r>
          <w:rPr>
            <w:rtl/>
          </w:rPr>
          <w:delText xml:space="preserve"> </w:delText>
        </w:r>
        <w:r>
          <w:rPr>
            <w:rFonts w:hint="cs"/>
            <w:rtl/>
          </w:rPr>
          <w:delText xml:space="preserve"> </w:delText>
        </w:r>
      </w:del>
    </w:p>
    <w:p w:rsidR="00DA63EC" w:rsidRDefault="00DA63EC" w:rsidP="00DA63EC">
      <w:pPr>
        <w:tabs>
          <w:tab w:val="center" w:pos="2835"/>
        </w:tabs>
        <w:rPr>
          <w:rtl/>
        </w:rPr>
      </w:pPr>
      <w:r>
        <w:rPr>
          <w:rtl/>
        </w:rPr>
        <w:lastRenderedPageBreak/>
        <w:tab/>
      </w:r>
      <w:del w:id="90237" w:author="מנוע מכני" w:date="2026-10-11T12:04:40Z">
        <w:r>
          <w:rPr>
            <w:rFonts w:hint="cs"/>
            <w:rtl/>
          </w:rPr>
          <w:delText xml:space="preserve">         </w:delText>
        </w:r>
      </w:del>
      <w:r>
        <w:rPr>
          <w:rFonts w:hint="cs"/>
          <w:rtl/>
        </w:rPr>
        <w:t xml:space="preserve">הר</w:t>
      </w:r>
      <w:r>
        <w:rPr>
          <w:rtl/>
        </w:rPr>
        <w:t>"</w:t>
      </w:r>
      <w:r>
        <w:rPr>
          <w:rFonts w:hint="cs"/>
          <w:rtl/>
        </w:rPr>
        <w:t>ז</w:t>
      </w:r>
      <w:r>
        <w:rPr>
          <w:rtl/>
        </w:rPr>
        <w:t xml:space="preserve"> עולה לגבי מזבח, וטעון נסכים, וצריך אשם אחר להתירו.</w:t>
      </w:r>
    </w:p>
    <w:p w:rsidR="00DA63EC" w:rsidRDefault="00DA63EC" w:rsidP="00DA63EC">
      <w:pPr>
        <w:pStyle w:val="affffd"/>
        <w:rPr>
          <w:rtl/>
        </w:rPr>
      </w:pPr>
      <w:r>
        <w:rPr>
          <w:rtl/>
        </w:rPr>
        <w:t>׹</w:t>
      </w:r>
    </w:p>
    <w:p>
      <w:pPr>
        <w:pStyle w:val="MishnaBatzad"/>
        <w:rPr>
          <w:ins w:id="20466" w:author="קלוד" w:date="2026-10-11T09:07:26Z"/>
        </w:rPr>
      </w:pPr>
      <w:ins w:id="20465" w:author="קלוד" w:date="2026-10-11T09:07:26Z">
        <w:r>
          <w:t xml:space="preserve">משנה ה</w:t>
        </w:r>
      </w:ins>
    </w:p>
    <w:p w:rsidR="00DA63EC" w:rsidRPr="000A334C" w:rsidRDefault="00DA63EC" w:rsidP="003B6D22">
      <w:pPr>
        <w:pStyle w:val="afff9"/>
        <w:rPr>
          <w:del w:id="20266" w:author="קלוד" w:date="2026-10-11T09:07:26Z"/>
          <w:rtl/>
        </w:rPr>
      </w:pPr>
      <w:del w:id="20265" w:author="קלוד" w:date="2026-10-11T09:07:26Z">
        <w:r w:rsidRPr="000A334C">
          <w:rPr>
            <w:rtl/>
          </w:rPr>
          <w:delText xml:space="preserve">מתני'.</w:delText>
        </w:r>
      </w:del>
    </w:p>
    <w:p w:rsidR="00DA63EC" w:rsidRPr="000A334C" w:rsidRDefault="00DA63EC" w:rsidP="003B6D22">
      <w:pPr>
        <w:pStyle w:val="afff9"/>
        <w:spacing w:before="120"/>
        <w:rPr>
          <w:rtl/>
        </w:rPr>
        <w:pPrChange w:id="90073" w:author="קלוד" w:date="2026-10-11T12:09:42Z">
          <w:pPr>
            <w:pStyle w:val="afff9"/>
          </w:pPr>
        </w:pPrChange>
      </w:pPr>
      <w:r w:rsidRPr="000A334C">
        <w:rPr>
          <w:rtl/>
        </w:rPr>
        <w:t>כל מדות שבמקדש היו נגדשות, חוץ משל כהן גדול, שהיה גודשה לתוכה.</w:t>
      </w:r>
    </w:p>
    <w:p w:rsidR="00DA63EC" w:rsidRPr="000A334C" w:rsidRDefault="00DA63EC" w:rsidP="003B6D22">
      <w:pPr>
        <w:pStyle w:val="afff9"/>
        <w:rPr>
          <w:rtl/>
        </w:rPr>
      </w:pPr>
      <w:r w:rsidRPr="000A334C">
        <w:rPr>
          <w:rtl/>
        </w:rPr>
        <w:t xml:space="preserve">מדת הלח בירוציהן קדש, ומדת היבש בירוציהן חול; </w:t>
      </w:r>
    </w:p>
    <w:p w:rsidR="00DA63EC" w:rsidRPr="000A334C" w:rsidRDefault="00DA63EC" w:rsidP="003B6D22">
      <w:pPr>
        <w:pStyle w:val="afff9"/>
        <w:rPr>
          <w:rtl/>
        </w:rPr>
      </w:pPr>
      <w:r>
        <w:rPr>
          <w:rStyle w:val="TanaimMishna"/>
          <w:rtl/>
          <w:rPrChange w:id="20027" w:author="קלוד" w:date="2026-10-11T09:07:26Z">
            <w:rPr>
              <w:rtl/>
            </w:rPr>
          </w:rPrChange>
        </w:rPr>
        <w:t xml:space="preserve">רבי עקיבא</w:t>
      </w:r>
      <w:r>
        <w:rPr>
          <w:rtl/>
        </w:rPr>
        <w:t xml:space="preserve"> אומר</w:t>
      </w:r>
      <w:r>
        <w:rPr>
          <w:rStyle w:val="TanaimMishna"/>
          <w:rtl/>
          <w:rPrChange w:id="103760" w:author="Claude" w:date="2026-10-11T09:07:48Z">
            <w:rPr>
              <w:rtl/>
            </w:rPr>
          </w:rPrChange>
        </w:rPr>
        <w:t xml:space="preserve">:</w:t>
      </w:r>
      <w:r>
        <w:rPr>
          <w:rtl/>
        </w:rPr>
        <w:t xml:space="preserve"> מדת הלח קדש, לפיכך בירוציהן קדש, מדת היבש חול, לפיכך בירוציהן חול; </w:t>
      </w:r>
    </w:p>
    <w:p w:rsidR="00DA63EC" w:rsidRPr="000A334C" w:rsidRDefault="00DA63EC" w:rsidP="003B6D22">
      <w:pPr>
        <w:pStyle w:val="afff9"/>
        <w:rPr>
          <w:rtl/>
        </w:rPr>
      </w:pPr>
      <w:r>
        <w:rPr>
          <w:rStyle w:val="TanaimMishna"/>
          <w:rtl/>
          <w:rPrChange w:id="20028" w:author="קלוד" w:date="2026-10-11T09:07:26Z">
            <w:rPr>
              <w:rtl/>
            </w:rPr>
          </w:rPrChange>
        </w:rPr>
        <w:t xml:space="preserve">רבי יוסי</w:t>
      </w:r>
      <w:r>
        <w:rPr>
          <w:rtl/>
        </w:rPr>
        <w:t xml:space="preserve"> אומר</w:t>
      </w:r>
      <w:r>
        <w:rPr>
          <w:rStyle w:val="TanaimMishna"/>
          <w:rtl/>
          <w:rPrChange w:id="103761" w:author="Claude" w:date="2026-10-11T09:07:48Z">
            <w:rPr>
              <w:rtl/>
            </w:rPr>
          </w:rPrChange>
        </w:rPr>
        <w:t xml:space="preserve">:</w:t>
      </w:r>
      <w:r>
        <w:rPr>
          <w:rtl/>
        </w:rPr>
        <w:t xml:space="preserve"> לא משום זה, אלא שהלח נעקר, והיבש אינו נעקר.</w:t>
      </w:r>
    </w:p>
    <w:p w:rsidR="00DA63EC" w:rsidRDefault="00DA63EC" w:rsidP="00DA63EC">
      <w:pPr>
        <w:pStyle w:val="affffd"/>
        <w:rPr>
          <w:rtl/>
        </w:rPr>
      </w:pPr>
      <w:r>
        <w:rPr>
          <w:rtl/>
        </w:rPr>
        <w:t>׹</w:t>
      </w:r>
    </w:p>
    <w:p>
      <w:pPr>
        <w:pStyle w:val="afffff8"/>
        <w:rPr>
          <w:ins w:id="90183" w:author="קלוד" w:date="2026-10-11T12:32:08Z"/>
        </w:rPr>
      </w:pPr>
      <w:ins w:id="90184" w:author="קלוד" w:date="2026-10-11T12:32:08Z">
        <w:r>
          <w:rPr>
            <w:color w:val="7B3F00"/>
          </w:rPr>
          <w:t xml:space="preserve">האם 'כל מדות נגדשות' ר"מ היא או רבנן?</w:t>
        </w:r>
      </w:ins>
    </w:p>
    <w:p w:rsidR="00DA63EC" w:rsidRDefault="00DA63EC" w:rsidP="00DA63EC">
      <w:pPr>
        <w:tabs>
          <w:tab w:val="center" w:pos="2835"/>
        </w:tabs>
        <w:rPr>
          <w:rtl/>
        </w:rPr>
      </w:pPr>
      <w:r>
        <w:rPr>
          <w:rtl/>
        </w:rPr>
        <w:t xml:space="preserve">מני? </w:t>
      </w:r>
      <w:ins w:id="96389" w:author="מנוע מכני" w:date="2026-10-11T12:04:40Z">
        <w:r>
          <w:rPr>
            <w:rtl/>
          </w:rPr>
          <w:t xml:space="preserve">אם </w:t>
        </w:r>
      </w:ins>
      <w:del w:id="96390" w:author="מנוע מכני" w:date="2026-10-11T12:04:40Z">
        <w:r>
          <w:rPr>
            <w:rtl/>
          </w:rPr>
          <w:delText xml:space="preserve">אי </w:delText>
        </w:r>
      </w:del>
      <w:r>
        <w:rPr>
          <w:rStyle w:val="2fb"/>
          <w:rtl/>
        </w:rPr>
        <w:t xml:space="preserve">ר"מ</w:t>
      </w:r>
      <w:r>
        <w:rPr>
          <w:rtl/>
        </w:rPr>
        <w:t xml:space="preserve">, חד גדוש </w:t>
      </w:r>
      <w:ins w:id="96741" w:author="מנוע מכני" w:date="2026-10-11T12:04:40Z">
        <w:r>
          <w:rPr>
            <w:rtl/>
          </w:rPr>
          <w:t xml:space="preserve">היה</w:t>
        </w:r>
      </w:ins>
      <w:del w:id="96742" w:author="מנוע מכני" w:date="2026-10-11T12:04:40Z">
        <w:r>
          <w:rPr>
            <w:rtl/>
          </w:rPr>
          <w:delText xml:space="preserve">הוה</w:delText>
        </w:r>
      </w:del>
      <w:r>
        <w:rPr>
          <w:rtl/>
        </w:rPr>
        <w:t xml:space="preserve">!</w:t>
      </w:r>
    </w:p>
    <w:p w:rsidR="00DA63EC" w:rsidRDefault="00DA63EC" w:rsidP="00DA63EC">
      <w:pPr>
        <w:tabs>
          <w:tab w:val="center" w:pos="2835"/>
        </w:tabs>
        <w:rPr>
          <w:rtl/>
        </w:rPr>
      </w:pPr>
      <w:ins w:id="96391" w:author="מנוע מכני" w:date="2026-10-11T12:04:40Z">
        <w:r>
          <w:rPr>
            <w:rtl/>
          </w:rPr>
          <w:t xml:space="preserve">אם </w:t>
        </w:r>
      </w:ins>
      <w:del w:id="96392" w:author="מנוע מכני" w:date="2026-10-11T12:04:40Z">
        <w:r>
          <w:rPr>
            <w:rtl/>
          </w:rPr>
          <w:delText xml:space="preserve">אי </w:delText>
        </w:r>
      </w:del>
      <w:r>
        <w:rPr>
          <w:rtl/>
        </w:rPr>
        <w:t xml:space="preserve">רבנן, </w:t>
      </w:r>
      <w:ins w:id="93653" w:author="מנוע מכני" w:date="2026-10-11T12:04:40Z">
        <w:r>
          <w:rPr>
            <w:rtl/>
          </w:rPr>
          <w:t xml:space="preserve">אחת</w:t>
        </w:r>
      </w:ins>
      <w:del w:id="93654" w:author="מנוע מכני" w:date="2026-10-11T12:04:40Z">
        <w:r>
          <w:rPr>
            <w:rtl/>
          </w:rPr>
          <w:delText xml:space="preserve">חדא</w:delText>
        </w:r>
      </w:del>
      <w:r>
        <w:rPr>
          <w:rtl/>
        </w:rPr>
        <w:t xml:space="preserve"> ומחוק </w:t>
      </w:r>
      <w:ins w:id="96743" w:author="מנוע מכני" w:date="2026-10-11T12:04:40Z">
        <w:r>
          <w:rPr>
            <w:rtl/>
          </w:rPr>
          <w:t xml:space="preserve">היה</w:t>
        </w:r>
      </w:ins>
      <w:del w:id="96744" w:author="מנוע מכני" w:date="2026-10-11T12:04:40Z">
        <w:r>
          <w:rPr>
            <w:rtl/>
          </w:rPr>
          <w:delText xml:space="preserve">הוה</w:delText>
        </w:r>
      </w:del>
      <w:r>
        <w:rPr>
          <w:rtl/>
        </w:rPr>
        <w:t xml:space="preserve">!</w:t>
      </w:r>
    </w:p>
    <w:p>
      <w:pPr>
        <w:pStyle w:val="38"/>
        <w:rPr>
          <w:ins w:id="101590" w:author="מנוע מכני" w:date="2026-10-11T12:04:40Z"/>
        </w:rPr>
      </w:pPr>
      <w:del w:id="102578" w:author="מנוע מכני" w:date="2026-10-11T12:04:40Z">
        <w:r>
          <w:delText xml:space="preserve">אמר </w:delText>
        </w:r>
      </w:del>
      <w:r>
        <w:t xml:space="preserve">רב חסדא:</w:t>
      </w:r>
    </w:p>
    <w:p w:rsidR="00DA63EC" w:rsidRDefault="00DA63EC" w:rsidP="00DA63EC">
      <w:pPr>
        <w:tabs>
          <w:tab w:val="center" w:pos="2835"/>
        </w:tabs>
        <w:rPr>
          <w:rtl/>
        </w:rPr>
      </w:pPr>
      <w:del w:id="101591" w:author="מנוע מכני" w:date="2026-10-11T12:04:40Z">
        <w:r>
          <w:rPr>
            <w:rtl/>
          </w:rPr>
          <w:delText xml:space="preserve"> </w:delText>
        </w:r>
      </w:del>
      <w:r>
        <w:rPr>
          <w:rtl/>
        </w:rPr>
        <w:t xml:space="preserve">לעולם </w:t>
      </w:r>
      <w:r>
        <w:rPr>
          <w:rStyle w:val="2fb"/>
          <w:rtl/>
        </w:rPr>
        <w:t xml:space="preserve">ר"מ</w:t>
      </w:r>
      <w:r>
        <w:rPr>
          <w:rtl/>
        </w:rPr>
        <w:t xml:space="preserve">, </w:t>
      </w:r>
      <w:ins w:id="93655" w:author="מנוע מכני" w:date="2026-10-11T12:04:40Z">
        <w:r>
          <w:rPr>
            <w:rtl/>
          </w:rPr>
          <w:t xml:space="preserve">ומה</w:t>
        </w:r>
      </w:ins>
      <w:del w:id="93656" w:author="מנוע מכני" w:date="2026-10-11T12:04:40Z">
        <w:r>
          <w:rPr>
            <w:rtl/>
          </w:rPr>
          <w:delText xml:space="preserve">ומאי</w:delText>
        </w:r>
      </w:del>
      <w:r>
        <w:rPr>
          <w:rtl/>
        </w:rPr>
        <w:t xml:space="preserve"> כל מדות? כל מדידות.</w:t>
      </w:r>
    </w:p>
    <w:p w:rsidR="00DA63EC" w:rsidRDefault="00DA63EC" w:rsidP="00DA63EC">
      <w:pPr>
        <w:pStyle w:val="affffd"/>
        <w:rPr>
          <w:rtl/>
        </w:rPr>
      </w:pPr>
      <w:r>
        <w:rPr>
          <w:rtl/>
        </w:rPr>
        <w:t>׹</w:t>
      </w:r>
    </w:p>
    <w:p>
      <w:pPr>
        <w:pStyle w:val="afffff8"/>
        <w:rPr>
          <w:ins w:id="90181" w:author="קלוד" w:date="2026-10-11T12:32:08Z"/>
        </w:rPr>
      </w:pPr>
      <w:ins w:id="90182" w:author="קלוד" w:date="2026-10-11T12:32:08Z">
        <w:r>
          <w:rPr>
            <w:color w:val="7B3F00"/>
          </w:rPr>
          <w:t xml:space="preserve">בירוצי מדת הלח והיבש - ת"ק, ר"ע ור' יוסי</w:t>
        </w:r>
      </w:ins>
    </w:p>
    <w:p w:rsidR="00DA63EC" w:rsidRDefault="00DA63EC" w:rsidP="00DA63EC">
      <w:pPr>
        <w:tabs>
          <w:tab w:val="center" w:pos="2835"/>
        </w:tabs>
        <w:rPr>
          <w:b/>
          <w:bCs/>
          <w:rtl/>
        </w:rPr>
      </w:pPr>
      <w:r w:rsidRPr="001B6416">
        <w:rPr>
          <w:b/>
          <w:bCs/>
          <w:rtl/>
        </w:rPr>
        <w:t>מדת הלח בירוציהן קדש.</w:t>
      </w:r>
    </w:p>
    <w:p>
      <w:pPr>
        <w:pStyle w:val="38"/>
        <w:rPr>
          <w:ins w:id="101592" w:author="מנוע מכני" w:date="2026-10-11T12:04:40Z"/>
        </w:rPr>
      </w:pPr>
      <w:ins w:id="91947" w:author="מנוע מכני" w:date="2026-10-11T12:04:40Z">
        <w:r>
          <w:t xml:space="preserve">וחלקו</w:t>
        </w:r>
      </w:ins>
      <w:del w:id="91948" w:author="מנוע מכני" w:date="2026-10-11T12:04:40Z">
        <w:r w:rsidRPr="00B531AC">
          <w:delText xml:space="preserve">ופליגי</w:delText>
        </w:r>
      </w:del>
      <w:r>
        <w:t xml:space="preserve"> </w:t>
      </w:r>
      <w:ins w:id="96393" w:author="מנוע מכני" w:date="2026-10-11T12:04:40Z">
        <w:r>
          <w:t xml:space="preserve">אם </w:t>
        </w:r>
      </w:ins>
      <w:del w:id="96394" w:author="מנוע מכני" w:date="2026-10-11T12:04:40Z">
        <w:r>
          <w:delText xml:space="preserve">אי </w:delText>
        </w:r>
      </w:del>
      <w:r>
        <w:t xml:space="preserve">ת</w:t>
      </w:r>
      <w:r>
        <w:t>"</w:t>
      </w:r>
      <w:r>
        <w:t>ק סבבר</w:t>
      </w:r>
      <w:r>
        <w:t xml:space="preserve">:</w:t>
      </w:r>
    </w:p>
    <w:p w:rsidR="00DA63EC" w:rsidRDefault="00DA63EC" w:rsidP="00DA63EC">
      <w:pPr>
        <w:tabs>
          <w:tab w:val="center" w:pos="2835"/>
        </w:tabs>
        <w:rPr>
          <w:rtl/>
        </w:rPr>
      </w:pPr>
      <w:del w:id="101593" w:author="מנוע מכני" w:date="2026-10-11T12:04:40Z">
        <w:r>
          <w:rPr>
            <w:rtl/>
          </w:rPr>
          <w:delText xml:space="preserve"> </w:delText>
        </w:r>
      </w:del>
      <w:r>
        <w:rPr>
          <w:rtl/>
        </w:rPr>
        <w:t xml:space="preserve">מדת הלח נמשחה בין מבפנים בין מבחוץ, מדת יבש נמשחה מבפנים ולא נמשחה מבחוץ</w:t>
      </w:r>
      <w:ins w:id="95341" w:author="מנוע מכני" w:date="2026-10-11T12:04:40Z">
        <w:r>
          <w:rPr>
            <w:rtl/>
          </w:rPr>
          <w:t xml:space="preserve">,</w:t>
        </w:r>
      </w:ins>
      <w:del w:id="95342" w:author="מנוע מכני" w:date="2026-10-11T12:04:40Z">
        <w:r>
          <w:rPr>
            <w:rtl/>
          </w:rPr>
          <w:delText xml:space="preserve">;</w:delText>
        </w:r>
      </w:del>
      <w:r>
        <w:rPr>
          <w:rtl/>
        </w:rPr>
        <w:t xml:space="preserve"> </w:t>
      </w:r>
    </w:p>
    <w:p>
      <w:pPr>
        <w:pStyle w:val="38"/>
        <w:rPr>
          <w:ins w:id="101594" w:author="מנוע מכני" w:date="2026-10-11T12:04:40Z"/>
        </w:rPr>
      </w:pPr>
      <w:ins w:id="90531" w:author="מנוע מכני" w:date="2026-10-11T12:04:40Z">
        <w:r>
          <w:t xml:space="preserve">ור"ע</w:t>
        </w:r>
      </w:ins>
      <w:del w:id="90532" w:author="מנוע מכני" w:date="2026-10-11T12:04:40Z">
        <w:r>
          <w:delText xml:space="preserve">ורבי עקיבא</w:delText>
        </w:r>
      </w:del>
      <w:r>
        <w:t xml:space="preserve"> סבר:</w:t>
      </w:r>
    </w:p>
    <w:p w:rsidR="00DA63EC" w:rsidRDefault="00DA63EC" w:rsidP="00DA63EC">
      <w:pPr>
        <w:tabs>
          <w:tab w:val="center" w:pos="2835"/>
        </w:tabs>
        <w:rPr>
          <w:rtl/>
        </w:rPr>
      </w:pPr>
      <w:del w:id="101595" w:author="מנוע מכני" w:date="2026-10-11T12:04:40Z">
        <w:r>
          <w:rPr>
            <w:rtl/>
          </w:rPr>
          <w:delText xml:space="preserve"> </w:delText>
        </w:r>
      </w:del>
      <w:r>
        <w:rPr>
          <w:rtl/>
        </w:rPr>
        <w:t xml:space="preserve">מדת הלח נמשחה בין מבפנים בין מבחוץ, מדת יבש </w:t>
      </w:r>
      <w:r>
        <w:rPr>
          <w:rtl/>
        </w:rPr>
        <w:t xml:space="preserve">לא</w:t>
      </w:r>
      <w:r>
        <w:rPr>
          <w:rtl/>
        </w:rPr>
        <w:t xml:space="preserve"> נמשחה כל עיקר</w:t>
      </w:r>
      <w:ins w:id="95343" w:author="מנוע מכני" w:date="2026-10-11T12:04:40Z">
        <w:r>
          <w:rPr>
            <w:rtl/>
          </w:rPr>
          <w:t xml:space="preserve">,</w:t>
        </w:r>
      </w:ins>
      <w:del w:id="95344" w:author="מנוע מכני" w:date="2026-10-11T12:04:40Z">
        <w:r>
          <w:rPr>
            <w:rtl/>
          </w:rPr>
          <w:delText xml:space="preserve">;</w:delText>
        </w:r>
      </w:del>
      <w:r>
        <w:rPr>
          <w:rtl/>
        </w:rPr>
        <w:t xml:space="preserve"> </w:t>
      </w:r>
    </w:p>
    <w:p>
      <w:pPr>
        <w:pStyle w:val="38"/>
        <w:rPr>
          <w:ins w:id="101596" w:author="מנוע מכני" w:date="2026-10-11T12:04:40Z"/>
        </w:rPr>
      </w:pPr>
      <w:r>
        <w:t xml:space="preserve">ורבי יוסי סבר:</w:t>
      </w:r>
    </w:p>
    <w:p w:rsidR="00DA63EC" w:rsidRDefault="00DA63EC" w:rsidP="00DA63EC">
      <w:pPr>
        <w:tabs>
          <w:tab w:val="center" w:pos="2835"/>
        </w:tabs>
        <w:rPr>
          <w:rtl/>
        </w:rPr>
      </w:pPr>
      <w:del w:id="101597" w:author="מנוע מכני" w:date="2026-10-11T12:04:40Z">
        <w:r>
          <w:rPr>
            <w:rtl/>
          </w:rPr>
          <w:delText xml:space="preserve"> </w:delText>
        </w:r>
      </w:del>
      <w:r>
        <w:rPr>
          <w:rtl/>
        </w:rPr>
        <w:t xml:space="preserve">אידי ואידי נמשחה מבפנים ולא נמשחה מבחוץ, </w:t>
      </w:r>
      <w:ins w:id="91949" w:author="מנוע מכני" w:date="2026-10-11T12:04:40Z">
        <w:r>
          <w:rPr>
            <w:rtl/>
          </w:rPr>
          <w:t xml:space="preserve">וכאן</w:t>
        </w:r>
      </w:ins>
      <w:del w:id="91950" w:author="מנוע מכני" w:date="2026-10-11T12:04:40Z">
        <w:r>
          <w:rPr>
            <w:rtl/>
          </w:rPr>
          <w:delText xml:space="preserve">והכא</w:delText>
        </w:r>
      </w:del>
      <w:r>
        <w:rPr>
          <w:rtl/>
        </w:rPr>
        <w:t xml:space="preserve"> היינו טעמא, דלח נעקר ומגווה </w:t>
      </w:r>
      <w:ins w:id="95885" w:author="מנוע מכני" w:date="2026-10-11T12:04:40Z">
        <w:r>
          <w:rPr>
            <w:rtl/>
          </w:rPr>
          <w:t xml:space="preserve">דמנין</w:t>
        </w:r>
      </w:ins>
      <w:del w:id="95886" w:author="מנוע מכני" w:date="2026-10-11T12:04:40Z">
        <w:r>
          <w:rPr>
            <w:rtl/>
          </w:rPr>
          <w:delText xml:space="preserve">דמנא</w:delText>
        </w:r>
      </w:del>
      <w:r>
        <w:rPr>
          <w:rtl/>
        </w:rPr>
        <w:t xml:space="preserve"> אתי, והיבש אינו נעקר.</w:t>
      </w:r>
    </w:p>
    <w:p w:rsidR="00DA63EC" w:rsidRDefault="00DA63EC" w:rsidP="00DA63EC">
      <w:pPr>
        <w:tabs>
          <w:tab w:val="center" w:pos="2835"/>
        </w:tabs>
        <w:rPr>
          <w:rtl/>
        </w:rPr>
      </w:pPr>
      <w:r>
        <w:rPr>
          <w:rtl/>
        </w:rPr>
        <w:t xml:space="preserve">וכי נעקר </w:t>
      </w:r>
      <w:ins w:id="93657" w:author="מנוע מכני" w:date="2026-10-11T12:04:40Z">
        <w:r>
          <w:rPr>
            <w:rtl/>
          </w:rPr>
          <w:t xml:space="preserve">מה</w:t>
        </w:r>
      </w:ins>
      <w:del w:id="93658" w:author="מנוע מכני" w:date="2026-10-11T12:04:40Z">
        <w:r>
          <w:rPr>
            <w:rtl/>
          </w:rPr>
          <w:delText xml:space="preserve">מאי</w:delText>
        </w:r>
      </w:del>
      <w:r>
        <w:rPr>
          <w:rtl/>
        </w:rPr>
        <w:t xml:space="preserve"> הוי? </w:t>
      </w:r>
      <w:ins w:id="97663" w:author="מנוע מכני" w:date="2026-10-11T12:04:40Z">
        <w:r>
          <w:rPr>
            <w:rtl/>
          </w:rPr>
          <w:t xml:space="preserve">אדם</w:t>
        </w:r>
      </w:ins>
      <w:del w:id="97664" w:author="מנוע מכני" w:date="2026-10-11T12:04:40Z">
        <w:r>
          <w:rPr>
            <w:rtl/>
          </w:rPr>
          <w:delText xml:space="preserve">גברא</w:delText>
        </w:r>
      </w:del>
      <w:r>
        <w:rPr>
          <w:rtl/>
        </w:rPr>
        <w:t xml:space="preserve"> </w:t>
      </w:r>
      <w:ins w:id="93659" w:author="מנוע מכני" w:date="2026-10-11T12:04:40Z">
        <w:r>
          <w:rPr>
            <w:rtl/>
          </w:rPr>
          <w:t xml:space="preserve">למה</w:t>
        </w:r>
      </w:ins>
      <w:del w:id="93660" w:author="מנוע מכני" w:date="2026-10-11T12:04:40Z">
        <w:r>
          <w:rPr>
            <w:rtl/>
          </w:rPr>
          <w:delText xml:space="preserve">למאי</w:delText>
        </w:r>
      </w:del>
      <w:r>
        <w:rPr>
          <w:rtl/>
        </w:rPr>
        <w:t xml:space="preserve"> דצריך מכוין!</w:t>
      </w:r>
    </w:p>
    <w:p>
      <w:pPr>
        <w:pStyle w:val="afffff8"/>
        <w:rPr>
          <w:ins w:id="90179" w:author="קלוד" w:date="2026-10-11T12:32:08Z"/>
        </w:rPr>
      </w:pPr>
      <w:ins w:id="90180" w:author="קלוד" w:date="2026-10-11T12:32:08Z">
        <w:r>
          <w:rPr>
            <w:color w:val="7B3F00"/>
          </w:rPr>
          <w:t xml:space="preserve">כלי שרת - מקדשין שלא מדעת או רק מדעת</w:t>
        </w:r>
      </w:ins>
    </w:p>
    <w:p>
      <w:pPr>
        <w:pStyle w:val="38"/>
        <w:rPr>
          <w:ins w:id="101598" w:author="מנוע מכני" w:date="2026-10-11T12:04:40Z"/>
        </w:rPr>
      </w:pPr>
      <w:r>
        <w:t>רדב</w:t>
      </w:r>
      <w:r>
        <w:t>"</w:t>
      </w:r>
      <w:r>
        <w:t>שמדרב</w:t>
      </w:r>
      <w:r>
        <w:t xml:space="preserve"> זאת אומרת:</w:t>
      </w:r>
    </w:p>
    <w:p w:rsidR="00DA63EC" w:rsidRDefault="00DA63EC" w:rsidP="00DA63EC">
      <w:pPr>
        <w:tabs>
          <w:tab w:val="center" w:pos="2835"/>
        </w:tabs>
        <w:rPr>
          <w:rtl/>
        </w:rPr>
      </w:pPr>
      <w:del w:id="101599" w:author="מנוע מכני" w:date="2026-10-11T12:04:40Z">
        <w:r>
          <w:rPr>
            <w:rtl/>
          </w:rPr>
          <w:delText xml:space="preserve"> </w:delText>
        </w:r>
      </w:del>
      <w:r>
        <w:rPr>
          <w:rtl/>
        </w:rPr>
        <w:t xml:space="preserve">כלי שרת מקדשין שלא מדעת.</w:t>
      </w:r>
    </w:p>
    <w:p>
      <w:pPr>
        <w:pStyle w:val="38"/>
        <w:rPr>
          <w:ins w:id="101600" w:author="מנוע מכני" w:date="2026-10-11T12:04:40Z"/>
        </w:rPr>
      </w:pPr>
      <w:r>
        <w:t xml:space="preserve">רבינא:</w:t>
      </w:r>
    </w:p>
    <w:p w:rsidR="00DA63EC" w:rsidRDefault="00DA63EC" w:rsidP="00DA63EC">
      <w:pPr>
        <w:tabs>
          <w:tab w:val="center" w:pos="2835"/>
        </w:tabs>
        <w:rPr>
          <w:rtl/>
        </w:rPr>
      </w:pPr>
      <w:del w:id="101601" w:author="מנוע מכני" w:date="2026-10-11T12:04:40Z">
        <w:r>
          <w:rPr>
            <w:rtl/>
          </w:rPr>
          <w:delText xml:space="preserve"> </w:delText>
        </w:r>
      </w:del>
      <w:r>
        <w:rPr>
          <w:rtl/>
        </w:rPr>
        <w:t xml:space="preserve">כלי שרת אין מקדשין אלא מדעת, וגזרה שמא יאמרו מוציאין מכלי שרת לחול.</w:t>
      </w:r>
    </w:p>
    <w:p w:rsidR="00DA63EC" w:rsidRDefault="00DA63EC" w:rsidP="00DA63EC">
      <w:pPr>
        <w:tabs>
          <w:tab w:val="center" w:pos="2835"/>
        </w:tabs>
        <w:rPr>
          <w:rtl/>
        </w:rPr>
      </w:pPr>
    </w:p>
    <w:p>
      <w:pPr>
        <w:pStyle w:val="38"/>
        <w:rPr>
          <w:ins w:id="101603" w:author="מנוע מכני" w:date="2026-10-11T12:04:40Z"/>
        </w:rPr>
      </w:pPr>
      <w:del w:id="101602" w:author="מנוע מכני" w:date="2026-10-11T12:04:40Z">
        <w:r>
          <w:delText xml:space="preserve">•</w:delText>
        </w:r>
      </w:del>
      <w:r>
        <w:t xml:space="preserve"> </w:t>
      </w:r>
      <w:ins w:id="97665" w:author="מנוע מכני" w:date="2026-10-11T12:04:40Z">
        <w:r>
          <w:t xml:space="preserve">מקשה</w:t>
        </w:r>
      </w:ins>
      <w:del w:id="97666" w:author="מנוע מכני" w:date="2026-10-11T12:04:40Z">
        <w:r>
          <w:delText xml:space="preserve">מותיב</w:delText>
        </w:r>
      </w:del>
      <w:r>
        <w:t xml:space="preserve"> ר' זירא:</w:t>
      </w:r>
    </w:p>
    <w:p w:rsidR="00DA63EC" w:rsidRDefault="00DA63EC" w:rsidP="00DA63EC">
      <w:pPr>
        <w:tabs>
          <w:tab w:val="center" w:pos="2835"/>
        </w:tabs>
        <w:rPr>
          <w:rtl/>
        </w:rPr>
      </w:pPr>
      <w:del w:id="101604" w:author="מנוע מכני" w:date="2026-10-11T12:04:40Z">
        <w:r>
          <w:rPr>
            <w:rtl/>
          </w:rPr>
          <w:delText xml:space="preserve"> </w:delText>
        </w:r>
      </w:del>
      <w:r>
        <w:rPr>
          <w:rtl/>
        </w:rPr>
        <w:t xml:space="preserve">סידר את הלחם ואת הבזיכין לאחר השבת, והקטיר את הבזיכין בשבת - פסולה, כיצד יעשה? יניחנו לשבת הבאה, </w:t>
      </w:r>
      <w:ins w:id="90533" w:author="מנוע מכני" w:date="2026-10-11T12:04:40Z">
        <w:r>
          <w:rPr>
            <w:rtl/>
          </w:rPr>
          <w:t xml:space="preserve">שאפי'</w:t>
        </w:r>
      </w:ins>
      <w:del w:id="90534" w:author="מנוע מכני" w:date="2026-10-11T12:04:40Z">
        <w:r>
          <w:rPr>
            <w:rtl/>
          </w:rPr>
          <w:delText xml:space="preserve">שאפילו</w:delText>
        </w:r>
      </w:del>
      <w:r>
        <w:rPr>
          <w:rtl/>
        </w:rPr>
        <w:t xml:space="preserve"> הוא על שלחן ימים רבים אין בכך כלום</w:t>
      </w:r>
      <w:ins w:id="95345" w:author="מנוע מכני" w:date="2026-10-11T12:04:40Z">
        <w:r>
          <w:rPr>
            <w:rtl/>
          </w:rPr>
          <w:t xml:space="preserve">,</w:t>
        </w:r>
      </w:ins>
      <w:del w:id="95346" w:author="מנוע מכני" w:date="2026-10-11T12:04:40Z">
        <w:r>
          <w:rPr>
            <w:rtl/>
          </w:rPr>
          <w:delText xml:space="preserve">;</w:delText>
        </w:r>
      </w:del>
      <w:r>
        <w:rPr>
          <w:rtl/>
        </w:rPr>
        <w:t xml:space="preserve"> </w:t>
      </w:r>
      <w:ins w:id="93661" w:author="מנוע מכני" w:date="2026-10-11T12:04:40Z">
        <w:r>
          <w:rPr>
            <w:rtl/>
          </w:rPr>
          <w:t xml:space="preserve">ולמה</w:t>
        </w:r>
      </w:ins>
      <w:del w:id="93662" w:author="מנוע מכני" w:date="2026-10-11T12:04:40Z">
        <w:r>
          <w:rPr>
            <w:rtl/>
          </w:rPr>
          <w:delText xml:space="preserve">ואמאי</w:delText>
        </w:r>
      </w:del>
      <w:r>
        <w:rPr>
          <w:rtl/>
        </w:rPr>
        <w:t xml:space="preserve">? </w:t>
      </w:r>
      <w:ins w:id="91951" w:author="מנוע מכני" w:date="2026-10-11T12:04:40Z">
        <w:r>
          <w:rPr>
            <w:rtl/>
          </w:rPr>
          <w:t xml:space="preserve">שם</w:t>
        </w:r>
      </w:ins>
      <w:del w:id="91952" w:author="מנוע מכני" w:date="2026-10-11T12:04:40Z">
        <w:r>
          <w:rPr>
            <w:rtl/>
          </w:rPr>
          <w:delText xml:space="preserve">התם</w:delText>
        </w:r>
      </w:del>
      <w:r>
        <w:rPr>
          <w:rtl/>
        </w:rPr>
        <w:t xml:space="preserve"> </w:t>
      </w:r>
      <w:ins w:id="91953" w:author="מנוע מכני" w:date="2026-10-11T12:04:40Z">
        <w:r>
          <w:rPr>
            <w:rtl/>
          </w:rPr>
          <w:t xml:space="preserve">גם</w:t>
        </w:r>
      </w:ins>
      <w:del w:id="91954" w:author="מנוע מכני" w:date="2026-10-11T12:04:40Z">
        <w:r>
          <w:rPr>
            <w:rtl/>
          </w:rPr>
          <w:delText xml:space="preserve">נמי</w:delText>
        </w:r>
      </w:del>
      <w:r>
        <w:rPr>
          <w:rtl/>
        </w:rPr>
        <w:t xml:space="preserve"> לימא: גזירה שמא יאמרו מפקידין בכלי שרת!</w:t>
      </w:r>
    </w:p>
    <w:p w:rsidR="00DA63EC" w:rsidRDefault="00DA63EC" w:rsidP="00DA63EC">
      <w:pPr>
        <w:tabs>
          <w:tab w:val="center" w:pos="2835"/>
        </w:tabs>
        <w:rPr>
          <w:rtl/>
        </w:rPr>
      </w:pPr>
      <w:r>
        <w:rPr>
          <w:rtl/>
        </w:rPr>
        <w:t xml:space="preserve">פנים אחוץ רמית? פנים </w:t>
      </w:r>
      <w:ins w:id="91955" w:author="מנוע מכני" w:date="2026-10-11T12:04:40Z">
        <w:r>
          <w:rPr>
            <w:rtl/>
          </w:rPr>
          <w:t xml:space="preserve">לא</w:t>
        </w:r>
      </w:ins>
      <w:del w:id="91956" w:author="מנוע מכני" w:date="2026-10-11T12:04:40Z">
        <w:r>
          <w:rPr>
            <w:rtl/>
          </w:rPr>
          <w:delText xml:space="preserve">לאו</w:delText>
        </w:r>
      </w:del>
      <w:r>
        <w:rPr>
          <w:rtl/>
        </w:rPr>
        <w:t xml:space="preserve"> כולי </w:t>
      </w:r>
      <w:ins w:id="95887" w:author="מנוע מכני" w:date="2026-10-11T12:04:40Z">
        <w:r>
          <w:rPr>
            <w:rtl/>
          </w:rPr>
          <w:t xml:space="preserve">עולם</w:t>
        </w:r>
      </w:ins>
      <w:del w:id="95888" w:author="מנוע מכני" w:date="2026-10-11T12:04:40Z">
        <w:r>
          <w:rPr>
            <w:rtl/>
          </w:rPr>
          <w:delText xml:space="preserve">עלמא</w:delText>
        </w:r>
      </w:del>
      <w:r>
        <w:rPr>
          <w:rtl/>
        </w:rPr>
        <w:t xml:space="preserve"> ידעי, חוץ כולי </w:t>
      </w:r>
      <w:ins w:id="95889" w:author="מנוע מכני" w:date="2026-10-11T12:04:40Z">
        <w:r>
          <w:rPr>
            <w:rtl/>
          </w:rPr>
          <w:t xml:space="preserve">עולם</w:t>
        </w:r>
      </w:ins>
      <w:del w:id="95890" w:author="מנוע מכני" w:date="2026-10-11T12:04:40Z">
        <w:r>
          <w:rPr>
            <w:rtl/>
          </w:rPr>
          <w:delText xml:space="preserve">עלמא</w:delText>
        </w:r>
      </w:del>
      <w:r>
        <w:rPr>
          <w:rtl/>
        </w:rPr>
        <w:t xml:space="preserve"> ידעי.</w:t>
      </w:r>
    </w:p>
    <w:p w:rsidR="00DA63EC" w:rsidRDefault="00DA63EC" w:rsidP="00DA63EC">
      <w:pPr>
        <w:tabs>
          <w:tab w:val="center" w:pos="2835"/>
        </w:tabs>
        <w:rPr>
          <w:rtl/>
        </w:rPr>
      </w:pPr>
    </w:p>
    <w:p>
      <w:pPr>
        <w:pStyle w:val="afffff8"/>
        <w:rPr>
          <w:ins w:id="90177" w:author="קלוד" w:date="2026-10-11T12:32:08Z"/>
        </w:rPr>
      </w:pPr>
      <w:ins w:id="90178" w:author="קלוד" w:date="2026-10-11T12:32:08Z">
        <w:r>
          <w:rPr>
            <w:color w:val="7B3F00"/>
          </w:rPr>
          <w:t xml:space="preserve">מותר נסכים לקיץ המזבח - בירוצי מדות</w:t>
        </w:r>
      </w:ins>
    </w:p>
    <w:p>
      <w:pPr>
        <w:pStyle w:val="38"/>
        <w:rPr>
          <w:ins w:id="101606" w:author="מנוע מכני" w:date="2026-10-11T12:04:40Z"/>
        </w:rPr>
      </w:pPr>
      <w:del w:id="101605" w:author="מנוע מכני" w:date="2026-10-11T12:04:40Z">
        <w:r>
          <w:delText xml:space="preserve">•</w:delText>
        </w:r>
      </w:del>
      <w:r>
        <w:t xml:space="preserve"> </w:t>
      </w:r>
      <w:r>
        <w:t xml:space="preserve">תנן</w:t>
      </w:r>
      <w:r>
        <w:t xml:space="preserve"> </w:t>
      </w:r>
      <w:ins w:id="91957" w:author="מנוע מכני" w:date="2026-10-11T12:04:40Z">
        <w:r>
          <w:t xml:space="preserve">שם</w:t>
        </w:r>
      </w:ins>
      <w:del w:id="91958" w:author="מנוע מכני" w:date="2026-10-11T12:04:40Z">
        <w:r>
          <w:delText xml:space="preserve">התם</w:delText>
        </w:r>
      </w:del>
      <w:r>
        <w:t xml:space="preserve">:</w:t>
      </w:r>
    </w:p>
    <w:p w:rsidR="00DA63EC" w:rsidRDefault="00DA63EC" w:rsidP="00DA63EC">
      <w:pPr>
        <w:tabs>
          <w:tab w:val="center" w:pos="2835"/>
        </w:tabs>
        <w:rPr>
          <w:rtl/>
        </w:rPr>
      </w:pPr>
      <w:del w:id="101607" w:author="מנוע מכני" w:date="2026-10-11T12:04:40Z">
        <w:r>
          <w:rPr>
            <w:rtl/>
          </w:rPr>
          <w:delText xml:space="preserve"> </w:delText>
        </w:r>
      </w:del>
      <w:r>
        <w:rPr>
          <w:rtl/>
        </w:rPr>
        <w:t xml:space="preserve">מותר נסכים לקיץ המזבח</w:t>
      </w:r>
      <w:r>
        <w:rPr>
          <w:rFonts w:hint="cs"/>
          <w:rtl/>
        </w:rPr>
        <w:t xml:space="preserve">- </w:t>
      </w:r>
      <w:r>
        <w:rPr>
          <w:rStyle w:val="2fb"/>
          <w:rFonts w:hint="cs"/>
          <w:rtl/>
        </w:rPr>
        <w:t xml:space="preserve">רחב</w:t>
      </w:r>
      <w:r>
        <w:rPr>
          <w:rStyle w:val="2fb"/>
          <w:rtl/>
        </w:rPr>
        <w:t>"</w:t>
      </w:r>
      <w:r>
        <w:rPr>
          <w:rStyle w:val="2fb"/>
          <w:rFonts w:hint="cs"/>
          <w:rtl/>
        </w:rPr>
        <w:t>י</w:t>
      </w:r>
      <w:r>
        <w:rPr>
          <w:rtl/>
        </w:rPr>
        <w:t>: בירוצי מדות.</w:t>
      </w:r>
    </w:p>
    <w:p>
      <w:pPr>
        <w:pStyle w:val="38"/>
        <w:rPr>
          <w:ins w:id="101608" w:author="מנוע מכני" w:date="2026-10-11T12:04:40Z"/>
        </w:rPr>
      </w:pPr>
      <w:r>
        <w:t>ר</w:t>
      </w:r>
      <w:r>
        <w:t>י</w:t>
      </w:r>
      <w:r>
        <w:t>"</w:t>
      </w:r>
      <w:r>
        <w:t>ו</w:t>
      </w:r>
      <w:r>
        <w:t xml:space="preserve">:</w:t>
      </w:r>
    </w:p>
    <w:p w:rsidR="00DA63EC" w:rsidRDefault="00DA63EC" w:rsidP="00DA63EC">
      <w:pPr>
        <w:tabs>
          <w:tab w:val="center" w:pos="2835"/>
        </w:tabs>
        <w:rPr>
          <w:rtl/>
        </w:rPr>
      </w:pPr>
      <w:del w:id="101609" w:author="מנוע מכני" w:date="2026-10-11T12:04:40Z">
        <w:r>
          <w:rPr>
            <w:rtl/>
          </w:rPr>
          <w:delText xml:space="preserve"> </w:delText>
        </w:r>
      </w:del>
      <w:r>
        <w:rPr>
          <w:rtl/>
        </w:rPr>
        <w:t xml:space="preserve">המקבל עליו לספק סלתות מארבע ועמדו בשלש - יספק מארבע, משלש ועמדו מארבע - מספק מארבע, שיד הקדש על העליונה.</w:t>
      </w:r>
    </w:p>
    <w:p w:rsidR="00DA63EC" w:rsidRDefault="00DA63EC" w:rsidP="00DA63EC">
      <w:pPr>
        <w:tabs>
          <w:tab w:val="center" w:pos="2835"/>
        </w:tabs>
        <w:rPr>
          <w:rtl/>
        </w:rPr>
      </w:pPr>
      <w:r>
        <w:rPr>
          <w:rtl/>
        </w:rPr>
        <w:t>ת"</w:t>
      </w:r>
      <w:r>
        <w:rPr>
          <w:rFonts w:hint="cs"/>
          <w:rtl/>
        </w:rPr>
        <w:t>כ</w:t>
      </w:r>
      <w:r>
        <w:rPr>
          <w:rtl/>
        </w:rPr>
        <w:t xml:space="preserve"> </w:t>
      </w:r>
      <w:r>
        <w:rPr>
          <w:rStyle w:val="2fb"/>
          <w:rtl/>
        </w:rPr>
        <w:t xml:space="preserve">דר"</w:t>
      </w:r>
      <w:r>
        <w:rPr>
          <w:rStyle w:val="2fb"/>
          <w:rFonts w:hint="cs"/>
          <w:rtl/>
        </w:rPr>
        <w:t>ח</w:t>
      </w:r>
      <w:r>
        <w:rPr>
          <w:rtl/>
        </w:rPr>
        <w:t>, ת"</w:t>
      </w:r>
      <w:r>
        <w:rPr>
          <w:rFonts w:hint="cs"/>
          <w:rtl/>
        </w:rPr>
        <w:t xml:space="preserve">כ </w:t>
      </w:r>
      <w:r>
        <w:rPr>
          <w:rStyle w:val="2fb"/>
          <w:rtl/>
        </w:rPr>
        <w:t>דר</w:t>
      </w:r>
      <w:r>
        <w:rPr>
          <w:rStyle w:val="2fb"/>
          <w:rFonts w:hint="cs"/>
          <w:rtl/>
        </w:rPr>
        <w:t>י</w:t>
      </w:r>
      <w:r>
        <w:rPr>
          <w:rStyle w:val="2fb"/>
          <w:rtl/>
        </w:rPr>
        <w:t>"</w:t>
      </w:r>
      <w:r>
        <w:rPr>
          <w:rStyle w:val="2fb"/>
          <w:rFonts w:hint="cs"/>
          <w:rtl/>
        </w:rPr>
        <w:t xml:space="preserve">ו</w:t>
      </w:r>
      <w:r>
        <w:rPr>
          <w:rFonts w:hint="cs"/>
          <w:rtl/>
        </w:rPr>
        <w:t xml:space="preserve"> </w:t>
      </w:r>
      <w:r>
        <w:rPr>
          <w:rtl/>
        </w:rPr>
        <w:t>בי יוחנן.</w:t>
      </w:r>
    </w:p>
    <w:p>
      <w:pPr>
        <w:pStyle w:val="38"/>
        <w:rPr>
          <w:ins w:id="101610" w:author="מנוע מכני" w:date="2026-10-11T12:04:40Z"/>
        </w:rPr>
      </w:pPr>
      <w:r>
        <w:t>ת</w:t>
      </w:r>
      <w:r>
        <w:t>"</w:t>
      </w:r>
      <w:r>
        <w:t>כ דרחב</w:t>
      </w:r>
      <w:r>
        <w:t>"</w:t>
      </w:r>
      <w:r>
        <w:t>י</w:t>
      </w:r>
      <w:r>
        <w:t xml:space="preserve">:</w:t>
      </w:r>
    </w:p>
    <w:p w:rsidR="00DA63EC" w:rsidRDefault="00DA63EC" w:rsidP="00DA63EC">
      <w:pPr>
        <w:tabs>
          <w:tab w:val="center" w:pos="2835"/>
        </w:tabs>
        <w:rPr>
          <w:rtl/>
        </w:rPr>
      </w:pPr>
      <w:del w:id="101611" w:author="מנוע מכני" w:date="2026-10-11T12:04:40Z">
        <w:r>
          <w:rPr>
            <w:rtl/>
          </w:rPr>
          <w:delText xml:space="preserve"> </w:delText>
        </w:r>
      </w:del>
      <w:r>
        <w:rPr>
          <w:rtl/>
        </w:rPr>
        <w:t xml:space="preserve">בירוצי מידות הללו מה היו עושין בהן? אם יש זבח אחר יקריבו עמו, ואם לנו יפסלו בלינה, ואם </w:t>
      </w:r>
      <w:ins w:id="91959" w:author="מנוע מכני" w:date="2026-10-11T12:04:40Z">
        <w:r>
          <w:rPr>
            <w:rtl/>
          </w:rPr>
          <w:t xml:space="preserve">לא</w:t>
        </w:r>
      </w:ins>
      <w:del w:id="91960" w:author="מנוע מכני" w:date="2026-10-11T12:04:40Z">
        <w:r>
          <w:rPr>
            <w:rtl/>
          </w:rPr>
          <w:delText xml:space="preserve">לאו</w:delText>
        </w:r>
      </w:del>
      <w:r>
        <w:rPr>
          <w:rtl/>
        </w:rPr>
        <w:t xml:space="preserve"> - מקיצין בהן את המזבח, וקיץ זה מהו? עולות, הבשר לשם ועורות לכהנים.</w:t>
      </w:r>
    </w:p>
    <w:p>
      <w:pPr>
        <w:pStyle w:val="38"/>
        <w:rPr>
          <w:ins w:id="101612" w:author="מנוע מכני" w:date="2026-10-11T12:04:40Z"/>
        </w:rPr>
      </w:pPr>
      <w:r>
        <w:t>ת"</w:t>
      </w:r>
      <w:r>
        <w:t>כ דרי</w:t>
      </w:r>
      <w:r>
        <w:t>"</w:t>
      </w:r>
      <w:r>
        <w:t>ו</w:t>
      </w:r>
      <w:r>
        <w:t xml:space="preserve">:</w:t>
      </w:r>
    </w:p>
    <w:p w:rsidR="00DA63EC" w:rsidRDefault="00DA63EC" w:rsidP="00DA63EC">
      <w:pPr>
        <w:tabs>
          <w:tab w:val="center" w:pos="2835"/>
        </w:tabs>
        <w:rPr>
          <w:rtl/>
        </w:rPr>
      </w:pPr>
      <w:del w:id="101613" w:author="מנוע מכני" w:date="2026-10-11T12:04:40Z">
        <w:r>
          <w:rPr>
            <w:rtl/>
          </w:rPr>
          <w:delText xml:space="preserve"> </w:delText>
        </w:r>
      </w:del>
      <w:r>
        <w:rPr>
          <w:rtl/>
        </w:rPr>
        <w:t xml:space="preserve">המקבל עליו לספק סלתות מארבע ועמדו משלש - מספק מארבע, משלש ועמדו </w:t>
      </w:r>
      <w:r w:rsidRPr="00FE1B89">
        <w:rPr>
          <w:spacing w:val="-4"/>
          <w:rtl/>
        </w:rPr>
        <w:t xml:space="preserve">מארבע - מספק מארבע, שיד הקדש על העליונה</w:t>
      </w:r>
      <w:ins w:id="95347" w:author="מנוע מכני" w:date="2026-10-11T12:04:40Z">
        <w:r>
          <w:rPr>
            <w:spacing w:val="-4"/>
            <w:rtl/>
          </w:rPr>
          <w:t xml:space="preserve">,</w:t>
        </w:r>
      </w:ins>
      <w:del w:id="95348" w:author="מנוע מכני" w:date="2026-10-11T12:04:40Z">
        <w:r w:rsidRPr="00FE1B89">
          <w:rPr>
            <w:spacing w:val="-4"/>
            <w:rtl/>
          </w:rPr>
          <w:delText xml:space="preserve">;</w:delText>
        </w:r>
      </w:del>
      <w:r w:rsidRPr="00FE1B89">
        <w:rPr>
          <w:spacing w:val="-4"/>
          <w:rtl/>
        </w:rPr>
        <w:t xml:space="preserve"> וזהו ששנינו: מותר נסכים לקיץ המזבח.</w:t>
      </w:r>
    </w:p>
    <w:p w:rsidR="00DA63EC" w:rsidRDefault="00DA63EC" w:rsidP="00DA63EC">
      <w:pPr>
        <w:pStyle w:val="affffd"/>
        <w:rPr>
          <w:rtl/>
        </w:rPr>
      </w:pPr>
      <w:r>
        <w:rPr>
          <w:rtl/>
        </w:rPr>
        <w:t>׹</w:t>
      </w:r>
    </w:p>
    <w:p>
      <w:pPr>
        <w:pStyle w:val="MishnaBatzad"/>
        <w:rPr>
          <w:ins w:id="20468" w:author="קלוד" w:date="2026-10-11T09:07:26Z"/>
        </w:rPr>
      </w:pPr>
      <w:ins w:id="20467" w:author="קלוד" w:date="2026-10-11T09:07:26Z">
        <w:r>
          <w:t xml:space="preserve">משנה ו</w:t>
        </w:r>
      </w:ins>
    </w:p>
    <w:p w:rsidR="00DA63EC" w:rsidRPr="000A334C" w:rsidRDefault="00DA63EC" w:rsidP="003B6D22">
      <w:pPr>
        <w:pStyle w:val="afff9"/>
        <w:rPr>
          <w:del w:id="20268" w:author="קלוד" w:date="2026-10-11T09:07:26Z"/>
          <w:rtl/>
        </w:rPr>
      </w:pPr>
      <w:del w:id="20267" w:author="קלוד" w:date="2026-10-11T09:07:26Z">
        <w:r w:rsidRPr="000A334C">
          <w:rPr>
            <w:rtl/>
          </w:rPr>
          <w:delText xml:space="preserve">מתני'.</w:delText>
        </w:r>
      </w:del>
    </w:p>
    <w:p w:rsidR="00DA63EC" w:rsidRPr="000A334C" w:rsidRDefault="00DA63EC" w:rsidP="003B6D22">
      <w:pPr>
        <w:pStyle w:val="afff9"/>
        <w:spacing w:before="120"/>
        <w:rPr>
          <w:rtl/>
        </w:rPr>
        <w:pPrChange w:id="90074" w:author="קלוד" w:date="2026-10-11T12:09:42Z">
          <w:pPr>
            <w:pStyle w:val="afff9"/>
          </w:pPr>
        </w:pPrChange>
      </w:pPr>
      <w:r w:rsidRPr="000A334C">
        <w:rPr>
          <w:rtl/>
        </w:rPr>
        <w:t xml:space="preserve">כל קרבנות הציבור והיחיד טעונין נסכים, </w:t>
      </w:r>
    </w:p>
    <w:p w:rsidR="00DA63EC" w:rsidRPr="000A334C" w:rsidRDefault="00DA63EC" w:rsidP="003B6D22">
      <w:pPr>
        <w:pStyle w:val="afff9"/>
        <w:rPr>
          <w:rtl/>
        </w:rPr>
      </w:pPr>
      <w:r w:rsidRPr="000A334C">
        <w:rPr>
          <w:rtl/>
        </w:rPr>
        <w:t xml:space="preserve">חוץ מן הבכור והמעשר והפסח והחטאת והאשם, </w:t>
      </w:r>
    </w:p>
    <w:p w:rsidR="00DA63EC" w:rsidRPr="000A334C" w:rsidRDefault="00DA63EC" w:rsidP="003B6D22">
      <w:pPr>
        <w:pStyle w:val="afff9"/>
        <w:rPr>
          <w:rtl/>
        </w:rPr>
      </w:pPr>
      <w:r w:rsidRPr="000A334C">
        <w:rPr>
          <w:rtl/>
        </w:rPr>
        <w:t>אלא שחטאתו של מצורע ואשמו טעונין נסכים.</w:t>
      </w:r>
    </w:p>
    <w:p w:rsidR="00DA63EC" w:rsidRDefault="00DA63EC" w:rsidP="00DA63EC">
      <w:pPr>
        <w:pStyle w:val="affffd"/>
        <w:rPr>
          <w:rtl/>
        </w:rPr>
      </w:pPr>
      <w:r>
        <w:rPr>
          <w:rtl/>
        </w:rPr>
        <w:lastRenderedPageBreak/>
        <w:t>׹</w:t>
      </w:r>
    </w:p>
    <w:p>
      <w:pPr>
        <w:pStyle w:val="afffff8"/>
        <w:rPr>
          <w:ins w:id="90175" w:author="קלוד" w:date="2026-10-11T12:32:08Z"/>
        </w:rPr>
      </w:pPr>
      <w:ins w:id="90176" w:author="קלוד" w:date="2026-10-11T12:32:08Z">
        <w:r>
          <w:rPr>
            <w:color w:val="7B3F00"/>
          </w:rPr>
          <w:t xml:space="preserve">מקור הנסכים - 'נדר ונדבה', ולא חטאת ואשם</w:t>
        </w:r>
      </w:ins>
    </w:p>
    <w:p>
      <w:pPr>
        <w:pStyle w:val="38"/>
        <w:rPr>
          <w:ins w:id="101614" w:author="מנוע מכני" w:date="2026-10-11T12:04:40Z"/>
        </w:rPr>
      </w:pPr>
      <w:r w:rsidRPr="00FE1B89">
        <w:t>ת"ר</w:t>
      </w:r>
      <w:r w:rsidRPr="00FE1B89">
        <w:t>:</w:t>
      </w:r>
    </w:p>
    <w:p w:rsidR="00DA63EC" w:rsidRPr="00FE1B89" w:rsidRDefault="00DA63EC" w:rsidP="00DA63EC">
      <w:pPr>
        <w:tabs>
          <w:tab w:val="center" w:pos="2835"/>
        </w:tabs>
        <w:rPr>
          <w:spacing w:val="-2"/>
          <w:rtl/>
        </w:rPr>
      </w:pPr>
      <w:del w:id="101615" w:author="מנוע מכני" w:date="2026-10-11T12:04:40Z">
        <w:r w:rsidRPr="00FE1B89">
          <w:rPr>
            <w:rStyle w:val="afffff0"/>
            <w:spacing w:val="-2"/>
            <w:rtl/>
          </w:rPr>
          <w:delText xml:space="preserve"> </w:delText>
        </w:r>
      </w:del>
      <w:r w:rsidRPr="00FE1B89">
        <w:rPr>
          <w:rStyle w:val="afffff0"/>
          <w:rFonts w:hint="cs"/>
          <w:spacing w:val="-2"/>
          <w:rtl/>
        </w:rPr>
        <w:t>'</w:t>
      </w:r>
      <w:r w:rsidRPr="00FE1B89">
        <w:rPr>
          <w:rStyle w:val="afffff0"/>
          <w:spacing w:val="-2"/>
          <w:rtl/>
        </w:rPr>
        <w:t xml:space="preserve">ועשיתם אשה לה</w:t>
      </w:r>
      <w:r w:rsidRPr="00FE1B89">
        <w:rPr>
          <w:rStyle w:val="afffff0"/>
          <w:spacing w:val="-2"/>
          <w:rtl/>
        </w:rPr>
        <w:t xml:space="preserve">' </w:t>
      </w:r>
      <w:r w:rsidRPr="00FE1B89">
        <w:rPr>
          <w:rFonts w:hint="cs"/>
          <w:spacing w:val="-2"/>
          <w:rtl/>
        </w:rPr>
        <w:t xml:space="preserve">'עולה' ולא </w:t>
      </w:r>
      <w:r w:rsidRPr="00FE1B89">
        <w:rPr>
          <w:spacing w:val="-2"/>
          <w:rtl/>
        </w:rPr>
        <w:t>כל העולה לאישים</w:t>
      </w:r>
      <w:r w:rsidRPr="00FE1B89">
        <w:rPr>
          <w:rFonts w:hint="cs"/>
          <w:spacing w:val="-2"/>
          <w:rtl/>
        </w:rPr>
        <w:t>,</w:t>
      </w:r>
      <w:r w:rsidRPr="00FE1B89">
        <w:rPr>
          <w:spacing w:val="-2"/>
          <w:rtl/>
        </w:rPr>
        <w:t xml:space="preserve"> יהא טעון נסכים </w:t>
      </w:r>
      <w:ins w:id="90535" w:author="מנוע מכני" w:date="2026-10-11T12:04:40Z">
        <w:r>
          <w:rPr>
            <w:spacing w:val="-2"/>
            <w:rtl/>
          </w:rPr>
          <w:t xml:space="preserve">אפי'</w:t>
        </w:r>
      </w:ins>
      <w:del w:id="90536" w:author="מנוע מכני" w:date="2026-10-11T12:04:40Z">
        <w:r w:rsidRPr="00FE1B89">
          <w:rPr>
            <w:spacing w:val="-2"/>
            <w:rtl/>
          </w:rPr>
          <w:delText xml:space="preserve">אפילו</w:delText>
        </w:r>
      </w:del>
      <w:r w:rsidRPr="00FE1B89">
        <w:rPr>
          <w:spacing w:val="-2"/>
          <w:rtl/>
        </w:rPr>
        <w:t xml:space="preserve"> מנחה</w:t>
      </w:r>
      <w:r w:rsidRPr="00FE1B89">
        <w:rPr>
          <w:rFonts w:hint="cs"/>
          <w:spacing w:val="-2"/>
          <w:rtl/>
        </w:rPr>
        <w:t xml:space="preserve"> זבח</w:t>
      </w:r>
      <w:r w:rsidRPr="00FE1B89">
        <w:rPr>
          <w:spacing w:val="-2"/>
          <w:rtl/>
        </w:rPr>
        <w:t xml:space="preserve">: </w:t>
      </w:r>
      <w:r w:rsidRPr="00FE1B89">
        <w:rPr>
          <w:rFonts w:hint="cs"/>
          <w:spacing w:val="-2"/>
          <w:rtl/>
        </w:rPr>
        <w:t xml:space="preserve">לשמים </w:t>
      </w:r>
    </w:p>
    <w:p w:rsidR="00DA63EC" w:rsidRDefault="00DA63EC" w:rsidP="00DA63EC">
      <w:pPr>
        <w:tabs>
          <w:tab w:val="center" w:pos="2835"/>
        </w:tabs>
        <w:rPr>
          <w:rtl/>
        </w:rPr>
      </w:pPr>
      <w:del w:id="90238" w:author="מנוע מכני" w:date="2026-10-11T12:04:40Z">
        <w:r>
          <w:rPr>
            <w:rtl/>
          </w:rPr>
          <w:delText xml:space="preserve"> </w:delText>
        </w:r>
      </w:del>
      <w:r>
        <w:rPr>
          <w:rtl/>
        </w:rPr>
        <w:t xml:space="preserve">'</w:t>
      </w:r>
      <w:ins w:id="90945" w:author="Claude - סמנטי" w:date="2026-10-11T12:27:00Z">
        <w:r>
          <w:rPr>
            <w:rStyle w:val="afffff0"/>
            <w:rFonts w:hint="cs"/>
            <w:rtl/>
          </w:rPr>
          <w:t xml:space="preserve">לְפַלֵּא נֶדֶר אוֹ בִנְדָבָה</w:t>
        </w:r>
      </w:ins>
      <w:del w:id="90946" w:author="Claude - סמנטי" w:date="2026-10-11T12:27:00Z">
        <w:r>
          <w:rPr>
            <w:rFonts w:hint="cs"/>
            <w:rtl/>
          </w:rPr>
          <w:delText xml:space="preserve">לפלא נדר או בנדבה</w:delText>
        </w:r>
      </w:del>
      <w:r>
        <w:rPr>
          <w:rFonts w:hint="cs"/>
          <w:rtl/>
        </w:rPr>
        <w:t xml:space="preserve">' </w:t>
      </w:r>
      <w:r>
        <w:rPr>
          <w:rtl/>
        </w:rPr>
        <w:t xml:space="preserve">בא בנדר ונדבה טעון נסכים, </w:t>
      </w:r>
      <w:r>
        <w:rPr>
          <w:rFonts w:hint="cs"/>
          <w:rtl/>
        </w:rPr>
        <w:t xml:space="preserve">ולא בכור מעשר פסח חטאת ואשם </w:t>
      </w:r>
    </w:p>
    <w:p w:rsidR="00DA63EC" w:rsidRDefault="00DA63EC" w:rsidP="00DA63EC">
      <w:pPr>
        <w:tabs>
          <w:tab w:val="center" w:pos="2835"/>
        </w:tabs>
        <w:rPr>
          <w:rtl/>
        </w:rPr>
      </w:pPr>
      <w:del w:id="90239" w:author="מנוע מכני" w:date="2026-10-11T12:04:40Z">
        <w:r>
          <w:rPr>
            <w:rtl/>
          </w:rPr>
          <w:delText xml:space="preserve"> </w:delText>
        </w:r>
      </w:del>
      <w:r>
        <w:rPr>
          <w:rtl/>
        </w:rPr>
        <w:t xml:space="preserve">'</w:t>
      </w:r>
      <w:r>
        <w:rPr>
          <w:rFonts w:hint="cs"/>
          <w:rtl/>
        </w:rPr>
        <w:t xml:space="preserve">או במועדיכם' כל הבא במועדיכם טעון נסכים ולא עולות ראייה ושלמי חגיגה </w:t>
      </w:r>
    </w:p>
    <w:p w:rsidR="00DA63EC" w:rsidRPr="00FE1B89" w:rsidRDefault="00DA63EC" w:rsidP="00DA63EC">
      <w:pPr>
        <w:tabs>
          <w:tab w:val="center" w:pos="2835"/>
        </w:tabs>
        <w:rPr>
          <w:spacing w:val="-2"/>
          <w:rtl/>
        </w:rPr>
      </w:pPr>
      <w:del w:id="90240" w:author="מנוע מכני" w:date="2026-10-11T12:04:40Z">
        <w:r w:rsidRPr="00FE1B89">
          <w:rPr>
            <w:spacing w:val="-2"/>
            <w:rtl/>
          </w:rPr>
          <w:delText xml:space="preserve"> </w:delText>
        </w:r>
      </w:del>
      <w:r w:rsidRPr="00FE1B89">
        <w:rPr>
          <w:spacing w:val="-2"/>
          <w:rtl/>
        </w:rPr>
        <w:t xml:space="preserve">'</w:t>
      </w:r>
      <w:ins w:id="90947" w:author="Claude - סמנטי" w:date="2026-10-11T12:27:00Z">
        <w:r>
          <w:rPr>
            <w:rStyle w:val="afffff0"/>
            <w:rFonts w:hint="cs"/>
            <w:spacing w:val="-2"/>
            <w:rtl/>
          </w:rPr>
          <w:t xml:space="preserve">וְכִי תַעֲשֶׂה בֶּן בָּקָר</w:t>
        </w:r>
      </w:ins>
      <w:del w:id="90948" w:author="Claude - סמנטי" w:date="2026-10-11T12:27:00Z">
        <w:r w:rsidRPr="00FE1B89">
          <w:rPr>
            <w:rFonts w:hint="cs"/>
            <w:spacing w:val="-2"/>
            <w:rtl/>
          </w:rPr>
          <w:delText xml:space="preserve">וכי תעשה בן בקר</w:delText>
        </w:r>
      </w:del>
      <w:r w:rsidRPr="00FE1B89">
        <w:rPr>
          <w:rFonts w:hint="cs"/>
          <w:spacing w:val="-2"/>
          <w:rtl/>
        </w:rPr>
        <w:t xml:space="preserve">' היה בכלל ויצא להקיש מה בן בקר מיוחד בא בנדר ונדבה ולא שעירי חטאת </w:t>
      </w:r>
    </w:p>
    <w:p w:rsidR="00DA63EC" w:rsidRDefault="00DA63EC" w:rsidP="00DA63EC">
      <w:pPr>
        <w:tabs>
          <w:tab w:val="center" w:pos="2835"/>
        </w:tabs>
        <w:rPr>
          <w:rtl/>
        </w:rPr>
      </w:pPr>
      <w:del w:id="90241" w:author="מנוע מכני" w:date="2026-10-11T12:04:40Z">
        <w:r>
          <w:rPr>
            <w:rtl/>
          </w:rPr>
          <w:delText xml:space="preserve"> </w:delText>
        </w:r>
      </w:del>
      <w:r>
        <w:rPr>
          <w:rtl/>
        </w:rPr>
        <w:t xml:space="preserve">'</w:t>
      </w:r>
      <w:ins w:id="90949" w:author="Claude - סמנטי" w:date="2026-10-11T12:27:00Z">
        <w:r>
          <w:rPr>
            <w:rStyle w:val="afffff0"/>
            <w:rtl/>
          </w:rPr>
          <w:t xml:space="preserve">מִן הַבָּקָר אוֹ מִן הַצֹּאן</w:t>
        </w:r>
      </w:ins>
      <w:del w:id="90950" w:author="Claude - סמנטי" w:date="2026-10-11T12:27:00Z">
        <w:r>
          <w:rPr>
            <w:rtl/>
          </w:rPr>
          <w:delText xml:space="preserve">מן הבקר או מן הצאן</w:delText>
        </w:r>
      </w:del>
      <w:r>
        <w:rPr>
          <w:rFonts w:hint="cs"/>
          <w:rtl/>
        </w:rPr>
        <w:t>'</w:t>
      </w:r>
      <w:r>
        <w:rPr>
          <w:rtl/>
        </w:rPr>
        <w:t xml:space="preserve"> </w:t>
      </w:r>
      <w:r>
        <w:rPr>
          <w:rStyle w:val="2fb"/>
          <w:rFonts w:hint="cs"/>
          <w:rtl/>
        </w:rPr>
        <w:t xml:space="preserve">רבי</w:t>
      </w:r>
      <w:r>
        <w:rPr>
          <w:rFonts w:hint="cs"/>
          <w:rtl/>
        </w:rPr>
        <w:t xml:space="preserve"> יאשיה: ולא</w:t>
      </w:r>
      <w:r>
        <w:rPr>
          <w:rtl/>
        </w:rPr>
        <w:t xml:space="preserve"> עולת העוף </w:t>
      </w:r>
    </w:p>
    <w:p>
      <w:pPr>
        <w:pStyle w:val="38"/>
        <w:rPr>
          <w:ins w:id="101616" w:author="מנוע מכני" w:date="2026-10-11T12:04:40Z"/>
        </w:rPr>
      </w:pPr>
      <w:r>
        <w:tab/>
      </w:r>
      <w:r>
        <w:tab/>
      </w:r>
      <w:del w:id="90242" w:author="מנוע מכני" w:date="2026-10-11T12:04:40Z">
        <w:r>
          <w:delText xml:space="preserve">                      </w:delText>
        </w:r>
        <w:r>
          <w:delText xml:space="preserve"> </w:delText>
        </w:r>
      </w:del>
      <w:r>
        <w:t xml:space="preserve">רבי יונתן:</w:t>
      </w:r>
    </w:p>
    <w:p w:rsidR="00DA63EC" w:rsidRDefault="00DA63EC" w:rsidP="00DA63EC">
      <w:pPr>
        <w:tabs>
          <w:tab w:val="center" w:pos="2835"/>
        </w:tabs>
        <w:rPr>
          <w:rtl/>
        </w:rPr>
      </w:pPr>
      <w:del w:id="101617" w:author="מנוע מכני" w:date="2026-10-11T12:04:40Z">
        <w:r>
          <w:rPr>
            <w:rtl/>
          </w:rPr>
          <w:delText xml:space="preserve"> </w:delText>
        </w:r>
      </w:del>
      <w:r>
        <w:rPr>
          <w:rFonts w:hint="cs"/>
          <w:rtl/>
        </w:rPr>
        <w:t xml:space="preserve">רצה אחד מביא רצה שנים מביא, ועוף מעיט מ'זבח' </w:t>
      </w:r>
      <w:r>
        <w:rPr>
          <w:rtl/>
        </w:rPr>
        <w:t xml:space="preserve">ועוף אינו זבח, </w:t>
      </w:r>
    </w:p>
    <w:p w:rsidR="00DA63EC" w:rsidRPr="00FE1B89" w:rsidRDefault="00DA63EC" w:rsidP="00DA63EC">
      <w:pPr>
        <w:tabs>
          <w:tab w:val="center" w:pos="2835"/>
        </w:tabs>
        <w:rPr>
          <w:spacing w:val="-2"/>
          <w:rtl/>
        </w:rPr>
      </w:pPr>
      <w:r w:rsidRPr="00FE1B89">
        <w:rPr>
          <w:spacing w:val="-2"/>
          <w:rtl/>
        </w:rPr>
        <w:tab/>
      </w:r>
      <w:r w:rsidRPr="00FE1B89">
        <w:rPr>
          <w:spacing w:val="-2"/>
          <w:rtl/>
        </w:rPr>
        <w:tab/>
      </w:r>
      <w:del w:id="90243" w:author="מנוע מכני" w:date="2026-10-11T12:04:40Z">
        <w:r w:rsidRPr="00FE1B89">
          <w:rPr>
            <w:rFonts w:hint="cs"/>
            <w:spacing w:val="-2"/>
            <w:rtl/>
          </w:rPr>
          <w:delText xml:space="preserve">                                                   </w:delText>
        </w:r>
      </w:del>
      <w:r w:rsidRPr="00FE1B89">
        <w:rPr>
          <w:rStyle w:val="2fb"/>
          <w:spacing w:val="-2"/>
          <w:rtl/>
        </w:rPr>
        <w:t xml:space="preserve">ורבי</w:t>
      </w:r>
      <w:r w:rsidRPr="00FE1B89">
        <w:rPr>
          <w:spacing w:val="-2"/>
          <w:rtl/>
        </w:rPr>
        <w:t xml:space="preserve"> יונתן </w:t>
      </w:r>
      <w:ins w:id="97667" w:author="מנוע מכני" w:date="2026-10-11T12:04:40Z">
        <w:r>
          <w:rPr>
            <w:rFonts w:hint="cs"/>
            <w:spacing w:val="-2"/>
            <w:rtl/>
          </w:rPr>
          <w:t xml:space="preserve">הוצרך</w:t>
        </w:r>
      </w:ins>
      <w:del w:id="97668" w:author="מנוע מכני" w:date="2026-10-11T12:04:40Z">
        <w:r w:rsidRPr="00FE1B89">
          <w:rPr>
            <w:rFonts w:hint="cs"/>
            <w:spacing w:val="-2"/>
            <w:rtl/>
          </w:rPr>
          <w:delText xml:space="preserve">איצטריך</w:delText>
        </w:r>
      </w:del>
      <w:r w:rsidRPr="00FE1B89">
        <w:rPr>
          <w:rFonts w:hint="cs"/>
          <w:spacing w:val="-2"/>
          <w:rtl/>
        </w:rPr>
        <w:t xml:space="preserve"> קרא דומן הצאן </w:t>
      </w:r>
      <w:r w:rsidRPr="00FE1B89">
        <w:rPr>
          <w:rFonts w:hint="cs"/>
          <w:spacing w:val="-2"/>
          <w:rtl/>
        </w:rPr>
        <w:t xml:space="preserve">ס</w:t>
      </w:r>
      <w:r w:rsidRPr="00FE1B89">
        <w:rPr>
          <w:spacing w:val="-2"/>
          <w:rtl/>
        </w:rPr>
        <w:t>"</w:t>
      </w:r>
      <w:r w:rsidRPr="00FE1B89">
        <w:rPr>
          <w:rFonts w:hint="cs"/>
          <w:spacing w:val="-2"/>
          <w:rtl/>
        </w:rPr>
        <w:t xml:space="preserve">ד</w:t>
      </w:r>
      <w:r w:rsidRPr="00FE1B89">
        <w:rPr>
          <w:rFonts w:hint="cs"/>
          <w:spacing w:val="-2"/>
          <w:rtl/>
        </w:rPr>
        <w:t xml:space="preserve"> כיחדיו </w:t>
      </w:r>
      <w:r w:rsidRPr="00FE1B89">
        <w:rPr>
          <w:rFonts w:hint="cs"/>
          <w:spacing w:val="-2"/>
          <w:rtl/>
        </w:rPr>
        <w:t xml:space="preserve">קמ</w:t>
      </w:r>
      <w:r w:rsidRPr="00FE1B89">
        <w:rPr>
          <w:spacing w:val="-2"/>
          <w:rtl/>
        </w:rPr>
        <w:t>"</w:t>
      </w:r>
      <w:r w:rsidRPr="00FE1B89">
        <w:rPr>
          <w:rFonts w:hint="cs"/>
          <w:spacing w:val="-2"/>
          <w:rtl/>
        </w:rPr>
        <w:t xml:space="preserve">ל</w:t>
      </w:r>
      <w:r w:rsidRPr="00FE1B89">
        <w:rPr>
          <w:rFonts w:hint="cs"/>
          <w:spacing w:val="-2"/>
          <w:rtl/>
        </w:rPr>
        <w:t xml:space="preserve"> </w:t>
      </w:r>
    </w:p>
    <w:p w:rsidR="00DA63EC" w:rsidRDefault="00DA63EC" w:rsidP="00DA63EC">
      <w:pPr>
        <w:pStyle w:val="afff3"/>
        <w:framePr w:wrap="around"/>
        <w:rPr>
          <w:rtl/>
        </w:rPr>
      </w:pPr>
      <w:r>
        <w:rPr>
          <w:rFonts w:hint="cs"/>
          <w:rtl/>
        </w:rPr>
        <w:t>צא.</w:t>
      </w:r>
    </w:p>
    <w:p w:rsidR="00DA63EC" w:rsidRDefault="00DA63EC" w:rsidP="00DA63EC">
      <w:pPr>
        <w:tabs>
          <w:tab w:val="center" w:pos="2835"/>
        </w:tabs>
        <w:rPr>
          <w:rtl/>
        </w:rPr>
      </w:pPr>
      <w:r>
        <w:rPr>
          <w:rStyle w:val="2fb"/>
          <w:rtl/>
        </w:rPr>
        <w:t xml:space="preserve">ולרבי</w:t>
      </w:r>
      <w:r>
        <w:rPr>
          <w:rtl/>
        </w:rPr>
        <w:t xml:space="preserve"> יאשיה </w:t>
      </w:r>
      <w:r>
        <w:rPr>
          <w:rFonts w:hint="cs"/>
          <w:rtl/>
        </w:rPr>
        <w:t>הך</w:t>
      </w:r>
      <w:r w:rsidRPr="00A71A5E">
        <w:rPr>
          <w:rStyle w:val="afffff0"/>
          <w:rFonts w:hint="cs"/>
          <w:rtl/>
        </w:rPr>
        <w:t xml:space="preserve"> '</w:t>
      </w:r>
      <w:r w:rsidRPr="00A71A5E">
        <w:rPr>
          <w:rStyle w:val="afffff0"/>
          <w:rtl/>
        </w:rPr>
        <w:t>אם עולה קרבנו מן הבקר, ואם מן הצאן קרבנו</w:t>
      </w:r>
      <w:r w:rsidRPr="00A71A5E">
        <w:rPr>
          <w:rStyle w:val="afffff0"/>
          <w:rFonts w:hint="cs"/>
          <w:rtl/>
        </w:rPr>
        <w:t>'</w:t>
      </w:r>
      <w:r w:rsidRPr="00A71A5E">
        <w:rPr>
          <w:rStyle w:val="afffff0"/>
          <w:rtl/>
        </w:rPr>
        <w:t>.</w:t>
      </w:r>
    </w:p>
    <w:p>
      <w:pPr>
        <w:pStyle w:val="38"/>
        <w:rPr>
          <w:ins w:id="101618" w:author="מנוע מכני" w:date="2026-10-11T12:04:40Z"/>
        </w:rPr>
      </w:pPr>
      <w:r>
        <w:t xml:space="preserve">ואידך? </w:t>
      </w:r>
      <w:ins w:id="97669" w:author="מנוע מכני" w:date="2026-10-11T12:04:40Z">
        <w:r>
          <w:t xml:space="preserve">הוצרך</w:t>
        </w:r>
      </w:ins>
      <w:del w:id="97670" w:author="מנוע מכני" w:date="2026-10-11T12:04:40Z">
        <w:r>
          <w:delText xml:space="preserve">איצטריך</w:delText>
        </w:r>
      </w:del>
      <w:r>
        <w:t xml:space="preserve">, </w:t>
      </w:r>
      <w:r>
        <w:t xml:space="preserve">ס</w:t>
      </w:r>
      <w:r>
        <w:t>ד</w:t>
      </w:r>
      <w:r>
        <w:t>"</w:t>
      </w:r>
      <w:r>
        <w:t>א</w:t>
      </w:r>
      <w:r>
        <w:t xml:space="preserve">:</w:t>
      </w:r>
    </w:p>
    <w:p w:rsidR="00DA63EC" w:rsidRDefault="00DA63EC" w:rsidP="00DA63EC">
      <w:pPr>
        <w:tabs>
          <w:tab w:val="center" w:pos="2835"/>
        </w:tabs>
        <w:rPr>
          <w:rtl/>
        </w:rPr>
      </w:pPr>
      <w:del w:id="101619" w:author="מנוע מכני" w:date="2026-10-11T12:04:40Z">
        <w:r>
          <w:rPr>
            <w:rtl/>
          </w:rPr>
          <w:delText xml:space="preserve"> </w:delText>
        </w:r>
      </w:del>
      <w:r>
        <w:rPr>
          <w:rtl/>
        </w:rPr>
        <w:t xml:space="preserve">ה"</w:t>
      </w:r>
      <w:r>
        <w:rPr>
          <w:rFonts w:hint="cs"/>
          <w:rtl/>
        </w:rPr>
        <w:t xml:space="preserve">מ</w:t>
      </w:r>
      <w:r>
        <w:rPr>
          <w:rFonts w:hint="cs"/>
          <w:rtl/>
        </w:rPr>
        <w:t xml:space="preserve"> </w:t>
      </w:r>
      <w:r>
        <w:rPr>
          <w:rtl/>
        </w:rPr>
        <w:t xml:space="preserve">במפרש, אבל בסתמא לייתי </w:t>
      </w:r>
      <w:ins w:id="91961" w:author="מנוע מכני" w:date="2026-10-11T12:04:40Z">
        <w:r>
          <w:rPr>
            <w:rtl/>
          </w:rPr>
          <w:t xml:space="preserve">משניהם</w:t>
        </w:r>
      </w:ins>
      <w:del w:id="91962" w:author="מנוע מכני" w:date="2026-10-11T12:04:40Z">
        <w:r>
          <w:rPr>
            <w:rtl/>
          </w:rPr>
          <w:delText xml:space="preserve">מתרוייהו</w:delText>
        </w:r>
      </w:del>
      <w:r>
        <w:rPr>
          <w:rtl/>
        </w:rPr>
        <w:t xml:space="preserve">, </w:t>
      </w:r>
      <w:r>
        <w:rPr>
          <w:rtl/>
        </w:rPr>
        <w:t xml:space="preserve">קמ"ל</w:t>
      </w:r>
      <w:r>
        <w:rPr>
          <w:rtl/>
        </w:rPr>
        <w:t xml:space="preserve">.</w:t>
      </w:r>
    </w:p>
    <w:p w:rsidR="00DA63EC" w:rsidRDefault="00DA63EC" w:rsidP="00DA63EC">
      <w:pPr>
        <w:tabs>
          <w:tab w:val="center" w:pos="2835"/>
        </w:tabs>
        <w:rPr>
          <w:rtl/>
        </w:rPr>
      </w:pPr>
    </w:p>
    <w:p>
      <w:pPr>
        <w:pStyle w:val="afffff8"/>
        <w:rPr>
          <w:ins w:id="90173" w:author="קלוד" w:date="2026-10-11T12:32:08Z"/>
        </w:rPr>
      </w:pPr>
      <w:ins w:id="90174" w:author="קלוד" w:date="2026-10-11T12:32:08Z">
        <w:r>
          <w:rPr>
            <w:color w:val="7B3F00"/>
          </w:rPr>
          <w:t xml:space="preserve">תודה טעונה נסכים - 'או זבח'</w:t>
        </w:r>
      </w:ins>
    </w:p>
    <w:p>
      <w:pPr>
        <w:pStyle w:val="38"/>
        <w:rPr>
          <w:ins w:id="101620" w:author="מנוע מכני" w:date="2026-10-11T12:04:40Z"/>
        </w:rPr>
      </w:pPr>
      <w:r w:rsidRPr="00F173D0">
        <w:t xml:space="preserve">אמר</w:t>
      </w:r>
      <w:r w:rsidRPr="00F173D0">
        <w:t xml:space="preserve"> מר:</w:t>
      </w:r>
    </w:p>
    <w:p w:rsidR="00DA63EC" w:rsidRDefault="00DA63EC" w:rsidP="00DA63EC">
      <w:pPr>
        <w:rPr>
          <w:b/>
          <w:bCs/>
          <w:rtl/>
        </w:rPr>
      </w:pPr>
      <w:del w:id="101621" w:author="מנוע מכני" w:date="2026-10-11T12:04:40Z">
        <w:r w:rsidRPr="00F173D0">
          <w:rPr>
            <w:b/>
            <w:bCs/>
            <w:rtl/>
          </w:rPr>
          <w:delText xml:space="preserve"> </w:delText>
        </w:r>
      </w:del>
      <w:r w:rsidRPr="00F173D0">
        <w:rPr>
          <w:b/>
          <w:bCs/>
          <w:rtl/>
        </w:rPr>
        <w:t xml:space="preserve">תודה מנין? </w:t>
      </w:r>
      <w:r w:rsidRPr="00F173D0">
        <w:rPr>
          <w:b/>
          <w:bCs/>
          <w:rtl/>
        </w:rPr>
        <w:t xml:space="preserve">ת"ל</w:t>
      </w:r>
      <w:r w:rsidRPr="00F173D0">
        <w:rPr>
          <w:b/>
          <w:bCs/>
          <w:rtl/>
        </w:rPr>
        <w:t xml:space="preserve">: או זבח.</w:t>
      </w:r>
    </w:p>
    <w:p w:rsidR="00DA63EC" w:rsidRDefault="00DA63EC" w:rsidP="00DA63EC">
      <w:pPr>
        <w:tabs>
          <w:tab w:val="center" w:pos="2835"/>
        </w:tabs>
        <w:rPr>
          <w:rtl/>
        </w:rPr>
      </w:pPr>
      <w:r>
        <w:rPr>
          <w:rtl/>
        </w:rPr>
        <w:t xml:space="preserve">אטו תודה </w:t>
      </w:r>
      <w:ins w:id="91965" w:author="מנוע מכני" w:date="2026-10-11T12:04:40Z">
        <w:r>
          <w:rPr>
            <w:rtl/>
          </w:rPr>
          <w:t xml:space="preserve">לא</w:t>
        </w:r>
      </w:ins>
      <w:del w:id="91966" w:author="מנוע מכני" w:date="2026-10-11T12:04:40Z">
        <w:r>
          <w:rPr>
            <w:rtl/>
          </w:rPr>
          <w:delText xml:space="preserve">לאו</w:delText>
        </w:r>
      </w:del>
      <w:r>
        <w:rPr>
          <w:rtl/>
        </w:rPr>
        <w:t xml:space="preserve"> זבח הוא? </w:t>
      </w:r>
      <w:ins w:id="97671" w:author="מנוע מכני" w:date="2026-10-11T12:04:40Z">
        <w:r>
          <w:rPr>
            <w:rtl/>
          </w:rPr>
          <w:t xml:space="preserve">הוצרך</w:t>
        </w:r>
      </w:ins>
      <w:del w:id="97672" w:author="מנוע מכני" w:date="2026-10-11T12:04:40Z">
        <w:r>
          <w:rPr>
            <w:rtl/>
          </w:rPr>
          <w:delText xml:space="preserve">איצטריך</w:delText>
        </w:r>
      </w:del>
      <w:r>
        <w:rPr>
          <w:rtl/>
        </w:rPr>
        <w:t xml:space="preserve">, </w:t>
      </w:r>
      <w:r>
        <w:rPr>
          <w:rtl/>
        </w:rPr>
        <w:t xml:space="preserve">ס</w:t>
      </w:r>
      <w:r>
        <w:rPr>
          <w:rFonts w:hint="cs"/>
          <w:rtl/>
        </w:rPr>
        <w:t>ד</w:t>
      </w:r>
      <w:r>
        <w:rPr>
          <w:rtl/>
        </w:rPr>
        <w:t>"</w:t>
      </w:r>
      <w:r>
        <w:rPr>
          <w:rFonts w:hint="cs"/>
          <w:rtl/>
        </w:rPr>
        <w:t>א</w:t>
      </w:r>
      <w:r>
        <w:rPr>
          <w:rtl/>
        </w:rPr>
        <w:t xml:space="preserve">: הואיל </w:t>
      </w:r>
      <w:ins w:id="91963" w:author="מנוע מכני" w:date="2026-10-11T12:04:40Z">
        <w:r>
          <w:rPr>
            <w:rtl/>
          </w:rPr>
          <w:t xml:space="preserve">ויש</w:t>
        </w:r>
      </w:ins>
      <w:del w:id="91964" w:author="מנוע מכני" w:date="2026-10-11T12:04:40Z">
        <w:r>
          <w:rPr>
            <w:rtl/>
          </w:rPr>
          <w:delText xml:space="preserve">ואיכא</w:delText>
        </w:r>
      </w:del>
      <w:r>
        <w:rPr>
          <w:rtl/>
        </w:rPr>
        <w:t xml:space="preserve"> לחם בהדה </w:t>
      </w:r>
      <w:r>
        <w:rPr>
          <w:rtl/>
        </w:rPr>
        <w:t xml:space="preserve">לא</w:t>
      </w:r>
      <w:r>
        <w:rPr>
          <w:rtl/>
        </w:rPr>
        <w:t xml:space="preserve"> תיבעי נסכים.</w:t>
      </w:r>
    </w:p>
    <w:p>
      <w:pPr>
        <w:pStyle w:val="38"/>
        <w:rPr>
          <w:ins w:id="101622" w:author="מנוע מכני" w:date="2026-10-11T12:04:40Z"/>
        </w:rPr>
      </w:pPr>
      <w:r w:rsidRPr="00FE1B89">
        <w:t>ו</w:t>
      </w:r>
      <w:r w:rsidRPr="00FE1B89">
        <w:t xml:space="preserve">שאני</w:t>
      </w:r>
    </w:p>
    <w:p w:rsidR="00DA63EC" w:rsidRPr="00FE1B89" w:rsidRDefault="00DA63EC" w:rsidP="00DA63EC">
      <w:pPr>
        <w:tabs>
          <w:tab w:val="center" w:pos="2835"/>
        </w:tabs>
        <w:rPr>
          <w:spacing w:val="-4"/>
          <w:rtl/>
        </w:rPr>
      </w:pPr>
      <w:del w:id="101623" w:author="מנוע מכני" w:date="2026-10-11T12:04:40Z">
        <w:r w:rsidRPr="00FE1B89">
          <w:rPr>
            <w:rFonts w:hint="cs"/>
            <w:spacing w:val="-4"/>
            <w:rtl/>
          </w:rPr>
          <w:delText xml:space="preserve"> </w:delText>
        </w:r>
      </w:del>
      <w:r w:rsidRPr="00FE1B89">
        <w:rPr>
          <w:rFonts w:hint="cs"/>
          <w:spacing w:val="-4"/>
          <w:rtl/>
        </w:rPr>
        <w:t xml:space="preserve">מאיל נזיר</w:t>
      </w:r>
      <w:r w:rsidRPr="00FE1B89">
        <w:rPr>
          <w:spacing w:val="-4"/>
          <w:rtl/>
        </w:rPr>
        <w:t xml:space="preserve">, </w:t>
      </w:r>
      <w:ins w:id="91967" w:author="מנוע מכני" w:date="2026-10-11T12:04:40Z">
        <w:r>
          <w:rPr>
            <w:spacing w:val="-4"/>
            <w:rtl/>
          </w:rPr>
          <w:t xml:space="preserve">דיש</w:t>
        </w:r>
      </w:ins>
      <w:del w:id="91968" w:author="מנוע מכני" w:date="2026-10-11T12:04:40Z">
        <w:r w:rsidRPr="00FE1B89">
          <w:rPr>
            <w:spacing w:val="-4"/>
            <w:rtl/>
          </w:rPr>
          <w:delText xml:space="preserve">דאיכא</w:delText>
        </w:r>
      </w:del>
      <w:r w:rsidRPr="00FE1B89">
        <w:rPr>
          <w:spacing w:val="-4"/>
          <w:rtl/>
        </w:rPr>
        <w:t xml:space="preserve"> בהדיה לחם ובעי נסכים? </w:t>
      </w:r>
      <w:r w:rsidRPr="00FE1B89">
        <w:rPr>
          <w:spacing w:val="-4"/>
          <w:rtl/>
        </w:rPr>
        <w:t xml:space="preserve">ס</w:t>
      </w:r>
      <w:r w:rsidRPr="00FE1B89">
        <w:rPr>
          <w:rFonts w:hint="cs"/>
          <w:spacing w:val="-4"/>
          <w:rtl/>
        </w:rPr>
        <w:t>ד</w:t>
      </w:r>
      <w:r w:rsidRPr="00FE1B89">
        <w:rPr>
          <w:spacing w:val="-4"/>
          <w:rtl/>
        </w:rPr>
        <w:t>"</w:t>
      </w:r>
      <w:r w:rsidRPr="00FE1B89">
        <w:rPr>
          <w:rFonts w:hint="cs"/>
          <w:spacing w:val="-4"/>
          <w:rtl/>
        </w:rPr>
        <w:t>א</w:t>
      </w:r>
      <w:r w:rsidRPr="00FE1B89">
        <w:rPr>
          <w:spacing w:val="-4"/>
          <w:rtl/>
        </w:rPr>
        <w:t xml:space="preserve">: </w:t>
      </w:r>
      <w:ins w:id="91969" w:author="מנוע מכני" w:date="2026-10-11T12:04:40Z">
        <w:r>
          <w:rPr>
            <w:spacing w:val="-4"/>
            <w:rtl/>
          </w:rPr>
          <w:t xml:space="preserve">שם</w:t>
        </w:r>
      </w:ins>
      <w:del w:id="91970" w:author="מנוע מכני" w:date="2026-10-11T12:04:40Z">
        <w:r w:rsidRPr="00FE1B89">
          <w:rPr>
            <w:spacing w:val="-4"/>
            <w:rtl/>
          </w:rPr>
          <w:delText xml:space="preserve">התם</w:delText>
        </w:r>
      </w:del>
      <w:r w:rsidRPr="00FE1B89">
        <w:rPr>
          <w:spacing w:val="-4"/>
          <w:rtl/>
        </w:rPr>
        <w:t xml:space="preserve"> שני מינין, </w:t>
      </w:r>
      <w:ins w:id="91971" w:author="מנוע מכני" w:date="2026-10-11T12:04:40Z">
        <w:r>
          <w:rPr>
            <w:spacing w:val="-4"/>
            <w:rtl/>
          </w:rPr>
          <w:t xml:space="preserve">כאן</w:t>
        </w:r>
      </w:ins>
      <w:del w:id="91972" w:author="מנוע מכני" w:date="2026-10-11T12:04:40Z">
        <w:r w:rsidRPr="00FE1B89">
          <w:rPr>
            <w:spacing w:val="-4"/>
            <w:rtl/>
          </w:rPr>
          <w:delText xml:space="preserve">הכא</w:delText>
        </w:r>
      </w:del>
      <w:r w:rsidRPr="00FE1B89">
        <w:rPr>
          <w:spacing w:val="-4"/>
          <w:rtl/>
        </w:rPr>
        <w:t xml:space="preserve"> ארבעת מינין, </w:t>
      </w:r>
      <w:r w:rsidRPr="00FE1B89">
        <w:rPr>
          <w:spacing w:val="-4"/>
          <w:rtl/>
        </w:rPr>
        <w:t xml:space="preserve">קמ"ל</w:t>
      </w:r>
      <w:r w:rsidRPr="00FE1B89">
        <w:rPr>
          <w:spacing w:val="-4"/>
          <w:rtl/>
        </w:rPr>
        <w:t xml:space="preserve">.</w:t>
      </w:r>
    </w:p>
    <w:p w:rsidR="00DA63EC" w:rsidRDefault="00DA63EC" w:rsidP="00DA63EC">
      <w:pPr>
        <w:tabs>
          <w:tab w:val="center" w:pos="2835"/>
        </w:tabs>
        <w:rPr>
          <w:rtl/>
        </w:rPr>
      </w:pPr>
    </w:p>
    <w:p w:rsidR="00DA63EC" w:rsidRDefault="00DA63EC" w:rsidP="00DA63EC">
      <w:pPr>
        <w:tabs>
          <w:tab w:val="center" w:pos="2835"/>
        </w:tabs>
        <w:rPr>
          <w:rtl/>
        </w:rPr>
      </w:pPr>
      <w:r>
        <w:rPr>
          <w:rtl/>
        </w:rPr>
        <w:t xml:space="preserve">ולכתוב </w:t>
      </w:r>
      <w:ins w:id="93663" w:author="מנוע מכני" w:date="2026-10-11T12:04:40Z">
        <w:r>
          <w:rPr>
            <w:rtl/>
          </w:rPr>
          <w:t xml:space="preserve">התורה</w:t>
        </w:r>
      </w:ins>
      <w:del w:id="93664" w:author="מנוע מכני" w:date="2026-10-11T12:04:40Z">
        <w:r>
          <w:rPr>
            <w:rtl/>
          </w:rPr>
          <w:delText xml:space="preserve">רחמנא</w:delText>
        </w:r>
      </w:del>
      <w:r>
        <w:rPr>
          <w:rtl/>
        </w:rPr>
        <w:t xml:space="preserve"> לפלא נדר או לנדבה </w:t>
      </w:r>
      <w:ins w:id="96395" w:author="מנוע מכני" w:date="2026-10-11T12:04:40Z">
        <w:r>
          <w:rPr>
            <w:rtl/>
          </w:rPr>
          <w:t xml:space="preserve">ולא צריך</w:t>
        </w:r>
      </w:ins>
      <w:del w:id="96396" w:author="מנוע מכני" w:date="2026-10-11T12:04:40Z">
        <w:r>
          <w:rPr>
            <w:rtl/>
          </w:rPr>
          <w:delText xml:space="preserve">ולא בעי</w:delText>
        </w:r>
      </w:del>
      <w:r>
        <w:rPr>
          <w:rtl/>
        </w:rPr>
        <w:t xml:space="preserve"> עולה!</w:t>
      </w:r>
    </w:p>
    <w:p w:rsidR="00DA63EC" w:rsidRDefault="00DA63EC" w:rsidP="00DA63EC">
      <w:pPr>
        <w:tabs>
          <w:tab w:val="center" w:pos="2835"/>
        </w:tabs>
        <w:rPr>
          <w:rtl/>
        </w:rPr>
      </w:pPr>
      <w:ins w:id="96397" w:author="מנוע מכני" w:date="2026-10-11T12:04:40Z">
        <w:r>
          <w:rPr>
            <w:rtl/>
          </w:rPr>
          <w:t xml:space="preserve">אם </w:t>
        </w:r>
      </w:ins>
      <w:del w:id="96398" w:author="מנוע מכני" w:date="2026-10-11T12:04:40Z">
        <w:r>
          <w:rPr>
            <w:rtl/>
          </w:rPr>
          <w:delText xml:space="preserve">אי </w:delText>
        </w:r>
      </w:del>
      <w:r>
        <w:rPr>
          <w:rtl/>
        </w:rPr>
        <w:t xml:space="preserve">לא</w:t>
      </w:r>
      <w:r>
        <w:rPr>
          <w:rtl/>
        </w:rPr>
        <w:t xml:space="preserve"> כתב </w:t>
      </w:r>
      <w:ins w:id="93665" w:author="מנוע מכני" w:date="2026-10-11T12:04:40Z">
        <w:r>
          <w:rPr>
            <w:rtl/>
          </w:rPr>
          <w:t xml:space="preserve">התורה</w:t>
        </w:r>
      </w:ins>
      <w:del w:id="93666" w:author="מנוע מכני" w:date="2026-10-11T12:04:40Z">
        <w:r>
          <w:rPr>
            <w:rtl/>
          </w:rPr>
          <w:delText xml:space="preserve">רחמנא</w:delText>
        </w:r>
      </w:del>
      <w:r>
        <w:rPr>
          <w:rtl/>
        </w:rPr>
        <w:t xml:space="preserve"> עולה, </w:t>
      </w:r>
      <w:r>
        <w:rPr>
          <w:rtl/>
        </w:rPr>
        <w:t xml:space="preserve">הו"</w:t>
      </w:r>
      <w:r>
        <w:rPr>
          <w:rFonts w:hint="cs"/>
          <w:rtl/>
        </w:rPr>
        <w:t>א</w:t>
      </w:r>
      <w:r>
        <w:rPr>
          <w:rtl/>
        </w:rPr>
        <w:t>:</w:t>
      </w:r>
      <w:r w:rsidRPr="00A71A5E">
        <w:rPr>
          <w:rStyle w:val="afffff0"/>
          <w:rtl/>
        </w:rPr>
        <w:t xml:space="preserve"> </w:t>
      </w:r>
      <w:r w:rsidRPr="00A71A5E">
        <w:rPr>
          <w:rStyle w:val="afffff0"/>
          <w:rFonts w:hint="cs"/>
          <w:rtl/>
        </w:rPr>
        <w:t>'</w:t>
      </w:r>
      <w:r w:rsidRPr="00A71A5E">
        <w:rPr>
          <w:rStyle w:val="afffff0"/>
          <w:rtl/>
        </w:rPr>
        <w:t xml:space="preserve">ועשיתם אשה לה</w:t>
      </w:r>
      <w:r w:rsidRPr="00A71A5E">
        <w:rPr>
          <w:rStyle w:val="afffff0"/>
          <w:rtl/>
        </w:rPr>
        <w:t xml:space="preserve">' </w:t>
      </w:r>
      <w:r>
        <w:rPr>
          <w:rtl/>
        </w:rPr>
        <w:t>- כלל,</w:t>
      </w:r>
      <w:r w:rsidRPr="00A71A5E">
        <w:rPr>
          <w:rStyle w:val="afffff0"/>
          <w:rtl/>
        </w:rPr>
        <w:t xml:space="preserve"> </w:t>
      </w:r>
      <w:r w:rsidRPr="00A71A5E">
        <w:rPr>
          <w:rStyle w:val="afffff0"/>
          <w:rFonts w:hint="cs"/>
          <w:rtl/>
        </w:rPr>
        <w:t>'</w:t>
      </w:r>
      <w:ins w:id="90953" w:author="Claude - סמנטי" w:date="2026-10-11T12:27:00Z">
        <w:r>
          <w:rPr>
            <w:rStyle w:val="afffff0"/>
            <w:rtl/>
          </w:rPr>
          <w:t xml:space="preserve">לְפַלֵּא נֶדֶר אוֹ לִנְדָבָה</w:t>
        </w:r>
      </w:ins>
      <w:del w:id="90954" w:author="Claude - סמנטי" w:date="2026-10-11T12:27:00Z">
        <w:r w:rsidRPr="00A71A5E">
          <w:rPr>
            <w:rStyle w:val="afffff0"/>
            <w:rtl/>
          </w:rPr>
          <w:delText xml:space="preserve">לפלא נדר או לנדבה</w:delText>
        </w:r>
      </w:del>
      <w:r w:rsidRPr="00A71A5E">
        <w:rPr>
          <w:rStyle w:val="afffff0"/>
          <w:rFonts w:hint="cs"/>
          <w:rtl/>
        </w:rPr>
        <w:t>'</w:t>
      </w:r>
      <w:r w:rsidRPr="00A71A5E">
        <w:rPr>
          <w:rStyle w:val="afffff0"/>
          <w:rtl/>
        </w:rPr>
        <w:t xml:space="preserve"> </w:t>
      </w:r>
      <w:r>
        <w:rPr>
          <w:rtl/>
        </w:rPr>
        <w:t>- פרט,</w:t>
      </w:r>
      <w:r w:rsidRPr="00A71A5E">
        <w:rPr>
          <w:rStyle w:val="afffff0"/>
          <w:rtl/>
        </w:rPr>
        <w:t xml:space="preserve"> </w:t>
      </w:r>
      <w:r w:rsidRPr="00A71A5E">
        <w:rPr>
          <w:rStyle w:val="afffff0"/>
          <w:rFonts w:hint="cs"/>
          <w:rtl/>
        </w:rPr>
        <w:t>'</w:t>
      </w:r>
      <w:ins w:id="90951" w:author="Claude - סמנטי" w:date="2026-10-11T12:27:00Z">
        <w:r>
          <w:rPr>
            <w:rStyle w:val="afffff0"/>
            <w:rtl/>
          </w:rPr>
          <w:t xml:space="preserve">לְרֵיחַ נִיחוֹחַ</w:t>
        </w:r>
      </w:ins>
      <w:del w:id="90952" w:author="Claude - סמנטי" w:date="2026-10-11T12:27:00Z">
        <w:r w:rsidRPr="00A71A5E">
          <w:rPr>
            <w:rStyle w:val="afffff0"/>
            <w:rtl/>
          </w:rPr>
          <w:delText xml:space="preserve">לריח ניחוח</w:delText>
        </w:r>
      </w:del>
      <w:r w:rsidRPr="00A71A5E">
        <w:rPr>
          <w:rStyle w:val="afffff0"/>
          <w:rFonts w:hint="cs"/>
          <w:rtl/>
        </w:rPr>
        <w:t>'</w:t>
      </w:r>
      <w:r w:rsidRPr="00A71A5E">
        <w:rPr>
          <w:rStyle w:val="afffff0"/>
          <w:rtl/>
        </w:rPr>
        <w:t xml:space="preserve"> </w:t>
      </w:r>
      <w:r>
        <w:rPr>
          <w:rtl/>
        </w:rPr>
        <w:t xml:space="preserve">- חזר וכלל, </w:t>
      </w:r>
    </w:p>
    <w:p w:rsidR="00DA63EC" w:rsidRDefault="00DA63EC" w:rsidP="00DA63EC">
      <w:pPr>
        <w:tabs>
          <w:tab w:val="center" w:pos="2835"/>
        </w:tabs>
        <w:rPr>
          <w:rtl/>
        </w:rPr>
      </w:pPr>
      <w:r>
        <w:rPr>
          <w:rtl/>
        </w:rPr>
        <w:t>כלל ופרט וכלל אי אתה דן אלא כעין הפרט</w:t>
      </w:r>
      <w:r>
        <w:rPr>
          <w:rFonts w:hint="cs"/>
          <w:rtl/>
        </w:rPr>
        <w:t xml:space="preserve"> ד</w:t>
      </w:r>
      <w:r>
        <w:rPr>
          <w:rtl/>
        </w:rPr>
        <w:t xml:space="preserve">מפורש דבר שאינו בא על חטא, אף כל שאין בא על חטא, </w:t>
      </w:r>
    </w:p>
    <w:p w:rsidR="00DA63EC" w:rsidRDefault="00DA63EC" w:rsidP="00DA63EC">
      <w:pPr>
        <w:tabs>
          <w:tab w:val="center" w:pos="2835"/>
        </w:tabs>
        <w:rPr>
          <w:rtl/>
        </w:rPr>
      </w:pPr>
      <w:r>
        <w:rPr>
          <w:rtl/>
        </w:rPr>
        <w:t>אוציא חטאת ואשם שהן באין על חטא, אביא בכור ומעשר ופסח שאין באין על חטא,</w:t>
      </w:r>
      <w:r>
        <w:rPr>
          <w:rFonts w:hint="cs"/>
          <w:rtl/>
        </w:rPr>
        <w:t xml:space="preserve"> </w:t>
      </w:r>
      <w:r w:rsidRPr="00664445">
        <w:rPr>
          <w:rStyle w:val="afffff0"/>
          <w:rFonts w:hint="cs"/>
          <w:rtl/>
        </w:rPr>
        <w:t>ד'</w:t>
      </w:r>
      <w:r w:rsidRPr="00664445">
        <w:rPr>
          <w:rStyle w:val="afffff0"/>
          <w:rtl/>
        </w:rPr>
        <w:t>עולה</w:t>
      </w:r>
      <w:r w:rsidRPr="00664445">
        <w:rPr>
          <w:rStyle w:val="afffff0"/>
          <w:rFonts w:hint="cs"/>
          <w:rtl/>
        </w:rPr>
        <w:t>'</w:t>
      </w:r>
      <w:r w:rsidRPr="00664445">
        <w:rPr>
          <w:rStyle w:val="afffff0"/>
          <w:rtl/>
        </w:rPr>
        <w:t>.</w:t>
      </w:r>
    </w:p>
    <w:p w:rsidR="00DA63EC" w:rsidRDefault="00DA63EC" w:rsidP="00DA63EC">
      <w:pPr>
        <w:tabs>
          <w:tab w:val="center" w:pos="2835"/>
        </w:tabs>
        <w:rPr>
          <w:rtl/>
        </w:rPr>
      </w:pPr>
      <w:ins w:id="93667" w:author="מנוע מכני" w:date="2026-10-11T12:04:40Z">
        <w:r>
          <w:rPr>
            <w:rtl/>
          </w:rPr>
          <w:t xml:space="preserve">עכשיו</w:t>
        </w:r>
      </w:ins>
      <w:del w:id="93668" w:author="מנוע מכני" w:date="2026-10-11T12:04:40Z">
        <w:r>
          <w:rPr>
            <w:rtl/>
          </w:rPr>
          <w:delText xml:space="preserve">השתא</w:delText>
        </w:r>
      </w:del>
      <w:r>
        <w:rPr>
          <w:rtl/>
        </w:rPr>
        <w:t xml:space="preserve"> </w:t>
      </w:r>
      <w:r w:rsidRPr="00664445">
        <w:rPr>
          <w:rStyle w:val="afffff0"/>
          <w:rtl/>
        </w:rPr>
        <w:t>ד</w:t>
      </w:r>
      <w:r w:rsidRPr="00664445">
        <w:rPr>
          <w:rStyle w:val="afffff0"/>
          <w:rFonts w:hint="cs"/>
          <w:rtl/>
        </w:rPr>
        <w:t>'</w:t>
      </w:r>
      <w:r w:rsidRPr="00664445">
        <w:rPr>
          <w:rStyle w:val="afffff0"/>
          <w:rtl/>
        </w:rPr>
        <w:t>עולה</w:t>
      </w:r>
      <w:r w:rsidRPr="00664445">
        <w:rPr>
          <w:rStyle w:val="afffff0"/>
          <w:rFonts w:hint="cs"/>
          <w:rtl/>
        </w:rPr>
        <w:t>'</w:t>
      </w:r>
      <w:r w:rsidRPr="00664445">
        <w:rPr>
          <w:rStyle w:val="afffff0"/>
          <w:rtl/>
        </w:rPr>
        <w:t>,</w:t>
      </w:r>
      <w:r>
        <w:rPr>
          <w:rtl/>
        </w:rPr>
        <w:t xml:space="preserve"> כלל ופרט </w:t>
      </w:r>
      <w:r>
        <w:rPr>
          <w:rFonts w:hint="cs"/>
          <w:rtl/>
        </w:rPr>
        <w:t xml:space="preserve">מרבית </w:t>
      </w:r>
      <w:r>
        <w:rPr>
          <w:rtl/>
        </w:rPr>
        <w:t>מה הפרט מפורש שאינו מחוייב ועומד, אף כל שאינו מחוייב ועומד, להביא ולדות קדשים ותמורתן, ועולה הבאה מן המותרות, ואשם שניתק לרעיה, וכל הזבחים שנזבחו שלא לשמן.</w:t>
      </w:r>
    </w:p>
    <w:p w:rsidR="00DA63EC" w:rsidRDefault="00DA63EC" w:rsidP="00DA63EC">
      <w:pPr>
        <w:tabs>
          <w:tab w:val="center" w:pos="2835"/>
        </w:tabs>
        <w:rPr>
          <w:rtl/>
        </w:rPr>
      </w:pPr>
    </w:p>
    <w:p>
      <w:pPr>
        <w:pStyle w:val="afffff8"/>
        <w:rPr>
          <w:ins w:id="90171" w:author="קלוד" w:date="2026-10-11T12:32:08Z"/>
        </w:rPr>
      </w:pPr>
      <w:ins w:id="90172" w:author="קלוד" w:date="2026-10-11T12:32:08Z">
        <w:r>
          <w:rPr>
            <w:color w:val="7B3F00"/>
          </w:rPr>
          <w:t xml:space="preserve">ריבוי 'או' - נדר ונדבה, בנסכים של אחד</w:t>
        </w:r>
      </w:ins>
    </w:p>
    <w:p w:rsidR="00DA63EC" w:rsidRDefault="00DA63EC" w:rsidP="00DA63EC">
      <w:pPr>
        <w:tabs>
          <w:tab w:val="center" w:pos="2835"/>
        </w:tabs>
        <w:rPr>
          <w:rtl/>
        </w:rPr>
      </w:pPr>
      <w:ins w:id="93669" w:author="מנוע מכני" w:date="2026-10-11T12:04:40Z">
        <w:r>
          <w:rPr>
            <w:rtl/>
          </w:rPr>
          <w:t xml:space="preserve">ועכשיו</w:t>
        </w:r>
      </w:ins>
      <w:del w:id="93670" w:author="מנוע מכני" w:date="2026-10-11T12:04:40Z">
        <w:r>
          <w:rPr>
            <w:rtl/>
          </w:rPr>
          <w:delText xml:space="preserve">והשתא</w:delText>
        </w:r>
      </w:del>
      <w:r>
        <w:rPr>
          <w:rtl/>
        </w:rPr>
        <w:t xml:space="preserve"> </w:t>
      </w:r>
      <w:r w:rsidRPr="00664445">
        <w:rPr>
          <w:rStyle w:val="afffff0"/>
          <w:rtl/>
        </w:rPr>
        <w:t>ד</w:t>
      </w:r>
      <w:r w:rsidRPr="00664445">
        <w:rPr>
          <w:rStyle w:val="afffff0"/>
          <w:rFonts w:hint="cs"/>
          <w:rtl/>
        </w:rPr>
        <w:t>'</w:t>
      </w:r>
      <w:r w:rsidRPr="00664445">
        <w:rPr>
          <w:rStyle w:val="afffff0"/>
          <w:rtl/>
        </w:rPr>
        <w:t>או</w:t>
      </w:r>
      <w:r w:rsidRPr="00664445">
        <w:rPr>
          <w:rStyle w:val="afffff0"/>
          <w:rFonts w:hint="cs"/>
          <w:rtl/>
        </w:rPr>
        <w:t>'</w:t>
      </w:r>
      <w:r w:rsidRPr="00664445">
        <w:rPr>
          <w:rStyle w:val="afffff0"/>
          <w:rtl/>
        </w:rPr>
        <w:t xml:space="preserve"> </w:t>
      </w:r>
      <w:r>
        <w:rPr>
          <w:rtl/>
        </w:rPr>
        <w:t xml:space="preserve">לדרשא, </w:t>
      </w:r>
    </w:p>
    <w:p w:rsidR="00DA63EC" w:rsidRDefault="00DA63EC" w:rsidP="00DA63EC">
      <w:pPr>
        <w:tabs>
          <w:tab w:val="center" w:pos="2835"/>
        </w:tabs>
        <w:rPr>
          <w:rtl/>
        </w:rPr>
      </w:pPr>
      <w:del w:id="90244" w:author="מנוע מכני" w:date="2026-10-11T12:04:40Z">
        <w:r>
          <w:rPr>
            <w:rtl/>
          </w:rPr>
          <w:delText xml:space="preserve"> </w:delText>
        </w:r>
      </w:del>
      <w:r>
        <w:rPr>
          <w:rtl/>
        </w:rPr>
        <w:t xml:space="preserve">'</w:t>
      </w:r>
      <w:ins w:id="90261" w:author="Claude - סמנטי" w:date="2026-10-11T12:27:00Z">
        <w:r>
          <w:rPr>
            <w:rStyle w:val="afffff0"/>
            <w:rtl/>
          </w:rPr>
          <w:t xml:space="preserve">לְפַלֵּא נֶדֶר אוֹ לִנְדָבָה</w:t>
        </w:r>
      </w:ins>
      <w:del w:id="90262" w:author="Claude - סמנטי" w:date="2026-10-11T12:27:00Z">
        <w:r>
          <w:rPr>
            <w:rtl/>
          </w:rPr>
          <w:delText xml:space="preserve">לפלא נדר או לנדבה</w:delText>
        </w:r>
      </w:del>
      <w:r>
        <w:rPr>
          <w:rFonts w:hint="cs"/>
          <w:rtl/>
        </w:rPr>
        <w:t>'</w:t>
      </w:r>
      <w:r>
        <w:rPr>
          <w:rtl/>
        </w:rPr>
        <w:t xml:space="preserve"> דאייתי נדר לחודיה </w:t>
      </w:r>
      <w:ins w:id="90259" w:author="Claude - סמנטי" w:date="2026-10-11T12:27:00Z">
        <w:r>
          <w:rPr>
            <w:rtl/>
          </w:rPr>
          <w:t xml:space="preserve">יצטרך</w:t>
        </w:r>
      </w:ins>
      <w:del w:id="90260" w:author="Claude - סמנטי" w:date="2026-10-11T12:27:00Z">
        <w:r>
          <w:rPr>
            <w:rtl/>
          </w:rPr>
          <w:delText xml:space="preserve">ליבעי</w:delText>
        </w:r>
      </w:del>
      <w:r>
        <w:rPr>
          <w:rtl/>
        </w:rPr>
        <w:t xml:space="preserve"> נסכים, </w:t>
      </w:r>
      <w:ins w:id="96399" w:author="מנוע מכני" w:date="2026-10-11T12:04:40Z">
        <w:r>
          <w:rPr>
            <w:rtl/>
          </w:rPr>
          <w:t xml:space="preserve">ואם </w:t>
        </w:r>
      </w:ins>
      <w:del w:id="96400" w:author="מנוע מכני" w:date="2026-10-11T12:04:40Z">
        <w:r>
          <w:rPr>
            <w:rtl/>
          </w:rPr>
          <w:delText xml:space="preserve">ואי </w:delText>
        </w:r>
      </w:del>
      <w:r>
        <w:rPr>
          <w:rtl/>
        </w:rPr>
        <w:t xml:space="preserve">אייתי נדבה לחודיה לייתי נסכים.</w:t>
      </w:r>
    </w:p>
    <w:p w:rsidR="00DA63EC" w:rsidRDefault="00DA63EC" w:rsidP="00DA63EC">
      <w:pPr>
        <w:tabs>
          <w:tab w:val="center" w:pos="2835"/>
        </w:tabs>
        <w:rPr>
          <w:rtl/>
        </w:rPr>
      </w:pPr>
      <w:r>
        <w:rPr>
          <w:rStyle w:val="2fb"/>
          <w:rtl/>
        </w:rPr>
        <w:t>לר</w:t>
      </w:r>
      <w:r>
        <w:rPr>
          <w:rStyle w:val="2fb"/>
          <w:rFonts w:hint="cs"/>
          <w:rtl/>
        </w:rPr>
        <w:t>י</w:t>
      </w:r>
      <w:r>
        <w:rPr>
          <w:rStyle w:val="2fb"/>
          <w:rtl/>
        </w:rPr>
        <w:t>"</w:t>
      </w:r>
      <w:r>
        <w:rPr>
          <w:rStyle w:val="2fb"/>
          <w:rFonts w:hint="cs"/>
          <w:rtl/>
        </w:rPr>
        <w:t xml:space="preserve">א</w:t>
      </w:r>
      <w:r>
        <w:rPr>
          <w:rFonts w:hint="cs"/>
          <w:rtl/>
        </w:rPr>
        <w:t xml:space="preserve"> </w:t>
      </w:r>
      <w:r>
        <w:rPr>
          <w:rStyle w:val="2fb"/>
          <w:rFonts w:hint="cs"/>
          <w:rtl/>
        </w:rPr>
        <w:t xml:space="preserve">ולר' יונתן</w:t>
      </w:r>
      <w:r>
        <w:rPr>
          <w:rFonts w:hint="cs"/>
          <w:rtl/>
        </w:rPr>
        <w:t xml:space="preserve"> </w:t>
      </w:r>
      <w:ins w:id="96401" w:author="מנוע מכני" w:date="2026-10-11T12:04:40Z">
        <w:r>
          <w:rPr>
            <w:rFonts w:hint="cs"/>
            <w:rtl/>
          </w:rPr>
          <w:t xml:space="preserve">דאם </w:t>
        </w:r>
      </w:ins>
      <w:del w:id="96402" w:author="מנוע מכני" w:date="2026-10-11T12:04:40Z">
        <w:r>
          <w:rPr>
            <w:rFonts w:hint="cs"/>
            <w:rtl/>
          </w:rPr>
          <w:delText xml:space="preserve">דאי </w:delText>
        </w:r>
      </w:del>
      <w:r>
        <w:rPr>
          <w:rFonts w:hint="cs"/>
          <w:rtl/>
        </w:rPr>
        <w:t xml:space="preserve">אייתי </w:t>
      </w:r>
      <w:r>
        <w:rPr>
          <w:rtl/>
        </w:rPr>
        <w:t xml:space="preserve">נדר ונדבה תיסגי בנסכים דחד, </w:t>
      </w:r>
      <w:r>
        <w:rPr>
          <w:rtl/>
        </w:rPr>
        <w:t xml:space="preserve">קמ"ל</w:t>
      </w:r>
      <w:r>
        <w:rPr>
          <w:rtl/>
        </w:rPr>
        <w:t xml:space="preserve">.</w:t>
      </w:r>
    </w:p>
    <w:p w:rsidR="00DA63EC" w:rsidRDefault="00DA63EC" w:rsidP="00DA63EC">
      <w:pPr>
        <w:tabs>
          <w:tab w:val="center" w:pos="2835"/>
        </w:tabs>
        <w:rPr>
          <w:rtl/>
        </w:rPr>
      </w:pPr>
      <w:del w:id="90245" w:author="מנוע מכני" w:date="2026-10-11T12:04:40Z">
        <w:r>
          <w:rPr>
            <w:rtl/>
          </w:rPr>
          <w:delText xml:space="preserve"> </w:delText>
        </w:r>
      </w:del>
      <w:r>
        <w:rPr>
          <w:rtl/>
        </w:rPr>
        <w:t xml:space="preserve">'</w:t>
      </w:r>
      <w:r>
        <w:rPr>
          <w:rStyle w:val="afffff0"/>
          <w:rtl/>
        </w:rPr>
        <w:t xml:space="preserve">או במועדיכם</w:t>
      </w:r>
      <w:r>
        <w:rPr>
          <w:rFonts w:hint="cs"/>
          <w:rtl/>
        </w:rPr>
        <w:t>'</w:t>
      </w:r>
      <w:r>
        <w:rPr>
          <w:rtl/>
        </w:rPr>
        <w:t xml:space="preserve"> </w:t>
      </w:r>
      <w:r>
        <w:rPr>
          <w:rFonts w:hint="cs"/>
          <w:rtl/>
        </w:rPr>
        <w:t>סד</w:t>
      </w:r>
      <w:r>
        <w:rPr>
          <w:rtl/>
        </w:rPr>
        <w:t>"</w:t>
      </w:r>
      <w:r>
        <w:rPr>
          <w:rFonts w:hint="cs"/>
          <w:rtl/>
        </w:rPr>
        <w:t>א</w:t>
      </w:r>
      <w:r>
        <w:rPr>
          <w:rtl/>
        </w:rPr>
        <w:t xml:space="preserve">: </w:t>
      </w:r>
      <w:r>
        <w:rPr>
          <w:rtl/>
        </w:rPr>
        <w:t xml:space="preserve">ה"מ</w:t>
      </w:r>
      <w:r>
        <w:rPr>
          <w:rtl/>
        </w:rPr>
        <w:t xml:space="preserve"> </w:t>
      </w:r>
      <w:ins w:id="97673" w:author="מנוע מכני" w:date="2026-10-11T12:04:40Z">
        <w:r>
          <w:rPr>
            <w:rtl/>
          </w:rPr>
          <w:t xml:space="preserve">דמביא</w:t>
        </w:r>
      </w:ins>
      <w:del w:id="97674" w:author="מנוע מכני" w:date="2026-10-11T12:04:40Z">
        <w:r>
          <w:rPr>
            <w:rtl/>
          </w:rPr>
          <w:delText xml:space="preserve">דמייתי</w:delText>
        </w:r>
      </w:del>
      <w:r>
        <w:rPr>
          <w:rtl/>
        </w:rPr>
        <w:t xml:space="preserve"> עולה בנדר ושלמים בנדבה, </w:t>
      </w:r>
      <w:r>
        <w:rPr>
          <w:rtl/>
        </w:rPr>
        <w:t xml:space="preserve">א"</w:t>
      </w:r>
      <w:r>
        <w:rPr>
          <w:rFonts w:hint="cs"/>
          <w:rtl/>
        </w:rPr>
        <w:t xml:space="preserve">נ</w:t>
      </w:r>
      <w:r>
        <w:rPr>
          <w:rFonts w:hint="cs"/>
          <w:rtl/>
        </w:rPr>
        <w:t xml:space="preserve"> </w:t>
      </w:r>
      <w:r>
        <w:rPr>
          <w:rtl/>
        </w:rPr>
        <w:t xml:space="preserve">איפכא, אבל </w:t>
      </w:r>
      <w:ins w:id="91973" w:author="מנוע מכני" w:date="2026-10-11T12:04:40Z">
        <w:r>
          <w:rPr>
            <w:rtl/>
          </w:rPr>
          <w:t xml:space="preserve">מקום</w:t>
        </w:r>
      </w:ins>
      <w:del w:id="91974" w:author="מנוע מכני" w:date="2026-10-11T12:04:40Z">
        <w:r>
          <w:rPr>
            <w:rtl/>
          </w:rPr>
          <w:delText xml:space="preserve">היכא</w:delText>
        </w:r>
      </w:del>
      <w:r>
        <w:rPr>
          <w:rtl/>
        </w:rPr>
        <w:t xml:space="preserve"> </w:t>
      </w:r>
      <w:ins w:id="97675" w:author="מנוע מכני" w:date="2026-10-11T12:04:40Z">
        <w:r>
          <w:rPr>
            <w:rtl/>
          </w:rPr>
          <w:t xml:space="preserve">דמביא</w:t>
        </w:r>
      </w:ins>
      <w:del w:id="97676" w:author="מנוע מכני" w:date="2026-10-11T12:04:40Z">
        <w:r>
          <w:rPr>
            <w:rtl/>
          </w:rPr>
          <w:delText xml:space="preserve">דמייתי</w:delText>
        </w:r>
      </w:del>
      <w:r>
        <w:rPr>
          <w:rtl/>
        </w:rPr>
        <w:t xml:space="preserve"> עולה ושלמים בנדר,</w:t>
      </w:r>
    </w:p>
    <w:p w:rsidR="00DA63EC" w:rsidRPr="00E105BC" w:rsidRDefault="00DA63EC" w:rsidP="00DA63EC">
      <w:pPr>
        <w:rPr>
          <w:spacing w:val="-6"/>
          <w:rtl/>
        </w:rPr>
      </w:pPr>
      <w:r w:rsidRPr="00E105BC">
        <w:rPr>
          <w:rFonts w:hint="cs"/>
          <w:spacing w:val="-6"/>
          <w:rtl/>
        </w:rPr>
        <w:t>א</w:t>
      </w:r>
      <w:r w:rsidRPr="00E105BC">
        <w:rPr>
          <w:spacing w:val="-6"/>
          <w:rtl/>
        </w:rPr>
        <w:t>"</w:t>
      </w:r>
      <w:r w:rsidRPr="00E105BC">
        <w:rPr>
          <w:rFonts w:hint="cs"/>
          <w:spacing w:val="-6"/>
          <w:rtl/>
        </w:rPr>
        <w:t>נ</w:t>
      </w:r>
      <w:r w:rsidRPr="00E105BC">
        <w:rPr>
          <w:spacing w:val="-6"/>
          <w:rtl/>
        </w:rPr>
        <w:t xml:space="preserve"> עולה ושלמים בנדבה, שם נדר אחד ושם נדבה אחת היא ותיסגי בנסכים דחד, </w:t>
      </w:r>
      <w:r w:rsidRPr="00E105BC">
        <w:rPr>
          <w:spacing w:val="-6"/>
          <w:rtl/>
        </w:rPr>
        <w:t xml:space="preserve">קמ"ל</w:t>
      </w:r>
      <w:r w:rsidRPr="00E105BC">
        <w:rPr>
          <w:rStyle w:val="afffff0"/>
          <w:spacing w:val="-6"/>
          <w:rtl/>
        </w:rPr>
        <w:t xml:space="preserve"> </w:t>
      </w:r>
      <w:r w:rsidRPr="00E105BC">
        <w:rPr>
          <w:rStyle w:val="afffff0"/>
          <w:rFonts w:hint="cs"/>
          <w:spacing w:val="-6"/>
          <w:rtl/>
        </w:rPr>
        <w:t>'</w:t>
      </w:r>
      <w:r w:rsidRPr="00E105BC">
        <w:rPr>
          <w:rStyle w:val="afffff0"/>
          <w:spacing w:val="-6"/>
          <w:rtl/>
        </w:rPr>
        <w:t>או במועדיכם</w:t>
      </w:r>
      <w:r w:rsidRPr="00E105BC">
        <w:rPr>
          <w:rStyle w:val="afffff0"/>
          <w:rFonts w:hint="cs"/>
          <w:spacing w:val="-6"/>
          <w:rtl/>
        </w:rPr>
        <w:t>'</w:t>
      </w:r>
      <w:r w:rsidRPr="00E105BC">
        <w:rPr>
          <w:rStyle w:val="afffff0"/>
          <w:spacing w:val="-6"/>
          <w:rtl/>
        </w:rPr>
        <w:t>.</w:t>
      </w:r>
    </w:p>
    <w:p w:rsidR="00DA63EC" w:rsidRDefault="00DA63EC" w:rsidP="00DA63EC">
      <w:pPr>
        <w:tabs>
          <w:tab w:val="center" w:pos="2835"/>
        </w:tabs>
        <w:rPr>
          <w:rtl/>
        </w:rPr>
      </w:pPr>
      <w:del w:id="90246" w:author="מנוע מכני" w:date="2026-10-11T12:04:40Z">
        <w:r>
          <w:rPr>
            <w:rtl/>
          </w:rPr>
          <w:delText xml:space="preserve"> </w:delText>
        </w:r>
      </w:del>
      <w:r>
        <w:rPr>
          <w:rtl/>
        </w:rPr>
        <w:t xml:space="preserve">'</w:t>
      </w:r>
      <w:r>
        <w:rPr>
          <w:rStyle w:val="afffff0"/>
          <w:rtl/>
        </w:rPr>
        <w:t xml:space="preserve">וכי תעשה בן בקר עולה או זבח</w:t>
      </w:r>
      <w:r>
        <w:rPr>
          <w:rFonts w:hint="cs"/>
          <w:rtl/>
        </w:rPr>
        <w:t>'</w:t>
      </w:r>
      <w:r>
        <w:rPr>
          <w:rtl/>
        </w:rPr>
        <w:t xml:space="preserve"> </w:t>
      </w:r>
      <w:ins w:id="97677" w:author="מנוע מכני" w:date="2026-10-11T12:04:40Z">
        <w:r>
          <w:rPr>
            <w:rtl/>
          </w:rPr>
          <w:t xml:space="preserve">הוצרך</w:t>
        </w:r>
      </w:ins>
      <w:del w:id="97678" w:author="מנוע מכני" w:date="2026-10-11T12:04:40Z">
        <w:r>
          <w:rPr>
            <w:rtl/>
          </w:rPr>
          <w:delText xml:space="preserve">איצטריך</w:delText>
        </w:r>
      </w:del>
      <w:r>
        <w:rPr>
          <w:rFonts w:hint="cs"/>
          <w:rtl/>
        </w:rPr>
        <w:t xml:space="preserve"> </w:t>
      </w:r>
      <w:r>
        <w:rPr>
          <w:rFonts w:hint="cs"/>
          <w:rtl/>
        </w:rPr>
        <w:t xml:space="preserve">סד</w:t>
      </w:r>
      <w:r>
        <w:rPr>
          <w:rtl/>
        </w:rPr>
        <w:t>"</w:t>
      </w:r>
      <w:r>
        <w:rPr>
          <w:rFonts w:hint="cs"/>
          <w:rtl/>
        </w:rPr>
        <w:t>א</w:t>
      </w:r>
      <w:r>
        <w:rPr>
          <w:rtl/>
        </w:rPr>
        <w:t xml:space="preserve">: </w:t>
      </w:r>
      <w:r>
        <w:rPr>
          <w:rtl/>
        </w:rPr>
        <w:t xml:space="preserve">ה"</w:t>
      </w:r>
      <w:r>
        <w:rPr>
          <w:rFonts w:hint="cs"/>
          <w:rtl/>
        </w:rPr>
        <w:t xml:space="preserve">מ</w:t>
      </w:r>
      <w:r>
        <w:rPr>
          <w:rFonts w:hint="cs"/>
          <w:rtl/>
        </w:rPr>
        <w:t xml:space="preserve"> </w:t>
      </w:r>
      <w:ins w:id="91975" w:author="מנוע מכני" w:date="2026-10-11T12:04:40Z">
        <w:r>
          <w:rPr>
            <w:rtl/>
          </w:rPr>
          <w:t xml:space="preserve">מקום</w:t>
        </w:r>
      </w:ins>
      <w:del w:id="91976" w:author="מנוע מכני" w:date="2026-10-11T12:04:40Z">
        <w:r>
          <w:rPr>
            <w:rtl/>
          </w:rPr>
          <w:delText xml:space="preserve">היכא</w:delText>
        </w:r>
      </w:del>
      <w:r>
        <w:rPr>
          <w:rtl/>
        </w:rPr>
        <w:t xml:space="preserve"> </w:t>
      </w:r>
      <w:ins w:id="97679" w:author="מנוע מכני" w:date="2026-10-11T12:04:40Z">
        <w:r>
          <w:rPr>
            <w:rtl/>
          </w:rPr>
          <w:t xml:space="preserve">דמביא</w:t>
        </w:r>
      </w:ins>
      <w:del w:id="97680" w:author="מנוע מכני" w:date="2026-10-11T12:04:40Z">
        <w:r>
          <w:rPr>
            <w:rtl/>
          </w:rPr>
          <w:delText xml:space="preserve">דמייתי</w:delText>
        </w:r>
      </w:del>
      <w:r>
        <w:rPr>
          <w:rtl/>
        </w:rPr>
        <w:t xml:space="preserve"> עולה ושלמים בנדר</w:t>
      </w:r>
      <w:r>
        <w:rPr>
          <w:rFonts w:hint="cs"/>
          <w:rtl/>
        </w:rPr>
        <w:t>'</w:t>
      </w:r>
      <w:r>
        <w:rPr>
          <w:rtl/>
        </w:rPr>
        <w:t xml:space="preserve">, </w:t>
      </w:r>
    </w:p>
    <w:p w:rsidR="00DA63EC" w:rsidRDefault="00DA63EC" w:rsidP="00DA63EC">
      <w:pPr>
        <w:tabs>
          <w:tab w:val="center" w:pos="2835"/>
        </w:tabs>
        <w:rPr>
          <w:rtl/>
        </w:rPr>
      </w:pPr>
      <w:r>
        <w:rPr>
          <w:rFonts w:hint="cs"/>
          <w:rtl/>
        </w:rPr>
        <w:t>א</w:t>
      </w:r>
      <w:r>
        <w:rPr>
          <w:rtl/>
        </w:rPr>
        <w:t>"</w:t>
      </w:r>
      <w:r>
        <w:rPr>
          <w:rFonts w:hint="cs"/>
          <w:rtl/>
        </w:rPr>
        <w:t xml:space="preserve">נ</w:t>
      </w:r>
      <w:r>
        <w:rPr>
          <w:rFonts w:hint="cs"/>
          <w:rtl/>
        </w:rPr>
        <w:t xml:space="preserve"> </w:t>
      </w:r>
      <w:r>
        <w:rPr>
          <w:rtl/>
        </w:rPr>
        <w:t xml:space="preserve">עולה ושלמים בנדבה, אבל </w:t>
      </w:r>
      <w:ins w:id="91977" w:author="מנוע מכני" w:date="2026-10-11T12:04:40Z">
        <w:r>
          <w:rPr>
            <w:rtl/>
          </w:rPr>
          <w:t xml:space="preserve">מקום</w:t>
        </w:r>
      </w:ins>
      <w:del w:id="91978" w:author="מנוע מכני" w:date="2026-10-11T12:04:40Z">
        <w:r>
          <w:rPr>
            <w:rtl/>
          </w:rPr>
          <w:delText xml:space="preserve">היכא</w:delText>
        </w:r>
      </w:del>
      <w:r>
        <w:rPr>
          <w:rtl/>
        </w:rPr>
        <w:t xml:space="preserve"> </w:t>
      </w:r>
      <w:ins w:id="97681" w:author="מנוע מכני" w:date="2026-10-11T12:04:40Z">
        <w:r>
          <w:rPr>
            <w:rtl/>
          </w:rPr>
          <w:t xml:space="preserve">דמביא</w:t>
        </w:r>
      </w:ins>
      <w:del w:id="97682" w:author="מנוע מכני" w:date="2026-10-11T12:04:40Z">
        <w:r>
          <w:rPr>
            <w:rtl/>
          </w:rPr>
          <w:delText xml:space="preserve">דמייתי</w:delText>
        </w:r>
      </w:del>
      <w:r>
        <w:rPr>
          <w:rtl/>
        </w:rPr>
        <w:t xml:space="preserve"> שתי עולות </w:t>
      </w:r>
      <w:ins w:id="93671" w:author="מנוע מכני" w:date="2026-10-11T12:04:40Z">
        <w:r>
          <w:rPr>
            <w:rtl/>
          </w:rPr>
          <w:t xml:space="preserve">אחת</w:t>
        </w:r>
      </w:ins>
      <w:del w:id="93672" w:author="מנוע מכני" w:date="2026-10-11T12:04:40Z">
        <w:r>
          <w:rPr>
            <w:rtl/>
          </w:rPr>
          <w:delText xml:space="preserve">חדא</w:delText>
        </w:r>
      </w:del>
      <w:r>
        <w:rPr>
          <w:rtl/>
        </w:rPr>
        <w:t xml:space="preserve"> בנדר </w:t>
      </w:r>
      <w:ins w:id="93673" w:author="מנוע מכני" w:date="2026-10-11T12:04:40Z">
        <w:r>
          <w:rPr>
            <w:rtl/>
          </w:rPr>
          <w:t xml:space="preserve">ואחת</w:t>
        </w:r>
      </w:ins>
      <w:del w:id="93674" w:author="מנוע מכני" w:date="2026-10-11T12:04:40Z">
        <w:r>
          <w:rPr>
            <w:rtl/>
          </w:rPr>
          <w:delText xml:space="preserve">וחדא</w:delText>
        </w:r>
      </w:del>
      <w:r>
        <w:rPr>
          <w:rtl/>
        </w:rPr>
        <w:t xml:space="preserve"> בנדבה, </w:t>
      </w:r>
      <w:r>
        <w:rPr>
          <w:rFonts w:hint="cs"/>
          <w:rtl/>
        </w:rPr>
        <w:t>א</w:t>
      </w:r>
      <w:r>
        <w:rPr>
          <w:rtl/>
        </w:rPr>
        <w:t>"</w:t>
      </w:r>
      <w:r>
        <w:rPr>
          <w:rFonts w:hint="cs"/>
          <w:rtl/>
        </w:rPr>
        <w:t xml:space="preserve">נ</w:t>
      </w:r>
      <w:r>
        <w:rPr>
          <w:rFonts w:hint="cs"/>
          <w:rtl/>
        </w:rPr>
        <w:t xml:space="preserve"> </w:t>
      </w:r>
      <w:r>
        <w:rPr>
          <w:rtl/>
        </w:rPr>
        <w:t xml:space="preserve">שני שלמים אחד בנדר ואחד בנדבה, </w:t>
      </w:r>
    </w:p>
    <w:p>
      <w:pPr>
        <w:pStyle w:val="38"/>
        <w:rPr>
          <w:ins w:id="101624" w:author="מנוע מכני" w:date="2026-10-11T12:04:40Z"/>
        </w:rPr>
      </w:pPr>
      <w:r>
        <w:t xml:space="preserve">אימא:</w:t>
      </w:r>
    </w:p>
    <w:p w:rsidR="00DA63EC" w:rsidRDefault="00DA63EC" w:rsidP="00DA63EC">
      <w:pPr>
        <w:tabs>
          <w:tab w:val="center" w:pos="2835"/>
        </w:tabs>
        <w:rPr>
          <w:rtl/>
        </w:rPr>
      </w:pPr>
      <w:del w:id="101625" w:author="מנוע מכני" w:date="2026-10-11T12:04:40Z">
        <w:r>
          <w:rPr>
            <w:rtl/>
          </w:rPr>
          <w:delText xml:space="preserve"> </w:delText>
        </w:r>
      </w:del>
      <w:r>
        <w:rPr>
          <w:rtl/>
        </w:rPr>
        <w:t xml:space="preserve">שם שלמים אחת היא שם עולה אחת היא ותיסגי </w:t>
      </w:r>
      <w:ins w:id="93675" w:author="מנוע מכני" w:date="2026-10-11T12:04:40Z">
        <w:r>
          <w:rPr>
            <w:rtl/>
          </w:rPr>
          <w:t xml:space="preserve">לו</w:t>
        </w:r>
      </w:ins>
      <w:del w:id="93676" w:author="מנוע מכני" w:date="2026-10-11T12:04:40Z">
        <w:r>
          <w:rPr>
            <w:rtl/>
          </w:rPr>
          <w:delText xml:space="preserve">ליה</w:delText>
        </w:r>
      </w:del>
      <w:r>
        <w:rPr>
          <w:rtl/>
        </w:rPr>
        <w:t xml:space="preserve"> בנסכים דחד, </w:t>
      </w:r>
      <w:r>
        <w:rPr>
          <w:rtl/>
        </w:rPr>
        <w:t xml:space="preserve">קמ"ל</w:t>
      </w:r>
      <w:r>
        <w:rPr>
          <w:rtl/>
        </w:rPr>
        <w:t xml:space="preserve">.</w:t>
      </w:r>
    </w:p>
    <w:p w:rsidR="00DA63EC" w:rsidRDefault="00DA63EC" w:rsidP="00DA63EC">
      <w:pPr>
        <w:tabs>
          <w:tab w:val="center" w:pos="2835"/>
        </w:tabs>
        <w:rPr>
          <w:rtl/>
        </w:rPr>
      </w:pPr>
    </w:p>
    <w:p w:rsidR="00DA63EC" w:rsidRDefault="00DA63EC" w:rsidP="00DA63EC">
      <w:pPr>
        <w:tabs>
          <w:tab w:val="center" w:pos="2835"/>
        </w:tabs>
        <w:rPr>
          <w:rtl/>
        </w:rPr>
      </w:pPr>
      <w:del w:id="90247" w:author="מנוע מכני" w:date="2026-10-11T12:04:40Z">
        <w:r>
          <w:rPr>
            <w:rtl/>
          </w:rPr>
          <w:delText xml:space="preserve"> </w:delText>
        </w:r>
      </w:del>
      <w:r>
        <w:rPr>
          <w:rtl/>
        </w:rPr>
        <w:t xml:space="preserve">'</w:t>
      </w:r>
      <w:ins w:id="90955" w:author="Claude - סמנטי" w:date="2026-10-11T12:27:00Z">
        <w:r>
          <w:rPr>
            <w:rStyle w:val="afffff0"/>
            <w:rtl/>
          </w:rPr>
          <w:t xml:space="preserve">לְפַלֵּא נֶדֶר אוֹ שְׁלָמִים</w:t>
        </w:r>
      </w:ins>
      <w:del w:id="90956" w:author="Claude - סמנטי" w:date="2026-10-11T12:27:00Z">
        <w:r>
          <w:rPr>
            <w:rtl/>
          </w:rPr>
          <w:delText xml:space="preserve">לפלא נדר או שלמים</w:delText>
        </w:r>
      </w:del>
      <w:r>
        <w:rPr>
          <w:rFonts w:hint="cs"/>
          <w:rtl/>
        </w:rPr>
        <w:t>'</w:t>
      </w:r>
      <w:r>
        <w:rPr>
          <w:rtl/>
        </w:rPr>
        <w:t xml:space="preserve"> </w:t>
      </w:r>
      <w:r>
        <w:rPr>
          <w:rFonts w:hint="cs"/>
          <w:rtl/>
        </w:rPr>
        <w:t>סד</w:t>
      </w:r>
      <w:r>
        <w:rPr>
          <w:rtl/>
        </w:rPr>
        <w:t>"</w:t>
      </w:r>
      <w:r>
        <w:rPr>
          <w:rFonts w:hint="cs"/>
          <w:rtl/>
        </w:rPr>
        <w:t>א</w:t>
      </w:r>
      <w:r>
        <w:rPr>
          <w:rtl/>
        </w:rPr>
        <w:t xml:space="preserve">: </w:t>
      </w:r>
      <w:r>
        <w:rPr>
          <w:rtl/>
        </w:rPr>
        <w:t xml:space="preserve">ה"</w:t>
      </w:r>
      <w:r>
        <w:rPr>
          <w:rFonts w:hint="cs"/>
          <w:rtl/>
        </w:rPr>
        <w:t>מ</w:t>
      </w:r>
      <w:r>
        <w:rPr>
          <w:rtl/>
        </w:rPr>
        <w:t xml:space="preserve"> </w:t>
      </w:r>
      <w:ins w:id="91979" w:author="מנוע מכני" w:date="2026-10-11T12:04:40Z">
        <w:r>
          <w:rPr>
            <w:rtl/>
          </w:rPr>
          <w:t xml:space="preserve">מקום</w:t>
        </w:r>
      </w:ins>
      <w:del w:id="91980" w:author="מנוע מכני" w:date="2026-10-11T12:04:40Z">
        <w:r>
          <w:rPr>
            <w:rtl/>
          </w:rPr>
          <w:delText xml:space="preserve">היכא</w:delText>
        </w:r>
      </w:del>
      <w:r>
        <w:rPr>
          <w:rtl/>
        </w:rPr>
        <w:t xml:space="preserve"> </w:t>
      </w:r>
      <w:ins w:id="97683" w:author="מנוע מכני" w:date="2026-10-11T12:04:40Z">
        <w:r>
          <w:rPr>
            <w:rtl/>
          </w:rPr>
          <w:t xml:space="preserve">דמביא</w:t>
        </w:r>
      </w:ins>
      <w:del w:id="97684" w:author="מנוע מכני" w:date="2026-10-11T12:04:40Z">
        <w:r>
          <w:rPr>
            <w:rtl/>
          </w:rPr>
          <w:delText xml:space="preserve">דמייתי</w:delText>
        </w:r>
      </w:del>
      <w:r>
        <w:rPr>
          <w:rtl/>
        </w:rPr>
        <w:t xml:space="preserve"> שתי עולות </w:t>
      </w:r>
      <w:ins w:id="93677" w:author="מנוע מכני" w:date="2026-10-11T12:04:40Z">
        <w:r>
          <w:rPr>
            <w:rtl/>
          </w:rPr>
          <w:t xml:space="preserve">אחת</w:t>
        </w:r>
      </w:ins>
      <w:del w:id="93678" w:author="מנוע מכני" w:date="2026-10-11T12:04:40Z">
        <w:r>
          <w:rPr>
            <w:rtl/>
          </w:rPr>
          <w:delText xml:space="preserve">חדא</w:delText>
        </w:r>
      </w:del>
      <w:r>
        <w:rPr>
          <w:rtl/>
        </w:rPr>
        <w:t xml:space="preserve"> בנדר </w:t>
      </w:r>
      <w:ins w:id="93679" w:author="מנוע מכני" w:date="2026-10-11T12:04:40Z">
        <w:r>
          <w:rPr>
            <w:rtl/>
          </w:rPr>
          <w:t xml:space="preserve">ואחת</w:t>
        </w:r>
      </w:ins>
      <w:del w:id="93680" w:author="מנוע מכני" w:date="2026-10-11T12:04:40Z">
        <w:r>
          <w:rPr>
            <w:rtl/>
          </w:rPr>
          <w:delText xml:space="preserve">וחדא</w:delText>
        </w:r>
      </w:del>
      <w:r>
        <w:rPr>
          <w:rtl/>
        </w:rPr>
        <w:t xml:space="preserve"> בנדבה, </w:t>
      </w:r>
    </w:p>
    <w:p w:rsidR="00DA63EC" w:rsidRPr="00FE1B89" w:rsidRDefault="00DA63EC" w:rsidP="00DA63EC">
      <w:pPr>
        <w:tabs>
          <w:tab w:val="center" w:pos="2835"/>
        </w:tabs>
        <w:rPr>
          <w:spacing w:val="-4"/>
          <w:rtl/>
        </w:rPr>
      </w:pPr>
      <w:ins w:id="96403" w:author="מנוע מכני" w:date="2026-10-11T12:04:40Z">
        <w:r>
          <w:rPr>
            <w:spacing w:val="-4"/>
            <w:rtl/>
          </w:rPr>
          <w:t xml:space="preserve">אם </w:t>
        </w:r>
      </w:ins>
      <w:del w:id="96404" w:author="מנוע מכני" w:date="2026-10-11T12:04:40Z">
        <w:r w:rsidRPr="00FE1B89">
          <w:rPr>
            <w:spacing w:val="-4"/>
            <w:rtl/>
          </w:rPr>
          <w:delText xml:space="preserve">אי </w:delText>
        </w:r>
      </w:del>
      <w:ins w:id="91983" w:author="מנוע מכני" w:date="2026-10-11T12:04:40Z">
        <w:r>
          <w:rPr>
            <w:spacing w:val="-4"/>
            <w:rtl/>
          </w:rPr>
          <w:t xml:space="preserve">גם</w:t>
        </w:r>
      </w:ins>
      <w:del w:id="91984" w:author="מנוע מכני" w:date="2026-10-11T12:04:40Z">
        <w:r w:rsidRPr="00FE1B89">
          <w:rPr>
            <w:spacing w:val="-4"/>
            <w:rtl/>
          </w:rPr>
          <w:delText xml:space="preserve">נמי</w:delText>
        </w:r>
      </w:del>
      <w:r w:rsidRPr="00FE1B89">
        <w:rPr>
          <w:spacing w:val="-4"/>
          <w:rtl/>
        </w:rPr>
        <w:t xml:space="preserve"> שני שלמים </w:t>
      </w:r>
      <w:ins w:id="93681" w:author="מנוע מכני" w:date="2026-10-11T12:04:40Z">
        <w:r>
          <w:rPr>
            <w:spacing w:val="-4"/>
            <w:rtl/>
          </w:rPr>
          <w:t xml:space="preserve">אחת</w:t>
        </w:r>
      </w:ins>
      <w:del w:id="93682" w:author="מנוע מכני" w:date="2026-10-11T12:04:40Z">
        <w:r w:rsidRPr="00FE1B89">
          <w:rPr>
            <w:spacing w:val="-4"/>
            <w:rtl/>
          </w:rPr>
          <w:delText xml:space="preserve">חדא</w:delText>
        </w:r>
      </w:del>
      <w:r w:rsidRPr="00FE1B89">
        <w:rPr>
          <w:spacing w:val="-4"/>
          <w:rtl/>
        </w:rPr>
        <w:t xml:space="preserve"> בנדר </w:t>
      </w:r>
      <w:ins w:id="93683" w:author="מנוע מכני" w:date="2026-10-11T12:04:40Z">
        <w:r>
          <w:rPr>
            <w:spacing w:val="-4"/>
            <w:rtl/>
          </w:rPr>
          <w:t xml:space="preserve">ואחת</w:t>
        </w:r>
      </w:ins>
      <w:del w:id="93684" w:author="מנוע מכני" w:date="2026-10-11T12:04:40Z">
        <w:r w:rsidRPr="00FE1B89">
          <w:rPr>
            <w:spacing w:val="-4"/>
            <w:rtl/>
          </w:rPr>
          <w:delText xml:space="preserve">וחדא</w:delText>
        </w:r>
      </w:del>
      <w:r w:rsidRPr="00FE1B89">
        <w:rPr>
          <w:spacing w:val="-4"/>
          <w:rtl/>
        </w:rPr>
        <w:t xml:space="preserve"> בנדבה, אבל </w:t>
      </w:r>
      <w:ins w:id="91981" w:author="מנוע מכני" w:date="2026-10-11T12:04:40Z">
        <w:r>
          <w:rPr>
            <w:spacing w:val="-4"/>
            <w:rtl/>
          </w:rPr>
          <w:t xml:space="preserve">מקום</w:t>
        </w:r>
      </w:ins>
      <w:del w:id="91982" w:author="מנוע מכני" w:date="2026-10-11T12:04:40Z">
        <w:r w:rsidRPr="00FE1B89">
          <w:rPr>
            <w:spacing w:val="-4"/>
            <w:rtl/>
          </w:rPr>
          <w:delText xml:space="preserve">היכא</w:delText>
        </w:r>
      </w:del>
      <w:r w:rsidRPr="00FE1B89">
        <w:rPr>
          <w:spacing w:val="-4"/>
          <w:rtl/>
        </w:rPr>
        <w:t xml:space="preserve"> </w:t>
      </w:r>
      <w:ins w:id="97685" w:author="מנוע מכני" w:date="2026-10-11T12:04:40Z">
        <w:r>
          <w:rPr>
            <w:spacing w:val="-4"/>
            <w:rtl/>
          </w:rPr>
          <w:t xml:space="preserve">דמביא</w:t>
        </w:r>
      </w:ins>
      <w:del w:id="97686" w:author="מנוע מכני" w:date="2026-10-11T12:04:40Z">
        <w:r w:rsidRPr="00FE1B89">
          <w:rPr>
            <w:spacing w:val="-4"/>
            <w:rtl/>
          </w:rPr>
          <w:delText xml:space="preserve">דמייתי</w:delText>
        </w:r>
      </w:del>
      <w:r w:rsidRPr="00FE1B89">
        <w:rPr>
          <w:spacing w:val="-4"/>
          <w:rtl/>
        </w:rPr>
        <w:t xml:space="preserve"> שתי עולות בנדר ושתי עולות בנדבה, </w:t>
      </w:r>
    </w:p>
    <w:p w:rsidR="00DA63EC" w:rsidRDefault="00DA63EC" w:rsidP="00DA63EC">
      <w:pPr>
        <w:rPr>
          <w:rtl/>
        </w:rPr>
      </w:pPr>
      <w:r w:rsidRPr="00336727">
        <w:rPr>
          <w:rtl/>
        </w:rPr>
        <w:t>א"</w:t>
      </w:r>
      <w:r w:rsidRPr="00336727">
        <w:rPr>
          <w:rFonts w:hint="cs"/>
          <w:rtl/>
        </w:rPr>
        <w:t>נ</w:t>
      </w:r>
      <w:r w:rsidRPr="00336727">
        <w:rPr>
          <w:rtl/>
        </w:rPr>
        <w:t xml:space="preserve"> שני שלמים בנדר ושני שלמים בנדבה, שם עולה אחד הוא ושם נדר אחד הוא ותיסגי בנסכים דחד, </w:t>
      </w:r>
      <w:r w:rsidRPr="00336727">
        <w:rPr>
          <w:rtl/>
        </w:rPr>
        <w:t xml:space="preserve">קמ"ל</w:t>
      </w:r>
      <w:r w:rsidRPr="00336727">
        <w:rPr>
          <w:rtl/>
        </w:rPr>
        <w:t xml:space="preserve">.</w:t>
      </w:r>
    </w:p>
    <w:p w:rsidR="00DA63EC" w:rsidRPr="00FE1B89" w:rsidRDefault="00DA63EC" w:rsidP="00DA63EC">
      <w:pPr>
        <w:tabs>
          <w:tab w:val="center" w:pos="2835"/>
        </w:tabs>
        <w:rPr>
          <w:spacing w:val="-4"/>
          <w:rtl/>
        </w:rPr>
      </w:pPr>
      <w:r w:rsidRPr="00FE1B89">
        <w:rPr>
          <w:rStyle w:val="2fb"/>
          <w:rFonts w:hint="cs"/>
          <w:spacing w:val="-4"/>
          <w:rtl/>
        </w:rPr>
        <w:t>ורי</w:t>
      </w:r>
      <w:r w:rsidRPr="00FE1B89">
        <w:rPr>
          <w:rStyle w:val="2fb"/>
          <w:spacing w:val="-4"/>
          <w:rtl/>
        </w:rPr>
        <w:t>"</w:t>
      </w:r>
      <w:r w:rsidRPr="00FE1B89">
        <w:rPr>
          <w:rStyle w:val="2fb"/>
          <w:rFonts w:hint="cs"/>
          <w:spacing w:val="-4"/>
          <w:rtl/>
        </w:rPr>
        <w:t xml:space="preserve">א</w:t>
      </w:r>
      <w:r w:rsidRPr="00FE1B89">
        <w:rPr>
          <w:rFonts w:hint="cs"/>
          <w:spacing w:val="-4"/>
          <w:rtl/>
        </w:rPr>
        <w:t xml:space="preserve"> </w:t>
      </w:r>
      <w:ins w:id="93687" w:author="מנוע מכני" w:date="2026-10-11T12:04:40Z">
        <w:r>
          <w:rPr>
            <w:spacing w:val="-4"/>
            <w:rtl/>
          </w:rPr>
          <w:t xml:space="preserve">זה</w:t>
        </w:r>
      </w:ins>
      <w:del w:id="93688" w:author="מנוע מכני" w:date="2026-10-11T12:04:40Z">
        <w:r w:rsidRPr="00FE1B89">
          <w:rPr>
            <w:spacing w:val="-4"/>
            <w:rtl/>
          </w:rPr>
          <w:delText xml:space="preserve">האי</w:delText>
        </w:r>
      </w:del>
      <w:r w:rsidRPr="00FE1B89">
        <w:rPr>
          <w:rStyle w:val="afffff0"/>
          <w:spacing w:val="-4"/>
          <w:rtl/>
        </w:rPr>
        <w:t xml:space="preserve"> </w:t>
      </w:r>
      <w:r w:rsidRPr="00FE1B89">
        <w:rPr>
          <w:rStyle w:val="afffff0"/>
          <w:rFonts w:hint="cs"/>
          <w:spacing w:val="-4"/>
          <w:rtl/>
        </w:rPr>
        <w:t>'</w:t>
      </w:r>
      <w:ins w:id="90957" w:author="Claude - סמנטי" w:date="2026-10-11T12:27:00Z">
        <w:r>
          <w:rPr>
            <w:rStyle w:val="afffff0"/>
            <w:spacing w:val="-4"/>
            <w:rtl/>
          </w:rPr>
          <w:t xml:space="preserve">מִן הַבָּקָר אוֹ מִן הַצֹּאן</w:t>
        </w:r>
      </w:ins>
      <w:del w:id="90958" w:author="Claude - סמנטי" w:date="2026-10-11T12:27:00Z">
        <w:r w:rsidRPr="00FE1B89">
          <w:rPr>
            <w:rStyle w:val="afffff0"/>
            <w:spacing w:val="-4"/>
            <w:rtl/>
          </w:rPr>
          <w:delText xml:space="preserve">מן הבקר או מן הצאן</w:delText>
        </w:r>
      </w:del>
      <w:r w:rsidRPr="00FE1B89">
        <w:rPr>
          <w:rStyle w:val="afffff0"/>
          <w:rFonts w:hint="cs"/>
          <w:spacing w:val="-4"/>
          <w:rtl/>
        </w:rPr>
        <w:t>'</w:t>
      </w:r>
      <w:r w:rsidRPr="00FE1B89">
        <w:rPr>
          <w:rStyle w:val="afffff0"/>
          <w:spacing w:val="-4"/>
          <w:rtl/>
        </w:rPr>
        <w:t xml:space="preserve"> </w:t>
      </w:r>
      <w:r w:rsidRPr="00FE1B89">
        <w:rPr>
          <w:rFonts w:hint="cs"/>
          <w:spacing w:val="-4"/>
          <w:rtl/>
        </w:rPr>
        <w:t>סד</w:t>
      </w:r>
      <w:r w:rsidRPr="00FE1B89">
        <w:rPr>
          <w:spacing w:val="-4"/>
          <w:rtl/>
        </w:rPr>
        <w:t>"</w:t>
      </w:r>
      <w:r w:rsidRPr="00FE1B89">
        <w:rPr>
          <w:rFonts w:hint="cs"/>
          <w:spacing w:val="-4"/>
          <w:rtl/>
        </w:rPr>
        <w:t>א</w:t>
      </w:r>
      <w:r w:rsidRPr="00FE1B89">
        <w:rPr>
          <w:spacing w:val="-4"/>
          <w:rtl/>
        </w:rPr>
        <w:t xml:space="preserve">: </w:t>
      </w:r>
      <w:r w:rsidRPr="00FE1B89">
        <w:rPr>
          <w:rFonts w:hint="cs"/>
          <w:spacing w:val="-4"/>
          <w:rtl/>
        </w:rPr>
        <w:t>ה</w:t>
      </w:r>
      <w:r w:rsidRPr="00FE1B89">
        <w:rPr>
          <w:spacing w:val="-4"/>
          <w:rtl/>
        </w:rPr>
        <w:t>"</w:t>
      </w:r>
      <w:r w:rsidRPr="00FE1B89">
        <w:rPr>
          <w:rFonts w:hint="cs"/>
          <w:spacing w:val="-4"/>
          <w:rtl/>
        </w:rPr>
        <w:t xml:space="preserve">מ</w:t>
      </w:r>
      <w:r w:rsidRPr="00FE1B89">
        <w:rPr>
          <w:rFonts w:hint="cs"/>
          <w:spacing w:val="-4"/>
          <w:rtl/>
        </w:rPr>
        <w:t xml:space="preserve"> </w:t>
      </w:r>
      <w:r w:rsidRPr="00FE1B89">
        <w:rPr>
          <w:spacing w:val="-4"/>
          <w:rtl/>
        </w:rPr>
        <w:t xml:space="preserve">בתרי מיני, אבל בחד מינא תסגי </w:t>
      </w:r>
      <w:ins w:id="93685" w:author="מנוע מכני" w:date="2026-10-11T12:04:40Z">
        <w:r>
          <w:rPr>
            <w:spacing w:val="-4"/>
            <w:rtl/>
          </w:rPr>
          <w:t xml:space="preserve">לו</w:t>
        </w:r>
      </w:ins>
      <w:del w:id="93686" w:author="מנוע מכני" w:date="2026-10-11T12:04:40Z">
        <w:r w:rsidRPr="00FE1B89">
          <w:rPr>
            <w:spacing w:val="-4"/>
            <w:rtl/>
          </w:rPr>
          <w:delText xml:space="preserve">ליה</w:delText>
        </w:r>
      </w:del>
      <w:r w:rsidRPr="00FE1B89">
        <w:rPr>
          <w:spacing w:val="-4"/>
          <w:rtl/>
        </w:rPr>
        <w:t xml:space="preserve"> בנסכים דחד, </w:t>
      </w:r>
      <w:r w:rsidRPr="00FE1B89">
        <w:rPr>
          <w:spacing w:val="-4"/>
          <w:rtl/>
        </w:rPr>
        <w:t xml:space="preserve">קמ"ל</w:t>
      </w:r>
      <w:r w:rsidRPr="00FE1B89">
        <w:rPr>
          <w:spacing w:val="-4"/>
          <w:rtl/>
        </w:rPr>
        <w:t xml:space="preserve">.</w:t>
      </w:r>
    </w:p>
    <w:p w:rsidR="00DA63EC" w:rsidRDefault="00DA63EC" w:rsidP="00DA63EC">
      <w:pPr>
        <w:tabs>
          <w:tab w:val="center" w:pos="2835"/>
        </w:tabs>
        <w:rPr>
          <w:rtl/>
        </w:rPr>
      </w:pPr>
      <w:del w:id="90248" w:author="מנוע מכני" w:date="2026-10-11T12:04:40Z">
        <w:r>
          <w:rPr>
            <w:rtl/>
          </w:rPr>
          <w:delText xml:space="preserve"> </w:delText>
        </w:r>
      </w:del>
      <w:r>
        <w:rPr>
          <w:rtl/>
        </w:rPr>
        <w:t xml:space="preserve">'</w:t>
      </w:r>
      <w:ins w:id="90959" w:author="Claude - סמנטי" w:date="2026-10-11T12:27:00Z">
        <w:r>
          <w:rPr>
            <w:rStyle w:val="afffff0"/>
            <w:rtl/>
          </w:rPr>
          <w:t xml:space="preserve">כָּכָה תַּעֲשׂוּ לָאֶחָד</w:t>
        </w:r>
      </w:ins>
      <w:del w:id="90960" w:author="Claude - סמנטי" w:date="2026-10-11T12:27:00Z">
        <w:r>
          <w:rPr>
            <w:rtl/>
          </w:rPr>
          <w:delText xml:space="preserve">ככה תעשו לאחד</w:delText>
        </w:r>
      </w:del>
      <w:r>
        <w:rPr>
          <w:rFonts w:hint="cs"/>
          <w:rtl/>
        </w:rPr>
        <w:t>'</w:t>
      </w:r>
      <w:r>
        <w:rPr>
          <w:rtl/>
        </w:rPr>
        <w:t xml:space="preserve"> </w:t>
      </w:r>
      <w:r>
        <w:rPr>
          <w:rFonts w:hint="cs"/>
          <w:rtl/>
        </w:rPr>
        <w:t>סד</w:t>
      </w:r>
      <w:r>
        <w:rPr>
          <w:rtl/>
        </w:rPr>
        <w:t>"</w:t>
      </w:r>
      <w:r>
        <w:rPr>
          <w:rFonts w:hint="cs"/>
          <w:rtl/>
        </w:rPr>
        <w:t xml:space="preserve">א</w:t>
      </w:r>
      <w:r>
        <w:rPr>
          <w:rFonts w:hint="cs"/>
          <w:rtl/>
        </w:rPr>
        <w:t xml:space="preserve"> </w:t>
      </w:r>
      <w:r>
        <w:rPr>
          <w:rtl/>
        </w:rPr>
        <w:t xml:space="preserve">בזה אחר זה, אבל בבת אחת תיסגי </w:t>
      </w:r>
      <w:ins w:id="93689" w:author="מנוע מכני" w:date="2026-10-11T12:04:40Z">
        <w:r>
          <w:rPr>
            <w:rtl/>
          </w:rPr>
          <w:t xml:space="preserve">לו</w:t>
        </w:r>
      </w:ins>
      <w:del w:id="93690" w:author="מנוע מכני" w:date="2026-10-11T12:04:40Z">
        <w:r>
          <w:rPr>
            <w:rtl/>
          </w:rPr>
          <w:delText xml:space="preserve">ליה</w:delText>
        </w:r>
      </w:del>
      <w:r>
        <w:rPr>
          <w:rtl/>
        </w:rPr>
        <w:t xml:space="preserve"> בנסכים דחד, </w:t>
      </w:r>
      <w:r>
        <w:rPr>
          <w:rtl/>
        </w:rPr>
        <w:t xml:space="preserve">קמ"ל</w:t>
      </w:r>
      <w:r>
        <w:rPr>
          <w:rtl/>
        </w:rPr>
        <w:t xml:space="preserve">.</w:t>
      </w:r>
    </w:p>
    <w:p w:rsidR="00DA63EC" w:rsidRDefault="00DA63EC" w:rsidP="00DA63EC">
      <w:pPr>
        <w:pStyle w:val="affffd"/>
        <w:rPr>
          <w:del w:id="90127" w:author="מנוע עיצוב" w:date="2026-10-11T12:09:26Z"/>
          <w:rtl/>
        </w:rPr>
      </w:pPr>
      <w:del w:id="90126" w:author="מנוע עיצוב" w:date="2026-10-11T12:09:26Z">
        <w:r>
          <w:rPr>
            <w:rtl/>
          </w:rPr>
          <w:delText xml:space="preserve">׹</w:delText>
        </w:r>
      </w:del>
    </w:p>
    <w:p w:rsidR="00DA63EC" w:rsidRDefault="00DA63EC" w:rsidP="00DA63EC">
      <w:pPr>
        <w:pStyle w:val="affff1"/>
        <w:ind w:end="0"/>
        <w:rPr>
          <w:rtl/>
        </w:rPr>
        <w:pPrChange w:id="20097" w:author="קלוד" w:date="2026-10-11T09:07:26Z">
          <w:pPr>
            <w:pStyle w:val="affff1"/>
            <w:rPr>
              <w:rtl/>
            </w:rPr>
          </w:pPr>
        </w:pPrChange>
      </w:pPr>
      <w:ins w:id="9861" w:author="מספור קטעי משנה" w:date="2026-10-11T09:35:12Z">
        <w:r>
          <w:rPr>
            <w:rStyle w:val="MisparKeta"/>
          </w:rPr>
          <w:t xml:space="preserve">ח. </w:t>
        </w:r>
      </w:ins>
      <w:r>
        <w:rPr>
          <w:rtl/>
        </w:rPr>
        <w:lastRenderedPageBreak/>
        <w:t>אלא שחטאתו של מצורע ואשמו טעון נסכים.</w:t>
      </w:r>
    </w:p>
    <w:p>
      <w:pPr>
        <w:pStyle w:val="38"/>
        <w:rPr>
          <w:ins w:id="101626" w:author="מנוע מכני" w:date="2026-10-11T12:04:40Z"/>
        </w:rPr>
      </w:pPr>
      <w:r>
        <w:t>מ</w:t>
      </w:r>
      <w:r>
        <w:t>ה</w:t>
      </w:r>
      <w:r>
        <w:t>"</w:t>
      </w:r>
      <w:r>
        <w:t>מ</w:t>
      </w:r>
      <w:r>
        <w:t>? ד</w:t>
      </w:r>
      <w:r w:rsidRPr="004A7C9A">
        <w:t>ת"ר</w:t>
      </w:r>
      <w:r>
        <w:t>:</w:t>
      </w:r>
    </w:p>
    <w:p w:rsidR="00DA63EC" w:rsidRDefault="00DA63EC" w:rsidP="00DA63EC">
      <w:pPr>
        <w:tabs>
          <w:tab w:val="center" w:pos="2835"/>
        </w:tabs>
        <w:rPr>
          <w:rtl/>
        </w:rPr>
      </w:pPr>
      <w:del w:id="101627"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ושלשה עשרונים סלת מנחה</w:t>
      </w:r>
      <w:r w:rsidRPr="00A71A5E">
        <w:rPr>
          <w:rStyle w:val="afffff0"/>
          <w:rFonts w:hint="cs"/>
          <w:rtl/>
        </w:rPr>
        <w:t>'</w:t>
      </w:r>
      <w:r w:rsidRPr="00A71A5E">
        <w:rPr>
          <w:rStyle w:val="afffff0"/>
          <w:rtl/>
        </w:rPr>
        <w:t xml:space="preserve"> </w:t>
      </w:r>
      <w:r>
        <w:rPr>
          <w:rtl/>
        </w:rPr>
        <w:t xml:space="preserve">- במנחה הבאה עם הזבח הכתוב מדבר</w:t>
      </w:r>
      <w:ins w:id="95349" w:author="מנוע מכני" w:date="2026-10-11T12:04:40Z">
        <w:r>
          <w:rPr>
            <w:rtl/>
          </w:rPr>
          <w:t xml:space="preserve">,</w:t>
        </w:r>
      </w:ins>
      <w:del w:id="95350" w:author="מנוע מכני" w:date="2026-10-11T12:04:40Z">
        <w:r>
          <w:rPr>
            <w:rtl/>
          </w:rPr>
          <w:delText xml:space="preserve">;</w:delText>
        </w:r>
      </w:del>
      <w:r>
        <w:rPr>
          <w:rtl/>
        </w:rPr>
        <w:t xml:space="preserve"> </w:t>
      </w:r>
    </w:p>
    <w:p w:rsidR="00DA63EC" w:rsidRDefault="00DA63EC" w:rsidP="00DA63EC">
      <w:pPr>
        <w:tabs>
          <w:tab w:val="center" w:pos="2835"/>
        </w:tabs>
        <w:rPr>
          <w:rtl/>
        </w:rPr>
      </w:pPr>
      <w:r w:rsidRPr="003017EE">
        <w:rPr>
          <w:rStyle w:val="afffff0"/>
          <w:rFonts w:hint="cs"/>
          <w:rtl/>
        </w:rPr>
        <w:t>'</w:t>
      </w:r>
      <w:r w:rsidRPr="003017EE">
        <w:rPr>
          <w:rStyle w:val="afffff0"/>
          <w:rtl/>
        </w:rPr>
        <w:t>והעלה הכהן את העולה ואת המנחה</w:t>
      </w:r>
      <w:r w:rsidRPr="003017EE">
        <w:rPr>
          <w:rStyle w:val="afffff0"/>
          <w:rFonts w:hint="cs"/>
          <w:rtl/>
        </w:rPr>
        <w:t>'</w:t>
      </w:r>
      <w:r w:rsidRPr="003017EE">
        <w:rPr>
          <w:rStyle w:val="afffff0"/>
          <w:rtl/>
        </w:rPr>
        <w:t>,</w:t>
      </w:r>
      <w:r>
        <w:rPr>
          <w:rtl/>
        </w:rPr>
        <w:t xml:space="preserve"> הוי אומר: במנחה הבאה עם הזבח הכתוב מדבר</w:t>
      </w:r>
      <w:ins w:id="95351" w:author="מנוע מכני" w:date="2026-10-11T12:04:40Z">
        <w:r>
          <w:rPr>
            <w:rtl/>
          </w:rPr>
          <w:t xml:space="preserve">,</w:t>
        </w:r>
      </w:ins>
      <w:del w:id="95352"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249" w:author="מנוע מכני" w:date="2026-10-11T12:04:40Z">
        <w:r>
          <w:rPr>
            <w:rtl/>
          </w:rPr>
          <w:delText xml:space="preserve"> </w:delText>
        </w:r>
      </w:del>
      <w:r>
        <w:rPr>
          <w:rtl/>
        </w:rPr>
        <w:t xml:space="preserve">'</w:t>
      </w:r>
      <w:r>
        <w:rPr>
          <w:rStyle w:val="afffff0"/>
          <w:rtl/>
          <w:rPrChange w:id="9073" w:author="מנוע פסוקים" w:date="2026-10-11T09:32:13Z">
            <w:rPr>
              <w:rtl/>
            </w:rPr>
          </w:rPrChange>
        </w:rPr>
        <w:t xml:space="preserve">ויין לנסך רביעית ההין תעשה על העולה או לזבח לכבש האחד</w:t>
      </w:r>
      <w:r>
        <w:rPr>
          <w:rtl/>
        </w:rPr>
        <w:t xml:space="preserve">, עולה - זו עולת מצורע, זבח - זו חטאת מצורע, או לזבח - זו אשם מצורע.</w:t>
      </w:r>
    </w:p>
    <w:p>
      <w:pPr>
        <w:pStyle w:val="38"/>
        <w:rPr>
          <w:ins w:id="101628" w:author="מנוע מכני" w:date="2026-10-11T12:04:40Z"/>
        </w:rPr>
      </w:pPr>
      <w:r w:rsidRPr="00336727">
        <w:t>וא</w:t>
      </w:r>
      <w:r w:rsidRPr="00336727">
        <w:t>"</w:t>
      </w:r>
      <w:r w:rsidRPr="00336727">
        <w:t xml:space="preserve">א</w:t>
      </w:r>
    </w:p>
    <w:p w:rsidR="00DA63EC" w:rsidRDefault="00DA63EC" w:rsidP="00DA63EC">
      <w:pPr>
        <w:rPr>
          <w:rtl/>
        </w:rPr>
      </w:pPr>
      <w:del w:id="101629" w:author="מנוע מכני" w:date="2026-10-11T12:04:40Z">
        <w:r w:rsidRPr="00336727">
          <w:rPr>
            <w:rFonts w:hint="cs"/>
            <w:rtl/>
          </w:rPr>
          <w:delText xml:space="preserve"> </w:delText>
        </w:r>
      </w:del>
      <w:r w:rsidRPr="00336727">
        <w:rPr>
          <w:rFonts w:hint="cs"/>
          <w:rtl/>
        </w:rPr>
        <w:t xml:space="preserve">ללמוד שניהם מזבח דדווקא דכי הדדי </w:t>
      </w:r>
      <w:ins w:id="93691" w:author="מנוע מכני" w:date="2026-10-11T12:04:40Z">
        <w:r>
          <w:rPr>
            <w:rFonts w:hint="cs"/>
            <w:rtl/>
          </w:rPr>
          <w:t xml:space="preserve">הם</w:t>
        </w:r>
      </w:ins>
      <w:del w:id="93692" w:author="מנוע מכני" w:date="2026-10-11T12:04:40Z">
        <w:r w:rsidRPr="00336727">
          <w:rPr>
            <w:rFonts w:hint="cs"/>
            <w:rtl/>
          </w:rPr>
          <w:delText xml:space="preserve">נינהו</w:delText>
        </w:r>
      </w:del>
      <w:r w:rsidRPr="00336727">
        <w:rPr>
          <w:rFonts w:hint="cs"/>
          <w:rtl/>
        </w:rPr>
        <w:t xml:space="preserve"> אבל במקום דאשם להכשיר ואשם לכפר בעי' </w:t>
      </w:r>
      <w:ins w:id="93693" w:author="מנוע מכני" w:date="2026-10-11T12:04:40Z">
        <w:r>
          <w:rPr>
            <w:rFonts w:hint="cs"/>
            <w:rtl/>
          </w:rPr>
          <w:t xml:space="preserve">שני</w:t>
        </w:r>
      </w:ins>
      <w:del w:id="93694" w:author="מנוע מכני" w:date="2026-10-11T12:04:40Z">
        <w:r w:rsidRPr="00336727">
          <w:rPr>
            <w:rFonts w:hint="cs"/>
            <w:rtl/>
          </w:rPr>
          <w:delText xml:space="preserve">תרי</w:delText>
        </w:r>
      </w:del>
      <w:r w:rsidRPr="00336727">
        <w:rPr>
          <w:rFonts w:hint="cs"/>
          <w:rtl/>
        </w:rPr>
        <w:t xml:space="preserve"> קראי </w:t>
      </w:r>
    </w:p>
    <w:p w:rsidR="00DA63EC" w:rsidRDefault="00DA63EC" w:rsidP="00DA63EC">
      <w:pPr>
        <w:pStyle w:val="afff3"/>
        <w:framePr w:wrap="around"/>
        <w:rPr>
          <w:rtl/>
        </w:rPr>
      </w:pPr>
      <w:r>
        <w:rPr>
          <w:rFonts w:hint="cs"/>
          <w:rtl/>
        </w:rPr>
        <w:t>צא:</w:t>
      </w:r>
    </w:p>
    <w:p w:rsidR="00DA63EC" w:rsidRDefault="00DA63EC" w:rsidP="00DA63EC">
      <w:pPr>
        <w:tabs>
          <w:tab w:val="center" w:pos="2835"/>
        </w:tabs>
        <w:rPr>
          <w:rtl/>
        </w:rPr>
      </w:pPr>
      <w:r>
        <w:rPr>
          <w:rFonts w:hint="cs"/>
          <w:rtl/>
        </w:rPr>
        <w:t>'</w:t>
      </w:r>
      <w:r>
        <w:rPr>
          <w:rtl/>
        </w:rPr>
        <w:t>זבח</w:t>
      </w:r>
      <w:r>
        <w:rPr>
          <w:rFonts w:hint="cs"/>
          <w:rtl/>
        </w:rPr>
        <w:t>'</w:t>
      </w:r>
      <w:r>
        <w:rPr>
          <w:rtl/>
        </w:rPr>
        <w:t xml:space="preserve"> - זו חטאת מצורע.</w:t>
      </w:r>
    </w:p>
    <w:p w:rsidR="00DA63EC" w:rsidRDefault="00DA63EC" w:rsidP="00DA63EC">
      <w:pPr>
        <w:tabs>
          <w:tab w:val="center" w:pos="2835"/>
        </w:tabs>
        <w:rPr>
          <w:rtl/>
        </w:rPr>
      </w:pPr>
      <w:del w:id="90250" w:author="מנוע מכני" w:date="2026-10-11T12:04:40Z">
        <w:r>
          <w:rPr>
            <w:rtl/>
          </w:rPr>
          <w:delText xml:space="preserve"> </w:delText>
        </w:r>
      </w:del>
      <w:r>
        <w:rPr>
          <w:rtl/>
        </w:rPr>
        <w:t xml:space="preserve">'</w:t>
      </w:r>
      <w:ins w:id="90961" w:author="Claude - סמנטי" w:date="2026-10-11T12:27:00Z">
        <w:r>
          <w:rPr>
            <w:rStyle w:val="afffff0"/>
            <w:rtl/>
          </w:rPr>
          <w:t xml:space="preserve">וּמִנְחָתָם וְנִסְכֵּיהֶם</w:t>
        </w:r>
      </w:ins>
      <w:del w:id="90962" w:author="Claude - סמנטי" w:date="2026-10-11T12:27:00Z">
        <w:r>
          <w:rPr>
            <w:rtl/>
          </w:rPr>
          <w:delText xml:space="preserve">ומנחתם ונסכיהם</w:delText>
        </w:r>
      </w:del>
      <w:r>
        <w:rPr>
          <w:rFonts w:hint="cs"/>
          <w:rtl/>
        </w:rPr>
        <w:t>'</w:t>
      </w:r>
      <w:r>
        <w:rPr>
          <w:rtl/>
        </w:rPr>
        <w:t xml:space="preserve"> - בעולתו ובשלמיו הכתוב מדבר</w:t>
      </w:r>
      <w:ins w:id="95353" w:author="מנוע מכני" w:date="2026-10-11T12:04:40Z">
        <w:r>
          <w:rPr>
            <w:rtl/>
          </w:rPr>
          <w:t xml:space="preserve">,</w:t>
        </w:r>
      </w:ins>
      <w:del w:id="95354" w:author="מנוע מכני" w:date="2026-10-11T12:04:40Z">
        <w:r>
          <w:rPr>
            <w:rtl/>
          </w:rPr>
          <w:delText xml:space="preserve">;</w:delText>
        </w:r>
      </w:del>
      <w:r>
        <w:rPr>
          <w:rFonts w:hint="cs"/>
          <w:rtl/>
        </w:rPr>
        <w:t xml:space="preserve"> ולא חטאת ואשם דנזיר</w:t>
      </w:r>
    </w:p>
    <w:p w:rsidR="00DA63EC" w:rsidRPr="00FE1B89" w:rsidRDefault="00DA63EC" w:rsidP="00DA63EC">
      <w:pPr>
        <w:rPr>
          <w:spacing w:val="-4"/>
          <w:rtl/>
        </w:rPr>
      </w:pPr>
      <w:r w:rsidRPr="00FE1B89">
        <w:rPr>
          <w:rStyle w:val="afffff0"/>
          <w:rFonts w:hint="cs"/>
          <w:spacing w:val="-4"/>
          <w:rtl/>
        </w:rPr>
        <w:t>'</w:t>
      </w:r>
      <w:r w:rsidRPr="00FE1B89">
        <w:rPr>
          <w:rStyle w:val="afffff0"/>
          <w:spacing w:val="-4"/>
          <w:rtl/>
        </w:rPr>
        <w:t>ואת האיל יעשה זבח שלמים ומנחתו ונסכו</w:t>
      </w:r>
      <w:r w:rsidRPr="00FE1B89">
        <w:rPr>
          <w:rStyle w:val="afffff0"/>
          <w:rFonts w:hint="cs"/>
          <w:spacing w:val="-4"/>
          <w:rtl/>
        </w:rPr>
        <w:t>'</w:t>
      </w:r>
      <w:r w:rsidRPr="00FE1B89">
        <w:rPr>
          <w:rStyle w:val="afffff0"/>
          <w:spacing w:val="-4"/>
          <w:rtl/>
        </w:rPr>
        <w:t>,</w:t>
      </w:r>
      <w:r w:rsidRPr="00FE1B89">
        <w:rPr>
          <w:spacing w:val="-4"/>
          <w:rtl/>
        </w:rPr>
        <w:t xml:space="preserve"> </w:t>
      </w:r>
      <w:r w:rsidRPr="00FE1B89">
        <w:rPr>
          <w:rFonts w:hint="cs"/>
          <w:spacing w:val="-4"/>
          <w:rtl/>
        </w:rPr>
        <w:t>ולא חטאת, דאיל בכלל היה ויצא להקיש כל בא בנדר ונדבה</w:t>
      </w:r>
    </w:p>
    <w:p w:rsidR="00DA63EC" w:rsidRDefault="00DA63EC" w:rsidP="00DA63EC">
      <w:pPr>
        <w:pStyle w:val="afffff"/>
        <w:rPr>
          <w:rtl/>
        </w:rPr>
      </w:pPr>
      <w:r>
        <w:rPr>
          <w:rFonts w:hint="cs"/>
          <w:rtl/>
        </w:rPr>
        <w:t>'</w:t>
      </w:r>
      <w:r>
        <w:rPr>
          <w:rtl/>
        </w:rPr>
        <w:t xml:space="preserve">עולה </w:t>
      </w:r>
      <w:r>
        <w:rPr>
          <w:rFonts w:hint="cs"/>
          <w:rtl/>
        </w:rPr>
        <w:t>'</w:t>
      </w:r>
      <w:r>
        <w:rPr>
          <w:rtl/>
        </w:rPr>
        <w:t>- זו עולת מצורע.</w:t>
      </w:r>
      <w:r>
        <w:rPr>
          <w:rFonts w:hint="cs"/>
          <w:rtl/>
        </w:rPr>
        <w:t xml:space="preserve"> ולא יולדת </w:t>
      </w:r>
      <w:r>
        <w:rPr>
          <w:rtl/>
        </w:rPr>
        <w:t>–</w:t>
      </w:r>
      <w:r>
        <w:rPr>
          <w:rFonts w:hint="cs"/>
          <w:rtl/>
        </w:rPr>
        <w:t xml:space="preserve"> לאביי: דנפיק מסיפא קרא </w:t>
      </w:r>
    </w:p>
    <w:p w:rsidR="00DA63EC" w:rsidRDefault="00DA63EC" w:rsidP="00DA63EC">
      <w:pPr>
        <w:pStyle w:val="afffff"/>
        <w:rPr>
          <w:rtl/>
        </w:rPr>
      </w:pPr>
      <w:r>
        <w:rPr>
          <w:rtl/>
        </w:rPr>
        <w:tab/>
      </w:r>
      <w:r>
        <w:rPr>
          <w:rtl/>
        </w:rPr>
        <w:tab/>
      </w:r>
      <w:r>
        <w:rPr>
          <w:rFonts w:hint="cs"/>
          <w:rtl/>
        </w:rPr>
        <w:t>לר' נתן 'לכבש'</w:t>
      </w:r>
      <w:r>
        <w:rPr>
          <w:rtl/>
        </w:rPr>
        <w:t xml:space="preserve"> - זו עולת יולדת, </w:t>
      </w:r>
      <w:r>
        <w:rPr>
          <w:rFonts w:hint="cs"/>
          <w:rtl/>
        </w:rPr>
        <w:t>'</w:t>
      </w:r>
      <w:r>
        <w:rPr>
          <w:rtl/>
        </w:rPr>
        <w:t>האחד</w:t>
      </w:r>
      <w:r>
        <w:rPr>
          <w:rFonts w:hint="cs"/>
          <w:rtl/>
        </w:rPr>
        <w:t>'</w:t>
      </w:r>
      <w:r>
        <w:rPr>
          <w:rtl/>
        </w:rPr>
        <w:t xml:space="preserve"> - זה אחד עשר של מעשר שקרב שלמים, שלא מצינו לה בכל התורה שיהא טפל חמור מן העיקר.</w:t>
      </w:r>
    </w:p>
    <w:p>
      <w:pPr>
        <w:pStyle w:val="38"/>
        <w:rPr>
          <w:ins w:id="101631" w:author="מנוע מכני" w:date="2026-10-11T12:04:40Z"/>
        </w:rPr>
      </w:pPr>
      <w:del w:id="101630" w:author="מנוע מכני" w:date="2026-10-11T12:04:40Z">
        <w:r>
          <w:delText xml:space="preserve">•</w:delText>
        </w:r>
      </w:del>
      <w:r>
        <w:t xml:space="preserve"> רבא:</w:t>
      </w:r>
    </w:p>
    <w:p w:rsidR="00DA63EC" w:rsidRDefault="00DA63EC" w:rsidP="00DA63EC">
      <w:pPr>
        <w:tabs>
          <w:tab w:val="center" w:pos="2835"/>
        </w:tabs>
        <w:rPr>
          <w:rtl/>
        </w:rPr>
      </w:pPr>
      <w:del w:id="101632" w:author="מנוע מכני" w:date="2026-10-11T12:04:40Z">
        <w:r>
          <w:rPr>
            <w:rtl/>
          </w:rPr>
          <w:delText xml:space="preserve"> </w:delText>
        </w:r>
      </w:del>
      <w:r>
        <w:rPr>
          <w:rtl/>
        </w:rPr>
        <w:t xml:space="preserve">איזהו דבר שצריך שלשה רבויין? הוי אומר: זו מצורע.</w:t>
      </w:r>
    </w:p>
    <w:p>
      <w:pPr>
        <w:pStyle w:val="38"/>
        <w:rPr>
          <w:ins w:id="101633" w:author="מנוע מכני" w:date="2026-10-11T12:04:40Z"/>
        </w:rPr>
      </w:pPr>
      <w:del w:id="90251" w:author="מנוע מכני" w:date="2026-10-11T12:04:40Z">
        <w:r>
          <w:delText xml:space="preserve"> </w:delText>
        </w:r>
      </w:del>
      <w:r>
        <w:t xml:space="preserve">'</w:t>
      </w:r>
      <w:ins w:id="90963" w:author="Claude - סמנטי" w:date="2026-10-11T12:27:00Z">
        <w:r>
          <w:rPr>
            <w:rStyle w:val="afffff0"/>
          </w:rPr>
          <w:t xml:space="preserve">לָאַיִל</w:t>
        </w:r>
      </w:ins>
      <w:del w:id="90964" w:author="Claude - סמנטי" w:date="2026-10-11T12:27:00Z">
        <w:r>
          <w:delText xml:space="preserve">לאיל</w:delText>
        </w:r>
      </w:del>
      <w:r>
        <w:t>'</w:t>
      </w:r>
      <w:r>
        <w:t xml:space="preserve"> </w:t>
      </w:r>
      <w:r w:rsidRPr="00174199">
        <w:t>אר</w:t>
      </w:r>
      <w:r>
        <w:t>"</w:t>
      </w:r>
      <w:r w:rsidRPr="00174199">
        <w:t>ש</w:t>
      </w:r>
      <w:r>
        <w:t xml:space="preserve">:</w:t>
      </w:r>
    </w:p>
    <w:p w:rsidR="00DA63EC" w:rsidRDefault="00DA63EC" w:rsidP="00DA63EC">
      <w:pPr>
        <w:tabs>
          <w:tab w:val="center" w:pos="2835"/>
        </w:tabs>
        <w:rPr>
          <w:rtl/>
        </w:rPr>
      </w:pPr>
      <w:del w:id="101634" w:author="מנוע מכני" w:date="2026-10-11T12:04:40Z">
        <w:r>
          <w:rPr>
            <w:rFonts w:hint="cs"/>
            <w:rtl/>
          </w:rPr>
          <w:delText xml:space="preserve"> </w:delText>
        </w:r>
      </w:del>
      <w:r>
        <w:rPr>
          <w:rtl/>
        </w:rPr>
        <w:t>לרבות אילו של אהרן</w:t>
      </w:r>
      <w:r>
        <w:rPr>
          <w:rFonts w:hint="cs"/>
          <w:rtl/>
        </w:rPr>
        <w:t xml:space="preserve"> </w:t>
      </w:r>
      <w:r w:rsidRPr="00174199">
        <w:rPr>
          <w:rFonts w:hint="cs"/>
          <w:b/>
          <w:bCs/>
          <w:rtl/>
        </w:rPr>
        <w:t>דיחיד</w:t>
      </w:r>
      <w:r>
        <w:rPr>
          <w:rFonts w:hint="cs"/>
          <w:rtl/>
        </w:rPr>
        <w:t xml:space="preserve">,</w:t>
      </w:r>
      <w:ins w:id="95355" w:author="מנוע מכני" w:date="2026-10-11T12:04:40Z">
        <w:r>
          <w:rPr>
            <w:rFonts w:hint="cs"/>
            <w:rtl/>
          </w:rPr>
          <w:t xml:space="preserve"> </w:t>
        </w:r>
      </w:ins>
      <w:del w:id="95356" w:author="מנוע מכני" w:date="2026-10-11T12:04:40Z">
        <w:r>
          <w:rPr>
            <w:rFonts w:hint="cs"/>
            <w:rtl/>
          </w:rPr>
          <w:delText xml:space="preserve"> </w:delText>
        </w:r>
        <w:r w:rsidRPr="00A71A5E">
          <w:rPr>
            <w:rStyle w:val="afffff0"/>
            <w:rFonts w:hint="cs"/>
            <w:rtl/>
          </w:rPr>
          <w:delText xml:space="preserve"> </w:delText>
        </w:r>
      </w:del>
      <w:r w:rsidRPr="00A71A5E">
        <w:rPr>
          <w:rStyle w:val="afffff0"/>
          <w:rFonts w:hint="cs"/>
          <w:rtl/>
        </w:rPr>
        <w:t xml:space="preserve">'</w:t>
      </w:r>
      <w:ins w:id="90965" w:author="Claude - סמנטי" w:date="2026-10-11T12:27:00Z">
        <w:r>
          <w:rPr>
            <w:rStyle w:val="afffff0"/>
            <w:rFonts w:hint="cs"/>
            <w:rtl/>
          </w:rPr>
          <w:t xml:space="preserve">בְּמוֹעֲדֵיכֶם</w:t>
        </w:r>
      </w:ins>
      <w:del w:id="90966" w:author="Claude - סמנטי" w:date="2026-10-11T12:27:00Z">
        <w:r w:rsidRPr="00A71A5E">
          <w:rPr>
            <w:rStyle w:val="afffff0"/>
            <w:rFonts w:hint="cs"/>
            <w:rtl/>
          </w:rPr>
          <w:delText xml:space="preserve">במועדיכם</w:delText>
        </w:r>
      </w:del>
      <w:r w:rsidRPr="00A71A5E">
        <w:rPr>
          <w:rStyle w:val="afffff0"/>
          <w:rFonts w:hint="cs"/>
          <w:rtl/>
        </w:rPr>
        <w:t xml:space="preserve">' </w:t>
      </w:r>
      <w:r>
        <w:rPr>
          <w:rFonts w:hint="cs"/>
          <w:rtl/>
        </w:rPr>
        <w:t>לרבות אילו של אהרון דציבור</w:t>
      </w:r>
      <w:r>
        <w:rPr>
          <w:rtl/>
        </w:rPr>
        <w:t>.</w:t>
      </w:r>
    </w:p>
    <w:p>
      <w:pPr>
        <w:pStyle w:val="38"/>
        <w:rPr>
          <w:ins w:id="101635" w:author="מנוע מכני" w:date="2026-10-11T12:04:40Z"/>
        </w:rPr>
      </w:pPr>
      <w:r>
        <w:t xml:space="preserve">ושאני</w:t>
      </w:r>
    </w:p>
    <w:p w:rsidR="00DA63EC" w:rsidRDefault="00DA63EC" w:rsidP="00DA63EC">
      <w:pPr>
        <w:tabs>
          <w:tab w:val="center" w:pos="2835"/>
        </w:tabs>
        <w:rPr>
          <w:rtl/>
        </w:rPr>
      </w:pPr>
      <w:del w:id="101636" w:author="מנוע מכני" w:date="2026-10-11T12:04:40Z">
        <w:r>
          <w:rPr>
            <w:rFonts w:hint="cs"/>
            <w:rtl/>
          </w:rPr>
          <w:delText xml:space="preserve"> </w:delText>
        </w:r>
      </w:del>
      <w:r>
        <w:rPr>
          <w:rFonts w:hint="cs"/>
          <w:rtl/>
        </w:rPr>
        <w:t xml:space="preserve">מעולת יולדת דדבר שקבוע לו זמן הוא </w:t>
      </w:r>
      <w:r>
        <w:rPr>
          <w:rFonts w:hint="cs"/>
          <w:rtl/>
        </w:rPr>
        <w:t xml:space="preserve">ס</w:t>
      </w:r>
      <w:r>
        <w:rPr>
          <w:rtl/>
        </w:rPr>
        <w:t>"</w:t>
      </w:r>
      <w:r>
        <w:rPr>
          <w:rFonts w:hint="cs"/>
          <w:rtl/>
        </w:rPr>
        <w:t xml:space="preserve">ד</w:t>
      </w:r>
      <w:r>
        <w:rPr>
          <w:rFonts w:hint="cs"/>
          <w:rtl/>
        </w:rPr>
        <w:t xml:space="preserve"> שאני </w:t>
      </w:r>
      <w:r>
        <w:rPr>
          <w:rFonts w:hint="cs"/>
          <w:rtl/>
        </w:rPr>
        <w:t xml:space="preserve">קמ</w:t>
      </w:r>
      <w:r>
        <w:rPr>
          <w:rtl/>
        </w:rPr>
        <w:t>"</w:t>
      </w:r>
      <w:r>
        <w:rPr>
          <w:rFonts w:hint="cs"/>
          <w:rtl/>
        </w:rPr>
        <w:t xml:space="preserve">ל</w:t>
      </w:r>
      <w:r>
        <w:rPr>
          <w:rFonts w:hint="cs"/>
          <w:rtl/>
        </w:rPr>
        <w:t xml:space="preserve"> </w:t>
      </w:r>
    </w:p>
    <w:p>
      <w:pPr>
        <w:pStyle w:val="afffff8"/>
        <w:rPr>
          <w:ins w:id="90169" w:author="קלוד" w:date="2026-10-11T12:32:08Z"/>
        </w:rPr>
      </w:pPr>
      <w:ins w:id="90170" w:author="קלוד" w:date="2026-10-11T12:32:08Z">
        <w:r>
          <w:rPr>
            <w:color w:val="7B3F00"/>
          </w:rPr>
          <w:t xml:space="preserve">פלגס - נסכי איל, 'או לאיל'</w:t>
        </w:r>
      </w:ins>
    </w:p>
    <w:p>
      <w:pPr>
        <w:pStyle w:val="38"/>
        <w:rPr>
          <w:ins w:id="101637" w:author="מנוע מכני" w:date="2026-10-11T12:04:40Z"/>
        </w:rPr>
      </w:pPr>
      <w:del w:id="90252" w:author="מנוע מכני" w:date="2026-10-11T12:04:40Z">
        <w:r w:rsidRPr="00FE1B89">
          <w:delText xml:space="preserve"> </w:delText>
        </w:r>
      </w:del>
      <w:r w:rsidRPr="00FE1B89">
        <w:t xml:space="preserve">'</w:t>
      </w:r>
      <w:ins w:id="90967" w:author="Claude - סמנטי" w:date="2026-10-11T12:27:00Z">
        <w:r>
          <w:rPr>
            <w:rStyle w:val="afffff0"/>
          </w:rPr>
          <w:t xml:space="preserve">אוֹ לָאַיִל</w:t>
        </w:r>
      </w:ins>
      <w:del w:id="90968" w:author="Claude - סמנטי" w:date="2026-10-11T12:27:00Z">
        <w:r w:rsidRPr="00FE1B89">
          <w:delText xml:space="preserve">או לאיל</w:delText>
        </w:r>
      </w:del>
      <w:r w:rsidRPr="00FE1B89">
        <w:t>'</w:t>
      </w:r>
      <w:r w:rsidRPr="00FE1B89">
        <w:t xml:space="preserve"> </w:t>
      </w:r>
      <w:r w:rsidRPr="00FE1B89">
        <w:t>לרי</w:t>
      </w:r>
      <w:r w:rsidRPr="00FE1B89">
        <w:t>"</w:t>
      </w:r>
      <w:r w:rsidRPr="00FE1B89">
        <w:t xml:space="preserve">ו:</w:t>
      </w:r>
    </w:p>
    <w:p w:rsidR="00DA63EC" w:rsidRPr="00FE1B89" w:rsidRDefault="00DA63EC" w:rsidP="00DA63EC">
      <w:pPr>
        <w:tabs>
          <w:tab w:val="center" w:pos="2835"/>
        </w:tabs>
        <w:rPr>
          <w:spacing w:val="-4"/>
          <w:rtl/>
        </w:rPr>
      </w:pPr>
      <w:del w:id="101638" w:author="מנוע מכני" w:date="2026-10-11T12:04:40Z">
        <w:r w:rsidRPr="00FE1B89">
          <w:rPr>
            <w:rFonts w:hint="cs"/>
            <w:spacing w:val="-4"/>
            <w:rtl/>
          </w:rPr>
          <w:delText xml:space="preserve"> </w:delText>
        </w:r>
      </w:del>
      <w:r w:rsidRPr="00FE1B89">
        <w:rPr>
          <w:spacing w:val="-4"/>
          <w:rtl/>
        </w:rPr>
        <w:t>לרבות את הפלגס</w:t>
      </w:r>
      <w:r w:rsidRPr="00FE1B89">
        <w:rPr>
          <w:rFonts w:hint="cs"/>
          <w:spacing w:val="-4"/>
          <w:rtl/>
        </w:rPr>
        <w:t xml:space="preserve"> דבריה הוא דהקריבו מביע עליו </w:t>
      </w:r>
      <w:r w:rsidRPr="00FE1B89">
        <w:rPr>
          <w:spacing w:val="-4"/>
          <w:rtl/>
        </w:rPr>
        <w:t>נסכי איל ואינו עולה לו מזבחו,</w:t>
      </w:r>
    </w:p>
    <w:p w:rsidR="00DA63EC" w:rsidRDefault="00DA63EC" w:rsidP="00DA63EC">
      <w:pPr>
        <w:tabs>
          <w:tab w:val="center" w:pos="2835"/>
        </w:tabs>
        <w:rPr>
          <w:rtl/>
        </w:rPr>
      </w:pPr>
      <w:r>
        <w:rPr>
          <w:rFonts w:hint="cs"/>
          <w:rtl/>
        </w:rPr>
        <w:t>ול</w:t>
      </w:r>
      <w:r>
        <w:rPr>
          <w:rtl/>
        </w:rPr>
        <w:t xml:space="preserve">בר פדא </w:t>
      </w:r>
      <w:ins w:id="97687" w:author="מנוע מכני" w:date="2026-10-11T12:04:40Z">
        <w:r>
          <w:rPr>
            <w:rtl/>
          </w:rPr>
          <w:t xml:space="preserve">דמביא</w:t>
        </w:r>
      </w:ins>
      <w:del w:id="97688" w:author="מנוע מכני" w:date="2026-10-11T12:04:40Z">
        <w:r>
          <w:rPr>
            <w:rtl/>
          </w:rPr>
          <w:delText xml:space="preserve">דמייתי</w:delText>
        </w:r>
      </w:del>
      <w:r>
        <w:rPr>
          <w:rtl/>
        </w:rPr>
        <w:t xml:space="preserve"> </w:t>
      </w:r>
      <w:ins w:id="97061" w:author="מנוע מכני" w:date="2026-10-11T12:04:40Z">
        <w:r>
          <w:rPr>
            <w:rtl/>
          </w:rPr>
          <w:t xml:space="preserve">ושונה</w:t>
        </w:r>
      </w:ins>
      <w:del w:id="97062" w:author="מנוע מכני" w:date="2026-10-11T12:04:40Z">
        <w:r>
          <w:rPr>
            <w:rtl/>
          </w:rPr>
          <w:delText xml:space="preserve">ומתני</w:delText>
        </w:r>
      </w:del>
      <w:r>
        <w:rPr>
          <w:rtl/>
        </w:rPr>
        <w:t xml:space="preserve">, דספיקא הוא, אצטריך קרא לרבויי ספיקא? ודאי לבר פדא </w:t>
      </w:r>
      <w:ins w:id="95891" w:author="מנוע מכני" w:date="2026-10-11T12:04:40Z">
        <w:r>
          <w:rPr>
            <w:rtl/>
          </w:rPr>
          <w:t xml:space="preserve">קשה</w:t>
        </w:r>
      </w:ins>
      <w:del w:id="95892" w:author="מנוע מכני" w:date="2026-10-11T12:04:40Z">
        <w:r>
          <w:rPr>
            <w:rtl/>
          </w:rPr>
          <w:delText xml:space="preserve">קשיא</w:delText>
        </w:r>
      </w:del>
      <w:r>
        <w:rPr>
          <w:rtl/>
        </w:rPr>
        <w:t xml:space="preserve">.</w:t>
      </w:r>
    </w:p>
    <w:p>
      <w:pPr>
        <w:pStyle w:val="afffff8"/>
        <w:rPr>
          <w:ins w:id="90167" w:author="קלוד" w:date="2026-10-11T12:32:08Z"/>
        </w:rPr>
      </w:pPr>
      <w:ins w:id="90168" w:author="קלוד" w:date="2026-10-11T12:32:08Z">
        <w:r>
          <w:rPr>
            <w:color w:val="7B3F00"/>
          </w:rPr>
          <w:t xml:space="preserve">אין חילוק בנסכים - פר ועגל, בן שתים ובן שלש</w:t>
        </w:r>
      </w:ins>
    </w:p>
    <w:p w:rsidR="00DA63EC" w:rsidRDefault="00DA63EC" w:rsidP="00DA63EC">
      <w:pPr>
        <w:tabs>
          <w:tab w:val="center" w:pos="2835"/>
        </w:tabs>
        <w:rPr>
          <w:rtl/>
        </w:rPr>
      </w:pPr>
      <w:del w:id="90253" w:author="מנוע מכני" w:date="2026-10-11T12:04:40Z">
        <w:r>
          <w:rPr>
            <w:rtl/>
          </w:rPr>
          <w:delText xml:space="preserve"> </w:delText>
        </w:r>
      </w:del>
      <w:r>
        <w:rPr>
          <w:rtl/>
        </w:rPr>
        <w:t xml:space="preserve">'</w:t>
      </w:r>
      <w:r>
        <w:rPr>
          <w:rStyle w:val="afffff0"/>
          <w:rtl/>
        </w:rPr>
        <w:t xml:space="preserve">ככה יעשה לשור האחד או לאיל האחד או לשה בכבשים או בעזים, לשור האחד</w:t>
      </w:r>
      <w:r>
        <w:rPr>
          <w:rFonts w:hint="cs"/>
          <w:rtl/>
        </w:rPr>
        <w:t>'</w:t>
      </w:r>
      <w:r>
        <w:rPr>
          <w:rtl/>
        </w:rPr>
        <w:t xml:space="preserve"> </w:t>
      </w:r>
    </w:p>
    <w:p w:rsidR="00DA63EC" w:rsidRDefault="00DA63EC" w:rsidP="00DA63EC">
      <w:pPr>
        <w:tabs>
          <w:tab w:val="center" w:pos="2835"/>
        </w:tabs>
        <w:rPr>
          <w:rtl/>
        </w:rPr>
      </w:pPr>
      <w:del w:id="90254" w:author="מנוע מכני" w:date="2026-10-11T12:04:40Z">
        <w:r>
          <w:rPr>
            <w:rtl/>
          </w:rPr>
          <w:delText xml:space="preserve"> </w:delText>
        </w:r>
      </w:del>
      <w:r>
        <w:rPr>
          <w:rtl/>
        </w:rPr>
        <w:t xml:space="preserve">'</w:t>
      </w:r>
      <w:ins w:id="90969" w:author="Claude - סמנטי" w:date="2026-10-11T12:27:00Z">
        <w:r>
          <w:rPr>
            <w:rStyle w:val="afffff0"/>
            <w:rtl/>
          </w:rPr>
          <w:t xml:space="preserve">לַשּׁוֹר הָאֶחָד</w:t>
        </w:r>
      </w:ins>
      <w:del w:id="90970" w:author="Claude - סמנטי" w:date="2026-10-11T12:27:00Z">
        <w:r>
          <w:rPr>
            <w:rtl/>
          </w:rPr>
          <w:delText xml:space="preserve">לשור האחד</w:delText>
        </w:r>
      </w:del>
      <w:r>
        <w:rPr>
          <w:rFonts w:hint="cs"/>
          <w:rtl/>
        </w:rPr>
        <w:t xml:space="preserve">'- שלא </w:t>
      </w:r>
      <w:r>
        <w:rPr>
          <w:rtl/>
        </w:rPr>
        <w:t>נחלק בין נסכי פר לנסכי עגל</w:t>
      </w:r>
      <w:r>
        <w:rPr>
          <w:rFonts w:hint="cs"/>
          <w:rtl/>
        </w:rPr>
        <w:t xml:space="preserve"> </w:t>
      </w:r>
    </w:p>
    <w:p w:rsidR="00DA63EC" w:rsidRDefault="00DA63EC" w:rsidP="00DA63EC">
      <w:pPr>
        <w:tabs>
          <w:tab w:val="center" w:pos="2835"/>
        </w:tabs>
        <w:rPr>
          <w:rtl/>
        </w:rPr>
      </w:pPr>
      <w:del w:id="90255" w:author="מנוע מכני" w:date="2026-10-11T12:04:40Z">
        <w:r>
          <w:rPr>
            <w:rtl/>
          </w:rPr>
          <w:delText xml:space="preserve"> </w:delText>
        </w:r>
      </w:del>
      <w:r>
        <w:rPr>
          <w:rtl/>
        </w:rPr>
        <w:t xml:space="preserve">'</w:t>
      </w:r>
      <w:ins w:id="90971" w:author="Claude - סמנטי" w:date="2026-10-11T12:27:00Z">
        <w:r>
          <w:rPr>
            <w:rStyle w:val="afffff0"/>
            <w:rtl/>
          </w:rPr>
          <w:t xml:space="preserve">אוֹ לָאַיִל</w:t>
        </w:r>
      </w:ins>
      <w:del w:id="90972" w:author="Claude - סמנטי" w:date="2026-10-11T12:27:00Z">
        <w:r>
          <w:rPr>
            <w:rtl/>
          </w:rPr>
          <w:delText xml:space="preserve">או לאיל</w:delText>
        </w:r>
      </w:del>
      <w:r>
        <w:rPr>
          <w:rFonts w:hint="cs"/>
          <w:rtl/>
        </w:rPr>
        <w:t>'</w:t>
      </w:r>
      <w:r>
        <w:rPr>
          <w:rtl/>
        </w:rPr>
        <w:t xml:space="preserve"> </w:t>
      </w:r>
      <w:r>
        <w:rPr>
          <w:rFonts w:hint="cs"/>
          <w:rtl/>
        </w:rPr>
        <w:t>שלא נחלק</w:t>
      </w:r>
      <w:r>
        <w:rPr>
          <w:rtl/>
        </w:rPr>
        <w:t xml:space="preserve"> בין נסכי בן שתים לנסכי בן שלש</w:t>
      </w:r>
    </w:p>
    <w:p w:rsidR="00DA63EC" w:rsidRDefault="00DA63EC" w:rsidP="00DA63EC">
      <w:pPr>
        <w:tabs>
          <w:tab w:val="center" w:pos="2835"/>
        </w:tabs>
        <w:rPr>
          <w:rtl/>
        </w:rPr>
      </w:pPr>
      <w:del w:id="90256" w:author="מנוע מכני" w:date="2026-10-11T12:04:40Z">
        <w:r>
          <w:rPr>
            <w:rtl/>
          </w:rPr>
          <w:delText xml:space="preserve"> </w:delText>
        </w:r>
      </w:del>
      <w:r>
        <w:rPr>
          <w:rtl/>
        </w:rPr>
        <w:t xml:space="preserve">'</w:t>
      </w:r>
      <w:r>
        <w:rPr>
          <w:rStyle w:val="afffff0"/>
          <w:rtl/>
        </w:rPr>
        <w:t xml:space="preserve">או לשה בכבשים</w:t>
      </w:r>
      <w:r>
        <w:rPr>
          <w:rFonts w:hint="cs"/>
          <w:rtl/>
        </w:rPr>
        <w:t>'</w:t>
      </w:r>
      <w:r>
        <w:rPr>
          <w:rtl/>
        </w:rPr>
        <w:t xml:space="preserve"> </w:t>
      </w:r>
      <w:r>
        <w:rPr>
          <w:rFonts w:hint="cs"/>
          <w:rtl/>
        </w:rPr>
        <w:t xml:space="preserve">שלא </w:t>
      </w:r>
      <w:r>
        <w:rPr>
          <w:rtl/>
        </w:rPr>
        <w:t>נחלק בין נסכי כבשה לנסכי רחלה</w:t>
      </w:r>
    </w:p>
    <w:p w:rsidR="00DA63EC" w:rsidRDefault="00DA63EC" w:rsidP="00DA63EC">
      <w:pPr>
        <w:tabs>
          <w:tab w:val="center" w:pos="2835"/>
        </w:tabs>
        <w:rPr>
          <w:rtl/>
        </w:rPr>
      </w:pPr>
      <w:del w:id="90257" w:author="מנוע מכני" w:date="2026-10-11T12:04:40Z">
        <w:r>
          <w:rPr>
            <w:rtl/>
          </w:rPr>
          <w:delText xml:space="preserve"> </w:delText>
        </w:r>
      </w:del>
      <w:r>
        <w:rPr>
          <w:rtl/>
        </w:rPr>
        <w:t xml:space="preserve">'</w:t>
      </w:r>
      <w:r>
        <w:rPr>
          <w:rStyle w:val="afffff0"/>
          <w:rtl/>
        </w:rPr>
        <w:t xml:space="preserve">או בעזים</w:t>
      </w:r>
      <w:r>
        <w:rPr>
          <w:rFonts w:hint="cs"/>
          <w:rtl/>
        </w:rPr>
        <w:t>'</w:t>
      </w:r>
      <w:r>
        <w:rPr>
          <w:rtl/>
        </w:rPr>
        <w:t xml:space="preserve"> </w:t>
      </w:r>
      <w:r>
        <w:rPr>
          <w:rFonts w:hint="cs"/>
          <w:rtl/>
        </w:rPr>
        <w:t>שלא</w:t>
      </w:r>
      <w:r>
        <w:rPr>
          <w:rtl/>
        </w:rPr>
        <w:t xml:space="preserve"> נחלק בין נסכי גדי לנסכי שעיר.</w:t>
      </w:r>
    </w:p>
    <w:p w:rsidR="00DA63EC" w:rsidRDefault="00DA63EC" w:rsidP="00DA63EC">
      <w:pPr>
        <w:pStyle w:val="afff3"/>
        <w:framePr w:wrap="around"/>
        <w:rPr>
          <w:rtl/>
        </w:rPr>
      </w:pPr>
      <w:r>
        <w:rPr>
          <w:rFonts w:hint="cs"/>
          <w:rtl/>
        </w:rPr>
        <w:t>צב.</w:t>
      </w:r>
    </w:p>
    <w:p>
      <w:pPr>
        <w:pStyle w:val="38"/>
        <w:rPr>
          <w:ins w:id="101639" w:author="מנוע מכני" w:date="2026-10-11T12:04:40Z"/>
        </w:rPr>
      </w:pPr>
      <w:r>
        <w:t>אר</w:t>
      </w:r>
      <w:r>
        <w:t>"</w:t>
      </w:r>
      <w:r>
        <w:t>פ</w:t>
      </w:r>
      <w:r>
        <w:t xml:space="preserve">:</w:t>
      </w:r>
    </w:p>
    <w:p w:rsidR="00DA63EC" w:rsidRDefault="00DA63EC" w:rsidP="00DA63EC">
      <w:pPr>
        <w:tabs>
          <w:tab w:val="center" w:pos="2835"/>
        </w:tabs>
        <w:rPr>
          <w:rtl/>
        </w:rPr>
      </w:pPr>
      <w:del w:id="101640" w:author="מנוע מכני" w:date="2026-10-11T12:04:40Z">
        <w:r>
          <w:rPr>
            <w:rtl/>
          </w:rPr>
          <w:delText xml:space="preserve"> </w:delText>
        </w:r>
      </w:del>
      <w:r>
        <w:rPr>
          <w:rtl/>
        </w:rPr>
        <w:t xml:space="preserve">בדיק </w:t>
      </w:r>
      <w:r>
        <w:rPr>
          <w:rStyle w:val="2fb"/>
          <w:rtl/>
        </w:rPr>
        <w:t xml:space="preserve">רבא</w:t>
      </w:r>
      <w:r>
        <w:rPr>
          <w:rtl/>
        </w:rPr>
        <w:t xml:space="preserve">, נסכי רחלה בכמה? </w:t>
      </w:r>
    </w:p>
    <w:p w:rsidR="00DA63EC" w:rsidRDefault="00DA63EC" w:rsidP="00DA63EC">
      <w:pPr>
        <w:tabs>
          <w:tab w:val="center" w:pos="2835"/>
        </w:tabs>
        <w:rPr>
          <w:rtl/>
        </w:rPr>
      </w:pPr>
      <w:r>
        <w:rPr>
          <w:rtl/>
        </w:rPr>
        <w:t>ופשטינא ממתני': גדי משמש נסכי צאן של גדולים ושל קטנים, של זכרים ושל נקבות, חוץ משל אילים.</w:t>
      </w:r>
    </w:p>
    <w:p w:rsidR="00DA63EC" w:rsidRDefault="00DA63EC" w:rsidP="00DA63EC">
      <w:pPr>
        <w:pStyle w:val="affffd"/>
        <w:rPr>
          <w:rtl/>
        </w:rPr>
      </w:pPr>
      <w:r>
        <w:rPr>
          <w:rtl/>
        </w:rPr>
        <w:t>׹</w:t>
      </w:r>
    </w:p>
    <w:p>
      <w:pPr>
        <w:pStyle w:val="MishnaBatzad"/>
        <w:rPr>
          <w:ins w:id="20470" w:author="קלוד" w:date="2026-10-11T09:07:26Z"/>
        </w:rPr>
      </w:pPr>
      <w:ins w:id="20469" w:author="קלוד" w:date="2026-10-11T09:07:26Z">
        <w:r>
          <w:t xml:space="preserve">משנה ז</w:t>
        </w:r>
      </w:ins>
    </w:p>
    <w:p w:rsidR="00DA63EC" w:rsidRPr="000A334C" w:rsidRDefault="00DA63EC" w:rsidP="003B6D22">
      <w:pPr>
        <w:pStyle w:val="afff9"/>
        <w:rPr>
          <w:del w:id="20270" w:author="קלוד" w:date="2026-10-11T09:07:26Z"/>
          <w:rtl/>
        </w:rPr>
      </w:pPr>
      <w:del w:id="20269" w:author="קלוד" w:date="2026-10-11T09:07:26Z">
        <w:r w:rsidRPr="000A334C">
          <w:rPr>
            <w:rtl/>
          </w:rPr>
          <w:delText xml:space="preserve">מתני'.</w:delText>
        </w:r>
      </w:del>
    </w:p>
    <w:p w:rsidR="00DA63EC" w:rsidRPr="000A334C" w:rsidRDefault="00DA63EC" w:rsidP="003B6D22">
      <w:pPr>
        <w:pStyle w:val="afff9"/>
        <w:spacing w:before="120"/>
        <w:rPr>
          <w:rtl/>
        </w:rPr>
        <w:pPrChange w:id="90075" w:author="קלוד" w:date="2026-10-11T12:09:42Z">
          <w:pPr>
            <w:pStyle w:val="afff9"/>
          </w:pPr>
        </w:pPrChange>
      </w:pPr>
      <w:r w:rsidRPr="000A334C">
        <w:rPr>
          <w:rtl/>
        </w:rPr>
        <w:t xml:space="preserve">כל קרבנות הצבור אין בהן סמיכה, חוץ מן הפר הבא על כל המצות ושעיר המשתלח; </w:t>
      </w:r>
    </w:p>
    <w:p w:rsidR="00DA63EC" w:rsidRPr="000A334C" w:rsidRDefault="00DA63EC" w:rsidP="003B6D22">
      <w:pPr>
        <w:pStyle w:val="afff9"/>
        <w:rPr>
          <w:rtl/>
        </w:rPr>
      </w:pPr>
      <w:r>
        <w:rPr>
          <w:rStyle w:val="TanaimMishna"/>
          <w:rtl/>
          <w:rPrChange w:id="103762" w:author="Claude" w:date="2026-10-11T09:07:48Z">
            <w:rPr>
              <w:rtl/>
            </w:rPr>
          </w:rPrChange>
        </w:rPr>
        <w:t xml:space="preserve">ר"ש</w:t>
      </w:r>
      <w:r>
        <w:rPr>
          <w:rtl/>
        </w:rPr>
        <w:t xml:space="preserve"> אומר</w:t>
      </w:r>
      <w:r>
        <w:rPr>
          <w:rStyle w:val="TanaimMishna"/>
          <w:rtl/>
          <w:rPrChange w:id="103763" w:author="Claude" w:date="2026-10-11T09:07:48Z">
            <w:rPr>
              <w:rtl/>
            </w:rPr>
          </w:rPrChange>
        </w:rPr>
        <w:t xml:space="preserve">:</w:t>
      </w:r>
      <w:r>
        <w:rPr>
          <w:rtl/>
        </w:rPr>
        <w:t xml:space="preserve"> אף שעיר עבודת כוכבים.</w:t>
      </w:r>
    </w:p>
    <w:p w:rsidR="00DA63EC" w:rsidRPr="000A334C" w:rsidRDefault="00DA63EC" w:rsidP="003B6D22">
      <w:pPr>
        <w:pStyle w:val="afff9"/>
        <w:rPr>
          <w:rtl/>
        </w:rPr>
      </w:pPr>
      <w:r w:rsidRPr="000A334C">
        <w:rPr>
          <w:rtl/>
        </w:rPr>
        <w:t>כל קרבנות היחיד טעונין סמיכה, חוץ מן הבכור והמעשר והפסח.</w:t>
      </w:r>
    </w:p>
    <w:p w:rsidR="00DA63EC" w:rsidRPr="000A334C" w:rsidRDefault="00DA63EC" w:rsidP="003B6D22">
      <w:pPr>
        <w:pStyle w:val="afff9"/>
        <w:rPr>
          <w:rtl/>
        </w:rPr>
      </w:pPr>
      <w:r w:rsidRPr="000A334C">
        <w:rPr>
          <w:rtl/>
        </w:rPr>
        <w:t>והיורש סומך, ומביא נסכים, ומימר.</w:t>
      </w:r>
    </w:p>
    <w:p w:rsidR="00DA63EC" w:rsidRDefault="00DA63EC" w:rsidP="00DA63EC">
      <w:pPr>
        <w:pStyle w:val="affffd"/>
        <w:rPr>
          <w:rtl/>
        </w:rPr>
      </w:pPr>
      <w:r>
        <w:rPr>
          <w:rtl/>
        </w:rPr>
        <w:t>׹</w:t>
      </w:r>
    </w:p>
    <w:p>
      <w:pPr>
        <w:pStyle w:val="afffff8"/>
        <w:rPr>
          <w:ins w:id="90165" w:author="קלוד" w:date="2026-10-11T12:32:08Z"/>
        </w:rPr>
      </w:pPr>
      <w:ins w:id="90166" w:author="קלוד" w:date="2026-10-11T12:32:08Z">
        <w:r>
          <w:rPr>
            <w:color w:val="7B3F00"/>
          </w:rPr>
          <w:t xml:space="preserve">שעירי ע"ז - האם טעונים סמיכה, ר"ש ור"י</w:t>
        </w:r>
      </w:ins>
    </w:p>
    <w:p>
      <w:pPr>
        <w:pStyle w:val="38"/>
        <w:rPr>
          <w:ins w:id="101641" w:author="מנוע מכני" w:date="2026-10-11T12:04:40Z"/>
        </w:rPr>
      </w:pPr>
      <w:r w:rsidRPr="0064582E">
        <w:t>ת"ר</w:t>
      </w:r>
      <w:r w:rsidRPr="00336727">
        <w:t>:</w:t>
      </w:r>
    </w:p>
    <w:p w:rsidR="00DA63EC" w:rsidRDefault="00DA63EC" w:rsidP="00DA63EC">
      <w:pPr>
        <w:rPr>
          <w:rtl/>
        </w:rPr>
      </w:pPr>
      <w:del w:id="101642"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כל קרבנות הצבור אין בהן סמיכה</w:t>
      </w:r>
      <w:r w:rsidRPr="00A71A5E">
        <w:rPr>
          <w:rStyle w:val="afffff0"/>
          <w:rFonts w:hint="cs"/>
          <w:rtl/>
        </w:rPr>
        <w:t>'</w:t>
      </w:r>
      <w:r w:rsidRPr="00A71A5E">
        <w:rPr>
          <w:rStyle w:val="afffff0"/>
          <w:rtl/>
        </w:rPr>
        <w:t>,</w:t>
      </w:r>
      <w:r w:rsidRPr="00336727">
        <w:rPr>
          <w:rtl/>
        </w:rPr>
        <w:t xml:space="preserve"> חוץ מפר הבא על כל המצות ושעירי </w:t>
      </w:r>
      <w:ins w:id="95893" w:author="מנוע מכני" w:date="2026-10-11T12:04:40Z">
        <w:r>
          <w:rPr>
            <w:rtl/>
          </w:rPr>
          <w:t xml:space="preserve">ע"ז</w:t>
        </w:r>
      </w:ins>
      <w:del w:id="95894" w:author="מנוע מכני" w:date="2026-10-11T12:04:40Z">
        <w:r w:rsidRPr="00336727">
          <w:rPr>
            <w:rtl/>
          </w:rPr>
          <w:delText xml:space="preserve">עבודת כוכבים</w:delText>
        </w:r>
      </w:del>
      <w:r w:rsidRPr="00336727">
        <w:rPr>
          <w:rtl/>
        </w:rPr>
        <w:t xml:space="preserve">, דברי </w:t>
      </w:r>
      <w:r w:rsidRPr="00336727">
        <w:rPr>
          <w:rStyle w:val="2fb"/>
          <w:rtl/>
        </w:rPr>
        <w:t xml:space="preserve">ר"ש</w:t>
      </w:r>
      <w:ins w:id="95357" w:author="מנוע מכני" w:date="2026-10-11T12:04:40Z">
        <w:r>
          <w:rPr>
            <w:rtl/>
          </w:rPr>
          <w:t xml:space="preserve">,</w:t>
        </w:r>
      </w:ins>
      <w:del w:id="95358" w:author="מנוע מכני" w:date="2026-10-11T12:04:40Z">
        <w:r w:rsidRPr="00336727">
          <w:rPr>
            <w:rtl/>
          </w:rPr>
          <w:delText xml:space="preserve">;</w:delText>
        </w:r>
      </w:del>
      <w:r w:rsidRPr="00336727">
        <w:rPr>
          <w:rtl/>
        </w:rPr>
        <w:t xml:space="preserve"> </w:t>
      </w:r>
    </w:p>
    <w:p>
      <w:pPr>
        <w:pStyle w:val="38"/>
        <w:rPr>
          <w:ins w:id="101643" w:author="מנוע מכני" w:date="2026-10-11T12:04:40Z"/>
        </w:rPr>
      </w:pPr>
      <w:r w:rsidRPr="00FE1B89">
        <w:t>ר</w:t>
      </w:r>
      <w:r w:rsidRPr="00FE1B89">
        <w:t>"</w:t>
      </w:r>
      <w:r w:rsidRPr="00FE1B89">
        <w:t>י</w:t>
      </w:r>
      <w:r w:rsidRPr="00FE1B89">
        <w:t xml:space="preserve">:</w:t>
      </w:r>
    </w:p>
    <w:p w:rsidR="00DA63EC" w:rsidRPr="00FE1B89" w:rsidRDefault="00DA63EC" w:rsidP="00DA63EC">
      <w:pPr>
        <w:tabs>
          <w:tab w:val="center" w:pos="2835"/>
        </w:tabs>
        <w:rPr>
          <w:spacing w:val="-2"/>
          <w:rtl/>
        </w:rPr>
      </w:pPr>
      <w:del w:id="101644" w:author="מנוע מכני" w:date="2026-10-11T12:04:40Z">
        <w:r w:rsidRPr="00FE1B89">
          <w:rPr>
            <w:spacing w:val="-2"/>
            <w:rtl/>
          </w:rPr>
          <w:delText xml:space="preserve"> </w:delText>
        </w:r>
      </w:del>
      <w:r w:rsidRPr="00FE1B89">
        <w:rPr>
          <w:spacing w:val="-2"/>
          <w:rtl/>
        </w:rPr>
        <w:t xml:space="preserve">שעירי </w:t>
      </w:r>
      <w:ins w:id="90021" w:author="מנוע מכני" w:date="2026-10-11T12:04:40Z">
        <w:r>
          <w:rPr>
            <w:spacing w:val="-2"/>
            <w:rtl/>
          </w:rPr>
          <w:t xml:space="preserve">עכו"ם</w:t>
        </w:r>
      </w:ins>
      <w:del w:id="90022" w:author="מנוע מכני" w:date="2026-10-11T12:04:40Z">
        <w:r w:rsidRPr="00FE1B89">
          <w:rPr>
            <w:spacing w:val="-2"/>
            <w:rtl/>
          </w:rPr>
          <w:delText xml:space="preserve">ע</w:delText>
        </w:r>
        <w:r w:rsidRPr="00FE1B89">
          <w:rPr>
            <w:rFonts w:hint="cs"/>
            <w:spacing w:val="-2"/>
            <w:rtl/>
          </w:rPr>
          <w:delText xml:space="preserve">כו'ם</w:delText>
        </w:r>
      </w:del>
      <w:r w:rsidRPr="00FE1B89">
        <w:rPr>
          <w:rFonts w:hint="cs"/>
          <w:spacing w:val="-2"/>
          <w:rtl/>
        </w:rPr>
        <w:t xml:space="preserve">' </w:t>
      </w:r>
      <w:r w:rsidRPr="00FE1B89">
        <w:rPr>
          <w:spacing w:val="-2"/>
          <w:rtl/>
        </w:rPr>
        <w:t xml:space="preserve">אין בהן סמיכה, </w:t>
      </w:r>
      <w:r w:rsidRPr="00FE1B89">
        <w:rPr>
          <w:rFonts w:hint="cs"/>
          <w:spacing w:val="-2"/>
          <w:rtl/>
        </w:rPr>
        <w:t>וא</w:t>
      </w:r>
      <w:r w:rsidRPr="00FE1B89">
        <w:rPr>
          <w:spacing w:val="-2"/>
          <w:rtl/>
        </w:rPr>
        <w:t>ביא תחתיהם שעיר המשתלח</w:t>
      </w:r>
      <w:r w:rsidRPr="00FE1B89">
        <w:rPr>
          <w:rFonts w:hint="cs"/>
          <w:spacing w:val="-2"/>
          <w:rtl/>
        </w:rPr>
        <w:t xml:space="preserve"> דגמר</w:t>
      </w:r>
      <w:r w:rsidRPr="00FE1B89">
        <w:rPr>
          <w:spacing w:val="-2"/>
          <w:rtl/>
        </w:rPr>
        <w:t xml:space="preserve"> שתי סמיכות בצבור.</w:t>
      </w:r>
    </w:p>
    <w:p>
      <w:pPr>
        <w:pStyle w:val="38"/>
        <w:rPr>
          <w:ins w:id="101645" w:author="מנוע מכני" w:date="2026-10-11T12:04:40Z"/>
        </w:rPr>
      </w:pPr>
      <w:r>
        <w:t>א</w:t>
      </w:r>
      <w:r>
        <w:t xml:space="preserve">"ל</w:t>
      </w:r>
      <w:r>
        <w:t xml:space="preserve"> ר</w:t>
      </w:r>
      <w:r>
        <w:t>"</w:t>
      </w:r>
      <w:r>
        <w:t>ש</w:t>
      </w:r>
      <w:r>
        <w:t xml:space="preserve">:</w:t>
      </w:r>
    </w:p>
    <w:p w:rsidR="00DA63EC" w:rsidRDefault="00DA63EC" w:rsidP="00DA63EC">
      <w:pPr>
        <w:tabs>
          <w:tab w:val="center" w:pos="2835"/>
        </w:tabs>
        <w:rPr>
          <w:rtl/>
        </w:rPr>
      </w:pPr>
      <w:del w:id="101646" w:author="מנוע מכני" w:date="2026-10-11T12:04:40Z">
        <w:r>
          <w:rPr>
            <w:rtl/>
          </w:rPr>
          <w:delText xml:space="preserve"> </w:delText>
        </w:r>
      </w:del>
      <w:r>
        <w:rPr>
          <w:rtl/>
        </w:rPr>
        <w:t xml:space="preserve">והלא אין סמיכה אלא בבעלים, וזה אהרן ובניו סומכין בו!</w:t>
      </w:r>
    </w:p>
    <w:p>
      <w:pPr>
        <w:pStyle w:val="38"/>
        <w:rPr>
          <w:ins w:id="101647" w:author="מנוע מכני" w:date="2026-10-11T12:04:40Z"/>
        </w:rPr>
      </w:pPr>
      <w:r>
        <w:t xml:space="preserve">א"ל</w:t>
      </w:r>
      <w:r>
        <w:t xml:space="preserve">:</w:t>
      </w:r>
    </w:p>
    <w:p w:rsidR="00DA63EC" w:rsidRDefault="00DA63EC" w:rsidP="00DA63EC">
      <w:pPr>
        <w:tabs>
          <w:tab w:val="center" w:pos="2835"/>
        </w:tabs>
        <w:rPr>
          <w:rtl/>
        </w:rPr>
      </w:pPr>
      <w:del w:id="101648" w:author="מנוע מכני" w:date="2026-10-11T12:04:40Z">
        <w:r>
          <w:rPr>
            <w:rtl/>
          </w:rPr>
          <w:delText xml:space="preserve"> </w:delText>
        </w:r>
      </w:del>
      <w:r>
        <w:rPr>
          <w:rtl/>
        </w:rPr>
        <w:t xml:space="preserve">אף זה אהרן ובניו מתכפרין בו.</w:t>
      </w:r>
    </w:p>
    <w:p>
      <w:pPr>
        <w:pStyle w:val="afffff8"/>
        <w:rPr>
          <w:ins w:id="90163" w:author="קלוד" w:date="2026-10-11T12:32:08Z"/>
        </w:rPr>
      </w:pPr>
      <w:ins w:id="90164" w:author="קלוד" w:date="2026-10-11T12:32:08Z">
        <w:r>
          <w:rPr>
            <w:color w:val="7B3F00"/>
          </w:rPr>
          <w:t xml:space="preserve">כפרת שעיר המשתלח - ר"י ור"ש על מי מכפר</w:t>
        </w:r>
      </w:ins>
    </w:p>
    <w:p w:rsidR="00DA63EC" w:rsidRDefault="00DA63EC" w:rsidP="00DA63EC">
      <w:pPr>
        <w:tabs>
          <w:tab w:val="center" w:pos="2835"/>
        </w:tabs>
        <w:rPr>
          <w:rtl/>
        </w:rPr>
      </w:pPr>
      <w:r>
        <w:rPr>
          <w:rStyle w:val="2fb"/>
          <w:rFonts w:hint="cs"/>
          <w:rtl/>
        </w:rPr>
        <w:t>ארי</w:t>
      </w:r>
      <w:r>
        <w:rPr>
          <w:rStyle w:val="2fb"/>
          <w:rtl/>
        </w:rPr>
        <w:t>"</w:t>
      </w:r>
      <w:r>
        <w:rPr>
          <w:rStyle w:val="2fb"/>
          <w:rFonts w:hint="cs"/>
          <w:rtl/>
        </w:rPr>
        <w:t>ר</w:t>
      </w:r>
      <w:r>
        <w:rPr>
          <w:rtl/>
        </w:rPr>
        <w:t xml:space="preserve">: ואזדו </w:t>
      </w:r>
      <w:ins w:id="93695" w:author="מנוע מכני" w:date="2026-10-11T12:04:40Z">
        <w:r>
          <w:rPr>
            <w:rtl/>
          </w:rPr>
          <w:t xml:space="preserve">לשיטתם</w:t>
        </w:r>
      </w:ins>
      <w:del w:id="93696" w:author="מנוע מכני" w:date="2026-10-11T12:04:40Z">
        <w:r>
          <w:rPr>
            <w:rtl/>
          </w:rPr>
          <w:delText xml:space="preserve">לטעמייהו</w:delText>
        </w:r>
      </w:del>
      <w:r>
        <w:rPr>
          <w:rtl/>
        </w:rPr>
        <w:t xml:space="preserve">,</w:t>
      </w:r>
      <w:r w:rsidRPr="00A71A5E">
        <w:rPr>
          <w:rStyle w:val="afffff0"/>
          <w:rtl/>
        </w:rPr>
        <w:t xml:space="preserve"> </w:t>
      </w:r>
      <w:r w:rsidRPr="00A71A5E">
        <w:rPr>
          <w:rStyle w:val="afffff0"/>
          <w:rFonts w:hint="cs"/>
          <w:rtl/>
        </w:rPr>
        <w:t>'</w:t>
      </w:r>
      <w:ins w:id="90975" w:author="Claude - סמנטי" w:date="2026-10-11T12:27:00Z">
        <w:r>
          <w:rPr>
            <w:rStyle w:val="afffff0"/>
            <w:rtl/>
          </w:rPr>
          <w:t xml:space="preserve">וְכִפֶּר אֶת מִקְדַּשׁ הַקֹּדֶשׁ</w:t>
        </w:r>
      </w:ins>
      <w:del w:id="90976" w:author="Claude - סמנטי" w:date="2026-10-11T12:27:00Z">
        <w:r w:rsidRPr="00A71A5E">
          <w:rPr>
            <w:rStyle w:val="afffff0"/>
            <w:rtl/>
          </w:rPr>
          <w:delText xml:space="preserve">וכפר את מקדש הקדש</w:delText>
        </w:r>
      </w:del>
      <w:r w:rsidRPr="00A71A5E">
        <w:rPr>
          <w:rStyle w:val="afffff0"/>
          <w:rFonts w:hint="cs"/>
          <w:rtl/>
        </w:rPr>
        <w:t>'</w:t>
      </w:r>
      <w:r w:rsidRPr="00A71A5E">
        <w:rPr>
          <w:rStyle w:val="afffff0"/>
          <w:rtl/>
        </w:rPr>
        <w:t xml:space="preserve"> </w:t>
      </w:r>
      <w:r>
        <w:rPr>
          <w:rtl/>
        </w:rPr>
        <w:t>- זה לפני ולפנים,</w:t>
      </w:r>
      <w:r w:rsidRPr="00A71A5E">
        <w:rPr>
          <w:rStyle w:val="afffff0"/>
          <w:rtl/>
        </w:rPr>
        <w:t xml:space="preserve"> </w:t>
      </w:r>
      <w:r w:rsidRPr="00A71A5E">
        <w:rPr>
          <w:rStyle w:val="afffff0"/>
          <w:rFonts w:hint="cs"/>
          <w:rtl/>
        </w:rPr>
        <w:t>'</w:t>
      </w:r>
      <w:ins w:id="90973" w:author="Claude - סמנטי" w:date="2026-10-11T12:27:00Z">
        <w:r>
          <w:rPr>
            <w:rStyle w:val="afffff0"/>
            <w:rtl/>
          </w:rPr>
          <w:t xml:space="preserve">וְאֶת אֹהֶל מוֹעֵד</w:t>
        </w:r>
      </w:ins>
      <w:del w:id="90974" w:author="Claude - סמנטי" w:date="2026-10-11T12:27:00Z">
        <w:r w:rsidRPr="00A71A5E">
          <w:rPr>
            <w:rStyle w:val="afffff0"/>
            <w:rtl/>
          </w:rPr>
          <w:delText xml:space="preserve">ואת אהל מועד</w:delText>
        </w:r>
      </w:del>
      <w:r w:rsidRPr="00A71A5E">
        <w:rPr>
          <w:rStyle w:val="afffff0"/>
          <w:rFonts w:hint="cs"/>
          <w:rtl/>
        </w:rPr>
        <w:t>'</w:t>
      </w:r>
      <w:r w:rsidRPr="00A71A5E">
        <w:rPr>
          <w:rStyle w:val="afffff0"/>
          <w:rtl/>
        </w:rPr>
        <w:t xml:space="preserve"> </w:t>
      </w:r>
      <w:r>
        <w:rPr>
          <w:rtl/>
        </w:rPr>
        <w:t xml:space="preserve">- זה היכל, </w:t>
      </w:r>
    </w:p>
    <w:p w:rsidR="00DA63EC" w:rsidRDefault="00DA63EC" w:rsidP="00DA63EC">
      <w:pPr>
        <w:tabs>
          <w:tab w:val="center" w:pos="2835"/>
        </w:tabs>
        <w:rPr>
          <w:rtl/>
        </w:rPr>
      </w:pPr>
      <w:del w:id="90258" w:author="מנוע מכני" w:date="2026-10-11T12:04:40Z">
        <w:r>
          <w:rPr>
            <w:rtl/>
          </w:rPr>
          <w:delText xml:space="preserve"> </w:delText>
        </w:r>
      </w:del>
      <w:r>
        <w:rPr>
          <w:rtl/>
        </w:rPr>
        <w:t xml:space="preserve">'</w:t>
      </w:r>
      <w:r>
        <w:rPr>
          <w:rStyle w:val="afffff0"/>
          <w:rtl/>
        </w:rPr>
        <w:t xml:space="preserve">מזבח</w:t>
      </w:r>
      <w:r>
        <w:rPr>
          <w:rFonts w:hint="cs"/>
          <w:rtl/>
        </w:rPr>
        <w:t>'</w:t>
      </w:r>
      <w:r>
        <w:rPr>
          <w:rtl/>
        </w:rPr>
        <w:t xml:space="preserve"> - כמשמעו,</w:t>
      </w:r>
      <w:r w:rsidRPr="00A71A5E">
        <w:rPr>
          <w:rStyle w:val="afffff0"/>
          <w:rtl/>
        </w:rPr>
        <w:t xml:space="preserve"> </w:t>
      </w:r>
      <w:r w:rsidRPr="00A71A5E">
        <w:rPr>
          <w:rStyle w:val="afffff0"/>
          <w:rFonts w:hint="cs"/>
          <w:rtl/>
        </w:rPr>
        <w:t>'</w:t>
      </w:r>
      <w:ins w:id="90979" w:author="Claude - סמנטי" w:date="2026-10-11T12:27:00Z">
        <w:r>
          <w:rPr>
            <w:rStyle w:val="afffff0"/>
            <w:rtl/>
          </w:rPr>
          <w:t xml:space="preserve">יְכַפֵּר</w:t>
        </w:r>
      </w:ins>
      <w:del w:id="90980" w:author="Claude - סמנטי" w:date="2026-10-11T12:27:00Z">
        <w:r w:rsidRPr="00A71A5E">
          <w:rPr>
            <w:rStyle w:val="afffff0"/>
            <w:rtl/>
          </w:rPr>
          <w:delText xml:space="preserve">יכפר</w:delText>
        </w:r>
      </w:del>
      <w:r w:rsidRPr="00A71A5E">
        <w:rPr>
          <w:rStyle w:val="afffff0"/>
          <w:rFonts w:hint="cs"/>
          <w:rtl/>
        </w:rPr>
        <w:t>'</w:t>
      </w:r>
      <w:r w:rsidRPr="00A71A5E">
        <w:rPr>
          <w:rStyle w:val="afffff0"/>
          <w:rtl/>
        </w:rPr>
        <w:t xml:space="preserve"> </w:t>
      </w:r>
      <w:r>
        <w:rPr>
          <w:rtl/>
        </w:rPr>
        <w:t>- אלו העזרות,</w:t>
      </w:r>
      <w:r w:rsidRPr="00A71A5E">
        <w:rPr>
          <w:rStyle w:val="afffff0"/>
          <w:rtl/>
        </w:rPr>
        <w:t xml:space="preserve"> </w:t>
      </w:r>
      <w:r w:rsidRPr="00A71A5E">
        <w:rPr>
          <w:rStyle w:val="afffff0"/>
          <w:rFonts w:hint="cs"/>
          <w:rtl/>
        </w:rPr>
        <w:t>'</w:t>
      </w:r>
      <w:r w:rsidRPr="00A71A5E">
        <w:rPr>
          <w:rStyle w:val="afffff0"/>
          <w:rtl/>
        </w:rPr>
        <w:t>כהנים</w:t>
      </w:r>
      <w:r w:rsidRPr="00A71A5E">
        <w:rPr>
          <w:rStyle w:val="afffff0"/>
          <w:rFonts w:hint="cs"/>
          <w:rtl/>
        </w:rPr>
        <w:t>'</w:t>
      </w:r>
      <w:r w:rsidRPr="00A71A5E">
        <w:rPr>
          <w:rStyle w:val="afffff0"/>
          <w:rtl/>
        </w:rPr>
        <w:t xml:space="preserve"> </w:t>
      </w:r>
      <w:r>
        <w:rPr>
          <w:rtl/>
        </w:rPr>
        <w:t>- כמשמען,</w:t>
      </w:r>
      <w:r w:rsidRPr="00A71A5E">
        <w:rPr>
          <w:rStyle w:val="afffff0"/>
          <w:rtl/>
        </w:rPr>
        <w:t xml:space="preserve"> </w:t>
      </w:r>
      <w:r w:rsidRPr="00A71A5E">
        <w:rPr>
          <w:rStyle w:val="afffff0"/>
          <w:rFonts w:hint="cs"/>
          <w:rtl/>
        </w:rPr>
        <w:t>'</w:t>
      </w:r>
      <w:ins w:id="90977" w:author="Claude - סמנטי" w:date="2026-10-11T12:27:00Z">
        <w:r>
          <w:rPr>
            <w:rStyle w:val="afffff0"/>
            <w:rtl/>
          </w:rPr>
          <w:t xml:space="preserve">עַל כָּל עַם הַקָּהָל</w:t>
        </w:r>
      </w:ins>
      <w:del w:id="90978" w:author="Claude - סמנטי" w:date="2026-10-11T12:27:00Z">
        <w:r w:rsidRPr="00A71A5E">
          <w:rPr>
            <w:rStyle w:val="afffff0"/>
            <w:rtl/>
          </w:rPr>
          <w:delText xml:space="preserve">על כל עם הקהל</w:delText>
        </w:r>
      </w:del>
      <w:r w:rsidRPr="00A71A5E">
        <w:rPr>
          <w:rStyle w:val="afffff0"/>
          <w:rFonts w:hint="cs"/>
          <w:rtl/>
        </w:rPr>
        <w:t>'</w:t>
      </w:r>
      <w:r w:rsidRPr="00A71A5E">
        <w:rPr>
          <w:rStyle w:val="afffff0"/>
          <w:rtl/>
        </w:rPr>
        <w:t xml:space="preserve"> </w:t>
      </w:r>
      <w:r>
        <w:rPr>
          <w:rtl/>
        </w:rPr>
        <w:t xml:space="preserve">- אלו ישראל, </w:t>
      </w:r>
    </w:p>
    <w:p>
      <w:pPr>
        <w:pStyle w:val="38"/>
        <w:rPr>
          <w:ins w:id="101649" w:author="מנוע מכני" w:date="2026-10-11T12:04:40Z"/>
        </w:rPr>
      </w:pPr>
      <w:del w:id="90259" w:author="מנוע מכני" w:date="2026-10-11T12:04:40Z">
        <w:r>
          <w:delText xml:space="preserve"> </w:delText>
        </w:r>
      </w:del>
      <w:r>
        <w:t xml:space="preserve">'</w:t>
      </w:r>
      <w:ins w:id="90981" w:author="Claude - סמנטי" w:date="2026-10-11T12:27:00Z">
        <w:r>
          <w:rPr>
            <w:rStyle w:val="afffff0"/>
          </w:rPr>
          <w:t xml:space="preserve">יְכַפֵּר</w:t>
        </w:r>
      </w:ins>
      <w:del w:id="90982" w:author="Claude - סמנטי" w:date="2026-10-11T12:27:00Z">
        <w:r>
          <w:delText xml:space="preserve">יכפר</w:delText>
        </w:r>
      </w:del>
      <w:r>
        <w:t>'</w:t>
      </w:r>
      <w:r>
        <w:t xml:space="preserve"> </w:t>
      </w:r>
      <w:r>
        <w:t>לר</w:t>
      </w:r>
      <w:r>
        <w:t>"</w:t>
      </w:r>
      <w:r>
        <w:t xml:space="preserve">י:</w:t>
      </w:r>
    </w:p>
    <w:p w:rsidR="00DA63EC" w:rsidRDefault="00DA63EC" w:rsidP="00DA63EC">
      <w:pPr>
        <w:tabs>
          <w:tab w:val="center" w:pos="2835"/>
        </w:tabs>
        <w:rPr>
          <w:rtl/>
        </w:rPr>
      </w:pPr>
      <w:del w:id="101650" w:author="מנוע מכני" w:date="2026-10-11T12:04:40Z">
        <w:r>
          <w:rPr>
            <w:rFonts w:hint="cs"/>
            <w:rtl/>
          </w:rPr>
          <w:delText xml:space="preserve"> </w:delText>
        </w:r>
      </w:del>
      <w:r>
        <w:rPr>
          <w:rtl/>
        </w:rPr>
        <w:t>- אלו הלוים, הושוו כולן לכפרה אחת שמתכפרין בשעיר המשתלח,</w:t>
      </w:r>
    </w:p>
    <w:p>
      <w:pPr>
        <w:pStyle w:val="38"/>
        <w:rPr>
          <w:ins w:id="101651" w:author="מנוע מכני" w:date="2026-10-11T12:04:40Z"/>
        </w:rPr>
      </w:pPr>
      <w:r>
        <w:tab/>
      </w:r>
      <w:r>
        <w:t>ול</w:t>
      </w:r>
      <w:r>
        <w:t xml:space="preserve">ר"ש</w:t>
      </w:r>
      <w:ins w:id="95987" w:author="מנוע מכני" w:date="2026-10-11T12:04:40Z">
        <w:r>
          <w:t xml:space="preserve">:</w:t>
        </w:r>
      </w:ins>
    </w:p>
    <w:p w:rsidR="00DA63EC" w:rsidRDefault="00DA63EC" w:rsidP="00DA63EC">
      <w:pPr>
        <w:tabs>
          <w:tab w:val="center" w:pos="2835"/>
        </w:tabs>
        <w:rPr>
          <w:rtl/>
        </w:rPr>
      </w:pPr>
      <w:del w:id="95988" w:author="מנוע מכני" w:date="2026-10-11T12:04:40Z">
        <w:r>
          <w:rPr>
            <w:rtl/>
          </w:rPr>
          <w:delText xml:space="preserve"> :</w:delText>
        </w:r>
      </w:del>
      <w:del w:id="101652" w:author="מנוע מכני" w:date="2026-10-11T12:04:40Z">
        <w:r>
          <w:rPr>
            <w:rtl/>
          </w:rPr>
          <w:delText xml:space="preserve"> </w:delText>
        </w:r>
      </w:del>
      <w:r>
        <w:rPr>
          <w:rtl/>
        </w:rPr>
        <w:t xml:space="preserve">כשם שדם שעיר הנעשה בפנים מכפר על ישראל על טומאת מקדש וקדשיו, כך דם הפר מכפר על הכהנים על טומאת מקדש וקדשיו</w:t>
      </w:r>
      <w:ins w:id="95359" w:author="מנוע מכני" w:date="2026-10-11T12:04:40Z">
        <w:r>
          <w:rPr>
            <w:rtl/>
          </w:rPr>
          <w:t xml:space="preserve">,</w:t>
        </w:r>
      </w:ins>
      <w:del w:id="9536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lastRenderedPageBreak/>
        <w:t>כשם שוידוי של שעיר המשתלח מכפר על ישראל בשאר עבירות, כך וידוי של פר מכפר על הכהנים בשאר עבירות.</w:t>
      </w:r>
    </w:p>
    <w:p w:rsidR="00DA63EC" w:rsidRDefault="00DA63EC" w:rsidP="00DA63EC">
      <w:pPr>
        <w:tabs>
          <w:tab w:val="center" w:pos="2835"/>
        </w:tabs>
        <w:rPr>
          <w:rtl/>
        </w:rPr>
      </w:pPr>
      <w:r>
        <w:rPr>
          <w:rStyle w:val="2fb"/>
          <w:rFonts w:hint="cs"/>
          <w:rtl/>
        </w:rPr>
        <w:t>ולר</w:t>
      </w:r>
      <w:r>
        <w:rPr>
          <w:rStyle w:val="2fb"/>
          <w:rtl/>
        </w:rPr>
        <w:t>"</w:t>
      </w:r>
      <w:r>
        <w:rPr>
          <w:rStyle w:val="2fb"/>
          <w:rFonts w:hint="cs"/>
          <w:rtl/>
        </w:rPr>
        <w:t xml:space="preserve">ש</w:t>
      </w:r>
      <w:r>
        <w:rPr>
          <w:rFonts w:hint="cs"/>
          <w:rtl/>
        </w:rPr>
        <w:t xml:space="preserve"> </w:t>
      </w:r>
      <w:r>
        <w:rPr>
          <w:rtl/>
        </w:rPr>
        <w:t xml:space="preserve">הושוו דבני כפרה </w:t>
      </w:r>
      <w:ins w:id="93697" w:author="מנוע מכני" w:date="2026-10-11T12:04:40Z">
        <w:r>
          <w:rPr>
            <w:rtl/>
          </w:rPr>
          <w:t xml:space="preserve">הם</w:t>
        </w:r>
      </w:ins>
      <w:del w:id="93698" w:author="מנוע מכני" w:date="2026-10-11T12:04:40Z">
        <w:r>
          <w:rPr>
            <w:rtl/>
          </w:rPr>
          <w:delText xml:space="preserve">נינהו</w:delText>
        </w:r>
      </w:del>
      <w:r>
        <w:rPr>
          <w:rtl/>
        </w:rPr>
        <w:t xml:space="preserve">, מיהו כל חד וחד מכפר בדנפשיה.</w:t>
      </w:r>
    </w:p>
    <w:p w:rsidR="00DA63EC" w:rsidRDefault="00DA63EC" w:rsidP="00DA63EC">
      <w:pPr>
        <w:tabs>
          <w:tab w:val="center" w:pos="2835"/>
        </w:tabs>
        <w:rPr>
          <w:rtl/>
        </w:rPr>
      </w:pPr>
      <w:r>
        <w:rPr>
          <w:rStyle w:val="2fb"/>
          <w:rtl/>
        </w:rPr>
        <w:t>לר"</w:t>
      </w:r>
      <w:r>
        <w:rPr>
          <w:rStyle w:val="2fb"/>
          <w:rFonts w:hint="cs"/>
          <w:rtl/>
        </w:rPr>
        <w:t xml:space="preserve">י</w:t>
      </w:r>
      <w:r>
        <w:rPr>
          <w:rFonts w:hint="cs"/>
          <w:rtl/>
        </w:rPr>
        <w:t xml:space="preserve"> </w:t>
      </w:r>
      <w:r>
        <w:rPr>
          <w:rtl/>
        </w:rPr>
        <w:t xml:space="preserve">טומאת מקדש וקדשיו ישראל מכפרי בדם שעיר הנעשה בפנים, וכהנים בפר של אהרן, בשאר עבירות אלו ואלו מכפרי בוידוי שעיר המשתלח</w:t>
      </w:r>
      <w:ins w:id="95361" w:author="מנוע מכני" w:date="2026-10-11T12:04:40Z">
        <w:r>
          <w:rPr>
            <w:rtl/>
          </w:rPr>
          <w:t xml:space="preserve">,</w:t>
        </w:r>
      </w:ins>
      <w:del w:id="95362" w:author="מנוע מכני" w:date="2026-10-11T12:04:40Z">
        <w:r>
          <w:rPr>
            <w:rtl/>
          </w:rPr>
          <w:delText xml:space="preserve">;</w:delText>
        </w:r>
      </w:del>
      <w:r>
        <w:rPr>
          <w:rtl/>
        </w:rPr>
        <w:t xml:space="preserve"> </w:t>
      </w:r>
    </w:p>
    <w:p>
      <w:pPr>
        <w:pStyle w:val="38"/>
        <w:rPr>
          <w:ins w:id="101653" w:author="מנוע מכני" w:date="2026-10-11T12:04:40Z"/>
        </w:rPr>
      </w:pPr>
      <w:r>
        <w:t>ולר"ש</w:t>
      </w:r>
      <w:r>
        <w:t>:</w:t>
      </w:r>
    </w:p>
    <w:p w:rsidR="00DA63EC" w:rsidRDefault="00DA63EC" w:rsidP="00DA63EC">
      <w:pPr>
        <w:tabs>
          <w:tab w:val="center" w:pos="2835"/>
        </w:tabs>
        <w:rPr>
          <w:rtl/>
        </w:rPr>
      </w:pPr>
      <w:del w:id="101654" w:author="מנוע מכני" w:date="2026-10-11T12:04:40Z">
        <w:r>
          <w:rPr>
            <w:rtl/>
          </w:rPr>
          <w:delText xml:space="preserve"> </w:delText>
        </w:r>
      </w:del>
      <w:r>
        <w:rPr>
          <w:rtl/>
        </w:rPr>
        <w:t xml:space="preserve">בשאר עבירות </w:t>
      </w:r>
      <w:ins w:id="91985" w:author="מנוע מכני" w:date="2026-10-11T12:04:40Z">
        <w:r>
          <w:rPr>
            <w:rtl/>
          </w:rPr>
          <w:t xml:space="preserve">גם</w:t>
        </w:r>
      </w:ins>
      <w:del w:id="91986" w:author="מנוע מכני" w:date="2026-10-11T12:04:40Z">
        <w:r>
          <w:rPr>
            <w:rtl/>
          </w:rPr>
          <w:delText xml:space="preserve">נמי</w:delText>
        </w:r>
      </w:del>
      <w:r>
        <w:rPr>
          <w:rtl/>
        </w:rPr>
        <w:t xml:space="preserve"> כהנים בוידוי דפר מתכפרי, כדקתני.</w:t>
      </w:r>
    </w:p>
    <w:p w:rsidR="00DA63EC" w:rsidRDefault="00DA63EC" w:rsidP="00DA63EC">
      <w:pPr>
        <w:tabs>
          <w:tab w:val="center" w:pos="2835"/>
        </w:tabs>
        <w:rPr>
          <w:rtl/>
        </w:rPr>
      </w:pPr>
      <w:r>
        <w:rPr>
          <w:rtl/>
        </w:rPr>
        <w:t xml:space="preserve">אחד ישראל ואחד כהנים ואחד כהן משיח, מה בין ישראל לכהנים ולכהן משיח? </w:t>
      </w:r>
    </w:p>
    <w:p>
      <w:pPr>
        <w:pStyle w:val="38"/>
        <w:rPr>
          <w:ins w:id="101655" w:author="מנוע מכני" w:date="2026-10-11T12:04:40Z"/>
        </w:rPr>
      </w:pPr>
      <w:r>
        <w:t>לר</w:t>
      </w:r>
      <w:r>
        <w:t>"</w:t>
      </w:r>
      <w:r>
        <w:t xml:space="preserve">י:</w:t>
      </w:r>
    </w:p>
    <w:p w:rsidR="00DA63EC" w:rsidRDefault="00DA63EC" w:rsidP="00DA63EC">
      <w:pPr>
        <w:tabs>
          <w:tab w:val="center" w:pos="2835"/>
        </w:tabs>
        <w:rPr>
          <w:rtl/>
        </w:rPr>
      </w:pPr>
      <w:del w:id="101656" w:author="מנוע מכני" w:date="2026-10-11T12:04:40Z">
        <w:r>
          <w:rPr>
            <w:rFonts w:hint="cs"/>
            <w:rtl/>
          </w:rPr>
          <w:delText xml:space="preserve"> </w:delText>
        </w:r>
      </w:del>
      <w:r>
        <w:rPr>
          <w:rtl/>
        </w:rPr>
        <w:t>אלא שדם הפר מכפר על הכהנים על טומאת מקדש וקדשיו,</w:t>
      </w:r>
    </w:p>
    <w:p>
      <w:pPr>
        <w:pStyle w:val="38"/>
        <w:rPr>
          <w:ins w:id="101657" w:author="מנוע מכני" w:date="2026-10-11T12:04:40Z"/>
        </w:rPr>
      </w:pPr>
      <w:r>
        <w:t>ולר</w:t>
      </w:r>
      <w:r>
        <w:t>"</w:t>
      </w:r>
      <w:r>
        <w:t>ש</w:t>
      </w:r>
      <w:r>
        <w:t xml:space="preserve">:</w:t>
      </w:r>
    </w:p>
    <w:p w:rsidR="00DA63EC" w:rsidRDefault="00DA63EC" w:rsidP="00DA63EC">
      <w:pPr>
        <w:tabs>
          <w:tab w:val="center" w:pos="2835"/>
        </w:tabs>
        <w:rPr>
          <w:rtl/>
        </w:rPr>
      </w:pPr>
      <w:del w:id="101658" w:author="מנוע מכני" w:date="2026-10-11T12:04:40Z">
        <w:r>
          <w:rPr>
            <w:rtl/>
          </w:rPr>
          <w:delText xml:space="preserve"> </w:delText>
        </w:r>
      </w:del>
      <w:r>
        <w:rPr>
          <w:rtl/>
        </w:rPr>
        <w:t xml:space="preserve">כשם שדם השעיר הנעשה בפנים מכפר על ישראל, כך דם הפר מכפר על הכהנים</w:t>
      </w:r>
      <w:ins w:id="95363" w:author="מנוע מכני" w:date="2026-10-11T12:04:40Z">
        <w:r>
          <w:rPr>
            <w:rtl/>
          </w:rPr>
          <w:t xml:space="preserve">,</w:t>
        </w:r>
      </w:ins>
      <w:del w:id="9536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t>כשם שוידויו של שעיר המשתלח מכפר על ישראל, כך וידויו של פר מכפר על הכהנים.</w:t>
      </w:r>
    </w:p>
    <w:p w:rsidR="00DA63EC" w:rsidRDefault="00DA63EC" w:rsidP="00DA63EC">
      <w:pPr>
        <w:tabs>
          <w:tab w:val="center" w:pos="2835"/>
        </w:tabs>
        <w:rPr>
          <w:rtl/>
        </w:rPr>
      </w:pPr>
    </w:p>
    <w:p>
      <w:pPr>
        <w:pStyle w:val="afffff8"/>
        <w:rPr>
          <w:ins w:id="90161" w:author="קלוד" w:date="2026-10-11T12:32:08Z"/>
        </w:rPr>
      </w:pPr>
      <w:ins w:id="90162" w:author="קלוד" w:date="2026-10-11T12:32:08Z">
        <w:r>
          <w:rPr>
            <w:color w:val="7B3F00"/>
          </w:rPr>
          <w:t xml:space="preserve">סמיכת הפר - בזקנים, ושעירי ע"ז באהרן</w:t>
        </w:r>
      </w:ins>
    </w:p>
    <w:p>
      <w:pPr>
        <w:pStyle w:val="38"/>
        <w:rPr>
          <w:ins w:id="101660" w:author="מנוע מכני" w:date="2026-10-11T12:04:40Z"/>
        </w:rPr>
      </w:pPr>
      <w:del w:id="101659" w:author="מנוע מכני" w:date="2026-10-11T12:04:40Z">
        <w:r>
          <w:delText xml:space="preserve">•</w:delText>
        </w:r>
      </w:del>
      <w:r>
        <w:t xml:space="preserve"> </w:t>
      </w:r>
      <w:r w:rsidRPr="004A7C9A">
        <w:t>ת"ר</w:t>
      </w:r>
      <w:r>
        <w:t>:</w:t>
      </w:r>
    </w:p>
    <w:p w:rsidR="00DA63EC" w:rsidRDefault="00DA63EC" w:rsidP="00DA63EC">
      <w:pPr>
        <w:tabs>
          <w:tab w:val="center" w:pos="2835"/>
        </w:tabs>
        <w:rPr>
          <w:rtl/>
        </w:rPr>
      </w:pPr>
      <w:del w:id="101661" w:author="מנוע מכני" w:date="2026-10-11T12:04:40Z">
        <w:r w:rsidRPr="00A71A5E">
          <w:rPr>
            <w:rStyle w:val="afffff0"/>
            <w:rtl/>
          </w:rPr>
          <w:delText xml:space="preserve"> </w:delText>
        </w:r>
      </w:del>
      <w:r w:rsidRPr="00A71A5E">
        <w:rPr>
          <w:rStyle w:val="afffff0"/>
          <w:rFonts w:hint="cs"/>
          <w:rtl/>
        </w:rPr>
        <w:t>'</w:t>
      </w:r>
      <w:ins w:id="90983" w:author="Claude - סמנטי" w:date="2026-10-11T12:27:00Z">
        <w:r>
          <w:rPr>
            <w:rStyle w:val="afffff0"/>
            <w:rtl/>
          </w:rPr>
          <w:t xml:space="preserve">וְסָמְכוּ זִקְנֵי הָעֵדָה אֶת יְדֵיהֶם עַל רֹאשׁ הַפָּר</w:t>
        </w:r>
      </w:ins>
      <w:del w:id="90984" w:author="Claude - סמנטי" w:date="2026-10-11T12:27:00Z">
        <w:r w:rsidRPr="00A71A5E">
          <w:rPr>
            <w:rStyle w:val="afffff0"/>
            <w:rtl/>
          </w:rPr>
          <w:delText xml:space="preserve">וסמכו זקני העדה את ידיהם על ראש הפר</w:delText>
        </w:r>
      </w:del>
      <w:r w:rsidRPr="00A71A5E">
        <w:rPr>
          <w:rStyle w:val="afffff0"/>
          <w:rFonts w:hint="cs"/>
          <w:rtl/>
        </w:rPr>
        <w:t>'</w:t>
      </w:r>
      <w:r w:rsidRPr="00A71A5E">
        <w:rPr>
          <w:rStyle w:val="afffff0"/>
          <w:rtl/>
        </w:rPr>
        <w:t xml:space="preserve"> </w:t>
      </w:r>
    </w:p>
    <w:p>
      <w:pPr>
        <w:pStyle w:val="38"/>
        <w:rPr>
          <w:ins w:id="101662" w:author="מנוע מכני" w:date="2026-10-11T12:04:40Z"/>
        </w:rPr>
      </w:pPr>
      <w:r>
        <w:t>לר</w:t>
      </w:r>
      <w:r>
        <w:t>"</w:t>
      </w:r>
      <w:r>
        <w:t xml:space="preserve">י:</w:t>
      </w:r>
    </w:p>
    <w:p w:rsidR="00DA63EC" w:rsidRDefault="00DA63EC" w:rsidP="00DA63EC">
      <w:pPr>
        <w:tabs>
          <w:tab w:val="center" w:pos="2835"/>
        </w:tabs>
        <w:rPr>
          <w:rtl/>
        </w:rPr>
      </w:pPr>
      <w:del w:id="101663" w:author="מנוע מכני" w:date="2026-10-11T12:04:40Z">
        <w:r>
          <w:rPr>
            <w:rFonts w:hint="cs"/>
            <w:rtl/>
          </w:rPr>
          <w:delText xml:space="preserve"> </w:delText>
        </w:r>
      </w:del>
      <w:r>
        <w:rPr>
          <w:rtl/>
        </w:rPr>
        <w:t xml:space="preserve">פר טעון סמיכה, ואין שעירי </w:t>
      </w:r>
      <w:ins w:id="95895" w:author="מנוע מכני" w:date="2026-10-11T12:04:40Z">
        <w:r>
          <w:rPr>
            <w:rtl/>
          </w:rPr>
          <w:t xml:space="preserve">ע"ז</w:t>
        </w:r>
      </w:ins>
      <w:del w:id="95896" w:author="מנוע מכני" w:date="2026-10-11T12:04:40Z">
        <w:r>
          <w:rPr>
            <w:rtl/>
          </w:rPr>
          <w:delText xml:space="preserve">עבודת כוכבים</w:delText>
        </w:r>
      </w:del>
      <w:r>
        <w:rPr>
          <w:rtl/>
        </w:rPr>
        <w:t xml:space="preserve"> טעונין סמיכה, </w:t>
      </w:r>
    </w:p>
    <w:p>
      <w:pPr>
        <w:pStyle w:val="38"/>
        <w:rPr>
          <w:ins w:id="101664" w:author="מנוע מכני" w:date="2026-10-11T12:04:40Z"/>
        </w:rPr>
      </w:pPr>
      <w:r>
        <w:t>ולר</w:t>
      </w:r>
      <w:r>
        <w:t>"</w:t>
      </w:r>
      <w:r>
        <w:t>ש</w:t>
      </w:r>
      <w:r>
        <w:t xml:space="preserve">:</w:t>
      </w:r>
    </w:p>
    <w:p w:rsidR="00DA63EC" w:rsidRDefault="00DA63EC" w:rsidP="00DA63EC">
      <w:pPr>
        <w:tabs>
          <w:tab w:val="center" w:pos="2835"/>
        </w:tabs>
        <w:rPr>
          <w:rtl/>
        </w:rPr>
      </w:pPr>
      <w:del w:id="101665" w:author="מנוע מכני" w:date="2026-10-11T12:04:40Z">
        <w:r>
          <w:rPr>
            <w:rtl/>
          </w:rPr>
          <w:delText xml:space="preserve"> </w:delText>
        </w:r>
      </w:del>
      <w:r>
        <w:rPr>
          <w:rtl/>
        </w:rPr>
        <w:t xml:space="preserve">פר טעון סמיכה בזקנים, ואין שעירי </w:t>
      </w:r>
      <w:r>
        <w:rPr>
          <w:rtl/>
        </w:rPr>
        <w:t xml:space="preserve">ע"</w:t>
      </w:r>
      <w:r>
        <w:rPr>
          <w:rFonts w:hint="cs"/>
          <w:rtl/>
        </w:rPr>
        <w:t>ז</w:t>
      </w:r>
      <w:r>
        <w:rPr>
          <w:rtl/>
        </w:rPr>
        <w:t xml:space="preserve"> טעון סמיכה בזקנים אלא באהרן.</w:t>
      </w:r>
    </w:p>
    <w:p w:rsidR="00DA63EC" w:rsidRDefault="00DA63EC" w:rsidP="00DA63EC">
      <w:pPr>
        <w:tabs>
          <w:tab w:val="center" w:pos="2835"/>
        </w:tabs>
        <w:rPr>
          <w:rtl/>
        </w:rPr>
      </w:pPr>
      <w:r>
        <w:rPr>
          <w:rtl/>
        </w:rPr>
        <w:t>ורמינהו:</w:t>
      </w:r>
      <w:r w:rsidRPr="00A71A5E">
        <w:rPr>
          <w:rStyle w:val="afffff0"/>
          <w:rtl/>
        </w:rPr>
        <w:t xml:space="preserve"> </w:t>
      </w:r>
      <w:r w:rsidRPr="00A71A5E">
        <w:rPr>
          <w:rStyle w:val="afffff0"/>
          <w:rFonts w:hint="cs"/>
          <w:rtl/>
        </w:rPr>
        <w:t>'</w:t>
      </w:r>
      <w:ins w:id="90987" w:author="Claude - סמנטי" w:date="2026-10-11T12:27:00Z">
        <w:r>
          <w:rPr>
            <w:rStyle w:val="afffff0"/>
            <w:rtl/>
          </w:rPr>
          <w:t xml:space="preserve">הַחַי</w:t>
        </w:r>
      </w:ins>
      <w:del w:id="90988" w:author="Claude - סמנטי" w:date="2026-10-11T12:27:00Z">
        <w:r w:rsidRPr="00A71A5E">
          <w:rPr>
            <w:rStyle w:val="afffff0"/>
            <w:rtl/>
          </w:rPr>
          <w:delText xml:space="preserve">החי</w:delText>
        </w:r>
      </w:del>
      <w:r w:rsidRPr="00A71A5E">
        <w:rPr>
          <w:rStyle w:val="afffff0"/>
          <w:rFonts w:hint="cs"/>
          <w:rtl/>
        </w:rPr>
        <w:t>'</w:t>
      </w:r>
      <w:r w:rsidRPr="00A71A5E">
        <w:rPr>
          <w:rStyle w:val="afffff0"/>
          <w:rtl/>
        </w:rPr>
        <w:t xml:space="preserve"> </w:t>
      </w:r>
      <w:r>
        <w:rPr>
          <w:rtl/>
        </w:rPr>
        <w:t xml:space="preserve">– </w:t>
      </w:r>
      <w:r>
        <w:rPr>
          <w:rStyle w:val="2fb"/>
          <w:rFonts w:hint="cs"/>
          <w:rtl/>
        </w:rPr>
        <w:t>לר</w:t>
      </w:r>
      <w:r>
        <w:rPr>
          <w:rStyle w:val="2fb"/>
          <w:rtl/>
        </w:rPr>
        <w:t>"</w:t>
      </w:r>
      <w:r>
        <w:rPr>
          <w:rStyle w:val="2fb"/>
          <w:rFonts w:hint="cs"/>
          <w:rtl/>
        </w:rPr>
        <w:t xml:space="preserve">י</w:t>
      </w:r>
      <w:r>
        <w:rPr>
          <w:rFonts w:hint="cs"/>
          <w:rtl/>
        </w:rPr>
        <w:t xml:space="preserve">:</w:t>
      </w:r>
      <w:r w:rsidRPr="00A71A5E">
        <w:rPr>
          <w:rStyle w:val="afffff0"/>
          <w:rFonts w:hint="cs"/>
          <w:rtl/>
        </w:rPr>
        <w:t xml:space="preserve"> '</w:t>
      </w:r>
      <w:ins w:id="90985" w:author="Claude - סמנטי" w:date="2026-10-11T12:27:00Z">
        <w:r>
          <w:rPr>
            <w:rStyle w:val="afffff0"/>
            <w:rtl/>
          </w:rPr>
          <w:t xml:space="preserve">הַחַי</w:t>
        </w:r>
      </w:ins>
      <w:del w:id="90986" w:author="Claude - סמנטי" w:date="2026-10-11T12:27:00Z">
        <w:r w:rsidRPr="00A71A5E">
          <w:rPr>
            <w:rStyle w:val="afffff0"/>
            <w:rtl/>
          </w:rPr>
          <w:delText xml:space="preserve">החי</w:delText>
        </w:r>
      </w:del>
      <w:r w:rsidRPr="00A71A5E">
        <w:rPr>
          <w:rStyle w:val="afffff0"/>
          <w:rFonts w:hint="cs"/>
          <w:rtl/>
        </w:rPr>
        <w:t>'</w:t>
      </w:r>
      <w:r w:rsidRPr="00A71A5E">
        <w:rPr>
          <w:rStyle w:val="afffff0"/>
          <w:rtl/>
        </w:rPr>
        <w:t xml:space="preserve"> </w:t>
      </w:r>
      <w:r>
        <w:rPr>
          <w:rtl/>
        </w:rPr>
        <w:t xml:space="preserve">טעון סמיכה, ואין שעירי </w:t>
      </w:r>
      <w:ins w:id="97147" w:author="מנוע מכני" w:date="2026-10-11T12:04:40Z">
        <w:r>
          <w:rPr>
            <w:rtl/>
          </w:rPr>
          <w:t xml:space="preserve">נכרי</w:t>
        </w:r>
      </w:ins>
      <w:del w:id="97148" w:author="מנוע מכני" w:date="2026-10-11T12:04:40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טעונין סמיכה </w:t>
      </w:r>
    </w:p>
    <w:p>
      <w:pPr>
        <w:pStyle w:val="38"/>
        <w:rPr>
          <w:ins w:id="101666" w:author="מנוע מכני" w:date="2026-10-11T12:04:40Z"/>
        </w:rPr>
      </w:pPr>
      <w:del w:id="90260" w:author="מנוע מכני" w:date="2026-10-11T12:04:40Z">
        <w:r w:rsidRPr="00FE1B89">
          <w:delText xml:space="preserve"> </w:delText>
        </w:r>
        <w:r w:rsidRPr="00FE1B89">
          <w:delText xml:space="preserve">             </w:delText>
        </w:r>
      </w:del>
      <w:r w:rsidRPr="00FE1B89">
        <w:tab/>
      </w:r>
      <w:r w:rsidRPr="00FE1B89">
        <w:tab/>
      </w:r>
      <w:r w:rsidRPr="00FE1B89">
        <w:t xml:space="preserve">ולר</w:t>
      </w:r>
      <w:r w:rsidRPr="00FE1B89">
        <w:t>"</w:t>
      </w:r>
      <w:r w:rsidRPr="00FE1B89">
        <w:t>ש</w:t>
      </w:r>
      <w:r w:rsidRPr="00FE1B89">
        <w:t xml:space="preserve">:</w:t>
      </w:r>
    </w:p>
    <w:p w:rsidR="00DA63EC" w:rsidRPr="00FE1B89" w:rsidRDefault="00DA63EC" w:rsidP="00DA63EC">
      <w:pPr>
        <w:tabs>
          <w:tab w:val="center" w:pos="2835"/>
        </w:tabs>
        <w:rPr>
          <w:spacing w:val="-8"/>
          <w:rtl/>
        </w:rPr>
      </w:pPr>
      <w:del w:id="101667" w:author="מנוע מכני" w:date="2026-10-11T12:04:40Z">
        <w:r w:rsidRPr="00FE1B89">
          <w:rPr>
            <w:spacing w:val="-8"/>
            <w:rtl/>
          </w:rPr>
          <w:delText xml:space="preserve"> </w:delText>
        </w:r>
      </w:del>
      <w:r w:rsidRPr="00FE1B89">
        <w:rPr>
          <w:spacing w:val="-8"/>
          <w:rtl/>
        </w:rPr>
        <w:t xml:space="preserve">חי טעון סמיכה באהרן, ואין שעירי </w:t>
      </w:r>
      <w:ins w:id="97149" w:author="מנוע מכני" w:date="2026-10-11T12:04:40Z">
        <w:r>
          <w:rPr>
            <w:spacing w:val="-8"/>
            <w:rtl/>
          </w:rPr>
          <w:t xml:space="preserve">נכרי</w:t>
        </w:r>
      </w:ins>
      <w:del w:id="97150" w:author="מנוע מכני" w:date="2026-10-11T12:04:40Z">
        <w:r w:rsidRPr="00FE1B89">
          <w:rPr>
            <w:spacing w:val="-8"/>
            <w:rtl/>
          </w:rPr>
          <w:delText xml:space="preserve">ע</w:delText>
        </w:r>
        <w:r w:rsidRPr="00FE1B89">
          <w:rPr>
            <w:rFonts w:hint="cs"/>
            <w:spacing w:val="-8"/>
            <w:rtl/>
          </w:rPr>
          <w:delText xml:space="preserve">כו</w:delText>
        </w:r>
        <w:r w:rsidRPr="00FE1B89">
          <w:rPr>
            <w:spacing w:val="-8"/>
            <w:rtl/>
          </w:rPr>
          <w:delText xml:space="preserve">"</w:delText>
        </w:r>
        <w:r w:rsidRPr="00FE1B89">
          <w:rPr>
            <w:rFonts w:hint="cs"/>
            <w:spacing w:val="-8"/>
            <w:rtl/>
          </w:rPr>
          <w:delText xml:space="preserve">ם</w:delText>
        </w:r>
      </w:del>
      <w:r w:rsidRPr="00FE1B89">
        <w:rPr>
          <w:rFonts w:hint="cs"/>
          <w:spacing w:val="-8"/>
          <w:rtl/>
        </w:rPr>
        <w:t xml:space="preserve"> </w:t>
      </w:r>
      <w:r w:rsidRPr="00FE1B89">
        <w:rPr>
          <w:spacing w:val="-8"/>
          <w:rtl/>
        </w:rPr>
        <w:t>טעונין סמיכה באהרן אלא בזקנים!</w:t>
      </w:r>
    </w:p>
    <w:p w:rsidR="00DA63EC" w:rsidRDefault="00DA63EC" w:rsidP="00DA63EC">
      <w:pPr>
        <w:pStyle w:val="afff3"/>
        <w:framePr w:wrap="around"/>
        <w:rPr>
          <w:rtl/>
        </w:rPr>
      </w:pPr>
      <w:r>
        <w:rPr>
          <w:rFonts w:hint="cs"/>
          <w:rtl/>
        </w:rPr>
        <w:t>צב:</w:t>
      </w:r>
    </w:p>
    <w:p>
      <w:pPr>
        <w:pStyle w:val="38"/>
        <w:rPr>
          <w:ins w:id="101668" w:author="מנוע מכני" w:date="2026-10-11T12:04:40Z"/>
        </w:rPr>
      </w:pPr>
      <w:r>
        <w:t>ר</w:t>
      </w:r>
      <w:r>
        <w:t xml:space="preserve">ב ששת:</w:t>
      </w:r>
    </w:p>
    <w:p w:rsidR="00DA63EC" w:rsidRDefault="00DA63EC" w:rsidP="00DA63EC">
      <w:pPr>
        <w:tabs>
          <w:tab w:val="center" w:pos="2835"/>
        </w:tabs>
        <w:rPr>
          <w:rtl/>
        </w:rPr>
      </w:pPr>
      <w:del w:id="101669" w:author="מנוע מכני" w:date="2026-10-11T12:04:40Z">
        <w:r>
          <w:rPr>
            <w:rtl/>
          </w:rPr>
          <w:delText xml:space="preserve"> </w:delText>
        </w:r>
      </w:del>
      <w:r>
        <w:rPr>
          <w:rtl/>
        </w:rPr>
        <w:t xml:space="preserve">ותסברא דהך </w:t>
      </w:r>
      <w:ins w:id="95897" w:author="מנוע מכני" w:date="2026-10-11T12:04:40Z">
        <w:r>
          <w:rPr>
            <w:rtl/>
          </w:rPr>
          <w:t xml:space="preserve">ראשונה</w:t>
        </w:r>
      </w:ins>
      <w:del w:id="95898" w:author="מנוע מכני" w:date="2026-10-11T12:04:40Z">
        <w:r>
          <w:rPr>
            <w:rtl/>
          </w:rPr>
          <w:delText xml:space="preserve">קמייתא</w:delText>
        </w:r>
      </w:del>
      <w:r>
        <w:rPr>
          <w:rtl/>
        </w:rPr>
        <w:t xml:space="preserve"> </w:t>
      </w:r>
      <w:ins w:id="90263" w:author="Claude - סמנטי" w:date="2026-10-11T12:27:00Z">
        <w:r>
          <w:rPr>
            <w:rtl/>
          </w:rPr>
          <w:t xml:space="preserve">מתורצת</w:t>
        </w:r>
      </w:ins>
      <w:del w:id="90264" w:author="Claude - סמנטי" w:date="2026-10-11T12:27:00Z">
        <w:r>
          <w:rPr>
            <w:rtl/>
          </w:rPr>
          <w:delText xml:space="preserve">מתרצתא</w:delText>
        </w:r>
      </w:del>
      <w:r>
        <w:rPr>
          <w:rtl/>
        </w:rPr>
        <w:t xml:space="preserve"> היא? הא א"ר שמעון: סמיכה בבעלים </w:t>
      </w:r>
      <w:ins w:id="91987" w:author="מנוע מכני" w:date="2026-10-11T12:04:40Z">
        <w:r>
          <w:rPr>
            <w:rtl/>
          </w:rPr>
          <w:t xml:space="preserve">צריך</w:t>
        </w:r>
      </w:ins>
      <w:del w:id="91988" w:author="מנוע מכני" w:date="2026-10-11T12:04:40Z">
        <w:r>
          <w:rPr>
            <w:rtl/>
          </w:rPr>
          <w:delText xml:space="preserve">בעינן</w:delText>
        </w:r>
      </w:del>
      <w:r>
        <w:rPr>
          <w:rtl/>
        </w:rPr>
        <w:t xml:space="preserve">!</w:t>
      </w:r>
    </w:p>
    <w:p>
      <w:pPr>
        <w:pStyle w:val="38"/>
        <w:rPr>
          <w:ins w:id="101670" w:author="מנוע מכני" w:date="2026-10-11T12:04:40Z"/>
        </w:rPr>
      </w:pPr>
      <w:r>
        <w:t xml:space="preserve">אלא תריץ </w:t>
      </w:r>
      <w:ins w:id="93699" w:author="מנוע מכני" w:date="2026-10-11T12:04:40Z">
        <w:r>
          <w:t xml:space="preserve">כך</w:t>
        </w:r>
      </w:ins>
      <w:del w:id="93700" w:author="מנוע מכני" w:date="2026-10-11T12:04:40Z">
        <w:r>
          <w:delText xml:space="preserve">הכי</w:delText>
        </w:r>
      </w:del>
      <w:r>
        <w:t xml:space="preserve">:</w:t>
      </w:r>
    </w:p>
    <w:p w:rsidR="00DA63EC" w:rsidRDefault="00DA63EC" w:rsidP="00DA63EC">
      <w:pPr>
        <w:tabs>
          <w:tab w:val="center" w:pos="2835"/>
        </w:tabs>
        <w:rPr>
          <w:rtl/>
        </w:rPr>
      </w:pPr>
      <w:del w:id="101671" w:author="מנוע מכני" w:date="2026-10-11T12:04:40Z">
        <w:r w:rsidRPr="00A71A5E">
          <w:rPr>
            <w:rStyle w:val="afffff0"/>
            <w:rtl/>
          </w:rPr>
          <w:delText xml:space="preserve"> </w:delText>
        </w:r>
      </w:del>
      <w:r w:rsidRPr="00A71A5E">
        <w:rPr>
          <w:rStyle w:val="afffff0"/>
          <w:rFonts w:hint="cs"/>
          <w:rtl/>
        </w:rPr>
        <w:t>'</w:t>
      </w:r>
      <w:ins w:id="90989" w:author="Claude - סמנטי" w:date="2026-10-11T12:27:00Z">
        <w:r>
          <w:rPr>
            <w:rStyle w:val="afffff0"/>
            <w:rtl/>
          </w:rPr>
          <w:t xml:space="preserve">הַפָּר</w:t>
        </w:r>
      </w:ins>
      <w:del w:id="90990" w:author="Claude - סמנטי" w:date="2026-10-11T12:27:00Z">
        <w:r w:rsidRPr="00A71A5E">
          <w:rPr>
            <w:rStyle w:val="afffff0"/>
            <w:rtl/>
          </w:rPr>
          <w:delText xml:space="preserve">הפר</w:delText>
        </w:r>
      </w:del>
      <w:r w:rsidRPr="00A71A5E">
        <w:rPr>
          <w:rStyle w:val="afffff0"/>
          <w:rFonts w:hint="cs"/>
          <w:rtl/>
        </w:rPr>
        <w:t>'</w:t>
      </w:r>
      <w:r w:rsidRPr="00A71A5E">
        <w:rPr>
          <w:rStyle w:val="afffff0"/>
          <w:rtl/>
        </w:rPr>
        <w:t xml:space="preserve"> </w:t>
      </w:r>
      <w:r>
        <w:rPr>
          <w:rStyle w:val="2fb"/>
          <w:rFonts w:hint="cs"/>
          <w:rtl/>
        </w:rPr>
        <w:t>לר</w:t>
      </w:r>
      <w:r>
        <w:rPr>
          <w:rStyle w:val="2fb"/>
          <w:rtl/>
        </w:rPr>
        <w:t>"</w:t>
      </w:r>
      <w:r>
        <w:rPr>
          <w:rStyle w:val="2fb"/>
          <w:rFonts w:hint="cs"/>
          <w:rtl/>
        </w:rPr>
        <w:t xml:space="preserve">י</w:t>
      </w:r>
      <w:r>
        <w:rPr>
          <w:rFonts w:hint="cs"/>
          <w:rtl/>
        </w:rPr>
        <w:t xml:space="preserve">:</w:t>
      </w:r>
      <w:r>
        <w:rPr>
          <w:rtl/>
        </w:rPr>
        <w:t xml:space="preserve"> פר טעון סמיכה, ואין שעירי </w:t>
      </w:r>
      <w:ins w:id="97151" w:author="מנוע מכני" w:date="2026-10-11T12:04:40Z">
        <w:r>
          <w:rPr>
            <w:rtl/>
          </w:rPr>
          <w:t xml:space="preserve">נכרי</w:t>
        </w:r>
      </w:ins>
      <w:del w:id="97152" w:author="מנוע מכני" w:date="2026-10-11T12:04:40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טעונין סמיכה, </w:t>
      </w:r>
    </w:p>
    <w:p>
      <w:pPr>
        <w:pStyle w:val="38"/>
        <w:rPr>
          <w:ins w:id="101672" w:author="מנוע מכני" w:date="2026-10-11T12:04:40Z"/>
        </w:rPr>
      </w:pPr>
      <w:r w:rsidRPr="00E105BC">
        <w:tab/>
        <w:t>ר"ש:</w:t>
      </w:r>
    </w:p>
    <w:p w:rsidR="00DA63EC" w:rsidRPr="00E105BC" w:rsidRDefault="00DA63EC" w:rsidP="00DA63EC">
      <w:pPr>
        <w:tabs>
          <w:tab w:val="center" w:pos="2835"/>
        </w:tabs>
        <w:rPr>
          <w:spacing w:val="-4"/>
          <w:rtl/>
        </w:rPr>
      </w:pPr>
      <w:del w:id="101673" w:author="מנוע מכני" w:date="2026-10-11T12:04:40Z">
        <w:r w:rsidRPr="00E105BC">
          <w:rPr>
            <w:rStyle w:val="afffff0"/>
            <w:spacing w:val="-4"/>
            <w:rtl/>
          </w:rPr>
          <w:delText xml:space="preserve"> </w:delText>
        </w:r>
      </w:del>
      <w:r w:rsidRPr="00E105BC">
        <w:rPr>
          <w:rStyle w:val="afffff0"/>
          <w:rFonts w:hint="cs"/>
          <w:spacing w:val="-4"/>
          <w:rtl/>
        </w:rPr>
        <w:t>'</w:t>
      </w:r>
      <w:ins w:id="90991" w:author="Claude - סמנטי" w:date="2026-10-11T12:27:00Z">
        <w:r>
          <w:rPr>
            <w:rStyle w:val="afffff0"/>
            <w:spacing w:val="-4"/>
            <w:rtl/>
          </w:rPr>
          <w:t xml:space="preserve">הַחַי</w:t>
        </w:r>
      </w:ins>
      <w:del w:id="90992" w:author="Claude - סמנטי" w:date="2026-10-11T12:27:00Z">
        <w:r w:rsidRPr="00E105BC">
          <w:rPr>
            <w:rStyle w:val="afffff0"/>
            <w:spacing w:val="-4"/>
            <w:rtl/>
          </w:rPr>
          <w:delText xml:space="preserve">החי</w:delText>
        </w:r>
      </w:del>
      <w:r w:rsidRPr="00E105BC">
        <w:rPr>
          <w:rStyle w:val="afffff0"/>
          <w:rFonts w:hint="cs"/>
          <w:spacing w:val="-4"/>
          <w:rtl/>
        </w:rPr>
        <w:t>'</w:t>
      </w:r>
      <w:r w:rsidRPr="00E105BC">
        <w:rPr>
          <w:rStyle w:val="afffff0"/>
          <w:spacing w:val="-4"/>
          <w:rtl/>
        </w:rPr>
        <w:t xml:space="preserve"> </w:t>
      </w:r>
      <w:r w:rsidRPr="00E105BC">
        <w:rPr>
          <w:spacing w:val="-4"/>
          <w:rtl/>
        </w:rPr>
        <w:t xml:space="preserve">- חי טעון סמיכה באהרן, ואין שעירי </w:t>
      </w:r>
      <w:ins w:id="97153" w:author="מנוע מכני" w:date="2026-10-11T12:04:40Z">
        <w:r>
          <w:rPr>
            <w:spacing w:val="-4"/>
            <w:rtl/>
          </w:rPr>
          <w:t xml:space="preserve">נכרי</w:t>
        </w:r>
      </w:ins>
      <w:del w:id="97154" w:author="מנוע מכני" w:date="2026-10-11T12:04:40Z">
        <w:r w:rsidRPr="00E105BC">
          <w:rPr>
            <w:spacing w:val="-4"/>
            <w:rtl/>
          </w:rPr>
          <w:delText xml:space="preserve">ע</w:delText>
        </w:r>
        <w:r w:rsidRPr="00E105BC">
          <w:rPr>
            <w:rFonts w:hint="cs"/>
            <w:spacing w:val="-4"/>
            <w:rtl/>
          </w:rPr>
          <w:delText xml:space="preserve">כו</w:delText>
        </w:r>
        <w:r w:rsidRPr="00E105BC">
          <w:rPr>
            <w:spacing w:val="-4"/>
            <w:rtl/>
          </w:rPr>
          <w:delText xml:space="preserve">"</w:delText>
        </w:r>
        <w:r w:rsidRPr="00E105BC">
          <w:rPr>
            <w:rFonts w:hint="cs"/>
            <w:spacing w:val="-4"/>
            <w:rtl/>
          </w:rPr>
          <w:delText xml:space="preserve">ם</w:delText>
        </w:r>
      </w:del>
      <w:r w:rsidRPr="00E105BC">
        <w:rPr>
          <w:rFonts w:hint="cs"/>
          <w:spacing w:val="-4"/>
          <w:rtl/>
        </w:rPr>
        <w:t xml:space="preserve"> </w:t>
      </w:r>
      <w:r w:rsidRPr="00E105BC">
        <w:rPr>
          <w:spacing w:val="-4"/>
          <w:rtl/>
        </w:rPr>
        <w:t>טעונין סמיכה באהרן אלא בזקנים,</w:t>
      </w:r>
    </w:p>
    <w:p w:rsidR="00DA63EC" w:rsidRDefault="00DA63EC" w:rsidP="00DA63EC">
      <w:pPr>
        <w:tabs>
          <w:tab w:val="center" w:pos="2835"/>
        </w:tabs>
        <w:rPr>
          <w:rtl/>
        </w:rPr>
      </w:pPr>
      <w:r>
        <w:rPr>
          <w:rtl/>
        </w:rPr>
        <w:tab/>
      </w:r>
      <w:r>
        <w:rPr>
          <w:rFonts w:hint="cs"/>
          <w:rtl/>
        </w:rPr>
        <w:t>ד</w:t>
      </w:r>
      <w:r>
        <w:rPr>
          <w:rtl/>
        </w:rPr>
        <w:t xml:space="preserve">שעירי </w:t>
      </w:r>
      <w:ins w:id="97155" w:author="מנוע מכני" w:date="2026-10-11T12:04:40Z">
        <w:r>
          <w:rPr>
            <w:rtl/>
          </w:rPr>
          <w:t xml:space="preserve">נכרי</w:t>
        </w:r>
      </w:ins>
      <w:del w:id="97156" w:author="מנוע מכני" w:date="2026-10-11T12:04:40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ב</w:t>
      </w:r>
      <w:r>
        <w:rPr>
          <w:rtl/>
        </w:rPr>
        <w:t xml:space="preserve">עו סמיכה, </w:t>
      </w:r>
      <w:ins w:id="96405" w:author="מנוע מכני" w:date="2026-10-11T12:04:40Z">
        <w:r>
          <w:rPr>
            <w:rtl/>
          </w:rPr>
          <w:t xml:space="preserve">ואם </w:t>
        </w:r>
      </w:ins>
      <w:del w:id="96406" w:author="מנוע מכני" w:date="2026-10-11T12:04:40Z">
        <w:r>
          <w:rPr>
            <w:rtl/>
          </w:rPr>
          <w:delText xml:space="preserve">ואי </w:delText>
        </w:r>
      </w:del>
      <w:r>
        <w:rPr>
          <w:rtl/>
        </w:rPr>
        <w:t xml:space="preserve">שמע</w:t>
      </w:r>
      <w:r>
        <w:rPr>
          <w:rFonts w:hint="cs"/>
          <w:rtl/>
        </w:rPr>
        <w:t xml:space="preserve">ת </w:t>
      </w:r>
      <w:r>
        <w:rPr>
          <w:rtl/>
        </w:rPr>
        <w:t xml:space="preserve">דלא בעו סמיכה, באהרן </w:t>
      </w:r>
      <w:r>
        <w:rPr>
          <w:rFonts w:hint="cs"/>
          <w:rtl/>
        </w:rPr>
        <w:t>שמעת</w:t>
      </w:r>
      <w:r>
        <w:rPr>
          <w:rtl/>
        </w:rPr>
        <w:t xml:space="preserve"> </w:t>
      </w:r>
      <w:r>
        <w:rPr>
          <w:rFonts w:hint="cs"/>
          <w:rtl/>
        </w:rPr>
        <w:t>שנתמעט</w:t>
      </w:r>
      <w:r>
        <w:rPr>
          <w:rtl/>
        </w:rPr>
        <w:t xml:space="preserve"> מ</w:t>
      </w:r>
      <w:r>
        <w:rPr>
          <w:rFonts w:hint="cs"/>
          <w:rtl/>
        </w:rPr>
        <w:t>'</w:t>
      </w:r>
      <w:ins w:id="90993" w:author="Claude - סמנטי" w:date="2026-10-11T12:27:00Z">
        <w:r>
          <w:rPr>
            <w:rStyle w:val="afffff0"/>
            <w:rtl/>
          </w:rPr>
          <w:t xml:space="preserve">הַחַי</w:t>
        </w:r>
      </w:ins>
      <w:del w:id="90994" w:author="Claude - סמנטי" w:date="2026-10-11T12:27:00Z">
        <w:r>
          <w:rPr>
            <w:rtl/>
          </w:rPr>
          <w:delText xml:space="preserve">החי</w:delText>
        </w:r>
      </w:del>
      <w:r>
        <w:rPr>
          <w:rFonts w:hint="cs"/>
          <w:rtl/>
        </w:rPr>
        <w:t>'</w:t>
      </w:r>
      <w:r>
        <w:rPr>
          <w:rtl/>
        </w:rPr>
        <w:t xml:space="preserve"> הוא.</w:t>
      </w:r>
    </w:p>
    <w:p>
      <w:pPr>
        <w:pStyle w:val="38"/>
        <w:rPr>
          <w:ins w:id="101674" w:author="מנוע מכני" w:date="2026-10-11T12:04:40Z"/>
        </w:rPr>
      </w:pPr>
      <w:r>
        <w:t>ור</w:t>
      </w:r>
      <w:r>
        <w:t>"</w:t>
      </w:r>
      <w:r>
        <w:t>י דמיעט קרא כ</w:t>
      </w:r>
      <w:r>
        <w:t xml:space="preserve">רבינא:</w:t>
      </w:r>
    </w:p>
    <w:p w:rsidR="00DA63EC" w:rsidRDefault="00DA63EC" w:rsidP="00DA63EC">
      <w:pPr>
        <w:tabs>
          <w:tab w:val="center" w:pos="2835"/>
        </w:tabs>
        <w:rPr>
          <w:rtl/>
        </w:rPr>
      </w:pPr>
      <w:del w:id="101675" w:author="מנוע מכני" w:date="2026-10-11T12:04:40Z">
        <w:r>
          <w:rPr>
            <w:rtl/>
          </w:rPr>
          <w:delText xml:space="preserve"> </w:delText>
        </w:r>
      </w:del>
      <w:r>
        <w:rPr>
          <w:rtl/>
        </w:rPr>
        <w:t xml:space="preserve">גמירי שתי סמיכות בצבור!</w:t>
      </w:r>
      <w:ins w:id="95365" w:author="מנוע מכני" w:date="2026-10-11T12:04:40Z">
        <w:r>
          <w:rPr>
            <w:rFonts w:hint="cs"/>
            <w:rtl/>
          </w:rPr>
          <w:t xml:space="preserve"> </w:t>
        </w:r>
      </w:ins>
      <w:del w:id="95366" w:author="מנוע מכני" w:date="2026-10-11T12:04:40Z">
        <w:r>
          <w:rPr>
            <w:rFonts w:hint="cs"/>
            <w:rtl/>
          </w:rPr>
          <w:delText xml:space="preserve">  </w:delText>
        </w:r>
      </w:del>
      <w:r>
        <w:rPr>
          <w:rFonts w:hint="cs"/>
          <w:rtl/>
        </w:rPr>
        <w:t xml:space="preserve">- </w:t>
      </w:r>
      <w:r>
        <w:rPr>
          <w:rtl/>
        </w:rPr>
        <w:t xml:space="preserve">גירסא </w:t>
      </w:r>
      <w:ins w:id="93701" w:author="מנוע מכני" w:date="2026-10-11T12:04:40Z">
        <w:r>
          <w:rPr>
            <w:rtl/>
          </w:rPr>
          <w:t xml:space="preserve">סתם</w:t>
        </w:r>
      </w:ins>
      <w:del w:id="93702" w:author="מנוע מכני" w:date="2026-10-11T12:04:40Z">
        <w:r>
          <w:rPr>
            <w:rtl/>
          </w:rPr>
          <w:delText xml:space="preserve">בעלמא</w:delText>
        </w:r>
      </w:del>
      <w:r>
        <w:rPr>
          <w:rtl/>
        </w:rPr>
        <w:t xml:space="preserve">.</w:t>
      </w:r>
    </w:p>
    <w:p>
      <w:pPr>
        <w:pStyle w:val="afffff8"/>
        <w:rPr>
          <w:ins w:id="90159" w:author="קלוד" w:date="2026-10-11T12:32:08Z"/>
        </w:rPr>
      </w:pPr>
      <w:ins w:id="90160" w:author="קלוד" w:date="2026-10-11T12:32:08Z">
        <w:r>
          <w:rPr>
            <w:color w:val="7B3F00"/>
          </w:rPr>
          <w:t xml:space="preserve">'וסמך ידו על ראש השעיר' - ריבוי לר"י ולר"ש</w:t>
        </w:r>
      </w:ins>
    </w:p>
    <w:p w:rsidR="00DA63EC" w:rsidRDefault="00DA63EC" w:rsidP="00DA63EC">
      <w:pPr>
        <w:tabs>
          <w:tab w:val="center" w:pos="2835"/>
        </w:tabs>
        <w:rPr>
          <w:rtl/>
        </w:rPr>
      </w:pPr>
      <w:r>
        <w:rPr>
          <w:rtl/>
        </w:rPr>
        <w:t>•</w:t>
      </w:r>
      <w:r w:rsidRPr="00A71A5E">
        <w:rPr>
          <w:rStyle w:val="afffff0"/>
          <w:rtl/>
        </w:rPr>
        <w:t xml:space="preserve"> </w:t>
      </w:r>
      <w:r w:rsidRPr="00A71A5E">
        <w:rPr>
          <w:rStyle w:val="afffff0"/>
          <w:rFonts w:hint="cs"/>
          <w:rtl/>
        </w:rPr>
        <w:t>'</w:t>
      </w:r>
      <w:ins w:id="90995" w:author="Claude - סמנטי" w:date="2026-10-11T12:27:00Z">
        <w:r>
          <w:rPr>
            <w:rStyle w:val="afffff0"/>
            <w:rtl/>
          </w:rPr>
          <w:t xml:space="preserve">וְסָמַךְ יָדוֹ עַל רֹאשׁ הַשָּׂעִיר</w:t>
        </w:r>
      </w:ins>
      <w:del w:id="90996" w:author="Claude - סמנטי" w:date="2026-10-11T12:27:00Z">
        <w:r w:rsidRPr="00A71A5E">
          <w:rPr>
            <w:rStyle w:val="afffff0"/>
            <w:rtl/>
          </w:rPr>
          <w:delText xml:space="preserve">וסמך ידו על ראש השעיר</w:delText>
        </w:r>
      </w:del>
      <w:r w:rsidRPr="00A71A5E">
        <w:rPr>
          <w:rStyle w:val="afffff0"/>
          <w:rFonts w:hint="cs"/>
          <w:rtl/>
        </w:rPr>
        <w:t xml:space="preserve">' </w:t>
      </w:r>
      <w:r w:rsidRPr="00C73723">
        <w:rPr>
          <w:rStyle w:val="2fb"/>
          <w:rFonts w:hint="cs"/>
          <w:b/>
          <w:bCs/>
          <w:rtl/>
        </w:rPr>
        <w:t>לר</w:t>
      </w:r>
      <w:r>
        <w:rPr>
          <w:rStyle w:val="2fb"/>
          <w:b/>
          <w:bCs/>
          <w:rtl/>
        </w:rPr>
        <w:t>"</w:t>
      </w:r>
      <w:r w:rsidRPr="00C73723">
        <w:rPr>
          <w:rStyle w:val="2fb"/>
          <w:rFonts w:hint="cs"/>
          <w:b/>
          <w:bCs/>
          <w:rtl/>
        </w:rPr>
        <w:t>י</w:t>
      </w:r>
      <w:r>
        <w:rPr>
          <w:rFonts w:hint="cs"/>
          <w:rtl/>
        </w:rPr>
        <w:t>:</w:t>
      </w:r>
      <w:r>
        <w:rPr>
          <w:rtl/>
        </w:rPr>
        <w:t xml:space="preserve"> - לרבות שעיר נחשון לסמיכה, </w:t>
      </w:r>
    </w:p>
    <w:p>
      <w:pPr>
        <w:pStyle w:val="38"/>
        <w:rPr>
          <w:ins w:id="101676" w:author="מנוע מכני" w:date="2026-10-11T12:04:40Z"/>
        </w:rPr>
      </w:pPr>
      <w:r>
        <w:tab/>
      </w:r>
      <w:r w:rsidRPr="00C73723">
        <w:t>ר</w:t>
      </w:r>
      <w:r>
        <w:t>"</w:t>
      </w:r>
      <w:r w:rsidRPr="00C73723">
        <w:t>ש</w:t>
      </w:r>
      <w:r w:rsidRPr="00C73723">
        <w:t>:</w:t>
      </w:r>
    </w:p>
    <w:p w:rsidR="00DA63EC" w:rsidRDefault="00DA63EC" w:rsidP="00DA63EC">
      <w:pPr>
        <w:tabs>
          <w:tab w:val="center" w:pos="2835"/>
        </w:tabs>
        <w:rPr>
          <w:rtl/>
        </w:rPr>
      </w:pPr>
      <w:del w:id="101677" w:author="מנוע מכני" w:date="2026-10-11T12:04:40Z">
        <w:r>
          <w:rPr>
            <w:rtl/>
          </w:rPr>
          <w:delText xml:space="preserve"> </w:delText>
        </w:r>
      </w:del>
      <w:r>
        <w:rPr>
          <w:rtl/>
        </w:rPr>
        <w:t xml:space="preserve">לרבות שעירי </w:t>
      </w:r>
      <w:ins w:id="95899" w:author="מנוע מכני" w:date="2026-10-11T12:04:40Z">
        <w:r>
          <w:rPr>
            <w:rtl/>
          </w:rPr>
          <w:t xml:space="preserve">ע"ז</w:t>
        </w:r>
      </w:ins>
      <w:del w:id="95900" w:author="מנוע מכני" w:date="2026-10-11T12:04:40Z">
        <w:r>
          <w:rPr>
            <w:rtl/>
          </w:rPr>
          <w:delText xml:space="preserve">עבודת כוכבים</w:delText>
        </w:r>
      </w:del>
      <w:r>
        <w:rPr>
          <w:rtl/>
        </w:rPr>
        <w:t xml:space="preserve"> לסמיכה, שהיה </w:t>
      </w:r>
      <w:r>
        <w:rPr>
          <w:rFonts w:hint="cs"/>
          <w:rtl/>
        </w:rPr>
        <w:t>א</w:t>
      </w:r>
      <w:r>
        <w:rPr>
          <w:rtl/>
        </w:rPr>
        <w:t>ומר: כל חטאת שנכנס דמה לפנים טעונה סמיכה.</w:t>
      </w:r>
      <w:r>
        <w:rPr>
          <w:rFonts w:hint="cs"/>
          <w:rtl/>
        </w:rPr>
        <w:t xml:space="preserve"> והך </w:t>
      </w:r>
      <w:r>
        <w:rPr>
          <w:rtl/>
        </w:rPr>
        <w:t>שהיה</w:t>
      </w:r>
      <w:r>
        <w:rPr>
          <w:rFonts w:hint="cs"/>
          <w:rtl/>
        </w:rPr>
        <w:t xml:space="preserve"> אומר</w:t>
      </w:r>
      <w:r>
        <w:rPr>
          <w:rtl/>
        </w:rPr>
        <w:t xml:space="preserve">? סימנא </w:t>
      </w:r>
      <w:ins w:id="93703" w:author="מנוע מכני" w:date="2026-10-11T12:04:40Z">
        <w:r>
          <w:rPr>
            <w:rtl/>
          </w:rPr>
          <w:t xml:space="preserve">סתם</w:t>
        </w:r>
      </w:ins>
      <w:del w:id="93704" w:author="מנוע מכני" w:date="2026-10-11T12:04:40Z">
        <w:r>
          <w:rPr>
            <w:rtl/>
          </w:rPr>
          <w:delText xml:space="preserve">בעלמא</w:delText>
        </w:r>
      </w:del>
      <w:r>
        <w:rPr>
          <w:rtl/>
        </w:rPr>
        <w:t xml:space="preserve">.</w:t>
      </w:r>
    </w:p>
    <w:p w:rsidR="00DA63EC" w:rsidRDefault="00DA63EC" w:rsidP="00DA63EC">
      <w:pPr>
        <w:tabs>
          <w:tab w:val="center" w:pos="2835"/>
        </w:tabs>
        <w:rPr>
          <w:rtl/>
        </w:rPr>
      </w:pPr>
      <w:r>
        <w:rPr>
          <w:rtl/>
        </w:rPr>
        <w:t>ו</w:t>
      </w:r>
      <w:r>
        <w:rPr>
          <w:rFonts w:hint="cs"/>
          <w:rtl/>
        </w:rPr>
        <w:t xml:space="preserve">לא </w:t>
      </w:r>
      <w:r>
        <w:rPr>
          <w:rtl/>
        </w:rPr>
        <w:t>שעיר הנעשה בפנים</w:t>
      </w:r>
      <w:r>
        <w:rPr>
          <w:rFonts w:hint="cs"/>
          <w:rtl/>
        </w:rPr>
        <w:t xml:space="preserve"> -ד</w:t>
      </w:r>
      <w:r>
        <w:rPr>
          <w:rtl/>
        </w:rPr>
        <w:t>דומיא דשעיר נשיא דמכפר על עבירות מצוה ידועה.</w:t>
      </w:r>
    </w:p>
    <w:p w:rsidR="00DA63EC" w:rsidRDefault="00DA63EC" w:rsidP="00DA63EC">
      <w:pPr>
        <w:tabs>
          <w:tab w:val="center" w:pos="2835"/>
        </w:tabs>
        <w:rPr>
          <w:rtl/>
        </w:rPr>
      </w:pPr>
      <w:r>
        <w:rPr>
          <w:rStyle w:val="2fb"/>
          <w:rtl/>
        </w:rPr>
        <w:t xml:space="preserve">ולרבינא</w:t>
      </w:r>
      <w:r>
        <w:rPr>
          <w:rtl/>
        </w:rPr>
        <w:t xml:space="preserve"> דשתי סמיכות בציבור, </w:t>
      </w:r>
      <w:r>
        <w:rPr>
          <w:rFonts w:hint="cs"/>
          <w:rtl/>
        </w:rPr>
        <w:t xml:space="preserve">צריך קרא וצריך להלכתא </w:t>
      </w:r>
    </w:p>
    <w:p w:rsidR="00DA63EC" w:rsidRDefault="00DA63EC" w:rsidP="00DA63EC">
      <w:pPr>
        <w:tabs>
          <w:tab w:val="center" w:pos="2835"/>
        </w:tabs>
        <w:rPr>
          <w:rtl/>
        </w:rPr>
      </w:pPr>
      <w:ins w:id="96407" w:author="מנוע מכני" w:date="2026-10-11T12:04:40Z">
        <w:r>
          <w:rPr>
            <w:rtl/>
          </w:rPr>
          <w:t xml:space="preserve">דאם </w:t>
        </w:r>
      </w:ins>
      <w:del w:id="96408" w:author="מנוע מכני" w:date="2026-10-11T12:04:40Z">
        <w:r>
          <w:rPr>
            <w:rtl/>
          </w:rPr>
          <w:delText xml:space="preserve">דאי </w:delText>
        </w:r>
      </w:del>
      <w:r>
        <w:rPr>
          <w:rtl/>
        </w:rPr>
        <w:t xml:space="preserve">מקרא, </w:t>
      </w:r>
      <w:r>
        <w:rPr>
          <w:rtl/>
        </w:rPr>
        <w:t xml:space="preserve">הו"</w:t>
      </w:r>
      <w:r>
        <w:rPr>
          <w:rFonts w:hint="cs"/>
          <w:rtl/>
        </w:rPr>
        <w:t>א</w:t>
      </w:r>
      <w:r>
        <w:rPr>
          <w:rtl/>
        </w:rPr>
        <w:t xml:space="preserve">: זבחי שלמי ציבור, כי </w:t>
      </w:r>
      <w:ins w:id="95901" w:author="מנוע מכני" w:date="2026-10-11T12:04:40Z">
        <w:r>
          <w:rPr>
            <w:rtl/>
          </w:rPr>
          <w:t xml:space="preserve">קשה</w:t>
        </w:r>
      </w:ins>
      <w:del w:id="95902" w:author="מנוע מכני" w:date="2026-10-11T12:04:40Z">
        <w:r>
          <w:rPr>
            <w:rtl/>
          </w:rPr>
          <w:delText xml:space="preserve">קשיא</w:delText>
        </w:r>
      </w:del>
      <w:r>
        <w:rPr>
          <w:rtl/>
        </w:rPr>
        <w:t xml:space="preserve"> אמתני' דהך פירקא דכל המנחות באות, </w:t>
      </w:r>
    </w:p>
    <w:p>
      <w:pPr>
        <w:pStyle w:val="38"/>
        <w:rPr>
          <w:ins w:id="101678" w:author="מנוע מכני" w:date="2026-10-11T12:04:40Z"/>
        </w:rPr>
      </w:pPr>
      <w:r>
        <w:t>אר</w:t>
      </w:r>
      <w:r>
        <w:t>"</w:t>
      </w:r>
      <w:r>
        <w:t>ש</w:t>
      </w:r>
      <w:r>
        <w:t xml:space="preserve">:</w:t>
      </w:r>
    </w:p>
    <w:p w:rsidR="00DA63EC" w:rsidRDefault="00DA63EC" w:rsidP="00DA63EC">
      <w:pPr>
        <w:tabs>
          <w:tab w:val="center" w:pos="2835"/>
        </w:tabs>
        <w:rPr>
          <w:rtl/>
        </w:rPr>
      </w:pPr>
      <w:del w:id="101679" w:author="מנוע מכני" w:date="2026-10-11T12:04:40Z">
        <w:r>
          <w:rPr>
            <w:rtl/>
          </w:rPr>
          <w:delText xml:space="preserve"> </w:delText>
        </w:r>
      </w:del>
      <w:r>
        <w:rPr>
          <w:rtl/>
        </w:rPr>
        <w:t xml:space="preserve">שלשה מינין טעונין שלש מצות, ליתי בק"ו, ויהו זבחי שלמי ציבור טעונין סמיכה </w:t>
      </w:r>
      <w:r w:rsidRPr="00E105BC">
        <w:rPr>
          <w:spacing w:val="-6"/>
          <w:rtl/>
        </w:rPr>
        <w:t xml:space="preserve">מק"ו</w:t>
      </w:r>
      <w:r w:rsidRPr="00E105BC">
        <w:rPr>
          <w:spacing w:val="-6"/>
          <w:rtl/>
        </w:rPr>
        <w:t xml:space="preserve">: </w:t>
      </w:r>
      <w:r w:rsidRPr="00E105BC">
        <w:rPr>
          <w:rFonts w:hint="cs"/>
          <w:spacing w:val="-6"/>
          <w:rtl/>
        </w:rPr>
        <w:t>ד</w:t>
      </w:r>
      <w:r w:rsidRPr="00E105BC">
        <w:rPr>
          <w:spacing w:val="-6"/>
          <w:rtl/>
        </w:rPr>
        <w:t>מה שלמי יחיד שאין טעונין תנופה חיים טעונין סמיכה חיים וכו</w:t>
      </w:r>
      <w:r w:rsidR="005608A0">
        <w:rPr>
          <w:spacing w:val="-6"/>
          <w:rtl/>
        </w:rPr>
        <w:t>'</w:t>
      </w:r>
      <w:r w:rsidRPr="00E105BC">
        <w:rPr>
          <w:spacing w:val="-6"/>
          <w:rtl/>
        </w:rPr>
        <w:t xml:space="preserve">, </w:t>
      </w:r>
      <w:ins w:id="97689" w:author="מנוע מכני" w:date="2026-10-11T12:04:40Z">
        <w:r>
          <w:rPr>
            <w:spacing w:val="-6"/>
            <w:rtl/>
          </w:rPr>
          <w:t xml:space="preserve">הוצרך</w:t>
        </w:r>
      </w:ins>
      <w:del w:id="97690" w:author="מנוע מכני" w:date="2026-10-11T12:04:40Z">
        <w:r w:rsidRPr="00E105BC">
          <w:rPr>
            <w:spacing w:val="-6"/>
            <w:rtl/>
          </w:rPr>
          <w:delText xml:space="preserve">איצטריך</w:delText>
        </w:r>
      </w:del>
      <w:r w:rsidRPr="00E105BC">
        <w:rPr>
          <w:spacing w:val="-6"/>
          <w:rtl/>
        </w:rPr>
        <w:t xml:space="preserve"> הלכתא</w:t>
      </w:r>
      <w:ins w:id="95367" w:author="מנוע מכני" w:date="2026-10-11T12:04:40Z">
        <w:r>
          <w:rPr>
            <w:spacing w:val="-6"/>
            <w:rtl/>
          </w:rPr>
          <w:t xml:space="preserve">,</w:t>
        </w:r>
      </w:ins>
      <w:del w:id="95368" w:author="מנוע מכני" w:date="2026-10-11T12:04:40Z">
        <w:r w:rsidRPr="00E105BC">
          <w:rPr>
            <w:spacing w:val="-6"/>
            <w:rtl/>
          </w:rPr>
          <w:delText xml:space="preserve">;</w:delText>
        </w:r>
      </w:del>
      <w:r w:rsidRPr="00E105BC">
        <w:rPr>
          <w:spacing w:val="-6"/>
          <w:rtl/>
        </w:rPr>
        <w:t xml:space="preserve"> </w:t>
      </w:r>
    </w:p>
    <w:p w:rsidR="00DA63EC" w:rsidRDefault="00DA63EC" w:rsidP="00DA63EC">
      <w:pPr>
        <w:tabs>
          <w:tab w:val="center" w:pos="2835"/>
        </w:tabs>
        <w:rPr>
          <w:rtl/>
        </w:rPr>
      </w:pPr>
      <w:ins w:id="96409" w:author="מנוע מכני" w:date="2026-10-11T12:04:40Z">
        <w:r>
          <w:rPr>
            <w:rtl/>
          </w:rPr>
          <w:t xml:space="preserve">ואם </w:t>
        </w:r>
      </w:ins>
      <w:del w:id="96410" w:author="מנוע מכני" w:date="2026-10-11T12:04:40Z">
        <w:r>
          <w:rPr>
            <w:rtl/>
          </w:rPr>
          <w:delText xml:space="preserve">ואי </w:delText>
        </w:r>
      </w:del>
      <w:r>
        <w:rPr>
          <w:rtl/>
        </w:rPr>
        <w:t xml:space="preserve">מהלכתא, </w:t>
      </w:r>
      <w:r>
        <w:rPr>
          <w:rtl/>
        </w:rPr>
        <w:t xml:space="preserve">לא</w:t>
      </w:r>
      <w:r>
        <w:rPr>
          <w:rtl/>
        </w:rPr>
        <w:t xml:space="preserve"> </w:t>
      </w:r>
      <w:ins w:id="97691" w:author="מנוע מכני" w:date="2026-10-11T12:04:40Z">
        <w:r>
          <w:rPr>
            <w:rtl/>
          </w:rPr>
          <w:t xml:space="preserve">יודעים</w:t>
        </w:r>
      </w:ins>
      <w:del w:id="97692" w:author="מנוע מכני" w:date="2026-10-11T12:04:40Z">
        <w:r>
          <w:rPr>
            <w:rtl/>
          </w:rPr>
          <w:delText xml:space="preserve">ידעינן</w:delText>
        </w:r>
      </w:del>
      <w:r>
        <w:rPr>
          <w:rtl/>
        </w:rPr>
        <w:t xml:space="preserve"> הי </w:t>
      </w:r>
      <w:ins w:id="93705" w:author="מנוע מכני" w:date="2026-10-11T12:04:40Z">
        <w:r>
          <w:rPr>
            <w:rtl/>
          </w:rPr>
          <w:t xml:space="preserve">הם</w:t>
        </w:r>
      </w:ins>
      <w:del w:id="93706" w:author="מנוע מכני" w:date="2026-10-11T12:04:40Z">
        <w:r>
          <w:rPr>
            <w:rtl/>
          </w:rPr>
          <w:delText xml:space="preserve">נינהו</w:delText>
        </w:r>
      </w:del>
      <w:r>
        <w:rPr>
          <w:rtl/>
        </w:rPr>
        <w:t xml:space="preserve">, </w:t>
      </w:r>
      <w:r>
        <w:rPr>
          <w:rtl/>
        </w:rPr>
        <w:t xml:space="preserve">קמ"</w:t>
      </w:r>
      <w:r>
        <w:rPr>
          <w:rFonts w:hint="cs"/>
          <w:rtl/>
        </w:rPr>
        <w:t xml:space="preserve">ל</w:t>
      </w:r>
      <w:r>
        <w:rPr>
          <w:rFonts w:hint="cs"/>
          <w:rtl/>
        </w:rPr>
        <w:t xml:space="preserve"> </w:t>
      </w:r>
      <w:r>
        <w:rPr>
          <w:rtl/>
        </w:rPr>
        <w:t>דומיא דשעיר נשיא, דמכפר על עבירות מצוה ידועה.</w:t>
      </w:r>
    </w:p>
    <w:p w:rsidR="00DA63EC" w:rsidRDefault="00DA63EC" w:rsidP="00DA63EC">
      <w:pPr>
        <w:pStyle w:val="affffd"/>
        <w:rPr>
          <w:del w:id="90129" w:author="מנוע עיצוב" w:date="2026-10-11T12:09:26Z"/>
          <w:rtl/>
        </w:rPr>
      </w:pPr>
      <w:del w:id="90128" w:author="מנוע עיצוב" w:date="2026-10-11T12:09:26Z">
        <w:r>
          <w:rPr>
            <w:rtl/>
          </w:rPr>
          <w:delText xml:space="preserve">׹</w:delText>
        </w:r>
      </w:del>
    </w:p>
    <w:p w:rsidR="00DA63EC" w:rsidRDefault="00DA63EC" w:rsidP="00DA63EC">
      <w:pPr>
        <w:pStyle w:val="affff1"/>
        <w:ind w:end="0"/>
        <w:rPr>
          <w:rtl/>
        </w:rPr>
        <w:pPrChange w:id="20098" w:author="קלוד" w:date="2026-10-11T09:07:26Z">
          <w:pPr>
            <w:pStyle w:val="affff1"/>
            <w:rPr>
              <w:rtl/>
            </w:rPr>
          </w:pPr>
        </w:pPrChange>
      </w:pPr>
      <w:ins w:id="9862" w:author="מספור קטעי משנה" w:date="2026-10-11T09:35:12Z">
        <w:r>
          <w:rPr>
            <w:rStyle w:val="MisparKeta"/>
          </w:rPr>
          <w:t xml:space="preserve">א. </w:t>
        </w:r>
      </w:ins>
      <w:r>
        <w:rPr>
          <w:rtl/>
        </w:rPr>
        <w:t>כל קרבנות היחיד טעונין סמיכה, חוץ מבכור ומעשר ופסח.</w:t>
      </w:r>
    </w:p>
    <w:p w:rsidR="00DA63EC" w:rsidRDefault="00DA63EC" w:rsidP="00DA63EC">
      <w:pPr>
        <w:tabs>
          <w:tab w:val="center" w:pos="2835"/>
        </w:tabs>
        <w:rPr>
          <w:rtl/>
        </w:rPr>
      </w:pPr>
      <w:r>
        <w:rPr>
          <w:rFonts w:hint="cs"/>
          <w:rtl/>
        </w:rPr>
        <w:t>'</w:t>
      </w:r>
      <w:ins w:id="90997" w:author="Claude - סמנטי" w:date="2026-10-11T12:27:00Z">
        <w:r>
          <w:rPr>
            <w:rStyle w:val="afffff0"/>
            <w:rtl/>
          </w:rPr>
          <w:t xml:space="preserve">קָרְבָּנוֹ</w:t>
        </w:r>
      </w:ins>
      <w:del w:id="90998" w:author="Claude - סמנטי" w:date="2026-10-11T12:27:00Z">
        <w:r>
          <w:rPr>
            <w:rtl/>
          </w:rPr>
          <w:delText xml:space="preserve">קרבנו</w:delText>
        </w:r>
      </w:del>
      <w:r>
        <w:rPr>
          <w:rFonts w:hint="cs"/>
          <w:rtl/>
        </w:rPr>
        <w:t>'</w:t>
      </w:r>
      <w:r>
        <w:rPr>
          <w:rtl/>
        </w:rPr>
        <w:t xml:space="preserve"> - ולא הבכור, </w:t>
      </w:r>
      <w:r>
        <w:rPr>
          <w:rFonts w:hint="cs"/>
          <w:rtl/>
        </w:rPr>
        <w:t xml:space="preserve">דלא ניצא </w:t>
      </w:r>
      <w:r>
        <w:rPr>
          <w:rFonts w:hint="cs"/>
          <w:rtl/>
        </w:rPr>
        <w:t xml:space="preserve">ק</w:t>
      </w:r>
      <w:r>
        <w:rPr>
          <w:rtl/>
        </w:rPr>
        <w:t>"</w:t>
      </w:r>
      <w:r>
        <w:rPr>
          <w:rFonts w:hint="cs"/>
          <w:rtl/>
        </w:rPr>
        <w:t xml:space="preserve">ו</w:t>
      </w:r>
      <w:r>
        <w:rPr>
          <w:rFonts w:hint="cs"/>
          <w:rtl/>
        </w:rPr>
        <w:t xml:space="preserve"> משלמים שאין קדושתן מרחם וטעונין סמיכה </w:t>
      </w:r>
    </w:p>
    <w:p w:rsidR="00DA63EC" w:rsidRPr="00FE1B89" w:rsidRDefault="00DA63EC" w:rsidP="00DA63EC">
      <w:pPr>
        <w:tabs>
          <w:tab w:val="center" w:pos="2835"/>
        </w:tabs>
        <w:rPr>
          <w:spacing w:val="-2"/>
          <w:rtl/>
        </w:rPr>
      </w:pPr>
      <w:del w:id="90261" w:author="מנוע מכני" w:date="2026-10-11T12:04:40Z">
        <w:r w:rsidRPr="00FE1B89">
          <w:rPr>
            <w:spacing w:val="-2"/>
            <w:rtl/>
          </w:rPr>
          <w:delText xml:space="preserve"> </w:delText>
        </w:r>
      </w:del>
      <w:r w:rsidRPr="00FE1B89">
        <w:rPr>
          <w:spacing w:val="-2"/>
          <w:rtl/>
        </w:rPr>
        <w:t xml:space="preserve">'</w:t>
      </w:r>
      <w:ins w:id="90999" w:author="Claude - סמנטי" w:date="2026-10-11T12:27:00Z">
        <w:r>
          <w:rPr>
            <w:rStyle w:val="afffff0"/>
            <w:spacing w:val="-2"/>
            <w:rtl/>
          </w:rPr>
          <w:t xml:space="preserve">קָרְבָּנוֹ</w:t>
        </w:r>
      </w:ins>
      <w:del w:id="91000" w:author="Claude - סמנטי" w:date="2026-10-11T12:27:00Z">
        <w:r w:rsidRPr="00FE1B89">
          <w:rPr>
            <w:spacing w:val="-2"/>
            <w:rtl/>
          </w:rPr>
          <w:delText xml:space="preserve">קרבנו</w:delText>
        </w:r>
      </w:del>
      <w:r w:rsidRPr="00FE1B89">
        <w:rPr>
          <w:rFonts w:hint="cs"/>
          <w:spacing w:val="-2"/>
          <w:rtl/>
        </w:rPr>
        <w:t>'</w:t>
      </w:r>
      <w:r w:rsidRPr="00FE1B89">
        <w:rPr>
          <w:spacing w:val="-2"/>
          <w:rtl/>
        </w:rPr>
        <w:t xml:space="preserve"> - ולא מעשר</w:t>
      </w:r>
      <w:r w:rsidRPr="00FE1B89">
        <w:rPr>
          <w:rFonts w:hint="cs"/>
          <w:spacing w:val="-2"/>
          <w:rtl/>
        </w:rPr>
        <w:t xml:space="preserve"> דלא נימא </w:t>
      </w:r>
      <w:r w:rsidRPr="00FE1B89">
        <w:rPr>
          <w:rFonts w:hint="cs"/>
          <w:spacing w:val="-2"/>
          <w:rtl/>
        </w:rPr>
        <w:t xml:space="preserve">ק</w:t>
      </w:r>
      <w:r w:rsidRPr="00FE1B89">
        <w:rPr>
          <w:spacing w:val="-2"/>
          <w:rtl/>
        </w:rPr>
        <w:t>"</w:t>
      </w:r>
      <w:r w:rsidRPr="00FE1B89">
        <w:rPr>
          <w:rFonts w:hint="cs"/>
          <w:spacing w:val="-2"/>
          <w:rtl/>
        </w:rPr>
        <w:t xml:space="preserve">ו</w:t>
      </w:r>
      <w:r w:rsidRPr="00FE1B89">
        <w:rPr>
          <w:rFonts w:hint="cs"/>
          <w:spacing w:val="-2"/>
          <w:rtl/>
        </w:rPr>
        <w:t xml:space="preserve"> מ</w:t>
      </w:r>
      <w:r w:rsidRPr="00FE1B89">
        <w:rPr>
          <w:spacing w:val="-2"/>
          <w:rtl/>
        </w:rPr>
        <w:t xml:space="preserve">שלמים שאין מקדשין לפניהם ולאחריהם </w:t>
      </w:r>
      <w:r w:rsidRPr="00FE1B89">
        <w:rPr>
          <w:rFonts w:hint="cs"/>
          <w:spacing w:val="-2"/>
          <w:rtl/>
        </w:rPr>
        <w:t>ו</w:t>
      </w:r>
      <w:r w:rsidRPr="00FE1B89">
        <w:rPr>
          <w:spacing w:val="-2"/>
          <w:rtl/>
        </w:rPr>
        <w:t xml:space="preserve">טעונין סמיכה, </w:t>
      </w:r>
    </w:p>
    <w:p w:rsidR="00DA63EC" w:rsidRDefault="00DA63EC" w:rsidP="00DA63EC">
      <w:pPr>
        <w:tabs>
          <w:tab w:val="center" w:pos="2835"/>
        </w:tabs>
        <w:rPr>
          <w:rtl/>
        </w:rPr>
      </w:pPr>
      <w:r>
        <w:rPr>
          <w:rtl/>
        </w:rPr>
        <w:t xml:space="preserve">קרבנו - ולא פסח, </w:t>
      </w:r>
      <w:r>
        <w:rPr>
          <w:rFonts w:hint="cs"/>
          <w:rtl/>
        </w:rPr>
        <w:t xml:space="preserve">דלא נימא </w:t>
      </w:r>
      <w:r>
        <w:rPr>
          <w:rFonts w:hint="cs"/>
          <w:rtl/>
        </w:rPr>
        <w:t xml:space="preserve">ק</w:t>
      </w:r>
      <w:r>
        <w:rPr>
          <w:rtl/>
        </w:rPr>
        <w:t>"</w:t>
      </w:r>
      <w:r>
        <w:rPr>
          <w:rFonts w:hint="cs"/>
          <w:rtl/>
        </w:rPr>
        <w:t xml:space="preserve">ו</w:t>
      </w:r>
      <w:r>
        <w:rPr>
          <w:rFonts w:hint="cs"/>
          <w:rtl/>
        </w:rPr>
        <w:t xml:space="preserve"> משלמים </w:t>
      </w:r>
      <w:r>
        <w:rPr>
          <w:rtl/>
        </w:rPr>
        <w:t xml:space="preserve">שאינו בעמוד והבא טעונין סמיכה, </w:t>
      </w:r>
    </w:p>
    <w:p w:rsidR="00DA63EC" w:rsidRDefault="00DA63EC" w:rsidP="00DA63EC">
      <w:pPr>
        <w:tabs>
          <w:tab w:val="center" w:pos="2835"/>
        </w:tabs>
        <w:rPr>
          <w:rtl/>
        </w:rPr>
      </w:pPr>
      <w:r>
        <w:rPr>
          <w:rtl/>
        </w:rPr>
        <w:tab/>
      </w:r>
      <w:r>
        <w:rPr>
          <w:rFonts w:hint="cs"/>
          <w:rtl/>
        </w:rPr>
        <w:t xml:space="preserve">ואפי' </w:t>
      </w:r>
      <w:ins w:id="91989" w:author="מנוע מכני" w:date="2026-10-11T12:04:40Z">
        <w:r>
          <w:rPr>
            <w:rFonts w:hint="cs"/>
            <w:rtl/>
          </w:rPr>
          <w:t xml:space="preserve">דיש</w:t>
        </w:r>
      </w:ins>
      <w:del w:id="91990" w:author="מנוע מכני" w:date="2026-10-11T12:04:40Z">
        <w:r>
          <w:rPr>
            <w:rFonts w:hint="cs"/>
            <w:rtl/>
          </w:rPr>
          <w:delText xml:space="preserve">ד</w:delText>
        </w:r>
        <w:r>
          <w:rPr>
            <w:rtl/>
          </w:rPr>
          <w:delText xml:space="preserve">איכא</w:delText>
        </w:r>
      </w:del>
      <w:r>
        <w:rPr>
          <w:rtl/>
        </w:rPr>
        <w:t xml:space="preserve"> </w:t>
      </w:r>
      <w:ins w:id="97805" w:author="מנוע מכני" w:date="2026-10-11T12:04:40Z">
        <w:r>
          <w:rPr>
            <w:rtl/>
          </w:rPr>
          <w:t xml:space="preserve">להקשות</w:t>
        </w:r>
      </w:ins>
      <w:del w:id="97806" w:author="מנוע מכני" w:date="2026-10-11T12:04:40Z">
        <w:r>
          <w:rPr>
            <w:rtl/>
          </w:rPr>
          <w:delText xml:space="preserve">למיפרך</w:delText>
        </w:r>
      </w:del>
      <w:r>
        <w:rPr>
          <w:rtl/>
        </w:rPr>
        <w:t xml:space="preserve">: מה לשלמים שכן טעונין נסכים ותנופת חזה ושוק!</w:t>
      </w:r>
      <w:r>
        <w:rPr>
          <w:rFonts w:hint="cs"/>
          <w:rtl/>
        </w:rPr>
        <w:t xml:space="preserve"> -</w:t>
      </w:r>
      <w:r>
        <w:rPr>
          <w:rtl/>
        </w:rPr>
        <w:t xml:space="preserve">קראי אסמכתא </w:t>
      </w:r>
      <w:ins w:id="93707" w:author="מנוע מכני" w:date="2026-10-11T12:04:40Z">
        <w:r>
          <w:rPr>
            <w:rtl/>
          </w:rPr>
          <w:t xml:space="preserve">סתם</w:t>
        </w:r>
      </w:ins>
      <w:del w:id="93708" w:author="מנוע מכני" w:date="2026-10-11T12:04:40Z">
        <w:r>
          <w:rPr>
            <w:rtl/>
          </w:rPr>
          <w:delText xml:space="preserve">בעלמא</w:delText>
        </w:r>
      </w:del>
      <w:r>
        <w:rPr>
          <w:rtl/>
        </w:rPr>
        <w:t xml:space="preserve">.</w:t>
      </w:r>
    </w:p>
    <w:p w:rsidR="00DA63EC" w:rsidRDefault="00DA63EC" w:rsidP="00DA63EC">
      <w:pPr>
        <w:pStyle w:val="afff3"/>
        <w:framePr w:wrap="around"/>
        <w:rPr>
          <w:rtl/>
        </w:rPr>
      </w:pPr>
      <w:r>
        <w:rPr>
          <w:rFonts w:hint="cs"/>
          <w:rtl/>
        </w:rPr>
        <w:t>צג.</w:t>
      </w:r>
    </w:p>
    <w:p w:rsidR="00DA63EC" w:rsidRPr="00FE1B89" w:rsidRDefault="00DA63EC" w:rsidP="00DA63EC">
      <w:pPr>
        <w:tabs>
          <w:tab w:val="center" w:pos="2835"/>
        </w:tabs>
        <w:rPr>
          <w:spacing w:val="-4"/>
          <w:rtl/>
        </w:rPr>
      </w:pPr>
      <w:r w:rsidRPr="00FE1B89">
        <w:rPr>
          <w:rFonts w:hint="cs"/>
          <w:spacing w:val="-4"/>
          <w:rtl/>
        </w:rPr>
        <w:t>וקראי</w:t>
      </w:r>
      <w:r w:rsidRPr="00FE1B89">
        <w:rPr>
          <w:rStyle w:val="afffff0"/>
          <w:spacing w:val="-4"/>
          <w:rtl/>
        </w:rPr>
        <w:t xml:space="preserve"> </w:t>
      </w:r>
      <w:r w:rsidRPr="00FE1B89">
        <w:rPr>
          <w:rStyle w:val="afffff0"/>
          <w:rFonts w:hint="cs"/>
          <w:spacing w:val="-4"/>
          <w:rtl/>
        </w:rPr>
        <w:t>'</w:t>
      </w:r>
      <w:ins w:id="91005" w:author="Claude - סמנטי" w:date="2026-10-11T12:27:00Z">
        <w:r>
          <w:rPr>
            <w:rStyle w:val="afffff0"/>
            <w:spacing w:val="-4"/>
            <w:rtl/>
          </w:rPr>
          <w:t xml:space="preserve">קָרְבָּנוֹ</w:t>
        </w:r>
      </w:ins>
      <w:del w:id="91006" w:author="Claude - סמנטי" w:date="2026-10-11T12:27:00Z">
        <w:r w:rsidRPr="00FE1B89">
          <w:rPr>
            <w:rStyle w:val="afffff0"/>
            <w:spacing w:val="-4"/>
            <w:rtl/>
          </w:rPr>
          <w:delText xml:space="preserve">קרבנו</w:delText>
        </w:r>
      </w:del>
      <w:r w:rsidRPr="00FE1B89">
        <w:rPr>
          <w:rStyle w:val="afffff0"/>
          <w:rFonts w:hint="cs"/>
          <w:spacing w:val="-4"/>
          <w:rtl/>
        </w:rPr>
        <w:t>'</w:t>
      </w:r>
      <w:r w:rsidRPr="00FE1B89">
        <w:rPr>
          <w:rStyle w:val="afffff0"/>
          <w:spacing w:val="-4"/>
          <w:rtl/>
        </w:rPr>
        <w:t xml:space="preserve"> </w:t>
      </w:r>
      <w:r w:rsidRPr="00FE1B89">
        <w:rPr>
          <w:spacing w:val="-4"/>
          <w:rtl/>
        </w:rPr>
        <w:t>- ולא קרבן חבירו,</w:t>
      </w:r>
      <w:r w:rsidRPr="00FE1B89">
        <w:rPr>
          <w:rStyle w:val="afffff0"/>
          <w:spacing w:val="-4"/>
          <w:rtl/>
        </w:rPr>
        <w:t xml:space="preserve"> </w:t>
      </w:r>
      <w:r w:rsidRPr="00FE1B89">
        <w:rPr>
          <w:rStyle w:val="afffff0"/>
          <w:rFonts w:hint="cs"/>
          <w:spacing w:val="-4"/>
          <w:rtl/>
        </w:rPr>
        <w:t>'</w:t>
      </w:r>
      <w:ins w:id="91003" w:author="Claude - סמנטי" w:date="2026-10-11T12:27:00Z">
        <w:r>
          <w:rPr>
            <w:rStyle w:val="afffff0"/>
            <w:spacing w:val="-4"/>
            <w:rtl/>
          </w:rPr>
          <w:t xml:space="preserve">קָרְבָּנוֹ</w:t>
        </w:r>
      </w:ins>
      <w:del w:id="91004" w:author="Claude - סמנטי" w:date="2026-10-11T12:27:00Z">
        <w:r w:rsidRPr="00FE1B89">
          <w:rPr>
            <w:rStyle w:val="afffff0"/>
            <w:spacing w:val="-4"/>
            <w:rtl/>
          </w:rPr>
          <w:delText xml:space="preserve">קרבנו</w:delText>
        </w:r>
      </w:del>
      <w:r w:rsidRPr="00FE1B89">
        <w:rPr>
          <w:rStyle w:val="afffff0"/>
          <w:rFonts w:hint="cs"/>
          <w:spacing w:val="-4"/>
          <w:rtl/>
        </w:rPr>
        <w:t>'</w:t>
      </w:r>
      <w:r w:rsidRPr="00FE1B89">
        <w:rPr>
          <w:rStyle w:val="afffff0"/>
          <w:spacing w:val="-4"/>
          <w:rtl/>
        </w:rPr>
        <w:t xml:space="preserve"> </w:t>
      </w:r>
      <w:r w:rsidRPr="00FE1B89">
        <w:rPr>
          <w:spacing w:val="-4"/>
          <w:rtl/>
        </w:rPr>
        <w:t xml:space="preserve">- ולא קרבן </w:t>
      </w:r>
      <w:ins w:id="97157" w:author="מנוע מכני" w:date="2026-10-11T12:04:40Z">
        <w:r>
          <w:rPr>
            <w:spacing w:val="-4"/>
            <w:rtl/>
          </w:rPr>
          <w:t xml:space="preserve">נכרי</w:t>
        </w:r>
      </w:ins>
      <w:del w:id="97158" w:author="מנוע מכני" w:date="2026-10-11T12:04:40Z">
        <w:r w:rsidRPr="00FE1B89">
          <w:rPr>
            <w:spacing w:val="-4"/>
            <w:rtl/>
          </w:rPr>
          <w:delText xml:space="preserve">עכו"ם</w:delText>
        </w:r>
      </w:del>
      <w:r w:rsidRPr="00FE1B89">
        <w:rPr>
          <w:spacing w:val="-4"/>
          <w:rtl/>
        </w:rPr>
        <w:t xml:space="preserve">,</w:t>
      </w:r>
      <w:r w:rsidRPr="00FE1B89">
        <w:rPr>
          <w:rStyle w:val="afffff0"/>
          <w:spacing w:val="-4"/>
          <w:rtl/>
        </w:rPr>
        <w:t xml:space="preserve"> </w:t>
      </w:r>
      <w:r w:rsidRPr="00FE1B89">
        <w:rPr>
          <w:rStyle w:val="afffff0"/>
          <w:rFonts w:hint="cs"/>
          <w:spacing w:val="-4"/>
          <w:rtl/>
        </w:rPr>
        <w:t>'</w:t>
      </w:r>
      <w:ins w:id="91001" w:author="Claude - סמנטי" w:date="2026-10-11T12:27:00Z">
        <w:r>
          <w:rPr>
            <w:rStyle w:val="afffff0"/>
            <w:spacing w:val="-4"/>
            <w:rtl/>
          </w:rPr>
          <w:t xml:space="preserve">קָרְבָּנוֹ</w:t>
        </w:r>
      </w:ins>
      <w:del w:id="91002" w:author="Claude - סמנטי" w:date="2026-10-11T12:27:00Z">
        <w:r w:rsidRPr="00FE1B89">
          <w:rPr>
            <w:rStyle w:val="afffff0"/>
            <w:spacing w:val="-4"/>
            <w:rtl/>
          </w:rPr>
          <w:delText xml:space="preserve">קרבנו</w:delText>
        </w:r>
      </w:del>
      <w:r w:rsidRPr="00FE1B89">
        <w:rPr>
          <w:rStyle w:val="afffff0"/>
          <w:rFonts w:hint="cs"/>
          <w:spacing w:val="-4"/>
          <w:rtl/>
        </w:rPr>
        <w:t>'</w:t>
      </w:r>
      <w:r w:rsidRPr="00FE1B89">
        <w:rPr>
          <w:rStyle w:val="afffff0"/>
          <w:spacing w:val="-4"/>
          <w:rtl/>
        </w:rPr>
        <w:t xml:space="preserve"> </w:t>
      </w:r>
      <w:r w:rsidRPr="00FE1B89">
        <w:rPr>
          <w:spacing w:val="-4"/>
          <w:rtl/>
        </w:rPr>
        <w:t>- לרבות כל בעלי קרבן לסמיכה.</w:t>
      </w:r>
    </w:p>
    <w:p w:rsidR="00DA63EC" w:rsidRDefault="00DA63EC" w:rsidP="00DA63EC">
      <w:pPr>
        <w:pStyle w:val="affffd"/>
        <w:rPr>
          <w:del w:id="90131" w:author="מנוע עיצוב" w:date="2026-10-11T12:09:26Z"/>
          <w:rtl/>
        </w:rPr>
      </w:pPr>
      <w:del w:id="90130" w:author="מנוע עיצוב" w:date="2026-10-11T12:09:26Z">
        <w:r>
          <w:rPr>
            <w:rtl/>
          </w:rPr>
          <w:delText xml:space="preserve">׹</w:delText>
        </w:r>
      </w:del>
    </w:p>
    <w:p w:rsidR="00DA63EC" w:rsidRDefault="00DA63EC" w:rsidP="00DA63EC">
      <w:pPr>
        <w:pStyle w:val="affff1"/>
        <w:ind w:end="0"/>
        <w:rPr>
          <w:rtl/>
        </w:rPr>
        <w:pPrChange w:id="20099" w:author="קלוד" w:date="2026-10-11T09:07:26Z">
          <w:pPr>
            <w:pStyle w:val="affff1"/>
            <w:rPr>
              <w:rtl/>
            </w:rPr>
          </w:pPr>
        </w:pPrChange>
      </w:pPr>
      <w:ins w:id="9863" w:author="מספור קטעי משנה" w:date="2026-10-11T09:35:12Z">
        <w:r>
          <w:rPr>
            <w:rStyle w:val="MisparKeta"/>
          </w:rPr>
          <w:t xml:space="preserve">א. </w:t>
        </w:r>
      </w:ins>
      <w:r>
        <w:rPr>
          <w:rtl/>
        </w:rPr>
        <w:t>היורש סומך.</w:t>
      </w:r>
    </w:p>
    <w:p>
      <w:pPr>
        <w:pStyle w:val="38"/>
        <w:rPr>
          <w:ins w:id="101680" w:author="מנוע מכני" w:date="2026-10-11T12:04:40Z"/>
        </w:rPr>
      </w:pPr>
      <w:r>
        <w:t>תני ר"</w:t>
      </w:r>
      <w:r>
        <w:t>ח לפני רבא</w:t>
      </w:r>
      <w:r>
        <w:t xml:space="preserve">:</w:t>
      </w:r>
    </w:p>
    <w:p w:rsidR="00DA63EC" w:rsidRDefault="00DA63EC" w:rsidP="00DA63EC">
      <w:pPr>
        <w:tabs>
          <w:tab w:val="center" w:pos="2835"/>
        </w:tabs>
        <w:rPr>
          <w:rtl/>
        </w:rPr>
      </w:pPr>
      <w:del w:id="101681" w:author="מנוע מכני" w:date="2026-10-11T12:04:40Z">
        <w:r>
          <w:rPr>
            <w:rtl/>
          </w:rPr>
          <w:delText xml:space="preserve"> </w:delText>
        </w:r>
      </w:del>
      <w:r>
        <w:rPr>
          <w:rtl/>
        </w:rPr>
        <w:t xml:space="preserve">יורש אינו סומך, יורש אינו </w:t>
      </w:r>
      <w:ins w:id="97693" w:author="מנוע מכני" w:date="2026-10-11T12:04:40Z">
        <w:r>
          <w:rPr>
            <w:rtl/>
          </w:rPr>
          <w:t xml:space="preserve">לומר</w:t>
        </w:r>
      </w:ins>
      <w:del w:id="97694" w:author="מנוע מכני" w:date="2026-10-11T12:04:40Z">
        <w:r>
          <w:rPr>
            <w:rtl/>
          </w:rPr>
          <w:delText xml:space="preserve">מימר</w:delText>
        </w:r>
      </w:del>
      <w:r>
        <w:rPr>
          <w:rtl/>
        </w:rPr>
        <w:t xml:space="preserve">.</w:t>
      </w:r>
    </w:p>
    <w:p>
      <w:pPr>
        <w:pStyle w:val="38"/>
        <w:rPr>
          <w:ins w:id="101682" w:author="מנוע מכני" w:date="2026-10-11T12:04:40Z"/>
        </w:rPr>
      </w:pPr>
      <w:r>
        <w:t xml:space="preserve">והא </w:t>
      </w:r>
      <w:r>
        <w:t xml:space="preserve">תנן</w:t>
      </w:r>
      <w:r>
        <w:t xml:space="preserve">:</w:t>
      </w:r>
    </w:p>
    <w:p w:rsidR="00DA63EC" w:rsidRDefault="00DA63EC" w:rsidP="00DA63EC">
      <w:pPr>
        <w:tabs>
          <w:tab w:val="center" w:pos="2835"/>
        </w:tabs>
        <w:rPr>
          <w:rtl/>
        </w:rPr>
      </w:pPr>
      <w:del w:id="101683" w:author="מנוע מכני" w:date="2026-10-11T12:04:40Z">
        <w:r>
          <w:rPr>
            <w:rtl/>
          </w:rPr>
          <w:delText xml:space="preserve"> </w:delText>
        </w:r>
      </w:del>
      <w:r>
        <w:rPr>
          <w:rtl/>
        </w:rPr>
        <w:t xml:space="preserve">היורש סומך, ומביא את נסכיו, </w:t>
      </w:r>
      <w:ins w:id="97695" w:author="מנוע מכני" w:date="2026-10-11T12:04:40Z">
        <w:r>
          <w:rPr>
            <w:rtl/>
          </w:rPr>
          <w:t xml:space="preserve">ולומר</w:t>
        </w:r>
      </w:ins>
      <w:del w:id="97696" w:author="מנוע מכני" w:date="2026-10-11T12:04:40Z">
        <w:r>
          <w:rPr>
            <w:rtl/>
          </w:rPr>
          <w:delText xml:space="preserve">ומימר</w:delText>
        </w:r>
      </w:del>
      <w:r>
        <w:rPr>
          <w:rtl/>
        </w:rPr>
        <w:t xml:space="preserve">!</w:t>
      </w:r>
    </w:p>
    <w:p>
      <w:pPr>
        <w:pStyle w:val="38"/>
        <w:rPr>
          <w:ins w:id="101684" w:author="מנוע מכני" w:date="2026-10-11T12:04:40Z"/>
        </w:rPr>
      </w:pPr>
      <w:r>
        <w:t>א</w:t>
      </w:r>
      <w:r>
        <w:t>"</w:t>
      </w:r>
      <w:r>
        <w:t>ל</w:t>
      </w:r>
      <w:r>
        <w:t xml:space="preserve">:</w:t>
      </w:r>
    </w:p>
    <w:p w:rsidR="00DA63EC" w:rsidRDefault="00DA63EC" w:rsidP="00DA63EC">
      <w:pPr>
        <w:tabs>
          <w:tab w:val="center" w:pos="2835"/>
        </w:tabs>
        <w:rPr>
          <w:rtl/>
        </w:rPr>
      </w:pPr>
      <w:del w:id="101685" w:author="מנוע מכני" w:date="2026-10-11T12:04:40Z">
        <w:r>
          <w:rPr>
            <w:rtl/>
          </w:rPr>
          <w:delText xml:space="preserve"> </w:delText>
        </w:r>
      </w:del>
      <w:r>
        <w:rPr>
          <w:rtl/>
        </w:rPr>
        <w:t xml:space="preserve">איפכא? </w:t>
      </w:r>
      <w:r>
        <w:rPr>
          <w:rtl/>
        </w:rPr>
        <w:t xml:space="preserve">א"ל</w:t>
      </w:r>
      <w:r>
        <w:rPr>
          <w:rtl/>
        </w:rPr>
        <w:t xml:space="preserve">: </w:t>
      </w:r>
      <w:r>
        <w:rPr>
          <w:rtl/>
        </w:rPr>
        <w:t xml:space="preserve">לא</w:t>
      </w:r>
      <w:r>
        <w:rPr>
          <w:rtl/>
        </w:rPr>
        <w:t xml:space="preserve">, מתניתין </w:t>
      </w:r>
      <w:r>
        <w:rPr>
          <w:rStyle w:val="2fb"/>
          <w:rFonts w:hint="cs"/>
          <w:rtl/>
        </w:rPr>
        <w:t>ר</w:t>
      </w:r>
      <w:r>
        <w:rPr>
          <w:rStyle w:val="2fb"/>
          <w:rtl/>
        </w:rPr>
        <w:t>"</w:t>
      </w:r>
      <w:r>
        <w:rPr>
          <w:rStyle w:val="2fb"/>
          <w:rFonts w:hint="cs"/>
          <w:rtl/>
        </w:rPr>
        <w:t xml:space="preserve">י</w:t>
      </w:r>
      <w:r>
        <w:rPr>
          <w:rFonts w:hint="cs"/>
          <w:rtl/>
        </w:rPr>
        <w:t xml:space="preserve"> היא ד</w:t>
      </w:r>
      <w:r>
        <w:rPr>
          <w:rtl/>
        </w:rPr>
        <w:t xml:space="preserve">יורש סומך, יורש </w:t>
      </w:r>
      <w:ins w:id="97697" w:author="מנוע מכני" w:date="2026-10-11T12:04:40Z">
        <w:r>
          <w:rPr>
            <w:rtl/>
          </w:rPr>
          <w:t xml:space="preserve">לומר</w:t>
        </w:r>
      </w:ins>
      <w:del w:id="97698" w:author="מנוע מכני" w:date="2026-10-11T12:04:40Z">
        <w:r>
          <w:rPr>
            <w:rtl/>
          </w:rPr>
          <w:delText xml:space="preserve">מימר</w:delText>
        </w:r>
      </w:del>
      <w:ins w:id="95369" w:author="מנוע מכני" w:date="2026-10-11T12:04:40Z">
        <w:r>
          <w:rPr>
            <w:rtl/>
          </w:rPr>
          <w:t xml:space="preserve">,</w:t>
        </w:r>
      </w:ins>
      <w:del w:id="95370" w:author="מנוע מכני" w:date="2026-10-11T12:04:40Z">
        <w:r>
          <w:rPr>
            <w:rtl/>
          </w:rPr>
          <w:delText xml:space="preserve">;</w:delText>
        </w:r>
      </w:del>
      <w:r>
        <w:rPr>
          <w:rtl/>
        </w:rPr>
        <w:t xml:space="preserve"> </w:t>
      </w:r>
    </w:p>
    <w:p>
      <w:pPr>
        <w:pStyle w:val="38"/>
        <w:rPr>
          <w:ins w:id="101686" w:author="מנוע מכני" w:date="2026-10-11T12:04:40Z"/>
        </w:rPr>
      </w:pPr>
      <w:r>
        <w:lastRenderedPageBreak/>
        <w:tab/>
      </w:r>
      <w:r>
        <w:t>ר</w:t>
      </w:r>
      <w:r>
        <w:t>"</w:t>
      </w:r>
      <w:r>
        <w:t>י</w:t>
      </w:r>
      <w:r>
        <w:t xml:space="preserve">:</w:t>
      </w:r>
    </w:p>
    <w:p w:rsidR="00DA63EC" w:rsidRDefault="00DA63EC" w:rsidP="00DA63EC">
      <w:pPr>
        <w:tabs>
          <w:tab w:val="center" w:pos="2835"/>
        </w:tabs>
        <w:rPr>
          <w:rtl/>
        </w:rPr>
      </w:pPr>
      <w:del w:id="101687" w:author="מנוע מכני" w:date="2026-10-11T12:04:40Z">
        <w:r>
          <w:rPr>
            <w:rtl/>
          </w:rPr>
          <w:delText xml:space="preserve"> </w:delText>
        </w:r>
      </w:del>
      <w:r>
        <w:rPr>
          <w:rtl/>
        </w:rPr>
        <w:t xml:space="preserve">יורש אינו סומך, יורש אינו </w:t>
      </w:r>
      <w:ins w:id="97699" w:author="מנוע מכני" w:date="2026-10-11T12:04:40Z">
        <w:r>
          <w:rPr>
            <w:rtl/>
          </w:rPr>
          <w:t xml:space="preserve">לומר</w:t>
        </w:r>
      </w:ins>
      <w:del w:id="97700" w:author="מנוע מכני" w:date="2026-10-11T12:04:40Z">
        <w:r>
          <w:rPr>
            <w:rtl/>
          </w:rPr>
          <w:delText xml:space="preserve">מימר</w:delText>
        </w:r>
      </w:del>
      <w:r>
        <w:rPr>
          <w:rtl/>
        </w:rPr>
        <w:t xml:space="preserve">.</w:t>
      </w:r>
    </w:p>
    <w:p>
      <w:pPr>
        <w:pStyle w:val="afffff8"/>
        <w:rPr>
          <w:ins w:id="90157" w:author="קלוד" w:date="2026-10-11T12:32:08Z"/>
        </w:rPr>
      </w:pPr>
      <w:ins w:id="90158" w:author="קלוד" w:date="2026-10-11T12:32:08Z">
        <w:r>
          <w:rPr>
            <w:color w:val="7B3F00"/>
          </w:rPr>
          <w:t xml:space="preserve">יורש סומך - טעמי ר"י ורבנן</w:t>
        </w:r>
      </w:ins>
    </w:p>
    <w:p>
      <w:pPr>
        <w:pStyle w:val="38"/>
        <w:rPr>
          <w:ins w:id="101688" w:author="מנוע מכני" w:date="2026-10-11T12:04:40Z"/>
        </w:rPr>
      </w:pPr>
      <w:del w:id="90262" w:author="מנוע מכני" w:date="2026-10-11T12:04:40Z">
        <w:r w:rsidRPr="00FE1B89">
          <w:delText xml:space="preserve"> </w:delText>
        </w:r>
      </w:del>
      <w:r w:rsidRPr="00FE1B89">
        <w:t xml:space="preserve">דר</w:t>
      </w:r>
      <w:r w:rsidRPr="00FE1B89">
        <w:t>"</w:t>
      </w:r>
      <w:r w:rsidRPr="00FE1B89">
        <w:t xml:space="preserve">י:</w:t>
      </w:r>
    </w:p>
    <w:p w:rsidR="00DA63EC" w:rsidRPr="00FE1B89" w:rsidRDefault="00DA63EC" w:rsidP="00DA63EC">
      <w:pPr>
        <w:tabs>
          <w:tab w:val="center" w:pos="2835"/>
        </w:tabs>
        <w:rPr>
          <w:spacing w:val="-2"/>
          <w:rtl/>
        </w:rPr>
      </w:pPr>
      <w:del w:id="101689" w:author="מנוע מכני" w:date="2026-10-11T12:04:40Z">
        <w:r w:rsidRPr="00FE1B89">
          <w:rPr>
            <w:rFonts w:hint="cs"/>
            <w:spacing w:val="-2"/>
            <w:rtl/>
          </w:rPr>
          <w:delText xml:space="preserve"> </w:delText>
        </w:r>
      </w:del>
      <w:r w:rsidRPr="00FE1B89">
        <w:rPr>
          <w:rStyle w:val="afffff0"/>
          <w:rFonts w:hint="cs"/>
          <w:spacing w:val="-2"/>
          <w:rtl/>
        </w:rPr>
        <w:t>ד'</w:t>
      </w:r>
      <w:ins w:id="91007" w:author="Claude - סמנטי" w:date="2026-10-11T12:27:00Z">
        <w:r>
          <w:rPr>
            <w:rStyle w:val="afffff0"/>
            <w:spacing w:val="-2"/>
            <w:rtl/>
          </w:rPr>
          <w:t xml:space="preserve">קָרְבָּנוֹ</w:t>
        </w:r>
      </w:ins>
      <w:del w:id="91008" w:author="Claude - סמנטי" w:date="2026-10-11T12:27:00Z">
        <w:r w:rsidRPr="00FE1B89">
          <w:rPr>
            <w:rStyle w:val="afffff0"/>
            <w:spacing w:val="-2"/>
            <w:rtl/>
          </w:rPr>
          <w:delText xml:space="preserve">קרבנו</w:delText>
        </w:r>
      </w:del>
      <w:r w:rsidRPr="00FE1B89">
        <w:rPr>
          <w:rStyle w:val="afffff0"/>
          <w:rFonts w:hint="cs"/>
          <w:spacing w:val="-2"/>
          <w:rtl/>
        </w:rPr>
        <w:t>'</w:t>
      </w:r>
      <w:r w:rsidRPr="00FE1B89">
        <w:rPr>
          <w:rStyle w:val="afffff0"/>
          <w:spacing w:val="-2"/>
          <w:rtl/>
        </w:rPr>
        <w:t xml:space="preserve"> </w:t>
      </w:r>
      <w:r w:rsidRPr="00FE1B89">
        <w:rPr>
          <w:spacing w:val="-2"/>
          <w:rtl/>
        </w:rPr>
        <w:t xml:space="preserve">- ולא קרבן אביו, ויליף תחלת הקדש מסוף הקדש, </w:t>
      </w:r>
      <w:r w:rsidRPr="00FE1B89">
        <w:rPr>
          <w:rFonts w:hint="cs"/>
          <w:spacing w:val="-2"/>
          <w:rtl/>
        </w:rPr>
        <w:t xml:space="preserve">דאינו סומך אף זה אינו </w:t>
      </w:r>
      <w:ins w:id="97701" w:author="מנוע מכני" w:date="2026-10-11T12:04:40Z">
        <w:r>
          <w:rPr>
            <w:rFonts w:hint="cs"/>
            <w:spacing w:val="-2"/>
            <w:rtl/>
          </w:rPr>
          <w:t xml:space="preserve">לומר</w:t>
        </w:r>
      </w:ins>
      <w:del w:id="97702" w:author="מנוע מכני" w:date="2026-10-11T12:04:40Z">
        <w:r w:rsidRPr="00FE1B89">
          <w:rPr>
            <w:rFonts w:hint="cs"/>
            <w:spacing w:val="-2"/>
            <w:rtl/>
          </w:rPr>
          <w:delText xml:space="preserve">מימר</w:delText>
        </w:r>
      </w:del>
    </w:p>
    <w:p w:rsidR="00DA63EC" w:rsidRPr="00FE1B89" w:rsidRDefault="00DA63EC" w:rsidP="00DA63EC">
      <w:pPr>
        <w:tabs>
          <w:tab w:val="center" w:pos="2835"/>
        </w:tabs>
        <w:rPr>
          <w:spacing w:val="-2"/>
          <w:rtl/>
        </w:rPr>
      </w:pPr>
      <w:r w:rsidRPr="00FE1B89">
        <w:rPr>
          <w:b/>
          <w:bCs/>
          <w:spacing w:val="-2"/>
          <w:rtl/>
        </w:rPr>
        <w:t>ורבנן</w:t>
      </w:r>
      <w:r w:rsidRPr="00FE1B89">
        <w:rPr>
          <w:spacing w:val="-2"/>
          <w:rtl/>
        </w:rPr>
        <w:t xml:space="preserve"> </w:t>
      </w:r>
      <w:r w:rsidRPr="00FE1B89">
        <w:rPr>
          <w:rFonts w:hint="cs"/>
          <w:spacing w:val="-2"/>
          <w:rtl/>
        </w:rPr>
        <w:t>'</w:t>
      </w:r>
      <w:r w:rsidRPr="00FE1B89">
        <w:rPr>
          <w:spacing w:val="-2"/>
          <w:rtl/>
        </w:rPr>
        <w:t>המר ימי</w:t>
      </w:r>
      <w:r w:rsidRPr="00FE1B89">
        <w:rPr>
          <w:rFonts w:hint="cs"/>
          <w:spacing w:val="-2"/>
          <w:rtl/>
        </w:rPr>
        <w:t>'</w:t>
      </w:r>
      <w:r w:rsidRPr="00FE1B89">
        <w:rPr>
          <w:spacing w:val="-2"/>
          <w:rtl/>
        </w:rPr>
        <w:t xml:space="preserve">ר - לרבות את היורש, ויליף סוף הקדש מתחילת הקדש, </w:t>
      </w:r>
      <w:ins w:id="97703" w:author="מנוע מכני" w:date="2026-10-11T12:04:40Z">
        <w:r>
          <w:rPr>
            <w:rFonts w:hint="cs"/>
            <w:spacing w:val="-2"/>
            <w:rtl/>
          </w:rPr>
          <w:t xml:space="preserve">דלומר</w:t>
        </w:r>
      </w:ins>
      <w:del w:id="97704" w:author="מנוע מכני" w:date="2026-10-11T12:04:40Z">
        <w:r w:rsidRPr="00FE1B89">
          <w:rPr>
            <w:rFonts w:hint="cs"/>
            <w:spacing w:val="-2"/>
            <w:rtl/>
          </w:rPr>
          <w:delText xml:space="preserve">ד</w:delText>
        </w:r>
        <w:r w:rsidRPr="00FE1B89">
          <w:rPr>
            <w:spacing w:val="-2"/>
            <w:rtl/>
          </w:rPr>
          <w:delText xml:space="preserve">מימר</w:delText>
        </w:r>
      </w:del>
      <w:r w:rsidRPr="00FE1B89">
        <w:rPr>
          <w:rFonts w:hint="cs"/>
          <w:spacing w:val="-2"/>
          <w:rtl/>
        </w:rPr>
        <w:t xml:space="preserve"> </w:t>
      </w:r>
      <w:r w:rsidRPr="00FE1B89">
        <w:rPr>
          <w:rFonts w:hint="cs"/>
          <w:spacing w:val="-2"/>
          <w:rtl/>
        </w:rPr>
        <w:t xml:space="preserve">ה</w:t>
      </w:r>
      <w:r w:rsidRPr="00FE1B89">
        <w:rPr>
          <w:spacing w:val="-2"/>
          <w:rtl/>
        </w:rPr>
        <w:t>"</w:t>
      </w:r>
      <w:r w:rsidRPr="00FE1B89">
        <w:rPr>
          <w:rFonts w:hint="cs"/>
          <w:spacing w:val="-2"/>
          <w:rtl/>
        </w:rPr>
        <w:t xml:space="preserve">נ</w:t>
      </w:r>
      <w:r w:rsidRPr="00FE1B89">
        <w:rPr>
          <w:rFonts w:hint="cs"/>
          <w:spacing w:val="-2"/>
          <w:rtl/>
        </w:rPr>
        <w:t xml:space="preserve"> בסוף דסומך </w:t>
      </w:r>
    </w:p>
    <w:p w:rsidR="00DA63EC" w:rsidRPr="00FE1B89" w:rsidRDefault="00DA63EC" w:rsidP="00DA63EC">
      <w:pPr>
        <w:tabs>
          <w:tab w:val="center" w:pos="2835"/>
        </w:tabs>
        <w:rPr>
          <w:spacing w:val="-2"/>
          <w:rtl/>
        </w:rPr>
      </w:pPr>
      <w:r w:rsidRPr="00FE1B89">
        <w:rPr>
          <w:b/>
          <w:bCs/>
          <w:spacing w:val="-2"/>
          <w:rtl/>
        </w:rPr>
        <w:t>ורבנן</w:t>
      </w:r>
      <w:r w:rsidRPr="00FE1B89">
        <w:rPr>
          <w:rStyle w:val="afffff0"/>
          <w:spacing w:val="-2"/>
          <w:rtl/>
        </w:rPr>
        <w:t xml:space="preserve"> </w:t>
      </w:r>
      <w:r w:rsidRPr="00FE1B89">
        <w:rPr>
          <w:rStyle w:val="afffff0"/>
          <w:rFonts w:hint="cs"/>
          <w:spacing w:val="-2"/>
          <w:rtl/>
        </w:rPr>
        <w:t>'</w:t>
      </w:r>
      <w:ins w:id="91013" w:author="Claude - סמנטי" w:date="2026-10-11T12:27:00Z">
        <w:r>
          <w:rPr>
            <w:rStyle w:val="afffff0"/>
            <w:spacing w:val="-2"/>
            <w:rtl/>
          </w:rPr>
          <w:t xml:space="preserve">קָרְבָּנוֹ</w:t>
        </w:r>
      </w:ins>
      <w:del w:id="91014" w:author="Claude - סמנטי" w:date="2026-10-11T12:27:00Z">
        <w:r w:rsidRPr="00FE1B89">
          <w:rPr>
            <w:rStyle w:val="afffff0"/>
            <w:spacing w:val="-2"/>
            <w:rtl/>
          </w:rPr>
          <w:delText xml:space="preserve">קרבנו</w:delText>
        </w:r>
      </w:del>
      <w:r w:rsidRPr="00FE1B89">
        <w:rPr>
          <w:rStyle w:val="afffff0"/>
          <w:rFonts w:hint="cs"/>
          <w:spacing w:val="-2"/>
          <w:rtl/>
        </w:rPr>
        <w:t>'</w:t>
      </w:r>
      <w:r w:rsidRPr="00FE1B89">
        <w:rPr>
          <w:rStyle w:val="afffff0"/>
          <w:spacing w:val="-2"/>
          <w:rtl/>
        </w:rPr>
        <w:t xml:space="preserve"> </w:t>
      </w:r>
      <w:r w:rsidRPr="00FE1B89">
        <w:rPr>
          <w:spacing w:val="-2"/>
          <w:rtl/>
        </w:rPr>
        <w:t xml:space="preserve">- ולא קרבן </w:t>
      </w:r>
      <w:ins w:id="97159" w:author="מנוע מכני" w:date="2026-10-11T12:04:40Z">
        <w:r>
          <w:rPr>
            <w:spacing w:val="-2"/>
            <w:rtl/>
          </w:rPr>
          <w:t xml:space="preserve">נכרי</w:t>
        </w:r>
      </w:ins>
      <w:del w:id="97160" w:author="מנוע מכני" w:date="2026-10-11T12:04:40Z">
        <w:r w:rsidRPr="00FE1B89">
          <w:rPr>
            <w:spacing w:val="-2"/>
            <w:rtl/>
          </w:rPr>
          <w:delText xml:space="preserve">עכו"ם</w:delText>
        </w:r>
      </w:del>
      <w:r w:rsidRPr="00FE1B89">
        <w:rPr>
          <w:spacing w:val="-2"/>
          <w:rtl/>
        </w:rPr>
        <w:t xml:space="preserve">,</w:t>
      </w:r>
      <w:r w:rsidRPr="00FE1B89">
        <w:rPr>
          <w:rStyle w:val="afffff0"/>
          <w:spacing w:val="-2"/>
          <w:rtl/>
        </w:rPr>
        <w:t xml:space="preserve"> </w:t>
      </w:r>
      <w:r w:rsidRPr="00FE1B89">
        <w:rPr>
          <w:rStyle w:val="afffff0"/>
          <w:rFonts w:hint="cs"/>
          <w:spacing w:val="-2"/>
          <w:rtl/>
        </w:rPr>
        <w:t>'</w:t>
      </w:r>
      <w:ins w:id="91011" w:author="Claude - סמנטי" w:date="2026-10-11T12:27:00Z">
        <w:r>
          <w:rPr>
            <w:rStyle w:val="afffff0"/>
            <w:spacing w:val="-2"/>
            <w:rtl/>
          </w:rPr>
          <w:t xml:space="preserve">קָרְבָּנוֹ</w:t>
        </w:r>
      </w:ins>
      <w:del w:id="91012" w:author="Claude - סמנטי" w:date="2026-10-11T12:27:00Z">
        <w:r w:rsidRPr="00FE1B89">
          <w:rPr>
            <w:rStyle w:val="afffff0"/>
            <w:spacing w:val="-2"/>
            <w:rtl/>
          </w:rPr>
          <w:delText xml:space="preserve">קרבנו</w:delText>
        </w:r>
      </w:del>
      <w:r w:rsidRPr="00FE1B89">
        <w:rPr>
          <w:rStyle w:val="afffff0"/>
          <w:rFonts w:hint="cs"/>
          <w:spacing w:val="-2"/>
          <w:rtl/>
        </w:rPr>
        <w:t>'</w:t>
      </w:r>
      <w:r w:rsidRPr="00FE1B89">
        <w:rPr>
          <w:rStyle w:val="afffff0"/>
          <w:spacing w:val="-2"/>
          <w:rtl/>
        </w:rPr>
        <w:t xml:space="preserve"> </w:t>
      </w:r>
      <w:r w:rsidRPr="00FE1B89">
        <w:rPr>
          <w:spacing w:val="-2"/>
          <w:rtl/>
        </w:rPr>
        <w:t>- ולא קרבן חבירו,</w:t>
      </w:r>
      <w:r w:rsidRPr="00FE1B89">
        <w:rPr>
          <w:rStyle w:val="afffff0"/>
          <w:spacing w:val="-2"/>
          <w:rtl/>
        </w:rPr>
        <w:t xml:space="preserve"> </w:t>
      </w:r>
      <w:r w:rsidRPr="00FE1B89">
        <w:rPr>
          <w:rStyle w:val="afffff0"/>
          <w:rFonts w:hint="cs"/>
          <w:spacing w:val="-2"/>
          <w:rtl/>
        </w:rPr>
        <w:t>'</w:t>
      </w:r>
      <w:ins w:id="91009" w:author="Claude - סמנטי" w:date="2026-10-11T12:27:00Z">
        <w:r>
          <w:rPr>
            <w:rStyle w:val="afffff0"/>
            <w:spacing w:val="-2"/>
            <w:rtl/>
          </w:rPr>
          <w:t xml:space="preserve">קָרְבָּנוֹ</w:t>
        </w:r>
      </w:ins>
      <w:del w:id="91010" w:author="Claude - סמנטי" w:date="2026-10-11T12:27:00Z">
        <w:r w:rsidRPr="00FE1B89">
          <w:rPr>
            <w:rStyle w:val="afffff0"/>
            <w:spacing w:val="-2"/>
            <w:rtl/>
          </w:rPr>
          <w:delText xml:space="preserve">קרבנו</w:delText>
        </w:r>
      </w:del>
      <w:r w:rsidRPr="00FE1B89">
        <w:rPr>
          <w:rStyle w:val="afffff0"/>
          <w:rFonts w:hint="cs"/>
          <w:spacing w:val="-2"/>
          <w:rtl/>
        </w:rPr>
        <w:t>'</w:t>
      </w:r>
      <w:r w:rsidRPr="00FE1B89">
        <w:rPr>
          <w:rStyle w:val="afffff0"/>
          <w:spacing w:val="-2"/>
          <w:rtl/>
        </w:rPr>
        <w:t xml:space="preserve"> </w:t>
      </w:r>
      <w:r w:rsidRPr="00FE1B89">
        <w:rPr>
          <w:spacing w:val="-2"/>
          <w:rtl/>
        </w:rPr>
        <w:t>- לרבות כל בעלי קרבן לסמיכה.</w:t>
      </w:r>
    </w:p>
    <w:p>
      <w:pPr>
        <w:pStyle w:val="38"/>
        <w:rPr>
          <w:ins w:id="101690" w:author="מנוע מכני" w:date="2026-10-11T12:04:40Z"/>
        </w:rPr>
      </w:pPr>
      <w:r>
        <w:t>ור"</w:t>
      </w:r>
      <w:r>
        <w:t xml:space="preserve">י:</w:t>
      </w:r>
    </w:p>
    <w:p w:rsidR="00DA63EC" w:rsidRDefault="00DA63EC" w:rsidP="00DA63EC">
      <w:pPr>
        <w:tabs>
          <w:tab w:val="center" w:pos="2835"/>
        </w:tabs>
        <w:rPr>
          <w:rtl/>
        </w:rPr>
      </w:pPr>
      <w:del w:id="101691" w:author="מנוע מכני" w:date="2026-10-11T12:04:40Z">
        <w:r>
          <w:rPr>
            <w:rFonts w:hint="cs"/>
            <w:rtl/>
          </w:rPr>
          <w:delText xml:space="preserve"> </w:delText>
        </w:r>
      </w:del>
      <w:r>
        <w:rPr>
          <w:rtl/>
        </w:rPr>
        <w:t xml:space="preserve">לרבות כל בעלי קרבן לסמיכה </w:t>
      </w:r>
      <w:ins w:id="93713" w:author="מנוע מכני" w:date="2026-10-11T12:04:40Z">
        <w:r>
          <w:rPr>
            <w:rtl/>
          </w:rPr>
          <w:t xml:space="preserve">אין</w:t>
        </w:r>
      </w:ins>
      <w:del w:id="93714" w:author="מנוע מכני" w:date="2026-10-11T12:04:40Z">
        <w:r>
          <w:rPr>
            <w:rtl/>
          </w:rPr>
          <w:delText xml:space="preserve">לית</w:delText>
        </w:r>
      </w:del>
      <w:r>
        <w:rPr>
          <w:rtl/>
        </w:rPr>
        <w:t xml:space="preserve"> </w:t>
      </w:r>
      <w:ins w:id="93709" w:author="מנוע מכני" w:date="2026-10-11T12:04:40Z">
        <w:r>
          <w:rPr>
            <w:rtl/>
          </w:rPr>
          <w:t xml:space="preserve">לו</w:t>
        </w:r>
      </w:ins>
      <w:del w:id="93710" w:author="מנוע מכני" w:date="2026-10-11T12:04:40Z">
        <w:r>
          <w:rPr>
            <w:rtl/>
          </w:rPr>
          <w:delText xml:space="preserve">ליה</w:delText>
        </w:r>
      </w:del>
      <w:r>
        <w:rPr>
          <w:rtl/>
        </w:rPr>
        <w:t xml:space="preserve">, וא"</w:t>
      </w:r>
      <w:r>
        <w:rPr>
          <w:rFonts w:hint="cs"/>
          <w:rtl/>
        </w:rPr>
        <w:t xml:space="preserve">נ </w:t>
      </w:r>
      <w:ins w:id="93715" w:author="מנוע מכני" w:date="2026-10-11T12:04:40Z">
        <w:r>
          <w:rPr>
            <w:rtl/>
          </w:rPr>
          <w:t xml:space="preserve">יש</w:t>
        </w:r>
      </w:ins>
      <w:del w:id="93716" w:author="מנוע מכני" w:date="2026-10-11T12:04:40Z">
        <w:r>
          <w:rPr>
            <w:rtl/>
          </w:rPr>
          <w:delText xml:space="preserve">אית</w:delText>
        </w:r>
      </w:del>
      <w:r>
        <w:rPr>
          <w:rtl/>
        </w:rPr>
        <w:t xml:space="preserve"> </w:t>
      </w:r>
      <w:ins w:id="93711" w:author="מנוע מכני" w:date="2026-10-11T12:04:40Z">
        <w:r>
          <w:rPr>
            <w:rtl/>
          </w:rPr>
          <w:t xml:space="preserve">לו</w:t>
        </w:r>
      </w:ins>
      <w:del w:id="93712" w:author="מנוע מכני" w:date="2026-10-11T12:04:40Z">
        <w:r>
          <w:rPr>
            <w:rtl/>
          </w:rPr>
          <w:delText xml:space="preserve">ליה</w:delText>
        </w:r>
      </w:del>
      <w:r>
        <w:rPr>
          <w:rtl/>
        </w:rPr>
        <w:t xml:space="preserve">, </w:t>
      </w:r>
      <w:ins w:id="97161" w:author="מנוע מכני" w:date="2026-10-11T12:04:40Z">
        <w:r>
          <w:rPr>
            <w:rtl/>
          </w:rPr>
          <w:t xml:space="preserve">נכרי</w:t>
        </w:r>
      </w:ins>
      <w:del w:id="97162" w:author="מנוע מכני" w:date="2026-10-11T12:04:40Z">
        <w:r>
          <w:rPr>
            <w:rtl/>
          </w:rPr>
          <w:delText xml:space="preserve">עכו"ם</w:delText>
        </w:r>
      </w:del>
      <w:r>
        <w:rPr>
          <w:rtl/>
        </w:rPr>
        <w:t xml:space="preserve"> וחבירו מחד קרא נפקא, אייתרו </w:t>
      </w:r>
      <w:ins w:id="93717" w:author="מנוע מכני" w:date="2026-10-11T12:04:40Z">
        <w:r>
          <w:rPr>
            <w:rtl/>
          </w:rPr>
          <w:t xml:space="preserve">שני</w:t>
        </w:r>
      </w:ins>
      <w:del w:id="93718" w:author="מנוע מכני" w:date="2026-10-11T12:04:40Z">
        <w:r>
          <w:rPr>
            <w:rtl/>
          </w:rPr>
          <w:delText xml:space="preserve">תרי</w:delText>
        </w:r>
      </w:del>
      <w:r>
        <w:rPr>
          <w:rtl/>
        </w:rPr>
        <w:t xml:space="preserve"> קראי, חד, קרבנו - ולא קרבן אביו, ואידך, לרבות כל בעלי קרבן לסמיכה.</w:t>
      </w:r>
    </w:p>
    <w:p w:rsidR="00DA63EC" w:rsidRDefault="00DA63EC" w:rsidP="00DA63EC">
      <w:pPr>
        <w:tabs>
          <w:tab w:val="center" w:pos="2835"/>
        </w:tabs>
        <w:rPr>
          <w:rtl/>
        </w:rPr>
      </w:pPr>
      <w:r>
        <w:rPr>
          <w:rStyle w:val="2fb"/>
          <w:rtl/>
        </w:rPr>
        <w:t>ור"</w:t>
      </w:r>
      <w:r>
        <w:rPr>
          <w:rStyle w:val="2fb"/>
          <w:rFonts w:hint="cs"/>
          <w:rtl/>
        </w:rPr>
        <w:t>י</w:t>
      </w:r>
      <w:r w:rsidRPr="00A71A5E">
        <w:rPr>
          <w:rStyle w:val="afffff0"/>
          <w:rFonts w:hint="cs"/>
          <w:rtl/>
        </w:rPr>
        <w:t xml:space="preserve"> '</w:t>
      </w:r>
      <w:ins w:id="91015" w:author="Claude - סמנטי" w:date="2026-10-11T12:27:00Z">
        <w:r>
          <w:rPr>
            <w:rStyle w:val="afffff0"/>
            <w:rtl/>
          </w:rPr>
          <w:t xml:space="preserve">הָמֵר יָמִיר</w:t>
        </w:r>
      </w:ins>
      <w:del w:id="91016" w:author="Claude - סמנטי" w:date="2026-10-11T12:27:00Z">
        <w:r w:rsidRPr="00A71A5E">
          <w:rPr>
            <w:rStyle w:val="afffff0"/>
            <w:rtl/>
          </w:rPr>
          <w:delText xml:space="preserve">המר ימיר</w:delText>
        </w:r>
      </w:del>
      <w:r w:rsidRPr="00A71A5E">
        <w:rPr>
          <w:rStyle w:val="afffff0"/>
          <w:rFonts w:hint="cs"/>
          <w:rtl/>
        </w:rPr>
        <w:t>'-</w:t>
      </w:r>
      <w:r>
        <w:rPr>
          <w:rFonts w:hint="cs"/>
          <w:rtl/>
        </w:rPr>
        <w:t xml:space="preserve"> </w:t>
      </w:r>
      <w:r>
        <w:rPr>
          <w:rtl/>
        </w:rPr>
        <w:t xml:space="preserve">לרבות את האשה, </w:t>
      </w:r>
      <w:r>
        <w:rPr>
          <w:rFonts w:hint="cs"/>
          <w:rtl/>
        </w:rPr>
        <w:t>[</w:t>
      </w:r>
      <w:r>
        <w:rPr>
          <w:rtl/>
        </w:rPr>
        <w:t>שכל הענין כולו אינו מדבר אלא בלשון זכר</w:t>
      </w:r>
      <w:r>
        <w:rPr>
          <w:rFonts w:hint="cs"/>
          <w:rtl/>
        </w:rPr>
        <w:t>]</w:t>
      </w:r>
    </w:p>
    <w:p>
      <w:pPr>
        <w:pStyle w:val="38"/>
        <w:rPr>
          <w:ins w:id="101692" w:author="מנוע מכני" w:date="2026-10-11T12:04:40Z"/>
        </w:rPr>
      </w:pPr>
      <w:r>
        <w:t>ורבנן</w:t>
      </w:r>
    </w:p>
    <w:p w:rsidR="00DA63EC" w:rsidRDefault="00DA63EC" w:rsidP="00DA63EC">
      <w:pPr>
        <w:tabs>
          <w:tab w:val="center" w:pos="2835"/>
        </w:tabs>
        <w:rPr>
          <w:rtl/>
        </w:rPr>
      </w:pPr>
      <w:ins w:id="90055" w:author="מנוע מכני" w:date="2026-10-11T12:04:40Z">
        <w:r>
          <w:rPr>
            <w:rFonts w:hint="cs"/>
            <w:rtl/>
          </w:rPr>
          <w:t xml:space="preserve">:</w:t>
        </w:r>
        <w:r>
          <w:rPr>
            <w:rFonts w:hint="cs"/>
            <w:rtl/>
          </w:rPr>
          <w:t xml:space="preserve"> ד</w:t>
        </w:r>
      </w:ins>
      <w:del w:id="90056" w:author="מנוע מכני" w:date="2026-10-11T12:04:40Z">
        <w:r>
          <w:rPr>
            <w:rFonts w:hint="cs"/>
            <w:rtl/>
          </w:rPr>
          <w:delText xml:space="preserve">:ד</w:delText>
        </w:r>
      </w:del>
      <w:r>
        <w:rPr>
          <w:rtl/>
        </w:rPr>
        <w:t xml:space="preserve"> דרשי מואם.</w:t>
      </w:r>
      <w:ins w:id="95371" w:author="מנוע מכני" w:date="2026-10-11T12:04:40Z">
        <w:ins w:id="95373" w:author="מנוע מכני" w:date="2026-10-11T12:04:40Z">
          <w:ins w:id="95375" w:author="מנוע מכני" w:date="2026-10-11T12:04:40Z">
            <w:ins w:id="95377" w:author="מנוע מכני" w:date="2026-10-11T12:04:40Z">
              <w:r>
                <w:rPr>
                  <w:rFonts w:hint="cs"/>
                  <w:rtl/>
                </w:rPr>
                <w:t xml:space="preserve"> </w:t>
              </w:r>
            </w:ins>
            <w:del w:id="95378" w:author="מנוע מכני" w:date="2026-10-11T12:04:40Z">
              <w:r>
                <w:rPr>
                  <w:rFonts w:hint="cs"/>
                  <w:rtl/>
                </w:rPr>
                <w:delText xml:space="preserve"> </w:delText>
              </w:r>
              <w:r>
                <w:rPr>
                  <w:rFonts w:hint="cs"/>
                  <w:rtl/>
                </w:rPr>
                <w:delText xml:space="preserve"> </w:delText>
              </w:r>
            </w:del>
          </w:ins>
          <w:del w:id="95376" w:author="מנוע מכני" w:date="2026-10-11T12:04:40Z">
            <w:r>
              <w:rPr>
                <w:rFonts w:hint="cs"/>
                <w:rtl/>
              </w:rPr>
              <w:delText xml:space="preserve"> </w:delText>
            </w:r>
            <w:r>
              <w:rPr>
                <w:rFonts w:hint="cs"/>
                <w:rtl/>
              </w:rPr>
              <w:delText xml:space="preserve"> </w:delText>
            </w:r>
          </w:del>
        </w:ins>
        <w:del w:id="95374" w:author="מנוע מכני" w:date="2026-10-11T12:04:40Z">
          <w:r>
            <w:rPr>
              <w:rFonts w:hint="cs"/>
              <w:rtl/>
            </w:rPr>
            <w:delText xml:space="preserve"> </w:delText>
          </w:r>
          <w:r>
            <w:rPr>
              <w:rFonts w:hint="cs"/>
              <w:rtl/>
            </w:rPr>
            <w:delText xml:space="preserve"> </w:delText>
          </w:r>
        </w:del>
      </w:ins>
      <w:del w:id="95372" w:author="מנוע מכני" w:date="2026-10-11T12:04:40Z">
        <w:r>
          <w:rPr>
            <w:rFonts w:hint="cs"/>
            <w:rtl/>
          </w:rPr>
          <w:delText xml:space="preserve">  </w:delText>
        </w:r>
      </w:del>
      <w:r>
        <w:rPr>
          <w:rStyle w:val="2fb"/>
          <w:rFonts w:hint="cs"/>
          <w:rtl/>
        </w:rPr>
        <w:t xml:space="preserve">ור</w:t>
      </w:r>
      <w:r>
        <w:rPr>
          <w:rStyle w:val="2fb"/>
          <w:rtl/>
        </w:rPr>
        <w:t>"</w:t>
      </w:r>
      <w:r>
        <w:rPr>
          <w:rStyle w:val="2fb"/>
          <w:rFonts w:hint="cs"/>
          <w:rtl/>
        </w:rPr>
        <w:t xml:space="preserve">י</w:t>
      </w:r>
      <w:r>
        <w:rPr>
          <w:rFonts w:hint="cs"/>
          <w:rtl/>
        </w:rPr>
        <w:t xml:space="preserve"> מ'ואם' </w:t>
      </w:r>
      <w:r>
        <w:rPr>
          <w:rFonts w:hint="cs"/>
          <w:rtl/>
        </w:rPr>
        <w:t xml:space="preserve">לא</w:t>
      </w:r>
      <w:r>
        <w:rPr>
          <w:rFonts w:hint="cs"/>
          <w:rtl/>
        </w:rPr>
        <w:t xml:space="preserve"> דרשי</w:t>
      </w:r>
    </w:p>
    <w:p w:rsidR="00DA63EC" w:rsidRDefault="00DA63EC" w:rsidP="00DA63EC">
      <w:pPr>
        <w:pStyle w:val="affffd"/>
        <w:rPr>
          <w:rtl/>
        </w:rPr>
      </w:pPr>
      <w:r>
        <w:rPr>
          <w:rtl/>
        </w:rPr>
        <w:t>׹</w:t>
      </w:r>
    </w:p>
    <w:p>
      <w:pPr>
        <w:pStyle w:val="MishnaBatzad"/>
        <w:rPr>
          <w:ins w:id="20472" w:author="קלוד" w:date="2026-10-11T09:07:26Z"/>
        </w:rPr>
      </w:pPr>
      <w:ins w:id="20471" w:author="קלוד" w:date="2026-10-11T09:07:26Z">
        <w:r>
          <w:t xml:space="preserve">משנה ח</w:t>
        </w:r>
      </w:ins>
    </w:p>
    <w:p w:rsidR="00DA63EC" w:rsidRPr="000A334C" w:rsidRDefault="00DA63EC" w:rsidP="003B6D22">
      <w:pPr>
        <w:pStyle w:val="afff9"/>
        <w:rPr>
          <w:del w:id="20272" w:author="קלוד" w:date="2026-10-11T09:07:26Z"/>
          <w:rtl/>
        </w:rPr>
      </w:pPr>
      <w:del w:id="20271" w:author="קלוד" w:date="2026-10-11T09:07:26Z">
        <w:r w:rsidRPr="000A334C">
          <w:rPr>
            <w:rtl/>
          </w:rPr>
          <w:delText xml:space="preserve">מתני'.</w:delText>
        </w:r>
      </w:del>
    </w:p>
    <w:p w:rsidR="00DA63EC" w:rsidRPr="000A334C" w:rsidRDefault="00DA63EC" w:rsidP="003B6D22">
      <w:pPr>
        <w:pStyle w:val="afff9"/>
        <w:spacing w:before="120"/>
        <w:rPr>
          <w:rtl/>
        </w:rPr>
        <w:pPrChange w:id="90076" w:author="קלוד" w:date="2026-10-11T12:09:42Z">
          <w:pPr>
            <w:pStyle w:val="afff9"/>
          </w:pPr>
        </w:pPrChange>
      </w:pPr>
      <w:r w:rsidRPr="000A334C">
        <w:rPr>
          <w:rtl/>
        </w:rPr>
        <w:t xml:space="preserve">הכל סומכין, חוץ מחרש שוטה וקטן וסומא, </w:t>
      </w:r>
      <w:ins w:id="97163" w:author="מנוע מכני" w:date="2026-10-11T12:04:40Z">
        <w:r>
          <w:rPr>
            <w:rtl/>
          </w:rPr>
          <w:t xml:space="preserve">ונכרי</w:t>
        </w:r>
      </w:ins>
      <w:del w:id="97164" w:author="מנוע מכני" w:date="2026-10-11T12:04:40Z">
        <w:r w:rsidRPr="000A334C">
          <w:rPr>
            <w:rtl/>
          </w:rPr>
          <w:delText xml:space="preserve">ועכו"ם</w:delText>
        </w:r>
      </w:del>
      <w:r w:rsidRPr="000A334C">
        <w:rPr>
          <w:rtl/>
        </w:rPr>
        <w:t xml:space="preserve"> והעבד, והשליח והאשה.</w:t>
      </w:r>
    </w:p>
    <w:p w:rsidR="00DA63EC" w:rsidRPr="000A334C" w:rsidRDefault="00DA63EC" w:rsidP="003B6D22">
      <w:pPr>
        <w:pStyle w:val="afff9"/>
        <w:rPr>
          <w:rtl/>
        </w:rPr>
      </w:pPr>
      <w:r w:rsidRPr="000A334C">
        <w:rPr>
          <w:rtl/>
        </w:rPr>
        <w:t>וסמיכה שירי מצוה.</w:t>
      </w:r>
    </w:p>
    <w:p w:rsidR="00DA63EC" w:rsidRPr="000A334C" w:rsidRDefault="00DA63EC" w:rsidP="003B6D22">
      <w:pPr>
        <w:pStyle w:val="afff9"/>
        <w:rPr>
          <w:rtl/>
        </w:rPr>
      </w:pPr>
      <w:r w:rsidRPr="000A334C">
        <w:rPr>
          <w:rtl/>
        </w:rPr>
        <w:t>על הראש בב' ידים.</w:t>
      </w:r>
    </w:p>
    <w:p w:rsidR="00DA63EC" w:rsidRPr="000A334C" w:rsidRDefault="00DA63EC" w:rsidP="003B6D22">
      <w:pPr>
        <w:pStyle w:val="afff9"/>
        <w:rPr>
          <w:rtl/>
        </w:rPr>
      </w:pPr>
      <w:r w:rsidRPr="000A334C">
        <w:rPr>
          <w:rtl/>
        </w:rPr>
        <w:t>ובמקום שסומכין שוחטין, ותכף לסמיכה שחיטה.</w:t>
      </w:r>
    </w:p>
    <w:p w:rsidR="00DA63EC" w:rsidRDefault="00DA63EC" w:rsidP="00DA63EC">
      <w:pPr>
        <w:pStyle w:val="affffd"/>
        <w:rPr>
          <w:rtl/>
        </w:rPr>
      </w:pPr>
      <w:r>
        <w:rPr>
          <w:rtl/>
        </w:rPr>
        <w:t>׹</w:t>
      </w:r>
    </w:p>
    <w:p>
      <w:pPr>
        <w:pStyle w:val="afffff8"/>
        <w:rPr>
          <w:ins w:id="90155" w:author="קלוד" w:date="2026-10-11T12:32:08Z"/>
        </w:rPr>
      </w:pPr>
      <w:ins w:id="90156" w:author="קלוד" w:date="2026-10-11T12:32:08Z">
        <w:r>
          <w:rPr>
            <w:color w:val="7B3F00"/>
          </w:rPr>
          <w:t xml:space="preserve">מי שאינו סומך - חרש שוטה קטן נכרי וסומא</w:t>
        </w:r>
      </w:ins>
    </w:p>
    <w:p w:rsidR="00DA63EC" w:rsidRPr="00E105BC" w:rsidRDefault="00DA63EC" w:rsidP="00DA63EC">
      <w:pPr>
        <w:tabs>
          <w:tab w:val="center" w:pos="2835"/>
        </w:tabs>
        <w:rPr>
          <w:spacing w:val="-4"/>
          <w:rtl/>
        </w:rPr>
      </w:pPr>
      <w:r w:rsidRPr="00E105BC">
        <w:rPr>
          <w:spacing w:val="-4"/>
          <w:rtl/>
        </w:rPr>
        <w:t xml:space="preserve">בשלמא חרש שוטה וקטן - </w:t>
      </w:r>
      <w:ins w:id="91993" w:author="מנוע מכני" w:date="2026-10-11T12:04:40Z">
        <w:r>
          <w:rPr>
            <w:spacing w:val="-4"/>
            <w:rtl/>
          </w:rPr>
          <w:t xml:space="preserve">דלא</w:t>
        </w:r>
      </w:ins>
      <w:del w:id="91994" w:author="מנוע מכני" w:date="2026-10-11T12:04:40Z">
        <w:r w:rsidRPr="00E105BC">
          <w:rPr>
            <w:spacing w:val="-4"/>
            <w:rtl/>
          </w:rPr>
          <w:delText xml:space="preserve">דלאו</w:delText>
        </w:r>
      </w:del>
      <w:r w:rsidRPr="00E105BC">
        <w:rPr>
          <w:spacing w:val="-4"/>
          <w:rtl/>
        </w:rPr>
        <w:t xml:space="preserve"> בני דעה </w:t>
      </w:r>
      <w:ins w:id="93719" w:author="מנוע מכני" w:date="2026-10-11T12:04:40Z">
        <w:r>
          <w:rPr>
            <w:spacing w:val="-4"/>
            <w:rtl/>
          </w:rPr>
          <w:t xml:space="preserve">הם</w:t>
        </w:r>
      </w:ins>
      <w:del w:id="93720" w:author="מנוע מכני" w:date="2026-10-11T12:04:40Z">
        <w:r w:rsidRPr="00E105BC">
          <w:rPr>
            <w:spacing w:val="-4"/>
            <w:rtl/>
          </w:rPr>
          <w:delText xml:space="preserve">נינהו</w:delText>
        </w:r>
      </w:del>
      <w:r w:rsidRPr="00E105BC">
        <w:rPr>
          <w:spacing w:val="-4"/>
          <w:rtl/>
        </w:rPr>
        <w:t xml:space="preserve">, </w:t>
      </w:r>
      <w:ins w:id="97165" w:author="מנוע מכני" w:date="2026-10-11T12:04:40Z">
        <w:r>
          <w:rPr>
            <w:spacing w:val="-4"/>
            <w:rtl/>
          </w:rPr>
          <w:t xml:space="preserve">נכרי</w:t>
        </w:r>
      </w:ins>
      <w:del w:id="97166" w:author="מנוע מכני" w:date="2026-10-11T12:04:40Z">
        <w:r w:rsidRPr="00E105BC">
          <w:rPr>
            <w:spacing w:val="-4"/>
            <w:rtl/>
          </w:rPr>
          <w:delText xml:space="preserve">עכו"ם</w:delText>
        </w:r>
      </w:del>
      <w:r w:rsidRPr="00E105BC">
        <w:rPr>
          <w:spacing w:val="-4"/>
          <w:rtl/>
        </w:rPr>
        <w:t xml:space="preserve"> </w:t>
      </w:r>
      <w:ins w:id="91991" w:author="מנוע מכני" w:date="2026-10-11T12:04:40Z">
        <w:r>
          <w:rPr>
            <w:spacing w:val="-4"/>
            <w:rtl/>
          </w:rPr>
          <w:t xml:space="preserve">גם</w:t>
        </w:r>
      </w:ins>
      <w:del w:id="91992" w:author="מנוע מכני" w:date="2026-10-11T12:04:40Z">
        <w:r w:rsidRPr="00E105BC">
          <w:rPr>
            <w:spacing w:val="-4"/>
            <w:rtl/>
          </w:rPr>
          <w:delText xml:space="preserve">נמי</w:delText>
        </w:r>
      </w:del>
      <w:r w:rsidRPr="00E105BC">
        <w:rPr>
          <w:spacing w:val="-4"/>
          <w:rtl/>
        </w:rPr>
        <w:t xml:space="preserve"> - בני ישראל סומכין ואין </w:t>
      </w:r>
      <w:ins w:id="97167" w:author="מנוע מכני" w:date="2026-10-11T12:04:40Z">
        <w:r>
          <w:rPr>
            <w:spacing w:val="-4"/>
            <w:rtl/>
          </w:rPr>
          <w:t xml:space="preserve">נכרי</w:t>
        </w:r>
      </w:ins>
      <w:del w:id="97168" w:author="מנוע מכני" w:date="2026-10-11T12:04:40Z">
        <w:r w:rsidRPr="00E105BC">
          <w:rPr>
            <w:spacing w:val="-4"/>
            <w:rtl/>
          </w:rPr>
          <w:delText xml:space="preserve">עכו"ם</w:delText>
        </w:r>
      </w:del>
      <w:r w:rsidRPr="00E105BC">
        <w:rPr>
          <w:spacing w:val="-4"/>
          <w:rtl/>
        </w:rPr>
        <w:t xml:space="preserve"> סומכין, </w:t>
      </w:r>
    </w:p>
    <w:p>
      <w:pPr>
        <w:pStyle w:val="38"/>
        <w:rPr>
          <w:ins w:id="101693" w:author="מנוע מכני" w:date="2026-10-11T12:04:40Z"/>
        </w:rPr>
      </w:pPr>
      <w:r>
        <w:t xml:space="preserve">וסומא </w:t>
      </w:r>
      <w:r>
        <w:t xml:space="preserve">לא</w:t>
      </w:r>
      <w:r>
        <w:t xml:space="preserve"> כר</w:t>
      </w:r>
      <w:r>
        <w:t>"</w:t>
      </w:r>
      <w:r>
        <w:t>ח וריב</w:t>
      </w:r>
      <w:r>
        <w:t>"</w:t>
      </w:r>
      <w:r>
        <w:t xml:space="preserve">א:</w:t>
      </w:r>
    </w:p>
    <w:p w:rsidR="00DA63EC" w:rsidRDefault="00DA63EC" w:rsidP="00DA63EC">
      <w:pPr>
        <w:tabs>
          <w:tab w:val="center" w:pos="2835"/>
        </w:tabs>
        <w:rPr>
          <w:rtl/>
        </w:rPr>
      </w:pPr>
      <w:del w:id="101694" w:author="מנוע מכני" w:date="2026-10-11T12:04:40Z">
        <w:r>
          <w:rPr>
            <w:rFonts w:hint="cs"/>
            <w:rtl/>
          </w:rPr>
          <w:delText xml:space="preserve"> </w:delText>
        </w:r>
      </w:del>
      <w:r w:rsidRPr="00664445">
        <w:rPr>
          <w:rStyle w:val="afffff0"/>
          <w:rFonts w:hint="cs"/>
          <w:rtl/>
        </w:rPr>
        <w:t>ד'</w:t>
      </w:r>
      <w:r w:rsidRPr="00664445">
        <w:rPr>
          <w:rStyle w:val="afffff0"/>
          <w:rtl/>
        </w:rPr>
        <w:t>אתיא סמיכה סמיכה מזקני עדה</w:t>
      </w:r>
      <w:r w:rsidRPr="00664445">
        <w:rPr>
          <w:rStyle w:val="afffff0"/>
          <w:rFonts w:hint="cs"/>
          <w:rtl/>
        </w:rPr>
        <w:t>'</w:t>
      </w:r>
      <w:r w:rsidRPr="00664445">
        <w:rPr>
          <w:rStyle w:val="afffff0"/>
          <w:rtl/>
        </w:rPr>
        <w:t>,</w:t>
      </w:r>
      <w:r>
        <w:rPr>
          <w:rtl/>
        </w:rPr>
        <w:t xml:space="preserve"> וחד </w:t>
      </w:r>
      <w:r>
        <w:rPr>
          <w:rtl/>
        </w:rPr>
        <w:t xml:space="preserve">אמר</w:t>
      </w:r>
      <w:r>
        <w:rPr>
          <w:rtl/>
        </w:rPr>
        <w:t xml:space="preserve">: </w:t>
      </w:r>
      <w:ins w:id="97705" w:author="מנוע מכני" w:date="2026-10-11T12:04:40Z">
        <w:r>
          <w:rPr>
            <w:rtl/>
          </w:rPr>
          <w:t xml:space="preserve">באה</w:t>
        </w:r>
      </w:ins>
      <w:del w:id="97706" w:author="מנוע מכני" w:date="2026-10-11T12:04:40Z">
        <w:r>
          <w:rPr>
            <w:rtl/>
          </w:rPr>
          <w:delText xml:space="preserve">אתיא</w:delText>
        </w:r>
      </w:del>
      <w:r>
        <w:rPr>
          <w:rtl/>
        </w:rPr>
        <w:t xml:space="preserve"> סמיכה סמיכה מעולת ראייה.</w:t>
      </w:r>
    </w:p>
    <w:p w:rsidR="00DA63EC" w:rsidRDefault="00DA63EC" w:rsidP="00DA63EC">
      <w:pPr>
        <w:pStyle w:val="afff3"/>
        <w:framePr w:wrap="around"/>
        <w:rPr>
          <w:rtl/>
        </w:rPr>
      </w:pPr>
      <w:r>
        <w:rPr>
          <w:rFonts w:hint="cs"/>
          <w:rtl/>
        </w:rPr>
        <w:t>צג:</w:t>
      </w:r>
    </w:p>
    <w:p w:rsidR="00DA63EC" w:rsidRDefault="00DA63EC" w:rsidP="00DA63EC">
      <w:pPr>
        <w:tabs>
          <w:tab w:val="center" w:pos="2835"/>
        </w:tabs>
        <w:rPr>
          <w:rtl/>
        </w:rPr>
      </w:pPr>
      <w:r>
        <w:rPr>
          <w:rFonts w:hint="cs"/>
          <w:rtl/>
        </w:rPr>
        <w:t>ולמ</w:t>
      </w:r>
      <w:r>
        <w:rPr>
          <w:rtl/>
        </w:rPr>
        <w:t>"</w:t>
      </w:r>
      <w:r>
        <w:rPr>
          <w:rFonts w:hint="cs"/>
          <w:rtl/>
        </w:rPr>
        <w:t>ד</w:t>
      </w:r>
      <w:r>
        <w:rPr>
          <w:rtl/>
        </w:rPr>
        <w:t xml:space="preserve"> מעולת ראייה, </w:t>
      </w:r>
      <w:r>
        <w:rPr>
          <w:rtl/>
        </w:rPr>
        <w:t xml:space="preserve">לא</w:t>
      </w:r>
      <w:r>
        <w:rPr>
          <w:rtl/>
        </w:rPr>
        <w:t xml:space="preserve"> יליף מן זקני עדה</w:t>
      </w:r>
      <w:r>
        <w:rPr>
          <w:rFonts w:hint="cs"/>
          <w:rtl/>
        </w:rPr>
        <w:t xml:space="preserve"> ד</w:t>
      </w:r>
      <w:r>
        <w:rPr>
          <w:rtl/>
        </w:rPr>
        <w:t>דנין יחיד מיחיד ואין דנין יחיד מציבור.</w:t>
      </w:r>
    </w:p>
    <w:p w:rsidR="00DA63EC" w:rsidRDefault="00DA63EC" w:rsidP="00DA63EC">
      <w:pPr>
        <w:tabs>
          <w:tab w:val="center" w:pos="2835"/>
        </w:tabs>
        <w:rPr>
          <w:rtl/>
        </w:rPr>
      </w:pPr>
      <w:r>
        <w:rPr>
          <w:rtl/>
        </w:rPr>
        <w:t>ולמ"</w:t>
      </w:r>
      <w:r>
        <w:rPr>
          <w:rFonts w:hint="cs"/>
          <w:rtl/>
        </w:rPr>
        <w:t>ד</w:t>
      </w:r>
      <w:r>
        <w:rPr>
          <w:rtl/>
        </w:rPr>
        <w:t xml:space="preserve"> מזקני עדה, </w:t>
      </w:r>
      <w:r>
        <w:rPr>
          <w:rtl/>
        </w:rPr>
        <w:t xml:space="preserve">לא</w:t>
      </w:r>
      <w:r>
        <w:rPr>
          <w:rtl/>
        </w:rPr>
        <w:t xml:space="preserve"> יליף מעולת ראייה</w:t>
      </w:r>
      <w:r>
        <w:rPr>
          <w:rFonts w:hint="cs"/>
          <w:rtl/>
        </w:rPr>
        <w:t xml:space="preserve"> ד</w:t>
      </w:r>
      <w:r>
        <w:rPr>
          <w:rtl/>
        </w:rPr>
        <w:t xml:space="preserve">דנין </w:t>
      </w:r>
      <w:ins w:id="93721" w:author="מנוע מכני" w:date="2026-10-11T12:04:40Z">
        <w:r>
          <w:rPr>
            <w:rtl/>
          </w:rPr>
          <w:t xml:space="preserve">מכלום</w:t>
        </w:r>
      </w:ins>
      <w:del w:id="93722" w:author="מנוע מכני" w:date="2026-10-11T12:04:40Z">
        <w:r>
          <w:rPr>
            <w:rtl/>
          </w:rPr>
          <w:delText xml:space="preserve">ממידי</w:delText>
        </w:r>
      </w:del>
      <w:r>
        <w:rPr>
          <w:rtl/>
        </w:rPr>
        <w:t xml:space="preserve"> דכתיב </w:t>
      </w:r>
      <w:ins w:id="93723" w:author="מנוע מכני" w:date="2026-10-11T12:04:40Z">
        <w:r>
          <w:rPr>
            <w:rtl/>
          </w:rPr>
          <w:t xml:space="preserve">בו</w:t>
        </w:r>
      </w:ins>
      <w:del w:id="93724" w:author="מנוע מכני" w:date="2026-10-11T12:04:40Z">
        <w:r>
          <w:rPr>
            <w:rtl/>
          </w:rPr>
          <w:delText xml:space="preserve">ביה</w:delText>
        </w:r>
      </w:del>
      <w:r>
        <w:rPr>
          <w:rtl/>
        </w:rPr>
        <w:t xml:space="preserve"> סמיכה בגופיה, לאפוקי עולת ראייה, דהיא גופה מעולת נדבה גמרה, </w:t>
      </w:r>
    </w:p>
    <w:p>
      <w:pPr>
        <w:pStyle w:val="38"/>
        <w:rPr>
          <w:ins w:id="101695" w:author="מנוע מכני" w:date="2026-10-11T12:04:40Z"/>
        </w:rPr>
      </w:pPr>
      <w:r>
        <w:t>דתנ</w:t>
      </w:r>
      <w:r>
        <w:t>ו</w:t>
      </w:r>
      <w:r>
        <w:t xml:space="preserve"> </w:t>
      </w:r>
      <w:ins w:id="93725" w:author="מנוע מכני" w:date="2026-10-11T12:04:40Z">
        <w:r>
          <w:t xml:space="preserve">לפניו</w:t>
        </w:r>
      </w:ins>
      <w:del w:id="93726" w:author="מנוע מכני" w:date="2026-10-11T12:04:40Z">
        <w:r>
          <w:delText xml:space="preserve">קמיה</w:delText>
        </w:r>
      </w:del>
      <w:r>
        <w:t xml:space="preserve"> דר</w:t>
      </w:r>
      <w:r>
        <w:t>יבר</w:t>
      </w:r>
      <w:r>
        <w:t>"א:</w:t>
      </w:r>
    </w:p>
    <w:p w:rsidR="00DA63EC" w:rsidRDefault="00DA63EC" w:rsidP="00DA63EC">
      <w:pPr>
        <w:tabs>
          <w:tab w:val="center" w:pos="2835"/>
        </w:tabs>
        <w:rPr>
          <w:rtl/>
        </w:rPr>
      </w:pPr>
      <w:del w:id="101696" w:author="מנוע מכני" w:date="2026-10-11T12:04:40Z">
        <w:r w:rsidRPr="00A71A5E">
          <w:rPr>
            <w:rStyle w:val="afffff0"/>
            <w:rtl/>
          </w:rPr>
          <w:delText xml:space="preserve"> </w:delText>
        </w:r>
      </w:del>
      <w:r w:rsidRPr="00A71A5E">
        <w:rPr>
          <w:rStyle w:val="afffff0"/>
          <w:rFonts w:hint="cs"/>
          <w:rtl/>
        </w:rPr>
        <w:t>'</w:t>
      </w:r>
      <w:ins w:id="91017" w:author="Claude - סמנטי" w:date="2026-10-11T12:27:00Z">
        <w:r>
          <w:rPr>
            <w:rStyle w:val="afffff0"/>
            <w:rtl/>
          </w:rPr>
          <w:t xml:space="preserve">וַיַּקְרֵב אֶת הָעוֹלָה וַיַּעֲשֶׂהָ כַּמִּשְׁפָּט</w:t>
        </w:r>
      </w:ins>
      <w:del w:id="91018" w:author="Claude - סמנטי" w:date="2026-10-11T12:27:00Z">
        <w:r w:rsidRPr="00A71A5E">
          <w:rPr>
            <w:rStyle w:val="afffff0"/>
            <w:rtl/>
          </w:rPr>
          <w:delText xml:space="preserve">ויקרב את העולה ויעשה כמשפט</w:delText>
        </w:r>
      </w:del>
      <w:r w:rsidRPr="00A71A5E">
        <w:rPr>
          <w:rStyle w:val="afffff0"/>
          <w:rFonts w:hint="cs"/>
          <w:rtl/>
        </w:rPr>
        <w:t>'</w:t>
      </w:r>
      <w:r w:rsidRPr="00A71A5E">
        <w:rPr>
          <w:rStyle w:val="afffff0"/>
          <w:rtl/>
        </w:rPr>
        <w:t xml:space="preserve"> </w:t>
      </w:r>
      <w:r>
        <w:rPr>
          <w:rtl/>
        </w:rPr>
        <w:t>- כמשפט עולת נדבה, לימד על עולת חובה שטעונה סמיכה.</w:t>
      </w:r>
    </w:p>
    <w:p w:rsidR="00DA63EC" w:rsidRDefault="00DA63EC" w:rsidP="00DA63EC">
      <w:pPr>
        <w:pStyle w:val="affffd"/>
        <w:rPr>
          <w:del w:id="90133" w:author="מנוע עיצוב" w:date="2026-10-11T12:09:26Z"/>
          <w:rtl/>
        </w:rPr>
      </w:pPr>
      <w:del w:id="90132" w:author="מנוע עיצוב" w:date="2026-10-11T12:09:26Z">
        <w:r>
          <w:rPr>
            <w:rtl/>
          </w:rPr>
          <w:delText xml:space="preserve">׹</w:delText>
        </w:r>
      </w:del>
    </w:p>
    <w:p w:rsidR="00DA63EC" w:rsidRDefault="00DA63EC" w:rsidP="00DA63EC">
      <w:pPr>
        <w:pStyle w:val="affff1"/>
        <w:ind w:end="0"/>
        <w:rPr>
          <w:rtl/>
        </w:rPr>
        <w:pPrChange w:id="20100" w:author="קלוד" w:date="2026-10-11T09:07:26Z">
          <w:pPr>
            <w:pStyle w:val="affff1"/>
            <w:rPr>
              <w:rtl/>
            </w:rPr>
          </w:pPr>
        </w:pPrChange>
      </w:pPr>
      <w:ins w:id="9864" w:author="מספור קטעי משנה" w:date="2026-10-11T09:35:12Z">
        <w:r>
          <w:rPr>
            <w:rStyle w:val="MisparKeta"/>
          </w:rPr>
          <w:t xml:space="preserve">א. </w:t>
        </w:r>
      </w:ins>
      <w:r>
        <w:rPr>
          <w:rtl/>
        </w:rPr>
        <w:t>והעבד והשליח והאשה.</w:t>
      </w:r>
    </w:p>
    <w:p w:rsidR="00DA63EC" w:rsidRDefault="00DA63EC" w:rsidP="00DA63EC">
      <w:pPr>
        <w:tabs>
          <w:tab w:val="center" w:pos="2835"/>
        </w:tabs>
        <w:rPr>
          <w:rtl/>
        </w:rPr>
      </w:pPr>
      <w:r>
        <w:rPr>
          <w:rFonts w:hint="cs"/>
          <w:rtl/>
        </w:rPr>
        <w:t>'</w:t>
      </w:r>
      <w:ins w:id="91023" w:author="Claude - סמנטי" w:date="2026-10-11T12:27:00Z">
        <w:r>
          <w:rPr>
            <w:rStyle w:val="afffff0"/>
            <w:rtl/>
          </w:rPr>
          <w:t xml:space="preserve">יָדוֹ</w:t>
        </w:r>
      </w:ins>
      <w:del w:id="91024" w:author="Claude - סמנטי" w:date="2026-10-11T12:27:00Z">
        <w:r>
          <w:rPr>
            <w:rtl/>
          </w:rPr>
          <w:delText xml:space="preserve">ידו</w:delText>
        </w:r>
      </w:del>
      <w:r>
        <w:rPr>
          <w:rFonts w:hint="cs"/>
          <w:rtl/>
        </w:rPr>
        <w:t>'</w:t>
      </w:r>
      <w:r>
        <w:rPr>
          <w:rtl/>
        </w:rPr>
        <w:t xml:space="preserve"> - ולא יד עבדו,</w:t>
      </w:r>
      <w:r w:rsidRPr="00A71A5E">
        <w:rPr>
          <w:rStyle w:val="afffff0"/>
          <w:rtl/>
        </w:rPr>
        <w:t xml:space="preserve"> </w:t>
      </w:r>
      <w:r w:rsidRPr="00A71A5E">
        <w:rPr>
          <w:rStyle w:val="afffff0"/>
          <w:rFonts w:hint="cs"/>
          <w:rtl/>
        </w:rPr>
        <w:t>'</w:t>
      </w:r>
      <w:ins w:id="91021" w:author="Claude - סמנטי" w:date="2026-10-11T12:27:00Z">
        <w:r>
          <w:rPr>
            <w:rStyle w:val="afffff0"/>
            <w:rtl/>
          </w:rPr>
          <w:t xml:space="preserve">יָדוֹ</w:t>
        </w:r>
      </w:ins>
      <w:del w:id="91022" w:author="Claude - סמנטי" w:date="2026-10-11T12:27:00Z">
        <w:r w:rsidRPr="00A71A5E">
          <w:rPr>
            <w:rStyle w:val="afffff0"/>
            <w:rtl/>
          </w:rPr>
          <w:delText xml:space="preserve">ידו</w:delText>
        </w:r>
      </w:del>
      <w:r w:rsidRPr="00A71A5E">
        <w:rPr>
          <w:rStyle w:val="afffff0"/>
          <w:rFonts w:hint="cs"/>
          <w:rtl/>
        </w:rPr>
        <w:t>'</w:t>
      </w:r>
      <w:r w:rsidRPr="00A71A5E">
        <w:rPr>
          <w:rStyle w:val="afffff0"/>
          <w:rtl/>
        </w:rPr>
        <w:t xml:space="preserve"> </w:t>
      </w:r>
      <w:r>
        <w:rPr>
          <w:rtl/>
        </w:rPr>
        <w:t>- ולא יד שלוחו,</w:t>
      </w:r>
      <w:r w:rsidRPr="00A71A5E">
        <w:rPr>
          <w:rStyle w:val="afffff0"/>
          <w:rtl/>
        </w:rPr>
        <w:t xml:space="preserve"> </w:t>
      </w:r>
      <w:r w:rsidRPr="00A71A5E">
        <w:rPr>
          <w:rStyle w:val="afffff0"/>
          <w:rFonts w:hint="cs"/>
          <w:rtl/>
        </w:rPr>
        <w:t>'</w:t>
      </w:r>
      <w:ins w:id="91019" w:author="Claude - סמנטי" w:date="2026-10-11T12:27:00Z">
        <w:r>
          <w:rPr>
            <w:rStyle w:val="afffff0"/>
            <w:rtl/>
          </w:rPr>
          <w:t xml:space="preserve">יָדוֹ</w:t>
        </w:r>
      </w:ins>
      <w:del w:id="91020" w:author="Claude - סמנטי" w:date="2026-10-11T12:27:00Z">
        <w:r w:rsidRPr="00A71A5E">
          <w:rPr>
            <w:rStyle w:val="afffff0"/>
            <w:rtl/>
          </w:rPr>
          <w:delText xml:space="preserve">ידו</w:delText>
        </w:r>
      </w:del>
      <w:r w:rsidRPr="00A71A5E">
        <w:rPr>
          <w:rStyle w:val="afffff0"/>
          <w:rFonts w:hint="cs"/>
          <w:rtl/>
        </w:rPr>
        <w:t>'</w:t>
      </w:r>
      <w:r w:rsidRPr="00A71A5E">
        <w:rPr>
          <w:rStyle w:val="afffff0"/>
          <w:rtl/>
        </w:rPr>
        <w:t xml:space="preserve"> </w:t>
      </w:r>
      <w:r>
        <w:rPr>
          <w:rtl/>
        </w:rPr>
        <w:t>- ולא יד אשתו.</w:t>
      </w:r>
    </w:p>
    <w:p w:rsidR="00DA63EC" w:rsidRDefault="00DA63EC" w:rsidP="00DA63EC">
      <w:pPr>
        <w:tabs>
          <w:tab w:val="center" w:pos="2835"/>
        </w:tabs>
        <w:rPr>
          <w:rtl/>
        </w:rPr>
      </w:pPr>
      <w:r>
        <w:rPr>
          <w:rtl/>
        </w:rPr>
        <w:t xml:space="preserve">כל </w:t>
      </w:r>
      <w:ins w:id="93729" w:author="מנוע מכני" w:date="2026-10-11T12:04:40Z">
        <w:r>
          <w:rPr>
            <w:rtl/>
          </w:rPr>
          <w:t xml:space="preserve">אלו</w:t>
        </w:r>
      </w:ins>
      <w:del w:id="93730" w:author="מנוע מכני" w:date="2026-10-11T12:04:40Z">
        <w:r>
          <w:rPr>
            <w:rtl/>
          </w:rPr>
          <w:delText xml:space="preserve">הני</w:delText>
        </w:r>
      </w:del>
      <w:r>
        <w:rPr>
          <w:rtl/>
        </w:rPr>
        <w:t xml:space="preserve"> צריכא, </w:t>
      </w:r>
      <w:ins w:id="96411" w:author="מנוע מכני" w:date="2026-10-11T12:04:40Z">
        <w:r>
          <w:rPr>
            <w:rtl/>
          </w:rPr>
          <w:t xml:space="preserve">אם </w:t>
        </w:r>
      </w:ins>
      <w:del w:id="96412" w:author="מנוע מכני" w:date="2026-10-11T12:04:40Z">
        <w:r>
          <w:rPr>
            <w:rtl/>
          </w:rPr>
          <w:delText xml:space="preserve">אי </w:delText>
        </w:r>
      </w:del>
      <w:r>
        <w:rPr>
          <w:rtl/>
        </w:rPr>
        <w:t xml:space="preserve">כתב </w:t>
      </w:r>
      <w:ins w:id="93727" w:author="מנוע מכני" w:date="2026-10-11T12:04:40Z">
        <w:r>
          <w:rPr>
            <w:rtl/>
          </w:rPr>
          <w:t xml:space="preserve">התורה</w:t>
        </w:r>
      </w:ins>
      <w:del w:id="93728" w:author="מנוע מכני" w:date="2026-10-11T12:04:40Z">
        <w:r>
          <w:rPr>
            <w:rtl/>
          </w:rPr>
          <w:delText xml:space="preserve">רחמנא</w:delText>
        </w:r>
      </w:del>
      <w:r>
        <w:rPr>
          <w:rtl/>
        </w:rPr>
        <w:t xml:space="preserve"> חד, </w:t>
      </w:r>
      <w:r>
        <w:rPr>
          <w:rtl/>
        </w:rPr>
        <w:t xml:space="preserve">הו"</w:t>
      </w:r>
      <w:r>
        <w:rPr>
          <w:rFonts w:hint="cs"/>
          <w:rtl/>
        </w:rPr>
        <w:t>א</w:t>
      </w:r>
      <w:r>
        <w:rPr>
          <w:rtl/>
        </w:rPr>
        <w:t xml:space="preserve">: </w:t>
      </w:r>
      <w:ins w:id="97063" w:author="מנוע מכני" w:date="2026-10-11T12:04:40Z">
        <w:r>
          <w:rPr>
            <w:rtl/>
          </w:rPr>
          <w:t xml:space="preserve">למעט</w:t>
        </w:r>
      </w:ins>
      <w:del w:id="97064" w:author="מנוע מכני" w:date="2026-10-11T12:04:40Z">
        <w:r>
          <w:rPr>
            <w:rtl/>
          </w:rPr>
          <w:delText xml:space="preserve">למעוטי</w:delText>
        </w:r>
      </w:del>
      <w:r>
        <w:rPr>
          <w:rtl/>
        </w:rPr>
        <w:t xml:space="preserve"> עבד </w:t>
      </w:r>
      <w:ins w:id="91995" w:author="מנוע מכני" w:date="2026-10-11T12:04:40Z">
        <w:r>
          <w:rPr>
            <w:rtl/>
          </w:rPr>
          <w:t xml:space="preserve">דלא</w:t>
        </w:r>
      </w:ins>
      <w:del w:id="91996" w:author="מנוע מכני" w:date="2026-10-11T12:04:40Z">
        <w:r>
          <w:rPr>
            <w:rtl/>
          </w:rPr>
          <w:delText xml:space="preserve">דלאו</w:delText>
        </w:r>
      </w:del>
      <w:r>
        <w:rPr>
          <w:rtl/>
        </w:rPr>
        <w:t xml:space="preserve"> בר מצות, אבל שליח דבר מצוה הוא ושלוחו של אדם כמותו, אימא לסמוך</w:t>
      </w:r>
      <w:ins w:id="95379" w:author="מנוע מכני" w:date="2026-10-11T12:04:40Z">
        <w:r>
          <w:rPr>
            <w:rtl/>
          </w:rPr>
          <w:t xml:space="preserve">,</w:t>
        </w:r>
      </w:ins>
      <w:del w:id="95380"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6413" w:author="מנוע מכני" w:date="2026-10-11T12:04:40Z">
        <w:r>
          <w:rPr>
            <w:rtl/>
          </w:rPr>
          <w:t xml:space="preserve">ואם </w:t>
        </w:r>
      </w:ins>
      <w:del w:id="96414" w:author="מנוע מכני" w:date="2026-10-11T12:04:40Z">
        <w:r>
          <w:rPr>
            <w:rtl/>
          </w:rPr>
          <w:delText xml:space="preserve">ואי </w:delText>
        </w:r>
      </w:del>
      <w:ins w:id="90265" w:author="Claude - סמנטי" w:date="2026-10-11T12:27:00Z">
        <w:r>
          <w:rPr>
            <w:rtl/>
          </w:rPr>
          <w:t xml:space="preserve">השמיענו</w:t>
        </w:r>
      </w:ins>
      <w:del w:id="90266" w:author="Claude - סמנטי" w:date="2026-10-11T12:27:00Z">
        <w:r>
          <w:rPr>
            <w:rtl/>
          </w:rPr>
          <w:delText xml:space="preserve">אשמעינן</w:delText>
        </w:r>
      </w:del>
      <w:r>
        <w:rPr>
          <w:rtl/>
        </w:rPr>
        <w:t xml:space="preserve"> </w:t>
      </w:r>
      <w:ins w:id="93731" w:author="מנוע מכני" w:date="2026-10-11T12:04:40Z">
        <w:r>
          <w:rPr>
            <w:rtl/>
          </w:rPr>
          <w:t xml:space="preserve">אלו</w:t>
        </w:r>
      </w:ins>
      <w:del w:id="93732" w:author="מנוע מכני" w:date="2026-10-11T12:04:40Z">
        <w:r>
          <w:rPr>
            <w:rtl/>
          </w:rPr>
          <w:delText xml:space="preserve">הני</w:delText>
        </w:r>
      </w:del>
      <w:r>
        <w:rPr>
          <w:rtl/>
        </w:rPr>
        <w:t xml:space="preserve"> תרתי, </w:t>
      </w:r>
      <w:ins w:id="91997" w:author="מנוע מכני" w:date="2026-10-11T12:04:40Z">
        <w:r>
          <w:rPr>
            <w:rtl/>
          </w:rPr>
          <w:t xml:space="preserve">דלא</w:t>
        </w:r>
      </w:ins>
      <w:del w:id="91998" w:author="מנוע מכני" w:date="2026-10-11T12:04:40Z">
        <w:r>
          <w:rPr>
            <w:rtl/>
          </w:rPr>
          <w:delText xml:space="preserve">דלאו</w:delText>
        </w:r>
      </w:del>
      <w:r>
        <w:rPr>
          <w:rtl/>
        </w:rPr>
        <w:t xml:space="preserve"> </w:t>
      </w:r>
      <w:ins w:id="96633" w:author="מנוע מכני" w:date="2026-10-11T12:04:40Z">
        <w:r>
          <w:rPr>
            <w:rtl/>
          </w:rPr>
          <w:t xml:space="preserve">כגופו</w:t>
        </w:r>
      </w:ins>
      <w:del w:id="96634" w:author="מנוע מכני" w:date="2026-10-11T12:04:40Z">
        <w:r>
          <w:rPr>
            <w:rtl/>
          </w:rPr>
          <w:delText xml:space="preserve">כגופיה</w:delText>
        </w:r>
      </w:del>
      <w:r>
        <w:rPr>
          <w:rtl/>
        </w:rPr>
        <w:t xml:space="preserve"> דמיא, אבל אשתו דכגופיה דמי' אימא תיסמך, צריכא.</w:t>
      </w:r>
    </w:p>
    <w:p w:rsidR="00DA63EC" w:rsidRDefault="00DA63EC" w:rsidP="00DA63EC">
      <w:pPr>
        <w:pStyle w:val="affffd"/>
        <w:rPr>
          <w:del w:id="90135" w:author="מנוע עיצוב" w:date="2026-10-11T12:09:26Z"/>
          <w:rtl/>
        </w:rPr>
      </w:pPr>
      <w:del w:id="90134" w:author="מנוע עיצוב" w:date="2026-10-11T12:09:26Z">
        <w:r>
          <w:rPr>
            <w:rtl/>
          </w:rPr>
          <w:delText xml:space="preserve">׹</w:delText>
        </w:r>
      </w:del>
    </w:p>
    <w:p w:rsidR="00DA63EC" w:rsidRPr="004F0A47" w:rsidRDefault="00DA63EC" w:rsidP="00DA63EC">
      <w:pPr>
        <w:pStyle w:val="affff1"/>
        <w:ind w:end="0"/>
        <w:rPr>
          <w:rtl/>
        </w:rPr>
        <w:pPrChange w:id="20101" w:author="קלוד" w:date="2026-10-11T09:07:26Z">
          <w:pPr>
            <w:pStyle w:val="affff1"/>
            <w:rPr>
              <w:rtl/>
            </w:rPr>
          </w:pPr>
        </w:pPrChange>
      </w:pPr>
      <w:ins w:id="9865" w:author="מספור קטעי משנה" w:date="2026-10-11T09:35:12Z">
        <w:r>
          <w:rPr>
            <w:rStyle w:val="MisparKeta"/>
          </w:rPr>
          <w:t xml:space="preserve">ב. </w:t>
        </w:r>
      </w:ins>
      <w:r w:rsidRPr="004F0A47">
        <w:rPr>
          <w:rtl/>
        </w:rPr>
        <w:t>סמיכה שירי מצוה.</w:t>
      </w:r>
    </w:p>
    <w:p>
      <w:pPr>
        <w:pStyle w:val="38"/>
        <w:rPr>
          <w:ins w:id="101697" w:author="מנוע מכני" w:date="2026-10-11T12:04:40Z"/>
        </w:rPr>
      </w:pPr>
      <w:r w:rsidRPr="004A7C9A">
        <w:t>ת"ר</w:t>
      </w:r>
      <w:r>
        <w:t>:</w:t>
      </w:r>
    </w:p>
    <w:p w:rsidR="00DA63EC" w:rsidRDefault="00DA63EC" w:rsidP="00DA63EC">
      <w:pPr>
        <w:tabs>
          <w:tab w:val="center" w:pos="2835"/>
        </w:tabs>
        <w:rPr>
          <w:rtl/>
        </w:rPr>
      </w:pPr>
      <w:del w:id="101698"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וסמך</w:t>
      </w:r>
      <w:r w:rsidRPr="00A71A5E">
        <w:rPr>
          <w:rStyle w:val="afffff0"/>
          <w:rFonts w:hint="cs"/>
          <w:rtl/>
        </w:rPr>
        <w:t xml:space="preserve"> </w:t>
      </w:r>
      <w:r w:rsidRPr="00A71A5E">
        <w:rPr>
          <w:rStyle w:val="afffff0"/>
          <w:rtl/>
        </w:rPr>
        <w:t>ונרצה</w:t>
      </w:r>
      <w:r w:rsidRPr="00A71A5E">
        <w:rPr>
          <w:rStyle w:val="afffff0"/>
          <w:rFonts w:hint="cs"/>
          <w:rtl/>
        </w:rPr>
        <w:t>'</w:t>
      </w:r>
      <w:r w:rsidRPr="00A71A5E">
        <w:rPr>
          <w:rStyle w:val="afffff0"/>
          <w:rtl/>
        </w:rPr>
        <w:t xml:space="preserve"> </w:t>
      </w:r>
      <w:r>
        <w:rPr>
          <w:rFonts w:hint="cs"/>
          <w:rtl/>
        </w:rPr>
        <w:t xml:space="preserve">ואפי' דאין סמיכה מכפרת ודם מכפר לומר לך </w:t>
      </w:r>
      <w:r>
        <w:rPr>
          <w:rtl/>
        </w:rPr>
        <w:t xml:space="preserve">שאם עשאה לסמיכה שירי מצוה, מעלה עליו הכתוב כאילו </w:t>
      </w:r>
      <w:r>
        <w:rPr>
          <w:rtl/>
        </w:rPr>
        <w:t xml:space="preserve">לא</w:t>
      </w:r>
      <w:r>
        <w:rPr>
          <w:rtl/>
        </w:rPr>
        <w:t xml:space="preserve"> כיפר וכיפר.</w:t>
      </w:r>
    </w:p>
    <w:p>
      <w:pPr>
        <w:pStyle w:val="38"/>
        <w:rPr>
          <w:ins w:id="101699" w:author="מנוע מכני" w:date="2026-10-11T12:04:40Z"/>
        </w:rPr>
      </w:pPr>
      <w:r>
        <w:t xml:space="preserve">ותניא גבי תנופה </w:t>
      </w:r>
      <w:r>
        <w:t xml:space="preserve">כ</w:t>
      </w:r>
      <w:r>
        <w:t>ה</w:t>
      </w:r>
      <w:r>
        <w:t>"</w:t>
      </w:r>
      <w:r>
        <w:t>ג</w:t>
      </w:r>
      <w:r>
        <w:t>:</w:t>
      </w:r>
    </w:p>
    <w:p w:rsidR="00DA63EC" w:rsidRDefault="00DA63EC" w:rsidP="00DA63EC">
      <w:pPr>
        <w:tabs>
          <w:tab w:val="center" w:pos="2835"/>
        </w:tabs>
        <w:rPr>
          <w:rtl/>
        </w:rPr>
      </w:pPr>
      <w:del w:id="101700" w:author="מנוע מכני" w:date="2026-10-11T12:04:40Z">
        <w:r w:rsidRPr="00A71A5E">
          <w:rPr>
            <w:rStyle w:val="afffff0"/>
            <w:rtl/>
          </w:rPr>
          <w:delText xml:space="preserve"> </w:delText>
        </w:r>
      </w:del>
      <w:r w:rsidRPr="00A71A5E">
        <w:rPr>
          <w:rStyle w:val="afffff0"/>
          <w:rFonts w:hint="cs"/>
          <w:rtl/>
        </w:rPr>
        <w:t>'</w:t>
      </w:r>
      <w:ins w:id="91025" w:author="Claude - סמנטי" w:date="2026-10-11T12:27:00Z">
        <w:r>
          <w:rPr>
            <w:rStyle w:val="afffff0"/>
            <w:rtl/>
          </w:rPr>
          <w:t xml:space="preserve">לִתְנוּפָה לְכַפֵּר</w:t>
        </w:r>
      </w:ins>
      <w:del w:id="91026" w:author="Claude - סמנטי" w:date="2026-10-11T12:27:00Z">
        <w:r w:rsidRPr="00A71A5E">
          <w:rPr>
            <w:rStyle w:val="afffff0"/>
            <w:rtl/>
          </w:rPr>
          <w:delText xml:space="preserve">לתנופה לכפר</w:delText>
        </w:r>
      </w:del>
      <w:r w:rsidRPr="00A71A5E">
        <w:rPr>
          <w:rStyle w:val="afffff0"/>
          <w:rFonts w:hint="cs"/>
          <w:rtl/>
        </w:rPr>
        <w:t>'</w:t>
      </w:r>
      <w:r w:rsidRPr="00A71A5E">
        <w:rPr>
          <w:rStyle w:val="afffff0"/>
          <w:rtl/>
        </w:rPr>
        <w:t xml:space="preserve"> </w:t>
      </w:r>
      <w:r>
        <w:rPr>
          <w:rFonts w:hint="cs"/>
          <w:rtl/>
        </w:rPr>
        <w:t>אפי' ד</w:t>
      </w:r>
      <w:r>
        <w:rPr>
          <w:rtl/>
        </w:rPr>
        <w:t xml:space="preserve">אין כפרה אלא בדם, </w:t>
      </w:r>
      <w:r>
        <w:rPr>
          <w:rFonts w:hint="cs"/>
          <w:rtl/>
        </w:rPr>
        <w:t>ד'</w:t>
      </w:r>
      <w:r>
        <w:rPr>
          <w:rtl/>
        </w:rPr>
        <w:t>כי הדם הוא בנפש יכפר</w:t>
      </w:r>
      <w:r>
        <w:rPr>
          <w:rFonts w:hint="cs"/>
          <w:rtl/>
        </w:rPr>
        <w:t>'</w:t>
      </w:r>
    </w:p>
    <w:p>
      <w:pPr>
        <w:pStyle w:val="38"/>
        <w:rPr>
          <w:ins w:id="101701" w:author="מנוע מכני" w:date="2026-10-11T12:04:40Z"/>
        </w:rPr>
      </w:pPr>
      <w:r>
        <w:t xml:space="preserve">אלא</w:t>
      </w:r>
    </w:p>
    <w:p w:rsidR="00DA63EC" w:rsidRDefault="00DA63EC" w:rsidP="00DA63EC">
      <w:pPr>
        <w:tabs>
          <w:tab w:val="center" w:pos="2835"/>
        </w:tabs>
        <w:rPr>
          <w:rtl/>
        </w:rPr>
      </w:pPr>
      <w:del w:id="101702" w:author="מנוע מכני" w:date="2026-10-11T12:04:40Z">
        <w:r>
          <w:rPr>
            <w:rtl/>
          </w:rPr>
          <w:delText xml:space="preserve"> </w:delText>
        </w:r>
      </w:del>
      <w:r>
        <w:rPr>
          <w:rtl/>
        </w:rPr>
        <w:t xml:space="preserve">לומר לך, שאם עשאה לתנופה שירי מצוה, מעלה עליו הכתוב כאילו </w:t>
      </w:r>
      <w:r>
        <w:rPr>
          <w:rtl/>
        </w:rPr>
        <w:t xml:space="preserve">לא</w:t>
      </w:r>
      <w:r>
        <w:rPr>
          <w:rtl/>
        </w:rPr>
        <w:t xml:space="preserve"> כיפר וכיפר.</w:t>
      </w:r>
    </w:p>
    <w:p w:rsidR="00DA63EC" w:rsidRDefault="00DA63EC" w:rsidP="00DA63EC">
      <w:pPr>
        <w:pStyle w:val="affffd"/>
        <w:rPr>
          <w:del w:id="90137" w:author="מנוע עיצוב" w:date="2026-10-11T12:09:26Z"/>
          <w:rtl/>
        </w:rPr>
      </w:pPr>
      <w:del w:id="90136" w:author="מנוע עיצוב" w:date="2026-10-11T12:09:26Z">
        <w:r>
          <w:rPr>
            <w:rtl/>
          </w:rPr>
          <w:delText xml:space="preserve">׹</w:delText>
        </w:r>
      </w:del>
    </w:p>
    <w:p w:rsidR="00DA63EC" w:rsidRPr="001518B8" w:rsidRDefault="00DA63EC" w:rsidP="00DA63EC">
      <w:pPr>
        <w:pStyle w:val="affff1"/>
        <w:ind w:end="0"/>
        <w:rPr>
          <w:rtl/>
        </w:rPr>
        <w:pPrChange w:id="20102" w:author="קלוד" w:date="2026-10-11T09:07:26Z">
          <w:pPr>
            <w:pStyle w:val="affff1"/>
            <w:rPr>
              <w:rtl/>
            </w:rPr>
          </w:pPr>
        </w:pPrChange>
      </w:pPr>
      <w:ins w:id="9866" w:author="מספור קטעי משנה" w:date="2026-10-11T09:35:12Z">
        <w:r>
          <w:rPr>
            <w:rStyle w:val="MisparKeta"/>
          </w:rPr>
          <w:t xml:space="preserve">ג. </w:t>
        </w:r>
      </w:ins>
      <w:r w:rsidRPr="001518B8">
        <w:rPr>
          <w:rtl/>
        </w:rPr>
        <w:t>על הראש.</w:t>
      </w:r>
    </w:p>
    <w:p>
      <w:pPr>
        <w:pStyle w:val="38"/>
        <w:rPr>
          <w:ins w:id="101703" w:author="מנוע מכני" w:date="2026-10-11T12:04:40Z"/>
        </w:rPr>
      </w:pPr>
      <w:r w:rsidRPr="00FE1B89">
        <w:t>ת"ר</w:t>
      </w:r>
      <w:r w:rsidRPr="00FE1B89">
        <w:t>:</w:t>
      </w:r>
    </w:p>
    <w:p w:rsidR="00DA63EC" w:rsidRPr="00FE1B89" w:rsidRDefault="00DA63EC" w:rsidP="00DA63EC">
      <w:pPr>
        <w:tabs>
          <w:tab w:val="center" w:pos="2835"/>
        </w:tabs>
        <w:rPr>
          <w:spacing w:val="-4"/>
          <w:rtl/>
        </w:rPr>
      </w:pPr>
      <w:del w:id="101704" w:author="מנוע מכני" w:date="2026-10-11T12:04:40Z">
        <w:r w:rsidRPr="00FE1B89">
          <w:rPr>
            <w:rStyle w:val="afffff0"/>
            <w:spacing w:val="-4"/>
            <w:rtl/>
          </w:rPr>
          <w:delText xml:space="preserve"> </w:delText>
        </w:r>
      </w:del>
      <w:r w:rsidRPr="00FE1B89">
        <w:rPr>
          <w:rStyle w:val="afffff0"/>
          <w:rFonts w:hint="cs"/>
          <w:spacing w:val="-4"/>
          <w:rtl/>
        </w:rPr>
        <w:t>'</w:t>
      </w:r>
      <w:r w:rsidRPr="00FE1B89">
        <w:rPr>
          <w:rStyle w:val="afffff0"/>
          <w:spacing w:val="-4"/>
          <w:rtl/>
        </w:rPr>
        <w:t>ידו על הראש</w:t>
      </w:r>
      <w:r w:rsidRPr="00FE1B89">
        <w:rPr>
          <w:rStyle w:val="afffff0"/>
          <w:rFonts w:hint="cs"/>
          <w:spacing w:val="-4"/>
          <w:rtl/>
        </w:rPr>
        <w:t>'</w:t>
      </w:r>
      <w:r w:rsidRPr="00FE1B89">
        <w:rPr>
          <w:rStyle w:val="afffff0"/>
          <w:spacing w:val="-4"/>
          <w:rtl/>
        </w:rPr>
        <w:t xml:space="preserve"> </w:t>
      </w:r>
      <w:r w:rsidRPr="00FE1B89">
        <w:rPr>
          <w:spacing w:val="-4"/>
          <w:rtl/>
        </w:rPr>
        <w:t xml:space="preserve">- ולא על הצואר, ידו על הראש - ולא על הגביים, </w:t>
      </w:r>
      <w:r w:rsidRPr="00FE1B89">
        <w:rPr>
          <w:rFonts w:hint="cs"/>
          <w:spacing w:val="-4"/>
          <w:rtl/>
        </w:rPr>
        <w:t>'</w:t>
      </w:r>
      <w:r w:rsidRPr="00FE1B89">
        <w:rPr>
          <w:spacing w:val="-4"/>
          <w:rtl/>
        </w:rPr>
        <w:t>ידו על הראש - ולא על החזה.</w:t>
      </w:r>
    </w:p>
    <w:p>
      <w:pPr>
        <w:pStyle w:val="38"/>
        <w:rPr>
          <w:ins w:id="101705" w:author="מנוע מכני" w:date="2026-10-11T12:04:40Z"/>
        </w:rPr>
      </w:pPr>
      <w:r w:rsidRPr="001518B8">
        <w:t>וצריכי</w:t>
      </w:r>
    </w:p>
    <w:p w:rsidR="00DA63EC" w:rsidRDefault="00DA63EC" w:rsidP="00DA63EC">
      <w:pPr>
        <w:tabs>
          <w:tab w:val="center" w:pos="2835"/>
        </w:tabs>
        <w:rPr>
          <w:rtl/>
        </w:rPr>
      </w:pPr>
      <w:del w:id="101706" w:author="מנוע מכני" w:date="2026-10-11T12:04:40Z">
        <w:r>
          <w:rPr>
            <w:rFonts w:hint="cs"/>
            <w:rtl/>
          </w:rPr>
          <w:delText xml:space="preserve"> </w:delText>
        </w:r>
      </w:del>
      <w:r>
        <w:rPr>
          <w:rFonts w:hint="cs"/>
          <w:rtl/>
        </w:rPr>
        <w:t xml:space="preserve">צואר דלא </w:t>
      </w:r>
      <w:ins w:id="97707" w:author="מנוע מכני" w:date="2026-10-11T12:04:40Z">
        <w:r>
          <w:rPr>
            <w:rFonts w:hint="cs"/>
            <w:rtl/>
          </w:rPr>
          <w:t xml:space="preserve">עומד</w:t>
        </w:r>
      </w:ins>
      <w:del w:id="97708" w:author="מנוע מכני" w:date="2026-10-11T12:04:40Z">
        <w:r>
          <w:rPr>
            <w:rFonts w:hint="cs"/>
            <w:rtl/>
          </w:rPr>
          <w:delText xml:space="preserve">קאי</w:delText>
        </w:r>
      </w:del>
      <w:r>
        <w:rPr>
          <w:rFonts w:hint="cs"/>
          <w:rtl/>
        </w:rPr>
        <w:t xml:space="preserve"> בהדי ראשו</w:t>
      </w:r>
      <w:ins w:id="95989" w:author="מנוע מכני" w:date="2026-10-11T12:04:40Z">
        <w:r>
          <w:rPr>
            <w:rFonts w:hint="cs"/>
            <w:rtl/>
          </w:rPr>
          <w:t xml:space="preserve">,</w:t>
        </w:r>
      </w:ins>
      <w:del w:id="95990" w:author="מנוע מכני" w:date="2026-10-11T12:04:40Z">
        <w:r>
          <w:rPr>
            <w:rFonts w:hint="cs"/>
            <w:rtl/>
          </w:rPr>
          <w:delText xml:space="preserve"> ,</w:delText>
        </w:r>
      </w:del>
      <w:r>
        <w:rPr>
          <w:rFonts w:hint="cs"/>
          <w:rtl/>
        </w:rPr>
        <w:t xml:space="preserve"> גבו אפי' דלא </w:t>
      </w:r>
      <w:ins w:id="97709" w:author="מנוע מכני" w:date="2026-10-11T12:04:40Z">
        <w:r>
          <w:rPr>
            <w:rFonts w:hint="cs"/>
            <w:rtl/>
          </w:rPr>
          <w:t xml:space="preserve">עומד</w:t>
        </w:r>
      </w:ins>
      <w:del w:id="97710" w:author="מנוע מכני" w:date="2026-10-11T12:04:40Z">
        <w:r>
          <w:rPr>
            <w:rFonts w:hint="cs"/>
            <w:rtl/>
          </w:rPr>
          <w:delText xml:space="preserve">קאי</w:delText>
        </w:r>
      </w:del>
      <w:r>
        <w:rPr>
          <w:rFonts w:hint="cs"/>
          <w:rtl/>
        </w:rPr>
        <w:t xml:space="preserve"> לגבי ראשו, חזה אפי' דאיתרבי לתנופה </w:t>
      </w:r>
    </w:p>
    <w:p w:rsidR="00DA63EC" w:rsidRDefault="00DA63EC" w:rsidP="00DA63EC">
      <w:pPr>
        <w:tabs>
          <w:tab w:val="center" w:pos="2835"/>
        </w:tabs>
        <w:rPr>
          <w:rtl/>
        </w:rPr>
      </w:pPr>
    </w:p>
    <w:p>
      <w:pPr>
        <w:pStyle w:val="afffff8"/>
        <w:rPr>
          <w:ins w:id="90153" w:author="קלוד" w:date="2026-10-11T12:32:08Z"/>
        </w:rPr>
      </w:pPr>
      <w:ins w:id="90154" w:author="קלוד" w:date="2026-10-11T12:32:08Z">
        <w:r>
          <w:rPr>
            <w:color w:val="7B3F00"/>
          </w:rPr>
          <w:t xml:space="preserve">סמיכה על צדי הראש - האם כשרה?</w:t>
        </w:r>
      </w:ins>
    </w:p>
    <w:p>
      <w:pPr>
        <w:pStyle w:val="38"/>
        <w:rPr>
          <w:ins w:id="101708" w:author="מנוע מכני" w:date="2026-10-11T12:04:40Z"/>
        </w:rPr>
      </w:pPr>
      <w:del w:id="101707" w:author="מנוע מכני" w:date="2026-10-11T12:04:40Z">
        <w:r>
          <w:delText xml:space="preserve">•</w:delText>
        </w:r>
      </w:del>
      <w:r>
        <w:t xml:space="preserve"> </w:t>
      </w:r>
      <w:r w:rsidRPr="004A7C9A">
        <w:t>איבעיא להו</w:t>
      </w:r>
      <w:r>
        <w:t xml:space="preserve">:</w:t>
      </w:r>
    </w:p>
    <w:p w:rsidR="00DA63EC" w:rsidRDefault="00DA63EC" w:rsidP="00DA63EC">
      <w:pPr>
        <w:tabs>
          <w:tab w:val="center" w:pos="2835"/>
        </w:tabs>
        <w:rPr>
          <w:rtl/>
        </w:rPr>
      </w:pPr>
      <w:del w:id="101709" w:author="מנוע מכני" w:date="2026-10-11T12:04:40Z">
        <w:r>
          <w:rPr>
            <w:rtl/>
          </w:rPr>
          <w:delText xml:space="preserve"> </w:delText>
        </w:r>
      </w:del>
      <w:r>
        <w:rPr>
          <w:rtl/>
        </w:rPr>
        <w:t xml:space="preserve">ידו על הצדדין, מהו? </w:t>
      </w:r>
    </w:p>
    <w:p>
      <w:pPr>
        <w:pStyle w:val="38"/>
        <w:rPr>
          <w:ins w:id="101710" w:author="מנוע מכני" w:date="2026-10-11T12:04:40Z"/>
        </w:rPr>
      </w:pPr>
      <w:del w:id="90263" w:author="מנוע מכני" w:date="2026-10-11T12:04:40Z">
        <w:r>
          <w:delText xml:space="preserve">   </w:delText>
        </w:r>
      </w:del>
      <w:r>
        <w:t xml:space="preserve">ת</w:t>
      </w:r>
      <w:r>
        <w:t>"</w:t>
      </w:r>
      <w:r>
        <w:t>ש</w:t>
      </w:r>
      <w:r>
        <w:t xml:space="preserve">:</w:t>
      </w:r>
    </w:p>
    <w:p w:rsidR="00DA63EC" w:rsidRDefault="00DA63EC" w:rsidP="00DA63EC">
      <w:pPr>
        <w:tabs>
          <w:tab w:val="center" w:pos="2835"/>
        </w:tabs>
        <w:rPr>
          <w:rtl/>
        </w:rPr>
      </w:pPr>
      <w:del w:id="101711" w:author="מנוע מכני" w:date="2026-10-11T12:04:40Z">
        <w:r>
          <w:rPr>
            <w:rtl/>
          </w:rPr>
          <w:delText xml:space="preserve"> </w:delText>
        </w:r>
      </w:del>
      <w:r>
        <w:rPr>
          <w:rtl/>
        </w:rPr>
        <w:t xml:space="preserve">דתניא</w:t>
      </w:r>
      <w:r>
        <w:rPr>
          <w:rtl/>
        </w:rPr>
        <w:t xml:space="preserve">, אבא ביראה ברבי אליעזר בן יעקב אומר: ידו על ראשו - ולא ידו על הצדדין.</w:t>
      </w:r>
    </w:p>
    <w:p>
      <w:pPr>
        <w:pStyle w:val="38"/>
        <w:rPr>
          <w:ins w:id="101713" w:author="מנוע מכני" w:date="2026-10-11T12:04:40Z"/>
        </w:rPr>
      </w:pPr>
      <w:del w:id="101712" w:author="מנוע מכני" w:date="2026-10-11T12:04:40Z">
        <w:r w:rsidRPr="004A7C9A">
          <w:lastRenderedPageBreak/>
          <w:delText xml:space="preserve">•</w:delText>
        </w:r>
      </w:del>
      <w:r w:rsidRPr="004A7C9A">
        <w:lastRenderedPageBreak/>
        <w:t xml:space="preserve"> בעי רבי ירמיה</w:t>
      </w:r>
      <w:r>
        <w:t xml:space="preserve">:</w:t>
      </w:r>
    </w:p>
    <w:p w:rsidR="00DA63EC" w:rsidRDefault="00DA63EC" w:rsidP="00DA63EC">
      <w:pPr>
        <w:tabs>
          <w:tab w:val="center" w:pos="2835"/>
        </w:tabs>
        <w:rPr>
          <w:rtl/>
        </w:rPr>
      </w:pPr>
      <w:del w:id="101714" w:author="מנוע מכני" w:date="2026-10-11T12:04:40Z">
        <w:r>
          <w:rPr>
            <w:rtl/>
          </w:rPr>
          <w:delText xml:space="preserve"> </w:delText>
        </w:r>
      </w:del>
      <w:r>
        <w:rPr>
          <w:rtl/>
        </w:rPr>
        <w:t xml:space="preserve">מטלית מהו שתחוץ? ת"</w:t>
      </w:r>
      <w:r>
        <w:rPr>
          <w:rFonts w:hint="cs"/>
          <w:rtl/>
        </w:rPr>
        <w:t>ש</w:t>
      </w:r>
      <w:r>
        <w:rPr>
          <w:rtl/>
        </w:rPr>
        <w:t>: ובלבד שלא תהא דבר חוצץ בינו לבין הזבח.</w:t>
      </w:r>
    </w:p>
    <w:p w:rsidR="00DA63EC" w:rsidRDefault="00DA63EC" w:rsidP="00DA63EC">
      <w:pPr>
        <w:pStyle w:val="affffd"/>
        <w:rPr>
          <w:rtl/>
        </w:rPr>
      </w:pPr>
      <w:r>
        <w:rPr>
          <w:rtl/>
        </w:rPr>
        <w:t>׹</w:t>
      </w:r>
    </w:p>
    <w:p>
      <w:pPr>
        <w:pStyle w:val="afffff8"/>
        <w:rPr>
          <w:ins w:id="90151" w:author="קלוד" w:date="2026-10-11T12:32:08Z"/>
        </w:rPr>
      </w:pPr>
      <w:ins w:id="90152" w:author="קלוד" w:date="2026-10-11T12:32:08Z">
        <w:r>
          <w:rPr>
            <w:color w:val="7B3F00"/>
          </w:rPr>
          <w:t xml:space="preserve">סמיכה בשתי ידים - 'ידו' תרתי</w:t>
        </w:r>
      </w:ins>
    </w:p>
    <w:p w:rsidR="00DA63EC" w:rsidRDefault="00DA63EC" w:rsidP="00DA63EC">
      <w:pPr>
        <w:tabs>
          <w:tab w:val="center" w:pos="2835"/>
        </w:tabs>
        <w:rPr>
          <w:rtl/>
        </w:rPr>
      </w:pPr>
      <w:r>
        <w:rPr>
          <w:rtl/>
        </w:rPr>
        <w:t xml:space="preserve">ובשתי ידים, </w:t>
      </w:r>
      <w:r>
        <w:rPr>
          <w:rStyle w:val="2fb"/>
          <w:rFonts w:hint="cs"/>
          <w:rtl/>
        </w:rPr>
        <w:t>אר</w:t>
      </w:r>
      <w:r>
        <w:rPr>
          <w:rStyle w:val="2fb"/>
          <w:rtl/>
        </w:rPr>
        <w:t>"</w:t>
      </w:r>
      <w:r>
        <w:rPr>
          <w:rStyle w:val="2fb"/>
          <w:rFonts w:hint="cs"/>
          <w:rtl/>
        </w:rPr>
        <w:t xml:space="preserve">ל</w:t>
      </w:r>
      <w:r>
        <w:rPr>
          <w:rFonts w:hint="cs"/>
          <w:rtl/>
        </w:rPr>
        <w:t xml:space="preserve"> </w:t>
      </w:r>
      <w:r w:rsidRPr="00664445">
        <w:rPr>
          <w:rStyle w:val="afffff0"/>
          <w:rFonts w:hint="cs"/>
          <w:rtl/>
        </w:rPr>
        <w:t>ד'</w:t>
      </w:r>
      <w:r w:rsidRPr="00664445">
        <w:rPr>
          <w:rStyle w:val="afffff0"/>
          <w:rtl/>
        </w:rPr>
        <w:t>וסמך אהרן את שתי ידו</w:t>
      </w:r>
      <w:r w:rsidRPr="00664445">
        <w:rPr>
          <w:rStyle w:val="afffff0"/>
          <w:rFonts w:hint="cs"/>
          <w:rtl/>
        </w:rPr>
        <w:t>'</w:t>
      </w:r>
      <w:r w:rsidRPr="00664445">
        <w:rPr>
          <w:rStyle w:val="afffff0"/>
          <w:rtl/>
        </w:rPr>
        <w:t>,</w:t>
      </w:r>
      <w:r>
        <w:rPr>
          <w:rtl/>
        </w:rPr>
        <w:t xml:space="preserve"> </w:t>
      </w:r>
      <w:r>
        <w:rPr>
          <w:rFonts w:hint="cs"/>
          <w:rtl/>
        </w:rPr>
        <w:t>בנה אב</w:t>
      </w:r>
      <w:r>
        <w:rPr>
          <w:rtl/>
        </w:rPr>
        <w:t xml:space="preserve"> כל מקום שנאמר ידו הרי כאן שתים, עד שיפרט לך הכתוב אחת.</w:t>
      </w:r>
    </w:p>
    <w:p w:rsidR="00DA63EC" w:rsidRDefault="00DA63EC" w:rsidP="00DA63EC">
      <w:pPr>
        <w:tabs>
          <w:tab w:val="center" w:pos="2835"/>
        </w:tabs>
        <w:rPr>
          <w:rtl/>
        </w:rPr>
      </w:pPr>
      <w:r>
        <w:rPr>
          <w:rtl/>
        </w:rPr>
        <w:t xml:space="preserve">• אזל </w:t>
      </w:r>
      <w:r>
        <w:rPr>
          <w:rStyle w:val="2fb"/>
          <w:rtl/>
        </w:rPr>
        <w:t xml:space="preserve">ר"</w:t>
      </w:r>
      <w:r>
        <w:rPr>
          <w:rStyle w:val="2fb"/>
          <w:rFonts w:hint="cs"/>
          <w:rtl/>
        </w:rPr>
        <w:t xml:space="preserve">א</w:t>
      </w:r>
      <w:r>
        <w:rPr>
          <w:rFonts w:hint="cs"/>
          <w:rtl/>
        </w:rPr>
        <w:t xml:space="preserve"> </w:t>
      </w:r>
      <w:r>
        <w:rPr>
          <w:rtl/>
        </w:rPr>
        <w:t xml:space="preserve">אמרה להא </w:t>
      </w:r>
      <w:ins w:id="95903" w:author="מנוע מכני" w:date="2026-10-11T12:04:40Z">
        <w:r>
          <w:rPr>
            <w:rtl/>
          </w:rPr>
          <w:t xml:space="preserve">שמועה</w:t>
        </w:r>
      </w:ins>
      <w:del w:id="95904" w:author="מנוע מכני" w:date="2026-10-11T12:04:40Z">
        <w:r>
          <w:rPr>
            <w:rtl/>
          </w:rPr>
          <w:delText xml:space="preserve">שמעתא</w:delText>
        </w:r>
      </w:del>
      <w:r>
        <w:rPr>
          <w:rtl/>
        </w:rPr>
        <w:t xml:space="preserve"> בבי מדרשא, ולא </w:t>
      </w:r>
      <w:ins w:id="93733" w:author="מנוע מכני" w:date="2026-10-11T12:04:40Z">
        <w:r>
          <w:rPr>
            <w:rtl/>
          </w:rPr>
          <w:t xml:space="preserve">משמו</w:t>
        </w:r>
      </w:ins>
      <w:del w:id="93734" w:author="מנוע מכני" w:date="2026-10-11T12:04:40Z">
        <w:r>
          <w:rPr>
            <w:rtl/>
          </w:rPr>
          <w:delText xml:space="preserve">משמיה</w:delText>
        </w:r>
      </w:del>
      <w:r>
        <w:rPr>
          <w:rtl/>
        </w:rPr>
        <w:t xml:space="preserve"> </w:t>
      </w:r>
      <w:ins w:id="90537" w:author="מנוע מכני" w:date="2026-10-11T12:04:40Z">
        <w:r>
          <w:rPr>
            <w:rStyle w:val="2fb"/>
            <w:rtl/>
          </w:rPr>
          <w:t xml:space="preserve">דרשב"ל</w:t>
        </w:r>
      </w:ins>
      <w:del w:id="90538" w:author="מנוע מכני" w:date="2026-10-11T12:04:40Z">
        <w:r>
          <w:rPr>
            <w:rtl/>
          </w:rPr>
          <w:delText xml:space="preserve">דריש לקיש</w:delText>
        </w:r>
      </w:del>
      <w:r>
        <w:rPr>
          <w:rtl/>
        </w:rPr>
        <w:t xml:space="preserve">.</w:t>
      </w:r>
    </w:p>
    <w:p>
      <w:pPr>
        <w:pStyle w:val="38"/>
        <w:rPr>
          <w:ins w:id="101715" w:author="מנוע מכני" w:date="2026-10-11T12:04:40Z"/>
        </w:rPr>
      </w:pPr>
      <w:r>
        <w:t xml:space="preserve">שמע ר"ל ואיקפד, </w:t>
      </w:r>
      <w:r>
        <w:t xml:space="preserve">א"ל</w:t>
      </w:r>
      <w:r>
        <w:t xml:space="preserve">:</w:t>
      </w:r>
    </w:p>
    <w:p w:rsidR="00DA63EC" w:rsidRDefault="00DA63EC" w:rsidP="00DA63EC">
      <w:pPr>
        <w:tabs>
          <w:tab w:val="center" w:pos="2835"/>
        </w:tabs>
        <w:rPr>
          <w:rtl/>
        </w:rPr>
      </w:pPr>
      <w:del w:id="101716" w:author="מנוע מכני" w:date="2026-10-11T12:04:40Z">
        <w:r>
          <w:rPr>
            <w:rtl/>
          </w:rPr>
          <w:delText xml:space="preserve"> </w:delText>
        </w:r>
      </w:del>
      <w:ins w:id="96415" w:author="מנוע מכני" w:date="2026-10-11T12:04:40Z">
        <w:r>
          <w:rPr>
            <w:rtl/>
          </w:rPr>
          <w:t xml:space="preserve">אם </w:t>
        </w:r>
      </w:ins>
      <w:del w:id="96416" w:author="מנוע מכני" w:date="2026-10-11T12:04:40Z">
        <w:r>
          <w:rPr>
            <w:rtl/>
          </w:rPr>
          <w:delText xml:space="preserve">אי </w:delText>
        </w:r>
      </w:del>
      <w:r>
        <w:rPr>
          <w:rtl/>
        </w:rPr>
        <w:t xml:space="preserve">ס"ד</w:t>
      </w:r>
      <w:r>
        <w:rPr>
          <w:rtl/>
        </w:rPr>
        <w:t xml:space="preserve"> כל </w:t>
      </w:r>
      <w:ins w:id="91999" w:author="מנוע מכני" w:date="2026-10-11T12:04:40Z">
        <w:r>
          <w:rPr>
            <w:rtl/>
          </w:rPr>
          <w:t xml:space="preserve">מקום</w:t>
        </w:r>
      </w:ins>
      <w:del w:id="92000" w:author="מנוע מכני" w:date="2026-10-11T12:04:40Z">
        <w:r>
          <w:rPr>
            <w:rtl/>
          </w:rPr>
          <w:delText xml:space="preserve">היכא</w:delText>
        </w:r>
      </w:del>
      <w:r>
        <w:rPr>
          <w:rtl/>
        </w:rPr>
        <w:t xml:space="preserve"> </w:t>
      </w:r>
      <w:r w:rsidRPr="00664445">
        <w:rPr>
          <w:rStyle w:val="afffff0"/>
          <w:rtl/>
        </w:rPr>
        <w:t>ד</w:t>
      </w:r>
      <w:r w:rsidRPr="00664445">
        <w:rPr>
          <w:rStyle w:val="afffff0"/>
          <w:rFonts w:hint="cs"/>
          <w:rtl/>
        </w:rPr>
        <w:t>'</w:t>
      </w:r>
      <w:ins w:id="91027" w:author="Claude - סמנטי" w:date="2026-10-11T12:27:00Z">
        <w:r>
          <w:rPr>
            <w:rStyle w:val="afffff0"/>
            <w:rtl/>
          </w:rPr>
          <w:t xml:space="preserve">יָדוֹ</w:t>
        </w:r>
      </w:ins>
      <w:del w:id="91028" w:author="Claude - סמנטי" w:date="2026-10-11T12:27:00Z">
        <w:r w:rsidRPr="00664445">
          <w:rPr>
            <w:rStyle w:val="afffff0"/>
            <w:rtl/>
          </w:rPr>
          <w:delText xml:space="preserve">ידו</w:delText>
        </w:r>
      </w:del>
      <w:r w:rsidRPr="00664445">
        <w:rPr>
          <w:rStyle w:val="afffff0"/>
          <w:rFonts w:hint="cs"/>
          <w:rtl/>
        </w:rPr>
        <w:t>'</w:t>
      </w:r>
      <w:r w:rsidRPr="00664445">
        <w:rPr>
          <w:rStyle w:val="afffff0"/>
          <w:rtl/>
        </w:rPr>
        <w:t xml:space="preserve"> </w:t>
      </w:r>
      <w:r>
        <w:rPr>
          <w:rtl/>
        </w:rPr>
        <w:t xml:space="preserve">תרתי </w:t>
      </w:r>
      <w:ins w:id="93735" w:author="מנוע מכני" w:date="2026-10-11T12:04:40Z">
        <w:r>
          <w:rPr>
            <w:rtl/>
          </w:rPr>
          <w:t xml:space="preserve">הם</w:t>
        </w:r>
      </w:ins>
      <w:del w:id="93736" w:author="מנוע מכני" w:date="2026-10-11T12:04:40Z">
        <w:r>
          <w:rPr>
            <w:rtl/>
          </w:rPr>
          <w:delText xml:space="preserve">נינהו</w:delText>
        </w:r>
      </w:del>
      <w:r>
        <w:rPr>
          <w:rtl/>
        </w:rPr>
        <w:t xml:space="preserve">, למה לי למכתב ידיו ידיו? </w:t>
      </w:r>
    </w:p>
    <w:p w:rsidR="00DA63EC" w:rsidRDefault="00DA63EC" w:rsidP="00DA63EC">
      <w:pPr>
        <w:tabs>
          <w:tab w:val="center" w:pos="2835"/>
        </w:tabs>
        <w:rPr>
          <w:rtl/>
        </w:rPr>
      </w:pPr>
      <w:r>
        <w:rPr>
          <w:rtl/>
        </w:rPr>
        <w:t xml:space="preserve">אקשי </w:t>
      </w:r>
      <w:ins w:id="93737" w:author="מנוע מכני" w:date="2026-10-11T12:04:40Z">
        <w:r>
          <w:rPr>
            <w:rtl/>
          </w:rPr>
          <w:t xml:space="preserve">לו</w:t>
        </w:r>
      </w:ins>
      <w:del w:id="93738" w:author="מנוע מכני" w:date="2026-10-11T12:04:40Z">
        <w:r>
          <w:rPr>
            <w:rtl/>
          </w:rPr>
          <w:delText xml:space="preserve">ליה</w:delText>
        </w:r>
      </w:del>
      <w:r>
        <w:rPr>
          <w:rtl/>
        </w:rPr>
        <w:t xml:space="preserve"> עשרים וד' ידיו, ידיו תביאנה, ידיו </w:t>
      </w:r>
      <w:r>
        <w:rPr>
          <w:rStyle w:val="2fb"/>
          <w:rtl/>
        </w:rPr>
        <w:t xml:space="preserve">רב</w:t>
      </w:r>
      <w:r>
        <w:rPr>
          <w:rtl/>
        </w:rPr>
        <w:t xml:space="preserve"> לו, שכל את ידיו, אישתיק.</w:t>
      </w:r>
    </w:p>
    <w:p w:rsidR="00DA63EC" w:rsidRDefault="00DA63EC" w:rsidP="00DA63EC">
      <w:pPr>
        <w:tabs>
          <w:tab w:val="center" w:pos="2835"/>
        </w:tabs>
        <w:rPr>
          <w:rtl/>
        </w:rPr>
      </w:pPr>
      <w:ins w:id="97067" w:author="מנוע מכני" w:date="2026-10-11T12:04:40Z">
        <w:r>
          <w:rPr>
            <w:rtl/>
          </w:rPr>
          <w:t xml:space="preserve">לאחר</w:t>
        </w:r>
      </w:ins>
      <w:del w:id="97068" w:author="מנוע מכני" w:date="2026-10-11T12:04:40Z">
        <w:r>
          <w:rPr>
            <w:rtl/>
          </w:rPr>
          <w:delText xml:space="preserve">לבתר</w:delText>
        </w:r>
      </w:del>
      <w:r>
        <w:rPr>
          <w:rtl/>
        </w:rPr>
        <w:t xml:space="preserve"> דנח </w:t>
      </w:r>
      <w:ins w:id="96635" w:author="מנוע מכני" w:date="2026-10-11T12:04:40Z">
        <w:r>
          <w:rPr>
            <w:rtl/>
          </w:rPr>
          <w:t xml:space="preserve">דעתו</w:t>
        </w:r>
      </w:ins>
      <w:del w:id="96636" w:author="מנוע מכני" w:date="2026-10-11T12:04:40Z">
        <w:r>
          <w:rPr>
            <w:rtl/>
          </w:rPr>
          <w:delText xml:space="preserve">דעתיה</w:delText>
        </w:r>
      </w:del>
      <w:r>
        <w:rPr>
          <w:rtl/>
        </w:rPr>
        <w:t xml:space="preserve">, </w:t>
      </w:r>
      <w:r>
        <w:rPr>
          <w:rtl/>
        </w:rPr>
        <w:t xml:space="preserve">א"ל</w:t>
      </w:r>
      <w:r>
        <w:rPr>
          <w:rtl/>
        </w:rPr>
        <w:t xml:space="preserve">, </w:t>
      </w:r>
      <w:r>
        <w:rPr>
          <w:rFonts w:hint="cs"/>
          <w:rtl/>
        </w:rPr>
        <w:t>מ</w:t>
      </w:r>
      <w:r>
        <w:rPr>
          <w:rtl/>
        </w:rPr>
        <w:t>"</w:t>
      </w:r>
      <w:r>
        <w:rPr>
          <w:rFonts w:hint="cs"/>
          <w:rtl/>
        </w:rPr>
        <w:t>ט</w:t>
      </w:r>
      <w:r>
        <w:rPr>
          <w:rtl/>
        </w:rPr>
        <w:t xml:space="preserve"> </w:t>
      </w:r>
      <w:r>
        <w:rPr>
          <w:rtl/>
        </w:rPr>
        <w:t xml:space="preserve">לא</w:t>
      </w:r>
      <w:r>
        <w:rPr>
          <w:rtl/>
        </w:rPr>
        <w:t xml:space="preserve"> </w:t>
      </w:r>
      <w:ins w:id="97065" w:author="מנוע מכני" w:date="2026-10-11T12:04:40Z">
        <w:r>
          <w:rPr>
            <w:rtl/>
          </w:rPr>
          <w:t xml:space="preserve">תאמר</w:t>
        </w:r>
      </w:ins>
      <w:del w:id="97066" w:author="מנוע מכני" w:date="2026-10-11T12:04:40Z">
        <w:r>
          <w:rPr>
            <w:rtl/>
          </w:rPr>
          <w:delText xml:space="preserve">תימא</w:delText>
        </w:r>
      </w:del>
      <w:r>
        <w:rPr>
          <w:rtl/>
        </w:rPr>
        <w:t xml:space="preserve"> לי: ידיו דסמיכה </w:t>
      </w:r>
      <w:r>
        <w:rPr>
          <w:rFonts w:hint="cs"/>
          <w:rtl/>
        </w:rPr>
        <w:t xml:space="preserve">דבהמה </w:t>
      </w:r>
      <w:ins w:id="92001" w:author="מנוע מכני" w:date="2026-10-11T12:04:40Z">
        <w:r>
          <w:rPr>
            <w:rFonts w:hint="cs"/>
            <w:rtl/>
          </w:rPr>
          <w:t xml:space="preserve">אמרו</w:t>
        </w:r>
      </w:ins>
      <w:del w:id="92002" w:author="מנוע מכני" w:date="2026-10-11T12:04:40Z">
        <w:r>
          <w:rPr>
            <w:rFonts w:hint="cs"/>
            <w:rtl/>
          </w:rPr>
          <w:delText xml:space="preserve">א</w:delText>
        </w:r>
        <w:r>
          <w:rPr>
            <w:rtl/>
          </w:rPr>
          <w:delText xml:space="preserve">מרי</w:delText>
        </w:r>
      </w:del>
      <w:r>
        <w:rPr>
          <w:rtl/>
        </w:rPr>
        <w:t xml:space="preserve">.</w:t>
      </w:r>
      <w:r>
        <w:rPr>
          <w:rFonts w:hint="cs"/>
          <w:rtl/>
        </w:rPr>
        <w:t xml:space="preserve"> </w:t>
      </w:r>
    </w:p>
    <w:p w:rsidR="00DA63EC" w:rsidRDefault="00DA63EC" w:rsidP="00DA63EC">
      <w:pPr>
        <w:pStyle w:val="affffd"/>
        <w:rPr>
          <w:del w:id="90139" w:author="מנוע עיצוב" w:date="2026-10-11T12:09:26Z"/>
          <w:rtl/>
        </w:rPr>
      </w:pPr>
      <w:del w:id="90138" w:author="מנוע עיצוב" w:date="2026-10-11T12:09:26Z">
        <w:r>
          <w:rPr>
            <w:rtl/>
          </w:rPr>
          <w:delText xml:space="preserve">׹</w:delText>
        </w:r>
      </w:del>
    </w:p>
    <w:p w:rsidR="00DA63EC" w:rsidRDefault="00DA63EC" w:rsidP="00DA63EC">
      <w:pPr>
        <w:pStyle w:val="affff1"/>
        <w:ind w:end="0"/>
        <w:rPr>
          <w:rtl/>
        </w:rPr>
        <w:pPrChange w:id="20103" w:author="קלוד" w:date="2026-10-11T09:07:26Z">
          <w:pPr>
            <w:pStyle w:val="affff1"/>
            <w:rPr>
              <w:rtl/>
            </w:rPr>
          </w:pPr>
        </w:pPrChange>
      </w:pPr>
      <w:ins w:id="9867" w:author="מספור קטעי משנה" w:date="2026-10-11T09:35:12Z">
        <w:r>
          <w:rPr>
            <w:rStyle w:val="MisparKeta"/>
          </w:rPr>
          <w:t xml:space="preserve">ז. </w:t>
        </w:r>
      </w:ins>
      <w:r>
        <w:rPr>
          <w:rtl/>
        </w:rPr>
        <w:t>ובמקום שסומכין שוחטין, תכף לסמיכה שחיטה.</w:t>
      </w:r>
    </w:p>
    <w:p>
      <w:pPr>
        <w:pStyle w:val="38"/>
        <w:rPr>
          <w:ins w:id="101717" w:author="מנוע מכני" w:date="2026-10-11T12:04:40Z"/>
        </w:rPr>
      </w:pPr>
      <w:r>
        <w:t xml:space="preserve">ה"ק</w:t>
      </w:r>
      <w:r>
        <w:t xml:space="preserve">:</w:t>
      </w:r>
    </w:p>
    <w:p w:rsidR="00DA63EC" w:rsidRDefault="00DA63EC" w:rsidP="00DA63EC">
      <w:pPr>
        <w:tabs>
          <w:tab w:val="center" w:pos="2835"/>
        </w:tabs>
        <w:rPr>
          <w:rtl/>
        </w:rPr>
      </w:pPr>
      <w:del w:id="101718" w:author="מנוע מכני" w:date="2026-10-11T12:04:40Z">
        <w:r>
          <w:rPr>
            <w:rtl/>
          </w:rPr>
          <w:delText xml:space="preserve"> </w:delText>
        </w:r>
      </w:del>
      <w:r>
        <w:rPr>
          <w:rtl/>
        </w:rPr>
        <w:t xml:space="preserve">במקום שסומכין שוחטין, שתכף לסמיכה שחיטה.</w:t>
      </w:r>
    </w:p>
    <w:p w:rsidR="00DA63EC" w:rsidRDefault="00DA63EC" w:rsidP="00DA63EC">
      <w:pPr>
        <w:pStyle w:val="affffd"/>
        <w:rPr>
          <w:rtl/>
        </w:rPr>
      </w:pPr>
      <w:r>
        <w:rPr>
          <w:rtl/>
        </w:rPr>
        <w:t>׹</w:t>
      </w:r>
    </w:p>
    <w:p>
      <w:pPr>
        <w:pStyle w:val="MishnaBatzad"/>
        <w:rPr>
          <w:ins w:id="20474" w:author="קלוד" w:date="2026-10-11T09:07:26Z"/>
        </w:rPr>
      </w:pPr>
      <w:ins w:id="20473" w:author="קלוד" w:date="2026-10-11T09:07:26Z">
        <w:r>
          <w:t xml:space="preserve">משנה ט</w:t>
        </w:r>
      </w:ins>
    </w:p>
    <w:p w:rsidR="00DA63EC" w:rsidRPr="000A334C" w:rsidRDefault="00DA63EC" w:rsidP="003B6D22">
      <w:pPr>
        <w:pStyle w:val="afff9"/>
        <w:rPr>
          <w:del w:id="20274" w:author="קלוד" w:date="2026-10-11T09:07:26Z"/>
          <w:rtl/>
        </w:rPr>
      </w:pPr>
      <w:del w:id="20273" w:author="קלוד" w:date="2026-10-11T09:07:26Z">
        <w:r w:rsidRPr="000A334C">
          <w:rPr>
            <w:rtl/>
          </w:rPr>
          <w:delText xml:space="preserve">מתני'.</w:delText>
        </w:r>
      </w:del>
    </w:p>
    <w:p w:rsidR="00DA63EC" w:rsidRPr="000A334C" w:rsidRDefault="00DA63EC" w:rsidP="003B6D22">
      <w:pPr>
        <w:pStyle w:val="afff9"/>
        <w:spacing w:before="120"/>
        <w:rPr>
          <w:rtl/>
        </w:rPr>
        <w:pPrChange w:id="90077" w:author="קלוד" w:date="2026-10-11T12:09:42Z">
          <w:pPr>
            <w:pStyle w:val="afff9"/>
          </w:pPr>
        </w:pPrChange>
      </w:pPr>
      <w:r w:rsidRPr="000A334C">
        <w:rPr>
          <w:rtl/>
        </w:rPr>
        <w:t xml:space="preserve">חומר בסמיכה מבתנופה, ובתנופה מבסמיכה; </w:t>
      </w:r>
    </w:p>
    <w:p w:rsidR="00DA63EC" w:rsidRPr="000A334C" w:rsidRDefault="00DA63EC" w:rsidP="003B6D22">
      <w:pPr>
        <w:pStyle w:val="afff9"/>
        <w:rPr>
          <w:rtl/>
        </w:rPr>
      </w:pPr>
      <w:r w:rsidRPr="000A334C">
        <w:rPr>
          <w:rtl/>
        </w:rPr>
        <w:t xml:space="preserve">שאחד מניף לכל החברים, ואין אחד סומך לכל החברים; </w:t>
      </w:r>
    </w:p>
    <w:p w:rsidR="00DA63EC" w:rsidRDefault="00DA63EC" w:rsidP="00DA63EC">
      <w:pPr>
        <w:pStyle w:val="afff3"/>
        <w:framePr w:wrap="around"/>
        <w:rPr>
          <w:rtl/>
        </w:rPr>
      </w:pPr>
      <w:r>
        <w:rPr>
          <w:rFonts w:hint="cs"/>
          <w:rtl/>
        </w:rPr>
        <w:t>צד.</w:t>
      </w:r>
    </w:p>
    <w:p>
      <w:pPr>
        <w:pStyle w:val="MishnaBatzad"/>
        <w:rPr>
          <w:ins w:id="20476" w:author="קלוד" w:date="2026-10-11T09:07:26Z"/>
        </w:rPr>
      </w:pPr>
      <w:ins w:id="20475" w:author="קלוד" w:date="2026-10-11T09:07:26Z">
        <w:r>
          <w:t xml:space="preserve">משנה ט</w:t>
        </w:r>
      </w:ins>
    </w:p>
    <w:p w:rsidR="00DA63EC" w:rsidRPr="000A334C" w:rsidRDefault="00DA63EC" w:rsidP="003B6D22">
      <w:pPr>
        <w:pStyle w:val="afff9"/>
        <w:rPr>
          <w:rtl/>
        </w:rPr>
      </w:pPr>
      <w:r w:rsidRPr="000A334C">
        <w:rPr>
          <w:rtl/>
        </w:rPr>
        <w:t xml:space="preserve">חומר בתנופה, שהתנופה נוהגת בקרבנות היחיד ובקרבנות הצבור, בחיים ובשחוטין, </w:t>
      </w:r>
    </w:p>
    <w:p w:rsidR="00DA63EC" w:rsidRPr="000A334C" w:rsidRDefault="00DA63EC" w:rsidP="003B6D22">
      <w:pPr>
        <w:pStyle w:val="afff9"/>
        <w:rPr>
          <w:rtl/>
        </w:rPr>
      </w:pPr>
      <w:r w:rsidRPr="000A334C">
        <w:rPr>
          <w:rtl/>
        </w:rPr>
        <w:tab/>
        <w:t>ובדבר שיש בו רוח חיים ובדבר שאין בו רוח חיים, מה שא"כ בסמיכה.</w:t>
      </w:r>
    </w:p>
    <w:p w:rsidR="00DA63EC" w:rsidRDefault="00DA63EC" w:rsidP="00DA63EC">
      <w:pPr>
        <w:pStyle w:val="affffd"/>
        <w:rPr>
          <w:rtl/>
        </w:rPr>
      </w:pPr>
      <w:r>
        <w:rPr>
          <w:rtl/>
        </w:rPr>
        <w:t>׹</w:t>
      </w:r>
    </w:p>
    <w:p>
      <w:pPr>
        <w:pStyle w:val="afffff8"/>
        <w:rPr>
          <w:ins w:id="90149" w:author="קלוד" w:date="2026-10-11T12:32:08Z"/>
        </w:rPr>
      </w:pPr>
      <w:ins w:id="90150" w:author="קלוד" w:date="2026-10-11T12:32:08Z">
        <w:r>
          <w:rPr>
            <w:color w:val="7B3F00"/>
          </w:rPr>
          <w:t xml:space="preserve">תנופה וסמיכה - ק"ו לחברים ולשחוטין</w:t>
        </w:r>
      </w:ins>
    </w:p>
    <w:p>
      <w:pPr>
        <w:pStyle w:val="38"/>
        <w:rPr>
          <w:ins w:id="101719" w:author="מנוע מכני" w:date="2026-10-11T12:04:40Z"/>
        </w:rPr>
      </w:pPr>
      <w:r w:rsidRPr="0064582E">
        <w:t>ת"ר</w:t>
      </w:r>
      <w:r w:rsidRPr="00336727">
        <w:t>:</w:t>
      </w:r>
    </w:p>
    <w:p w:rsidR="00DA63EC" w:rsidRDefault="00DA63EC" w:rsidP="00DA63EC">
      <w:pPr>
        <w:rPr>
          <w:rtl/>
        </w:rPr>
      </w:pPr>
      <w:del w:id="101720" w:author="מנוע מכני" w:date="2026-10-11T12:04:40Z">
        <w:r w:rsidRPr="00A71A5E">
          <w:rPr>
            <w:rStyle w:val="afffff0"/>
            <w:rtl/>
          </w:rPr>
          <w:delText xml:space="preserve"> </w:delText>
        </w:r>
      </w:del>
      <w:r w:rsidRPr="00A71A5E">
        <w:rPr>
          <w:rStyle w:val="afffff0"/>
          <w:rFonts w:hint="cs"/>
          <w:rtl/>
        </w:rPr>
        <w:t>'</w:t>
      </w:r>
      <w:ins w:id="91029" w:author="Claude - סמנטי" w:date="2026-10-11T12:27:00Z">
        <w:r>
          <w:rPr>
            <w:rStyle w:val="afffff0"/>
            <w:rtl/>
          </w:rPr>
          <w:t xml:space="preserve">קָרְבָּנוֹ</w:t>
        </w:r>
      </w:ins>
      <w:del w:id="91030" w:author="Claude - סמנטי" w:date="2026-10-11T12:27:00Z">
        <w:r w:rsidRPr="00A71A5E">
          <w:rPr>
            <w:rStyle w:val="afffff0"/>
            <w:rtl/>
          </w:rPr>
          <w:delText xml:space="preserve">קרבנו</w:delText>
        </w:r>
      </w:del>
      <w:r w:rsidRPr="00A71A5E">
        <w:rPr>
          <w:rStyle w:val="afffff0"/>
          <w:rFonts w:hint="cs"/>
          <w:rtl/>
        </w:rPr>
        <w:t>'</w:t>
      </w:r>
      <w:r w:rsidRPr="00A71A5E">
        <w:rPr>
          <w:rStyle w:val="afffff0"/>
          <w:rtl/>
        </w:rPr>
        <w:t xml:space="preserve"> </w:t>
      </w:r>
      <w:r w:rsidRPr="00336727">
        <w:rPr>
          <w:rtl/>
        </w:rPr>
        <w:t xml:space="preserve">לרבות כל בעלי קרבן לסמיכה, </w:t>
      </w:r>
      <w:r w:rsidRPr="00336727">
        <w:rPr>
          <w:rFonts w:hint="cs"/>
          <w:rtl/>
        </w:rPr>
        <w:t xml:space="preserve">דלא נימא </w:t>
      </w:r>
      <w:r w:rsidRPr="00336727">
        <w:rPr>
          <w:rFonts w:hint="cs"/>
          <w:rtl/>
        </w:rPr>
        <w:t xml:space="preserve">ק</w:t>
      </w:r>
      <w:r w:rsidRPr="00336727">
        <w:rPr>
          <w:rtl/>
        </w:rPr>
        <w:t>"</w:t>
      </w:r>
      <w:r w:rsidRPr="00336727">
        <w:rPr>
          <w:rFonts w:hint="cs"/>
          <w:rtl/>
        </w:rPr>
        <w:t xml:space="preserve">ו</w:t>
      </w:r>
      <w:r w:rsidRPr="00336727">
        <w:rPr>
          <w:rFonts w:hint="cs"/>
          <w:rtl/>
        </w:rPr>
        <w:t xml:space="preserve"> מתנופה </w:t>
      </w:r>
      <w:r w:rsidRPr="00336727">
        <w:rPr>
          <w:rtl/>
        </w:rPr>
        <w:t>שנתרבתה בשחוטין נתמעטה בחוברין,</w:t>
      </w:r>
    </w:p>
    <w:p w:rsidR="00DA63EC" w:rsidRDefault="00DA63EC" w:rsidP="00DA63EC">
      <w:pPr>
        <w:tabs>
          <w:tab w:val="center" w:pos="2835"/>
        </w:tabs>
        <w:rPr>
          <w:rtl/>
        </w:rPr>
      </w:pPr>
      <w:r>
        <w:rPr>
          <w:rFonts w:hint="cs"/>
          <w:rtl/>
        </w:rPr>
        <w:t xml:space="preserve">ולא מרבי' </w:t>
      </w:r>
      <w:r>
        <w:rPr>
          <w:rtl/>
        </w:rPr>
        <w:t xml:space="preserve">תנופה בחוברין </w:t>
      </w:r>
      <w:r>
        <w:rPr>
          <w:rtl/>
        </w:rPr>
        <w:t xml:space="preserve">מק"ו</w:t>
      </w:r>
      <w:r>
        <w:rPr>
          <w:rtl/>
        </w:rPr>
        <w:t xml:space="preserve"> </w:t>
      </w:r>
      <w:r>
        <w:rPr>
          <w:rFonts w:hint="cs"/>
          <w:rtl/>
        </w:rPr>
        <w:t>מ</w:t>
      </w:r>
      <w:r>
        <w:rPr>
          <w:rtl/>
        </w:rPr>
        <w:t xml:space="preserve">סמיכה שלא נתרבתה בשחוטין נתרבתה בחוברין, </w:t>
      </w:r>
    </w:p>
    <w:p w:rsidR="00DA63EC" w:rsidRPr="00E105BC" w:rsidRDefault="00DA63EC" w:rsidP="00DA63EC">
      <w:pPr>
        <w:rPr>
          <w:spacing w:val="-2"/>
          <w:rtl/>
        </w:rPr>
      </w:pPr>
      <w:r w:rsidRPr="00E105BC">
        <w:rPr>
          <w:spacing w:val="-2"/>
          <w:rtl/>
        </w:rPr>
        <w:t>משום דלא אפשר,</w:t>
      </w:r>
      <w:r w:rsidRPr="00E105BC">
        <w:rPr>
          <w:rFonts w:hint="cs"/>
          <w:spacing w:val="-2"/>
          <w:rtl/>
        </w:rPr>
        <w:t xml:space="preserve"> </w:t>
      </w:r>
      <w:ins w:id="96417" w:author="מנוע מכני" w:date="2026-10-11T12:04:40Z">
        <w:r>
          <w:rPr>
            <w:rFonts w:hint="cs"/>
            <w:spacing w:val="-2"/>
            <w:rtl/>
          </w:rPr>
          <w:t xml:space="preserve">דאם </w:t>
        </w:r>
      </w:ins>
      <w:del w:id="96418" w:author="מנוע מכני" w:date="2026-10-11T12:04:40Z">
        <w:r w:rsidRPr="00E105BC">
          <w:rPr>
            <w:rFonts w:hint="cs"/>
            <w:spacing w:val="-2"/>
            <w:rtl/>
          </w:rPr>
          <w:delText xml:space="preserve">דאי </w:delText>
        </w:r>
      </w:del>
      <w:r w:rsidRPr="00E105BC">
        <w:rPr>
          <w:rFonts w:hint="cs"/>
          <w:spacing w:val="-2"/>
          <w:rtl/>
        </w:rPr>
        <w:t xml:space="preserve">יונפו כולם יחד הוי חציצה </w:t>
      </w:r>
      <w:ins w:id="96419" w:author="מנוע מכני" w:date="2026-10-11T12:04:40Z">
        <w:r>
          <w:rPr>
            <w:rFonts w:hint="cs"/>
            <w:spacing w:val="-2"/>
            <w:rtl/>
          </w:rPr>
          <w:t xml:space="preserve">ואם </w:t>
        </w:r>
      </w:ins>
      <w:del w:id="96420" w:author="מנוע מכני" w:date="2026-10-11T12:04:40Z">
        <w:r w:rsidRPr="00E105BC">
          <w:rPr>
            <w:rFonts w:hint="cs"/>
            <w:spacing w:val="-2"/>
            <w:rtl/>
          </w:rPr>
          <w:delText xml:space="preserve">ואי </w:delText>
        </w:r>
      </w:del>
      <w:r w:rsidRPr="00E105BC">
        <w:rPr>
          <w:rFonts w:hint="cs"/>
          <w:spacing w:val="-2"/>
          <w:rtl/>
        </w:rPr>
        <w:t xml:space="preserve">יניף הנפה אחר הנפה-</w:t>
      </w:r>
      <w:ins w:id="95381" w:author="מנוע מכני" w:date="2026-10-11T12:04:40Z">
        <w:r>
          <w:rPr>
            <w:rFonts w:hint="cs"/>
            <w:spacing w:val="-2"/>
            <w:rtl/>
          </w:rPr>
          <w:t xml:space="preserve"> </w:t>
        </w:r>
      </w:ins>
      <w:del w:id="95382" w:author="מנוע מכני" w:date="2026-10-11T12:04:40Z">
        <w:r w:rsidRPr="00E105BC">
          <w:rPr>
            <w:rFonts w:hint="cs"/>
            <w:spacing w:val="-2"/>
            <w:rtl/>
          </w:rPr>
          <w:delText xml:space="preserve"> </w:delText>
        </w:r>
        <w:r w:rsidRPr="00E105BC">
          <w:rPr>
            <w:rStyle w:val="afffff0"/>
            <w:rFonts w:hint="cs"/>
            <w:spacing w:val="-2"/>
            <w:rtl/>
          </w:rPr>
          <w:delText xml:space="preserve"> </w:delText>
        </w:r>
      </w:del>
      <w:r w:rsidRPr="00E105BC">
        <w:rPr>
          <w:rStyle w:val="afffff0"/>
          <w:rFonts w:hint="cs"/>
          <w:spacing w:val="-2"/>
          <w:rtl/>
        </w:rPr>
        <w:t xml:space="preserve">'</w:t>
      </w:r>
      <w:ins w:id="91031" w:author="Claude - סמנטי" w:date="2026-10-11T12:27:00Z">
        <w:r>
          <w:rPr>
            <w:rStyle w:val="afffff0"/>
            <w:spacing w:val="-2"/>
            <w:rtl/>
          </w:rPr>
          <w:t xml:space="preserve">תְּנוּפָה</w:t>
        </w:r>
      </w:ins>
      <w:del w:id="91032" w:author="Claude - סמנטי" w:date="2026-10-11T12:27:00Z">
        <w:r w:rsidRPr="00E105BC">
          <w:rPr>
            <w:rStyle w:val="afffff0"/>
            <w:spacing w:val="-2"/>
            <w:rtl/>
          </w:rPr>
          <w:delText xml:space="preserve">תנופה</w:delText>
        </w:r>
      </w:del>
      <w:r w:rsidRPr="00E105BC">
        <w:rPr>
          <w:rStyle w:val="afffff0"/>
          <w:rFonts w:hint="cs"/>
          <w:spacing w:val="-2"/>
          <w:rtl/>
        </w:rPr>
        <w:t>'</w:t>
      </w:r>
      <w:r w:rsidRPr="00E105BC">
        <w:rPr>
          <w:rStyle w:val="afffff0"/>
          <w:spacing w:val="-2"/>
          <w:rtl/>
        </w:rPr>
        <w:t xml:space="preserve"> </w:t>
      </w:r>
      <w:r w:rsidRPr="00E105BC">
        <w:rPr>
          <w:spacing w:val="-2"/>
          <w:rtl/>
        </w:rPr>
        <w:t>ולא תנופות.</w:t>
      </w:r>
    </w:p>
    <w:p w:rsidR="00DA63EC" w:rsidRDefault="00DA63EC" w:rsidP="00DA63EC">
      <w:pPr>
        <w:tabs>
          <w:tab w:val="center" w:pos="2835"/>
        </w:tabs>
        <w:rPr>
          <w:rtl/>
        </w:rPr>
      </w:pPr>
      <w:r w:rsidRPr="0083793D">
        <w:rPr>
          <w:b/>
          <w:bCs/>
          <w:rtl/>
        </w:rPr>
        <w:t xml:space="preserve">וסמיכה בשחוטין </w:t>
      </w:r>
      <w:ins w:id="92003" w:author="מנוע מכני" w:date="2026-10-11T12:04:40Z">
        <w:r>
          <w:rPr>
            <w:b/>
            <w:bCs/>
            <w:rtl/>
          </w:rPr>
          <w:t xml:space="preserve">אין</w:t>
        </w:r>
      </w:ins>
      <w:del w:id="92004" w:author="מנוע מכני" w:date="2026-10-11T12:04:40Z">
        <w:r w:rsidRPr="0083793D">
          <w:rPr>
            <w:b/>
            <w:bCs/>
            <w:rtl/>
          </w:rPr>
          <w:delText xml:space="preserve">ליתא</w:delText>
        </w:r>
      </w:del>
      <w:r>
        <w:rPr>
          <w:rFonts w:hint="cs"/>
          <w:rtl/>
        </w:rPr>
        <w:t>.</w:t>
      </w:r>
    </w:p>
    <w:p>
      <w:pPr>
        <w:pStyle w:val="38"/>
        <w:rPr>
          <w:ins w:id="101721" w:author="מנוע מכני" w:date="2026-10-11T12:04:40Z"/>
        </w:rPr>
      </w:pPr>
      <w:r>
        <w:t xml:space="preserve">והך</w:t>
      </w:r>
    </w:p>
    <w:p w:rsidR="00DA63EC" w:rsidRDefault="00DA63EC" w:rsidP="00DA63EC">
      <w:pPr>
        <w:tabs>
          <w:tab w:val="center" w:pos="2835"/>
        </w:tabs>
        <w:rPr>
          <w:rtl/>
        </w:rPr>
      </w:pPr>
      <w:del w:id="101722" w:author="מנוע מכני" w:date="2026-10-11T12:04:40Z">
        <w:r>
          <w:rPr>
            <w:rFonts w:hint="cs"/>
            <w:b/>
            <w:bCs/>
            <w:rtl/>
          </w:rPr>
          <w:delText xml:space="preserve"> </w:delText>
        </w:r>
      </w:del>
      <w:r>
        <w:rPr>
          <w:rFonts w:hint="cs"/>
          <w:b/>
          <w:bCs/>
          <w:rtl/>
        </w:rPr>
        <w:t xml:space="preserve">ד</w:t>
      </w:r>
      <w:r>
        <w:rPr>
          <w:rtl/>
        </w:rPr>
        <w:t xml:space="preserve">בזמן שכהן גדול רוצה להקטיר היה עולה בכבש והסגן בימינו, הגיע למחצית הכבש אחז סגן בימינו והעלהו, והושיט לו הראשון הראש והרגל סומך עליהם וזורקן, </w:t>
      </w:r>
    </w:p>
    <w:p w:rsidR="00DA63EC" w:rsidRDefault="00DA63EC" w:rsidP="00DA63EC">
      <w:pPr>
        <w:tabs>
          <w:tab w:val="center" w:pos="2835"/>
        </w:tabs>
        <w:rPr>
          <w:rtl/>
        </w:rPr>
      </w:pPr>
      <w:r>
        <w:rPr>
          <w:rtl/>
        </w:rPr>
        <w:t xml:space="preserve">הושיט השני לראשון שתי ידים נותנו לכהן גדול סומך עליהם וזורקן, נשמט השני והלך לו, </w:t>
      </w:r>
    </w:p>
    <w:p w:rsidR="00DA63EC" w:rsidRDefault="00DA63EC" w:rsidP="00DA63EC">
      <w:pPr>
        <w:rPr>
          <w:rtl/>
        </w:rPr>
      </w:pPr>
      <w:r w:rsidRPr="00336727">
        <w:rPr>
          <w:rtl/>
        </w:rPr>
        <w:t>וכך היו מושיטין לו שאר כל האברים סומך עליהם וזורקן, ובזמן שהוא רוצה - הוא סומך ואחרים זורקין!</w:t>
      </w:r>
    </w:p>
    <w:p>
      <w:pPr>
        <w:pStyle w:val="38"/>
        <w:rPr>
          <w:ins w:id="101723" w:author="מנוע מכני" w:date="2026-10-11T12:04:40Z"/>
        </w:rPr>
      </w:pPr>
      <w:r>
        <w:t xml:space="preserve">- </w:t>
      </w:r>
      <w:r>
        <w:t xml:space="preserve">אמר</w:t>
      </w:r>
      <w:r>
        <w:t xml:space="preserve"> אביי:</w:t>
      </w:r>
    </w:p>
    <w:p w:rsidR="00DA63EC" w:rsidRDefault="00DA63EC" w:rsidP="00DA63EC">
      <w:pPr>
        <w:pStyle w:val="affffb"/>
        <w:rPr>
          <w:rtl/>
        </w:rPr>
      </w:pPr>
      <w:del w:id="101724" w:author="מנוע מכני" w:date="2026-10-11T12:04:40Z">
        <w:r>
          <w:rPr>
            <w:rtl/>
          </w:rPr>
          <w:delText xml:space="preserve"> </w:delText>
        </w:r>
      </w:del>
      <w:ins w:id="92005" w:author="מנוע מכני" w:date="2026-10-11T12:04:40Z">
        <w:r>
          <w:rPr>
            <w:rtl/>
          </w:rPr>
          <w:t xml:space="preserve">שם</w:t>
        </w:r>
      </w:ins>
      <w:del w:id="92006" w:author="מנוע מכני" w:date="2026-10-11T12:04:40Z">
        <w:r>
          <w:rPr>
            <w:rtl/>
          </w:rPr>
          <w:delText xml:space="preserve">התם</w:delText>
        </w:r>
      </w:del>
      <w:r>
        <w:rPr>
          <w:rtl/>
        </w:rPr>
        <w:t xml:space="preserve"> משום כבודו דכהן גדול.</w:t>
      </w:r>
    </w:p>
    <w:p w:rsidR="00DA63EC" w:rsidRDefault="00DA63EC" w:rsidP="00DA63EC">
      <w:pPr>
        <w:pStyle w:val="Hadran"/>
        <w:rPr>
          <w:rtl/>
        </w:rPr>
        <w:pPrChange w:id="104883" w:author="Claude" w:date="2026-10-11T09:08:13Z">
          <w:pPr>
            <w:pStyle w:val="affff"/>
            <w:rPr>
              <w:rtl/>
            </w:rPr>
          </w:pPr>
        </w:pPrChange>
      </w:pPr>
      <w:r>
        <w:rPr>
          <w:rtl/>
        </w:rPr>
        <w:t>הדרן עלך שתי מדות.</w:t>
      </w:r>
    </w:p>
    <w:p w:rsidR="00DA63EC" w:rsidRDefault="00DA63EC" w:rsidP="00C75802">
      <w:pPr>
        <w:pStyle w:val="affffd"/>
      </w:pPr>
      <w:r>
        <w:rPr>
          <w:rtl/>
        </w:rPr>
        <w:t>׹</w:t>
      </w:r>
      <w:r>
        <w:rPr>
          <w:rtl/>
        </w:rPr>
        <w:br w:type="page"/>
      </w:r>
    </w:p>
    <w:p w:rsidR="00DA63EC" w:rsidRDefault="00DA63EC" w:rsidP="00DA63EC">
      <w:pPr>
        <w:pStyle w:val="afff3"/>
        <w:framePr w:wrap="around"/>
        <w:rPr>
          <w:rtl/>
        </w:rPr>
      </w:pPr>
      <w:r>
        <w:rPr>
          <w:rFonts w:hint="cs"/>
          <w:rtl/>
        </w:rPr>
        <w:lastRenderedPageBreak/>
        <w:t>צד.</w:t>
      </w:r>
    </w:p>
    <w:p w:rsidR="00DA63EC" w:rsidRDefault="00DA63EC" w:rsidP="00DA63EC">
      <w:pPr>
        <w:pStyle w:val="afff6"/>
        <w:framePr w:wrap="around"/>
        <w:rPr>
          <w:del w:id="103859" w:author="Claude" w:date="2026-10-11T09:07:48Z"/>
          <w:rtl/>
        </w:rPr>
      </w:pPr>
      <w:del w:id="103858" w:author="Claude" w:date="2026-10-11T09:07:48Z">
        <w:r>
          <w:rPr>
            <w:rFonts w:hint="cs"/>
            <w:rtl/>
          </w:rPr>
          <w:delText xml:space="preserve">פרק אחד עשר</w:delText>
        </w:r>
      </w:del>
    </w:p>
    <w:p w:rsidR="00DA63EC" w:rsidRDefault="00DA63EC" w:rsidP="00DA63EC">
      <w:pPr>
        <w:pStyle w:val="afff7"/>
        <w:framePr w:wrap="around"/>
        <w:rPr>
          <w:del w:id="103861" w:author="Claude" w:date="2026-10-11T09:07:48Z"/>
          <w:rtl/>
        </w:rPr>
      </w:pPr>
      <w:del w:id="103860" w:author="Claude" w:date="2026-10-11T09:07:48Z">
        <w:r>
          <w:rPr>
            <w:rFonts w:hint="cs"/>
            <w:rtl/>
          </w:rPr>
          <w:delText xml:space="preserve">שתי הלחם </w:delText>
        </w:r>
      </w:del>
    </w:p>
    <w:p>
      <w:pPr>
        <w:pStyle w:val="PetichatPerek"/>
        <w:rPr>
          <w:ins w:id="103857" w:author="Claude" w:date="2026-10-11T09:07:48Z"/>
        </w:rPr>
      </w:pPr>
      <w:ins w:id="103856" w:author="Claude" w:date="2026-10-11T09:07:48Z">
        <w:r>
          <w:rPr>
            <w:rFonts w:hint="cs"/>
            <w:rtl/>
          </w:rPr>
          <w:t xml:space="preserve">פרק אחד עשר</w:t>
        </w:r>
        <w:r>
          <w:rPr>
            <w:rFonts w:hint="cs"/>
            <w:rtl/>
          </w:rPr>
          <w:t xml:space="preserve"> - </w:t>
        </w:r>
        <w:r>
          <w:rPr>
            <w:rFonts w:hint="cs"/>
            <w:rtl/>
          </w:rPr>
          <w:t xml:space="preserve">שתי הלחם</w:t>
        </w:r>
      </w:ins>
    </w:p>
    <w:p>
      <w:pPr>
        <w:pStyle w:val="MishnaBatzad"/>
        <w:rPr>
          <w:ins w:id="20478" w:author="קלוד" w:date="2026-10-11T09:07:26Z"/>
        </w:rPr>
      </w:pPr>
      <w:ins w:id="20477" w:author="קלוד" w:date="2026-10-11T09:07:26Z">
        <w:r>
          <w:t xml:space="preserve">משנה א</w:t>
        </w:r>
      </w:ins>
    </w:p>
    <w:p w:rsidR="00DA63EC" w:rsidRPr="000A334C" w:rsidRDefault="00DA63EC" w:rsidP="003B6D22">
      <w:pPr>
        <w:pStyle w:val="afff9"/>
        <w:rPr>
          <w:del w:id="20276" w:author="קלוד" w:date="2026-10-11T09:07:26Z"/>
          <w:rtl/>
        </w:rPr>
      </w:pPr>
      <w:del w:id="20275" w:author="קלוד" w:date="2026-10-11T09:07:26Z">
        <w:r w:rsidRPr="000A334C">
          <w:rPr>
            <w:rtl/>
          </w:rPr>
          <w:delText xml:space="preserve">מתני'.</w:delText>
        </w:r>
      </w:del>
    </w:p>
    <w:p w:rsidR="00DA63EC" w:rsidRPr="000A334C" w:rsidRDefault="00DA63EC" w:rsidP="003B6D22">
      <w:pPr>
        <w:pStyle w:val="afff9"/>
        <w:spacing w:before="120"/>
        <w:rPr>
          <w:rtl/>
        </w:rPr>
        <w:pPrChange w:id="90078" w:author="קלוד" w:date="2026-10-11T12:09:42Z">
          <w:pPr>
            <w:pStyle w:val="afff9"/>
          </w:pPr>
        </w:pPrChange>
      </w:pPr>
      <w:r w:rsidRPr="000A334C">
        <w:rPr>
          <w:rtl/>
        </w:rPr>
        <w:t>שתי הלחם נילושות אחת אחת ונאפות אחת אחת.</w:t>
      </w:r>
    </w:p>
    <w:p w:rsidR="00DA63EC" w:rsidRPr="000A334C" w:rsidRDefault="00DA63EC" w:rsidP="003B6D22">
      <w:pPr>
        <w:pStyle w:val="afff9"/>
        <w:rPr>
          <w:rtl/>
        </w:rPr>
      </w:pPr>
      <w:r w:rsidRPr="000A334C">
        <w:rPr>
          <w:rtl/>
        </w:rPr>
        <w:t>לחם הפנים נילושות אחת אחת ונאפות שתים שתים, ובדפוס היה עושה אותן.</w:t>
      </w:r>
    </w:p>
    <w:p w:rsidR="00DA63EC" w:rsidRPr="000A334C" w:rsidRDefault="00DA63EC" w:rsidP="003B6D22">
      <w:pPr>
        <w:pStyle w:val="afff9"/>
        <w:rPr>
          <w:rtl/>
        </w:rPr>
      </w:pPr>
      <w:r w:rsidRPr="000A334C">
        <w:rPr>
          <w:rtl/>
        </w:rPr>
        <w:t>כשהוא רודן נותנן לדפוס, כדי שלא יתקלקלו.</w:t>
      </w:r>
    </w:p>
    <w:p w:rsidR="00DA63EC" w:rsidRDefault="00DA63EC" w:rsidP="00DA63EC">
      <w:pPr>
        <w:pStyle w:val="affffd"/>
        <w:rPr>
          <w:rtl/>
        </w:rPr>
      </w:pPr>
      <w:r>
        <w:rPr>
          <w:rtl/>
        </w:rPr>
        <w:t>׹</w:t>
      </w:r>
    </w:p>
    <w:p>
      <w:pPr>
        <w:pStyle w:val="afffff8"/>
        <w:rPr>
          <w:ins w:id="90147" w:author="קלוד" w:date="2026-10-11T12:32:08Z"/>
        </w:rPr>
      </w:pPr>
      <w:ins w:id="90148" w:author="קלוד" w:date="2026-10-11T12:32:08Z">
        <w:r>
          <w:rPr>
            <w:color w:val="7B3F00"/>
          </w:rPr>
          <w:t xml:space="preserve">לישת הלחם אחת אחת - 'יהיה' לשתי הלחם</w:t>
        </w:r>
      </w:ins>
    </w:p>
    <w:p w:rsidR="00DA63EC" w:rsidRDefault="00DA63EC" w:rsidP="00DA63EC">
      <w:pPr>
        <w:tabs>
          <w:tab w:val="center" w:pos="2835"/>
        </w:tabs>
        <w:rPr>
          <w:rtl/>
        </w:rPr>
      </w:pPr>
      <w:r>
        <w:rPr>
          <w:rtl/>
        </w:rPr>
        <w:t>ד</w:t>
      </w:r>
      <w:r w:rsidRPr="004A7C9A">
        <w:rPr>
          <w:b/>
          <w:bCs/>
          <w:rtl/>
        </w:rPr>
        <w:t>ת"ר</w:t>
      </w:r>
      <w:r>
        <w:rPr>
          <w:rtl/>
        </w:rPr>
        <w:t>:</w:t>
      </w:r>
      <w:r w:rsidRPr="00A71A5E">
        <w:rPr>
          <w:rStyle w:val="afffff0"/>
          <w:rtl/>
        </w:rPr>
        <w:t xml:space="preserve"> </w:t>
      </w:r>
      <w:r w:rsidRPr="00A71A5E">
        <w:rPr>
          <w:rStyle w:val="afffff0"/>
          <w:rFonts w:hint="cs"/>
          <w:rtl/>
        </w:rPr>
        <w:t>'</w:t>
      </w:r>
      <w:ins w:id="91033" w:author="Claude - סמנטי" w:date="2026-10-11T12:27:00Z">
        <w:r>
          <w:rPr>
            <w:rStyle w:val="afffff0"/>
            <w:rtl/>
          </w:rPr>
          <w:t xml:space="preserve">שְׁנֵי עֶשְׂרוֹנִים יִהְיֶה הַחַלָּה הָאֶחָת</w:t>
        </w:r>
      </w:ins>
      <w:del w:id="91034" w:author="Claude - סמנטי" w:date="2026-10-11T12:27:00Z">
        <w:r w:rsidRPr="00A71A5E">
          <w:rPr>
            <w:rStyle w:val="afffff0"/>
            <w:rtl/>
          </w:rPr>
          <w:delText xml:space="preserve">שני עשרונים יהיה החלה האחת</w:delText>
        </w:r>
      </w:del>
      <w:r w:rsidRPr="00A71A5E">
        <w:rPr>
          <w:rStyle w:val="afffff0"/>
          <w:rFonts w:hint="cs"/>
          <w:rtl/>
        </w:rPr>
        <w:t>'</w:t>
      </w:r>
      <w:r w:rsidRPr="00A71A5E">
        <w:rPr>
          <w:rStyle w:val="afffff0"/>
          <w:rtl/>
        </w:rPr>
        <w:t xml:space="preserve"> </w:t>
      </w:r>
      <w:r>
        <w:rPr>
          <w:rtl/>
        </w:rPr>
        <w:t xml:space="preserve">- מלמד שנילושות אחת אחת</w:t>
      </w:r>
      <w:ins w:id="95383" w:author="מנוע מכני" w:date="2026-10-11T12:04:40Z">
        <w:r>
          <w:rPr>
            <w:rtl/>
          </w:rPr>
          <w:t xml:space="preserve">,</w:t>
        </w:r>
      </w:ins>
      <w:del w:id="95384" w:author="מנוע מכני" w:date="2026-10-11T12:04:40Z">
        <w:r>
          <w:rPr>
            <w:rtl/>
          </w:rPr>
          <w:delText xml:space="preserve">;</w:delText>
        </w:r>
      </w:del>
      <w:r>
        <w:rPr>
          <w:rtl/>
        </w:rPr>
        <w:t xml:space="preserve"> </w:t>
      </w:r>
    </w:p>
    <w:p w:rsidR="00DA63EC" w:rsidRDefault="00DA63EC" w:rsidP="00DA63EC">
      <w:pPr>
        <w:tabs>
          <w:tab w:val="center" w:pos="2835"/>
        </w:tabs>
        <w:rPr>
          <w:rtl/>
        </w:rPr>
      </w:pPr>
      <w:del w:id="90264" w:author="מנוע מכני" w:date="2026-10-11T12:04:40Z">
        <w:r>
          <w:rPr>
            <w:rtl/>
          </w:rPr>
          <w:delText xml:space="preserve"> </w:delText>
        </w:r>
      </w:del>
      <w:r>
        <w:rPr>
          <w:rtl/>
        </w:rPr>
        <w:t xml:space="preserve">'</w:t>
      </w:r>
      <w:r>
        <w:rPr>
          <w:rFonts w:hint="cs"/>
          <w:rtl/>
        </w:rPr>
        <w:t xml:space="preserve">יהיה'</w:t>
      </w:r>
      <w:ins w:id="95385" w:author="מנוע מכני" w:date="2026-10-11T12:04:40Z">
        <w:r>
          <w:rPr>
            <w:rFonts w:hint="cs"/>
            <w:rtl/>
          </w:rPr>
          <w:t xml:space="preserve"> </w:t>
        </w:r>
      </w:ins>
      <w:del w:id="95386" w:author="מנוע מכני" w:date="2026-10-11T12:04:40Z">
        <w:r>
          <w:rPr>
            <w:rFonts w:hint="cs"/>
            <w:rtl/>
          </w:rPr>
          <w:delText xml:space="preserve"> </w:delText>
        </w:r>
        <w:r>
          <w:rPr>
            <w:rtl/>
          </w:rPr>
          <w:delText xml:space="preserve"> </w:delText>
        </w:r>
      </w:del>
      <w:r>
        <w:rPr>
          <w:rtl/>
        </w:rPr>
        <w:t xml:space="preserve">שאף שתי הלחם כך</w:t>
      </w:r>
      <w:r>
        <w:rPr>
          <w:rFonts w:hint="cs"/>
          <w:rtl/>
        </w:rPr>
        <w:t>.</w:t>
      </w:r>
      <w:r>
        <w:rPr>
          <w:rtl/>
        </w:rPr>
        <w:t xml:space="preserve"> </w:t>
      </w:r>
    </w:p>
    <w:p w:rsidR="00DA63EC" w:rsidRDefault="00DA63EC" w:rsidP="00DA63EC">
      <w:pPr>
        <w:tabs>
          <w:tab w:val="center" w:pos="2835"/>
        </w:tabs>
        <w:rPr>
          <w:rtl/>
        </w:rPr>
      </w:pPr>
      <w:del w:id="90265" w:author="מנוע מכני" w:date="2026-10-11T12:04:40Z">
        <w:r>
          <w:rPr>
            <w:rtl/>
          </w:rPr>
          <w:delText xml:space="preserve"> </w:delText>
        </w:r>
      </w:del>
      <w:r>
        <w:rPr>
          <w:rtl/>
        </w:rPr>
        <w:t xml:space="preserve">'</w:t>
      </w:r>
      <w:ins w:id="91035" w:author="Claude - סמנטי" w:date="2026-10-11T12:27:00Z">
        <w:r>
          <w:rPr>
            <w:rStyle w:val="afffff0"/>
            <w:rFonts w:hint="cs"/>
            <w:rtl/>
          </w:rPr>
          <w:t xml:space="preserve">וְשַׂמְתָּ אוֹתָם</w:t>
        </w:r>
      </w:ins>
      <w:del w:id="91036" w:author="Claude - סמנטי" w:date="2026-10-11T12:27:00Z">
        <w:r>
          <w:rPr>
            <w:rFonts w:hint="cs"/>
            <w:rtl/>
          </w:rPr>
          <w:delText xml:space="preserve">ושמת אותם</w:delText>
        </w:r>
      </w:del>
      <w:r>
        <w:rPr>
          <w:rFonts w:hint="cs"/>
          <w:rtl/>
        </w:rPr>
        <w:t xml:space="preserve">' </w:t>
      </w:r>
      <w:r>
        <w:rPr>
          <w:rtl/>
        </w:rPr>
        <w:t>שאפייתן שתים שתים</w:t>
      </w:r>
    </w:p>
    <w:p w:rsidR="00DA63EC" w:rsidRDefault="00DA63EC" w:rsidP="00DA63EC">
      <w:pPr>
        <w:tabs>
          <w:tab w:val="center" w:pos="2835"/>
        </w:tabs>
        <w:rPr>
          <w:rtl/>
        </w:rPr>
      </w:pPr>
      <w:del w:id="90266" w:author="מנוע מכני" w:date="2026-10-11T12:04:40Z">
        <w:r>
          <w:rPr>
            <w:rtl/>
          </w:rPr>
          <w:delText xml:space="preserve"> </w:delText>
        </w:r>
      </w:del>
      <w:r>
        <w:rPr>
          <w:rtl/>
        </w:rPr>
        <w:t xml:space="preserve">'</w:t>
      </w:r>
      <w:r>
        <w:rPr>
          <w:rFonts w:hint="cs"/>
          <w:rtl/>
        </w:rPr>
        <w:t xml:space="preserve">אותם'</w:t>
      </w:r>
      <w:ins w:id="95387" w:author="מנוע מכני" w:date="2026-10-11T12:04:40Z">
        <w:r>
          <w:rPr>
            <w:rFonts w:hint="cs"/>
            <w:rtl/>
          </w:rPr>
          <w:t xml:space="preserve"> </w:t>
        </w:r>
      </w:ins>
      <w:del w:id="95388" w:author="מנוע מכני" w:date="2026-10-11T12:04:40Z">
        <w:r>
          <w:rPr>
            <w:rFonts w:hint="cs"/>
            <w:rtl/>
          </w:rPr>
          <w:delText xml:space="preserve"> </w:delText>
        </w:r>
        <w:r>
          <w:rPr>
            <w:rtl/>
          </w:rPr>
          <w:delText xml:space="preserve"> </w:delText>
        </w:r>
      </w:del>
      <w:r>
        <w:rPr>
          <w:rFonts w:hint="cs"/>
          <w:rtl/>
        </w:rPr>
        <w:t xml:space="preserve">ולא </w:t>
      </w:r>
      <w:r>
        <w:rPr>
          <w:rtl/>
        </w:rPr>
        <w:t xml:space="preserve">שתי הלחם </w:t>
      </w:r>
    </w:p>
    <w:p w:rsidR="00DA63EC" w:rsidRDefault="00DA63EC" w:rsidP="00DA63EC">
      <w:pPr>
        <w:tabs>
          <w:tab w:val="center" w:pos="2835"/>
        </w:tabs>
        <w:rPr>
          <w:rtl/>
        </w:rPr>
      </w:pPr>
      <w:r>
        <w:rPr>
          <w:rtl/>
        </w:rPr>
        <w:t xml:space="preserve">אם כן, לימא קרא ושמתם, </w:t>
      </w:r>
      <w:ins w:id="93739" w:author="מנוע מכני" w:date="2026-10-11T12:04:40Z">
        <w:r>
          <w:rPr>
            <w:rtl/>
          </w:rPr>
          <w:t xml:space="preserve">מה</w:t>
        </w:r>
      </w:ins>
      <w:del w:id="93740" w:author="מנוע מכני" w:date="2026-10-11T12:04:40Z">
        <w:r>
          <w:rPr>
            <w:rtl/>
          </w:rPr>
          <w:delText xml:space="preserve">מאי</w:delText>
        </w:r>
      </w:del>
      <w:r w:rsidRPr="00A71A5E">
        <w:rPr>
          <w:rStyle w:val="afffff0"/>
          <w:rtl/>
        </w:rPr>
        <w:t xml:space="preserve"> </w:t>
      </w:r>
      <w:r w:rsidRPr="00A71A5E">
        <w:rPr>
          <w:rStyle w:val="afffff0"/>
          <w:rFonts w:hint="cs"/>
          <w:rtl/>
        </w:rPr>
        <w:t>'</w:t>
      </w:r>
      <w:ins w:id="91037" w:author="Claude - סמנטי" w:date="2026-10-11T12:27:00Z">
        <w:r>
          <w:rPr>
            <w:rStyle w:val="afffff0"/>
            <w:rtl/>
          </w:rPr>
          <w:t xml:space="preserve">וְשַׂמְתָּ אוֹתָם</w:t>
        </w:r>
      </w:ins>
      <w:del w:id="91038" w:author="Claude - סמנטי" w:date="2026-10-11T12:27:00Z">
        <w:r w:rsidRPr="00A71A5E">
          <w:rPr>
            <w:rStyle w:val="afffff0"/>
            <w:rtl/>
          </w:rPr>
          <w:delText xml:space="preserve">ושמת אותם</w:delText>
        </w:r>
      </w:del>
      <w:r w:rsidRPr="00A71A5E">
        <w:rPr>
          <w:rStyle w:val="afffff0"/>
          <w:rFonts w:hint="cs"/>
          <w:rtl/>
        </w:rPr>
        <w:t>'</w:t>
      </w:r>
      <w:r w:rsidRPr="00A71A5E">
        <w:rPr>
          <w:rStyle w:val="afffff0"/>
          <w:rtl/>
        </w:rPr>
        <w:t xml:space="preserve"> </w:t>
      </w:r>
      <w:r>
        <w:rPr>
          <w:rtl/>
        </w:rPr>
        <w:t xml:space="preserve">ש"מ</w:t>
      </w:r>
      <w:r>
        <w:rPr>
          <w:rtl/>
        </w:rPr>
        <w:t xml:space="preserve"> תרתי.</w:t>
      </w:r>
    </w:p>
    <w:p w:rsidR="00DA63EC" w:rsidRDefault="00DA63EC" w:rsidP="00DA63EC">
      <w:pPr>
        <w:tabs>
          <w:tab w:val="center" w:pos="2835"/>
        </w:tabs>
        <w:rPr>
          <w:b/>
          <w:bCs/>
          <w:rtl/>
        </w:rPr>
      </w:pPr>
    </w:p>
    <w:p>
      <w:pPr>
        <w:pStyle w:val="afffff8"/>
        <w:rPr>
          <w:ins w:id="90145" w:author="קלוד" w:date="2026-10-11T12:32:08Z"/>
        </w:rPr>
      </w:pPr>
      <w:ins w:id="90146" w:author="קלוד" w:date="2026-10-11T12:32:08Z">
        <w:r>
          <w:rPr>
            <w:color w:val="7B3F00"/>
          </w:rPr>
          <w:t xml:space="preserve">ושמת אותם - בדפוס: שלשה דפוסין</w:t>
        </w:r>
      </w:ins>
    </w:p>
    <w:p>
      <w:pPr>
        <w:pStyle w:val="38"/>
        <w:rPr>
          <w:ins w:id="101725" w:author="מנוע מכני" w:date="2026-10-11T12:04:40Z"/>
        </w:rPr>
      </w:pPr>
      <w:r w:rsidRPr="004A7C9A">
        <w:t>ת"ר</w:t>
      </w:r>
      <w:r>
        <w:t xml:space="preserve">:</w:t>
      </w:r>
    </w:p>
    <w:p w:rsidR="00DA63EC" w:rsidRDefault="00DA63EC" w:rsidP="00DA63EC">
      <w:pPr>
        <w:tabs>
          <w:tab w:val="center" w:pos="2835"/>
        </w:tabs>
        <w:rPr>
          <w:rtl/>
        </w:rPr>
      </w:pPr>
      <w:del w:id="101726" w:author="מנוע מכני" w:date="2026-10-11T12:04:40Z">
        <w:r>
          <w:rPr>
            <w:rtl/>
          </w:rPr>
          <w:delText xml:space="preserve"> </w:delText>
        </w:r>
      </w:del>
      <w:r>
        <w:rPr>
          <w:rtl/>
        </w:rPr>
        <w:t xml:space="preserve">ושמת אותם - בדפוס.</w:t>
      </w:r>
    </w:p>
    <w:p w:rsidR="00DA63EC" w:rsidRDefault="00DA63EC" w:rsidP="00DA63EC">
      <w:pPr>
        <w:tabs>
          <w:tab w:val="center" w:pos="2835"/>
        </w:tabs>
        <w:rPr>
          <w:rtl/>
        </w:rPr>
      </w:pPr>
      <w:r>
        <w:rPr>
          <w:rtl/>
        </w:rPr>
        <w:t xml:space="preserve">שלשה דפוסין הם: נותנה לדפוס ועדיין היא בצק, </w:t>
      </w:r>
    </w:p>
    <w:p w:rsidR="00DA63EC" w:rsidRDefault="00DA63EC" w:rsidP="00DA63EC">
      <w:pPr>
        <w:tabs>
          <w:tab w:val="center" w:pos="2835"/>
        </w:tabs>
        <w:rPr>
          <w:rtl/>
        </w:rPr>
      </w:pPr>
      <w:r>
        <w:rPr>
          <w:rtl/>
        </w:rPr>
        <w:t xml:space="preserve">וכמין דפוס היה לה בתנור, </w:t>
      </w:r>
    </w:p>
    <w:p w:rsidR="00DA63EC" w:rsidRDefault="00DA63EC" w:rsidP="00DA63EC">
      <w:pPr>
        <w:tabs>
          <w:tab w:val="center" w:pos="2835"/>
        </w:tabs>
        <w:rPr>
          <w:rtl/>
        </w:rPr>
      </w:pPr>
      <w:r>
        <w:rPr>
          <w:rtl/>
        </w:rPr>
        <w:t>וכשהוא רודה נותנה בדפוס כדי שלא תתקלקל.</w:t>
      </w:r>
    </w:p>
    <w:p w:rsidR="00DA63EC" w:rsidRDefault="00DA63EC" w:rsidP="00DA63EC">
      <w:pPr>
        <w:tabs>
          <w:tab w:val="center" w:pos="2835"/>
        </w:tabs>
        <w:rPr>
          <w:rtl/>
        </w:rPr>
      </w:pPr>
      <w:r>
        <w:rPr>
          <w:rFonts w:hint="cs"/>
          <w:rtl/>
        </w:rPr>
        <w:t xml:space="preserve">ולא החזירה לדפוס הראשון כיון שאפאה התנפחה </w:t>
      </w:r>
    </w:p>
    <w:p w:rsidR="00DA63EC" w:rsidRDefault="00DA63EC" w:rsidP="00DA63EC">
      <w:pPr>
        <w:pStyle w:val="afff3"/>
        <w:framePr w:wrap="around"/>
        <w:rPr>
          <w:rtl/>
        </w:rPr>
      </w:pPr>
      <w:r>
        <w:rPr>
          <w:rFonts w:hint="cs"/>
          <w:rtl/>
        </w:rPr>
        <w:t>צד:</w:t>
      </w:r>
    </w:p>
    <w:p w:rsidR="00DA63EC" w:rsidRDefault="00DA63EC" w:rsidP="00DA63EC">
      <w:pPr>
        <w:tabs>
          <w:tab w:val="center" w:pos="2835"/>
        </w:tabs>
        <w:rPr>
          <w:rtl/>
        </w:rPr>
      </w:pPr>
    </w:p>
    <w:p>
      <w:pPr>
        <w:pStyle w:val="afffff8"/>
        <w:rPr>
          <w:ins w:id="90143" w:author="קלוד" w:date="2026-10-11T12:32:08Z"/>
        </w:rPr>
      </w:pPr>
      <w:ins w:id="90144" w:author="קלוד" w:date="2026-10-11T12:32:08Z">
        <w:r>
          <w:rPr>
            <w:color w:val="7B3F00"/>
          </w:rPr>
          <w:t xml:space="preserve">צורת לחם הפנים - כמין תיבה פרוצה או ספינה רוקדת</w:t>
        </w:r>
      </w:ins>
    </w:p>
    <w:p>
      <w:pPr>
        <w:pStyle w:val="38"/>
        <w:rPr>
          <w:ins w:id="101728" w:author="מנוע מכני" w:date="2026-10-11T12:04:40Z"/>
        </w:rPr>
      </w:pPr>
      <w:del w:id="101727" w:author="מנוע מכני" w:date="2026-10-11T12:04:40Z">
        <w:r w:rsidRPr="00E55A17">
          <w:delText xml:space="preserve">•</w:delText>
        </w:r>
      </w:del>
      <w:r w:rsidRPr="00E55A17">
        <w:t xml:space="preserve"> איתמר:</w:t>
      </w:r>
    </w:p>
    <w:p w:rsidR="00DA63EC" w:rsidRDefault="00DA63EC" w:rsidP="00DA63EC">
      <w:pPr>
        <w:tabs>
          <w:tab w:val="center" w:pos="2835"/>
        </w:tabs>
        <w:rPr>
          <w:b/>
          <w:bCs/>
          <w:rtl/>
        </w:rPr>
      </w:pPr>
      <w:del w:id="101729" w:author="מנוע מכני" w:date="2026-10-11T12:04:40Z">
        <w:r w:rsidRPr="00E55A17">
          <w:rPr>
            <w:b/>
            <w:bCs/>
            <w:rtl/>
          </w:rPr>
          <w:delText xml:space="preserve"> </w:delText>
        </w:r>
      </w:del>
      <w:r w:rsidRPr="00E55A17">
        <w:rPr>
          <w:b/>
          <w:bCs/>
          <w:rtl/>
        </w:rPr>
        <w:t xml:space="preserve">לחם הפני' כיצד עושין אותו? </w:t>
      </w:r>
    </w:p>
    <w:p>
      <w:pPr>
        <w:pStyle w:val="38"/>
        <w:rPr>
          <w:ins w:id="101730" w:author="מנוע מכני" w:date="2026-10-11T12:04:40Z"/>
        </w:rPr>
      </w:pPr>
      <w:r>
        <w:t>ר</w:t>
      </w:r>
      <w:r>
        <w:t>"</w:t>
      </w:r>
      <w:r>
        <w:t>ח</w:t>
      </w:r>
      <w:r>
        <w:t xml:space="preserve">:</w:t>
      </w:r>
    </w:p>
    <w:p w:rsidR="00DA63EC" w:rsidRDefault="00DA63EC" w:rsidP="00DA63EC">
      <w:pPr>
        <w:tabs>
          <w:tab w:val="center" w:pos="2835"/>
        </w:tabs>
        <w:rPr>
          <w:rtl/>
        </w:rPr>
      </w:pPr>
      <w:del w:id="101731" w:author="מנוע מכני" w:date="2026-10-11T12:04:40Z">
        <w:r>
          <w:rPr>
            <w:rtl/>
          </w:rPr>
          <w:delText xml:space="preserve"> </w:delText>
        </w:r>
      </w:del>
      <w:r>
        <w:rPr>
          <w:rtl/>
        </w:rPr>
        <w:t xml:space="preserve">כמין תיבה פרוצה, </w:t>
      </w:r>
      <w:r>
        <w:rPr>
          <w:rStyle w:val="2fb"/>
          <w:rFonts w:hint="cs"/>
          <w:rtl/>
        </w:rPr>
        <w:t>רי</w:t>
      </w:r>
      <w:r>
        <w:rPr>
          <w:rStyle w:val="2fb"/>
          <w:rtl/>
        </w:rPr>
        <w:t>"</w:t>
      </w:r>
      <w:r>
        <w:rPr>
          <w:rStyle w:val="2fb"/>
          <w:rFonts w:hint="cs"/>
          <w:rtl/>
        </w:rPr>
        <w:t>ו</w:t>
      </w:r>
      <w:r>
        <w:rPr>
          <w:rtl/>
        </w:rPr>
        <w:t>: כמין ספינה רוקדת.</w:t>
      </w:r>
    </w:p>
    <w:p w:rsidR="00DA63EC" w:rsidRDefault="00DA63EC" w:rsidP="00DA63EC">
      <w:pPr>
        <w:tabs>
          <w:tab w:val="center" w:pos="2835"/>
        </w:tabs>
        <w:rPr>
          <w:rtl/>
        </w:rPr>
      </w:pPr>
      <w:r>
        <w:rPr>
          <w:rFonts w:hint="cs"/>
          <w:rtl/>
        </w:rPr>
        <w:t>למ</w:t>
      </w:r>
      <w:r>
        <w:rPr>
          <w:rtl/>
        </w:rPr>
        <w:t>"</w:t>
      </w:r>
      <w:r>
        <w:rPr>
          <w:rFonts w:hint="cs"/>
          <w:rtl/>
        </w:rPr>
        <w:t>ד</w:t>
      </w:r>
      <w:r>
        <w:rPr>
          <w:rtl/>
        </w:rPr>
        <w:t xml:space="preserve"> כמין תיבה פרוצה, היינו </w:t>
      </w:r>
      <w:r>
        <w:rPr>
          <w:rFonts w:hint="cs"/>
          <w:rtl/>
        </w:rPr>
        <w:t xml:space="preserve">דישבו </w:t>
      </w:r>
      <w:r>
        <w:rPr>
          <w:rtl/>
        </w:rPr>
        <w:t xml:space="preserve">בזיכין, </w:t>
      </w:r>
    </w:p>
    <w:p w:rsidR="00DA63EC" w:rsidRDefault="00DA63EC" w:rsidP="00DA63EC">
      <w:pPr>
        <w:tabs>
          <w:tab w:val="center" w:pos="2835"/>
        </w:tabs>
        <w:rPr>
          <w:rtl/>
        </w:rPr>
      </w:pPr>
      <w:r>
        <w:rPr>
          <w:rFonts w:hint="cs"/>
          <w:rtl/>
        </w:rPr>
        <w:t>ולמ</w:t>
      </w:r>
      <w:r>
        <w:rPr>
          <w:rtl/>
        </w:rPr>
        <w:t>"</w:t>
      </w:r>
      <w:r>
        <w:rPr>
          <w:rFonts w:hint="cs"/>
          <w:rtl/>
        </w:rPr>
        <w:t>ד</w:t>
      </w:r>
      <w:r>
        <w:rPr>
          <w:rtl/>
        </w:rPr>
        <w:t xml:space="preserve"> כמין ספינה רוקדת,</w:t>
      </w:r>
      <w:r>
        <w:rPr>
          <w:rFonts w:hint="cs"/>
          <w:rtl/>
        </w:rPr>
        <w:t xml:space="preserve">- מקום עשו להם שישבו בזיכין </w:t>
      </w:r>
    </w:p>
    <w:p w:rsidR="00DA63EC" w:rsidRDefault="00DA63EC" w:rsidP="00DA63EC">
      <w:pPr>
        <w:tabs>
          <w:tab w:val="center" w:pos="2835"/>
        </w:tabs>
        <w:rPr>
          <w:rtl/>
        </w:rPr>
      </w:pPr>
      <w:r>
        <w:rPr>
          <w:rFonts w:hint="cs"/>
          <w:rtl/>
        </w:rPr>
        <w:t>למ</w:t>
      </w:r>
      <w:r>
        <w:rPr>
          <w:rtl/>
        </w:rPr>
        <w:t>"</w:t>
      </w:r>
      <w:r>
        <w:rPr>
          <w:rFonts w:hint="cs"/>
          <w:rtl/>
        </w:rPr>
        <w:t>ד</w:t>
      </w:r>
      <w:r>
        <w:rPr>
          <w:rtl/>
        </w:rPr>
        <w:t xml:space="preserve"> כמין תיבה פרוצה, היינו ד</w:t>
      </w:r>
      <w:r>
        <w:rPr>
          <w:rFonts w:hint="cs"/>
          <w:rtl/>
        </w:rPr>
        <w:t xml:space="preserve">ישבו </w:t>
      </w:r>
      <w:r>
        <w:rPr>
          <w:rtl/>
        </w:rPr>
        <w:t xml:space="preserve">קנים, </w:t>
      </w:r>
    </w:p>
    <w:p w:rsidR="00DA63EC" w:rsidRDefault="00DA63EC" w:rsidP="00DA63EC">
      <w:pPr>
        <w:tabs>
          <w:tab w:val="center" w:pos="2835"/>
        </w:tabs>
        <w:rPr>
          <w:rtl/>
        </w:rPr>
      </w:pPr>
      <w:r>
        <w:rPr>
          <w:rFonts w:hint="cs"/>
          <w:rtl/>
        </w:rPr>
        <w:t>למ</w:t>
      </w:r>
      <w:r>
        <w:rPr>
          <w:rtl/>
        </w:rPr>
        <w:t>"</w:t>
      </w:r>
      <w:r>
        <w:rPr>
          <w:rFonts w:hint="cs"/>
          <w:rtl/>
        </w:rPr>
        <w:t xml:space="preserve">ד</w:t>
      </w:r>
      <w:r>
        <w:rPr>
          <w:rFonts w:hint="cs"/>
          <w:rtl/>
        </w:rPr>
        <w:t xml:space="preserve"> </w:t>
      </w:r>
      <w:r>
        <w:rPr>
          <w:rtl/>
        </w:rPr>
        <w:t xml:space="preserve">כמין ספינה רוקדת, קנים </w:t>
      </w:r>
      <w:r>
        <w:rPr>
          <w:rFonts w:hint="cs"/>
          <w:rtl/>
        </w:rPr>
        <w:t xml:space="preserve">- </w:t>
      </w:r>
      <w:r>
        <w:rPr>
          <w:rtl/>
        </w:rPr>
        <w:t xml:space="preserve">מורשא </w:t>
      </w:r>
      <w:ins w:id="96851" w:author="מנוע מכני" w:date="2026-10-11T12:04:40Z">
        <w:r>
          <w:rPr>
            <w:rtl/>
          </w:rPr>
          <w:t xml:space="preserve">עשה</w:t>
        </w:r>
      </w:ins>
      <w:del w:id="96852" w:author="מנוע מכני" w:date="2026-10-11T12:04:40Z">
        <w:r>
          <w:rPr>
            <w:rtl/>
          </w:rPr>
          <w:delText xml:space="preserve">עביד</w:delText>
        </w:r>
      </w:del>
      <w:r>
        <w:rPr>
          <w:rtl/>
        </w:rPr>
        <w:t xml:space="preserve"> </w:t>
      </w:r>
      <w:ins w:id="95747" w:author="מנוע מכני" w:date="2026-10-11T12:04:40Z">
        <w:r>
          <w:rPr>
            <w:rtl/>
          </w:rPr>
          <w:t xml:space="preserve">להם</w:t>
        </w:r>
      </w:ins>
      <w:del w:id="95748" w:author="מנוע מכני" w:date="2026-10-11T12:04:40Z">
        <w:r>
          <w:rPr>
            <w:rtl/>
          </w:rPr>
          <w:delText xml:space="preserve">להו</w:delText>
        </w:r>
      </w:del>
      <w:r>
        <w:rPr>
          <w:rtl/>
        </w:rPr>
        <w:t xml:space="preserve">.</w:t>
      </w:r>
    </w:p>
    <w:p w:rsidR="00DA63EC" w:rsidRDefault="00DA63EC" w:rsidP="00DA63EC">
      <w:pPr>
        <w:tabs>
          <w:tab w:val="center" w:pos="2835"/>
        </w:tabs>
        <w:rPr>
          <w:rtl/>
        </w:rPr>
      </w:pPr>
      <w:r>
        <w:rPr>
          <w:rFonts w:hint="cs"/>
          <w:rtl/>
        </w:rPr>
        <w:t>ולמ</w:t>
      </w:r>
      <w:r>
        <w:rPr>
          <w:rtl/>
        </w:rPr>
        <w:t>"</w:t>
      </w:r>
      <w:r>
        <w:rPr>
          <w:rFonts w:hint="cs"/>
          <w:rtl/>
        </w:rPr>
        <w:t>ד</w:t>
      </w:r>
      <w:r>
        <w:rPr>
          <w:rtl/>
        </w:rPr>
        <w:t xml:space="preserve"> כמין תיבה פרוצה, היינו דסמכי סניפין ללחם, </w:t>
      </w:r>
    </w:p>
    <w:p w:rsidR="00DA63EC" w:rsidRDefault="00DA63EC" w:rsidP="00DA63EC">
      <w:pPr>
        <w:tabs>
          <w:tab w:val="center" w:pos="2835"/>
        </w:tabs>
        <w:rPr>
          <w:rtl/>
        </w:rPr>
      </w:pPr>
      <w:r>
        <w:rPr>
          <w:rFonts w:hint="cs"/>
          <w:rtl/>
        </w:rPr>
        <w:t>ולמ</w:t>
      </w:r>
      <w:r>
        <w:rPr>
          <w:rtl/>
        </w:rPr>
        <w:t>"</w:t>
      </w:r>
      <w:r>
        <w:rPr>
          <w:rFonts w:hint="cs"/>
          <w:rtl/>
        </w:rPr>
        <w:t xml:space="preserve">ד</w:t>
      </w:r>
      <w:r>
        <w:rPr>
          <w:rFonts w:hint="cs"/>
          <w:rtl/>
        </w:rPr>
        <w:t xml:space="preserve"> </w:t>
      </w:r>
      <w:r>
        <w:rPr>
          <w:rtl/>
        </w:rPr>
        <w:t xml:space="preserve">כמין ספינה רוקדת, </w:t>
      </w:r>
      <w:r>
        <w:rPr>
          <w:rFonts w:hint="cs"/>
          <w:rtl/>
        </w:rPr>
        <w:t>סמכי</w:t>
      </w:r>
      <w:r>
        <w:rPr>
          <w:rtl/>
        </w:rPr>
        <w:t xml:space="preserve"> סניפין ללחם? דעגיל </w:t>
      </w:r>
      <w:ins w:id="95749" w:author="מנוע מכני" w:date="2026-10-11T12:04:40Z">
        <w:r>
          <w:rPr>
            <w:rtl/>
          </w:rPr>
          <w:t xml:space="preserve">להם</w:t>
        </w:r>
      </w:ins>
      <w:del w:id="95750" w:author="מנוע מכני" w:date="2026-10-11T12:04:40Z">
        <w:r>
          <w:rPr>
            <w:rtl/>
          </w:rPr>
          <w:delText xml:space="preserve">להו</w:delText>
        </w:r>
      </w:del>
      <w:r>
        <w:rPr>
          <w:rtl/>
        </w:rPr>
        <w:t xml:space="preserve"> מיעגל.</w:t>
      </w:r>
    </w:p>
    <w:p w:rsidR="00DA63EC" w:rsidRDefault="00DA63EC" w:rsidP="00DA63EC">
      <w:pPr>
        <w:tabs>
          <w:tab w:val="center" w:pos="2835"/>
        </w:tabs>
        <w:rPr>
          <w:rtl/>
        </w:rPr>
      </w:pPr>
      <w:r>
        <w:rPr>
          <w:rFonts w:hint="cs"/>
          <w:rtl/>
        </w:rPr>
        <w:t>למ</w:t>
      </w:r>
      <w:r>
        <w:rPr>
          <w:rtl/>
        </w:rPr>
        <w:t>"</w:t>
      </w:r>
      <w:r>
        <w:rPr>
          <w:rFonts w:hint="cs"/>
          <w:rtl/>
        </w:rPr>
        <w:t>ד</w:t>
      </w:r>
      <w:r>
        <w:rPr>
          <w:rtl/>
        </w:rPr>
        <w:t xml:space="preserve"> כמין ספינה רוקדת, היינו </w:t>
      </w:r>
      <w:ins w:id="92007" w:author="מנוע מכני" w:date="2026-10-11T12:04:40Z">
        <w:r>
          <w:rPr>
            <w:rtl/>
          </w:rPr>
          <w:t xml:space="preserve">דצריך</w:t>
        </w:r>
      </w:ins>
      <w:del w:id="92008" w:author="מנוע מכני" w:date="2026-10-11T12:04:40Z">
        <w:r>
          <w:rPr>
            <w:rtl/>
          </w:rPr>
          <w:delText xml:space="preserve">דבעינן</w:delText>
        </w:r>
      </w:del>
      <w:r>
        <w:rPr>
          <w:rtl/>
        </w:rPr>
        <w:t xml:space="preserve"> סניפין, </w:t>
      </w:r>
    </w:p>
    <w:p w:rsidR="00DA63EC" w:rsidRDefault="00DA63EC" w:rsidP="00DA63EC">
      <w:pPr>
        <w:tabs>
          <w:tab w:val="center" w:pos="2835"/>
        </w:tabs>
        <w:rPr>
          <w:rtl/>
        </w:rPr>
      </w:pPr>
      <w:r>
        <w:rPr>
          <w:rFonts w:hint="cs"/>
          <w:rtl/>
        </w:rPr>
        <w:t>ולמ</w:t>
      </w:r>
      <w:r>
        <w:rPr>
          <w:rtl/>
        </w:rPr>
        <w:t>"</w:t>
      </w:r>
      <w:r>
        <w:rPr>
          <w:rFonts w:hint="cs"/>
          <w:rtl/>
        </w:rPr>
        <w:t xml:space="preserve">ד</w:t>
      </w:r>
      <w:r>
        <w:rPr>
          <w:rFonts w:hint="cs"/>
          <w:rtl/>
        </w:rPr>
        <w:t xml:space="preserve"> </w:t>
      </w:r>
      <w:r>
        <w:rPr>
          <w:rtl/>
        </w:rPr>
        <w:t>כמין תיבה פרוצה, סניפין אגב יוקרא דלחם תלח.</w:t>
      </w:r>
    </w:p>
    <w:p w:rsidR="00DA63EC" w:rsidRDefault="00DA63EC" w:rsidP="00DA63EC">
      <w:pPr>
        <w:tabs>
          <w:tab w:val="center" w:pos="2835"/>
        </w:tabs>
        <w:rPr>
          <w:rtl/>
        </w:rPr>
      </w:pPr>
      <w:r>
        <w:rPr>
          <w:rtl/>
        </w:rPr>
        <w:t xml:space="preserve">למאן דאמר כמין ספינה רוקדת, סניפין על גבי שלחן מונחין, </w:t>
      </w:r>
    </w:p>
    <w:p w:rsidR="00DA63EC" w:rsidRDefault="00DA63EC" w:rsidP="00DA63EC">
      <w:pPr>
        <w:tabs>
          <w:tab w:val="center" w:pos="2835"/>
        </w:tabs>
        <w:rPr>
          <w:rtl/>
        </w:rPr>
      </w:pPr>
      <w:r>
        <w:rPr>
          <w:rtl/>
        </w:rPr>
        <w:t xml:space="preserve">למ"ד</w:t>
      </w:r>
      <w:r>
        <w:rPr>
          <w:rtl/>
        </w:rPr>
        <w:t xml:space="preserve"> כמין תיבה פרוצה, סניפין אארעא מנח </w:t>
      </w:r>
      <w:ins w:id="95751" w:author="מנוע מכני" w:date="2026-10-11T12:04:40Z">
        <w:r>
          <w:rPr>
            <w:rtl/>
          </w:rPr>
          <w:t xml:space="preserve">להם</w:t>
        </w:r>
      </w:ins>
      <w:del w:id="95752" w:author="מנוע מכני" w:date="2026-10-11T12:04:40Z">
        <w:r>
          <w:rPr>
            <w:rtl/>
          </w:rPr>
          <w:delText xml:space="preserve">להו</w:delText>
        </w:r>
      </w:del>
      <w:r>
        <w:rPr>
          <w:rFonts w:hint="cs"/>
          <w:rtl/>
        </w:rPr>
        <w:t xml:space="preserve"> </w:t>
      </w:r>
    </w:p>
    <w:p w:rsidR="00DA63EC" w:rsidRDefault="00DA63EC" w:rsidP="00DA63EC">
      <w:pPr>
        <w:tabs>
          <w:tab w:val="center" w:pos="2835"/>
        </w:tabs>
        <w:rPr>
          <w:rtl/>
        </w:rPr>
      </w:pPr>
      <w:r>
        <w:rPr>
          <w:rStyle w:val="2fb"/>
          <w:rtl/>
        </w:rPr>
        <w:t>דא</w:t>
      </w:r>
      <w:r>
        <w:rPr>
          <w:rStyle w:val="2fb"/>
          <w:rFonts w:hint="cs"/>
          <w:rtl/>
        </w:rPr>
        <w:t>ראב</w:t>
      </w:r>
      <w:r>
        <w:rPr>
          <w:rStyle w:val="2fb"/>
          <w:rtl/>
        </w:rPr>
        <w:t>"</w:t>
      </w:r>
      <w:r>
        <w:rPr>
          <w:rStyle w:val="2fb"/>
          <w:rFonts w:hint="cs"/>
          <w:rtl/>
        </w:rPr>
        <w:t>מ</w:t>
      </w:r>
      <w:r>
        <w:rPr>
          <w:rtl/>
        </w:rPr>
        <w:t xml:space="preserve">: לדברי האומר כמין ספינה רוקדת, סניפין על גבי שלחן מונחין, </w:t>
      </w:r>
    </w:p>
    <w:p w:rsidR="00DA63EC" w:rsidRDefault="00DA63EC" w:rsidP="00DA63EC">
      <w:pPr>
        <w:tabs>
          <w:tab w:val="center" w:pos="2835"/>
        </w:tabs>
        <w:rPr>
          <w:rtl/>
        </w:rPr>
      </w:pPr>
      <w:r>
        <w:rPr>
          <w:rtl/>
        </w:rPr>
        <w:t xml:space="preserve">לדברי האומר כמין תיבה פרוצה, סניפין </w:t>
      </w:r>
      <w:r>
        <w:rPr>
          <w:rtl/>
        </w:rPr>
        <w:t xml:space="preserve">ע"ג</w:t>
      </w:r>
      <w:r>
        <w:rPr>
          <w:rtl/>
        </w:rPr>
        <w:t xml:space="preserve"> קרקע מונחין.</w:t>
      </w:r>
    </w:p>
    <w:p w:rsidR="00DA63EC" w:rsidRDefault="00DA63EC" w:rsidP="00DA63EC">
      <w:pPr>
        <w:tabs>
          <w:tab w:val="center" w:pos="2835"/>
        </w:tabs>
        <w:rPr>
          <w:rtl/>
        </w:rPr>
      </w:pPr>
    </w:p>
    <w:p>
      <w:pPr>
        <w:pStyle w:val="38"/>
        <w:rPr>
          <w:ins w:id="101733" w:author="מנוע מכני" w:date="2026-10-11T12:04:40Z"/>
        </w:rPr>
      </w:pPr>
      <w:del w:id="101732" w:author="מנוע מכני" w:date="2026-10-11T12:04:40Z">
        <w:r w:rsidRPr="00FE1B89">
          <w:delText xml:space="preserve">•</w:delText>
        </w:r>
      </w:del>
      <w:r w:rsidRPr="00FE1B89">
        <w:t xml:space="preserve"> </w:t>
      </w:r>
      <w:r w:rsidRPr="00FE1B89">
        <w:t>והך דאר</w:t>
      </w:r>
      <w:r w:rsidRPr="00FE1B89">
        <w:t>"</w:t>
      </w:r>
      <w:r w:rsidRPr="00FE1B89">
        <w:t>י</w:t>
      </w:r>
      <w:r w:rsidRPr="00FE1B89">
        <w:t xml:space="preserve">:</w:t>
      </w:r>
    </w:p>
    <w:p w:rsidR="00DA63EC" w:rsidRPr="00FE1B89" w:rsidRDefault="00DA63EC" w:rsidP="00DA63EC">
      <w:pPr>
        <w:tabs>
          <w:tab w:val="center" w:pos="2835"/>
        </w:tabs>
        <w:rPr>
          <w:spacing w:val="-2"/>
          <w:rtl/>
        </w:rPr>
      </w:pPr>
      <w:del w:id="101734" w:author="מנוע מכני" w:date="2026-10-11T12:04:40Z">
        <w:r w:rsidRPr="00FE1B89">
          <w:rPr>
            <w:spacing w:val="-2"/>
            <w:rtl/>
          </w:rPr>
          <w:delText xml:space="preserve"> </w:delText>
        </w:r>
      </w:del>
      <w:r w:rsidRPr="00FE1B89">
        <w:rPr>
          <w:spacing w:val="-2"/>
          <w:rtl/>
        </w:rPr>
        <w:t xml:space="preserve">הלחם מעמיד את הסניפין והסניפין מעמידין את הלחם</w:t>
      </w:r>
      <w:r w:rsidRPr="00FE1B89">
        <w:rPr>
          <w:rFonts w:hint="cs"/>
          <w:spacing w:val="-2"/>
          <w:rtl/>
        </w:rPr>
        <w:t>- כמ</w:t>
      </w:r>
      <w:r w:rsidRPr="00FE1B89">
        <w:rPr>
          <w:spacing w:val="-2"/>
          <w:rtl/>
        </w:rPr>
        <w:t>"</w:t>
      </w:r>
      <w:r w:rsidRPr="00FE1B89">
        <w:rPr>
          <w:rFonts w:hint="cs"/>
          <w:spacing w:val="-2"/>
          <w:rtl/>
        </w:rPr>
        <w:t>ד</w:t>
      </w:r>
      <w:r w:rsidRPr="00FE1B89">
        <w:rPr>
          <w:spacing w:val="-2"/>
          <w:rtl/>
        </w:rPr>
        <w:t xml:space="preserve"> כמין ספינה רוקדת.</w:t>
      </w:r>
    </w:p>
    <w:p w:rsidR="00DA63EC" w:rsidRDefault="00DA63EC" w:rsidP="00DA63EC">
      <w:pPr>
        <w:pStyle w:val="afff3"/>
        <w:framePr w:wrap="around"/>
        <w:rPr>
          <w:rtl/>
        </w:rPr>
      </w:pPr>
      <w:r>
        <w:rPr>
          <w:rFonts w:hint="cs"/>
          <w:rtl/>
        </w:rPr>
        <w:t>צה.</w:t>
      </w:r>
    </w:p>
    <w:p>
      <w:pPr>
        <w:pStyle w:val="38"/>
        <w:rPr>
          <w:ins w:id="101735" w:author="מנוע מכני" w:date="2026-10-11T12:04:40Z"/>
        </w:rPr>
      </w:pPr>
      <w:r>
        <w:t xml:space="preserve">והך</w:t>
      </w:r>
    </w:p>
    <w:p w:rsidR="00DA63EC" w:rsidRDefault="00DA63EC" w:rsidP="00DA63EC">
      <w:pPr>
        <w:tabs>
          <w:tab w:val="center" w:pos="2835"/>
        </w:tabs>
        <w:rPr>
          <w:rtl/>
        </w:rPr>
      </w:pPr>
      <w:del w:id="101736" w:author="מנוע מכני" w:date="2026-10-11T12:04:40Z">
        <w:r>
          <w:rPr>
            <w:rFonts w:hint="cs"/>
            <w:rtl/>
          </w:rPr>
          <w:delText xml:space="preserve"> </w:delText>
        </w:r>
      </w:del>
      <w:r>
        <w:rPr>
          <w:rFonts w:hint="cs"/>
          <w:rtl/>
        </w:rPr>
        <w:t xml:space="preserve">ד</w:t>
      </w:r>
      <w:r>
        <w:rPr>
          <w:rtl/>
        </w:rPr>
        <w:t>כמין כוורת היה לה בתנור, ודומה כמין טבלא מרובעת!</w:t>
      </w:r>
    </w:p>
    <w:p>
      <w:pPr>
        <w:pStyle w:val="38"/>
        <w:rPr>
          <w:ins w:id="101737" w:author="מנוע מכני" w:date="2026-10-11T12:04:40Z"/>
        </w:rPr>
      </w:pPr>
      <w:r>
        <w:t xml:space="preserve">אימא:</w:t>
      </w:r>
    </w:p>
    <w:p w:rsidR="00DA63EC" w:rsidRDefault="00DA63EC" w:rsidP="00DA63EC">
      <w:pPr>
        <w:tabs>
          <w:tab w:val="center" w:pos="2835"/>
        </w:tabs>
        <w:rPr>
          <w:rtl/>
        </w:rPr>
      </w:pPr>
      <w:del w:id="101738" w:author="מנוע מכני" w:date="2026-10-11T12:04:40Z">
        <w:r>
          <w:rPr>
            <w:rtl/>
          </w:rPr>
          <w:delText xml:space="preserve"> </w:delText>
        </w:r>
      </w:del>
      <w:r>
        <w:rPr>
          <w:rtl/>
        </w:rPr>
        <w:t xml:space="preserve">ופיה דומה כמין טבלא מרובעת.</w:t>
      </w:r>
    </w:p>
    <w:p w:rsidR="00DA63EC" w:rsidRDefault="00DA63EC" w:rsidP="00DA63EC">
      <w:pPr>
        <w:tabs>
          <w:tab w:val="center" w:pos="2835"/>
        </w:tabs>
        <w:rPr>
          <w:rtl/>
        </w:rPr>
      </w:pPr>
      <w:r>
        <w:rPr>
          <w:rtl/>
        </w:rPr>
        <w:t xml:space="preserve">• </w:t>
      </w:r>
      <w:r>
        <w:rPr>
          <w:rtl/>
        </w:rPr>
        <w:t xml:space="preserve">תניא</w:t>
      </w:r>
      <w:r>
        <w:rPr>
          <w:rtl/>
        </w:rPr>
        <w:t xml:space="preserve"> כמ"</w:t>
      </w:r>
      <w:r>
        <w:rPr>
          <w:rFonts w:hint="cs"/>
          <w:rtl/>
        </w:rPr>
        <w:t>ד</w:t>
      </w:r>
      <w:r>
        <w:rPr>
          <w:rtl/>
        </w:rPr>
        <w:t xml:space="preserve"> כמין ספינה רוקדת, </w:t>
      </w:r>
      <w:r>
        <w:rPr>
          <w:rtl/>
        </w:rPr>
        <w:t xml:space="preserve">דתניא</w:t>
      </w:r>
      <w:r>
        <w:rPr>
          <w:rtl/>
        </w:rPr>
        <w:t xml:space="preserve">: ארבעה סניפין של זהב היו שם, מפוצלין מראשיהן, כמין דקרנין היו, שסומכין בהן את הלחם, שהוא דומה כמין ספינה רוקדת.</w:t>
      </w:r>
    </w:p>
    <w:p w:rsidR="00DA63EC" w:rsidRDefault="00DA63EC" w:rsidP="00DA63EC">
      <w:pPr>
        <w:tabs>
          <w:tab w:val="center" w:pos="2835"/>
        </w:tabs>
        <w:rPr>
          <w:b/>
          <w:bCs/>
          <w:rtl/>
        </w:rPr>
      </w:pPr>
    </w:p>
    <w:p>
      <w:pPr>
        <w:pStyle w:val="afffff8"/>
        <w:rPr>
          <w:ins w:id="90141" w:author="קלוד" w:date="2026-10-11T12:32:08Z"/>
        </w:rPr>
      </w:pPr>
      <w:ins w:id="90142" w:author="קלוד" w:date="2026-10-11T12:32:08Z">
        <w:r>
          <w:rPr>
            <w:color w:val="7B3F00"/>
          </w:rPr>
          <w:t xml:space="preserve">האם לחם הפנים נפסל במסעות?</w:t>
        </w:r>
      </w:ins>
    </w:p>
    <w:p>
      <w:pPr>
        <w:pStyle w:val="38"/>
        <w:rPr>
          <w:ins w:id="101740" w:author="מנוע מכני" w:date="2026-10-11T12:04:40Z"/>
        </w:rPr>
      </w:pPr>
      <w:del w:id="101739" w:author="מנוע מכני" w:date="2026-10-11T12:04:40Z">
        <w:r>
          <w:delText xml:space="preserve">•</w:delText>
        </w:r>
      </w:del>
      <w:r>
        <w:t xml:space="preserve"> </w:t>
      </w:r>
      <w:r w:rsidRPr="004A7C9A">
        <w:t>איבעיא להו</w:t>
      </w:r>
      <w:r>
        <w:t xml:space="preserve">:</w:t>
      </w:r>
    </w:p>
    <w:p w:rsidR="00DA63EC" w:rsidRDefault="00DA63EC" w:rsidP="00DA63EC">
      <w:pPr>
        <w:tabs>
          <w:tab w:val="center" w:pos="2835"/>
        </w:tabs>
        <w:rPr>
          <w:rtl/>
        </w:rPr>
      </w:pPr>
      <w:del w:id="101741" w:author="מנוע מכני" w:date="2026-10-11T12:04:40Z">
        <w:r>
          <w:rPr>
            <w:rtl/>
          </w:rPr>
          <w:delText xml:space="preserve"> </w:delText>
        </w:r>
      </w:del>
      <w:r>
        <w:rPr>
          <w:rtl/>
        </w:rPr>
        <w:t xml:space="preserve">לחם הפנים נפסל במסעות, או אינו נפסל במסעות? </w:t>
      </w:r>
    </w:p>
    <w:p>
      <w:pPr>
        <w:pStyle w:val="38"/>
        <w:rPr>
          <w:ins w:id="101742" w:author="מנוע מכני" w:date="2026-10-11T12:04:40Z"/>
        </w:rPr>
      </w:pPr>
      <w:r>
        <w:t>ר</w:t>
      </w:r>
      <w:r>
        <w:t>י</w:t>
      </w:r>
      <w:r>
        <w:t>"</w:t>
      </w:r>
      <w:r>
        <w:t>ו וריב</w:t>
      </w:r>
      <w:r>
        <w:t>"</w:t>
      </w:r>
      <w:r>
        <w:t xml:space="preserve">ל </w:t>
      </w:r>
      <w:r>
        <w:t xml:space="preserve">חד</w:t>
      </w:r>
      <w:del w:id="102579" w:author="מנוע מכני" w:date="2026-10-11T12:04:40Z">
        <w:r>
          <w:delText xml:space="preserve"> אמר</w:delText>
        </w:r>
      </w:del>
      <w:r>
        <w:t xml:space="preserve">:</w:t>
      </w:r>
    </w:p>
    <w:p w:rsidR="00DA63EC" w:rsidRDefault="00DA63EC" w:rsidP="00DA63EC">
      <w:pPr>
        <w:tabs>
          <w:tab w:val="center" w:pos="2835"/>
        </w:tabs>
        <w:rPr>
          <w:rtl/>
        </w:rPr>
      </w:pPr>
      <w:del w:id="101743" w:author="מנוע מכני" w:date="2026-10-11T12:04:40Z">
        <w:r>
          <w:rPr>
            <w:rtl/>
          </w:rPr>
          <w:delText xml:space="preserve"> </w:delText>
        </w:r>
      </w:del>
      <w:r>
        <w:rPr>
          <w:rtl/>
        </w:rPr>
        <w:t xml:space="preserve">נפסל, וחד </w:t>
      </w:r>
      <w:r>
        <w:rPr>
          <w:rtl/>
        </w:rPr>
        <w:t xml:space="preserve">אמר</w:t>
      </w:r>
      <w:r>
        <w:rPr>
          <w:rtl/>
        </w:rPr>
        <w:t xml:space="preserve">: אינו נפסל.</w:t>
      </w:r>
    </w:p>
    <w:p w:rsidR="00DA63EC" w:rsidRDefault="00DA63EC" w:rsidP="00DA63EC">
      <w:pPr>
        <w:tabs>
          <w:tab w:val="center" w:pos="2835"/>
        </w:tabs>
        <w:rPr>
          <w:rtl/>
        </w:rPr>
      </w:pPr>
      <w:r>
        <w:rPr>
          <w:rFonts w:hint="cs"/>
          <w:rtl/>
        </w:rPr>
        <w:t>מ</w:t>
      </w:r>
      <w:r>
        <w:rPr>
          <w:rtl/>
        </w:rPr>
        <w:t>"</w:t>
      </w:r>
      <w:r>
        <w:rPr>
          <w:rFonts w:hint="cs"/>
          <w:rtl/>
        </w:rPr>
        <w:t>ד</w:t>
      </w:r>
      <w:r>
        <w:rPr>
          <w:rtl/>
        </w:rPr>
        <w:t xml:space="preserve"> נפסל, </w:t>
      </w:r>
      <w:r w:rsidRPr="00664445">
        <w:rPr>
          <w:rStyle w:val="afffff0"/>
          <w:rtl/>
        </w:rPr>
        <w:t>ד</w:t>
      </w:r>
      <w:r w:rsidRPr="00664445">
        <w:rPr>
          <w:rStyle w:val="afffff0"/>
          <w:rFonts w:hint="cs"/>
          <w:rtl/>
        </w:rPr>
        <w:t>'</w:t>
      </w:r>
      <w:ins w:id="91039" w:author="Claude - סמנטי" w:date="2026-10-11T12:27:00Z">
        <w:r>
          <w:rPr>
            <w:rStyle w:val="afffff0"/>
            <w:rtl/>
          </w:rPr>
          <w:t xml:space="preserve">כַּאֲשֶׁר יַחֲנוּ כֵּן יִסָּעוּ</w:t>
        </w:r>
      </w:ins>
      <w:del w:id="91040" w:author="Claude - סמנטי" w:date="2026-10-11T12:27:00Z">
        <w:r w:rsidRPr="00664445">
          <w:rPr>
            <w:rStyle w:val="afffff0"/>
            <w:rtl/>
          </w:rPr>
          <w:delText xml:space="preserve">כאשר יחנו כן יסעו</w:delText>
        </w:r>
      </w:del>
      <w:r w:rsidRPr="00664445">
        <w:rPr>
          <w:rStyle w:val="afffff0"/>
          <w:rFonts w:hint="cs"/>
          <w:rtl/>
        </w:rPr>
        <w:t>'</w:t>
      </w:r>
      <w:r w:rsidRPr="00664445">
        <w:rPr>
          <w:rStyle w:val="afffff0"/>
          <w:rtl/>
        </w:rPr>
        <w:t>,</w:t>
      </w:r>
      <w:r>
        <w:rPr>
          <w:rtl/>
        </w:rPr>
        <w:t xml:space="preserve"> מה בחנייתו נפסל ביוצא, אף בנסיעתו נפסל ביוצא</w:t>
      </w:r>
      <w:ins w:id="95389" w:author="מנוע מכני" w:date="2026-10-11T12:04:40Z">
        <w:r>
          <w:rPr>
            <w:rtl/>
          </w:rPr>
          <w:t xml:space="preserve">,</w:t>
        </w:r>
      </w:ins>
      <w:del w:id="9539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Fonts w:hint="cs"/>
          <w:rtl/>
        </w:rPr>
        <w:t>מ</w:t>
      </w:r>
      <w:r>
        <w:rPr>
          <w:rtl/>
        </w:rPr>
        <w:t>"</w:t>
      </w:r>
      <w:r>
        <w:rPr>
          <w:rFonts w:hint="cs"/>
          <w:rtl/>
        </w:rPr>
        <w:t>ד</w:t>
      </w:r>
      <w:r>
        <w:rPr>
          <w:rtl/>
        </w:rPr>
        <w:t xml:space="preserve"> אינו נפסל, </w:t>
      </w:r>
      <w:r w:rsidRPr="00664445">
        <w:rPr>
          <w:rStyle w:val="afffff0"/>
          <w:rtl/>
        </w:rPr>
        <w:t>ד</w:t>
      </w:r>
      <w:r w:rsidRPr="00664445">
        <w:rPr>
          <w:rStyle w:val="afffff0"/>
          <w:rFonts w:hint="cs"/>
          <w:rtl/>
        </w:rPr>
        <w:t>'</w:t>
      </w:r>
      <w:ins w:id="91041" w:author="Claude - סמנטי" w:date="2026-10-11T12:27:00Z">
        <w:r>
          <w:rPr>
            <w:rStyle w:val="afffff0"/>
            <w:rtl/>
          </w:rPr>
          <w:t xml:space="preserve">וְלֶחֶם הַתָּמִיד עָלָיו יִהְיֶה</w:t>
        </w:r>
      </w:ins>
      <w:del w:id="91042" w:author="Claude - סמנטי" w:date="2026-10-11T12:27:00Z">
        <w:r w:rsidRPr="00664445">
          <w:rPr>
            <w:rStyle w:val="afffff0"/>
            <w:rtl/>
          </w:rPr>
          <w:delText xml:space="preserve">ולחם התמיד עליו יהיה</w:delText>
        </w:r>
      </w:del>
      <w:r w:rsidRPr="00664445">
        <w:rPr>
          <w:rStyle w:val="afffff0"/>
          <w:rFonts w:hint="cs"/>
          <w:rtl/>
        </w:rPr>
        <w:t>'</w:t>
      </w:r>
      <w:r w:rsidRPr="00664445">
        <w:rPr>
          <w:rStyle w:val="afffff0"/>
          <w:rtl/>
        </w:rPr>
        <w:t>.</w:t>
      </w:r>
    </w:p>
    <w:p>
      <w:pPr>
        <w:pStyle w:val="38"/>
        <w:rPr>
          <w:ins w:id="101744" w:author="מנוע מכני" w:date="2026-10-11T12:04:40Z"/>
        </w:rPr>
      </w:pPr>
      <w:r>
        <w:t>ואידך</w:t>
      </w:r>
    </w:p>
    <w:p w:rsidR="00DA63EC" w:rsidRDefault="00DA63EC" w:rsidP="00DA63EC">
      <w:pPr>
        <w:tabs>
          <w:tab w:val="center" w:pos="2835"/>
        </w:tabs>
        <w:rPr>
          <w:rtl/>
        </w:rPr>
      </w:pPr>
      <w:del w:id="101745" w:author="מנוע מכני" w:date="2026-10-11T12:04:40Z">
        <w:r w:rsidRPr="00A71A5E">
          <w:rPr>
            <w:rStyle w:val="afffff0"/>
            <w:rtl/>
          </w:rPr>
          <w:delText xml:space="preserve"> </w:delText>
        </w:r>
      </w:del>
      <w:r w:rsidRPr="00A71A5E">
        <w:rPr>
          <w:rStyle w:val="afffff0"/>
          <w:rFonts w:hint="cs"/>
          <w:rtl/>
        </w:rPr>
        <w:t>'</w:t>
      </w:r>
      <w:ins w:id="91043" w:author="Claude - סמנטי" w:date="2026-10-11T12:27:00Z">
        <w:r>
          <w:rPr>
            <w:rStyle w:val="afffff0"/>
            <w:rtl/>
          </w:rPr>
          <w:t xml:space="preserve">כַּאֲשֶׁר יַחֲנוּ כֵּן יִסָּעוּ</w:t>
        </w:r>
      </w:ins>
      <w:del w:id="91044" w:author="Claude - סמנטי" w:date="2026-10-11T12:27:00Z">
        <w:r w:rsidRPr="00A71A5E">
          <w:rPr>
            <w:rStyle w:val="afffff0"/>
            <w:rtl/>
          </w:rPr>
          <w:delText xml:space="preserve">כאשר יחנו כן יסעו</w:delText>
        </w:r>
      </w:del>
      <w:r w:rsidRPr="00A71A5E">
        <w:rPr>
          <w:rStyle w:val="afffff0"/>
          <w:rFonts w:hint="cs"/>
          <w:rtl/>
        </w:rPr>
        <w:t xml:space="preserve">'</w:t>
      </w:r>
      <w:ins w:id="95391" w:author="מנוע מכני" w:date="2026-10-11T12:04:40Z">
        <w:r>
          <w:rPr>
            <w:rStyle w:val="afffff0"/>
            <w:rFonts w:hint="cs"/>
            <w:rtl/>
          </w:rPr>
          <w:t xml:space="preserve"> </w:t>
        </w:r>
      </w:ins>
      <w:del w:id="95392" w:author="מנוע מכני" w:date="2026-10-11T12:04:40Z">
        <w:r w:rsidRPr="00A71A5E">
          <w:rPr>
            <w:rStyle w:val="afffff0"/>
            <w:rFonts w:hint="cs"/>
            <w:rtl/>
          </w:rPr>
          <w:delText xml:space="preserve"> </w:delText>
        </w:r>
        <w:r>
          <w:rPr>
            <w:rtl/>
          </w:rPr>
          <w:delText xml:space="preserve"> </w:delText>
        </w:r>
      </w:del>
      <w:r>
        <w:rPr>
          <w:rtl/>
        </w:rPr>
        <w:t xml:space="preserve">מה בחנייתו כי </w:t>
      </w:r>
      <w:r>
        <w:rPr>
          <w:rtl/>
        </w:rPr>
        <w:t xml:space="preserve">לא</w:t>
      </w:r>
      <w:r>
        <w:rPr>
          <w:rtl/>
        </w:rPr>
        <w:t xml:space="preserve"> יצא ממקומו </w:t>
      </w:r>
      <w:r>
        <w:rPr>
          <w:rtl/>
        </w:rPr>
        <w:t xml:space="preserve">לא</w:t>
      </w:r>
      <w:r>
        <w:rPr>
          <w:rtl/>
        </w:rPr>
        <w:t xml:space="preserve"> מיפסיל, אף בנסיעתו כ</w:t>
      </w:r>
      <w:r>
        <w:rPr>
          <w:rFonts w:hint="cs"/>
          <w:rtl/>
        </w:rPr>
        <w:t>ן</w:t>
      </w:r>
    </w:p>
    <w:p>
      <w:pPr>
        <w:pStyle w:val="38"/>
        <w:rPr>
          <w:ins w:id="101746" w:author="מנוע מכני" w:date="2026-10-11T12:04:40Z"/>
        </w:rPr>
      </w:pPr>
      <w:r>
        <w:t xml:space="preserve">ואידך</w:t>
      </w:r>
    </w:p>
    <w:p w:rsidR="00DA63EC" w:rsidRDefault="00DA63EC" w:rsidP="00DA63EC">
      <w:pPr>
        <w:tabs>
          <w:tab w:val="center" w:pos="2835"/>
        </w:tabs>
        <w:rPr>
          <w:rtl/>
        </w:rPr>
      </w:pPr>
      <w:del w:id="101747" w:author="מנוע מכני" w:date="2026-10-11T12:04:40Z">
        <w:r>
          <w:rPr>
            <w:rtl/>
          </w:rPr>
          <w:delText xml:space="preserve"> </w:delText>
        </w:r>
      </w:del>
      <w:ins w:id="92009" w:author="מנוע מכני" w:date="2026-10-11T12:04:40Z">
        <w:r>
          <w:rPr>
            <w:rFonts w:hint="cs"/>
            <w:rtl/>
          </w:rPr>
          <w:t xml:space="preserve">גם</w:t>
        </w:r>
      </w:ins>
      <w:del w:id="92010" w:author="מנוע מכני" w:date="2026-10-11T12:04:40Z">
        <w:r>
          <w:rPr>
            <w:rFonts w:hint="cs"/>
            <w:rtl/>
          </w:rPr>
          <w:delText xml:space="preserve">נמי</w:delText>
        </w:r>
      </w:del>
      <w:r>
        <w:rPr>
          <w:rFonts w:hint="cs"/>
          <w:rtl/>
        </w:rPr>
        <w:t xml:space="preserve"> הא כתיב '</w:t>
      </w:r>
      <w:r>
        <w:rPr>
          <w:rStyle w:val="afffff0"/>
          <w:rtl/>
          <w:rPrChange w:id="9074" w:author="מנוע פסוקים" w:date="2026-10-11T09:32:13Z">
            <w:rPr>
              <w:rtl/>
            </w:rPr>
          </w:rPrChange>
        </w:rPr>
        <w:t xml:space="preserve">ולחם התמיד עליו יהיה</w:t>
      </w:r>
      <w:r>
        <w:rPr>
          <w:rtl/>
        </w:rPr>
        <w:t xml:space="preserve">!</w:t>
      </w:r>
    </w:p>
    <w:p>
      <w:pPr>
        <w:pStyle w:val="38"/>
        <w:rPr>
          <w:ins w:id="101748" w:author="מנוע מכני" w:date="2026-10-11T12:04:40Z"/>
        </w:rPr>
      </w:pPr>
      <w:r>
        <w:lastRenderedPageBreak/>
        <w:t xml:space="preserve">- אלא </w:t>
      </w:r>
      <w:r>
        <w:t>רב דימי</w:t>
      </w:r>
      <w:r>
        <w:t xml:space="preserve">:</w:t>
      </w:r>
    </w:p>
    <w:p w:rsidR="00DA63EC" w:rsidRDefault="00DA63EC" w:rsidP="00DA63EC">
      <w:pPr>
        <w:pStyle w:val="affffb"/>
        <w:rPr>
          <w:rtl/>
        </w:rPr>
      </w:pPr>
      <w:del w:id="101749" w:author="מנוע מכני" w:date="2026-10-11T12:04:40Z">
        <w:r>
          <w:rPr>
            <w:rtl/>
          </w:rPr>
          <w:delText xml:space="preserve"> </w:delText>
        </w:r>
      </w:del>
      <w:r w:rsidRPr="004077A4">
        <w:rPr>
          <w:bCs/>
          <w:rtl/>
        </w:rPr>
        <w:t>במסודר</w:t>
      </w:r>
      <w:r>
        <w:rPr>
          <w:rtl/>
        </w:rPr>
        <w:t xml:space="preserve"> </w:t>
      </w:r>
      <w:r>
        <w:rPr>
          <w:rFonts w:hint="cs"/>
          <w:rtl/>
        </w:rPr>
        <w:t>לכו</w:t>
      </w:r>
      <w:r>
        <w:rPr>
          <w:rtl/>
        </w:rPr>
        <w:t>"</w:t>
      </w:r>
      <w:r>
        <w:rPr>
          <w:rFonts w:hint="cs"/>
          <w:rtl/>
        </w:rPr>
        <w:t xml:space="preserve">ע</w:t>
      </w:r>
      <w:r>
        <w:rPr>
          <w:rFonts w:hint="cs"/>
          <w:rtl/>
        </w:rPr>
        <w:t xml:space="preserve"> </w:t>
      </w:r>
      <w:r>
        <w:rPr>
          <w:rFonts w:hint="cs"/>
          <w:rtl/>
        </w:rPr>
        <w:t xml:space="preserve">לא</w:t>
      </w:r>
      <w:r>
        <w:rPr>
          <w:rFonts w:hint="cs"/>
          <w:rtl/>
        </w:rPr>
        <w:t xml:space="preserve"> </w:t>
      </w:r>
      <w:ins w:id="92011" w:author="מנוע מכני" w:date="2026-10-11T12:04:40Z">
        <w:r>
          <w:rPr>
            <w:rFonts w:hint="cs"/>
            <w:rtl/>
          </w:rPr>
          <w:t xml:space="preserve">חלקו</w:t>
        </w:r>
      </w:ins>
      <w:del w:id="92012" w:author="מנוע מכני" w:date="2026-10-11T12:04:40Z">
        <w:r>
          <w:rPr>
            <w:rFonts w:hint="cs"/>
            <w:rtl/>
          </w:rPr>
          <w:delText xml:space="preserve">פליגי</w:delText>
        </w:r>
      </w:del>
      <w:r>
        <w:rPr>
          <w:rFonts w:hint="cs"/>
          <w:rtl/>
        </w:rPr>
        <w:t xml:space="preserve"> </w:t>
      </w:r>
    </w:p>
    <w:p>
      <w:pPr>
        <w:pStyle w:val="38"/>
        <w:rPr>
          <w:ins w:id="101750" w:author="מנוע מכני" w:date="2026-10-11T12:04:40Z"/>
        </w:rPr>
      </w:pPr>
      <w:ins w:id="92013" w:author="מנוע מכני" w:date="2026-10-11T12:04:40Z">
        <w:r>
          <w:t xml:space="preserve">וחלקו</w:t>
        </w:r>
      </w:ins>
    </w:p>
    <w:p w:rsidR="00DA63EC" w:rsidRPr="00FE1B89" w:rsidRDefault="00DA63EC" w:rsidP="00DA63EC">
      <w:pPr>
        <w:tabs>
          <w:tab w:val="center" w:pos="2835"/>
        </w:tabs>
        <w:rPr>
          <w:spacing w:val="-6"/>
          <w:rtl/>
        </w:rPr>
      </w:pPr>
      <w:del w:id="92014" w:author="מנוע מכני" w:date="2026-10-11T12:04:40Z">
        <w:r w:rsidRPr="00FE1B89">
          <w:rPr>
            <w:rFonts w:hint="cs"/>
            <w:b/>
            <w:bCs/>
            <w:spacing w:val="-6"/>
            <w:rtl/>
          </w:rPr>
          <w:delText xml:space="preserve">ופליגי</w:delText>
        </w:r>
      </w:del>
      <w:del w:id="101751" w:author="מנוע מכני" w:date="2026-10-11T12:04:40Z">
        <w:r w:rsidRPr="00FE1B89">
          <w:rPr>
            <w:rFonts w:hint="cs"/>
            <w:spacing w:val="-6"/>
            <w:rtl/>
          </w:rPr>
          <w:delText xml:space="preserve"> </w:delText>
        </w:r>
      </w:del>
      <w:r w:rsidRPr="00FE1B89">
        <w:rPr>
          <w:b/>
          <w:bCs/>
          <w:spacing w:val="-6"/>
          <w:rtl/>
        </w:rPr>
        <w:t>במסולק</w:t>
      </w:r>
      <w:r w:rsidRPr="00FE1B89">
        <w:rPr>
          <w:spacing w:val="-6"/>
          <w:rtl/>
        </w:rPr>
        <w:t xml:space="preserve">, </w:t>
      </w:r>
      <w:r w:rsidRPr="00FE1B89">
        <w:rPr>
          <w:rFonts w:hint="cs"/>
          <w:spacing w:val="-6"/>
          <w:rtl/>
        </w:rPr>
        <w:t>מ</w:t>
      </w:r>
      <w:r w:rsidRPr="00FE1B89">
        <w:rPr>
          <w:spacing w:val="-6"/>
          <w:rtl/>
        </w:rPr>
        <w:t>"</w:t>
      </w:r>
      <w:r w:rsidRPr="00FE1B89">
        <w:rPr>
          <w:rFonts w:hint="cs"/>
          <w:spacing w:val="-6"/>
          <w:rtl/>
        </w:rPr>
        <w:t xml:space="preserve">ד</w:t>
      </w:r>
      <w:r w:rsidRPr="00FE1B89">
        <w:rPr>
          <w:rFonts w:hint="cs"/>
          <w:spacing w:val="-6"/>
          <w:rtl/>
        </w:rPr>
        <w:t xml:space="preserve"> נפסל </w:t>
      </w:r>
      <w:r w:rsidRPr="00FE1B89">
        <w:rPr>
          <w:rStyle w:val="afffff0"/>
          <w:rFonts w:hint="cs"/>
          <w:spacing w:val="-6"/>
          <w:rtl/>
        </w:rPr>
        <w:t>ד'</w:t>
      </w:r>
      <w:ins w:id="91045" w:author="Claude - סמנטי" w:date="2026-10-11T12:27:00Z">
        <w:r>
          <w:rPr>
            <w:rStyle w:val="afffff0"/>
            <w:spacing w:val="-6"/>
            <w:rtl/>
          </w:rPr>
          <w:t xml:space="preserve">כַּאֲשֶׁר יַחֲנוּ כֵּן יִסָּעוּ</w:t>
        </w:r>
      </w:ins>
      <w:del w:id="91046" w:author="Claude - סמנטי" w:date="2026-10-11T12:27:00Z">
        <w:r w:rsidRPr="00FE1B89">
          <w:rPr>
            <w:rStyle w:val="afffff0"/>
            <w:spacing w:val="-6"/>
            <w:rtl/>
          </w:rPr>
          <w:delText xml:space="preserve">כאשר יחנו כן יסעו</w:delText>
        </w:r>
      </w:del>
      <w:r w:rsidRPr="00FE1B89">
        <w:rPr>
          <w:rStyle w:val="afffff0"/>
          <w:rFonts w:hint="cs"/>
          <w:spacing w:val="-6"/>
          <w:rtl/>
        </w:rPr>
        <w:t>'</w:t>
      </w:r>
      <w:r w:rsidRPr="00FE1B89">
        <w:rPr>
          <w:rStyle w:val="afffff0"/>
          <w:spacing w:val="-6"/>
          <w:rtl/>
        </w:rPr>
        <w:t>,</w:t>
      </w:r>
      <w:r w:rsidRPr="00FE1B89">
        <w:rPr>
          <w:spacing w:val="-6"/>
          <w:rtl/>
        </w:rPr>
        <w:t xml:space="preserve"> מה בחנייתו נפסל ביוצא, אף בנסיעתו מיפסל ביוצא</w:t>
      </w:r>
      <w:ins w:id="95393" w:author="מנוע מכני" w:date="2026-10-11T12:04:40Z">
        <w:r>
          <w:rPr>
            <w:spacing w:val="-6"/>
            <w:rtl/>
          </w:rPr>
          <w:t xml:space="preserve">,</w:t>
        </w:r>
      </w:ins>
      <w:del w:id="95394" w:author="מנוע מכני" w:date="2026-10-11T12:04:40Z">
        <w:r w:rsidRPr="00FE1B89">
          <w:rPr>
            <w:spacing w:val="-6"/>
            <w:rtl/>
          </w:rPr>
          <w:delText xml:space="preserve">;</w:delText>
        </w:r>
      </w:del>
    </w:p>
    <w:p w:rsidR="00DA63EC" w:rsidRDefault="00DA63EC" w:rsidP="00DA63EC">
      <w:pPr>
        <w:tabs>
          <w:tab w:val="center" w:pos="2835"/>
        </w:tabs>
        <w:rPr>
          <w:rtl/>
        </w:rPr>
      </w:pPr>
      <w:r>
        <w:rPr>
          <w:rtl/>
        </w:rPr>
        <w:tab/>
      </w:r>
      <w:r>
        <w:rPr>
          <w:rtl/>
        </w:rPr>
        <w:tab/>
      </w:r>
      <w:del w:id="90267" w:author="מנוע מכני" w:date="2026-10-11T12:04:40Z">
        <w:r>
          <w:rPr>
            <w:rFonts w:hint="cs"/>
            <w:rtl/>
          </w:rPr>
          <w:delText xml:space="preserve">           </w:delText>
        </w:r>
      </w:del>
      <w:r>
        <w:rPr>
          <w:rFonts w:hint="cs"/>
          <w:rtl/>
        </w:rPr>
        <w:t xml:space="preserve">למ</w:t>
      </w:r>
      <w:r>
        <w:rPr>
          <w:rtl/>
        </w:rPr>
        <w:t>"</w:t>
      </w:r>
      <w:r>
        <w:rPr>
          <w:rFonts w:hint="cs"/>
          <w:rtl/>
        </w:rPr>
        <w:t xml:space="preserve">ד</w:t>
      </w:r>
      <w:r>
        <w:rPr>
          <w:rFonts w:hint="cs"/>
          <w:rtl/>
        </w:rPr>
        <w:t xml:space="preserve"> </w:t>
      </w:r>
      <w:r>
        <w:rPr>
          <w:rtl/>
        </w:rPr>
        <w:t xml:space="preserve">אינו נפסל, </w:t>
      </w:r>
      <w:r w:rsidRPr="00664445">
        <w:rPr>
          <w:rStyle w:val="afffff0"/>
          <w:rtl/>
        </w:rPr>
        <w:t>ד</w:t>
      </w:r>
      <w:r w:rsidRPr="00664445">
        <w:rPr>
          <w:rStyle w:val="afffff0"/>
          <w:rFonts w:hint="cs"/>
          <w:rtl/>
        </w:rPr>
        <w:t xml:space="preserve">'</w:t>
      </w:r>
      <w:ins w:id="91047" w:author="Claude - סמנטי" w:date="2026-10-11T12:27:00Z">
        <w:r>
          <w:rPr>
            <w:rStyle w:val="afffff0"/>
            <w:rFonts w:hint="cs"/>
            <w:rtl/>
          </w:rPr>
          <w:t xml:space="preserve">וְנָסַע אֹהֶל מוֹעֵד</w:t>
        </w:r>
      </w:ins>
      <w:del w:id="91048" w:author="Claude - סמנטי" w:date="2026-10-11T12:27:00Z">
        <w:r w:rsidRPr="00664445">
          <w:rPr>
            <w:rStyle w:val="afffff0"/>
            <w:rFonts w:hint="cs"/>
            <w:rtl/>
          </w:rPr>
          <w:delText xml:space="preserve">ו</w:delText>
        </w:r>
        <w:r w:rsidRPr="00664445">
          <w:rPr>
            <w:rStyle w:val="afffff0"/>
            <w:rtl/>
          </w:rPr>
          <w:delText xml:space="preserve">נסע אהל מועד</w:delText>
        </w:r>
      </w:del>
      <w:r w:rsidRPr="00664445">
        <w:rPr>
          <w:rStyle w:val="afffff0"/>
          <w:rFonts w:hint="cs"/>
          <w:rtl/>
        </w:rPr>
        <w:t>'</w:t>
      </w:r>
      <w:r w:rsidRPr="00664445">
        <w:rPr>
          <w:rStyle w:val="afffff0"/>
          <w:rtl/>
        </w:rPr>
        <w:t>,</w:t>
      </w:r>
      <w:r>
        <w:rPr>
          <w:rtl/>
        </w:rPr>
        <w:t xml:space="preserve"> אף על פי שנסע אהל מועד הוא.</w:t>
      </w:r>
    </w:p>
    <w:p>
      <w:pPr>
        <w:pStyle w:val="38"/>
        <w:rPr>
          <w:ins w:id="101752" w:author="מנוע מכני" w:date="2026-10-11T12:04:40Z"/>
        </w:rPr>
      </w:pPr>
      <w:r>
        <w:t>ואידך</w:t>
      </w:r>
    </w:p>
    <w:p w:rsidR="00DA63EC" w:rsidRDefault="00DA63EC" w:rsidP="00DA63EC">
      <w:pPr>
        <w:tabs>
          <w:tab w:val="center" w:pos="2835"/>
        </w:tabs>
        <w:rPr>
          <w:rtl/>
        </w:rPr>
      </w:pPr>
      <w:del w:id="101753" w:author="מנוע מכני" w:date="2026-10-11T12:04:40Z">
        <w:r>
          <w:rPr>
            <w:rFonts w:hint="cs"/>
            <w:rtl/>
          </w:rPr>
          <w:delText xml:space="preserve"> </w:delText>
        </w:r>
      </w:del>
      <w:r w:rsidRPr="00664445">
        <w:rPr>
          <w:rStyle w:val="afffff0"/>
          <w:rFonts w:hint="cs"/>
          <w:rtl/>
        </w:rPr>
        <w:t>ד'</w:t>
      </w:r>
      <w:ins w:id="91049" w:author="Claude - סמנטי" w:date="2026-10-11T12:27:00Z">
        <w:r>
          <w:rPr>
            <w:rStyle w:val="afffff0"/>
            <w:rtl/>
          </w:rPr>
          <w:t xml:space="preserve">כַּאֲשֶׁר יַחֲנוּ כֵּן יִסָּעוּ</w:t>
        </w:r>
      </w:ins>
      <w:del w:id="91050" w:author="Claude - סמנטי" w:date="2026-10-11T12:27:00Z">
        <w:r w:rsidRPr="00664445">
          <w:rPr>
            <w:rStyle w:val="afffff0"/>
            <w:rtl/>
          </w:rPr>
          <w:delText xml:space="preserve">כאשר יחנו כן יסעו</w:delText>
        </w:r>
      </w:del>
      <w:r w:rsidRPr="00664445">
        <w:rPr>
          <w:rStyle w:val="afffff0"/>
          <w:rFonts w:hint="cs"/>
          <w:rtl/>
        </w:rPr>
        <w:t>'-</w:t>
      </w:r>
      <w:r>
        <w:rPr>
          <w:rFonts w:hint="cs"/>
          <w:rtl/>
        </w:rPr>
        <w:t xml:space="preserve"> </w:t>
      </w:r>
      <w:r>
        <w:rPr>
          <w:rtl/>
        </w:rPr>
        <w:t xml:space="preserve">לאידך גיסא, </w:t>
      </w:r>
      <w:r>
        <w:rPr>
          <w:rFonts w:hint="cs"/>
          <w:rtl/>
        </w:rPr>
        <w:t>ד</w:t>
      </w:r>
      <w:r>
        <w:rPr>
          <w:rtl/>
        </w:rPr>
        <w:t xml:space="preserve">בחנייתו כי </w:t>
      </w:r>
      <w:r>
        <w:rPr>
          <w:rtl/>
        </w:rPr>
        <w:t xml:space="preserve">לא</w:t>
      </w:r>
      <w:r>
        <w:rPr>
          <w:rtl/>
        </w:rPr>
        <w:t xml:space="preserve"> מפיק </w:t>
      </w:r>
      <w:ins w:id="93741" w:author="מנוע מכני" w:date="2026-10-11T12:04:40Z">
        <w:r>
          <w:rPr>
            <w:rtl/>
          </w:rPr>
          <w:t xml:space="preserve">לו</w:t>
        </w:r>
      </w:ins>
      <w:del w:id="93742" w:author="מנוע מכני" w:date="2026-10-11T12:04:40Z">
        <w:r>
          <w:rPr>
            <w:rtl/>
          </w:rPr>
          <w:delText xml:space="preserve">ליה</w:delText>
        </w:r>
      </w:del>
      <w:r>
        <w:rPr>
          <w:rtl/>
        </w:rPr>
        <w:t xml:space="preserve"> </w:t>
      </w:r>
      <w:r>
        <w:rPr>
          <w:rtl/>
        </w:rPr>
        <w:t xml:space="preserve">לא</w:t>
      </w:r>
      <w:r>
        <w:rPr>
          <w:rtl/>
        </w:rPr>
        <w:t xml:space="preserve"> מיפסיל, אף בנסיעתו כי </w:t>
      </w:r>
      <w:r>
        <w:rPr>
          <w:rtl/>
        </w:rPr>
        <w:t xml:space="preserve">לא</w:t>
      </w:r>
      <w:r>
        <w:rPr>
          <w:rtl/>
        </w:rPr>
        <w:t xml:space="preserve"> מפיק </w:t>
      </w:r>
      <w:ins w:id="93743" w:author="מנוע מכני" w:date="2026-10-11T12:04:40Z">
        <w:r>
          <w:rPr>
            <w:rtl/>
          </w:rPr>
          <w:t xml:space="preserve">לו</w:t>
        </w:r>
      </w:ins>
      <w:del w:id="93744" w:author="מנוע מכני" w:date="2026-10-11T12:04:40Z">
        <w:r>
          <w:rPr>
            <w:rtl/>
          </w:rPr>
          <w:delText xml:space="preserve">ליה</w:delText>
        </w:r>
      </w:del>
      <w:r>
        <w:rPr>
          <w:rtl/>
        </w:rPr>
        <w:t xml:space="preserve"> </w:t>
      </w:r>
      <w:r>
        <w:rPr>
          <w:rtl/>
        </w:rPr>
        <w:t xml:space="preserve">לא</w:t>
      </w:r>
      <w:r>
        <w:rPr>
          <w:rtl/>
        </w:rPr>
        <w:t xml:space="preserve"> מיפסיל.</w:t>
      </w:r>
    </w:p>
    <w:p>
      <w:pPr>
        <w:pStyle w:val="38"/>
        <w:rPr>
          <w:ins w:id="101754" w:author="מנוע מכני" w:date="2026-10-11T12:04:40Z"/>
        </w:rPr>
      </w:pPr>
      <w:r>
        <w:t xml:space="preserve">והך</w:t>
      </w:r>
    </w:p>
    <w:p w:rsidR="00DA63EC" w:rsidRDefault="00DA63EC" w:rsidP="00DA63EC">
      <w:pPr>
        <w:tabs>
          <w:tab w:val="center" w:pos="2835"/>
        </w:tabs>
        <w:rPr>
          <w:rtl/>
        </w:rPr>
      </w:pPr>
      <w:del w:id="101755" w:author="מנוע מכני" w:date="2026-10-11T12:04:40Z">
        <w:r>
          <w:rPr>
            <w:rFonts w:hint="cs"/>
            <w:rtl/>
          </w:rPr>
          <w:delText xml:space="preserve"> </w:delText>
        </w:r>
      </w:del>
      <w:r w:rsidRPr="00664445">
        <w:rPr>
          <w:rStyle w:val="afffff0"/>
          <w:rFonts w:hint="cs"/>
          <w:rtl/>
        </w:rPr>
        <w:t>ד'</w:t>
      </w:r>
      <w:ins w:id="91051" w:author="Claude - סמנטי" w:date="2026-10-11T12:27:00Z">
        <w:r>
          <w:rPr>
            <w:rStyle w:val="afffff0"/>
            <w:rtl/>
          </w:rPr>
          <w:t xml:space="preserve">וְנָסַע אֹהֶל מוֹעֵד</w:t>
        </w:r>
      </w:ins>
      <w:del w:id="91052" w:author="Claude - סמנטי" w:date="2026-10-11T12:27:00Z">
        <w:r w:rsidRPr="00664445">
          <w:rPr>
            <w:rStyle w:val="afffff0"/>
            <w:rtl/>
          </w:rPr>
          <w:delText xml:space="preserve">ונסע אהל מועד</w:delText>
        </w:r>
      </w:del>
      <w:r w:rsidRPr="00664445">
        <w:rPr>
          <w:rStyle w:val="afffff0"/>
          <w:rFonts w:hint="cs"/>
          <w:rtl/>
        </w:rPr>
        <w:t>'-</w:t>
      </w:r>
      <w:r>
        <w:rPr>
          <w:rFonts w:hint="cs"/>
          <w:rtl/>
        </w:rPr>
        <w:t xml:space="preserve"> </w:t>
      </w:r>
      <w:r>
        <w:rPr>
          <w:rtl/>
        </w:rPr>
        <w:t xml:space="preserve">לדגלים </w:t>
      </w:r>
      <w:ins w:id="93745" w:author="מנוע מכני" w:date="2026-10-11T12:04:40Z">
        <w:r>
          <w:rPr>
            <w:rtl/>
          </w:rPr>
          <w:t xml:space="preserve">בא</w:t>
        </w:r>
      </w:ins>
      <w:del w:id="93746" w:author="מנוע מכני" w:date="2026-10-11T12:04:40Z">
        <w:r>
          <w:rPr>
            <w:rtl/>
          </w:rPr>
          <w:delText xml:space="preserve">אתא</w:delText>
        </w:r>
      </w:del>
      <w:r>
        <w:rPr>
          <w:rtl/>
        </w:rPr>
        <w:t xml:space="preserve">.</w:t>
      </w:r>
    </w:p>
    <w:p w:rsidR="00DA63EC" w:rsidRDefault="00DA63EC" w:rsidP="00DA63EC">
      <w:pPr>
        <w:tabs>
          <w:tab w:val="center" w:pos="2835"/>
        </w:tabs>
        <w:rPr>
          <w:rtl/>
        </w:rPr>
      </w:pPr>
      <w:r>
        <w:rPr>
          <w:rtl/>
        </w:rPr>
        <w:t>ואידך</w:t>
      </w:r>
      <w:r>
        <w:rPr>
          <w:rFonts w:hint="cs"/>
          <w:rtl/>
        </w:rPr>
        <w:t>-</w:t>
      </w:r>
      <w:r>
        <w:rPr>
          <w:rtl/>
        </w:rPr>
        <w:t xml:space="preserve"> ממחנה הלוים בתוך המחנות</w:t>
      </w:r>
      <w:r>
        <w:rPr>
          <w:rFonts w:hint="cs"/>
          <w:rtl/>
        </w:rPr>
        <w:t>'</w:t>
      </w:r>
      <w:r>
        <w:rPr>
          <w:rtl/>
        </w:rPr>
        <w:t xml:space="preserve"> נפקא.</w:t>
      </w:r>
    </w:p>
    <w:p>
      <w:pPr>
        <w:pStyle w:val="38"/>
        <w:rPr>
          <w:ins w:id="101756" w:author="מנוע מכני" w:date="2026-10-11T12:04:40Z"/>
        </w:rPr>
      </w:pPr>
      <w:r>
        <w:t xml:space="preserve">והך</w:t>
      </w:r>
    </w:p>
    <w:p w:rsidR="00DA63EC" w:rsidRDefault="00DA63EC" w:rsidP="00DA63EC">
      <w:pPr>
        <w:tabs>
          <w:tab w:val="center" w:pos="2835"/>
        </w:tabs>
        <w:rPr>
          <w:rtl/>
        </w:rPr>
      </w:pPr>
      <w:del w:id="101757" w:author="מנוע מכני" w:date="2026-10-11T12:04:40Z">
        <w:r>
          <w:rPr>
            <w:rFonts w:hint="cs"/>
            <w:rtl/>
          </w:rPr>
          <w:delText xml:space="preserve"> </w:delText>
        </w:r>
      </w:del>
      <w:r>
        <w:rPr>
          <w:rFonts w:hint="cs"/>
          <w:rtl/>
        </w:rPr>
        <w:t xml:space="preserve">ד</w:t>
      </w:r>
      <w:r>
        <w:rPr>
          <w:rtl/>
        </w:rPr>
        <w:t xml:space="preserve">בשעת סילוק מסעות - קדשים נפסלין ביוצא, וזבין ומצורעין משתלחין חוץ למחיצתן</w:t>
      </w:r>
      <w:ins w:id="95395" w:author="מנוע מכני" w:date="2026-10-11T12:04:40Z">
        <w:r>
          <w:rPr>
            <w:rtl/>
          </w:rPr>
          <w:t xml:space="preserve">,</w:t>
        </w:r>
      </w:ins>
      <w:del w:id="95396" w:author="מנוע מכני" w:date="2026-10-11T12:04:40Z">
        <w:r>
          <w:rPr>
            <w:rtl/>
          </w:rPr>
          <w:delText xml:space="preserve">;</w:delText>
        </w:r>
      </w:del>
      <w:r>
        <w:rPr>
          <w:rtl/>
        </w:rPr>
        <w:t xml:space="preserve"> </w:t>
      </w:r>
      <w:r>
        <w:rPr>
          <w:rFonts w:hint="cs"/>
          <w:rtl/>
        </w:rPr>
        <w:t xml:space="preserve">-</w:t>
      </w:r>
      <w:ins w:id="95397" w:author="מנוע מכני" w:date="2026-10-11T12:04:40Z">
        <w:r>
          <w:rPr>
            <w:rFonts w:hint="cs"/>
            <w:rtl/>
          </w:rPr>
          <w:t xml:space="preserve"> </w:t>
        </w:r>
      </w:ins>
      <w:del w:id="95398" w:author="מנוע מכני" w:date="2026-10-11T12:04:40Z">
        <w:r>
          <w:rPr>
            <w:rFonts w:hint="cs"/>
            <w:rtl/>
          </w:rPr>
          <w:delText xml:space="preserve"> </w:delText>
        </w:r>
        <w:r>
          <w:rPr>
            <w:rtl/>
          </w:rPr>
          <w:delText xml:space="preserve"> </w:delText>
        </w:r>
      </w:del>
      <w:r>
        <w:rPr>
          <w:rtl/>
        </w:rPr>
        <w:t xml:space="preserve">בר מלחם הפנים.</w:t>
      </w:r>
    </w:p>
    <w:p>
      <w:pPr>
        <w:pStyle w:val="38"/>
        <w:rPr>
          <w:ins w:id="101758" w:author="מנוע מכני" w:date="2026-10-11T12:04:40Z"/>
        </w:rPr>
      </w:pPr>
      <w:r>
        <w:t xml:space="preserve">ויקשה</w:t>
      </w:r>
    </w:p>
    <w:p w:rsidR="00DA63EC" w:rsidRDefault="00DA63EC" w:rsidP="00DA63EC">
      <w:pPr>
        <w:tabs>
          <w:tab w:val="center" w:pos="2835"/>
        </w:tabs>
        <w:rPr>
          <w:rtl/>
        </w:rPr>
      </w:pPr>
      <w:del w:id="101759" w:author="מנוע מכני" w:date="2026-10-11T12:04:40Z">
        <w:r>
          <w:rPr>
            <w:rFonts w:hint="cs"/>
            <w:rtl/>
          </w:rPr>
          <w:delText xml:space="preserve"> </w:delText>
        </w:r>
      </w:del>
      <w:ins w:id="96421" w:author="מנוע מכני" w:date="2026-10-11T12:04:40Z">
        <w:r>
          <w:rPr>
            <w:rFonts w:hint="cs"/>
            <w:rtl/>
          </w:rPr>
          <w:t xml:space="preserve">דאם </w:t>
        </w:r>
      </w:ins>
      <w:del w:id="96422" w:author="מנוע מכני" w:date="2026-10-11T12:04:40Z">
        <w:r>
          <w:rPr>
            <w:rFonts w:hint="cs"/>
            <w:rtl/>
          </w:rPr>
          <w:delText xml:space="preserve">דאי </w:delText>
        </w:r>
      </w:del>
      <w:r>
        <w:rPr>
          <w:rFonts w:hint="cs"/>
          <w:rtl/>
        </w:rPr>
        <w:t xml:space="preserve">אוה</w:t>
      </w:r>
      <w:r>
        <w:rPr>
          <w:rtl/>
        </w:rPr>
        <w:t>"</w:t>
      </w:r>
      <w:r>
        <w:rPr>
          <w:rFonts w:hint="cs"/>
          <w:rtl/>
        </w:rPr>
        <w:t xml:space="preserve">מ דווקא אפי' קשמים </w:t>
      </w:r>
      <w:ins w:id="96423" w:author="מנוע מכני" w:date="2026-10-11T12:04:40Z">
        <w:r>
          <w:rPr>
            <w:rFonts w:hint="cs"/>
            <w:rtl/>
          </w:rPr>
          <w:t xml:space="preserve">ואם </w:t>
        </w:r>
      </w:ins>
      <w:del w:id="96424" w:author="מנוע מכני" w:date="2026-10-11T12:04:40Z">
        <w:r>
          <w:rPr>
            <w:rFonts w:hint="cs"/>
            <w:rtl/>
          </w:rPr>
          <w:delText xml:space="preserve">ואי </w:delText>
        </w:r>
      </w:del>
      <w:ins w:id="92015" w:author="מנוע מכני" w:date="2026-10-11T12:04:40Z">
        <w:r>
          <w:rPr>
            <w:rFonts w:hint="cs"/>
            <w:rtl/>
          </w:rPr>
          <w:t xml:space="preserve">לא</w:t>
        </w:r>
      </w:ins>
      <w:del w:id="92016" w:author="מנוע מכני" w:date="2026-10-11T12:04:40Z">
        <w:r>
          <w:rPr>
            <w:rFonts w:hint="cs"/>
            <w:rtl/>
          </w:rPr>
          <w:delText xml:space="preserve">לאו</w:delText>
        </w:r>
      </w:del>
      <w:r>
        <w:rPr>
          <w:rFonts w:hint="cs"/>
          <w:rtl/>
        </w:rPr>
        <w:t xml:space="preserve"> דווקא אפי' לחם הפנים </w:t>
      </w:r>
    </w:p>
    <w:p>
      <w:pPr>
        <w:pStyle w:val="38"/>
        <w:rPr>
          <w:ins w:id="101760" w:author="מנוע מכני" w:date="2026-10-11T12:04:40Z"/>
        </w:rPr>
      </w:pPr>
      <w:r>
        <w:t xml:space="preserve">-</w:t>
      </w:r>
      <w:ins w:id="95399" w:author="מנוע מכני" w:date="2026-10-11T12:04:40Z">
        <w:r>
          <w:t xml:space="preserve"> </w:t>
        </w:r>
      </w:ins>
      <w:del w:id="95400" w:author="מנוע מכני" w:date="2026-10-11T12:04:40Z">
        <w:r>
          <w:delText xml:space="preserve"> </w:delText>
        </w:r>
        <w:r>
          <w:delText xml:space="preserve"> </w:delText>
        </w:r>
      </w:del>
      <w:r>
        <w:t xml:space="preserve">רבין:</w:t>
      </w:r>
    </w:p>
    <w:p w:rsidR="00DA63EC" w:rsidRDefault="00DA63EC" w:rsidP="00DA63EC">
      <w:pPr>
        <w:pStyle w:val="affffb"/>
        <w:rPr>
          <w:rtl/>
        </w:rPr>
      </w:pPr>
      <w:del w:id="101761" w:author="מנוע מכני" w:date="2026-10-11T12:04:40Z">
        <w:r>
          <w:rPr>
            <w:rtl/>
          </w:rPr>
          <w:delText xml:space="preserve"> </w:delText>
        </w:r>
      </w:del>
      <w:r>
        <w:rPr>
          <w:rtl/>
        </w:rPr>
        <w:t xml:space="preserve">מר </w:t>
      </w:r>
      <w:r>
        <w:rPr>
          <w:rtl/>
        </w:rPr>
        <w:t xml:space="preserve">אמר</w:t>
      </w:r>
      <w:r>
        <w:rPr>
          <w:rtl/>
        </w:rPr>
        <w:t xml:space="preserve"> במסודר, ומר </w:t>
      </w:r>
      <w:r>
        <w:rPr>
          <w:rtl/>
        </w:rPr>
        <w:t xml:space="preserve">אמר</w:t>
      </w:r>
      <w:r>
        <w:rPr>
          <w:rtl/>
        </w:rPr>
        <w:t xml:space="preserve"> במסולק, ולא </w:t>
      </w:r>
      <w:ins w:id="92017" w:author="מנוע מכני" w:date="2026-10-11T12:04:40Z">
        <w:r>
          <w:rPr>
            <w:rtl/>
          </w:rPr>
          <w:t xml:space="preserve">חלקו</w:t>
        </w:r>
      </w:ins>
      <w:del w:id="92018" w:author="מנוע מכני" w:date="2026-10-11T12:04:40Z">
        <w:r>
          <w:rPr>
            <w:rtl/>
          </w:rPr>
          <w:delText xml:space="preserve">פליגי</w:delText>
        </w:r>
      </w:del>
      <w:r>
        <w:rPr>
          <w:rtl/>
        </w:rPr>
        <w:t xml:space="preserve">.</w:t>
      </w:r>
    </w:p>
    <w:p>
      <w:pPr>
        <w:pStyle w:val="afffff8"/>
        <w:rPr>
          <w:ins w:id="90139" w:author="קלוד" w:date="2026-10-11T12:32:08Z"/>
        </w:rPr>
      </w:pPr>
      <w:ins w:id="90140" w:author="קלוד" w:date="2026-10-11T12:32:08Z">
        <w:r>
          <w:rPr>
            <w:color w:val="7B3F00"/>
          </w:rPr>
          <w:t xml:space="preserve">סילוק מסעות בלילה - ראיה מפסול לינה</w:t>
        </w:r>
      </w:ins>
    </w:p>
    <w:p>
      <w:pPr>
        <w:pStyle w:val="38"/>
        <w:rPr>
          <w:ins w:id="101763" w:author="מנוע מכני" w:date="2026-10-11T12:04:40Z"/>
        </w:rPr>
      </w:pPr>
      <w:del w:id="101762" w:author="מנוע מכני" w:date="2026-10-11T12:04:40Z">
        <w:r>
          <w:delText xml:space="preserve">•</w:delText>
        </w:r>
      </w:del>
      <w:r>
        <w:t xml:space="preserve"> אביי </w:t>
      </w:r>
      <w:r>
        <w:t xml:space="preserve">ש"מ</w:t>
      </w:r>
      <w:r>
        <w:t xml:space="preserve">:</w:t>
      </w:r>
    </w:p>
    <w:p w:rsidR="00DA63EC" w:rsidRDefault="00DA63EC" w:rsidP="00DA63EC">
      <w:pPr>
        <w:tabs>
          <w:tab w:val="center" w:pos="2835"/>
        </w:tabs>
        <w:rPr>
          <w:rtl/>
        </w:rPr>
      </w:pPr>
      <w:del w:id="101764" w:author="מנוע מכני" w:date="2026-10-11T12:04:40Z">
        <w:r>
          <w:rPr>
            <w:rtl/>
          </w:rPr>
          <w:delText xml:space="preserve"> </w:delText>
        </w:r>
      </w:del>
      <w:r>
        <w:rPr>
          <w:rtl/>
        </w:rPr>
        <w:t xml:space="preserve">יש סילוק מסעות בלילה, </w:t>
      </w:r>
      <w:ins w:id="96425" w:author="מנוע מכני" w:date="2026-10-11T12:04:40Z">
        <w:r>
          <w:rPr>
            <w:rtl/>
          </w:rPr>
          <w:t xml:space="preserve">דאם </w:t>
        </w:r>
      </w:ins>
      <w:del w:id="96426" w:author="מנוע מכני" w:date="2026-10-11T12:04:40Z">
        <w:r>
          <w:rPr>
            <w:rtl/>
          </w:rPr>
          <w:delText xml:space="preserve">דאי </w:delText>
        </w:r>
      </w:del>
      <w:r>
        <w:rPr>
          <w:rFonts w:hint="cs"/>
          <w:rtl/>
        </w:rPr>
        <w:t xml:space="preserve">לא</w:t>
      </w:r>
      <w:ins w:id="95401" w:author="מנוע מכני" w:date="2026-10-11T12:04:40Z">
        <w:r>
          <w:rPr>
            <w:rFonts w:hint="cs"/>
            <w:rtl/>
          </w:rPr>
          <w:t xml:space="preserve"> </w:t>
        </w:r>
      </w:ins>
      <w:del w:id="95402" w:author="מנוע מכני" w:date="2026-10-11T12:04:40Z">
        <w:r>
          <w:rPr>
            <w:rFonts w:hint="cs"/>
            <w:rtl/>
          </w:rPr>
          <w:delText xml:space="preserve"> </w:delText>
        </w:r>
        <w:r>
          <w:rPr>
            <w:rtl/>
          </w:rPr>
          <w:delText xml:space="preserve"> </w:delText>
        </w:r>
      </w:del>
      <w:ins w:id="90267" w:author="Claude - סמנטי" w:date="2026-10-11T12:27:00Z">
        <w:r>
          <w:rPr>
            <w:rtl/>
          </w:rPr>
          <w:t xml:space="preserve">מתי</w:t>
        </w:r>
      </w:ins>
      <w:del w:id="90268" w:author="Claude - סמנטי" w:date="2026-10-11T12:27:00Z">
        <w:r>
          <w:rPr>
            <w:rtl/>
          </w:rPr>
          <w:delText xml:space="preserve">אימת</w:delText>
        </w:r>
      </w:del>
      <w:r>
        <w:rPr>
          <w:rtl/>
        </w:rPr>
        <w:t xml:space="preserve"> מדלי? לצפרא, </w:t>
      </w:r>
      <w:ins w:id="93747" w:author="מנוע מכני" w:date="2026-10-11T12:04:40Z">
        <w:r>
          <w:rPr>
            <w:rtl/>
          </w:rPr>
          <w:t xml:space="preserve">מה</w:t>
        </w:r>
      </w:ins>
      <w:del w:id="93748" w:author="מנוע מכני" w:date="2026-10-11T12:04:40Z">
        <w:r>
          <w:rPr>
            <w:rtl/>
          </w:rPr>
          <w:delText xml:space="preserve">מאי</w:delText>
        </w:r>
      </w:del>
      <w:r>
        <w:rPr>
          <w:rtl/>
        </w:rPr>
        <w:t xml:space="preserve"> איריא משום יוצא? תיפוק לי דאיפסיל בלינה.</w:t>
      </w:r>
    </w:p>
    <w:p w:rsidR="00DA63EC" w:rsidRDefault="00DA63EC" w:rsidP="00DA63EC">
      <w:pPr>
        <w:tabs>
          <w:tab w:val="center" w:pos="2835"/>
        </w:tabs>
        <w:rPr>
          <w:rtl/>
        </w:rPr>
      </w:pPr>
      <w:r>
        <w:rPr>
          <w:rtl/>
        </w:rPr>
        <w:t>• פשיטא, ללכת יומם ולילה כתיב!</w:t>
      </w:r>
    </w:p>
    <w:p>
      <w:pPr>
        <w:pStyle w:val="38"/>
        <w:rPr>
          <w:ins w:id="101765" w:author="מנוע מכני" w:date="2026-10-11T12:04:40Z"/>
        </w:rPr>
      </w:pPr>
      <w:r>
        <w:t>מ"</w:t>
      </w:r>
      <w:r>
        <w:t>ד</w:t>
      </w:r>
      <w:r>
        <w:t xml:space="preserve">:</w:t>
      </w:r>
    </w:p>
    <w:p w:rsidR="00DA63EC" w:rsidRDefault="00DA63EC" w:rsidP="00DA63EC">
      <w:pPr>
        <w:tabs>
          <w:tab w:val="center" w:pos="2835"/>
        </w:tabs>
        <w:rPr>
          <w:rtl/>
        </w:rPr>
      </w:pPr>
      <w:del w:id="101766" w:author="מנוע מכני" w:date="2026-10-11T12:04:40Z">
        <w:r>
          <w:rPr>
            <w:rtl/>
          </w:rPr>
          <w:delText xml:space="preserve"> </w:delText>
        </w:r>
      </w:del>
      <w:r>
        <w:rPr>
          <w:rtl/>
        </w:rPr>
        <w:t xml:space="preserve">ה"</w:t>
      </w:r>
      <w:r>
        <w:rPr>
          <w:rFonts w:hint="cs"/>
          <w:rtl/>
        </w:rPr>
        <w:t xml:space="preserve">מ</w:t>
      </w:r>
      <w:r>
        <w:rPr>
          <w:rFonts w:hint="cs"/>
          <w:rtl/>
        </w:rPr>
        <w:t xml:space="preserve"> </w:t>
      </w:r>
      <w:ins w:id="92019" w:author="מנוע מכני" w:date="2026-10-11T12:04:40Z">
        <w:r>
          <w:rPr>
            <w:rtl/>
          </w:rPr>
          <w:t xml:space="preserve">מקום</w:t>
        </w:r>
      </w:ins>
      <w:del w:id="92020" w:author="מנוע מכני" w:date="2026-10-11T12:04:40Z">
        <w:r>
          <w:rPr>
            <w:rtl/>
          </w:rPr>
          <w:delText xml:space="preserve">היכא</w:delText>
        </w:r>
      </w:del>
      <w:r>
        <w:rPr>
          <w:rtl/>
        </w:rPr>
        <w:t xml:space="preserve"> דעקור ביממא, אבל </w:t>
      </w:r>
      <w:ins w:id="92021" w:author="מנוע מכני" w:date="2026-10-11T12:04:40Z">
        <w:r>
          <w:rPr>
            <w:rtl/>
          </w:rPr>
          <w:t xml:space="preserve">מקום</w:t>
        </w:r>
      </w:ins>
      <w:del w:id="92022" w:author="מנוע מכני" w:date="2026-10-11T12:04:40Z">
        <w:r>
          <w:rPr>
            <w:rtl/>
          </w:rPr>
          <w:delText xml:space="preserve">היכא</w:delText>
        </w:r>
      </w:del>
      <w:r>
        <w:rPr>
          <w:rtl/>
        </w:rPr>
        <w:t xml:space="preserve"> דלא עקור ביממא, בליליא </w:t>
      </w:r>
      <w:r>
        <w:rPr>
          <w:rtl/>
        </w:rPr>
        <w:t xml:space="preserve">לא</w:t>
      </w:r>
      <w:r>
        <w:rPr>
          <w:rtl/>
        </w:rPr>
        <w:t xml:space="preserve"> מצו עקר</w:t>
      </w:r>
      <w:ins w:id="90057" w:author="מנוע מכני" w:date="2026-10-11T12:04:40Z">
        <w:r>
          <w:rPr>
            <w:rtl/>
          </w:rPr>
          <w:t xml:space="preserve">י, </w:t>
        </w:r>
        <w:r>
          <w:rPr>
            <w:rtl/>
          </w:rPr>
          <w:t xml:space="preserve">ק</w:t>
        </w:r>
      </w:ins>
      <w:del w:id="90058" w:author="מנוע מכני" w:date="2026-10-11T12:04:40Z">
        <w:r>
          <w:rPr>
            <w:rtl/>
          </w:rPr>
          <w:delText xml:space="preserve">י,</w:delText>
        </w:r>
        <w:r>
          <w:rPr>
            <w:rFonts w:hint="cs"/>
            <w:rtl/>
          </w:rPr>
          <w:delText xml:space="preserve">ק</w:delText>
        </w:r>
      </w:del>
      <w:r>
        <w:rPr>
          <w:rFonts w:hint="cs"/>
          <w:rtl/>
        </w:rPr>
        <w:t xml:space="preserve">מ</w:t>
      </w:r>
      <w:r>
        <w:rPr>
          <w:rtl/>
        </w:rPr>
        <w:t>"</w:t>
      </w:r>
      <w:r>
        <w:rPr>
          <w:rFonts w:hint="cs"/>
          <w:rtl/>
        </w:rPr>
        <w:t>ל</w:t>
      </w:r>
      <w:r>
        <w:rPr>
          <w:rtl/>
        </w:rPr>
        <w:t xml:space="preserve"> </w:t>
      </w:r>
    </w:p>
    <w:p w:rsidR="00DA63EC" w:rsidRDefault="00DA63EC" w:rsidP="00DA63EC">
      <w:pPr>
        <w:tabs>
          <w:tab w:val="center" w:pos="2835"/>
        </w:tabs>
        <w:rPr>
          <w:rtl/>
        </w:rPr>
      </w:pPr>
    </w:p>
    <w:p>
      <w:pPr>
        <w:pStyle w:val="afffff8"/>
        <w:rPr>
          <w:ins w:id="90137" w:author="קלוד" w:date="2026-10-11T12:32:08Z"/>
        </w:rPr>
      </w:pPr>
      <w:ins w:id="90138" w:author="קלוד" w:date="2026-10-11T12:32:08Z">
        <w:r>
          <w:rPr>
            <w:color w:val="7B3F00"/>
          </w:rPr>
          <w:t xml:space="preserve">הוגללו הפרוכת - הותרו זבין ומצורעין ליכנס</w:t>
        </w:r>
      </w:ins>
    </w:p>
    <w:p>
      <w:pPr>
        <w:pStyle w:val="38"/>
        <w:rPr>
          <w:ins w:id="101768" w:author="מנוע מכני" w:date="2026-10-11T12:04:40Z"/>
        </w:rPr>
      </w:pPr>
      <w:del w:id="101767" w:author="מנוע מכני" w:date="2026-10-11T12:04:40Z">
        <w:r>
          <w:delText xml:space="preserve">•</w:delText>
        </w:r>
      </w:del>
      <w:r>
        <w:t xml:space="preserve"> ו</w:t>
      </w:r>
      <w:r>
        <w:t xml:space="preserve">הך</w:t>
      </w:r>
    </w:p>
    <w:p w:rsidR="00DA63EC" w:rsidRDefault="00DA63EC" w:rsidP="00DA63EC">
      <w:pPr>
        <w:tabs>
          <w:tab w:val="center" w:pos="2835"/>
        </w:tabs>
        <w:rPr>
          <w:rtl/>
        </w:rPr>
      </w:pPr>
      <w:del w:id="101769" w:author="מנוע מכני" w:date="2026-10-11T12:04:40Z">
        <w:r>
          <w:rPr>
            <w:rFonts w:hint="cs"/>
            <w:rtl/>
          </w:rPr>
          <w:delText xml:space="preserve"> </w:delText>
        </w:r>
      </w:del>
      <w:ins w:id="90269" w:author="Claude - סמנטי" w:date="2026-10-11T12:27:00Z">
        <w:r>
          <w:rPr>
            <w:rFonts w:hint="cs"/>
            <w:rtl/>
          </w:rPr>
          <w:t xml:space="preserve">שהוגללו</w:t>
        </w:r>
      </w:ins>
      <w:del w:id="90270" w:author="Claude - סמנטי" w:date="2026-10-11T12:27:00Z">
        <w:r>
          <w:rPr>
            <w:rFonts w:hint="cs"/>
            <w:rtl/>
          </w:rPr>
          <w:delText xml:space="preserve">ד</w:delText>
        </w:r>
        <w:r>
          <w:rPr>
            <w:rtl/>
          </w:rPr>
          <w:delText xml:space="preserve">הוגללו</w:delText>
        </w:r>
      </w:del>
      <w:r>
        <w:rPr>
          <w:rtl/>
        </w:rPr>
        <w:t xml:space="preserve"> הפרוכת, הותרו הזבין ומצורעין ליכנס לשם!</w:t>
      </w:r>
    </w:p>
    <w:p>
      <w:pPr>
        <w:pStyle w:val="38"/>
        <w:rPr>
          <w:ins w:id="101770" w:author="מנוע מכני" w:date="2026-10-11T12:04:40Z"/>
        </w:rPr>
      </w:pPr>
      <w:r>
        <w:t xml:space="preserve">- רב אשי, </w:t>
      </w:r>
      <w:r>
        <w:t xml:space="preserve">ל"ק</w:t>
      </w:r>
      <w:r>
        <w:t xml:space="preserve">:</w:t>
      </w:r>
    </w:p>
    <w:p w:rsidR="00DA63EC" w:rsidRDefault="00DA63EC" w:rsidP="00DA63EC">
      <w:pPr>
        <w:pStyle w:val="affffb"/>
        <w:rPr>
          <w:rtl/>
        </w:rPr>
      </w:pPr>
      <w:del w:id="101771" w:author="מנוע מכני" w:date="2026-10-11T12:04:40Z">
        <w:r>
          <w:rPr>
            <w:rtl/>
          </w:rPr>
          <w:delText xml:space="preserve"> </w:delText>
        </w:r>
      </w:del>
      <w:r>
        <w:rPr>
          <w:rtl/>
        </w:rPr>
        <w:t xml:space="preserve">הא </w:t>
      </w:r>
      <w:r>
        <w:rPr>
          <w:rStyle w:val="2fb"/>
          <w:rtl/>
        </w:rPr>
        <w:t xml:space="preserve">ר"</w:t>
      </w:r>
      <w:r>
        <w:rPr>
          <w:rStyle w:val="2fb"/>
          <w:rFonts w:hint="cs"/>
          <w:rtl/>
        </w:rPr>
        <w:t>א</w:t>
      </w:r>
      <w:r>
        <w:rPr>
          <w:rtl/>
        </w:rPr>
        <w:t xml:space="preserve"> הא רבנן</w:t>
      </w:r>
      <w:ins w:id="95403" w:author="מנוע מכני" w:date="2026-10-11T12:04:40Z">
        <w:r>
          <w:rPr>
            <w:rtl/>
          </w:rPr>
          <w:t xml:space="preserve">,</w:t>
        </w:r>
      </w:ins>
      <w:del w:id="95404"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צה:</w:t>
      </w:r>
    </w:p>
    <w:p>
      <w:pPr>
        <w:pStyle w:val="38"/>
        <w:rPr>
          <w:ins w:id="101772" w:author="מנוע מכני" w:date="2026-10-11T12:04:40Z"/>
        </w:rPr>
      </w:pPr>
      <w:r w:rsidRPr="00FE1B89">
        <w:t xml:space="preserve">דתניא</w:t>
      </w:r>
      <w:r w:rsidRPr="00FE1B89">
        <w:t xml:space="preserve"> ר"</w:t>
      </w:r>
      <w:r w:rsidRPr="00FE1B89">
        <w:t>א</w:t>
      </w:r>
      <w:del w:id="102580" w:author="מנוע מכני" w:date="2026-10-11T12:04:40Z">
        <w:r w:rsidRPr="00FE1B89">
          <w:delText xml:space="preserve"> אומר</w:delText>
        </w:r>
      </w:del>
      <w:r w:rsidRPr="00FE1B89">
        <w:t xml:space="preserve">:</w:t>
      </w:r>
    </w:p>
    <w:p w:rsidR="00DA63EC" w:rsidRPr="00FE1B89" w:rsidRDefault="00DA63EC" w:rsidP="00DA63EC">
      <w:pPr>
        <w:tabs>
          <w:tab w:val="center" w:pos="2835"/>
        </w:tabs>
        <w:rPr>
          <w:spacing w:val="-2"/>
          <w:rtl/>
        </w:rPr>
      </w:pPr>
      <w:del w:id="101773" w:author="מנוע מכני" w:date="2026-10-11T12:04:40Z">
        <w:r w:rsidRPr="00FE1B89">
          <w:rPr>
            <w:spacing w:val="-2"/>
            <w:rtl/>
          </w:rPr>
          <w:delText xml:space="preserve"> </w:delText>
        </w:r>
      </w:del>
      <w:r w:rsidRPr="00FE1B89">
        <w:rPr>
          <w:spacing w:val="-2"/>
          <w:rtl/>
        </w:rPr>
        <w:t xml:space="preserve">יכול דחקו זבין ומצורעין ונכנסו לעזרה בפסח הבא בטומאה, יכול יהו חייבין? </w:t>
      </w:r>
    </w:p>
    <w:p>
      <w:pPr>
        <w:pStyle w:val="38"/>
        <w:rPr>
          <w:ins w:id="101774" w:author="מנוע מכני" w:date="2026-10-11T12:04:40Z"/>
        </w:rPr>
      </w:pPr>
      <w:r>
        <w:t>ת</w:t>
      </w:r>
      <w:r>
        <w:t>"</w:t>
      </w:r>
      <w:r>
        <w:t>ל</w:t>
      </w:r>
      <w:r>
        <w:t>:</w:t>
      </w:r>
    </w:p>
    <w:p w:rsidR="00DA63EC" w:rsidRDefault="00DA63EC" w:rsidP="00DA63EC">
      <w:pPr>
        <w:tabs>
          <w:tab w:val="center" w:pos="2835"/>
        </w:tabs>
        <w:rPr>
          <w:rtl/>
        </w:rPr>
      </w:pPr>
      <w:del w:id="101775" w:author="מנוע מכני" w:date="2026-10-11T12:04:40Z">
        <w:r w:rsidRPr="00A71A5E">
          <w:rPr>
            <w:rStyle w:val="afffff0"/>
            <w:rtl/>
          </w:rPr>
          <w:delText xml:space="preserve"> </w:delText>
        </w:r>
      </w:del>
      <w:r w:rsidRPr="00A71A5E">
        <w:rPr>
          <w:rStyle w:val="afffff0"/>
          <w:rFonts w:hint="cs"/>
          <w:rtl/>
        </w:rPr>
        <w:t>'</w:t>
      </w:r>
      <w:ins w:id="91053" w:author="Claude - סמנטי" w:date="2026-10-11T12:27:00Z">
        <w:r>
          <w:rPr>
            <w:rStyle w:val="afffff0"/>
            <w:rtl/>
          </w:rPr>
          <w:t xml:space="preserve">וִישַׁלְּחוּ מִן הַמַּחֲנֶה כָּל צָרוּעַ וְכָל זָב וְכֹל טָמֵא לָנָפֶשׁ</w:t>
        </w:r>
      </w:ins>
      <w:del w:id="91054" w:author="Claude - סמנטי" w:date="2026-10-11T12:27:00Z">
        <w:r w:rsidRPr="00A71A5E">
          <w:rPr>
            <w:rStyle w:val="afffff0"/>
            <w:rtl/>
          </w:rPr>
          <w:delText xml:space="preserve">וישלחו מן המחנה כל צרוע וכל זב וכל טמא לנפש</w:delText>
        </w:r>
      </w:del>
      <w:r w:rsidRPr="00A71A5E">
        <w:rPr>
          <w:rStyle w:val="afffff0"/>
          <w:rFonts w:hint="cs"/>
          <w:rtl/>
        </w:rPr>
        <w:t>'</w:t>
      </w:r>
      <w:r w:rsidRPr="00A71A5E">
        <w:rPr>
          <w:rStyle w:val="afffff0"/>
          <w:rtl/>
        </w:rPr>
        <w:t>,</w:t>
      </w:r>
      <w:r>
        <w:rPr>
          <w:rtl/>
        </w:rPr>
        <w:t xml:space="preserve"> </w:t>
      </w:r>
    </w:p>
    <w:p w:rsidR="00DA63EC" w:rsidRDefault="00DA63EC" w:rsidP="00DA63EC">
      <w:pPr>
        <w:tabs>
          <w:tab w:val="center" w:pos="2835"/>
        </w:tabs>
        <w:rPr>
          <w:rtl/>
        </w:rPr>
      </w:pPr>
      <w:r>
        <w:rPr>
          <w:rtl/>
        </w:rPr>
        <w:tab/>
        <w:t xml:space="preserve">בשעה שטמאי מתים משתלחין - זבין ומצורעין משתלחין, </w:t>
      </w:r>
    </w:p>
    <w:p w:rsidR="00DA63EC" w:rsidRDefault="00DA63EC" w:rsidP="00DA63EC">
      <w:pPr>
        <w:tabs>
          <w:tab w:val="center" w:pos="2835"/>
        </w:tabs>
        <w:rPr>
          <w:rtl/>
        </w:rPr>
      </w:pPr>
      <w:r>
        <w:rPr>
          <w:rtl/>
        </w:rPr>
        <w:tab/>
        <w:t>אין טמאי מתים משתלחין - אין זבין ומצורעין משתלחין.</w:t>
      </w:r>
    </w:p>
    <w:p w:rsidR="00DA63EC" w:rsidRDefault="00DA63EC" w:rsidP="00DA63EC">
      <w:pPr>
        <w:pStyle w:val="affffd"/>
        <w:rPr>
          <w:rtl/>
        </w:rPr>
      </w:pPr>
      <w:r>
        <w:rPr>
          <w:rtl/>
        </w:rPr>
        <w:t>׹</w:t>
      </w:r>
    </w:p>
    <w:p>
      <w:pPr>
        <w:pStyle w:val="MishnaBatzad"/>
        <w:rPr>
          <w:ins w:id="20480" w:author="קלוד" w:date="2026-10-11T09:07:26Z"/>
        </w:rPr>
      </w:pPr>
      <w:ins w:id="20479" w:author="קלוד" w:date="2026-10-11T09:07:26Z">
        <w:r>
          <w:t xml:space="preserve">משנה ב</w:t>
        </w:r>
      </w:ins>
    </w:p>
    <w:p w:rsidR="00DA63EC" w:rsidRPr="000A334C" w:rsidRDefault="00DA63EC" w:rsidP="003B6D22">
      <w:pPr>
        <w:pStyle w:val="afff9"/>
        <w:rPr>
          <w:del w:id="20278" w:author="קלוד" w:date="2026-10-11T09:07:26Z"/>
          <w:rtl/>
        </w:rPr>
      </w:pPr>
      <w:del w:id="20277" w:author="קלוד" w:date="2026-10-11T09:07:26Z">
        <w:r w:rsidRPr="000A334C">
          <w:rPr>
            <w:rtl/>
          </w:rPr>
          <w:delText xml:space="preserve">מתני'.</w:delText>
        </w:r>
      </w:del>
    </w:p>
    <w:p w:rsidR="00DA63EC" w:rsidRPr="000A334C" w:rsidRDefault="00DA63EC" w:rsidP="003B6D22">
      <w:pPr>
        <w:pStyle w:val="afff9"/>
        <w:spacing w:before="120"/>
        <w:rPr>
          <w:rtl/>
        </w:rPr>
        <w:pPrChange w:id="90079" w:author="קלוד" w:date="2026-10-11T12:09:42Z">
          <w:pPr>
            <w:pStyle w:val="afff9"/>
          </w:pPr>
        </w:pPrChange>
      </w:pPr>
      <w:r w:rsidRPr="000A334C">
        <w:rPr>
          <w:rtl/>
        </w:rPr>
        <w:t xml:space="preserve">אחת שתי הלחם ואחת לחם הפנים - לישתן ועריכתן בחוץ ואפייתן בפנים, ואינן דוחות את השבת; </w:t>
      </w:r>
    </w:p>
    <w:p w:rsidR="00DA63EC" w:rsidRPr="000A334C" w:rsidRDefault="00DA63EC" w:rsidP="003B6D22">
      <w:pPr>
        <w:pStyle w:val="afff9"/>
        <w:rPr>
          <w:rtl/>
        </w:rPr>
      </w:pPr>
      <w:r>
        <w:rPr>
          <w:rStyle w:val="TanaimMishna"/>
          <w:rtl/>
          <w:rPrChange w:id="20029" w:author="קלוד" w:date="2026-10-11T09:07:26Z">
            <w:rPr>
              <w:rtl/>
            </w:rPr>
          </w:rPrChange>
        </w:rPr>
        <w:t xml:space="preserve">רבי יהודה</w:t>
      </w:r>
      <w:r>
        <w:rPr>
          <w:rtl/>
        </w:rPr>
        <w:t xml:space="preserve"> אומר</w:t>
      </w:r>
      <w:r>
        <w:rPr>
          <w:rStyle w:val="TanaimMishna"/>
          <w:rtl/>
          <w:rPrChange w:id="103764" w:author="Claude" w:date="2026-10-11T09:07:48Z">
            <w:rPr>
              <w:rtl/>
            </w:rPr>
          </w:rPrChange>
        </w:rPr>
        <w:t xml:space="preserve">:</w:t>
      </w:r>
      <w:r>
        <w:rPr>
          <w:rtl/>
        </w:rPr>
        <w:t xml:space="preserve"> כל מעשיהם בפנים; </w:t>
      </w:r>
    </w:p>
    <w:p w:rsidR="00DA63EC" w:rsidRPr="00E105BC" w:rsidRDefault="00DA63EC" w:rsidP="003B6D22">
      <w:pPr>
        <w:pStyle w:val="afff9"/>
        <w:rPr>
          <w:spacing w:val="0"/>
          <w:rtl/>
        </w:rPr>
      </w:pPr>
      <w:r>
        <w:rPr>
          <w:rStyle w:val="TanaimMishna"/>
          <w:spacing w:val="0"/>
          <w:rtl/>
          <w:rPrChange w:id="103765" w:author="Claude" w:date="2026-10-11T09:07:48Z">
            <w:rPr>
              <w:spacing w:val="0"/>
              <w:rtl/>
            </w:rPr>
          </w:rPrChange>
        </w:rPr>
        <w:t xml:space="preserve">ר"ש</w:t>
      </w:r>
      <w:r>
        <w:rPr>
          <w:spacing w:val="0"/>
          <w:rtl/>
        </w:rPr>
        <w:t xml:space="preserve"> אומר, לעולם הוי רגיל לומר: שתי הלחם ולחם הפנים כשרות בעזרה וכשרות בבית פאגי.</w:t>
      </w:r>
    </w:p>
    <w:p w:rsidR="00DA63EC" w:rsidRDefault="00DA63EC" w:rsidP="00DA63EC">
      <w:pPr>
        <w:pStyle w:val="affffd"/>
        <w:rPr>
          <w:rtl/>
        </w:rPr>
      </w:pPr>
      <w:r>
        <w:rPr>
          <w:rtl/>
        </w:rPr>
        <w:t>׹</w:t>
      </w:r>
    </w:p>
    <w:p>
      <w:pPr>
        <w:pStyle w:val="afffff8"/>
        <w:rPr>
          <w:ins w:id="90135" w:author="קלוד" w:date="2026-10-11T12:32:08Z"/>
        </w:rPr>
      </w:pPr>
      <w:ins w:id="90136" w:author="קלוד" w:date="2026-10-11T12:32:08Z">
        <w:r>
          <w:rPr>
            <w:color w:val="7B3F00"/>
          </w:rPr>
          <w:t xml:space="preserve">לישה ועריכה בחוץ ואפייה בפנים - האם מדת יבש נתקדשה?</w:t>
        </w:r>
      </w:ins>
    </w:p>
    <w:p w:rsidR="00DA63EC" w:rsidRPr="00FE1B89" w:rsidRDefault="00DA63EC" w:rsidP="00DA63EC">
      <w:pPr>
        <w:tabs>
          <w:tab w:val="center" w:pos="2835"/>
        </w:tabs>
        <w:rPr>
          <w:spacing w:val="-2"/>
          <w:rtl/>
        </w:rPr>
      </w:pPr>
      <w:r w:rsidRPr="00FE1B89">
        <w:rPr>
          <w:spacing w:val="-2"/>
          <w:rtl/>
        </w:rPr>
        <w:t xml:space="preserve">לישתן ועריכתן בחוץ, </w:t>
      </w:r>
      <w:ins w:id="95637" w:author="מנוע מכני" w:date="2026-10-11T12:04:40Z">
        <w:r>
          <w:rPr>
            <w:spacing w:val="-2"/>
            <w:rtl/>
          </w:rPr>
          <w:t xml:space="preserve">ומשמע ש</w:t>
        </w:r>
      </w:ins>
      <w:del w:id="95638" w:author="מנוע מכני" w:date="2026-10-11T12:04:40Z">
        <w:r w:rsidRPr="00FE1B89">
          <w:rPr>
            <w:spacing w:val="-2"/>
            <w:rtl/>
          </w:rPr>
          <w:delText xml:space="preserve">אלמא </w:delText>
        </w:r>
      </w:del>
      <w:r w:rsidRPr="00FE1B89">
        <w:rPr>
          <w:spacing w:val="-2"/>
          <w:rtl/>
        </w:rPr>
        <w:t xml:space="preserve">מדת יבש </w:t>
      </w:r>
      <w:r w:rsidRPr="00FE1B89">
        <w:rPr>
          <w:spacing w:val="-2"/>
          <w:rtl/>
        </w:rPr>
        <w:t xml:space="preserve">לא</w:t>
      </w:r>
      <w:r w:rsidRPr="00FE1B89">
        <w:rPr>
          <w:spacing w:val="-2"/>
          <w:rtl/>
        </w:rPr>
        <w:t xml:space="preserve"> נתקדשה, ואפייתן בפנים, </w:t>
      </w:r>
      <w:ins w:id="95639" w:author="מנוע מכני" w:date="2026-10-11T12:04:40Z">
        <w:r>
          <w:rPr>
            <w:spacing w:val="-2"/>
            <w:rtl/>
          </w:rPr>
          <w:t xml:space="preserve">ומשמע ש</w:t>
        </w:r>
      </w:ins>
      <w:del w:id="95640" w:author="מנוע מכני" w:date="2026-10-11T12:04:40Z">
        <w:r w:rsidRPr="00FE1B89">
          <w:rPr>
            <w:spacing w:val="-2"/>
            <w:rtl/>
          </w:rPr>
          <w:delText xml:space="preserve">אלמא </w:delText>
        </w:r>
      </w:del>
      <w:r w:rsidRPr="00FE1B89">
        <w:rPr>
          <w:spacing w:val="-2"/>
          <w:rtl/>
        </w:rPr>
        <w:t xml:space="preserve">מדת יבש נתקדשה!</w:t>
      </w:r>
    </w:p>
    <w:p>
      <w:pPr>
        <w:pStyle w:val="38"/>
        <w:rPr>
          <w:ins w:id="101776" w:author="מנוע מכני" w:date="2026-10-11T12:04:40Z"/>
        </w:rPr>
      </w:pPr>
      <w:del w:id="102581" w:author="מנוע מכני" w:date="2026-10-11T12:04:40Z">
        <w:r>
          <w:delText xml:space="preserve">אמר </w:delText>
        </w:r>
      </w:del>
      <w:r>
        <w:t xml:space="preserve">רבה:</w:t>
      </w:r>
    </w:p>
    <w:p w:rsidR="00DA63EC" w:rsidRDefault="00DA63EC" w:rsidP="00DA63EC">
      <w:pPr>
        <w:tabs>
          <w:tab w:val="center" w:pos="2835"/>
        </w:tabs>
        <w:rPr>
          <w:rtl/>
        </w:rPr>
      </w:pPr>
      <w:del w:id="101777" w:author="מנוע מכני" w:date="2026-10-11T12:04:40Z">
        <w:r>
          <w:rPr>
            <w:rtl/>
          </w:rPr>
          <w:delText xml:space="preserve"> </w:delText>
        </w:r>
      </w:del>
      <w:r>
        <w:rPr>
          <w:rtl/>
        </w:rPr>
        <w:t xml:space="preserve">הקשה אדם קשה שהוא קשה כברזל, ומנו? </w:t>
      </w:r>
      <w:r>
        <w:rPr>
          <w:rStyle w:val="2fb"/>
          <w:rtl/>
        </w:rPr>
        <w:t xml:space="preserve">רב ששת</w:t>
      </w:r>
      <w:r>
        <w:rPr>
          <w:rtl/>
        </w:rPr>
        <w:t xml:space="preserve">.</w:t>
      </w:r>
    </w:p>
    <w:p>
      <w:pPr>
        <w:pStyle w:val="38"/>
        <w:rPr>
          <w:ins w:id="101778" w:author="מנוע מכני" w:date="2026-10-11T12:04:40Z"/>
        </w:rPr>
      </w:pPr>
      <w:r>
        <w:t xml:space="preserve">והך</w:t>
      </w:r>
    </w:p>
    <w:p w:rsidR="00DA63EC" w:rsidRDefault="00DA63EC" w:rsidP="00DA63EC">
      <w:pPr>
        <w:tabs>
          <w:tab w:val="center" w:pos="2835"/>
        </w:tabs>
        <w:rPr>
          <w:rtl/>
        </w:rPr>
      </w:pPr>
      <w:del w:id="101779" w:author="מנוע מכני" w:date="2026-10-11T12:04:40Z">
        <w:r>
          <w:rPr>
            <w:rFonts w:hint="cs"/>
            <w:rtl/>
          </w:rPr>
          <w:delText xml:space="preserve"> </w:delText>
        </w:r>
      </w:del>
      <w:ins w:id="95905" w:author="מנוע מכני" w:date="2026-10-11T12:04:40Z">
        <w:r>
          <w:rPr>
            <w:rFonts w:hint="cs"/>
            <w:rtl/>
          </w:rPr>
          <w:t xml:space="preserve">קשה</w:t>
        </w:r>
      </w:ins>
      <w:del w:id="95906" w:author="מנוע מכני" w:date="2026-10-11T12:04:40Z">
        <w:r>
          <w:rPr>
            <w:rFonts w:hint="cs"/>
            <w:rtl/>
          </w:rPr>
          <w:delText xml:space="preserve">ק</w:delText>
        </w:r>
        <w:r>
          <w:rPr>
            <w:rtl/>
          </w:rPr>
          <w:delText xml:space="preserve">שיא</w:delText>
        </w:r>
      </w:del>
      <w:r>
        <w:rPr>
          <w:rtl/>
        </w:rPr>
        <w:t xml:space="preserve">, ואפייתן בפנים, </w:t>
      </w:r>
      <w:ins w:id="95641" w:author="מנוע מכני" w:date="2026-10-11T12:04:40Z">
        <w:r>
          <w:rPr>
            <w:rtl/>
          </w:rPr>
          <w:t xml:space="preserve">ומשמע ש</w:t>
        </w:r>
      </w:ins>
      <w:del w:id="95642" w:author="מנוע מכני" w:date="2026-10-11T12:04:40Z">
        <w:r>
          <w:rPr>
            <w:rtl/>
          </w:rPr>
          <w:delText xml:space="preserve">אלמא </w:delText>
        </w:r>
      </w:del>
      <w:r>
        <w:rPr>
          <w:rtl/>
        </w:rPr>
        <w:t xml:space="preserve">תנור מקדש, ואין דוחות את השבת, איפסלה בלינה!</w:t>
      </w:r>
    </w:p>
    <w:p w:rsidR="00DA63EC" w:rsidRDefault="00DA63EC" w:rsidP="00DA63EC">
      <w:pPr>
        <w:tabs>
          <w:tab w:val="center" w:pos="2835"/>
        </w:tabs>
        <w:rPr>
          <w:rtl/>
        </w:rPr>
      </w:pPr>
    </w:p>
    <w:p>
      <w:pPr>
        <w:pStyle w:val="38"/>
        <w:rPr>
          <w:ins w:id="101781" w:author="מנוע מכני" w:date="2026-10-11T12:04:40Z"/>
        </w:rPr>
      </w:pPr>
      <w:del w:id="101780" w:author="מנוע מכני" w:date="2026-10-11T12:04:40Z">
        <w:r>
          <w:delText xml:space="preserve">•</w:delText>
        </w:r>
      </w:del>
      <w:r>
        <w:t xml:space="preserve"> רבא:</w:t>
      </w:r>
    </w:p>
    <w:p w:rsidR="00DA63EC" w:rsidRDefault="00DA63EC" w:rsidP="00DA63EC">
      <w:pPr>
        <w:tabs>
          <w:tab w:val="center" w:pos="2835"/>
        </w:tabs>
        <w:rPr>
          <w:rtl/>
        </w:rPr>
      </w:pPr>
      <w:del w:id="101782" w:author="מנוע מכני" w:date="2026-10-11T12:04:40Z">
        <w:r>
          <w:rPr>
            <w:rtl/>
          </w:rPr>
          <w:delText xml:space="preserve"> </w:delText>
        </w:r>
      </w:del>
      <w:r>
        <w:rPr>
          <w:rtl/>
        </w:rPr>
        <w:t xml:space="preserve">הקשה אדם קשה שהוא קשה כברזל, ומנו? </w:t>
      </w:r>
      <w:r>
        <w:rPr>
          <w:rStyle w:val="2fb"/>
          <w:rtl/>
        </w:rPr>
        <w:t xml:space="preserve">רב ששת</w:t>
      </w:r>
      <w:r>
        <w:rPr>
          <w:rtl/>
        </w:rPr>
        <w:t xml:space="preserve">.</w:t>
      </w:r>
    </w:p>
    <w:p>
      <w:pPr>
        <w:pStyle w:val="38"/>
        <w:rPr>
          <w:ins w:id="101783" w:author="מנוע מכני" w:date="2026-10-11T12:04:40Z"/>
        </w:rPr>
      </w:pPr>
      <w:r>
        <w:t xml:space="preserve">רב אשי:</w:t>
      </w:r>
    </w:p>
    <w:p w:rsidR="00DA63EC" w:rsidRDefault="00DA63EC" w:rsidP="00DA63EC">
      <w:pPr>
        <w:tabs>
          <w:tab w:val="center" w:pos="2835"/>
        </w:tabs>
        <w:rPr>
          <w:rtl/>
        </w:rPr>
      </w:pPr>
      <w:del w:id="101784" w:author="מנוע מכני" w:date="2026-10-11T12:04:40Z">
        <w:r>
          <w:rPr>
            <w:rtl/>
          </w:rPr>
          <w:delText xml:space="preserve"> </w:delText>
        </w:r>
      </w:del>
      <w:r>
        <w:rPr>
          <w:rFonts w:hint="cs"/>
          <w:rtl/>
        </w:rPr>
        <w:t>-</w:t>
      </w:r>
      <w:r>
        <w:rPr>
          <w:rtl/>
        </w:rPr>
        <w:t xml:space="preserve"> מבפנים? במקום זריזין.</w:t>
      </w:r>
    </w:p>
    <w:p w:rsidR="00DA63EC" w:rsidRDefault="00DA63EC" w:rsidP="00DA63EC">
      <w:pPr>
        <w:tabs>
          <w:tab w:val="center" w:pos="2835"/>
        </w:tabs>
        <w:rPr>
          <w:rtl/>
        </w:rPr>
      </w:pPr>
      <w:r>
        <w:rPr>
          <w:rtl/>
        </w:rPr>
        <w:t xml:space="preserve">והא </w:t>
      </w:r>
      <w:r>
        <w:rPr>
          <w:rStyle w:val="2fb"/>
          <w:rtl/>
        </w:rPr>
        <w:t xml:space="preserve">דרב אשי</w:t>
      </w:r>
      <w:r>
        <w:rPr>
          <w:rtl/>
        </w:rPr>
        <w:t xml:space="preserve"> ברותא היא, </w:t>
      </w:r>
      <w:r>
        <w:rPr>
          <w:rFonts w:hint="cs"/>
          <w:rtl/>
        </w:rPr>
        <w:t xml:space="preserve">- </w:t>
      </w:r>
      <w:ins w:id="96427" w:author="מנוע מכני" w:date="2026-10-11T12:04:40Z">
        <w:r>
          <w:rPr>
            <w:rFonts w:hint="cs"/>
            <w:rtl/>
          </w:rPr>
          <w:t xml:space="preserve">דאם </w:t>
        </w:r>
      </w:ins>
      <w:del w:id="96428" w:author="מנוע מכני" w:date="2026-10-11T12:04:40Z">
        <w:r>
          <w:rPr>
            <w:rFonts w:hint="cs"/>
            <w:rtl/>
          </w:rPr>
          <w:delText xml:space="preserve">ד</w:delText>
        </w:r>
        <w:r>
          <w:rPr>
            <w:rtl/>
          </w:rPr>
          <w:delText xml:space="preserve">אי </w:delText>
        </w:r>
      </w:del>
      <w:r>
        <w:rPr>
          <w:rtl/>
        </w:rPr>
        <w:t xml:space="preserve">אפייה </w:t>
      </w:r>
      <w:ins w:id="92023" w:author="מנוע מכני" w:date="2026-10-11T12:04:40Z">
        <w:r>
          <w:rPr>
            <w:rtl/>
          </w:rPr>
          <w:t xml:space="preserve">צריך</w:t>
        </w:r>
      </w:ins>
      <w:del w:id="92024" w:author="מנוע מכני" w:date="2026-10-11T12:04:40Z">
        <w:r>
          <w:rPr>
            <w:rtl/>
          </w:rPr>
          <w:delText xml:space="preserve">בעינן</w:delText>
        </w:r>
      </w:del>
      <w:r>
        <w:rPr>
          <w:rtl/>
        </w:rPr>
        <w:t xml:space="preserve"> זריזין, לישה ועריכה </w:t>
      </w:r>
      <w:ins w:id="92027" w:author="מנוע מכני" w:date="2026-10-11T12:04:40Z">
        <w:r>
          <w:rPr>
            <w:rtl/>
          </w:rPr>
          <w:t xml:space="preserve">גם</w:t>
        </w:r>
      </w:ins>
      <w:del w:id="92028" w:author="מנוע מכני" w:date="2026-10-11T12:04:40Z">
        <w:r>
          <w:rPr>
            <w:rtl/>
          </w:rPr>
          <w:delText xml:space="preserve">נמי</w:delText>
        </w:r>
      </w:del>
      <w:r>
        <w:rPr>
          <w:rtl/>
        </w:rPr>
        <w:t xml:space="preserve"> </w:t>
      </w:r>
      <w:ins w:id="92025" w:author="מנוע מכני" w:date="2026-10-11T12:04:40Z">
        <w:r>
          <w:rPr>
            <w:rtl/>
          </w:rPr>
          <w:t xml:space="preserve">צריך</w:t>
        </w:r>
      </w:ins>
      <w:del w:id="92026" w:author="מנוע מכני" w:date="2026-10-11T12:04:40Z">
        <w:r>
          <w:rPr>
            <w:rtl/>
          </w:rPr>
          <w:delText xml:space="preserve">בעינן</w:delText>
        </w:r>
      </w:del>
      <w:r>
        <w:rPr>
          <w:rtl/>
        </w:rPr>
        <w:t xml:space="preserve"> זריזין, </w:t>
      </w:r>
    </w:p>
    <w:p w:rsidR="00DA63EC" w:rsidRDefault="00DA63EC" w:rsidP="00DA63EC">
      <w:pPr>
        <w:tabs>
          <w:tab w:val="center" w:pos="2835"/>
        </w:tabs>
        <w:rPr>
          <w:rtl/>
        </w:rPr>
      </w:pPr>
      <w:ins w:id="96429" w:author="מנוע מכני" w:date="2026-10-11T12:04:40Z">
        <w:r>
          <w:rPr>
            <w:rtl/>
          </w:rPr>
          <w:t xml:space="preserve">ואם </w:t>
        </w:r>
      </w:ins>
      <w:del w:id="96430" w:author="מנוע מכני" w:date="2026-10-11T12:04:40Z">
        <w:r>
          <w:rPr>
            <w:rtl/>
          </w:rPr>
          <w:delText xml:space="preserve">ואי </w:delText>
        </w:r>
      </w:del>
      <w:r>
        <w:rPr>
          <w:rtl/>
        </w:rPr>
        <w:t xml:space="preserve">לישה ועריכה </w:t>
      </w:r>
      <w:r>
        <w:rPr>
          <w:rtl/>
        </w:rPr>
        <w:t xml:space="preserve">לא</w:t>
      </w:r>
      <w:r>
        <w:rPr>
          <w:rtl/>
        </w:rPr>
        <w:t xml:space="preserve"> </w:t>
      </w:r>
      <w:ins w:id="92029" w:author="מנוע מכני" w:date="2026-10-11T12:04:40Z">
        <w:r>
          <w:rPr>
            <w:rtl/>
          </w:rPr>
          <w:t xml:space="preserve">צריך</w:t>
        </w:r>
      </w:ins>
      <w:del w:id="92030" w:author="מנוע מכני" w:date="2026-10-11T12:04:40Z">
        <w:r>
          <w:rPr>
            <w:rtl/>
          </w:rPr>
          <w:delText xml:space="preserve">בעינן</w:delText>
        </w:r>
      </w:del>
      <w:r>
        <w:rPr>
          <w:rtl/>
        </w:rPr>
        <w:t xml:space="preserve"> זריזין, אפייה </w:t>
      </w:r>
      <w:ins w:id="92033" w:author="מנוע מכני" w:date="2026-10-11T12:04:40Z">
        <w:r>
          <w:rPr>
            <w:rtl/>
          </w:rPr>
          <w:t xml:space="preserve">גם</w:t>
        </w:r>
      </w:ins>
      <w:del w:id="92034" w:author="מנוע מכני" w:date="2026-10-11T12:04:40Z">
        <w:r>
          <w:rPr>
            <w:rtl/>
          </w:rPr>
          <w:delText xml:space="preserve">נמי</w:delText>
        </w:r>
      </w:del>
      <w:r>
        <w:rPr>
          <w:rtl/>
        </w:rPr>
        <w:t xml:space="preserve"> </w:t>
      </w:r>
      <w:r>
        <w:rPr>
          <w:rtl/>
        </w:rPr>
        <w:t xml:space="preserve">לא</w:t>
      </w:r>
      <w:r>
        <w:rPr>
          <w:rtl/>
        </w:rPr>
        <w:t xml:space="preserve"> </w:t>
      </w:r>
      <w:ins w:id="92031" w:author="מנוע מכני" w:date="2026-10-11T12:04:40Z">
        <w:r>
          <w:rPr>
            <w:rtl/>
          </w:rPr>
          <w:t xml:space="preserve">צריך</w:t>
        </w:r>
      </w:ins>
      <w:del w:id="92032" w:author="מנוע מכני" w:date="2026-10-11T12:04:40Z">
        <w:r>
          <w:rPr>
            <w:rtl/>
          </w:rPr>
          <w:delText xml:space="preserve">בעינן</w:delText>
        </w:r>
      </w:del>
      <w:r>
        <w:rPr>
          <w:rtl/>
        </w:rPr>
        <w:t xml:space="preserve"> זריזין!</w:t>
      </w:r>
    </w:p>
    <w:p>
      <w:pPr>
        <w:pStyle w:val="38"/>
        <w:rPr>
          <w:ins w:id="101785" w:author="מנוע מכני" w:date="2026-10-11T12:04:40Z"/>
        </w:rPr>
      </w:pPr>
      <w:r>
        <w:t xml:space="preserve">אלא</w:t>
      </w:r>
    </w:p>
    <w:p w:rsidR="00DA63EC" w:rsidRDefault="00DA63EC" w:rsidP="00DA63EC">
      <w:pPr>
        <w:tabs>
          <w:tab w:val="center" w:pos="2835"/>
        </w:tabs>
        <w:rPr>
          <w:rtl/>
        </w:rPr>
      </w:pPr>
      <w:del w:id="101786" w:author="מנוע מכני" w:date="2026-10-11T12:04:40Z">
        <w:r>
          <w:rPr>
            <w:rtl/>
          </w:rPr>
          <w:delText xml:space="preserve"> </w:delText>
        </w:r>
      </w:del>
      <w:r>
        <w:rPr>
          <w:rStyle w:val="2fb"/>
          <w:rtl/>
        </w:rPr>
        <w:t xml:space="preserve">דרב אשי</w:t>
      </w:r>
      <w:r>
        <w:rPr>
          <w:rtl/>
        </w:rPr>
        <w:t xml:space="preserve"> ברותא היא.</w:t>
      </w:r>
    </w:p>
    <w:p w:rsidR="00DA63EC" w:rsidRDefault="00DA63EC" w:rsidP="00DA63EC">
      <w:pPr>
        <w:pStyle w:val="affffd"/>
        <w:rPr>
          <w:del w:id="90141" w:author="מנוע עיצוב" w:date="2026-10-11T12:09:26Z"/>
          <w:rtl/>
        </w:rPr>
      </w:pPr>
      <w:del w:id="90140" w:author="מנוע עיצוב" w:date="2026-10-11T12:09:26Z">
        <w:r>
          <w:rPr>
            <w:rtl/>
          </w:rPr>
          <w:delText xml:space="preserve">׹</w:delText>
        </w:r>
      </w:del>
    </w:p>
    <w:p w:rsidR="00DA63EC" w:rsidRDefault="00DA63EC" w:rsidP="00DA63EC">
      <w:pPr>
        <w:pStyle w:val="affff1"/>
        <w:ind w:end="0"/>
        <w:rPr>
          <w:rtl/>
        </w:rPr>
        <w:pPrChange w:id="20104" w:author="קלוד" w:date="2026-10-11T09:07:26Z">
          <w:pPr>
            <w:pStyle w:val="affff1"/>
            <w:rPr>
              <w:rtl/>
            </w:rPr>
          </w:pPr>
        </w:pPrChange>
      </w:pPr>
      <w:ins w:id="9868" w:author="מספור קטעי משנה" w:date="2026-10-11T09:35:12Z">
        <w:r>
          <w:rPr>
            <w:rStyle w:val="MisparKeta"/>
          </w:rPr>
          <w:t xml:space="preserve">ג. </w:t>
        </w:r>
      </w:ins>
      <w:r>
        <w:rPr>
          <w:rtl/>
        </w:rPr>
        <w:t>ר' יהודה אומר: כל מעשיהן בפנים [וכו</w:t>
      </w:r>
      <w:r w:rsidR="005608A0">
        <w:rPr>
          <w:rtl/>
        </w:rPr>
        <w:t>'</w:t>
      </w:r>
      <w:r>
        <w:rPr>
          <w:rtl/>
        </w:rPr>
        <w:t>].</w:t>
      </w:r>
    </w:p>
    <w:p w:rsidR="00DA63EC" w:rsidRDefault="00DA63EC" w:rsidP="00DA63EC">
      <w:pPr>
        <w:tabs>
          <w:tab w:val="center" w:pos="2835"/>
        </w:tabs>
        <w:rPr>
          <w:rtl/>
        </w:rPr>
      </w:pPr>
      <w:r>
        <w:rPr>
          <w:rStyle w:val="2fb"/>
          <w:rFonts w:hint="cs"/>
          <w:rtl/>
        </w:rPr>
        <w:t>ר</w:t>
      </w:r>
      <w:r>
        <w:rPr>
          <w:rStyle w:val="2fb"/>
          <w:rtl/>
        </w:rPr>
        <w:t>"</w:t>
      </w:r>
      <w:r>
        <w:rPr>
          <w:rStyle w:val="2fb"/>
          <w:rFonts w:hint="cs"/>
          <w:rtl/>
        </w:rPr>
        <w:t xml:space="preserve">א</w:t>
      </w:r>
      <w:r>
        <w:rPr>
          <w:rFonts w:hint="cs"/>
          <w:rtl/>
        </w:rPr>
        <w:t xml:space="preserve"> </w:t>
      </w:r>
      <w:r>
        <w:rPr>
          <w:rStyle w:val="2fb"/>
          <w:rFonts w:hint="cs"/>
          <w:rtl/>
        </w:rPr>
        <w:t xml:space="preserve">מר</w:t>
      </w:r>
      <w:r>
        <w:rPr>
          <w:rStyle w:val="2fb"/>
          <w:rtl/>
        </w:rPr>
        <w:t>"</w:t>
      </w:r>
      <w:r>
        <w:rPr>
          <w:rStyle w:val="2fb"/>
          <w:rFonts w:hint="cs"/>
          <w:rtl/>
        </w:rPr>
        <w:t>כ</w:t>
      </w:r>
      <w:r>
        <w:rPr>
          <w:rtl/>
        </w:rPr>
        <w:t>, ושניהן מקרא אחד דרשו:</w:t>
      </w:r>
      <w:r w:rsidRPr="00A71A5E">
        <w:rPr>
          <w:rStyle w:val="afffff0"/>
          <w:rtl/>
        </w:rPr>
        <w:t xml:space="preserve"> </w:t>
      </w:r>
      <w:r w:rsidRPr="00A71A5E">
        <w:rPr>
          <w:rStyle w:val="afffff0"/>
          <w:rFonts w:hint="cs"/>
          <w:rtl/>
        </w:rPr>
        <w:t>'</w:t>
      </w:r>
      <w:r w:rsidRPr="00A71A5E">
        <w:rPr>
          <w:rStyle w:val="afffff0"/>
          <w:rtl/>
        </w:rPr>
        <w:t>והוא דרך חול אף כי היום יקדש בכלי</w:t>
      </w:r>
      <w:r w:rsidRPr="00A71A5E">
        <w:rPr>
          <w:rStyle w:val="afffff0"/>
          <w:rFonts w:hint="cs"/>
          <w:rtl/>
        </w:rPr>
        <w:t>'</w:t>
      </w:r>
      <w:r w:rsidRPr="00A71A5E">
        <w:rPr>
          <w:rStyle w:val="afffff0"/>
          <w:rtl/>
        </w:rPr>
        <w:t>,</w:t>
      </w:r>
      <w:r>
        <w:rPr>
          <w:rtl/>
        </w:rPr>
        <w:t xml:space="preserve"> </w:t>
      </w:r>
    </w:p>
    <w:p>
      <w:pPr>
        <w:pStyle w:val="38"/>
        <w:rPr>
          <w:ins w:id="101787" w:author="מנוע מכני" w:date="2026-10-11T12:04:40Z"/>
        </w:rPr>
      </w:pPr>
      <w:r w:rsidRPr="00336727">
        <w:t>ר</w:t>
      </w:r>
      <w:r>
        <w:t>"</w:t>
      </w:r>
      <w:r w:rsidRPr="00336727">
        <w:t>י</w:t>
      </w:r>
      <w:r w:rsidRPr="00336727">
        <w:t xml:space="preserve">:</w:t>
      </w:r>
    </w:p>
    <w:p w:rsidR="00DA63EC" w:rsidRDefault="00DA63EC" w:rsidP="00DA63EC">
      <w:pPr>
        <w:rPr>
          <w:rtl/>
        </w:rPr>
      </w:pPr>
      <w:del w:id="101788" w:author="מנוע מכני" w:date="2026-10-11T12:04:40Z">
        <w:r w:rsidRPr="00336727">
          <w:rPr>
            <w:rtl/>
          </w:rPr>
          <w:delText xml:space="preserve"> </w:delText>
        </w:r>
      </w:del>
      <w:r w:rsidRPr="00336727">
        <w:rPr>
          <w:rtl/>
        </w:rPr>
        <w:t xml:space="preserve">בחול אשכחינהו ד</w:t>
      </w:r>
      <w:r w:rsidRPr="00336727">
        <w:rPr>
          <w:rFonts w:hint="cs"/>
          <w:rtl/>
        </w:rPr>
        <w:t>א</w:t>
      </w:r>
      <w:r w:rsidRPr="00336727">
        <w:rPr>
          <w:rtl/>
        </w:rPr>
        <w:t xml:space="preserve">פו </w:t>
      </w:r>
      <w:ins w:id="93749" w:author="מנוע מכני" w:date="2026-10-11T12:04:40Z">
        <w:r>
          <w:rPr>
            <w:rtl/>
          </w:rPr>
          <w:t xml:space="preserve">לו</w:t>
        </w:r>
      </w:ins>
      <w:del w:id="93750" w:author="מנוע מכני" w:date="2026-10-11T12:04:40Z">
        <w:r w:rsidRPr="00336727">
          <w:rPr>
            <w:rtl/>
          </w:rPr>
          <w:delText xml:space="preserve">ליה</w:delText>
        </w:r>
      </w:del>
      <w:r w:rsidRPr="00336727">
        <w:rPr>
          <w:rtl/>
        </w:rPr>
        <w:t xml:space="preserve">, </w:t>
      </w:r>
      <w:r w:rsidRPr="00336727">
        <w:rPr>
          <w:rtl/>
        </w:rPr>
        <w:t xml:space="preserve">אמר</w:t>
      </w:r>
      <w:r w:rsidRPr="00336727">
        <w:rPr>
          <w:rtl/>
        </w:rPr>
        <w:t xml:space="preserve"> </w:t>
      </w:r>
      <w:ins w:id="95753" w:author="מנוע מכני" w:date="2026-10-11T12:04:40Z">
        <w:r>
          <w:rPr>
            <w:rtl/>
          </w:rPr>
          <w:t xml:space="preserve">להם</w:t>
        </w:r>
      </w:ins>
      <w:del w:id="95754" w:author="מנוע מכני" w:date="2026-10-11T12:04:40Z">
        <w:r w:rsidRPr="00336727">
          <w:rPr>
            <w:rtl/>
          </w:rPr>
          <w:delText xml:space="preserve">להו</w:delText>
        </w:r>
      </w:del>
      <w:r w:rsidRPr="00336727">
        <w:rPr>
          <w:rtl/>
        </w:rPr>
        <w:t xml:space="preserve">: דרך חול אפיתו </w:t>
      </w:r>
      <w:ins w:id="93751" w:author="מנוע מכני" w:date="2026-10-11T12:04:40Z">
        <w:r>
          <w:rPr>
            <w:rtl/>
          </w:rPr>
          <w:t xml:space="preserve">לו</w:t>
        </w:r>
      </w:ins>
      <w:del w:id="93752" w:author="מנוע מכני" w:date="2026-10-11T12:04:40Z">
        <w:r w:rsidRPr="00336727">
          <w:rPr>
            <w:rtl/>
          </w:rPr>
          <w:delText xml:space="preserve">ליה</w:delText>
        </w:r>
      </w:del>
      <w:r w:rsidRPr="00336727">
        <w:rPr>
          <w:rtl/>
        </w:rPr>
        <w:t xml:space="preserve">? אף כי היום יקדש בכלי, איפסיל בלינה</w:t>
      </w:r>
      <w:ins w:id="95405" w:author="מנוע מכני" w:date="2026-10-11T12:04:40Z">
        <w:r>
          <w:rPr>
            <w:rtl/>
          </w:rPr>
          <w:t xml:space="preserve">,</w:t>
        </w:r>
      </w:ins>
      <w:del w:id="95406" w:author="מנוע מכני" w:date="2026-10-11T12:04:40Z">
        <w:r w:rsidRPr="00336727">
          <w:rPr>
            <w:rtl/>
          </w:rPr>
          <w:delText xml:space="preserve">;</w:delText>
        </w:r>
      </w:del>
      <w:r w:rsidRPr="00336727">
        <w:rPr>
          <w:rtl/>
        </w:rPr>
        <w:t xml:space="preserve"> </w:t>
      </w:r>
    </w:p>
    <w:p>
      <w:pPr>
        <w:pStyle w:val="38"/>
        <w:rPr>
          <w:ins w:id="101789" w:author="מנוע מכני" w:date="2026-10-11T12:04:40Z"/>
        </w:rPr>
      </w:pPr>
      <w:r>
        <w:lastRenderedPageBreak/>
        <w:t xml:space="preserve">ר"ש סבר:</w:t>
      </w:r>
    </w:p>
    <w:p w:rsidR="00DA63EC" w:rsidRDefault="00DA63EC" w:rsidP="00DA63EC">
      <w:pPr>
        <w:tabs>
          <w:tab w:val="center" w:pos="2835"/>
        </w:tabs>
        <w:rPr>
          <w:rtl/>
        </w:rPr>
      </w:pPr>
      <w:del w:id="101790" w:author="מנוע מכני" w:date="2026-10-11T12:04:40Z">
        <w:r>
          <w:rPr>
            <w:rtl/>
          </w:rPr>
          <w:lastRenderedPageBreak/>
          <w:delText xml:space="preserve"> </w:delText>
        </w:r>
      </w:del>
      <w:r>
        <w:rPr>
          <w:rtl/>
        </w:rPr>
        <w:lastRenderedPageBreak/>
        <w:t xml:space="preserve">בשבת אשכחינהו דאפו </w:t>
      </w:r>
      <w:ins w:id="93753" w:author="מנוע מכני" w:date="2026-10-11T12:04:40Z">
        <w:r>
          <w:rPr>
            <w:rtl/>
          </w:rPr>
          <w:t xml:space="preserve">לו</w:t>
        </w:r>
      </w:ins>
      <w:del w:id="93754" w:author="מנוע מכני" w:date="2026-10-11T12:04:40Z">
        <w:r>
          <w:rPr>
            <w:rtl/>
          </w:rPr>
          <w:lastRenderedPageBreak/>
          <w:delText xml:space="preserve">ליה</w:delText>
        </w:r>
      </w:del>
      <w:r>
        <w:rPr>
          <w:rtl/>
        </w:rPr>
        <w:lastRenderedPageBreak/>
        <w:t xml:space="preserve">, </w:t>
      </w:r>
    </w:p>
    <w:p>
      <w:pPr>
        <w:pStyle w:val="38"/>
        <w:rPr>
          <w:ins w:id="101791" w:author="מנוע מכני" w:date="2026-10-11T12:04:40Z"/>
        </w:rPr>
      </w:pPr>
      <w:r>
        <w:t>א</w:t>
      </w:r>
      <w:r>
        <w:t>"</w:t>
      </w:r>
      <w:r>
        <w:t>ל</w:t>
      </w:r>
      <w:r>
        <w:t xml:space="preserve">:</w:t>
      </w:r>
    </w:p>
    <w:p w:rsidR="00DA63EC" w:rsidRDefault="00DA63EC" w:rsidP="00DA63EC">
      <w:pPr>
        <w:tabs>
          <w:tab w:val="center" w:pos="2835"/>
        </w:tabs>
        <w:rPr>
          <w:rtl/>
        </w:rPr>
      </w:pPr>
      <w:del w:id="101792" w:author="מנוע מכני" w:date="2026-10-11T12:04:40Z">
        <w:r>
          <w:rPr>
            <w:rtl/>
          </w:rPr>
          <w:delText xml:space="preserve"> </w:delText>
        </w:r>
      </w:del>
      <w:r>
        <w:rPr>
          <w:rtl/>
        </w:rPr>
        <w:t xml:space="preserve">לא</w:t>
      </w:r>
      <w:r>
        <w:rPr>
          <w:rtl/>
        </w:rPr>
        <w:t xml:space="preserve"> דרך חול בעיתו –</w:t>
      </w:r>
      <w:r>
        <w:rPr>
          <w:rFonts w:hint="cs"/>
          <w:rtl/>
        </w:rPr>
        <w:t xml:space="preserve"> דאין </w:t>
      </w:r>
      <w:r>
        <w:rPr>
          <w:rtl/>
        </w:rPr>
        <w:t>תנור מקדש</w:t>
      </w:r>
      <w:r>
        <w:rPr>
          <w:rFonts w:hint="cs"/>
          <w:rtl/>
        </w:rPr>
        <w:t xml:space="preserve"> אלא </w:t>
      </w:r>
      <w:r>
        <w:rPr>
          <w:rtl/>
        </w:rPr>
        <w:t>שלחן מקדש.</w:t>
      </w:r>
    </w:p>
    <w:p>
      <w:pPr>
        <w:pStyle w:val="38"/>
        <w:rPr>
          <w:ins w:id="101793" w:author="מנוע מכני" w:date="2026-10-11T12:04:40Z"/>
        </w:rPr>
      </w:pPr>
      <w:r>
        <w:t>ו</w:t>
      </w:r>
      <w:r>
        <w:t xml:space="preserve">הך</w:t>
      </w:r>
    </w:p>
    <w:p w:rsidR="00DA63EC" w:rsidRDefault="00DA63EC" w:rsidP="00DA63EC">
      <w:pPr>
        <w:tabs>
          <w:tab w:val="center" w:pos="2835"/>
        </w:tabs>
        <w:rPr>
          <w:rtl/>
        </w:rPr>
      </w:pPr>
      <w:del w:id="101794" w:author="מנוע מכני" w:date="2026-10-11T12:04:40Z">
        <w:r>
          <w:rPr>
            <w:rFonts w:hint="cs"/>
            <w:rtl/>
          </w:rPr>
          <w:delText xml:space="preserve"> </w:delText>
        </w:r>
      </w:del>
      <w:r>
        <w:rPr>
          <w:rFonts w:hint="cs"/>
          <w:rtl/>
        </w:rPr>
        <w:t xml:space="preserve">ד</w:t>
      </w:r>
      <w:r>
        <w:rPr>
          <w:rtl/>
        </w:rPr>
        <w:t>בשעת אפייה אשכחינהו</w:t>
      </w:r>
      <w:r>
        <w:rPr>
          <w:rFonts w:hint="cs"/>
          <w:rtl/>
        </w:rPr>
        <w:t xml:space="preserve"> אפי' ד'</w:t>
      </w:r>
      <w:r>
        <w:rPr>
          <w:rStyle w:val="afffff0"/>
          <w:rtl/>
          <w:rPrChange w:id="9075" w:author="מנוע פסוקים" w:date="2026-10-11T09:32:13Z">
            <w:rPr>
              <w:rtl/>
            </w:rPr>
          </w:rPrChange>
        </w:rPr>
        <w:t xml:space="preserve">ויתן לו הכהן קודש כי </w:t>
      </w:r>
      <w:r>
        <w:rPr>
          <w:rStyle w:val="afffff0"/>
          <w:rtl/>
          <w:rPrChange w:id="9076" w:author="מנוע פסוקים" w:date="2026-10-11T09:32:13Z">
            <w:rPr>
              <w:rtl/>
            </w:rPr>
          </w:rPrChange>
        </w:rPr>
        <w:t xml:space="preserve">לא</w:t>
      </w:r>
      <w:r>
        <w:rPr>
          <w:rStyle w:val="afffff0"/>
          <w:rtl/>
          <w:rPrChange w:id="9077" w:author="מנוע פסוקים" w:date="2026-10-11T09:32:13Z">
            <w:rPr>
              <w:rtl/>
            </w:rPr>
          </w:rPrChange>
        </w:rPr>
        <w:t xml:space="preserve"> היה שם לחם כי אם לחם הפנים המוסרים מלפני ה</w:t>
      </w:r>
      <w:r>
        <w:rPr>
          <w:rtl/>
        </w:rPr>
        <w:t xml:space="preserve">'!</w:t>
      </w:r>
    </w:p>
    <w:p w:rsidR="00DA63EC" w:rsidRDefault="00DA63EC" w:rsidP="00DA63EC">
      <w:pPr>
        <w:tabs>
          <w:tab w:val="center" w:pos="2835"/>
        </w:tabs>
        <w:rPr>
          <w:rtl/>
        </w:rPr>
      </w:pPr>
      <w:r>
        <w:rPr>
          <w:rFonts w:hint="cs"/>
          <w:rtl/>
        </w:rPr>
        <w:t xml:space="preserve">ודרך חול היינו </w:t>
      </w:r>
      <w:ins w:id="92035" w:author="מנוע מכני" w:date="2026-10-11T12:04:40Z">
        <w:r>
          <w:rPr>
            <w:rFonts w:hint="cs"/>
            <w:rtl/>
          </w:rPr>
          <w:t xml:space="preserve">דאין</w:t>
        </w:r>
      </w:ins>
      <w:del w:id="92036" w:author="מנוע מכני" w:date="2026-10-11T12:04:40Z">
        <w:r>
          <w:rPr>
            <w:rFonts w:hint="cs"/>
            <w:rtl/>
          </w:rPr>
          <w:delText xml:space="preserve">ד</w:delText>
        </w:r>
        <w:r>
          <w:rPr>
            <w:rtl/>
          </w:rPr>
          <w:delText xml:space="preserve">ליכא</w:delText>
        </w:r>
      </w:del>
      <w:r>
        <w:rPr>
          <w:rtl/>
        </w:rPr>
        <w:t xml:space="preserve"> </w:t>
      </w:r>
      <w:r>
        <w:rPr>
          <w:rStyle w:val="afffff0"/>
          <w:rtl/>
          <w:rPrChange w:id="9078" w:author="מנוע פסוקים" w:date="2026-10-11T09:32:13Z">
            <w:rPr>
              <w:rtl/>
            </w:rPr>
          </w:rPrChange>
        </w:rPr>
        <w:t xml:space="preserve">לחם כי אם לחם הפנים המוסרים מלפני ה</w:t>
      </w:r>
      <w:r>
        <w:rPr>
          <w:rtl/>
        </w:rPr>
        <w:t xml:space="preserve">', </w:t>
      </w:r>
    </w:p>
    <w:p>
      <w:pPr>
        <w:pStyle w:val="38"/>
        <w:rPr>
          <w:ins w:id="101795" w:author="מנוע מכני" w:date="2026-10-11T12:04:40Z"/>
        </w:rPr>
      </w:pPr>
      <w:r>
        <w:t>א</w:t>
      </w:r>
      <w:r>
        <w:t>"</w:t>
      </w:r>
      <w:r>
        <w:t>ל</w:t>
      </w:r>
      <w:r>
        <w:t xml:space="preserve">:</w:t>
      </w:r>
    </w:p>
    <w:p w:rsidR="00DA63EC" w:rsidRDefault="00DA63EC" w:rsidP="00DA63EC">
      <w:pPr>
        <w:tabs>
          <w:tab w:val="center" w:pos="2835"/>
        </w:tabs>
        <w:rPr>
          <w:rtl/>
        </w:rPr>
      </w:pPr>
      <w:del w:id="101796" w:author="מנוע מכני" w:date="2026-10-11T12:04:40Z">
        <w:r>
          <w:rPr>
            <w:rtl/>
          </w:rPr>
          <w:delText xml:space="preserve"> </w:delText>
        </w:r>
      </w:del>
      <w:r>
        <w:rPr>
          <w:rtl/>
        </w:rPr>
        <w:t xml:space="preserve">לא</w:t>
      </w:r>
      <w:r>
        <w:rPr>
          <w:rtl/>
        </w:rPr>
        <w:t xml:space="preserve"> </w:t>
      </w:r>
      <w:ins w:id="97711" w:author="מנוע מכני" w:date="2026-10-11T12:04:40Z">
        <w:r>
          <w:rPr>
            <w:rtl/>
          </w:rPr>
          <w:t xml:space="preserve">צריכה</w:t>
        </w:r>
      </w:ins>
      <w:del w:id="97712" w:author="מנוע מכני" w:date="2026-10-11T12:04:40Z">
        <w:r>
          <w:rPr>
            <w:rtl/>
          </w:rPr>
          <w:delText xml:space="preserve">מיבעיא</w:delText>
        </w:r>
      </w:del>
      <w:r>
        <w:rPr>
          <w:rtl/>
        </w:rPr>
        <w:t xml:space="preserve"> </w:t>
      </w:r>
      <w:ins w:id="92037" w:author="מנוע מכני" w:date="2026-10-11T12:04:40Z">
        <w:r>
          <w:rPr>
            <w:rFonts w:hint="cs"/>
            <w:rtl/>
          </w:rPr>
          <w:t xml:space="preserve">מקום</w:t>
        </w:r>
      </w:ins>
      <w:del w:id="92038" w:author="מנוע מכני" w:date="2026-10-11T12:04:40Z">
        <w:r>
          <w:rPr>
            <w:rFonts w:hint="cs"/>
            <w:rtl/>
          </w:rPr>
          <w:delText xml:space="preserve">היכא</w:delText>
        </w:r>
      </w:del>
      <w:r>
        <w:rPr>
          <w:rFonts w:hint="cs"/>
          <w:rtl/>
        </w:rPr>
        <w:t xml:space="preserve"> </w:t>
      </w:r>
      <w:ins w:id="97713" w:author="מנוע מכני" w:date="2026-10-11T12:04:40Z">
        <w:r>
          <w:rPr>
            <w:rtl/>
          </w:rPr>
          <w:t xml:space="preserve">דיצא</w:t>
        </w:r>
      </w:ins>
      <w:del w:id="97714" w:author="מנוע מכני" w:date="2026-10-11T12:04:40Z">
        <w:r>
          <w:rPr>
            <w:rtl/>
          </w:rPr>
          <w:delText xml:space="preserve">דנפק</w:delText>
        </w:r>
      </w:del>
      <w:r>
        <w:rPr>
          <w:rtl/>
        </w:rPr>
        <w:t xml:space="preserve"> ממעילה </w:t>
      </w:r>
      <w:r>
        <w:rPr>
          <w:rFonts w:hint="cs"/>
          <w:rtl/>
        </w:rPr>
        <w:t>ד</w:t>
      </w:r>
      <w:r>
        <w:rPr>
          <w:rtl/>
        </w:rPr>
        <w:t>דרך חול הוא, אלא אפי</w:t>
      </w:r>
      <w:r>
        <w:rPr>
          <w:rFonts w:hint="cs"/>
          <w:rtl/>
        </w:rPr>
        <w:t>'</w:t>
      </w:r>
      <w:r>
        <w:rPr>
          <w:rtl/>
        </w:rPr>
        <w:t xml:space="preserve"> האיך </w:t>
      </w:r>
      <w:ins w:id="92039" w:author="מנוע מכני" w:date="2026-10-11T12:04:40Z">
        <w:r>
          <w:rPr>
            <w:rtl/>
          </w:rPr>
          <w:t xml:space="preserve">גם</w:t>
        </w:r>
      </w:ins>
      <w:del w:id="92040" w:author="מנוע מכני" w:date="2026-10-11T12:04:40Z">
        <w:r>
          <w:rPr>
            <w:rtl/>
          </w:rPr>
          <w:delText xml:space="preserve">נמי</w:delText>
        </w:r>
      </w:del>
      <w:r>
        <w:rPr>
          <w:rtl/>
        </w:rPr>
        <w:t xml:space="preserve"> דהיום יקדש בכלי הבו לי' </w:t>
      </w:r>
      <w:ins w:id="90271" w:author="Claude - סמנטי" w:date="2026-10-11T12:27:00Z">
        <w:r>
          <w:rPr>
            <w:rtl/>
          </w:rPr>
          <w:t xml:space="preserve">שיאכל</w:t>
        </w:r>
      </w:ins>
      <w:del w:id="90272" w:author="Claude - סמנטי" w:date="2026-10-11T12:27:00Z">
        <w:r>
          <w:rPr>
            <w:rtl/>
          </w:rPr>
          <w:delText xml:space="preserve">דליכול</w:delText>
        </w:r>
      </w:del>
      <w:r>
        <w:rPr>
          <w:rtl/>
        </w:rPr>
        <w:t xml:space="preserve">, מסוכן הוא.</w:t>
      </w:r>
    </w:p>
    <w:p w:rsidR="00DA63EC" w:rsidRDefault="00DA63EC" w:rsidP="00DA63EC">
      <w:pPr>
        <w:pStyle w:val="afff3"/>
        <w:framePr w:wrap="around"/>
        <w:rPr>
          <w:rtl/>
        </w:rPr>
      </w:pPr>
      <w:r>
        <w:rPr>
          <w:rFonts w:hint="cs"/>
          <w:rtl/>
        </w:rPr>
        <w:t xml:space="preserve">צו. </w:t>
      </w:r>
    </w:p>
    <w:p w:rsidR="00DA63EC" w:rsidRDefault="00DA63EC" w:rsidP="00DA63EC">
      <w:pPr>
        <w:tabs>
          <w:tab w:val="center" w:pos="2835"/>
        </w:tabs>
        <w:rPr>
          <w:rtl/>
        </w:rPr>
      </w:pPr>
      <w:r>
        <w:rPr>
          <w:rStyle w:val="2fb"/>
          <w:rFonts w:hint="cs"/>
          <w:rtl/>
        </w:rPr>
        <w:t>ור</w:t>
      </w:r>
      <w:r>
        <w:rPr>
          <w:rStyle w:val="2fb"/>
          <w:rtl/>
        </w:rPr>
        <w:t>"</w:t>
      </w:r>
      <w:r>
        <w:rPr>
          <w:rStyle w:val="2fb"/>
          <w:rFonts w:hint="cs"/>
          <w:rtl/>
        </w:rPr>
        <w:t xml:space="preserve">י</w:t>
      </w:r>
      <w:r>
        <w:rPr>
          <w:rFonts w:hint="cs"/>
          <w:rtl/>
        </w:rPr>
        <w:t xml:space="preserve"> </w:t>
      </w:r>
      <w:r>
        <w:rPr>
          <w:rStyle w:val="2fb"/>
          <w:rFonts w:hint="cs"/>
          <w:rtl/>
        </w:rPr>
        <w:t xml:space="preserve">ור</w:t>
      </w:r>
      <w:r>
        <w:rPr>
          <w:rStyle w:val="2fb"/>
          <w:rtl/>
        </w:rPr>
        <w:t>"</w:t>
      </w:r>
      <w:r>
        <w:rPr>
          <w:rStyle w:val="2fb"/>
          <w:rFonts w:hint="cs"/>
          <w:rtl/>
        </w:rPr>
        <w:t xml:space="preserve">ש</w:t>
      </w:r>
      <w:r>
        <w:rPr>
          <w:rFonts w:hint="cs"/>
          <w:rtl/>
        </w:rPr>
        <w:t xml:space="preserve"> </w:t>
      </w:r>
      <w:r>
        <w:rPr>
          <w:rtl/>
        </w:rPr>
        <w:t xml:space="preserve">בגמרא </w:t>
      </w:r>
      <w:ins w:id="92041" w:author="מנוע מכני" w:date="2026-10-11T12:04:40Z">
        <w:r>
          <w:rPr>
            <w:rtl/>
          </w:rPr>
          <w:t xml:space="preserve">חלקו</w:t>
        </w:r>
      </w:ins>
      <w:del w:id="92042" w:author="מנוע מכני" w:date="2026-10-11T12:04:40Z">
        <w:r>
          <w:rPr>
            <w:rtl/>
          </w:rPr>
          <w:delText xml:space="preserve">פליגי</w:delText>
        </w:r>
      </w:del>
      <w:r>
        <w:rPr>
          <w:rtl/>
        </w:rPr>
        <w:t xml:space="preserve">.</w:t>
      </w:r>
    </w:p>
    <w:p>
      <w:pPr>
        <w:pStyle w:val="38"/>
        <w:rPr>
          <w:ins w:id="101797" w:author="מנוע מכני" w:date="2026-10-11T12:04:40Z"/>
        </w:rPr>
      </w:pPr>
      <w:r w:rsidRPr="00336727">
        <w:t xml:space="preserve">דיקא </w:t>
      </w:r>
      <w:ins w:id="92043" w:author="מנוע מכני" w:date="2026-10-11T12:04:40Z">
        <w:r>
          <w:t xml:space="preserve">גם</w:t>
        </w:r>
      </w:ins>
      <w:del w:id="92044" w:author="מנוע מכני" w:date="2026-10-11T12:04:40Z">
        <w:r w:rsidRPr="00336727">
          <w:delText xml:space="preserve">נמי</w:delText>
        </w:r>
      </w:del>
      <w:r w:rsidRPr="00336727">
        <w:t xml:space="preserve"> ד</w:t>
      </w:r>
      <w:r w:rsidRPr="00336727">
        <w:t>ר</w:t>
      </w:r>
      <w:r>
        <w:t>"</w:t>
      </w:r>
      <w:r w:rsidRPr="00336727">
        <w:t>ש</w:t>
      </w:r>
      <w:r w:rsidRPr="00336727">
        <w:t xml:space="preserve">:</w:t>
      </w:r>
    </w:p>
    <w:p w:rsidR="00DA63EC" w:rsidRDefault="00DA63EC" w:rsidP="00DA63EC">
      <w:pPr>
        <w:rPr>
          <w:rtl/>
        </w:rPr>
      </w:pPr>
      <w:del w:id="101798" w:author="מנוע מכני" w:date="2026-10-11T12:04:40Z">
        <w:r w:rsidRPr="00336727">
          <w:rPr>
            <w:rtl/>
          </w:rPr>
          <w:delText xml:space="preserve"> </w:delText>
        </w:r>
      </w:del>
      <w:r w:rsidRPr="00336727">
        <w:rPr>
          <w:rtl/>
        </w:rPr>
        <w:t xml:space="preserve">לעולם הוי רגיל לומר: שתי הלחם ולחם הפנים כשרות בעזרה וכשרות אבית פאגי, </w:t>
      </w:r>
      <w:r w:rsidRPr="00336727">
        <w:rPr>
          <w:rtl/>
        </w:rPr>
        <w:t xml:space="preserve">ש"מ</w:t>
      </w:r>
      <w:r w:rsidRPr="00336727">
        <w:rPr>
          <w:rtl/>
        </w:rPr>
        <w:t xml:space="preserve">.</w:t>
      </w:r>
    </w:p>
    <w:p w:rsidR="00DA63EC" w:rsidRDefault="00DA63EC" w:rsidP="00DA63EC">
      <w:pPr>
        <w:pStyle w:val="affffd"/>
        <w:rPr>
          <w:rtl/>
        </w:rPr>
      </w:pPr>
      <w:r>
        <w:rPr>
          <w:rtl/>
        </w:rPr>
        <w:t>׹</w:t>
      </w:r>
    </w:p>
    <w:p>
      <w:pPr>
        <w:pStyle w:val="MishnaBatzad"/>
        <w:rPr>
          <w:ins w:id="20482" w:author="קלוד" w:date="2026-10-11T09:07:26Z"/>
        </w:rPr>
      </w:pPr>
      <w:ins w:id="20481" w:author="קלוד" w:date="2026-10-11T09:07:26Z">
        <w:r>
          <w:t xml:space="preserve">משנה ג</w:t>
        </w:r>
      </w:ins>
    </w:p>
    <w:p w:rsidR="00DA63EC" w:rsidRPr="000A334C" w:rsidRDefault="00DA63EC" w:rsidP="003B6D22">
      <w:pPr>
        <w:pStyle w:val="afff9"/>
        <w:rPr>
          <w:del w:id="20280" w:author="קלוד" w:date="2026-10-11T09:07:26Z"/>
          <w:rtl/>
        </w:rPr>
      </w:pPr>
      <w:del w:id="20279" w:author="קלוד" w:date="2026-10-11T09:07:26Z">
        <w:r w:rsidRPr="000A334C">
          <w:rPr>
            <w:rtl/>
          </w:rPr>
          <w:delText xml:space="preserve">מתני'.</w:delText>
        </w:r>
      </w:del>
    </w:p>
    <w:p w:rsidR="00DA63EC" w:rsidRPr="000A334C" w:rsidRDefault="00DA63EC" w:rsidP="003B6D22">
      <w:pPr>
        <w:pStyle w:val="afff9"/>
        <w:spacing w:before="120"/>
        <w:rPr>
          <w:rtl/>
        </w:rPr>
        <w:pPrChange w:id="90080" w:author="קלוד" w:date="2026-10-11T12:09:42Z">
          <w:pPr>
            <w:pStyle w:val="afff9"/>
          </w:pPr>
        </w:pPrChange>
      </w:pPr>
      <w:r w:rsidRPr="000A334C">
        <w:rPr>
          <w:rtl/>
        </w:rPr>
        <w:t>חביתי כהן גדול - לישתן ועריכתן ואפייתן בפנים, ודוחות את השבת, טחינתן והרקדתן אינו דוחה את השבת.</w:t>
      </w:r>
    </w:p>
    <w:p w:rsidR="00DA63EC" w:rsidRPr="000A334C" w:rsidRDefault="00DA63EC" w:rsidP="003B6D22">
      <w:pPr>
        <w:pStyle w:val="afff9"/>
        <w:rPr>
          <w:rtl/>
        </w:rPr>
      </w:pPr>
      <w:r>
        <w:rPr>
          <w:rtl/>
        </w:rPr>
        <w:t xml:space="preserve">כלל אמר </w:t>
      </w:r>
      <w:r>
        <w:rPr>
          <w:rStyle w:val="TanaimMishna"/>
          <w:rtl/>
          <w:rPrChange w:id="20030" w:author="קלוד" w:date="2026-10-11T09:07:26Z">
            <w:rPr>
              <w:rtl/>
            </w:rPr>
          </w:rPrChange>
        </w:rPr>
        <w:t xml:space="preserve">רבי עקיבא</w:t>
      </w:r>
      <w:r>
        <w:rPr>
          <w:rStyle w:val="TanaimMishna"/>
          <w:rtl/>
          <w:rPrChange w:id="103766" w:author="Claude" w:date="2026-10-11T09:07:48Z">
            <w:rPr>
              <w:rtl/>
            </w:rPr>
          </w:rPrChange>
        </w:rPr>
        <w:t xml:space="preserve">:</w:t>
      </w:r>
      <w:r>
        <w:rPr>
          <w:rtl/>
        </w:rPr>
        <w:t xml:space="preserve"> כל מלאכה שאפשר לעשותה מערב שבת אינה דוחה את השבת, ושאי אפשר לה לעשותה מע"ש דוחה את השבת.</w:t>
      </w:r>
    </w:p>
    <w:p w:rsidR="00DA63EC" w:rsidRPr="000A334C" w:rsidRDefault="00DA63EC" w:rsidP="003B6D22">
      <w:pPr>
        <w:pStyle w:val="afff9"/>
        <w:rPr>
          <w:rtl/>
        </w:rPr>
      </w:pPr>
      <w:r w:rsidRPr="000A334C">
        <w:rPr>
          <w:rtl/>
        </w:rPr>
        <w:t>כל המנחות יש בהן מעשה כלי בפנים, ואין בהן מעשה כלי בחוץ.</w:t>
      </w:r>
    </w:p>
    <w:p w:rsidR="00DA63EC" w:rsidRPr="000A334C" w:rsidRDefault="00DA63EC" w:rsidP="003B6D22">
      <w:pPr>
        <w:pStyle w:val="afff9"/>
        <w:rPr>
          <w:rtl/>
        </w:rPr>
      </w:pPr>
    </w:p>
    <w:p w:rsidR="00DA63EC" w:rsidRPr="000A334C" w:rsidRDefault="00DA63EC" w:rsidP="003B6D22">
      <w:pPr>
        <w:pStyle w:val="afff9"/>
        <w:rPr>
          <w:rtl/>
        </w:rPr>
      </w:pPr>
      <w:r w:rsidRPr="000A334C">
        <w:rPr>
          <w:rtl/>
        </w:rPr>
        <w:t>שתי הלחם - ארכן שבעה טפחים, ורחבן ד' טפחים, וקרנותי' ארבע אצבעות.</w:t>
      </w:r>
    </w:p>
    <w:p w:rsidR="00DA63EC" w:rsidRPr="000A334C" w:rsidRDefault="00DA63EC" w:rsidP="003B6D22">
      <w:pPr>
        <w:pStyle w:val="afff9"/>
        <w:rPr>
          <w:rtl/>
        </w:rPr>
      </w:pPr>
      <w:r w:rsidRPr="000A334C">
        <w:rPr>
          <w:rtl/>
        </w:rPr>
        <w:t>לחם הפנים - ארכן י' טפחים, ורחבן ה</w:t>
      </w:r>
      <w:r w:rsidR="005608A0">
        <w:rPr>
          <w:rtl/>
        </w:rPr>
        <w:t>'</w:t>
      </w:r>
      <w:r w:rsidRPr="000A334C">
        <w:rPr>
          <w:rtl/>
        </w:rPr>
        <w:t xml:space="preserve"> טפחים, וקרנותיו שבע אצבעות.</w:t>
      </w:r>
    </w:p>
    <w:p w:rsidR="00DA63EC" w:rsidRPr="000A334C" w:rsidRDefault="00DA63EC" w:rsidP="003B6D22">
      <w:pPr>
        <w:pStyle w:val="afff9"/>
        <w:rPr>
          <w:rtl/>
        </w:rPr>
      </w:pPr>
      <w:r>
        <w:rPr>
          <w:rStyle w:val="TanaimMishna"/>
          <w:rtl/>
          <w:rPrChange w:id="103767" w:author="Claude" w:date="2026-10-11T09:07:48Z">
            <w:rPr>
              <w:rtl/>
            </w:rPr>
          </w:rPrChange>
        </w:rPr>
        <w:t xml:space="preserve">ר' יהודה</w:t>
      </w:r>
      <w:r>
        <w:rPr>
          <w:rtl/>
        </w:rPr>
        <w:t xml:space="preserve"> אומר</w:t>
      </w:r>
      <w:r>
        <w:rPr>
          <w:rStyle w:val="TanaimMishna"/>
          <w:rtl/>
          <w:rPrChange w:id="103768" w:author="Claude" w:date="2026-10-11T09:07:48Z">
            <w:rPr>
              <w:rtl/>
            </w:rPr>
          </w:rPrChange>
        </w:rPr>
        <w:t xml:space="preserve">:</w:t>
      </w:r>
      <w:r>
        <w:rPr>
          <w:rtl/>
        </w:rPr>
        <w:t xml:space="preserve"> שלא תטעה, זד"ד יה"ז.</w:t>
      </w:r>
    </w:p>
    <w:p w:rsidR="00DA63EC" w:rsidRPr="000A334C" w:rsidRDefault="00DA63EC" w:rsidP="003B6D22">
      <w:pPr>
        <w:pStyle w:val="afff9"/>
        <w:rPr>
          <w:rtl/>
        </w:rPr>
      </w:pPr>
      <w:r w:rsidRPr="000A334C">
        <w:rPr>
          <w:rtl/>
        </w:rPr>
        <w:t>בן זומא אומר: ונתתה על השלחן לחם פנים לפני תמיד, לחם פנים שיהו לו פנים.</w:t>
      </w:r>
    </w:p>
    <w:p w:rsidR="00DA63EC" w:rsidRPr="000A334C" w:rsidRDefault="00DA63EC" w:rsidP="003B6D22">
      <w:pPr>
        <w:pStyle w:val="afff9"/>
        <w:rPr>
          <w:rtl/>
        </w:rPr>
      </w:pPr>
      <w:r>
        <w:rPr>
          <w:rStyle w:val="TanaimMishna"/>
          <w:rFonts w:hint="cs"/>
          <w:rtl/>
          <w:rPrChange w:id="103769" w:author="Claude" w:date="2026-10-11T09:07:48Z">
            <w:rPr>
              <w:rFonts w:hint="cs"/>
              <w:rtl/>
            </w:rPr>
          </w:rPrChange>
        </w:rPr>
        <w:t xml:space="preserve">ר' יהודה</w:t>
      </w:r>
      <w:r>
        <w:rPr>
          <w:rFonts w:hint="cs"/>
          <w:rtl/>
        </w:rPr>
        <w:t xml:space="preserve"> אומר</w:t>
      </w:r>
      <w:r>
        <w:rPr>
          <w:rStyle w:val="TanaimMishna"/>
          <w:rFonts w:hint="cs"/>
          <w:rtl/>
          <w:rPrChange w:id="103770" w:author="Claude" w:date="2026-10-11T09:07:48Z">
            <w:rPr>
              <w:rFonts w:hint="cs"/>
              <w:rtl/>
            </w:rPr>
          </w:rPrChange>
        </w:rPr>
        <w:t xml:space="preserve">:</w:t>
      </w:r>
      <w:r>
        <w:rPr>
          <w:rFonts w:hint="cs"/>
          <w:rtl/>
        </w:rPr>
        <w:t xml:space="preserve"> </w:t>
      </w:r>
      <w:r w:rsidRPr="000A334C">
        <w:rPr>
          <w:rtl/>
        </w:rPr>
        <w:t xml:space="preserve">השולחן ארכו י' ורחבו חמשה, לחם הפנים ארכו י' ורחבו ה', נותן ארכו כנגד רחבו של שולחן, וכופל טפחיים ומחצה מכאן וטפחיים ומחצה מכאן, נמצא ארכו ממלא רחבו של שולחן, </w:t>
      </w:r>
    </w:p>
    <w:p w:rsidR="00DA63EC" w:rsidRPr="000A334C" w:rsidRDefault="00DA63EC" w:rsidP="003B6D22">
      <w:pPr>
        <w:pStyle w:val="afff9"/>
        <w:rPr>
          <w:rtl/>
        </w:rPr>
      </w:pPr>
      <w:r>
        <w:rPr>
          <w:rStyle w:val="TanaimMishna"/>
          <w:rtl/>
          <w:rPrChange w:id="103771" w:author="Claude" w:date="2026-10-11T09:07:48Z">
            <w:rPr>
              <w:rtl/>
            </w:rPr>
          </w:rPrChange>
        </w:rPr>
        <w:t xml:space="preserve">ר' מאיר</w:t>
      </w:r>
      <w:r>
        <w:rPr>
          <w:rtl/>
        </w:rPr>
        <w:t xml:space="preserve"> אומר</w:t>
      </w:r>
      <w:r>
        <w:rPr>
          <w:rStyle w:val="TanaimMishna"/>
          <w:rtl/>
          <w:rPrChange w:id="103772" w:author="Claude" w:date="2026-10-11T09:07:48Z">
            <w:rPr>
              <w:rtl/>
            </w:rPr>
          </w:rPrChange>
        </w:rPr>
        <w:t xml:space="preserve">:</w:t>
      </w:r>
      <w:r>
        <w:rPr>
          <w:rtl/>
        </w:rPr>
        <w:t xml:space="preserve"> השלחן ארכו י"ב ורחבו ו', לחם הפנים ארכו י' ורחבו ה', נותן ארכו כנגד רחבו של שולחן, כופל טפחיים מכאן וטפחיים מכאן וטפחיים ריוח באמצע, כדי שתהא הרוח מנשבת בהם; </w:t>
      </w:r>
    </w:p>
    <w:p w:rsidR="00DA63EC" w:rsidRPr="000A334C" w:rsidRDefault="00DA63EC" w:rsidP="003B6D22">
      <w:pPr>
        <w:pStyle w:val="afff9"/>
        <w:rPr>
          <w:rtl/>
        </w:rPr>
      </w:pPr>
      <w:r>
        <w:rPr>
          <w:rStyle w:val="TanaimMishna"/>
          <w:rtl/>
          <w:rPrChange w:id="20031" w:author="קלוד" w:date="2026-10-11T09:07:26Z">
            <w:rPr>
              <w:rtl/>
            </w:rPr>
          </w:rPrChange>
        </w:rPr>
        <w:t xml:space="preserve">אבא שאול</w:t>
      </w:r>
      <w:r>
        <w:rPr>
          <w:rtl/>
        </w:rPr>
        <w:t xml:space="preserve"> אומר</w:t>
      </w:r>
      <w:r>
        <w:rPr>
          <w:rStyle w:val="TanaimMishna"/>
          <w:rtl/>
          <w:rPrChange w:id="103773" w:author="Claude" w:date="2026-10-11T09:07:48Z">
            <w:rPr>
              <w:rtl/>
            </w:rPr>
          </w:rPrChange>
        </w:rPr>
        <w:t xml:space="preserve">:</w:t>
      </w:r>
      <w:r>
        <w:rPr>
          <w:rtl/>
        </w:rPr>
        <w:t xml:space="preserve"> שם היו נותנין שני בזיכי לבונה של לחם הפנים.</w:t>
      </w:r>
    </w:p>
    <w:p w:rsidR="00DA63EC" w:rsidRPr="000A334C" w:rsidRDefault="00DA63EC" w:rsidP="003B6D22">
      <w:pPr>
        <w:pStyle w:val="afff9"/>
        <w:rPr>
          <w:rtl/>
        </w:rPr>
      </w:pPr>
      <w:r w:rsidRPr="000A334C">
        <w:rPr>
          <w:rtl/>
        </w:rPr>
        <w:t>אמרו לו, והרי כבר נאמר: ונתת על המערכת לבונה זכה!</w:t>
      </w:r>
    </w:p>
    <w:p w:rsidR="00DA63EC" w:rsidRPr="000A334C" w:rsidRDefault="00DA63EC" w:rsidP="003B6D22">
      <w:pPr>
        <w:pStyle w:val="afff9"/>
        <w:rPr>
          <w:rtl/>
        </w:rPr>
      </w:pPr>
      <w:r w:rsidRPr="000A334C">
        <w:rPr>
          <w:rtl/>
        </w:rPr>
        <w:t>אמר להם, הרי כבר נאמר: ועליו מטה מנשה.</w:t>
      </w:r>
    </w:p>
    <w:p w:rsidR="00DA63EC" w:rsidRPr="000A334C" w:rsidRDefault="00DA63EC" w:rsidP="003B6D22">
      <w:pPr>
        <w:pStyle w:val="afff9"/>
        <w:rPr>
          <w:rtl/>
        </w:rPr>
      </w:pPr>
      <w:r w:rsidRPr="000A334C">
        <w:rPr>
          <w:rtl/>
        </w:rPr>
        <w:t>וארבעה סניפין של זהב היו שם מפוצלין מראשיהן שהיו סומכין בהם, שנים לסדר זה ושנים לסדר זה, וכ"ח קנים כחצי קנה חלול, ארבעה עשר לסדר זה וי"ד לסדר זה.</w:t>
      </w:r>
    </w:p>
    <w:p w:rsidR="00DA63EC" w:rsidRPr="000A334C" w:rsidRDefault="00DA63EC" w:rsidP="003B6D22">
      <w:pPr>
        <w:pStyle w:val="afff9"/>
        <w:rPr>
          <w:rtl/>
        </w:rPr>
      </w:pPr>
      <w:r w:rsidRPr="000A334C">
        <w:rPr>
          <w:rtl/>
        </w:rPr>
        <w:t>לא סידור קנים ולא נטילתם דוחה את השבת, אלא נכנס מערב שבת ושומטו ונותנו לארכו של שלחן.</w:t>
      </w:r>
    </w:p>
    <w:p w:rsidR="00DA63EC" w:rsidRPr="000A334C" w:rsidRDefault="00DA63EC" w:rsidP="003B6D22">
      <w:pPr>
        <w:pStyle w:val="afff9"/>
        <w:rPr>
          <w:rtl/>
        </w:rPr>
      </w:pPr>
      <w:r w:rsidRPr="000A334C">
        <w:rPr>
          <w:rtl/>
        </w:rPr>
        <w:t>כל הכלים שהיו במקדש, ארכן לארכו של בית.</w:t>
      </w:r>
    </w:p>
    <w:p w:rsidR="00DA63EC" w:rsidRDefault="00DA63EC" w:rsidP="00DA63EC">
      <w:pPr>
        <w:pStyle w:val="affffd"/>
        <w:rPr>
          <w:del w:id="90143" w:author="מנוע עיצוב" w:date="2026-10-11T12:09:26Z"/>
          <w:rtl/>
        </w:rPr>
      </w:pPr>
      <w:del w:id="90142" w:author="מנוע עיצוב" w:date="2026-10-11T12:09:26Z">
        <w:r>
          <w:rPr>
            <w:rtl/>
          </w:rPr>
          <w:delText xml:space="preserve">׹</w:delText>
        </w:r>
      </w:del>
    </w:p>
    <w:p w:rsidR="00DA63EC" w:rsidRDefault="00DA63EC" w:rsidP="00DA63EC">
      <w:pPr>
        <w:pStyle w:val="affff1"/>
        <w:ind w:end="0"/>
        <w:rPr>
          <w:rtl/>
        </w:rPr>
        <w:pPrChange w:id="20105" w:author="קלוד" w:date="2026-10-11T09:07:26Z">
          <w:pPr>
            <w:pStyle w:val="affff1"/>
            <w:rPr>
              <w:rtl/>
            </w:rPr>
          </w:pPr>
        </w:pPrChange>
      </w:pPr>
      <w:ins w:id="9869" w:author="מספור קטעי משנה" w:date="2026-10-11T09:35:12Z">
        <w:r>
          <w:rPr>
            <w:rStyle w:val="MisparKeta"/>
          </w:rPr>
          <w:t xml:space="preserve">א. </w:t>
        </w:r>
      </w:ins>
      <w:r>
        <w:rPr>
          <w:rtl/>
        </w:rPr>
        <w:t>כל המנחות יש בהן מעשה כלי מבפנים.</w:t>
      </w:r>
    </w:p>
    <w:p>
      <w:pPr>
        <w:pStyle w:val="38"/>
        <w:rPr>
          <w:ins w:id="101799" w:author="מנוע מכני" w:date="2026-10-11T12:04:40Z"/>
        </w:rPr>
      </w:pPr>
      <w:r>
        <w:t xml:space="preserve">שאלו את רבי:</w:t>
      </w:r>
    </w:p>
    <w:p w:rsidR="00DA63EC" w:rsidRDefault="00DA63EC" w:rsidP="00DA63EC">
      <w:pPr>
        <w:tabs>
          <w:tab w:val="center" w:pos="2835"/>
        </w:tabs>
        <w:rPr>
          <w:rtl/>
        </w:rPr>
      </w:pPr>
      <w:del w:id="101800" w:author="מנוע מכני" w:date="2026-10-11T12:04:40Z">
        <w:r>
          <w:rPr>
            <w:rtl/>
          </w:rPr>
          <w:delText xml:space="preserve"> </w:delText>
        </w:r>
      </w:del>
      <w:r>
        <w:rPr>
          <w:rtl/>
        </w:rPr>
        <w:t xml:space="preserve">זו מנין? </w:t>
      </w:r>
      <w:r>
        <w:rPr>
          <w:rtl/>
        </w:rPr>
        <w:t xml:space="preserve">אמר</w:t>
      </w:r>
      <w:r>
        <w:rPr>
          <w:rtl/>
        </w:rPr>
        <w:t xml:space="preserve"> להם, הרי הוא אומר: </w:t>
      </w:r>
      <w:r>
        <w:rPr>
          <w:rFonts w:hint="cs"/>
          <w:rtl/>
        </w:rPr>
        <w:t>'</w:t>
      </w:r>
      <w:r>
        <w:rPr>
          <w:rStyle w:val="afffff0"/>
          <w:rtl/>
          <w:rPrChange w:id="9079" w:author="מנוע פסוקים" w:date="2026-10-11T09:32:13Z">
            <w:rPr>
              <w:rtl/>
            </w:rPr>
          </w:rPrChange>
        </w:rPr>
        <w:t xml:space="preserve">ויאמר אלי זה המקום אשר יבשלו שם </w:t>
      </w:r>
      <w:r>
        <w:rPr>
          <w:rStyle w:val="afffff0"/>
          <w:spacing w:val="-2"/>
          <w:rtl/>
          <w:rPrChange w:id="9080" w:author="מנוע פסוקים" w:date="2026-10-11T09:32:13Z">
            <w:rPr>
              <w:spacing w:val="-2"/>
              <w:rtl/>
            </w:rPr>
          </w:rPrChange>
        </w:rPr>
        <w:t xml:space="preserve">הכהנים את האשם ואת החטאת אשר יאפו את המנחה לבלתי הוציא אל החצר החיצונה</w:t>
      </w:r>
      <w:r>
        <w:rPr>
          <w:spacing w:val="-2"/>
          <w:rtl/>
        </w:rPr>
        <w:t xml:space="preserve">, </w:t>
      </w:r>
    </w:p>
    <w:p w:rsidR="00DA63EC" w:rsidRDefault="00DA63EC" w:rsidP="00DA63EC">
      <w:pPr>
        <w:tabs>
          <w:tab w:val="center" w:pos="2835"/>
        </w:tabs>
        <w:rPr>
          <w:rtl/>
        </w:rPr>
      </w:pPr>
      <w:r>
        <w:rPr>
          <w:rtl/>
        </w:rPr>
        <w:t>מנחה דומיא דאשם וחטאת</w:t>
      </w:r>
      <w:r>
        <w:rPr>
          <w:rFonts w:hint="cs"/>
          <w:rtl/>
        </w:rPr>
        <w:t xml:space="preserve"> ד</w:t>
      </w:r>
      <w:r>
        <w:rPr>
          <w:rtl/>
        </w:rPr>
        <w:t>טעונה כלי.</w:t>
      </w:r>
    </w:p>
    <w:p w:rsidR="00DA63EC" w:rsidRDefault="00DA63EC" w:rsidP="00DA63EC">
      <w:pPr>
        <w:pStyle w:val="affffd"/>
        <w:rPr>
          <w:del w:id="90145" w:author="מנוע עיצוב" w:date="2026-10-11T12:09:26Z"/>
          <w:rtl/>
        </w:rPr>
      </w:pPr>
      <w:del w:id="90144" w:author="מנוע עיצוב" w:date="2026-10-11T12:09:26Z">
        <w:r>
          <w:rPr>
            <w:rtl/>
          </w:rPr>
          <w:lastRenderedPageBreak/>
          <w:delText xml:space="preserve">׹</w:delText>
        </w:r>
      </w:del>
    </w:p>
    <w:p w:rsidR="00DA63EC" w:rsidRDefault="00DA63EC" w:rsidP="00DA63EC">
      <w:pPr>
        <w:pStyle w:val="affff1"/>
        <w:ind w:end="0"/>
        <w:rPr>
          <w:rtl/>
        </w:rPr>
        <w:pPrChange w:id="20106" w:author="קלוד" w:date="2026-10-11T09:07:26Z">
          <w:pPr>
            <w:pStyle w:val="affff1"/>
            <w:rPr>
              <w:rtl/>
            </w:rPr>
          </w:pPr>
        </w:pPrChange>
      </w:pPr>
      <w:ins w:id="9870" w:author="מספור קטעי משנה" w:date="2026-10-11T09:35:12Z">
        <w:r>
          <w:rPr>
            <w:rStyle w:val="MisparKeta"/>
          </w:rPr>
          <w:t xml:space="preserve">ג. </w:t>
        </w:r>
      </w:ins>
      <w:r>
        <w:rPr>
          <w:rtl/>
        </w:rPr>
        <w:t>השולחן ארכו עשרה.</w:t>
      </w:r>
    </w:p>
    <w:p>
      <w:pPr>
        <w:pStyle w:val="38"/>
        <w:rPr>
          <w:ins w:id="101802" w:author="מנוע מכני" w:date="2026-10-11T12:04:40Z"/>
        </w:rPr>
      </w:pPr>
      <w:del w:id="101801" w:author="מנוע מכני" w:date="2026-10-11T12:04:40Z">
        <w:r w:rsidRPr="00FE1B89">
          <w:delText xml:space="preserve">•</w:delText>
        </w:r>
      </w:del>
      <w:r w:rsidRPr="00FE1B89">
        <w:t xml:space="preserve"> </w:t>
      </w:r>
      <w:r w:rsidRPr="00FE1B89">
        <w:t>ארי</w:t>
      </w:r>
      <w:r w:rsidRPr="00FE1B89">
        <w:t>"</w:t>
      </w:r>
      <w:r w:rsidRPr="00FE1B89">
        <w:t>ו</w:t>
      </w:r>
      <w:r w:rsidRPr="00FE1B89">
        <w:t xml:space="preserve">:</w:t>
      </w:r>
    </w:p>
    <w:p w:rsidR="00DA63EC" w:rsidRPr="00FE1B89" w:rsidRDefault="00DA63EC" w:rsidP="00DA63EC">
      <w:pPr>
        <w:tabs>
          <w:tab w:val="center" w:pos="2835"/>
        </w:tabs>
        <w:rPr>
          <w:spacing w:val="-2"/>
          <w:rtl/>
        </w:rPr>
      </w:pPr>
      <w:del w:id="101803" w:author="מנוע מכני" w:date="2026-10-11T12:04:40Z">
        <w:r w:rsidRPr="00FE1B89">
          <w:rPr>
            <w:spacing w:val="-2"/>
            <w:rtl/>
          </w:rPr>
          <w:delText xml:space="preserve"> </w:delText>
        </w:r>
      </w:del>
      <w:r w:rsidRPr="00FE1B89">
        <w:rPr>
          <w:spacing w:val="-2"/>
          <w:rtl/>
        </w:rPr>
        <w:t xml:space="preserve">לדברי האומר טפחיים ומחצה כופל, נמצא שלחן מקדש חמשה עשר טפחים למעלה</w:t>
      </w:r>
      <w:ins w:id="95407" w:author="מנוע מכני" w:date="2026-10-11T12:04:40Z">
        <w:r>
          <w:rPr>
            <w:spacing w:val="-2"/>
            <w:rtl/>
          </w:rPr>
          <w:t xml:space="preserve">,</w:t>
        </w:r>
      </w:ins>
      <w:del w:id="95408" w:author="מנוע מכני" w:date="2026-10-11T12:04:40Z">
        <w:r w:rsidRPr="00FE1B89">
          <w:rPr>
            <w:spacing w:val="-2"/>
            <w:rtl/>
          </w:rPr>
          <w:delText xml:space="preserve">;</w:delText>
        </w:r>
      </w:del>
      <w:r w:rsidRPr="00FE1B89">
        <w:rPr>
          <w:spacing w:val="-2"/>
          <w:rtl/>
        </w:rPr>
        <w:t xml:space="preserve"> </w:t>
      </w:r>
    </w:p>
    <w:p w:rsidR="00DA63EC" w:rsidRDefault="00DA63EC" w:rsidP="00DA63EC">
      <w:pPr>
        <w:tabs>
          <w:tab w:val="center" w:pos="2835"/>
        </w:tabs>
        <w:rPr>
          <w:rtl/>
        </w:rPr>
      </w:pPr>
      <w:r>
        <w:rPr>
          <w:rtl/>
        </w:rPr>
        <w:tab/>
        <w:t>לדברי האומר טפחים כופל, נמצא שלחן מקדש י"ב טפחים למעלה.</w:t>
      </w:r>
    </w:p>
    <w:p>
      <w:pPr>
        <w:pStyle w:val="38"/>
        <w:rPr>
          <w:ins w:id="101804" w:author="מנוע מכני" w:date="2026-10-11T12:04:40Z"/>
        </w:rPr>
      </w:pPr>
      <w:r>
        <w:t>וה</w:t>
      </w:r>
      <w:r>
        <w:t xml:space="preserve">ך</w:t>
      </w:r>
    </w:p>
    <w:p w:rsidR="00DA63EC" w:rsidRDefault="00DA63EC" w:rsidP="00DA63EC">
      <w:pPr>
        <w:tabs>
          <w:tab w:val="center" w:pos="2835"/>
        </w:tabs>
        <w:rPr>
          <w:rtl/>
        </w:rPr>
      </w:pPr>
      <w:del w:id="101805" w:author="מנוע מכני" w:date="2026-10-11T12:04:40Z">
        <w:r>
          <w:rPr>
            <w:rFonts w:hint="cs"/>
            <w:rtl/>
          </w:rPr>
          <w:delText xml:space="preserve"> </w:delText>
        </w:r>
      </w:del>
      <w:ins w:id="92045" w:author="מנוע מכני" w:date="2026-10-11T12:04:40Z">
        <w:r>
          <w:rPr>
            <w:rFonts w:hint="cs"/>
            <w:rtl/>
          </w:rPr>
          <w:t xml:space="preserve">דיש</w:t>
        </w:r>
      </w:ins>
      <w:del w:id="92046" w:author="מנוע מכני" w:date="2026-10-11T12:04:40Z">
        <w:r>
          <w:rPr>
            <w:rFonts w:hint="cs"/>
            <w:rtl/>
          </w:rPr>
          <w:delText xml:space="preserve">ד</w:delText>
        </w:r>
        <w:r>
          <w:rPr>
            <w:rtl/>
          </w:rPr>
          <w:delText xml:space="preserve">איכא</w:delText>
        </w:r>
      </w:del>
      <w:r>
        <w:rPr>
          <w:rtl/>
        </w:rPr>
        <w:t xml:space="preserve"> קנים</w:t>
      </w:r>
      <w:r>
        <w:rPr>
          <w:rFonts w:hint="cs"/>
          <w:rtl/>
        </w:rPr>
        <w:t xml:space="preserve">- </w:t>
      </w:r>
      <w:r>
        <w:rPr>
          <w:rtl/>
        </w:rPr>
        <w:t xml:space="preserve">שקועי משקע </w:t>
      </w:r>
      <w:ins w:id="95755" w:author="מנוע מכני" w:date="2026-10-11T12:04:40Z">
        <w:r>
          <w:rPr>
            <w:rtl/>
          </w:rPr>
          <w:t xml:space="preserve">להם</w:t>
        </w:r>
      </w:ins>
      <w:del w:id="95756" w:author="מנוע מכני" w:date="2026-10-11T12:04:40Z">
        <w:r>
          <w:rPr>
            <w:rtl/>
          </w:rPr>
          <w:delText xml:space="preserve">להו</w:delText>
        </w:r>
      </w:del>
      <w:ins w:id="90059" w:author="מנוע מכני" w:date="2026-10-11T12:04:40Z">
        <w:r>
          <w:rPr>
            <w:rtl/>
          </w:rPr>
          <w:t xml:space="preserve">. ו</w:t>
        </w:r>
      </w:ins>
      <w:del w:id="90060" w:author="מנוע מכני" w:date="2026-10-11T12:04:40Z">
        <w:r>
          <w:rPr>
            <w:rtl/>
          </w:rPr>
          <w:delText xml:space="preserve">.</w:delText>
        </w:r>
        <w:r>
          <w:rPr>
            <w:rFonts w:hint="cs"/>
            <w:rtl/>
          </w:rPr>
          <w:delText xml:space="preserve">ו</w:delText>
        </w:r>
      </w:del>
      <w:r>
        <w:rPr>
          <w:rFonts w:hint="cs"/>
          <w:rtl/>
        </w:rPr>
        <w:t xml:space="preserve">לא מתעפש שמגיבהים קצת </w:t>
      </w:r>
    </w:p>
    <w:p w:rsidR="00DA63EC" w:rsidRDefault="00DA63EC" w:rsidP="00DA63EC">
      <w:pPr>
        <w:tabs>
          <w:tab w:val="center" w:pos="2835"/>
        </w:tabs>
        <w:rPr>
          <w:rtl/>
        </w:rPr>
      </w:pPr>
      <w:r>
        <w:rPr>
          <w:rtl/>
        </w:rPr>
        <w:t xml:space="preserve">וההוא </w:t>
      </w:r>
      <w:ins w:id="90273" w:author="Claude - סמנטי" w:date="2026-10-11T12:27:00Z">
        <w:r>
          <w:rPr>
            <w:rtl/>
          </w:rPr>
          <w:t xml:space="preserve">מעט</w:t>
        </w:r>
      </w:ins>
      <w:del w:id="90274" w:author="Claude - סמנטי" w:date="2026-10-11T12:27:00Z">
        <w:r>
          <w:rPr>
            <w:rtl/>
          </w:rPr>
          <w:delText xml:space="preserve">פורתא</w:delText>
        </w:r>
      </w:del>
      <w:r>
        <w:rPr>
          <w:rFonts w:hint="cs"/>
          <w:rtl/>
        </w:rPr>
        <w:t xml:space="preserve"> - </w:t>
      </w:r>
      <w:r>
        <w:rPr>
          <w:rtl/>
        </w:rPr>
        <w:t xml:space="preserve">כיון דלא הוי טפח </w:t>
      </w:r>
      <w:r>
        <w:rPr>
          <w:rtl/>
        </w:rPr>
        <w:t xml:space="preserve">לא</w:t>
      </w:r>
      <w:r>
        <w:rPr>
          <w:rtl/>
        </w:rPr>
        <w:t xml:space="preserve"> חשיב </w:t>
      </w:r>
      <w:ins w:id="93755" w:author="מנוע מכני" w:date="2026-10-11T12:04:40Z">
        <w:r>
          <w:rPr>
            <w:rtl/>
          </w:rPr>
          <w:t xml:space="preserve">לו</w:t>
        </w:r>
      </w:ins>
      <w:del w:id="93756" w:author="מנוע מכני" w:date="2026-10-11T12:04:40Z">
        <w:r>
          <w:rPr>
            <w:rtl/>
          </w:rPr>
          <w:delText xml:space="preserve">ליה</w:delText>
        </w:r>
      </w:del>
      <w:r>
        <w:rPr>
          <w:rtl/>
        </w:rPr>
        <w:t xml:space="preserve">.</w:t>
      </w:r>
    </w:p>
    <w:p w:rsidR="00DA63EC" w:rsidRDefault="00DA63EC" w:rsidP="00DA63EC">
      <w:pPr>
        <w:tabs>
          <w:tab w:val="center" w:pos="2835"/>
        </w:tabs>
        <w:rPr>
          <w:rtl/>
        </w:rPr>
      </w:pPr>
      <w:r>
        <w:rPr>
          <w:rtl/>
        </w:rPr>
        <w:t>ו</w:t>
      </w:r>
      <w:r>
        <w:rPr>
          <w:rFonts w:hint="cs"/>
          <w:rtl/>
        </w:rPr>
        <w:t xml:space="preserve">אפי' </w:t>
      </w:r>
      <w:ins w:id="92047" w:author="מנוע מכני" w:date="2026-10-11T12:04:40Z">
        <w:r>
          <w:rPr>
            <w:rFonts w:hint="cs"/>
            <w:rtl/>
          </w:rPr>
          <w:t xml:space="preserve">דיש</w:t>
        </w:r>
      </w:ins>
      <w:del w:id="92048" w:author="מנוע מכני" w:date="2026-10-11T12:04:40Z">
        <w:r>
          <w:rPr>
            <w:rFonts w:hint="cs"/>
            <w:rtl/>
          </w:rPr>
          <w:delText xml:space="preserve">דאיכא</w:delText>
        </w:r>
      </w:del>
      <w:r>
        <w:rPr>
          <w:rFonts w:hint="cs"/>
          <w:rtl/>
        </w:rPr>
        <w:t xml:space="preserve"> בזיכין - </w:t>
      </w:r>
      <w:r>
        <w:rPr>
          <w:rtl/>
        </w:rPr>
        <w:t xml:space="preserve">בגוויה דלחם </w:t>
      </w:r>
      <w:ins w:id="96745" w:author="מנוע מכני" w:date="2026-10-11T12:04:40Z">
        <w:r>
          <w:rPr>
            <w:rtl/>
          </w:rPr>
          <w:t xml:space="preserve">היו</w:t>
        </w:r>
      </w:ins>
      <w:del w:id="96746" w:author="מנוע מכני" w:date="2026-10-11T12:04:40Z">
        <w:r>
          <w:rPr>
            <w:rtl/>
          </w:rPr>
          <w:delText xml:space="preserve">הוו</w:delText>
        </w:r>
      </w:del>
      <w:r>
        <w:rPr>
          <w:rtl/>
        </w:rPr>
        <w:t xml:space="preserve"> יתבי, ולבהדי לחם </w:t>
      </w:r>
      <w:ins w:id="96747" w:author="מנוע מכני" w:date="2026-10-11T12:04:40Z">
        <w:r>
          <w:rPr>
            <w:rtl/>
          </w:rPr>
          <w:t xml:space="preserve">היו</w:t>
        </w:r>
      </w:ins>
      <w:del w:id="96748" w:author="מנוע מכני" w:date="2026-10-11T12:04:40Z">
        <w:r>
          <w:rPr>
            <w:rtl/>
          </w:rPr>
          <w:delText xml:space="preserve">הוו</w:delText>
        </w:r>
      </w:del>
      <w:r>
        <w:rPr>
          <w:rtl/>
        </w:rPr>
        <w:t xml:space="preserve"> קיימי.</w:t>
      </w:r>
    </w:p>
    <w:p>
      <w:pPr>
        <w:pStyle w:val="38"/>
        <w:rPr>
          <w:ins w:id="101806" w:author="מנוע מכני" w:date="2026-10-11T12:04:40Z"/>
        </w:rPr>
      </w:pPr>
      <w:r>
        <w:t>ו</w:t>
      </w:r>
      <w:r>
        <w:t xml:space="preserve">הך</w:t>
      </w:r>
    </w:p>
    <w:p w:rsidR="00DA63EC" w:rsidRDefault="00DA63EC" w:rsidP="00DA63EC">
      <w:pPr>
        <w:tabs>
          <w:tab w:val="center" w:pos="2835"/>
        </w:tabs>
        <w:rPr>
          <w:rtl/>
        </w:rPr>
      </w:pPr>
      <w:del w:id="101807" w:author="מנוע מכני" w:date="2026-10-11T12:04:40Z">
        <w:r>
          <w:rPr>
            <w:rFonts w:hint="cs"/>
            <w:rtl/>
          </w:rPr>
          <w:delText xml:space="preserve"> </w:delText>
        </w:r>
      </w:del>
      <w:r>
        <w:rPr>
          <w:rFonts w:hint="cs"/>
          <w:rtl/>
        </w:rPr>
        <w:t xml:space="preserve">דקרנות - </w:t>
      </w:r>
      <w:r>
        <w:rPr>
          <w:rtl/>
        </w:rPr>
        <w:t xml:space="preserve">קרנות לגוויה דלחם כייף </w:t>
      </w:r>
      <w:ins w:id="95757" w:author="מנוע מכני" w:date="2026-10-11T12:04:40Z">
        <w:r>
          <w:rPr>
            <w:rtl/>
          </w:rPr>
          <w:t xml:space="preserve">להם</w:t>
        </w:r>
      </w:ins>
      <w:del w:id="95758" w:author="מנוע מכני" w:date="2026-10-11T12:04:40Z">
        <w:r>
          <w:rPr>
            <w:rtl/>
          </w:rPr>
          <w:delText xml:space="preserve">להו</w:delText>
        </w:r>
      </w:del>
      <w:r>
        <w:rPr>
          <w:rtl/>
        </w:rPr>
        <w:t xml:space="preserve">, ו</w:t>
      </w:r>
      <w:r>
        <w:rPr>
          <w:rFonts w:hint="cs"/>
          <w:rtl/>
        </w:rPr>
        <w:t>ה</w:t>
      </w:r>
      <w:r>
        <w:rPr>
          <w:rtl/>
        </w:rPr>
        <w:t xml:space="preserve">לחם </w:t>
      </w:r>
      <w:r>
        <w:rPr>
          <w:rFonts w:hint="cs"/>
          <w:rtl/>
        </w:rPr>
        <w:t>מונח עליהם</w:t>
      </w:r>
      <w:r>
        <w:rPr>
          <w:rtl/>
        </w:rPr>
        <w:t>.</w:t>
      </w:r>
    </w:p>
    <w:p w:rsidR="00DA63EC" w:rsidRDefault="00DA63EC" w:rsidP="00DA63EC">
      <w:pPr>
        <w:pStyle w:val="afff3"/>
        <w:framePr w:wrap="around"/>
        <w:rPr>
          <w:rtl/>
        </w:rPr>
      </w:pPr>
      <w:r>
        <w:rPr>
          <w:rFonts w:hint="cs"/>
          <w:rtl/>
        </w:rPr>
        <w:t xml:space="preserve">צו: </w:t>
      </w:r>
    </w:p>
    <w:p>
      <w:pPr>
        <w:pStyle w:val="afffff8"/>
        <w:rPr>
          <w:ins w:id="90133" w:author="קלוד" w:date="2026-10-11T12:32:08Z"/>
        </w:rPr>
      </w:pPr>
      <w:ins w:id="90134" w:author="קלוד" w:date="2026-10-11T12:32:08Z">
        <w:r>
          <w:rPr>
            <w:color w:val="7B3F00"/>
          </w:rPr>
          <w:t xml:space="preserve">מסגרת השלחן - למטה או למעלה</w:t>
        </w:r>
      </w:ins>
    </w:p>
    <w:p>
      <w:pPr>
        <w:pStyle w:val="38"/>
        <w:rPr>
          <w:ins w:id="101808" w:author="מנוע מכני" w:date="2026-10-11T12:04:40Z"/>
        </w:rPr>
      </w:pPr>
      <w:r>
        <w:t xml:space="preserve">והך</w:t>
      </w:r>
    </w:p>
    <w:p w:rsidR="00DA63EC" w:rsidRDefault="00DA63EC" w:rsidP="00DA63EC">
      <w:pPr>
        <w:tabs>
          <w:tab w:val="center" w:pos="2835"/>
        </w:tabs>
        <w:rPr>
          <w:rtl/>
        </w:rPr>
      </w:pPr>
      <w:del w:id="101809" w:author="מנוע מכני" w:date="2026-10-11T12:04:40Z">
        <w:r>
          <w:rPr>
            <w:rFonts w:hint="cs"/>
            <w:rtl/>
          </w:rPr>
          <w:delText xml:space="preserve"> </w:delText>
        </w:r>
      </w:del>
      <w:r>
        <w:rPr>
          <w:rFonts w:hint="cs"/>
          <w:rtl/>
        </w:rPr>
        <w:t xml:space="preserve">ד</w:t>
      </w:r>
      <w:r>
        <w:rPr>
          <w:rtl/>
        </w:rPr>
        <w:t>מסגרתו!</w:t>
      </w:r>
      <w:r>
        <w:rPr>
          <w:rFonts w:hint="cs"/>
          <w:rtl/>
        </w:rPr>
        <w:t>- כמ</w:t>
      </w:r>
      <w:r>
        <w:rPr>
          <w:rtl/>
        </w:rPr>
        <w:t>"</w:t>
      </w:r>
      <w:r>
        <w:rPr>
          <w:rFonts w:hint="cs"/>
          <w:rtl/>
        </w:rPr>
        <w:t xml:space="preserve">ד </w:t>
      </w:r>
      <w:r>
        <w:rPr>
          <w:rtl/>
        </w:rPr>
        <w:t>מסגרתו למטה היתה.</w:t>
      </w:r>
    </w:p>
    <w:p w:rsidR="00DA63EC" w:rsidRDefault="00DA63EC" w:rsidP="00DA63EC">
      <w:pPr>
        <w:tabs>
          <w:tab w:val="center" w:pos="2835"/>
        </w:tabs>
        <w:rPr>
          <w:rtl/>
        </w:rPr>
      </w:pPr>
      <w:r>
        <w:rPr>
          <w:rtl/>
        </w:rPr>
        <w:t>ולמ"</w:t>
      </w:r>
      <w:r>
        <w:rPr>
          <w:rFonts w:hint="cs"/>
          <w:rtl/>
        </w:rPr>
        <w:t xml:space="preserve">ד</w:t>
      </w:r>
      <w:r>
        <w:rPr>
          <w:rFonts w:hint="cs"/>
          <w:rtl/>
        </w:rPr>
        <w:t xml:space="preserve"> </w:t>
      </w:r>
      <w:r>
        <w:rPr>
          <w:rtl/>
        </w:rPr>
        <w:t xml:space="preserve">מסגרתו למעלה היתה, פרקודי </w:t>
      </w:r>
      <w:ins w:id="96749" w:author="מנוע מכני" w:date="2026-10-11T12:04:40Z">
        <w:r>
          <w:rPr>
            <w:rtl/>
          </w:rPr>
          <w:t xml:space="preserve">היה</w:t>
        </w:r>
      </w:ins>
      <w:del w:id="96750" w:author="מנוע מכני" w:date="2026-10-11T12:04:40Z">
        <w:r>
          <w:rPr>
            <w:rtl/>
          </w:rPr>
          <w:delText xml:space="preserve">הוה</w:delText>
        </w:r>
      </w:del>
      <w:r>
        <w:rPr>
          <w:rtl/>
        </w:rPr>
        <w:t xml:space="preserve"> מפרקדא, ולחם ב</w:t>
      </w:r>
      <w:r>
        <w:rPr>
          <w:rFonts w:hint="cs"/>
          <w:rtl/>
        </w:rPr>
        <w:t xml:space="preserve">תוך השולחן ישב </w:t>
      </w:r>
    </w:p>
    <w:p>
      <w:pPr>
        <w:pStyle w:val="38"/>
        <w:rPr>
          <w:ins w:id="101810" w:author="מנוע מכני" w:date="2026-10-11T12:04:40Z"/>
        </w:rPr>
      </w:pPr>
      <w:r w:rsidRPr="00336727">
        <w:t xml:space="preserve">כדתניא ר' יוסי:</w:t>
      </w:r>
    </w:p>
    <w:p w:rsidR="00DA63EC" w:rsidRDefault="00DA63EC" w:rsidP="00DA63EC">
      <w:pPr>
        <w:rPr>
          <w:rtl/>
        </w:rPr>
      </w:pPr>
      <w:del w:id="101811" w:author="מנוע מכני" w:date="2026-10-11T12:04:40Z">
        <w:r w:rsidRPr="00336727">
          <w:rPr>
            <w:rtl/>
          </w:rPr>
          <w:delText xml:space="preserve"> </w:delText>
        </w:r>
      </w:del>
      <w:r w:rsidRPr="00336727">
        <w:rPr>
          <w:rtl/>
        </w:rPr>
        <w:t xml:space="preserve">לא</w:t>
      </w:r>
      <w:r w:rsidRPr="00336727">
        <w:rPr>
          <w:rtl/>
        </w:rPr>
        <w:t xml:space="preserve"> היה שם סניפין, אלא מסגרתו של שלחן מעמדת את הלחם, אמרו לו: מסגרתו למטה היתה.</w:t>
      </w:r>
    </w:p>
    <w:p w:rsidR="00DA63EC" w:rsidRDefault="00DA63EC" w:rsidP="00DA63EC">
      <w:pPr>
        <w:tabs>
          <w:tab w:val="center" w:pos="2835"/>
        </w:tabs>
        <w:rPr>
          <w:rtl/>
        </w:rPr>
      </w:pPr>
    </w:p>
    <w:p>
      <w:pPr>
        <w:pStyle w:val="38"/>
        <w:rPr>
          <w:ins w:id="101813" w:author="מנוע מכני" w:date="2026-10-11T12:04:40Z"/>
        </w:rPr>
      </w:pPr>
      <w:del w:id="101812" w:author="מנוע מכני" w:date="2026-10-11T12:04:40Z">
        <w:r>
          <w:delText xml:space="preserve">•</w:delText>
        </w:r>
      </w:del>
      <w:r>
        <w:t xml:space="preserve"> </w:t>
      </w:r>
      <w:r>
        <w:t>ארי</w:t>
      </w:r>
      <w:r>
        <w:t>"</w:t>
      </w:r>
      <w:r>
        <w:t>ו</w:t>
      </w:r>
      <w:r>
        <w:t xml:space="preserve">:</w:t>
      </w:r>
    </w:p>
    <w:p w:rsidR="00DA63EC" w:rsidRDefault="00DA63EC" w:rsidP="00DA63EC">
      <w:pPr>
        <w:tabs>
          <w:tab w:val="center" w:pos="2835"/>
        </w:tabs>
        <w:rPr>
          <w:rtl/>
        </w:rPr>
      </w:pPr>
      <w:del w:id="101814" w:author="מנוע מכני" w:date="2026-10-11T12:04:40Z">
        <w:r>
          <w:rPr>
            <w:rtl/>
          </w:rPr>
          <w:delText xml:space="preserve"> </w:delText>
        </w:r>
      </w:del>
      <w:r>
        <w:rPr>
          <w:rtl/>
        </w:rPr>
        <w:t xml:space="preserve">לדברי האומר מסגרתו למטה היתה, טבלא המתהפכת טמאה</w:t>
      </w:r>
      <w:ins w:id="95409" w:author="מנוע מכני" w:date="2026-10-11T12:04:40Z">
        <w:r>
          <w:rPr>
            <w:rtl/>
          </w:rPr>
          <w:t xml:space="preserve">,</w:t>
        </w:r>
      </w:ins>
      <w:del w:id="9541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לדברי האומר מסגרתו למעלה היתה, טבלא המתהפכת תיבעי לך.</w:t>
      </w:r>
    </w:p>
    <w:p>
      <w:pPr>
        <w:pStyle w:val="afffff8"/>
        <w:rPr>
          <w:ins w:id="90131" w:author="קלוד" w:date="2026-10-11T12:32:08Z"/>
        </w:rPr>
      </w:pPr>
      <w:ins w:id="90132" w:author="קלוד" w:date="2026-10-11T12:32:08Z">
        <w:r>
          <w:rPr>
            <w:color w:val="7B3F00"/>
          </w:rPr>
          <w:t xml:space="preserve">שלחן - האם מקבל טומאה, 'על השלחן הטהור'</w:t>
        </w:r>
      </w:ins>
    </w:p>
    <w:p>
      <w:pPr>
        <w:pStyle w:val="38"/>
        <w:rPr>
          <w:ins w:id="101815" w:author="מנוע מכני" w:date="2026-10-11T12:04:40Z"/>
        </w:rPr>
      </w:pPr>
      <w:r>
        <w:t xml:space="preserve">מכלל</w:t>
      </w:r>
    </w:p>
    <w:p w:rsidR="00DA63EC" w:rsidRDefault="00DA63EC" w:rsidP="00DA63EC">
      <w:pPr>
        <w:tabs>
          <w:tab w:val="center" w:pos="2835"/>
        </w:tabs>
        <w:rPr>
          <w:rtl/>
        </w:rPr>
      </w:pPr>
      <w:del w:id="101816" w:author="מנוע מכני" w:date="2026-10-11T12:04:40Z">
        <w:r>
          <w:rPr>
            <w:rtl/>
          </w:rPr>
          <w:delText xml:space="preserve"> </w:delText>
        </w:r>
      </w:del>
      <w:r>
        <w:rPr>
          <w:rtl/>
        </w:rPr>
        <w:t xml:space="preserve">דשלחן </w:t>
      </w:r>
      <w:r>
        <w:rPr>
          <w:rFonts w:hint="cs"/>
          <w:rtl/>
        </w:rPr>
        <w:t>מקבל טומאה הוא -</w:t>
      </w:r>
      <w:r>
        <w:rPr>
          <w:rtl/>
        </w:rPr>
        <w:t>כלי עץ העשוי לנחת הוא</w:t>
      </w:r>
      <w:r>
        <w:rPr>
          <w:rFonts w:hint="cs"/>
          <w:rtl/>
        </w:rPr>
        <w:t xml:space="preserve"> ואין מקבל טומאה</w:t>
      </w:r>
    </w:p>
    <w:p w:rsidR="00DA63EC" w:rsidRDefault="00DA63EC" w:rsidP="00DA63EC">
      <w:pPr>
        <w:pStyle w:val="affffb"/>
        <w:rPr>
          <w:rtl/>
        </w:rPr>
      </w:pPr>
      <w:r>
        <w:rPr>
          <w:rtl/>
        </w:rPr>
        <w:t xml:space="preserve">- דומיא דשק </w:t>
      </w:r>
      <w:ins w:id="92049" w:author="מנוע מכני" w:date="2026-10-11T12:04:40Z">
        <w:r>
          <w:rPr>
            <w:rtl/>
          </w:rPr>
          <w:t xml:space="preserve">צריך</w:t>
        </w:r>
      </w:ins>
      <w:del w:id="92050" w:author="מנוע מכני" w:date="2026-10-11T12:04:40Z">
        <w:r>
          <w:rPr>
            <w:rtl/>
          </w:rPr>
          <w:delText xml:space="preserve">בעינן</w:delText>
        </w:r>
      </w:del>
      <w:r>
        <w:rPr>
          <w:rtl/>
        </w:rPr>
        <w:t xml:space="preserve"> </w:t>
      </w:r>
      <w:r>
        <w:rPr>
          <w:rFonts w:hint="cs"/>
          <w:rtl/>
        </w:rPr>
        <w:t>ד</w:t>
      </w:r>
      <w:r>
        <w:rPr>
          <w:rtl/>
        </w:rPr>
        <w:t xml:space="preserve">מטלטל מלא וריקן, </w:t>
      </w:r>
    </w:p>
    <w:p w:rsidR="00DA63EC" w:rsidRDefault="00DA63EC" w:rsidP="00DA63EC">
      <w:pPr>
        <w:tabs>
          <w:tab w:val="center" w:pos="2835"/>
        </w:tabs>
        <w:rPr>
          <w:rtl/>
        </w:rPr>
      </w:pPr>
      <w:r>
        <w:rPr>
          <w:rtl/>
        </w:rPr>
        <w:t xml:space="preserve">שלחן </w:t>
      </w:r>
      <w:ins w:id="92053" w:author="מנוע מכני" w:date="2026-10-11T12:04:40Z">
        <w:r>
          <w:rPr>
            <w:rtl/>
          </w:rPr>
          <w:t xml:space="preserve">גם</w:t>
        </w:r>
      </w:ins>
      <w:del w:id="92054" w:author="מנוע מכני" w:date="2026-10-11T12:04:40Z">
        <w:r>
          <w:rPr>
            <w:rtl/>
          </w:rPr>
          <w:delText xml:space="preserve">נמי</w:delText>
        </w:r>
      </w:del>
      <w:r>
        <w:rPr>
          <w:rtl/>
        </w:rPr>
        <w:t xml:space="preserve"> מטלטל מלא וריקן</w:t>
      </w:r>
      <w:ins w:id="95411" w:author="מנוע מכני" w:date="2026-10-11T12:04:40Z">
        <w:r>
          <w:rPr>
            <w:rtl/>
          </w:rPr>
          <w:t xml:space="preserve">,</w:t>
        </w:r>
      </w:ins>
      <w:del w:id="95412" w:author="מנוע מכני" w:date="2026-10-11T12:04:40Z">
        <w:r>
          <w:rPr>
            <w:rtl/>
          </w:rPr>
          <w:delText xml:space="preserve">;</w:delText>
        </w:r>
      </w:del>
      <w:r>
        <w:rPr>
          <w:rtl/>
        </w:rPr>
        <w:t xml:space="preserve"> </w:t>
      </w:r>
      <w:r>
        <w:rPr>
          <w:rStyle w:val="2fb"/>
          <w:rtl/>
        </w:rPr>
        <w:t xml:space="preserve">כ</w:t>
      </w:r>
      <w:r>
        <w:rPr>
          <w:rStyle w:val="2fb"/>
          <w:rFonts w:hint="cs"/>
          <w:rtl/>
        </w:rPr>
        <w:t>דר</w:t>
      </w:r>
      <w:r>
        <w:rPr>
          <w:rStyle w:val="2fb"/>
          <w:rtl/>
        </w:rPr>
        <w:t>"</w:t>
      </w:r>
      <w:r>
        <w:rPr>
          <w:rStyle w:val="2fb"/>
          <w:rFonts w:hint="cs"/>
          <w:rtl/>
        </w:rPr>
        <w:t>ל</w:t>
      </w:r>
      <w:r w:rsidRPr="00A71A5E">
        <w:rPr>
          <w:rStyle w:val="afffff0"/>
          <w:rFonts w:hint="cs"/>
          <w:rtl/>
        </w:rPr>
        <w:t xml:space="preserve"> '</w:t>
      </w:r>
      <w:ins w:id="91055" w:author="Claude - סמנטי" w:date="2026-10-11T12:27:00Z">
        <w:r>
          <w:rPr>
            <w:rStyle w:val="afffff0"/>
            <w:rtl/>
          </w:rPr>
          <w:t xml:space="preserve">עַל הַשֻּׁלְחָן הַטָּהוֹר</w:t>
        </w:r>
      </w:ins>
      <w:del w:id="91056" w:author="Claude - סמנטי" w:date="2026-10-11T12:27:00Z">
        <w:r w:rsidRPr="00A71A5E">
          <w:rPr>
            <w:rStyle w:val="afffff0"/>
            <w:rtl/>
          </w:rPr>
          <w:delText xml:space="preserve">על השלחן הטהור</w:delText>
        </w:r>
      </w:del>
      <w:r w:rsidRPr="00A71A5E">
        <w:rPr>
          <w:rStyle w:val="afffff0"/>
          <w:rFonts w:hint="cs"/>
          <w:rtl/>
        </w:rPr>
        <w:t>'</w:t>
      </w:r>
      <w:r w:rsidRPr="00A71A5E">
        <w:rPr>
          <w:rStyle w:val="afffff0"/>
          <w:rtl/>
        </w:rPr>
        <w:t xml:space="preserve"> </w:t>
      </w:r>
      <w:r>
        <w:rPr>
          <w:rtl/>
        </w:rPr>
        <w:t xml:space="preserve">טהור - מכלל </w:t>
      </w:r>
      <w:ins w:id="92051" w:author="מנוע מכני" w:date="2026-10-11T12:04:40Z">
        <w:r>
          <w:rPr>
            <w:rtl/>
          </w:rPr>
          <w:t xml:space="preserve">דיש</w:t>
        </w:r>
      </w:ins>
      <w:del w:id="92052" w:author="מנוע מכני" w:date="2026-10-11T12:04:40Z">
        <w:r>
          <w:rPr>
            <w:rtl/>
          </w:rPr>
          <w:delText xml:space="preserve">דאיכא</w:delText>
        </w:r>
      </w:del>
      <w:r>
        <w:rPr>
          <w:rtl/>
        </w:rPr>
        <w:t xml:space="preserve"> טמא? </w:t>
      </w:r>
    </w:p>
    <w:p>
      <w:pPr>
        <w:pStyle w:val="38"/>
        <w:rPr>
          <w:ins w:id="102463" w:author="מנוע מכני" w:date="2026-10-11T12:04:40Z"/>
        </w:rPr>
      </w:pPr>
      <w:r w:rsidRPr="00FE1B89">
        <w:t xml:space="preserve">אלא,</w:t>
      </w:r>
    </w:p>
    <w:p w:rsidR="00DA63EC" w:rsidRPr="00FE1B89" w:rsidRDefault="00DA63EC" w:rsidP="00DA63EC">
      <w:pPr>
        <w:rPr>
          <w:spacing w:val="-4"/>
          <w:rtl/>
        </w:rPr>
      </w:pPr>
      <w:del w:id="102464" w:author="מנוע מכני" w:date="2026-10-11T12:04:40Z">
        <w:r w:rsidRPr="00FE1B89">
          <w:rPr>
            <w:spacing w:val="-4"/>
            <w:rtl/>
          </w:rPr>
          <w:delText xml:space="preserve"> </w:delText>
        </w:r>
      </w:del>
      <w:r w:rsidRPr="00FE1B89">
        <w:rPr>
          <w:spacing w:val="-4"/>
          <w:rtl/>
        </w:rPr>
        <w:t xml:space="preserve">מלמד שמגביהין אותו לעולי רגלים ומראין בו לחם, ואומרי' להם: ראו חיבתכם לפני המקום</w:t>
      </w:r>
      <w:ins w:id="95413" w:author="מנוע מכני" w:date="2026-10-11T12:04:40Z">
        <w:r>
          <w:rPr>
            <w:spacing w:val="-4"/>
            <w:rtl/>
          </w:rPr>
          <w:t xml:space="preserve">,</w:t>
        </w:r>
      </w:ins>
      <w:del w:id="95414" w:author="מנוע מכני" w:date="2026-10-11T12:04:40Z">
        <w:r w:rsidRPr="00FE1B89">
          <w:rPr>
            <w:spacing w:val="-4"/>
            <w:rtl/>
          </w:rPr>
          <w:delText xml:space="preserve">;</w:delText>
        </w:r>
      </w:del>
      <w:r w:rsidRPr="00FE1B89">
        <w:rPr>
          <w:spacing w:val="-4"/>
          <w:rtl/>
        </w:rPr>
        <w:t xml:space="preserve"> </w:t>
      </w:r>
    </w:p>
    <w:p>
      <w:pPr>
        <w:pStyle w:val="38"/>
        <w:rPr>
          <w:ins w:id="101817" w:author="מנוע מכני" w:date="2026-10-11T12:04:40Z"/>
        </w:rPr>
      </w:pPr>
      <w:r>
        <w:t>- כ</w:t>
      </w:r>
      <w:r>
        <w:t>ריב</w:t>
      </w:r>
      <w:r>
        <w:t>"</w:t>
      </w:r>
      <w:r>
        <w:t>ל</w:t>
      </w:r>
      <w:r>
        <w:t xml:space="preserve">:</w:t>
      </w:r>
    </w:p>
    <w:p w:rsidR="00DA63EC" w:rsidRDefault="00DA63EC" w:rsidP="00DA63EC">
      <w:pPr>
        <w:pStyle w:val="affffb"/>
        <w:rPr>
          <w:rtl/>
        </w:rPr>
      </w:pPr>
      <w:del w:id="101818" w:author="מנוע מכני" w:date="2026-10-11T12:04:40Z">
        <w:r>
          <w:rPr>
            <w:rtl/>
          </w:rPr>
          <w:delText xml:space="preserve"> </w:delText>
        </w:r>
      </w:del>
      <w:r>
        <w:rPr>
          <w:rtl/>
        </w:rPr>
        <w:t xml:space="preserve">נס גדול נעשה בלחם הפנים, סילוקו כסידורו, שנא</w:t>
      </w:r>
      <w:r>
        <w:rPr>
          <w:rFonts w:hint="cs"/>
          <w:rtl/>
        </w:rPr>
        <w:t>'</w:t>
      </w:r>
      <w:r w:rsidRPr="00A71A5E">
        <w:rPr>
          <w:rStyle w:val="afffff0"/>
          <w:rFonts w:hint="cs"/>
          <w:rtl/>
        </w:rPr>
        <w:t xml:space="preserve"> '</w:t>
      </w:r>
      <w:ins w:id="91057" w:author="Claude - סמנטי" w:date="2026-10-11T12:27:00Z">
        <w:r>
          <w:rPr>
            <w:rStyle w:val="afffff0"/>
            <w:rtl/>
          </w:rPr>
          <w:t xml:space="preserve">לָשׂוּם לֶחֶם חֹם בְּיוֹם הִלָּקְחוֹ</w:t>
        </w:r>
      </w:ins>
      <w:del w:id="91058" w:author="Claude - סמנטי" w:date="2026-10-11T12:27:00Z">
        <w:r w:rsidRPr="00A71A5E">
          <w:rPr>
            <w:rStyle w:val="afffff0"/>
            <w:rtl/>
          </w:rPr>
          <w:delText xml:space="preserve">לשום לחם חם ביום הלקחו</w:delText>
        </w:r>
      </w:del>
      <w:r w:rsidRPr="00A71A5E">
        <w:rPr>
          <w:rStyle w:val="afffff0"/>
          <w:rFonts w:hint="cs"/>
          <w:rtl/>
        </w:rPr>
        <w:t>'</w:t>
      </w:r>
      <w:r w:rsidRPr="00A71A5E">
        <w:rPr>
          <w:rStyle w:val="afffff0"/>
          <w:rtl/>
        </w:rPr>
        <w:t>.</w:t>
      </w:r>
    </w:p>
    <w:p w:rsidR="00DA63EC" w:rsidRDefault="00DA63EC" w:rsidP="00DA63EC">
      <w:pPr>
        <w:tabs>
          <w:tab w:val="center" w:pos="2835"/>
        </w:tabs>
        <w:rPr>
          <w:rtl/>
        </w:rPr>
      </w:pPr>
    </w:p>
    <w:p>
      <w:pPr>
        <w:pStyle w:val="afffff8"/>
        <w:rPr>
          <w:ins w:id="90129" w:author="קלוד" w:date="2026-10-11T12:32:08Z"/>
        </w:rPr>
      </w:pPr>
      <w:ins w:id="90130" w:author="קלוד" w:date="2026-10-11T12:32:08Z">
        <w:r>
          <w:rPr>
            <w:color w:val="7B3F00"/>
          </w:rPr>
          <w:t xml:space="preserve">שלחן שחיפוהו בשייש - שייר מקום הנחת כוסות</w:t>
        </w:r>
      </w:ins>
    </w:p>
    <w:p w:rsidR="00DA63EC" w:rsidRDefault="00DA63EC" w:rsidP="00DA63EC">
      <w:pPr>
        <w:rPr>
          <w:rtl/>
        </w:rPr>
      </w:pPr>
      <w:r w:rsidRPr="00336727">
        <w:rPr>
          <w:rFonts w:hint="cs"/>
          <w:rtl/>
        </w:rPr>
        <w:t>ולא מ</w:t>
      </w:r>
      <w:r w:rsidRPr="00336727">
        <w:rPr>
          <w:rtl/>
        </w:rPr>
        <w:t>שום ציפוי</w:t>
      </w:r>
      <w:r w:rsidRPr="00336727">
        <w:rPr>
          <w:rFonts w:hint="cs"/>
          <w:rtl/>
        </w:rPr>
        <w:t xml:space="preserve"> כד</w:t>
      </w:r>
      <w:r w:rsidRPr="00336727">
        <w:rPr>
          <w:rtl/>
        </w:rPr>
        <w:t xml:space="preserve">תנן: השלחן והדולבקי שנפחתו או שחיפן בשייש, ושייר בהן מקום הנחת כוסות - טמאין, </w:t>
      </w:r>
    </w:p>
    <w:p>
      <w:pPr>
        <w:pStyle w:val="38"/>
        <w:rPr>
          <w:ins w:id="101819" w:author="מנוע מכני" w:date="2026-10-11T12:04:40Z"/>
        </w:rPr>
      </w:pPr>
      <w:r>
        <w:t>לר</w:t>
      </w:r>
      <w:r>
        <w:t>"</w:t>
      </w:r>
      <w:r>
        <w:t>י</w:t>
      </w:r>
      <w:r>
        <w:t xml:space="preserve">:</w:t>
      </w:r>
    </w:p>
    <w:p w:rsidR="00DA63EC" w:rsidRDefault="00DA63EC" w:rsidP="00DA63EC">
      <w:pPr>
        <w:tabs>
          <w:tab w:val="center" w:pos="2835"/>
        </w:tabs>
        <w:rPr>
          <w:rtl/>
        </w:rPr>
      </w:pPr>
      <w:del w:id="101820" w:author="מנוע מכני" w:date="2026-10-11T12:04:40Z">
        <w:r>
          <w:rPr>
            <w:rtl/>
          </w:rPr>
          <w:delText xml:space="preserve"> </w:delText>
        </w:r>
      </w:del>
      <w:r>
        <w:rPr>
          <w:rtl/>
        </w:rPr>
        <w:t xml:space="preserve">מקום הנחת חתיכות</w:t>
      </w:r>
      <w:ins w:id="95415" w:author="מנוע מכני" w:date="2026-10-11T12:04:40Z">
        <w:r>
          <w:rPr>
            <w:rtl/>
          </w:rPr>
          <w:t xml:space="preserve">,</w:t>
        </w:r>
      </w:ins>
      <w:del w:id="95416" w:author="מנוע מכני" w:date="2026-10-11T12:04:40Z">
        <w:r>
          <w:rPr>
            <w:rtl/>
          </w:rPr>
          <w:delText xml:space="preserve">;</w:delText>
        </w:r>
      </w:del>
      <w:r>
        <w:rPr>
          <w:rtl/>
        </w:rPr>
        <w:t xml:space="preserve"> שייר אין, </w:t>
      </w:r>
      <w:r>
        <w:rPr>
          <w:rtl/>
        </w:rPr>
        <w:t xml:space="preserve">לא</w:t>
      </w:r>
      <w:r>
        <w:rPr>
          <w:rtl/>
        </w:rPr>
        <w:t xml:space="preserve"> שייר </w:t>
      </w:r>
      <w:r>
        <w:rPr>
          <w:rtl/>
        </w:rPr>
        <w:t xml:space="preserve">לא</w:t>
      </w:r>
      <w:r>
        <w:rPr>
          <w:rtl/>
        </w:rPr>
        <w:t xml:space="preserve">!</w:t>
      </w:r>
    </w:p>
    <w:p w:rsidR="00DA63EC" w:rsidRDefault="00DA63EC" w:rsidP="00DA63EC">
      <w:pPr>
        <w:tabs>
          <w:tab w:val="center" w:pos="2835"/>
        </w:tabs>
        <w:rPr>
          <w:rtl/>
        </w:rPr>
      </w:pPr>
      <w:r>
        <w:rPr>
          <w:rFonts w:hint="cs"/>
          <w:rtl/>
        </w:rPr>
        <w:t>ואין ליישב ד</w:t>
      </w:r>
      <w:r>
        <w:rPr>
          <w:rtl/>
        </w:rPr>
        <w:t xml:space="preserve">כאן בציפוי עומד, כאן בציפוי שאינו עומד, </w:t>
      </w:r>
    </w:p>
    <w:p w:rsidR="00DA63EC" w:rsidRDefault="00DA63EC" w:rsidP="00DA63EC">
      <w:pPr>
        <w:pStyle w:val="afff3"/>
        <w:framePr w:wrap="around"/>
        <w:rPr>
          <w:rtl/>
        </w:rPr>
      </w:pPr>
      <w:r>
        <w:rPr>
          <w:rFonts w:hint="cs"/>
          <w:rtl/>
        </w:rPr>
        <w:t>צז.</w:t>
      </w:r>
    </w:p>
    <w:p w:rsidR="00DA63EC" w:rsidRDefault="00DA63EC" w:rsidP="00DA63EC">
      <w:pPr>
        <w:rPr>
          <w:rtl/>
        </w:rPr>
      </w:pPr>
      <w:r w:rsidRPr="00336727">
        <w:rPr>
          <w:rStyle w:val="2fb"/>
          <w:rFonts w:hint="cs"/>
          <w:rtl/>
        </w:rPr>
        <w:t>כדארי</w:t>
      </w:r>
      <w:r>
        <w:rPr>
          <w:rStyle w:val="2fb"/>
          <w:rtl/>
        </w:rPr>
        <w:t>"</w:t>
      </w:r>
      <w:r w:rsidRPr="00336727">
        <w:rPr>
          <w:rStyle w:val="2fb"/>
          <w:rFonts w:hint="cs"/>
          <w:rtl/>
        </w:rPr>
        <w:t xml:space="preserve">ו</w:t>
      </w:r>
      <w:r w:rsidRPr="00336727">
        <w:rPr>
          <w:rFonts w:hint="cs"/>
          <w:rtl/>
        </w:rPr>
        <w:t xml:space="preserve"> </w:t>
      </w:r>
      <w:r w:rsidRPr="00336727">
        <w:rPr>
          <w:rStyle w:val="2fb"/>
          <w:rFonts w:hint="cs"/>
          <w:rtl/>
        </w:rPr>
        <w:t xml:space="preserve">לר</w:t>
      </w:r>
      <w:r>
        <w:rPr>
          <w:rStyle w:val="2fb"/>
          <w:rtl/>
        </w:rPr>
        <w:t>"</w:t>
      </w:r>
      <w:r w:rsidRPr="00336727">
        <w:rPr>
          <w:rStyle w:val="2fb"/>
          <w:rFonts w:hint="cs"/>
          <w:rtl/>
        </w:rPr>
        <w:t xml:space="preserve">ל</w:t>
      </w:r>
      <w:r w:rsidRPr="00336727">
        <w:rPr>
          <w:rFonts w:hint="cs"/>
          <w:rtl/>
        </w:rPr>
        <w:t xml:space="preserve"> ד</w:t>
      </w:r>
      <w:r w:rsidRPr="00336727">
        <w:rPr>
          <w:rtl/>
        </w:rPr>
        <w:t>ל</w:t>
      </w:r>
      <w:r>
        <w:rPr>
          <w:rtl/>
        </w:rPr>
        <w:t>"</w:t>
      </w:r>
      <w:r w:rsidRPr="00336727">
        <w:rPr>
          <w:rFonts w:hint="cs"/>
          <w:rtl/>
        </w:rPr>
        <w:t>ש</w:t>
      </w:r>
      <w:r w:rsidRPr="00336727">
        <w:rPr>
          <w:rtl/>
        </w:rPr>
        <w:t xml:space="preserve"> ציפוי עומד ולא שנא ציפוי שאינו עומד, </w:t>
      </w:r>
      <w:r w:rsidRPr="00336727">
        <w:rPr>
          <w:rtl/>
        </w:rPr>
        <w:t xml:space="preserve">ל</w:t>
      </w:r>
      <w:r>
        <w:rPr>
          <w:rtl/>
        </w:rPr>
        <w:t>"</w:t>
      </w:r>
      <w:r w:rsidRPr="00336727">
        <w:rPr>
          <w:rFonts w:hint="cs"/>
          <w:rtl/>
        </w:rPr>
        <w:t>ש</w:t>
      </w:r>
      <w:r w:rsidRPr="00336727">
        <w:rPr>
          <w:rtl/>
        </w:rPr>
        <w:t xml:space="preserve"> חיפה את לבזבזין ול</w:t>
      </w:r>
      <w:r>
        <w:rPr>
          <w:rtl/>
        </w:rPr>
        <w:t>"</w:t>
      </w:r>
      <w:r w:rsidRPr="00336727">
        <w:rPr>
          <w:rFonts w:hint="cs"/>
          <w:rtl/>
        </w:rPr>
        <w:t>ש</w:t>
      </w:r>
      <w:r w:rsidRPr="00336727">
        <w:rPr>
          <w:rtl/>
        </w:rPr>
        <w:t xml:space="preserve"> </w:t>
      </w:r>
      <w:r w:rsidRPr="00336727">
        <w:rPr>
          <w:rtl/>
        </w:rPr>
        <w:t xml:space="preserve">לא</w:t>
      </w:r>
      <w:r w:rsidRPr="00336727">
        <w:rPr>
          <w:rtl/>
        </w:rPr>
        <w:t xml:space="preserve"> חיפה לבזבזין!</w:t>
      </w:r>
    </w:p>
    <w:p w:rsidR="00DA63EC" w:rsidRDefault="00DA63EC" w:rsidP="00DA63EC">
      <w:pPr>
        <w:tabs>
          <w:tab w:val="center" w:pos="2835"/>
        </w:tabs>
        <w:rPr>
          <w:rtl/>
        </w:rPr>
      </w:pPr>
      <w:r>
        <w:rPr>
          <w:rFonts w:hint="cs"/>
          <w:rtl/>
        </w:rPr>
        <w:t>וכ</w:t>
      </w:r>
      <w:r>
        <w:rPr>
          <w:rtl/>
        </w:rPr>
        <w:t>"</w:t>
      </w:r>
      <w:r>
        <w:rPr>
          <w:rFonts w:hint="cs"/>
          <w:rtl/>
        </w:rPr>
        <w:t>ת</w:t>
      </w:r>
      <w:r>
        <w:rPr>
          <w:rtl/>
        </w:rPr>
        <w:t xml:space="preserve">: </w:t>
      </w:r>
      <w:r>
        <w:rPr>
          <w:rFonts w:hint="cs"/>
          <w:rtl/>
        </w:rPr>
        <w:t>'</w:t>
      </w:r>
      <w:r>
        <w:rPr>
          <w:rtl/>
        </w:rPr>
        <w:t xml:space="preserve">עצי שיטים חשיבי ולא בטלי, </w:t>
      </w:r>
    </w:p>
    <w:p>
      <w:pPr>
        <w:pStyle w:val="38"/>
        <w:rPr>
          <w:ins w:id="101821" w:author="מנוע מכני" w:date="2026-10-11T12:04:40Z"/>
        </w:rPr>
      </w:pPr>
      <w:r w:rsidRPr="00990869">
        <w:t>הניחא לר</w:t>
      </w:r>
      <w:r>
        <w:t>"</w:t>
      </w:r>
      <w:r w:rsidRPr="00990869">
        <w:t>ל</w:t>
      </w:r>
      <w:r w:rsidRPr="00990869">
        <w:t xml:space="preserve">:</w:t>
      </w:r>
    </w:p>
    <w:p w:rsidR="00DA63EC" w:rsidRDefault="00DA63EC" w:rsidP="00DA63EC">
      <w:pPr>
        <w:tabs>
          <w:tab w:val="center" w:pos="2835"/>
        </w:tabs>
        <w:rPr>
          <w:spacing w:val="2"/>
          <w:rtl/>
        </w:rPr>
      </w:pPr>
      <w:del w:id="101822" w:author="מנוע מכני" w:date="2026-10-11T12:04:40Z">
        <w:r w:rsidRPr="00990869">
          <w:rPr>
            <w:spacing w:val="2"/>
            <w:rtl/>
          </w:rPr>
          <w:delText xml:space="preserve"> </w:delText>
        </w:r>
      </w:del>
      <w:r w:rsidRPr="00990869">
        <w:rPr>
          <w:rFonts w:hint="cs"/>
          <w:spacing w:val="2"/>
          <w:rtl/>
        </w:rPr>
        <w:t>ד</w:t>
      </w:r>
      <w:ins w:id="96805" w:author="מנוע מכני" w:date="2026-10-11T12:04:40Z">
        <w:r>
          <w:rPr>
            <w:spacing w:val="2"/>
            <w:rtl/>
          </w:rPr>
          <w:t xml:space="preserve">דווקא </w:t>
        </w:r>
      </w:ins>
      <w:del w:id="96806" w:author="מנוע מכני" w:date="2026-10-11T12:04:40Z">
        <w:r w:rsidRPr="00990869">
          <w:rPr>
            <w:spacing w:val="2"/>
            <w:rtl/>
          </w:rPr>
          <w:delText xml:space="preserve">לא שנו אלא </w:delText>
        </w:r>
      </w:del>
      <w:r w:rsidRPr="00990869">
        <w:rPr>
          <w:spacing w:val="2"/>
          <w:rtl/>
        </w:rPr>
        <w:t xml:space="preserve">בכלי אכסלגוס הבאים ממדינת הי</w:t>
      </w:r>
      <w:r>
        <w:rPr>
          <w:spacing w:val="2"/>
          <w:rtl/>
        </w:rPr>
        <w:t xml:space="preserve">ם, אבל כלי מסמס חשיבי ולא בטלי</w:t>
      </w:r>
      <w:ins w:id="95417" w:author="מנוע מכני" w:date="2026-10-11T12:04:40Z">
        <w:r>
          <w:rPr>
            <w:spacing w:val="2"/>
            <w:rtl/>
          </w:rPr>
          <w:t xml:space="preserve"> </w:t>
        </w:r>
      </w:ins>
      <w:del w:id="95418" w:author="מנוע מכני" w:date="2026-10-11T12:04:40Z">
        <w:r>
          <w:rPr>
            <w:spacing w:val="2"/>
            <w:rtl/>
          </w:rPr>
          <w:delText xml:space="preserve"> </w:delText>
        </w:r>
        <w:r w:rsidRPr="00990869">
          <w:rPr>
            <w:spacing w:val="2"/>
            <w:rtl/>
          </w:rPr>
          <w:delText xml:space="preserve"> </w:delText>
        </w:r>
      </w:del>
      <w:ins w:id="97715" w:author="מנוע מכני" w:date="2026-10-11T12:04:40Z">
        <w:r>
          <w:rPr>
            <w:spacing w:val="2"/>
            <w:rtl/>
          </w:rPr>
          <w:t xml:space="preserve">יפה</w:t>
        </w:r>
      </w:ins>
      <w:del w:id="97716" w:author="מנוע מכני" w:date="2026-10-11T12:04:40Z">
        <w:r w:rsidRPr="00990869">
          <w:rPr>
            <w:spacing w:val="2"/>
            <w:rtl/>
          </w:rPr>
          <w:delText xml:space="preserve">שפיר</w:delText>
        </w:r>
      </w:del>
      <w:r w:rsidRPr="00990869">
        <w:rPr>
          <w:spacing w:val="2"/>
          <w:rtl/>
        </w:rPr>
        <w:t xml:space="preserve">, </w:t>
      </w:r>
    </w:p>
    <w:p>
      <w:pPr>
        <w:pStyle w:val="38"/>
        <w:rPr>
          <w:ins w:id="101823" w:author="מנוע מכני" w:date="2026-10-11T12:04:40Z"/>
        </w:rPr>
      </w:pPr>
      <w:r>
        <w:t xml:space="preserve">אלא</w:t>
      </w:r>
    </w:p>
    <w:p w:rsidR="00DA63EC" w:rsidRDefault="00DA63EC" w:rsidP="00DA63EC">
      <w:pPr>
        <w:tabs>
          <w:tab w:val="center" w:pos="2835"/>
        </w:tabs>
        <w:rPr>
          <w:rtl/>
        </w:rPr>
      </w:pPr>
      <w:del w:id="101824" w:author="מנוע מכני" w:date="2026-10-11T12:04:40Z">
        <w:r>
          <w:rPr>
            <w:rFonts w:hint="cs"/>
            <w:rtl/>
          </w:rPr>
          <w:delText xml:space="preserve"> </w:delText>
        </w:r>
      </w:del>
      <w:r>
        <w:rPr>
          <w:rStyle w:val="2fb"/>
          <w:rFonts w:hint="cs"/>
          <w:rtl/>
        </w:rPr>
        <w:t xml:space="preserve">לרי</w:t>
      </w:r>
      <w:r>
        <w:rPr>
          <w:rStyle w:val="2fb"/>
          <w:rtl/>
        </w:rPr>
        <w:t>"</w:t>
      </w:r>
      <w:r>
        <w:rPr>
          <w:rStyle w:val="2fb"/>
          <w:rFonts w:hint="cs"/>
          <w:rtl/>
        </w:rPr>
        <w:t xml:space="preserve">ו</w:t>
      </w:r>
      <w:r>
        <w:rPr>
          <w:rFonts w:hint="cs"/>
          <w:rtl/>
        </w:rPr>
        <w:t xml:space="preserve"> ד</w:t>
      </w:r>
      <w:r>
        <w:rPr>
          <w:rtl/>
        </w:rPr>
        <w:t xml:space="preserve">כלי מסמס </w:t>
      </w:r>
      <w:ins w:id="92055" w:author="מנוע מכני" w:date="2026-10-11T12:04:40Z">
        <w:r>
          <w:rPr>
            <w:rtl/>
          </w:rPr>
          <w:t xml:space="preserve">גם</w:t>
        </w:r>
      </w:ins>
      <w:del w:id="92056" w:author="מנוע מכני" w:date="2026-10-11T12:04:40Z">
        <w:r>
          <w:rPr>
            <w:rtl/>
          </w:rPr>
          <w:delText xml:space="preserve">נמי</w:delText>
        </w:r>
      </w:del>
      <w:r>
        <w:rPr>
          <w:rtl/>
        </w:rPr>
        <w:t xml:space="preserve"> בטלי, </w:t>
      </w:r>
      <w:r>
        <w:rPr>
          <w:rFonts w:hint="cs"/>
          <w:rtl/>
        </w:rPr>
        <w:t xml:space="preserve">- </w:t>
      </w:r>
      <w:r>
        <w:rPr>
          <w:rtl/>
        </w:rPr>
        <w:t xml:space="preserve">שאני שולחן, </w:t>
      </w:r>
      <w:ins w:id="93757" w:author="מנוע מכני" w:date="2026-10-11T12:04:40Z">
        <w:r>
          <w:rPr>
            <w:rtl/>
          </w:rPr>
          <w:t xml:space="preserve">דהתורה</w:t>
        </w:r>
      </w:ins>
      <w:del w:id="93758" w:author="מנוע מכני" w:date="2026-10-11T12:04:40Z">
        <w:r>
          <w:rPr>
            <w:rtl/>
          </w:rPr>
          <w:delText xml:space="preserve">דרחמנא</w:delText>
        </w:r>
      </w:del>
      <w:r>
        <w:rPr>
          <w:rtl/>
        </w:rPr>
        <w:t xml:space="preserve"> קרייה עץ, </w:t>
      </w:r>
      <w:ins w:id="96879" w:author="מנוע מכני" w:date="2026-10-11T12:04:40Z">
        <w:r>
          <w:rPr>
            <w:rtl/>
          </w:rPr>
          <w:t xml:space="preserve">ד'</w:t>
        </w:r>
      </w:ins>
      <w:del w:id="96880" w:author="מנוע מכני" w:date="2026-10-11T12:04:40Z">
        <w:r>
          <w:rPr>
            <w:rtl/>
          </w:rPr>
          <w:delText xml:space="preserve">שנא</w:delText>
        </w:r>
        <w:r>
          <w:rPr>
            <w:rFonts w:hint="cs"/>
            <w:rtl/>
          </w:rPr>
          <w:delText xml:space="preserve">'</w:delText>
        </w:r>
        <w:r>
          <w:rPr>
            <w:rtl/>
          </w:rPr>
          <w:delText xml:space="preserve">:</w:delText>
        </w:r>
        <w:r w:rsidRPr="00A71A5E">
          <w:rPr>
            <w:rStyle w:val="afffff0"/>
            <w:rtl/>
          </w:rPr>
          <w:delText xml:space="preserve"> </w:delText>
        </w:r>
        <w:r w:rsidRPr="00A71A5E">
          <w:rPr>
            <w:rStyle w:val="afffff0"/>
            <w:rFonts w:hint="cs"/>
            <w:rtl/>
          </w:rPr>
          <w:delText xml:space="preserve">'</w:delText>
        </w:r>
      </w:del>
      <w:r w:rsidRPr="00A71A5E">
        <w:rPr>
          <w:rStyle w:val="afffff0"/>
          <w:rtl/>
        </w:rPr>
        <w:t xml:space="preserve">המזבח עץ שלש אמות גבוה ארכו שתים אמות ומקצעות לו וארכו וקירותיו עץ וידבר אלי זה השולחן אשר לפני ה</w:t>
      </w:r>
      <w:r w:rsidRPr="00A71A5E">
        <w:rPr>
          <w:rStyle w:val="afffff0"/>
          <w:rtl/>
        </w:rPr>
        <w:t xml:space="preserve">'.</w:t>
      </w:r>
    </w:p>
    <w:p w:rsidR="00DA63EC" w:rsidRDefault="00DA63EC" w:rsidP="00DA63EC">
      <w:pPr>
        <w:tabs>
          <w:tab w:val="center" w:pos="2835"/>
        </w:tabs>
        <w:rPr>
          <w:rtl/>
        </w:rPr>
      </w:pPr>
    </w:p>
    <w:p w:rsidR="00DA63EC" w:rsidRDefault="00DA63EC" w:rsidP="00DA63EC">
      <w:pPr>
        <w:tabs>
          <w:tab w:val="center" w:pos="2835"/>
        </w:tabs>
        <w:rPr>
          <w:rtl/>
        </w:rPr>
      </w:pPr>
      <w:r>
        <w:rPr>
          <w:rtl/>
        </w:rPr>
        <w:t>פתח במזבח וסיים בשולחן!</w:t>
      </w:r>
    </w:p>
    <w:p>
      <w:pPr>
        <w:pStyle w:val="afffff8"/>
        <w:rPr>
          <w:ins w:id="90127" w:author="קלוד" w:date="2026-10-11T12:32:08Z"/>
        </w:rPr>
      </w:pPr>
      <w:ins w:id="90128" w:author="קלוד" w:date="2026-10-11T12:32:08Z">
        <w:r>
          <w:rPr>
            <w:color w:val="7B3F00"/>
          </w:rPr>
          <w:t xml:space="preserve">שולחנו של אדם מכפר עליו - בזמן שאין בית המקדש</w:t>
        </w:r>
      </w:ins>
    </w:p>
    <w:p>
      <w:pPr>
        <w:pStyle w:val="38"/>
        <w:rPr>
          <w:ins w:id="101826" w:author="מנוע מכני" w:date="2026-10-11T12:04:40Z"/>
        </w:rPr>
      </w:pPr>
      <w:del w:id="101825" w:author="מנוע מכני" w:date="2026-10-11T12:04:40Z">
        <w:r>
          <w:delText xml:space="preserve">•</w:delText>
        </w:r>
      </w:del>
      <w:r>
        <w:t xml:space="preserve"> </w:t>
      </w:r>
      <w:r>
        <w:t>רי</w:t>
      </w:r>
      <w:r>
        <w:t>"</w:t>
      </w:r>
      <w:r>
        <w:t>ו ור</w:t>
      </w:r>
      <w:r>
        <w:t>"</w:t>
      </w:r>
      <w:r>
        <w:t>א</w:t>
      </w:r>
      <w:r>
        <w:t xml:space="preserve"> </w:t>
      </w:r>
      <w:ins w:id="92059" w:author="מנוע מכני" w:date="2026-10-11T12:04:40Z">
        <w:r>
          <w:t xml:space="preserve">דאמרו</w:t>
        </w:r>
      </w:ins>
      <w:del w:id="92060" w:author="מנוע מכני" w:date="2026-10-11T12:04:40Z">
        <w:r>
          <w:delText xml:space="preserve">דאמרי</w:delText>
        </w:r>
      </w:del>
      <w:r>
        <w:t xml:space="preserve"> </w:t>
      </w:r>
      <w:ins w:id="92057" w:author="מנוע מכני" w:date="2026-10-11T12:04:40Z">
        <w:r>
          <w:t xml:space="preserve">שניהם</w:t>
        </w:r>
      </w:ins>
      <w:del w:id="92058" w:author="מנוע מכני" w:date="2026-10-11T12:04:40Z">
        <w:r>
          <w:delText xml:space="preserve">תרוייהו</w:delText>
        </w:r>
      </w:del>
      <w:r>
        <w:t xml:space="preserve">:</w:t>
      </w:r>
    </w:p>
    <w:p w:rsidR="00DA63EC" w:rsidRDefault="00DA63EC" w:rsidP="00DA63EC">
      <w:pPr>
        <w:tabs>
          <w:tab w:val="center" w:pos="2835"/>
        </w:tabs>
        <w:rPr>
          <w:rtl/>
        </w:rPr>
      </w:pPr>
      <w:del w:id="101827" w:author="מנוע מכני" w:date="2026-10-11T12:04:40Z">
        <w:r>
          <w:rPr>
            <w:rtl/>
          </w:rPr>
          <w:delText xml:space="preserve"> </w:delText>
        </w:r>
      </w:del>
      <w:r>
        <w:rPr>
          <w:rtl/>
        </w:rPr>
        <w:t xml:space="preserve">בזמן שבית המקדש קיים - מזבח מכפר על אדם, ועכשיו שאין בית המקדש קיים - שולחנו של אדם מכפר עליו.</w:t>
      </w:r>
    </w:p>
    <w:p w:rsidR="00DA63EC" w:rsidRDefault="00DA63EC" w:rsidP="00DA63EC">
      <w:pPr>
        <w:pStyle w:val="affffd"/>
        <w:rPr>
          <w:del w:id="90147" w:author="מנוע עיצוב" w:date="2026-10-11T12:09:26Z"/>
          <w:rtl/>
        </w:rPr>
      </w:pPr>
      <w:del w:id="90146" w:author="מנוע עיצוב" w:date="2026-10-11T12:09:26Z">
        <w:r>
          <w:rPr>
            <w:rtl/>
          </w:rPr>
          <w:delText xml:space="preserve">׹</w:delText>
        </w:r>
      </w:del>
    </w:p>
    <w:p w:rsidR="00DA63EC" w:rsidRDefault="00DA63EC" w:rsidP="00DA63EC">
      <w:pPr>
        <w:pStyle w:val="affff1"/>
        <w:ind w:end="0"/>
        <w:rPr>
          <w:rtl/>
        </w:rPr>
        <w:pPrChange w:id="20107" w:author="קלוד" w:date="2026-10-11T09:07:26Z">
          <w:pPr>
            <w:pStyle w:val="affff1"/>
            <w:rPr>
              <w:rtl/>
            </w:rPr>
          </w:pPr>
        </w:pPrChange>
      </w:pPr>
      <w:ins w:id="9871" w:author="מספור קטעי משנה" w:date="2026-10-11T09:35:12Z">
        <w:r>
          <w:rPr>
            <w:rStyle w:val="MisparKeta"/>
          </w:rPr>
          <w:t xml:space="preserve">א. </w:t>
        </w:r>
      </w:ins>
      <w:r>
        <w:rPr>
          <w:rtl/>
        </w:rPr>
        <w:t>ארבע סניפין של זהב היו שם [וכו</w:t>
      </w:r>
      <w:r w:rsidR="005608A0">
        <w:rPr>
          <w:rtl/>
        </w:rPr>
        <w:t>'</w:t>
      </w:r>
      <w:r>
        <w:rPr>
          <w:rtl/>
        </w:rPr>
        <w:t>].</w:t>
      </w:r>
    </w:p>
    <w:p w:rsidR="00DA63EC" w:rsidRDefault="00DA63EC" w:rsidP="00DA63EC">
      <w:pPr>
        <w:tabs>
          <w:tab w:val="center" w:pos="2835"/>
        </w:tabs>
        <w:rPr>
          <w:rtl/>
        </w:rPr>
      </w:pPr>
      <w:r>
        <w:rPr>
          <w:rtl/>
        </w:rPr>
        <w:t>מ</w:t>
      </w:r>
      <w:r>
        <w:rPr>
          <w:rFonts w:hint="cs"/>
          <w:rtl/>
        </w:rPr>
        <w:t>ה</w:t>
      </w:r>
      <w:r>
        <w:rPr>
          <w:rtl/>
        </w:rPr>
        <w:t>"</w:t>
      </w:r>
      <w:r>
        <w:rPr>
          <w:rFonts w:hint="cs"/>
          <w:rtl/>
        </w:rPr>
        <w:t xml:space="preserve">מ </w:t>
      </w:r>
      <w:r>
        <w:rPr>
          <w:rStyle w:val="2fb"/>
          <w:rFonts w:hint="cs"/>
          <w:rtl/>
        </w:rPr>
        <w:t xml:space="preserve">אר</w:t>
      </w:r>
      <w:r>
        <w:rPr>
          <w:rStyle w:val="2fb"/>
          <w:rtl/>
        </w:rPr>
        <w:t>"</w:t>
      </w:r>
      <w:r>
        <w:rPr>
          <w:rStyle w:val="2fb"/>
          <w:rFonts w:hint="cs"/>
          <w:rtl/>
        </w:rPr>
        <w:t>ק</w:t>
      </w:r>
      <w:r w:rsidRPr="00A71A5E">
        <w:rPr>
          <w:rStyle w:val="afffff0"/>
          <w:rtl/>
        </w:rPr>
        <w:t xml:space="preserve"> </w:t>
      </w:r>
      <w:r w:rsidRPr="00A71A5E">
        <w:rPr>
          <w:rStyle w:val="afffff0"/>
          <w:rFonts w:hint="cs"/>
          <w:rtl/>
        </w:rPr>
        <w:t>'</w:t>
      </w:r>
      <w:r w:rsidRPr="00A71A5E">
        <w:rPr>
          <w:rStyle w:val="afffff0"/>
          <w:rtl/>
        </w:rPr>
        <w:t>ועשית קערותיו וכפותיו וקשותיו ומנקיותיו</w:t>
      </w:r>
      <w:r w:rsidRPr="00A71A5E">
        <w:rPr>
          <w:rStyle w:val="afffff0"/>
          <w:rFonts w:hint="cs"/>
          <w:rtl/>
        </w:rPr>
        <w:t>'</w:t>
      </w:r>
      <w:r w:rsidRPr="00A71A5E">
        <w:rPr>
          <w:rStyle w:val="afffff0"/>
          <w:rtl/>
        </w:rPr>
        <w:t>,</w:t>
      </w:r>
      <w:r>
        <w:rPr>
          <w:rtl/>
        </w:rPr>
        <w:t xml:space="preserve"> </w:t>
      </w:r>
    </w:p>
    <w:p w:rsidR="00DA63EC" w:rsidRDefault="00DA63EC" w:rsidP="00DA63EC">
      <w:pPr>
        <w:tabs>
          <w:tab w:val="center" w:pos="2835"/>
        </w:tabs>
        <w:rPr>
          <w:rtl/>
        </w:rPr>
      </w:pPr>
      <w:del w:id="90268" w:author="מנוע מכני" w:date="2026-10-11T12:04:40Z">
        <w:r>
          <w:rPr>
            <w:rtl/>
          </w:rPr>
          <w:delText xml:space="preserve"> </w:delText>
        </w:r>
      </w:del>
      <w:r>
        <w:rPr>
          <w:rtl/>
        </w:rPr>
        <w:t xml:space="preserve">'</w:t>
      </w:r>
      <w:r>
        <w:rPr>
          <w:rStyle w:val="afffff0"/>
          <w:rtl/>
        </w:rPr>
        <w:t xml:space="preserve">קערותיו</w:t>
      </w:r>
      <w:r>
        <w:rPr>
          <w:rFonts w:hint="cs"/>
          <w:rtl/>
        </w:rPr>
        <w:t>'</w:t>
      </w:r>
      <w:r>
        <w:rPr>
          <w:rtl/>
        </w:rPr>
        <w:t xml:space="preserve"> - אלו דפוסין,</w:t>
      </w:r>
      <w:r w:rsidRPr="00A71A5E">
        <w:rPr>
          <w:rStyle w:val="afffff0"/>
          <w:rtl/>
        </w:rPr>
        <w:t xml:space="preserve"> </w:t>
      </w:r>
      <w:r w:rsidRPr="00A71A5E">
        <w:rPr>
          <w:rStyle w:val="afffff0"/>
          <w:rFonts w:hint="cs"/>
          <w:rtl/>
        </w:rPr>
        <w:t>'</w:t>
      </w:r>
      <w:r w:rsidRPr="00A71A5E">
        <w:rPr>
          <w:rStyle w:val="afffff0"/>
          <w:rtl/>
        </w:rPr>
        <w:t>כפותיו</w:t>
      </w:r>
      <w:r w:rsidRPr="00A71A5E">
        <w:rPr>
          <w:rStyle w:val="afffff0"/>
          <w:rFonts w:hint="cs"/>
          <w:rtl/>
        </w:rPr>
        <w:t>'</w:t>
      </w:r>
      <w:r w:rsidRPr="00A71A5E">
        <w:rPr>
          <w:rStyle w:val="afffff0"/>
          <w:rtl/>
        </w:rPr>
        <w:t xml:space="preserve"> </w:t>
      </w:r>
      <w:r>
        <w:rPr>
          <w:rtl/>
        </w:rPr>
        <w:t>- אלו בזיכין,</w:t>
      </w:r>
      <w:r w:rsidRPr="00A71A5E">
        <w:rPr>
          <w:rStyle w:val="afffff0"/>
          <w:rtl/>
        </w:rPr>
        <w:t xml:space="preserve"> </w:t>
      </w:r>
      <w:r w:rsidRPr="00A71A5E">
        <w:rPr>
          <w:rStyle w:val="afffff0"/>
          <w:rFonts w:hint="cs"/>
          <w:rtl/>
        </w:rPr>
        <w:t>'</w:t>
      </w:r>
      <w:r w:rsidRPr="00A71A5E">
        <w:rPr>
          <w:rStyle w:val="afffff0"/>
          <w:rtl/>
        </w:rPr>
        <w:t>קשותיו</w:t>
      </w:r>
      <w:r w:rsidRPr="00A71A5E">
        <w:rPr>
          <w:rStyle w:val="afffff0"/>
          <w:rFonts w:hint="cs"/>
          <w:rtl/>
        </w:rPr>
        <w:t>'</w:t>
      </w:r>
      <w:r w:rsidRPr="00A71A5E">
        <w:rPr>
          <w:rStyle w:val="afffff0"/>
          <w:rtl/>
        </w:rPr>
        <w:t xml:space="preserve"> </w:t>
      </w:r>
      <w:r>
        <w:rPr>
          <w:rtl/>
        </w:rPr>
        <w:t>- אלו סניפין,</w:t>
      </w:r>
      <w:r w:rsidRPr="00A71A5E">
        <w:rPr>
          <w:rStyle w:val="afffff0"/>
          <w:rtl/>
        </w:rPr>
        <w:t xml:space="preserve"> </w:t>
      </w:r>
      <w:r w:rsidRPr="00A71A5E">
        <w:rPr>
          <w:rStyle w:val="afffff0"/>
          <w:rFonts w:hint="cs"/>
          <w:rtl/>
        </w:rPr>
        <w:t>'</w:t>
      </w:r>
      <w:r w:rsidRPr="00A71A5E">
        <w:rPr>
          <w:rStyle w:val="afffff0"/>
          <w:rtl/>
        </w:rPr>
        <w:t>ומנקיותיו</w:t>
      </w:r>
      <w:r w:rsidRPr="00A71A5E">
        <w:rPr>
          <w:rStyle w:val="afffff0"/>
          <w:rFonts w:hint="cs"/>
          <w:rtl/>
        </w:rPr>
        <w:t>'</w:t>
      </w:r>
      <w:r w:rsidRPr="00A71A5E">
        <w:rPr>
          <w:rStyle w:val="afffff0"/>
          <w:rtl/>
        </w:rPr>
        <w:t xml:space="preserve"> </w:t>
      </w:r>
      <w:r>
        <w:rPr>
          <w:rtl/>
        </w:rPr>
        <w:t xml:space="preserve">- אלו קנים, </w:t>
      </w:r>
    </w:p>
    <w:p w:rsidR="00DA63EC" w:rsidRDefault="00DA63EC" w:rsidP="00DA63EC">
      <w:pPr>
        <w:tabs>
          <w:tab w:val="center" w:pos="2835"/>
        </w:tabs>
        <w:rPr>
          <w:rtl/>
        </w:rPr>
      </w:pPr>
      <w:del w:id="90269" w:author="מנוע מכני" w:date="2026-10-11T12:04:40Z">
        <w:r>
          <w:rPr>
            <w:rtl/>
          </w:rPr>
          <w:delText xml:space="preserve"> </w:delText>
        </w:r>
      </w:del>
      <w:r>
        <w:rPr>
          <w:rtl/>
        </w:rPr>
        <w:t xml:space="preserve">'</w:t>
      </w:r>
      <w:ins w:id="91059" w:author="Claude - סמנטי" w:date="2026-10-11T12:27:00Z">
        <w:r>
          <w:rPr>
            <w:rStyle w:val="afffff0"/>
            <w:rtl/>
          </w:rPr>
          <w:t xml:space="preserve">אֲשֶׁר יֻסַּךְ בָּהֵן</w:t>
        </w:r>
      </w:ins>
      <w:del w:id="91060" w:author="Claude - סמנטי" w:date="2026-10-11T12:27:00Z">
        <w:r>
          <w:rPr>
            <w:rtl/>
          </w:rPr>
          <w:delText xml:space="preserve">אשר יסך בהן</w:delText>
        </w:r>
      </w:del>
      <w:r>
        <w:rPr>
          <w:rFonts w:hint="cs"/>
          <w:rtl/>
        </w:rPr>
        <w:t>'</w:t>
      </w:r>
      <w:r>
        <w:rPr>
          <w:rtl/>
        </w:rPr>
        <w:t xml:space="preserve"> - שמסככין בהן את הלחם.</w:t>
      </w:r>
    </w:p>
    <w:p>
      <w:pPr>
        <w:pStyle w:val="afffff8"/>
        <w:rPr>
          <w:ins w:id="90125" w:author="קלוד" w:date="2026-10-11T12:32:08Z"/>
        </w:rPr>
      </w:pPr>
      <w:ins w:id="90126" w:author="קלוד" w:date="2026-10-11T12:32:08Z">
        <w:r>
          <w:rPr>
            <w:color w:val="7B3F00"/>
          </w:rPr>
          <w:t xml:space="preserve">סידור קנים ונטילתן - מדוע אינם דוחים שבת</w:t>
        </w:r>
      </w:ins>
    </w:p>
    <w:p>
      <w:pPr>
        <w:pStyle w:val="38"/>
        <w:rPr>
          <w:ins w:id="101829" w:author="מנוע מכני" w:date="2026-10-11T12:04:40Z"/>
        </w:rPr>
      </w:pPr>
      <w:del w:id="101828" w:author="מנוע מכני" w:date="2026-10-11T12:04:40Z">
        <w:r w:rsidRPr="00336727">
          <w:delText xml:space="preserve">•</w:delText>
        </w:r>
      </w:del>
      <w:r w:rsidRPr="00336727">
        <w:t xml:space="preserve"> </w:t>
      </w:r>
      <w:ins w:id="97717" w:author="מנוע מכני" w:date="2026-10-11T12:04:40Z">
        <w:r>
          <w:t xml:space="preserve">מקשה</w:t>
        </w:r>
      </w:ins>
      <w:del w:id="97718" w:author="מנוע מכני" w:date="2026-10-11T12:04:40Z">
        <w:r w:rsidRPr="00336727">
          <w:delText xml:space="preserve">מותיב</w:delText>
        </w:r>
      </w:del>
      <w:r w:rsidRPr="00336727">
        <w:t xml:space="preserve"> רבא:</w:t>
      </w:r>
    </w:p>
    <w:p w:rsidR="00DA63EC" w:rsidRDefault="00DA63EC" w:rsidP="00DA63EC">
      <w:pPr>
        <w:rPr>
          <w:rtl/>
        </w:rPr>
      </w:pPr>
      <w:del w:id="101830" w:author="מנוע מכני" w:date="2026-10-11T12:04:40Z">
        <w:r w:rsidRPr="00336727">
          <w:rPr>
            <w:rtl/>
          </w:rPr>
          <w:delText xml:space="preserve"> </w:delText>
        </w:r>
      </w:del>
      <w:r w:rsidRPr="00336727">
        <w:rPr>
          <w:rtl/>
        </w:rPr>
        <w:t xml:space="preserve">לא</w:t>
      </w:r>
      <w:r w:rsidRPr="00336727">
        <w:rPr>
          <w:rtl/>
        </w:rPr>
        <w:t xml:space="preserve"> סידור הקנים ולא נטילתן דוחות את השבת</w:t>
      </w:r>
      <w:ins w:id="95419" w:author="מנוע מכני" w:date="2026-10-11T12:04:40Z">
        <w:r>
          <w:rPr>
            <w:rtl/>
          </w:rPr>
          <w:t xml:space="preserve">,</w:t>
        </w:r>
      </w:ins>
      <w:del w:id="95420" w:author="מנוע מכני" w:date="2026-10-11T12:04:40Z">
        <w:r w:rsidRPr="00336727">
          <w:rPr>
            <w:rtl/>
          </w:rPr>
          <w:delText xml:space="preserve">;</w:delText>
        </w:r>
      </w:del>
      <w:r w:rsidRPr="00336727">
        <w:rPr>
          <w:rtl/>
        </w:rPr>
        <w:t xml:space="preserve"> </w:t>
      </w:r>
      <w:ins w:id="96431" w:author="מנוע מכני" w:date="2026-10-11T12:04:40Z">
        <w:r>
          <w:rPr>
            <w:rtl/>
          </w:rPr>
          <w:t xml:space="preserve">ואם </w:t>
        </w:r>
      </w:ins>
      <w:del w:id="96432" w:author="מנוע מכני" w:date="2026-10-11T12:04:40Z">
        <w:r w:rsidRPr="00336727">
          <w:rPr>
            <w:rtl/>
          </w:rPr>
          <w:delText xml:space="preserve">ואי </w:delText>
        </w:r>
      </w:del>
      <w:r w:rsidRPr="00336727">
        <w:rPr>
          <w:rtl/>
        </w:rPr>
        <w:t xml:space="preserve">ס</w:t>
      </w:r>
      <w:r>
        <w:rPr>
          <w:rtl/>
        </w:rPr>
        <w:t>"</w:t>
      </w:r>
      <w:r w:rsidRPr="00336727">
        <w:rPr>
          <w:rFonts w:hint="cs"/>
          <w:rtl/>
        </w:rPr>
        <w:t>ד</w:t>
      </w:r>
      <w:r w:rsidRPr="00336727">
        <w:rPr>
          <w:rtl/>
        </w:rPr>
        <w:t xml:space="preserve"> דאורייתא, </w:t>
      </w:r>
      <w:ins w:id="93759" w:author="מנוע מכני" w:date="2026-10-11T12:04:40Z">
        <w:r>
          <w:rPr>
            <w:rtl/>
          </w:rPr>
          <w:t xml:space="preserve">למה</w:t>
        </w:r>
      </w:ins>
      <w:del w:id="93760" w:author="מנוע מכני" w:date="2026-10-11T12:04:40Z">
        <w:r w:rsidRPr="00336727">
          <w:rPr>
            <w:rtl/>
          </w:rPr>
          <w:delText xml:space="preserve">אמאי</w:delText>
        </w:r>
      </w:del>
      <w:r w:rsidRPr="00336727">
        <w:rPr>
          <w:rtl/>
        </w:rPr>
        <w:t xml:space="preserve"> אין דוחות את השבת? </w:t>
      </w:r>
    </w:p>
    <w:p>
      <w:pPr>
        <w:pStyle w:val="38"/>
        <w:rPr>
          <w:ins w:id="101831" w:author="מנוע מכני" w:date="2026-10-11T12:04:40Z"/>
        </w:rPr>
      </w:pPr>
      <w:r>
        <w:lastRenderedPageBreak/>
        <w:t xml:space="preserve">הדר </w:t>
      </w:r>
      <w:r>
        <w:lastRenderedPageBreak/>
        <w:t xml:space="preserve">אמר</w:t>
      </w:r>
      <w:r>
        <w:lastRenderedPageBreak/>
        <w:t xml:space="preserve"> רבא:</w:t>
      </w:r>
    </w:p>
    <w:p w:rsidR="00DA63EC" w:rsidRDefault="00DA63EC" w:rsidP="00DA63EC">
      <w:pPr>
        <w:tabs>
          <w:tab w:val="center" w:pos="2835"/>
        </w:tabs>
        <w:rPr>
          <w:rtl/>
        </w:rPr>
      </w:pPr>
      <w:del w:id="101832" w:author="מנוע מכני" w:date="2026-10-11T12:04:40Z">
        <w:r>
          <w:rPr>
            <w:rtl/>
          </w:rPr>
          <w:lastRenderedPageBreak/>
          <w:delText xml:space="preserve"> </w:delText>
        </w:r>
      </w:del>
      <w:ins w:id="92067" w:author="מנוע מכני" w:date="2026-10-11T12:04:40Z">
        <w:r>
          <w:rPr>
            <w:rtl/>
          </w:rPr>
          <w:t xml:space="preserve">לא</w:t>
        </w:r>
      </w:ins>
      <w:del w:id="92068" w:author="מנוע מכני" w:date="2026-10-11T12:04:40Z">
        <w:r>
          <w:rPr>
            <w:rtl/>
          </w:rPr>
          <w:lastRenderedPageBreak/>
          <w:delText xml:space="preserve">לאו</w:delText>
        </w:r>
      </w:del>
      <w:r>
        <w:rPr>
          <w:rtl/>
        </w:rPr>
        <w:lastRenderedPageBreak/>
        <w:t xml:space="preserve"> </w:t>
      </w:r>
      <w:ins w:id="92061" w:author="מנוע מכני" w:date="2026-10-11T12:04:40Z">
        <w:r>
          <w:rPr>
            <w:rtl/>
          </w:rPr>
          <w:t xml:space="preserve">דבר</w:t>
        </w:r>
      </w:ins>
      <w:del w:id="92062" w:author="מנוע מכני" w:date="2026-10-11T12:04:40Z">
        <w:r>
          <w:rPr>
            <w:rtl/>
          </w:rPr>
          <w:lastRenderedPageBreak/>
          <w:delText xml:space="preserve">מילתא</w:delText>
        </w:r>
      </w:del>
      <w:r>
        <w:rPr>
          <w:rtl/>
        </w:rPr>
        <w:lastRenderedPageBreak/>
        <w:t xml:space="preserve"> הוא </w:t>
      </w:r>
      <w:ins w:id="92063" w:author="מנוע מכני" w:date="2026-10-11T12:04:40Z">
        <w:r>
          <w:rPr>
            <w:rtl/>
          </w:rPr>
          <w:t xml:space="preserve">דאמרו</w:t>
        </w:r>
      </w:ins>
      <w:del w:id="92064" w:author="מנוע מכני" w:date="2026-10-11T12:04:40Z">
        <w:r>
          <w:rPr>
            <w:rtl/>
          </w:rPr>
          <w:lastRenderedPageBreak/>
          <w:delText xml:space="preserve">דאמרי</w:delText>
        </w:r>
      </w:del>
      <w:r>
        <w:rPr>
          <w:rtl/>
        </w:rPr>
        <w:lastRenderedPageBreak/>
        <w:t xml:space="preserve">, </w:t>
      </w:r>
      <w:r>
        <w:rPr>
          <w:rtl/>
        </w:rPr>
        <w:lastRenderedPageBreak/>
        <w:t xml:space="preserve">דתנן</w:t>
      </w:r>
      <w:r>
        <w:rPr>
          <w:rtl/>
        </w:rPr>
        <w:lastRenderedPageBreak/>
        <w:t xml:space="preserve">, כלל </w:t>
      </w:r>
      <w:r>
        <w:rPr>
          <w:rStyle w:val="2fb"/>
          <w:rtl/>
        </w:rPr>
        <w:lastRenderedPageBreak/>
        <w:t xml:space="preserve">א</w:t>
      </w:r>
      <w:r>
        <w:rPr>
          <w:rStyle w:val="2fb"/>
          <w:rFonts w:hint="cs"/>
          <w:rtl/>
        </w:rPr>
        <w:t>ר</w:t>
      </w:r>
      <w:r>
        <w:rPr>
          <w:rStyle w:val="2fb"/>
          <w:rtl/>
        </w:rPr>
        <w:t>"</w:t>
      </w:r>
      <w:r>
        <w:rPr>
          <w:rStyle w:val="2fb"/>
          <w:rFonts w:hint="cs"/>
          <w:rtl/>
        </w:rPr>
        <w:t>ע</w:t>
      </w:r>
      <w:r>
        <w:rPr>
          <w:rtl/>
        </w:rPr>
        <w:t xml:space="preserve">: כל מלאכה שאפשר לה לעשותה מערב שבת אינו דוחה את השבת, </w:t>
      </w:r>
      <w:ins w:id="93763" w:author="מנוע מכני" w:date="2026-10-11T12:04:40Z">
        <w:r>
          <w:rPr>
            <w:rtl/>
          </w:rPr>
          <w:t xml:space="preserve">ואלו</w:t>
        </w:r>
      </w:ins>
      <w:del w:id="93764" w:author="מנוע מכני" w:date="2026-10-11T12:04:40Z">
        <w:r>
          <w:rPr>
            <w:rtl/>
          </w:rPr>
          <w:delText xml:space="preserve">והני</w:delText>
        </w:r>
      </w:del>
      <w:r>
        <w:rPr>
          <w:rtl/>
        </w:rPr>
        <w:t xml:space="preserve"> </w:t>
      </w:r>
      <w:ins w:id="92065" w:author="מנוע מכני" w:date="2026-10-11T12:04:40Z">
        <w:r>
          <w:rPr>
            <w:rtl/>
          </w:rPr>
          <w:t xml:space="preserve">גם</w:t>
        </w:r>
      </w:ins>
      <w:del w:id="92066" w:author="מנוע מכני" w:date="2026-10-11T12:04:40Z">
        <w:r>
          <w:rPr>
            <w:rtl/>
          </w:rPr>
          <w:delText xml:space="preserve">נמי</w:delText>
        </w:r>
      </w:del>
      <w:r>
        <w:rPr>
          <w:rtl/>
        </w:rPr>
        <w:t xml:space="preserve"> אפשר דלא דחי שבת </w:t>
      </w:r>
      <w:ins w:id="93761" w:author="מנוע מכני" w:date="2026-10-11T12:04:40Z">
        <w:r>
          <w:rPr>
            <w:rtl/>
          </w:rPr>
          <w:t xml:space="preserve">עליהם</w:t>
        </w:r>
      </w:ins>
      <w:del w:id="93762" w:author="מנוע מכני" w:date="2026-10-11T12:04:40Z">
        <w:r>
          <w:rPr>
            <w:rtl/>
          </w:rPr>
          <w:delText xml:space="preserve">עלייהו</w:delText>
        </w:r>
      </w:del>
      <w:r>
        <w:rPr>
          <w:rtl/>
        </w:rPr>
        <w:t xml:space="preserve">,</w:t>
      </w:r>
    </w:p>
    <w:p w:rsidR="00DA63EC" w:rsidRDefault="00DA63EC" w:rsidP="00DA63EC">
      <w:pPr>
        <w:tabs>
          <w:tab w:val="center" w:pos="2835"/>
        </w:tabs>
        <w:rPr>
          <w:rtl/>
        </w:rPr>
      </w:pPr>
      <w:r>
        <w:rPr>
          <w:rFonts w:hint="cs"/>
          <w:rtl/>
        </w:rPr>
        <w:t xml:space="preserve">והטעם כדי שלא יתעפש הלחם ובכזה שיעור אינו מתעפש </w:t>
      </w:r>
    </w:p>
    <w:p>
      <w:pPr>
        <w:pStyle w:val="38"/>
        <w:rPr>
          <w:ins w:id="101833" w:author="מנוע מכני" w:date="2026-10-11T12:04:40Z"/>
        </w:rPr>
      </w:pPr>
      <w:r>
        <w:t xml:space="preserve">כדתניא:</w:t>
      </w:r>
    </w:p>
    <w:p w:rsidR="00DA63EC" w:rsidRDefault="00DA63EC" w:rsidP="00DA63EC">
      <w:pPr>
        <w:tabs>
          <w:tab w:val="center" w:pos="2835"/>
        </w:tabs>
        <w:rPr>
          <w:rtl/>
        </w:rPr>
      </w:pPr>
      <w:del w:id="101834" w:author="מנוע מכני" w:date="2026-10-11T12:04:40Z">
        <w:r>
          <w:rPr>
            <w:rtl/>
          </w:rPr>
          <w:delText xml:space="preserve"> </w:delText>
        </w:r>
      </w:del>
      <w:r>
        <w:rPr>
          <w:rtl/>
        </w:rPr>
        <w:t xml:space="preserve">כיצד? נכנס מערב שבת ושמטן ומניחן לארכו של שולחן, ומוצאי שבת נכנס, מגביה ראשיה של חלה ומכניס קנה תחתיה, וחוזר ומגביה ראשיה של חלה ומכניס קנה תחתיה, ארבעה חלות צריכות שלשה שלשה קנים, העליונה אינה צריכה אלא שנים, </w:t>
      </w:r>
      <w:r w:rsidRPr="00FE1B89">
        <w:rPr>
          <w:spacing w:val="-4"/>
          <w:rtl/>
        </w:rPr>
        <w:t xml:space="preserve">לפי שאין </w:t>
      </w:r>
      <w:ins w:id="93765" w:author="מנוע מכני" w:date="2026-10-11T12:04:40Z">
        <w:r>
          <w:rPr>
            <w:spacing w:val="-4"/>
            <w:rtl/>
          </w:rPr>
          <w:t xml:space="preserve">עליו</w:t>
        </w:r>
      </w:ins>
      <w:del w:id="93766" w:author="מנוע מכני" w:date="2026-10-11T12:04:40Z">
        <w:r w:rsidRPr="00FE1B89">
          <w:rPr>
            <w:spacing w:val="-4"/>
            <w:rtl/>
          </w:rPr>
          <w:delText xml:space="preserve">עליה</w:delText>
        </w:r>
      </w:del>
      <w:r w:rsidRPr="00FE1B89">
        <w:rPr>
          <w:spacing w:val="-4"/>
          <w:rtl/>
        </w:rPr>
        <w:t xml:space="preserve"> משאוי, התחתונה אינה צריכה כל עיקר, לפי שמונחת על טהרו של שולחן.</w:t>
      </w:r>
    </w:p>
    <w:p>
      <w:pPr>
        <w:pStyle w:val="afffff8"/>
        <w:rPr>
          <w:ins w:id="90123" w:author="קלוד" w:date="2026-10-11T12:32:08Z"/>
        </w:rPr>
      </w:pPr>
      <w:ins w:id="90124" w:author="קלוד" w:date="2026-10-11T12:32:08Z">
        <w:r>
          <w:rPr>
            <w:color w:val="7B3F00"/>
          </w:rPr>
          <w:t xml:space="preserve">אמות המקדש - בינוניות לר"מ, ולר"י של כלים חמש</w:t>
        </w:r>
      </w:ins>
    </w:p>
    <w:p>
      <w:pPr>
        <w:pStyle w:val="38"/>
        <w:rPr>
          <w:ins w:id="101836" w:author="מנוע מכני" w:date="2026-10-11T12:04:40Z"/>
        </w:rPr>
      </w:pPr>
      <w:del w:id="101835" w:author="מנוע מכני" w:date="2026-10-11T12:04:40Z">
        <w:r>
          <w:delText xml:space="preserve">•</w:delText>
        </w:r>
      </w:del>
      <w:r>
        <w:t xml:space="preserve"> </w:t>
      </w:r>
      <w:r>
        <w:t xml:space="preserve">תנן</w:t>
      </w:r>
      <w:r>
        <w:t xml:space="preserve"> </w:t>
      </w:r>
      <w:ins w:id="92069" w:author="מנוע מכני" w:date="2026-10-11T12:04:40Z">
        <w:r>
          <w:t xml:space="preserve">שם</w:t>
        </w:r>
      </w:ins>
      <w:del w:id="92070" w:author="מנוע מכני" w:date="2026-10-11T12:04:40Z">
        <w:r>
          <w:delText xml:space="preserve">התם</w:delText>
        </w:r>
      </w:del>
      <w:r>
        <w:t xml:space="preserve">, ר"מ</w:t>
      </w:r>
      <w:del w:id="102582" w:author="מנוע מכני" w:date="2026-10-11T12:04:40Z">
        <w:r>
          <w:delText xml:space="preserve"> אומר</w:delText>
        </w:r>
      </w:del>
      <w:r>
        <w:t xml:space="preserve">:</w:t>
      </w:r>
    </w:p>
    <w:p w:rsidR="00DA63EC" w:rsidRDefault="00DA63EC" w:rsidP="00DA63EC">
      <w:pPr>
        <w:tabs>
          <w:tab w:val="center" w:pos="2835"/>
        </w:tabs>
        <w:rPr>
          <w:rtl/>
        </w:rPr>
      </w:pPr>
      <w:del w:id="101837" w:author="מנוע מכני" w:date="2026-10-11T12:04:40Z">
        <w:r>
          <w:rPr>
            <w:rtl/>
          </w:rPr>
          <w:delText xml:space="preserve"> </w:delText>
        </w:r>
      </w:del>
      <w:r>
        <w:rPr>
          <w:rtl/>
        </w:rPr>
        <w:t xml:space="preserve">כל אמות שהיו במקדש - בינוניות, חוץ ממזבח הזהב והקרן והסובב והיסוד</w:t>
      </w:r>
      <w:ins w:id="95421" w:author="מנוע מכני" w:date="2026-10-11T12:04:40Z">
        <w:r>
          <w:rPr>
            <w:rtl/>
          </w:rPr>
          <w:t xml:space="preserve">,</w:t>
        </w:r>
      </w:ins>
      <w:del w:id="95422" w:author="מנוע מכני" w:date="2026-10-11T12:04:40Z">
        <w:r>
          <w:rPr>
            <w:rtl/>
          </w:rPr>
          <w:delText xml:space="preserve">;</w:delText>
        </w:r>
      </w:del>
      <w:r>
        <w:rPr>
          <w:rtl/>
        </w:rPr>
        <w:t xml:space="preserve"> </w:t>
      </w:r>
      <w:ins w:id="90539" w:author="מנוע מכני" w:date="2026-10-11T12:04:40Z">
        <w:r>
          <w:rPr>
            <w:rStyle w:val="2fb"/>
            <w:rtl/>
          </w:rPr>
          <w:t xml:space="preserve">ר"י</w:t>
        </w:r>
      </w:ins>
      <w:del w:id="90540" w:author="מנוע מכני" w:date="2026-10-11T12:04:40Z">
        <w:r>
          <w:rPr>
            <w:rtl/>
          </w:rPr>
          <w:delText xml:space="preserve">רבי יהודה</w:delText>
        </w:r>
      </w:del>
      <w:r>
        <w:rPr>
          <w:rtl/>
        </w:rPr>
        <w:t xml:space="preserve"> אומר: אמת בנין ששה טפחים, ושל כלים - חמשה.</w:t>
      </w:r>
    </w:p>
    <w:p w:rsidR="00DA63EC" w:rsidRDefault="00DA63EC" w:rsidP="00DA63EC">
      <w:pPr>
        <w:pStyle w:val="afff3"/>
        <w:framePr w:wrap="around"/>
        <w:rPr>
          <w:rtl/>
        </w:rPr>
      </w:pPr>
      <w:r>
        <w:rPr>
          <w:rFonts w:hint="cs"/>
          <w:rtl/>
        </w:rPr>
        <w:t>צז:</w:t>
      </w:r>
    </w:p>
    <w:p>
      <w:pPr>
        <w:pStyle w:val="38"/>
        <w:rPr>
          <w:ins w:id="101839" w:author="מנוע מכני" w:date="2026-10-11T12:04:40Z"/>
        </w:rPr>
      </w:pPr>
      <w:del w:id="101838" w:author="מנוע מכני" w:date="2026-10-11T12:04:40Z">
        <w:r>
          <w:delText xml:space="preserve">•</w:delText>
        </w:r>
      </w:del>
      <w:r>
        <w:t xml:space="preserve"> </w:t>
      </w:r>
      <w:r>
        <w:t>ארי</w:t>
      </w:r>
      <w:r>
        <w:t>"</w:t>
      </w:r>
      <w:r>
        <w:t>ו</w:t>
      </w:r>
      <w:r>
        <w:t xml:space="preserve"> ושניהם מקרא אחד דרשו:</w:t>
      </w:r>
    </w:p>
    <w:p w:rsidR="00DA63EC" w:rsidRDefault="00DA63EC" w:rsidP="00DA63EC">
      <w:pPr>
        <w:tabs>
          <w:tab w:val="center" w:pos="2835"/>
        </w:tabs>
        <w:rPr>
          <w:rtl/>
        </w:rPr>
      </w:pPr>
      <w:del w:id="101840" w:author="מנוע מכני" w:date="2026-10-11T12:04:40Z">
        <w:r w:rsidRPr="00A71A5E">
          <w:rPr>
            <w:rStyle w:val="afffff0"/>
            <w:rtl/>
          </w:rPr>
          <w:delText xml:space="preserve"> </w:delText>
        </w:r>
      </w:del>
      <w:r w:rsidRPr="00A71A5E">
        <w:rPr>
          <w:rStyle w:val="afffff0"/>
          <w:rFonts w:hint="cs"/>
          <w:rtl/>
        </w:rPr>
        <w:t>'</w:t>
      </w:r>
      <w:ins w:id="91061" w:author="Claude - סמנטי" w:date="2026-10-11T12:27:00Z">
        <w:r>
          <w:rPr>
            <w:rStyle w:val="afffff0"/>
            <w:rtl/>
          </w:rPr>
          <w:t xml:space="preserve">וְאֵלֶּה מִדּוֹת הַמִּזְבֵּחַ בָּאַמּוֹת אַמָּה אַמָּה וָטוֹפַח</w:t>
        </w:r>
      </w:ins>
      <w:del w:id="91062" w:author="Claude - סמנטי" w:date="2026-10-11T12:27:00Z">
        <w:r w:rsidRPr="00A71A5E">
          <w:rPr>
            <w:rStyle w:val="afffff0"/>
            <w:rtl/>
          </w:rPr>
          <w:delText xml:space="preserve">ואלה מדות המזבח באמות אמה אמה וטופח</w:delText>
        </w:r>
      </w:del>
      <w:r w:rsidRPr="00A71A5E">
        <w:rPr>
          <w:rStyle w:val="afffff0"/>
          <w:rFonts w:hint="cs"/>
          <w:rtl/>
        </w:rPr>
        <w:t>'</w:t>
      </w:r>
      <w:ins w:id="95423" w:author="מנוע מכני" w:date="2026-10-11T12:04:40Z">
        <w:r>
          <w:rPr>
            <w:rStyle w:val="afffff0"/>
            <w:rtl/>
          </w:rPr>
          <w:t xml:space="preserve"> </w:t>
        </w:r>
      </w:ins>
      <w:del w:id="95424" w:author="מנוע מכני" w:date="2026-10-11T12:04:40Z">
        <w:r w:rsidRPr="00A71A5E">
          <w:rPr>
            <w:rStyle w:val="afffff0"/>
            <w:rtl/>
          </w:rPr>
          <w:delText xml:space="preserve"> </w:delText>
        </w:r>
        <w:r>
          <w:rPr>
            <w:rtl/>
          </w:rPr>
          <w:delText xml:space="preserve"> </w:delText>
        </w:r>
      </w:del>
    </w:p>
    <w:p w:rsidR="00DA63EC" w:rsidRDefault="00DA63EC" w:rsidP="00DA63EC">
      <w:pPr>
        <w:pStyle w:val="afffff"/>
        <w:rPr>
          <w:rtl/>
        </w:rPr>
      </w:pPr>
      <w:r>
        <w:rPr>
          <w:rFonts w:hint="cs"/>
          <w:rtl/>
        </w:rPr>
        <w:t>'</w:t>
      </w:r>
      <w:r>
        <w:rPr>
          <w:rStyle w:val="afffff0"/>
          <w:rtl/>
          <w:rPrChange w:id="9081" w:author="מנוע פסוקים" w:date="2026-10-11T09:32:13Z">
            <w:rPr>
              <w:rtl/>
            </w:rPr>
          </w:rPrChange>
        </w:rPr>
        <w:t xml:space="preserve">וחיק האמה ואמה רוחב וגבולה אל שפתה סביב זרת האחד וזה גב המזבח</w:t>
      </w:r>
      <w:r>
        <w:rPr>
          <w:rFonts w:hint="cs"/>
          <w:rtl/>
        </w:rPr>
        <w:t>'</w:t>
      </w:r>
      <w:r>
        <w:rPr>
          <w:rtl/>
        </w:rPr>
        <w:t xml:space="preserve">, </w:t>
      </w:r>
    </w:p>
    <w:p w:rsidR="00DA63EC" w:rsidRDefault="00DA63EC" w:rsidP="00DA63EC">
      <w:pPr>
        <w:tabs>
          <w:tab w:val="center" w:pos="2835"/>
        </w:tabs>
        <w:rPr>
          <w:rtl/>
        </w:rPr>
      </w:pPr>
      <w:r>
        <w:rPr>
          <w:rFonts w:hint="cs"/>
          <w:rtl/>
        </w:rPr>
        <w:t>'</w:t>
      </w:r>
      <w:ins w:id="91067" w:author="Claude - סמנטי" w:date="2026-10-11T12:27:00Z">
        <w:r>
          <w:rPr>
            <w:rStyle w:val="afffff0"/>
            <w:rtl/>
          </w:rPr>
          <w:t xml:space="preserve">חֵיק הָאַמָּה</w:t>
        </w:r>
      </w:ins>
      <w:del w:id="91068" w:author="Claude - סמנטי" w:date="2026-10-11T12:27:00Z">
        <w:r>
          <w:rPr>
            <w:rtl/>
          </w:rPr>
          <w:delText xml:space="preserve">חיק האמה</w:delText>
        </w:r>
      </w:del>
      <w:r>
        <w:rPr>
          <w:rFonts w:hint="cs"/>
          <w:rtl/>
        </w:rPr>
        <w:t>'</w:t>
      </w:r>
      <w:r>
        <w:rPr>
          <w:rtl/>
        </w:rPr>
        <w:t xml:space="preserve"> - זה יסוד,</w:t>
      </w:r>
      <w:r w:rsidRPr="00A71A5E">
        <w:rPr>
          <w:rStyle w:val="afffff0"/>
          <w:rtl/>
        </w:rPr>
        <w:t xml:space="preserve"> </w:t>
      </w:r>
      <w:r w:rsidRPr="00A71A5E">
        <w:rPr>
          <w:rStyle w:val="afffff0"/>
          <w:rFonts w:hint="cs"/>
          <w:rtl/>
        </w:rPr>
        <w:t>'</w:t>
      </w:r>
      <w:ins w:id="91065" w:author="Claude - סמנטי" w:date="2026-10-11T12:27:00Z">
        <w:r>
          <w:rPr>
            <w:rStyle w:val="afffff0"/>
            <w:rtl/>
          </w:rPr>
          <w:t xml:space="preserve">אַמָּה רוֹחַב</w:t>
        </w:r>
      </w:ins>
      <w:del w:id="91066" w:author="Claude - סמנטי" w:date="2026-10-11T12:27:00Z">
        <w:r w:rsidRPr="00A71A5E">
          <w:rPr>
            <w:rStyle w:val="afffff0"/>
            <w:rtl/>
          </w:rPr>
          <w:delText xml:space="preserve">אמה רוחב</w:delText>
        </w:r>
      </w:del>
      <w:r w:rsidRPr="00A71A5E">
        <w:rPr>
          <w:rStyle w:val="afffff0"/>
          <w:rFonts w:hint="cs"/>
          <w:rtl/>
        </w:rPr>
        <w:t>'</w:t>
      </w:r>
      <w:r w:rsidRPr="00A71A5E">
        <w:rPr>
          <w:rStyle w:val="afffff0"/>
          <w:rtl/>
        </w:rPr>
        <w:t xml:space="preserve"> </w:t>
      </w:r>
      <w:r>
        <w:rPr>
          <w:rtl/>
        </w:rPr>
        <w:t>- זה סובב,</w:t>
      </w:r>
      <w:r w:rsidRPr="00A71A5E">
        <w:rPr>
          <w:rStyle w:val="afffff0"/>
          <w:rtl/>
        </w:rPr>
        <w:t xml:space="preserve"> </w:t>
      </w:r>
      <w:r w:rsidRPr="00A71A5E">
        <w:rPr>
          <w:rStyle w:val="afffff0"/>
          <w:rFonts w:hint="cs"/>
          <w:rtl/>
        </w:rPr>
        <w:t>'</w:t>
      </w:r>
      <w:ins w:id="91063" w:author="Claude - סמנטי" w:date="2026-10-11T12:27:00Z">
        <w:r>
          <w:rPr>
            <w:rStyle w:val="afffff0"/>
            <w:rtl/>
          </w:rPr>
          <w:t xml:space="preserve">וּגְבוּלָהּ אֶל שְׂפָתָהּ סָבִיב זֶרֶת הָאֶחָד</w:t>
        </w:r>
      </w:ins>
      <w:del w:id="91064" w:author="Claude - סמנטי" w:date="2026-10-11T12:27:00Z">
        <w:r w:rsidRPr="00A71A5E">
          <w:rPr>
            <w:rStyle w:val="afffff0"/>
            <w:rtl/>
          </w:rPr>
          <w:delText xml:space="preserve">וגבולה אל שפתה סביב זרת האחד</w:delText>
        </w:r>
      </w:del>
      <w:r w:rsidRPr="00A71A5E">
        <w:rPr>
          <w:rStyle w:val="afffff0"/>
          <w:rFonts w:hint="cs"/>
          <w:rtl/>
        </w:rPr>
        <w:t>'</w:t>
      </w:r>
      <w:r w:rsidRPr="00A71A5E">
        <w:rPr>
          <w:rStyle w:val="afffff0"/>
          <w:rtl/>
        </w:rPr>
        <w:t xml:space="preserve"> </w:t>
      </w:r>
      <w:r>
        <w:rPr>
          <w:rtl/>
        </w:rPr>
        <w:t xml:space="preserve">- אלו קרנות, </w:t>
      </w:r>
    </w:p>
    <w:p w:rsidR="00DA63EC" w:rsidRDefault="00DA63EC" w:rsidP="00DA63EC">
      <w:pPr>
        <w:tabs>
          <w:tab w:val="center" w:pos="2835"/>
        </w:tabs>
        <w:rPr>
          <w:rtl/>
        </w:rPr>
      </w:pPr>
      <w:del w:id="90270" w:author="מנוע מכני" w:date="2026-10-11T12:04:40Z">
        <w:r>
          <w:rPr>
            <w:rtl/>
          </w:rPr>
          <w:delText xml:space="preserve"> </w:delText>
        </w:r>
      </w:del>
      <w:r>
        <w:rPr>
          <w:rtl/>
        </w:rPr>
        <w:t xml:space="preserve">'</w:t>
      </w:r>
      <w:ins w:id="91069" w:author="Claude - סמנטי" w:date="2026-10-11T12:27:00Z">
        <w:r>
          <w:rPr>
            <w:rStyle w:val="afffff0"/>
            <w:rtl/>
          </w:rPr>
          <w:t xml:space="preserve">זֶה גַּב הַמִּזְבֵּחַ</w:t>
        </w:r>
      </w:ins>
      <w:del w:id="91070" w:author="Claude - סמנטי" w:date="2026-10-11T12:27:00Z">
        <w:r>
          <w:rPr>
            <w:rtl/>
          </w:rPr>
          <w:delText xml:space="preserve">זה גב המזבח</w:delText>
        </w:r>
      </w:del>
      <w:r>
        <w:rPr>
          <w:rFonts w:hint="cs"/>
          <w:rtl/>
        </w:rPr>
        <w:t>'</w:t>
      </w:r>
      <w:r>
        <w:rPr>
          <w:rtl/>
        </w:rPr>
        <w:t xml:space="preserve"> - זה מזבח הזהב, </w:t>
      </w:r>
    </w:p>
    <w:p>
      <w:pPr>
        <w:pStyle w:val="38"/>
        <w:rPr>
          <w:ins w:id="101841" w:author="מנוע מכני" w:date="2026-10-11T12:04:40Z"/>
        </w:rPr>
      </w:pPr>
      <w:r>
        <w:t xml:space="preserve">ר' מאיר סבר:</w:t>
      </w:r>
    </w:p>
    <w:p w:rsidR="00DA63EC" w:rsidRDefault="00DA63EC" w:rsidP="00DA63EC">
      <w:pPr>
        <w:tabs>
          <w:tab w:val="center" w:pos="2835"/>
        </w:tabs>
        <w:rPr>
          <w:rtl/>
        </w:rPr>
      </w:pPr>
      <w:del w:id="101842" w:author="מנוע מכני" w:date="2026-10-11T12:04:40Z">
        <w:r>
          <w:rPr>
            <w:rtl/>
          </w:rPr>
          <w:delText xml:space="preserve"> </w:delText>
        </w:r>
      </w:del>
      <w:r>
        <w:rPr>
          <w:rtl/>
        </w:rPr>
        <w:t xml:space="preserve">זהו באמה בת חמשה, הא כל אמות כלים באמה בת שש</w:t>
      </w:r>
      <w:ins w:id="95425" w:author="מנוע מכני" w:date="2026-10-11T12:04:40Z">
        <w:r>
          <w:rPr>
            <w:rtl/>
          </w:rPr>
          <w:t xml:space="preserve">,</w:t>
        </w:r>
      </w:ins>
      <w:del w:id="95426" w:author="מנוע מכני" w:date="2026-10-11T12:04:40Z">
        <w:r>
          <w:rPr>
            <w:rtl/>
          </w:rPr>
          <w:delText xml:space="preserve">;</w:delText>
        </w:r>
      </w:del>
      <w:r>
        <w:rPr>
          <w:rtl/>
        </w:rPr>
        <w:t xml:space="preserve"> </w:t>
      </w:r>
    </w:p>
    <w:p>
      <w:pPr>
        <w:pStyle w:val="38"/>
        <w:rPr>
          <w:ins w:id="101843" w:author="מנוע מכני" w:date="2026-10-11T12:04:40Z"/>
        </w:rPr>
      </w:pPr>
      <w:r>
        <w:t>ור"</w:t>
      </w:r>
      <w:r>
        <w:t xml:space="preserve">י </w:t>
      </w:r>
      <w:r>
        <w:t xml:space="preserve">סבר:</w:t>
      </w:r>
    </w:p>
    <w:p w:rsidR="00DA63EC" w:rsidRDefault="00DA63EC" w:rsidP="00DA63EC">
      <w:pPr>
        <w:tabs>
          <w:tab w:val="center" w:pos="2835"/>
        </w:tabs>
        <w:rPr>
          <w:rtl/>
        </w:rPr>
      </w:pPr>
      <w:del w:id="101844" w:author="מנוע מכני" w:date="2026-10-11T12:04:40Z">
        <w:r>
          <w:rPr>
            <w:rtl/>
          </w:rPr>
          <w:delText xml:space="preserve"> </w:delText>
        </w:r>
      </w:del>
      <w:r>
        <w:rPr>
          <w:rtl/>
        </w:rPr>
        <w:t xml:space="preserve">כזה יהו כל אמות כלים.</w:t>
      </w:r>
    </w:p>
    <w:p w:rsidR="00DA63EC" w:rsidRDefault="00DA63EC" w:rsidP="00DA63EC">
      <w:pPr>
        <w:tabs>
          <w:tab w:val="center" w:pos="2835"/>
        </w:tabs>
        <w:rPr>
          <w:rtl/>
        </w:rPr>
      </w:pPr>
    </w:p>
    <w:p>
      <w:pPr>
        <w:pStyle w:val="afffff8"/>
        <w:rPr>
          <w:ins w:id="90121" w:author="קלוד" w:date="2026-10-11T12:32:08Z"/>
        </w:rPr>
      </w:pPr>
      <w:ins w:id="90122" w:author="קלוד" w:date="2026-10-11T12:32:08Z">
        <w:r>
          <w:rPr>
            <w:color w:val="7B3F00"/>
          </w:rPr>
          <w:t xml:space="preserve">חיק האמה ואמה רוחב - חישוב מדות המזבח</w:t>
        </w:r>
      </w:ins>
    </w:p>
    <w:p w:rsidR="00DA63EC" w:rsidRDefault="00DA63EC" w:rsidP="00DA63EC">
      <w:pPr>
        <w:tabs>
          <w:tab w:val="center" w:pos="2835"/>
        </w:tabs>
        <w:rPr>
          <w:rtl/>
        </w:rPr>
      </w:pPr>
      <w:r>
        <w:rPr>
          <w:rFonts w:hint="cs"/>
          <w:rtl/>
        </w:rPr>
        <w:t>ו</w:t>
      </w:r>
      <w:r>
        <w:rPr>
          <w:rtl/>
        </w:rPr>
        <w:t>חיק האמה - כניסה, אמה רוחב - כניסה,</w:t>
      </w:r>
      <w:r w:rsidRPr="00A71A5E">
        <w:rPr>
          <w:rStyle w:val="afffff0"/>
          <w:rtl/>
        </w:rPr>
        <w:t xml:space="preserve"> </w:t>
      </w:r>
      <w:r w:rsidRPr="00A71A5E">
        <w:rPr>
          <w:rStyle w:val="afffff0"/>
          <w:rFonts w:hint="cs"/>
          <w:rtl/>
        </w:rPr>
        <w:t>'</w:t>
      </w:r>
      <w:ins w:id="91071" w:author="Claude - סמנטי" w:date="2026-10-11T12:27:00Z">
        <w:r>
          <w:rPr>
            <w:rStyle w:val="afffff0"/>
            <w:rtl/>
          </w:rPr>
          <w:t xml:space="preserve">גְּבוּלָהּ אֶל שְׂפָתָהּ סָבִיב</w:t>
        </w:r>
      </w:ins>
      <w:del w:id="91072" w:author="Claude - סמנטי" w:date="2026-10-11T12:27:00Z">
        <w:r w:rsidRPr="00A71A5E">
          <w:rPr>
            <w:rStyle w:val="afffff0"/>
            <w:rtl/>
          </w:rPr>
          <w:delText xml:space="preserve">גבולה אל שפתה סביב</w:delText>
        </w:r>
      </w:del>
      <w:r w:rsidRPr="00A71A5E">
        <w:rPr>
          <w:rStyle w:val="afffff0"/>
          <w:rFonts w:hint="cs"/>
          <w:rtl/>
        </w:rPr>
        <w:t>'</w:t>
      </w:r>
      <w:r w:rsidRPr="00A71A5E">
        <w:rPr>
          <w:rStyle w:val="afffff0"/>
          <w:rtl/>
        </w:rPr>
        <w:t xml:space="preserve"> </w:t>
      </w:r>
      <w:r>
        <w:rPr>
          <w:rtl/>
        </w:rPr>
        <w:t xml:space="preserve">- כניסה, </w:t>
      </w:r>
    </w:p>
    <w:p w:rsidR="00DA63EC" w:rsidRDefault="00DA63EC" w:rsidP="00DA63EC">
      <w:pPr>
        <w:tabs>
          <w:tab w:val="center" w:pos="2835"/>
        </w:tabs>
        <w:rPr>
          <w:rtl/>
        </w:rPr>
      </w:pPr>
      <w:r>
        <w:rPr>
          <w:rtl/>
        </w:rPr>
        <w:t xml:space="preserve">מזבח </w:t>
      </w:r>
      <w:r>
        <w:rPr>
          <w:rFonts w:hint="cs"/>
          <w:rtl/>
        </w:rPr>
        <w:t>-</w:t>
      </w:r>
      <w:r>
        <w:rPr>
          <w:rtl/>
        </w:rPr>
        <w:t>שיתין, פלגיה דמזבח</w:t>
      </w:r>
      <w:r>
        <w:rPr>
          <w:rFonts w:hint="cs"/>
          <w:rtl/>
        </w:rPr>
        <w:t>-</w:t>
      </w:r>
      <w:r>
        <w:rPr>
          <w:rtl/>
        </w:rPr>
        <w:t xml:space="preserve"> תלתין, מקרנות ועד סובב</w:t>
      </w:r>
      <w:r>
        <w:rPr>
          <w:rFonts w:hint="cs"/>
          <w:rtl/>
        </w:rPr>
        <w:t xml:space="preserve">- </w:t>
      </w:r>
      <w:r>
        <w:rPr>
          <w:rtl/>
        </w:rPr>
        <w:t xml:space="preserve">כ"ד, בציר לפלגיה דמזבח? ששה, </w:t>
      </w:r>
    </w:p>
    <w:p>
      <w:pPr>
        <w:pStyle w:val="38"/>
        <w:rPr>
          <w:ins w:id="101845" w:author="מנוע מכני" w:date="2026-10-11T12:04:40Z"/>
        </w:rPr>
      </w:pPr>
      <w:r>
        <w:t xml:space="preserve">ותנן:</w:t>
      </w:r>
    </w:p>
    <w:p w:rsidR="00DA63EC" w:rsidRDefault="00DA63EC" w:rsidP="00DA63EC">
      <w:pPr>
        <w:tabs>
          <w:tab w:val="center" w:pos="2835"/>
        </w:tabs>
        <w:rPr>
          <w:rtl/>
        </w:rPr>
      </w:pPr>
      <w:del w:id="101846" w:author="מנוע מכני" w:date="2026-10-11T12:04:40Z">
        <w:r>
          <w:rPr>
            <w:rtl/>
          </w:rPr>
          <w:delText xml:space="preserve"> </w:delText>
        </w:r>
      </w:del>
      <w:r>
        <w:rPr>
          <w:rtl/>
        </w:rPr>
        <w:t xml:space="preserve">אם עשאה למטה מרגליו </w:t>
      </w:r>
      <w:ins w:id="90541" w:author="מנוע מכני" w:date="2026-10-11T12:04:40Z">
        <w:r>
          <w:rPr>
            <w:rtl/>
          </w:rPr>
          <w:t xml:space="preserve">אפי'</w:t>
        </w:r>
      </w:ins>
      <w:del w:id="90542" w:author="מנוע מכני" w:date="2026-10-11T12:04:40Z">
        <w:r>
          <w:rPr>
            <w:rtl/>
          </w:rPr>
          <w:delText xml:space="preserve">אפילו</w:delText>
        </w:r>
      </w:del>
      <w:r>
        <w:rPr>
          <w:rtl/>
        </w:rPr>
        <w:t xml:space="preserve"> אמה אחת - כשרה.</w:t>
      </w:r>
      <w:r>
        <w:rPr>
          <w:rFonts w:hint="cs"/>
          <w:rtl/>
        </w:rPr>
        <w:t xml:space="preserve"> ומוקמית בכניסה </w:t>
      </w:r>
    </w:p>
    <w:p w:rsidR="00DA63EC" w:rsidRDefault="00DA63EC" w:rsidP="00DA63EC">
      <w:pPr>
        <w:tabs>
          <w:tab w:val="center" w:pos="2835"/>
        </w:tabs>
        <w:rPr>
          <w:rtl/>
        </w:rPr>
      </w:pPr>
    </w:p>
    <w:p>
      <w:pPr>
        <w:pStyle w:val="38"/>
        <w:rPr>
          <w:ins w:id="101847" w:author="מנוע מכני" w:date="2026-10-11T12:04:40Z"/>
        </w:rPr>
      </w:pPr>
      <w:r>
        <w:t xml:space="preserve">והך </w:t>
      </w:r>
      <w:r>
        <w:t xml:space="preserve">ד</w:t>
      </w:r>
      <w:r>
        <w:t xml:space="preserve">תנן</w:t>
      </w:r>
      <w:r>
        <w:t xml:space="preserve">:</w:t>
      </w:r>
    </w:p>
    <w:p w:rsidR="00DA63EC" w:rsidRDefault="00DA63EC" w:rsidP="00DA63EC">
      <w:pPr>
        <w:tabs>
          <w:tab w:val="center" w:pos="2835"/>
        </w:tabs>
        <w:rPr>
          <w:rtl/>
        </w:rPr>
      </w:pPr>
      <w:del w:id="101848" w:author="מנוע מכני" w:date="2026-10-11T12:04:40Z">
        <w:r>
          <w:rPr>
            <w:rtl/>
          </w:rPr>
          <w:delText xml:space="preserve"> </w:delText>
        </w:r>
      </w:del>
      <w:r>
        <w:rPr>
          <w:rtl/>
        </w:rPr>
        <w:t xml:space="preserve">מזבח היה </w:t>
      </w:r>
      <w:r>
        <w:rPr>
          <w:rFonts w:hint="cs"/>
          <w:rtl/>
        </w:rPr>
        <w:t xml:space="preserve">לב על לב', </w:t>
      </w:r>
      <w:r>
        <w:rPr>
          <w:rtl/>
        </w:rPr>
        <w:t xml:space="preserve">עלה אמה וכנס אמה זהו יסוד נמצא </w:t>
      </w:r>
      <w:r>
        <w:rPr>
          <w:rFonts w:hint="cs"/>
          <w:rtl/>
        </w:rPr>
        <w:t xml:space="preserve">ל' על ל' </w:t>
      </w:r>
      <w:r>
        <w:rPr>
          <w:rtl/>
        </w:rPr>
        <w:t>–</w:t>
      </w:r>
      <w:r>
        <w:rPr>
          <w:rFonts w:hint="cs"/>
          <w:rtl/>
        </w:rPr>
        <w:t xml:space="preserve"> לב' </w:t>
      </w:r>
      <w:ins w:id="96751" w:author="מנוע מכני" w:date="2026-10-11T12:04:40Z">
        <w:r>
          <w:rPr>
            <w:rFonts w:hint="cs"/>
            <w:rtl/>
          </w:rPr>
          <w:t xml:space="preserve">היו</w:t>
        </w:r>
      </w:ins>
      <w:del w:id="96752" w:author="מנוע מכני" w:date="2026-10-11T12:04:40Z">
        <w:r>
          <w:rPr>
            <w:rFonts w:hint="cs"/>
            <w:rtl/>
          </w:rPr>
          <w:delText xml:space="preserve">הוו</w:delText>
        </w:r>
      </w:del>
      <w:r>
        <w:rPr>
          <w:rFonts w:hint="cs"/>
          <w:rtl/>
        </w:rPr>
        <w:t xml:space="preserve">?!</w:t>
      </w:r>
    </w:p>
    <w:p w:rsidR="00DA63EC" w:rsidRDefault="00DA63EC" w:rsidP="00DA63EC">
      <w:pPr>
        <w:tabs>
          <w:tab w:val="center" w:pos="2835"/>
        </w:tabs>
        <w:rPr>
          <w:rtl/>
        </w:rPr>
      </w:pPr>
      <w:r>
        <w:rPr>
          <w:rtl/>
        </w:rPr>
        <w:t xml:space="preserve">ותו, עלה חמש וכנס אמה זהו סובב, נמצא </w:t>
      </w:r>
      <w:r>
        <w:rPr>
          <w:rFonts w:hint="cs"/>
          <w:rtl/>
        </w:rPr>
        <w:t>כח' על כח'</w:t>
      </w:r>
      <w:r>
        <w:rPr>
          <w:rtl/>
        </w:rPr>
        <w:t xml:space="preserve"> </w:t>
      </w:r>
      <w:r>
        <w:rPr>
          <w:rFonts w:hint="cs"/>
          <w:rtl/>
        </w:rPr>
        <w:t>הא כ</w:t>
      </w:r>
      <w:r>
        <w:rPr>
          <w:rtl/>
        </w:rPr>
        <w:t>"</w:t>
      </w:r>
      <w:r>
        <w:rPr>
          <w:rFonts w:hint="cs"/>
          <w:rtl/>
        </w:rPr>
        <w:t xml:space="preserve">ח וד' טפחים </w:t>
      </w:r>
      <w:ins w:id="96753" w:author="מנוע מכני" w:date="2026-10-11T12:04:40Z">
        <w:r>
          <w:rPr>
            <w:rFonts w:hint="cs"/>
            <w:rtl/>
          </w:rPr>
          <w:t xml:space="preserve">היו</w:t>
        </w:r>
      </w:ins>
      <w:del w:id="96754" w:author="מנוע מכני" w:date="2026-10-11T12:04:40Z">
        <w:r>
          <w:rPr>
            <w:rFonts w:hint="cs"/>
            <w:rtl/>
          </w:rPr>
          <w:delText xml:space="preserve">הוו</w:delText>
        </w:r>
      </w:del>
      <w:r>
        <w:rPr>
          <w:rFonts w:hint="cs"/>
          <w:rtl/>
        </w:rPr>
        <w:t xml:space="preserve"> </w:t>
      </w:r>
    </w:p>
    <w:p>
      <w:pPr>
        <w:pStyle w:val="38"/>
        <w:rPr>
          <w:ins w:id="101849" w:author="מנוע מכני" w:date="2026-10-11T12:04:40Z"/>
        </w:rPr>
      </w:pPr>
      <w:r>
        <w:t>וא</w:t>
      </w:r>
      <w:r>
        <w:t>"</w:t>
      </w:r>
      <w:r>
        <w:t xml:space="preserve">א</w:t>
      </w:r>
    </w:p>
    <w:p w:rsidR="00DA63EC" w:rsidRDefault="00DA63EC" w:rsidP="00DA63EC">
      <w:pPr>
        <w:tabs>
          <w:tab w:val="center" w:pos="2835"/>
        </w:tabs>
        <w:rPr>
          <w:rtl/>
        </w:rPr>
      </w:pPr>
      <w:del w:id="101850" w:author="מנוע מכני" w:date="2026-10-11T12:04:40Z">
        <w:r>
          <w:rPr>
            <w:rFonts w:hint="cs"/>
            <w:rtl/>
          </w:rPr>
          <w:delText xml:space="preserve"> </w:delText>
        </w:r>
      </w:del>
      <w:r>
        <w:rPr>
          <w:rFonts w:hint="cs"/>
          <w:rtl/>
        </w:rPr>
        <w:t xml:space="preserve">לימא ד</w:t>
      </w:r>
      <w:r>
        <w:rPr>
          <w:rtl/>
        </w:rPr>
        <w:t xml:space="preserve">כיון דלא הוי אמה </w:t>
      </w:r>
      <w:r>
        <w:rPr>
          <w:rtl/>
        </w:rPr>
        <w:t xml:space="preserve">לא</w:t>
      </w:r>
      <w:r>
        <w:rPr>
          <w:rtl/>
        </w:rPr>
        <w:t xml:space="preserve"> חשיב </w:t>
      </w:r>
      <w:ins w:id="93767" w:author="מנוע מכני" w:date="2026-10-11T12:04:40Z">
        <w:r>
          <w:rPr>
            <w:rtl/>
          </w:rPr>
          <w:t xml:space="preserve">לו</w:t>
        </w:r>
      </w:ins>
      <w:del w:id="93768" w:author="מנוע מכני" w:date="2026-10-11T12:04:40Z">
        <w:r>
          <w:rPr>
            <w:rtl/>
          </w:rPr>
          <w:delText xml:space="preserve">ליה</w:delText>
        </w:r>
      </w:del>
      <w:r>
        <w:rPr>
          <w:rtl/>
        </w:rPr>
        <w:t xml:space="preserve">, מקום קרנות אמה מזה ואמה מזה, נמצא עשרים ושש על עשרים ושש, עשרין ושבע </w:t>
      </w:r>
      <w:ins w:id="96755" w:author="מנוע מכני" w:date="2026-10-11T12:04:40Z">
        <w:r>
          <w:rPr>
            <w:rtl/>
          </w:rPr>
          <w:t xml:space="preserve">היו</w:t>
        </w:r>
      </w:ins>
      <w:del w:id="96756" w:author="מנוע מכני" w:date="2026-10-11T12:04:40Z">
        <w:r>
          <w:rPr>
            <w:rtl/>
          </w:rPr>
          <w:delText xml:space="preserve">הוו</w:delText>
        </w:r>
      </w:del>
      <w:r>
        <w:rPr>
          <w:rtl/>
        </w:rPr>
        <w:t xml:space="preserve">!</w:t>
      </w:r>
    </w:p>
    <w:p w:rsidR="00DA63EC" w:rsidRDefault="00DA63EC" w:rsidP="00DA63EC">
      <w:pPr>
        <w:tabs>
          <w:tab w:val="center" w:pos="2835"/>
        </w:tabs>
        <w:rPr>
          <w:rtl/>
        </w:rPr>
      </w:pPr>
      <w:r>
        <w:rPr>
          <w:rtl/>
        </w:rPr>
        <w:t xml:space="preserve">לא</w:t>
      </w:r>
      <w:r>
        <w:rPr>
          <w:rtl/>
        </w:rPr>
        <w:t xml:space="preserve"> דק.</w:t>
      </w:r>
    </w:p>
    <w:p w:rsidR="00DA63EC" w:rsidRDefault="00DA63EC" w:rsidP="00DA63EC">
      <w:pPr>
        <w:tabs>
          <w:tab w:val="center" w:pos="2835"/>
        </w:tabs>
        <w:rPr>
          <w:rtl/>
        </w:rPr>
      </w:pPr>
      <w:r>
        <w:rPr>
          <w:rtl/>
        </w:rPr>
        <w:t xml:space="preserve">מקום הילוך רגלי הכהנים אמה מזה ואמה מזה, נמצא </w:t>
      </w:r>
      <w:r>
        <w:rPr>
          <w:rFonts w:hint="cs"/>
          <w:rtl/>
        </w:rPr>
        <w:t>כ</w:t>
      </w:r>
      <w:r>
        <w:rPr>
          <w:rtl/>
        </w:rPr>
        <w:t>"</w:t>
      </w:r>
      <w:r>
        <w:rPr>
          <w:rFonts w:hint="cs"/>
          <w:rtl/>
        </w:rPr>
        <w:t>ד על כ</w:t>
      </w:r>
      <w:r>
        <w:rPr>
          <w:rtl/>
        </w:rPr>
        <w:t>"</w:t>
      </w:r>
      <w:r>
        <w:rPr>
          <w:rFonts w:hint="cs"/>
          <w:rtl/>
        </w:rPr>
        <w:t xml:space="preserve">ד </w:t>
      </w:r>
      <w:r>
        <w:rPr>
          <w:rtl/>
        </w:rPr>
        <w:t xml:space="preserve">מקום המערכה </w:t>
      </w:r>
      <w:r>
        <w:rPr>
          <w:rFonts w:hint="cs"/>
          <w:rtl/>
        </w:rPr>
        <w:t>כ</w:t>
      </w:r>
      <w:r>
        <w:rPr>
          <w:rtl/>
        </w:rPr>
        <w:t>"</w:t>
      </w:r>
      <w:r>
        <w:rPr>
          <w:rFonts w:hint="cs"/>
          <w:rtl/>
        </w:rPr>
        <w:t xml:space="preserve">ה היה </w:t>
      </w:r>
    </w:p>
    <w:p w:rsidR="00DA63EC" w:rsidRDefault="00DA63EC" w:rsidP="00DA63EC">
      <w:pPr>
        <w:tabs>
          <w:tab w:val="center" w:pos="2835"/>
        </w:tabs>
        <w:rPr>
          <w:rtl/>
        </w:rPr>
      </w:pPr>
      <w:r>
        <w:rPr>
          <w:rtl/>
        </w:rPr>
        <w:t>וכ"</w:t>
      </w:r>
      <w:r>
        <w:rPr>
          <w:rFonts w:hint="cs"/>
          <w:rtl/>
        </w:rPr>
        <w:t xml:space="preserve">ת: </w:t>
      </w:r>
      <w:r>
        <w:rPr>
          <w:rFonts w:hint="cs"/>
          <w:rtl/>
        </w:rPr>
        <w:t xml:space="preserve">ה</w:t>
      </w:r>
      <w:r>
        <w:rPr>
          <w:rtl/>
        </w:rPr>
        <w:t>"</w:t>
      </w:r>
      <w:r>
        <w:rPr>
          <w:rFonts w:hint="cs"/>
          <w:rtl/>
        </w:rPr>
        <w:t xml:space="preserve">נ</w:t>
      </w:r>
      <w:r>
        <w:rPr>
          <w:rFonts w:hint="cs"/>
          <w:rtl/>
        </w:rPr>
        <w:t xml:space="preserve"> </w:t>
      </w:r>
      <w:r>
        <w:rPr>
          <w:rtl/>
        </w:rPr>
        <w:t xml:space="preserve">לא</w:t>
      </w:r>
      <w:r>
        <w:rPr>
          <w:rtl/>
        </w:rPr>
        <w:t xml:space="preserve"> דק, וה</w:t>
      </w:r>
      <w:r>
        <w:rPr>
          <w:rFonts w:hint="cs"/>
          <w:rtl/>
        </w:rPr>
        <w:t xml:space="preserve">ך </w:t>
      </w:r>
      <w:r w:rsidRPr="00664445">
        <w:rPr>
          <w:rStyle w:val="afffff0"/>
          <w:rFonts w:hint="cs"/>
          <w:rtl/>
        </w:rPr>
        <w:t>ד'</w:t>
      </w:r>
      <w:r w:rsidRPr="00664445">
        <w:rPr>
          <w:rStyle w:val="afffff0"/>
          <w:rtl/>
        </w:rPr>
        <w:t>והאריאל שתים עשרה אורך בשתים עשרה רוחב רבוע</w:t>
      </w:r>
      <w:r w:rsidRPr="00664445">
        <w:rPr>
          <w:rStyle w:val="afffff0"/>
          <w:rFonts w:hint="cs"/>
          <w:rtl/>
        </w:rPr>
        <w:t>'</w:t>
      </w:r>
      <w:r w:rsidRPr="00664445">
        <w:rPr>
          <w:rStyle w:val="afffff0"/>
          <w:rtl/>
        </w:rPr>
        <w:t>,</w:t>
      </w:r>
      <w:r>
        <w:rPr>
          <w:rtl/>
        </w:rPr>
        <w:t xml:space="preserve"> יכול שאינו אלא שתים עשרה על שתים עשרה? </w:t>
      </w:r>
    </w:p>
    <w:p w:rsidR="00DA63EC" w:rsidRDefault="00DA63EC" w:rsidP="00DA63EC">
      <w:pPr>
        <w:pStyle w:val="affffb"/>
        <w:rPr>
          <w:rtl/>
        </w:rPr>
      </w:pPr>
      <w:r>
        <w:rPr>
          <w:rtl/>
        </w:rPr>
        <w:t>- כשאומר</w:t>
      </w:r>
      <w:r w:rsidRPr="00A71A5E">
        <w:rPr>
          <w:rStyle w:val="afffff0"/>
          <w:rtl/>
        </w:rPr>
        <w:t xml:space="preserve"> </w:t>
      </w:r>
      <w:r w:rsidRPr="00A71A5E">
        <w:rPr>
          <w:rStyle w:val="afffff0"/>
          <w:rFonts w:hint="cs"/>
          <w:rtl/>
        </w:rPr>
        <w:t>'</w:t>
      </w:r>
      <w:ins w:id="91073" w:author="Claude - סמנטי" w:date="2026-10-11T12:27:00Z">
        <w:r>
          <w:rPr>
            <w:rStyle w:val="afffff0"/>
            <w:rtl/>
          </w:rPr>
          <w:t xml:space="preserve">אֶל אַרְבַּעַת רִבְעָיו</w:t>
        </w:r>
      </w:ins>
      <w:del w:id="91074" w:author="Claude - סמנטי" w:date="2026-10-11T12:27:00Z">
        <w:r w:rsidRPr="00A71A5E">
          <w:rPr>
            <w:rStyle w:val="afffff0"/>
            <w:rtl/>
          </w:rPr>
          <w:delText xml:space="preserve">אל ארבעת רבעיו</w:delText>
        </w:r>
      </w:del>
      <w:r w:rsidRPr="00A71A5E">
        <w:rPr>
          <w:rStyle w:val="afffff0"/>
          <w:rFonts w:hint="cs"/>
          <w:rtl/>
        </w:rPr>
        <w:t>'</w:t>
      </w:r>
      <w:r w:rsidRPr="00A71A5E">
        <w:rPr>
          <w:rStyle w:val="afffff0"/>
          <w:rtl/>
        </w:rPr>
        <w:t>,</w:t>
      </w:r>
      <w:r>
        <w:rPr>
          <w:rtl/>
        </w:rPr>
        <w:t xml:space="preserve"> מלמד שבאמצע הוא מודד שתים עשרה אמה לכל רוח ורוח!</w:t>
      </w:r>
    </w:p>
    <w:p>
      <w:pPr>
        <w:pStyle w:val="38"/>
        <w:rPr>
          <w:ins w:id="101851" w:author="מנוע מכני" w:date="2026-10-11T12:04:40Z"/>
        </w:rPr>
      </w:pPr>
      <w:r>
        <w:t xml:space="preserve">והך</w:t>
      </w:r>
    </w:p>
    <w:p w:rsidR="00DA63EC" w:rsidRDefault="00DA63EC" w:rsidP="00DA63EC">
      <w:pPr>
        <w:tabs>
          <w:tab w:val="center" w:pos="2835"/>
        </w:tabs>
        <w:rPr>
          <w:rtl/>
        </w:rPr>
      </w:pPr>
      <w:del w:id="101852" w:author="מנוע מכני" w:date="2026-10-11T12:04:40Z">
        <w:r>
          <w:rPr>
            <w:rFonts w:hint="cs"/>
            <w:rtl/>
          </w:rPr>
          <w:delText xml:space="preserve"> </w:delText>
        </w:r>
      </w:del>
      <w:r>
        <w:rPr>
          <w:rFonts w:hint="cs"/>
          <w:rtl/>
        </w:rPr>
        <w:t xml:space="preserve">ד</w:t>
      </w:r>
      <w:r>
        <w:rPr>
          <w:rtl/>
        </w:rPr>
        <w:t xml:space="preserve">שית </w:t>
      </w:r>
      <w:ins w:id="93769" w:author="מנוע מכני" w:date="2026-10-11T12:04:40Z">
        <w:r>
          <w:rPr>
            <w:rtl/>
          </w:rPr>
          <w:t xml:space="preserve">מהם</w:t>
        </w:r>
      </w:ins>
      <w:del w:id="93770" w:author="מנוע מכני" w:date="2026-10-11T12:04:40Z">
        <w:r>
          <w:rPr>
            <w:rtl/>
          </w:rPr>
          <w:delText xml:space="preserve">מינייהו</w:delText>
        </w:r>
      </w:del>
      <w:r>
        <w:rPr>
          <w:rtl/>
        </w:rPr>
        <w:t xml:space="preserve"> </w:t>
      </w:r>
      <w:ins w:id="97719" w:author="מנוע מכני" w:date="2026-10-11T12:04:40Z">
        <w:r>
          <w:rPr>
            <w:rtl/>
          </w:rPr>
          <w:t xml:space="preserve">מתחילה</w:t>
        </w:r>
      </w:ins>
      <w:del w:id="97720" w:author="מנוע מכני" w:date="2026-10-11T12:04:40Z">
        <w:r>
          <w:rPr>
            <w:rtl/>
          </w:rPr>
          <w:delText xml:space="preserve">מעיקרא</w:delText>
        </w:r>
      </w:del>
      <w:r>
        <w:rPr>
          <w:rtl/>
        </w:rPr>
        <w:t xml:space="preserve"> באמה בת חמשה </w:t>
      </w:r>
      <w:ins w:id="97721" w:author="מנוע מכני" w:date="2026-10-11T12:04:40Z">
        <w:r>
          <w:rPr>
            <w:rtl/>
          </w:rPr>
          <w:t xml:space="preserve">מביא</w:t>
        </w:r>
      </w:ins>
      <w:del w:id="97722" w:author="מנוע מכני" w:date="2026-10-11T12:04:40Z">
        <w:r>
          <w:rPr>
            <w:rtl/>
          </w:rPr>
          <w:delText xml:space="preserve">מייתי</w:delText>
        </w:r>
      </w:del>
      <w:r>
        <w:rPr>
          <w:rtl/>
        </w:rPr>
        <w:t xml:space="preserve"> </w:t>
      </w:r>
      <w:ins w:id="95759" w:author="מנוע מכני" w:date="2026-10-11T12:04:40Z">
        <w:r>
          <w:rPr>
            <w:rtl/>
          </w:rPr>
          <w:t xml:space="preserve">להם</w:t>
        </w:r>
      </w:ins>
      <w:del w:id="95760" w:author="מנוע מכני" w:date="2026-10-11T12:04:40Z">
        <w:r>
          <w:rPr>
            <w:rtl/>
          </w:rPr>
          <w:delText xml:space="preserve">להו</w:delText>
        </w:r>
      </w:del>
      <w:r>
        <w:rPr>
          <w:rtl/>
        </w:rPr>
        <w:t xml:space="preserve">, </w:t>
      </w:r>
      <w:r>
        <w:rPr>
          <w:rFonts w:hint="cs"/>
          <w:rtl/>
        </w:rPr>
        <w:t>א</w:t>
      </w:r>
      <w:r>
        <w:rPr>
          <w:rtl/>
        </w:rPr>
        <w:t>"</w:t>
      </w:r>
      <w:r>
        <w:rPr>
          <w:rFonts w:hint="cs"/>
          <w:rtl/>
        </w:rPr>
        <w:t>כ</w:t>
      </w:r>
      <w:r>
        <w:rPr>
          <w:rtl/>
        </w:rPr>
        <w:t xml:space="preserve"> רווחא לה עזרה!</w:t>
      </w:r>
    </w:p>
    <w:p>
      <w:pPr>
        <w:pStyle w:val="38"/>
        <w:rPr>
          <w:ins w:id="101853" w:author="מנוע מכני" w:date="2026-10-11T12:04:40Z"/>
        </w:rPr>
      </w:pPr>
      <w:r>
        <w:t xml:space="preserve">דתנן</w:t>
      </w:r>
      <w:r>
        <w:t xml:space="preserve">:</w:t>
      </w:r>
    </w:p>
    <w:p w:rsidR="00DA63EC" w:rsidRDefault="00DA63EC" w:rsidP="00DA63EC">
      <w:pPr>
        <w:tabs>
          <w:tab w:val="center" w:pos="2835"/>
        </w:tabs>
        <w:rPr>
          <w:rtl/>
        </w:rPr>
      </w:pPr>
      <w:del w:id="101854" w:author="מנוע מכני" w:date="2026-10-11T12:04:40Z">
        <w:r>
          <w:rPr>
            <w:rtl/>
          </w:rPr>
          <w:delText xml:space="preserve"> </w:delText>
        </w:r>
      </w:del>
      <w:r>
        <w:rPr>
          <w:rtl/>
        </w:rPr>
        <w:t xml:space="preserve">כל העזרה היתה אורך </w:t>
      </w:r>
      <w:r>
        <w:rPr>
          <w:rFonts w:hint="cs"/>
          <w:rtl/>
        </w:rPr>
        <w:t>קפז' על רוחב קלה' מ</w:t>
      </w:r>
      <w:r>
        <w:rPr>
          <w:rtl/>
        </w:rPr>
        <w:t xml:space="preserve">מזרח למערב מאה שמונים ושבע: </w:t>
      </w:r>
    </w:p>
    <w:p w:rsidR="00DA63EC" w:rsidRDefault="00DA63EC" w:rsidP="00DA63EC">
      <w:pPr>
        <w:tabs>
          <w:tab w:val="center" w:pos="2835"/>
        </w:tabs>
        <w:ind w:hanging="171"/>
        <w:rPr>
          <w:rtl/>
        </w:rPr>
      </w:pPr>
      <w:r>
        <w:rPr>
          <w:rtl/>
        </w:rPr>
        <w:t xml:space="preserve">מקום דריסת רגלי ישראל אחת עשרה אמה, </w:t>
      </w:r>
    </w:p>
    <w:p w:rsidR="00DA63EC" w:rsidRDefault="00DA63EC" w:rsidP="00DA63EC">
      <w:pPr>
        <w:tabs>
          <w:tab w:val="center" w:pos="2835"/>
        </w:tabs>
        <w:ind w:hanging="171"/>
        <w:rPr>
          <w:rtl/>
        </w:rPr>
      </w:pPr>
      <w:r>
        <w:rPr>
          <w:rtl/>
        </w:rPr>
        <w:t xml:space="preserve">ומקום דריסת רגלי הכהנים אחת עשרה אמה, </w:t>
      </w:r>
    </w:p>
    <w:p w:rsidR="00DA63EC" w:rsidRDefault="00DA63EC" w:rsidP="00DA63EC">
      <w:pPr>
        <w:tabs>
          <w:tab w:val="center" w:pos="2835"/>
        </w:tabs>
        <w:ind w:hanging="171"/>
        <w:rPr>
          <w:rtl/>
        </w:rPr>
      </w:pPr>
      <w:r>
        <w:rPr>
          <w:rtl/>
        </w:rPr>
        <w:t xml:space="preserve">המזבח שלשים ושתים, </w:t>
      </w:r>
    </w:p>
    <w:p w:rsidR="00DA63EC" w:rsidRDefault="00DA63EC" w:rsidP="00DA63EC">
      <w:pPr>
        <w:tabs>
          <w:tab w:val="center" w:pos="2835"/>
        </w:tabs>
        <w:ind w:hanging="171"/>
        <w:rPr>
          <w:rtl/>
        </w:rPr>
      </w:pPr>
      <w:r>
        <w:rPr>
          <w:rtl/>
        </w:rPr>
        <w:t xml:space="preserve">בין אולם ולמזבח עשרים ושתים אמה, </w:t>
      </w:r>
    </w:p>
    <w:p w:rsidR="00DA63EC" w:rsidRDefault="00DA63EC" w:rsidP="00DA63EC">
      <w:pPr>
        <w:tabs>
          <w:tab w:val="center" w:pos="2835"/>
        </w:tabs>
        <w:ind w:hanging="171"/>
        <w:rPr>
          <w:rtl/>
        </w:rPr>
      </w:pPr>
      <w:r>
        <w:rPr>
          <w:rtl/>
        </w:rPr>
        <w:t xml:space="preserve">ההיכל מאה אמה, </w:t>
      </w:r>
    </w:p>
    <w:p w:rsidR="00DA63EC" w:rsidRDefault="00DA63EC" w:rsidP="00DA63EC">
      <w:pPr>
        <w:tabs>
          <w:tab w:val="center" w:pos="2835"/>
        </w:tabs>
        <w:ind w:hanging="171"/>
        <w:rPr>
          <w:rtl/>
        </w:rPr>
      </w:pPr>
      <w:r>
        <w:rPr>
          <w:rtl/>
        </w:rPr>
        <w:t>אחת עשרה אמה אחורי בית הכפורת!</w:t>
      </w:r>
    </w:p>
    <w:p w:rsidR="00DA63EC" w:rsidRDefault="00DA63EC" w:rsidP="00DA63EC">
      <w:pPr>
        <w:pStyle w:val="afff3"/>
        <w:framePr w:wrap="around"/>
        <w:rPr>
          <w:rtl/>
        </w:rPr>
      </w:pPr>
      <w:r>
        <w:rPr>
          <w:rFonts w:hint="cs"/>
          <w:rtl/>
        </w:rPr>
        <w:t>צח.</w:t>
      </w:r>
    </w:p>
    <w:p>
      <w:pPr>
        <w:pStyle w:val="38"/>
        <w:rPr>
          <w:ins w:id="101855" w:author="מנוע מכני" w:date="2026-10-11T12:04:40Z"/>
        </w:rPr>
      </w:pPr>
      <w:r>
        <w:t xml:space="preserve">אלא</w:t>
      </w:r>
    </w:p>
    <w:p w:rsidR="00DA63EC" w:rsidRDefault="00DA63EC" w:rsidP="00DA63EC">
      <w:pPr>
        <w:tabs>
          <w:tab w:val="center" w:pos="2835"/>
        </w:tabs>
        <w:rPr>
          <w:rtl/>
        </w:rPr>
      </w:pPr>
      <w:del w:id="101856" w:author="מנוע מכני" w:date="2026-10-11T12:04:40Z">
        <w:r>
          <w:rPr>
            <w:rtl/>
          </w:rPr>
          <w:delText xml:space="preserve"> </w:delText>
        </w:r>
      </w:del>
      <w:r>
        <w:rPr>
          <w:rtl/>
        </w:rPr>
        <w:t xml:space="preserve">חיק האמה - בגובהה, אמה רוחב - כניסה, גבולה אל שפתה סביב – </w:t>
      </w:r>
      <w:r>
        <w:rPr>
          <w:rFonts w:hint="cs"/>
          <w:rtl/>
        </w:rPr>
        <w:t>ל</w:t>
      </w:r>
      <w:r>
        <w:rPr>
          <w:rtl/>
        </w:rPr>
        <w:t>"</w:t>
      </w:r>
      <w:r>
        <w:rPr>
          <w:rFonts w:hint="cs"/>
          <w:rtl/>
        </w:rPr>
        <w:t xml:space="preserve">ש</w:t>
      </w:r>
      <w:r>
        <w:rPr>
          <w:rFonts w:hint="cs"/>
          <w:rtl/>
        </w:rPr>
        <w:t xml:space="preserve"> </w:t>
      </w:r>
      <w:ins w:id="93771" w:author="מנוע מכני" w:date="2026-10-11T12:04:40Z">
        <w:r>
          <w:rPr>
            <w:rFonts w:hint="cs"/>
            <w:rtl/>
          </w:rPr>
          <w:t xml:space="preserve">כך</w:t>
        </w:r>
      </w:ins>
      <w:del w:id="93772" w:author="מנוע מכני" w:date="2026-10-11T12:04:40Z">
        <w:r>
          <w:rPr>
            <w:rFonts w:hint="cs"/>
            <w:rtl/>
          </w:rPr>
          <w:delText xml:space="preserve">הכי</w:delText>
        </w:r>
      </w:del>
      <w:r>
        <w:rPr>
          <w:rFonts w:hint="cs"/>
          <w:rtl/>
        </w:rPr>
        <w:t xml:space="preserve"> ול</w:t>
      </w:r>
      <w:r>
        <w:rPr>
          <w:rtl/>
        </w:rPr>
        <w:t>"</w:t>
      </w:r>
      <w:r>
        <w:rPr>
          <w:rFonts w:hint="cs"/>
          <w:rtl/>
        </w:rPr>
        <w:t xml:space="preserve">ש </w:t>
      </w:r>
      <w:ins w:id="93773" w:author="מנוע מכני" w:date="2026-10-11T12:04:40Z">
        <w:r>
          <w:rPr>
            <w:rtl/>
          </w:rPr>
          <w:t xml:space="preserve">כך</w:t>
        </w:r>
      </w:ins>
      <w:del w:id="93774" w:author="מנוע מכני" w:date="2026-10-11T12:04:40Z">
        <w:r>
          <w:rPr>
            <w:rtl/>
          </w:rPr>
          <w:delText xml:space="preserve">הכי</w:delText>
        </w:r>
      </w:del>
      <w:r>
        <w:rPr>
          <w:rtl/>
        </w:rPr>
        <w:t xml:space="preserve">, </w:t>
      </w:r>
    </w:p>
    <w:p w:rsidR="00DA63EC" w:rsidRDefault="00DA63EC" w:rsidP="00DA63EC">
      <w:pPr>
        <w:tabs>
          <w:tab w:val="center" w:pos="2835"/>
        </w:tabs>
        <w:rPr>
          <w:rtl/>
        </w:rPr>
      </w:pPr>
      <w:r>
        <w:rPr>
          <w:rtl/>
        </w:rPr>
        <w:t xml:space="preserve">מזבח </w:t>
      </w:r>
      <w:r>
        <w:rPr>
          <w:rFonts w:hint="cs"/>
          <w:rtl/>
        </w:rPr>
        <w:t>הוי נ</w:t>
      </w:r>
      <w:r>
        <w:rPr>
          <w:rtl/>
        </w:rPr>
        <w:t>"</w:t>
      </w:r>
      <w:r>
        <w:rPr>
          <w:rFonts w:hint="cs"/>
          <w:rtl/>
        </w:rPr>
        <w:t>ח וחציו כט'</w:t>
      </w:r>
      <w:r>
        <w:rPr>
          <w:rtl/>
        </w:rPr>
        <w:t xml:space="preserve"> מקרנות ועד סובב כמה </w:t>
      </w:r>
      <w:ins w:id="96757" w:author="מנוע מכני" w:date="2026-10-11T12:04:40Z">
        <w:r>
          <w:rPr>
            <w:rtl/>
          </w:rPr>
          <w:t xml:space="preserve">היו</w:t>
        </w:r>
      </w:ins>
      <w:del w:id="96758" w:author="מנוע מכני" w:date="2026-10-11T12:04:40Z">
        <w:r>
          <w:rPr>
            <w:rtl/>
          </w:rPr>
          <w:delText xml:space="preserve">הוו</w:delText>
        </w:r>
      </w:del>
      <w:r>
        <w:rPr>
          <w:rtl/>
        </w:rPr>
        <w:t xml:space="preserve">? </w:t>
      </w:r>
      <w:r>
        <w:rPr>
          <w:rFonts w:hint="cs"/>
          <w:rtl/>
        </w:rPr>
        <w:t xml:space="preserve">כג', </w:t>
      </w:r>
      <w:r>
        <w:rPr>
          <w:rtl/>
        </w:rPr>
        <w:t xml:space="preserve">בציר לפלגיה דמזבח </w:t>
      </w:r>
      <w:r>
        <w:rPr>
          <w:rFonts w:hint="cs"/>
          <w:rtl/>
        </w:rPr>
        <w:t>ו'</w:t>
      </w:r>
    </w:p>
    <w:p>
      <w:pPr>
        <w:pStyle w:val="38"/>
        <w:rPr>
          <w:ins w:id="101857" w:author="מנוע מכני" w:date="2026-10-11T12:04:40Z"/>
        </w:rPr>
      </w:pPr>
      <w:r>
        <w:t xml:space="preserve">ותנן:</w:t>
      </w:r>
    </w:p>
    <w:p w:rsidR="00DA63EC" w:rsidRDefault="00DA63EC" w:rsidP="00DA63EC">
      <w:pPr>
        <w:tabs>
          <w:tab w:val="center" w:pos="2835"/>
        </w:tabs>
        <w:rPr>
          <w:rtl/>
        </w:rPr>
      </w:pPr>
      <w:del w:id="101858" w:author="מנוע מכני" w:date="2026-10-11T12:04:40Z">
        <w:r>
          <w:rPr>
            <w:rtl/>
          </w:rPr>
          <w:delText xml:space="preserve"> </w:delText>
        </w:r>
      </w:del>
      <w:r>
        <w:rPr>
          <w:rtl/>
        </w:rPr>
        <w:t xml:space="preserve">אם עשאה למטה מרגליו </w:t>
      </w:r>
      <w:ins w:id="90543" w:author="מנוע מכני" w:date="2026-10-11T12:04:40Z">
        <w:r>
          <w:rPr>
            <w:rtl/>
          </w:rPr>
          <w:t xml:space="preserve">אפי'</w:t>
        </w:r>
      </w:ins>
      <w:del w:id="90544" w:author="מנוע מכני" w:date="2026-10-11T12:04:40Z">
        <w:r>
          <w:rPr>
            <w:rtl/>
          </w:rPr>
          <w:delText xml:space="preserve">אפילו</w:delText>
        </w:r>
      </w:del>
      <w:r>
        <w:rPr>
          <w:rtl/>
        </w:rPr>
        <w:t xml:space="preserve"> אמה אחת - כשירה.</w:t>
      </w:r>
    </w:p>
    <w:p w:rsidR="00DA63EC" w:rsidRDefault="00DA63EC" w:rsidP="00DA63EC">
      <w:pPr>
        <w:tabs>
          <w:tab w:val="center" w:pos="2835"/>
        </w:tabs>
        <w:rPr>
          <w:rtl/>
        </w:rPr>
      </w:pPr>
      <w:r>
        <w:rPr>
          <w:rtl/>
        </w:rPr>
        <w:t xml:space="preserve">דיקא </w:t>
      </w:r>
      <w:ins w:id="92071" w:author="מנוע מכני" w:date="2026-10-11T12:04:40Z">
        <w:r>
          <w:rPr>
            <w:rtl/>
          </w:rPr>
          <w:t xml:space="preserve">גם</w:t>
        </w:r>
      </w:ins>
      <w:del w:id="92072" w:author="מנוע מכני" w:date="2026-10-11T12:04:40Z">
        <w:r>
          <w:rPr>
            <w:rtl/>
          </w:rPr>
          <w:delText xml:space="preserve">נמי</w:delText>
        </w:r>
      </w:del>
      <w:r>
        <w:rPr>
          <w:rFonts w:hint="cs"/>
        </w:rPr>
        <w:t xml:space="preserve"> </w:t>
      </w:r>
      <w:r w:rsidRPr="00664445">
        <w:rPr>
          <w:rStyle w:val="afffff0"/>
          <w:rFonts w:hint="cs"/>
          <w:rtl/>
        </w:rPr>
        <w:t>ד'</w:t>
      </w:r>
      <w:ins w:id="91075" w:author="Claude - סמנטי" w:date="2026-10-11T12:27:00Z">
        <w:r>
          <w:rPr>
            <w:rStyle w:val="afffff0"/>
            <w:rtl/>
          </w:rPr>
          <w:t xml:space="preserve">חֵיק הָאַמָּה וְאַמָּה רוֹחַב</w:t>
        </w:r>
      </w:ins>
      <w:del w:id="91076" w:author="Claude - סמנטי" w:date="2026-10-11T12:27:00Z">
        <w:r w:rsidRPr="00664445">
          <w:rPr>
            <w:rStyle w:val="afffff0"/>
            <w:rtl/>
          </w:rPr>
          <w:delText xml:space="preserve">חיק האמה ואמה רוחב</w:delText>
        </w:r>
      </w:del>
      <w:r w:rsidRPr="00664445">
        <w:rPr>
          <w:rStyle w:val="afffff0"/>
          <w:rFonts w:hint="cs"/>
          <w:rtl/>
        </w:rPr>
        <w:t>'</w:t>
      </w:r>
      <w:r w:rsidRPr="00664445">
        <w:rPr>
          <w:rStyle w:val="afffff0"/>
          <w:rtl/>
        </w:rPr>
        <w:t>,</w:t>
      </w:r>
      <w:r>
        <w:rPr>
          <w:rtl/>
        </w:rPr>
        <w:t xml:space="preserve"> </w:t>
      </w:r>
      <w:r>
        <w:rPr>
          <w:rtl/>
        </w:rPr>
        <w:t xml:space="preserve">ש"מ</w:t>
      </w:r>
      <w:r>
        <w:rPr>
          <w:rtl/>
        </w:rPr>
        <w:t xml:space="preserve">.</w:t>
      </w:r>
    </w:p>
    <w:p w:rsidR="00DA63EC" w:rsidRDefault="00DA63EC" w:rsidP="00DA63EC">
      <w:pPr>
        <w:tabs>
          <w:tab w:val="center" w:pos="2835"/>
        </w:tabs>
        <w:rPr>
          <w:rtl/>
        </w:rPr>
      </w:pPr>
    </w:p>
    <w:p>
      <w:pPr>
        <w:pStyle w:val="afffff8"/>
        <w:rPr>
          <w:ins w:id="90119" w:author="קלוד" w:date="2026-10-11T12:32:08Z"/>
        </w:rPr>
      </w:pPr>
      <w:ins w:id="90120" w:author="קלוד" w:date="2026-10-11T12:32:08Z">
        <w:r>
          <w:rPr>
            <w:color w:val="7B3F00"/>
          </w:rPr>
          <w:t xml:space="preserve">מדת אמה בינונית - ששה טפחים</w:t>
        </w:r>
      </w:ins>
    </w:p>
    <w:p w:rsidR="00DA63EC" w:rsidRDefault="00DA63EC" w:rsidP="00DA63EC">
      <w:pPr>
        <w:tabs>
          <w:tab w:val="center" w:pos="2835"/>
        </w:tabs>
        <w:rPr>
          <w:b/>
          <w:bCs/>
          <w:rtl/>
        </w:rPr>
      </w:pPr>
      <w:r w:rsidRPr="00E8780F">
        <w:rPr>
          <w:b/>
          <w:bCs/>
          <w:rtl/>
        </w:rPr>
        <w:t xml:space="preserve">וכמה אמה בינונית? </w:t>
      </w:r>
      <w:r w:rsidRPr="00E8780F">
        <w:rPr>
          <w:b/>
          <w:bCs/>
          <w:rtl/>
        </w:rPr>
        <w:t xml:space="preserve">אמר</w:t>
      </w:r>
      <w:r w:rsidRPr="00E8780F">
        <w:rPr>
          <w:b/>
          <w:bCs/>
          <w:rtl/>
        </w:rPr>
        <w:t xml:space="preserve"> </w:t>
      </w:r>
      <w:r w:rsidRPr="00E8780F">
        <w:rPr>
          <w:rStyle w:val="2fb"/>
          <w:b/>
          <w:bCs/>
          <w:rtl/>
        </w:rPr>
        <w:t xml:space="preserve">ר' יוחנן</w:t>
      </w:r>
      <w:r w:rsidRPr="00E8780F">
        <w:rPr>
          <w:b/>
          <w:bCs/>
          <w:rtl/>
        </w:rPr>
        <w:t xml:space="preserve">: ששה טפחים.</w:t>
      </w:r>
    </w:p>
    <w:p>
      <w:pPr>
        <w:pStyle w:val="38"/>
        <w:rPr>
          <w:ins w:id="101859" w:author="מנוע מכני" w:date="2026-10-11T12:04:40Z"/>
        </w:rPr>
      </w:pPr>
      <w:r>
        <w:t>א</w:t>
      </w:r>
      <w:r>
        <w:t>ריב</w:t>
      </w:r>
      <w:r>
        <w:t>"</w:t>
      </w:r>
      <w:r>
        <w:t>א</w:t>
      </w:r>
      <w:r>
        <w:t xml:space="preserve">:</w:t>
      </w:r>
    </w:p>
    <w:p w:rsidR="00DA63EC" w:rsidRDefault="00DA63EC" w:rsidP="00DA63EC">
      <w:pPr>
        <w:tabs>
          <w:tab w:val="center" w:pos="2835"/>
        </w:tabs>
        <w:rPr>
          <w:rtl/>
        </w:rPr>
      </w:pPr>
      <w:del w:id="101860" w:author="מנוע מכני" w:date="2026-10-11T12:04:40Z">
        <w:r>
          <w:rPr>
            <w:rtl/>
          </w:rPr>
          <w:delText xml:space="preserve"> </w:delText>
        </w:r>
      </w:del>
      <w:r>
        <w:rPr>
          <w:rtl/>
        </w:rPr>
        <w:t xml:space="preserve">אף אנן תנינא, </w:t>
      </w:r>
      <w:r>
        <w:rPr>
          <w:rStyle w:val="2fb"/>
          <w:rtl/>
        </w:rPr>
        <w:t xml:space="preserve">ר"מ</w:t>
      </w:r>
      <w:r>
        <w:rPr>
          <w:rtl/>
        </w:rPr>
        <w:t xml:space="preserve"> אומר: השלחן ארכו שנים עשר ורחבו ששה.</w:t>
      </w:r>
    </w:p>
    <w:p>
      <w:pPr>
        <w:pStyle w:val="38"/>
        <w:rPr>
          <w:ins w:id="101861" w:author="מנוע מכני" w:date="2026-10-11T12:04:40Z"/>
        </w:rPr>
      </w:pPr>
      <w:r>
        <w:lastRenderedPageBreak/>
        <w:t xml:space="preserve">מכלל</w:t>
      </w:r>
    </w:p>
    <w:p w:rsidR="00DA63EC" w:rsidRDefault="00DA63EC" w:rsidP="00DA63EC">
      <w:pPr>
        <w:tabs>
          <w:tab w:val="center" w:pos="2835"/>
        </w:tabs>
        <w:rPr>
          <w:rtl/>
        </w:rPr>
      </w:pPr>
      <w:del w:id="101862" w:author="מנוע מכני" w:date="2026-10-11T12:04:40Z">
        <w:r>
          <w:rPr>
            <w:rtl/>
          </w:rPr>
          <w:lastRenderedPageBreak/>
          <w:delText xml:space="preserve"> </w:delText>
        </w:r>
      </w:del>
      <w:r>
        <w:rPr>
          <w:rtl/>
        </w:rPr>
        <w:lastRenderedPageBreak/>
        <w:t xml:space="preserve">דה</w:t>
      </w:r>
      <w:r>
        <w:rPr>
          <w:rFonts w:hint="cs"/>
          <w:rtl/>
        </w:rPr>
        <w:t xml:space="preserve">יתה </w:t>
      </w:r>
      <w:r>
        <w:rPr>
          <w:rtl/>
        </w:rPr>
        <w:t xml:space="preserve">אמה </w:t>
      </w:r>
      <w:r>
        <w:rPr>
          <w:rFonts w:hint="cs"/>
          <w:rtl/>
        </w:rPr>
        <w:t xml:space="preserve">גדולה הימנה </w:t>
      </w:r>
      <w:r>
        <w:rPr>
          <w:rtl/>
        </w:rPr>
        <w:t xml:space="preserve">אין, </w:t>
      </w:r>
    </w:p>
    <w:p>
      <w:pPr>
        <w:pStyle w:val="afffff8"/>
        <w:rPr>
          <w:ins w:id="90117" w:author="קלוד" w:date="2026-10-11T12:32:08Z"/>
        </w:rPr>
      </w:pPr>
      <w:ins w:id="90118" w:author="קלוד" w:date="2026-10-11T12:32:08Z">
        <w:r>
          <w:rPr>
            <w:color w:val="7B3F00"/>
          </w:rPr>
          <w:t xml:space="preserve">שתי אמות בשושן הבירה - אחת גדולה ואחת קטנה</w:t>
        </w:r>
      </w:ins>
    </w:p>
    <w:p>
      <w:pPr>
        <w:pStyle w:val="38"/>
        <w:rPr>
          <w:ins w:id="101863" w:author="מנוע מכני" w:date="2026-10-11T12:04:40Z"/>
        </w:rPr>
      </w:pPr>
      <w:r>
        <w:t xml:space="preserve">והך</w:t>
      </w:r>
    </w:p>
    <w:p w:rsidR="00DA63EC" w:rsidRDefault="00DA63EC" w:rsidP="00DA63EC">
      <w:pPr>
        <w:tabs>
          <w:tab w:val="center" w:pos="2835"/>
        </w:tabs>
        <w:rPr>
          <w:rtl/>
        </w:rPr>
      </w:pPr>
      <w:del w:id="101864" w:author="מנוע מכני" w:date="2026-10-11T12:04:40Z">
        <w:r>
          <w:rPr>
            <w:rFonts w:hint="cs"/>
            <w:rtl/>
          </w:rPr>
          <w:delText xml:space="preserve"> </w:delText>
        </w:r>
      </w:del>
      <w:r>
        <w:rPr>
          <w:rFonts w:hint="cs"/>
          <w:rtl/>
        </w:rPr>
        <w:t xml:space="preserve">ד</w:t>
      </w:r>
      <w:r>
        <w:rPr>
          <w:rtl/>
        </w:rPr>
        <w:t xml:space="preserve">שתי אמות היו בשושן הבירה, אחת על קרן מזרחית צפונית ואחת על קרן מזרחית דרומית, שעל קרן מזרחית צפונית יתירה על של משה חצי אצבע, </w:t>
      </w:r>
    </w:p>
    <w:p w:rsidR="00DA63EC" w:rsidRPr="00FE1B89" w:rsidRDefault="00DA63EC" w:rsidP="00DA63EC">
      <w:pPr>
        <w:tabs>
          <w:tab w:val="center" w:pos="2835"/>
        </w:tabs>
        <w:rPr>
          <w:spacing w:val="-4"/>
          <w:rtl/>
        </w:rPr>
      </w:pPr>
      <w:r w:rsidRPr="00FE1B89">
        <w:rPr>
          <w:spacing w:val="-4"/>
          <w:rtl/>
        </w:rPr>
        <w:tab/>
        <w:t xml:space="preserve">שעל קרן מזרחית דרומית היתה יתירה </w:t>
      </w:r>
      <w:ins w:id="93775" w:author="מנוע מכני" w:date="2026-10-11T12:04:40Z">
        <w:r>
          <w:rPr>
            <w:spacing w:val="-4"/>
            <w:rtl/>
          </w:rPr>
          <w:t xml:space="preserve">עליו</w:t>
        </w:r>
      </w:ins>
      <w:del w:id="93776" w:author="מנוע מכני" w:date="2026-10-11T12:04:40Z">
        <w:r w:rsidRPr="00FE1B89">
          <w:rPr>
            <w:spacing w:val="-4"/>
            <w:rtl/>
          </w:rPr>
          <w:tab/>
          <w:delText xml:space="preserve">עליה</w:delText>
        </w:r>
      </w:del>
      <w:r w:rsidRPr="00FE1B89">
        <w:rPr>
          <w:spacing w:val="-4"/>
          <w:rtl/>
        </w:rPr>
        <w:tab/>
        <w:t xml:space="preserve"> חצי אצבע, נמצאת יתירה על של משה אצבע</w:t>
      </w:r>
      <w:ins w:id="95427" w:author="מנוע מכני" w:date="2026-10-11T12:04:40Z">
        <w:r>
          <w:rPr>
            <w:spacing w:val="-4"/>
            <w:rtl/>
          </w:rPr>
          <w:t xml:space="preserve">,</w:t>
        </w:r>
      </w:ins>
      <w:del w:id="95428" w:author="מנוע מכני" w:date="2026-10-11T12:04:40Z">
        <w:r w:rsidRPr="00FE1B89">
          <w:rPr>
            <w:spacing w:val="-4"/>
            <w:rtl/>
          </w:rPr>
          <w:tab/>
          <w:delText xml:space="preserve">;</w:delText>
        </w:r>
      </w:del>
      <w:r w:rsidRPr="00FE1B89">
        <w:rPr>
          <w:spacing w:val="-4"/>
          <w:rtl/>
        </w:rPr>
        <w:tab/>
        <w:t xml:space="preserve"> </w:t>
      </w:r>
    </w:p>
    <w:p w:rsidR="00DA63EC" w:rsidRDefault="00DA63EC" w:rsidP="00DA63EC">
      <w:pPr>
        <w:tabs>
          <w:tab w:val="center" w:pos="2835"/>
        </w:tabs>
        <w:rPr>
          <w:rtl/>
        </w:rPr>
      </w:pPr>
      <w:r>
        <w:rPr>
          <w:rtl/>
        </w:rPr>
        <w:t xml:space="preserve">ולמה אמרו אחת גדולה ואחת קטנה? </w:t>
      </w:r>
    </w:p>
    <w:p w:rsidR="00DA63EC" w:rsidRDefault="00DA63EC" w:rsidP="00DA63EC">
      <w:pPr>
        <w:tabs>
          <w:tab w:val="center" w:pos="2835"/>
        </w:tabs>
        <w:rPr>
          <w:rtl/>
        </w:rPr>
      </w:pPr>
      <w:r>
        <w:rPr>
          <w:rtl/>
        </w:rPr>
        <w:t>כדי שיהו האומנין נוטלין בקטנה ומחזירין בגדולה, כדי שלא יבואו לידי מעילה.</w:t>
      </w:r>
    </w:p>
    <w:p w:rsidR="00DA63EC" w:rsidRDefault="00DA63EC" w:rsidP="00DA63EC">
      <w:pPr>
        <w:tabs>
          <w:tab w:val="center" w:pos="2835"/>
        </w:tabs>
        <w:rPr>
          <w:rtl/>
        </w:rPr>
      </w:pPr>
      <w:r>
        <w:rPr>
          <w:rtl/>
        </w:rPr>
        <w:t xml:space="preserve">ותרתי </w:t>
      </w:r>
      <w:ins w:id="93777" w:author="מנוע מכני" w:date="2026-10-11T12:04:40Z">
        <w:r>
          <w:rPr>
            <w:rtl/>
          </w:rPr>
          <w:t xml:space="preserve">אחת</w:t>
        </w:r>
      </w:ins>
      <w:del w:id="93778" w:author="מנוע מכני" w:date="2026-10-11T12:04:40Z">
        <w:r>
          <w:rPr>
            <w:rtl/>
          </w:rPr>
          <w:delText xml:space="preserve">חדא</w:delText>
        </w:r>
      </w:del>
      <w:r>
        <w:rPr>
          <w:rtl/>
        </w:rPr>
        <w:t xml:space="preserve"> לכספא ודהבא, </w:t>
      </w:r>
      <w:ins w:id="93779" w:author="מנוע מכני" w:date="2026-10-11T12:04:40Z">
        <w:r>
          <w:rPr>
            <w:rtl/>
          </w:rPr>
          <w:t xml:space="preserve">ואחת</w:t>
        </w:r>
      </w:ins>
      <w:del w:id="93780" w:author="מנוע מכני" w:date="2026-10-11T12:04:40Z">
        <w:r>
          <w:rPr>
            <w:rtl/>
          </w:rPr>
          <w:delText xml:space="preserve">וחדא</w:delText>
        </w:r>
      </w:del>
      <w:r>
        <w:rPr>
          <w:rtl/>
        </w:rPr>
        <w:t xml:space="preserve"> לבניינא.</w:t>
      </w:r>
    </w:p>
    <w:p w:rsidR="00DA63EC" w:rsidRDefault="00DA63EC" w:rsidP="00DA63EC">
      <w:pPr>
        <w:tabs>
          <w:tab w:val="center" w:pos="2835"/>
        </w:tabs>
        <w:rPr>
          <w:rtl/>
        </w:rPr>
      </w:pPr>
    </w:p>
    <w:p>
      <w:pPr>
        <w:pStyle w:val="afffff8"/>
        <w:rPr>
          <w:ins w:id="90115" w:author="קלוד" w:date="2026-10-11T12:32:08Z"/>
        </w:rPr>
      </w:pPr>
      <w:ins w:id="90116" w:author="קלוד" w:date="2026-10-11T12:32:08Z">
        <w:r>
          <w:rPr>
            <w:color w:val="7B3F00"/>
          </w:rPr>
          <w:t xml:space="preserve">שושן הבירה על שער המזרח - אימת מלכות</w:t>
        </w:r>
      </w:ins>
    </w:p>
    <w:p>
      <w:pPr>
        <w:pStyle w:val="38"/>
        <w:rPr>
          <w:ins w:id="101865" w:author="מנוע מכני" w:date="2026-10-11T12:04:40Z"/>
        </w:rPr>
      </w:pPr>
      <w:r w:rsidRPr="00575241">
        <w:t xml:space="preserve">תנן</w:t>
      </w:r>
      <w:r w:rsidRPr="00575241">
        <w:t xml:space="preserve"> </w:t>
      </w:r>
      <w:ins w:id="92073" w:author="מנוע מכני" w:date="2026-10-11T12:04:40Z">
        <w:r>
          <w:t xml:space="preserve">שם</w:t>
        </w:r>
      </w:ins>
      <w:del w:id="92074" w:author="מנוע מכני" w:date="2026-10-11T12:04:40Z">
        <w:r w:rsidRPr="00575241">
          <w:delText xml:space="preserve">התם</w:delText>
        </w:r>
      </w:del>
      <w:r w:rsidRPr="00575241">
        <w:t xml:space="preserve">:</w:t>
      </w:r>
    </w:p>
    <w:p w:rsidR="00DA63EC" w:rsidRDefault="00DA63EC" w:rsidP="00DA63EC">
      <w:pPr>
        <w:tabs>
          <w:tab w:val="center" w:pos="2835"/>
        </w:tabs>
        <w:rPr>
          <w:b/>
          <w:bCs/>
          <w:rtl/>
        </w:rPr>
      </w:pPr>
      <w:del w:id="101866" w:author="מנוע מכני" w:date="2026-10-11T12:04:40Z">
        <w:r w:rsidRPr="00575241">
          <w:rPr>
            <w:b/>
            <w:bCs/>
            <w:rtl/>
          </w:rPr>
          <w:delText xml:space="preserve"> </w:delText>
        </w:r>
      </w:del>
      <w:r w:rsidRPr="00575241">
        <w:rPr>
          <w:b/>
          <w:bCs/>
          <w:rtl/>
        </w:rPr>
        <w:t xml:space="preserve">שער המזרח עליו שושן הבירה צורה.</w:t>
      </w:r>
    </w:p>
    <w:p>
      <w:pPr>
        <w:pStyle w:val="38"/>
        <w:rPr>
          <w:ins w:id="101867" w:author="מנוע מכני" w:date="2026-10-11T12:04:40Z"/>
        </w:rPr>
      </w:pPr>
      <w:r>
        <w:t>ר</w:t>
      </w:r>
      <w:r>
        <w:t>"</w:t>
      </w:r>
      <w:r>
        <w:t>ח וריב</w:t>
      </w:r>
      <w:r>
        <w:t>"</w:t>
      </w:r>
      <w:r>
        <w:t>א:</w:t>
      </w:r>
    </w:p>
    <w:p w:rsidR="00DA63EC" w:rsidRDefault="00DA63EC" w:rsidP="00DA63EC">
      <w:pPr>
        <w:tabs>
          <w:tab w:val="center" w:pos="2835"/>
        </w:tabs>
        <w:rPr>
          <w:rtl/>
        </w:rPr>
      </w:pPr>
      <w:del w:id="101868" w:author="מנוע מכני" w:date="2026-10-11T12:04:40Z">
        <w:r>
          <w:rPr>
            <w:rtl/>
          </w:rPr>
          <w:delText xml:space="preserve"> </w:delText>
        </w:r>
      </w:del>
      <w:r>
        <w:rPr>
          <w:rtl/>
        </w:rPr>
        <w:t xml:space="preserve">חד </w:t>
      </w:r>
      <w:r>
        <w:rPr>
          <w:rtl/>
        </w:rPr>
        <w:t xml:space="preserve">אמר</w:t>
      </w:r>
      <w:r>
        <w:rPr>
          <w:rtl/>
        </w:rPr>
        <w:t xml:space="preserve">: כדי שידעו מהיכן באו, וחד </w:t>
      </w:r>
      <w:r>
        <w:rPr>
          <w:rtl/>
        </w:rPr>
        <w:t xml:space="preserve">אמר</w:t>
      </w:r>
      <w:r>
        <w:rPr>
          <w:rtl/>
        </w:rPr>
        <w:t xml:space="preserve">: כדי שתהא אימת מלכות עליהן.</w:t>
      </w:r>
    </w:p>
    <w:p>
      <w:pPr>
        <w:pStyle w:val="38"/>
        <w:rPr>
          <w:ins w:id="101869" w:author="מנוע מכני" w:date="2026-10-11T12:04:40Z"/>
        </w:rPr>
      </w:pPr>
      <w:r>
        <w:t xml:space="preserve">א"ר ינאי:</w:t>
      </w:r>
    </w:p>
    <w:p w:rsidR="00DA63EC" w:rsidRDefault="00DA63EC" w:rsidP="00DA63EC">
      <w:pPr>
        <w:tabs>
          <w:tab w:val="center" w:pos="2835"/>
        </w:tabs>
        <w:rPr>
          <w:rtl/>
        </w:rPr>
      </w:pPr>
      <w:del w:id="101870" w:author="מנוע מכני" w:date="2026-10-11T12:04:40Z">
        <w:r>
          <w:rPr>
            <w:rtl/>
          </w:rPr>
          <w:delText xml:space="preserve"> </w:delText>
        </w:r>
      </w:del>
      <w:r>
        <w:rPr>
          <w:rtl/>
        </w:rPr>
        <w:t xml:space="preserve">לעולם תהא אימת מלכות עליך, </w:t>
      </w:r>
      <w:ins w:id="96881" w:author="מנוע מכני" w:date="2026-10-11T12:04:40Z">
        <w:r>
          <w:rPr>
            <w:rtl/>
          </w:rPr>
          <w:t xml:space="preserve">ד'</w:t>
        </w:r>
      </w:ins>
      <w:del w:id="96882" w:author="מנוע מכני" w:date="2026-10-11T12:04:40Z">
        <w:r>
          <w:rPr>
            <w:rtl/>
          </w:rPr>
          <w:delText xml:space="preserve">שנא':</w:delText>
        </w:r>
        <w:r w:rsidRPr="00A71A5E">
          <w:rPr>
            <w:rStyle w:val="afffff0"/>
            <w:rtl/>
          </w:rPr>
          <w:delText xml:space="preserve"> </w:delText>
        </w:r>
        <w:r w:rsidRPr="00A71A5E">
          <w:rPr>
            <w:rStyle w:val="afffff0"/>
            <w:rFonts w:hint="cs"/>
            <w:rtl/>
          </w:rPr>
          <w:delText xml:space="preserve">'</w:delText>
        </w:r>
      </w:del>
      <w:ins w:id="90275" w:author="Claude - סמנטי" w:date="2026-10-11T12:27:00Z">
        <w:r>
          <w:rPr>
            <w:rStyle w:val="afffff0"/>
            <w:rtl/>
          </w:rPr>
          <w:t xml:space="preserve">וְיָרְדוּ כָל עֲבָדֶיךָ אֵלֶּה אֵלַי וְהִשְׁתַּחֲווּ לִי לֵאמֹר</w:t>
        </w:r>
      </w:ins>
      <w:del w:id="90276" w:author="Claude - סמנטי" w:date="2026-10-11T12:27:00Z">
        <w:r w:rsidRPr="00A71A5E">
          <w:rPr>
            <w:rStyle w:val="afffff0"/>
            <w:rtl/>
          </w:rPr>
          <w:delText xml:space="preserve">וירדו כל עבדיך אלה אלי והשתחוו לי לאמר</w:delText>
        </w:r>
      </w:del>
      <w:r w:rsidRPr="00A71A5E">
        <w:rPr>
          <w:rStyle w:val="afffff0"/>
          <w:rFonts w:hint="cs"/>
          <w:rtl/>
        </w:rPr>
        <w:t>'</w:t>
      </w:r>
      <w:r w:rsidRPr="00A71A5E">
        <w:rPr>
          <w:rStyle w:val="afffff0"/>
          <w:rtl/>
        </w:rPr>
        <w:t>,</w:t>
      </w:r>
      <w:r>
        <w:rPr>
          <w:rtl/>
        </w:rPr>
        <w:t xml:space="preserve"> ואילו </w:t>
      </w:r>
      <w:ins w:id="93781" w:author="מנוע מכני" w:date="2026-10-11T12:04:40Z">
        <w:r>
          <w:rPr>
            <w:rtl/>
          </w:rPr>
          <w:t xml:space="preserve">לו</w:t>
        </w:r>
      </w:ins>
      <w:del w:id="93782" w:author="מנוע מכני" w:date="2026-10-11T12:04:40Z">
        <w:r>
          <w:rPr>
            <w:rtl/>
          </w:rPr>
          <w:delText xml:space="preserve">לדידיה</w:delText>
        </w:r>
      </w:del>
      <w:r>
        <w:rPr>
          <w:rtl/>
        </w:rPr>
        <w:t xml:space="preserve"> </w:t>
      </w:r>
      <w:r>
        <w:rPr>
          <w:rtl/>
        </w:rPr>
        <w:t xml:space="preserve">לא</w:t>
      </w:r>
      <w:r>
        <w:rPr>
          <w:rtl/>
        </w:rPr>
        <w:t xml:space="preserve"> קא"ל.</w:t>
      </w:r>
    </w:p>
    <w:p>
      <w:pPr>
        <w:pStyle w:val="38"/>
        <w:rPr>
          <w:ins w:id="101871" w:author="מנוע מכני" w:date="2026-10-11T12:04:40Z"/>
        </w:rPr>
      </w:pPr>
      <w:r>
        <w:t>רי</w:t>
      </w:r>
      <w:r>
        <w:t>"</w:t>
      </w:r>
      <w:r>
        <w:t>ו</w:t>
      </w:r>
      <w:r>
        <w:t xml:space="preserve">:</w:t>
      </w:r>
    </w:p>
    <w:p w:rsidR="00DA63EC" w:rsidRDefault="00DA63EC" w:rsidP="00DA63EC">
      <w:pPr>
        <w:tabs>
          <w:tab w:val="center" w:pos="2835"/>
        </w:tabs>
        <w:rPr>
          <w:rtl/>
        </w:rPr>
      </w:pPr>
      <w:del w:id="101872" w:author="מנוע מכני" w:date="2026-10-11T12:04:40Z">
        <w:r>
          <w:rPr>
            <w:rtl/>
          </w:rPr>
          <w:delText xml:space="preserve"> </w:delText>
        </w:r>
      </w:del>
      <w:r w:rsidRPr="003017EE">
        <w:rPr>
          <w:rStyle w:val="afffff0"/>
          <w:rtl/>
        </w:rPr>
        <w:t>מ</w:t>
      </w:r>
      <w:r w:rsidRPr="003017EE">
        <w:rPr>
          <w:rStyle w:val="afffff0"/>
          <w:rFonts w:hint="cs"/>
          <w:rtl/>
        </w:rPr>
        <w:t>'</w:t>
      </w:r>
      <w:r w:rsidRPr="003017EE">
        <w:rPr>
          <w:rStyle w:val="afffff0"/>
          <w:rtl/>
        </w:rPr>
        <w:t>ויד ה</w:t>
      </w:r>
      <w:r w:rsidR="005608A0">
        <w:rPr>
          <w:rStyle w:val="afffff0"/>
          <w:rtl/>
        </w:rPr>
        <w:t>'</w:t>
      </w:r>
      <w:r w:rsidRPr="003017EE">
        <w:rPr>
          <w:rStyle w:val="afffff0"/>
          <w:rtl/>
        </w:rPr>
        <w:t xml:space="preserve"> היתה אל אליהו וישנס מתניו וירץ לפני אחאב עד באכה יזרעאלה</w:t>
      </w:r>
      <w:r w:rsidRPr="003017EE">
        <w:rPr>
          <w:rStyle w:val="afffff0"/>
          <w:rFonts w:hint="cs"/>
          <w:rtl/>
        </w:rPr>
        <w:t>'</w:t>
      </w:r>
      <w:r w:rsidRPr="003017EE">
        <w:rPr>
          <w:rStyle w:val="afffff0"/>
          <w:rtl/>
        </w:rPr>
        <w:t>.</w:t>
      </w:r>
    </w:p>
    <w:p>
      <w:pPr>
        <w:pStyle w:val="afffff8"/>
        <w:rPr>
          <w:ins w:id="90113" w:author="קלוד" w:date="2026-10-11T12:32:08Z"/>
        </w:rPr>
      </w:pPr>
      <w:ins w:id="90114" w:author="קלוד" w:date="2026-10-11T12:32:08Z">
        <w:r>
          <w:rPr>
            <w:color w:val="7B3F00"/>
          </w:rPr>
          <w:t xml:space="preserve">'ועלהו לתרופה' - להתיר פה למעלה או למטה</w:t>
        </w:r>
      </w:ins>
    </w:p>
    <w:p w:rsidR="00DA63EC" w:rsidRPr="00FE1B89" w:rsidRDefault="00DA63EC" w:rsidP="00DA63EC">
      <w:pPr>
        <w:tabs>
          <w:tab w:val="center" w:pos="2835"/>
        </w:tabs>
        <w:rPr>
          <w:spacing w:val="-2"/>
          <w:rtl/>
        </w:rPr>
      </w:pPr>
      <w:del w:id="90271" w:author="מנוע מכני" w:date="2026-10-11T12:04:40Z">
        <w:r w:rsidRPr="00FE1B89">
          <w:rPr>
            <w:spacing w:val="-2"/>
            <w:rtl/>
          </w:rPr>
          <w:delText xml:space="preserve"> </w:delText>
        </w:r>
      </w:del>
      <w:r w:rsidRPr="00FE1B89">
        <w:rPr>
          <w:spacing w:val="-2"/>
          <w:rtl/>
        </w:rPr>
        <w:t xml:space="preserve">'</w:t>
      </w:r>
      <w:ins w:id="91077" w:author="Claude - סמנטי" w:date="2026-10-11T12:27:00Z">
        <w:r>
          <w:rPr>
            <w:rStyle w:val="afffff0"/>
            <w:spacing w:val="-2"/>
            <w:rtl/>
          </w:rPr>
          <w:t xml:space="preserve">וְעָלֵהוּ לִתְרוּפָה</w:t>
        </w:r>
      </w:ins>
      <w:del w:id="91078" w:author="Claude - סמנטי" w:date="2026-10-11T12:27:00Z">
        <w:r w:rsidRPr="00FE1B89">
          <w:rPr>
            <w:spacing w:val="-2"/>
            <w:rtl/>
          </w:rPr>
          <w:delText xml:space="preserve">ועלהו לתרופה</w:delText>
        </w:r>
      </w:del>
      <w:r w:rsidRPr="00FE1B89">
        <w:rPr>
          <w:rFonts w:hint="cs"/>
          <w:spacing w:val="-2"/>
          <w:rtl/>
        </w:rPr>
        <w:t>'</w:t>
      </w:r>
      <w:r w:rsidRPr="00FE1B89">
        <w:rPr>
          <w:spacing w:val="-2"/>
          <w:rtl/>
        </w:rPr>
        <w:t xml:space="preserve"> – </w:t>
      </w:r>
      <w:r w:rsidRPr="00FE1B89">
        <w:rPr>
          <w:rStyle w:val="2fb"/>
          <w:rFonts w:hint="cs"/>
          <w:spacing w:val="-2"/>
          <w:rtl/>
        </w:rPr>
        <w:t>ר</w:t>
      </w:r>
      <w:r w:rsidRPr="00FE1B89">
        <w:rPr>
          <w:rStyle w:val="2fb"/>
          <w:spacing w:val="-2"/>
          <w:rtl/>
        </w:rPr>
        <w:t>"</w:t>
      </w:r>
      <w:r w:rsidRPr="00FE1B89">
        <w:rPr>
          <w:rStyle w:val="2fb"/>
          <w:rFonts w:hint="cs"/>
          <w:spacing w:val="-2"/>
          <w:rtl/>
        </w:rPr>
        <w:t xml:space="preserve">ח</w:t>
      </w:r>
      <w:r w:rsidRPr="00FE1B89">
        <w:rPr>
          <w:rFonts w:hint="cs"/>
          <w:spacing w:val="-2"/>
          <w:rtl/>
        </w:rPr>
        <w:t xml:space="preserve"> </w:t>
      </w:r>
      <w:r w:rsidRPr="00FE1B89">
        <w:rPr>
          <w:rStyle w:val="2fb"/>
          <w:rFonts w:hint="cs"/>
          <w:spacing w:val="-2"/>
          <w:rtl/>
        </w:rPr>
        <w:t xml:space="preserve">וריצב</w:t>
      </w:r>
      <w:r w:rsidRPr="00FE1B89">
        <w:rPr>
          <w:rStyle w:val="2fb"/>
          <w:spacing w:val="-2"/>
          <w:rtl/>
        </w:rPr>
        <w:t>"</w:t>
      </w:r>
      <w:r w:rsidRPr="00FE1B89">
        <w:rPr>
          <w:rStyle w:val="2fb"/>
          <w:rFonts w:hint="cs"/>
          <w:spacing w:val="-2"/>
          <w:rtl/>
        </w:rPr>
        <w:t>א</w:t>
      </w:r>
      <w:r w:rsidRPr="00FE1B89">
        <w:rPr>
          <w:spacing w:val="-2"/>
          <w:rtl/>
        </w:rPr>
        <w:t xml:space="preserve">, חד </w:t>
      </w:r>
      <w:r w:rsidRPr="00FE1B89">
        <w:rPr>
          <w:spacing w:val="-2"/>
          <w:rtl/>
        </w:rPr>
        <w:t xml:space="preserve">אמר</w:t>
      </w:r>
      <w:r w:rsidRPr="00FE1B89">
        <w:rPr>
          <w:spacing w:val="-2"/>
          <w:rtl/>
        </w:rPr>
        <w:t xml:space="preserve">: להתיר פה שלמעלה, וחד </w:t>
      </w:r>
      <w:r w:rsidRPr="00FE1B89">
        <w:rPr>
          <w:spacing w:val="-2"/>
          <w:rtl/>
        </w:rPr>
        <w:t xml:space="preserve">אמר</w:t>
      </w:r>
      <w:r w:rsidRPr="00FE1B89">
        <w:rPr>
          <w:spacing w:val="-2"/>
          <w:rtl/>
        </w:rPr>
        <w:t xml:space="preserve">: להתיר פה שלמטה.</w:t>
      </w:r>
    </w:p>
    <w:p>
      <w:pPr>
        <w:pStyle w:val="38"/>
        <w:rPr>
          <w:ins w:id="101874" w:author="מנוע מכני" w:date="2026-10-11T12:04:40Z"/>
        </w:rPr>
      </w:pPr>
      <w:del w:id="101873" w:author="מנוע מכני" w:date="2026-10-11T12:04:40Z">
        <w:r w:rsidRPr="00E55A17">
          <w:delText xml:space="preserve">•</w:delText>
        </w:r>
      </w:del>
      <w:r w:rsidRPr="00E55A17">
        <w:t xml:space="preserve"> איתמר, חזקיה</w:t>
      </w:r>
      <w:r w:rsidRPr="00E55A17">
        <w:t>:</w:t>
      </w:r>
    </w:p>
    <w:p w:rsidR="00DA63EC" w:rsidRDefault="00DA63EC" w:rsidP="00DA63EC">
      <w:pPr>
        <w:tabs>
          <w:tab w:val="center" w:pos="2835"/>
        </w:tabs>
        <w:rPr>
          <w:rtl/>
        </w:rPr>
      </w:pPr>
      <w:del w:id="101875" w:author="מנוע מכני" w:date="2026-10-11T12:04:40Z">
        <w:r w:rsidRPr="00E55A17">
          <w:rPr>
            <w:b/>
            <w:bCs/>
            <w:rtl/>
          </w:rPr>
          <w:delText xml:space="preserve"> </w:delText>
        </w:r>
      </w:del>
      <w:r w:rsidRPr="00E55A17">
        <w:rPr>
          <w:b/>
          <w:bCs/>
          <w:rtl/>
        </w:rPr>
        <w:t xml:space="preserve">להתיר פה אלמים, </w:t>
      </w:r>
      <w:r w:rsidRPr="00E55A17">
        <w:rPr>
          <w:rStyle w:val="2fb"/>
          <w:b/>
          <w:bCs/>
          <w:rtl/>
        </w:rPr>
        <w:t xml:space="preserve">בר קפרא</w:t>
      </w:r>
      <w:r w:rsidRPr="00E55A17">
        <w:rPr>
          <w:rFonts w:hint="cs"/>
          <w:b/>
          <w:bCs/>
          <w:rtl/>
        </w:rPr>
        <w:t>:</w:t>
      </w:r>
      <w:r w:rsidRPr="00E55A17">
        <w:rPr>
          <w:b/>
          <w:bCs/>
          <w:rtl/>
        </w:rPr>
        <w:t xml:space="preserve"> להתיר פה עקרות</w:t>
      </w:r>
      <w:r>
        <w:rPr>
          <w:rtl/>
        </w:rPr>
        <w:t>.</w:t>
      </w:r>
    </w:p>
    <w:p w:rsidR="00DA63EC" w:rsidRDefault="00DA63EC" w:rsidP="00DA63EC">
      <w:pPr>
        <w:tabs>
          <w:tab w:val="center" w:pos="2835"/>
        </w:tabs>
        <w:rPr>
          <w:b/>
          <w:bCs/>
          <w:rtl/>
        </w:rPr>
      </w:pPr>
    </w:p>
    <w:p>
      <w:pPr>
        <w:pStyle w:val="afffff8"/>
        <w:rPr>
          <w:ins w:id="90111" w:author="קלוד" w:date="2026-10-11T12:32:08Z"/>
        </w:rPr>
      </w:pPr>
      <w:ins w:id="90112" w:author="קלוד" w:date="2026-10-11T12:32:08Z">
        <w:r>
          <w:rPr>
            <w:color w:val="7B3F00"/>
          </w:rPr>
          <w:t xml:space="preserve">שתי מערכות של שש - מג' מקראות</w:t>
        </w:r>
      </w:ins>
    </w:p>
    <w:p>
      <w:pPr>
        <w:pStyle w:val="38"/>
        <w:rPr>
          <w:ins w:id="101876" w:author="מנוע מכני" w:date="2026-10-11T12:04:40Z"/>
        </w:rPr>
      </w:pPr>
      <w:r w:rsidRPr="004A7C9A">
        <w:t>ת"ר</w:t>
      </w:r>
      <w:r>
        <w:t xml:space="preserve">:</w:t>
      </w:r>
    </w:p>
    <w:p w:rsidR="00DA63EC" w:rsidRDefault="00DA63EC" w:rsidP="00DA63EC">
      <w:pPr>
        <w:tabs>
          <w:tab w:val="center" w:pos="2835"/>
        </w:tabs>
        <w:rPr>
          <w:rtl/>
        </w:rPr>
      </w:pPr>
      <w:del w:id="101877" w:author="מנוע מכני" w:date="2026-10-11T12:04:40Z">
        <w:r>
          <w:rPr>
            <w:rtl/>
          </w:rPr>
          <w:delText xml:space="preserve"> </w:delText>
        </w:r>
      </w:del>
      <w:r>
        <w:rPr>
          <w:rtl/>
        </w:rPr>
        <w:t xml:space="preserve">אילו נאמר</w:t>
      </w:r>
      <w:r w:rsidRPr="00A71A5E">
        <w:rPr>
          <w:rStyle w:val="afffff0"/>
          <w:rtl/>
        </w:rPr>
        <w:t xml:space="preserve"> </w:t>
      </w:r>
      <w:r w:rsidRPr="00A71A5E">
        <w:rPr>
          <w:rStyle w:val="afffff0"/>
          <w:rFonts w:hint="cs"/>
          <w:rtl/>
        </w:rPr>
        <w:t>'</w:t>
      </w:r>
      <w:r w:rsidRPr="00A71A5E">
        <w:rPr>
          <w:rStyle w:val="afffff0"/>
          <w:rtl/>
        </w:rPr>
        <w:t>ולקחת סלת ואפית אותה שתים עשרה חלות ושמת אותם שתים מערכות</w:t>
      </w:r>
      <w:r w:rsidRPr="00A71A5E">
        <w:rPr>
          <w:rStyle w:val="afffff0"/>
          <w:rFonts w:hint="cs"/>
          <w:rtl/>
        </w:rPr>
        <w:t>'</w:t>
      </w:r>
      <w:r w:rsidRPr="00A71A5E">
        <w:rPr>
          <w:rStyle w:val="afffff0"/>
          <w:rtl/>
        </w:rPr>
        <w:t xml:space="preserve"> </w:t>
      </w:r>
      <w:r>
        <w:rPr>
          <w:rtl/>
        </w:rPr>
        <w:t xml:space="preserve">ולא נאמר שש, הייתי אומר: אחת של ארבע ואחת של שמונה, לכך נאמר שש</w:t>
      </w:r>
      <w:ins w:id="95429" w:author="מנוע מכני" w:date="2026-10-11T12:04:40Z">
        <w:r>
          <w:rPr>
            <w:rtl/>
          </w:rPr>
          <w:t xml:space="preserve">,</w:t>
        </w:r>
      </w:ins>
      <w:del w:id="9543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ואילו נאמר </w:t>
      </w:r>
      <w:r>
        <w:rPr>
          <w:rStyle w:val="afffff0"/>
          <w:rtl/>
          <w:rPrChange w:id="9082" w:author="מנוע פסוקים" w:date="2026-10-11T09:32:13Z">
            <w:rPr>
              <w:rtl/>
            </w:rPr>
          </w:rPrChange>
        </w:rPr>
        <w:t xml:space="preserve">שתים מערכות שש המערכת</w:t>
      </w:r>
      <w:r>
        <w:rPr>
          <w:rtl/>
        </w:rPr>
        <w:t xml:space="preserve"> ולא נאמר שתים עשרה, הייתי אומר: שלש של שש שש, לכך נאמר שתים עשרה</w:t>
      </w:r>
      <w:ins w:id="95431" w:author="מנוע מכני" w:date="2026-10-11T12:04:40Z">
        <w:r>
          <w:rPr>
            <w:rtl/>
          </w:rPr>
          <w:t xml:space="preserve">,</w:t>
        </w:r>
      </w:ins>
      <w:del w:id="95432"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ואילו נאמר</w:t>
      </w:r>
      <w:r w:rsidRPr="00A71A5E">
        <w:rPr>
          <w:rStyle w:val="afffff0"/>
          <w:rtl/>
        </w:rPr>
        <w:t xml:space="preserve"> </w:t>
      </w:r>
      <w:r w:rsidRPr="00A71A5E">
        <w:rPr>
          <w:rStyle w:val="afffff0"/>
          <w:rFonts w:hint="cs"/>
          <w:rtl/>
        </w:rPr>
        <w:t>'</w:t>
      </w:r>
      <w:r w:rsidRPr="00A71A5E">
        <w:rPr>
          <w:rStyle w:val="afffff0"/>
          <w:rtl/>
        </w:rPr>
        <w:t>שתים עשרה חלות ומערכות ולא נאמר שתים ושש</w:t>
      </w:r>
      <w:r w:rsidRPr="00A71A5E">
        <w:rPr>
          <w:rStyle w:val="afffff0"/>
          <w:rFonts w:hint="cs"/>
          <w:rtl/>
        </w:rPr>
        <w:t>'</w:t>
      </w:r>
      <w:r w:rsidRPr="00A71A5E">
        <w:rPr>
          <w:rStyle w:val="afffff0"/>
          <w:rtl/>
        </w:rPr>
        <w:t>,</w:t>
      </w:r>
      <w:r>
        <w:rPr>
          <w:rtl/>
        </w:rPr>
        <w:t xml:space="preserve"> הייתי אומר: שלשה של ארבע ארבע, לכך נאמר שתים ושש, הא עד שלא יאמרו ג' מקראות הללו </w:t>
      </w:r>
      <w:r>
        <w:rPr>
          <w:rtl/>
        </w:rPr>
        <w:t xml:space="preserve">לא</w:t>
      </w:r>
      <w:r>
        <w:rPr>
          <w:rtl/>
        </w:rPr>
        <w:t xml:space="preserve"> למדנו, </w:t>
      </w:r>
    </w:p>
    <w:p w:rsidR="00DA63EC" w:rsidRDefault="00DA63EC" w:rsidP="00DA63EC">
      <w:pPr>
        <w:tabs>
          <w:tab w:val="center" w:pos="2835"/>
        </w:tabs>
        <w:rPr>
          <w:rtl/>
        </w:rPr>
      </w:pPr>
      <w:r>
        <w:rPr>
          <w:rtl/>
        </w:rPr>
        <w:t>הא כיצד</w:t>
      </w:r>
      <w:r>
        <w:rPr>
          <w:rFonts w:hint="cs"/>
          <w:rtl/>
        </w:rPr>
        <w:t xml:space="preserve"> -</w:t>
      </w:r>
      <w:r>
        <w:rPr>
          <w:rtl/>
        </w:rPr>
        <w:t xml:space="preserve"> נותן שתים מערכות של שש שש, ואם נתן אחת של ארבע ואחת של שמונה - </w:t>
      </w:r>
      <w:r>
        <w:rPr>
          <w:rtl/>
        </w:rPr>
        <w:t xml:space="preserve">לא</w:t>
      </w:r>
      <w:r>
        <w:rPr>
          <w:rtl/>
        </w:rPr>
        <w:t xml:space="preserve"> יצא, שתים של שבע שבע - </w:t>
      </w:r>
      <w:r>
        <w:rPr>
          <w:rStyle w:val="2fb"/>
          <w:rtl/>
        </w:rPr>
        <w:t xml:space="preserve">רבי</w:t>
      </w:r>
      <w:r>
        <w:rPr>
          <w:rtl/>
        </w:rPr>
        <w:t xml:space="preserve"> אומר: רואין את העליונה כאילו אינה.</w:t>
      </w:r>
    </w:p>
    <w:p>
      <w:pPr>
        <w:pStyle w:val="38"/>
        <w:rPr>
          <w:ins w:id="101878" w:author="מנוע מכני" w:date="2026-10-11T12:04:40Z"/>
        </w:rPr>
      </w:pPr>
      <w:r w:rsidRPr="00336727">
        <w:t xml:space="preserve">והך</w:t>
      </w:r>
    </w:p>
    <w:p w:rsidR="00DA63EC" w:rsidRDefault="00DA63EC" w:rsidP="00DA63EC">
      <w:pPr>
        <w:rPr>
          <w:rtl/>
        </w:rPr>
      </w:pPr>
      <w:del w:id="101879" w:author="מנוע מכני" w:date="2026-10-11T12:04:40Z">
        <w:r w:rsidRPr="00336727">
          <w:rPr>
            <w:rFonts w:hint="cs"/>
            <w:rtl/>
          </w:rPr>
          <w:delText xml:space="preserve"> </w:delText>
        </w:r>
      </w:del>
      <w:r w:rsidRPr="00336727">
        <w:rPr>
          <w:rFonts w:hint="cs"/>
          <w:rtl/>
        </w:rPr>
        <w:t xml:space="preserve">ד'</w:t>
      </w:r>
      <w:r w:rsidRPr="00336727">
        <w:rPr>
          <w:rtl/>
        </w:rPr>
        <w:t>ונתת על!</w:t>
      </w:r>
      <w:r w:rsidRPr="00336727">
        <w:rPr>
          <w:rFonts w:hint="cs"/>
          <w:rtl/>
        </w:rPr>
        <w:t xml:space="preserve"> - </w:t>
      </w:r>
      <w:r w:rsidRPr="00336727">
        <w:rPr>
          <w:rFonts w:hint="cs"/>
          <w:rtl/>
        </w:rPr>
        <w:t xml:space="preserve">א</w:t>
      </w:r>
      <w:r>
        <w:rPr>
          <w:rtl/>
        </w:rPr>
        <w:t>"</w:t>
      </w:r>
      <w:r w:rsidRPr="00336727">
        <w:rPr>
          <w:rFonts w:hint="cs"/>
          <w:rtl/>
        </w:rPr>
        <w:t xml:space="preserve">ל</w:t>
      </w:r>
      <w:r w:rsidRPr="00336727">
        <w:rPr>
          <w:rFonts w:hint="cs"/>
          <w:rtl/>
        </w:rPr>
        <w:t xml:space="preserve"> </w:t>
      </w:r>
      <w:r w:rsidRPr="00336727">
        <w:rPr>
          <w:rStyle w:val="2fb"/>
          <w:rFonts w:hint="cs"/>
          <w:rtl/>
        </w:rPr>
        <w:t xml:space="preserve">ר</w:t>
      </w:r>
      <w:r>
        <w:rPr>
          <w:rStyle w:val="2fb"/>
          <w:rtl/>
        </w:rPr>
        <w:t>"</w:t>
      </w:r>
      <w:r w:rsidRPr="00336727">
        <w:rPr>
          <w:rStyle w:val="2fb"/>
          <w:rFonts w:hint="cs"/>
          <w:rtl/>
        </w:rPr>
        <w:t xml:space="preserve">ח</w:t>
      </w:r>
      <w:r w:rsidRPr="00336727">
        <w:rPr>
          <w:rFonts w:hint="cs"/>
          <w:rtl/>
        </w:rPr>
        <w:t xml:space="preserve"> </w:t>
      </w:r>
      <w:r w:rsidRPr="00336727">
        <w:rPr>
          <w:rStyle w:val="2fb"/>
          <w:rFonts w:hint="cs"/>
          <w:rtl/>
        </w:rPr>
        <w:t xml:space="preserve">לרה</w:t>
      </w:r>
      <w:r>
        <w:rPr>
          <w:rStyle w:val="2fb"/>
          <w:rtl/>
        </w:rPr>
        <w:t>"</w:t>
      </w:r>
      <w:r w:rsidRPr="00336727">
        <w:rPr>
          <w:rStyle w:val="2fb"/>
          <w:rFonts w:hint="cs"/>
          <w:rtl/>
        </w:rPr>
        <w:t>מ</w:t>
      </w:r>
      <w:r w:rsidRPr="00336727">
        <w:rPr>
          <w:rtl/>
        </w:rPr>
        <w:t xml:space="preserve">: </w:t>
      </w:r>
      <w:r w:rsidRPr="00336727">
        <w:rPr>
          <w:rStyle w:val="2fb"/>
          <w:rtl/>
        </w:rPr>
        <w:t xml:space="preserve">רבי</w:t>
      </w:r>
      <w:r w:rsidRPr="00336727">
        <w:rPr>
          <w:rtl/>
        </w:rPr>
        <w:t xml:space="preserve"> </w:t>
      </w:r>
      <w:ins w:id="92075" w:author="מנוע מכני" w:date="2026-10-11T12:04:40Z">
        <w:r>
          <w:rPr>
            <w:rtl/>
          </w:rPr>
          <w:t xml:space="preserve">לשיטתו</w:t>
        </w:r>
      </w:ins>
      <w:del w:id="92076" w:author="מנוע מכני" w:date="2026-10-11T12:04:40Z">
        <w:r w:rsidRPr="00336727">
          <w:rPr>
            <w:rtl/>
          </w:rPr>
          <w:delText xml:space="preserve">לטעמיה</w:delText>
        </w:r>
      </w:del>
      <w:r w:rsidRPr="00336727">
        <w:rPr>
          <w:rtl/>
        </w:rPr>
        <w:t xml:space="preserve">, </w:t>
      </w:r>
      <w:r w:rsidRPr="00664445">
        <w:rPr>
          <w:rStyle w:val="afffff0"/>
          <w:rtl/>
        </w:rPr>
        <w:t>ד</w:t>
      </w:r>
      <w:r w:rsidRPr="00664445">
        <w:rPr>
          <w:rStyle w:val="afffff0"/>
          <w:rFonts w:hint="cs"/>
          <w:rtl/>
        </w:rPr>
        <w:t>'</w:t>
      </w:r>
      <w:r w:rsidRPr="00664445">
        <w:rPr>
          <w:rStyle w:val="afffff0"/>
          <w:rtl/>
        </w:rPr>
        <w:t>על</w:t>
      </w:r>
      <w:r w:rsidRPr="00664445">
        <w:rPr>
          <w:rStyle w:val="afffff0"/>
          <w:rFonts w:hint="cs"/>
          <w:rtl/>
        </w:rPr>
        <w:t>'</w:t>
      </w:r>
      <w:r w:rsidRPr="00664445">
        <w:rPr>
          <w:rStyle w:val="afffff0"/>
          <w:rtl/>
        </w:rPr>
        <w:t xml:space="preserve"> </w:t>
      </w:r>
      <w:r w:rsidRPr="00336727">
        <w:rPr>
          <w:rtl/>
        </w:rPr>
        <w:t xml:space="preserve">בסמוך</w:t>
      </w:r>
      <w:ins w:id="95433" w:author="מנוע מכני" w:date="2026-10-11T12:04:40Z">
        <w:r>
          <w:rPr>
            <w:rtl/>
          </w:rPr>
          <w:t xml:space="preserve">,</w:t>
        </w:r>
      </w:ins>
      <w:del w:id="95434" w:author="מנוע מכני" w:date="2026-10-11T12:04:40Z">
        <w:r w:rsidRPr="00336727">
          <w:rPr>
            <w:rtl/>
          </w:rPr>
          <w:delText xml:space="preserve">;</w:delText>
        </w:r>
      </w:del>
      <w:r w:rsidRPr="00A71A5E">
        <w:rPr>
          <w:rStyle w:val="afffff0"/>
          <w:rtl/>
        </w:rPr>
        <w:t xml:space="preserve"> </w:t>
      </w:r>
      <w:r w:rsidRPr="00A71A5E">
        <w:rPr>
          <w:rStyle w:val="afffff0"/>
          <w:rFonts w:hint="cs"/>
          <w:rtl/>
        </w:rPr>
        <w:t>'</w:t>
      </w:r>
      <w:r w:rsidRPr="00A71A5E">
        <w:rPr>
          <w:rStyle w:val="afffff0"/>
          <w:rtl/>
        </w:rPr>
        <w:t>ונתת על המערכת לבונה זכה</w:t>
      </w:r>
      <w:r w:rsidRPr="00A71A5E">
        <w:rPr>
          <w:rStyle w:val="afffff0"/>
          <w:rFonts w:hint="cs"/>
          <w:rtl/>
        </w:rPr>
        <w:t>'</w:t>
      </w:r>
      <w:r w:rsidRPr="00A71A5E">
        <w:rPr>
          <w:rStyle w:val="afffff0"/>
          <w:rtl/>
        </w:rPr>
        <w:t>,</w:t>
      </w:r>
      <w:r w:rsidRPr="00336727">
        <w:rPr>
          <w:rtl/>
        </w:rPr>
        <w:t xml:space="preserve"> על - בסמוך</w:t>
      </w:r>
      <w:ins w:id="95435" w:author="מנוע מכני" w:date="2026-10-11T12:04:40Z">
        <w:r>
          <w:rPr>
            <w:rtl/>
          </w:rPr>
          <w:t xml:space="preserve">,</w:t>
        </w:r>
      </w:ins>
      <w:del w:id="95436" w:author="מנוע מכני" w:date="2026-10-11T12:04:40Z">
        <w:r w:rsidRPr="00336727">
          <w:rPr>
            <w:rtl/>
          </w:rPr>
          <w:delText xml:space="preserve">;</w:delText>
        </w:r>
      </w:del>
      <w:r w:rsidRPr="00336727">
        <w:rPr>
          <w:rFonts w:hint="cs"/>
          <w:rtl/>
        </w:rPr>
        <w:t xml:space="preserve"> </w:t>
      </w:r>
    </w:p>
    <w:p w:rsidR="00DA63EC" w:rsidRDefault="00DA63EC" w:rsidP="00DA63EC">
      <w:pPr>
        <w:tabs>
          <w:tab w:val="center" w:pos="2835"/>
        </w:tabs>
        <w:rPr>
          <w:rtl/>
        </w:rPr>
      </w:pPr>
      <w:r>
        <w:rPr>
          <w:rtl/>
        </w:rPr>
        <w:tab/>
      </w:r>
      <w:r>
        <w:rPr>
          <w:rtl/>
        </w:rPr>
        <w:tab/>
      </w:r>
      <w:r>
        <w:rPr>
          <w:rFonts w:hint="cs"/>
          <w:rtl/>
        </w:rPr>
        <w:t>דכש</w:t>
      </w:r>
      <w:r>
        <w:rPr>
          <w:rtl/>
        </w:rPr>
        <w:t>אומר:</w:t>
      </w:r>
      <w:r w:rsidRPr="00A71A5E">
        <w:rPr>
          <w:rStyle w:val="afffff0"/>
          <w:rtl/>
        </w:rPr>
        <w:t xml:space="preserve"> </w:t>
      </w:r>
      <w:r w:rsidRPr="00A71A5E">
        <w:rPr>
          <w:rStyle w:val="afffff0"/>
          <w:rFonts w:hint="cs"/>
          <w:rtl/>
        </w:rPr>
        <w:t>'</w:t>
      </w:r>
      <w:ins w:id="91079" w:author="Claude - סמנטי" w:date="2026-10-11T12:27:00Z">
        <w:r>
          <w:rPr>
            <w:rStyle w:val="afffff0"/>
            <w:rtl/>
          </w:rPr>
          <w:t xml:space="preserve">וְסַכּוֹתָ עַל הָאָרוֹן אֶת הַפָּרוֹכֶת</w:t>
        </w:r>
      </w:ins>
      <w:del w:id="91080" w:author="Claude - סמנטי" w:date="2026-10-11T12:27:00Z">
        <w:r w:rsidRPr="00A71A5E">
          <w:rPr>
            <w:rStyle w:val="afffff0"/>
            <w:rtl/>
          </w:rPr>
          <w:delText xml:space="preserve">וסכות על הארון את הפרוכת</w:delText>
        </w:r>
      </w:del>
      <w:r w:rsidRPr="00A71A5E">
        <w:rPr>
          <w:rStyle w:val="afffff0"/>
          <w:rFonts w:hint="cs"/>
          <w:rtl/>
        </w:rPr>
        <w:t>'</w:t>
      </w:r>
      <w:r w:rsidRPr="00A71A5E">
        <w:rPr>
          <w:rStyle w:val="afffff0"/>
          <w:rtl/>
        </w:rPr>
        <w:t>,</w:t>
      </w:r>
      <w:r>
        <w:rPr>
          <w:rtl/>
        </w:rPr>
        <w:t xml:space="preserve"> </w:t>
      </w:r>
      <w:r>
        <w:rPr>
          <w:rFonts w:hint="cs"/>
          <w:rtl/>
        </w:rPr>
        <w:t xml:space="preserve">- היינו </w:t>
      </w:r>
      <w:r>
        <w:rPr>
          <w:rtl/>
        </w:rPr>
        <w:t>על - בסמוך.</w:t>
      </w:r>
    </w:p>
    <w:p w:rsidR="00DA63EC" w:rsidRDefault="00DA63EC" w:rsidP="00DA63EC">
      <w:pPr>
        <w:pStyle w:val="affffd"/>
        <w:rPr>
          <w:del w:id="90149" w:author="מנוע עיצוב" w:date="2026-10-11T12:09:26Z"/>
          <w:rtl/>
        </w:rPr>
      </w:pPr>
      <w:del w:id="90148" w:author="מנוע עיצוב" w:date="2026-10-11T12:09:26Z">
        <w:r>
          <w:rPr>
            <w:rtl/>
          </w:rPr>
          <w:delText xml:space="preserve">׹</w:delText>
        </w:r>
      </w:del>
    </w:p>
    <w:p w:rsidR="00DA63EC" w:rsidRDefault="00DA63EC" w:rsidP="00DA63EC">
      <w:pPr>
        <w:pStyle w:val="affff1"/>
        <w:ind w:end="0"/>
        <w:rPr>
          <w:rtl/>
        </w:rPr>
        <w:pPrChange w:id="20108" w:author="קלוד" w:date="2026-10-11T09:07:26Z">
          <w:pPr>
            <w:pStyle w:val="affff1"/>
            <w:rPr>
              <w:rtl/>
            </w:rPr>
          </w:pPr>
        </w:pPrChange>
      </w:pPr>
      <w:ins w:id="9872" w:author="מספור קטעי משנה" w:date="2026-10-11T09:35:12Z">
        <w:r>
          <w:rPr>
            <w:rStyle w:val="MisparKeta"/>
          </w:rPr>
          <w:t xml:space="preserve">ה. </w:t>
        </w:r>
      </w:ins>
      <w:r>
        <w:rPr>
          <w:rtl/>
        </w:rPr>
        <w:t>כל הכלים שבמקדש וכו</w:t>
      </w:r>
      <w:r w:rsidR="005608A0">
        <w:rPr>
          <w:rtl/>
        </w:rPr>
        <w:t>'</w:t>
      </w:r>
      <w:r>
        <w:rPr>
          <w:rtl/>
        </w:rPr>
        <w:t>.</w:t>
      </w:r>
    </w:p>
    <w:p>
      <w:pPr>
        <w:pStyle w:val="38"/>
        <w:rPr>
          <w:ins w:id="101880" w:author="מנוע מכני" w:date="2026-10-11T12:04:40Z"/>
        </w:rPr>
      </w:pPr>
      <w:r w:rsidRPr="004A7C9A">
        <w:t>ת"ר</w:t>
      </w:r>
      <w:r>
        <w:t xml:space="preserve">:</w:t>
      </w:r>
    </w:p>
    <w:p w:rsidR="00DA63EC" w:rsidRDefault="00DA63EC" w:rsidP="00DA63EC">
      <w:pPr>
        <w:tabs>
          <w:tab w:val="center" w:pos="2835"/>
        </w:tabs>
        <w:rPr>
          <w:rtl/>
        </w:rPr>
      </w:pPr>
      <w:del w:id="101881" w:author="מנוע מכני" w:date="2026-10-11T12:04:40Z">
        <w:r>
          <w:rPr>
            <w:rtl/>
          </w:rPr>
          <w:delText xml:space="preserve"> </w:delText>
        </w:r>
      </w:del>
      <w:r>
        <w:rPr>
          <w:rtl/>
        </w:rPr>
        <w:t xml:space="preserve">כל הכלים שבמקדש ארכן לארכו של בית, חוץ מארון שארכו לרחבו של בית, וכך היה מונח, וכך היה בדיו מונחין.</w:t>
      </w:r>
    </w:p>
    <w:p>
      <w:pPr>
        <w:pStyle w:val="38"/>
        <w:rPr>
          <w:ins w:id="101882" w:author="מנוע מכני" w:date="2026-10-11T12:04:40Z"/>
        </w:rPr>
      </w:pPr>
      <w:r w:rsidRPr="00E105BC">
        <w:t>ו</w:t>
      </w:r>
      <w:r w:rsidRPr="00E105BC">
        <w:t>ה"ק</w:t>
      </w:r>
      <w:r w:rsidRPr="00E105BC">
        <w:t xml:space="preserve">:</w:t>
      </w:r>
    </w:p>
    <w:p w:rsidR="00DA63EC" w:rsidRPr="00E105BC" w:rsidRDefault="00DA63EC" w:rsidP="00DA63EC">
      <w:pPr>
        <w:tabs>
          <w:tab w:val="center" w:pos="2835"/>
        </w:tabs>
        <w:rPr>
          <w:spacing w:val="-4"/>
          <w:rtl/>
        </w:rPr>
      </w:pPr>
      <w:del w:id="101883" w:author="מנוע מכני" w:date="2026-10-11T12:04:40Z">
        <w:r w:rsidRPr="00E105BC">
          <w:rPr>
            <w:spacing w:val="-4"/>
            <w:rtl/>
          </w:rPr>
          <w:delText xml:space="preserve"> </w:delText>
        </w:r>
      </w:del>
      <w:r w:rsidRPr="00E105BC">
        <w:rPr>
          <w:spacing w:val="-4"/>
          <w:rtl/>
        </w:rPr>
        <w:t xml:space="preserve">כך היה מונח מדבדיו כך היה מונחין.</w:t>
      </w:r>
      <w:r w:rsidRPr="00E105BC">
        <w:rPr>
          <w:rFonts w:hint="cs"/>
          <w:spacing w:val="-4"/>
          <w:rtl/>
        </w:rPr>
        <w:t xml:space="preserve"> </w:t>
      </w:r>
      <w:r w:rsidRPr="00E105BC">
        <w:rPr>
          <w:spacing w:val="-4"/>
          <w:rtl/>
        </w:rPr>
        <w:t xml:space="preserve">ובדיו </w:t>
      </w:r>
      <w:r w:rsidRPr="00E105BC">
        <w:rPr>
          <w:rFonts w:hint="cs"/>
          <w:spacing w:val="-4"/>
          <w:rtl/>
        </w:rPr>
        <w:t>מ'</w:t>
      </w:r>
      <w:ins w:id="91081" w:author="Claude - סמנטי" w:date="2026-10-11T12:27:00Z">
        <w:r>
          <w:rPr>
            <w:rStyle w:val="afffff0"/>
            <w:spacing w:val="-4"/>
            <w:rtl/>
          </w:rPr>
          <w:t xml:space="preserve">וַיַּאֲרִיכוּ הַבַּדִּים</w:t>
        </w:r>
      </w:ins>
      <w:del w:id="91082" w:author="Claude - סמנטי" w:date="2026-10-11T12:27:00Z">
        <w:r w:rsidRPr="00E105BC">
          <w:rPr>
            <w:spacing w:val="-4"/>
            <w:rtl/>
          </w:rPr>
          <w:delText xml:space="preserve">ויאריכו הבדים</w:delText>
        </w:r>
      </w:del>
      <w:r w:rsidRPr="00E105BC">
        <w:rPr>
          <w:rFonts w:hint="cs"/>
          <w:spacing w:val="-4"/>
          <w:rtl/>
        </w:rPr>
        <w:t>'</w:t>
      </w:r>
      <w:r w:rsidRPr="00E105BC">
        <w:rPr>
          <w:spacing w:val="-4"/>
          <w:rtl/>
        </w:rPr>
        <w:t xml:space="preserve"> – </w:t>
      </w:r>
      <w:r w:rsidRPr="00E105BC">
        <w:rPr>
          <w:rFonts w:hint="cs"/>
          <w:spacing w:val="-4"/>
          <w:rtl/>
        </w:rPr>
        <w:t xml:space="preserve">ויראו' שיהו נוגעין בפרוכת, </w:t>
      </w:r>
    </w:p>
    <w:p w:rsidR="00DA63EC" w:rsidRDefault="00DA63EC" w:rsidP="00DA63EC">
      <w:pPr>
        <w:tabs>
          <w:tab w:val="center" w:pos="2835"/>
        </w:tabs>
        <w:rPr>
          <w:rtl/>
        </w:rPr>
      </w:pPr>
      <w:del w:id="90272" w:author="מנוע מכני" w:date="2026-10-11T12:04:40Z">
        <w:r>
          <w:rPr>
            <w:rtl/>
          </w:rPr>
          <w:delText xml:space="preserve"> </w:delText>
        </w:r>
      </w:del>
      <w:r>
        <w:rPr>
          <w:rtl/>
        </w:rPr>
        <w:t xml:space="preserve">'</w:t>
      </w:r>
      <w:ins w:id="91085" w:author="Claude - סמנטי" w:date="2026-10-11T12:27:00Z">
        <w:r>
          <w:rPr>
            <w:rStyle w:val="afffff0"/>
            <w:rFonts w:hint="cs"/>
            <w:rtl/>
          </w:rPr>
          <w:t xml:space="preserve">לֹא יֵרָאוּ הַחוּצָה</w:t>
        </w:r>
      </w:ins>
      <w:del w:id="91086" w:author="Claude - סמנטי" w:date="2026-10-11T12:27:00Z">
        <w:r>
          <w:rPr>
            <w:rFonts w:hint="cs"/>
            <w:rtl/>
          </w:rPr>
          <w:delText xml:space="preserve">לא יראו החוצה</w:delText>
        </w:r>
      </w:del>
      <w:r>
        <w:rPr>
          <w:rFonts w:hint="cs"/>
          <w:rtl/>
        </w:rPr>
        <w:t xml:space="preserve">' ש</w:t>
      </w:r>
      <w:r>
        <w:rPr>
          <w:rtl/>
        </w:rPr>
        <w:t>יהו מקרעין בפרוכת ויוצאין</w:t>
      </w:r>
      <w:r>
        <w:rPr>
          <w:rFonts w:hint="cs"/>
          <w:rtl/>
        </w:rPr>
        <w:t xml:space="preserve"> דוחקין ובולטין בפרוכת ודומין כמין שני דדי אשה שנא' '</w:t>
      </w:r>
      <w:ins w:id="91083" w:author="Claude - סמנטי" w:date="2026-10-11T12:27:00Z">
        <w:r>
          <w:rPr>
            <w:rStyle w:val="afffff0"/>
            <w:rFonts w:hint="cs"/>
            <w:rtl/>
          </w:rPr>
          <w:t xml:space="preserve">צְרוֹר הַמּוֹר דּוֹדִי לִי בֵּין שָׁדַי יָלִין</w:t>
        </w:r>
      </w:ins>
      <w:del w:id="91084" w:author="Claude - סמנטי" w:date="2026-10-11T12:27:00Z">
        <w:r>
          <w:rPr>
            <w:rFonts w:hint="cs"/>
            <w:rtl/>
          </w:rPr>
          <w:delText xml:space="preserve">צרור המור דודי לי בין שדי ילין</w:delText>
        </w:r>
      </w:del>
      <w:r>
        <w:rPr>
          <w:rFonts w:hint="cs"/>
          <w:rtl/>
        </w:rPr>
        <w:t xml:space="preserve">'</w:t>
      </w:r>
    </w:p>
    <w:p w:rsidR="00DA63EC" w:rsidRDefault="00DA63EC" w:rsidP="00DA63EC">
      <w:pPr>
        <w:pStyle w:val="afff3"/>
        <w:framePr w:wrap="around"/>
        <w:rPr>
          <w:rtl/>
        </w:rPr>
      </w:pPr>
      <w:r>
        <w:rPr>
          <w:rFonts w:hint="cs"/>
          <w:rtl/>
        </w:rPr>
        <w:t>צח:</w:t>
      </w:r>
    </w:p>
    <w:p w:rsidR="00DA63EC" w:rsidRDefault="00DA63EC" w:rsidP="00DA63EC">
      <w:pPr>
        <w:tabs>
          <w:tab w:val="center" w:pos="2835"/>
        </w:tabs>
        <w:rPr>
          <w:rtl/>
        </w:rPr>
      </w:pPr>
      <w:r>
        <w:rPr>
          <w:rFonts w:hint="cs"/>
          <w:rtl/>
        </w:rPr>
        <w:t>ו</w:t>
      </w:r>
      <w:r>
        <w:rPr>
          <w:rtl/>
        </w:rPr>
        <w:t xml:space="preserve">בדיו לפותיא דארון יתבי? </w:t>
      </w:r>
      <w:ins w:id="93783" w:author="מנוע מכני" w:date="2026-10-11T12:04:40Z">
        <w:r>
          <w:rPr>
            <w:rtl/>
          </w:rPr>
          <w:t xml:space="preserve">שמא</w:t>
        </w:r>
      </w:ins>
      <w:del w:id="93784" w:author="מנוע מכני" w:date="2026-10-11T12:04:40Z">
        <w:r>
          <w:rPr>
            <w:rtl/>
          </w:rPr>
          <w:delText xml:space="preserve">דילמא</w:delText>
        </w:r>
      </w:del>
      <w:r>
        <w:rPr>
          <w:rtl/>
        </w:rPr>
        <w:t xml:space="preserve"> לארכו דארון </w:t>
      </w:r>
      <w:ins w:id="96759" w:author="מנוע מכני" w:date="2026-10-11T12:04:40Z">
        <w:r>
          <w:rPr>
            <w:rtl/>
          </w:rPr>
          <w:t xml:space="preserve">היו</w:t>
        </w:r>
      </w:ins>
      <w:del w:id="96760" w:author="מנוע מכני" w:date="2026-10-11T12:04:40Z">
        <w:r>
          <w:rPr>
            <w:rtl/>
          </w:rPr>
          <w:delText xml:space="preserve">הוו</w:delText>
        </w:r>
      </w:del>
      <w:r>
        <w:rPr>
          <w:rtl/>
        </w:rPr>
        <w:t xml:space="preserve"> יתבי!</w:t>
      </w:r>
    </w:p>
    <w:p>
      <w:pPr>
        <w:pStyle w:val="38"/>
        <w:rPr>
          <w:ins w:id="101884" w:author="מנוע מכני" w:date="2026-10-11T12:04:40Z"/>
        </w:rPr>
      </w:pPr>
      <w:r>
        <w:t>א</w:t>
      </w:r>
      <w:r>
        <w:t>ר</w:t>
      </w:r>
      <w:r>
        <w:t>"</w:t>
      </w:r>
      <w:r>
        <w:t>י</w:t>
      </w:r>
      <w:r>
        <w:t xml:space="preserve">:</w:t>
      </w:r>
    </w:p>
    <w:p w:rsidR="00DA63EC" w:rsidRDefault="00DA63EC" w:rsidP="00DA63EC">
      <w:pPr>
        <w:tabs>
          <w:tab w:val="center" w:pos="2835"/>
        </w:tabs>
        <w:rPr>
          <w:rtl/>
        </w:rPr>
      </w:pPr>
      <w:del w:id="101885" w:author="מנוע מכני" w:date="2026-10-11T12:04:40Z">
        <w:r>
          <w:rPr>
            <w:rtl/>
          </w:rPr>
          <w:delText xml:space="preserve"> </w:delText>
        </w:r>
      </w:del>
      <w:ins w:id="93785" w:author="מנוע מכני" w:date="2026-10-11T12:04:40Z">
        <w:r>
          <w:rPr>
            <w:rtl/>
          </w:rPr>
          <w:t xml:space="preserve">שני</w:t>
        </w:r>
      </w:ins>
      <w:del w:id="93786" w:author="מנוע מכני" w:date="2026-10-11T12:04:40Z">
        <w:r>
          <w:rPr>
            <w:rtl/>
          </w:rPr>
          <w:delText xml:space="preserve">תרי</w:delText>
        </w:r>
      </w:del>
      <w:r>
        <w:rPr>
          <w:rtl/>
        </w:rPr>
        <w:t xml:space="preserve"> </w:t>
      </w:r>
      <w:ins w:id="92077" w:author="מנוע מכני" w:date="2026-10-11T12:04:40Z">
        <w:r>
          <w:rPr>
            <w:rtl/>
          </w:rPr>
          <w:t xml:space="preserve">אנשים</w:t>
        </w:r>
      </w:ins>
      <w:del w:id="92078" w:author="מנוע מכני" w:date="2026-10-11T12:04:40Z">
        <w:r>
          <w:rPr>
            <w:rtl/>
          </w:rPr>
          <w:delText xml:space="preserve">גברי</w:delText>
        </w:r>
      </w:del>
      <w:r>
        <w:rPr>
          <w:rtl/>
        </w:rPr>
        <w:t xml:space="preserve"> באמתא ופלגא </w:t>
      </w:r>
      <w:r>
        <w:rPr>
          <w:rtl/>
        </w:rPr>
        <w:t xml:space="preserve">לא</w:t>
      </w:r>
      <w:r>
        <w:rPr>
          <w:rtl/>
        </w:rPr>
        <w:t xml:space="preserve"> מסתגי </w:t>
      </w:r>
      <w:ins w:id="95761" w:author="מנוע מכני" w:date="2026-10-11T12:04:40Z">
        <w:r>
          <w:rPr>
            <w:rtl/>
          </w:rPr>
          <w:t xml:space="preserve">להם</w:t>
        </w:r>
      </w:ins>
      <w:del w:id="95762" w:author="מנוע מכני" w:date="2026-10-11T12:04:40Z">
        <w:r>
          <w:rPr>
            <w:rtl/>
          </w:rPr>
          <w:delText xml:space="preserve">להו</w:delText>
        </w:r>
      </w:del>
      <w:r>
        <w:rPr>
          <w:rtl/>
        </w:rPr>
        <w:t xml:space="preserve">.</w:t>
      </w:r>
    </w:p>
    <w:p w:rsidR="00DA63EC" w:rsidRDefault="00DA63EC" w:rsidP="00DA63EC">
      <w:pPr>
        <w:tabs>
          <w:tab w:val="center" w:pos="2835"/>
        </w:tabs>
        <w:rPr>
          <w:rtl/>
        </w:rPr>
      </w:pPr>
      <w:r>
        <w:rPr>
          <w:rtl/>
        </w:rPr>
        <w:t>ומנ"</w:t>
      </w:r>
      <w:r>
        <w:rPr>
          <w:rFonts w:hint="cs"/>
          <w:rtl/>
        </w:rPr>
        <w:t xml:space="preserve">ל </w:t>
      </w:r>
      <w:r>
        <w:rPr>
          <w:rtl/>
        </w:rPr>
        <w:t xml:space="preserve">דבארבעה דרו </w:t>
      </w:r>
      <w:ins w:id="95763" w:author="מנוע מכני" w:date="2026-10-11T12:04:40Z">
        <w:r>
          <w:rPr>
            <w:rtl/>
          </w:rPr>
          <w:t xml:space="preserve">להם</w:t>
        </w:r>
      </w:ins>
      <w:del w:id="95764" w:author="מנוע מכני" w:date="2026-10-11T12:04:40Z">
        <w:r>
          <w:rPr>
            <w:rtl/>
          </w:rPr>
          <w:delText xml:space="preserve">להו</w:delText>
        </w:r>
      </w:del>
      <w:r>
        <w:rPr>
          <w:rtl/>
        </w:rPr>
        <w:t xml:space="preserve">? </w:t>
      </w:r>
      <w:r w:rsidRPr="00664445">
        <w:rPr>
          <w:rStyle w:val="afffff0"/>
          <w:rtl/>
        </w:rPr>
        <w:t>ד</w:t>
      </w:r>
      <w:r w:rsidRPr="00664445">
        <w:rPr>
          <w:rStyle w:val="afffff0"/>
          <w:rFonts w:hint="cs"/>
          <w:rtl/>
        </w:rPr>
        <w:t>'</w:t>
      </w:r>
      <w:ins w:id="91087" w:author="Claude - סמנטי" w:date="2026-10-11T12:27:00Z">
        <w:r>
          <w:rPr>
            <w:rStyle w:val="afffff0"/>
            <w:rtl/>
          </w:rPr>
          <w:t xml:space="preserve">וְנָסְעוּ הַקְּהָתִים</w:t>
        </w:r>
      </w:ins>
      <w:del w:id="91088" w:author="Claude - סמנטי" w:date="2026-10-11T12:27:00Z">
        <w:r w:rsidRPr="00664445">
          <w:rPr>
            <w:rStyle w:val="afffff0"/>
            <w:rtl/>
          </w:rPr>
          <w:delText xml:space="preserve">ונסעו הקהתים</w:delText>
        </w:r>
      </w:del>
      <w:r w:rsidRPr="00664445">
        <w:rPr>
          <w:rStyle w:val="afffff0"/>
          <w:rFonts w:hint="cs"/>
          <w:rtl/>
        </w:rPr>
        <w:t>'</w:t>
      </w:r>
      <w:r w:rsidRPr="00664445">
        <w:rPr>
          <w:rStyle w:val="afffff0"/>
          <w:rtl/>
        </w:rPr>
        <w:t xml:space="preserve"> </w:t>
      </w:r>
      <w:r>
        <w:rPr>
          <w:rtl/>
        </w:rPr>
        <w:t xml:space="preserve">- </w:t>
      </w:r>
      <w:ins w:id="93787" w:author="מנוע מכני" w:date="2026-10-11T12:04:40Z">
        <w:r>
          <w:rPr>
            <w:rtl/>
          </w:rPr>
          <w:t xml:space="preserve">שני</w:t>
        </w:r>
      </w:ins>
      <w:del w:id="93788" w:author="מנוע מכני" w:date="2026-10-11T12:04:40Z">
        <w:r>
          <w:rPr>
            <w:rtl/>
          </w:rPr>
          <w:delText xml:space="preserve">תרי</w:delText>
        </w:r>
      </w:del>
      <w:r>
        <w:rPr>
          <w:rtl/>
        </w:rPr>
        <w:t xml:space="preserve">, נושאי המקדש - </w:t>
      </w:r>
      <w:ins w:id="92079" w:author="מנוע מכני" w:date="2026-10-11T12:04:40Z">
        <w:r>
          <w:rPr>
            <w:rtl/>
          </w:rPr>
          <w:t xml:space="preserve">גם</w:t>
        </w:r>
      </w:ins>
      <w:del w:id="92080" w:author="מנוע מכני" w:date="2026-10-11T12:04:40Z">
        <w:r>
          <w:rPr>
            <w:rtl/>
          </w:rPr>
          <w:delText xml:space="preserve">נמי</w:delText>
        </w:r>
      </w:del>
      <w:r>
        <w:rPr>
          <w:rtl/>
        </w:rPr>
        <w:t xml:space="preserve"> </w:t>
      </w:r>
      <w:ins w:id="93789" w:author="מנוע מכני" w:date="2026-10-11T12:04:40Z">
        <w:r>
          <w:rPr>
            <w:rtl/>
          </w:rPr>
          <w:t xml:space="preserve">שני</w:t>
        </w:r>
      </w:ins>
      <w:del w:id="93790" w:author="מנוע מכני" w:date="2026-10-11T12:04:40Z">
        <w:r>
          <w:rPr>
            <w:rtl/>
          </w:rPr>
          <w:delText xml:space="preserve">תרי</w:delText>
        </w:r>
      </w:del>
      <w:r>
        <w:rPr>
          <w:rtl/>
        </w:rPr>
        <w:t xml:space="preserve">.</w:t>
      </w:r>
    </w:p>
    <w:p>
      <w:pPr>
        <w:pStyle w:val="afffff8"/>
        <w:rPr>
          <w:ins w:id="90109" w:author="קלוד" w:date="2026-10-11T12:32:08Z"/>
        </w:rPr>
      </w:pPr>
      <w:ins w:id="90110" w:author="קלוד" w:date="2026-10-11T12:32:08Z">
        <w:r>
          <w:rPr>
            <w:color w:val="7B3F00"/>
          </w:rPr>
          <w:t xml:space="preserve">עשרה שולחנות של שלמה - של משה באמצע</w:t>
        </w:r>
      </w:ins>
    </w:p>
    <w:p>
      <w:pPr>
        <w:pStyle w:val="38"/>
        <w:rPr>
          <w:ins w:id="101887" w:author="מנוע מכני" w:date="2026-10-11T12:04:40Z"/>
        </w:rPr>
      </w:pPr>
      <w:del w:id="101886"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101888" w:author="מנוע מכני" w:date="2026-10-11T12:04:40Z">
        <w:r>
          <w:rPr>
            <w:rtl/>
          </w:rPr>
          <w:delText xml:space="preserve"> </w:delText>
        </w:r>
      </w:del>
      <w:r>
        <w:rPr>
          <w:rtl/>
        </w:rPr>
        <w:t xml:space="preserve">עשרה שולחנות עשה שלמה המלך, </w:t>
      </w:r>
      <w:ins w:id="96883" w:author="מנוע מכני" w:date="2026-10-11T12:04:40Z">
        <w:r>
          <w:rPr>
            <w:rtl/>
          </w:rPr>
          <w:t xml:space="preserve">ד'</w:t>
        </w:r>
      </w:ins>
      <w:del w:id="96884" w:author="מנוע מכני" w:date="2026-10-11T12:04:40Z">
        <w:r>
          <w:rPr>
            <w:rtl/>
          </w:rPr>
          <w:delText xml:space="preserve">שנא</w:delText>
        </w:r>
        <w:r>
          <w:rPr>
            <w:rFonts w:hint="cs"/>
            <w:rtl/>
          </w:rPr>
          <w:delText xml:space="preserve">'</w:delText>
        </w:r>
        <w:r>
          <w:rPr>
            <w:rtl/>
          </w:rPr>
          <w:delText xml:space="preserve">:</w:delText>
        </w:r>
        <w:r w:rsidRPr="00A71A5E">
          <w:rPr>
            <w:rStyle w:val="afffff0"/>
            <w:rtl/>
          </w:rPr>
          <w:delText xml:space="preserve"> </w:delText>
        </w:r>
        <w:r w:rsidRPr="00A71A5E">
          <w:rPr>
            <w:rStyle w:val="afffff0"/>
            <w:rFonts w:hint="cs"/>
            <w:rtl/>
          </w:rPr>
          <w:delText xml:space="preserve">'</w:delText>
        </w:r>
      </w:del>
      <w:r w:rsidRPr="00A71A5E">
        <w:rPr>
          <w:rStyle w:val="afffff0"/>
          <w:rtl/>
        </w:rPr>
        <w:t>ויעש שולחנות עשרה וינח בהיכל חמשה מימין וחמשה משמאל</w:t>
      </w:r>
      <w:r w:rsidRPr="00A71A5E">
        <w:rPr>
          <w:rStyle w:val="afffff0"/>
          <w:rFonts w:hint="cs"/>
          <w:rtl/>
        </w:rPr>
        <w:t>'</w:t>
      </w:r>
      <w:r w:rsidRPr="00A71A5E">
        <w:rPr>
          <w:rStyle w:val="afffff0"/>
          <w:rtl/>
        </w:rPr>
        <w:t>,</w:t>
      </w:r>
      <w:r>
        <w:rPr>
          <w:rtl/>
        </w:rPr>
        <w:t xml:space="preserve"> </w:t>
      </w:r>
      <w:r>
        <w:rPr>
          <w:rFonts w:hint="cs"/>
          <w:rtl/>
        </w:rPr>
        <w:t>וא</w:t>
      </w:r>
      <w:r>
        <w:rPr>
          <w:rtl/>
        </w:rPr>
        <w:t>"</w:t>
      </w:r>
      <w:r>
        <w:rPr>
          <w:rFonts w:hint="cs"/>
          <w:rtl/>
        </w:rPr>
        <w:t>ת</w:t>
      </w:r>
      <w:r>
        <w:rPr>
          <w:rtl/>
        </w:rPr>
        <w:t xml:space="preserve"> חמשה מימין הפתח וחמשה משמאל הפתח? </w:t>
      </w:r>
      <w:r>
        <w:rPr>
          <w:rFonts w:hint="cs"/>
          <w:rtl/>
        </w:rPr>
        <w:t>א</w:t>
      </w:r>
      <w:r>
        <w:rPr>
          <w:rtl/>
        </w:rPr>
        <w:t>"</w:t>
      </w:r>
      <w:r>
        <w:rPr>
          <w:rFonts w:hint="cs"/>
          <w:rtl/>
        </w:rPr>
        <w:t>כ</w:t>
      </w:r>
      <w:r>
        <w:rPr>
          <w:rtl/>
        </w:rPr>
        <w:t xml:space="preserve"> מצינו ששולחן בדרום, והתורה אמרה: והשולחן תתן על צלע צפון!</w:t>
      </w:r>
    </w:p>
    <w:p>
      <w:pPr>
        <w:pStyle w:val="38"/>
        <w:rPr>
          <w:ins w:id="101889" w:author="מנוע מכני" w:date="2026-10-11T12:04:40Z"/>
        </w:rPr>
      </w:pPr>
      <w:r>
        <w:tab/>
      </w:r>
      <w:r w:rsidRPr="000A70E5">
        <w:t xml:space="preserve">אלא</w:t>
      </w:r>
    </w:p>
    <w:p w:rsidR="00DA63EC" w:rsidRDefault="00DA63EC" w:rsidP="00DA63EC">
      <w:pPr>
        <w:tabs>
          <w:tab w:val="center" w:pos="2835"/>
        </w:tabs>
        <w:rPr>
          <w:rtl/>
        </w:rPr>
      </w:pPr>
      <w:del w:id="101890" w:author="מנוע מכני" w:date="2026-10-11T12:04:40Z">
        <w:r w:rsidRPr="000A70E5">
          <w:rPr>
            <w:b/>
            <w:bCs/>
            <w:rtl/>
          </w:rPr>
          <w:delText xml:space="preserve"> </w:delText>
        </w:r>
      </w:del>
      <w:r w:rsidRPr="000A70E5">
        <w:rPr>
          <w:b/>
          <w:bCs/>
          <w:rtl/>
        </w:rPr>
        <w:t xml:space="preserve">של משה באמצע</w:t>
      </w:r>
      <w:r>
        <w:rPr>
          <w:rtl/>
        </w:rPr>
        <w:t>, חמשה מימינו וחמשה משמאלו.</w:t>
      </w:r>
    </w:p>
    <w:p w:rsidR="00DA63EC" w:rsidRDefault="00DA63EC" w:rsidP="00DA63EC">
      <w:pPr>
        <w:tabs>
          <w:tab w:val="center" w:pos="2835"/>
        </w:tabs>
        <w:rPr>
          <w:b/>
          <w:bCs/>
          <w:rtl/>
        </w:rPr>
      </w:pPr>
    </w:p>
    <w:p>
      <w:pPr>
        <w:pStyle w:val="38"/>
        <w:rPr>
          <w:ins w:id="101892" w:author="מנוע מכני" w:date="2026-10-11T12:04:40Z"/>
        </w:rPr>
      </w:pPr>
      <w:del w:id="101891" w:author="מנוע מכני" w:date="2026-10-11T12:04:40Z">
        <w:r>
          <w:lastRenderedPageBreak/>
          <w:delText xml:space="preserve">•</w:delText>
        </w:r>
      </w:del>
      <w:r>
        <w:lastRenderedPageBreak/>
        <w:t xml:space="preserve"> </w:t>
      </w:r>
      <w:r w:rsidRPr="004A7C9A">
        <w:t>ת"ר</w:t>
      </w:r>
      <w:r>
        <w:t xml:space="preserve">:</w:t>
      </w:r>
    </w:p>
    <w:p w:rsidR="00DA63EC" w:rsidRDefault="00DA63EC" w:rsidP="00DA63EC">
      <w:pPr>
        <w:tabs>
          <w:tab w:val="center" w:pos="2835"/>
        </w:tabs>
        <w:rPr>
          <w:rtl/>
        </w:rPr>
      </w:pPr>
      <w:del w:id="101893" w:author="מנוע מכני" w:date="2026-10-11T12:04:40Z">
        <w:r>
          <w:rPr>
            <w:rtl/>
          </w:rPr>
          <w:delText xml:space="preserve"> </w:delText>
        </w:r>
      </w:del>
      <w:r>
        <w:rPr>
          <w:rtl/>
        </w:rPr>
        <w:t xml:space="preserve">עשר מנורות עשה שלמה, שנא</w:t>
      </w:r>
      <w:r>
        <w:rPr>
          <w:rFonts w:hint="cs"/>
          <w:rtl/>
        </w:rPr>
        <w:t>'</w:t>
      </w:r>
      <w:r w:rsidRPr="00A71A5E">
        <w:rPr>
          <w:rStyle w:val="afffff0"/>
          <w:rtl/>
        </w:rPr>
        <w:t xml:space="preserve"> </w:t>
      </w:r>
      <w:r w:rsidRPr="00A71A5E">
        <w:rPr>
          <w:rStyle w:val="afffff0"/>
          <w:rFonts w:hint="cs"/>
          <w:rtl/>
        </w:rPr>
        <w:t>'</w:t>
      </w:r>
      <w:r w:rsidRPr="00A71A5E">
        <w:rPr>
          <w:rStyle w:val="afffff0"/>
          <w:rtl/>
        </w:rPr>
        <w:t>ויעש את המנורות הזהב עשר כמשפט ויתן בהיכל חמשה מימין וחמשה משמאל</w:t>
      </w:r>
      <w:r w:rsidRPr="00A71A5E">
        <w:rPr>
          <w:rStyle w:val="afffff0"/>
          <w:rFonts w:hint="cs"/>
          <w:rtl/>
        </w:rPr>
        <w:t>'</w:t>
      </w:r>
      <w:r w:rsidRPr="00A71A5E">
        <w:rPr>
          <w:rStyle w:val="afffff0"/>
          <w:rtl/>
        </w:rPr>
        <w:t>,</w:t>
      </w:r>
      <w:r>
        <w:rPr>
          <w:rtl/>
        </w:rPr>
        <w:t xml:space="preserve"> </w:t>
      </w:r>
      <w:r>
        <w:rPr>
          <w:rFonts w:hint="cs"/>
          <w:rtl/>
        </w:rPr>
        <w:t>וא</w:t>
      </w:r>
      <w:r>
        <w:rPr>
          <w:rtl/>
        </w:rPr>
        <w:t>"</w:t>
      </w:r>
      <w:r>
        <w:rPr>
          <w:rFonts w:hint="cs"/>
          <w:rtl/>
        </w:rPr>
        <w:t>ת</w:t>
      </w:r>
      <w:r>
        <w:rPr>
          <w:rtl/>
        </w:rPr>
        <w:t>:</w:t>
      </w:r>
      <w:r w:rsidRPr="00A71A5E">
        <w:rPr>
          <w:rStyle w:val="afffff0"/>
          <w:rtl/>
        </w:rPr>
        <w:t xml:space="preserve"> </w:t>
      </w:r>
      <w:r w:rsidRPr="00A71A5E">
        <w:rPr>
          <w:rStyle w:val="afffff0"/>
          <w:rFonts w:hint="cs"/>
          <w:rtl/>
        </w:rPr>
        <w:t>'</w:t>
      </w:r>
      <w:r w:rsidRPr="00A71A5E">
        <w:rPr>
          <w:rStyle w:val="afffff0"/>
          <w:rtl/>
        </w:rPr>
        <w:t>חמשה מימין הפתח וחמשה משמאל הפתח</w:t>
      </w:r>
      <w:r w:rsidRPr="00A71A5E">
        <w:rPr>
          <w:rStyle w:val="afffff0"/>
          <w:rFonts w:hint="cs"/>
          <w:rtl/>
        </w:rPr>
        <w:t xml:space="preserve">' </w:t>
      </w:r>
      <w:r>
        <w:rPr>
          <w:rFonts w:hint="cs"/>
          <w:rtl/>
        </w:rPr>
        <w:t>א</w:t>
      </w:r>
      <w:r>
        <w:rPr>
          <w:rtl/>
        </w:rPr>
        <w:t>"</w:t>
      </w:r>
      <w:r>
        <w:rPr>
          <w:rFonts w:hint="cs"/>
          <w:rtl/>
        </w:rPr>
        <w:t>כ</w:t>
      </w:r>
      <w:r>
        <w:rPr>
          <w:rtl/>
        </w:rPr>
        <w:t xml:space="preserve"> מצינו מנורה בצפון, והתורה אמרה: ואת המנורה נכח השולחן!</w:t>
      </w:r>
    </w:p>
    <w:p>
      <w:pPr>
        <w:pStyle w:val="38"/>
        <w:rPr>
          <w:ins w:id="101894" w:author="מנוע מכני" w:date="2026-10-11T12:04:40Z"/>
        </w:rPr>
      </w:pPr>
      <w:r>
        <w:tab/>
      </w:r>
      <w:r w:rsidRPr="000A70E5">
        <w:t xml:space="preserve">אלא</w:t>
      </w:r>
    </w:p>
    <w:p w:rsidR="00DA63EC" w:rsidRDefault="00DA63EC" w:rsidP="00DA63EC">
      <w:pPr>
        <w:tabs>
          <w:tab w:val="center" w:pos="2835"/>
        </w:tabs>
        <w:rPr>
          <w:rtl/>
        </w:rPr>
      </w:pPr>
      <w:del w:id="101895" w:author="מנוע מכני" w:date="2026-10-11T12:04:40Z">
        <w:r w:rsidRPr="000A70E5">
          <w:rPr>
            <w:b/>
            <w:bCs/>
            <w:rtl/>
          </w:rPr>
          <w:delText xml:space="preserve"> </w:delText>
        </w:r>
      </w:del>
      <w:r w:rsidRPr="000A70E5">
        <w:rPr>
          <w:b/>
          <w:bCs/>
          <w:rtl/>
        </w:rPr>
        <w:t xml:space="preserve">של משה באמצע</w:t>
      </w:r>
      <w:r>
        <w:rPr>
          <w:rtl/>
        </w:rPr>
        <w:t>, חמשה מימינה וחמשה משמאלה.</w:t>
      </w:r>
    </w:p>
    <w:p>
      <w:pPr>
        <w:pStyle w:val="38"/>
        <w:rPr>
          <w:ins w:id="101897" w:author="מנוע מכני" w:date="2026-10-11T12:04:40Z"/>
        </w:rPr>
      </w:pPr>
      <w:del w:id="101896" w:author="מנוע מכני" w:date="2026-10-11T12:04:40Z">
        <w:r>
          <w:delText xml:space="preserve">•</w:delText>
        </w:r>
      </w:del>
      <w:r>
        <w:t xml:space="preserve"> תני </w:t>
      </w:r>
      <w:ins w:id="93791" w:author="מנוע מכני" w:date="2026-10-11T12:04:40Z">
        <w:r>
          <w:t xml:space="preserve">אחת</w:t>
        </w:r>
      </w:ins>
      <w:del w:id="93792" w:author="מנוע מכני" w:date="2026-10-11T12:04:40Z">
        <w:r>
          <w:delText xml:space="preserve">חדא</w:delText>
        </w:r>
      </w:del>
      <w:r>
        <w:t xml:space="preserve">:</w:t>
      </w:r>
    </w:p>
    <w:p w:rsidR="00DA63EC" w:rsidRDefault="00DA63EC" w:rsidP="00DA63EC">
      <w:pPr>
        <w:tabs>
          <w:tab w:val="center" w:pos="2835"/>
        </w:tabs>
        <w:rPr>
          <w:rtl/>
        </w:rPr>
      </w:pPr>
      <w:del w:id="101898" w:author="מנוע מכני" w:date="2026-10-11T12:04:40Z">
        <w:r>
          <w:rPr>
            <w:rtl/>
          </w:rPr>
          <w:delText xml:space="preserve"> </w:delText>
        </w:r>
      </w:del>
      <w:r>
        <w:rPr>
          <w:rtl/>
        </w:rPr>
        <w:t xml:space="preserve">מחצי בית ולפנים היו מונחין, ותני </w:t>
      </w:r>
      <w:ins w:id="93793" w:author="מנוע מכני" w:date="2026-10-11T12:04:40Z">
        <w:r>
          <w:rPr>
            <w:rtl/>
          </w:rPr>
          <w:t xml:space="preserve">אחת</w:t>
        </w:r>
      </w:ins>
      <w:del w:id="93794" w:author="מנוע מכני" w:date="2026-10-11T12:04:40Z">
        <w:r>
          <w:rPr>
            <w:rtl/>
          </w:rPr>
          <w:delText xml:space="preserve">חדא</w:delText>
        </w:r>
      </w:del>
      <w:r>
        <w:rPr>
          <w:rtl/>
        </w:rPr>
        <w:t xml:space="preserve">: משליש הבית ולפנים היו מונחין!</w:t>
      </w:r>
    </w:p>
    <w:p w:rsidR="00DA63EC" w:rsidRDefault="00DA63EC" w:rsidP="00DA63EC">
      <w:pPr>
        <w:tabs>
          <w:tab w:val="center" w:pos="2835"/>
        </w:tabs>
        <w:rPr>
          <w:rtl/>
        </w:rPr>
      </w:pPr>
      <w:r>
        <w:rPr>
          <w:rtl/>
        </w:rPr>
        <w:t xml:space="preserve">ול"ק: מר חשיב בית קדשי הקדשים בהדי היכל, מר </w:t>
      </w:r>
      <w:r>
        <w:rPr>
          <w:rtl/>
        </w:rPr>
        <w:t xml:space="preserve">לא</w:t>
      </w:r>
      <w:r>
        <w:rPr>
          <w:rtl/>
        </w:rPr>
        <w:t xml:space="preserve"> חשיב בית קדשי הקדשים בהדי היכל.</w:t>
      </w:r>
    </w:p>
    <w:p w:rsidR="00DA63EC" w:rsidRDefault="00DA63EC" w:rsidP="00DA63EC">
      <w:pPr>
        <w:tabs>
          <w:tab w:val="center" w:pos="2835"/>
        </w:tabs>
        <w:rPr>
          <w:rtl/>
        </w:rPr>
      </w:pPr>
    </w:p>
    <w:p>
      <w:pPr>
        <w:pStyle w:val="afffff8"/>
        <w:rPr>
          <w:ins w:id="90107" w:author="קלוד" w:date="2026-10-11T12:32:08Z"/>
        </w:rPr>
      </w:pPr>
      <w:ins w:id="90108" w:author="קלוד" w:date="2026-10-11T12:32:08Z">
        <w:r>
          <w:rPr>
            <w:color w:val="7B3F00"/>
          </w:rPr>
          <w:t xml:space="preserve">שולחנות ומנורות - מזרח ומערב או צפון ודרום</w:t>
        </w:r>
      </w:ins>
    </w:p>
    <w:p>
      <w:pPr>
        <w:pStyle w:val="38"/>
        <w:rPr>
          <w:ins w:id="101900" w:author="מנוע מכני" w:date="2026-10-11T12:04:40Z"/>
        </w:rPr>
      </w:pPr>
      <w:del w:id="101899"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101901" w:author="מנוע מכני" w:date="2026-10-11T12:04:40Z">
        <w:r>
          <w:rPr>
            <w:rtl/>
          </w:rPr>
          <w:delText xml:space="preserve"> </w:delText>
        </w:r>
      </w:del>
      <w:r>
        <w:rPr>
          <w:rStyle w:val="2fb"/>
          <w:rFonts w:hint="cs"/>
          <w:rtl/>
        </w:rPr>
        <w:t xml:space="preserve">לרבי</w:t>
      </w:r>
      <w:r>
        <w:rPr>
          <w:rFonts w:hint="cs"/>
          <w:rtl/>
        </w:rPr>
        <w:t xml:space="preserve">: </w:t>
      </w:r>
      <w:r>
        <w:rPr>
          <w:rtl/>
        </w:rPr>
        <w:t xml:space="preserve">מזרח ומערב היו מונחין,</w:t>
      </w:r>
      <w:ins w:id="95437" w:author="מנוע מכני" w:date="2026-10-11T12:04:40Z">
        <w:r>
          <w:rPr>
            <w:rtl/>
          </w:rPr>
          <w:t xml:space="preserve"> </w:t>
        </w:r>
      </w:ins>
      <w:del w:id="95438" w:author="מנוע מכני" w:date="2026-10-11T12:04:40Z">
        <w:r>
          <w:rPr>
            <w:rtl/>
          </w:rPr>
          <w:delText xml:space="preserve"> </w:delText>
        </w:r>
        <w:r>
          <w:rPr>
            <w:rFonts w:hint="cs"/>
            <w:rtl/>
          </w:rPr>
          <w:delText xml:space="preserve"> </w:delText>
        </w:r>
      </w:del>
      <w:r>
        <w:rPr>
          <w:rStyle w:val="2fb"/>
          <w:rFonts w:hint="cs"/>
          <w:rtl/>
        </w:rPr>
        <w:t xml:space="preserve">ראבר</w:t>
      </w:r>
      <w:r>
        <w:rPr>
          <w:rStyle w:val="2fb"/>
          <w:rtl/>
        </w:rPr>
        <w:t>"</w:t>
      </w:r>
      <w:r>
        <w:rPr>
          <w:rStyle w:val="2fb"/>
          <w:rFonts w:hint="cs"/>
          <w:rtl/>
        </w:rPr>
        <w:t>ש</w:t>
      </w:r>
      <w:r>
        <w:rPr>
          <w:rtl/>
        </w:rPr>
        <w:t>: צפון ודרום.</w:t>
      </w:r>
    </w:p>
    <w:p>
      <w:pPr>
        <w:pStyle w:val="38"/>
        <w:rPr>
          <w:ins w:id="101902" w:author="מנוע מכני" w:date="2026-10-11T12:04:40Z"/>
        </w:rPr>
      </w:pPr>
      <w:r>
        <w:t>רבי:</w:t>
      </w:r>
    </w:p>
    <w:p w:rsidR="00DA63EC" w:rsidRDefault="00DA63EC" w:rsidP="00DA63EC">
      <w:pPr>
        <w:tabs>
          <w:tab w:val="center" w:pos="2835"/>
        </w:tabs>
        <w:rPr>
          <w:rtl/>
        </w:rPr>
      </w:pPr>
      <w:del w:id="101903" w:author="מנוע מכני" w:date="2026-10-11T12:04:40Z">
        <w:r>
          <w:rPr>
            <w:rtl/>
          </w:rPr>
          <w:delText xml:space="preserve"> </w:delText>
        </w:r>
      </w:del>
      <w:r>
        <w:rPr>
          <w:rtl/>
        </w:rPr>
        <w:t xml:space="preserve">גמר ממנור</w:t>
      </w:r>
      <w:ins w:id="90061" w:author="מנוע מכני" w:date="2026-10-11T12:04:40Z">
        <w:r>
          <w:rPr>
            <w:rtl/>
          </w:rPr>
          <w:t xml:space="preserve">ה, ד</w:t>
        </w:r>
      </w:ins>
      <w:del w:id="90062" w:author="מנוע מכני" w:date="2026-10-11T12:04:40Z">
        <w:r>
          <w:rPr>
            <w:rtl/>
          </w:rPr>
          <w:delText xml:space="preserve">ה,</w:delText>
        </w:r>
        <w:r>
          <w:rPr>
            <w:rFonts w:hint="cs"/>
            <w:rtl/>
          </w:rPr>
          <w:delText xml:space="preserve">ד</w:delText>
        </w:r>
      </w:del>
      <w:r>
        <w:rPr>
          <w:rtl/>
        </w:rPr>
        <w:t xml:space="preserve">מזרח ומערב, אף </w:t>
      </w:r>
      <w:ins w:id="93795" w:author="מנוע מכני" w:date="2026-10-11T12:04:40Z">
        <w:r>
          <w:rPr>
            <w:rtl/>
          </w:rPr>
          <w:t xml:space="preserve">אלו</w:t>
        </w:r>
      </w:ins>
      <w:del w:id="93796" w:author="מנוע מכני" w:date="2026-10-11T12:04:40Z">
        <w:r>
          <w:rPr>
            <w:rtl/>
          </w:rPr>
          <w:delText xml:space="preserve">הני</w:delText>
        </w:r>
      </w:del>
      <w:r>
        <w:rPr>
          <w:rtl/>
        </w:rPr>
        <w:t xml:space="preserve"> </w:t>
      </w:r>
      <w:ins w:id="92081" w:author="מנוע מכני" w:date="2026-10-11T12:04:40Z">
        <w:r>
          <w:rPr>
            <w:rtl/>
          </w:rPr>
          <w:t xml:space="preserve">גם</w:t>
        </w:r>
      </w:ins>
      <w:del w:id="92082" w:author="מנוע מכני" w:date="2026-10-11T12:04:40Z">
        <w:r>
          <w:rPr>
            <w:rtl/>
          </w:rPr>
          <w:delText xml:space="preserve">נמי</w:delText>
        </w:r>
      </w:del>
      <w:r>
        <w:rPr>
          <w:rtl/>
        </w:rPr>
        <w:t xml:space="preserve"> מזרח ומערב.</w:t>
      </w:r>
    </w:p>
    <w:p w:rsidR="00DA63EC" w:rsidRDefault="00DA63EC" w:rsidP="00DA63EC">
      <w:pPr>
        <w:tabs>
          <w:tab w:val="center" w:pos="2835"/>
        </w:tabs>
        <w:rPr>
          <w:rtl/>
        </w:rPr>
      </w:pPr>
      <w:r>
        <w:rPr>
          <w:rtl/>
        </w:rPr>
        <w:t xml:space="preserve">ומנורה </w:t>
      </w:r>
      <w:r>
        <w:rPr>
          <w:rFonts w:hint="cs"/>
          <w:rtl/>
        </w:rPr>
        <w:t>מב'</w:t>
      </w:r>
      <w:r>
        <w:rPr>
          <w:rtl/>
        </w:rPr>
        <w:t>נר מערבי:</w:t>
      </w:r>
      <w:r w:rsidRPr="00A71A5E">
        <w:rPr>
          <w:rStyle w:val="afffff0"/>
          <w:rtl/>
        </w:rPr>
        <w:t xml:space="preserve"> </w:t>
      </w:r>
      <w:r w:rsidRPr="00A71A5E">
        <w:rPr>
          <w:rStyle w:val="afffff0"/>
          <w:rFonts w:hint="cs"/>
          <w:rtl/>
        </w:rPr>
        <w:t>'</w:t>
      </w:r>
      <w:r w:rsidRPr="00A71A5E">
        <w:rPr>
          <w:rStyle w:val="afffff0"/>
          <w:rtl/>
        </w:rPr>
        <w:t xml:space="preserve">יערוך אותו אהרן וגו'</w:t>
      </w:r>
      <w:r w:rsidRPr="00A71A5E">
        <w:rPr>
          <w:rStyle w:val="afffff0"/>
          <w:rtl/>
        </w:rPr>
        <w:t xml:space="preserve"> </w:t>
      </w:r>
      <w:r>
        <w:rPr>
          <w:rStyle w:val="afffff0"/>
          <w:rtl/>
        </w:rPr>
        <w:t xml:space="preserve">לפני ה</w:t>
      </w:r>
      <w:r>
        <w:rPr>
          <w:rtl/>
        </w:rPr>
        <w:t xml:space="preserve">', מכלל </w:t>
      </w:r>
      <w:ins w:id="92083" w:author="מנוע מכני" w:date="2026-10-11T12:04:40Z">
        <w:r>
          <w:rPr>
            <w:rtl/>
          </w:rPr>
          <w:t xml:space="preserve">דכולם</w:t>
        </w:r>
      </w:ins>
      <w:del w:id="92084" w:author="מנוע מכני" w:date="2026-10-11T12:04:40Z">
        <w:r>
          <w:rPr>
            <w:rtl/>
          </w:rPr>
          <w:delText xml:space="preserve">דכולהו</w:delText>
        </w:r>
      </w:del>
      <w:r>
        <w:rPr>
          <w:rtl/>
        </w:rPr>
        <w:t xml:space="preserve"> </w:t>
      </w:r>
      <w:ins w:id="92089" w:author="מנוע מכני" w:date="2026-10-11T12:04:40Z">
        <w:r>
          <w:rPr>
            <w:rtl/>
          </w:rPr>
          <w:t xml:space="preserve">לא</w:t>
        </w:r>
      </w:ins>
      <w:del w:id="92090" w:author="מנוע מכני" w:date="2026-10-11T12:04:40Z">
        <w:r>
          <w:rPr>
            <w:rtl/>
          </w:rPr>
          <w:delText xml:space="preserve">לאו</w:delText>
        </w:r>
      </w:del>
      <w:r>
        <w:rPr>
          <w:rtl/>
        </w:rPr>
        <w:t xml:space="preserve"> לפני ה', </w:t>
      </w:r>
      <w:ins w:id="96433" w:author="מנוע מכני" w:date="2026-10-11T12:04:40Z">
        <w:r>
          <w:rPr>
            <w:rtl/>
          </w:rPr>
          <w:t xml:space="preserve">ואם </w:t>
        </w:r>
      </w:ins>
      <w:del w:id="96434" w:author="מנוע מכני" w:date="2026-10-11T12:04:40Z">
        <w:r>
          <w:rPr>
            <w:rtl/>
          </w:rPr>
          <w:delText xml:space="preserve">ואי </w:delText>
        </w:r>
      </w:del>
      <w:r>
        <w:rPr>
          <w:rtl/>
        </w:rPr>
        <w:t xml:space="preserve">צפון ודרום, </w:t>
      </w:r>
      <w:ins w:id="92085" w:author="מנוע מכני" w:date="2026-10-11T12:04:40Z">
        <w:r>
          <w:rPr>
            <w:rtl/>
          </w:rPr>
          <w:t xml:space="preserve">כולם</w:t>
        </w:r>
      </w:ins>
      <w:del w:id="92086" w:author="מנוע מכני" w:date="2026-10-11T12:04:40Z">
        <w:r>
          <w:rPr>
            <w:rtl/>
          </w:rPr>
          <w:delText xml:space="preserve">כולהו</w:delText>
        </w:r>
      </w:del>
      <w:r>
        <w:rPr>
          <w:rtl/>
        </w:rPr>
        <w:t xml:space="preserve"> </w:t>
      </w:r>
      <w:ins w:id="92087" w:author="מנוע מכני" w:date="2026-10-11T12:04:40Z">
        <w:r>
          <w:rPr>
            <w:rtl/>
          </w:rPr>
          <w:t xml:space="preserve">גם</w:t>
        </w:r>
      </w:ins>
      <w:del w:id="92088" w:author="מנוע מכני" w:date="2026-10-11T12:04:40Z">
        <w:r>
          <w:rPr>
            <w:rtl/>
          </w:rPr>
          <w:delText xml:space="preserve">נמי</w:delText>
        </w:r>
      </w:del>
      <w:r>
        <w:rPr>
          <w:rtl/>
        </w:rPr>
        <w:t xml:space="preserve"> לפני ה</w:t>
      </w:r>
      <w:r w:rsidR="005608A0">
        <w:rPr>
          <w:rtl/>
        </w:rPr>
        <w:t>'</w:t>
      </w:r>
      <w:r>
        <w:rPr>
          <w:rtl/>
        </w:rPr>
        <w:t xml:space="preserve"> </w:t>
      </w:r>
      <w:ins w:id="93797" w:author="מנוע מכני" w:date="2026-10-11T12:04:40Z">
        <w:r>
          <w:rPr>
            <w:rtl/>
          </w:rPr>
          <w:t xml:space="preserve">הם</w:t>
        </w:r>
      </w:ins>
      <w:del w:id="93798" w:author="מנוע מכני" w:date="2026-10-11T12:04:40Z">
        <w:r>
          <w:rPr>
            <w:rtl/>
          </w:rPr>
          <w:delText xml:space="preserve">נינהו</w:delText>
        </w:r>
      </w:del>
      <w:r>
        <w:rPr>
          <w:rtl/>
        </w:rPr>
        <w:t xml:space="preserve">.</w:t>
      </w:r>
    </w:p>
    <w:p w:rsidR="00DA63EC" w:rsidRDefault="00DA63EC" w:rsidP="00DA63EC">
      <w:pPr>
        <w:tabs>
          <w:tab w:val="center" w:pos="2835"/>
        </w:tabs>
        <w:rPr>
          <w:rtl/>
        </w:rPr>
      </w:pPr>
      <w:r>
        <w:rPr>
          <w:rStyle w:val="2fb"/>
          <w:rFonts w:hint="cs"/>
          <w:rtl/>
        </w:rPr>
        <w:t>וראבר</w:t>
      </w:r>
      <w:r>
        <w:rPr>
          <w:rStyle w:val="2fb"/>
          <w:rtl/>
        </w:rPr>
        <w:t>"</w:t>
      </w:r>
      <w:r>
        <w:rPr>
          <w:rStyle w:val="2fb"/>
          <w:rFonts w:hint="cs"/>
          <w:rtl/>
        </w:rPr>
        <w:t>ש</w:t>
      </w:r>
      <w:r>
        <w:rPr>
          <w:rtl/>
        </w:rPr>
        <w:t xml:space="preserve"> </w:t>
      </w:r>
      <w:r>
        <w:rPr>
          <w:rFonts w:hint="cs"/>
          <w:rtl/>
        </w:rPr>
        <w:t>ג</w:t>
      </w:r>
      <w:r>
        <w:rPr>
          <w:rtl/>
        </w:rPr>
        <w:t xml:space="preserve">מר מארון, </w:t>
      </w:r>
      <w:r>
        <w:rPr>
          <w:rFonts w:hint="cs"/>
          <w:rtl/>
        </w:rPr>
        <w:t>ד</w:t>
      </w:r>
      <w:r>
        <w:rPr>
          <w:rtl/>
        </w:rPr>
        <w:t xml:space="preserve">צפון ודרום, אף </w:t>
      </w:r>
      <w:ins w:id="93799" w:author="מנוע מכני" w:date="2026-10-11T12:04:40Z">
        <w:r>
          <w:rPr>
            <w:rtl/>
          </w:rPr>
          <w:t xml:space="preserve">אלו</w:t>
        </w:r>
      </w:ins>
      <w:del w:id="93800" w:author="מנוע מכני" w:date="2026-10-11T12:04:40Z">
        <w:r>
          <w:rPr>
            <w:rtl/>
          </w:rPr>
          <w:delText xml:space="preserve">הני</w:delText>
        </w:r>
      </w:del>
      <w:r>
        <w:rPr>
          <w:rtl/>
        </w:rPr>
        <w:t xml:space="preserve"> </w:t>
      </w:r>
      <w:ins w:id="92091" w:author="מנוע מכני" w:date="2026-10-11T12:04:40Z">
        <w:r>
          <w:rPr>
            <w:rtl/>
          </w:rPr>
          <w:t xml:space="preserve">גם</w:t>
        </w:r>
      </w:ins>
      <w:del w:id="92092" w:author="מנוע מכני" w:date="2026-10-11T12:04:40Z">
        <w:r>
          <w:rPr>
            <w:rtl/>
          </w:rPr>
          <w:delText xml:space="preserve">נמי</w:delText>
        </w:r>
      </w:del>
      <w:r>
        <w:rPr>
          <w:rtl/>
        </w:rPr>
        <w:t xml:space="preserve"> צפון ודרום.</w:t>
      </w:r>
    </w:p>
    <w:p w:rsidR="00DA63EC" w:rsidRDefault="00DA63EC" w:rsidP="00DA63EC">
      <w:pPr>
        <w:tabs>
          <w:tab w:val="center" w:pos="2835"/>
        </w:tabs>
        <w:rPr>
          <w:rtl/>
        </w:rPr>
      </w:pPr>
      <w:r>
        <w:rPr>
          <w:rStyle w:val="2fb"/>
          <w:rtl/>
        </w:rPr>
        <w:t xml:space="preserve">ורבי</w:t>
      </w:r>
      <w:r>
        <w:rPr>
          <w:rtl/>
        </w:rPr>
        <w:t xml:space="preserve"> </w:t>
      </w:r>
      <w:r>
        <w:rPr>
          <w:rFonts w:hint="cs"/>
          <w:rtl/>
        </w:rPr>
        <w:t xml:space="preserve">לא</w:t>
      </w:r>
      <w:r>
        <w:rPr>
          <w:rFonts w:hint="cs"/>
          <w:rtl/>
        </w:rPr>
        <w:t xml:space="preserve"> גמר מארון דד</w:t>
      </w:r>
      <w:r>
        <w:rPr>
          <w:rtl/>
        </w:rPr>
        <w:t>נין חוץ מחוץ, ואין דנין חוץ מבפנים.</w:t>
      </w:r>
    </w:p>
    <w:p w:rsidR="00DA63EC" w:rsidRDefault="00DA63EC" w:rsidP="00DA63EC">
      <w:pPr>
        <w:tabs>
          <w:tab w:val="center" w:pos="2835"/>
        </w:tabs>
        <w:rPr>
          <w:rtl/>
        </w:rPr>
      </w:pPr>
      <w:r>
        <w:rPr>
          <w:rStyle w:val="2fb"/>
          <w:rtl/>
        </w:rPr>
        <w:t>ור</w:t>
      </w:r>
      <w:r>
        <w:rPr>
          <w:rStyle w:val="2fb"/>
          <w:rFonts w:hint="cs"/>
          <w:rtl/>
        </w:rPr>
        <w:t>אבר</w:t>
      </w:r>
      <w:r>
        <w:rPr>
          <w:rStyle w:val="2fb"/>
          <w:rtl/>
        </w:rPr>
        <w:t>"</w:t>
      </w:r>
      <w:r>
        <w:rPr>
          <w:rStyle w:val="2fb"/>
          <w:rFonts w:hint="cs"/>
          <w:rtl/>
        </w:rPr>
        <w:t xml:space="preserve">ש</w:t>
      </w:r>
      <w:r>
        <w:rPr>
          <w:rFonts w:hint="cs"/>
          <w:rtl/>
        </w:rPr>
        <w:t xml:space="preserve"> </w:t>
      </w:r>
      <w:r>
        <w:rPr>
          <w:rFonts w:hint="cs"/>
          <w:rtl/>
        </w:rPr>
        <w:t xml:space="preserve">לא</w:t>
      </w:r>
      <w:r>
        <w:rPr>
          <w:rFonts w:hint="cs"/>
          <w:rtl/>
        </w:rPr>
        <w:t xml:space="preserve"> גמר ממנורה ד</w:t>
      </w:r>
      <w:r>
        <w:rPr>
          <w:rtl/>
        </w:rPr>
        <w:t xml:space="preserve">מנורה גופה צפון ודרום </w:t>
      </w:r>
      <w:ins w:id="96761" w:author="מנוע מכני" w:date="2026-10-11T12:04:40Z">
        <w:r>
          <w:rPr>
            <w:rtl/>
          </w:rPr>
          <w:t xml:space="preserve">היה</w:t>
        </w:r>
      </w:ins>
      <w:del w:id="96762" w:author="מנוע מכני" w:date="2026-10-11T12:04:40Z">
        <w:r>
          <w:rPr>
            <w:rtl/>
          </w:rPr>
          <w:delText xml:space="preserve">הוה</w:delText>
        </w:r>
      </w:del>
      <w:r>
        <w:rPr>
          <w:rtl/>
        </w:rPr>
        <w:t xml:space="preserve"> מנחה.</w:t>
      </w:r>
    </w:p>
    <w:p w:rsidR="00DA63EC" w:rsidRDefault="00DA63EC" w:rsidP="00DA63EC">
      <w:pPr>
        <w:tabs>
          <w:tab w:val="center" w:pos="2835"/>
        </w:tabs>
        <w:rPr>
          <w:rtl/>
        </w:rPr>
      </w:pPr>
    </w:p>
    <w:p>
      <w:pPr>
        <w:pStyle w:val="38"/>
        <w:rPr>
          <w:ins w:id="101904" w:author="מנוע מכני" w:date="2026-10-11T12:04:40Z"/>
        </w:rPr>
      </w:pPr>
      <w:r>
        <w:t xml:space="preserve">והך</w:t>
      </w:r>
    </w:p>
    <w:p w:rsidR="00DA63EC" w:rsidRDefault="00DA63EC" w:rsidP="00DA63EC">
      <w:pPr>
        <w:tabs>
          <w:tab w:val="center" w:pos="2835"/>
        </w:tabs>
        <w:rPr>
          <w:rtl/>
        </w:rPr>
      </w:pPr>
      <w:del w:id="101905" w:author="מנוע מכני" w:date="2026-10-11T12:04:40Z">
        <w:r>
          <w:rPr>
            <w:rFonts w:hint="cs"/>
            <w:rtl/>
          </w:rPr>
          <w:delText xml:space="preserve"> </w:delText>
        </w:r>
      </w:del>
      <w:r w:rsidRPr="00664445">
        <w:rPr>
          <w:rStyle w:val="afffff0"/>
          <w:rFonts w:hint="cs"/>
          <w:rtl/>
        </w:rPr>
        <w:t>ד'</w:t>
      </w:r>
      <w:ins w:id="91089" w:author="Claude - סמנטי" w:date="2026-10-11T12:27:00Z">
        <w:r>
          <w:rPr>
            <w:rStyle w:val="afffff0"/>
            <w:rtl/>
          </w:rPr>
          <w:t xml:space="preserve">יַעֲרוֹךְ אוֹתוֹ אַהֲרֹן וּבָנָיו</w:t>
        </w:r>
      </w:ins>
      <w:del w:id="91090" w:author="Claude - סמנטי" w:date="2026-10-11T12:27:00Z">
        <w:r w:rsidRPr="00664445">
          <w:rPr>
            <w:rStyle w:val="afffff0"/>
            <w:rtl/>
          </w:rPr>
          <w:delText xml:space="preserve">יערוך אותו אהרן ובניו</w:delText>
        </w:r>
      </w:del>
      <w:r w:rsidRPr="00664445">
        <w:rPr>
          <w:rStyle w:val="afffff0"/>
          <w:rFonts w:hint="cs"/>
          <w:rtl/>
        </w:rPr>
        <w:t xml:space="preserve">' </w:t>
      </w:r>
      <w:r>
        <w:rPr>
          <w:rFonts w:hint="cs"/>
          <w:rtl/>
        </w:rPr>
        <w:t xml:space="preserve">- </w:t>
      </w:r>
      <w:r>
        <w:rPr>
          <w:rtl/>
        </w:rPr>
        <w:t xml:space="preserve">דמצדד אצדודי, </w:t>
      </w:r>
    </w:p>
    <w:p>
      <w:pPr>
        <w:pStyle w:val="38"/>
        <w:rPr>
          <w:ins w:id="101906" w:author="מנוע מכני" w:date="2026-10-11T12:04:40Z"/>
        </w:rPr>
      </w:pPr>
      <w:r>
        <w:t xml:space="preserve">דתניא</w:t>
      </w:r>
      <w:r>
        <w:t xml:space="preserve">:</w:t>
      </w:r>
    </w:p>
    <w:p w:rsidR="00DA63EC" w:rsidRDefault="00DA63EC" w:rsidP="00DA63EC">
      <w:pPr>
        <w:tabs>
          <w:tab w:val="center" w:pos="2835"/>
        </w:tabs>
        <w:rPr>
          <w:rtl/>
        </w:rPr>
      </w:pPr>
      <w:del w:id="101907" w:author="מנוע מכני" w:date="2026-10-11T12:04:40Z">
        <w:r w:rsidRPr="00A71A5E">
          <w:rPr>
            <w:rStyle w:val="afffff0"/>
            <w:rtl/>
          </w:rPr>
          <w:delText xml:space="preserve"> </w:delText>
        </w:r>
      </w:del>
      <w:r w:rsidRPr="00A71A5E">
        <w:rPr>
          <w:rStyle w:val="afffff0"/>
          <w:rFonts w:hint="cs"/>
          <w:rtl/>
        </w:rPr>
        <w:t>'</w:t>
      </w:r>
      <w:ins w:id="91091" w:author="Claude - סמנטי" w:date="2026-10-11T12:27:00Z">
        <w:r>
          <w:rPr>
            <w:rStyle w:val="afffff0"/>
            <w:rtl/>
          </w:rPr>
          <w:t xml:space="preserve">אֶל מוּל פְּנֵי הַמְּנוֹרָה יָאִירוּ שִׁבְעַת הַנֵּרוֹת</w:t>
        </w:r>
      </w:ins>
      <w:del w:id="91092" w:author="Claude - סמנטי" w:date="2026-10-11T12:27:00Z">
        <w:r w:rsidRPr="00A71A5E">
          <w:rPr>
            <w:rStyle w:val="afffff0"/>
            <w:rtl/>
          </w:rPr>
          <w:delText xml:space="preserve">אל מול פני המנורה יאירו שבעת הנרות</w:delText>
        </w:r>
      </w:del>
      <w:r w:rsidRPr="00A71A5E">
        <w:rPr>
          <w:rStyle w:val="afffff0"/>
          <w:rFonts w:hint="cs"/>
          <w:rtl/>
        </w:rPr>
        <w:t>'</w:t>
      </w:r>
      <w:r w:rsidRPr="00A71A5E">
        <w:rPr>
          <w:rStyle w:val="afffff0"/>
          <w:rtl/>
        </w:rPr>
        <w:t xml:space="preserve"> </w:t>
      </w:r>
      <w:r>
        <w:rPr>
          <w:rtl/>
        </w:rPr>
        <w:t>- מלמד, שהיו מצדדין פניהם כלפי נר אמצעי.</w:t>
      </w:r>
    </w:p>
    <w:p>
      <w:pPr>
        <w:pStyle w:val="38"/>
        <w:rPr>
          <w:ins w:id="101909" w:author="מנוע מכני" w:date="2026-10-11T12:04:40Z"/>
        </w:rPr>
      </w:pPr>
      <w:del w:id="101908" w:author="מנוע מכני" w:date="2026-10-11T12:04:40Z">
        <w:r>
          <w:delText xml:space="preserve">•</w:delText>
        </w:r>
      </w:del>
      <w:r>
        <w:t xml:space="preserve"> רבי נתן:</w:t>
      </w:r>
    </w:p>
    <w:p w:rsidR="00DA63EC" w:rsidRDefault="00DA63EC" w:rsidP="00DA63EC">
      <w:pPr>
        <w:tabs>
          <w:tab w:val="center" w:pos="2835"/>
        </w:tabs>
        <w:rPr>
          <w:rtl/>
        </w:rPr>
      </w:pPr>
      <w:del w:id="101910" w:author="מנוע מכני" w:date="2026-10-11T12:04:40Z">
        <w:r>
          <w:rPr>
            <w:rtl/>
          </w:rPr>
          <w:delText xml:space="preserve"> </w:delText>
        </w:r>
      </w:del>
      <w:r>
        <w:rPr>
          <w:rtl/>
        </w:rPr>
        <w:t xml:space="preserve">מכאן שאמצעי משובח.</w:t>
      </w:r>
    </w:p>
    <w:p w:rsidR="00DA63EC" w:rsidRDefault="00DA63EC" w:rsidP="00DA63EC">
      <w:pPr>
        <w:tabs>
          <w:tab w:val="center" w:pos="2835"/>
        </w:tabs>
        <w:rPr>
          <w:rtl/>
        </w:rPr>
      </w:pPr>
      <w:r>
        <w:rPr>
          <w:rFonts w:hint="cs"/>
          <w:rtl/>
        </w:rPr>
        <w:t>ל</w:t>
      </w:r>
      <w:r>
        <w:rPr>
          <w:rtl/>
        </w:rPr>
        <w:t xml:space="preserve">מ"ד</w:t>
      </w:r>
      <w:r>
        <w:rPr>
          <w:rtl/>
        </w:rPr>
        <w:t xml:space="preserve"> מזרח ומערב, היינו ד</w:t>
      </w:r>
      <w:r>
        <w:rPr>
          <w:rFonts w:hint="cs"/>
          <w:rtl/>
        </w:rPr>
        <w:t>ישבו</w:t>
      </w:r>
      <w:r>
        <w:rPr>
          <w:rtl/>
        </w:rPr>
        <w:t xml:space="preserve"> עשרה בעשרים, </w:t>
      </w:r>
    </w:p>
    <w:p w:rsidR="00DA63EC" w:rsidRPr="00FE1B89" w:rsidRDefault="00DA63EC" w:rsidP="00DA63EC">
      <w:pPr>
        <w:tabs>
          <w:tab w:val="center" w:pos="2835"/>
        </w:tabs>
        <w:rPr>
          <w:spacing w:val="-6"/>
          <w:rtl/>
        </w:rPr>
      </w:pPr>
      <w:r w:rsidRPr="00FE1B89">
        <w:rPr>
          <w:rFonts w:hint="cs"/>
          <w:spacing w:val="-6"/>
          <w:rtl/>
        </w:rPr>
        <w:t>ו</w:t>
      </w:r>
      <w:r w:rsidRPr="00FE1B89">
        <w:rPr>
          <w:spacing w:val="-6"/>
          <w:rtl/>
        </w:rPr>
        <w:t xml:space="preserve">למ"ד</w:t>
      </w:r>
      <w:r w:rsidRPr="00FE1B89">
        <w:rPr>
          <w:spacing w:val="-6"/>
          <w:rtl/>
        </w:rPr>
        <w:t xml:space="preserve"> צפון ודרום, י' בכ' </w:t>
      </w:r>
      <w:ins w:id="97723" w:author="מנוע מכני" w:date="2026-10-11T12:04:40Z">
        <w:r>
          <w:rPr>
            <w:spacing w:val="-6"/>
            <w:rtl/>
          </w:rPr>
          <w:t xml:space="preserve">איך</w:t>
        </w:r>
      </w:ins>
      <w:del w:id="97724" w:author="מנוע מכני" w:date="2026-10-11T12:04:40Z">
        <w:r w:rsidRPr="00FE1B89">
          <w:rPr>
            <w:spacing w:val="-6"/>
            <w:rtl/>
          </w:rPr>
          <w:delText xml:space="preserve">היכי</w:delText>
        </w:r>
      </w:del>
      <w:r w:rsidRPr="00FE1B89">
        <w:rPr>
          <w:spacing w:val="-6"/>
          <w:rtl/>
        </w:rPr>
        <w:t xml:space="preserve"> </w:t>
      </w:r>
      <w:ins w:id="96763" w:author="מנוע מכני" w:date="2026-10-11T12:04:40Z">
        <w:r>
          <w:rPr>
            <w:spacing w:val="-6"/>
            <w:rtl/>
          </w:rPr>
          <w:t xml:space="preserve">היו</w:t>
        </w:r>
      </w:ins>
      <w:del w:id="96764" w:author="מנוע מכני" w:date="2026-10-11T12:04:40Z">
        <w:r w:rsidRPr="00FE1B89">
          <w:rPr>
            <w:spacing w:val="-6"/>
            <w:rtl/>
          </w:rPr>
          <w:delText xml:space="preserve">הוו</w:delText>
        </w:r>
      </w:del>
      <w:r w:rsidRPr="00FE1B89">
        <w:rPr>
          <w:spacing w:val="-6"/>
          <w:rtl/>
        </w:rPr>
        <w:t xml:space="preserve"> יתבי? ותו, כהנים </w:t>
      </w:r>
      <w:ins w:id="97725" w:author="מנוע מכני" w:date="2026-10-11T12:04:40Z">
        <w:r>
          <w:rPr>
            <w:spacing w:val="-6"/>
            <w:rtl/>
          </w:rPr>
          <w:t xml:space="preserve">איך</w:t>
        </w:r>
      </w:ins>
      <w:del w:id="97726" w:author="מנוע מכני" w:date="2026-10-11T12:04:40Z">
        <w:r w:rsidRPr="00FE1B89">
          <w:rPr>
            <w:spacing w:val="-6"/>
            <w:rtl/>
          </w:rPr>
          <w:delText xml:space="preserve">היכי</w:delText>
        </w:r>
      </w:del>
      <w:r w:rsidRPr="00FE1B89">
        <w:rPr>
          <w:spacing w:val="-6"/>
          <w:rtl/>
        </w:rPr>
        <w:t xml:space="preserve"> </w:t>
      </w:r>
      <w:ins w:id="96765" w:author="מנוע מכני" w:date="2026-10-11T12:04:40Z">
        <w:r>
          <w:rPr>
            <w:spacing w:val="-6"/>
            <w:rtl/>
          </w:rPr>
          <w:t xml:space="preserve">היו</w:t>
        </w:r>
      </w:ins>
      <w:del w:id="96766" w:author="מנוע מכני" w:date="2026-10-11T12:04:40Z">
        <w:r w:rsidRPr="00FE1B89">
          <w:rPr>
            <w:spacing w:val="-6"/>
            <w:rtl/>
          </w:rPr>
          <w:delText xml:space="preserve">הוו</w:delText>
        </w:r>
      </w:del>
      <w:r w:rsidRPr="00FE1B89">
        <w:rPr>
          <w:spacing w:val="-6"/>
          <w:rtl/>
        </w:rPr>
        <w:t xml:space="preserve"> עיילי? ותו, מצינו ה</w:t>
      </w:r>
      <w:r w:rsidR="005608A0">
        <w:rPr>
          <w:spacing w:val="-6"/>
          <w:rtl/>
        </w:rPr>
        <w:t>'</w:t>
      </w:r>
      <w:r w:rsidRPr="00FE1B89">
        <w:rPr>
          <w:spacing w:val="-6"/>
          <w:rtl/>
        </w:rPr>
        <w:t xml:space="preserve"> שלחנות בדרום!</w:t>
      </w:r>
    </w:p>
    <w:p w:rsidR="00DA63EC" w:rsidRDefault="00DA63EC" w:rsidP="00DA63EC">
      <w:pPr>
        <w:tabs>
          <w:tab w:val="center" w:pos="2835"/>
        </w:tabs>
        <w:rPr>
          <w:rtl/>
        </w:rPr>
      </w:pPr>
      <w:r>
        <w:rPr>
          <w:rtl/>
        </w:rPr>
        <w:t xml:space="preserve">ותו, שלחן דמשה </w:t>
      </w:r>
      <w:ins w:id="92093" w:author="מנוע מכני" w:date="2026-10-11T12:04:40Z">
        <w:r>
          <w:rPr>
            <w:rtl/>
          </w:rPr>
          <w:t xml:space="preserve">מקום</w:t>
        </w:r>
      </w:ins>
      <w:del w:id="92094" w:author="מנוע מכני" w:date="2026-10-11T12:04:40Z">
        <w:r>
          <w:rPr>
            <w:rtl/>
          </w:rPr>
          <w:delText xml:space="preserve">היכא</w:delText>
        </w:r>
      </w:del>
      <w:r>
        <w:rPr>
          <w:rtl/>
        </w:rPr>
        <w:t xml:space="preserve"> מנח לי'? </w:t>
      </w:r>
    </w:p>
    <w:p w:rsidR="00DA63EC" w:rsidRDefault="00DA63EC" w:rsidP="00DA63EC">
      <w:pPr>
        <w:pStyle w:val="affffb"/>
        <w:rPr>
          <w:rtl/>
        </w:rPr>
      </w:pPr>
      <w:r>
        <w:rPr>
          <w:rtl/>
        </w:rPr>
        <w:t xml:space="preserve">- וליטעמיך, </w:t>
      </w:r>
      <w:r>
        <w:rPr>
          <w:rtl/>
        </w:rPr>
        <w:t xml:space="preserve">למ"ד</w:t>
      </w:r>
      <w:r>
        <w:rPr>
          <w:rtl/>
        </w:rPr>
        <w:t xml:space="preserve"> מזרח ומערב </w:t>
      </w:r>
      <w:ins w:id="92095" w:author="מנוע מכני" w:date="2026-10-11T12:04:40Z">
        <w:r>
          <w:rPr>
            <w:rtl/>
          </w:rPr>
          <w:t xml:space="preserve">גם</w:t>
        </w:r>
      </w:ins>
      <w:del w:id="92096" w:author="מנוע מכני" w:date="2026-10-11T12:04:40Z">
        <w:r>
          <w:rPr>
            <w:rtl/>
          </w:rPr>
          <w:delText xml:space="preserve">נמי</w:delText>
        </w:r>
      </w:del>
      <w:r>
        <w:rPr>
          <w:rtl/>
        </w:rPr>
        <w:t xml:space="preserve">, שלחן דמשה </w:t>
      </w:r>
      <w:ins w:id="92097" w:author="מנוע מכני" w:date="2026-10-11T12:04:40Z">
        <w:r>
          <w:rPr>
            <w:rFonts w:hint="cs"/>
            <w:rtl/>
          </w:rPr>
          <w:t xml:space="preserve">לא</w:t>
        </w:r>
      </w:ins>
      <w:del w:id="92098" w:author="מנוע מכני" w:date="2026-10-11T12:04:40Z">
        <w:r>
          <w:rPr>
            <w:rFonts w:hint="cs"/>
            <w:rtl/>
          </w:rPr>
          <w:delText xml:space="preserve">לאו</w:delText>
        </w:r>
      </w:del>
      <w:r>
        <w:rPr>
          <w:rtl/>
        </w:rPr>
        <w:t xml:space="preserve"> חד דרא ה</w:t>
      </w:r>
      <w:r>
        <w:rPr>
          <w:rFonts w:hint="cs"/>
          <w:rtl/>
        </w:rPr>
        <w:t>יה אלא</w:t>
      </w:r>
      <w:r>
        <w:rPr>
          <w:rtl/>
        </w:rPr>
        <w:t xml:space="preserve"> </w:t>
      </w:r>
      <w:ins w:id="93803" w:author="מנוע מכני" w:date="2026-10-11T12:04:40Z">
        <w:r>
          <w:rPr>
            <w:rtl/>
          </w:rPr>
          <w:t xml:space="preserve">שני</w:t>
        </w:r>
      </w:ins>
      <w:del w:id="93804" w:author="מנוע מכני" w:date="2026-10-11T12:04:40Z">
        <w:r>
          <w:rPr>
            <w:rtl/>
          </w:rPr>
          <w:delText xml:space="preserve">תרי</w:delText>
        </w:r>
      </w:del>
      <w:r>
        <w:rPr>
          <w:rtl/>
        </w:rPr>
        <w:t xml:space="preserve"> דרי </w:t>
      </w:r>
      <w:ins w:id="93801" w:author="מנוע מכני" w:date="2026-10-11T12:04:40Z">
        <w:r>
          <w:rPr>
            <w:rtl/>
          </w:rPr>
          <w:t xml:space="preserve">הם</w:t>
        </w:r>
      </w:ins>
      <w:del w:id="93802" w:author="מנוע מכני" w:date="2026-10-11T12:04:40Z">
        <w:r>
          <w:rPr>
            <w:rtl/>
          </w:rPr>
          <w:delText xml:space="preserve">נינהו</w:delText>
        </w:r>
      </w:del>
      <w:r>
        <w:rPr>
          <w:rtl/>
        </w:rPr>
        <w:t xml:space="preserve">.</w:t>
      </w:r>
    </w:p>
    <w:p w:rsidR="00DA63EC" w:rsidRDefault="00DA63EC" w:rsidP="00DA63EC">
      <w:pPr>
        <w:pStyle w:val="afff3"/>
        <w:framePr w:wrap="around"/>
        <w:rPr>
          <w:rtl/>
        </w:rPr>
      </w:pPr>
      <w:r>
        <w:rPr>
          <w:rFonts w:hint="cs"/>
          <w:rtl/>
        </w:rPr>
        <w:t>צט.</w:t>
      </w:r>
    </w:p>
    <w:p w:rsidR="00DA63EC" w:rsidRDefault="00DA63EC" w:rsidP="00DA63EC">
      <w:pPr>
        <w:tabs>
          <w:tab w:val="center" w:pos="2835"/>
        </w:tabs>
        <w:rPr>
          <w:rtl/>
        </w:rPr>
      </w:pPr>
      <w:r>
        <w:rPr>
          <w:rtl/>
        </w:rPr>
        <w:t>למ"</w:t>
      </w:r>
      <w:r>
        <w:rPr>
          <w:rFonts w:hint="cs"/>
          <w:rtl/>
        </w:rPr>
        <w:t>ד</w:t>
      </w:r>
      <w:r>
        <w:rPr>
          <w:rtl/>
        </w:rPr>
        <w:t xml:space="preserve"> צפון ודרום - </w:t>
      </w:r>
      <w:ins w:id="97727" w:author="מנוע מכני" w:date="2026-10-11T12:04:40Z">
        <w:r>
          <w:rPr>
            <w:rtl/>
          </w:rPr>
          <w:t xml:space="preserve">יפה</w:t>
        </w:r>
      </w:ins>
      <w:del w:id="97728" w:author="מנוע מכני" w:date="2026-10-11T12:04:40Z">
        <w:r>
          <w:rPr>
            <w:rtl/>
          </w:rPr>
          <w:delText xml:space="preserve">שפיר</w:delText>
        </w:r>
      </w:del>
      <w:r>
        <w:rPr>
          <w:rtl/>
        </w:rPr>
        <w:t xml:space="preserve">,</w:t>
      </w:r>
      <w:ins w:id="95439" w:author="מנוע מכני" w:date="2026-10-11T12:04:40Z">
        <w:r>
          <w:rPr>
            <w:rtl/>
          </w:rPr>
          <w:t xml:space="preserve"> </w:t>
        </w:r>
      </w:ins>
      <w:del w:id="95440" w:author="מנוע מכני" w:date="2026-10-11T12:04:40Z">
        <w:r>
          <w:rPr>
            <w:rtl/>
          </w:rPr>
          <w:delText xml:space="preserve"> </w:delText>
        </w:r>
        <w:r>
          <w:rPr>
            <w:rFonts w:hint="cs"/>
            <w:rtl/>
          </w:rPr>
          <w:delText xml:space="preserve"> </w:delText>
        </w:r>
      </w:del>
      <w:r>
        <w:rPr>
          <w:rFonts w:hint="cs"/>
          <w:rtl/>
        </w:rPr>
        <w:t xml:space="preserve">ולמ</w:t>
      </w:r>
      <w:r>
        <w:rPr>
          <w:rtl/>
        </w:rPr>
        <w:t>"</w:t>
      </w:r>
      <w:r>
        <w:rPr>
          <w:rFonts w:hint="cs"/>
          <w:rtl/>
        </w:rPr>
        <w:t>ד</w:t>
      </w:r>
      <w:r>
        <w:rPr>
          <w:rtl/>
        </w:rPr>
        <w:t xml:space="preserve"> מזרח ומערב, שלחן משוך מן הכותל? שתי אמות ומחצה ואמה </w:t>
      </w:r>
      <w:ins w:id="93805" w:author="מנוע מכני" w:date="2026-10-11T12:04:40Z">
        <w:r>
          <w:rPr>
            <w:rtl/>
          </w:rPr>
          <w:t xml:space="preserve">שלו</w:t>
        </w:r>
      </w:ins>
      <w:del w:id="93806" w:author="מנוע מכני" w:date="2026-10-11T12:04:40Z">
        <w:r>
          <w:rPr>
            <w:rtl/>
          </w:rPr>
          <w:delText xml:space="preserve">דידיה</w:delText>
        </w:r>
      </w:del>
      <w:r>
        <w:rPr>
          <w:rtl/>
        </w:rPr>
        <w:t xml:space="preserve">, ושתי אמות ומחצה דביני ביני ואמה, ושתי אמות ומחצה דביני ביני ואמה </w:t>
      </w:r>
      <w:ins w:id="93807" w:author="מנוע מכני" w:date="2026-10-11T12:04:40Z">
        <w:r>
          <w:rPr>
            <w:rtl/>
          </w:rPr>
          <w:t xml:space="preserve">שלו</w:t>
        </w:r>
      </w:ins>
      <w:del w:id="93808" w:author="מנוע מכני" w:date="2026-10-11T12:04:40Z">
        <w:r>
          <w:rPr>
            <w:rtl/>
          </w:rPr>
          <w:delText xml:space="preserve">דידיה</w:delText>
        </w:r>
      </w:del>
      <w:r>
        <w:rPr>
          <w:rtl/>
        </w:rPr>
        <w:t xml:space="preserve">, </w:t>
      </w:r>
      <w:r>
        <w:rPr>
          <w:rFonts w:hint="cs"/>
          <w:rtl/>
        </w:rPr>
        <w:t xml:space="preserve">נמצא שלוקח השולחן חצי אמה בדרום </w:t>
      </w:r>
    </w:p>
    <w:p>
      <w:pPr>
        <w:pStyle w:val="38"/>
        <w:rPr>
          <w:ins w:id="101911" w:author="מנוע מכני" w:date="2026-10-11T12:04:40Z"/>
        </w:rPr>
      </w:pPr>
      <w:r>
        <w:t xml:space="preserve">- </w:t>
      </w:r>
      <w:r w:rsidRPr="00B86088">
        <w:t>ו</w:t>
      </w:r>
      <w:r>
        <w:t>דחי</w:t>
      </w:r>
      <w:r w:rsidR="005608A0">
        <w:t>'</w:t>
      </w:r>
    </w:p>
    <w:p w:rsidR="00DA63EC" w:rsidRDefault="00DA63EC" w:rsidP="00DA63EC">
      <w:pPr>
        <w:pStyle w:val="affffb"/>
        <w:rPr>
          <w:rtl/>
        </w:rPr>
      </w:pPr>
      <w:del w:id="101912" w:author="מנוע מכני" w:date="2026-10-11T12:04:40Z">
        <w:r>
          <w:rPr>
            <w:rFonts w:hint="cs"/>
            <w:rtl/>
          </w:rPr>
          <w:delText xml:space="preserve"> </w:delText>
        </w:r>
      </w:del>
      <w:r>
        <w:rPr>
          <w:rFonts w:hint="cs"/>
          <w:rtl/>
        </w:rPr>
        <w:t xml:space="preserve">ד</w:t>
      </w:r>
      <w:r>
        <w:rPr>
          <w:rtl/>
        </w:rPr>
        <w:t xml:space="preserve">שלחן דמשה </w:t>
      </w:r>
      <w:ins w:id="92099" w:author="מנוע מכני" w:date="2026-10-11T12:04:40Z">
        <w:r>
          <w:rPr>
            <w:rFonts w:hint="cs"/>
            <w:rtl/>
          </w:rPr>
          <w:t xml:space="preserve">לא</w:t>
        </w:r>
      </w:ins>
      <w:del w:id="92100" w:author="מנוע מכני" w:date="2026-10-11T12:04:40Z">
        <w:r>
          <w:rPr>
            <w:rFonts w:hint="cs"/>
            <w:rtl/>
          </w:rPr>
          <w:delText xml:space="preserve">לאו</w:delText>
        </w:r>
      </w:del>
      <w:r>
        <w:rPr>
          <w:rFonts w:hint="cs"/>
          <w:rtl/>
        </w:rPr>
        <w:t xml:space="preserve"> </w:t>
      </w:r>
      <w:ins w:id="90279" w:author="Claude - סמנטי" w:date="2026-10-11T12:27:00Z">
        <w:r>
          <w:rPr>
            <w:rtl/>
          </w:rPr>
          <w:t xml:space="preserve">עמהם</w:t>
        </w:r>
      </w:ins>
      <w:del w:id="90280" w:author="Claude - סמנטי" w:date="2026-10-11T12:27:00Z">
        <w:r>
          <w:rPr>
            <w:rtl/>
          </w:rPr>
          <w:delText xml:space="preserve">בהדייהו</w:delText>
        </w:r>
      </w:del>
      <w:r>
        <w:rPr>
          <w:rtl/>
        </w:rPr>
        <w:t xml:space="preserve"> </w:t>
      </w:r>
      <w:ins w:id="96767" w:author="מנוע מכני" w:date="2026-10-11T12:04:40Z">
        <w:r>
          <w:rPr>
            <w:rFonts w:hint="cs"/>
            <w:rtl/>
          </w:rPr>
          <w:t xml:space="preserve">ישב</w:t>
        </w:r>
      </w:ins>
      <w:del w:id="96768" w:author="מנוע מכני" w:date="2026-10-11T12:04:40Z">
        <w:r>
          <w:rPr>
            <w:rFonts w:hint="cs"/>
            <w:rtl/>
          </w:rPr>
          <w:delText xml:space="preserve">יתיב</w:delText>
        </w:r>
      </w:del>
      <w:r>
        <w:rPr>
          <w:rFonts w:hint="cs"/>
          <w:rtl/>
        </w:rPr>
        <w:t xml:space="preserve"> אלא </w:t>
      </w:r>
      <w:r>
        <w:rPr>
          <w:rtl/>
        </w:rPr>
        <w:t xml:space="preserve">מידלי ומנח </w:t>
      </w:r>
      <w:ins w:id="93811" w:author="מנוע מכני" w:date="2026-10-11T12:04:40Z">
        <w:r>
          <w:rPr>
            <w:rtl/>
          </w:rPr>
          <w:t xml:space="preserve">לו</w:t>
        </w:r>
      </w:ins>
      <w:del w:id="93812" w:author="מנוע מכני" w:date="2026-10-11T12:04:40Z">
        <w:r>
          <w:rPr>
            <w:rtl/>
          </w:rPr>
          <w:delText xml:space="preserve">ליה</w:delText>
        </w:r>
      </w:del>
      <w:r>
        <w:rPr>
          <w:rtl/>
        </w:rPr>
        <w:t xml:space="preserve"> ומיתתי </w:t>
      </w:r>
      <w:ins w:id="95765" w:author="מנוע מכני" w:date="2026-10-11T12:04:40Z">
        <w:r>
          <w:rPr>
            <w:rtl/>
          </w:rPr>
          <w:t xml:space="preserve">להם</w:t>
        </w:r>
      </w:ins>
      <w:del w:id="95766" w:author="מנוע מכני" w:date="2026-10-11T12:04:40Z">
        <w:r>
          <w:rPr>
            <w:rtl/>
          </w:rPr>
          <w:delText xml:space="preserve">להו</w:delText>
        </w:r>
      </w:del>
      <w:r>
        <w:rPr>
          <w:rtl/>
        </w:rPr>
        <w:t xml:space="preserve"> </w:t>
      </w:r>
      <w:ins w:id="93809" w:author="מנוע מכני" w:date="2026-10-11T12:04:40Z">
        <w:r>
          <w:rPr>
            <w:rtl/>
          </w:rPr>
          <w:t xml:space="preserve">לשלהם</w:t>
        </w:r>
      </w:ins>
      <w:del w:id="93810" w:author="מנוע מכני" w:date="2026-10-11T12:04:40Z">
        <w:r>
          <w:rPr>
            <w:rtl/>
          </w:rPr>
          <w:delText xml:space="preserve">לדידהו</w:delText>
        </w:r>
      </w:del>
      <w:r>
        <w:rPr>
          <w:rtl/>
        </w:rPr>
        <w:t xml:space="preserve"> </w:t>
      </w:r>
      <w:ins w:id="90277" w:author="Claude - סמנטי" w:date="2026-10-11T12:27:00Z">
        <w:r>
          <w:rPr>
            <w:rtl/>
          </w:rPr>
          <w:t xml:space="preserve">מעט</w:t>
        </w:r>
      </w:ins>
      <w:del w:id="90278" w:author="Claude - סמנטי" w:date="2026-10-11T12:27:00Z">
        <w:r>
          <w:rPr>
            <w:rtl/>
          </w:rPr>
          <w:delText xml:space="preserve">פורתא</w:delText>
        </w:r>
      </w:del>
      <w:r>
        <w:rPr>
          <w:rtl/>
        </w:rPr>
        <w:t xml:space="preserve">, כתלמיד היושב לפני רבו.</w:t>
      </w:r>
    </w:p>
    <w:p w:rsidR="00DA63EC" w:rsidRDefault="00DA63EC" w:rsidP="00DA63EC">
      <w:pPr>
        <w:tabs>
          <w:tab w:val="center" w:pos="2835"/>
        </w:tabs>
        <w:rPr>
          <w:b/>
          <w:bCs/>
          <w:rtl/>
        </w:rPr>
      </w:pPr>
    </w:p>
    <w:p>
      <w:pPr>
        <w:pStyle w:val="afffff8"/>
        <w:rPr>
          <w:ins w:id="90105" w:author="קלוד" w:date="2026-10-11T12:32:08Z"/>
        </w:rPr>
      </w:pPr>
      <w:ins w:id="90106" w:author="קלוד" w:date="2026-10-11T12:32:08Z">
        <w:r>
          <w:rPr>
            <w:color w:val="7B3F00"/>
          </w:rPr>
          <w:t xml:space="preserve">שולחנות ומנורות - מסדרין ומדליקין על של משה או בכולם</w:t>
        </w:r>
      </w:ins>
    </w:p>
    <w:p>
      <w:pPr>
        <w:pStyle w:val="38"/>
        <w:rPr>
          <w:ins w:id="101914" w:author="מנוע מכני" w:date="2026-10-11T12:04:40Z"/>
        </w:rPr>
      </w:pPr>
      <w:del w:id="101913"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101915" w:author="מנוע מכני" w:date="2026-10-11T12:04:40Z">
        <w:r>
          <w:rPr>
            <w:rtl/>
          </w:rPr>
          <w:delText xml:space="preserve"> </w:delText>
        </w:r>
      </w:del>
      <w:r>
        <w:rPr>
          <w:rtl/>
        </w:rPr>
        <w:t xml:space="preserve">עשרה שלחנות עשה שלמה, ולא היו מסדרין אלא על של משה, </w:t>
      </w:r>
      <w:ins w:id="96885" w:author="מנוע מכני" w:date="2026-10-11T12:04:40Z">
        <w:r>
          <w:rPr>
            <w:rtl/>
          </w:rPr>
          <w:t xml:space="preserve">ד'</w:t>
        </w:r>
      </w:ins>
      <w:del w:id="96886" w:author="מנוע מכני" w:date="2026-10-11T12:04:40Z">
        <w:r>
          <w:rPr>
            <w:rtl/>
          </w:rPr>
          <w:delText xml:space="preserve">שנא</w:delText>
        </w:r>
        <w:r>
          <w:rPr>
            <w:rFonts w:hint="cs"/>
            <w:rtl/>
          </w:rPr>
          <w:delText xml:space="preserve">'</w:delText>
        </w:r>
        <w:r>
          <w:rPr>
            <w:rtl/>
          </w:rPr>
          <w:delText xml:space="preserve">:</w:delText>
        </w:r>
        <w:r w:rsidRPr="00A71A5E">
          <w:rPr>
            <w:rStyle w:val="afffff0"/>
            <w:rtl/>
          </w:rPr>
          <w:delText xml:space="preserve"> </w:delText>
        </w:r>
        <w:r w:rsidRPr="00A71A5E">
          <w:rPr>
            <w:rStyle w:val="afffff0"/>
            <w:rFonts w:hint="cs"/>
            <w:rtl/>
          </w:rPr>
          <w:delText xml:space="preserve">'</w:delText>
        </w:r>
      </w:del>
      <w:r w:rsidRPr="00A71A5E">
        <w:rPr>
          <w:rStyle w:val="afffff0"/>
          <w:rtl/>
        </w:rPr>
        <w:t>ואת השלחן אשר עליו לחם הפנים זהב</w:t>
      </w:r>
      <w:r w:rsidRPr="00A71A5E">
        <w:rPr>
          <w:rStyle w:val="afffff0"/>
          <w:rFonts w:hint="cs"/>
          <w:rtl/>
        </w:rPr>
        <w:t>'</w:t>
      </w:r>
      <w:r w:rsidRPr="00A71A5E">
        <w:rPr>
          <w:rStyle w:val="afffff0"/>
          <w:rtl/>
        </w:rPr>
        <w:t>.</w:t>
      </w:r>
    </w:p>
    <w:p w:rsidR="00DA63EC" w:rsidRDefault="00DA63EC" w:rsidP="00DA63EC">
      <w:pPr>
        <w:rPr>
          <w:rtl/>
        </w:rPr>
      </w:pPr>
      <w:r w:rsidRPr="00336727">
        <w:rPr>
          <w:rtl/>
        </w:rPr>
        <w:t xml:space="preserve">עשר מנורות עשה שלמה, ולא היו מדליקין אלא בשל משה, שנא': </w:t>
      </w:r>
      <w:r w:rsidRPr="00336727">
        <w:rPr>
          <w:rFonts w:hint="cs"/>
          <w:rtl/>
        </w:rPr>
        <w:t>את</w:t>
      </w:r>
      <w:r w:rsidRPr="00336727">
        <w:rPr>
          <w:rtl/>
        </w:rPr>
        <w:t xml:space="preserve"> מנורת הזהב ונרותיה לבער בערב.</w:t>
      </w:r>
    </w:p>
    <w:p>
      <w:pPr>
        <w:pStyle w:val="38"/>
        <w:rPr>
          <w:ins w:id="101916" w:author="מנוע מכני" w:date="2026-10-11T12:04:40Z"/>
        </w:rPr>
      </w:pPr>
      <w:r>
        <w:t>ראב</w:t>
      </w:r>
      <w:r>
        <w:t>"</w:t>
      </w:r>
      <w:r>
        <w:t>ש</w:t>
      </w:r>
      <w:r>
        <w:t xml:space="preserve">:</w:t>
      </w:r>
    </w:p>
    <w:p w:rsidR="00DA63EC" w:rsidRDefault="00DA63EC" w:rsidP="00DA63EC">
      <w:pPr>
        <w:tabs>
          <w:tab w:val="center" w:pos="2835"/>
        </w:tabs>
        <w:rPr>
          <w:rtl/>
        </w:rPr>
      </w:pPr>
      <w:del w:id="101917" w:author="מנוע מכני" w:date="2026-10-11T12:04:40Z">
        <w:r>
          <w:rPr>
            <w:rtl/>
          </w:rPr>
          <w:delText xml:space="preserve"> </w:delText>
        </w:r>
      </w:del>
      <w:r>
        <w:rPr>
          <w:rtl/>
        </w:rPr>
        <w:t xml:space="preserve">על כולם היו מסדרין, </w:t>
      </w:r>
      <w:ins w:id="96887" w:author="מנוע מכני" w:date="2026-10-11T12:04:40Z">
        <w:r>
          <w:rPr>
            <w:rtl/>
          </w:rPr>
          <w:t xml:space="preserve">ד'</w:t>
        </w:r>
      </w:ins>
      <w:del w:id="96888" w:author="מנוע מכני" w:date="2026-10-11T12:04:40Z">
        <w:r>
          <w:rPr>
            <w:rtl/>
          </w:rPr>
          <w:delText xml:space="preserve">שנא</w:delText>
        </w:r>
        <w:r>
          <w:rPr>
            <w:rFonts w:hint="cs"/>
            <w:rtl/>
          </w:rPr>
          <w:delText xml:space="preserve">'</w:delText>
        </w:r>
        <w:r>
          <w:rPr>
            <w:rtl/>
          </w:rPr>
          <w:delText xml:space="preserve">:</w:delText>
        </w:r>
        <w:r w:rsidRPr="00A71A5E">
          <w:rPr>
            <w:rStyle w:val="afffff0"/>
            <w:rtl/>
          </w:rPr>
          <w:delText xml:space="preserve"> </w:delText>
        </w:r>
        <w:r w:rsidRPr="00A71A5E">
          <w:rPr>
            <w:rStyle w:val="afffff0"/>
            <w:rFonts w:hint="cs"/>
            <w:rtl/>
          </w:rPr>
          <w:delText xml:space="preserve">'</w:delText>
        </w:r>
      </w:del>
      <w:r w:rsidRPr="00A71A5E">
        <w:rPr>
          <w:rStyle w:val="afffff0"/>
          <w:rtl/>
        </w:rPr>
        <w:t>את השולחנות ועליהם לחם הפנים</w:t>
      </w:r>
      <w:r w:rsidRPr="00A71A5E">
        <w:rPr>
          <w:rStyle w:val="afffff0"/>
          <w:rFonts w:hint="cs"/>
          <w:rtl/>
        </w:rPr>
        <w:t>'</w:t>
      </w:r>
      <w:r w:rsidRPr="00A71A5E">
        <w:rPr>
          <w:rStyle w:val="afffff0"/>
          <w:rtl/>
        </w:rPr>
        <w:t>,</w:t>
      </w:r>
      <w:r>
        <w:rPr>
          <w:rtl/>
        </w:rPr>
        <w:t xml:space="preserve"> </w:t>
      </w:r>
    </w:p>
    <w:p w:rsidR="00DA63EC" w:rsidRDefault="00DA63EC" w:rsidP="00DA63EC">
      <w:pPr>
        <w:tabs>
          <w:tab w:val="center" w:pos="2835"/>
        </w:tabs>
        <w:rPr>
          <w:rtl/>
        </w:rPr>
      </w:pPr>
      <w:r>
        <w:rPr>
          <w:rtl/>
        </w:rPr>
        <w:tab/>
        <w:t xml:space="preserve">ובכולן היו מדליקין, </w:t>
      </w:r>
      <w:ins w:id="96889" w:author="מנוע מכני" w:date="2026-10-11T12:04:40Z">
        <w:r>
          <w:rPr>
            <w:rtl/>
          </w:rPr>
          <w:t xml:space="preserve">ד'</w:t>
        </w:r>
      </w:ins>
      <w:del w:id="96890" w:author="מנוע מכני" w:date="2026-10-11T12:04:40Z">
        <w:r>
          <w:rPr>
            <w:rtl/>
          </w:rPr>
          <w:tab/>
          <w:delText xml:space="preserve">שנא</w:delText>
        </w:r>
        <w:r>
          <w:rPr>
            <w:rFonts w:hint="cs"/>
            <w:rtl/>
          </w:rPr>
          <w:delText xml:space="preserve">'</w:delText>
        </w:r>
        <w:r>
          <w:rPr>
            <w:rtl/>
          </w:rPr>
          <w:delText xml:space="preserve">:</w:delText>
        </w:r>
        <w:r w:rsidRPr="00A71A5E">
          <w:rPr>
            <w:rStyle w:val="afffff0"/>
            <w:rtl/>
          </w:rPr>
          <w:delText xml:space="preserve"> </w:delText>
        </w:r>
        <w:r w:rsidRPr="00A71A5E">
          <w:rPr>
            <w:rStyle w:val="afffff0"/>
            <w:rFonts w:hint="cs"/>
            <w:rtl/>
          </w:rPr>
          <w:delText xml:space="preserve">'</w:delText>
        </w:r>
      </w:del>
      <w:r w:rsidRPr="00A71A5E">
        <w:rPr>
          <w:rStyle w:val="afffff0"/>
          <w:rtl/>
        </w:rPr>
        <w:t>את המנורות ונרותיהם לבערם כמשפט לפני הדביר זהב סגור</w:t>
      </w:r>
      <w:r w:rsidRPr="00A71A5E">
        <w:rPr>
          <w:rStyle w:val="afffff0"/>
          <w:rFonts w:hint="cs"/>
          <w:rtl/>
        </w:rPr>
        <w:t>'</w:t>
      </w:r>
      <w:r w:rsidRPr="00A71A5E">
        <w:rPr>
          <w:rStyle w:val="afffff0"/>
          <w:rtl/>
        </w:rPr>
        <w:t>.</w:t>
      </w:r>
    </w:p>
    <w:p>
      <w:pPr>
        <w:pStyle w:val="38"/>
        <w:rPr>
          <w:ins w:id="101918" w:author="מנוע מכני" w:date="2026-10-11T12:04:40Z"/>
        </w:rPr>
      </w:pPr>
      <w:r>
        <w:t>ריב</w:t>
      </w:r>
      <w:r>
        <w:t>"</w:t>
      </w:r>
      <w:r>
        <w:t>י</w:t>
      </w:r>
      <w:r>
        <w:t xml:space="preserve">:</w:t>
      </w:r>
    </w:p>
    <w:p w:rsidR="00DA63EC" w:rsidRDefault="00DA63EC" w:rsidP="00DA63EC">
      <w:pPr>
        <w:tabs>
          <w:tab w:val="center" w:pos="2835"/>
        </w:tabs>
        <w:rPr>
          <w:rtl/>
        </w:rPr>
      </w:pPr>
      <w:del w:id="101919" w:author="מנוע מכני" w:date="2026-10-11T12:04:40Z">
        <w:r>
          <w:rPr>
            <w:rtl/>
          </w:rPr>
          <w:delText xml:space="preserve"> </w:delText>
        </w:r>
      </w:del>
      <w:r>
        <w:rPr>
          <w:rtl/>
        </w:rPr>
        <w:t xml:space="preserve">לא</w:t>
      </w:r>
      <w:r>
        <w:rPr>
          <w:rtl/>
        </w:rPr>
        <w:t xml:space="preserve"> היו מסדרין אלא על של משה, </w:t>
      </w:r>
    </w:p>
    <w:p>
      <w:pPr>
        <w:pStyle w:val="38"/>
        <w:rPr>
          <w:ins w:id="101920" w:author="מנוע מכני" w:date="2026-10-11T12:04:40Z"/>
        </w:rPr>
      </w:pPr>
      <w:r>
        <w:t xml:space="preserve">והך</w:t>
      </w:r>
    </w:p>
    <w:p w:rsidR="00DA63EC" w:rsidRDefault="00DA63EC" w:rsidP="00DA63EC">
      <w:pPr>
        <w:tabs>
          <w:tab w:val="center" w:pos="2835"/>
        </w:tabs>
        <w:rPr>
          <w:rtl/>
        </w:rPr>
      </w:pPr>
      <w:del w:id="101921" w:author="מנוע מכני" w:date="2026-10-11T12:04:40Z">
        <w:r>
          <w:rPr>
            <w:rFonts w:hint="cs"/>
            <w:rtl/>
          </w:rPr>
          <w:delText xml:space="preserve"> </w:delText>
        </w:r>
      </w:del>
      <w:r w:rsidRPr="00664445">
        <w:rPr>
          <w:rStyle w:val="afffff0"/>
          <w:rFonts w:hint="cs"/>
          <w:rtl/>
        </w:rPr>
        <w:t>ד'</w:t>
      </w:r>
      <w:r w:rsidRPr="00664445">
        <w:rPr>
          <w:rStyle w:val="afffff0"/>
          <w:rtl/>
        </w:rPr>
        <w:t>ואת השלחנות אשר עליהם לחם הפנים זהב</w:t>
      </w:r>
      <w:r w:rsidRPr="00664445">
        <w:rPr>
          <w:rStyle w:val="afffff0"/>
          <w:rFonts w:hint="cs"/>
          <w:rtl/>
        </w:rPr>
        <w:t xml:space="preserve">'</w:t>
      </w:r>
      <w:ins w:id="95441" w:author="מנוע מכני" w:date="2026-10-11T12:04:40Z">
        <w:r>
          <w:rPr>
            <w:rStyle w:val="afffff0"/>
            <w:rFonts w:hint="cs"/>
            <w:rtl/>
          </w:rPr>
          <w:t xml:space="preserve"> </w:t>
        </w:r>
      </w:ins>
      <w:del w:id="95442" w:author="מנוע מכני" w:date="2026-10-11T12:04:40Z">
        <w:r w:rsidRPr="00664445">
          <w:rPr>
            <w:rStyle w:val="afffff0"/>
            <w:rFonts w:hint="cs"/>
            <w:rtl/>
          </w:rPr>
          <w:delText xml:space="preserve"> </w:delText>
        </w:r>
        <w:r>
          <w:rPr>
            <w:rtl/>
          </w:rPr>
          <w:delText xml:space="preserve"> </w:delText>
        </w:r>
      </w:del>
      <w:r>
        <w:rPr>
          <w:rtl/>
        </w:rPr>
        <w:t xml:space="preserve">אלו שלשה שלחנות שהיו במקדש, שנים שהיו באולם מבפנים לפתח הבית, אחד של כסף ואחד של זהב, על של כסף נותן לחם הפנים בכניסתו ועל של זהב ביציאתו, </w:t>
      </w:r>
    </w:p>
    <w:p w:rsidR="00DA63EC" w:rsidRDefault="00DA63EC" w:rsidP="00DA63EC">
      <w:pPr>
        <w:tabs>
          <w:tab w:val="center" w:pos="2835"/>
        </w:tabs>
        <w:rPr>
          <w:rtl/>
        </w:rPr>
      </w:pPr>
      <w:r>
        <w:rPr>
          <w:rtl/>
        </w:rPr>
        <w:tab/>
        <w:t>שמעלין בקודש ולא מורידין, אחד של זהב בפנים שעליו לחם הפנים תמיד.</w:t>
      </w:r>
    </w:p>
    <w:p>
      <w:pPr>
        <w:pStyle w:val="38"/>
        <w:rPr>
          <w:ins w:id="101922" w:author="מנוע מכני" w:date="2026-10-11T12:04:40Z"/>
        </w:rPr>
      </w:pPr>
      <w:r w:rsidRPr="00FE1B89">
        <w:t>ואין מורידין</w:t>
      </w:r>
      <w:r w:rsidRPr="00FE1B89">
        <w:t xml:space="preserve"> כרבי:</w:t>
      </w:r>
    </w:p>
    <w:p w:rsidR="00DA63EC" w:rsidRPr="00FE1B89" w:rsidRDefault="00DA63EC" w:rsidP="00DA63EC">
      <w:pPr>
        <w:rPr>
          <w:spacing w:val="-2"/>
          <w:rtl/>
        </w:rPr>
      </w:pPr>
      <w:del w:id="101923" w:author="מנוע מכני" w:date="2026-10-11T12:04:40Z">
        <w:r w:rsidRPr="00FE1B89">
          <w:rPr>
            <w:rFonts w:hint="cs"/>
            <w:spacing w:val="-2"/>
            <w:rtl/>
          </w:rPr>
          <w:delText xml:space="preserve"> </w:delText>
        </w:r>
      </w:del>
      <w:r w:rsidRPr="00FE1B89">
        <w:rPr>
          <w:rStyle w:val="afffff0"/>
          <w:rFonts w:hint="cs"/>
          <w:spacing w:val="-2"/>
          <w:rtl/>
        </w:rPr>
        <w:t>ד'</w:t>
      </w:r>
      <w:ins w:id="91093" w:author="Claude - סמנטי" w:date="2026-10-11T12:27:00Z">
        <w:r>
          <w:rPr>
            <w:rStyle w:val="afffff0"/>
            <w:spacing w:val="-2"/>
            <w:rtl/>
          </w:rPr>
          <w:t xml:space="preserve">וַיָּקֶם מֹשֶׁה אֶת הַמִּשְׁכָּן וַיִּתֵּן אֶת אֲדָנָיו וַיָּשֶׂם אֶת קְרָשָׁיו וַיִּתֵּן אֶת בְּרִיחָיו וַיָּקֶם אֶת עַמּוּדָיו</w:t>
        </w:r>
      </w:ins>
      <w:del w:id="91094" w:author="Claude - סמנטי" w:date="2026-10-11T12:27:00Z">
        <w:r w:rsidRPr="00FE1B89">
          <w:rPr>
            <w:rStyle w:val="afffff0"/>
            <w:spacing w:val="-2"/>
            <w:rtl/>
          </w:rPr>
          <w:delText xml:space="preserve">ויקם משה את המשכן ויתן את אדניו וישם את קרשיו ויתן את בריחיו ויקם את עמודיו</w:delText>
        </w:r>
      </w:del>
      <w:r w:rsidRPr="00FE1B89">
        <w:rPr>
          <w:rStyle w:val="afffff0"/>
          <w:rFonts w:hint="cs"/>
          <w:spacing w:val="-2"/>
          <w:rtl/>
        </w:rPr>
        <w:t>'</w:t>
      </w:r>
      <w:r w:rsidRPr="00FE1B89">
        <w:rPr>
          <w:rStyle w:val="afffff0"/>
          <w:spacing w:val="-2"/>
          <w:rtl/>
        </w:rPr>
        <w:t>.</w:t>
      </w:r>
    </w:p>
    <w:p>
      <w:pPr>
        <w:pStyle w:val="38"/>
        <w:rPr>
          <w:ins w:id="101924" w:author="מנוע מכני" w:date="2026-10-11T12:04:40Z"/>
        </w:rPr>
      </w:pPr>
      <w:r w:rsidRPr="00336727">
        <w:t>ומעלין כראב</w:t>
      </w:r>
      <w:r>
        <w:t>"</w:t>
      </w:r>
      <w:r w:rsidRPr="00336727">
        <w:t xml:space="preserve">י:</w:t>
      </w:r>
    </w:p>
    <w:p w:rsidR="00DA63EC" w:rsidRDefault="00DA63EC" w:rsidP="00DA63EC">
      <w:pPr>
        <w:rPr>
          <w:rtl/>
        </w:rPr>
      </w:pPr>
      <w:del w:id="101925" w:author="מנוע מכני" w:date="2026-10-11T12:04:40Z">
        <w:r w:rsidRPr="00336727">
          <w:rPr>
            <w:rFonts w:hint="cs"/>
            <w:rtl/>
          </w:rPr>
          <w:delText xml:space="preserve"> </w:delText>
        </w:r>
      </w:del>
      <w:r w:rsidRPr="00664445">
        <w:rPr>
          <w:rStyle w:val="afffff0"/>
          <w:rFonts w:hint="cs"/>
          <w:rtl/>
        </w:rPr>
        <w:t xml:space="preserve">ד'</w:t>
      </w:r>
      <w:r w:rsidRPr="00664445">
        <w:rPr>
          <w:rStyle w:val="afffff0"/>
          <w:rFonts w:hint="cs"/>
          <w:rtl/>
        </w:rPr>
        <w:t xml:space="preserve">א</w:t>
      </w:r>
      <w:r w:rsidRPr="00664445">
        <w:rPr>
          <w:rStyle w:val="afffff0"/>
          <w:rtl/>
        </w:rPr>
        <w:t>ת מחתות החטאים האלה בנפשותם ועשו אותם רקועי פחים ציפוי למזבח כי הקריבום לפני ה</w:t>
      </w:r>
      <w:r w:rsidR="005608A0">
        <w:rPr>
          <w:rStyle w:val="afffff0"/>
          <w:rtl/>
        </w:rPr>
        <w:t>'</w:t>
      </w:r>
      <w:r w:rsidRPr="00664445">
        <w:rPr>
          <w:rStyle w:val="afffff0"/>
          <w:rtl/>
        </w:rPr>
        <w:t xml:space="preserve"> ויקדשו ויהיו לאות לבני ישראל</w:t>
      </w:r>
      <w:r w:rsidRPr="00664445">
        <w:rPr>
          <w:rStyle w:val="afffff0"/>
          <w:rFonts w:hint="cs"/>
          <w:rtl/>
        </w:rPr>
        <w:t>'</w:t>
      </w:r>
      <w:r w:rsidRPr="00664445">
        <w:rPr>
          <w:rStyle w:val="afffff0"/>
          <w:rtl/>
        </w:rPr>
        <w:t>,</w:t>
      </w:r>
      <w:r w:rsidRPr="00336727">
        <w:rPr>
          <w:rtl/>
        </w:rPr>
        <w:t xml:space="preserve"> בתחילה תשמישי מזבח ועכשיו גופו של מזבח.</w:t>
      </w:r>
    </w:p>
    <w:p>
      <w:pPr>
        <w:pStyle w:val="afffff8"/>
        <w:rPr>
          <w:ins w:id="90103" w:author="קלוד" w:date="2026-10-11T12:32:08Z"/>
        </w:rPr>
      </w:pPr>
      <w:ins w:id="90104" w:author="קלוד" w:date="2026-10-11T12:32:08Z">
        <w:r>
          <w:rPr>
            <w:color w:val="7B3F00"/>
          </w:rPr>
          <w:t xml:space="preserve">לוחות ושברי לוחות בארון - ת"ח ששכח תלמודו</w:t>
        </w:r>
      </w:ins>
    </w:p>
    <w:p>
      <w:pPr>
        <w:pStyle w:val="38"/>
        <w:rPr>
          <w:ins w:id="101926" w:author="מנוע מכני" w:date="2026-10-11T12:04:40Z"/>
        </w:rPr>
      </w:pPr>
      <w:r>
        <w:t>תני רב יוסף:</w:t>
      </w:r>
    </w:p>
    <w:p w:rsidR="00DA63EC" w:rsidRDefault="00DA63EC" w:rsidP="00DA63EC">
      <w:pPr>
        <w:tabs>
          <w:tab w:val="center" w:pos="2835"/>
        </w:tabs>
        <w:rPr>
          <w:rtl/>
        </w:rPr>
      </w:pPr>
      <w:del w:id="101927" w:author="מנוע מכני" w:date="2026-10-11T12:04:40Z">
        <w:r w:rsidRPr="00A71A5E">
          <w:rPr>
            <w:rStyle w:val="afffff0"/>
            <w:rFonts w:hint="cs"/>
            <w:rtl/>
          </w:rPr>
          <w:delText xml:space="preserve"> </w:delText>
        </w:r>
      </w:del>
      <w:r w:rsidRPr="00A71A5E">
        <w:rPr>
          <w:rStyle w:val="afffff0"/>
          <w:rFonts w:hint="cs"/>
          <w:rtl/>
        </w:rPr>
        <w:t xml:space="preserve">'</w:t>
      </w:r>
      <w:ins w:id="91095" w:author="Claude - סמנטי" w:date="2026-10-11T12:27:00Z">
        <w:r>
          <w:rPr>
            <w:rStyle w:val="afffff0"/>
            <w:rtl/>
          </w:rPr>
          <w:t xml:space="preserve">אֲשֶׁר שִׁבַּרְתָּ וְשַׂמְתָּם בָּאָרוֹן</w:t>
        </w:r>
      </w:ins>
      <w:del w:id="91096" w:author="Claude - סמנטי" w:date="2026-10-11T12:27:00Z">
        <w:r w:rsidRPr="00A71A5E">
          <w:rPr>
            <w:rStyle w:val="afffff0"/>
            <w:rtl/>
          </w:rPr>
          <w:delText xml:space="preserve">אשר שברת ושמתם בארון</w:delText>
        </w:r>
      </w:del>
      <w:r w:rsidRPr="00A71A5E">
        <w:rPr>
          <w:rStyle w:val="afffff0"/>
          <w:rFonts w:hint="cs"/>
          <w:rtl/>
        </w:rPr>
        <w:t>'</w:t>
      </w:r>
      <w:r w:rsidRPr="00A71A5E">
        <w:rPr>
          <w:rStyle w:val="afffff0"/>
          <w:rtl/>
        </w:rPr>
        <w:t xml:space="preserve"> </w:t>
      </w:r>
      <w:r>
        <w:rPr>
          <w:rtl/>
        </w:rPr>
        <w:t>-</w:t>
      </w:r>
      <w:r>
        <w:rPr>
          <w:rFonts w:hint="cs"/>
          <w:rtl/>
        </w:rPr>
        <w:t xml:space="preserve"> </w:t>
      </w:r>
      <w:r>
        <w:rPr>
          <w:rtl/>
        </w:rPr>
        <w:t xml:space="preserve">מלמד, שהלוחות ושברי לוחות מונחין בארון</w:t>
      </w:r>
      <w:ins w:id="95443" w:author="מנוע מכני" w:date="2026-10-11T12:04:40Z">
        <w:r>
          <w:rPr>
            <w:rtl/>
          </w:rPr>
          <w:t xml:space="preserve">,</w:t>
        </w:r>
      </w:ins>
      <w:del w:id="95444" w:author="מנוע מכני" w:date="2026-10-11T12:04:40Z">
        <w:r>
          <w:rPr>
            <w:rtl/>
          </w:rPr>
          <w:delText xml:space="preserve">;</w:delText>
        </w:r>
      </w:del>
      <w:r>
        <w:rPr>
          <w:rtl/>
        </w:rPr>
        <w:t xml:space="preserve"> מכאן, לתלמיד חכם ששכח תלמודו מחמת אונסו, שאין נוהגין בו מנהג בזיון.</w:t>
      </w:r>
    </w:p>
    <w:p w:rsidR="00DA63EC" w:rsidRDefault="00DA63EC" w:rsidP="00DA63EC">
      <w:pPr>
        <w:pStyle w:val="afff3"/>
        <w:framePr w:wrap="around"/>
        <w:rPr>
          <w:rtl/>
        </w:rPr>
      </w:pPr>
      <w:r>
        <w:rPr>
          <w:rFonts w:hint="cs"/>
          <w:rtl/>
        </w:rPr>
        <w:lastRenderedPageBreak/>
        <w:t>צט:</w:t>
      </w:r>
    </w:p>
    <w:p>
      <w:pPr>
        <w:pStyle w:val="38"/>
        <w:rPr>
          <w:ins w:id="101929" w:author="מנוע מכני" w:date="2026-10-11T12:04:40Z"/>
        </w:rPr>
      </w:pPr>
      <w:del w:id="101928" w:author="מנוע מכני" w:date="2026-10-11T12:04:40Z">
        <w:r w:rsidRPr="00336727">
          <w:delText xml:space="preserve">•</w:delText>
        </w:r>
      </w:del>
      <w:r w:rsidRPr="00336727">
        <w:t xml:space="preserve"> </w:t>
      </w:r>
      <w:r w:rsidRPr="00336727">
        <w:t>אר</w:t>
      </w:r>
      <w:r>
        <w:t>"</w:t>
      </w:r>
      <w:r w:rsidRPr="00336727">
        <w:t>ל</w:t>
      </w:r>
      <w:r w:rsidRPr="00336727">
        <w:t xml:space="preserve">:</w:t>
      </w:r>
    </w:p>
    <w:p w:rsidR="00DA63EC" w:rsidRDefault="00DA63EC" w:rsidP="00DA63EC">
      <w:pPr>
        <w:rPr>
          <w:rtl/>
        </w:rPr>
      </w:pPr>
      <w:del w:id="101930" w:author="מנוע מכני" w:date="2026-10-11T12:04:40Z">
        <w:r w:rsidRPr="00336727">
          <w:rPr>
            <w:rtl/>
          </w:rPr>
          <w:delText xml:space="preserve"> </w:delText>
        </w:r>
      </w:del>
      <w:r w:rsidRPr="00336727">
        <w:rPr>
          <w:rtl/>
        </w:rPr>
        <w:t xml:space="preserve">פעמים</w:t>
      </w:r>
      <w:ins w:id="95445" w:author="מנוע מכני" w:date="2026-10-11T12:04:40Z">
        <w:r>
          <w:rPr>
            <w:rtl/>
          </w:rPr>
          <w:t xml:space="preserve"> </w:t>
        </w:r>
      </w:ins>
      <w:del w:id="95446" w:author="מנוע מכני" w:date="2026-10-11T12:04:40Z">
        <w:r w:rsidRPr="00336727">
          <w:rPr>
            <w:rtl/>
          </w:rPr>
          <w:delText xml:space="preserve">  </w:delText>
        </w:r>
      </w:del>
      <w:r w:rsidRPr="00336727">
        <w:rPr>
          <w:rtl/>
        </w:rPr>
        <w:t xml:space="preserve">שביטולה של תורה זהו יסודה, </w:t>
      </w:r>
      <w:r w:rsidRPr="00664445">
        <w:rPr>
          <w:rStyle w:val="afffff0"/>
          <w:rtl/>
        </w:rPr>
        <w:t>ד</w:t>
      </w:r>
      <w:r w:rsidRPr="00664445">
        <w:rPr>
          <w:rStyle w:val="afffff0"/>
          <w:rFonts w:hint="cs"/>
          <w:rtl/>
        </w:rPr>
        <w:t>'</w:t>
      </w:r>
      <w:ins w:id="91097" w:author="Claude - סמנטי" w:date="2026-10-11T12:27:00Z">
        <w:r>
          <w:rPr>
            <w:rStyle w:val="afffff0"/>
            <w:rtl/>
          </w:rPr>
          <w:t xml:space="preserve">אֲשֶׁר שִׁבַּרְתָּ</w:t>
        </w:r>
      </w:ins>
      <w:del w:id="91098" w:author="Claude - סמנטי" w:date="2026-10-11T12:27:00Z">
        <w:r w:rsidRPr="00664445">
          <w:rPr>
            <w:rStyle w:val="afffff0"/>
            <w:rtl/>
          </w:rPr>
          <w:delText xml:space="preserve">אשר שברת</w:delText>
        </w:r>
      </w:del>
      <w:r w:rsidRPr="00664445">
        <w:rPr>
          <w:rStyle w:val="afffff0"/>
          <w:rFonts w:hint="cs"/>
          <w:rtl/>
        </w:rPr>
        <w:t>'</w:t>
      </w:r>
      <w:r w:rsidRPr="00664445">
        <w:rPr>
          <w:rStyle w:val="afffff0"/>
          <w:rtl/>
        </w:rPr>
        <w:t xml:space="preserve"> </w:t>
      </w:r>
      <w:r w:rsidRPr="00336727">
        <w:rPr>
          <w:rtl/>
        </w:rPr>
        <w:t xml:space="preserve">- </w:t>
      </w:r>
      <w:r w:rsidRPr="00336727">
        <w:rPr>
          <w:rtl/>
        </w:rPr>
        <w:t xml:space="preserve">א"ל</w:t>
      </w:r>
      <w:r w:rsidRPr="00336727">
        <w:rPr>
          <w:rtl/>
        </w:rPr>
        <w:t xml:space="preserve"> </w:t>
      </w:r>
      <w:r w:rsidRPr="00336727">
        <w:rPr>
          <w:rtl/>
        </w:rPr>
        <w:t xml:space="preserve">הקב"ה</w:t>
      </w:r>
      <w:r w:rsidRPr="00336727">
        <w:rPr>
          <w:rtl/>
        </w:rPr>
        <w:t xml:space="preserve"> למשה: יישר כחך ששברת.</w:t>
      </w:r>
    </w:p>
    <w:p>
      <w:pPr>
        <w:pStyle w:val="38"/>
        <w:rPr>
          <w:ins w:id="101932" w:author="מנוע מכני" w:date="2026-10-11T12:04:40Z"/>
        </w:rPr>
      </w:pPr>
      <w:del w:id="101931" w:author="מנוע מכני" w:date="2026-10-11T12:04:40Z">
        <w:r w:rsidRPr="00336727">
          <w:delText xml:space="preserve">•</w:delText>
        </w:r>
      </w:del>
      <w:r w:rsidRPr="00336727">
        <w:t xml:space="preserve"> </w:t>
      </w:r>
      <w:r w:rsidRPr="00336727">
        <w:t>ואר</w:t>
      </w:r>
      <w:r>
        <w:t>"</w:t>
      </w:r>
      <w:r w:rsidRPr="00336727">
        <w:t>ל:</w:t>
      </w:r>
    </w:p>
    <w:p w:rsidR="00DA63EC" w:rsidRDefault="00DA63EC" w:rsidP="00DA63EC">
      <w:pPr>
        <w:rPr>
          <w:rtl/>
        </w:rPr>
      </w:pPr>
      <w:del w:id="101933" w:author="מנוע מכני" w:date="2026-10-11T12:04:40Z">
        <w:r w:rsidRPr="00336727">
          <w:rPr>
            <w:rtl/>
          </w:rPr>
          <w:delText xml:space="preserve"> </w:delText>
        </w:r>
      </w:del>
      <w:r w:rsidRPr="00336727">
        <w:rPr>
          <w:rtl/>
        </w:rPr>
        <w:t xml:space="preserve">ת</w:t>
      </w:r>
      <w:r>
        <w:rPr>
          <w:rtl/>
        </w:rPr>
        <w:t>"</w:t>
      </w:r>
      <w:r w:rsidRPr="00336727">
        <w:rPr>
          <w:rFonts w:hint="cs"/>
          <w:rtl/>
        </w:rPr>
        <w:t>ח</w:t>
      </w:r>
      <w:r w:rsidRPr="00336727">
        <w:rPr>
          <w:rtl/>
        </w:rPr>
        <w:t xml:space="preserve"> שסרח אין מבזין אותו בפרהסיא, שנא</w:t>
      </w:r>
      <w:r w:rsidRPr="00336727">
        <w:rPr>
          <w:rFonts w:hint="cs"/>
          <w:rtl/>
        </w:rPr>
        <w:t>'</w:t>
      </w:r>
      <w:r>
        <w:rPr>
          <w:rtl/>
        </w:rPr>
        <w:t xml:space="preserve">: </w:t>
      </w:r>
      <w:r>
        <w:rPr>
          <w:rStyle w:val="afffff0"/>
          <w:rtl/>
          <w:rPrChange w:id="9083" w:author="מנוע פסוקים" w:date="2026-10-11T09:32:13Z">
            <w:rPr>
              <w:rtl/>
            </w:rPr>
          </w:rPrChange>
        </w:rPr>
        <w:t xml:space="preserve">וכשלת היום וכשל גם נביא עמך לילה</w:t>
      </w:r>
      <w:r>
        <w:rPr>
          <w:rtl/>
        </w:rPr>
        <w:t xml:space="preserve">, כסהו כלילה.</w:t>
      </w:r>
    </w:p>
    <w:p>
      <w:pPr>
        <w:pStyle w:val="afffff8"/>
        <w:rPr>
          <w:ins w:id="90101" w:author="קלוד" w:date="2026-10-11T12:32:08Z"/>
        </w:rPr>
      </w:pPr>
      <w:ins w:id="90102" w:author="קלוד" w:date="2026-10-11T12:32:08Z">
        <w:r>
          <w:rPr>
            <w:color w:val="7B3F00"/>
          </w:rPr>
          <w:t xml:space="preserve">המשכח דבר מתלמודו - עובר בלאו</w:t>
        </w:r>
      </w:ins>
    </w:p>
    <w:p>
      <w:pPr>
        <w:pStyle w:val="38"/>
        <w:rPr>
          <w:ins w:id="101935" w:author="מנוע מכני" w:date="2026-10-11T12:04:40Z"/>
        </w:rPr>
      </w:pPr>
      <w:del w:id="101934" w:author="מנוע מכני" w:date="2026-10-11T12:04:40Z">
        <w:r>
          <w:delText xml:space="preserve">•</w:delText>
        </w:r>
      </w:del>
      <w:r>
        <w:t xml:space="preserve"> ו</w:t>
      </w:r>
      <w:r>
        <w:t>אר</w:t>
      </w:r>
      <w:r>
        <w:t>"</w:t>
      </w:r>
      <w:r>
        <w:t>ל</w:t>
      </w:r>
      <w:r>
        <w:t xml:space="preserve">:</w:t>
      </w:r>
    </w:p>
    <w:p w:rsidR="00DA63EC" w:rsidRDefault="00DA63EC" w:rsidP="00DA63EC">
      <w:pPr>
        <w:tabs>
          <w:tab w:val="center" w:pos="2835"/>
        </w:tabs>
        <w:rPr>
          <w:rtl/>
        </w:rPr>
      </w:pPr>
      <w:del w:id="101936" w:author="מנוע מכני" w:date="2026-10-11T12:04:40Z">
        <w:r>
          <w:rPr>
            <w:rtl/>
          </w:rPr>
          <w:delText xml:space="preserve"> </w:delText>
        </w:r>
      </w:del>
      <w:r>
        <w:rPr>
          <w:rtl/>
        </w:rPr>
        <w:t xml:space="preserve">כל המשכח דבר אחד מתלמודו עובר בלאו, שנאמ': </w:t>
      </w:r>
      <w:r>
        <w:rPr>
          <w:rStyle w:val="afffff0"/>
          <w:rtl/>
          <w:rPrChange w:id="9084" w:author="מנוע פסוקים" w:date="2026-10-11T09:32:13Z">
            <w:rPr>
              <w:rtl/>
            </w:rPr>
          </w:rPrChange>
        </w:rPr>
        <w:t xml:space="preserve">השמר לך ושמור נפשך מאד </w:t>
      </w:r>
      <w:r>
        <w:rPr>
          <w:rStyle w:val="afffff0"/>
          <w:spacing w:val="-4"/>
          <w:rtl/>
          <w:rPrChange w:id="9085" w:author="מנוע פסוקים" w:date="2026-10-11T09:32:13Z">
            <w:rPr>
              <w:spacing w:val="-4"/>
              <w:rtl/>
            </w:rPr>
          </w:rPrChange>
        </w:rPr>
        <w:t xml:space="preserve">פן תשכח את הדברים</w:t>
      </w:r>
      <w:r>
        <w:rPr>
          <w:spacing w:val="-4"/>
          <w:rtl/>
        </w:rPr>
        <w:t xml:space="preserve">, </w:t>
      </w:r>
      <w:r w:rsidRPr="00FE1B89">
        <w:rPr>
          <w:rStyle w:val="2fb"/>
          <w:spacing w:val="-4"/>
          <w:rtl/>
        </w:rPr>
        <w:t xml:space="preserve">וכדר</w:t>
      </w:r>
      <w:r w:rsidRPr="00FE1B89">
        <w:rPr>
          <w:rStyle w:val="2fb"/>
          <w:rFonts w:hint="cs"/>
          <w:spacing w:val="-4"/>
          <w:rtl/>
        </w:rPr>
        <w:t>אבר</w:t>
      </w:r>
      <w:r w:rsidRPr="00FE1B89">
        <w:rPr>
          <w:rStyle w:val="2fb"/>
          <w:spacing w:val="-4"/>
          <w:rtl/>
        </w:rPr>
        <w:t>"</w:t>
      </w:r>
      <w:r w:rsidRPr="00FE1B89">
        <w:rPr>
          <w:rStyle w:val="2fb"/>
          <w:rFonts w:hint="cs"/>
          <w:spacing w:val="-4"/>
          <w:rtl/>
        </w:rPr>
        <w:t>א</w:t>
      </w:r>
      <w:r w:rsidRPr="00FE1B89">
        <w:rPr>
          <w:spacing w:val="-4"/>
          <w:rtl/>
        </w:rPr>
        <w:t xml:space="preserve">: כל מקום שנאמר השמר פן ואל - אינו אלא </w:t>
      </w:r>
      <w:r w:rsidRPr="00FE1B89">
        <w:rPr>
          <w:spacing w:val="-4"/>
          <w:rtl/>
        </w:rPr>
        <w:t xml:space="preserve">לא</w:t>
      </w:r>
      <w:r w:rsidRPr="00FE1B89">
        <w:rPr>
          <w:spacing w:val="-4"/>
          <w:rtl/>
        </w:rPr>
        <w:t xml:space="preserve"> תעשה.</w:t>
      </w:r>
    </w:p>
    <w:p>
      <w:pPr>
        <w:pStyle w:val="38"/>
        <w:rPr>
          <w:ins w:id="101937" w:author="מנוע מכני" w:date="2026-10-11T12:04:40Z"/>
        </w:rPr>
      </w:pPr>
      <w:r>
        <w:t xml:space="preserve">רבינא</w:t>
      </w:r>
      <w:del w:id="102583" w:author="מנוע מכני" w:date="2026-10-11T12:04:40Z">
        <w:r>
          <w:delText xml:space="preserve"> אמר</w:delText>
        </w:r>
      </w:del>
      <w:r>
        <w:t xml:space="preserve">:</w:t>
      </w:r>
    </w:p>
    <w:p w:rsidR="00DA63EC" w:rsidRDefault="00DA63EC" w:rsidP="00DA63EC">
      <w:pPr>
        <w:tabs>
          <w:tab w:val="center" w:pos="2835"/>
        </w:tabs>
        <w:rPr>
          <w:rtl/>
        </w:rPr>
      </w:pPr>
      <w:del w:id="101938" w:author="מנוע מכני" w:date="2026-10-11T12:04:40Z">
        <w:r>
          <w:rPr>
            <w:rtl/>
          </w:rPr>
          <w:delText xml:space="preserve"> </w:delText>
        </w:r>
      </w:del>
      <w:r>
        <w:rPr>
          <w:rtl/>
        </w:rPr>
        <w:t xml:space="preserve">השמר ופן שני לאוין </w:t>
      </w:r>
      <w:ins w:id="93813" w:author="מנוע מכני" w:date="2026-10-11T12:04:40Z">
        <w:r>
          <w:rPr>
            <w:rtl/>
          </w:rPr>
          <w:t xml:space="preserve">הם</w:t>
        </w:r>
      </w:ins>
      <w:del w:id="93814" w:author="מנוע מכני" w:date="2026-10-11T12:04:40Z">
        <w:r>
          <w:rPr>
            <w:rtl/>
          </w:rPr>
          <w:delText xml:space="preserve">נינהו</w:delText>
        </w:r>
      </w:del>
      <w:r>
        <w:rPr>
          <w:rtl/>
        </w:rPr>
        <w:t xml:space="preserve">.</w:t>
      </w:r>
    </w:p>
    <w:p>
      <w:pPr>
        <w:pStyle w:val="38"/>
        <w:rPr>
          <w:ins w:id="101939" w:author="מנוע מכני" w:date="2026-10-11T12:04:40Z"/>
        </w:rPr>
      </w:pPr>
      <w:r>
        <w:t>ר</w:t>
      </w:r>
      <w:r>
        <w:t>נב</w:t>
      </w:r>
      <w:r>
        <w:t>"</w:t>
      </w:r>
      <w:r>
        <w:t xml:space="preserve">י</w:t>
      </w:r>
      <w:del w:id="102584" w:author="מנוע מכני" w:date="2026-10-11T12:04:40Z">
        <w:r>
          <w:delText xml:space="preserve"> </w:delText>
        </w:r>
        <w:r>
          <w:delText xml:space="preserve">אמר</w:delText>
        </w:r>
      </w:del>
      <w:r>
        <w:t xml:space="preserve">:</w:t>
      </w:r>
    </w:p>
    <w:p w:rsidR="00DA63EC" w:rsidRDefault="00DA63EC" w:rsidP="00DA63EC">
      <w:pPr>
        <w:tabs>
          <w:tab w:val="center" w:pos="2835"/>
        </w:tabs>
        <w:rPr>
          <w:rtl/>
        </w:rPr>
      </w:pPr>
      <w:del w:id="101940" w:author="מנוע מכני" w:date="2026-10-11T12:04:40Z">
        <w:r>
          <w:rPr>
            <w:rtl/>
          </w:rPr>
          <w:delText xml:space="preserve"> </w:delText>
        </w:r>
      </w:del>
      <w:r>
        <w:rPr>
          <w:rtl/>
        </w:rPr>
        <w:t xml:space="preserve">בשלשה לאוין, שנא</w:t>
      </w:r>
      <w:r>
        <w:rPr>
          <w:rFonts w:hint="cs"/>
          <w:rtl/>
        </w:rPr>
        <w:t>'</w:t>
      </w:r>
      <w:r>
        <w:rPr>
          <w:rtl/>
        </w:rPr>
        <w:t xml:space="preserve">: </w:t>
      </w:r>
      <w:r>
        <w:rPr>
          <w:rStyle w:val="afffff0"/>
          <w:rtl/>
          <w:rPrChange w:id="9086" w:author="מנוע פסוקים" w:date="2026-10-11T09:32:13Z">
            <w:rPr>
              <w:rtl/>
            </w:rPr>
          </w:rPrChange>
        </w:rPr>
        <w:t xml:space="preserve">השמר לך ושמור נפשך מאוד פן תשכח את הדברים</w:t>
      </w:r>
      <w:ins w:id="95447" w:author="מנוע מכני" w:date="2026-10-11T12:04:40Z">
        <w:r>
          <w:rPr>
            <w:rtl/>
          </w:rPr>
          <w:t xml:space="preserve">,</w:t>
        </w:r>
      </w:ins>
      <w:del w:id="95448"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r>
        <w:rPr>
          <w:rtl/>
        </w:rPr>
        <w:tab/>
        <w:t xml:space="preserve">יכול מחמת אונסו? </w:t>
      </w:r>
      <w:r>
        <w:rPr>
          <w:rtl/>
        </w:rPr>
        <w:tab/>
        <w:t xml:space="preserve">ת"ל</w:t>
      </w:r>
      <w:del w:id="103774" w:author="Claude" w:date="2026-10-11T09:07:48Z">
        <w:r>
          <w:rPr>
            <w:rtl/>
          </w:rPr>
          <w:delText xml:space="preserve">	</w:delText>
        </w:r>
      </w:del>
      <w:r>
        <w:rPr>
          <w:rtl/>
        </w:rPr>
        <w:t xml:space="preserve">: ופן יסורו מלבבך, במסירם מלבו הכתוב מדבר</w:t>
      </w:r>
      <w:ins w:id="95449" w:author="מנוע מכני" w:date="2026-10-11T12:04:40Z">
        <w:r>
          <w:rPr>
            <w:rtl/>
          </w:rPr>
          <w:t xml:space="preserve">,</w:t>
        </w:r>
      </w:ins>
      <w:del w:id="95450" w:author="מנוע מכני" w:date="2026-10-11T12:04:40Z">
        <w:r>
          <w:rPr>
            <w:rtl/>
          </w:rPr>
          <w:tab/>
          <w:delText xml:space="preserve">;</w:delText>
        </w:r>
      </w:del>
      <w:r>
        <w:rPr>
          <w:rtl/>
        </w:rPr>
        <w:tab/>
        <w:t xml:space="preserve"> </w:t>
      </w:r>
    </w:p>
    <w:p>
      <w:pPr>
        <w:pStyle w:val="38"/>
        <w:rPr>
          <w:ins w:id="101941" w:author="מנוע מכני" w:date="2026-10-11T12:04:40Z"/>
        </w:rPr>
      </w:pPr>
      <w:r>
        <w:t xml:space="preserve">רבי דוסתאי בר' ינאי</w:t>
      </w:r>
      <w:del w:id="102585" w:author="מנוע מכני" w:date="2026-10-11T12:04:40Z">
        <w:r>
          <w:delText xml:space="preserve"> אמר</w:delText>
        </w:r>
      </w:del>
      <w:r>
        <w:t xml:space="preserve">:</w:t>
      </w:r>
    </w:p>
    <w:p w:rsidR="00DA63EC" w:rsidRDefault="00DA63EC" w:rsidP="00DA63EC">
      <w:pPr>
        <w:tabs>
          <w:tab w:val="center" w:pos="2835"/>
        </w:tabs>
        <w:rPr>
          <w:rtl/>
        </w:rPr>
      </w:pPr>
      <w:del w:id="101942" w:author="מנוע מכני" w:date="2026-10-11T12:04:40Z">
        <w:r>
          <w:rPr>
            <w:rtl/>
          </w:rPr>
          <w:delText xml:space="preserve"> </w:delText>
        </w:r>
      </w:del>
      <w:r>
        <w:rPr>
          <w:rtl/>
        </w:rPr>
        <w:t xml:space="preserve">יכול </w:t>
      </w:r>
      <w:ins w:id="90545" w:author="מנוע מכני" w:date="2026-10-11T12:04:40Z">
        <w:r>
          <w:rPr>
            <w:rtl/>
          </w:rPr>
          <w:t xml:space="preserve">אפי'</w:t>
        </w:r>
      </w:ins>
      <w:del w:id="90546" w:author="מנוע מכני" w:date="2026-10-11T12:04:40Z">
        <w:r>
          <w:rPr>
            <w:rtl/>
          </w:rPr>
          <w:delText xml:space="preserve">אפילו</w:delText>
        </w:r>
      </w:del>
      <w:r>
        <w:rPr>
          <w:rtl/>
        </w:rPr>
        <w:t xml:space="preserve"> תקפה עליו משנתו? </w:t>
      </w:r>
      <w:r>
        <w:rPr>
          <w:rtl/>
        </w:rPr>
        <w:t xml:space="preserve">ת"ל</w:t>
      </w:r>
      <w:r>
        <w:rPr>
          <w:rtl/>
        </w:rPr>
        <w:t xml:space="preserve">: רק.</w:t>
      </w:r>
    </w:p>
    <w:p>
      <w:pPr>
        <w:pStyle w:val="38"/>
        <w:rPr>
          <w:ins w:id="101944" w:author="מנוע מכני" w:date="2026-10-11T12:04:40Z"/>
        </w:rPr>
      </w:pPr>
      <w:del w:id="101943" w:author="מנוע מכני" w:date="2026-10-11T12:04:40Z">
        <w:r>
          <w:delText xml:space="preserve">•</w:delText>
        </w:r>
      </w:del>
      <w:r>
        <w:t xml:space="preserve"> ר</w:t>
      </w:r>
      <w:r>
        <w:t>י</w:t>
      </w:r>
      <w:r>
        <w:t>"</w:t>
      </w:r>
      <w:r>
        <w:t>ו ור</w:t>
      </w:r>
      <w:r>
        <w:t>"</w:t>
      </w:r>
      <w:r>
        <w:t>א</w:t>
      </w:r>
      <w:r>
        <w:t xml:space="preserve">:</w:t>
      </w:r>
    </w:p>
    <w:p w:rsidR="00DA63EC" w:rsidRDefault="00DA63EC" w:rsidP="00DA63EC">
      <w:pPr>
        <w:tabs>
          <w:tab w:val="center" w:pos="2835"/>
        </w:tabs>
        <w:rPr>
          <w:rtl/>
        </w:rPr>
      </w:pPr>
      <w:del w:id="101945" w:author="מנוע מכני" w:date="2026-10-11T12:04:40Z">
        <w:r>
          <w:rPr>
            <w:rtl/>
          </w:rPr>
          <w:delText xml:space="preserve"> </w:delText>
        </w:r>
      </w:del>
      <w:r>
        <w:rPr>
          <w:rtl/>
        </w:rPr>
        <w:t xml:space="preserve">תורה ניתנה בארבעים ונשמה נוצרה בארבעים, </w:t>
      </w:r>
    </w:p>
    <w:p w:rsidR="00DA63EC" w:rsidRPr="00FE1B89" w:rsidRDefault="00DA63EC" w:rsidP="00DA63EC">
      <w:pPr>
        <w:tabs>
          <w:tab w:val="center" w:pos="2835"/>
        </w:tabs>
        <w:rPr>
          <w:spacing w:val="-4"/>
          <w:rtl/>
        </w:rPr>
      </w:pPr>
      <w:r w:rsidRPr="00FE1B89">
        <w:rPr>
          <w:spacing w:val="-4"/>
          <w:rtl/>
        </w:rPr>
        <w:tab/>
      </w:r>
      <w:del w:id="90273" w:author="מנוע מכני" w:date="2026-10-11T12:04:40Z">
        <w:r w:rsidRPr="00FE1B89">
          <w:rPr>
            <w:rFonts w:hint="cs"/>
            <w:spacing w:val="-4"/>
            <w:rtl/>
          </w:rPr>
          <w:delText xml:space="preserve">   </w:delText>
        </w:r>
      </w:del>
      <w:r w:rsidRPr="00FE1B89">
        <w:rPr>
          <w:spacing w:val="-4"/>
          <w:rtl/>
        </w:rPr>
        <w:t>כל המשמר תורתו נשמתו משתמרת, וכל שאינו משמר את התורה אין נשמתו משתמרת.</w:t>
      </w:r>
    </w:p>
    <w:p>
      <w:pPr>
        <w:pStyle w:val="38"/>
        <w:rPr>
          <w:ins w:id="101946" w:author="מנוע מכני" w:date="2026-10-11T12:04:40Z"/>
        </w:rPr>
      </w:pPr>
      <w:r>
        <w:t>ת</w:t>
      </w:r>
      <w:r>
        <w:t>דר</w:t>
      </w:r>
      <w:r>
        <w:t>"</w:t>
      </w:r>
      <w:r>
        <w:t>י</w:t>
      </w:r>
      <w:r>
        <w:t xml:space="preserve">:</w:t>
      </w:r>
    </w:p>
    <w:p w:rsidR="00DA63EC" w:rsidRDefault="00DA63EC" w:rsidP="00DA63EC">
      <w:pPr>
        <w:tabs>
          <w:tab w:val="center" w:pos="2835"/>
        </w:tabs>
        <w:rPr>
          <w:rtl/>
        </w:rPr>
      </w:pPr>
      <w:del w:id="101947" w:author="מנוע מכני" w:date="2026-10-11T12:04:40Z">
        <w:r>
          <w:rPr>
            <w:rtl/>
          </w:rPr>
          <w:delText xml:space="preserve"> </w:delText>
        </w:r>
      </w:del>
      <w:r>
        <w:rPr>
          <w:rtl/>
        </w:rPr>
        <w:t xml:space="preserve">משל לאדם שמסר צפור דרור לעבדו, </w:t>
      </w:r>
      <w:r>
        <w:rPr>
          <w:rtl/>
        </w:rPr>
        <w:t xml:space="preserve">אמר</w:t>
      </w:r>
      <w:r>
        <w:rPr>
          <w:rtl/>
        </w:rPr>
        <w:t xml:space="preserve">: כמדומה אתה שאם אתה מאבדה שאני נוטל ממך איסר בדמיה? נשמתך אני נוטל ממך.</w:t>
      </w:r>
    </w:p>
    <w:p w:rsidR="00DA63EC" w:rsidRDefault="00DA63EC" w:rsidP="00DA63EC">
      <w:pPr>
        <w:pStyle w:val="affffd"/>
        <w:rPr>
          <w:rtl/>
        </w:rPr>
      </w:pPr>
      <w:r>
        <w:rPr>
          <w:rtl/>
        </w:rPr>
        <w:t>׹</w:t>
      </w:r>
    </w:p>
    <w:p>
      <w:pPr>
        <w:pStyle w:val="MishnaBatzad"/>
        <w:rPr>
          <w:ins w:id="20484" w:author="קלוד" w:date="2026-10-11T09:07:26Z"/>
        </w:rPr>
      </w:pPr>
      <w:ins w:id="20483" w:author="קלוד" w:date="2026-10-11T09:07:26Z">
        <w:r>
          <w:t xml:space="preserve">משנה ז</w:t>
        </w:r>
      </w:ins>
    </w:p>
    <w:p w:rsidR="00DA63EC" w:rsidRPr="000A334C" w:rsidRDefault="00DA63EC" w:rsidP="003B6D22">
      <w:pPr>
        <w:pStyle w:val="afff9"/>
        <w:rPr>
          <w:del w:id="20282" w:author="קלוד" w:date="2026-10-11T09:07:26Z"/>
          <w:rtl/>
        </w:rPr>
      </w:pPr>
      <w:del w:id="20281" w:author="קלוד" w:date="2026-10-11T09:07:26Z">
        <w:r w:rsidRPr="000A334C">
          <w:rPr>
            <w:rtl/>
          </w:rPr>
          <w:delText xml:space="preserve">מתני'.</w:delText>
        </w:r>
      </w:del>
    </w:p>
    <w:p w:rsidR="00DA63EC" w:rsidRPr="000A334C" w:rsidRDefault="00DA63EC" w:rsidP="003B6D22">
      <w:pPr>
        <w:pStyle w:val="afff9"/>
        <w:spacing w:before="120"/>
        <w:rPr>
          <w:rtl/>
        </w:rPr>
        <w:pPrChange w:id="90081" w:author="קלוד" w:date="2026-10-11T12:09:42Z">
          <w:pPr>
            <w:pStyle w:val="afff9"/>
          </w:pPr>
        </w:pPrChange>
      </w:pPr>
      <w:r w:rsidRPr="000A334C">
        <w:rPr>
          <w:rtl/>
        </w:rPr>
        <w:t xml:space="preserve">שני שולחנות היו באולם מבפנים על פתח הבית, אחד של שייש ואחד של זהב, על של שייש נותנים לחם הפנים בכניסתו ועל של זהב ביציאתו, </w:t>
      </w:r>
    </w:p>
    <w:p w:rsidR="00DA63EC" w:rsidRPr="000A334C" w:rsidRDefault="00DA63EC" w:rsidP="003B6D22">
      <w:pPr>
        <w:pStyle w:val="afff9"/>
        <w:rPr>
          <w:rtl/>
        </w:rPr>
      </w:pPr>
      <w:r w:rsidRPr="000A334C">
        <w:rPr>
          <w:rtl/>
        </w:rPr>
        <w:t>שמעלין בקודש ולא מורידין, ואחד של זהב מבפנים שעליו לחם הפנים תמיד.</w:t>
      </w:r>
    </w:p>
    <w:p w:rsidR="00DA63EC" w:rsidRPr="000A334C" w:rsidRDefault="00DA63EC" w:rsidP="003B6D22">
      <w:pPr>
        <w:pStyle w:val="afff9"/>
        <w:rPr>
          <w:rtl/>
        </w:rPr>
      </w:pPr>
      <w:r w:rsidRPr="000A334C">
        <w:rPr>
          <w:rtl/>
        </w:rPr>
        <w:t xml:space="preserve">וארבעה כהנים נכנסין, שנים בידם שני סדרים ושנים בידם שני בזיכין, </w:t>
      </w:r>
    </w:p>
    <w:p w:rsidR="00DA63EC" w:rsidRPr="000A334C" w:rsidRDefault="00DA63EC" w:rsidP="003B6D22">
      <w:pPr>
        <w:pStyle w:val="afff9"/>
        <w:rPr>
          <w:rtl/>
        </w:rPr>
      </w:pPr>
      <w:r w:rsidRPr="000A334C">
        <w:rPr>
          <w:rtl/>
        </w:rPr>
        <w:t xml:space="preserve">וארבעה מקדימין לפניהם, שנים ליטול שני סדרים ושנים ליטול שני בזיכין, </w:t>
      </w:r>
    </w:p>
    <w:p w:rsidR="00DA63EC" w:rsidRPr="000A334C" w:rsidRDefault="00DA63EC" w:rsidP="003B6D22">
      <w:pPr>
        <w:pStyle w:val="afff9"/>
        <w:rPr>
          <w:rtl/>
        </w:rPr>
      </w:pPr>
      <w:r w:rsidRPr="000A334C">
        <w:rPr>
          <w:rtl/>
        </w:rPr>
        <w:t xml:space="preserve">המכניסים עומדים בצפון ופניהם לדרום, והמוציאין עומדים בדרום ופניהם בצפון, </w:t>
      </w:r>
    </w:p>
    <w:p w:rsidR="00DA63EC" w:rsidRPr="000A334C" w:rsidRDefault="00DA63EC" w:rsidP="003B6D22">
      <w:pPr>
        <w:pStyle w:val="afff9"/>
        <w:rPr>
          <w:rtl/>
        </w:rPr>
      </w:pPr>
      <w:r>
        <w:rPr>
          <w:rtl/>
        </w:rPr>
        <w:t xml:space="preserve">אלו מושכין ואלו מניחין, וטפחו של זה כנגד טפחו של זה, שנאמר: לפני תמיד; </w:t>
      </w:r>
      <w:r>
        <w:rPr>
          <w:rStyle w:val="TanaimMishna"/>
          <w:rtl/>
          <w:rPrChange w:id="103775" w:author="Claude" w:date="2026-10-11T09:07:48Z">
            <w:rPr>
              <w:rtl/>
            </w:rPr>
          </w:rPrChange>
        </w:rPr>
        <w:t xml:space="preserve">ר' יוסי</w:t>
      </w:r>
      <w:r>
        <w:rPr>
          <w:rtl/>
        </w:rPr>
        <w:t xml:space="preserve"> אומר</w:t>
      </w:r>
      <w:r>
        <w:rPr>
          <w:rStyle w:val="TanaimMishna"/>
          <w:rtl/>
          <w:rPrChange w:id="103776" w:author="Claude" w:date="2026-10-11T09:07:48Z">
            <w:rPr>
              <w:rtl/>
            </w:rPr>
          </w:rPrChange>
        </w:rPr>
        <w:t xml:space="preserve">:</w:t>
      </w:r>
      <w:r>
        <w:rPr>
          <w:rtl/>
        </w:rPr>
        <w:t xml:space="preserve"> אפי' אלו נוטלין ואלו מניחין, אף היא היתה תמיד.</w:t>
      </w:r>
    </w:p>
    <w:p w:rsidR="00DA63EC" w:rsidRPr="000A334C" w:rsidRDefault="00DA63EC" w:rsidP="003B6D22">
      <w:pPr>
        <w:pStyle w:val="afff9"/>
        <w:rPr>
          <w:rtl/>
        </w:rPr>
      </w:pPr>
      <w:r w:rsidRPr="000A334C">
        <w:rPr>
          <w:rtl/>
        </w:rPr>
        <w:t>יצאו ונתנום על שלחן הזהב שהיה באולם.</w:t>
      </w:r>
    </w:p>
    <w:p w:rsidR="00DA63EC" w:rsidRPr="000A334C" w:rsidRDefault="00DA63EC" w:rsidP="003B6D22">
      <w:pPr>
        <w:pStyle w:val="afff9"/>
        <w:rPr>
          <w:rtl/>
        </w:rPr>
      </w:pPr>
      <w:r w:rsidRPr="000A334C">
        <w:rPr>
          <w:rtl/>
        </w:rPr>
        <w:t>הקטירו הבזיכין, והחלות מתחלקות לכהנים.</w:t>
      </w:r>
    </w:p>
    <w:p w:rsidR="00DA63EC" w:rsidRPr="000A334C" w:rsidRDefault="00DA63EC" w:rsidP="003B6D22">
      <w:pPr>
        <w:pStyle w:val="afff9"/>
        <w:rPr>
          <w:rtl/>
        </w:rPr>
      </w:pPr>
      <w:r w:rsidRPr="000A334C">
        <w:rPr>
          <w:rtl/>
        </w:rPr>
        <w:t xml:space="preserve">חל יום כיפורים להיות בשבת - החלות מתחלקות לערב; </w:t>
      </w:r>
    </w:p>
    <w:p w:rsidR="00DA63EC" w:rsidRPr="000A334C" w:rsidRDefault="00DA63EC" w:rsidP="003B6D22">
      <w:pPr>
        <w:pStyle w:val="afff9"/>
        <w:rPr>
          <w:rtl/>
        </w:rPr>
      </w:pPr>
      <w:r w:rsidRPr="000A334C">
        <w:rPr>
          <w:rtl/>
        </w:rPr>
        <w:t>חל להיות בערב שבת - שעיר של יום הכפורים נאכל לערב, והבבליים אוכלין אותו כשהוא חי, מפני שדעתן יפה.</w:t>
      </w:r>
    </w:p>
    <w:p w:rsidR="00DA63EC" w:rsidRDefault="00DA63EC" w:rsidP="00DA63EC">
      <w:pPr>
        <w:pStyle w:val="affffd"/>
        <w:rPr>
          <w:rtl/>
        </w:rPr>
      </w:pPr>
      <w:r>
        <w:rPr>
          <w:rtl/>
        </w:rPr>
        <w:t>׹</w:t>
      </w:r>
    </w:p>
    <w:p>
      <w:pPr>
        <w:pStyle w:val="afffff8"/>
        <w:rPr>
          <w:ins w:id="90099" w:author="קלוד" w:date="2026-10-11T12:32:08Z"/>
        </w:rPr>
      </w:pPr>
      <w:ins w:id="90100" w:author="קלוד" w:date="2026-10-11T12:32:08Z">
        <w:r>
          <w:rPr>
            <w:color w:val="7B3F00"/>
          </w:rPr>
          <w:t xml:space="preserve">'לפני תמיד' - סילק בשחרית וסידר בערבית</w:t>
        </w:r>
      </w:ins>
    </w:p>
    <w:p>
      <w:pPr>
        <w:pStyle w:val="38"/>
        <w:rPr>
          <w:ins w:id="101948" w:author="מנוע מכני" w:date="2026-10-11T12:04:40Z"/>
        </w:rPr>
      </w:pPr>
      <w:r>
        <w:t xml:space="preserve">תניא</w:t>
      </w:r>
      <w:r>
        <w:t xml:space="preserve">, רבי יוסי</w:t>
      </w:r>
      <w:del w:id="102586" w:author="מנוע מכני" w:date="2026-10-11T12:04:40Z">
        <w:r>
          <w:delText xml:space="preserve"> אומר</w:delText>
        </w:r>
      </w:del>
      <w:r>
        <w:t xml:space="preserve">:</w:t>
      </w:r>
    </w:p>
    <w:p w:rsidR="00DA63EC" w:rsidRDefault="00DA63EC" w:rsidP="00DA63EC">
      <w:pPr>
        <w:tabs>
          <w:tab w:val="center" w:pos="2835"/>
        </w:tabs>
        <w:rPr>
          <w:rtl/>
        </w:rPr>
      </w:pPr>
      <w:del w:id="101949" w:author="מנוע מכני" w:date="2026-10-11T12:04:40Z">
        <w:r>
          <w:rPr>
            <w:rtl/>
          </w:rPr>
          <w:delText xml:space="preserve"> </w:delText>
        </w:r>
      </w:del>
      <w:r>
        <w:rPr>
          <w:rtl/>
        </w:rPr>
        <w:t xml:space="preserve">אפי' סילק את הישנה שחרית וסידר את החדשה ערבית - אין בכך כלום, </w:t>
      </w:r>
    </w:p>
    <w:p>
      <w:pPr>
        <w:pStyle w:val="38"/>
        <w:rPr>
          <w:ins w:id="101950" w:author="מנוע מכני" w:date="2026-10-11T12:04:40Z"/>
        </w:rPr>
      </w:pPr>
      <w:r>
        <w:t xml:space="preserve">אלא</w:t>
      </w:r>
    </w:p>
    <w:p w:rsidR="00DA63EC" w:rsidRDefault="00DA63EC" w:rsidP="00DA63EC">
      <w:pPr>
        <w:tabs>
          <w:tab w:val="center" w:pos="2835"/>
        </w:tabs>
        <w:rPr>
          <w:rtl/>
        </w:rPr>
      </w:pPr>
      <w:del w:id="101951" w:author="מנוע מכני" w:date="2026-10-11T12:04:40Z">
        <w:r>
          <w:rPr>
            <w:rtl/>
          </w:rPr>
          <w:delText xml:space="preserve"> </w:delText>
        </w:r>
      </w:del>
      <w:r>
        <w:rPr>
          <w:rtl/>
        </w:rPr>
        <w:t xml:space="preserve">מה אני מקיים </w:t>
      </w:r>
      <w:r>
        <w:rPr>
          <w:rFonts w:hint="cs"/>
          <w:rtl/>
        </w:rPr>
        <w:t>'</w:t>
      </w:r>
      <w:ins w:id="91099" w:author="Claude - סמנטי" w:date="2026-10-11T12:27:00Z">
        <w:r>
          <w:rPr>
            <w:rStyle w:val="afffff0"/>
            <w:rtl/>
          </w:rPr>
          <w:t xml:space="preserve">לְפָנַי תָּמִיד</w:t>
        </w:r>
      </w:ins>
      <w:del w:id="91100" w:author="Claude - סמנטי" w:date="2026-10-11T12:27:00Z">
        <w:r>
          <w:rPr>
            <w:rtl/>
          </w:rPr>
          <w:delText xml:space="preserve">לפני תמיד</w:delText>
        </w:r>
      </w:del>
      <w:r>
        <w:rPr>
          <w:rFonts w:hint="cs"/>
          <w:rtl/>
        </w:rPr>
        <w:t>'</w:t>
      </w:r>
      <w:r>
        <w:rPr>
          <w:rtl/>
        </w:rPr>
        <w:t>? שלא ילין שלחן בלא לחם.</w:t>
      </w:r>
    </w:p>
    <w:p>
      <w:pPr>
        <w:pStyle w:val="afffff8"/>
        <w:rPr>
          <w:ins w:id="90097" w:author="קלוד" w:date="2026-10-11T12:32:08Z"/>
        </w:rPr>
      </w:pPr>
      <w:ins w:id="90098" w:author="קלוד" w:date="2026-10-11T12:32:08Z">
        <w:r>
          <w:rPr>
            <w:color w:val="7B3F00"/>
          </w:rPr>
          <w:t xml:space="preserve">'לא ימוש ספר התורה' - פרק שחרית ופרק ערבית</w:t>
        </w:r>
      </w:ins>
    </w:p>
    <w:p>
      <w:pPr>
        <w:pStyle w:val="38"/>
        <w:rPr>
          <w:ins w:id="101952" w:author="מנוע מכני" w:date="2026-10-11T12:04:40Z"/>
        </w:rPr>
      </w:pPr>
      <w:r>
        <w:t xml:space="preserve">א"ר אמי:</w:t>
      </w:r>
    </w:p>
    <w:p w:rsidR="00DA63EC" w:rsidRDefault="00DA63EC" w:rsidP="00DA63EC">
      <w:pPr>
        <w:tabs>
          <w:tab w:val="center" w:pos="2835"/>
        </w:tabs>
        <w:rPr>
          <w:rtl/>
        </w:rPr>
      </w:pPr>
      <w:del w:id="101953" w:author="מנוע מכני" w:date="2026-10-11T12:04:40Z">
        <w:r>
          <w:rPr>
            <w:rtl/>
          </w:rPr>
          <w:delText xml:space="preserve"> </w:delText>
        </w:r>
      </w:del>
      <w:r>
        <w:rPr>
          <w:rtl/>
        </w:rPr>
        <w:t xml:space="preserve">מדבריו של </w:t>
      </w:r>
      <w:r>
        <w:rPr>
          <w:rStyle w:val="2fb"/>
          <w:rtl/>
        </w:rPr>
        <w:t xml:space="preserve">ר' יוסי</w:t>
      </w:r>
      <w:r>
        <w:rPr>
          <w:rtl/>
        </w:rPr>
        <w:t xml:space="preserve"> נלמוד, </w:t>
      </w:r>
      <w:ins w:id="90547" w:author="מנוע מכני" w:date="2026-10-11T12:04:40Z">
        <w:r>
          <w:rPr>
            <w:rtl/>
          </w:rPr>
          <w:t xml:space="preserve">אפי'</w:t>
        </w:r>
      </w:ins>
      <w:del w:id="90548" w:author="מנוע מכני" w:date="2026-10-11T12:04:40Z">
        <w:r>
          <w:rPr>
            <w:rtl/>
          </w:rPr>
          <w:delText xml:space="preserve">אפילו</w:delText>
        </w:r>
      </w:del>
      <w:r>
        <w:rPr>
          <w:rtl/>
        </w:rPr>
        <w:t xml:space="preserve"> </w:t>
      </w:r>
      <w:r>
        <w:rPr>
          <w:rtl/>
        </w:rPr>
        <w:t xml:space="preserve">לא</w:t>
      </w:r>
      <w:r>
        <w:rPr>
          <w:rtl/>
        </w:rPr>
        <w:t xml:space="preserve"> שנה אדם אלא פרק אחד שחרית ופרק אחד ערבית, קיים מצות</w:t>
      </w:r>
      <w:r w:rsidRPr="00A71A5E">
        <w:rPr>
          <w:rStyle w:val="afffff0"/>
          <w:rtl/>
        </w:rPr>
        <w:t xml:space="preserve"> </w:t>
      </w:r>
      <w:r w:rsidRPr="00A71A5E">
        <w:rPr>
          <w:rStyle w:val="afffff0"/>
          <w:rFonts w:hint="cs"/>
          <w:rtl/>
        </w:rPr>
        <w:t>'</w:t>
      </w:r>
      <w:ins w:id="91101" w:author="Claude - סמנטי" w:date="2026-10-11T12:27:00Z">
        <w:r>
          <w:rPr>
            <w:rStyle w:val="afffff0"/>
            <w:rtl/>
          </w:rPr>
          <w:t xml:space="preserve">לֹא יָמוּשׁ סֵפֶר הַתּוֹרָה הַזֶּה מִפִּיךָ</w:t>
        </w:r>
      </w:ins>
      <w:del w:id="91102" w:author="Claude - סמנטי" w:date="2026-10-11T12:27:00Z">
        <w:r w:rsidRPr="00A71A5E">
          <w:rPr>
            <w:rStyle w:val="afffff0"/>
            <w:rtl/>
          </w:rPr>
          <w:delText xml:space="preserve">לא ימוש</w:delText>
        </w:r>
        <w:r>
          <w:rPr>
            <w:rStyle w:val="afffff0"/>
            <w:rtl/>
          </w:rPr>
          <w:delText xml:space="preserve"> </w:delText>
        </w:r>
        <w:r w:rsidRPr="00A71A5E">
          <w:rPr>
            <w:rStyle w:val="afffff0"/>
            <w:rtl/>
          </w:rPr>
          <w:delText xml:space="preserve">ספר התורה הזה מפיך</w:delText>
        </w:r>
      </w:del>
      <w:ins w:id="95451" w:author="מנוע מכני" w:date="2026-10-11T12:04:40Z"/>
      <w:del w:id="95452"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w:t>
      </w:r>
    </w:p>
    <w:p>
      <w:pPr>
        <w:pStyle w:val="38"/>
        <w:rPr>
          <w:ins w:id="101954" w:author="מנוע מכני" w:date="2026-10-11T12:04:40Z"/>
        </w:rPr>
      </w:pPr>
      <w:r>
        <w:t>ארי</w:t>
      </w:r>
      <w:r>
        <w:t>"</w:t>
      </w:r>
      <w:r>
        <w:t>ו מרשב</w:t>
      </w:r>
      <w:r>
        <w:t>"</w:t>
      </w:r>
      <w:r>
        <w:t>י</w:t>
      </w:r>
      <w:r>
        <w:t xml:space="preserve">:</w:t>
      </w:r>
    </w:p>
    <w:p w:rsidR="00DA63EC" w:rsidRDefault="00DA63EC" w:rsidP="00DA63EC">
      <w:pPr>
        <w:tabs>
          <w:tab w:val="center" w:pos="2835"/>
        </w:tabs>
        <w:rPr>
          <w:rtl/>
        </w:rPr>
      </w:pPr>
      <w:del w:id="101955" w:author="מנוע מכני" w:date="2026-10-11T12:04:40Z">
        <w:r>
          <w:rPr>
            <w:rtl/>
          </w:rPr>
          <w:delText xml:space="preserve"> </w:delText>
        </w:r>
      </w:del>
      <w:r>
        <w:rPr>
          <w:rtl/>
        </w:rPr>
        <w:t xml:space="preserve">אפי' </w:t>
      </w:r>
      <w:r>
        <w:rPr>
          <w:rtl/>
        </w:rPr>
        <w:t xml:space="preserve">לא</w:t>
      </w:r>
      <w:r>
        <w:rPr>
          <w:rtl/>
        </w:rPr>
        <w:t xml:space="preserve"> קרא אדם אלא קרית שמע שחרית וערבית - קיים </w:t>
      </w:r>
      <w:r>
        <w:rPr>
          <w:rtl/>
        </w:rPr>
        <w:t xml:space="preserve">לא</w:t>
      </w:r>
      <w:r>
        <w:rPr>
          <w:rtl/>
        </w:rPr>
        <w:t xml:space="preserve"> ימוש, ודבר זה אסור לאומרו בפני עמי הארץ.</w:t>
      </w:r>
    </w:p>
    <w:p>
      <w:pPr>
        <w:pStyle w:val="38"/>
        <w:rPr>
          <w:ins w:id="101957" w:author="מנוע מכני" w:date="2026-10-11T12:04:40Z"/>
        </w:rPr>
      </w:pPr>
      <w:del w:id="101956" w:author="מנוע מכני" w:date="2026-10-11T12:04:40Z">
        <w:r>
          <w:delText xml:space="preserve">•</w:delText>
        </w:r>
      </w:del>
      <w:r>
        <w:t xml:space="preserve"> ורבא:</w:t>
      </w:r>
    </w:p>
    <w:p w:rsidR="00DA63EC" w:rsidRDefault="00DA63EC" w:rsidP="00DA63EC">
      <w:pPr>
        <w:tabs>
          <w:tab w:val="center" w:pos="2835"/>
        </w:tabs>
        <w:rPr>
          <w:rtl/>
        </w:rPr>
      </w:pPr>
      <w:del w:id="101958" w:author="מנוע מכני" w:date="2026-10-11T12:04:40Z">
        <w:r>
          <w:rPr>
            <w:rtl/>
          </w:rPr>
          <w:delText xml:space="preserve"> </w:delText>
        </w:r>
      </w:del>
      <w:r>
        <w:rPr>
          <w:rtl/>
        </w:rPr>
        <w:t xml:space="preserve">מצוה לאומרו בפני עמי הארץ.</w:t>
      </w:r>
    </w:p>
    <w:p>
      <w:pPr>
        <w:pStyle w:val="afffff8"/>
        <w:rPr>
          <w:ins w:id="90095" w:author="קלוד" w:date="2026-10-11T12:32:08Z"/>
        </w:rPr>
      </w:pPr>
      <w:ins w:id="90096" w:author="קלוד" w:date="2026-10-11T12:32:08Z">
        <w:r>
          <w:rPr>
            <w:color w:val="7B3F00"/>
          </w:rPr>
          <w:t xml:space="preserve">חכמת יונית - בשעה שאינה לא מן היום ולא מן הלילה</w:t>
        </w:r>
      </w:ins>
    </w:p>
    <w:p w:rsidR="00DA63EC" w:rsidRDefault="00DA63EC" w:rsidP="00DA63EC">
      <w:pPr>
        <w:tabs>
          <w:tab w:val="center" w:pos="2835"/>
        </w:tabs>
        <w:rPr>
          <w:rtl/>
        </w:rPr>
      </w:pPr>
      <w:r>
        <w:rPr>
          <w:rtl/>
        </w:rPr>
        <w:t xml:space="preserve">שאל בן דמה בן אחותו של </w:t>
      </w:r>
      <w:r>
        <w:rPr>
          <w:rStyle w:val="2fb"/>
          <w:rtl/>
        </w:rPr>
        <w:t xml:space="preserve">ר' ישמעאל</w:t>
      </w:r>
      <w:r>
        <w:rPr>
          <w:rtl/>
        </w:rPr>
        <w:t xml:space="preserve"> את </w:t>
      </w:r>
      <w:r>
        <w:rPr>
          <w:rStyle w:val="2fb"/>
          <w:rtl/>
        </w:rPr>
        <w:t xml:space="preserve">ר' ישמעאל</w:t>
      </w:r>
      <w:r>
        <w:rPr>
          <w:rtl/>
        </w:rPr>
        <w:t xml:space="preserve">: כגון אני שלמדתי כל התורה כולה, מהו ללמוד חכמת יונית? קרא עליו המקרא הזה: </w:t>
      </w:r>
      <w:r>
        <w:rPr>
          <w:rStyle w:val="afffff0"/>
          <w:rtl/>
          <w:rPrChange w:id="9087" w:author="מנוע פסוקים" w:date="2026-10-11T09:32:13Z">
            <w:rPr>
              <w:rtl/>
            </w:rPr>
          </w:rPrChange>
        </w:rPr>
        <w:t xml:space="preserve">לא</w:t>
      </w:r>
      <w:r>
        <w:rPr>
          <w:rStyle w:val="afffff0"/>
          <w:rtl/>
          <w:rPrChange w:id="9088" w:author="מנוע פסוקים" w:date="2026-10-11T09:32:13Z">
            <w:rPr>
              <w:rtl/>
            </w:rPr>
          </w:rPrChange>
        </w:rPr>
        <w:t xml:space="preserve"> ימוש ספר התורה הזה מפיך והגית בו יומם ולילה</w:t>
      </w:r>
      <w:r>
        <w:rPr>
          <w:rtl/>
        </w:rPr>
        <w:t xml:space="preserve">, צא ובדוק שעה שאינה </w:t>
      </w:r>
      <w:r>
        <w:rPr>
          <w:rtl/>
        </w:rPr>
        <w:t xml:space="preserve">לא</w:t>
      </w:r>
      <w:r>
        <w:rPr>
          <w:rtl/>
        </w:rPr>
        <w:t xml:space="preserve"> מן היום ולא מן הלילה ולמוד בה חכמת יונית.</w:t>
      </w:r>
    </w:p>
    <w:p>
      <w:pPr>
        <w:pStyle w:val="38"/>
        <w:rPr>
          <w:ins w:id="101959" w:author="מנוע מכני" w:date="2026-10-11T12:04:40Z"/>
        </w:rPr>
      </w:pPr>
      <w:r>
        <w:lastRenderedPageBreak/>
        <w:t>ופליגא דר</w:t>
      </w:r>
      <w:r>
        <w:t>שב</w:t>
      </w:r>
      <w:r>
        <w:t>"</w:t>
      </w:r>
      <w:r>
        <w:t>נ דאר</w:t>
      </w:r>
      <w:r>
        <w:t>"</w:t>
      </w:r>
      <w:r>
        <w:t>יו</w:t>
      </w:r>
      <w:r>
        <w:t xml:space="preserve">:</w:t>
      </w:r>
    </w:p>
    <w:p w:rsidR="00DA63EC" w:rsidRDefault="00DA63EC" w:rsidP="00DA63EC">
      <w:pPr>
        <w:tabs>
          <w:tab w:val="center" w:pos="2835"/>
        </w:tabs>
        <w:rPr>
          <w:rtl/>
        </w:rPr>
      </w:pPr>
      <w:del w:id="101960" w:author="מנוע מכני" w:date="2026-10-11T12:04:40Z">
        <w:r>
          <w:rPr>
            <w:rtl/>
          </w:rPr>
          <w:delText xml:space="preserve"> </w:delText>
        </w:r>
      </w:del>
      <w:r>
        <w:rPr>
          <w:rtl/>
        </w:rPr>
        <w:t xml:space="preserve">פסוק זה אינו </w:t>
      </w:r>
      <w:r>
        <w:rPr>
          <w:rtl/>
        </w:rPr>
        <w:t xml:space="preserve">לא</w:t>
      </w:r>
      <w:r>
        <w:rPr>
          <w:rtl/>
        </w:rPr>
        <w:t xml:space="preserve"> חובה ולא מצוה אלא ברכה, ראה </w:t>
      </w:r>
      <w:r>
        <w:rPr>
          <w:rtl/>
        </w:rPr>
        <w:t xml:space="preserve">הקב"ה</w:t>
      </w:r>
      <w:r>
        <w:rPr>
          <w:rtl/>
        </w:rPr>
        <w:t xml:space="preserve"> את יהושע שדברי תורה חביבים עליו ביותר, שנא</w:t>
      </w:r>
      <w:r>
        <w:rPr>
          <w:rFonts w:hint="cs"/>
          <w:rtl/>
        </w:rPr>
        <w:t>'</w:t>
      </w:r>
      <w:r>
        <w:rPr>
          <w:rtl/>
        </w:rPr>
        <w:t xml:space="preserve">: </w:t>
      </w:r>
      <w:r>
        <w:rPr>
          <w:rStyle w:val="afffff0"/>
          <w:rtl/>
          <w:rPrChange w:id="9089" w:author="מנוע פסוקים" w:date="2026-10-11T09:32:13Z">
            <w:rPr>
              <w:rtl/>
            </w:rPr>
          </w:rPrChange>
        </w:rPr>
        <w:t xml:space="preserve">ומשרתו יהושע בן נון נער </w:t>
      </w:r>
      <w:r>
        <w:rPr>
          <w:rStyle w:val="afffff0"/>
          <w:rtl/>
          <w:rPrChange w:id="9090" w:author="מנוע פסוקים" w:date="2026-10-11T09:32:13Z">
            <w:rPr>
              <w:rtl/>
            </w:rPr>
          </w:rPrChange>
        </w:rPr>
        <w:t xml:space="preserve">לא</w:t>
      </w:r>
      <w:r>
        <w:rPr>
          <w:rStyle w:val="afffff0"/>
          <w:rtl/>
          <w:rPrChange w:id="9091" w:author="מנוע פסוקים" w:date="2026-10-11T09:32:13Z">
            <w:rPr>
              <w:rtl/>
            </w:rPr>
          </w:rPrChange>
        </w:rPr>
        <w:t xml:space="preserve"> ימיש מתוך האהל</w:t>
      </w:r>
      <w:r>
        <w:rPr>
          <w:rtl/>
        </w:rPr>
        <w:t xml:space="preserve">, </w:t>
      </w:r>
    </w:p>
    <w:p>
      <w:pPr>
        <w:pStyle w:val="38"/>
        <w:rPr>
          <w:ins w:id="101961" w:author="מנוע מכני" w:date="2026-10-11T12:04:40Z"/>
        </w:rPr>
      </w:pPr>
      <w:r>
        <w:t xml:space="preserve">א"ל</w:t>
      </w:r>
      <w:r>
        <w:t xml:space="preserve"> </w:t>
      </w:r>
      <w:r>
        <w:t xml:space="preserve">הקב"ה</w:t>
      </w:r>
      <w:r>
        <w:t xml:space="preserve">:</w:t>
      </w:r>
    </w:p>
    <w:p w:rsidR="00DA63EC" w:rsidRDefault="00DA63EC" w:rsidP="00DA63EC">
      <w:pPr>
        <w:tabs>
          <w:tab w:val="center" w:pos="2835"/>
        </w:tabs>
        <w:rPr>
          <w:rtl/>
        </w:rPr>
      </w:pPr>
      <w:del w:id="101962" w:author="מנוע מכני" w:date="2026-10-11T12:04:40Z">
        <w:r>
          <w:rPr>
            <w:rtl/>
          </w:rPr>
          <w:delText xml:space="preserve"> </w:delText>
        </w:r>
      </w:del>
      <w:r>
        <w:rPr>
          <w:rtl/>
        </w:rPr>
        <w:t xml:space="preserve">יהושע, כל כך חביבין עליך דברי תורה? </w:t>
      </w:r>
      <w:r>
        <w:rPr>
          <w:rStyle w:val="afffff0"/>
          <w:rtl/>
          <w:rPrChange w:id="9092" w:author="מנוע פסוקים" w:date="2026-10-11T09:32:13Z">
            <w:rPr>
              <w:rtl/>
            </w:rPr>
          </w:rPrChange>
        </w:rPr>
        <w:t xml:space="preserve">לא</w:t>
      </w:r>
      <w:r>
        <w:rPr>
          <w:rStyle w:val="afffff0"/>
          <w:rtl/>
          <w:rPrChange w:id="9093" w:author="מנוע פסוקים" w:date="2026-10-11T09:32:13Z">
            <w:rPr>
              <w:rtl/>
            </w:rPr>
          </w:rPrChange>
        </w:rPr>
        <w:t xml:space="preserve"> ימוש ספר התורה הזה מפיך</w:t>
      </w:r>
      <w:r>
        <w:rPr>
          <w:rtl/>
        </w:rPr>
        <w:t xml:space="preserve">.</w:t>
      </w:r>
    </w:p>
    <w:p>
      <w:pPr>
        <w:pStyle w:val="38"/>
        <w:rPr>
          <w:ins w:id="101963" w:author="מנוע מכני" w:date="2026-10-11T12:04:40Z"/>
        </w:rPr>
      </w:pPr>
      <w:r>
        <w:t>תנא ד</w:t>
      </w:r>
      <w:r>
        <w:t>רי</w:t>
      </w:r>
      <w:r>
        <w:t>"</w:t>
      </w:r>
      <w:r>
        <w:t>ש</w:t>
      </w:r>
      <w:r>
        <w:t xml:space="preserve">:</w:t>
      </w:r>
    </w:p>
    <w:p w:rsidR="00DA63EC" w:rsidRDefault="00DA63EC" w:rsidP="00DA63EC">
      <w:pPr>
        <w:tabs>
          <w:tab w:val="center" w:pos="2835"/>
        </w:tabs>
        <w:rPr>
          <w:rtl/>
        </w:rPr>
      </w:pPr>
      <w:del w:id="101964" w:author="מנוע מכני" w:date="2026-10-11T12:04:40Z">
        <w:r>
          <w:rPr>
            <w:rtl/>
          </w:rPr>
          <w:delText xml:space="preserve"> </w:delText>
        </w:r>
      </w:del>
      <w:r>
        <w:rPr>
          <w:rtl/>
        </w:rPr>
        <w:t xml:space="preserve">דברי תורה </w:t>
      </w:r>
      <w:r>
        <w:rPr>
          <w:rtl/>
        </w:rPr>
        <w:t xml:space="preserve">לא</w:t>
      </w:r>
      <w:r>
        <w:rPr>
          <w:rtl/>
        </w:rPr>
        <w:t xml:space="preserve"> יהו עליך חובה, ואי אתה רשאי לפטור עצמך מהן.</w:t>
      </w:r>
    </w:p>
    <w:p>
      <w:pPr>
        <w:pStyle w:val="afffff8"/>
        <w:rPr>
          <w:ins w:id="90093" w:author="קלוד" w:date="2026-10-11T12:32:08Z"/>
        </w:rPr>
      </w:pPr>
      <w:ins w:id="90094" w:author="קלוד" w:date="2026-10-11T12:32:08Z">
        <w:r>
          <w:rPr>
            <w:color w:val="7B3F00"/>
          </w:rPr>
          <w:t xml:space="preserve">'ואף הסיתך מפי צר' - גיהנם, פיה צר ועמוקה</w:t>
        </w:r>
      </w:ins>
    </w:p>
    <w:p>
      <w:pPr>
        <w:pStyle w:val="38"/>
        <w:rPr>
          <w:ins w:id="101965" w:author="מנוע מכני" w:date="2026-10-11T12:04:40Z"/>
        </w:rPr>
      </w:pPr>
      <w:r>
        <w:t>חזקיה</w:t>
      </w:r>
      <w:r>
        <w:t>:</w:t>
      </w:r>
    </w:p>
    <w:p w:rsidR="00DA63EC" w:rsidRDefault="00DA63EC" w:rsidP="00DA63EC">
      <w:pPr>
        <w:tabs>
          <w:tab w:val="center" w:pos="2835"/>
        </w:tabs>
        <w:rPr>
          <w:rtl/>
        </w:rPr>
      </w:pPr>
      <w:del w:id="101966" w:author="מנוע מכני" w:date="2026-10-11T12:04:40Z">
        <w:r w:rsidRPr="00A71A5E">
          <w:rPr>
            <w:rStyle w:val="afffff0"/>
            <w:rFonts w:hint="cs"/>
            <w:rtl/>
          </w:rPr>
          <w:delText xml:space="preserve"> </w:delText>
        </w:r>
      </w:del>
      <w:r w:rsidRPr="00A71A5E">
        <w:rPr>
          <w:rStyle w:val="afffff0"/>
          <w:rFonts w:hint="cs"/>
          <w:rtl/>
        </w:rPr>
        <w:t xml:space="preserve">'</w:t>
      </w:r>
      <w:r w:rsidRPr="00A71A5E">
        <w:rPr>
          <w:rStyle w:val="afffff0"/>
          <w:rtl/>
        </w:rPr>
        <w:t xml:space="preserve">ואף הסיתך מפי צר רחב </w:t>
      </w:r>
      <w:r w:rsidRPr="00A71A5E">
        <w:rPr>
          <w:rStyle w:val="afffff0"/>
          <w:rtl/>
        </w:rPr>
        <w:t xml:space="preserve">לא</w:t>
      </w:r>
      <w:r w:rsidRPr="00A71A5E">
        <w:rPr>
          <w:rStyle w:val="afffff0"/>
          <w:rtl/>
        </w:rPr>
        <w:t xml:space="preserve"> מוצק תחתיה? בוא וראה שלא כמדת </w:t>
      </w:r>
      <w:r w:rsidRPr="00A71A5E">
        <w:rPr>
          <w:rStyle w:val="afffff0"/>
          <w:rtl/>
        </w:rPr>
        <w:t xml:space="preserve">הקב"ה</w:t>
      </w:r>
      <w:r w:rsidRPr="00A71A5E">
        <w:rPr>
          <w:rStyle w:val="afffff0"/>
          <w:rtl/>
        </w:rPr>
        <w:t xml:space="preserve"> מדת בשר ודם, מדת בשר ודם אדם מסית את חבירו מדרכי חיים לדרכי מיתה, והקב"ה מסית את האדם מדרכי מיתה לדרכי חיים, </w:t>
      </w:r>
      <w:ins w:id="96891" w:author="מנוע מכני" w:date="2026-10-11T12:04:40Z">
        <w:r>
          <w:rPr>
            <w:rStyle w:val="afffff0"/>
            <w:rtl/>
          </w:rPr>
          <w:t xml:space="preserve">ד'</w:t>
        </w:r>
      </w:ins>
      <w:del w:id="96892" w:author="מנוע מכני" w:date="2026-10-11T12:04:40Z">
        <w:r w:rsidRPr="00A71A5E">
          <w:rPr>
            <w:rStyle w:val="afffff0"/>
            <w:rtl/>
          </w:rPr>
          <w:delText xml:space="preserve">שנא</w:delText>
        </w:r>
        <w:r w:rsidRPr="00A71A5E">
          <w:rPr>
            <w:rStyle w:val="afffff0"/>
            <w:rFonts w:hint="cs"/>
            <w:rtl/>
          </w:rPr>
          <w:delText xml:space="preserve">'</w:delText>
        </w:r>
        <w:r w:rsidRPr="00A71A5E">
          <w:rPr>
            <w:rStyle w:val="afffff0"/>
            <w:rtl/>
          </w:rPr>
          <w:delText xml:space="preserve">:</w:delText>
        </w:r>
        <w:r>
          <w:rPr>
            <w:rtl/>
          </w:rPr>
          <w:delText xml:space="preserve"> </w:delText>
        </w:r>
        <w:r>
          <w:rPr>
            <w:rFonts w:hint="cs"/>
            <w:rtl/>
          </w:rPr>
          <w:delText xml:space="preserve">'</w:delText>
        </w:r>
      </w:del>
      <w:r>
        <w:rPr>
          <w:rtl/>
        </w:rPr>
        <w:t xml:space="preserve">ואף הסיתך מפי צר, מגיהנם שפיה צר שעשנה צבור בתוכה</w:t>
      </w:r>
      <w:ins w:id="95453" w:author="מנוע מכני" w:date="2026-10-11T12:04:40Z">
        <w:r>
          <w:rPr>
            <w:rtl/>
          </w:rPr>
          <w:t xml:space="preserve">,</w:t>
        </w:r>
      </w:ins>
      <w:del w:id="95454"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ק.</w:t>
      </w:r>
    </w:p>
    <w:p>
      <w:pPr>
        <w:pStyle w:val="38"/>
        <w:rPr>
          <w:ins w:id="101967" w:author="מנוע מכני" w:date="2026-10-11T12:04:40Z"/>
        </w:rPr>
      </w:pPr>
      <w:r>
        <w:t xml:space="preserve">ושמא תאמר:</w:t>
      </w:r>
    </w:p>
    <w:p w:rsidR="00DA63EC" w:rsidRDefault="00DA63EC" w:rsidP="00DA63EC">
      <w:pPr>
        <w:tabs>
          <w:tab w:val="center" w:pos="2835"/>
        </w:tabs>
        <w:rPr>
          <w:rtl/>
        </w:rPr>
      </w:pPr>
      <w:del w:id="101968" w:author="מנוע מכני" w:date="2026-10-11T12:04:40Z">
        <w:r>
          <w:rPr>
            <w:rtl/>
          </w:rPr>
          <w:delText xml:space="preserve"> </w:delText>
        </w:r>
      </w:del>
      <w:r>
        <w:rPr>
          <w:rtl/>
        </w:rPr>
        <w:t xml:space="preserve">כשם שפיה צר כך כולה צרה, </w:t>
      </w:r>
      <w:r>
        <w:rPr>
          <w:rtl/>
        </w:rPr>
        <w:t xml:space="preserve">ת"ל</w:t>
      </w:r>
      <w:r>
        <w:rPr>
          <w:rtl/>
        </w:rPr>
        <w:t xml:space="preserve">: </w:t>
      </w:r>
      <w:r>
        <w:rPr>
          <w:rFonts w:hint="cs"/>
          <w:rtl/>
        </w:rPr>
        <w:t>'</w:t>
      </w:r>
      <w:ins w:id="91103" w:author="Claude - סמנטי" w:date="2026-10-11T12:27:00Z">
        <w:r>
          <w:rPr>
            <w:rStyle w:val="afffff0"/>
            <w:rtl/>
          </w:rPr>
          <w:t xml:space="preserve">הֶעְמִיק הִרְחִיב</w:t>
        </w:r>
      </w:ins>
      <w:del w:id="91104" w:author="Claude - סמנטי" w:date="2026-10-11T12:27:00Z">
        <w:r>
          <w:rPr>
            <w:rtl/>
          </w:rPr>
          <w:delText xml:space="preserve">העמיק הרחיב</w:delText>
        </w:r>
      </w:del>
      <w:r>
        <w:rPr>
          <w:rFonts w:hint="cs"/>
          <w:rtl/>
        </w:rPr>
        <w:t>'</w:t>
      </w:r>
      <w:ins w:id="95455" w:author="מנוע מכני" w:date="2026-10-11T12:04:40Z">
        <w:r>
          <w:rPr>
            <w:rtl/>
          </w:rPr>
          <w:t xml:space="preserve">,</w:t>
        </w:r>
      </w:ins>
      <w:del w:id="95456" w:author="מנוע מכני" w:date="2026-10-11T12:04:40Z">
        <w:r>
          <w:rPr>
            <w:rtl/>
          </w:rPr>
          <w:delText xml:space="preserve">;</w:delText>
        </w:r>
      </w:del>
      <w:r>
        <w:rPr>
          <w:rtl/>
        </w:rPr>
        <w:t xml:space="preserve"> </w:t>
      </w:r>
    </w:p>
    <w:p>
      <w:pPr>
        <w:pStyle w:val="38"/>
        <w:rPr>
          <w:ins w:id="101969" w:author="מנוע מכני" w:date="2026-10-11T12:04:40Z"/>
        </w:rPr>
      </w:pPr>
      <w:r>
        <w:t xml:space="preserve">ושמא תאמר:</w:t>
      </w:r>
    </w:p>
    <w:p w:rsidR="00DA63EC" w:rsidRDefault="00DA63EC" w:rsidP="00DA63EC">
      <w:pPr>
        <w:tabs>
          <w:tab w:val="center" w:pos="2835"/>
        </w:tabs>
        <w:rPr>
          <w:rtl/>
        </w:rPr>
      </w:pPr>
      <w:del w:id="101970" w:author="מנוע מכני" w:date="2026-10-11T12:04:40Z">
        <w:r>
          <w:rPr>
            <w:rtl/>
          </w:rPr>
          <w:delText xml:space="preserve"> </w:delText>
        </w:r>
      </w:del>
      <w:r>
        <w:rPr>
          <w:rtl/>
        </w:rPr>
        <w:t xml:space="preserve">למלך </w:t>
      </w:r>
      <w:r>
        <w:rPr>
          <w:rtl/>
        </w:rPr>
        <w:t xml:space="preserve">לא</w:t>
      </w:r>
      <w:r>
        <w:rPr>
          <w:rtl/>
        </w:rPr>
        <w:t xml:space="preserve"> הוכנה, </w:t>
      </w:r>
      <w:r>
        <w:rPr>
          <w:rtl/>
        </w:rPr>
        <w:t xml:space="preserve">ת"ל</w:t>
      </w:r>
      <w:r>
        <w:rPr>
          <w:rtl/>
        </w:rPr>
        <w:t xml:space="preserve">: </w:t>
      </w:r>
      <w:r>
        <w:rPr>
          <w:rFonts w:hint="cs"/>
          <w:rtl/>
        </w:rPr>
        <w:t>'</w:t>
      </w:r>
      <w:ins w:id="91105" w:author="Claude - סמנטי" w:date="2026-10-11T12:27:00Z">
        <w:r>
          <w:rPr>
            <w:rStyle w:val="afffff0"/>
            <w:rtl/>
          </w:rPr>
          <w:t xml:space="preserve">גַּם הִיא לַמֶּלֶךְ הוּכָן</w:t>
        </w:r>
      </w:ins>
      <w:del w:id="91106" w:author="Claude - סמנטי" w:date="2026-10-11T12:27:00Z">
        <w:r>
          <w:rPr>
            <w:rtl/>
          </w:rPr>
          <w:delText xml:space="preserve">גם היא למלך הוכן</w:delText>
        </w:r>
      </w:del>
      <w:r>
        <w:rPr>
          <w:rFonts w:hint="cs"/>
          <w:rtl/>
        </w:rPr>
        <w:t>'</w:t>
      </w:r>
      <w:ins w:id="95457" w:author="מנוע מכני" w:date="2026-10-11T12:04:40Z">
        <w:r>
          <w:rPr>
            <w:rtl/>
          </w:rPr>
          <w:t xml:space="preserve">,</w:t>
        </w:r>
      </w:ins>
      <w:del w:id="95458" w:author="מנוע מכני" w:date="2026-10-11T12:04:40Z">
        <w:r>
          <w:rPr>
            <w:rtl/>
          </w:rPr>
          <w:delText xml:space="preserve">;</w:delText>
        </w:r>
      </w:del>
      <w:r>
        <w:rPr>
          <w:rtl/>
        </w:rPr>
        <w:t xml:space="preserve"> </w:t>
      </w:r>
    </w:p>
    <w:p>
      <w:pPr>
        <w:pStyle w:val="38"/>
        <w:rPr>
          <w:ins w:id="101971" w:author="מנוע מכני" w:date="2026-10-11T12:04:40Z"/>
        </w:rPr>
      </w:pPr>
      <w:r>
        <w:t xml:space="preserve">ושמא תאמר:</w:t>
      </w:r>
    </w:p>
    <w:p w:rsidR="00DA63EC" w:rsidRDefault="00DA63EC" w:rsidP="00DA63EC">
      <w:pPr>
        <w:tabs>
          <w:tab w:val="center" w:pos="2835"/>
        </w:tabs>
        <w:rPr>
          <w:rtl/>
        </w:rPr>
      </w:pPr>
      <w:del w:id="101972" w:author="מנוע מכני" w:date="2026-10-11T12:04:40Z">
        <w:r>
          <w:rPr>
            <w:rtl/>
          </w:rPr>
          <w:delText xml:space="preserve"> </w:delText>
        </w:r>
      </w:del>
      <w:r>
        <w:rPr>
          <w:rtl/>
        </w:rPr>
        <w:t xml:space="preserve">אין בה עצים, </w:t>
      </w:r>
      <w:r>
        <w:rPr>
          <w:rtl/>
        </w:rPr>
        <w:t xml:space="preserve">ת"ל</w:t>
      </w:r>
      <w:r>
        <w:rPr>
          <w:rtl/>
        </w:rPr>
        <w:t xml:space="preserve">: </w:t>
      </w:r>
      <w:r>
        <w:rPr>
          <w:rFonts w:hint="cs"/>
          <w:rtl/>
        </w:rPr>
        <w:t>'</w:t>
      </w:r>
      <w:ins w:id="91107" w:author="Claude - סמנטי" w:date="2026-10-11T12:27:00Z">
        <w:r>
          <w:rPr>
            <w:rStyle w:val="afffff0"/>
            <w:rtl/>
          </w:rPr>
          <w:t xml:space="preserve">מְדוּרָתָהּ אֵשׁ וְעֵצִים הַרְבֵּה</w:t>
        </w:r>
      </w:ins>
      <w:del w:id="91108" w:author="Claude - סמנטי" w:date="2026-10-11T12:27:00Z">
        <w:r>
          <w:rPr>
            <w:rtl/>
          </w:rPr>
          <w:delText xml:space="preserve">מדורתה אש ועצים הרבה</w:delText>
        </w:r>
      </w:del>
      <w:r>
        <w:rPr>
          <w:rFonts w:hint="cs"/>
          <w:rtl/>
        </w:rPr>
        <w:t>'</w:t>
      </w:r>
      <w:ins w:id="95459" w:author="מנוע מכני" w:date="2026-10-11T12:04:40Z">
        <w:r>
          <w:rPr>
            <w:rtl/>
          </w:rPr>
          <w:t xml:space="preserve">,</w:t>
        </w:r>
      </w:ins>
      <w:del w:id="95460" w:author="מנוע מכני" w:date="2026-10-11T12:04:40Z">
        <w:r>
          <w:rPr>
            <w:rtl/>
          </w:rPr>
          <w:delText xml:space="preserve">;</w:delText>
        </w:r>
      </w:del>
      <w:r>
        <w:rPr>
          <w:rtl/>
        </w:rPr>
        <w:t xml:space="preserve"> </w:t>
      </w:r>
    </w:p>
    <w:p>
      <w:pPr>
        <w:pStyle w:val="38"/>
        <w:rPr>
          <w:ins w:id="101973" w:author="מנוע מכני" w:date="2026-10-11T12:04:40Z"/>
        </w:rPr>
      </w:pPr>
      <w:r>
        <w:t xml:space="preserve">ושמא תאמר:</w:t>
      </w:r>
    </w:p>
    <w:p w:rsidR="00DA63EC" w:rsidRDefault="00DA63EC" w:rsidP="00DA63EC">
      <w:pPr>
        <w:tabs>
          <w:tab w:val="center" w:pos="2835"/>
        </w:tabs>
        <w:rPr>
          <w:rtl/>
        </w:rPr>
      </w:pPr>
      <w:del w:id="101974" w:author="מנוע מכני" w:date="2026-10-11T12:04:40Z">
        <w:r>
          <w:rPr>
            <w:rtl/>
          </w:rPr>
          <w:delText xml:space="preserve"> </w:delText>
        </w:r>
      </w:del>
      <w:r>
        <w:rPr>
          <w:rtl/>
        </w:rPr>
        <w:t xml:space="preserve">זה הוא שכרה, </w:t>
      </w:r>
      <w:r>
        <w:rPr>
          <w:rtl/>
        </w:rPr>
        <w:t xml:space="preserve">ת"ל</w:t>
      </w:r>
      <w:r>
        <w:rPr>
          <w:rtl/>
        </w:rPr>
        <w:t xml:space="preserve">:</w:t>
      </w:r>
      <w:r w:rsidRPr="00A71A5E">
        <w:rPr>
          <w:rStyle w:val="afffff0"/>
          <w:rtl/>
        </w:rPr>
        <w:t xml:space="preserve"> </w:t>
      </w:r>
      <w:r w:rsidRPr="00A71A5E">
        <w:rPr>
          <w:rStyle w:val="afffff0"/>
          <w:rFonts w:hint="cs"/>
          <w:rtl/>
        </w:rPr>
        <w:t>'</w:t>
      </w:r>
      <w:r w:rsidRPr="00A71A5E">
        <w:rPr>
          <w:rStyle w:val="afffff0"/>
          <w:rtl/>
        </w:rPr>
        <w:t>ונחת שולחנך מלא דשן</w:t>
      </w:r>
      <w:r w:rsidRPr="00A71A5E">
        <w:rPr>
          <w:rStyle w:val="afffff0"/>
          <w:rFonts w:hint="cs"/>
          <w:rtl/>
        </w:rPr>
        <w:t>'</w:t>
      </w:r>
      <w:r w:rsidRPr="00A71A5E">
        <w:rPr>
          <w:rStyle w:val="afffff0"/>
          <w:rtl/>
        </w:rPr>
        <w:t>.</w:t>
      </w:r>
    </w:p>
    <w:p w:rsidR="00DA63EC" w:rsidRDefault="00DA63EC" w:rsidP="00DA63EC">
      <w:pPr>
        <w:pStyle w:val="affffd"/>
        <w:rPr>
          <w:del w:id="90151" w:author="מנוע עיצוב" w:date="2026-10-11T12:09:26Z"/>
          <w:rtl/>
        </w:rPr>
      </w:pPr>
      <w:del w:id="90150" w:author="מנוע עיצוב" w:date="2026-10-11T12:09:26Z">
        <w:r>
          <w:rPr>
            <w:rtl/>
          </w:rPr>
          <w:delText xml:space="preserve">׹</w:delText>
        </w:r>
      </w:del>
    </w:p>
    <w:p w:rsidR="00DA63EC" w:rsidRDefault="00DA63EC" w:rsidP="00DA63EC">
      <w:pPr>
        <w:pStyle w:val="affff1"/>
        <w:ind w:end="0"/>
        <w:rPr>
          <w:rtl/>
        </w:rPr>
        <w:pPrChange w:id="20109" w:author="קלוד" w:date="2026-10-11T09:07:26Z">
          <w:pPr>
            <w:pStyle w:val="affff1"/>
            <w:rPr>
              <w:rtl/>
            </w:rPr>
          </w:pPr>
        </w:pPrChange>
      </w:pPr>
      <w:ins w:id="9873" w:author="מספור קטעי משנה" w:date="2026-10-11T09:35:12Z">
        <w:r>
          <w:rPr>
            <w:rStyle w:val="MisparKeta"/>
          </w:rPr>
          <w:t xml:space="preserve">א. </w:t>
        </w:r>
      </w:ins>
      <w:r>
        <w:rPr>
          <w:rtl/>
        </w:rPr>
        <w:t>חל יום הכיפורים להיות בשבת [וכו</w:t>
      </w:r>
      <w:r w:rsidR="005608A0">
        <w:rPr>
          <w:rtl/>
        </w:rPr>
        <w:t>'</w:t>
      </w:r>
      <w:r>
        <w:rPr>
          <w:rtl/>
        </w:rPr>
        <w:t>].</w:t>
      </w:r>
    </w:p>
    <w:p>
      <w:pPr>
        <w:pStyle w:val="38"/>
        <w:rPr>
          <w:ins w:id="101975" w:author="מנוע מכני" w:date="2026-10-11T12:04:40Z"/>
        </w:rPr>
      </w:pPr>
      <w:r w:rsidRPr="00336727">
        <w:t>רבב</w:t>
      </w:r>
      <w:r>
        <w:t>"</w:t>
      </w:r>
      <w:r w:rsidRPr="00336727">
        <w:t>ח מרי</w:t>
      </w:r>
      <w:r>
        <w:t>"</w:t>
      </w:r>
      <w:r w:rsidRPr="00336727">
        <w:t>ו</w:t>
      </w:r>
      <w:r w:rsidRPr="00336727">
        <w:t xml:space="preserve">:</w:t>
      </w:r>
    </w:p>
    <w:p w:rsidR="00DA63EC" w:rsidRDefault="00DA63EC" w:rsidP="00DA63EC">
      <w:pPr>
        <w:rPr>
          <w:rtl/>
        </w:rPr>
      </w:pPr>
      <w:del w:id="101976" w:author="מנוע מכני" w:date="2026-10-11T12:04:40Z">
        <w:r w:rsidRPr="00336727">
          <w:rPr>
            <w:rtl/>
          </w:rPr>
          <w:delText xml:space="preserve"> </w:delText>
        </w:r>
      </w:del>
      <w:r w:rsidRPr="00336727">
        <w:rPr>
          <w:rtl/>
        </w:rPr>
        <w:t xml:space="preserve">לא</w:t>
      </w:r>
      <w:r w:rsidRPr="00336727">
        <w:rPr>
          <w:rtl/>
        </w:rPr>
        <w:t xml:space="preserve"> בבליים הם אלא אלכסנדריים הם, ומתוך ששונאין את בבליים קורין אותם על שם בבליים.</w:t>
      </w:r>
    </w:p>
    <w:p w:rsidR="00DA63EC" w:rsidRDefault="00DA63EC" w:rsidP="00DA63EC">
      <w:pPr>
        <w:tabs>
          <w:tab w:val="center" w:pos="2835"/>
        </w:tabs>
        <w:rPr>
          <w:rtl/>
        </w:rPr>
      </w:pPr>
      <w:r>
        <w:rPr>
          <w:rFonts w:hint="cs"/>
          <w:rtl/>
        </w:rPr>
        <w:t>ותנ</w:t>
      </w:r>
      <w:r>
        <w:rPr>
          <w:rtl/>
        </w:rPr>
        <w:t>"</w:t>
      </w:r>
      <w:r>
        <w:rPr>
          <w:rFonts w:hint="cs"/>
          <w:rtl/>
        </w:rPr>
        <w:t xml:space="preserve">ה </w:t>
      </w:r>
      <w:r>
        <w:rPr>
          <w:rStyle w:val="2fb"/>
          <w:rFonts w:hint="cs"/>
          <w:rtl/>
        </w:rPr>
        <w:t xml:space="preserve">מר' יוסי</w:t>
      </w:r>
    </w:p>
    <w:p>
      <w:pPr>
        <w:pStyle w:val="38"/>
        <w:rPr>
          <w:ins w:id="101977" w:author="מנוע מכני" w:date="2026-10-11T12:04:40Z"/>
        </w:rPr>
      </w:pPr>
      <w:r>
        <w:t xml:space="preserve">א"ל</w:t>
      </w:r>
      <w:r>
        <w:t xml:space="preserve"> ר' יהודה:</w:t>
      </w:r>
    </w:p>
    <w:p w:rsidR="00DA63EC" w:rsidRDefault="00DA63EC" w:rsidP="00DA63EC">
      <w:pPr>
        <w:tabs>
          <w:tab w:val="center" w:pos="2835"/>
        </w:tabs>
        <w:rPr>
          <w:rtl/>
        </w:rPr>
      </w:pPr>
      <w:del w:id="101978" w:author="מנוע מכני" w:date="2026-10-11T12:04:40Z">
        <w:r>
          <w:rPr>
            <w:rtl/>
          </w:rPr>
          <w:delText xml:space="preserve"> </w:delText>
        </w:r>
      </w:del>
      <w:r>
        <w:rPr>
          <w:rtl/>
        </w:rPr>
        <w:t xml:space="preserve">תנוח דעתך שהנחת דעתי.</w:t>
      </w:r>
    </w:p>
    <w:p w:rsidR="00DA63EC" w:rsidRDefault="00DA63EC" w:rsidP="00DA63EC">
      <w:pPr>
        <w:pStyle w:val="affffd"/>
        <w:rPr>
          <w:rtl/>
        </w:rPr>
      </w:pPr>
      <w:r>
        <w:rPr>
          <w:rtl/>
        </w:rPr>
        <w:t>׹</w:t>
      </w:r>
    </w:p>
    <w:p>
      <w:pPr>
        <w:pStyle w:val="MishnaBatzad"/>
        <w:rPr>
          <w:ins w:id="20486" w:author="קלוד" w:date="2026-10-11T09:07:26Z"/>
        </w:rPr>
      </w:pPr>
      <w:ins w:id="20485" w:author="קלוד" w:date="2026-10-11T09:07:26Z">
        <w:r>
          <w:t xml:space="preserve">משנה ח</w:t>
        </w:r>
      </w:ins>
    </w:p>
    <w:p w:rsidR="00DA63EC" w:rsidRPr="000A334C" w:rsidRDefault="00DA63EC" w:rsidP="003B6D22">
      <w:pPr>
        <w:pStyle w:val="afff9"/>
        <w:rPr>
          <w:del w:id="20284" w:author="קלוד" w:date="2026-10-11T09:07:26Z"/>
          <w:rtl/>
        </w:rPr>
      </w:pPr>
      <w:del w:id="20283" w:author="קלוד" w:date="2026-10-11T09:07:26Z">
        <w:r w:rsidRPr="000A334C">
          <w:rPr>
            <w:rtl/>
          </w:rPr>
          <w:delText xml:space="preserve">מתני'.</w:delText>
        </w:r>
      </w:del>
    </w:p>
    <w:p w:rsidR="00DA63EC" w:rsidRPr="000A334C" w:rsidRDefault="00DA63EC" w:rsidP="003B6D22">
      <w:pPr>
        <w:pStyle w:val="afff9"/>
        <w:spacing w:before="120"/>
        <w:rPr>
          <w:rtl/>
        </w:rPr>
        <w:pPrChange w:id="90082" w:author="קלוד" w:date="2026-10-11T12:09:42Z">
          <w:pPr>
            <w:pStyle w:val="afff9"/>
          </w:pPr>
        </w:pPrChange>
      </w:pPr>
      <w:r w:rsidRPr="000A334C">
        <w:rPr>
          <w:rtl/>
        </w:rPr>
        <w:t xml:space="preserve">סידר את הלחם בשבת ואת הבזיכין לאחר השבת, והקטיר את הבזיכין בשבת </w:t>
      </w:r>
    </w:p>
    <w:p w:rsidR="00DA63EC" w:rsidRPr="000A334C" w:rsidRDefault="00DA63EC" w:rsidP="003B6D22">
      <w:pPr>
        <w:pStyle w:val="afff9"/>
        <w:rPr>
          <w:rtl/>
        </w:rPr>
      </w:pPr>
      <w:r w:rsidRPr="000A334C">
        <w:rPr>
          <w:rtl/>
        </w:rPr>
        <w:tab/>
        <w:t xml:space="preserve">- פסול, </w:t>
      </w:r>
      <w:r w:rsidRPr="000A334C">
        <w:rPr>
          <w:rFonts w:hint="cs"/>
          <w:rtl/>
        </w:rPr>
        <w:t xml:space="preserve"> </w:t>
      </w:r>
      <w:r w:rsidRPr="000A334C">
        <w:rPr>
          <w:rtl/>
        </w:rPr>
        <w:t>אין חייבין עליהן משום פיגול נותר וטמא.</w:t>
      </w:r>
    </w:p>
    <w:p w:rsidR="00DA63EC" w:rsidRPr="000A334C" w:rsidRDefault="00DA63EC" w:rsidP="003B6D22">
      <w:pPr>
        <w:pStyle w:val="afff9"/>
        <w:rPr>
          <w:rtl/>
        </w:rPr>
      </w:pPr>
      <w:r w:rsidRPr="000A334C">
        <w:rPr>
          <w:rtl/>
        </w:rPr>
        <w:t xml:space="preserve">סידר את הלחם ואת הבזיכין בשבת, והקטיר את הבזיכין לאחר השבת </w:t>
      </w:r>
    </w:p>
    <w:p w:rsidR="00DA63EC" w:rsidRPr="000A334C" w:rsidRDefault="00DA63EC" w:rsidP="003B6D22">
      <w:pPr>
        <w:pStyle w:val="afff9"/>
        <w:rPr>
          <w:rtl/>
        </w:rPr>
      </w:pPr>
      <w:r w:rsidRPr="000A334C">
        <w:rPr>
          <w:rtl/>
        </w:rPr>
        <w:tab/>
        <w:t>- פסולה, ואין חייבין עליהן משום פיגול נותר וטמא.</w:t>
      </w:r>
    </w:p>
    <w:p w:rsidR="00DA63EC" w:rsidRPr="000A334C" w:rsidRDefault="00DA63EC" w:rsidP="003B6D22">
      <w:pPr>
        <w:pStyle w:val="afff9"/>
        <w:rPr>
          <w:rtl/>
        </w:rPr>
      </w:pPr>
      <w:r w:rsidRPr="000A334C">
        <w:rPr>
          <w:rtl/>
        </w:rPr>
        <w:t>סידר את הלחם ואת הבזיכין לאחר השבת, והקטיר את הבזיכין בשבת - פסולה.</w:t>
      </w:r>
    </w:p>
    <w:p w:rsidR="00DA63EC" w:rsidRPr="00FE1B89" w:rsidRDefault="00DA63EC" w:rsidP="003B6D22">
      <w:pPr>
        <w:pStyle w:val="afff9"/>
        <w:rPr>
          <w:rtl/>
        </w:rPr>
      </w:pPr>
      <w:r w:rsidRPr="00FE1B89">
        <w:rPr>
          <w:rtl/>
        </w:rPr>
        <w:t>כיצד יעשה? יניחנה לשבת הבאה, שאפילו היא על השולחן ימים רבים אין בכך כלום.</w:t>
      </w:r>
    </w:p>
    <w:p w:rsidR="00DA63EC" w:rsidRDefault="00DA63EC" w:rsidP="00DA63EC">
      <w:pPr>
        <w:pStyle w:val="affffd"/>
        <w:rPr>
          <w:rtl/>
        </w:rPr>
      </w:pPr>
      <w:r>
        <w:rPr>
          <w:rtl/>
        </w:rPr>
        <w:t>׹</w:t>
      </w:r>
    </w:p>
    <w:p>
      <w:pPr>
        <w:pStyle w:val="afffff8"/>
        <w:rPr>
          <w:ins w:id="90091" w:author="קלוד" w:date="2026-10-11T12:32:08Z"/>
        </w:rPr>
      </w:pPr>
      <w:ins w:id="90092" w:author="קלוד" w:date="2026-10-11T12:32:08Z">
        <w:r>
          <w:rPr>
            <w:color w:val="7B3F00"/>
          </w:rPr>
          <w:t xml:space="preserve">הגיע זמן שחיטה - 'ברקאי' ומאור הלבנה</w:t>
        </w:r>
      </w:ins>
    </w:p>
    <w:p>
      <w:pPr>
        <w:pStyle w:val="38"/>
        <w:rPr>
          <w:ins w:id="101979" w:author="מנוע מכני" w:date="2026-10-11T12:04:40Z"/>
        </w:rPr>
      </w:pPr>
      <w:r w:rsidRPr="00E105BC">
        <w:t xml:space="preserve">תנן</w:t>
      </w:r>
      <w:r w:rsidRPr="00E105BC">
        <w:t xml:space="preserve"> </w:t>
      </w:r>
      <w:ins w:id="92101" w:author="מנוע מכני" w:date="2026-10-11T12:04:40Z">
        <w:r>
          <w:t xml:space="preserve">שם</w:t>
        </w:r>
      </w:ins>
      <w:del w:id="92102" w:author="מנוע מכני" w:date="2026-10-11T12:04:40Z">
        <w:r w:rsidRPr="00E105BC">
          <w:delText xml:space="preserve">התם</w:delText>
        </w:r>
      </w:del>
      <w:r w:rsidRPr="00E105BC">
        <w:t xml:space="preserve">, </w:t>
      </w:r>
      <w:r w:rsidRPr="00E105BC">
        <w:t xml:space="preserve">אמר</w:t>
      </w:r>
      <w:r w:rsidRPr="00E105BC">
        <w:t xml:space="preserve"> להם הממונה:</w:t>
      </w:r>
    </w:p>
    <w:p w:rsidR="00DA63EC" w:rsidRPr="00E105BC" w:rsidRDefault="00DA63EC" w:rsidP="00DA63EC">
      <w:pPr>
        <w:tabs>
          <w:tab w:val="center" w:pos="2835"/>
        </w:tabs>
        <w:rPr>
          <w:spacing w:val="-2"/>
          <w:rtl/>
        </w:rPr>
      </w:pPr>
      <w:del w:id="101980" w:author="מנוע מכני" w:date="2026-10-11T12:04:40Z">
        <w:r w:rsidRPr="00E105BC">
          <w:rPr>
            <w:spacing w:val="-2"/>
            <w:rtl/>
          </w:rPr>
          <w:delText xml:space="preserve"> </w:delText>
        </w:r>
      </w:del>
      <w:r w:rsidRPr="00E105BC">
        <w:rPr>
          <w:spacing w:val="-2"/>
          <w:rtl/>
        </w:rPr>
        <w:t xml:space="preserve">צאו וראו אם הגיע זמן שחיטה, אם הגיע - הרואה אומר: ברקאי</w:t>
      </w:r>
      <w:ins w:id="95461" w:author="מנוע מכני" w:date="2026-10-11T12:04:40Z">
        <w:r>
          <w:rPr>
            <w:spacing w:val="-2"/>
            <w:rtl/>
          </w:rPr>
          <w:t xml:space="preserve">,</w:t>
        </w:r>
      </w:ins>
      <w:del w:id="95462" w:author="מנוע מכני" w:date="2026-10-11T12:04:40Z">
        <w:r w:rsidRPr="00E105BC">
          <w:rPr>
            <w:spacing w:val="-2"/>
            <w:rtl/>
          </w:rPr>
          <w:delText xml:space="preserve">;</w:delText>
        </w:r>
      </w:del>
      <w:r w:rsidRPr="00E105BC">
        <w:rPr>
          <w:spacing w:val="-2"/>
          <w:rtl/>
        </w:rPr>
        <w:t xml:space="preserve"> </w:t>
      </w:r>
    </w:p>
    <w:p>
      <w:pPr>
        <w:pStyle w:val="38"/>
        <w:rPr>
          <w:ins w:id="101981" w:author="מנוע מכני" w:date="2026-10-11T12:04:40Z"/>
        </w:rPr>
      </w:pPr>
      <w:r>
        <w:t xml:space="preserve">מתתיא בן שמואל</w:t>
      </w:r>
      <w:del w:id="102587" w:author="מנוע מכני" w:date="2026-10-11T12:04:40Z">
        <w:r>
          <w:delText xml:space="preserve"> אומר</w:delText>
        </w:r>
      </w:del>
      <w:r>
        <w:t xml:space="preserve">:</w:t>
      </w:r>
    </w:p>
    <w:p w:rsidR="00DA63EC" w:rsidRDefault="00DA63EC" w:rsidP="00DA63EC">
      <w:pPr>
        <w:tabs>
          <w:tab w:val="center" w:pos="2835"/>
        </w:tabs>
        <w:rPr>
          <w:rtl/>
        </w:rPr>
      </w:pPr>
      <w:del w:id="101982" w:author="מנוע מכני" w:date="2026-10-11T12:04:40Z">
        <w:r>
          <w:rPr>
            <w:rtl/>
          </w:rPr>
          <w:delText xml:space="preserve"> </w:delText>
        </w:r>
      </w:del>
      <w:r>
        <w:rPr>
          <w:rtl/>
        </w:rPr>
        <w:t xml:space="preserve">האיר פני כל המזרח, עד שבחברון? והוא אומר: הן.</w:t>
      </w:r>
    </w:p>
    <w:p w:rsidR="00DA63EC" w:rsidRDefault="00DA63EC" w:rsidP="00DA63EC">
      <w:pPr>
        <w:tabs>
          <w:tab w:val="center" w:pos="2835"/>
        </w:tabs>
        <w:rPr>
          <w:rtl/>
        </w:rPr>
      </w:pPr>
      <w:r>
        <w:rPr>
          <w:rtl/>
        </w:rPr>
        <w:t>ולמה הוצרכו לכך? שפעם אחת עלה מאור הלבנה ודימו שהאיר מזרח, שחטו את התמיד והוציאוהו לבית השריפה, והורידו כהן גדול לבית הטבילה.</w:t>
      </w:r>
    </w:p>
    <w:p w:rsidR="00DA63EC" w:rsidRPr="00E105BC" w:rsidRDefault="00DA63EC" w:rsidP="00DA63EC">
      <w:pPr>
        <w:tabs>
          <w:tab w:val="center" w:pos="2835"/>
        </w:tabs>
        <w:rPr>
          <w:spacing w:val="-4"/>
          <w:rtl/>
        </w:rPr>
      </w:pPr>
      <w:r w:rsidRPr="00E105BC">
        <w:rPr>
          <w:spacing w:val="-4"/>
          <w:rtl/>
        </w:rPr>
        <w:t>זה הכלל היה במקדש: כל המסיך את רגליו טעון טבילה, וכל המטיל מים טעון קדוש ידים ורגלים.</w:t>
      </w:r>
    </w:p>
    <w:p w:rsidR="00DA63EC" w:rsidRDefault="00DA63EC" w:rsidP="00DA63EC">
      <w:pPr>
        <w:tabs>
          <w:tab w:val="center" w:pos="2835"/>
        </w:tabs>
        <w:rPr>
          <w:rtl/>
        </w:rPr>
      </w:pPr>
    </w:p>
    <w:p>
      <w:pPr>
        <w:pStyle w:val="afffff8"/>
        <w:rPr>
          <w:ins w:id="90089" w:author="קלוד" w:date="2026-10-11T12:32:08Z"/>
        </w:rPr>
      </w:pPr>
      <w:ins w:id="90090" w:author="קלוד" w:date="2026-10-11T12:32:08Z">
        <w:r>
          <w:rPr>
            <w:color w:val="7B3F00"/>
          </w:rPr>
          <w:t xml:space="preserve">עולה ומנחה שנעשו בלילה - תצא לבית השריפה</w:t>
        </w:r>
      </w:ins>
    </w:p>
    <w:p>
      <w:pPr>
        <w:pStyle w:val="38"/>
        <w:rPr>
          <w:ins w:id="101984" w:author="מנוע מכני" w:date="2026-10-11T12:04:40Z"/>
        </w:rPr>
      </w:pPr>
      <w:del w:id="101983" w:author="מנוע מכני" w:date="2026-10-11T12:04:40Z">
        <w:r>
          <w:delText xml:space="preserve">•</w:delText>
        </w:r>
      </w:del>
      <w:r>
        <w:t xml:space="preserve"> תני אבוה דר' אבין:</w:t>
      </w:r>
    </w:p>
    <w:p w:rsidR="00DA63EC" w:rsidRDefault="00DA63EC" w:rsidP="00DA63EC">
      <w:pPr>
        <w:tabs>
          <w:tab w:val="center" w:pos="2835"/>
        </w:tabs>
        <w:rPr>
          <w:rtl/>
        </w:rPr>
      </w:pPr>
      <w:del w:id="101985" w:author="מנוע מכני" w:date="2026-10-11T12:04:40Z">
        <w:r>
          <w:rPr>
            <w:rtl/>
          </w:rPr>
          <w:delText xml:space="preserve"> </w:delText>
        </w:r>
      </w:del>
      <w:r>
        <w:rPr>
          <w:rtl/>
        </w:rPr>
        <w:t xml:space="preserve">לא</w:t>
      </w:r>
      <w:r>
        <w:rPr>
          <w:rtl/>
        </w:rPr>
        <w:t xml:space="preserve"> זו בלבד, אלא </w:t>
      </w:r>
      <w:ins w:id="90549" w:author="מנוע מכני" w:date="2026-10-11T12:04:40Z">
        <w:r>
          <w:rPr>
            <w:rtl/>
          </w:rPr>
          <w:t xml:space="preserve">אפי'</w:t>
        </w:r>
      </w:ins>
      <w:del w:id="90550" w:author="מנוע מכני" w:date="2026-10-11T12:04:40Z">
        <w:r>
          <w:rPr>
            <w:rtl/>
          </w:rPr>
          <w:delText xml:space="preserve">אפילו</w:delText>
        </w:r>
      </w:del>
      <w:r>
        <w:rPr>
          <w:rtl/>
        </w:rPr>
        <w:t xml:space="preserve"> עולת העוף שנמלקה בלילה ומנחה שנקמצה בלילה - תצא לבית השריפה.</w:t>
      </w:r>
    </w:p>
    <w:p w:rsidR="00DA63EC" w:rsidRPr="00FE1B89" w:rsidRDefault="00DA63EC" w:rsidP="00DA63EC">
      <w:pPr>
        <w:tabs>
          <w:tab w:val="center" w:pos="2835"/>
        </w:tabs>
        <w:rPr>
          <w:spacing w:val="-4"/>
          <w:rtl/>
        </w:rPr>
      </w:pPr>
      <w:r w:rsidRPr="00FE1B89">
        <w:rPr>
          <w:spacing w:val="-4"/>
          <w:rtl/>
        </w:rPr>
        <w:t>עולת העוף, משום דלא אפשר לאהדורה, אלא מנחה אפשר דמהדר קומץ לדוכתיה וקמיץ ביממא!</w:t>
      </w:r>
    </w:p>
    <w:p w:rsidR="00DA63EC" w:rsidRDefault="00DA63EC" w:rsidP="00DA63EC">
      <w:pPr>
        <w:tabs>
          <w:tab w:val="center" w:pos="2835"/>
        </w:tabs>
        <w:rPr>
          <w:rtl/>
        </w:rPr>
      </w:pPr>
      <w:r>
        <w:rPr>
          <w:rtl/>
        </w:rPr>
        <w:t xml:space="preserve">הוא תני לה, והוא </w:t>
      </w:r>
      <w:r>
        <w:rPr>
          <w:rtl/>
        </w:rPr>
        <w:t xml:space="preserve">אמר</w:t>
      </w:r>
      <w:r>
        <w:rPr>
          <w:rtl/>
        </w:rPr>
        <w:t xml:space="preserve"> לה: כלי שרת מקדשין שלא בזמנן.</w:t>
      </w:r>
    </w:p>
    <w:p>
      <w:pPr>
        <w:pStyle w:val="38"/>
        <w:rPr>
          <w:ins w:id="101987" w:author="מנוע מכני" w:date="2026-10-11T12:04:40Z"/>
        </w:rPr>
      </w:pPr>
      <w:del w:id="101986" w:author="מנוע מכני" w:date="2026-10-11T12:04:40Z">
        <w:r>
          <w:delText xml:space="preserve">•</w:delText>
        </w:r>
      </w:del>
      <w:r>
        <w:t xml:space="preserve"> מיתיבי:</w:t>
      </w:r>
    </w:p>
    <w:p w:rsidR="00DA63EC" w:rsidRDefault="00DA63EC" w:rsidP="00DA63EC">
      <w:pPr>
        <w:tabs>
          <w:tab w:val="center" w:pos="2835"/>
        </w:tabs>
        <w:rPr>
          <w:rtl/>
        </w:rPr>
      </w:pPr>
      <w:del w:id="101988"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כל הקרב ביום</w:t>
      </w:r>
      <w:r w:rsidRPr="00A71A5E">
        <w:rPr>
          <w:rStyle w:val="afffff0"/>
          <w:rFonts w:hint="cs"/>
          <w:rtl/>
        </w:rPr>
        <w:t>'</w:t>
      </w:r>
      <w:r w:rsidRPr="00A71A5E">
        <w:rPr>
          <w:rStyle w:val="afffff0"/>
          <w:rtl/>
        </w:rPr>
        <w:t xml:space="preserve"> </w:t>
      </w:r>
      <w:r>
        <w:rPr>
          <w:rtl/>
        </w:rPr>
        <w:t xml:space="preserve">- קדוש ביום, בלילה - קדוש בלילה, בין ביום ובין בלילה - קדוש בין ביום ובין בלילה</w:t>
      </w:r>
      <w:ins w:id="95463" w:author="מנוע מכני" w:date="2026-10-11T12:04:40Z">
        <w:r>
          <w:rPr>
            <w:rtl/>
          </w:rPr>
          <w:t xml:space="preserve">,</w:t>
        </w:r>
      </w:ins>
      <w:del w:id="95464" w:author="מנוע מכני" w:date="2026-10-11T12:04:40Z">
        <w:r>
          <w:rPr>
            <w:rtl/>
          </w:rPr>
          <w:delText xml:space="preserve">;</w:delText>
        </w:r>
      </w:del>
      <w:r>
        <w:rPr>
          <w:rtl/>
        </w:rPr>
        <w:t xml:space="preserve"> כל הקרב ביום קדוש ביום, ביום אין, בלילה </w:t>
      </w:r>
      <w:r>
        <w:rPr>
          <w:rtl/>
        </w:rPr>
        <w:t xml:space="preserve">לא</w:t>
      </w:r>
      <w:r>
        <w:rPr>
          <w:rtl/>
        </w:rPr>
        <w:t xml:space="preserve">!</w:t>
      </w:r>
    </w:p>
    <w:p w:rsidR="00DA63EC" w:rsidRDefault="00DA63EC" w:rsidP="00DA63EC">
      <w:pPr>
        <w:tabs>
          <w:tab w:val="center" w:pos="2835"/>
        </w:tabs>
        <w:rPr>
          <w:rtl/>
        </w:rPr>
      </w:pPr>
      <w:r>
        <w:rPr>
          <w:rtl/>
        </w:rPr>
        <w:t>אינו קדוש ליקרב אבל קדוש ליפסל.</w:t>
      </w:r>
    </w:p>
    <w:p w:rsidR="00DA63EC" w:rsidRDefault="00DA63EC" w:rsidP="00DA63EC">
      <w:pPr>
        <w:tabs>
          <w:tab w:val="center" w:pos="2835"/>
        </w:tabs>
        <w:rPr>
          <w:rtl/>
        </w:rPr>
      </w:pPr>
    </w:p>
    <w:p>
      <w:pPr>
        <w:pStyle w:val="38"/>
        <w:rPr>
          <w:ins w:id="101990" w:author="מנוע מכני" w:date="2026-10-11T12:04:40Z"/>
        </w:rPr>
      </w:pPr>
      <w:del w:id="101989" w:author="מנוע מכני" w:date="2026-10-11T12:04:40Z">
        <w:r>
          <w:delText xml:space="preserve">•</w:delText>
        </w:r>
      </w:del>
      <w:r>
        <w:t xml:space="preserve"> </w:t>
      </w:r>
      <w:ins w:id="97729" w:author="מנוע מכני" w:date="2026-10-11T12:04:40Z">
        <w:r>
          <w:t xml:space="preserve">מקשה</w:t>
        </w:r>
      </w:ins>
      <w:del w:id="97730" w:author="מנוע מכני" w:date="2026-10-11T12:04:40Z">
        <w:r>
          <w:delText xml:space="preserve">מותיב</w:delText>
        </w:r>
      </w:del>
      <w:r>
        <w:t xml:space="preserve"> ר' זירא:</w:t>
      </w:r>
    </w:p>
    <w:p w:rsidR="00DA63EC" w:rsidRDefault="00DA63EC" w:rsidP="00DA63EC">
      <w:pPr>
        <w:tabs>
          <w:tab w:val="center" w:pos="2835"/>
        </w:tabs>
        <w:rPr>
          <w:rtl/>
        </w:rPr>
      </w:pPr>
      <w:del w:id="101991" w:author="מנוע מכני" w:date="2026-10-11T12:04:40Z">
        <w:r>
          <w:rPr>
            <w:rtl/>
          </w:rPr>
          <w:delText xml:space="preserve"> </w:delText>
        </w:r>
      </w:del>
      <w:r>
        <w:rPr>
          <w:rtl/>
        </w:rPr>
        <w:t xml:space="preserve">סידר את הלחם ואת הבזיכין אחר שבת, והקטיר את הבזיכין בשבת - פסולה</w:t>
      </w:r>
      <w:ins w:id="95465" w:author="מנוע מכני" w:date="2026-10-11T12:04:40Z">
        <w:r>
          <w:rPr>
            <w:rtl/>
          </w:rPr>
          <w:t xml:space="preserve">,</w:t>
        </w:r>
      </w:ins>
      <w:del w:id="95466"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כיצד יעשה? יניחנה לשבת הבאה, </w:t>
      </w:r>
      <w:ins w:id="90551" w:author="מנוע מכני" w:date="2026-10-11T12:04:40Z">
        <w:r>
          <w:rPr>
            <w:rtl/>
          </w:rPr>
          <w:t xml:space="preserve">שאפי'</w:t>
        </w:r>
      </w:ins>
      <w:del w:id="90552" w:author="מנוע מכני" w:date="2026-10-11T12:04:40Z">
        <w:r>
          <w:rPr>
            <w:rtl/>
          </w:rPr>
          <w:delText xml:space="preserve">שאפילו</w:delText>
        </w:r>
      </w:del>
      <w:r>
        <w:rPr>
          <w:rtl/>
        </w:rPr>
        <w:t xml:space="preserve"> היא על השלחן ימים רבים אין בכך כלום</w:t>
      </w:r>
      <w:ins w:id="95467" w:author="מנוע מכני" w:date="2026-10-11T12:04:40Z">
        <w:r>
          <w:rPr>
            <w:rtl/>
          </w:rPr>
          <w:t xml:space="preserve">,</w:t>
        </w:r>
      </w:ins>
      <w:del w:id="95468"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6435" w:author="מנוע מכני" w:date="2026-10-11T12:04:40Z">
        <w:r>
          <w:rPr>
            <w:rtl/>
          </w:rPr>
          <w:t xml:space="preserve">ואם </w:t>
        </w:r>
      </w:ins>
      <w:del w:id="96436" w:author="מנוע מכני" w:date="2026-10-11T12:04:40Z">
        <w:r>
          <w:rPr>
            <w:rtl/>
          </w:rPr>
          <w:lastRenderedPageBreak/>
          <w:delText xml:space="preserve">ואי </w:delText>
        </w:r>
      </w:del>
      <w:r>
        <w:rPr>
          <w:rtl/>
        </w:rPr>
        <w:lastRenderedPageBreak/>
        <w:t xml:space="preserve">ס"</w:t>
      </w:r>
      <w:r>
        <w:rPr>
          <w:rFonts w:hint="cs"/>
          <w:rtl/>
        </w:rPr>
        <w:t>ד</w:t>
      </w:r>
      <w:r>
        <w:rPr>
          <w:rtl/>
        </w:rPr>
        <w:t xml:space="preserve"> כלי שרת מקדשין שלא בזמנן, ליקדוש וליפסול!</w:t>
      </w:r>
    </w:p>
    <w:p>
      <w:pPr>
        <w:pStyle w:val="38"/>
        <w:rPr>
          <w:ins w:id="101993" w:author="מנוע מכני" w:date="2026-10-11T12:04:40Z"/>
        </w:rPr>
      </w:pPr>
      <w:del w:id="101992" w:author="מנוע מכני" w:date="2026-10-11T12:04:40Z">
        <w:r>
          <w:delText xml:space="preserve">•</w:delText>
        </w:r>
      </w:del>
      <w:r>
        <w:t xml:space="preserve"> רבה:</w:t>
      </w:r>
    </w:p>
    <w:p w:rsidR="00DA63EC" w:rsidRDefault="00DA63EC" w:rsidP="00DA63EC">
      <w:pPr>
        <w:tabs>
          <w:tab w:val="center" w:pos="2835"/>
        </w:tabs>
        <w:rPr>
          <w:rtl/>
        </w:rPr>
      </w:pPr>
      <w:del w:id="101994" w:author="מנוע מכני" w:date="2026-10-11T12:04:40Z">
        <w:r>
          <w:rPr>
            <w:rtl/>
          </w:rPr>
          <w:delText xml:space="preserve"> </w:delText>
        </w:r>
      </w:del>
      <w:r>
        <w:rPr>
          <w:rtl/>
        </w:rPr>
        <w:t xml:space="preserve">מאן </w:t>
      </w:r>
      <w:ins w:id="97731" w:author="מנוע מכני" w:date="2026-10-11T12:04:40Z">
        <w:r>
          <w:rPr>
            <w:rtl/>
          </w:rPr>
          <w:t xml:space="preserve">דמקשה</w:t>
        </w:r>
      </w:ins>
      <w:del w:id="97732" w:author="מנוע מכני" w:date="2026-10-11T12:04:40Z">
        <w:r>
          <w:rPr>
            <w:rtl/>
          </w:rPr>
          <w:delText xml:space="preserve">דמותיב</w:delText>
        </w:r>
      </w:del>
      <w:r>
        <w:rPr>
          <w:rtl/>
        </w:rPr>
        <w:t xml:space="preserve"> </w:t>
      </w:r>
      <w:ins w:id="97735" w:author="מנוע מכני" w:date="2026-10-11T12:04:40Z">
        <w:r>
          <w:rPr>
            <w:rtl/>
          </w:rPr>
          <w:t xml:space="preserve">יפה</w:t>
        </w:r>
      </w:ins>
      <w:del w:id="97736" w:author="מנוע מכני" w:date="2026-10-11T12:04:40Z">
        <w:r>
          <w:rPr>
            <w:rtl/>
          </w:rPr>
          <w:delText xml:space="preserve">שפיר</w:delText>
        </w:r>
      </w:del>
      <w:r>
        <w:rPr>
          <w:rtl/>
        </w:rPr>
        <w:t xml:space="preserve"> </w:t>
      </w:r>
      <w:ins w:id="97733" w:author="מנוע מכני" w:date="2026-10-11T12:04:40Z">
        <w:r>
          <w:rPr>
            <w:rtl/>
          </w:rPr>
          <w:t xml:space="preserve">מקשה</w:t>
        </w:r>
      </w:ins>
      <w:del w:id="97734" w:author="מנוע מכני" w:date="2026-10-11T12:04:40Z">
        <w:r>
          <w:rPr>
            <w:rtl/>
          </w:rPr>
          <w:delText xml:space="preserve">מותיב</w:delText>
        </w:r>
      </w:del>
      <w:r>
        <w:rPr>
          <w:rtl/>
        </w:rPr>
        <w:t xml:space="preserve">.</w:t>
      </w:r>
    </w:p>
    <w:p w:rsidR="00DA63EC" w:rsidRDefault="00DA63EC" w:rsidP="00DA63EC">
      <w:pPr>
        <w:tabs>
          <w:tab w:val="center" w:pos="2835"/>
        </w:tabs>
        <w:rPr>
          <w:rtl/>
        </w:rPr>
      </w:pPr>
      <w:r>
        <w:rPr>
          <w:rtl/>
        </w:rPr>
        <w:t xml:space="preserve">אבוה דר' אבין </w:t>
      </w:r>
      <w:ins w:id="92103" w:author="מנוע מכני" w:date="2026-10-11T12:04:40Z">
        <w:r>
          <w:rPr>
            <w:rtl/>
          </w:rPr>
          <w:t xml:space="preserve">גם</w:t>
        </w:r>
      </w:ins>
      <w:del w:id="92104" w:author="מנוע מכני" w:date="2026-10-11T12:04:40Z">
        <w:r>
          <w:rPr>
            <w:rtl/>
          </w:rPr>
          <w:delText xml:space="preserve">נמי</w:delText>
        </w:r>
      </w:del>
      <w:r>
        <w:rPr>
          <w:rtl/>
        </w:rPr>
        <w:t xml:space="preserve"> </w:t>
      </w:r>
      <w:ins w:id="95907" w:author="מנוע מכני" w:date="2026-10-11T12:04:40Z">
        <w:r>
          <w:rPr>
            <w:rtl/>
          </w:rPr>
          <w:t xml:space="preserve">ברייתא</w:t>
        </w:r>
      </w:ins>
      <w:del w:id="95908" w:author="מנוע מכני" w:date="2026-10-11T12:04:40Z">
        <w:r>
          <w:rPr>
            <w:rtl/>
          </w:rPr>
          <w:delText xml:space="preserve">מתניתא</w:delText>
        </w:r>
      </w:del>
      <w:r>
        <w:rPr>
          <w:rtl/>
        </w:rPr>
        <w:t xml:space="preserve"> </w:t>
      </w:r>
      <w:ins w:id="93815" w:author="מנוע מכני" w:date="2026-10-11T12:04:40Z">
        <w:r>
          <w:rPr>
            <w:rtl/>
          </w:rPr>
          <w:t xml:space="preserve">אומר</w:t>
        </w:r>
      </w:ins>
      <w:del w:id="93816" w:author="מנוע מכני" w:date="2026-10-11T12:04:40Z">
        <w:r>
          <w:rPr>
            <w:rtl/>
          </w:rPr>
          <w:delText xml:space="preserve">קאמר</w:delText>
        </w:r>
      </w:del>
      <w:r>
        <w:rPr>
          <w:rtl/>
        </w:rPr>
        <w:t xml:space="preserve">!</w:t>
      </w:r>
      <w:r>
        <w:rPr>
          <w:rFonts w:hint="cs"/>
          <w:rtl/>
        </w:rPr>
        <w:t xml:space="preserve"> דסבר</w:t>
      </w:r>
      <w:r>
        <w:rPr>
          <w:rtl/>
        </w:rPr>
        <w:t xml:space="preserve"> לילה אין מחוסר זמן, הא ימים מחוסרין זמן.</w:t>
      </w:r>
    </w:p>
    <w:p w:rsidR="00DA63EC" w:rsidRDefault="00DA63EC" w:rsidP="00DA63EC">
      <w:pPr>
        <w:pStyle w:val="afff3"/>
        <w:framePr w:wrap="around"/>
        <w:rPr>
          <w:rtl/>
        </w:rPr>
      </w:pPr>
      <w:r>
        <w:rPr>
          <w:rFonts w:hint="cs"/>
          <w:rtl/>
        </w:rPr>
        <w:t>ק:</w:t>
      </w:r>
    </w:p>
    <w:p w:rsidR="00DA63EC" w:rsidRDefault="00DA63EC" w:rsidP="00DA63EC">
      <w:pPr>
        <w:tabs>
          <w:tab w:val="center" w:pos="2835"/>
        </w:tabs>
        <w:rPr>
          <w:rtl/>
        </w:rPr>
      </w:pPr>
      <w:r>
        <w:rPr>
          <w:rFonts w:hint="cs"/>
          <w:rtl/>
        </w:rPr>
        <w:t xml:space="preserve">ושהגיע לילה </w:t>
      </w:r>
      <w:r>
        <w:rPr>
          <w:rFonts w:hint="cs"/>
          <w:rtl/>
        </w:rPr>
        <w:t xml:space="preserve">לא</w:t>
      </w:r>
      <w:r>
        <w:rPr>
          <w:rFonts w:hint="cs"/>
          <w:rtl/>
        </w:rPr>
        <w:t xml:space="preserve"> קדש ופוסל </w:t>
      </w:r>
      <w:r>
        <w:rPr>
          <w:rStyle w:val="2fb"/>
          <w:rFonts w:hint="cs"/>
          <w:rtl/>
        </w:rPr>
        <w:t xml:space="preserve">כרבא</w:t>
      </w:r>
      <w:r>
        <w:rPr>
          <w:rFonts w:hint="cs"/>
          <w:rtl/>
        </w:rPr>
        <w:t xml:space="preserve"> דבשקדם וסילק</w:t>
      </w:r>
    </w:p>
    <w:p>
      <w:pPr>
        <w:pStyle w:val="38"/>
        <w:rPr>
          <w:ins w:id="101995" w:author="מנוע מכני" w:date="2026-10-11T12:04:40Z"/>
        </w:rPr>
      </w:pPr>
      <w:r w:rsidRPr="00FE1B89">
        <w:tab/>
      </w:r>
      <w:r w:rsidRPr="00FE1B89">
        <w:t xml:space="preserve">ב. </w:t>
      </w:r>
      <w:r w:rsidRPr="00FE1B89">
        <w:t>מ"</w:t>
      </w:r>
      <w:r w:rsidRPr="00FE1B89">
        <w:t>ז</w:t>
      </w:r>
      <w:r w:rsidRPr="00FE1B89">
        <w:t xml:space="preserve"> </w:t>
      </w:r>
      <w:r w:rsidRPr="00FE1B89">
        <w:t>[ר</w:t>
      </w:r>
      <w:r w:rsidRPr="00FE1B89">
        <w:t>"</w:t>
      </w:r>
      <w:r w:rsidRPr="00FE1B89">
        <w:t>א]</w:t>
      </w:r>
      <w:r w:rsidRPr="00FE1B89">
        <w:t xml:space="preserve">:</w:t>
      </w:r>
    </w:p>
    <w:p w:rsidR="00DA63EC" w:rsidRPr="00FE1B89" w:rsidRDefault="00DA63EC" w:rsidP="00DA63EC">
      <w:pPr>
        <w:tabs>
          <w:tab w:val="center" w:pos="2835"/>
        </w:tabs>
        <w:rPr>
          <w:spacing w:val="-6"/>
          <w:rtl/>
        </w:rPr>
      </w:pPr>
      <w:del w:id="101996" w:author="מנוע מכני" w:date="2026-10-11T12:04:40Z">
        <w:r w:rsidRPr="00FE1B89">
          <w:rPr>
            <w:spacing w:val="-6"/>
            <w:rtl/>
          </w:rPr>
          <w:delText xml:space="preserve"> </w:delText>
        </w:r>
      </w:del>
      <w:ins w:id="90553" w:author="מנוע מכני" w:date="2026-10-11T12:04:40Z">
        <w:r>
          <w:rPr>
            <w:spacing w:val="-6"/>
            <w:rtl/>
          </w:rPr>
          <w:t xml:space="preserve">אפי'</w:t>
        </w:r>
      </w:ins>
      <w:del w:id="90554" w:author="מנוע מכני" w:date="2026-10-11T12:04:40Z">
        <w:r w:rsidRPr="00FE1B89">
          <w:rPr>
            <w:spacing w:val="-6"/>
            <w:rtl/>
          </w:rPr>
          <w:delText xml:space="preserve">אפילו</w:delText>
        </w:r>
      </w:del>
      <w:r w:rsidRPr="00FE1B89">
        <w:rPr>
          <w:spacing w:val="-6"/>
          <w:rtl/>
        </w:rPr>
        <w:t xml:space="preserve"> בשלא קדם וסילק, כיון דסידרו שלא כמצותו, נעשה כמי שסדרו הקוף.</w:t>
      </w:r>
    </w:p>
    <w:p w:rsidR="00DA63EC" w:rsidRDefault="00DA63EC" w:rsidP="00DA63EC">
      <w:pPr>
        <w:pStyle w:val="affffd"/>
        <w:rPr>
          <w:rtl/>
        </w:rPr>
      </w:pPr>
      <w:r>
        <w:rPr>
          <w:rtl/>
        </w:rPr>
        <w:t>׹</w:t>
      </w:r>
    </w:p>
    <w:p>
      <w:pPr>
        <w:pStyle w:val="MishnaBatzad"/>
        <w:rPr>
          <w:ins w:id="20488" w:author="קלוד" w:date="2026-10-11T09:07:26Z"/>
        </w:rPr>
      </w:pPr>
      <w:ins w:id="20487" w:author="קלוד" w:date="2026-10-11T09:07:26Z">
        <w:r>
          <w:t xml:space="preserve">משנה ט</w:t>
        </w:r>
      </w:ins>
    </w:p>
    <w:p w:rsidR="00DA63EC" w:rsidRPr="000A334C" w:rsidRDefault="00DA63EC" w:rsidP="003B6D22">
      <w:pPr>
        <w:pStyle w:val="afff9"/>
        <w:rPr>
          <w:del w:id="20286" w:author="קלוד" w:date="2026-10-11T09:07:26Z"/>
          <w:rtl/>
        </w:rPr>
      </w:pPr>
      <w:del w:id="20285" w:author="קלוד" w:date="2026-10-11T09:07:26Z">
        <w:r w:rsidRPr="000A334C">
          <w:rPr>
            <w:rtl/>
          </w:rPr>
          <w:delText xml:space="preserve">מתני'.</w:delText>
        </w:r>
      </w:del>
    </w:p>
    <w:p w:rsidR="00DA63EC" w:rsidRPr="000A334C" w:rsidRDefault="00DA63EC" w:rsidP="003B6D22">
      <w:pPr>
        <w:pStyle w:val="afff9"/>
        <w:spacing w:before="120"/>
        <w:rPr>
          <w:rtl/>
        </w:rPr>
        <w:pPrChange w:id="90083" w:author="קלוד" w:date="2026-10-11T12:09:42Z">
          <w:pPr>
            <w:pStyle w:val="afff9"/>
          </w:pPr>
        </w:pPrChange>
      </w:pPr>
      <w:r w:rsidRPr="000A334C">
        <w:rPr>
          <w:rtl/>
        </w:rPr>
        <w:t>שתי הלחם נאכלות אין פחות משנים ולא יותר על שלשה.</w:t>
      </w:r>
    </w:p>
    <w:p w:rsidR="00DA63EC" w:rsidRPr="000A334C" w:rsidRDefault="00DA63EC" w:rsidP="003B6D22">
      <w:pPr>
        <w:pStyle w:val="afff9"/>
        <w:rPr>
          <w:rtl/>
        </w:rPr>
      </w:pPr>
      <w:r w:rsidRPr="000A334C">
        <w:rPr>
          <w:rtl/>
        </w:rPr>
        <w:t>כיצד? נאפות מערב יום טוב - נאכלות ביום טוב לשנים, חל יום טוב להיות אחר השבת - נאכלות לשלשה.</w:t>
      </w:r>
    </w:p>
    <w:p w:rsidR="00DA63EC" w:rsidRPr="000A334C" w:rsidRDefault="00DA63EC" w:rsidP="003B6D22">
      <w:pPr>
        <w:pStyle w:val="afff9"/>
        <w:rPr>
          <w:rtl/>
        </w:rPr>
      </w:pPr>
      <w:r w:rsidRPr="000A334C">
        <w:rPr>
          <w:rtl/>
        </w:rPr>
        <w:t>לחם הפנים נאכל אין פחות מתשעה ולא יותר על אחד עשר.</w:t>
      </w:r>
    </w:p>
    <w:p w:rsidR="00DA63EC" w:rsidRPr="000A334C" w:rsidRDefault="00DA63EC" w:rsidP="003B6D22">
      <w:pPr>
        <w:pStyle w:val="afff9"/>
        <w:rPr>
          <w:rtl/>
        </w:rPr>
      </w:pPr>
      <w:r w:rsidRPr="000A334C">
        <w:rPr>
          <w:rtl/>
        </w:rPr>
        <w:t>כיצד? נאפה מערב שבת - ונאכל בשבת לתשעה, חל יום טוב להיות ערב שבת - נאכל לעשרה, שני ימים טובים של ראש השנה - נאכל לאחד עשר.</w:t>
      </w:r>
    </w:p>
    <w:p w:rsidR="00DA63EC" w:rsidRPr="000A334C" w:rsidRDefault="00DA63EC" w:rsidP="003B6D22">
      <w:pPr>
        <w:pStyle w:val="afff9"/>
        <w:rPr>
          <w:rtl/>
        </w:rPr>
      </w:pPr>
      <w:r w:rsidRPr="000A334C">
        <w:rPr>
          <w:rtl/>
        </w:rPr>
        <w:t xml:space="preserve">ואינו דוחה לא את השבת ולא את יום טוב; </w:t>
      </w:r>
    </w:p>
    <w:p w:rsidR="00DA63EC" w:rsidRPr="000A334C" w:rsidRDefault="00DA63EC" w:rsidP="003B6D22">
      <w:pPr>
        <w:pStyle w:val="afff9"/>
        <w:rPr>
          <w:rtl/>
        </w:rPr>
      </w:pPr>
      <w:r w:rsidRPr="000A334C">
        <w:rPr>
          <w:rtl/>
        </w:rPr>
        <w:t>ר</w:t>
      </w:r>
      <w:r w:rsidRPr="000A334C">
        <w:rPr>
          <w:rFonts w:hint="cs"/>
          <w:rtl/>
        </w:rPr>
        <w:t>שב</w:t>
      </w:r>
      <w:r w:rsidRPr="000A334C">
        <w:rPr>
          <w:rtl/>
        </w:rPr>
        <w:t>"</w:t>
      </w:r>
      <w:r w:rsidRPr="000A334C">
        <w:rPr>
          <w:rFonts w:hint="cs"/>
          <w:rtl/>
        </w:rPr>
        <w:t>ג</w:t>
      </w:r>
      <w:r>
        <w:rPr>
          <w:rtl/>
        </w:rPr>
        <w:t xml:space="preserve"> אומר משום </w:t>
      </w:r>
      <w:r>
        <w:rPr>
          <w:rStyle w:val="TanaimMishna"/>
          <w:rtl/>
          <w:rPrChange w:id="103777" w:author="Claude" w:date="2026-10-11T09:07:48Z">
            <w:rPr>
              <w:rtl/>
            </w:rPr>
          </w:rPrChange>
        </w:rPr>
        <w:t xml:space="preserve">ר"ש</w:t>
      </w:r>
      <w:r>
        <w:rPr>
          <w:rtl/>
        </w:rPr>
        <w:t xml:space="preserve"> בן הסגן: דוחה את יום טוב ואינו דוחה את יום צום.</w:t>
      </w:r>
    </w:p>
    <w:p w:rsidR="00DA63EC" w:rsidRDefault="00DA63EC" w:rsidP="00DA63EC">
      <w:pPr>
        <w:pStyle w:val="affffd"/>
        <w:rPr>
          <w:rtl/>
        </w:rPr>
      </w:pPr>
      <w:r>
        <w:rPr>
          <w:rtl/>
        </w:rPr>
        <w:t>׹</w:t>
      </w:r>
    </w:p>
    <w:p>
      <w:pPr>
        <w:pStyle w:val="afffff8"/>
        <w:rPr>
          <w:ins w:id="90087" w:author="קלוד" w:date="2026-10-11T12:32:08Z"/>
        </w:rPr>
      </w:pPr>
      <w:ins w:id="90088" w:author="קלוד" w:date="2026-10-11T12:32:08Z">
        <w:r>
          <w:rPr>
            <w:color w:val="7B3F00"/>
          </w:rPr>
          <w:t xml:space="preserve">לחם הפנים ביו"ט - מדאורייתא לא חזו</w:t>
        </w:r>
      </w:ins>
    </w:p>
    <w:p>
      <w:pPr>
        <w:pStyle w:val="38"/>
        <w:rPr>
          <w:ins w:id="101997" w:author="מנוע מכני" w:date="2026-10-11T12:04:40Z"/>
        </w:rPr>
      </w:pPr>
      <w:r w:rsidRPr="00336727">
        <w:t xml:space="preserve">רבינא:</w:t>
      </w:r>
    </w:p>
    <w:p w:rsidR="00DA63EC" w:rsidRDefault="00DA63EC" w:rsidP="00DA63EC">
      <w:pPr>
        <w:rPr>
          <w:rtl/>
        </w:rPr>
      </w:pPr>
      <w:del w:id="101998" w:author="מנוע מכני" w:date="2026-10-11T12:04:40Z">
        <w:r w:rsidRPr="00336727">
          <w:rPr>
            <w:rtl/>
          </w:rPr>
          <w:delText xml:space="preserve"> </w:delText>
        </w:r>
      </w:del>
      <w:r w:rsidRPr="00336727">
        <w:rPr>
          <w:rtl/>
        </w:rPr>
        <w:t xml:space="preserve">לדברי האומר נדרים ונדבות אין קריבין ביו</w:t>
      </w:r>
      <w:r>
        <w:rPr>
          <w:rtl/>
        </w:rPr>
        <w:t>"</w:t>
      </w:r>
      <w:r w:rsidRPr="00336727">
        <w:rPr>
          <w:rFonts w:hint="cs"/>
          <w:rtl/>
        </w:rPr>
        <w:t>ט</w:t>
      </w:r>
      <w:r w:rsidRPr="00336727">
        <w:rPr>
          <w:rtl/>
        </w:rPr>
        <w:t xml:space="preserve">, </w:t>
      </w:r>
      <w:r w:rsidRPr="00336727">
        <w:rPr>
          <w:rtl/>
        </w:rPr>
        <w:t xml:space="preserve">לא</w:t>
      </w:r>
      <w:r w:rsidRPr="00336727">
        <w:rPr>
          <w:rtl/>
        </w:rPr>
        <w:t xml:space="preserve"> </w:t>
      </w:r>
      <w:ins w:id="97069" w:author="מנוע מכני" w:date="2026-10-11T12:04:40Z">
        <w:r>
          <w:rPr>
            <w:rtl/>
          </w:rPr>
          <w:t xml:space="preserve">תאמר</w:t>
        </w:r>
      </w:ins>
      <w:del w:id="97070" w:author="מנוע מכני" w:date="2026-10-11T12:04:40Z">
        <w:r w:rsidRPr="00336727">
          <w:rPr>
            <w:rtl/>
          </w:rPr>
          <w:delText xml:space="preserve">תימא</w:delText>
        </w:r>
      </w:del>
      <w:r w:rsidRPr="00336727">
        <w:rPr>
          <w:rtl/>
        </w:rPr>
        <w:t xml:space="preserve"> מדאורייתא חזו ורבנן הוא דגזרו שלא ישהא, </w:t>
      </w:r>
    </w:p>
    <w:p>
      <w:pPr>
        <w:pStyle w:val="38"/>
        <w:rPr>
          <w:ins w:id="101999" w:author="מנוע מכני" w:date="2026-10-11T12:04:40Z"/>
        </w:rPr>
      </w:pPr>
      <w:r>
        <w:t xml:space="preserve">אלא</w:t>
      </w:r>
    </w:p>
    <w:p w:rsidR="00DA63EC" w:rsidRDefault="00DA63EC" w:rsidP="00DA63EC">
      <w:pPr>
        <w:tabs>
          <w:tab w:val="center" w:pos="2835"/>
        </w:tabs>
        <w:rPr>
          <w:rtl/>
        </w:rPr>
      </w:pPr>
      <w:del w:id="102000" w:author="מנוע מכני" w:date="2026-10-11T12:04:40Z">
        <w:r>
          <w:rPr>
            <w:rtl/>
          </w:rPr>
          <w:delText xml:space="preserve"> </w:delText>
        </w:r>
      </w:del>
      <w:r>
        <w:rPr>
          <w:rtl/>
        </w:rPr>
        <w:t xml:space="preserve">מדאורייתא </w:t>
      </w:r>
      <w:ins w:id="92107" w:author="מנוע מכני" w:date="2026-10-11T12:04:40Z">
        <w:r>
          <w:rPr>
            <w:rtl/>
          </w:rPr>
          <w:t xml:space="preserve">גם</w:t>
        </w:r>
      </w:ins>
      <w:del w:id="92108" w:author="מנוע מכני" w:date="2026-10-11T12:04:40Z">
        <w:r>
          <w:rPr>
            <w:rtl/>
          </w:rPr>
          <w:delText xml:space="preserve">נמי</w:delText>
        </w:r>
      </w:del>
      <w:r>
        <w:rPr>
          <w:rtl/>
        </w:rPr>
        <w:t xml:space="preserve"> </w:t>
      </w:r>
      <w:r>
        <w:rPr>
          <w:rtl/>
        </w:rPr>
        <w:t xml:space="preserve">לא</w:t>
      </w:r>
      <w:r>
        <w:rPr>
          <w:rtl/>
        </w:rPr>
        <w:t xml:space="preserve"> חזו, </w:t>
      </w:r>
      <w:ins w:id="92109" w:author="מנוע מכני" w:date="2026-10-11T12:04:40Z">
        <w:r>
          <w:rPr>
            <w:rtl/>
          </w:rPr>
          <w:t xml:space="preserve">שהרי</w:t>
        </w:r>
      </w:ins>
      <w:del w:id="92110" w:author="מנוע מכני" w:date="2026-10-11T12:04:40Z">
        <w:r>
          <w:rPr>
            <w:rtl/>
          </w:rPr>
          <w:delText xml:space="preserve">דהא</w:delText>
        </w:r>
      </w:del>
      <w:r>
        <w:rPr>
          <w:rtl/>
        </w:rPr>
        <w:t xml:space="preserve"> שתי הלחם דחובת היום הוא </w:t>
      </w:r>
      <w:ins w:id="92105" w:author="מנוע מכני" w:date="2026-10-11T12:04:40Z">
        <w:r>
          <w:rPr>
            <w:rtl/>
          </w:rPr>
          <w:t xml:space="preserve">ואין</w:t>
        </w:r>
      </w:ins>
      <w:del w:id="92106" w:author="מנוע מכני" w:date="2026-10-11T12:04:40Z">
        <w:r>
          <w:rPr>
            <w:rtl/>
          </w:rPr>
          <w:delText xml:space="preserve">וליכא</w:delText>
        </w:r>
      </w:del>
      <w:r>
        <w:rPr>
          <w:rtl/>
        </w:rPr>
        <w:t xml:space="preserve"> </w:t>
      </w:r>
      <w:ins w:id="97737" w:author="מנוע מכני" w:date="2026-10-11T12:04:40Z">
        <w:r>
          <w:rPr>
            <w:rtl/>
          </w:rPr>
          <w:t xml:space="preserve">לומר</w:t>
        </w:r>
      </w:ins>
      <w:del w:id="97738" w:author="מנוע מכני" w:date="2026-10-11T12:04:40Z">
        <w:r>
          <w:rPr>
            <w:rtl/>
          </w:rPr>
          <w:delText xml:space="preserve">למימר</w:delText>
        </w:r>
      </w:del>
      <w:r>
        <w:rPr>
          <w:rtl/>
        </w:rPr>
        <w:t xml:space="preserve"> שמא ישהא, </w:t>
      </w:r>
    </w:p>
    <w:p w:rsidR="00DA63EC" w:rsidRDefault="00DA63EC" w:rsidP="00DA63EC">
      <w:pPr>
        <w:tabs>
          <w:tab w:val="center" w:pos="2835"/>
        </w:tabs>
        <w:rPr>
          <w:rtl/>
        </w:rPr>
      </w:pPr>
      <w:r>
        <w:rPr>
          <w:rtl/>
        </w:rPr>
        <w:t>ו</w:t>
      </w:r>
      <w:r>
        <w:rPr>
          <w:rFonts w:hint="cs"/>
          <w:rtl/>
        </w:rPr>
        <w:t xml:space="preserve">אהך </w:t>
      </w:r>
      <w:r>
        <w:rPr>
          <w:rtl/>
        </w:rPr>
        <w:t xml:space="preserve">קתני: אינו דוחה </w:t>
      </w:r>
      <w:r>
        <w:rPr>
          <w:rtl/>
        </w:rPr>
        <w:t xml:space="preserve">לא</w:t>
      </w:r>
      <w:r>
        <w:rPr>
          <w:rtl/>
        </w:rPr>
        <w:t xml:space="preserve"> את השבת ולא את יום טוב.</w:t>
      </w:r>
    </w:p>
    <w:p w:rsidR="00DA63EC" w:rsidRDefault="00DA63EC" w:rsidP="00DA63EC">
      <w:pPr>
        <w:pStyle w:val="Hadran"/>
        <w:rPr>
          <w:rtl/>
        </w:rPr>
        <w:pPrChange w:id="104884" w:author="Claude" w:date="2026-10-11T09:08:13Z">
          <w:pPr>
            <w:pStyle w:val="affff"/>
            <w:rPr>
              <w:rtl/>
            </w:rPr>
          </w:pPr>
        </w:pPrChange>
      </w:pPr>
      <w:r>
        <w:rPr>
          <w:rtl/>
        </w:rPr>
        <w:t>הדרן עלך שתי הלחם.</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3"/>
        <w:framePr w:wrap="around"/>
        <w:rPr>
          <w:rtl/>
        </w:rPr>
      </w:pPr>
      <w:r>
        <w:rPr>
          <w:rFonts w:hint="cs"/>
          <w:rtl/>
        </w:rPr>
        <w:lastRenderedPageBreak/>
        <w:t>ק:</w:t>
      </w:r>
    </w:p>
    <w:p w:rsidR="00DA63EC" w:rsidRDefault="00DA63EC" w:rsidP="00DA63EC">
      <w:pPr>
        <w:pStyle w:val="afff7"/>
        <w:framePr w:wrap="around"/>
        <w:rPr>
          <w:del w:id="103867" w:author="Claude" w:date="2026-10-11T09:07:48Z"/>
          <w:rtl/>
        </w:rPr>
      </w:pPr>
      <w:del w:id="103866" w:author="Claude" w:date="2026-10-11T09:07:48Z">
        <w:r>
          <w:rPr>
            <w:rFonts w:hint="cs"/>
            <w:rtl/>
          </w:rPr>
          <w:delText xml:space="preserve">המנחות והנסכים</w:delText>
        </w:r>
      </w:del>
    </w:p>
    <w:p w:rsidR="00DA63EC" w:rsidRDefault="00DA63EC" w:rsidP="00DA63EC">
      <w:pPr>
        <w:pStyle w:val="afff6"/>
        <w:framePr w:wrap="around"/>
        <w:rPr>
          <w:del w:id="103865" w:author="Claude" w:date="2026-10-11T09:07:48Z"/>
          <w:rtl/>
        </w:rPr>
      </w:pPr>
      <w:del w:id="103864" w:author="Claude" w:date="2026-10-11T09:07:48Z">
        <w:r>
          <w:rPr>
            <w:rFonts w:hint="cs"/>
            <w:rtl/>
          </w:rPr>
          <w:delText xml:space="preserve">פרק שנים עשר</w:delText>
        </w:r>
      </w:del>
    </w:p>
    <w:p w:rsidR="00DA63EC" w:rsidRDefault="00DA63EC" w:rsidP="00DA63EC">
      <w:pPr>
        <w:pStyle w:val="afff8"/>
        <w:framePr w:wrap="around"/>
        <w:rPr>
          <w:rtl/>
        </w:rPr>
      </w:pPr>
      <w:r>
        <w:rPr>
          <w:rFonts w:hint="cs"/>
          <w:rtl/>
        </w:rPr>
        <w:t>ק:- קד:</w:t>
      </w:r>
    </w:p>
    <w:p>
      <w:pPr>
        <w:pStyle w:val="PetichatPerek"/>
        <w:rPr>
          <w:ins w:id="103863" w:author="Claude" w:date="2026-10-11T09:07:48Z"/>
        </w:rPr>
      </w:pPr>
      <w:ins w:id="103862" w:author="Claude" w:date="2026-10-11T09:07:48Z">
        <w:r>
          <w:rPr>
            <w:rFonts w:hint="cs"/>
            <w:rtl/>
          </w:rPr>
          <w:t xml:space="preserve">פרק שנים עשר</w:t>
        </w:r>
        <w:r>
          <w:rPr>
            <w:rFonts w:hint="cs"/>
            <w:rtl/>
          </w:rPr>
          <w:t xml:space="preserve"> - </w:t>
        </w:r>
        <w:r>
          <w:rPr>
            <w:rFonts w:hint="cs"/>
            <w:rtl/>
          </w:rPr>
          <w:t xml:space="preserve">המנחות והנסכים</w:t>
        </w:r>
      </w:ins>
    </w:p>
    <w:p>
      <w:pPr>
        <w:pStyle w:val="MishnaBatzad"/>
        <w:rPr>
          <w:ins w:id="20490" w:author="קלוד" w:date="2026-10-11T09:07:26Z"/>
        </w:rPr>
      </w:pPr>
      <w:ins w:id="20489" w:author="קלוד" w:date="2026-10-11T09:07:26Z">
        <w:r>
          <w:t xml:space="preserve">משנה א</w:t>
        </w:r>
      </w:ins>
    </w:p>
    <w:p w:rsidR="00DA63EC" w:rsidRPr="000A334C" w:rsidRDefault="00DA63EC" w:rsidP="003B6D22">
      <w:pPr>
        <w:pStyle w:val="afff9"/>
        <w:rPr>
          <w:del w:id="20288" w:author="קלוד" w:date="2026-10-11T09:07:26Z"/>
          <w:rtl/>
        </w:rPr>
      </w:pPr>
      <w:del w:id="20287" w:author="קלוד" w:date="2026-10-11T09:07:26Z">
        <w:r w:rsidRPr="000A334C">
          <w:rPr>
            <w:rtl/>
          </w:rPr>
          <w:delText xml:space="preserve">מתני'</w:delText>
        </w:r>
      </w:del>
    </w:p>
    <w:p w:rsidR="00DA63EC" w:rsidRPr="000A334C" w:rsidRDefault="00DA63EC" w:rsidP="003B6D22">
      <w:pPr>
        <w:pStyle w:val="afff9"/>
        <w:spacing w:before="120"/>
        <w:rPr>
          <w:rtl/>
        </w:rPr>
        <w:pPrChange w:id="90084" w:author="קלוד" w:date="2026-10-11T12:09:42Z">
          <w:pPr>
            <w:pStyle w:val="afff9"/>
          </w:pPr>
        </w:pPrChange>
      </w:pPr>
      <w:r w:rsidRPr="000A334C">
        <w:rPr>
          <w:rtl/>
        </w:rPr>
        <w:t xml:space="preserve">המנחות והנסכים שנטמאו, עד שלא קדשו בכלי - יש להם פדיון, </w:t>
      </w:r>
    </w:p>
    <w:p w:rsidR="00DA63EC" w:rsidRPr="000A334C" w:rsidRDefault="00DA63EC" w:rsidP="003B6D22">
      <w:pPr>
        <w:pStyle w:val="afff9"/>
        <w:rPr>
          <w:rtl/>
        </w:rPr>
      </w:pPr>
      <w:r w:rsidRPr="000A334C">
        <w:rPr>
          <w:rtl/>
        </w:rPr>
        <w:t>משקידשו בכלי - אין להם פדיון.</w:t>
      </w:r>
    </w:p>
    <w:p w:rsidR="00DA63EC" w:rsidRPr="00E105BC" w:rsidRDefault="00DA63EC" w:rsidP="003B6D22">
      <w:pPr>
        <w:pStyle w:val="afff9"/>
        <w:rPr>
          <w:spacing w:val="0"/>
          <w:rtl/>
        </w:rPr>
      </w:pPr>
      <w:r w:rsidRPr="00E105BC">
        <w:rPr>
          <w:spacing w:val="0"/>
          <w:rtl/>
        </w:rPr>
        <w:t>העופות והעצים והלבונה וכלי שרת משנטמאו - אין להן פדיון, שלא נאמר פדיון אלא בבהמה.</w:t>
      </w:r>
    </w:p>
    <w:p w:rsidR="00DA63EC" w:rsidRDefault="00DA63EC" w:rsidP="00DA63EC">
      <w:pPr>
        <w:pStyle w:val="affffd"/>
        <w:rPr>
          <w:rtl/>
        </w:rPr>
      </w:pPr>
      <w:r>
        <w:rPr>
          <w:rtl/>
        </w:rPr>
        <w:t>׹</w:t>
      </w:r>
    </w:p>
    <w:p>
      <w:pPr>
        <w:pStyle w:val="afffff8"/>
        <w:rPr>
          <w:ins w:id="90085" w:author="קלוד" w:date="2026-10-11T12:32:08Z"/>
        </w:rPr>
      </w:pPr>
      <w:ins w:id="90086" w:author="קלוד" w:date="2026-10-11T12:32:08Z">
        <w:r>
          <w:rPr>
            <w:color w:val="7B3F00"/>
          </w:rPr>
          <w:t xml:space="preserve">מנחות טהורות - האם נפדות (שמואל)</w:t>
        </w:r>
      </w:ins>
    </w:p>
    <w:p>
      <w:pPr>
        <w:pStyle w:val="38"/>
        <w:rPr>
          <w:ins w:id="102001" w:author="מנוע מכני" w:date="2026-10-11T12:04:40Z"/>
        </w:rPr>
      </w:pPr>
      <w:r w:rsidRPr="00EC2024">
        <w:t xml:space="preserve">שמואל:</w:t>
      </w:r>
    </w:p>
    <w:p w:rsidR="00DA63EC" w:rsidRPr="00EC2024" w:rsidRDefault="00DA63EC" w:rsidP="00DA63EC">
      <w:pPr>
        <w:tabs>
          <w:tab w:val="center" w:pos="2835"/>
        </w:tabs>
        <w:rPr>
          <w:spacing w:val="-4"/>
          <w:rtl/>
        </w:rPr>
      </w:pPr>
      <w:del w:id="102002" w:author="מנוע מכני" w:date="2026-10-11T12:04:40Z">
        <w:r w:rsidRPr="00EC2024">
          <w:rPr>
            <w:spacing w:val="-4"/>
            <w:rtl/>
          </w:rPr>
          <w:delText xml:space="preserve"> </w:delText>
        </w:r>
      </w:del>
      <w:ins w:id="90555" w:author="מנוע מכני" w:date="2026-10-11T12:04:40Z">
        <w:r>
          <w:rPr>
            <w:spacing w:val="-4"/>
            <w:rtl/>
          </w:rPr>
          <w:t xml:space="preserve">ואפי'</w:t>
        </w:r>
      </w:ins>
      <w:del w:id="90556" w:author="מנוע מכני" w:date="2026-10-11T12:04:40Z">
        <w:r w:rsidRPr="00EC2024">
          <w:rPr>
            <w:spacing w:val="-4"/>
            <w:rtl/>
          </w:rPr>
          <w:delText xml:space="preserve">ואפילו</w:delText>
        </w:r>
      </w:del>
      <w:r w:rsidRPr="00EC2024">
        <w:rPr>
          <w:spacing w:val="-4"/>
          <w:rtl/>
        </w:rPr>
        <w:t xml:space="preserve"> הן טהורין נפדין</w:t>
      </w:r>
      <w:ins w:id="95469" w:author="מנוע מכני" w:date="2026-10-11T12:04:40Z">
        <w:r>
          <w:rPr>
            <w:spacing w:val="-4"/>
            <w:rtl/>
          </w:rPr>
          <w:t xml:space="preserve">,</w:t>
        </w:r>
      </w:ins>
      <w:del w:id="95470" w:author="מנוע מכני" w:date="2026-10-11T12:04:40Z">
        <w:r w:rsidRPr="00EC2024">
          <w:rPr>
            <w:spacing w:val="-4"/>
            <w:rtl/>
          </w:rPr>
          <w:delText xml:space="preserve">;</w:delText>
        </w:r>
      </w:del>
      <w:r w:rsidRPr="00EC2024">
        <w:rPr>
          <w:spacing w:val="-4"/>
          <w:rtl/>
        </w:rPr>
        <w:t xml:space="preserve"> </w:t>
      </w:r>
      <w:r w:rsidRPr="00EC2024">
        <w:rPr>
          <w:rFonts w:hint="cs"/>
          <w:spacing w:val="-4"/>
          <w:rtl/>
        </w:rPr>
        <w:t>ד</w:t>
      </w:r>
      <w:r w:rsidRPr="00EC2024">
        <w:rPr>
          <w:spacing w:val="-4"/>
          <w:rtl/>
        </w:rPr>
        <w:t xml:space="preserve">כמה דלא קדשי בכלי קדושת דמים </w:t>
      </w:r>
      <w:ins w:id="93817" w:author="מנוע מכני" w:date="2026-10-11T12:04:40Z">
        <w:r>
          <w:rPr>
            <w:spacing w:val="-4"/>
            <w:rtl/>
          </w:rPr>
          <w:t xml:space="preserve">הם</w:t>
        </w:r>
      </w:ins>
      <w:del w:id="93818" w:author="מנוע מכני" w:date="2026-10-11T12:04:40Z">
        <w:r w:rsidRPr="00EC2024">
          <w:rPr>
            <w:spacing w:val="-4"/>
            <w:rtl/>
          </w:rPr>
          <w:delText xml:space="preserve">נינהו</w:delText>
        </w:r>
      </w:del>
      <w:r w:rsidRPr="00EC2024">
        <w:rPr>
          <w:spacing w:val="-4"/>
          <w:rtl/>
        </w:rPr>
        <w:t xml:space="preserve">, וקדושת דמים נפדין.</w:t>
      </w:r>
    </w:p>
    <w:p w:rsidR="00DA63EC" w:rsidRDefault="00DA63EC" w:rsidP="00DA63EC">
      <w:pPr>
        <w:tabs>
          <w:tab w:val="center" w:pos="2835"/>
        </w:tabs>
        <w:rPr>
          <w:rtl/>
        </w:rPr>
      </w:pPr>
      <w:r>
        <w:rPr>
          <w:rFonts w:hint="cs"/>
          <w:rtl/>
        </w:rPr>
        <w:t>ו</w:t>
      </w:r>
      <w:r>
        <w:rPr>
          <w:rtl/>
        </w:rPr>
        <w:t xml:space="preserve">אע"ג דלא נטמאו, ואיידי דבעי מיתנא סיפא: משקידשו בכלי אין להן פדיון, </w:t>
      </w:r>
      <w:ins w:id="90557" w:author="מנוע מכני" w:date="2026-10-11T12:04:40Z">
        <w:r>
          <w:rPr>
            <w:rtl/>
          </w:rPr>
          <w:t xml:space="preserve">דאפי'</w:t>
        </w:r>
      </w:ins>
      <w:del w:id="90558" w:author="מנוע מכני" w:date="2026-10-11T12:04:40Z">
        <w:r>
          <w:rPr>
            <w:rtl/>
          </w:rPr>
          <w:delText xml:space="preserve">דאפילו</w:delText>
        </w:r>
      </w:del>
      <w:r>
        <w:rPr>
          <w:rtl/>
        </w:rPr>
        <w:t xml:space="preserve"> נטמאו </w:t>
      </w:r>
      <w:ins w:id="92111" w:author="מנוע מכני" w:date="2026-10-11T12:04:40Z">
        <w:r>
          <w:rPr>
            <w:rtl/>
          </w:rPr>
          <w:t xml:space="preserve">גם</w:t>
        </w:r>
      </w:ins>
      <w:del w:id="92112" w:author="מנוע מכני" w:date="2026-10-11T12:04:40Z">
        <w:r>
          <w:rPr>
            <w:rtl/>
          </w:rPr>
          <w:delText xml:space="preserve">נמי</w:delText>
        </w:r>
      </w:del>
      <w:r>
        <w:rPr>
          <w:rtl/>
        </w:rPr>
        <w:t xml:space="preserve"> </w:t>
      </w:r>
      <w:r>
        <w:rPr>
          <w:rtl/>
        </w:rPr>
        <w:t xml:space="preserve">לא</w:t>
      </w:r>
      <w:r>
        <w:rPr>
          <w:rtl/>
        </w:rPr>
        <w:t xml:space="preserve">, תנא </w:t>
      </w:r>
      <w:ins w:id="92113" w:author="מנוע מכני" w:date="2026-10-11T12:04:40Z">
        <w:r>
          <w:rPr>
            <w:rtl/>
          </w:rPr>
          <w:t xml:space="preserve">גם</w:t>
        </w:r>
      </w:ins>
      <w:del w:id="92114" w:author="מנוע מכני" w:date="2026-10-11T12:04:40Z">
        <w:r>
          <w:rPr>
            <w:rtl/>
          </w:rPr>
          <w:delText xml:space="preserve">נמי</w:delText>
        </w:r>
      </w:del>
      <w:r>
        <w:rPr>
          <w:rtl/>
        </w:rPr>
        <w:t xml:space="preserve"> רישא: שנטמאו עד שלא קדשו בכלי.</w:t>
      </w:r>
    </w:p>
    <w:p w:rsidR="00DA63EC" w:rsidRDefault="00DA63EC" w:rsidP="00DA63EC">
      <w:pPr>
        <w:rPr>
          <w:rtl/>
        </w:rPr>
      </w:pPr>
      <w:r w:rsidRPr="00336727">
        <w:rPr>
          <w:rFonts w:hint="cs"/>
          <w:rtl/>
        </w:rPr>
        <w:t>ואפי' ד</w:t>
      </w:r>
      <w:r w:rsidRPr="00336727">
        <w:rPr>
          <w:rtl/>
        </w:rPr>
        <w:t xml:space="preserve">קדושת הגוף </w:t>
      </w:r>
      <w:ins w:id="93819" w:author="מנוע מכני" w:date="2026-10-11T12:04:40Z">
        <w:r>
          <w:rPr>
            <w:rtl/>
          </w:rPr>
          <w:t xml:space="preserve">הם</w:t>
        </w:r>
      </w:ins>
      <w:del w:id="93820" w:author="מנוע מכני" w:date="2026-10-11T12:04:40Z">
        <w:r w:rsidRPr="00336727">
          <w:rPr>
            <w:rtl/>
          </w:rPr>
          <w:delText xml:space="preserve">נינהו</w:delText>
        </w:r>
      </w:del>
      <w:r w:rsidRPr="00336727">
        <w:rPr>
          <w:rFonts w:hint="cs"/>
          <w:rtl/>
        </w:rPr>
        <w:t>- דקמ</w:t>
      </w:r>
      <w:r>
        <w:rPr>
          <w:rtl/>
        </w:rPr>
        <w:t>"</w:t>
      </w:r>
      <w:r w:rsidRPr="00336727">
        <w:rPr>
          <w:rFonts w:hint="cs"/>
          <w:rtl/>
        </w:rPr>
        <w:t xml:space="preserve">ל דלא לכזה טמא קראה תורה בעל מום דמכלי שרת </w:t>
      </w:r>
      <w:r w:rsidRPr="00336727">
        <w:rPr>
          <w:rFonts w:hint="cs"/>
          <w:rtl/>
        </w:rPr>
        <w:t xml:space="preserve">לא</w:t>
      </w:r>
      <w:r w:rsidRPr="00336727">
        <w:rPr>
          <w:rFonts w:hint="cs"/>
          <w:rtl/>
        </w:rPr>
        <w:t xml:space="preserve"> אשכחן דמיפריק</w:t>
      </w:r>
    </w:p>
    <w:p w:rsidR="00DA63EC" w:rsidRDefault="00DA63EC" w:rsidP="00DA63EC">
      <w:pPr>
        <w:tabs>
          <w:tab w:val="center" w:pos="2835"/>
        </w:tabs>
        <w:rPr>
          <w:rtl/>
        </w:rPr>
      </w:pPr>
    </w:p>
    <w:p w:rsidR="00DA63EC" w:rsidRDefault="00DA63EC" w:rsidP="00DA63EC">
      <w:pPr>
        <w:pStyle w:val="afff3"/>
        <w:framePr w:wrap="around"/>
        <w:rPr>
          <w:rtl/>
        </w:rPr>
      </w:pPr>
      <w:r>
        <w:rPr>
          <w:rFonts w:hint="cs"/>
          <w:rtl/>
        </w:rPr>
        <w:t>קא.</w:t>
      </w:r>
    </w:p>
    <w:p w:rsidR="00DA63EC" w:rsidRDefault="00DA63EC" w:rsidP="00DA63EC">
      <w:pPr>
        <w:tabs>
          <w:tab w:val="center" w:pos="2835"/>
        </w:tabs>
        <w:rPr>
          <w:rtl/>
        </w:rPr>
      </w:pPr>
      <w:r>
        <w:rPr>
          <w:rtl/>
        </w:rPr>
        <w:t>ובעל מום איקרי טמא</w:t>
      </w:r>
      <w:r>
        <w:rPr>
          <w:rFonts w:hint="cs"/>
          <w:rtl/>
        </w:rPr>
        <w:t xml:space="preserve"> </w:t>
      </w:r>
      <w:r>
        <w:rPr>
          <w:rFonts w:hint="cs"/>
          <w:rtl/>
        </w:rPr>
        <w:t xml:space="preserve">ד</w:t>
      </w:r>
      <w:r>
        <w:rPr>
          <w:rtl/>
        </w:rPr>
        <w:t xml:space="preserve">תניא</w:t>
      </w:r>
      <w:r>
        <w:rPr>
          <w:rtl/>
        </w:rPr>
        <w:t xml:space="preserve">:</w:t>
      </w:r>
      <w:r w:rsidRPr="00A71A5E">
        <w:rPr>
          <w:rStyle w:val="afffff0"/>
          <w:rtl/>
        </w:rPr>
        <w:t xml:space="preserve"> </w:t>
      </w:r>
      <w:r w:rsidRPr="00A71A5E">
        <w:rPr>
          <w:rStyle w:val="afffff0"/>
          <w:rFonts w:hint="cs"/>
          <w:rtl/>
        </w:rPr>
        <w:t>'</w:t>
      </w:r>
      <w:r w:rsidRPr="00A71A5E">
        <w:rPr>
          <w:rStyle w:val="afffff0"/>
          <w:rtl/>
        </w:rPr>
        <w:t xml:space="preserve">ואם כל בהמה טמאה אשר </w:t>
      </w:r>
      <w:r w:rsidRPr="00A71A5E">
        <w:rPr>
          <w:rStyle w:val="afffff0"/>
          <w:rtl/>
        </w:rPr>
        <w:t xml:space="preserve">לא</w:t>
      </w:r>
      <w:r w:rsidRPr="00A71A5E">
        <w:rPr>
          <w:rStyle w:val="afffff0"/>
          <w:rtl/>
        </w:rPr>
        <w:t xml:space="preserve"> יקריבו ממנה קרבן לה</w:t>
      </w:r>
      <w:r w:rsidRPr="00A71A5E">
        <w:rPr>
          <w:rStyle w:val="afffff0"/>
          <w:rtl/>
        </w:rPr>
        <w:t xml:space="preserve">' </w:t>
      </w:r>
      <w:r>
        <w:rPr>
          <w:rtl/>
        </w:rPr>
        <w:t xml:space="preserve">- בבעלי מומין שנפדין הכתוב מדבר</w:t>
      </w:r>
      <w:ins w:id="95471" w:author="מנוע מכני" w:date="2026-10-11T12:04:40Z">
        <w:r>
          <w:rPr>
            <w:rtl/>
          </w:rPr>
          <w:t xml:space="preserve">,</w:t>
        </w:r>
      </w:ins>
      <w:del w:id="95472" w:author="מנוע מכני" w:date="2026-10-11T12:04:40Z">
        <w:r>
          <w:rPr>
            <w:rtl/>
          </w:rPr>
          <w:delText xml:space="preserve">;</w:delText>
        </w:r>
      </w:del>
      <w:r>
        <w:rPr>
          <w:rtl/>
        </w:rPr>
        <w:t xml:space="preserve"> </w:t>
      </w:r>
      <w:r>
        <w:rPr>
          <w:rFonts w:hint="cs"/>
          <w:rtl/>
        </w:rPr>
        <w:t xml:space="preserve">ולא בבהמה טמאה דכבר </w:t>
      </w:r>
      <w:r>
        <w:rPr>
          <w:rFonts w:hint="cs"/>
          <w:rtl/>
        </w:rPr>
        <w:t xml:space="preserve">אמר</w:t>
      </w:r>
      <w:r w:rsidRPr="00A71A5E">
        <w:rPr>
          <w:rStyle w:val="afffff0"/>
          <w:rFonts w:hint="cs"/>
          <w:rtl/>
        </w:rPr>
        <w:t xml:space="preserve"> '</w:t>
      </w:r>
      <w:ins w:id="91109" w:author="Claude - סמנטי" w:date="2026-10-11T12:27:00Z">
        <w:r>
          <w:rPr>
            <w:rStyle w:val="afffff0"/>
            <w:rtl/>
          </w:rPr>
          <w:t xml:space="preserve">וְאִם בַּבְּהֵמָה הַטְּמֵאָה וּפָדָה בְעֶרְכֶּךָ</w:t>
        </w:r>
      </w:ins>
      <w:del w:id="91110" w:author="Claude - סמנטי" w:date="2026-10-11T12:27:00Z">
        <w:r w:rsidRPr="00A71A5E">
          <w:rPr>
            <w:rStyle w:val="afffff0"/>
            <w:rtl/>
          </w:rPr>
          <w:delText xml:space="preserve">ואם בבהמה הטמאה ופדה בערכך</w:delText>
        </w:r>
      </w:del>
      <w:r w:rsidRPr="00A71A5E">
        <w:rPr>
          <w:rStyle w:val="afffff0"/>
          <w:rFonts w:hint="cs"/>
          <w:rtl/>
        </w:rPr>
        <w:t>'</w:t>
      </w:r>
      <w:r w:rsidRPr="00A71A5E">
        <w:rPr>
          <w:rStyle w:val="afffff0"/>
          <w:rtl/>
        </w:rPr>
        <w:t xml:space="preserve"> </w:t>
      </w:r>
    </w:p>
    <w:p w:rsidR="00DA63EC" w:rsidRDefault="00DA63EC" w:rsidP="00DA63EC">
      <w:pPr>
        <w:tabs>
          <w:tab w:val="center" w:pos="2835"/>
        </w:tabs>
        <w:rPr>
          <w:rtl/>
        </w:rPr>
      </w:pPr>
      <w:r w:rsidRPr="003017EE">
        <w:rPr>
          <w:rStyle w:val="afffff0"/>
          <w:rFonts w:hint="cs"/>
          <w:rtl/>
        </w:rPr>
        <w:t>'</w:t>
      </w:r>
      <w:r w:rsidRPr="003017EE">
        <w:rPr>
          <w:rStyle w:val="afffff0"/>
          <w:rtl/>
        </w:rPr>
        <w:t xml:space="preserve">אשר </w:t>
      </w:r>
      <w:r w:rsidRPr="003017EE">
        <w:rPr>
          <w:rStyle w:val="afffff0"/>
          <w:rtl/>
        </w:rPr>
        <w:t xml:space="preserve">לא</w:t>
      </w:r>
      <w:r w:rsidRPr="003017EE">
        <w:rPr>
          <w:rStyle w:val="afffff0"/>
          <w:rtl/>
        </w:rPr>
        <w:t xml:space="preserve"> יקריבו ממנה קרבן לה</w:t>
      </w:r>
      <w:r w:rsidRPr="003017EE">
        <w:rPr>
          <w:rStyle w:val="afffff0"/>
          <w:rtl/>
        </w:rPr>
        <w:t xml:space="preserve">',</w:t>
      </w:r>
      <w:r>
        <w:rPr>
          <w:rtl/>
        </w:rPr>
        <w:t xml:space="preserve"> מי שאינה קריבה לה' כל עיקר, יצתה </w:t>
      </w:r>
      <w:r>
        <w:rPr>
          <w:rFonts w:hint="cs"/>
          <w:rtl/>
        </w:rPr>
        <w:t xml:space="preserve">בעלת מום עובר </w:t>
      </w:r>
      <w:r>
        <w:rPr>
          <w:rtl/>
        </w:rPr>
        <w:t>זו שאינה קריבה היום וקריבה למחר.</w:t>
      </w:r>
    </w:p>
    <w:p w:rsidR="00DA63EC" w:rsidRDefault="00DA63EC" w:rsidP="00DA63EC">
      <w:pPr>
        <w:tabs>
          <w:tab w:val="center" w:pos="2835"/>
        </w:tabs>
        <w:rPr>
          <w:rtl/>
        </w:rPr>
      </w:pPr>
    </w:p>
    <w:p>
      <w:pPr>
        <w:pStyle w:val="38"/>
        <w:rPr>
          <w:ins w:id="102004" w:author="מנוע מכני" w:date="2026-10-11T12:04:40Z"/>
        </w:rPr>
      </w:pPr>
      <w:del w:id="102003" w:author="מנוע מכני" w:date="2026-10-11T12:04:40Z">
        <w:r w:rsidRPr="00EC2024">
          <w:delText xml:space="preserve">•</w:delText>
        </w:r>
      </w:del>
      <w:r w:rsidRPr="00EC2024">
        <w:t xml:space="preserve"> </w:t>
      </w:r>
      <w:r w:rsidRPr="00EC2024">
        <w:t xml:space="preserve">והך</w:t>
      </w:r>
    </w:p>
    <w:p w:rsidR="00DA63EC" w:rsidRPr="00EC2024" w:rsidRDefault="00DA63EC" w:rsidP="00DA63EC">
      <w:pPr>
        <w:tabs>
          <w:tab w:val="center" w:pos="2835"/>
        </w:tabs>
        <w:rPr>
          <w:spacing w:val="-4"/>
          <w:rtl/>
        </w:rPr>
      </w:pPr>
      <w:del w:id="102005" w:author="מנוע מכני" w:date="2026-10-11T12:04:40Z">
        <w:r w:rsidRPr="00EC2024">
          <w:rPr>
            <w:rFonts w:hint="cs"/>
            <w:spacing w:val="-4"/>
            <w:rtl/>
          </w:rPr>
          <w:delText xml:space="preserve"> </w:delText>
        </w:r>
      </w:del>
      <w:r w:rsidRPr="00EC2024">
        <w:rPr>
          <w:rFonts w:hint="cs"/>
          <w:spacing w:val="-4"/>
          <w:rtl/>
        </w:rPr>
        <w:t xml:space="preserve">ד</w:t>
      </w:r>
      <w:r w:rsidRPr="00EC2024">
        <w:rPr>
          <w:spacing w:val="-4"/>
          <w:rtl/>
        </w:rPr>
        <w:t xml:space="preserve">העופות והעצים והלבונה וכלי שרת שנטמאו אין להן פדיון, שלא נאמר פדיון אלא בבהמה</w:t>
      </w:r>
      <w:ins w:id="95473" w:author="מנוע מכני" w:date="2026-10-11T12:04:40Z">
        <w:r>
          <w:rPr>
            <w:spacing w:val="-4"/>
            <w:rtl/>
          </w:rPr>
          <w:t xml:space="preserve">,</w:t>
        </w:r>
      </w:ins>
      <w:del w:id="95474" w:author="מנוע מכני" w:date="2026-10-11T12:04:40Z">
        <w:r w:rsidRPr="00EC2024">
          <w:rPr>
            <w:spacing w:val="-4"/>
            <w:rtl/>
          </w:rPr>
          <w:delText xml:space="preserve">;</w:delText>
        </w:r>
      </w:del>
      <w:r w:rsidRPr="00EC2024">
        <w:rPr>
          <w:spacing w:val="-4"/>
          <w:rtl/>
        </w:rPr>
        <w:t xml:space="preserve"> </w:t>
      </w:r>
    </w:p>
    <w:p w:rsidR="00DA63EC" w:rsidRDefault="00DA63EC" w:rsidP="00DA63EC">
      <w:pPr>
        <w:tabs>
          <w:tab w:val="center" w:pos="2835"/>
        </w:tabs>
        <w:rPr>
          <w:rtl/>
        </w:rPr>
      </w:pPr>
      <w:r>
        <w:rPr>
          <w:rtl/>
        </w:rPr>
        <w:t xml:space="preserve">עופות קדושת הגוף </w:t>
      </w:r>
      <w:ins w:id="93821" w:author="מנוע מכני" w:date="2026-10-11T12:04:40Z">
        <w:r>
          <w:rPr>
            <w:rtl/>
          </w:rPr>
          <w:t xml:space="preserve">הם</w:t>
        </w:r>
      </w:ins>
      <w:del w:id="93822" w:author="מנוע מכני" w:date="2026-10-11T12:04:40Z">
        <w:r>
          <w:rPr>
            <w:rtl/>
          </w:rPr>
          <w:delText xml:space="preserve">נינהו</w:delText>
        </w:r>
      </w:del>
      <w:r>
        <w:rPr>
          <w:rtl/>
        </w:rPr>
        <w:t xml:space="preserve">, ולא נאמר אלא בבהמה, </w:t>
      </w:r>
    </w:p>
    <w:p w:rsidR="00DA63EC" w:rsidRDefault="00DA63EC" w:rsidP="00DA63EC">
      <w:pPr>
        <w:tabs>
          <w:tab w:val="center" w:pos="2835"/>
        </w:tabs>
        <w:rPr>
          <w:rtl/>
        </w:rPr>
      </w:pPr>
      <w:r>
        <w:rPr>
          <w:rFonts w:hint="cs"/>
          <w:rtl/>
        </w:rPr>
        <w:t>ו</w:t>
      </w:r>
      <w:r>
        <w:rPr>
          <w:rtl/>
        </w:rPr>
        <w:t xml:space="preserve">לעולם אימא לך: טהורין </w:t>
      </w:r>
      <w:ins w:id="93823" w:author="מנוע מכני" w:date="2026-10-11T12:04:40Z">
        <w:r>
          <w:rPr>
            <w:rtl/>
          </w:rPr>
          <w:t xml:space="preserve">סתם</w:t>
        </w:r>
      </w:ins>
      <w:del w:id="93824" w:author="מנוע מכני" w:date="2026-10-11T12:04:40Z">
        <w:r>
          <w:rPr>
            <w:rtl/>
          </w:rPr>
          <w:delText xml:space="preserve">בעלמא</w:delText>
        </w:r>
      </w:del>
      <w:r>
        <w:rPr>
          <w:rtl/>
        </w:rPr>
        <w:t xml:space="preserve"> נפדין, </w:t>
      </w:r>
      <w:ins w:id="93825" w:author="מנוע מכני" w:date="2026-10-11T12:04:40Z">
        <w:r>
          <w:rPr>
            <w:rtl/>
          </w:rPr>
          <w:t xml:space="preserve">ואלו</w:t>
        </w:r>
      </w:ins>
      <w:del w:id="93826" w:author="מנוע מכני" w:date="2026-10-11T12:04:40Z">
        <w:r>
          <w:rPr>
            <w:rtl/>
          </w:rPr>
          <w:delText xml:space="preserve">והני</w:delText>
        </w:r>
      </w:del>
      <w:r>
        <w:rPr>
          <w:rtl/>
        </w:rPr>
        <w:t xml:space="preserve"> </w:t>
      </w:r>
      <w:r>
        <w:rPr>
          <w:rFonts w:hint="cs"/>
          <w:rtl/>
        </w:rPr>
        <w:t xml:space="preserve">לבונה וכלי שרת </w:t>
      </w:r>
      <w:r>
        <w:rPr>
          <w:rtl/>
        </w:rPr>
        <w:t>משום דלא שכיחי הוא.</w:t>
      </w:r>
    </w:p>
    <w:p w:rsidR="00DA63EC" w:rsidRDefault="00DA63EC" w:rsidP="00DA63EC">
      <w:pPr>
        <w:tabs>
          <w:tab w:val="center" w:pos="2835"/>
        </w:tabs>
        <w:rPr>
          <w:rtl/>
        </w:rPr>
      </w:pPr>
      <w:r>
        <w:rPr>
          <w:rFonts w:hint="cs"/>
          <w:rtl/>
        </w:rPr>
        <w:t xml:space="preserve">ועצים </w:t>
      </w:r>
      <w:ins w:id="92115" w:author="מנוע מכני" w:date="2026-10-11T12:04:40Z">
        <w:r>
          <w:rPr>
            <w:rFonts w:hint="cs"/>
            <w:rtl/>
          </w:rPr>
          <w:t xml:space="preserve">גם</w:t>
        </w:r>
      </w:ins>
      <w:del w:id="92116" w:author="מנוע מכני" w:date="2026-10-11T12:04:40Z">
        <w:r>
          <w:rPr>
            <w:rFonts w:hint="cs"/>
            <w:rtl/>
          </w:rPr>
          <w:delText xml:space="preserve">נמי</w:delText>
        </w:r>
      </w:del>
      <w:r>
        <w:rPr>
          <w:rFonts w:hint="cs"/>
          <w:rtl/>
        </w:rPr>
        <w:t xml:space="preserve"> </w:t>
      </w:r>
      <w:r>
        <w:rPr>
          <w:rFonts w:hint="cs"/>
          <w:rtl/>
        </w:rPr>
        <w:t xml:space="preserve">לא</w:t>
      </w:r>
      <w:r>
        <w:rPr>
          <w:rFonts w:hint="cs"/>
          <w:rtl/>
        </w:rPr>
        <w:t xml:space="preserve"> שכיחי כדאמרי' ד</w:t>
      </w:r>
      <w:r>
        <w:rPr>
          <w:rtl/>
        </w:rPr>
        <w:t xml:space="preserve">כל עץ שנמצא בו תולעת פסול לגבי מזבח, </w:t>
      </w:r>
      <w:ins w:id="97739" w:author="מנוע מכני" w:date="2026-10-11T12:04:40Z">
        <w:r>
          <w:rPr>
            <w:rtl/>
          </w:rPr>
          <w:t xml:space="preserve">לפיכך</w:t>
        </w:r>
      </w:ins>
      <w:del w:id="97740" w:author="מנוע מכני" w:date="2026-10-11T12:04:40Z">
        <w:r>
          <w:rPr>
            <w:rtl/>
          </w:rPr>
          <w:delText xml:space="preserve">הילכך</w:delText>
        </w:r>
      </w:del>
      <w:r>
        <w:rPr>
          <w:rtl/>
        </w:rPr>
        <w:t xml:space="preserve"> </w:t>
      </w:r>
      <w:r>
        <w:rPr>
          <w:rtl/>
        </w:rPr>
        <w:t xml:space="preserve">לא</w:t>
      </w:r>
      <w:r>
        <w:rPr>
          <w:rtl/>
        </w:rPr>
        <w:t xml:space="preserve"> שכיחי.</w:t>
      </w:r>
    </w:p>
    <w:p>
      <w:pPr>
        <w:pStyle w:val="38"/>
        <w:rPr>
          <w:ins w:id="102007" w:author="מנוע מכני" w:date="2026-10-11T12:04:40Z"/>
        </w:rPr>
      </w:pPr>
      <w:del w:id="102006" w:author="מנוע מכני" w:date="2026-10-11T12:04:40Z">
        <w:r>
          <w:delText xml:space="preserve">•</w:delText>
        </w:r>
      </w:del>
      <w:r>
        <w:t xml:space="preserve"> א</w:t>
      </w:r>
      <w:r>
        <w:t>ר</w:t>
      </w:r>
      <w:r>
        <w:t>"</w:t>
      </w:r>
      <w:r>
        <w:t xml:space="preserve">פ:</w:t>
      </w:r>
    </w:p>
    <w:p w:rsidR="00DA63EC" w:rsidRDefault="00DA63EC" w:rsidP="00DA63EC">
      <w:pPr>
        <w:tabs>
          <w:tab w:val="center" w:pos="2835"/>
        </w:tabs>
        <w:rPr>
          <w:rtl/>
        </w:rPr>
      </w:pPr>
      <w:del w:id="102008" w:author="מנוע מכני" w:date="2026-10-11T12:04:40Z">
        <w:r>
          <w:rPr>
            <w:rFonts w:hint="cs"/>
            <w:rtl/>
          </w:rPr>
          <w:delText xml:space="preserve"> </w:delText>
        </w:r>
      </w:del>
      <w:ins w:id="96437" w:author="מנוע מכני" w:date="2026-10-11T12:04:40Z">
        <w:r>
          <w:rPr>
            <w:rtl/>
          </w:rPr>
          <w:t xml:space="preserve">אם </w:t>
        </w:r>
      </w:ins>
      <w:del w:id="96438" w:author="מנוע מכני" w:date="2026-10-11T12:04:40Z">
        <w:r>
          <w:rPr>
            <w:rtl/>
          </w:rPr>
          <w:delText xml:space="preserve">אי </w:delText>
        </w:r>
      </w:del>
      <w:r>
        <w:rPr>
          <w:rtl/>
        </w:rPr>
        <w:t xml:space="preserve">שמיע </w:t>
      </w:r>
      <w:r>
        <w:rPr>
          <w:rStyle w:val="2fb"/>
          <w:rtl/>
        </w:rPr>
        <w:t xml:space="preserve">לשמואל</w:t>
      </w:r>
      <w:r>
        <w:rPr>
          <w:rtl/>
        </w:rPr>
        <w:t xml:space="preserve"> הא </w:t>
      </w:r>
      <w:r>
        <w:rPr>
          <w:rtl/>
        </w:rPr>
        <w:t xml:space="preserve">דתניא</w:t>
      </w:r>
      <w:r>
        <w:rPr>
          <w:rtl/>
        </w:rPr>
        <w:t xml:space="preserve">: המתפיס תמימים לבדק הבית - אין פודין אותן אלא למזבח, שכל הראוי למזבח אינו יוצא </w:t>
      </w:r>
      <w:ins w:id="93829" w:author="מנוע מכני" w:date="2026-10-11T12:04:40Z">
        <w:r>
          <w:rPr>
            <w:rtl/>
          </w:rPr>
          <w:t xml:space="preserve">כלום</w:t>
        </w:r>
      </w:ins>
      <w:del w:id="93830" w:author="מנוע מכני" w:date="2026-10-11T12:04:40Z">
        <w:r>
          <w:rPr>
            <w:rtl/>
          </w:rPr>
          <w:delText xml:space="preserve">מידי</w:delText>
        </w:r>
      </w:del>
      <w:r>
        <w:rPr>
          <w:rtl/>
        </w:rPr>
        <w:t xml:space="preserve"> מזבח לעולם, ואע"ג דקדושת דמים </w:t>
      </w:r>
      <w:ins w:id="93827" w:author="מנוע מכני" w:date="2026-10-11T12:04:40Z">
        <w:r>
          <w:rPr>
            <w:rtl/>
          </w:rPr>
          <w:t xml:space="preserve">הם</w:t>
        </w:r>
      </w:ins>
      <w:del w:id="93828" w:author="מנוע מכני" w:date="2026-10-11T12:04:40Z">
        <w:r>
          <w:rPr>
            <w:rtl/>
          </w:rPr>
          <w:delText xml:space="preserve">נינהו</w:delText>
        </w:r>
      </w:del>
      <w:r>
        <w:rPr>
          <w:rtl/>
        </w:rPr>
        <w:t xml:space="preserve"> אין נפדין הואיל וטהורים הם, </w:t>
      </w:r>
      <w:ins w:id="96769" w:author="מנוע מכני" w:date="2026-10-11T12:04:40Z">
        <w:r>
          <w:rPr>
            <w:rtl/>
          </w:rPr>
          <w:t xml:space="preserve">היה</w:t>
        </w:r>
      </w:ins>
      <w:del w:id="96770" w:author="מנוע מכני" w:date="2026-10-11T12:04:40Z">
        <w:r>
          <w:rPr>
            <w:rtl/>
          </w:rPr>
          <w:delText xml:space="preserve">הוה</w:delText>
        </w:r>
      </w:del>
      <w:r>
        <w:rPr>
          <w:rtl/>
        </w:rPr>
        <w:t xml:space="preserve"> הדר </w:t>
      </w:r>
      <w:ins w:id="93831" w:author="מנוע מכני" w:date="2026-10-11T12:04:40Z">
        <w:r>
          <w:rPr>
            <w:rtl/>
          </w:rPr>
          <w:t xml:space="preserve">בו</w:t>
        </w:r>
      </w:ins>
      <w:del w:id="93832" w:author="מנוע מכני" w:date="2026-10-11T12:04:40Z">
        <w:r>
          <w:rPr>
            <w:rtl/>
          </w:rPr>
          <w:delText xml:space="preserve">ביה</w:delText>
        </w:r>
      </w:del>
      <w:r>
        <w:rPr>
          <w:rtl/>
        </w:rPr>
        <w:t xml:space="preserve">.</w:t>
      </w:r>
    </w:p>
    <w:p>
      <w:pPr>
        <w:pStyle w:val="38"/>
        <w:rPr>
          <w:ins w:id="102465" w:author="מנוע מכני" w:date="2026-10-11T12:04:40Z"/>
        </w:rPr>
      </w:pPr>
      <w:r>
        <w:t xml:space="preserve">- ולא היא,</w:t>
      </w:r>
    </w:p>
    <w:p w:rsidR="00DA63EC" w:rsidRDefault="00DA63EC" w:rsidP="00DA63EC">
      <w:pPr>
        <w:pStyle w:val="affffb"/>
        <w:rPr>
          <w:rtl/>
        </w:rPr>
      </w:pPr>
      <w:del w:id="102466" w:author="מנוע מכני" w:date="2026-10-11T12:04:40Z">
        <w:r>
          <w:rPr>
            <w:rtl/>
          </w:rPr>
          <w:delText xml:space="preserve"> </w:delText>
        </w:r>
      </w:del>
      <w:r>
        <w:rPr>
          <w:rtl/>
        </w:rPr>
        <w:t xml:space="preserve">שמיעא </w:t>
      </w:r>
      <w:ins w:id="93833" w:author="מנוע מכני" w:date="2026-10-11T12:04:40Z">
        <w:r>
          <w:rPr>
            <w:rtl/>
          </w:rPr>
          <w:t xml:space="preserve">לו</w:t>
        </w:r>
      </w:ins>
      <w:del w:id="93834" w:author="מנוע מכני" w:date="2026-10-11T12:04:40Z">
        <w:r>
          <w:rPr>
            <w:rtl/>
          </w:rPr>
          <w:delText xml:space="preserve">ליה</w:delText>
        </w:r>
      </w:del>
      <w:r>
        <w:rPr>
          <w:rtl/>
        </w:rPr>
        <w:t xml:space="preserve"> ולא הדר </w:t>
      </w:r>
      <w:ins w:id="93835" w:author="מנוע מכני" w:date="2026-10-11T12:04:40Z">
        <w:r>
          <w:rPr>
            <w:rtl/>
          </w:rPr>
          <w:t xml:space="preserve">בו</w:t>
        </w:r>
      </w:ins>
      <w:del w:id="93836" w:author="מנוע מכני" w:date="2026-10-11T12:04:40Z">
        <w:r>
          <w:rPr>
            <w:rtl/>
          </w:rPr>
          <w:delText xml:space="preserve">ביה</w:delText>
        </w:r>
      </w:del>
      <w:r>
        <w:rPr>
          <w:rtl/>
        </w:rPr>
        <w:t xml:space="preserve">, </w:t>
      </w:r>
      <w:r>
        <w:rPr>
          <w:rFonts w:hint="cs"/>
          <w:rtl/>
        </w:rPr>
        <w:t>ד</w:t>
      </w:r>
      <w:r>
        <w:rPr>
          <w:rtl/>
        </w:rPr>
        <w:t xml:space="preserve">כיון דלא שכיחי </w:t>
      </w:r>
      <w:r>
        <w:rPr>
          <w:rtl/>
        </w:rPr>
        <w:t xml:space="preserve">לא</w:t>
      </w:r>
      <w:r>
        <w:rPr>
          <w:rtl/>
        </w:rPr>
        <w:t xml:space="preserve"> מיפרקי</w:t>
      </w:r>
      <w:r>
        <w:rPr>
          <w:rFonts w:hint="cs"/>
          <w:rtl/>
        </w:rPr>
        <w:t xml:space="preserve"> </w:t>
      </w:r>
      <w:r>
        <w:rPr>
          <w:rFonts w:hint="cs"/>
          <w:rtl/>
        </w:rPr>
        <w:t xml:space="preserve">ה</w:t>
      </w:r>
      <w:r>
        <w:rPr>
          <w:rtl/>
        </w:rPr>
        <w:t>"</w:t>
      </w:r>
      <w:r>
        <w:rPr>
          <w:rFonts w:hint="cs"/>
          <w:rtl/>
        </w:rPr>
        <w:t>נ</w:t>
      </w:r>
      <w:r>
        <w:rPr>
          <w:rtl/>
        </w:rPr>
        <w:t xml:space="preserve"> כיון דשכיחי מומין דפסלי בבהמה, דאפי' בדוקין שבעין </w:t>
      </w:r>
      <w:ins w:id="92117" w:author="מנוע מכני" w:date="2026-10-11T12:04:40Z">
        <w:r>
          <w:rPr>
            <w:rtl/>
          </w:rPr>
          <w:t xml:space="preserve">גם</w:t>
        </w:r>
      </w:ins>
      <w:del w:id="92118" w:author="מנוע מכני" w:date="2026-10-11T12:04:40Z">
        <w:r>
          <w:rPr>
            <w:rtl/>
          </w:rPr>
          <w:delText xml:space="preserve">נמי</w:delText>
        </w:r>
      </w:del>
      <w:r>
        <w:rPr>
          <w:rtl/>
        </w:rPr>
        <w:t xml:space="preserve"> פסלי, </w:t>
      </w:r>
      <w:ins w:id="97741" w:author="מנוע מכני" w:date="2026-10-11T12:04:40Z">
        <w:r>
          <w:rPr>
            <w:rtl/>
          </w:rPr>
          <w:t xml:space="preserve">לפיכך</w:t>
        </w:r>
      </w:ins>
      <w:del w:id="97742" w:author="מנוע מכני" w:date="2026-10-11T12:04:40Z">
        <w:r>
          <w:rPr>
            <w:rtl/>
          </w:rPr>
          <w:delText xml:space="preserve">הילכך</w:delText>
        </w:r>
      </w:del>
      <w:r>
        <w:rPr>
          <w:rtl/>
        </w:rPr>
        <w:t xml:space="preserve"> </w:t>
      </w:r>
      <w:r>
        <w:rPr>
          <w:rtl/>
        </w:rPr>
        <w:t xml:space="preserve">לא</w:t>
      </w:r>
      <w:r>
        <w:rPr>
          <w:rtl/>
        </w:rPr>
        <w:t xml:space="preserve"> שכיחי.</w:t>
      </w:r>
    </w:p>
    <w:p w:rsidR="00DA63EC" w:rsidRDefault="00DA63EC" w:rsidP="00DA63EC">
      <w:pPr>
        <w:tabs>
          <w:tab w:val="center" w:pos="2835"/>
        </w:tabs>
        <w:rPr>
          <w:rtl/>
        </w:rPr>
      </w:pPr>
    </w:p>
    <w:p>
      <w:pPr>
        <w:pStyle w:val="afffff8"/>
        <w:rPr>
          <w:ins w:id="90083" w:author="קלוד" w:date="2026-10-11T12:32:08Z"/>
        </w:rPr>
      </w:pPr>
      <w:ins w:id="90084" w:author="קלוד" w:date="2026-10-11T12:32:08Z">
        <w:r>
          <w:rPr>
            <w:color w:val="7B3F00"/>
          </w:rPr>
          <w:t xml:space="preserve">טמאין נפדין וטהורין אין נפדין - ר"כ ור' אושעיא</w:t>
        </w:r>
      </w:ins>
    </w:p>
    <w:p>
      <w:pPr>
        <w:pStyle w:val="38"/>
        <w:rPr>
          <w:ins w:id="102010" w:author="מנוע מכני" w:date="2026-10-11T12:04:40Z"/>
        </w:rPr>
      </w:pPr>
      <w:del w:id="102009" w:author="מנוע מכני" w:date="2026-10-11T12:04:40Z">
        <w:r>
          <w:delText xml:space="preserve">•</w:delText>
        </w:r>
      </w:del>
      <w:r>
        <w:t xml:space="preserve"> </w:t>
      </w:r>
      <w:r>
        <w:t>ר</w:t>
      </w:r>
      <w:r>
        <w:t>"</w:t>
      </w:r>
      <w:r>
        <w:t>כ</w:t>
      </w:r>
      <w:r>
        <w:t xml:space="preserve">:</w:t>
      </w:r>
    </w:p>
    <w:p w:rsidR="00DA63EC" w:rsidRDefault="00DA63EC" w:rsidP="00DA63EC">
      <w:pPr>
        <w:tabs>
          <w:tab w:val="center" w:pos="2835"/>
        </w:tabs>
        <w:rPr>
          <w:rtl/>
        </w:rPr>
      </w:pPr>
      <w:del w:id="102011" w:author="מנוע מכני" w:date="2026-10-11T12:04:40Z">
        <w:r>
          <w:rPr>
            <w:rtl/>
          </w:rPr>
          <w:delText xml:space="preserve"> </w:delText>
        </w:r>
      </w:del>
      <w:r>
        <w:rPr>
          <w:rtl/>
        </w:rPr>
        <w:t xml:space="preserve">טמאין נפדין, טהורין אין נפדין.</w:t>
      </w:r>
    </w:p>
    <w:p w:rsidR="00DA63EC" w:rsidRDefault="00DA63EC" w:rsidP="00DA63EC">
      <w:pPr>
        <w:tabs>
          <w:tab w:val="center" w:pos="2835"/>
        </w:tabs>
        <w:rPr>
          <w:rtl/>
        </w:rPr>
      </w:pPr>
      <w:r>
        <w:rPr>
          <w:rtl/>
        </w:rPr>
        <w:t>וכן א"ר אושעיא: טמאין נפדין, טהורין אין נפדין.</w:t>
      </w:r>
    </w:p>
    <w:p>
      <w:pPr>
        <w:pStyle w:val="38"/>
        <w:rPr>
          <w:ins w:id="102012" w:author="מנוע מכני" w:date="2026-10-11T12:04:40Z"/>
        </w:rPr>
      </w:pPr>
      <w:r w:rsidRPr="003E173B">
        <w:t>א"ד</w:t>
      </w:r>
      <w:r>
        <w:t xml:space="preserve">, א"ר אושעיא:</w:t>
      </w:r>
    </w:p>
    <w:p w:rsidR="00DA63EC" w:rsidRDefault="00DA63EC" w:rsidP="00DA63EC">
      <w:pPr>
        <w:tabs>
          <w:tab w:val="center" w:pos="2835"/>
        </w:tabs>
        <w:rPr>
          <w:rtl/>
        </w:rPr>
      </w:pPr>
      <w:del w:id="102013" w:author="מנוע מכני" w:date="2026-10-11T12:04:40Z">
        <w:r>
          <w:rPr>
            <w:rtl/>
          </w:rPr>
          <w:delText xml:space="preserve"> </w:delText>
        </w:r>
      </w:del>
      <w:r>
        <w:rPr>
          <w:rtl/>
        </w:rPr>
        <w:t xml:space="preserve">אפי' טהורין נפדין.</w:t>
      </w:r>
    </w:p>
    <w:p>
      <w:pPr>
        <w:pStyle w:val="38"/>
        <w:rPr>
          <w:ins w:id="102014" w:author="מנוע מכני" w:date="2026-10-11T12:04:40Z"/>
        </w:rPr>
      </w:pPr>
      <w:r>
        <w:t>ר</w:t>
      </w:r>
      <w:r>
        <w:t>"</w:t>
      </w:r>
      <w:r>
        <w:t>א</w:t>
      </w:r>
      <w:r>
        <w:t xml:space="preserve">:</w:t>
      </w:r>
    </w:p>
    <w:p w:rsidR="00DA63EC" w:rsidRDefault="00DA63EC" w:rsidP="00DA63EC">
      <w:pPr>
        <w:tabs>
          <w:tab w:val="center" w:pos="2835"/>
        </w:tabs>
        <w:rPr>
          <w:rtl/>
        </w:rPr>
      </w:pPr>
      <w:del w:id="102015" w:author="מנוע מכני" w:date="2026-10-11T12:04:40Z">
        <w:r>
          <w:rPr>
            <w:rtl/>
          </w:rPr>
          <w:delText xml:space="preserve"> </w:delText>
        </w:r>
      </w:del>
      <w:r>
        <w:rPr>
          <w:rtl/>
        </w:rPr>
        <w:t xml:space="preserve">כולן - טמאין נפדין, טהורין אין נפדין, חוץ מעשירית האיפה של מנחת חוטא, שהרי אמרה תורה: מחטאתו על חטאתו.</w:t>
      </w:r>
    </w:p>
    <w:p w:rsidR="00DA63EC" w:rsidRDefault="00DA63EC" w:rsidP="00DA63EC">
      <w:pPr>
        <w:pStyle w:val="afff3"/>
        <w:framePr w:wrap="around"/>
        <w:rPr>
          <w:rtl/>
        </w:rPr>
      </w:pPr>
      <w:r>
        <w:rPr>
          <w:rFonts w:hint="cs"/>
          <w:rtl/>
        </w:rPr>
        <w:t>קא:</w:t>
      </w:r>
    </w:p>
    <w:p>
      <w:pPr>
        <w:pStyle w:val="afffff8"/>
        <w:rPr>
          <w:ins w:id="90081" w:author="קלוד" w:date="2026-10-11T12:32:08Z"/>
        </w:rPr>
      </w:pPr>
      <w:ins w:id="90082" w:author="קלוד" w:date="2026-10-11T12:32:08Z">
        <w:r>
          <w:rPr>
            <w:color w:val="7B3F00"/>
          </w:rPr>
          <w:t xml:space="preserve">פיגל במנחה - האם מטמא טומאת אוכלין לר"ש</w:t>
        </w:r>
      </w:ins>
    </w:p>
    <w:p>
      <w:pPr>
        <w:pStyle w:val="38"/>
        <w:rPr>
          <w:ins w:id="102016" w:author="מנוע מכני" w:date="2026-10-11T12:04:40Z"/>
        </w:rPr>
      </w:pPr>
      <w:r>
        <w:t>א</w:t>
      </w:r>
      <w:r>
        <w:t>ר</w:t>
      </w:r>
      <w:r>
        <w:t>"</w:t>
      </w:r>
      <w:r>
        <w:t>א</w:t>
      </w:r>
      <w:r>
        <w:t xml:space="preserve">:</w:t>
      </w:r>
    </w:p>
    <w:p w:rsidR="00DA63EC" w:rsidRDefault="00DA63EC" w:rsidP="00DA63EC">
      <w:pPr>
        <w:tabs>
          <w:tab w:val="center" w:pos="2835"/>
        </w:tabs>
        <w:rPr>
          <w:rtl/>
        </w:rPr>
      </w:pPr>
      <w:del w:id="102017" w:author="מנוע מכני" w:date="2026-10-11T12:04:40Z">
        <w:r>
          <w:rPr>
            <w:rtl/>
          </w:rPr>
          <w:delText xml:space="preserve"> </w:delText>
        </w:r>
      </w:del>
      <w:r>
        <w:rPr>
          <w:rtl/>
        </w:rPr>
        <w:t xml:space="preserve">שמעתי, פיגל במנחה </w:t>
      </w:r>
      <w:r>
        <w:rPr>
          <w:rStyle w:val="2fb"/>
          <w:rtl/>
        </w:rPr>
        <w:t xml:space="preserve">לר"ש</w:t>
      </w:r>
      <w:r>
        <w:rPr>
          <w:rtl/>
        </w:rPr>
        <w:t xml:space="preserve"> אינו מטמא טומאת אוכלין, </w:t>
      </w:r>
      <w:r>
        <w:rPr>
          <w:rtl/>
        </w:rPr>
        <w:t xml:space="preserve">דתנן</w:t>
      </w:r>
      <w:r>
        <w:rPr>
          <w:rtl/>
        </w:rPr>
        <w:t xml:space="preserve">: הערלה, וכלאי הכרם, </w:t>
      </w:r>
    </w:p>
    <w:p w:rsidR="00DA63EC" w:rsidRDefault="00DA63EC" w:rsidP="00DA63EC">
      <w:pPr>
        <w:tabs>
          <w:tab w:val="center" w:pos="2835"/>
        </w:tabs>
        <w:rPr>
          <w:rtl/>
        </w:rPr>
      </w:pPr>
      <w:r>
        <w:rPr>
          <w:rtl/>
        </w:rPr>
        <w:t xml:space="preserve">ושור הנסקל, ועגלה ערופה, וצפורי מצורע, ופטר חמור, ובשר בחלב - כולם מטמאין טומאת אוכלין, </w:t>
      </w:r>
      <w:r>
        <w:rPr>
          <w:rStyle w:val="2fb"/>
          <w:rtl/>
        </w:rPr>
        <w:t xml:space="preserve">ר"ש</w:t>
      </w:r>
      <w:r>
        <w:rPr>
          <w:rtl/>
        </w:rPr>
        <w:t xml:space="preserve"> אומר: כולן אין מטמאין טומאת אוכלין, </w:t>
      </w:r>
    </w:p>
    <w:p w:rsidR="00DA63EC" w:rsidRDefault="00DA63EC" w:rsidP="00DA63EC">
      <w:pPr>
        <w:tabs>
          <w:tab w:val="center" w:pos="2835"/>
        </w:tabs>
        <w:rPr>
          <w:rtl/>
        </w:rPr>
      </w:pPr>
      <w:r>
        <w:rPr>
          <w:rtl/>
        </w:rPr>
        <w:t xml:space="preserve">ומודה </w:t>
      </w:r>
      <w:r>
        <w:rPr>
          <w:rStyle w:val="2fb"/>
          <w:rtl/>
        </w:rPr>
        <w:t xml:space="preserve">ר' שמעון</w:t>
      </w:r>
      <w:r>
        <w:rPr>
          <w:rtl/>
        </w:rPr>
        <w:t xml:space="preserve"> בבשר בחלב שמטמא טומאת אוכלין, הואיל והיתה לו שעת הכושר</w:t>
      </w:r>
      <w:ins w:id="95475" w:author="מנוע מכני" w:date="2026-10-11T12:04:40Z">
        <w:r>
          <w:rPr>
            <w:rtl/>
          </w:rPr>
          <w:t xml:space="preserve">,</w:t>
        </w:r>
      </w:ins>
      <w:del w:id="95476" w:author="מנוע מכני" w:date="2026-10-11T12:04:40Z">
        <w:r>
          <w:rPr>
            <w:rtl/>
          </w:rPr>
          <w:delText xml:space="preserve">;</w:delText>
        </w:r>
      </w:del>
      <w:r>
        <w:rPr>
          <w:rtl/>
        </w:rPr>
        <w:t xml:space="preserve"> </w:t>
      </w:r>
    </w:p>
    <w:p>
      <w:pPr>
        <w:pStyle w:val="38"/>
        <w:rPr>
          <w:ins w:id="102018" w:author="מנוע מכני" w:date="2026-10-11T12:04:40Z"/>
        </w:rPr>
      </w:pPr>
      <w:r>
        <w:t>וא</w:t>
      </w:r>
      <w:r>
        <w:t>ר</w:t>
      </w:r>
      <w:r>
        <w:t>"</w:t>
      </w:r>
      <w:r>
        <w:t>א ארי</w:t>
      </w:r>
      <w:r>
        <w:t>"</w:t>
      </w:r>
      <w:r>
        <w:t>ו</w:t>
      </w:r>
      <w:r>
        <w:t xml:space="preserve">:</w:t>
      </w:r>
    </w:p>
    <w:p w:rsidR="00DA63EC" w:rsidRDefault="00DA63EC" w:rsidP="00DA63EC">
      <w:pPr>
        <w:tabs>
          <w:tab w:val="center" w:pos="2835"/>
        </w:tabs>
        <w:rPr>
          <w:rtl/>
        </w:rPr>
      </w:pPr>
      <w:del w:id="102019" w:author="מנוע מכני" w:date="2026-10-11T12:04:40Z">
        <w:r>
          <w:rPr>
            <w:rtl/>
          </w:rPr>
          <w:delText xml:space="preserve"> </w:delText>
        </w:r>
      </w:del>
      <w:r>
        <w:rPr>
          <w:rtl/>
        </w:rPr>
        <w:t xml:space="preserve">מ"</w:t>
      </w:r>
      <w:r>
        <w:rPr>
          <w:rFonts w:hint="cs"/>
          <w:rtl/>
        </w:rPr>
        <w:t>ט</w:t>
      </w:r>
      <w:r>
        <w:rPr>
          <w:rtl/>
        </w:rPr>
        <w:t xml:space="preserve"> </w:t>
      </w:r>
      <w:r>
        <w:rPr>
          <w:rStyle w:val="2fb"/>
          <w:rtl/>
        </w:rPr>
        <w:t xml:space="preserve">דר"ש</w:t>
      </w:r>
      <w:r>
        <w:rPr>
          <w:rtl/>
        </w:rPr>
        <w:t xml:space="preserve">?</w:t>
      </w:r>
      <w:r w:rsidRPr="00A71A5E">
        <w:rPr>
          <w:rStyle w:val="afffff0"/>
          <w:rtl/>
        </w:rPr>
        <w:t xml:space="preserve"> </w:t>
      </w:r>
      <w:r w:rsidRPr="00A71A5E">
        <w:rPr>
          <w:rStyle w:val="afffff0"/>
          <w:rFonts w:hint="cs"/>
          <w:rtl/>
        </w:rPr>
        <w:t>'</w:t>
      </w:r>
      <w:ins w:id="91111" w:author="Claude - סמנטי" w:date="2026-10-11T12:27:00Z">
        <w:r>
          <w:rPr>
            <w:rStyle w:val="afffff0"/>
            <w:rtl/>
          </w:rPr>
          <w:t xml:space="preserve">מִכָּל הָאוֹכֶל אֲשֶׁר יֵאָכֵל</w:t>
        </w:r>
      </w:ins>
      <w:del w:id="91112" w:author="Claude - סמנטי" w:date="2026-10-11T12:27:00Z">
        <w:r w:rsidRPr="00A71A5E">
          <w:rPr>
            <w:rStyle w:val="afffff0"/>
            <w:rtl/>
          </w:rPr>
          <w:delText xml:space="preserve">מכל האוכל אשר יאכל</w:delText>
        </w:r>
      </w:del>
      <w:r w:rsidRPr="00A71A5E">
        <w:rPr>
          <w:rStyle w:val="afffff0"/>
          <w:rFonts w:hint="cs"/>
          <w:rtl/>
        </w:rPr>
        <w:t>'</w:t>
      </w:r>
      <w:r w:rsidRPr="00A71A5E">
        <w:rPr>
          <w:rStyle w:val="afffff0"/>
          <w:rtl/>
        </w:rPr>
        <w:t>,</w:t>
      </w:r>
      <w:r>
        <w:rPr>
          <w:rtl/>
        </w:rPr>
        <w:t xml:space="preserve"> אוכל שאתה יכול להאכילו לאחרים קרוי אוכל, אוכל שאי אתה יכול להאכילו לאחרים, אינו קרוי אוכל, והא פיגל במנחה </w:t>
      </w:r>
      <w:ins w:id="92119" w:author="מנוע מכני" w:date="2026-10-11T12:04:40Z">
        <w:r>
          <w:rPr>
            <w:rtl/>
          </w:rPr>
          <w:t xml:space="preserve">גם</w:t>
        </w:r>
      </w:ins>
      <w:del w:id="92120" w:author="מנוע מכני" w:date="2026-10-11T12:04:40Z">
        <w:r>
          <w:rPr>
            <w:rtl/>
          </w:rPr>
          <w:delText xml:space="preserve">נמי</w:delText>
        </w:r>
      </w:del>
      <w:r>
        <w:rPr>
          <w:rtl/>
        </w:rPr>
        <w:t xml:space="preserve"> אוכל שאי אתה יכול להאכילו לאחרים הוא.</w:t>
      </w:r>
    </w:p>
    <w:p>
      <w:pPr>
        <w:pStyle w:val="38"/>
        <w:rPr>
          <w:ins w:id="102021" w:author="מנוע מכני" w:date="2026-10-11T12:04:40Z"/>
        </w:rPr>
      </w:pPr>
      <w:del w:id="102020" w:author="מנוע מכני" w:date="2026-10-11T12:04:40Z">
        <w:r>
          <w:delText xml:space="preserve">•</w:delText>
        </w:r>
      </w:del>
      <w:r>
        <w:t xml:space="preserve"> </w:t>
      </w:r>
      <w:r>
        <w:t xml:space="preserve">והך</w:t>
      </w:r>
    </w:p>
    <w:p w:rsidR="00DA63EC" w:rsidRDefault="00DA63EC" w:rsidP="00DA63EC">
      <w:pPr>
        <w:tabs>
          <w:tab w:val="center" w:pos="2835"/>
        </w:tabs>
        <w:rPr>
          <w:rtl/>
        </w:rPr>
      </w:pPr>
      <w:del w:id="102022" w:author="מנוע מכני" w:date="2026-10-11T12:04:40Z">
        <w:r>
          <w:rPr>
            <w:rFonts w:hint="cs"/>
            <w:rtl/>
          </w:rPr>
          <w:delText xml:space="preserve"> </w:delText>
        </w:r>
      </w:del>
      <w:r>
        <w:rPr>
          <w:rFonts w:hint="cs"/>
          <w:rtl/>
        </w:rPr>
        <w:t xml:space="preserve">ד</w:t>
      </w:r>
      <w:r>
        <w:rPr>
          <w:rtl/>
        </w:rPr>
        <w:t xml:space="preserve">בשר בחלב </w:t>
      </w:r>
      <w:ins w:id="92121" w:author="מנוע מכני" w:date="2026-10-11T12:04:40Z">
        <w:r>
          <w:rPr>
            <w:rtl/>
          </w:rPr>
          <w:t xml:space="preserve">גם</w:t>
        </w:r>
      </w:ins>
      <w:del w:id="92122" w:author="מנוע מכני" w:date="2026-10-11T12:04:40Z">
        <w:r>
          <w:rPr>
            <w:rtl/>
          </w:rPr>
          <w:delText xml:space="preserve">נמי</w:delText>
        </w:r>
      </w:del>
      <w:r>
        <w:rPr>
          <w:rtl/>
        </w:rPr>
        <w:t xml:space="preserve"> תיפו"</w:t>
      </w:r>
      <w:r>
        <w:rPr>
          <w:rFonts w:hint="cs"/>
          <w:rtl/>
        </w:rPr>
        <w:t xml:space="preserve">ל </w:t>
      </w:r>
      <w:r>
        <w:rPr>
          <w:rtl/>
        </w:rPr>
        <w:t>דאוכל שאתה יכול להאכילו לאחרים הוא!</w:t>
      </w:r>
    </w:p>
    <w:p>
      <w:pPr>
        <w:pStyle w:val="38"/>
        <w:rPr>
          <w:ins w:id="102023" w:author="מנוע מכני" w:date="2026-10-11T12:04:40Z"/>
        </w:rPr>
      </w:pPr>
      <w:r>
        <w:t xml:space="preserve">דתניא</w:t>
      </w:r>
      <w:r>
        <w:t xml:space="preserve">, ר</w:t>
      </w:r>
      <w:r>
        <w:t>שב</w:t>
      </w:r>
      <w:r>
        <w:t>"</w:t>
      </w:r>
      <w:r>
        <w:t>י מר</w:t>
      </w:r>
      <w:r>
        <w:t>"</w:t>
      </w:r>
      <w:r>
        <w:t>ש</w:t>
      </w:r>
      <w:r>
        <w:t xml:space="preserve">:</w:t>
      </w:r>
    </w:p>
    <w:p w:rsidR="00DA63EC" w:rsidRDefault="00DA63EC" w:rsidP="00DA63EC">
      <w:pPr>
        <w:tabs>
          <w:tab w:val="center" w:pos="2835"/>
        </w:tabs>
        <w:rPr>
          <w:rtl/>
        </w:rPr>
      </w:pPr>
      <w:del w:id="102024" w:author="מנוע מכני" w:date="2026-10-11T12:04:40Z">
        <w:r>
          <w:rPr>
            <w:rtl/>
          </w:rPr>
          <w:delText xml:space="preserve"> </w:delText>
        </w:r>
      </w:del>
      <w:r>
        <w:rPr>
          <w:rtl/>
        </w:rPr>
        <w:t xml:space="preserve">בשר בחלב אסור באכילה ומותר בהנאה, </w:t>
      </w:r>
      <w:ins w:id="96893" w:author="מנוע מכני" w:date="2026-10-11T12:04:40Z">
        <w:r>
          <w:rPr>
            <w:rtl/>
          </w:rPr>
          <w:t xml:space="preserve">ד'</w:t>
        </w:r>
      </w:ins>
      <w:del w:id="96894" w:author="מנוע מכני" w:date="2026-10-11T12:04:40Z">
        <w:r>
          <w:rPr>
            <w:rtl/>
          </w:rPr>
          <w:delText xml:space="preserve">שנא</w:delText>
        </w:r>
        <w:r>
          <w:rPr>
            <w:rFonts w:hint="cs"/>
            <w:rtl/>
          </w:rPr>
          <w:delText xml:space="preserve">'</w:delText>
        </w:r>
        <w:r>
          <w:rPr>
            <w:rtl/>
          </w:rPr>
          <w:delText xml:space="preserve">:</w:delText>
        </w:r>
        <w:r w:rsidRPr="00A71A5E">
          <w:rPr>
            <w:rStyle w:val="afffff0"/>
            <w:rtl/>
          </w:rPr>
          <w:delText xml:space="preserve"> </w:delText>
        </w:r>
        <w:r w:rsidRPr="00A71A5E">
          <w:rPr>
            <w:rStyle w:val="afffff0"/>
            <w:rFonts w:hint="cs"/>
            <w:rtl/>
          </w:rPr>
          <w:delText xml:space="preserve">'</w:delText>
        </w:r>
      </w:del>
      <w:r w:rsidRPr="00A71A5E">
        <w:rPr>
          <w:rStyle w:val="afffff0"/>
          <w:rtl/>
        </w:rPr>
        <w:t xml:space="preserve">כי עם קדוש אתה לה</w:t>
      </w:r>
      <w:r w:rsidRPr="00A71A5E">
        <w:rPr>
          <w:rStyle w:val="afffff0"/>
          <w:rtl/>
        </w:rPr>
        <w:t xml:space="preserve">' </w:t>
      </w:r>
      <w:r>
        <w:rPr>
          <w:rStyle w:val="afffff0"/>
          <w:rtl/>
          <w:rPrChange w:id="9094" w:author="מנוע פסוקים" w:date="2026-10-11T09:32:13Z">
            <w:rPr>
              <w:rtl/>
            </w:rPr>
          </w:rPrChange>
        </w:rPr>
        <w:t xml:space="preserve">אלהיך </w:t>
      </w:r>
      <w:r>
        <w:rPr>
          <w:rStyle w:val="afffff0"/>
          <w:rtl/>
          <w:rPrChange w:id="9095" w:author="מנוע פסוקים" w:date="2026-10-11T09:32:13Z">
            <w:rPr>
              <w:rtl/>
            </w:rPr>
          </w:rPrChange>
        </w:rPr>
        <w:t xml:space="preserve">לא</w:t>
      </w:r>
      <w:r>
        <w:rPr>
          <w:rStyle w:val="afffff0"/>
          <w:rtl/>
          <w:rPrChange w:id="9096" w:author="מנוע פסוקים" w:date="2026-10-11T09:32:13Z">
            <w:rPr>
              <w:rtl/>
            </w:rPr>
          </w:rPrChange>
        </w:rPr>
        <w:t xml:space="preserve"> תבשל גדי בחלב אמו</w:t>
      </w:r>
      <w:r>
        <w:rPr>
          <w:rFonts w:hint="cs"/>
          <w:rtl/>
        </w:rPr>
        <w:t>'</w:t>
      </w:r>
      <w:r>
        <w:rPr>
          <w:rtl/>
        </w:rPr>
        <w:t xml:space="preserve">, </w:t>
      </w:r>
    </w:p>
    <w:p w:rsidR="00DA63EC" w:rsidRDefault="00DA63EC" w:rsidP="00DA63EC">
      <w:pPr>
        <w:tabs>
          <w:tab w:val="center" w:pos="2835"/>
        </w:tabs>
        <w:rPr>
          <w:rtl/>
        </w:rPr>
      </w:pPr>
      <w:r>
        <w:rPr>
          <w:rtl/>
        </w:rPr>
        <w:t>ולהלן אומר:</w:t>
      </w:r>
      <w:r w:rsidRPr="00A71A5E">
        <w:rPr>
          <w:rStyle w:val="afffff0"/>
          <w:rtl/>
        </w:rPr>
        <w:t xml:space="preserve"> </w:t>
      </w:r>
      <w:r w:rsidRPr="00A71A5E">
        <w:rPr>
          <w:rStyle w:val="afffff0"/>
          <w:rFonts w:hint="cs"/>
          <w:rtl/>
        </w:rPr>
        <w:t>'</w:t>
      </w:r>
      <w:ins w:id="91113" w:author="Claude - סמנטי" w:date="2026-10-11T12:27:00Z">
        <w:r>
          <w:rPr>
            <w:rStyle w:val="afffff0"/>
            <w:rtl/>
          </w:rPr>
          <w:t xml:space="preserve">וְאַנְשֵׁי קוֹדֶשׁ תִּהְיוּן לִי וּבָשָׂר בַּשָּׂדֶה טְרֵיפָה לֹא תֹאכֵלוּ</w:t>
        </w:r>
      </w:ins>
      <w:del w:id="91114" w:author="Claude - סמנטי" w:date="2026-10-11T12:27:00Z">
        <w:r w:rsidRPr="00A71A5E">
          <w:rPr>
            <w:rStyle w:val="afffff0"/>
            <w:rtl/>
          </w:rPr>
          <w:delText xml:space="preserve">ואנשי קודש תהיון לי ובשר בשדה טריפה </w:delText>
        </w:r>
        <w:r w:rsidRPr="00A71A5E">
          <w:rPr>
            <w:rStyle w:val="afffff0"/>
            <w:rtl/>
          </w:rPr>
          <w:delText xml:space="preserve">לא</w:delText>
        </w:r>
        <w:r w:rsidRPr="00A71A5E">
          <w:rPr>
            <w:rStyle w:val="afffff0"/>
            <w:rtl/>
          </w:rPr>
          <w:delText xml:space="preserve"> תאכלו</w:delText>
        </w:r>
      </w:del>
      <w:r w:rsidRPr="00A71A5E">
        <w:rPr>
          <w:rStyle w:val="afffff0"/>
          <w:rFonts w:hint="cs"/>
          <w:rtl/>
        </w:rPr>
        <w:t>'</w:t>
      </w:r>
      <w:r w:rsidRPr="00A71A5E">
        <w:rPr>
          <w:rStyle w:val="afffff0"/>
          <w:rtl/>
        </w:rPr>
        <w:t>,</w:t>
      </w:r>
      <w:r>
        <w:rPr>
          <w:rtl/>
        </w:rPr>
        <w:t xml:space="preserve"> </w:t>
      </w:r>
    </w:p>
    <w:p w:rsidR="00DA63EC" w:rsidRDefault="00DA63EC" w:rsidP="00DA63EC">
      <w:pPr>
        <w:tabs>
          <w:tab w:val="center" w:pos="2835"/>
        </w:tabs>
        <w:rPr>
          <w:rtl/>
        </w:rPr>
      </w:pPr>
      <w:r>
        <w:rPr>
          <w:rtl/>
        </w:rPr>
        <w:tab/>
      </w:r>
      <w:r>
        <w:rPr>
          <w:rtl/>
        </w:rPr>
        <w:tab/>
      </w:r>
      <w:del w:id="90274" w:author="מנוע מכני" w:date="2026-10-11T12:04:40Z">
        <w:r>
          <w:rPr>
            <w:rFonts w:hint="cs"/>
            <w:rtl/>
          </w:rPr>
          <w:delText xml:space="preserve">   </w:delText>
        </w:r>
      </w:del>
      <w:r>
        <w:rPr>
          <w:rtl/>
        </w:rPr>
        <w:t>מה להלן אסור באכילה ומותר בהנאה, אף כאן אסור באכילה ומותר בהנאה!</w:t>
      </w:r>
    </w:p>
    <w:p w:rsidR="00DA63EC" w:rsidRPr="00E105BC" w:rsidRDefault="00DA63EC" w:rsidP="00DA63EC">
      <w:pPr>
        <w:tabs>
          <w:tab w:val="center" w:pos="2835"/>
        </w:tabs>
        <w:rPr>
          <w:spacing w:val="-6"/>
          <w:rtl/>
        </w:rPr>
      </w:pPr>
      <w:ins w:id="93841" w:author="מנוע מכני" w:date="2026-10-11T12:04:40Z">
        <w:r>
          <w:rPr>
            <w:b/>
            <w:bCs/>
            <w:spacing w:val="-6"/>
            <w:rtl/>
          </w:rPr>
          <w:t xml:space="preserve">אחת</w:t>
        </w:r>
      </w:ins>
      <w:del w:id="93842" w:author="מנוע מכני" w:date="2026-10-11T12:04:40Z">
        <w:r w:rsidRPr="00E105BC">
          <w:rPr>
            <w:b/>
            <w:bCs/>
            <w:spacing w:val="-6"/>
            <w:rtl/>
          </w:rPr>
          <w:delText xml:space="preserve">חדא</w:delText>
        </w:r>
      </w:del>
      <w:r w:rsidRPr="00E105BC">
        <w:rPr>
          <w:b/>
          <w:bCs/>
          <w:spacing w:val="-6"/>
          <w:rtl/>
        </w:rPr>
        <w:t xml:space="preserve"> ועוד </w:t>
      </w:r>
      <w:ins w:id="93839" w:author="מנוע מכני" w:date="2026-10-11T12:04:40Z">
        <w:r>
          <w:rPr>
            <w:b/>
            <w:bCs/>
            <w:spacing w:val="-6"/>
            <w:rtl/>
          </w:rPr>
          <w:t xml:space="preserve">אומר</w:t>
        </w:r>
      </w:ins>
      <w:del w:id="93840" w:author="מנוע מכני" w:date="2026-10-11T12:04:40Z">
        <w:r w:rsidRPr="00E105BC">
          <w:rPr>
            <w:b/>
            <w:bCs/>
            <w:spacing w:val="-6"/>
            <w:rtl/>
          </w:rPr>
          <w:delText xml:space="preserve">קאמר</w:delText>
        </w:r>
      </w:del>
      <w:r w:rsidRPr="00E105BC">
        <w:rPr>
          <w:rFonts w:hint="cs"/>
          <w:b/>
          <w:bCs/>
          <w:spacing w:val="-6"/>
          <w:rtl/>
        </w:rPr>
        <w:t xml:space="preserve">- </w:t>
      </w:r>
      <w:r w:rsidRPr="00E105BC">
        <w:rPr>
          <w:spacing w:val="-6"/>
          <w:rtl/>
        </w:rPr>
        <w:t xml:space="preserve">דאוכל שאתה יכול להאכילו לאחרים הוא</w:t>
      </w:r>
      <w:ins w:id="95477" w:author="מנוע מכני" w:date="2026-10-11T12:04:40Z">
        <w:r>
          <w:rPr>
            <w:spacing w:val="-6"/>
            <w:rtl/>
          </w:rPr>
          <w:t xml:space="preserve">,</w:t>
        </w:r>
      </w:ins>
      <w:del w:id="95478" w:author="מנוע מכני" w:date="2026-10-11T12:04:40Z">
        <w:r w:rsidRPr="00E105BC">
          <w:rPr>
            <w:spacing w:val="-6"/>
            <w:rtl/>
          </w:rPr>
          <w:delText xml:space="preserve">;</w:delText>
        </w:r>
      </w:del>
      <w:r w:rsidRPr="00E105BC">
        <w:rPr>
          <w:spacing w:val="-6"/>
          <w:rtl/>
        </w:rPr>
        <w:t xml:space="preserve"> ועוד, </w:t>
      </w:r>
      <w:ins w:id="93837" w:author="מנוע מכני" w:date="2026-10-11T12:04:40Z">
        <w:r>
          <w:rPr>
            <w:spacing w:val="-6"/>
            <w:rtl/>
          </w:rPr>
          <w:t xml:space="preserve">לו</w:t>
        </w:r>
      </w:ins>
      <w:del w:id="93838" w:author="מנוע מכני" w:date="2026-10-11T12:04:40Z">
        <w:r w:rsidRPr="00E105BC">
          <w:rPr>
            <w:spacing w:val="-6"/>
            <w:rtl/>
          </w:rPr>
          <w:delText xml:space="preserve">לדידיה</w:delText>
        </w:r>
      </w:del>
      <w:r w:rsidRPr="00E105BC">
        <w:rPr>
          <w:spacing w:val="-6"/>
          <w:rtl/>
        </w:rPr>
        <w:t xml:space="preserve"> </w:t>
      </w:r>
      <w:ins w:id="92123" w:author="מנוע מכני" w:date="2026-10-11T12:04:40Z">
        <w:r>
          <w:rPr>
            <w:spacing w:val="-6"/>
            <w:rtl/>
          </w:rPr>
          <w:t xml:space="preserve">גם</w:t>
        </w:r>
      </w:ins>
      <w:del w:id="92124" w:author="מנוע מכני" w:date="2026-10-11T12:04:40Z">
        <w:r w:rsidRPr="00E105BC">
          <w:rPr>
            <w:spacing w:val="-6"/>
            <w:rtl/>
          </w:rPr>
          <w:delText xml:space="preserve">נמי</w:delText>
        </w:r>
      </w:del>
      <w:r w:rsidRPr="00E105BC">
        <w:rPr>
          <w:spacing w:val="-6"/>
          <w:rtl/>
        </w:rPr>
        <w:t xml:space="preserve"> היתה לו שעת הכושר.</w:t>
      </w:r>
    </w:p>
    <w:p>
      <w:pPr>
        <w:pStyle w:val="38"/>
        <w:rPr>
          <w:ins w:id="102026" w:author="מנוע מכני" w:date="2026-10-11T12:04:40Z"/>
        </w:rPr>
      </w:pPr>
      <w:del w:id="102025" w:author="מנוע מכני" w:date="2026-10-11T12:04:40Z">
        <w:r w:rsidRPr="00E105BC">
          <w:lastRenderedPageBreak/>
          <w:delText xml:space="preserve">•</w:delText>
        </w:r>
      </w:del>
      <w:r w:rsidRPr="00E105BC">
        <w:lastRenderedPageBreak/>
        <w:t xml:space="preserve"> מיתיבי ר"ש</w:t>
      </w:r>
      <w:del w:id="102588" w:author="מנוע מכני" w:date="2026-10-11T12:04:40Z">
        <w:r w:rsidRPr="00E105BC">
          <w:lastRenderedPageBreak/>
          <w:delText xml:space="preserve"> אומר</w:delText>
        </w:r>
      </w:del>
      <w:r w:rsidRPr="00E105BC">
        <w:lastRenderedPageBreak/>
        <w:t xml:space="preserve">:</w:t>
      </w:r>
    </w:p>
    <w:p w:rsidR="00DA63EC" w:rsidRPr="00E105BC" w:rsidRDefault="00DA63EC" w:rsidP="00DA63EC">
      <w:pPr>
        <w:tabs>
          <w:tab w:val="center" w:pos="2835"/>
        </w:tabs>
        <w:rPr>
          <w:spacing w:val="-4"/>
          <w:rtl/>
        </w:rPr>
      </w:pPr>
      <w:del w:id="102027" w:author="מנוע מכני" w:date="2026-10-11T12:04:40Z">
        <w:r w:rsidRPr="00E105BC">
          <w:rPr>
            <w:spacing w:val="-4"/>
            <w:rtl/>
          </w:rPr>
          <w:lastRenderedPageBreak/>
          <w:delText xml:space="preserve"> </w:delText>
        </w:r>
      </w:del>
      <w:r w:rsidRPr="00E105BC">
        <w:rPr>
          <w:spacing w:val="-4"/>
          <w:rtl/>
        </w:rPr>
        <w:lastRenderedPageBreak/>
        <w:t xml:space="preserve">יש נותר שהוא מטמא טומאת אוכלין, ויש נותר שאינו מטמא טומאת אוכלין, </w:t>
      </w:r>
    </w:p>
    <w:p w:rsidR="00DA63EC" w:rsidRDefault="00DA63EC" w:rsidP="00DA63EC">
      <w:pPr>
        <w:tabs>
          <w:tab w:val="center" w:pos="2835"/>
        </w:tabs>
        <w:rPr>
          <w:rtl/>
        </w:rPr>
      </w:pPr>
      <w:r>
        <w:rPr>
          <w:rtl/>
        </w:rPr>
        <w:t xml:space="preserve">כיצד </w:t>
      </w:r>
      <w:ins w:id="97071" w:author="מנוע מכני" w:date="2026-10-11T12:04:40Z">
        <w:r>
          <w:rPr>
            <w:rtl/>
          </w:rPr>
          <w:t xml:space="preserve">לנו</w:t>
        </w:r>
      </w:ins>
      <w:del w:id="97072" w:author="מנוע מכני" w:date="2026-10-11T12:04:40Z">
        <w:r>
          <w:rPr>
            <w:rtl/>
          </w:rPr>
          <w:delText xml:space="preserve">לן</w:delText>
        </w:r>
      </w:del>
      <w:r>
        <w:rPr>
          <w:rtl/>
        </w:rPr>
        <w:t xml:space="preserve"> לפני זריקה אינו מטמא טומאת אוכלין, לאחר זריקה מטמא טומאת אוכלין, </w:t>
      </w:r>
    </w:p>
    <w:p w:rsidR="00DA63EC" w:rsidRDefault="00DA63EC" w:rsidP="00DA63EC">
      <w:pPr>
        <w:rPr>
          <w:rtl/>
        </w:rPr>
      </w:pPr>
      <w:r w:rsidRPr="00336727">
        <w:rPr>
          <w:rtl/>
        </w:rPr>
        <w:t xml:space="preserve">ופיגול בין בקדשי קדשים בין בקדשים קלים אינו מטמא טומאת אוכלין, פיגל במנחה</w:t>
      </w:r>
      <w:ins w:id="95479" w:author="מנוע מכני" w:date="2026-10-11T12:04:40Z">
        <w:r>
          <w:rPr>
            <w:rtl/>
          </w:rPr>
          <w:t xml:space="preserve"> </w:t>
        </w:r>
      </w:ins>
      <w:del w:id="95480" w:author="מנוע מכני" w:date="2026-10-11T12:04:40Z">
        <w:r w:rsidRPr="00336727">
          <w:rPr>
            <w:rtl/>
          </w:rPr>
          <w:delText xml:space="preserve">  </w:delText>
        </w:r>
      </w:del>
      <w:r w:rsidRPr="00336727">
        <w:rPr>
          <w:rtl/>
        </w:rPr>
        <w:t xml:space="preserve">מטמא טומאת אוכלין!</w:t>
      </w:r>
    </w:p>
    <w:p>
      <w:pPr>
        <w:pStyle w:val="38"/>
        <w:rPr>
          <w:ins w:id="102028" w:author="מנוע מכני" w:date="2026-10-11T12:04:40Z"/>
        </w:rPr>
      </w:pPr>
      <w:r>
        <w:t xml:space="preserve">- </w:t>
      </w:r>
      <w:r>
        <w:t xml:space="preserve">ל"ק</w:t>
      </w:r>
      <w:r>
        <w:t xml:space="preserve">:</w:t>
      </w:r>
    </w:p>
    <w:p w:rsidR="00DA63EC" w:rsidRDefault="00DA63EC" w:rsidP="00DA63EC">
      <w:pPr>
        <w:pStyle w:val="affffb"/>
        <w:rPr>
          <w:rtl/>
        </w:rPr>
      </w:pPr>
      <w:del w:id="102029" w:author="מנוע מכני" w:date="2026-10-11T12:04:40Z">
        <w:r>
          <w:rPr>
            <w:rtl/>
          </w:rPr>
          <w:delText xml:space="preserve"> </w:delText>
        </w:r>
      </w:del>
      <w:r>
        <w:rPr>
          <w:rtl/>
        </w:rPr>
        <w:t xml:space="preserve">כאן שהיתה לה שעת הכושר, כאן שלא היתה לה שעת הכושר.</w:t>
      </w:r>
    </w:p>
    <w:p w:rsidR="00DA63EC" w:rsidRDefault="00DA63EC" w:rsidP="00DA63EC">
      <w:pPr>
        <w:pStyle w:val="affffb"/>
      </w:pPr>
      <w:r>
        <w:rPr>
          <w:rtl/>
        </w:rPr>
        <w:t xml:space="preserve">- </w:t>
      </w:r>
      <w:r>
        <w:rPr>
          <w:rtl/>
        </w:rPr>
        <w:t xml:space="preserve">לא</w:t>
      </w:r>
      <w:r>
        <w:rPr>
          <w:rtl/>
        </w:rPr>
        <w:t xml:space="preserve"> היתה לה שעת הכושר</w:t>
      </w:r>
      <w:r>
        <w:rPr>
          <w:rFonts w:hint="cs"/>
          <w:rtl/>
        </w:rPr>
        <w:t xml:space="preserve"> היינו</w:t>
      </w:r>
      <w:r>
        <w:rPr>
          <w:rtl/>
        </w:rPr>
        <w:t xml:space="preserve"> דאקדשינהו במחובר, ו</w:t>
      </w:r>
      <w:r>
        <w:rPr>
          <w:rFonts w:hint="cs"/>
          <w:rtl/>
        </w:rPr>
        <w:t>אפי' להך לישנא דאפי' טהורין נפדין שיכול לפדותם, מ</w:t>
      </w:r>
      <w:r>
        <w:rPr>
          <w:rtl/>
        </w:rPr>
        <w:t>"</w:t>
      </w:r>
      <w:r>
        <w:rPr>
          <w:rFonts w:hint="cs"/>
          <w:rtl/>
        </w:rPr>
        <w:t xml:space="preserve">מ כעת עדיין אינם פדויים </w:t>
      </w:r>
    </w:p>
    <w:p w:rsidR="00DA63EC" w:rsidRDefault="00DA63EC" w:rsidP="00DA63EC">
      <w:pPr>
        <w:pStyle w:val="affffb"/>
        <w:rPr>
          <w:rtl/>
        </w:rPr>
      </w:pPr>
      <w:r>
        <w:rPr>
          <w:rtl/>
        </w:rPr>
        <w:t xml:space="preserve">- </w:t>
      </w:r>
    </w:p>
    <w:p w:rsidR="00DA63EC" w:rsidRDefault="00DA63EC" w:rsidP="00DA63EC">
      <w:pPr>
        <w:tabs>
          <w:tab w:val="center" w:pos="2835"/>
        </w:tabs>
        <w:rPr>
          <w:rtl/>
        </w:rPr>
      </w:pPr>
      <w:r>
        <w:rPr>
          <w:rtl/>
        </w:rPr>
        <w:t xml:space="preserve">וכיון </w:t>
      </w:r>
      <w:ins w:id="96439" w:author="מנוע מכני" w:date="2026-10-11T12:04:40Z">
        <w:r>
          <w:rPr>
            <w:rtl/>
          </w:rPr>
          <w:t xml:space="preserve">דאם </w:t>
        </w:r>
      </w:ins>
      <w:del w:id="96440" w:author="מנוע מכני" w:date="2026-10-11T12:04:40Z">
        <w:r>
          <w:rPr>
            <w:rtl/>
          </w:rPr>
          <w:delText xml:space="preserve">דאי </w:delText>
        </w:r>
      </w:del>
      <w:r>
        <w:rPr>
          <w:rtl/>
        </w:rPr>
        <w:t xml:space="preserve">בעי פריק </w:t>
      </w:r>
      <w:ins w:id="93843" w:author="מנוע מכני" w:date="2026-10-11T12:04:40Z">
        <w:r>
          <w:rPr>
            <w:rtl/>
          </w:rPr>
          <w:t xml:space="preserve">לו</w:t>
        </w:r>
      </w:ins>
      <w:del w:id="93844" w:author="מנוע מכני" w:date="2026-10-11T12:04:40Z">
        <w:r>
          <w:rPr>
            <w:rtl/>
          </w:rPr>
          <w:delText xml:space="preserve">ליה</w:delText>
        </w:r>
      </w:del>
      <w:r>
        <w:rPr>
          <w:rtl/>
        </w:rPr>
        <w:t xml:space="preserve">, שמעי' </w:t>
      </w:r>
      <w:r>
        <w:rPr>
          <w:rStyle w:val="2fb"/>
          <w:rtl/>
        </w:rPr>
        <w:t xml:space="preserve">לר"ש</w:t>
      </w:r>
      <w:r>
        <w:rPr>
          <w:rtl/>
        </w:rPr>
        <w:t xml:space="preserve"> דכל העומד לפדות כפדוי דמי</w:t>
      </w:r>
      <w:ins w:id="95481" w:author="מנוע מכני" w:date="2026-10-11T12:04:40Z">
        <w:r>
          <w:rPr>
            <w:rtl/>
          </w:rPr>
          <w:t xml:space="preserve">,</w:t>
        </w:r>
      </w:ins>
      <w:del w:id="95482" w:author="מנוע מכני" w:date="2026-10-11T12:04:40Z">
        <w:r>
          <w:rPr>
            <w:rtl/>
          </w:rPr>
          <w:delText xml:space="preserve">;</w:delText>
        </w:r>
      </w:del>
      <w:r>
        <w:rPr>
          <w:rtl/>
        </w:rPr>
        <w:t xml:space="preserve"> </w:t>
      </w:r>
    </w:p>
    <w:p>
      <w:pPr>
        <w:pStyle w:val="38"/>
        <w:rPr>
          <w:ins w:id="102030" w:author="מנוע מכני" w:date="2026-10-11T12:04:40Z"/>
        </w:rPr>
      </w:pPr>
      <w:r>
        <w:t>דאר</w:t>
      </w:r>
      <w:r>
        <w:t>"</w:t>
      </w:r>
      <w:r>
        <w:t>ש</w:t>
      </w:r>
      <w:r>
        <w:t xml:space="preserve">:</w:t>
      </w:r>
    </w:p>
    <w:p w:rsidR="00DA63EC" w:rsidRDefault="00DA63EC" w:rsidP="00DA63EC">
      <w:pPr>
        <w:tabs>
          <w:tab w:val="center" w:pos="2835"/>
        </w:tabs>
        <w:rPr>
          <w:rtl/>
        </w:rPr>
      </w:pPr>
      <w:del w:id="102031" w:author="מנוע מכני" w:date="2026-10-11T12:04:40Z">
        <w:r>
          <w:rPr>
            <w:rtl/>
          </w:rPr>
          <w:delText xml:space="preserve"> </w:delText>
        </w:r>
      </w:del>
      <w:r>
        <w:rPr>
          <w:rtl/>
        </w:rPr>
        <w:t xml:space="preserve">פרה מטמאה טומאת אוכלין הואיל והיתה לה שעת הכושר, </w:t>
      </w:r>
    </w:p>
    <w:p>
      <w:pPr>
        <w:pStyle w:val="38"/>
        <w:rPr>
          <w:ins w:id="102032" w:author="מנוע מכני" w:date="2026-10-11T12:04:40Z"/>
        </w:rPr>
      </w:pPr>
      <w:r>
        <w:tab/>
        <w:t>וא</w:t>
      </w:r>
      <w:r>
        <w:t>ר</w:t>
      </w:r>
      <w:r>
        <w:t>"</w:t>
      </w:r>
      <w:r>
        <w:t>ל</w:t>
      </w:r>
      <w:r>
        <w:t>, אומר היה ר"</w:t>
      </w:r>
      <w:r>
        <w:t>ש</w:t>
      </w:r>
      <w:r>
        <w:t xml:space="preserve">:</w:t>
      </w:r>
    </w:p>
    <w:p w:rsidR="00DA63EC" w:rsidRDefault="00DA63EC" w:rsidP="00DA63EC">
      <w:pPr>
        <w:tabs>
          <w:tab w:val="center" w:pos="2835"/>
        </w:tabs>
        <w:rPr>
          <w:rtl/>
        </w:rPr>
      </w:pPr>
      <w:del w:id="102033" w:author="מנוע מכני" w:date="2026-10-11T12:04:40Z">
        <w:r>
          <w:rPr>
            <w:rtl/>
          </w:rPr>
          <w:delText xml:space="preserve"> </w:delText>
        </w:r>
      </w:del>
      <w:r>
        <w:rPr>
          <w:rtl/>
        </w:rPr>
        <w:t xml:space="preserve">פרה נפדית על גב מערכתה!</w:t>
      </w:r>
    </w:p>
    <w:p w:rsidR="00DA63EC" w:rsidRDefault="00DA63EC" w:rsidP="00DA63EC">
      <w:pPr>
        <w:tabs>
          <w:tab w:val="center" w:pos="2835"/>
        </w:tabs>
        <w:rPr>
          <w:rtl/>
        </w:rPr>
      </w:pPr>
      <w:r>
        <w:rPr>
          <w:rtl/>
        </w:rPr>
        <w:tab/>
        <w:t xml:space="preserve">פרה עומדת לפדות היא, שאם מצא אחרת נאה הימנה מצוה לפדותה, </w:t>
      </w:r>
    </w:p>
    <w:p w:rsidR="00DA63EC" w:rsidRDefault="00DA63EC" w:rsidP="00DA63EC">
      <w:pPr>
        <w:tabs>
          <w:tab w:val="center" w:pos="2835"/>
        </w:tabs>
        <w:rPr>
          <w:rtl/>
        </w:rPr>
      </w:pPr>
      <w:r>
        <w:rPr>
          <w:rtl/>
        </w:rPr>
        <w:tab/>
      </w:r>
      <w:r>
        <w:rPr>
          <w:rFonts w:hint="cs"/>
          <w:rtl/>
        </w:rPr>
        <w:t xml:space="preserve">ומיירי </w:t>
      </w:r>
      <w:r>
        <w:rPr>
          <w:rtl/>
        </w:rPr>
        <w:t xml:space="preserve">שלא היתה שהות ביום </w:t>
      </w:r>
      <w:ins w:id="90281" w:author="Claude - סמנטי" w:date="2026-10-11T12:27:00Z">
        <w:r>
          <w:rPr>
            <w:rtl/>
          </w:rPr>
          <w:t xml:space="preserve">לזורקו</w:t>
        </w:r>
      </w:ins>
      <w:del w:id="90282" w:author="Claude - סמנטי" w:date="2026-10-11T12:27:00Z">
        <w:r>
          <w:rPr>
            <w:rtl/>
          </w:rPr>
          <w:delText xml:space="preserve">למיזרקיה</w:delText>
        </w:r>
      </w:del>
      <w:r>
        <w:rPr>
          <w:rtl/>
        </w:rPr>
        <w:t xml:space="preserve">.</w:t>
      </w:r>
    </w:p>
    <w:p>
      <w:pPr>
        <w:pStyle w:val="38"/>
        <w:rPr>
          <w:ins w:id="102034" w:author="מנוע מכני" w:date="2026-10-11T12:04:40Z"/>
        </w:rPr>
      </w:pPr>
      <w:r w:rsidRPr="00336727">
        <w:t>וה</w:t>
      </w:r>
      <w:r>
        <w:t>"</w:t>
      </w:r>
      <w:r w:rsidRPr="00336727">
        <w:t>ק</w:t>
      </w:r>
      <w:r w:rsidRPr="00336727">
        <w:t xml:space="preserve">:</w:t>
      </w:r>
    </w:p>
    <w:p w:rsidR="00DA63EC" w:rsidRDefault="00DA63EC" w:rsidP="00DA63EC">
      <w:pPr>
        <w:rPr>
          <w:rtl/>
        </w:rPr>
      </w:pPr>
      <w:del w:id="102035" w:author="מנוע מכני" w:date="2026-10-11T12:04:40Z">
        <w:r w:rsidRPr="00336727">
          <w:rPr>
            <w:rtl/>
          </w:rPr>
          <w:delText xml:space="preserve"> </w:delText>
        </w:r>
      </w:del>
      <w:ins w:id="97073" w:author="מנוע מכני" w:date="2026-10-11T12:04:40Z">
        <w:r>
          <w:rPr>
            <w:rtl/>
          </w:rPr>
          <w:t xml:space="preserve">לנו</w:t>
        </w:r>
      </w:ins>
      <w:del w:id="97074" w:author="מנוע מכני" w:date="2026-10-11T12:04:40Z">
        <w:r w:rsidRPr="00336727">
          <w:rPr>
            <w:rtl/>
          </w:rPr>
          <w:delText xml:space="preserve">לן</w:delText>
        </w:r>
      </w:del>
      <w:r w:rsidRPr="00336727">
        <w:rPr>
          <w:rtl/>
        </w:rPr>
        <w:t xml:space="preserve"> קודם שיראה לזריקה - אינו מטמא טומאת אוכלין, לאחר שיראה לזריקה - מטמא טומאת אוכלין.</w:t>
      </w:r>
    </w:p>
    <w:p w:rsidR="00DA63EC" w:rsidRDefault="00DA63EC" w:rsidP="00DA63EC">
      <w:pPr>
        <w:pStyle w:val="afff3"/>
        <w:framePr w:wrap="around"/>
        <w:rPr>
          <w:rtl/>
        </w:rPr>
      </w:pPr>
      <w:r>
        <w:rPr>
          <w:rFonts w:hint="cs"/>
          <w:rtl/>
        </w:rPr>
        <w:t>קב.</w:t>
      </w:r>
    </w:p>
    <w:p w:rsidR="00DA63EC" w:rsidRDefault="00DA63EC" w:rsidP="00DA63EC">
      <w:pPr>
        <w:tabs>
          <w:tab w:val="center" w:pos="2835"/>
        </w:tabs>
        <w:rPr>
          <w:rtl/>
        </w:rPr>
      </w:pPr>
      <w:r>
        <w:rPr>
          <w:rtl/>
        </w:rPr>
        <w:t xml:space="preserve">והא </w:t>
      </w:r>
      <w:r>
        <w:rPr>
          <w:rFonts w:hint="cs"/>
          <w:rtl/>
        </w:rPr>
        <w:t>ד</w:t>
      </w:r>
      <w:r>
        <w:rPr>
          <w:rtl/>
        </w:rPr>
        <w:t xml:space="preserve">פיגל בין בקדשי קדשים בין בקדשים קלים מצוה </w:t>
      </w:r>
      <w:ins w:id="90283" w:author="Claude - סמנטי" w:date="2026-10-11T12:27:00Z">
        <w:r>
          <w:rPr>
            <w:rtl/>
          </w:rPr>
          <w:t xml:space="preserve">לזורקו</w:t>
        </w:r>
      </w:ins>
      <w:del w:id="90284" w:author="Claude - סמנטי" w:date="2026-10-11T12:27:00Z">
        <w:r>
          <w:rPr>
            <w:rtl/>
          </w:rPr>
          <w:delText xml:space="preserve">למיזרקיה</w:delText>
        </w:r>
      </w:del>
      <w:r>
        <w:rPr>
          <w:rtl/>
        </w:rPr>
        <w:t xml:space="preserve">, </w:t>
      </w:r>
      <w:ins w:id="96441" w:author="מנוע מכני" w:date="2026-10-11T12:04:40Z">
        <w:r>
          <w:rPr>
            <w:rtl/>
          </w:rPr>
          <w:t xml:space="preserve">ואם </w:t>
        </w:r>
      </w:ins>
      <w:del w:id="96442" w:author="מנוע מכני" w:date="2026-10-11T12:04:40Z">
        <w:r>
          <w:rPr>
            <w:rtl/>
          </w:rPr>
          <w:delText xml:space="preserve">ואי </w:delText>
        </w:r>
      </w:del>
      <w:r>
        <w:rPr>
          <w:rtl/>
        </w:rPr>
        <w:t xml:space="preserve">בעי זריק, וקתני דאינו מטמא טומאת אוכלין, </w:t>
      </w:r>
      <w:r>
        <w:rPr>
          <w:rFonts w:hint="cs"/>
          <w:rtl/>
        </w:rPr>
        <w:t xml:space="preserve">מיירי דפיגל בשחיטה </w:t>
      </w:r>
    </w:p>
    <w:p w:rsidR="00DA63EC" w:rsidRDefault="00DA63EC" w:rsidP="00DA63EC">
      <w:pPr>
        <w:tabs>
          <w:tab w:val="center" w:pos="2835"/>
        </w:tabs>
        <w:rPr>
          <w:rtl/>
        </w:rPr>
      </w:pPr>
      <w:r>
        <w:rPr>
          <w:rtl/>
        </w:rPr>
        <w:t xml:space="preserve">אבל פיגל בזריקה </w:t>
      </w:r>
      <w:r>
        <w:rPr>
          <w:rFonts w:hint="cs"/>
          <w:rtl/>
        </w:rPr>
        <w:t xml:space="preserve">מטמא טומאת אוכלין </w:t>
      </w:r>
      <w:ins w:id="90285" w:author="Claude - סמנטי" w:date="2026-10-11T12:27:00Z">
        <w:r>
          <w:rPr>
            <w:rFonts w:hint="cs"/>
            <w:rtl/>
          </w:rPr>
          <w:t xml:space="preserve">ומחלקים</w:t>
        </w:r>
      </w:ins>
      <w:del w:id="90286" w:author="Claude - סמנטי" w:date="2026-10-11T12:27:00Z">
        <w:r>
          <w:rPr>
            <w:rFonts w:hint="cs"/>
            <w:rtl/>
          </w:rPr>
          <w:delText xml:space="preserve">ופלגינן</w:delText>
        </w:r>
      </w:del>
      <w:r>
        <w:rPr>
          <w:rFonts w:hint="cs"/>
          <w:rtl/>
        </w:rPr>
        <w:t xml:space="preserve"> בפיגל במנחה ד</w:t>
      </w:r>
      <w:r>
        <w:rPr>
          <w:rtl/>
        </w:rPr>
        <w:t xml:space="preserve">אע"ג דפיגל בקמיצה, דקומץ </w:t>
      </w:r>
      <w:r w:rsidRPr="00E105BC">
        <w:rPr>
          <w:spacing w:val="-6"/>
          <w:rtl/>
        </w:rPr>
        <w:t xml:space="preserve">במנחה כשחיטה דמי, אפי' </w:t>
      </w:r>
      <w:ins w:id="93845" w:author="מנוע מכני" w:date="2026-10-11T12:04:40Z">
        <w:r>
          <w:rPr>
            <w:spacing w:val="-6"/>
            <w:rtl/>
          </w:rPr>
          <w:t xml:space="preserve">כך</w:t>
        </w:r>
      </w:ins>
      <w:del w:id="93846" w:author="מנוע מכני" w:date="2026-10-11T12:04:40Z">
        <w:r w:rsidRPr="00E105BC">
          <w:rPr>
            <w:spacing w:val="-6"/>
            <w:rtl/>
          </w:rPr>
          <w:delText xml:space="preserve">הכי</w:delText>
        </w:r>
      </w:del>
      <w:r w:rsidRPr="00E105BC">
        <w:rPr>
          <w:spacing w:val="-6"/>
          <w:rtl/>
        </w:rPr>
        <w:t xml:space="preserve"> מטמא טומאת אוכלין, הואיל והיתה לו שעת הכושר מעיקרו.</w:t>
      </w:r>
    </w:p>
    <w:p>
      <w:pPr>
        <w:pStyle w:val="38"/>
        <w:rPr>
          <w:ins w:id="102036" w:author="מנוע מכני" w:date="2026-10-11T12:04:40Z"/>
        </w:rPr>
      </w:pPr>
      <w:r w:rsidRPr="00E105BC">
        <w:t xml:space="preserve">- רב אשי:</w:t>
      </w:r>
    </w:p>
    <w:p w:rsidR="00DA63EC" w:rsidRPr="00E105BC" w:rsidRDefault="00DA63EC" w:rsidP="00DA63EC">
      <w:pPr>
        <w:pStyle w:val="affffb"/>
        <w:rPr>
          <w:spacing w:val="-2"/>
        </w:rPr>
      </w:pPr>
      <w:del w:id="102037" w:author="מנוע מכני" w:date="2026-10-11T12:04:40Z">
        <w:r w:rsidRPr="00E105BC">
          <w:rPr>
            <w:spacing w:val="-2"/>
            <w:rtl/>
          </w:rPr>
          <w:delText xml:space="preserve"> </w:delText>
        </w:r>
      </w:del>
      <w:r w:rsidRPr="00E105BC">
        <w:rPr>
          <w:spacing w:val="-2"/>
          <w:rtl/>
        </w:rPr>
        <w:t xml:space="preserve">אמריתה </w:t>
      </w:r>
      <w:ins w:id="95909" w:author="מנוע מכני" w:date="2026-10-11T12:04:40Z">
        <w:r>
          <w:rPr>
            <w:spacing w:val="-2"/>
            <w:rtl/>
          </w:rPr>
          <w:t xml:space="preserve">לשמועה</w:t>
        </w:r>
      </w:ins>
      <w:del w:id="95910" w:author="מנוע מכני" w:date="2026-10-11T12:04:40Z">
        <w:r w:rsidRPr="00E105BC">
          <w:rPr>
            <w:spacing w:val="-2"/>
            <w:rtl/>
          </w:rPr>
          <w:delText xml:space="preserve">לשמעתא</w:delText>
        </w:r>
      </w:del>
      <w:r w:rsidRPr="00E105BC">
        <w:rPr>
          <w:spacing w:val="-2"/>
          <w:rtl/>
        </w:rPr>
        <w:t xml:space="preserve"> </w:t>
      </w:r>
      <w:r w:rsidRPr="00E105BC">
        <w:rPr>
          <w:rFonts w:hint="cs"/>
          <w:spacing w:val="-2"/>
          <w:rtl/>
        </w:rPr>
        <w:t xml:space="preserve">לפני </w:t>
      </w:r>
      <w:r w:rsidRPr="00E105BC">
        <w:rPr>
          <w:rStyle w:val="2fb"/>
          <w:rFonts w:hint="cs"/>
          <w:spacing w:val="-2"/>
          <w:rtl/>
        </w:rPr>
        <w:t xml:space="preserve">ר</w:t>
      </w:r>
      <w:r w:rsidRPr="00E105BC">
        <w:rPr>
          <w:rStyle w:val="2fb"/>
          <w:spacing w:val="-2"/>
          <w:rtl/>
        </w:rPr>
        <w:t>"</w:t>
      </w:r>
      <w:r w:rsidRPr="00E105BC">
        <w:rPr>
          <w:rStyle w:val="2fb"/>
          <w:rFonts w:hint="cs"/>
          <w:spacing w:val="-2"/>
          <w:rtl/>
        </w:rPr>
        <w:t>נ</w:t>
      </w:r>
      <w:r w:rsidRPr="00E105BC">
        <w:rPr>
          <w:spacing w:val="-2"/>
          <w:rtl/>
        </w:rPr>
        <w:t xml:space="preserve">, </w:t>
      </w:r>
      <w:ins w:id="90561" w:author="מנוע מכני" w:date="2026-10-11T12:04:40Z">
        <w:r>
          <w:rPr>
            <w:spacing w:val="-2"/>
            <w:rtl/>
          </w:rPr>
          <w:t xml:space="preserve">אפי'</w:t>
        </w:r>
      </w:ins>
      <w:del w:id="90562" w:author="מנוע מכני" w:date="2026-10-11T12:04:40Z">
        <w:r w:rsidRPr="00E105BC">
          <w:rPr>
            <w:spacing w:val="-2"/>
            <w:rtl/>
          </w:rPr>
          <w:delText xml:space="preserve">אפילו</w:delText>
        </w:r>
      </w:del>
      <w:r w:rsidRPr="00E105BC">
        <w:rPr>
          <w:spacing w:val="-2"/>
          <w:rtl/>
        </w:rPr>
        <w:t xml:space="preserve"> </w:t>
      </w:r>
      <w:ins w:id="97075" w:author="מנוע מכני" w:date="2026-10-11T12:04:40Z">
        <w:r>
          <w:rPr>
            <w:spacing w:val="-2"/>
            <w:rtl/>
          </w:rPr>
          <w:t xml:space="preserve">תאמר</w:t>
        </w:r>
      </w:ins>
      <w:del w:id="97076" w:author="מנוע מכני" w:date="2026-10-11T12:04:40Z">
        <w:r w:rsidRPr="00E105BC">
          <w:rPr>
            <w:spacing w:val="-2"/>
            <w:rtl/>
          </w:rPr>
          <w:delText xml:space="preserve">תימא</w:delText>
        </w:r>
      </w:del>
      <w:r w:rsidRPr="00E105BC">
        <w:rPr>
          <w:spacing w:val="-2"/>
          <w:rtl/>
        </w:rPr>
        <w:t xml:space="preserve"> </w:t>
      </w:r>
      <w:ins w:id="97079" w:author="מנוע מכני" w:date="2026-10-11T12:04:40Z">
        <w:r>
          <w:rPr>
            <w:spacing w:val="-2"/>
            <w:rtl/>
          </w:rPr>
          <w:t xml:space="preserve">לנו</w:t>
        </w:r>
      </w:ins>
      <w:del w:id="97080" w:author="מנוע מכני" w:date="2026-10-11T12:04:40Z">
        <w:r w:rsidRPr="00E105BC">
          <w:rPr>
            <w:spacing w:val="-2"/>
            <w:rtl/>
          </w:rPr>
          <w:delText xml:space="preserve">לן</w:delText>
        </w:r>
      </w:del>
      <w:r w:rsidRPr="00E105BC">
        <w:rPr>
          <w:spacing w:val="-2"/>
          <w:rtl/>
        </w:rPr>
        <w:t xml:space="preserve"> ממש </w:t>
      </w:r>
      <w:ins w:id="90559" w:author="מנוע מכני" w:date="2026-10-11T12:04:40Z">
        <w:r>
          <w:rPr>
            <w:spacing w:val="-2"/>
            <w:rtl/>
          </w:rPr>
          <w:t xml:space="preserve">ואפי'</w:t>
        </w:r>
      </w:ins>
      <w:del w:id="90560" w:author="מנוע מכני" w:date="2026-10-11T12:04:40Z">
        <w:r w:rsidRPr="00E105BC">
          <w:rPr>
            <w:spacing w:val="-2"/>
            <w:rtl/>
          </w:rPr>
          <w:delText xml:space="preserve">ואפילו</w:delText>
        </w:r>
      </w:del>
      <w:r w:rsidRPr="00E105BC">
        <w:rPr>
          <w:spacing w:val="-2"/>
          <w:rtl/>
        </w:rPr>
        <w:t xml:space="preserve"> </w:t>
      </w:r>
      <w:ins w:id="97077" w:author="מנוע מכני" w:date="2026-10-11T12:04:40Z">
        <w:r>
          <w:rPr>
            <w:spacing w:val="-2"/>
            <w:rtl/>
          </w:rPr>
          <w:t xml:space="preserve">תאמר</w:t>
        </w:r>
      </w:ins>
      <w:del w:id="97078" w:author="מנוע מכני" w:date="2026-10-11T12:04:40Z">
        <w:r w:rsidRPr="00E105BC">
          <w:rPr>
            <w:spacing w:val="-2"/>
            <w:rtl/>
          </w:rPr>
          <w:delText xml:space="preserve">תימא</w:delText>
        </w:r>
      </w:del>
      <w:r w:rsidRPr="00E105BC">
        <w:rPr>
          <w:spacing w:val="-2"/>
          <w:rtl/>
        </w:rPr>
        <w:t xml:space="preserve"> דפיגל בזריקה,</w:t>
      </w:r>
    </w:p>
    <w:p w:rsidR="00DA63EC" w:rsidRDefault="00DA63EC" w:rsidP="00DA63EC">
      <w:pPr>
        <w:pStyle w:val="affffb"/>
        <w:rPr>
          <w:rtl/>
        </w:rPr>
      </w:pPr>
      <w:r>
        <w:rPr>
          <w:rtl/>
        </w:rPr>
        <w:t xml:space="preserve">-</w:t>
      </w:r>
      <w:ins w:id="95483" w:author="מנוע מכני" w:date="2026-10-11T12:04:40Z">
        <w:ins w:id="95485" w:author="מנוע מכני" w:date="2026-10-11T12:04:40Z">
          <w:ins w:id="95487" w:author="מנוע מכני" w:date="2026-10-11T12:04:40Z">
            <w:ins w:id="95489" w:author="מנוע מכני" w:date="2026-10-11T12:04:40Z">
              <w:ins w:id="95491" w:author="מנוע מכני" w:date="2026-10-11T12:04:40Z">
                <w:ins w:id="95493" w:author="מנוע מכני" w:date="2026-10-11T12:04:40Z">
                  <w:ins w:id="95495" w:author="מנוע מכני" w:date="2026-10-11T12:04:40Z">
                    <w:ins w:id="95497" w:author="מנוע מכני" w:date="2026-10-11T12:04:40Z">
                      <w:ins w:id="95499" w:author="מנוע מכני" w:date="2026-10-11T12:04:40Z">
                        <w:ins w:id="95501" w:author="מנוע מכני" w:date="2026-10-11T12:04:40Z">
                          <w:ins w:id="95503" w:author="מנוע מכני" w:date="2026-10-11T12:04:40Z">
                            <w:ins w:id="95505" w:author="מנוע מכני" w:date="2026-10-11T12:04:40Z">
                              <w:ins w:id="95507" w:author="מנוע מכני" w:date="2026-10-11T12:04:40Z">
                                <w:r>
                                  <w:rPr>
                                    <w:rtl/>
                                  </w:rPr>
                                  <w:t xml:space="preserve"> </w:t>
                                </w:r>
                              </w:ins>
                              <w:del w:id="95508" w:author="מנוע מכני" w:date="2026-10-11T12:04:40Z">
                                <w:r>
                                  <w:rPr>
                                    <w:rtl/>
                                  </w:rPr>
                                  <w:delText xml:space="preserve"> </w:delText>
                                </w:r>
                                <w:r>
                                  <w:rPr>
                                    <w:rtl/>
                                  </w:rPr>
                                  <w:delText xml:space="preserve"> </w:delText>
                                </w:r>
                              </w:del>
                            </w:ins>
                            <w:del w:id="95506" w:author="מנוע מכני" w:date="2026-10-11T12:04:40Z">
                              <w:r>
                                <w:rPr>
                                  <w:rtl/>
                                </w:rPr>
                                <w:delText xml:space="preserve"> </w:delText>
                              </w:r>
                              <w:r>
                                <w:rPr>
                                  <w:rFonts w:hint="cs"/>
                                  <w:rtl/>
                                </w:rPr>
                                <w:delText xml:space="preserve"> </w:delText>
                              </w:r>
                            </w:del>
                          </w:ins>
                          <w:del w:id="95504" w:author="מנוע מכני" w:date="2026-10-11T12:04:40Z">
                            <w:r>
                              <w:rPr>
                                <w:rtl/>
                              </w:rPr>
                              <w:delText xml:space="preserve"> </w:delText>
                            </w:r>
                            <w:r>
                              <w:rPr>
                                <w:rFonts w:hint="cs"/>
                                <w:rtl/>
                              </w:rPr>
                              <w:delText xml:space="preserve"> </w:delText>
                            </w:r>
                          </w:del>
                        </w:ins>
                        <w:del w:id="95502" w:author="מנוע מכני" w:date="2026-10-11T12:04:40Z">
                          <w:r>
                            <w:rPr>
                              <w:rtl/>
                            </w:rPr>
                            <w:delText xml:space="preserve"> </w:delText>
                          </w:r>
                          <w:r>
                            <w:rPr>
                              <w:rFonts w:hint="cs"/>
                              <w:rtl/>
                            </w:rPr>
                            <w:delText xml:space="preserve"> </w:delText>
                          </w:r>
                        </w:del>
                      </w:ins>
                      <w:del w:id="95500" w:author="מנוע מכני" w:date="2026-10-11T12:04:40Z">
                        <w:r>
                          <w:rPr>
                            <w:rtl/>
                          </w:rPr>
                          <w:delText xml:space="preserve"> </w:delText>
                        </w:r>
                        <w:r>
                          <w:rPr>
                            <w:rFonts w:hint="cs"/>
                            <w:rtl/>
                          </w:rPr>
                          <w:delText xml:space="preserve"> </w:delText>
                        </w:r>
                      </w:del>
                    </w:ins>
                    <w:del w:id="95498" w:author="מנוע מכני" w:date="2026-10-11T12:04:40Z">
                      <w:r>
                        <w:rPr>
                          <w:rtl/>
                        </w:rPr>
                        <w:delText xml:space="preserve"> </w:delText>
                      </w:r>
                      <w:r>
                        <w:rPr>
                          <w:rFonts w:hint="cs"/>
                          <w:rtl/>
                        </w:rPr>
                        <w:delText xml:space="preserve"> </w:delText>
                      </w:r>
                    </w:del>
                  </w:ins>
                  <w:del w:id="95496" w:author="מנוע מכני" w:date="2026-10-11T12:04:40Z">
                    <w:r>
                      <w:rPr>
                        <w:rtl/>
                      </w:rPr>
                      <w:delText xml:space="preserve"> </w:delText>
                    </w:r>
                    <w:r>
                      <w:rPr>
                        <w:rFonts w:hint="cs"/>
                        <w:rtl/>
                      </w:rPr>
                      <w:delText xml:space="preserve"> </w:delText>
                    </w:r>
                  </w:del>
                </w:ins>
                <w:del w:id="95494" w:author="מנוע מכני" w:date="2026-10-11T12:04:40Z">
                  <w:r>
                    <w:rPr>
                      <w:rtl/>
                    </w:rPr>
                    <w:delText xml:space="preserve"> </w:delText>
                  </w:r>
                  <w:r>
                    <w:rPr>
                      <w:rFonts w:hint="cs"/>
                      <w:rtl/>
                    </w:rPr>
                    <w:delText xml:space="preserve"> </w:delText>
                  </w:r>
                </w:del>
              </w:ins>
              <w:del w:id="95492" w:author="מנוע מכני" w:date="2026-10-11T12:04:40Z">
                <w:r>
                  <w:rPr>
                    <w:rtl/>
                  </w:rPr>
                  <w:delText xml:space="preserve"> </w:delText>
                </w:r>
                <w:r>
                  <w:rPr>
                    <w:rFonts w:hint="cs"/>
                    <w:rtl/>
                  </w:rPr>
                  <w:delText xml:space="preserve"> </w:delText>
                </w:r>
              </w:del>
            </w:ins>
            <w:del w:id="95490" w:author="מנוע מכני" w:date="2026-10-11T12:04:40Z">
              <w:r>
                <w:rPr>
                  <w:rtl/>
                </w:rPr>
                <w:delText xml:space="preserve"> </w:delText>
              </w:r>
              <w:r>
                <w:rPr>
                  <w:rFonts w:hint="cs"/>
                  <w:rtl/>
                </w:rPr>
                <w:delText xml:space="preserve"> </w:delText>
              </w:r>
            </w:del>
          </w:ins>
          <w:del w:id="95488" w:author="מנוע מכני" w:date="2026-10-11T12:04:40Z">
            <w:r>
              <w:rPr>
                <w:rtl/>
              </w:rPr>
              <w:delText xml:space="preserve"> </w:delText>
            </w:r>
            <w:r>
              <w:rPr>
                <w:rFonts w:hint="cs"/>
                <w:rtl/>
              </w:rPr>
              <w:delText xml:space="preserve"> </w:delText>
            </w:r>
          </w:del>
        </w:ins>
        <w:del w:id="95486" w:author="מנוע מכני" w:date="2026-10-11T12:04:40Z">
          <w:r>
            <w:rPr>
              <w:rtl/>
            </w:rPr>
            <w:delText xml:space="preserve"> </w:delText>
          </w:r>
          <w:r>
            <w:rPr>
              <w:rFonts w:hint="cs"/>
              <w:rtl/>
            </w:rPr>
            <w:delText xml:space="preserve"> </w:delText>
          </w:r>
        </w:del>
      </w:ins>
      <w:del w:id="95484" w:author="מנוע מכני" w:date="2026-10-11T12:04:40Z">
        <w:r>
          <w:rPr>
            <w:rtl/>
          </w:rPr>
          <w:delText xml:space="preserve"> </w:delText>
        </w:r>
        <w:r>
          <w:rPr>
            <w:rFonts w:hint="cs"/>
            <w:rtl/>
          </w:rPr>
          <w:delText xml:space="preserve"> </w:delText>
        </w:r>
      </w:del>
      <w:ins w:id="96443" w:author="מנוע מכני" w:date="2026-10-11T12:04:40Z">
        <w:r>
          <w:rPr>
            <w:bCs/>
            <w:rtl/>
          </w:rPr>
          <w:t xml:space="preserve">דאם </w:t>
        </w:r>
      </w:ins>
      <w:del w:id="96444" w:author="מנוע מכני" w:date="2026-10-11T12:04:40Z">
        <w:r w:rsidRPr="00777852">
          <w:rPr>
            <w:bCs/>
            <w:rtl/>
          </w:rPr>
          <w:delText xml:space="preserve">דאי </w:delText>
        </w:r>
      </w:del>
      <w:r w:rsidRPr="00777852">
        <w:rPr>
          <w:bCs/>
          <w:rtl/>
        </w:rPr>
        <w:t xml:space="preserve">בעי פריק</w:t>
      </w:r>
      <w:r>
        <w:rPr>
          <w:rtl/>
        </w:rPr>
        <w:t xml:space="preserve"> </w:t>
      </w:r>
      <w:r>
        <w:rPr>
          <w:rtl/>
        </w:rPr>
        <w:t xml:space="preserve">אמר</w:t>
      </w:r>
      <w:r>
        <w:rPr>
          <w:rtl/>
        </w:rPr>
        <w:t xml:space="preserve">, </w:t>
      </w:r>
      <w:ins w:id="96445" w:author="מנוע מכני" w:date="2026-10-11T12:04:40Z">
        <w:r>
          <w:rPr>
            <w:bCs/>
            <w:rtl/>
          </w:rPr>
          <w:t xml:space="preserve">אם </w:t>
        </w:r>
      </w:ins>
      <w:del w:id="96446" w:author="מנוע מכני" w:date="2026-10-11T12:04:40Z">
        <w:r w:rsidRPr="00777852">
          <w:rPr>
            <w:bCs/>
            <w:rtl/>
          </w:rPr>
          <w:delText xml:space="preserve">אי </w:delText>
        </w:r>
      </w:del>
      <w:r w:rsidRPr="00777852">
        <w:rPr>
          <w:bCs/>
          <w:rtl/>
        </w:rPr>
        <w:t xml:space="preserve">בעי </w:t>
      </w:r>
      <w:ins w:id="96771" w:author="מנוע מכני" w:date="2026-10-11T12:04:40Z">
        <w:r>
          <w:rPr>
            <w:bCs/>
            <w:rtl/>
          </w:rPr>
          <w:t xml:space="preserve">היה</w:t>
        </w:r>
      </w:ins>
      <w:del w:id="96772" w:author="מנוע מכני" w:date="2026-10-11T12:04:40Z">
        <w:r w:rsidRPr="00777852">
          <w:rPr>
            <w:bCs/>
            <w:rtl/>
          </w:rPr>
          <w:delText xml:space="preserve">הוה</w:delText>
        </w:r>
      </w:del>
      <w:r w:rsidRPr="00777852">
        <w:rPr>
          <w:bCs/>
          <w:rtl/>
        </w:rPr>
        <w:t xml:space="preserve"> זריק</w:t>
      </w:r>
      <w:r>
        <w:rPr>
          <w:rtl/>
        </w:rPr>
        <w:t xml:space="preserve"> </w:t>
      </w:r>
      <w:r>
        <w:rPr>
          <w:rtl/>
        </w:rPr>
        <w:t xml:space="preserve">לא</w:t>
      </w:r>
      <w:r>
        <w:rPr>
          <w:rtl/>
        </w:rPr>
        <w:t xml:space="preserve"> </w:t>
      </w:r>
      <w:ins w:id="92125" w:author="מנוע מכני" w:date="2026-10-11T12:04:40Z">
        <w:r>
          <w:rPr>
            <w:rtl/>
          </w:rPr>
          <w:t xml:space="preserve">אומרים</w:t>
        </w:r>
      </w:ins>
      <w:del w:id="92126" w:author="מנוע מכני" w:date="2026-10-11T12:04:40Z">
        <w:r>
          <w:rPr>
            <w:rtl/>
          </w:rPr>
          <w:delText xml:space="preserve">אמרינן</w:delText>
        </w:r>
      </w:del>
      <w:r>
        <w:rPr>
          <w:rtl/>
        </w:rPr>
        <w:t xml:space="preserve">.</w:t>
      </w:r>
    </w:p>
    <w:p>
      <w:pPr>
        <w:pStyle w:val="afffff8"/>
        <w:rPr>
          <w:ins w:id="90079" w:author="קלוד" w:date="2026-10-11T12:32:08Z"/>
        </w:rPr>
      </w:pPr>
      <w:ins w:id="90080" w:author="קלוד" w:date="2026-10-11T12:32:08Z">
        <w:r>
          <w:rPr>
            <w:color w:val="7B3F00"/>
          </w:rPr>
          <w:t xml:space="preserve">מעילה - כל שהיתה לו שעת היתר לכהנים</w:t>
        </w:r>
      </w:ins>
    </w:p>
    <w:p>
      <w:pPr>
        <w:pStyle w:val="38"/>
        <w:rPr>
          <w:ins w:id="102038" w:author="מנוע מכני" w:date="2026-10-11T12:04:40Z"/>
        </w:rPr>
      </w:pPr>
      <w:r w:rsidRPr="00336727">
        <w:t>והך ד</w:t>
      </w:r>
      <w:r w:rsidRPr="00336727">
        <w:t xml:space="preserve">כלל </w:t>
      </w:r>
      <w:r w:rsidRPr="00336727">
        <w:t xml:space="preserve">אמר</w:t>
      </w:r>
      <w:r w:rsidRPr="00336727">
        <w:t xml:space="preserve"> רבי יהושע:</w:t>
      </w:r>
    </w:p>
    <w:p w:rsidR="00DA63EC" w:rsidRDefault="00DA63EC" w:rsidP="00DA63EC">
      <w:pPr>
        <w:rPr>
          <w:rtl/>
        </w:rPr>
      </w:pPr>
      <w:del w:id="102039" w:author="מנוע מכני" w:date="2026-10-11T12:04:40Z">
        <w:r w:rsidRPr="00336727">
          <w:rPr>
            <w:rtl/>
          </w:rPr>
          <w:delText xml:space="preserve"> </w:delText>
        </w:r>
      </w:del>
      <w:r w:rsidRPr="00336727">
        <w:rPr>
          <w:rtl/>
        </w:rPr>
        <w:t xml:space="preserve">כל שהיתה לו שעת היתר לכהנים</w:t>
      </w:r>
      <w:r w:rsidRPr="00336727">
        <w:rPr>
          <w:rFonts w:hint="cs"/>
          <w:rtl/>
        </w:rPr>
        <w:t>[שלנה שטנמאה ויצאה]</w:t>
      </w:r>
      <w:r w:rsidRPr="00336727">
        <w:rPr>
          <w:rtl/>
        </w:rPr>
        <w:t xml:space="preserve"> - אין מועלין בה, </w:t>
      </w:r>
    </w:p>
    <w:p w:rsidR="00DA63EC" w:rsidRDefault="00DA63EC" w:rsidP="00DA63EC">
      <w:pPr>
        <w:tabs>
          <w:tab w:val="center" w:pos="2835"/>
        </w:tabs>
        <w:rPr>
          <w:rtl/>
        </w:rPr>
      </w:pPr>
      <w:r>
        <w:rPr>
          <w:rtl/>
        </w:rPr>
        <w:t>וכל שלא היתה לו שעת היתר לכהנים</w:t>
      </w:r>
      <w:r>
        <w:rPr>
          <w:rFonts w:hint="cs"/>
          <w:rtl/>
        </w:rPr>
        <w:t>[</w:t>
      </w:r>
      <w:r>
        <w:rPr>
          <w:rtl/>
        </w:rPr>
        <w:t>שנשחטה חוץ לזמנה וחוץ למקומה, ושקבלו פסולין וזרקו את דמה</w:t>
      </w:r>
      <w:r>
        <w:rPr>
          <w:rFonts w:hint="cs"/>
          <w:rtl/>
        </w:rPr>
        <w:t xml:space="preserve">] </w:t>
      </w:r>
      <w:r>
        <w:rPr>
          <w:rtl/>
        </w:rPr>
        <w:t xml:space="preserve">- מועלין בה, </w:t>
      </w:r>
    </w:p>
    <w:p w:rsidR="00DA63EC" w:rsidRDefault="00DA63EC" w:rsidP="00DA63EC">
      <w:pPr>
        <w:tabs>
          <w:tab w:val="center" w:pos="2835"/>
        </w:tabs>
        <w:rPr>
          <w:rtl/>
        </w:rPr>
      </w:pPr>
    </w:p>
    <w:p w:rsidR="00DA63EC" w:rsidRDefault="00DA63EC" w:rsidP="00DA63EC">
      <w:pPr>
        <w:tabs>
          <w:tab w:val="center" w:pos="2835"/>
        </w:tabs>
        <w:rPr>
          <w:rtl/>
        </w:rPr>
      </w:pPr>
      <w:r w:rsidRPr="00777852">
        <w:rPr>
          <w:b/>
          <w:bCs/>
          <w:rtl/>
        </w:rPr>
        <w:t>רישא</w:t>
      </w:r>
      <w:r>
        <w:rPr>
          <w:rtl/>
        </w:rPr>
        <w:t xml:space="preserve">: שלנה </w:t>
      </w:r>
      <w:ins w:id="92129" w:author="מנוע מכני" w:date="2026-10-11T12:04:40Z">
        <w:r>
          <w:rPr>
            <w:rtl/>
          </w:rPr>
          <w:t xml:space="preserve">לא</w:t>
        </w:r>
      </w:ins>
      <w:del w:id="92130" w:author="מנוע מכני" w:date="2026-10-11T12:04:40Z">
        <w:r>
          <w:rPr>
            <w:rtl/>
          </w:rPr>
          <w:delText xml:space="preserve">לאו</w:delText>
        </w:r>
      </w:del>
      <w:r>
        <w:rPr>
          <w:rtl/>
        </w:rPr>
        <w:t xml:space="preserve"> לנה ממש, </w:t>
      </w:r>
      <w:ins w:id="92127" w:author="מנוע מכני" w:date="2026-10-11T12:04:40Z">
        <w:r>
          <w:rPr>
            <w:rtl/>
          </w:rPr>
          <w:t xml:space="preserve">וכאן</w:t>
        </w:r>
      </w:ins>
      <w:del w:id="92128" w:author="מנוע מכני" w:date="2026-10-11T12:04:40Z">
        <w:r>
          <w:rPr>
            <w:rtl/>
          </w:rPr>
          <w:delText xml:space="preserve">והכא</w:delText>
        </w:r>
      </w:del>
      <w:r>
        <w:rPr>
          <w:rtl/>
        </w:rPr>
        <w:t xml:space="preserve"> </w:t>
      </w:r>
      <w:ins w:id="96447" w:author="מנוע מכני" w:date="2026-10-11T12:04:40Z">
        <w:r>
          <w:rPr>
            <w:rtl/>
          </w:rPr>
          <w:t xml:space="preserve">דאם </w:t>
        </w:r>
      </w:ins>
      <w:del w:id="96448" w:author="מנוע מכני" w:date="2026-10-11T12:04:40Z">
        <w:r>
          <w:rPr>
            <w:rtl/>
          </w:rPr>
          <w:delText xml:space="preserve">דאי </w:delText>
        </w:r>
      </w:del>
      <w:r>
        <w:rPr>
          <w:rtl/>
        </w:rPr>
        <w:t xml:space="preserve">בעי </w:t>
      </w:r>
      <w:ins w:id="96773" w:author="מנוע מכני" w:date="2026-10-11T12:04:40Z">
        <w:r>
          <w:rPr>
            <w:rtl/>
          </w:rPr>
          <w:t xml:space="preserve">היה</w:t>
        </w:r>
      </w:ins>
      <w:del w:id="96774" w:author="מנוע מכני" w:date="2026-10-11T12:04:40Z">
        <w:r>
          <w:rPr>
            <w:rtl/>
          </w:rPr>
          <w:delText xml:space="preserve">הוה</w:delText>
        </w:r>
      </w:del>
      <w:r>
        <w:rPr>
          <w:rtl/>
        </w:rPr>
        <w:t xml:space="preserve"> זריק הוא, וקתני דאין מועלין!</w:t>
      </w:r>
    </w:p>
    <w:p>
      <w:pPr>
        <w:pStyle w:val="38"/>
        <w:rPr>
          <w:ins w:id="102467" w:author="מנוע מכני" w:date="2026-10-11T12:04:40Z"/>
        </w:rPr>
      </w:pPr>
      <w:r>
        <w:t xml:space="preserve">- </w:t>
      </w:r>
      <w:r>
        <w:t>א</w:t>
      </w:r>
      <w:r>
        <w:t xml:space="preserve">לא,</w:t>
      </w:r>
    </w:p>
    <w:p w:rsidR="00DA63EC" w:rsidRDefault="00DA63EC" w:rsidP="00DA63EC">
      <w:pPr>
        <w:pStyle w:val="affffb"/>
        <w:rPr>
          <w:rtl/>
        </w:rPr>
      </w:pPr>
      <w:del w:id="102468" w:author="מנוע מכני" w:date="2026-10-11T12:04:40Z">
        <w:r>
          <w:rPr>
            <w:rtl/>
          </w:rPr>
          <w:delText xml:space="preserve"> </w:delText>
        </w:r>
      </w:del>
      <w:r>
        <w:rPr>
          <w:rtl/>
        </w:rPr>
        <w:t xml:space="preserve">ראויה לצאת וראויה לטמא וראויה ללין.</w:t>
      </w:r>
    </w:p>
    <w:p w:rsidR="00DA63EC" w:rsidRDefault="00DA63EC" w:rsidP="00DA63EC">
      <w:pPr>
        <w:tabs>
          <w:tab w:val="center" w:pos="2835"/>
        </w:tabs>
        <w:rPr>
          <w:rtl/>
        </w:rPr>
      </w:pPr>
      <w:r>
        <w:rPr>
          <w:rtl/>
        </w:rPr>
        <w:t xml:space="preserve">אבל לינה ממש </w:t>
      </w:r>
      <w:r>
        <w:rPr>
          <w:rFonts w:hint="cs"/>
          <w:rtl/>
        </w:rPr>
        <w:t>ה</w:t>
      </w:r>
      <w:r>
        <w:rPr>
          <w:rtl/>
        </w:rPr>
        <w:t>"</w:t>
      </w:r>
      <w:r>
        <w:rPr>
          <w:rFonts w:hint="cs"/>
          <w:rtl/>
        </w:rPr>
        <w:t>נ</w:t>
      </w:r>
      <w:r>
        <w:rPr>
          <w:rtl/>
        </w:rPr>
        <w:t xml:space="preserve"> דמועלין</w:t>
      </w:r>
      <w:r>
        <w:rPr>
          <w:rFonts w:hint="cs"/>
          <w:rtl/>
        </w:rPr>
        <w:t>?</w:t>
      </w:r>
      <w:r>
        <w:rPr>
          <w:rtl/>
        </w:rPr>
        <w:t>,</w:t>
      </w:r>
      <w:r>
        <w:rPr>
          <w:rFonts w:hint="cs"/>
          <w:rtl/>
        </w:rPr>
        <w:t>א</w:t>
      </w:r>
      <w:r>
        <w:rPr>
          <w:rtl/>
        </w:rPr>
        <w:t>"</w:t>
      </w:r>
      <w:r>
        <w:rPr>
          <w:rFonts w:hint="cs"/>
          <w:rtl/>
        </w:rPr>
        <w:t xml:space="preserve">כ</w:t>
      </w:r>
      <w:r>
        <w:rPr>
          <w:rFonts w:hint="cs"/>
          <w:rtl/>
        </w:rPr>
        <w:t xml:space="preserve"> היצ</w:t>
      </w:r>
      <w:r>
        <w:rPr>
          <w:rtl/>
        </w:rPr>
        <w:t>"</w:t>
      </w:r>
      <w:r>
        <w:rPr>
          <w:rFonts w:hint="cs"/>
          <w:rtl/>
        </w:rPr>
        <w:t xml:space="preserve">ל כל שיש לו וכל שאין לו [ולא כל שהיה או </w:t>
      </w:r>
      <w:r>
        <w:rPr>
          <w:rFonts w:hint="cs"/>
          <w:rtl/>
        </w:rPr>
        <w:t xml:space="preserve">לא</w:t>
      </w:r>
      <w:r>
        <w:rPr>
          <w:rFonts w:hint="cs"/>
          <w:rtl/>
        </w:rPr>
        <w:t xml:space="preserve"> היה] </w:t>
      </w:r>
    </w:p>
    <w:p>
      <w:pPr>
        <w:pStyle w:val="38"/>
        <w:rPr>
          <w:ins w:id="102040" w:author="מנוע מכני" w:date="2026-10-11T12:04:40Z"/>
        </w:rPr>
      </w:pPr>
      <w:r w:rsidRPr="00E105BC">
        <w:t xml:space="preserve">- אלא רב אשי:</w:t>
      </w:r>
    </w:p>
    <w:p w:rsidR="00DA63EC" w:rsidRPr="00E105BC" w:rsidRDefault="00DA63EC" w:rsidP="00DA63EC">
      <w:pPr>
        <w:pStyle w:val="affffb"/>
        <w:rPr>
          <w:spacing w:val="-2"/>
        </w:rPr>
      </w:pPr>
      <w:del w:id="102041" w:author="מנוע מכני" w:date="2026-10-11T12:04:40Z">
        <w:r w:rsidRPr="00E105BC">
          <w:rPr>
            <w:spacing w:val="-2"/>
            <w:rtl/>
          </w:rPr>
          <w:delText xml:space="preserve"> </w:delText>
        </w:r>
      </w:del>
      <w:r w:rsidRPr="00E105BC">
        <w:rPr>
          <w:bCs/>
          <w:spacing w:val="-2"/>
          <w:rtl/>
        </w:rPr>
        <w:t>מעילה</w:t>
      </w:r>
      <w:r w:rsidRPr="00E105BC">
        <w:rPr>
          <w:spacing w:val="-2"/>
          <w:rtl/>
        </w:rPr>
        <w:t xml:space="preserve"> קדושה </w:t>
      </w:r>
      <w:ins w:id="92131" w:author="מנוע מכני" w:date="2026-10-11T12:04:40Z">
        <w:r>
          <w:rPr>
            <w:spacing w:val="-2"/>
            <w:rtl/>
          </w:rPr>
          <w:t xml:space="preserve">ולא</w:t>
        </w:r>
      </w:ins>
      <w:del w:id="92132" w:author="מנוע מכני" w:date="2026-10-11T12:04:40Z">
        <w:r w:rsidRPr="00E105BC">
          <w:rPr>
            <w:spacing w:val="-2"/>
            <w:rtl/>
          </w:rPr>
          <w:delText xml:space="preserve">ולאו</w:delText>
        </w:r>
      </w:del>
      <w:r w:rsidRPr="00E105BC">
        <w:rPr>
          <w:spacing w:val="-2"/>
          <w:rtl/>
        </w:rPr>
        <w:t xml:space="preserve"> קדושה היא, </w:t>
      </w:r>
      <w:r w:rsidRPr="00E105BC">
        <w:rPr>
          <w:rFonts w:hint="cs"/>
          <w:spacing w:val="-2"/>
          <w:rtl/>
        </w:rPr>
        <w:t>אחר שפקעה קדושתה במה תחזור לרכב</w:t>
      </w:r>
    </w:p>
    <w:p w:rsidR="00DA63EC" w:rsidRDefault="00DA63EC" w:rsidP="00DA63EC">
      <w:r w:rsidRPr="00336727">
        <w:rPr>
          <w:rtl/>
        </w:rPr>
        <w:t>טומאה משום אוכל</w:t>
      </w:r>
      <w:r w:rsidRPr="00336727">
        <w:rPr>
          <w:rFonts w:hint="cs"/>
          <w:rtl/>
        </w:rPr>
        <w:t xml:space="preserve"> </w:t>
      </w:r>
      <w:ins w:id="92137" w:author="מנוע מכני" w:date="2026-10-11T12:04:40Z">
        <w:r>
          <w:rPr>
            <w:rtl/>
          </w:rPr>
          <w:t xml:space="preserve">ולא</w:t>
        </w:r>
      </w:ins>
      <w:del w:id="92138" w:author="מנוע מכני" w:date="2026-10-11T12:04:40Z">
        <w:r w:rsidRPr="00336727">
          <w:rPr>
            <w:rtl/>
          </w:rPr>
          <w:delText xml:space="preserve">ולאו</w:delText>
        </w:r>
      </w:del>
      <w:r w:rsidRPr="00336727">
        <w:rPr>
          <w:rtl/>
        </w:rPr>
        <w:t xml:space="preserve"> אוכלא היא, כל </w:t>
      </w:r>
      <w:ins w:id="92133" w:author="מנוע מכני" w:date="2026-10-11T12:04:40Z">
        <w:r>
          <w:rPr>
            <w:rtl/>
          </w:rPr>
          <w:t xml:space="preserve">מקום</w:t>
        </w:r>
      </w:ins>
      <w:del w:id="92134" w:author="מנוע מכני" w:date="2026-10-11T12:04:40Z">
        <w:r w:rsidRPr="00336727">
          <w:rPr>
            <w:rtl/>
          </w:rPr>
          <w:delText xml:space="preserve">היכא</w:delText>
        </w:r>
      </w:del>
      <w:r w:rsidRPr="00336727">
        <w:rPr>
          <w:rtl/>
        </w:rPr>
        <w:t xml:space="preserve"> </w:t>
      </w:r>
      <w:ins w:id="96449" w:author="מנוע מכני" w:date="2026-10-11T12:04:40Z">
        <w:r>
          <w:rPr>
            <w:rtl/>
          </w:rPr>
          <w:t xml:space="preserve">דאם </w:t>
        </w:r>
      </w:ins>
      <w:del w:id="96450" w:author="מנוע מכני" w:date="2026-10-11T12:04:40Z">
        <w:r w:rsidRPr="00336727">
          <w:rPr>
            <w:rtl/>
          </w:rPr>
          <w:delText xml:space="preserve">דאי </w:delText>
        </w:r>
      </w:del>
      <w:r w:rsidRPr="00336727">
        <w:rPr>
          <w:rtl/>
        </w:rPr>
        <w:t xml:space="preserve">בעי זריק מצי זריק לי' משוי </w:t>
      </w:r>
      <w:ins w:id="93847" w:author="מנוע מכני" w:date="2026-10-11T12:04:40Z">
        <w:r>
          <w:rPr>
            <w:rtl/>
          </w:rPr>
          <w:t xml:space="preserve">לו</w:t>
        </w:r>
      </w:ins>
      <w:del w:id="93848" w:author="מנוע מכני" w:date="2026-10-11T12:04:40Z">
        <w:r w:rsidRPr="00336727">
          <w:rPr>
            <w:rtl/>
          </w:rPr>
          <w:delText xml:space="preserve">ליה</w:delText>
        </w:r>
      </w:del>
      <w:r w:rsidRPr="00336727">
        <w:rPr>
          <w:rtl/>
        </w:rPr>
        <w:t xml:space="preserve"> אוכלא ומטמא טומאת אוכלין, </w:t>
      </w:r>
      <w:ins w:id="92135" w:author="מנוע מכני" w:date="2026-10-11T12:04:40Z">
        <w:r>
          <w:rPr>
            <w:rtl/>
          </w:rPr>
          <w:t xml:space="preserve">מקום</w:t>
        </w:r>
      </w:ins>
      <w:del w:id="92136" w:author="מנוע מכני" w:date="2026-10-11T12:04:40Z">
        <w:r w:rsidRPr="00336727">
          <w:rPr>
            <w:rtl/>
          </w:rPr>
          <w:delText xml:space="preserve">היכא</w:delText>
        </w:r>
      </w:del>
      <w:r w:rsidRPr="00336727">
        <w:rPr>
          <w:rtl/>
        </w:rPr>
        <w:t xml:space="preserve"> </w:t>
      </w:r>
      <w:r w:rsidRPr="00336727">
        <w:rPr>
          <w:rFonts w:hint="cs"/>
          <w:rtl/>
        </w:rPr>
        <w:t xml:space="preserve">שאם ירצה לזרוק כינו יכול </w:t>
      </w:r>
      <w:r w:rsidRPr="00336727">
        <w:rPr>
          <w:rFonts w:hint="cs"/>
          <w:rtl/>
        </w:rPr>
        <w:t xml:space="preserve">לא</w:t>
      </w:r>
      <w:r w:rsidRPr="00336727">
        <w:rPr>
          <w:rFonts w:hint="cs"/>
          <w:rtl/>
        </w:rPr>
        <w:t xml:space="preserve"> חשוב כאוכל ולא מטמא טומאת אוכלין </w:t>
      </w:r>
    </w:p>
    <w:p w:rsidR="00DA63EC" w:rsidRDefault="00DA63EC" w:rsidP="00DA63EC">
      <w:pPr>
        <w:pStyle w:val="affffb"/>
        <w:rPr>
          <w:rtl/>
        </w:rPr>
      </w:pPr>
      <w:r>
        <w:rPr>
          <w:rtl/>
        </w:rPr>
        <w:t xml:space="preserve">- </w:t>
      </w:r>
    </w:p>
    <w:p>
      <w:pPr>
        <w:pStyle w:val="afffff8"/>
        <w:rPr>
          <w:ins w:id="90077" w:author="קלוד" w:date="2026-10-11T12:32:08Z"/>
        </w:rPr>
      </w:pPr>
      <w:ins w:id="90078" w:author="קלוד" w:date="2026-10-11T12:32:08Z">
        <w:r>
          <w:rPr>
            <w:color w:val="7B3F00"/>
          </w:rPr>
          <w:t xml:space="preserve">אשם תלוי שנודע - עומד לזרוק כזרוק</w:t>
        </w:r>
      </w:ins>
    </w:p>
    <w:p>
      <w:pPr>
        <w:pStyle w:val="38"/>
        <w:rPr>
          <w:ins w:id="102043" w:author="מנוע מכני" w:date="2026-10-11T12:04:40Z"/>
        </w:rPr>
      </w:pPr>
      <w:del w:id="102042" w:author="מנוע מכני" w:date="2026-10-11T12:04:40Z">
        <w:r w:rsidRPr="00E105BC">
          <w:delText xml:space="preserve">•</w:delText>
        </w:r>
      </w:del>
      <w:r w:rsidRPr="00E105BC">
        <w:t xml:space="preserve"> </w:t>
      </w:r>
      <w:r w:rsidRPr="00E105BC">
        <w:t xml:space="preserve">והך</w:t>
      </w:r>
    </w:p>
    <w:p w:rsidR="00DA63EC" w:rsidRPr="00E105BC" w:rsidRDefault="00DA63EC" w:rsidP="00DA63EC">
      <w:pPr>
        <w:tabs>
          <w:tab w:val="center" w:pos="2835"/>
        </w:tabs>
        <w:rPr>
          <w:spacing w:val="-4"/>
          <w:rtl/>
        </w:rPr>
      </w:pPr>
      <w:del w:id="102044" w:author="מנוע מכני" w:date="2026-10-11T12:04:40Z">
        <w:r w:rsidRPr="00E105BC">
          <w:rPr>
            <w:rFonts w:hint="cs"/>
            <w:spacing w:val="-4"/>
            <w:rtl/>
          </w:rPr>
          <w:delText xml:space="preserve"> </w:delText>
        </w:r>
      </w:del>
      <w:r w:rsidRPr="00E105BC">
        <w:rPr>
          <w:rFonts w:hint="cs"/>
          <w:spacing w:val="-4"/>
          <w:rtl/>
        </w:rPr>
        <w:t xml:space="preserve">ד</w:t>
      </w:r>
      <w:r w:rsidRPr="00E105BC">
        <w:rPr>
          <w:spacing w:val="-4"/>
          <w:rtl/>
        </w:rPr>
        <w:t xml:space="preserve">המביא אשם תלוי ונודע שלא חטא, </w:t>
      </w:r>
      <w:r w:rsidRPr="00E105BC">
        <w:rPr>
          <w:rStyle w:val="2fb"/>
          <w:rFonts w:hint="cs"/>
          <w:spacing w:val="-4"/>
          <w:rtl/>
        </w:rPr>
        <w:t>לר</w:t>
      </w:r>
      <w:r w:rsidRPr="00E105BC">
        <w:rPr>
          <w:rStyle w:val="2fb"/>
          <w:spacing w:val="-4"/>
          <w:rtl/>
        </w:rPr>
        <w:t>"</w:t>
      </w:r>
      <w:r w:rsidRPr="00E105BC">
        <w:rPr>
          <w:rStyle w:val="2fb"/>
          <w:rFonts w:hint="cs"/>
          <w:spacing w:val="-4"/>
          <w:rtl/>
        </w:rPr>
        <w:t xml:space="preserve">מ</w:t>
      </w:r>
      <w:r w:rsidRPr="00E105BC">
        <w:rPr>
          <w:rFonts w:hint="cs"/>
          <w:spacing w:val="-4"/>
          <w:rtl/>
        </w:rPr>
        <w:t xml:space="preserve">: </w:t>
      </w:r>
      <w:r w:rsidRPr="00E105BC">
        <w:rPr>
          <w:spacing w:val="-4"/>
          <w:rtl/>
        </w:rPr>
        <w:t>אם עד שלא נשחט נודע לו - יצא וירעה בעדר,</w:t>
      </w:r>
    </w:p>
    <w:p w:rsidR="00DA63EC" w:rsidRDefault="00DA63EC" w:rsidP="00DA63EC">
      <w:pPr>
        <w:pStyle w:val="afff3"/>
        <w:framePr w:wrap="around"/>
        <w:rPr>
          <w:rtl/>
        </w:rPr>
      </w:pPr>
      <w:r>
        <w:rPr>
          <w:rFonts w:hint="cs"/>
          <w:rtl/>
        </w:rPr>
        <w:t>קב.</w:t>
      </w:r>
    </w:p>
    <w:p w:rsidR="00DA63EC" w:rsidRDefault="00DA63EC" w:rsidP="00DA63EC">
      <w:pPr>
        <w:tabs>
          <w:tab w:val="center" w:pos="2835"/>
        </w:tabs>
        <w:rPr>
          <w:rtl/>
        </w:rPr>
      </w:pPr>
      <w:r>
        <w:rPr>
          <w:rtl/>
        </w:rPr>
        <w:t xml:space="preserve">וחכמים אומרים: ירעה עד שיסתאב, וימכר ויפלו דמיו לנדבה, </w:t>
      </w:r>
    </w:p>
    <w:p>
      <w:pPr>
        <w:pStyle w:val="38"/>
        <w:rPr>
          <w:ins w:id="102045" w:author="מנוע מכני" w:date="2026-10-11T12:04:40Z"/>
        </w:rPr>
      </w:pPr>
      <w:r>
        <w:t xml:space="preserve">ר' אליעזר</w:t>
      </w:r>
      <w:del w:id="102589" w:author="מנוע מכני" w:date="2026-10-11T12:04:40Z">
        <w:r>
          <w:delText xml:space="preserve"> אומר</w:delText>
        </w:r>
      </w:del>
      <w:r>
        <w:t xml:space="preserve">:</w:t>
      </w:r>
    </w:p>
    <w:p w:rsidR="00DA63EC" w:rsidRDefault="00DA63EC" w:rsidP="00DA63EC">
      <w:pPr>
        <w:tabs>
          <w:tab w:val="center" w:pos="2835"/>
        </w:tabs>
        <w:rPr>
          <w:rtl/>
        </w:rPr>
      </w:pPr>
      <w:del w:id="102046" w:author="מנוע מכני" w:date="2026-10-11T12:04:40Z">
        <w:r>
          <w:rPr>
            <w:rtl/>
          </w:rPr>
          <w:delText xml:space="preserve"> </w:delText>
        </w:r>
      </w:del>
      <w:r>
        <w:rPr>
          <w:rtl/>
        </w:rPr>
        <w:t xml:space="preserve">יקריב, שאם אינו בא על חטא זה הרי הוא בא על חטא אחר</w:t>
      </w:r>
      <w:ins w:id="95509" w:author="מנוע מכני" w:date="2026-10-11T12:04:40Z">
        <w:r>
          <w:rPr>
            <w:rtl/>
          </w:rPr>
          <w:t xml:space="preserve">,</w:t>
        </w:r>
      </w:ins>
      <w:del w:id="9551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t xml:space="preserve">משנשחט נודע לו - הדם ישפך והבשר ישרף, נזרק הדם - הבשר יאכל, </w:t>
      </w:r>
    </w:p>
    <w:p>
      <w:pPr>
        <w:pStyle w:val="38"/>
        <w:rPr>
          <w:ins w:id="102047" w:author="מנוע מכני" w:date="2026-10-11T12:04:40Z"/>
        </w:rPr>
      </w:pPr>
      <w:r>
        <w:t xml:space="preserve">ורבי יוסי</w:t>
      </w:r>
      <w:del w:id="102590" w:author="מנוע מכני" w:date="2026-10-11T12:04:40Z">
        <w:r>
          <w:delText xml:space="preserve"> אומר</w:delText>
        </w:r>
      </w:del>
      <w:r>
        <w:t xml:space="preserve">:</w:t>
      </w:r>
    </w:p>
    <w:p w:rsidR="00DA63EC" w:rsidRDefault="00DA63EC" w:rsidP="00DA63EC">
      <w:pPr>
        <w:tabs>
          <w:tab w:val="center" w:pos="2835"/>
        </w:tabs>
        <w:rPr>
          <w:rtl/>
        </w:rPr>
      </w:pPr>
      <w:del w:id="102048" w:author="מנוע מכני" w:date="2026-10-11T12:04:40Z">
        <w:r>
          <w:rPr>
            <w:rtl/>
          </w:rPr>
          <w:delText xml:space="preserve"> </w:delText>
        </w:r>
      </w:del>
      <w:r>
        <w:rPr>
          <w:rtl/>
        </w:rPr>
        <w:t xml:space="preserve">אפי' הדם בכוס - יזרק והבשר יאכל</w:t>
      </w:r>
      <w:ins w:id="95511" w:author="מנוע מכני" w:date="2026-10-11T12:04:40Z">
        <w:r>
          <w:rPr>
            <w:rtl/>
          </w:rPr>
          <w:t xml:space="preserve">,</w:t>
        </w:r>
      </w:ins>
      <w:del w:id="95512" w:author="מנוע מכני" w:date="2026-10-11T12:04:40Z">
        <w:r>
          <w:rPr>
            <w:rtl/>
          </w:rPr>
          <w:delText xml:space="preserve">;</w:delText>
        </w:r>
      </w:del>
      <w:r>
        <w:rPr>
          <w:rtl/>
        </w:rPr>
        <w:t xml:space="preserve"> </w:t>
      </w:r>
    </w:p>
    <w:p>
      <w:pPr>
        <w:pStyle w:val="38"/>
        <w:rPr>
          <w:ins w:id="102049" w:author="מנוע מכני" w:date="2026-10-11T12:04:40Z"/>
        </w:rPr>
      </w:pPr>
      <w:r>
        <w:tab/>
        <w:t xml:space="preserve">ואמר רבא:</w:t>
      </w:r>
    </w:p>
    <w:p w:rsidR="00DA63EC" w:rsidRDefault="00DA63EC" w:rsidP="00DA63EC">
      <w:pPr>
        <w:tabs>
          <w:tab w:val="center" w:pos="2835"/>
        </w:tabs>
        <w:rPr>
          <w:rtl/>
        </w:rPr>
      </w:pPr>
      <w:del w:id="102050" w:author="מנוע מכני" w:date="2026-10-11T12:04:40Z">
        <w:r>
          <w:rPr>
            <w:rtl/>
          </w:rPr>
          <w:tab/>
          <w:delText xml:space="preserve"> </w:delText>
        </w:r>
      </w:del>
      <w:r>
        <w:rPr>
          <w:rStyle w:val="2fb"/>
          <w:rtl/>
        </w:rPr>
        <w:tab/>
        <w:t xml:space="preserve">רבי יוסי</w:t>
      </w:r>
      <w:r>
        <w:rPr>
          <w:rtl/>
        </w:rPr>
        <w:tab/>
        <w:t xml:space="preserve"> בשיטת </w:t>
      </w:r>
      <w:r>
        <w:rPr>
          <w:rStyle w:val="2fb"/>
          <w:rtl/>
        </w:rPr>
        <w:tab/>
        <w:t xml:space="preserve">ר"ש</w:t>
      </w:r>
      <w:r>
        <w:rPr>
          <w:rtl/>
        </w:rPr>
        <w:tab/>
        <w:t xml:space="preserve"> </w:t>
      </w:r>
      <w:r>
        <w:rPr>
          <w:rtl/>
        </w:rPr>
        <w:tab/>
        <w:t xml:space="preserve">אמר</w:t>
      </w:r>
      <w:r>
        <w:rPr>
          <w:rtl/>
        </w:rPr>
        <w:tab/>
        <w:t xml:space="preserve">, דאמר: כל העומד לזרוק כזרוק דמי!</w:t>
      </w:r>
    </w:p>
    <w:p>
      <w:pPr>
        <w:pStyle w:val="38"/>
        <w:rPr>
          <w:ins w:id="102051" w:author="מנוע מכני" w:date="2026-10-11T12:04:40Z"/>
        </w:rPr>
      </w:pPr>
      <w:r w:rsidRPr="00E105BC">
        <w:t>ובמערבא מדריב</w:t>
      </w:r>
      <w:r w:rsidRPr="00E105BC">
        <w:t>"</w:t>
      </w:r>
      <w:r w:rsidRPr="00E105BC">
        <w:t>ח</w:t>
      </w:r>
      <w:r w:rsidRPr="00E105BC">
        <w:t xml:space="preserve">:</w:t>
      </w:r>
    </w:p>
    <w:p w:rsidR="00DA63EC" w:rsidRPr="00E105BC" w:rsidRDefault="00DA63EC" w:rsidP="00DA63EC">
      <w:pPr>
        <w:tabs>
          <w:tab w:val="center" w:pos="2835"/>
        </w:tabs>
        <w:rPr>
          <w:spacing w:val="-6"/>
          <w:rtl/>
        </w:rPr>
      </w:pPr>
      <w:del w:id="102052" w:author="מנוע מכני" w:date="2026-10-11T12:04:40Z">
        <w:r w:rsidRPr="00E105BC">
          <w:rPr>
            <w:spacing w:val="-6"/>
            <w:rtl/>
          </w:rPr>
          <w:delText xml:space="preserve"> </w:delText>
        </w:r>
      </w:del>
      <w:r w:rsidRPr="00E105BC">
        <w:rPr>
          <w:spacing w:val="-6"/>
          <w:rtl/>
        </w:rPr>
        <w:t xml:space="preserve">היינו טעמא </w:t>
      </w:r>
      <w:r w:rsidRPr="00E105BC">
        <w:rPr>
          <w:rStyle w:val="2fb"/>
          <w:spacing w:val="-6"/>
          <w:rtl/>
        </w:rPr>
        <w:t xml:space="preserve">דר' יוסי</w:t>
      </w:r>
      <w:r w:rsidRPr="00E105BC">
        <w:rPr>
          <w:spacing w:val="-6"/>
          <w:rtl/>
        </w:rPr>
        <w:t xml:space="preserve">, </w:t>
      </w:r>
      <w:ins w:id="92139" w:author="מנוע מכני" w:date="2026-10-11T12:04:40Z">
        <w:r>
          <w:rPr>
            <w:spacing w:val="-6"/>
            <w:rtl/>
          </w:rPr>
          <w:t xml:space="preserve">דסבר</w:t>
        </w:r>
      </w:ins>
      <w:del w:id="92140" w:author="מנוע מכני" w:date="2026-10-11T12:04:40Z">
        <w:r w:rsidRPr="00E105BC">
          <w:rPr>
            <w:spacing w:val="-6"/>
            <w:rtl/>
          </w:rPr>
          <w:delText xml:space="preserve">דקסבר</w:delText>
        </w:r>
      </w:del>
      <w:r w:rsidRPr="00E105BC">
        <w:rPr>
          <w:spacing w:val="-6"/>
          <w:rtl/>
        </w:rPr>
        <w:t xml:space="preserve">: כלי שרת מקדשין את הפסולין לכתחילה ליקרב.</w:t>
      </w:r>
    </w:p>
    <w:p>
      <w:pPr>
        <w:pStyle w:val="afffff8"/>
        <w:rPr>
          <w:ins w:id="90075" w:author="קלוד" w:date="2026-10-11T12:32:08Z"/>
        </w:rPr>
      </w:pPr>
      <w:ins w:id="90076" w:author="קלוד" w:date="2026-10-11T12:32:08Z">
        <w:r>
          <w:rPr>
            <w:color w:val="7B3F00"/>
          </w:rPr>
          <w:t xml:space="preserve">נותר ופרה - מטמאין טומאת אוכלין מחיבת הקודש</w:t>
        </w:r>
      </w:ins>
    </w:p>
    <w:p>
      <w:pPr>
        <w:pStyle w:val="38"/>
        <w:rPr>
          <w:ins w:id="102053" w:author="מנוע מכני" w:date="2026-10-11T12:04:40Z"/>
        </w:rPr>
      </w:pPr>
      <w:del w:id="102624" w:author="מנוע מכני" w:date="2026-10-11T12:04:40Z">
        <w:r>
          <w:delText xml:space="preserve">א</w:delText>
        </w:r>
        <w:r>
          <w:delText xml:space="preserve">"</w:delText>
        </w:r>
        <w:r>
          <w:delText xml:space="preserve">ל </w:delText>
        </w:r>
      </w:del>
      <w:r>
        <w:t xml:space="preserve">ר</w:t>
      </w:r>
      <w:r>
        <w:t>"</w:t>
      </w:r>
      <w:r>
        <w:t>א לר</w:t>
      </w:r>
      <w:r>
        <w:t>"</w:t>
      </w:r>
      <w:r>
        <w:t>כ</w:t>
      </w:r>
      <w:r>
        <w:t xml:space="preserve"> מדאר"ש:</w:t>
      </w:r>
    </w:p>
    <w:p w:rsidR="00DA63EC" w:rsidRDefault="00DA63EC" w:rsidP="00DA63EC">
      <w:pPr>
        <w:tabs>
          <w:tab w:val="center" w:pos="2835"/>
        </w:tabs>
        <w:rPr>
          <w:rtl/>
        </w:rPr>
      </w:pPr>
      <w:del w:id="102054" w:author="מנוע מכני" w:date="2026-10-11T12:04:40Z">
        <w:r>
          <w:rPr>
            <w:rtl/>
          </w:rPr>
          <w:delText xml:space="preserve"> </w:delText>
        </w:r>
      </w:del>
      <w:r>
        <w:rPr>
          <w:rtl/>
        </w:rPr>
        <w:t xml:space="preserve">כל העומד לזרוק כזרוק דמי, כל העומד לשרוף </w:t>
      </w:r>
      <w:ins w:id="92141" w:author="מנוע מכני" w:date="2026-10-11T12:04:40Z">
        <w:r>
          <w:rPr>
            <w:rtl/>
          </w:rPr>
          <w:t xml:space="preserve">גם</w:t>
        </w:r>
      </w:ins>
      <w:del w:id="92142" w:author="מנוע מכני" w:date="2026-10-11T12:04:40Z">
        <w:r>
          <w:rPr>
            <w:rtl/>
          </w:rPr>
          <w:delText xml:space="preserve">נמי</w:delText>
        </w:r>
      </w:del>
      <w:r>
        <w:rPr>
          <w:rtl/>
        </w:rPr>
        <w:t xml:space="preserve"> כשרוף דמי, נותר ופרה מטמאין טומאת אוכלין? עפרא </w:t>
      </w:r>
      <w:ins w:id="93851" w:author="מנוע מכני" w:date="2026-10-11T12:04:40Z">
        <w:r>
          <w:rPr>
            <w:rtl/>
          </w:rPr>
          <w:t xml:space="preserve">סתם</w:t>
        </w:r>
      </w:ins>
      <w:del w:id="93852" w:author="מנוע מכני" w:date="2026-10-11T12:04:40Z">
        <w:r>
          <w:rPr>
            <w:rtl/>
          </w:rPr>
          <w:delText xml:space="preserve">בעלמא</w:delText>
        </w:r>
      </w:del>
      <w:r>
        <w:rPr>
          <w:rtl/>
        </w:rPr>
        <w:t xml:space="preserve"> </w:t>
      </w:r>
      <w:ins w:id="93849" w:author="מנוע מכני" w:date="2026-10-11T12:04:40Z">
        <w:r>
          <w:rPr>
            <w:rtl/>
          </w:rPr>
          <w:t xml:space="preserve">הם</w:t>
        </w:r>
      </w:ins>
      <w:del w:id="93850" w:author="מנוע מכני" w:date="2026-10-11T12:04:40Z">
        <w:r>
          <w:rPr>
            <w:rtl/>
          </w:rPr>
          <w:delText xml:space="preserve">נינהו</w:delText>
        </w:r>
      </w:del>
      <w:r>
        <w:rPr>
          <w:rtl/>
        </w:rPr>
        <w:t xml:space="preserve">!</w:t>
      </w:r>
    </w:p>
    <w:p>
      <w:pPr>
        <w:pStyle w:val="38"/>
        <w:rPr>
          <w:ins w:id="102055" w:author="מנוע מכני" w:date="2026-10-11T12:04:40Z"/>
        </w:rPr>
      </w:pPr>
      <w:r>
        <w:t xml:space="preserve">- </w:t>
      </w:r>
      <w:r>
        <w:t xml:space="preserve">א"ל</w:t>
      </w:r>
      <w:r>
        <w:t xml:space="preserve">:</w:t>
      </w:r>
    </w:p>
    <w:p w:rsidR="00DA63EC" w:rsidRDefault="00DA63EC" w:rsidP="00DA63EC">
      <w:pPr>
        <w:pStyle w:val="affffb"/>
        <w:rPr>
          <w:rtl/>
        </w:rPr>
      </w:pPr>
      <w:del w:id="102056" w:author="מנוע מכני" w:date="2026-10-11T12:04:40Z">
        <w:r>
          <w:rPr>
            <w:rtl/>
          </w:rPr>
          <w:delText xml:space="preserve"> </w:delText>
        </w:r>
      </w:del>
      <w:r>
        <w:rPr>
          <w:rtl/>
        </w:rPr>
        <w:t xml:space="preserve">חיבת הקודש מכשרתן.</w:t>
      </w:r>
    </w:p>
    <w:p>
      <w:pPr>
        <w:pStyle w:val="38"/>
        <w:rPr>
          <w:ins w:id="102057" w:author="מנוע מכני" w:date="2026-10-11T12:04:40Z"/>
        </w:rPr>
      </w:pPr>
      <w:del w:id="102625" w:author="מנוע מכני" w:date="2026-10-11T12:04:40Z">
        <w:r>
          <w:lastRenderedPageBreak/>
          <w:delText xml:space="preserve">א</w:delText>
        </w:r>
        <w:r>
          <w:delText xml:space="preserve">"</w:delText>
        </w:r>
        <w:r>
          <w:delText xml:space="preserve">ל </w:delText>
        </w:r>
      </w:del>
      <w:r>
        <w:t>רבינא לר"</w:t>
      </w:r>
      <w:r>
        <w:t>א</w:t>
      </w:r>
      <w:r>
        <w:t xml:space="preserve">:</w:t>
      </w:r>
    </w:p>
    <w:p w:rsidR="00DA63EC" w:rsidRDefault="00DA63EC" w:rsidP="00DA63EC">
      <w:pPr>
        <w:tabs>
          <w:tab w:val="center" w:pos="2835"/>
        </w:tabs>
        <w:rPr>
          <w:rtl/>
        </w:rPr>
      </w:pPr>
      <w:del w:id="102058" w:author="מנוע מכני" w:date="2026-10-11T12:04:40Z">
        <w:r>
          <w:rPr>
            <w:rtl/>
          </w:rPr>
          <w:delText xml:space="preserve"> </w:delText>
        </w:r>
      </w:del>
      <w:r>
        <w:rPr>
          <w:rtl/>
        </w:rPr>
        <w:t xml:space="preserve">נהי דמהניא </w:t>
      </w:r>
      <w:ins w:id="95767" w:author="מנוע מכני" w:date="2026-10-11T12:04:40Z">
        <w:r>
          <w:rPr>
            <w:rtl/>
          </w:rPr>
          <w:t xml:space="preserve">להם</w:t>
        </w:r>
      </w:ins>
      <w:del w:id="95768" w:author="מנוע מכני" w:date="2026-10-11T12:04:40Z">
        <w:r>
          <w:rPr>
            <w:rtl/>
          </w:rPr>
          <w:delText xml:space="preserve">להו</w:delText>
        </w:r>
      </w:del>
      <w:r>
        <w:rPr>
          <w:rtl/>
        </w:rPr>
        <w:t xml:space="preserve"> חיבת הקודש ל</w:t>
      </w:r>
      <w:r>
        <w:rPr>
          <w:rFonts w:hint="cs"/>
          <w:rtl/>
        </w:rPr>
        <w:t xml:space="preserve">פסול הגוף ולא לקרותו טמא למנות בו ראשון ושני </w:t>
      </w:r>
    </w:p>
    <w:p>
      <w:pPr>
        <w:pStyle w:val="38"/>
        <w:rPr>
          <w:ins w:id="102059" w:author="מנוע מכני" w:date="2026-10-11T12:04:40Z"/>
        </w:rPr>
      </w:pPr>
      <w:r>
        <w:t>וא</w:t>
      </w:r>
      <w:r>
        <w:t>"</w:t>
      </w:r>
      <w:r>
        <w:t>א לפשוט לר</w:t>
      </w:r>
      <w:r>
        <w:t>"</w:t>
      </w:r>
      <w:r>
        <w:t>ל</w:t>
      </w:r>
      <w:r>
        <w:t xml:space="preserve">:</w:t>
      </w:r>
    </w:p>
    <w:p w:rsidR="00DA63EC" w:rsidRDefault="00DA63EC" w:rsidP="00DA63EC">
      <w:pPr>
        <w:tabs>
          <w:tab w:val="center" w:pos="2835"/>
        </w:tabs>
        <w:rPr>
          <w:rtl/>
        </w:rPr>
      </w:pPr>
      <w:del w:id="102060" w:author="מנוע מכני" w:date="2026-10-11T12:04:40Z">
        <w:r>
          <w:rPr>
            <w:rtl/>
          </w:rPr>
          <w:delText xml:space="preserve"> </w:delText>
        </w:r>
      </w:del>
      <w:r>
        <w:rPr>
          <w:rFonts w:hint="cs"/>
          <w:rtl/>
        </w:rPr>
        <w:t>ב</w:t>
      </w:r>
      <w:r>
        <w:rPr>
          <w:rtl/>
        </w:rPr>
        <w:t xml:space="preserve">צריד של מנחות, </w:t>
      </w:r>
      <w:ins w:id="96451" w:author="מנוע מכני" w:date="2026-10-11T12:04:40Z">
        <w:r>
          <w:rPr>
            <w:rFonts w:hint="cs"/>
            <w:rtl/>
          </w:rPr>
          <w:t xml:space="preserve">אם </w:t>
        </w:r>
      </w:ins>
      <w:del w:id="96452" w:author="מנוע מכני" w:date="2026-10-11T12:04:40Z">
        <w:r>
          <w:rPr>
            <w:rFonts w:hint="cs"/>
            <w:rtl/>
          </w:rPr>
          <w:delText xml:space="preserve">אי </w:delText>
        </w:r>
      </w:del>
      <w:r>
        <w:rPr>
          <w:rtl/>
        </w:rPr>
        <w:t>מונין בו ראשון ושני או אין מונין בו ראשון ושני</w:t>
      </w:r>
    </w:p>
    <w:p w:rsidR="00DA63EC" w:rsidRDefault="00DA63EC" w:rsidP="00DA63EC">
      <w:pPr>
        <w:tabs>
          <w:tab w:val="center" w:pos="2835"/>
        </w:tabs>
        <w:rPr>
          <w:rtl/>
        </w:rPr>
      </w:pPr>
      <w:r>
        <w:rPr>
          <w:rtl/>
        </w:rPr>
        <w:t xml:space="preserve">כי </w:t>
      </w:r>
      <w:ins w:id="97745" w:author="מנוע מכני" w:date="2026-10-11T12:04:40Z">
        <w:r>
          <w:rPr>
            <w:rtl/>
          </w:rPr>
          <w:t xml:space="preserve">צריכה</w:t>
        </w:r>
      </w:ins>
      <w:del w:id="97746" w:author="מנוע מכני" w:date="2026-10-11T12:04:40Z">
        <w:r>
          <w:rPr>
            <w:rtl/>
          </w:rPr>
          <w:delText xml:space="preserve">מיבעיא</w:delText>
        </w:r>
      </w:del>
      <w:r>
        <w:rPr>
          <w:rtl/>
        </w:rPr>
        <w:t xml:space="preserve"> </w:t>
      </w:r>
      <w:r>
        <w:rPr>
          <w:rStyle w:val="2fb"/>
          <w:rtl/>
        </w:rPr>
        <w:t xml:space="preserve">ל</w:t>
      </w:r>
      <w:r>
        <w:rPr>
          <w:rStyle w:val="2fb"/>
          <w:rFonts w:hint="cs"/>
          <w:rtl/>
        </w:rPr>
        <w:t>לר</w:t>
      </w:r>
      <w:r>
        <w:rPr>
          <w:rStyle w:val="2fb"/>
          <w:rtl/>
        </w:rPr>
        <w:t>"</w:t>
      </w:r>
      <w:r>
        <w:rPr>
          <w:rStyle w:val="2fb"/>
          <w:rFonts w:hint="cs"/>
          <w:rtl/>
        </w:rPr>
        <w:t>ל</w:t>
      </w:r>
      <w:r>
        <w:rPr>
          <w:rtl/>
        </w:rPr>
        <w:t xml:space="preserve"> - דאורייתא, כי </w:t>
      </w:r>
      <w:ins w:id="97743" w:author="מנוע מכני" w:date="2026-10-11T12:04:40Z">
        <w:r>
          <w:rPr>
            <w:rtl/>
          </w:rPr>
          <w:t xml:space="preserve">אומרים</w:t>
        </w:r>
      </w:ins>
      <w:del w:id="97744" w:author="מנוע מכני" w:date="2026-10-11T12:04:40Z">
        <w:r>
          <w:rPr>
            <w:rtl/>
          </w:rPr>
          <w:delText xml:space="preserve">קאמרינן</w:delText>
        </w:r>
      </w:del>
      <w:r>
        <w:rPr>
          <w:rtl/>
        </w:rPr>
        <w:t xml:space="preserve"> - דרבנן.</w:t>
      </w:r>
    </w:p>
    <w:p w:rsidR="00DA63EC" w:rsidRDefault="00DA63EC" w:rsidP="00DA63EC">
      <w:pPr>
        <w:pStyle w:val="affffd"/>
        <w:rPr>
          <w:rtl/>
        </w:rPr>
      </w:pPr>
      <w:r>
        <w:rPr>
          <w:rtl/>
        </w:rPr>
        <w:t>׹</w:t>
      </w:r>
    </w:p>
    <w:p>
      <w:pPr>
        <w:pStyle w:val="MishnaBatzad"/>
        <w:rPr>
          <w:ins w:id="20492" w:author="קלוד" w:date="2026-10-11T09:07:26Z"/>
        </w:rPr>
      </w:pPr>
      <w:ins w:id="20491" w:author="קלוד" w:date="2026-10-11T09:07:26Z">
        <w:r>
          <w:t xml:space="preserve">משנה ב</w:t>
        </w:r>
      </w:ins>
    </w:p>
    <w:p w:rsidR="00DA63EC" w:rsidRPr="000A334C" w:rsidRDefault="00DA63EC" w:rsidP="003B6D22">
      <w:pPr>
        <w:pStyle w:val="afff9"/>
        <w:rPr>
          <w:del w:id="20290" w:author="קלוד" w:date="2026-10-11T09:07:26Z"/>
          <w:rtl/>
        </w:rPr>
      </w:pPr>
      <w:del w:id="20289" w:author="קלוד" w:date="2026-10-11T09:07:26Z">
        <w:r w:rsidRPr="000A334C">
          <w:rPr>
            <w:rtl/>
          </w:rPr>
          <w:delText xml:space="preserve">מתני'.</w:delText>
        </w:r>
      </w:del>
    </w:p>
    <w:p w:rsidR="00DA63EC" w:rsidRPr="000A334C" w:rsidRDefault="00DA63EC" w:rsidP="003B6D22">
      <w:pPr>
        <w:pStyle w:val="afff9"/>
        <w:spacing w:before="120"/>
        <w:rPr>
          <w:rtl/>
        </w:rPr>
        <w:pPrChange w:id="90085" w:author="קלוד" w:date="2026-10-11T12:09:42Z">
          <w:pPr>
            <w:pStyle w:val="afff9"/>
          </w:pPr>
        </w:pPrChange>
      </w:pPr>
      <w:r w:rsidRPr="000A334C">
        <w:rPr>
          <w:rtl/>
        </w:rPr>
        <w:t xml:space="preserve">האומר הרי עלי במחבת והביא במרחשת, במרחשת והביא במחבת - מה שהביא הביא וידי חובתו לא יצא; </w:t>
      </w:r>
    </w:p>
    <w:p w:rsidR="00DA63EC" w:rsidRPr="000A334C" w:rsidRDefault="00DA63EC" w:rsidP="003B6D22">
      <w:pPr>
        <w:pStyle w:val="afff9"/>
        <w:rPr>
          <w:rtl/>
        </w:rPr>
      </w:pPr>
      <w:r w:rsidRPr="000A334C">
        <w:rPr>
          <w:rtl/>
        </w:rPr>
        <w:t>זו להביא במחבת והביא במרחשת, במרחשת והביא במחבת - הרי זו פסולה.</w:t>
      </w:r>
    </w:p>
    <w:p w:rsidR="00DA63EC" w:rsidRPr="000A334C" w:rsidRDefault="00DA63EC" w:rsidP="003B6D22">
      <w:pPr>
        <w:pStyle w:val="afff9"/>
        <w:rPr>
          <w:rtl/>
        </w:rPr>
      </w:pPr>
      <w:r w:rsidRPr="000A334C">
        <w:rPr>
          <w:rtl/>
        </w:rPr>
        <w:t xml:space="preserve">האומר הרי עלי שני עשרונות להביא בכלי אחד והביא בשני כלים, </w:t>
      </w:r>
    </w:p>
    <w:p w:rsidR="00DA63EC" w:rsidRPr="000A334C" w:rsidRDefault="00DA63EC" w:rsidP="003B6D22">
      <w:pPr>
        <w:pStyle w:val="afff9"/>
        <w:rPr>
          <w:rtl/>
        </w:rPr>
      </w:pPr>
      <w:r w:rsidRPr="000A334C">
        <w:rPr>
          <w:rtl/>
        </w:rPr>
        <w:t xml:space="preserve">בשני כלים והביא בכלי אחד - מה שהביא הביא וידי חובתו לא יצא; </w:t>
      </w:r>
    </w:p>
    <w:p w:rsidR="00DA63EC" w:rsidRPr="000A334C" w:rsidRDefault="00DA63EC" w:rsidP="003B6D22">
      <w:pPr>
        <w:pStyle w:val="afff9"/>
        <w:rPr>
          <w:rtl/>
        </w:rPr>
      </w:pPr>
      <w:r w:rsidRPr="000A334C">
        <w:rPr>
          <w:rtl/>
        </w:rPr>
        <w:t>אלו בכלי אחד והביא בשני כלים, בשני כלים והביא בכלי אחד - הרי אלו פסולין.</w:t>
      </w:r>
    </w:p>
    <w:p w:rsidR="00DA63EC" w:rsidRPr="000A334C" w:rsidRDefault="00DA63EC" w:rsidP="003B6D22">
      <w:pPr>
        <w:pStyle w:val="afff9"/>
        <w:rPr>
          <w:rtl/>
        </w:rPr>
      </w:pPr>
      <w:r w:rsidRPr="000A334C">
        <w:rPr>
          <w:rtl/>
        </w:rPr>
        <w:t xml:space="preserve">הרי עלי שני עשרונות להביא בכלי אחד והביא בשני כלים, </w:t>
      </w:r>
    </w:p>
    <w:p w:rsidR="00DA63EC" w:rsidRPr="000A334C" w:rsidRDefault="00DA63EC" w:rsidP="003B6D22">
      <w:pPr>
        <w:pStyle w:val="afff9"/>
        <w:rPr>
          <w:rtl/>
        </w:rPr>
      </w:pPr>
      <w:r w:rsidRPr="000A334C">
        <w:rPr>
          <w:rtl/>
        </w:rPr>
        <w:t>אמרו לו: בכלי אחד נדרת, הקריבן בשני כלים - פסולין, בכלי אחד - כשרין.</w:t>
      </w:r>
    </w:p>
    <w:p w:rsidR="00DA63EC" w:rsidRPr="000A334C" w:rsidRDefault="00DA63EC" w:rsidP="003B6D22">
      <w:pPr>
        <w:pStyle w:val="afff9"/>
        <w:rPr>
          <w:rtl/>
        </w:rPr>
      </w:pPr>
      <w:r w:rsidRPr="000A334C">
        <w:rPr>
          <w:rtl/>
        </w:rPr>
        <w:t>הרי עלי שני עשרונות להביא בשני כלים והביא בכלי אחד, אמרו לו: בשני כלים נדרת, הקריבן בשני כלים כשרין, נתנו לכלי אחד</w:t>
      </w:r>
      <w:r w:rsidRPr="000A334C">
        <w:rPr>
          <w:rFonts w:hint="cs"/>
          <w:rtl/>
        </w:rPr>
        <w:t xml:space="preserve"> </w:t>
      </w:r>
      <w:r w:rsidRPr="000A334C">
        <w:rPr>
          <w:rtl/>
        </w:rPr>
        <w:t>כשתי מנחות שנתערבו.</w:t>
      </w:r>
    </w:p>
    <w:p w:rsidR="00DA63EC" w:rsidRDefault="00DA63EC" w:rsidP="00DA63EC">
      <w:pPr>
        <w:pStyle w:val="affffd"/>
        <w:rPr>
          <w:rtl/>
        </w:rPr>
      </w:pPr>
      <w:r>
        <w:rPr>
          <w:rtl/>
        </w:rPr>
        <w:t>׹</w:t>
      </w:r>
    </w:p>
    <w:p>
      <w:pPr>
        <w:pStyle w:val="38"/>
        <w:rPr>
          <w:ins w:id="102469" w:author="מנוע מכני" w:date="2026-10-11T12:04:40Z"/>
        </w:rPr>
      </w:pPr>
      <w:r>
        <w:t xml:space="preserve">וצריכא,</w:t>
      </w:r>
    </w:p>
    <w:p w:rsidR="00DA63EC" w:rsidRDefault="00DA63EC" w:rsidP="00DA63EC">
      <w:pPr>
        <w:tabs>
          <w:tab w:val="center" w:pos="2835"/>
        </w:tabs>
        <w:rPr>
          <w:rtl/>
        </w:rPr>
      </w:pPr>
      <w:del w:id="102470" w:author="מנוע מכני" w:date="2026-10-11T12:04:40Z">
        <w:r>
          <w:rPr>
            <w:rtl/>
          </w:rPr>
          <w:delText xml:space="preserve"> </w:delText>
        </w:r>
      </w:del>
      <w:ins w:id="96453" w:author="מנוע מכני" w:date="2026-10-11T12:04:40Z">
        <w:r>
          <w:rPr>
            <w:rtl/>
          </w:rPr>
          <w:t xml:space="preserve">דאם </w:t>
        </w:r>
      </w:ins>
      <w:del w:id="96454" w:author="מנוע מכני" w:date="2026-10-11T12:04:40Z">
        <w:r>
          <w:rPr>
            <w:rtl/>
          </w:rPr>
          <w:delText xml:space="preserve">דאי </w:delText>
        </w:r>
      </w:del>
      <w:ins w:id="90287" w:author="Claude - סמנטי" w:date="2026-10-11T12:27:00Z">
        <w:r>
          <w:rPr>
            <w:rtl/>
          </w:rPr>
          <w:t xml:space="preserve">השמיענו</w:t>
        </w:r>
      </w:ins>
      <w:del w:id="90288" w:author="Claude - סמנטי" w:date="2026-10-11T12:27:00Z">
        <w:r>
          <w:rPr>
            <w:rtl/>
          </w:rPr>
          <w:delText xml:space="preserve">אשמעינן</w:delText>
        </w:r>
      </w:del>
      <w:r>
        <w:rPr>
          <w:rtl/>
        </w:rPr>
        <w:t xml:space="preserve"> </w:t>
      </w:r>
      <w:ins w:id="95911" w:author="מנוע מכני" w:date="2026-10-11T12:04:40Z">
        <w:r>
          <w:rPr>
            <w:rtl/>
          </w:rPr>
          <w:t xml:space="preserve">ראשונה</w:t>
        </w:r>
      </w:ins>
      <w:del w:id="95912" w:author="מנוע מכני" w:date="2026-10-11T12:04:40Z">
        <w:r>
          <w:rPr>
            <w:rtl/>
          </w:rPr>
          <w:delText xml:space="preserve">קמייתא</w:delText>
        </w:r>
      </w:del>
      <w:r>
        <w:rPr>
          <w:rtl/>
        </w:rPr>
        <w:t xml:space="preserve">, משום דאמר במחבת </w:t>
      </w:r>
      <w:ins w:id="97747" w:author="מנוע מכני" w:date="2026-10-11T12:04:40Z">
        <w:r>
          <w:rPr>
            <w:rtl/>
          </w:rPr>
          <w:t xml:space="preserve">ומביא</w:t>
        </w:r>
      </w:ins>
      <w:del w:id="97748" w:author="מנוע מכני" w:date="2026-10-11T12:04:40Z">
        <w:r>
          <w:rPr>
            <w:rtl/>
          </w:rPr>
          <w:delText xml:space="preserve">ומייתי</w:delText>
        </w:r>
      </w:del>
      <w:r>
        <w:rPr>
          <w:rtl/>
        </w:rPr>
        <w:t xml:space="preserve"> במרחשת, </w:t>
      </w:r>
    </w:p>
    <w:p w:rsidR="00DA63EC" w:rsidRDefault="00DA63EC" w:rsidP="00DA63EC">
      <w:pPr>
        <w:tabs>
          <w:tab w:val="center" w:pos="2835"/>
        </w:tabs>
        <w:rPr>
          <w:rtl/>
        </w:rPr>
      </w:pPr>
      <w:r>
        <w:rPr>
          <w:rtl/>
        </w:rPr>
        <w:t xml:space="preserve">אבל </w:t>
      </w:r>
      <w:ins w:id="92143" w:author="מנוע מכני" w:date="2026-10-11T12:04:40Z">
        <w:r>
          <w:rPr>
            <w:rtl/>
          </w:rPr>
          <w:t xml:space="preserve">כאן</w:t>
        </w:r>
      </w:ins>
      <w:del w:id="92144" w:author="מנוע מכני" w:date="2026-10-11T12:04:40Z">
        <w:r>
          <w:rPr>
            <w:rtl/>
          </w:rPr>
          <w:delText xml:space="preserve">הכא</w:delText>
        </w:r>
      </w:del>
      <w:r>
        <w:rPr>
          <w:rtl/>
        </w:rPr>
        <w:t xml:space="preserve"> דאידי ואידי במחבת ואידי ואידי במרחשת - אימא ידי נדרו </w:t>
      </w:r>
      <w:ins w:id="92145" w:author="מנוע מכני" w:date="2026-10-11T12:04:40Z">
        <w:r>
          <w:rPr>
            <w:rtl/>
          </w:rPr>
          <w:t xml:space="preserve">גם</w:t>
        </w:r>
      </w:ins>
      <w:del w:id="92146" w:author="מנוע מכני" w:date="2026-10-11T12:04:40Z">
        <w:r>
          <w:rPr>
            <w:rtl/>
          </w:rPr>
          <w:delText xml:space="preserve">נמי</w:delText>
        </w:r>
      </w:del>
      <w:r>
        <w:rPr>
          <w:rtl/>
        </w:rPr>
        <w:t xml:space="preserve"> יצא</w:t>
      </w:r>
      <w:ins w:id="95513" w:author="מנוע מכני" w:date="2026-10-11T12:04:40Z">
        <w:r>
          <w:rPr>
            <w:rtl/>
          </w:rPr>
          <w:t xml:space="preserve">,</w:t>
        </w:r>
      </w:ins>
      <w:del w:id="95514"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6455" w:author="מנוע מכני" w:date="2026-10-11T12:04:40Z">
        <w:r>
          <w:rPr>
            <w:rtl/>
          </w:rPr>
          <w:t xml:space="preserve">ואם </w:t>
        </w:r>
      </w:ins>
      <w:del w:id="96456" w:author="מנוע מכני" w:date="2026-10-11T12:04:40Z">
        <w:r>
          <w:rPr>
            <w:rtl/>
          </w:rPr>
          <w:delText xml:space="preserve">ואי </w:delText>
        </w:r>
      </w:del>
      <w:ins w:id="90289" w:author="Claude - סמנטי" w:date="2026-10-11T12:27:00Z">
        <w:r>
          <w:rPr>
            <w:rtl/>
          </w:rPr>
          <w:t xml:space="preserve">השמיענו</w:t>
        </w:r>
      </w:ins>
      <w:del w:id="90290" w:author="Claude - סמנטי" w:date="2026-10-11T12:27:00Z">
        <w:r>
          <w:rPr>
            <w:rtl/>
          </w:rPr>
          <w:delText xml:space="preserve">אשמעינן</w:delText>
        </w:r>
      </w:del>
      <w:r>
        <w:rPr>
          <w:rtl/>
        </w:rPr>
        <w:t xml:space="preserve"> הך, משום דפליג </w:t>
      </w:r>
      <w:ins w:id="95769" w:author="מנוע מכני" w:date="2026-10-11T12:04:40Z">
        <w:r>
          <w:rPr>
            <w:rtl/>
          </w:rPr>
          <w:t xml:space="preserve">להם</w:t>
        </w:r>
      </w:ins>
      <w:del w:id="95770" w:author="מנוע מכני" w:date="2026-10-11T12:04:40Z">
        <w:r>
          <w:rPr>
            <w:rtl/>
          </w:rPr>
          <w:delText xml:space="preserve">להו</w:delText>
        </w:r>
      </w:del>
      <w:r>
        <w:rPr>
          <w:rtl/>
        </w:rPr>
        <w:t xml:space="preserve">, אבל </w:t>
      </w:r>
      <w:ins w:id="92147" w:author="מנוע מכני" w:date="2026-10-11T12:04:40Z">
        <w:r>
          <w:rPr>
            <w:rtl/>
          </w:rPr>
          <w:t xml:space="preserve">שם</w:t>
        </w:r>
      </w:ins>
      <w:del w:id="92148" w:author="מנוע מכני" w:date="2026-10-11T12:04:40Z">
        <w:r>
          <w:rPr>
            <w:rtl/>
          </w:rPr>
          <w:delText xml:space="preserve">התם</w:delText>
        </w:r>
      </w:del>
      <w:r>
        <w:rPr>
          <w:rtl/>
        </w:rPr>
        <w:t xml:space="preserve"> דלא פליג </w:t>
      </w:r>
      <w:ins w:id="93853" w:author="מנוע מכני" w:date="2026-10-11T12:04:40Z">
        <w:r>
          <w:rPr>
            <w:rtl/>
          </w:rPr>
          <w:t xml:space="preserve">בו</w:t>
        </w:r>
      </w:ins>
      <w:del w:id="93854" w:author="מנוע מכני" w:date="2026-10-11T12:04:40Z">
        <w:r>
          <w:rPr>
            <w:rtl/>
          </w:rPr>
          <w:delText xml:space="preserve">ביה</w:delText>
        </w:r>
      </w:del>
      <w:r>
        <w:rPr>
          <w:rtl/>
        </w:rPr>
        <w:t xml:space="preserve"> אימא </w:t>
      </w:r>
      <w:r>
        <w:rPr>
          <w:rtl/>
        </w:rPr>
        <w:t xml:space="preserve">לא</w:t>
      </w:r>
      <w:r>
        <w:rPr>
          <w:rtl/>
        </w:rPr>
        <w:t xml:space="preserve">, צריכא.</w:t>
      </w:r>
    </w:p>
    <w:p>
      <w:pPr>
        <w:pStyle w:val="afffff8"/>
        <w:rPr>
          <w:ins w:id="90073" w:author="קלוד" w:date="2026-10-11T12:32:08Z"/>
        </w:rPr>
      </w:pPr>
      <w:ins w:id="90074" w:author="קלוד" w:date="2026-10-11T12:32:08Z">
        <w:r>
          <w:rPr>
            <w:color w:val="7B3F00"/>
          </w:rPr>
          <w:t xml:space="preserve">הביא במרחשת מנדר מחבת - ר"ש: יצא ידי נדרו</w:t>
        </w:r>
      </w:ins>
    </w:p>
    <w:p>
      <w:pPr>
        <w:pStyle w:val="38"/>
        <w:rPr>
          <w:ins w:id="102062" w:author="מנוע מכני" w:date="2026-10-11T12:04:40Z"/>
        </w:rPr>
      </w:pPr>
      <w:del w:id="102061"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102063" w:author="מנוע מכני" w:date="2026-10-11T12:04:40Z">
        <w:r>
          <w:rPr>
            <w:rtl/>
          </w:rPr>
          <w:delText xml:space="preserve"> </w:delText>
        </w:r>
      </w:del>
      <w:r>
        <w:rPr>
          <w:rtl/>
        </w:rPr>
        <w:t xml:space="preserve">מה שהביא הביא וידי נדרו </w:t>
      </w:r>
      <w:r>
        <w:rPr>
          <w:rtl/>
        </w:rPr>
        <w:t xml:space="preserve">לא</w:t>
      </w:r>
      <w:r>
        <w:rPr>
          <w:rtl/>
        </w:rPr>
        <w:t xml:space="preserve"> יצא</w:t>
      </w:r>
      <w:ins w:id="95515" w:author="מנוע מכני" w:date="2026-10-11T12:04:40Z">
        <w:r>
          <w:rPr>
            <w:rtl/>
          </w:rPr>
          <w:t xml:space="preserve">,</w:t>
        </w:r>
      </w:ins>
      <w:del w:id="95516" w:author="מנוע מכני" w:date="2026-10-11T12:04:40Z">
        <w:r>
          <w:rPr>
            <w:rtl/>
          </w:rPr>
          <w:delText xml:space="preserve">;</w:delText>
        </w:r>
      </w:del>
      <w:r>
        <w:rPr>
          <w:rtl/>
        </w:rPr>
        <w:t xml:space="preserve"> </w:t>
      </w:r>
      <w:r>
        <w:rPr>
          <w:rStyle w:val="2fb"/>
          <w:rtl/>
        </w:rPr>
        <w:t xml:space="preserve">ר"ש</w:t>
      </w:r>
      <w:r>
        <w:rPr>
          <w:rtl/>
        </w:rPr>
        <w:t xml:space="preserve"> אומר: אף ידי נדרו </w:t>
      </w:r>
      <w:ins w:id="92149" w:author="מנוע מכני" w:date="2026-10-11T12:04:40Z">
        <w:r>
          <w:rPr>
            <w:rtl/>
          </w:rPr>
          <w:t xml:space="preserve">גם</w:t>
        </w:r>
      </w:ins>
      <w:del w:id="92150" w:author="מנוע מכני" w:date="2026-10-11T12:04:40Z">
        <w:r>
          <w:rPr>
            <w:rtl/>
          </w:rPr>
          <w:delText xml:space="preserve">נמי</w:delText>
        </w:r>
      </w:del>
      <w:r>
        <w:rPr>
          <w:rtl/>
        </w:rPr>
        <w:t xml:space="preserve"> יצא.</w:t>
      </w:r>
    </w:p>
    <w:p w:rsidR="00DA63EC" w:rsidRDefault="00DA63EC" w:rsidP="00DA63EC">
      <w:pPr>
        <w:pStyle w:val="affffd"/>
        <w:rPr>
          <w:del w:id="90153" w:author="מנוע עיצוב" w:date="2026-10-11T12:09:26Z"/>
          <w:rtl/>
        </w:rPr>
      </w:pPr>
      <w:del w:id="90152" w:author="מנוע עיצוב" w:date="2026-10-11T12:09:26Z">
        <w:r>
          <w:rPr>
            <w:rtl/>
          </w:rPr>
          <w:delText xml:space="preserve">׹</w:delText>
        </w:r>
      </w:del>
    </w:p>
    <w:p w:rsidR="00DA63EC" w:rsidRDefault="00DA63EC" w:rsidP="00DA63EC">
      <w:pPr>
        <w:pStyle w:val="affff1"/>
        <w:ind w:end="0"/>
        <w:rPr>
          <w:rtl/>
        </w:rPr>
        <w:pPrChange w:id="20110" w:author="קלוד" w:date="2026-10-11T09:07:26Z">
          <w:pPr>
            <w:pStyle w:val="affff1"/>
            <w:rPr>
              <w:rtl/>
            </w:rPr>
          </w:pPr>
        </w:pPrChange>
      </w:pPr>
      <w:ins w:id="9874" w:author="מספור קטעי משנה" w:date="2026-10-11T09:35:12Z">
        <w:r>
          <w:rPr>
            <w:rStyle w:val="MisparKeta"/>
          </w:rPr>
          <w:t xml:space="preserve">א. </w:t>
        </w:r>
      </w:ins>
      <w:r>
        <w:rPr>
          <w:rtl/>
        </w:rPr>
        <w:t>זו להביא במחבת.</w:t>
      </w:r>
    </w:p>
    <w:p>
      <w:pPr>
        <w:pStyle w:val="38"/>
        <w:rPr>
          <w:ins w:id="102064" w:author="מנוע מכני" w:date="2026-10-11T12:04:40Z"/>
        </w:rPr>
      </w:pPr>
      <w:r>
        <w:t>וה</w:t>
      </w:r>
      <w:r>
        <w:t xml:space="preserve">ך</w:t>
      </w:r>
    </w:p>
    <w:p w:rsidR="00DA63EC" w:rsidRDefault="00DA63EC" w:rsidP="00DA63EC">
      <w:pPr>
        <w:tabs>
          <w:tab w:val="center" w:pos="2835"/>
        </w:tabs>
        <w:rPr>
          <w:rtl/>
        </w:rPr>
      </w:pPr>
      <w:del w:id="102065" w:author="מנוע מכני" w:date="2026-10-11T12:04:40Z">
        <w:r>
          <w:rPr>
            <w:rFonts w:hint="cs"/>
            <w:rtl/>
          </w:rPr>
          <w:delText xml:space="preserve"> </w:delText>
        </w:r>
      </w:del>
      <w:r>
        <w:rPr>
          <w:rFonts w:hint="cs"/>
          <w:rtl/>
        </w:rPr>
        <w:t xml:space="preserve">ד</w:t>
      </w:r>
      <w:r>
        <w:rPr>
          <w:rtl/>
        </w:rPr>
        <w:t>לא קידשום כלי שרת!</w:t>
      </w:r>
      <w:r>
        <w:rPr>
          <w:rFonts w:hint="cs"/>
          <w:rtl/>
        </w:rPr>
        <w:t xml:space="preserve">- היינו</w:t>
      </w:r>
      <w:ins w:id="95517" w:author="מנוע מכני" w:date="2026-10-11T12:04:40Z">
        <w:r>
          <w:rPr>
            <w:rFonts w:hint="cs"/>
            <w:rtl/>
          </w:rPr>
          <w:t xml:space="preserve"> </w:t>
        </w:r>
      </w:ins>
      <w:del w:id="95518" w:author="מנוע מכני" w:date="2026-10-11T12:04:40Z">
        <w:r>
          <w:rPr>
            <w:rFonts w:hint="cs"/>
            <w:rtl/>
          </w:rPr>
          <w:delText xml:space="preserve"> </w:delText>
        </w:r>
        <w:r>
          <w:rPr>
            <w:rtl/>
          </w:rPr>
          <w:delText xml:space="preserve"> </w:delText>
        </w:r>
      </w:del>
      <w:r>
        <w:rPr>
          <w:rtl/>
        </w:rPr>
        <w:t xml:space="preserve">לא</w:t>
      </w:r>
      <w:r>
        <w:rPr>
          <w:rtl/>
        </w:rPr>
        <w:t xml:space="preserve"> קידשום ליקרב, אבל קידשום ליפסל.</w:t>
      </w:r>
    </w:p>
    <w:p w:rsidR="00DA63EC" w:rsidRDefault="00DA63EC" w:rsidP="00DA63EC">
      <w:pPr>
        <w:pStyle w:val="afff3"/>
        <w:framePr w:wrap="around"/>
        <w:rPr>
          <w:rtl/>
        </w:rPr>
      </w:pPr>
      <w:r>
        <w:rPr>
          <w:rFonts w:hint="cs"/>
          <w:rtl/>
        </w:rPr>
        <w:t>קג.</w:t>
      </w:r>
    </w:p>
    <w:p>
      <w:pPr>
        <w:pStyle w:val="38"/>
        <w:rPr>
          <w:ins w:id="102066" w:author="מנוע מכני" w:date="2026-10-11T12:04:40Z"/>
        </w:rPr>
      </w:pPr>
      <w:r w:rsidRPr="00E105BC">
        <w:t xml:space="preserve">אביי:</w:t>
      </w:r>
    </w:p>
    <w:p w:rsidR="00DA63EC" w:rsidRPr="00E105BC" w:rsidRDefault="00DA63EC" w:rsidP="00DA63EC">
      <w:pPr>
        <w:tabs>
          <w:tab w:val="center" w:pos="2835"/>
        </w:tabs>
        <w:rPr>
          <w:spacing w:val="-2"/>
          <w:rtl/>
        </w:rPr>
      </w:pPr>
      <w:del w:id="102067" w:author="מנוע מכני" w:date="2026-10-11T12:04:40Z">
        <w:r w:rsidRPr="00E105BC">
          <w:rPr>
            <w:spacing w:val="-2"/>
            <w:rtl/>
          </w:rPr>
          <w:delText xml:space="preserve"> </w:delText>
        </w:r>
      </w:del>
      <w:ins w:id="96807" w:author="מנוע מכני" w:date="2026-10-11T12:04:40Z">
        <w:r>
          <w:rPr>
            <w:spacing w:val="-2"/>
            <w:rtl/>
          </w:rPr>
          <w:t xml:space="preserve">דווקא ב</w:t>
        </w:r>
      </w:ins>
      <w:del w:id="96808" w:author="מנוע מכני" w:date="2026-10-11T12:04:40Z">
        <w:r w:rsidRPr="00E105BC">
          <w:rPr>
            <w:spacing w:val="-2"/>
            <w:rtl/>
          </w:rPr>
          <w:delText xml:space="preserve">לא שנו אלא ש</w:delText>
        </w:r>
      </w:del>
      <w:r w:rsidRPr="00E105BC">
        <w:rPr>
          <w:spacing w:val="-2"/>
          <w:rtl/>
        </w:rPr>
        <w:t xml:space="preserve">קבען בשעת נדר, אבל בשעת הפרשה </w:t>
      </w:r>
      <w:r w:rsidRPr="00E105BC">
        <w:rPr>
          <w:spacing w:val="-2"/>
          <w:rtl/>
        </w:rPr>
        <w:t xml:space="preserve">לא</w:t>
      </w:r>
      <w:r w:rsidRPr="00E105BC">
        <w:rPr>
          <w:spacing w:val="-2"/>
          <w:rtl/>
        </w:rPr>
        <w:t xml:space="preserve">, כאשר נדרת - ולא כאשר הפרשת.</w:t>
      </w:r>
    </w:p>
    <w:p>
      <w:pPr>
        <w:pStyle w:val="38"/>
        <w:rPr>
          <w:ins w:id="102068" w:author="מנוע מכני" w:date="2026-10-11T12:04:40Z"/>
        </w:rPr>
      </w:pPr>
      <w:r w:rsidRPr="00E55A17">
        <w:t xml:space="preserve">איתמר </w:t>
      </w:r>
      <w:ins w:id="92151" w:author="מנוע מכני" w:date="2026-10-11T12:04:40Z">
        <w:r>
          <w:t xml:space="preserve">גם</w:t>
        </w:r>
      </w:ins>
      <w:del w:id="92152" w:author="מנוע מכני" w:date="2026-10-11T12:04:40Z">
        <w:r w:rsidRPr="00E55A17">
          <w:delText xml:space="preserve">נמי</w:delText>
        </w:r>
      </w:del>
      <w:r w:rsidRPr="00E55A17">
        <w:t xml:space="preserve"> ראב</w:t>
      </w:r>
      <w:r>
        <w:t>"</w:t>
      </w:r>
      <w:r w:rsidRPr="00E55A17">
        <w:t>ח מר</w:t>
      </w:r>
      <w:r>
        <w:t>"</w:t>
      </w:r>
      <w:r w:rsidRPr="00E55A17">
        <w:t>א מרי</w:t>
      </w:r>
      <w:r>
        <w:t>"</w:t>
      </w:r>
      <w:r w:rsidRPr="00E55A17">
        <w:t>ו</w:t>
      </w:r>
      <w:r>
        <w:t xml:space="preserve">:</w:t>
      </w:r>
    </w:p>
    <w:p w:rsidR="00DA63EC" w:rsidRDefault="00DA63EC" w:rsidP="00DA63EC">
      <w:pPr>
        <w:tabs>
          <w:tab w:val="center" w:pos="2835"/>
        </w:tabs>
        <w:rPr>
          <w:rtl/>
        </w:rPr>
      </w:pPr>
      <w:del w:id="102069" w:author="מנוע מכני" w:date="2026-10-11T12:04:40Z">
        <w:r>
          <w:rPr>
            <w:rtl/>
          </w:rPr>
          <w:delText xml:space="preserve"> </w:delText>
        </w:r>
      </w:del>
      <w:ins w:id="96809" w:author="מנוע מכני" w:date="2026-10-11T12:04:40Z">
        <w:r>
          <w:rPr>
            <w:rtl/>
          </w:rPr>
          <w:t xml:space="preserve">דווקא ב</w:t>
        </w:r>
      </w:ins>
      <w:del w:id="96810" w:author="מנוע מכני" w:date="2026-10-11T12:04:40Z">
        <w:r>
          <w:rPr>
            <w:rtl/>
          </w:rPr>
          <w:delText xml:space="preserve">לא שנו אלא ש</w:delText>
        </w:r>
      </w:del>
      <w:r>
        <w:rPr>
          <w:rtl/>
        </w:rPr>
        <w:t xml:space="preserve">קבען בשעת נדר, אבל בשעת הפרשה </w:t>
      </w:r>
      <w:r>
        <w:rPr>
          <w:rtl/>
        </w:rPr>
        <w:t xml:space="preserve">לא</w:t>
      </w:r>
      <w:r>
        <w:rPr>
          <w:rtl/>
        </w:rPr>
        <w:t xml:space="preserve">, כאשר נדרת - ולא כאשר הפרשת.</w:t>
      </w:r>
    </w:p>
    <w:p w:rsidR="00DA63EC" w:rsidRDefault="00DA63EC" w:rsidP="00DA63EC">
      <w:pPr>
        <w:pStyle w:val="affffd"/>
        <w:rPr>
          <w:rtl/>
        </w:rPr>
      </w:pPr>
      <w:r>
        <w:rPr>
          <w:rtl/>
        </w:rPr>
        <w:t>׹</w:t>
      </w:r>
    </w:p>
    <w:p>
      <w:pPr>
        <w:pStyle w:val="MishnaBatzad"/>
        <w:rPr>
          <w:ins w:id="20494" w:author="קלוד" w:date="2026-10-11T09:07:26Z"/>
        </w:rPr>
      </w:pPr>
      <w:ins w:id="20493" w:author="קלוד" w:date="2026-10-11T09:07:26Z">
        <w:r>
          <w:t xml:space="preserve">משנה ג</w:t>
        </w:r>
      </w:ins>
    </w:p>
    <w:p w:rsidR="00DA63EC" w:rsidRPr="000A334C" w:rsidRDefault="00DA63EC" w:rsidP="003B6D22">
      <w:pPr>
        <w:pStyle w:val="afff9"/>
        <w:rPr>
          <w:del w:id="20292" w:author="קלוד" w:date="2026-10-11T09:07:26Z"/>
          <w:rtl/>
        </w:rPr>
      </w:pPr>
      <w:del w:id="20291" w:author="קלוד" w:date="2026-10-11T09:07:26Z">
        <w:r w:rsidRPr="000A334C">
          <w:rPr>
            <w:rtl/>
          </w:rPr>
          <w:delText xml:space="preserve">מתני'.</w:delText>
        </w:r>
      </w:del>
    </w:p>
    <w:p w:rsidR="00DA63EC" w:rsidRPr="000A334C" w:rsidRDefault="00DA63EC" w:rsidP="003B6D22">
      <w:pPr>
        <w:pStyle w:val="afff9"/>
        <w:spacing w:before="120"/>
        <w:rPr>
          <w:rtl/>
        </w:rPr>
        <w:pPrChange w:id="90086" w:author="קלוד" w:date="2026-10-11T12:09:42Z">
          <w:pPr>
            <w:pStyle w:val="afff9"/>
          </w:pPr>
        </w:pPrChange>
      </w:pPr>
      <w:r w:rsidRPr="000A334C">
        <w:rPr>
          <w:rtl/>
        </w:rPr>
        <w:t xml:space="preserve">האומר הרי עלי מנחה מן השעורים - יביא מן החטים, קמח - יביא סולת, </w:t>
      </w:r>
    </w:p>
    <w:p w:rsidR="00DA63EC" w:rsidRPr="000A334C" w:rsidRDefault="00DA63EC" w:rsidP="003B6D22">
      <w:pPr>
        <w:pStyle w:val="afff9"/>
        <w:rPr>
          <w:rtl/>
        </w:rPr>
      </w:pPr>
      <w:r w:rsidRPr="000A334C">
        <w:rPr>
          <w:rtl/>
        </w:rPr>
        <w:t xml:space="preserve">בלא שמן ובלא לבונה - יביא שמן ולבונה, חצי עשרון - יביא עשרון שלם, </w:t>
      </w:r>
    </w:p>
    <w:p w:rsidR="00DA63EC" w:rsidRPr="000A334C" w:rsidRDefault="00DA63EC" w:rsidP="003B6D22">
      <w:pPr>
        <w:pStyle w:val="afff9"/>
        <w:rPr>
          <w:rtl/>
        </w:rPr>
      </w:pPr>
      <w:r w:rsidRPr="000A334C">
        <w:rPr>
          <w:rtl/>
        </w:rPr>
        <w:t xml:space="preserve">עשרון ומחצה - יביא שנים; </w:t>
      </w:r>
    </w:p>
    <w:p w:rsidR="00DA63EC" w:rsidRPr="000A334C" w:rsidRDefault="00DA63EC" w:rsidP="003B6D22">
      <w:pPr>
        <w:pStyle w:val="afff9"/>
        <w:rPr>
          <w:rtl/>
        </w:rPr>
      </w:pPr>
      <w:r>
        <w:rPr>
          <w:rStyle w:val="TanaimMishna"/>
          <w:rtl/>
          <w:rPrChange w:id="103778" w:author="Claude" w:date="2026-10-11T09:07:48Z">
            <w:rPr>
              <w:rtl/>
            </w:rPr>
          </w:rPrChange>
        </w:rPr>
        <w:t xml:space="preserve">ר"ש</w:t>
      </w:r>
      <w:r>
        <w:rPr>
          <w:rtl/>
        </w:rPr>
        <w:t xml:space="preserve"> פוטר, שלא התנדב כדרך המתנדבין.</w:t>
      </w:r>
    </w:p>
    <w:p w:rsidR="00DA63EC" w:rsidRDefault="00DA63EC" w:rsidP="00DA63EC">
      <w:pPr>
        <w:pStyle w:val="affffd"/>
        <w:rPr>
          <w:rtl/>
        </w:rPr>
      </w:pPr>
      <w:r>
        <w:rPr>
          <w:rtl/>
        </w:rPr>
        <w:t>׹</w:t>
      </w:r>
    </w:p>
    <w:p>
      <w:pPr>
        <w:pStyle w:val="afffff8"/>
        <w:rPr>
          <w:ins w:id="90071" w:author="קלוד" w:date="2026-10-11T12:32:08Z"/>
        </w:rPr>
      </w:pPr>
      <w:ins w:id="90072" w:author="קלוד" w:date="2026-10-11T12:32:08Z">
        <w:r>
          <w:rPr>
            <w:color w:val="7B3F00"/>
          </w:rPr>
          <w:t xml:space="preserve">מנחה מן השעורים - יביא חטים: נדר ופתחו עמו</w:t>
        </w:r>
      </w:ins>
    </w:p>
    <w:p w:rsidR="00DA63EC" w:rsidRDefault="00DA63EC" w:rsidP="00DA63EC">
      <w:pPr>
        <w:tabs>
          <w:tab w:val="center" w:pos="2835"/>
        </w:tabs>
        <w:rPr>
          <w:rtl/>
        </w:rPr>
      </w:pPr>
      <w:r>
        <w:rPr>
          <w:rFonts w:hint="cs"/>
          <w:rtl/>
        </w:rPr>
        <w:t>ואפי' ד</w:t>
      </w:r>
      <w:r>
        <w:rPr>
          <w:rtl/>
        </w:rPr>
        <w:t>נדר ופתחו עמו הוא!</w:t>
      </w:r>
    </w:p>
    <w:p>
      <w:pPr>
        <w:pStyle w:val="38"/>
        <w:rPr>
          <w:ins w:id="102070" w:author="מנוע מכני" w:date="2026-10-11T12:04:40Z"/>
        </w:rPr>
      </w:pPr>
      <w:r>
        <w:t xml:space="preserve">חזקיה:</w:t>
      </w:r>
    </w:p>
    <w:p w:rsidR="00DA63EC" w:rsidRDefault="00DA63EC" w:rsidP="00DA63EC">
      <w:pPr>
        <w:tabs>
          <w:tab w:val="center" w:pos="2835"/>
        </w:tabs>
        <w:rPr>
          <w:rtl/>
        </w:rPr>
      </w:pPr>
      <w:del w:id="102071" w:author="מנוע מכני" w:date="2026-10-11T12:04:40Z">
        <w:r>
          <w:rPr>
            <w:rtl/>
          </w:rPr>
          <w:delText xml:space="preserve"> </w:delText>
        </w:r>
      </w:del>
      <w:r>
        <w:rPr>
          <w:rtl/>
        </w:rPr>
        <w:t xml:space="preserve">ה</w:t>
      </w:r>
      <w:r>
        <w:rPr>
          <w:rFonts w:hint="cs"/>
          <w:rtl/>
        </w:rPr>
        <w:t>ך כ</w:t>
      </w:r>
      <w:r>
        <w:rPr>
          <w:rtl/>
        </w:rPr>
        <w:t>ב"</w:t>
      </w:r>
      <w:r>
        <w:rPr>
          <w:rFonts w:hint="cs"/>
          <w:rtl/>
        </w:rPr>
        <w:t>ש</w:t>
      </w:r>
      <w:r>
        <w:rPr>
          <w:rtl/>
        </w:rPr>
        <w:t xml:space="preserve"> היא, דתפוס לשון ראשון, </w:t>
      </w:r>
      <w:r>
        <w:rPr>
          <w:rtl/>
        </w:rPr>
        <w:t xml:space="preserve">דתנן</w:t>
      </w:r>
      <w:r>
        <w:rPr>
          <w:rtl/>
        </w:rPr>
        <w:t xml:space="preserve">: הריני נזיר מן הגרוגרות ומן הדבילה </w:t>
      </w:r>
    </w:p>
    <w:p w:rsidR="00DA63EC" w:rsidRDefault="00DA63EC" w:rsidP="00DA63EC">
      <w:pPr>
        <w:tabs>
          <w:tab w:val="center" w:pos="2835"/>
        </w:tabs>
        <w:rPr>
          <w:rtl/>
        </w:rPr>
      </w:pPr>
      <w:r>
        <w:rPr>
          <w:rtl/>
        </w:rPr>
        <w:t xml:space="preserve">- </w:t>
      </w:r>
      <w:r>
        <w:rPr>
          <w:rtl/>
        </w:rPr>
        <w:t xml:space="preserve">ב"ש</w:t>
      </w:r>
      <w:r>
        <w:rPr>
          <w:rtl/>
        </w:rPr>
        <w:t xml:space="preserve"> אומרים: נזיר, ובית הלל אומרים: אינו נזיר.</w:t>
      </w:r>
    </w:p>
    <w:p>
      <w:pPr>
        <w:pStyle w:val="38"/>
        <w:rPr>
          <w:ins w:id="102073" w:author="מנוע מכני" w:date="2026-10-11T12:04:40Z"/>
        </w:rPr>
      </w:pPr>
      <w:del w:id="102072" w:author="מנוע מכני" w:date="2026-10-11T12:04:40Z">
        <w:r w:rsidRPr="00E105BC">
          <w:delText xml:space="preserve">•</w:delText>
        </w:r>
      </w:del>
      <w:r w:rsidRPr="00E105BC">
        <w:t xml:space="preserve"> </w:t>
      </w:r>
      <w:r w:rsidRPr="00E105BC">
        <w:t>רי</w:t>
      </w:r>
      <w:r w:rsidRPr="00E105BC">
        <w:t>"</w:t>
      </w:r>
      <w:r w:rsidRPr="00E105BC">
        <w:t>ו</w:t>
      </w:r>
      <w:r w:rsidRPr="00E105BC">
        <w:t xml:space="preserve">:</w:t>
      </w:r>
    </w:p>
    <w:p w:rsidR="00DA63EC" w:rsidRPr="00E105BC" w:rsidRDefault="00DA63EC" w:rsidP="00DA63EC">
      <w:pPr>
        <w:tabs>
          <w:tab w:val="center" w:pos="2835"/>
        </w:tabs>
        <w:rPr>
          <w:spacing w:val="-4"/>
          <w:rtl/>
        </w:rPr>
      </w:pPr>
      <w:del w:id="102074" w:author="מנוע מכני" w:date="2026-10-11T12:04:40Z">
        <w:r w:rsidRPr="00E105BC">
          <w:rPr>
            <w:spacing w:val="-4"/>
            <w:rtl/>
          </w:rPr>
          <w:delText xml:space="preserve"> </w:delText>
        </w:r>
      </w:del>
      <w:r w:rsidRPr="00E105BC">
        <w:rPr>
          <w:spacing w:val="-4"/>
          <w:rtl/>
        </w:rPr>
        <w:t xml:space="preserve">אפי' </w:t>
      </w:r>
      <w:ins w:id="97081" w:author="מנוע מכני" w:date="2026-10-11T12:04:40Z">
        <w:r>
          <w:rPr>
            <w:spacing w:val="-4"/>
            <w:rtl/>
          </w:rPr>
          <w:t xml:space="preserve">תאמר</w:t>
        </w:r>
      </w:ins>
      <w:del w:id="97082" w:author="מנוע מכני" w:date="2026-10-11T12:04:40Z">
        <w:r w:rsidRPr="00E105BC">
          <w:rPr>
            <w:spacing w:val="-4"/>
            <w:rtl/>
          </w:rPr>
          <w:delText xml:space="preserve">תימא</w:delText>
        </w:r>
      </w:del>
      <w:r w:rsidRPr="00E105BC">
        <w:rPr>
          <w:spacing w:val="-4"/>
          <w:rtl/>
        </w:rPr>
        <w:t xml:space="preserve"> בית הלל, באומר אילו הייתי יודע שאין נודרין כך, </w:t>
      </w:r>
      <w:r w:rsidRPr="00E105BC">
        <w:rPr>
          <w:spacing w:val="-4"/>
          <w:rtl/>
        </w:rPr>
        <w:t xml:space="preserve">לא</w:t>
      </w:r>
      <w:r w:rsidRPr="00E105BC">
        <w:rPr>
          <w:spacing w:val="-4"/>
          <w:rtl/>
        </w:rPr>
        <w:t xml:space="preserve"> הייתי נודר כך אלא כך.</w:t>
      </w:r>
    </w:p>
    <w:p>
      <w:pPr>
        <w:pStyle w:val="38"/>
        <w:rPr>
          <w:ins w:id="102075" w:author="מנוע מכני" w:date="2026-10-11T12:04:40Z"/>
        </w:rPr>
      </w:pPr>
      <w:r>
        <w:t xml:space="preserve">חזקיה:</w:t>
      </w:r>
    </w:p>
    <w:p w:rsidR="00DA63EC" w:rsidRDefault="00DA63EC" w:rsidP="00DA63EC">
      <w:pPr>
        <w:tabs>
          <w:tab w:val="center" w:pos="2835"/>
        </w:tabs>
        <w:rPr>
          <w:rtl/>
        </w:rPr>
      </w:pPr>
      <w:del w:id="102076" w:author="מנוע מכני" w:date="2026-10-11T12:04:40Z">
        <w:r>
          <w:rPr>
            <w:rtl/>
          </w:rPr>
          <w:delText xml:space="preserve"> </w:delText>
        </w:r>
      </w:del>
      <w:ins w:id="96811" w:author="מנוע מכני" w:date="2026-10-11T12:04:40Z">
        <w:r>
          <w:rPr>
            <w:rtl/>
          </w:rPr>
          <w:t xml:space="preserve">דווקא </w:t>
        </w:r>
      </w:ins>
      <w:del w:id="96812" w:author="מנוע מכני" w:date="2026-10-11T12:04:40Z">
        <w:r>
          <w:rPr>
            <w:rtl/>
          </w:rPr>
          <w:delText xml:space="preserve">לא שנו אלא </w:delText>
        </w:r>
      </w:del>
      <w:r>
        <w:rPr>
          <w:rtl/>
        </w:rPr>
        <w:t xml:space="preserve">דאמר מנחה מן השעורים, אבל </w:t>
      </w:r>
      <w:r>
        <w:rPr>
          <w:rtl/>
        </w:rPr>
        <w:t xml:space="preserve">אמר</w:t>
      </w:r>
      <w:r>
        <w:rPr>
          <w:rtl/>
        </w:rPr>
        <w:t xml:space="preserve"> מנחה מן העדשים </w:t>
      </w:r>
      <w:r>
        <w:rPr>
          <w:rtl/>
        </w:rPr>
        <w:t xml:space="preserve">לא</w:t>
      </w:r>
      <w:r>
        <w:rPr>
          <w:rtl/>
        </w:rPr>
        <w:t xml:space="preserve">.</w:t>
      </w:r>
    </w:p>
    <w:p w:rsidR="00DA63EC" w:rsidRDefault="00DA63EC" w:rsidP="00DA63EC">
      <w:pPr>
        <w:rPr>
          <w:rtl/>
        </w:rPr>
      </w:pPr>
      <w:r w:rsidRPr="00336727">
        <w:rPr>
          <w:rtl/>
        </w:rPr>
        <w:t xml:space="preserve">• </w:t>
      </w:r>
      <w:r w:rsidRPr="00336727">
        <w:rPr>
          <w:rStyle w:val="2fb"/>
          <w:rtl/>
        </w:rPr>
        <w:t xml:space="preserve">חזקיה</w:t>
      </w:r>
      <w:r w:rsidRPr="00336727">
        <w:rPr>
          <w:rtl/>
        </w:rPr>
        <w:t xml:space="preserve"> </w:t>
      </w:r>
      <w:r w:rsidRPr="00336727">
        <w:rPr>
          <w:rtl/>
        </w:rPr>
        <w:t xml:space="preserve">אמר</w:t>
      </w:r>
      <w:r w:rsidRPr="00336727">
        <w:rPr>
          <w:rtl/>
        </w:rPr>
        <w:t xml:space="preserve"> לשמעתיה</w:t>
      </w:r>
      <w:r w:rsidRPr="00336727">
        <w:rPr>
          <w:rFonts w:hint="cs"/>
          <w:rtl/>
        </w:rPr>
        <w:t xml:space="preserve"> כב</w:t>
      </w:r>
      <w:r>
        <w:rPr>
          <w:rtl/>
        </w:rPr>
        <w:t>"</w:t>
      </w:r>
      <w:r w:rsidRPr="00336727">
        <w:rPr>
          <w:rFonts w:hint="cs"/>
          <w:rtl/>
        </w:rPr>
        <w:t>ש</w:t>
      </w:r>
      <w:r w:rsidRPr="00336727">
        <w:rPr>
          <w:rtl/>
        </w:rPr>
        <w:t xml:space="preserve"> וב</w:t>
      </w:r>
      <w:r>
        <w:rPr>
          <w:rtl/>
        </w:rPr>
        <w:t>"</w:t>
      </w:r>
      <w:r w:rsidRPr="00336727">
        <w:rPr>
          <w:rFonts w:hint="cs"/>
          <w:rtl/>
        </w:rPr>
        <w:t>ש</w:t>
      </w:r>
      <w:r w:rsidRPr="00336727">
        <w:rPr>
          <w:rtl/>
        </w:rPr>
        <w:t xml:space="preserve"> משום תפוס לשון ראשון הוא, מה לי מן השעורין מה לי מן העדשים!</w:t>
      </w:r>
    </w:p>
    <w:p w:rsidR="00DA63EC" w:rsidRDefault="00DA63EC" w:rsidP="00DA63EC">
      <w:pPr>
        <w:tabs>
          <w:tab w:val="center" w:pos="2835"/>
        </w:tabs>
        <w:rPr>
          <w:rtl/>
        </w:rPr>
      </w:pPr>
      <w:r>
        <w:rPr>
          <w:rtl/>
        </w:rPr>
        <w:t xml:space="preserve">הדר </w:t>
      </w:r>
      <w:ins w:id="93855" w:author="מנוע מכני" w:date="2026-10-11T12:04:40Z">
        <w:r>
          <w:rPr>
            <w:rtl/>
          </w:rPr>
          <w:t xml:space="preserve">בו</w:t>
        </w:r>
      </w:ins>
      <w:del w:id="93856" w:author="מנוע מכני" w:date="2026-10-11T12:04:40Z">
        <w:r>
          <w:rPr>
            <w:rtl/>
          </w:rPr>
          <w:delText xml:space="preserve">ביה</w:delText>
        </w:r>
      </w:del>
      <w:r>
        <w:rPr>
          <w:rtl/>
        </w:rPr>
        <w:t xml:space="preserve">.</w:t>
      </w:r>
      <w:r>
        <w:rPr>
          <w:rFonts w:hint="cs"/>
          <w:rtl/>
        </w:rPr>
        <w:t>- ד</w:t>
      </w:r>
      <w:r>
        <w:rPr>
          <w:rtl/>
        </w:rPr>
        <w:t xml:space="preserve">מתני' קשיתי', </w:t>
      </w:r>
      <w:ins w:id="93857" w:author="מנוע מכני" w:date="2026-10-11T12:04:40Z">
        <w:r>
          <w:rPr>
            <w:rtl/>
          </w:rPr>
          <w:t xml:space="preserve">מה</w:t>
        </w:r>
      </w:ins>
      <w:del w:id="93858" w:author="מנוע מכני" w:date="2026-10-11T12:04:40Z">
        <w:r>
          <w:rPr>
            <w:rtl/>
          </w:rPr>
          <w:delText xml:space="preserve">מאי</w:delText>
        </w:r>
      </w:del>
      <w:r>
        <w:rPr>
          <w:rtl/>
        </w:rPr>
        <w:t xml:space="preserve"> איריא דתני מנחה מן השעורים? </w:t>
      </w:r>
      <w:ins w:id="97083" w:author="מנוע מכני" w:date="2026-10-11T12:04:40Z">
        <w:r>
          <w:rPr>
            <w:rtl/>
          </w:rPr>
          <w:t xml:space="preserve">ישנה</w:t>
        </w:r>
      </w:ins>
      <w:del w:id="97084" w:author="מנוע מכני" w:date="2026-10-11T12:04:40Z">
        <w:r>
          <w:rPr>
            <w:rtl/>
          </w:rPr>
          <w:delText xml:space="preserve">ליתני</w:delText>
        </w:r>
      </w:del>
      <w:r>
        <w:rPr>
          <w:rtl/>
        </w:rPr>
        <w:t xml:space="preserve"> מן העדשים!</w:t>
      </w:r>
    </w:p>
    <w:p>
      <w:pPr>
        <w:pStyle w:val="38"/>
        <w:rPr>
          <w:ins w:id="102077" w:author="מנוע מכני" w:date="2026-10-11T12:04:40Z"/>
        </w:rPr>
      </w:pPr>
      <w:r>
        <w:lastRenderedPageBreak/>
        <w:t xml:space="preserve">אלא</w:t>
      </w:r>
    </w:p>
    <w:p w:rsidR="00DA63EC" w:rsidRDefault="00DA63EC" w:rsidP="00DA63EC">
      <w:pPr>
        <w:tabs>
          <w:tab w:val="center" w:pos="2835"/>
        </w:tabs>
        <w:rPr>
          <w:rtl/>
        </w:rPr>
      </w:pPr>
      <w:del w:id="102078" w:author="מנוע מכני" w:date="2026-10-11T12:04:40Z">
        <w:r>
          <w:rPr>
            <w:rtl/>
          </w:rPr>
          <w:lastRenderedPageBreak/>
          <w:delText xml:space="preserve"> </w:delText>
        </w:r>
      </w:del>
      <w:r>
        <w:rPr>
          <w:rtl/>
        </w:rPr>
        <w:lastRenderedPageBreak/>
        <w:t xml:space="preserve">ש"מ</w:t>
      </w:r>
      <w:r>
        <w:rPr>
          <w:rtl/>
        </w:rPr>
        <w:lastRenderedPageBreak/>
        <w:t xml:space="preserve"> משום דטעי הוא, בשעורים טעי, בעדשים </w:t>
      </w:r>
      <w:r>
        <w:rPr>
          <w:rtl/>
        </w:rPr>
        <w:lastRenderedPageBreak/>
        <w:t xml:space="preserve">לא</w:t>
      </w:r>
      <w:r>
        <w:rPr>
          <w:rtl/>
        </w:rPr>
        <w:lastRenderedPageBreak/>
        <w:t xml:space="preserve"> טעי.</w:t>
      </w:r>
    </w:p>
    <w:p>
      <w:pPr>
        <w:pStyle w:val="38"/>
        <w:rPr>
          <w:ins w:id="102079" w:author="מנוע מכני" w:date="2026-10-11T12:04:40Z"/>
        </w:rPr>
      </w:pPr>
      <w:r>
        <w:t>ור</w:t>
      </w:r>
      <w:r>
        <w:t>י</w:t>
      </w:r>
      <w:r>
        <w:t>"</w:t>
      </w:r>
      <w:r>
        <w:t>ו</w:t>
      </w:r>
      <w:r>
        <w:t xml:space="preserve">:</w:t>
      </w:r>
    </w:p>
    <w:p w:rsidR="00DA63EC" w:rsidRDefault="00DA63EC" w:rsidP="00DA63EC">
      <w:pPr>
        <w:tabs>
          <w:tab w:val="center" w:pos="2835"/>
        </w:tabs>
        <w:rPr>
          <w:rtl/>
        </w:rPr>
      </w:pPr>
      <w:del w:id="102080" w:author="מנוע מכני" w:date="2026-10-11T12:04:40Z">
        <w:r>
          <w:rPr>
            <w:rtl/>
          </w:rPr>
          <w:delText xml:space="preserve"> </w:delText>
        </w:r>
      </w:del>
      <w:ins w:id="90563" w:author="מנוע מכני" w:date="2026-10-11T12:04:40Z">
        <w:r>
          <w:rPr>
            <w:rtl/>
          </w:rPr>
          <w:t xml:space="preserve">אפי'</w:t>
        </w:r>
      </w:ins>
      <w:del w:id="90564" w:author="מנוע מכני" w:date="2026-10-11T12:04:40Z">
        <w:r>
          <w:rPr>
            <w:rtl/>
          </w:rPr>
          <w:delText xml:space="preserve">אפילו</w:delText>
        </w:r>
      </w:del>
      <w:r>
        <w:rPr>
          <w:rtl/>
        </w:rPr>
        <w:t xml:space="preserve"> מן העדשים.</w:t>
      </w:r>
    </w:p>
    <w:p w:rsidR="00DA63EC" w:rsidRDefault="00DA63EC" w:rsidP="00DA63EC">
      <w:pPr>
        <w:tabs>
          <w:tab w:val="center" w:pos="2835"/>
        </w:tabs>
        <w:rPr>
          <w:rtl/>
        </w:rPr>
      </w:pPr>
      <w:r>
        <w:rPr>
          <w:rtl/>
        </w:rPr>
        <w:t xml:space="preserve">מכדי </w:t>
      </w:r>
      <w:r>
        <w:rPr>
          <w:rStyle w:val="2fb"/>
          <w:rtl/>
        </w:rPr>
        <w:t xml:space="preserve">ר</w:t>
      </w:r>
      <w:r>
        <w:rPr>
          <w:rStyle w:val="2fb"/>
          <w:rFonts w:hint="cs"/>
          <w:rtl/>
        </w:rPr>
        <w:t>י</w:t>
      </w:r>
      <w:r>
        <w:rPr>
          <w:rStyle w:val="2fb"/>
          <w:rtl/>
        </w:rPr>
        <w:t>"</w:t>
      </w:r>
      <w:r>
        <w:rPr>
          <w:rStyle w:val="2fb"/>
          <w:rFonts w:hint="cs"/>
          <w:rtl/>
        </w:rPr>
        <w:t xml:space="preserve">ו</w:t>
      </w:r>
      <w:r>
        <w:rPr>
          <w:rFonts w:hint="cs"/>
          <w:rtl/>
        </w:rPr>
        <w:t xml:space="preserve"> אמרה </w:t>
      </w:r>
      <w:r>
        <w:rPr>
          <w:rtl/>
        </w:rPr>
        <w:t xml:space="preserve">כבית הלל, </w:t>
      </w:r>
      <w:r>
        <w:rPr>
          <w:rtl/>
        </w:rPr>
        <w:t xml:space="preserve">וב"ה</w:t>
      </w:r>
      <w:r>
        <w:rPr>
          <w:rtl/>
        </w:rPr>
        <w:t xml:space="preserve"> משום דטעי הוא, בשעורין טעי, בעדשים </w:t>
      </w:r>
      <w:r>
        <w:rPr>
          <w:rtl/>
        </w:rPr>
        <w:t xml:space="preserve">לא</w:t>
      </w:r>
      <w:r>
        <w:rPr>
          <w:rtl/>
        </w:rPr>
        <w:t xml:space="preserve"> טעי!</w:t>
      </w:r>
    </w:p>
    <w:p>
      <w:pPr>
        <w:pStyle w:val="38"/>
        <w:rPr>
          <w:ins w:id="102081" w:author="מנוע מכני" w:date="2026-10-11T12:04:40Z"/>
        </w:rPr>
      </w:pPr>
      <w:r>
        <w:t xml:space="preserve">לדבריו דחזקיה</w:t>
      </w:r>
      <w:del w:id="102591" w:author="מנוע מכני" w:date="2026-10-11T12:04:40Z">
        <w:r>
          <w:delText xml:space="preserve"> </w:delText>
        </w:r>
        <w:r>
          <w:delText xml:space="preserve">אומר</w:delText>
        </w:r>
      </w:del>
      <w:ins w:id="93859" w:author="מנוע מכני" w:date="2026-10-11T12:04:40Z"/>
      <w:del w:id="93860" w:author="מנוע מכני" w:date="2026-10-11T12:04:40Z">
        <w:r>
          <w:delText xml:space="preserve">קאמר</w:delText>
        </w:r>
      </w:del>
      <w:r>
        <w:t xml:space="preserve">:</w:t>
      </w:r>
    </w:p>
    <w:p w:rsidR="00DA63EC" w:rsidRDefault="00DA63EC" w:rsidP="00DA63EC">
      <w:pPr>
        <w:tabs>
          <w:tab w:val="center" w:pos="2835"/>
        </w:tabs>
        <w:rPr>
          <w:rtl/>
        </w:rPr>
      </w:pPr>
      <w:del w:id="102082" w:author="מנוע מכני" w:date="2026-10-11T12:04:40Z">
        <w:r>
          <w:rPr>
            <w:rtl/>
          </w:rPr>
          <w:delText xml:space="preserve"> </w:delText>
        </w:r>
      </w:del>
      <w:r>
        <w:rPr>
          <w:rFonts w:hint="cs"/>
          <w:rtl/>
        </w:rPr>
        <w:t xml:space="preserve">דאת הדרת בך משום </w:t>
      </w:r>
      <w:r>
        <w:rPr>
          <w:rtl/>
        </w:rPr>
        <w:t>דלא קתני מן העדשים, ד</w:t>
      </w:r>
    </w:p>
    <w:p>
      <w:pPr>
        <w:pStyle w:val="38"/>
        <w:rPr>
          <w:ins w:id="102471" w:author="מנוע מכני" w:date="2026-10-11T12:04:40Z"/>
        </w:rPr>
      </w:pPr>
      <w:r>
        <w:tab/>
        <w:t xml:space="preserve">לא</w:t>
      </w:r>
      <w:r>
        <w:tab/>
        <w:t xml:space="preserve"> </w:t>
      </w:r>
      <w:ins w:id="97749" w:author="מנוע מכני" w:date="2026-10-11T12:04:40Z">
        <w:r>
          <w:t xml:space="preserve">צריכה</w:t>
        </w:r>
      </w:ins>
      <w:del w:id="97750" w:author="מנוע מכני" w:date="2026-10-11T12:04:40Z">
        <w:r>
          <w:tab/>
          <w:delText xml:space="preserve">מיבעיא</w:delText>
        </w:r>
      </w:del>
      <w:r>
        <w:tab/>
        <w:t xml:space="preserve"> מן העדשים,</w:t>
      </w:r>
    </w:p>
    <w:p w:rsidR="00DA63EC" w:rsidRDefault="00DA63EC" w:rsidP="00DA63EC">
      <w:pPr>
        <w:tabs>
          <w:tab w:val="center" w:pos="2835"/>
        </w:tabs>
        <w:rPr>
          <w:rtl/>
        </w:rPr>
      </w:pPr>
      <w:del w:id="102472" w:author="מנוע מכני" w:date="2026-10-11T12:04:40Z">
        <w:r>
          <w:rPr>
            <w:rtl/>
          </w:rPr>
          <w:tab/>
          <w:delText xml:space="preserve"> </w:delText>
        </w:r>
      </w:del>
      <w:ins w:id="92153" w:author="מנוע מכני" w:date="2026-10-11T12:04:40Z">
        <w:r>
          <w:rPr>
            <w:rtl/>
          </w:rPr>
          <w:t xml:space="preserve">דיש</w:t>
        </w:r>
      </w:ins>
      <w:del w:id="92154" w:author="מנוע מכני" w:date="2026-10-11T12:04:40Z">
        <w:r>
          <w:rPr>
            <w:rtl/>
          </w:rPr>
          <w:tab/>
          <w:delText xml:space="preserve">דאיכא</w:delText>
        </w:r>
      </w:del>
      <w:r>
        <w:rPr>
          <w:rtl/>
        </w:rPr>
        <w:tab/>
        <w:t xml:space="preserve"> </w:t>
      </w:r>
      <w:ins w:id="97751" w:author="מנוע מכני" w:date="2026-10-11T12:04:40Z">
        <w:r>
          <w:rPr>
            <w:rtl/>
          </w:rPr>
          <w:t xml:space="preserve">לומר</w:t>
        </w:r>
      </w:ins>
      <w:del w:id="97752" w:author="מנוע מכני" w:date="2026-10-11T12:04:40Z">
        <w:r>
          <w:rPr>
            <w:rtl/>
          </w:rPr>
          <w:tab/>
          <w:delText xml:space="preserve">למימר</w:delText>
        </w:r>
      </w:del>
      <w:r>
        <w:rPr>
          <w:rtl/>
        </w:rPr>
        <w:tab/>
        <w:t xml:space="preserve"> </w:t>
      </w:r>
      <w:r>
        <w:rPr>
          <w:rFonts w:hint="cs"/>
          <w:rtl/>
        </w:rPr>
        <w:t xml:space="preserve">שחזר בו </w:t>
      </w:r>
      <w:r>
        <w:rPr>
          <w:rtl/>
        </w:rPr>
        <w:t xml:space="preserve">ותפוס לשון ראשון, </w:t>
      </w:r>
    </w:p>
    <w:p>
      <w:pPr>
        <w:pStyle w:val="38"/>
        <w:rPr>
          <w:ins w:id="102083" w:author="מנוע מכני" w:date="2026-10-11T12:04:40Z"/>
        </w:rPr>
      </w:pPr>
      <w:r>
        <w:tab/>
        <w:t xml:space="preserve">אלא</w:t>
      </w:r>
    </w:p>
    <w:p w:rsidR="00DA63EC" w:rsidRDefault="00DA63EC" w:rsidP="00DA63EC">
      <w:pPr>
        <w:tabs>
          <w:tab w:val="center" w:pos="2835"/>
        </w:tabs>
        <w:rPr>
          <w:rtl/>
        </w:rPr>
      </w:pPr>
      <w:del w:id="102084" w:author="מנוע מכני" w:date="2026-10-11T12:04:40Z">
        <w:r>
          <w:rPr>
            <w:rtl/>
          </w:rPr>
          <w:tab/>
          <w:delText xml:space="preserve"> </w:delText>
        </w:r>
      </w:del>
      <w:r>
        <w:rPr>
          <w:rtl/>
        </w:rPr>
        <w:tab/>
        <w:t xml:space="preserve">אפי' מן השעורין </w:t>
      </w:r>
      <w:ins w:id="92157" w:author="מנוע מכני" w:date="2026-10-11T12:04:40Z">
        <w:r>
          <w:rPr>
            <w:rtl/>
          </w:rPr>
          <w:t xml:space="preserve">גם</w:t>
        </w:r>
      </w:ins>
      <w:del w:id="92158" w:author="מנוע מכני" w:date="2026-10-11T12:04:40Z">
        <w:r>
          <w:rPr>
            <w:rtl/>
          </w:rPr>
          <w:tab/>
          <w:delText xml:space="preserve">נמי</w:delText>
        </w:r>
      </w:del>
      <w:r>
        <w:rPr>
          <w:rtl/>
        </w:rPr>
        <w:tab/>
        <w:t xml:space="preserve">, </w:t>
      </w:r>
      <w:ins w:id="92155" w:author="מנוע מכני" w:date="2026-10-11T12:04:40Z">
        <w:r>
          <w:rPr>
            <w:rtl/>
          </w:rPr>
          <w:t xml:space="preserve">דיש</w:t>
        </w:r>
      </w:ins>
      <w:del w:id="92156" w:author="מנוע מכני" w:date="2026-10-11T12:04:40Z">
        <w:r>
          <w:rPr>
            <w:rtl/>
          </w:rPr>
          <w:tab/>
          <w:delText xml:space="preserve">דאיכא</w:delText>
        </w:r>
      </w:del>
      <w:r>
        <w:rPr>
          <w:rtl/>
        </w:rPr>
        <w:tab/>
        <w:t xml:space="preserve"> </w:t>
      </w:r>
      <w:ins w:id="97753" w:author="מנוע מכני" w:date="2026-10-11T12:04:40Z">
        <w:r>
          <w:rPr>
            <w:rtl/>
          </w:rPr>
          <w:t xml:space="preserve">לומר</w:t>
        </w:r>
      </w:ins>
      <w:del w:id="97754" w:author="מנוע מכני" w:date="2026-10-11T12:04:40Z">
        <w:r>
          <w:rPr>
            <w:rtl/>
          </w:rPr>
          <w:tab/>
          <w:delText xml:space="preserve">למימר</w:delText>
        </w:r>
      </w:del>
      <w:r>
        <w:rPr>
          <w:rtl/>
        </w:rPr>
        <w:tab/>
        <w:t xml:space="preserve"> </w:t>
      </w:r>
      <w:r>
        <w:rPr>
          <w:rFonts w:hint="cs"/>
          <w:rtl/>
        </w:rPr>
        <w:t>דטעה אפ</w:t>
      </w:r>
      <w:r>
        <w:rPr>
          <w:rtl/>
        </w:rPr>
        <w:t>"</w:t>
      </w:r>
      <w:r>
        <w:rPr>
          <w:rFonts w:hint="cs"/>
          <w:rtl/>
        </w:rPr>
        <w:t xml:space="preserve">ה </w:t>
      </w:r>
      <w:r>
        <w:rPr>
          <w:rtl/>
        </w:rPr>
        <w:t>תפוס לשון ראשון.</w:t>
      </w:r>
    </w:p>
    <w:p w:rsidR="00DA63EC" w:rsidRDefault="00DA63EC" w:rsidP="00DA63EC">
      <w:pPr>
        <w:pStyle w:val="afff3"/>
        <w:framePr w:wrap="around"/>
        <w:rPr>
          <w:rtl/>
        </w:rPr>
      </w:pPr>
      <w:r>
        <w:rPr>
          <w:rFonts w:hint="cs"/>
          <w:rtl/>
        </w:rPr>
        <w:t>קג:</w:t>
      </w:r>
    </w:p>
    <w:p>
      <w:pPr>
        <w:pStyle w:val="afffff8"/>
        <w:rPr>
          <w:ins w:id="90069" w:author="קלוד" w:date="2026-10-11T12:32:08Z"/>
        </w:rPr>
      </w:pPr>
      <w:ins w:id="90070" w:author="קלוד" w:date="2026-10-11T12:32:08Z">
        <w:r>
          <w:rPr>
            <w:color w:val="7B3F00"/>
          </w:rPr>
          <w:t xml:space="preserve">קמח, שמן ולבונה - רק כשאמר 'מנחה'</w:t>
        </w:r>
      </w:ins>
    </w:p>
    <w:p>
      <w:pPr>
        <w:pStyle w:val="38"/>
        <w:rPr>
          <w:ins w:id="102086" w:author="מנוע מכני" w:date="2026-10-11T12:04:40Z"/>
        </w:rPr>
      </w:pPr>
      <w:del w:id="102085" w:author="מנוע מכני" w:date="2026-10-11T12:04:40Z">
        <w:r>
          <w:delText xml:space="preserve">•</w:delText>
        </w:r>
      </w:del>
      <w:r>
        <w:t xml:space="preserve"> זעירי:</w:t>
      </w:r>
    </w:p>
    <w:p w:rsidR="00DA63EC" w:rsidRDefault="00DA63EC" w:rsidP="00DA63EC">
      <w:pPr>
        <w:tabs>
          <w:tab w:val="center" w:pos="2835"/>
        </w:tabs>
        <w:rPr>
          <w:rtl/>
        </w:rPr>
      </w:pPr>
      <w:del w:id="102087" w:author="מנוע מכני" w:date="2026-10-11T12:04:40Z">
        <w:r>
          <w:rPr>
            <w:rtl/>
          </w:rPr>
          <w:delText xml:space="preserve"> </w:delText>
        </w:r>
      </w:del>
      <w:r>
        <w:rPr>
          <w:rtl/>
        </w:rPr>
        <w:t xml:space="preserve">ל"</w:t>
      </w:r>
      <w:r>
        <w:rPr>
          <w:rFonts w:hint="cs"/>
          <w:rtl/>
        </w:rPr>
        <w:t>ש</w:t>
      </w:r>
      <w:r>
        <w:rPr>
          <w:rtl/>
        </w:rPr>
        <w:t xml:space="preserve"> אלא דאמר מנחה, אבל </w:t>
      </w:r>
      <w:r>
        <w:rPr>
          <w:rtl/>
        </w:rPr>
        <w:t xml:space="preserve">לא</w:t>
      </w:r>
      <w:r>
        <w:rPr>
          <w:rtl/>
        </w:rPr>
        <w:t xml:space="preserve"> </w:t>
      </w:r>
      <w:r>
        <w:rPr>
          <w:rtl/>
        </w:rPr>
        <w:t xml:space="preserve">אמר</w:t>
      </w:r>
      <w:r>
        <w:rPr>
          <w:rtl/>
        </w:rPr>
        <w:t xml:space="preserve"> מנחה </w:t>
      </w:r>
      <w:r>
        <w:rPr>
          <w:rtl/>
        </w:rPr>
        <w:t xml:space="preserve">לא</w:t>
      </w:r>
      <w:r>
        <w:rPr>
          <w:rtl/>
        </w:rPr>
        <w:t xml:space="preserve">.</w:t>
      </w:r>
    </w:p>
    <w:p w:rsidR="00DA63EC" w:rsidRDefault="00DA63EC" w:rsidP="00DA63EC">
      <w:pPr>
        <w:tabs>
          <w:tab w:val="center" w:pos="2835"/>
        </w:tabs>
        <w:rPr>
          <w:rtl/>
        </w:rPr>
      </w:pPr>
      <w:ins w:id="96775" w:author="מנוע מכני" w:date="2026-10-11T12:04:40Z">
        <w:r>
          <w:rPr>
            <w:rtl/>
          </w:rPr>
          <w:t xml:space="preserve">ישב</w:t>
        </w:r>
      </w:ins>
      <w:del w:id="96776" w:author="מנוע מכני" w:date="2026-10-11T12:04:40Z">
        <w:r>
          <w:rPr>
            <w:rtl/>
          </w:rPr>
          <w:delText xml:space="preserve">יתיב</w:delText>
        </w:r>
      </w:del>
      <w:r>
        <w:rPr>
          <w:rtl/>
        </w:rPr>
        <w:t xml:space="preserve"> </w:t>
      </w:r>
      <w:r>
        <w:rPr>
          <w:rStyle w:val="2fb"/>
          <w:rtl/>
        </w:rPr>
        <w:t xml:space="preserve">ר"</w:t>
      </w:r>
      <w:r>
        <w:rPr>
          <w:rStyle w:val="2fb"/>
          <w:rFonts w:hint="cs"/>
          <w:rtl/>
        </w:rPr>
        <w:t xml:space="preserve">נ</w:t>
      </w:r>
      <w:r>
        <w:rPr>
          <w:rFonts w:hint="cs"/>
          <w:rtl/>
        </w:rPr>
        <w:t xml:space="preserve"> ואמר להך </w:t>
      </w:r>
      <w:ins w:id="95913" w:author="מנוע מכני" w:date="2026-10-11T12:04:40Z">
        <w:r>
          <w:rPr>
            <w:rFonts w:hint="cs"/>
            <w:rtl/>
          </w:rPr>
          <w:t xml:space="preserve">שמועה</w:t>
        </w:r>
      </w:ins>
      <w:del w:id="95914" w:author="מנוע מכני" w:date="2026-10-11T12:04:40Z">
        <w:r>
          <w:rPr>
            <w:rFonts w:hint="cs"/>
            <w:rtl/>
          </w:rPr>
          <w:delText xml:space="preserve">שמעתא</w:delText>
        </w:r>
      </w:del>
      <w:r>
        <w:rPr>
          <w:rFonts w:hint="cs"/>
          <w:rtl/>
        </w:rPr>
        <w:t xml:space="preserve"> </w:t>
      </w:r>
    </w:p>
    <w:p>
      <w:pPr>
        <w:pStyle w:val="38"/>
        <w:rPr>
          <w:ins w:id="102088" w:author="מנוע מכני" w:date="2026-10-11T12:04:40Z"/>
        </w:rPr>
      </w:pPr>
      <w:r>
        <w:t xml:space="preserve">והך</w:t>
      </w:r>
    </w:p>
    <w:p w:rsidR="00DA63EC" w:rsidRDefault="00DA63EC" w:rsidP="00DA63EC">
      <w:pPr>
        <w:tabs>
          <w:tab w:val="center" w:pos="2835"/>
        </w:tabs>
        <w:rPr>
          <w:rtl/>
        </w:rPr>
      </w:pPr>
      <w:del w:id="102089" w:author="מנוע מכני" w:date="2026-10-11T12:04:40Z">
        <w:r>
          <w:rPr>
            <w:rFonts w:hint="cs"/>
            <w:rtl/>
          </w:rPr>
          <w:delText xml:space="preserve"> </w:delText>
        </w:r>
      </w:del>
      <w:r>
        <w:rPr>
          <w:rFonts w:hint="cs"/>
          <w:rtl/>
        </w:rPr>
        <w:t xml:space="preserve">ד</w:t>
      </w:r>
      <w:r>
        <w:rPr>
          <w:rtl/>
        </w:rPr>
        <w:t xml:space="preserve">קמח - יביא סולת</w:t>
      </w:r>
      <w:ins w:id="95519" w:author="מנוע מכני" w:date="2026-10-11T12:04:40Z">
        <w:r>
          <w:rPr>
            <w:rtl/>
          </w:rPr>
          <w:t xml:space="preserve">,</w:t>
        </w:r>
      </w:ins>
      <w:del w:id="95520" w:author="מנוע מכני" w:date="2026-10-11T12:04:40Z">
        <w:r>
          <w:rPr>
            <w:rtl/>
          </w:rPr>
          <w:delText xml:space="preserve">;</w:delText>
        </w:r>
      </w:del>
      <w:ins w:id="95521" w:author="מנוע מכני" w:date="2026-10-11T12:04:40Z">
        <w:r>
          <w:rPr>
            <w:rtl/>
          </w:rPr>
          <w:t xml:space="preserve"> </w:t>
        </w:r>
      </w:ins>
      <w:del w:id="95522" w:author="מנוע מכני" w:date="2026-10-11T12:04:40Z">
        <w:r>
          <w:rPr>
            <w:rtl/>
          </w:rPr>
          <w:delText xml:space="preserve"> </w:delText>
        </w:r>
        <w:r>
          <w:rPr>
            <w:rFonts w:hint="cs"/>
            <w:rtl/>
          </w:rPr>
          <w:delText xml:space="preserve"> </w:delText>
        </w:r>
      </w:del>
      <w:r>
        <w:rPr>
          <w:rFonts w:hint="cs"/>
          <w:rtl/>
        </w:rPr>
        <w:t xml:space="preserve">מיירי דאמר מנחה </w:t>
      </w:r>
    </w:p>
    <w:p w:rsidR="00DA63EC" w:rsidRDefault="00DA63EC" w:rsidP="00DA63EC">
      <w:pPr>
        <w:tabs>
          <w:tab w:val="center" w:pos="2835"/>
        </w:tabs>
        <w:rPr>
          <w:rtl/>
        </w:rPr>
      </w:pPr>
      <w:r>
        <w:rPr>
          <w:rtl/>
        </w:rPr>
        <w:t xml:space="preserve">בלא שמן ולבונה - יביא שמן ולבונה</w:t>
      </w:r>
      <w:ins w:id="95523" w:author="מנוע מכני" w:date="2026-10-11T12:04:40Z">
        <w:r>
          <w:rPr>
            <w:rtl/>
          </w:rPr>
          <w:t xml:space="preserve">,</w:t>
        </w:r>
      </w:ins>
      <w:del w:id="95524" w:author="מנוע מכני" w:date="2026-10-11T12:04:40Z">
        <w:r>
          <w:rPr>
            <w:rtl/>
          </w:rPr>
          <w:delText xml:space="preserve">;</w:delText>
        </w:r>
      </w:del>
      <w:r>
        <w:rPr>
          <w:rtl/>
        </w:rPr>
        <w:t xml:space="preserve"> </w:t>
      </w:r>
      <w:r>
        <w:rPr>
          <w:rFonts w:hint="cs"/>
          <w:rtl/>
        </w:rPr>
        <w:t xml:space="preserve">מייירי </w:t>
      </w:r>
      <w:r>
        <w:rPr>
          <w:rtl/>
        </w:rPr>
        <w:t>דאמר מנחה.</w:t>
      </w:r>
    </w:p>
    <w:p w:rsidR="00DA63EC" w:rsidRDefault="00DA63EC" w:rsidP="00DA63EC">
      <w:pPr>
        <w:tabs>
          <w:tab w:val="center" w:pos="2835"/>
        </w:tabs>
        <w:rPr>
          <w:rtl/>
        </w:rPr>
      </w:pPr>
      <w:r>
        <w:rPr>
          <w:rtl/>
        </w:rPr>
        <w:t xml:space="preserve">חצי עשרון - יביא עשרון שלם</w:t>
      </w:r>
      <w:ins w:id="95525" w:author="מנוע מכני" w:date="2026-10-11T12:04:40Z">
        <w:r>
          <w:rPr>
            <w:rtl/>
          </w:rPr>
          <w:t xml:space="preserve">,</w:t>
        </w:r>
      </w:ins>
      <w:del w:id="95526" w:author="מנוע מכני" w:date="2026-10-11T12:04:40Z">
        <w:r>
          <w:rPr>
            <w:rtl/>
          </w:rPr>
          <w:delText xml:space="preserve">;</w:delText>
        </w:r>
      </w:del>
      <w:r>
        <w:rPr>
          <w:rtl/>
        </w:rPr>
        <w:t xml:space="preserve"> </w:t>
      </w:r>
      <w:r>
        <w:rPr>
          <w:rFonts w:hint="cs"/>
          <w:rtl/>
        </w:rPr>
        <w:t xml:space="preserve">מיירי </w:t>
      </w:r>
      <w:r>
        <w:rPr>
          <w:rtl/>
        </w:rPr>
        <w:t>דאמר מנחה.</w:t>
      </w:r>
    </w:p>
    <w:p>
      <w:pPr>
        <w:pStyle w:val="38"/>
        <w:rPr>
          <w:ins w:id="102090" w:author="מנוע מכני" w:date="2026-10-11T12:04:40Z"/>
        </w:rPr>
      </w:pPr>
      <w:r>
        <w:t>והך ד</w:t>
      </w:r>
      <w:r>
        <w:t xml:space="preserve">סיפא:</w:t>
      </w:r>
    </w:p>
    <w:p w:rsidR="00DA63EC" w:rsidRDefault="00DA63EC" w:rsidP="00DA63EC">
      <w:pPr>
        <w:tabs>
          <w:tab w:val="center" w:pos="2835"/>
        </w:tabs>
        <w:rPr>
          <w:rtl/>
        </w:rPr>
      </w:pPr>
      <w:del w:id="102091" w:author="מנוע מכני" w:date="2026-10-11T12:04:40Z">
        <w:r>
          <w:rPr>
            <w:rtl/>
          </w:rPr>
          <w:delText xml:space="preserve"> </w:delText>
        </w:r>
      </w:del>
      <w:r>
        <w:rPr>
          <w:rtl/>
        </w:rPr>
        <w:t xml:space="preserve">עשרון ומחצה יביא שנים</w:t>
      </w:r>
      <w:ins w:id="95527" w:author="מנוע מכני" w:date="2026-10-11T12:04:40Z">
        <w:r>
          <w:rPr>
            <w:rtl/>
          </w:rPr>
          <w:t xml:space="preserve">,</w:t>
        </w:r>
      </w:ins>
      <w:del w:id="95528" w:author="מנוע מכני" w:date="2026-10-11T12:04:40Z">
        <w:r>
          <w:rPr>
            <w:rtl/>
          </w:rPr>
          <w:delText xml:space="preserve">;</w:delText>
        </w:r>
      </w:del>
      <w:r>
        <w:rPr>
          <w:rtl/>
        </w:rPr>
        <w:t xml:space="preserve"> כיון דאמר מנחה איחייב </w:t>
      </w:r>
      <w:ins w:id="93863" w:author="מנוע מכני" w:date="2026-10-11T12:04:40Z">
        <w:r>
          <w:rPr>
            <w:rtl/>
          </w:rPr>
          <w:t xml:space="preserve">לו</w:t>
        </w:r>
      </w:ins>
      <w:del w:id="93864" w:author="מנוע מכני" w:date="2026-10-11T12:04:40Z">
        <w:r>
          <w:rPr>
            <w:rtl/>
          </w:rPr>
          <w:delText xml:space="preserve">ליה</w:delText>
        </w:r>
      </w:del>
      <w:r>
        <w:rPr>
          <w:rtl/>
        </w:rPr>
        <w:t xml:space="preserve"> בעשרון, כי </w:t>
      </w:r>
      <w:r>
        <w:rPr>
          <w:rtl/>
        </w:rPr>
        <w:t xml:space="preserve">אמר</w:t>
      </w:r>
      <w:r>
        <w:rPr>
          <w:rtl/>
        </w:rPr>
        <w:t xml:space="preserve"> חצי עשרון </w:t>
      </w:r>
      <w:r>
        <w:rPr>
          <w:rtl/>
        </w:rPr>
        <w:t xml:space="preserve">לא</w:t>
      </w:r>
      <w:r>
        <w:rPr>
          <w:rtl/>
        </w:rPr>
        <w:t xml:space="preserve"> כלום </w:t>
      </w:r>
      <w:ins w:id="93861" w:author="מנוע מכני" w:date="2026-10-11T12:04:40Z">
        <w:r>
          <w:rPr>
            <w:rtl/>
          </w:rPr>
          <w:t xml:space="preserve">אומר</w:t>
        </w:r>
      </w:ins>
      <w:del w:id="93862" w:author="מנוע מכני" w:date="2026-10-11T12:04:40Z">
        <w:r>
          <w:rPr>
            <w:rtl/>
          </w:rPr>
          <w:delText xml:space="preserve">קאמר</w:delText>
        </w:r>
      </w:del>
      <w:r>
        <w:rPr>
          <w:rtl/>
        </w:rPr>
        <w:t xml:space="preserve"> הוא!</w:t>
      </w:r>
    </w:p>
    <w:p>
      <w:pPr>
        <w:pStyle w:val="38"/>
        <w:rPr>
          <w:ins w:id="102473" w:author="מנוע מכני" w:date="2026-10-11T12:04:40Z"/>
        </w:rPr>
      </w:pPr>
      <w:r>
        <w:t xml:space="preserve">לא</w:t>
      </w:r>
      <w:r>
        <w:t xml:space="preserve"> צריכא,</w:t>
      </w:r>
    </w:p>
    <w:p w:rsidR="00DA63EC" w:rsidRDefault="00DA63EC" w:rsidP="00DA63EC">
      <w:pPr>
        <w:tabs>
          <w:tab w:val="center" w:pos="2835"/>
        </w:tabs>
        <w:rPr>
          <w:rtl/>
        </w:rPr>
      </w:pPr>
      <w:del w:id="102474" w:author="מנוע מכני" w:date="2026-10-11T12:04:40Z">
        <w:r>
          <w:rPr>
            <w:rtl/>
          </w:rPr>
          <w:delText xml:space="preserve"> </w:delText>
        </w:r>
      </w:del>
      <w:r>
        <w:rPr>
          <w:rtl/>
        </w:rPr>
        <w:t xml:space="preserve">דאמר הרי עלי מנחה חצי עשרון ועשרון, דכיון דאמר מנחה איחייב </w:t>
      </w:r>
      <w:ins w:id="93867" w:author="מנוע מכני" w:date="2026-10-11T12:04:40Z">
        <w:r>
          <w:rPr>
            <w:rtl/>
          </w:rPr>
          <w:t xml:space="preserve">לו</w:t>
        </w:r>
      </w:ins>
      <w:del w:id="93868" w:author="מנוע מכני" w:date="2026-10-11T12:04:40Z">
        <w:r>
          <w:rPr>
            <w:rtl/>
          </w:rPr>
          <w:delText xml:space="preserve">ליה</w:delText>
        </w:r>
      </w:del>
      <w:r>
        <w:rPr>
          <w:rtl/>
        </w:rPr>
        <w:t xml:space="preserve"> בעשרון, כי </w:t>
      </w:r>
      <w:r>
        <w:rPr>
          <w:rtl/>
        </w:rPr>
        <w:t xml:space="preserve">אמר</w:t>
      </w:r>
      <w:r>
        <w:rPr>
          <w:rtl/>
        </w:rPr>
        <w:t xml:space="preserve"> חצי עשרון ולא כלום </w:t>
      </w:r>
      <w:ins w:id="93865" w:author="מנוע מכני" w:date="2026-10-11T12:04:40Z">
        <w:r>
          <w:rPr>
            <w:rtl/>
          </w:rPr>
          <w:t xml:space="preserve">אומר</w:t>
        </w:r>
      </w:ins>
      <w:del w:id="93866" w:author="מנוע מכני" w:date="2026-10-11T12:04:40Z">
        <w:r>
          <w:rPr>
            <w:rtl/>
          </w:rPr>
          <w:delText xml:space="preserve">קאמר</w:delText>
        </w:r>
      </w:del>
      <w:r>
        <w:rPr>
          <w:rtl/>
        </w:rPr>
        <w:t xml:space="preserve">, כי הדר </w:t>
      </w:r>
      <w:r>
        <w:rPr>
          <w:rtl/>
        </w:rPr>
        <w:t xml:space="preserve">אמר</w:t>
      </w:r>
      <w:r>
        <w:rPr>
          <w:rtl/>
        </w:rPr>
        <w:t xml:space="preserve"> עשרון </w:t>
      </w:r>
      <w:ins w:id="97755" w:author="מנוע מכני" w:date="2026-10-11T12:04:40Z">
        <w:r>
          <w:rPr>
            <w:rtl/>
          </w:rPr>
          <w:t xml:space="preserve">מביא</w:t>
        </w:r>
      </w:ins>
      <w:del w:id="97756" w:author="מנוע מכני" w:date="2026-10-11T12:04:40Z">
        <w:r>
          <w:rPr>
            <w:rtl/>
          </w:rPr>
          <w:delText xml:space="preserve">מייתי</w:delText>
        </w:r>
      </w:del>
      <w:r>
        <w:rPr>
          <w:rtl/>
        </w:rPr>
        <w:t xml:space="preserve"> עשרון אחרינא.</w:t>
      </w:r>
    </w:p>
    <w:p>
      <w:pPr>
        <w:pStyle w:val="38"/>
        <w:rPr>
          <w:ins w:id="102092" w:author="מנוע מכני" w:date="2026-10-11T12:04:40Z"/>
        </w:rPr>
      </w:pPr>
      <w:r>
        <w:t xml:space="preserve">והך</w:t>
      </w:r>
    </w:p>
    <w:p w:rsidR="00DA63EC" w:rsidRDefault="00DA63EC" w:rsidP="00DA63EC">
      <w:pPr>
        <w:tabs>
          <w:tab w:val="center" w:pos="2835"/>
        </w:tabs>
        <w:rPr>
          <w:rtl/>
        </w:rPr>
      </w:pPr>
      <w:del w:id="102093" w:author="מנוע מכני" w:date="2026-10-11T12:04:40Z">
        <w:r>
          <w:rPr>
            <w:rFonts w:hint="cs"/>
            <w:rtl/>
          </w:rPr>
          <w:delText xml:space="preserve"> </w:delText>
        </w:r>
      </w:del>
      <w:r>
        <w:rPr>
          <w:rStyle w:val="2fb"/>
          <w:rFonts w:hint="cs"/>
          <w:rtl/>
        </w:rPr>
        <w:t xml:space="preserve">דר</w:t>
      </w:r>
      <w:r>
        <w:rPr>
          <w:rStyle w:val="2fb"/>
          <w:rtl/>
        </w:rPr>
        <w:t>"</w:t>
      </w:r>
      <w:r>
        <w:rPr>
          <w:rStyle w:val="2fb"/>
          <w:rFonts w:hint="cs"/>
          <w:rtl/>
        </w:rPr>
        <w:t xml:space="preserve">ש</w:t>
      </w:r>
      <w:r>
        <w:rPr>
          <w:rFonts w:hint="cs"/>
          <w:rtl/>
        </w:rPr>
        <w:t xml:space="preserve"> </w:t>
      </w:r>
      <w:r>
        <w:rPr>
          <w:rtl/>
        </w:rPr>
        <w:t>פוטר שלא התנדב כדרך המתנדבין,</w:t>
      </w:r>
    </w:p>
    <w:p>
      <w:pPr>
        <w:pStyle w:val="38"/>
        <w:rPr>
          <w:ins w:id="102094" w:author="מנוע מכני" w:date="2026-10-11T12:04:40Z"/>
        </w:rPr>
      </w:pPr>
      <w:r>
        <w:t xml:space="preserve">רבא:</w:t>
      </w:r>
    </w:p>
    <w:p w:rsidR="00DA63EC" w:rsidRDefault="00DA63EC" w:rsidP="00DA63EC">
      <w:pPr>
        <w:tabs>
          <w:tab w:val="center" w:pos="2835"/>
        </w:tabs>
        <w:rPr>
          <w:rtl/>
        </w:rPr>
      </w:pPr>
      <w:del w:id="102095" w:author="מנוע מכני" w:date="2026-10-11T12:04:40Z">
        <w:r>
          <w:rPr>
            <w:rtl/>
          </w:rPr>
          <w:delText xml:space="preserve"> </w:delText>
        </w:r>
      </w:del>
      <w:r>
        <w:rPr>
          <w:rStyle w:val="2fb"/>
          <w:rtl/>
        </w:rPr>
        <w:t xml:space="preserve">ר' שמעון</w:t>
      </w:r>
      <w:r>
        <w:rPr>
          <w:rtl/>
        </w:rPr>
        <w:t xml:space="preserve"> בשיטת </w:t>
      </w:r>
      <w:r>
        <w:rPr>
          <w:rStyle w:val="2fb"/>
          <w:rtl/>
        </w:rPr>
        <w:t xml:space="preserve">ר' יוסי</w:t>
      </w:r>
      <w:r>
        <w:rPr>
          <w:rtl/>
        </w:rPr>
        <w:t xml:space="preserve"> אמרה, דאף בגמר דבריו אדם מתפיס.</w:t>
      </w:r>
    </w:p>
    <w:p w:rsidR="00DA63EC" w:rsidRDefault="00DA63EC" w:rsidP="00DA63EC">
      <w:pPr>
        <w:pStyle w:val="affffd"/>
        <w:rPr>
          <w:rtl/>
        </w:rPr>
      </w:pPr>
      <w:r>
        <w:rPr>
          <w:rtl/>
        </w:rPr>
        <w:t>׹</w:t>
      </w:r>
    </w:p>
    <w:p>
      <w:pPr>
        <w:pStyle w:val="MishnaBatzad"/>
        <w:rPr>
          <w:ins w:id="20496" w:author="קלוד" w:date="2026-10-11T09:07:26Z"/>
        </w:rPr>
      </w:pPr>
      <w:ins w:id="20495" w:author="קלוד" w:date="2026-10-11T09:07:26Z">
        <w:r>
          <w:t xml:space="preserve">משנה ד</w:t>
        </w:r>
      </w:ins>
    </w:p>
    <w:p w:rsidR="00DA63EC" w:rsidRPr="000A334C" w:rsidRDefault="00DA63EC" w:rsidP="003B6D22">
      <w:pPr>
        <w:pStyle w:val="afff9"/>
        <w:rPr>
          <w:del w:id="20294" w:author="קלוד" w:date="2026-10-11T09:07:26Z"/>
          <w:rtl/>
        </w:rPr>
      </w:pPr>
      <w:del w:id="20293" w:author="קלוד" w:date="2026-10-11T09:07:26Z">
        <w:r w:rsidRPr="000A334C">
          <w:rPr>
            <w:rtl/>
          </w:rPr>
          <w:delText xml:space="preserve">מתני'.</w:delText>
        </w:r>
      </w:del>
    </w:p>
    <w:p w:rsidR="00DA63EC" w:rsidRPr="000A334C" w:rsidRDefault="00DA63EC" w:rsidP="003B6D22">
      <w:pPr>
        <w:pStyle w:val="afff9"/>
        <w:spacing w:before="120"/>
        <w:rPr>
          <w:rtl/>
        </w:rPr>
        <w:pPrChange w:id="90087" w:author="קלוד" w:date="2026-10-11T12:09:42Z">
          <w:pPr>
            <w:pStyle w:val="afff9"/>
          </w:pPr>
        </w:pPrChange>
      </w:pPr>
      <w:r w:rsidRPr="000A334C">
        <w:rPr>
          <w:rtl/>
        </w:rPr>
        <w:t>מתנדב אדם מנחה של ששים עשרון ומביא בכלי אחד.</w:t>
      </w:r>
    </w:p>
    <w:p w:rsidR="00DA63EC" w:rsidRPr="000A334C" w:rsidRDefault="00DA63EC" w:rsidP="003B6D22">
      <w:pPr>
        <w:pStyle w:val="afff9"/>
        <w:rPr>
          <w:rtl/>
        </w:rPr>
      </w:pPr>
      <w:r w:rsidRPr="000A334C">
        <w:rPr>
          <w:rtl/>
        </w:rPr>
        <w:t xml:space="preserve">אם אמר הרי עלי ס"א - מביא ששים בכלי אחד ואחד בכלי אחד, </w:t>
      </w:r>
    </w:p>
    <w:p w:rsidR="00DA63EC" w:rsidRPr="000A334C" w:rsidRDefault="00DA63EC" w:rsidP="003B6D22">
      <w:pPr>
        <w:pStyle w:val="afff9"/>
        <w:rPr>
          <w:rtl/>
        </w:rPr>
      </w:pPr>
      <w:r w:rsidRPr="000A334C">
        <w:rPr>
          <w:rtl/>
        </w:rPr>
        <w:t>שכן הציבור מביא ביום טוב הראשון של חג שחל להיות בשבת ששים ואחד, דיו ליחיד שהוא פחות מן הציבור אחד.</w:t>
      </w:r>
    </w:p>
    <w:p w:rsidR="00DA63EC" w:rsidRPr="000A334C" w:rsidRDefault="00DA63EC" w:rsidP="003B6D22">
      <w:pPr>
        <w:pStyle w:val="afff9"/>
        <w:rPr>
          <w:rtl/>
        </w:rPr>
      </w:pPr>
      <w:r>
        <w:rPr>
          <w:rtl/>
        </w:rPr>
        <w:t xml:space="preserve">אמר </w:t>
      </w:r>
      <w:r>
        <w:rPr>
          <w:rStyle w:val="TanaimMishna"/>
          <w:rtl/>
          <w:rPrChange w:id="103779" w:author="Claude" w:date="2026-10-11T09:07:48Z">
            <w:rPr>
              <w:rtl/>
            </w:rPr>
          </w:rPrChange>
        </w:rPr>
        <w:t xml:space="preserve">ר"ש</w:t>
      </w:r>
      <w:r>
        <w:rPr>
          <w:rStyle w:val="TanaimMishna"/>
          <w:rtl/>
          <w:rPrChange w:id="103780" w:author="Claude" w:date="2026-10-11T09:07:48Z">
            <w:rPr>
              <w:rtl/>
            </w:rPr>
          </w:rPrChange>
        </w:rPr>
        <w:t xml:space="preserve">:</w:t>
      </w:r>
      <w:r>
        <w:rPr>
          <w:rtl/>
        </w:rPr>
        <w:t xml:space="preserve"> והלא אלו לפרים ואלו לכבשים, ואינם נבללים זה עם זה!</w:t>
      </w:r>
    </w:p>
    <w:p w:rsidR="00DA63EC" w:rsidRPr="000A334C" w:rsidRDefault="00DA63EC" w:rsidP="003B6D22">
      <w:pPr>
        <w:pStyle w:val="afff9"/>
        <w:rPr>
          <w:rtl/>
        </w:rPr>
      </w:pPr>
      <w:r w:rsidRPr="000A334C">
        <w:rPr>
          <w:rtl/>
        </w:rPr>
        <w:t>אלא, עד ששים יכולין ליבלל.</w:t>
      </w:r>
    </w:p>
    <w:p w:rsidR="00DA63EC" w:rsidRPr="000A334C" w:rsidRDefault="00DA63EC" w:rsidP="003B6D22">
      <w:pPr>
        <w:pStyle w:val="afff9"/>
        <w:rPr>
          <w:rtl/>
        </w:rPr>
      </w:pPr>
      <w:r w:rsidRPr="000A334C">
        <w:rPr>
          <w:rtl/>
        </w:rPr>
        <w:t xml:space="preserve">אמרו לו: ששים נבללין, וששים ואחד אין נבללין? </w:t>
      </w:r>
    </w:p>
    <w:p w:rsidR="00DA63EC" w:rsidRPr="000A334C" w:rsidRDefault="00DA63EC" w:rsidP="003B6D22">
      <w:pPr>
        <w:pStyle w:val="afff9"/>
        <w:rPr>
          <w:rtl/>
        </w:rPr>
      </w:pPr>
      <w:r>
        <w:rPr>
          <w:rtl/>
        </w:rPr>
        <w:t xml:space="preserve">אמר להם: כל מדות </w:t>
      </w:r>
      <w:r>
        <w:rPr>
          <w:rStyle w:val="TanaimMishna"/>
          <w:rtl/>
          <w:rPrChange w:id="20032" w:author="קלוד" w:date="2026-10-11T09:07:26Z">
            <w:rPr>
              <w:rtl/>
            </w:rPr>
          </w:rPrChange>
        </w:rPr>
        <w:t xml:space="preserve">חכמים</w:t>
      </w:r>
      <w:r>
        <w:rPr>
          <w:rtl/>
        </w:rPr>
        <w:t xml:space="preserve"> כן, בארבעים סאה הוא טובל, ובארבעים סאה חסר קרטוב אינו יכול לטבול בהן.</w:t>
      </w:r>
    </w:p>
    <w:p w:rsidR="00DA63EC" w:rsidRDefault="00DA63EC" w:rsidP="00DA63EC">
      <w:pPr>
        <w:pStyle w:val="affffd"/>
        <w:rPr>
          <w:rtl/>
        </w:rPr>
      </w:pPr>
      <w:r>
        <w:rPr>
          <w:rtl/>
        </w:rPr>
        <w:t>׹</w:t>
      </w:r>
    </w:p>
    <w:p>
      <w:pPr>
        <w:pStyle w:val="afffff8"/>
        <w:rPr>
          <w:ins w:id="90067" w:author="קלוד" w:date="2026-10-11T12:32:08Z"/>
        </w:rPr>
      </w:pPr>
      <w:ins w:id="90068" w:author="קלוד" w:date="2026-10-11T12:32:08Z">
        <w:r>
          <w:rPr>
            <w:color w:val="7B3F00"/>
          </w:rPr>
          <w:t xml:space="preserve">הרי עלי ס"א עשרון - ששים בכלי אחד ואחד בכלי אחר</w:t>
        </w:r>
      </w:ins>
    </w:p>
    <w:p>
      <w:pPr>
        <w:pStyle w:val="38"/>
        <w:rPr>
          <w:ins w:id="102096" w:author="מנוע מכני" w:date="2026-10-11T12:04:40Z"/>
        </w:rPr>
      </w:pPr>
      <w:r w:rsidRPr="00336727">
        <w:t>שאל שאלה למעלה מר</w:t>
      </w:r>
      <w:r w:rsidRPr="00336727">
        <w:t>יב</w:t>
      </w:r>
      <w:r>
        <w:t>"</w:t>
      </w:r>
      <w:r w:rsidRPr="00336727">
        <w:t>א</w:t>
      </w:r>
      <w:r w:rsidRPr="00336727">
        <w:t xml:space="preserve">:</w:t>
      </w:r>
    </w:p>
    <w:p w:rsidR="00DA63EC" w:rsidRDefault="00DA63EC" w:rsidP="00DA63EC">
      <w:pPr>
        <w:rPr>
          <w:rtl/>
        </w:rPr>
      </w:pPr>
      <w:del w:id="102097" w:author="מנוע מכני" w:date="2026-10-11T12:04:40Z">
        <w:r w:rsidRPr="00336727">
          <w:rPr>
            <w:rtl/>
          </w:rPr>
          <w:delText xml:space="preserve"> </w:delText>
        </w:r>
      </w:del>
      <w:r w:rsidRPr="00336727">
        <w:rPr>
          <w:rtl/>
        </w:rPr>
        <w:t xml:space="preserve">מנין לאומר הרי עלי ששים ואחד - מביא ששים בכלי אחד ואחד בכלי אחד? </w:t>
      </w:r>
    </w:p>
    <w:p w:rsidR="00DA63EC" w:rsidRDefault="00DA63EC" w:rsidP="00DA63EC">
      <w:pPr>
        <w:tabs>
          <w:tab w:val="center" w:pos="2835"/>
        </w:tabs>
        <w:rPr>
          <w:rtl/>
        </w:rPr>
      </w:pPr>
      <w:r>
        <w:rPr>
          <w:rtl/>
        </w:rPr>
        <w:t xml:space="preserve">פתח </w:t>
      </w:r>
      <w:r>
        <w:rPr>
          <w:rStyle w:val="2fb"/>
          <w:rtl/>
        </w:rPr>
        <w:t xml:space="preserve">ר</w:t>
      </w:r>
      <w:r>
        <w:rPr>
          <w:rStyle w:val="2fb"/>
          <w:rFonts w:hint="cs"/>
          <w:rtl/>
        </w:rPr>
        <w:t>יב</w:t>
      </w:r>
      <w:r>
        <w:rPr>
          <w:rStyle w:val="2fb"/>
          <w:rtl/>
        </w:rPr>
        <w:t>"</w:t>
      </w:r>
      <w:r>
        <w:rPr>
          <w:rStyle w:val="2fb"/>
          <w:rFonts w:hint="cs"/>
          <w:rtl/>
        </w:rPr>
        <w:t>א</w:t>
      </w:r>
      <w:r>
        <w:rPr>
          <w:rtl/>
        </w:rPr>
        <w:t xml:space="preserve"> ראש המדברים בכל מקום, ואמר: שכן מצינו ציבור מביאין ביום טוב הראשון של חג שחל להיות בשבת ששים ואחד, דיו ליחיד שיפחות מן הציבור אחד.</w:t>
      </w:r>
    </w:p>
    <w:p>
      <w:pPr>
        <w:pStyle w:val="38"/>
        <w:rPr>
          <w:ins w:id="102098" w:author="מנוע מכני" w:date="2026-10-11T12:04:40Z"/>
        </w:rPr>
      </w:pPr>
      <w:r>
        <w:t xml:space="preserve">א"ל</w:t>
      </w:r>
      <w:r>
        <w:t xml:space="preserve"> ר"ש:</w:t>
      </w:r>
    </w:p>
    <w:p w:rsidR="00DA63EC" w:rsidRDefault="00DA63EC" w:rsidP="00DA63EC">
      <w:pPr>
        <w:tabs>
          <w:tab w:val="center" w:pos="2835"/>
        </w:tabs>
        <w:rPr>
          <w:rtl/>
        </w:rPr>
      </w:pPr>
      <w:del w:id="102099" w:author="מנוע מכני" w:date="2026-10-11T12:04:40Z">
        <w:r>
          <w:rPr>
            <w:rtl/>
          </w:rPr>
          <w:delText xml:space="preserve"> </w:delText>
        </w:r>
      </w:del>
      <w:r>
        <w:rPr>
          <w:rtl/>
        </w:rPr>
        <w:t xml:space="preserve">והלא אלו פרים ואילים ואלו כבשים, אלו בלילתן עבה ואלו בלילתן רכה, אלו בלילתן שחרית ואלו בלילתן בין הערבים, ואין נבללין מזה על זה!</w:t>
      </w:r>
    </w:p>
    <w:p>
      <w:pPr>
        <w:pStyle w:val="38"/>
        <w:rPr>
          <w:ins w:id="102100" w:author="מנוע מכני" w:date="2026-10-11T12:04:40Z"/>
        </w:rPr>
      </w:pPr>
      <w:r>
        <w:t xml:space="preserve">אמרו לו:</w:t>
      </w:r>
    </w:p>
    <w:p w:rsidR="00DA63EC" w:rsidRDefault="00DA63EC" w:rsidP="00DA63EC">
      <w:pPr>
        <w:tabs>
          <w:tab w:val="center" w:pos="2835"/>
        </w:tabs>
        <w:rPr>
          <w:rtl/>
        </w:rPr>
      </w:pPr>
      <w:del w:id="102101" w:author="מנוע מכני" w:date="2026-10-11T12:04:40Z">
        <w:r>
          <w:rPr>
            <w:rtl/>
          </w:rPr>
          <w:delText xml:space="preserve"> </w:delText>
        </w:r>
      </w:del>
      <w:r>
        <w:rPr>
          <w:rtl/>
        </w:rPr>
        <w:t xml:space="preserve">אמור אתה, </w:t>
      </w:r>
      <w:r>
        <w:rPr>
          <w:rtl/>
        </w:rPr>
        <w:t xml:space="preserve">אמר</w:t>
      </w:r>
      <w:r>
        <w:rPr>
          <w:rtl/>
        </w:rPr>
        <w:t xml:space="preserve"> להם: הרי הוא אומר</w:t>
      </w:r>
      <w:r w:rsidRPr="00A71A5E">
        <w:rPr>
          <w:rStyle w:val="afffff0"/>
          <w:rtl/>
        </w:rPr>
        <w:t xml:space="preserve"> </w:t>
      </w:r>
      <w:r w:rsidRPr="00A71A5E">
        <w:rPr>
          <w:rStyle w:val="afffff0"/>
          <w:rFonts w:hint="cs"/>
          <w:rtl/>
        </w:rPr>
        <w:t>'</w:t>
      </w:r>
      <w:ins w:id="91115" w:author="Claude - סמנטי" w:date="2026-10-11T12:27:00Z">
        <w:r>
          <w:rPr>
            <w:rStyle w:val="afffff0"/>
            <w:rtl/>
          </w:rPr>
          <w:t xml:space="preserve">וְכָל מִנְחָה בְלוּלָה בַשֶּׁמֶן וַחֲרֵבָה</w:t>
        </w:r>
      </w:ins>
      <w:del w:id="91116" w:author="Claude - סמנטי" w:date="2026-10-11T12:27:00Z">
        <w:r w:rsidRPr="00A71A5E">
          <w:rPr>
            <w:rStyle w:val="afffff0"/>
            <w:rtl/>
          </w:rPr>
          <w:delText xml:space="preserve">וכל מנחה בלולה בשמן וחרבה</w:delText>
        </w:r>
      </w:del>
      <w:r w:rsidRPr="00A71A5E">
        <w:rPr>
          <w:rStyle w:val="afffff0"/>
          <w:rFonts w:hint="cs"/>
          <w:rtl/>
        </w:rPr>
        <w:t>'</w:t>
      </w:r>
      <w:r w:rsidRPr="00A71A5E">
        <w:rPr>
          <w:rStyle w:val="afffff0"/>
          <w:rtl/>
        </w:rPr>
        <w:t>,</w:t>
      </w:r>
      <w:r>
        <w:rPr>
          <w:rtl/>
        </w:rPr>
        <w:t xml:space="preserve"> כבר אמרה תורה: הבא מנחה שיכולה להיבלל.</w:t>
      </w:r>
    </w:p>
    <w:p>
      <w:pPr>
        <w:pStyle w:val="38"/>
        <w:rPr>
          <w:ins w:id="102102" w:author="מנוע מכני" w:date="2026-10-11T12:04:40Z"/>
        </w:rPr>
      </w:pPr>
      <w:r>
        <w:t xml:space="preserve">א"ל</w:t>
      </w:r>
      <w:r>
        <w:t xml:space="preserve">:</w:t>
      </w:r>
    </w:p>
    <w:p w:rsidR="00DA63EC" w:rsidRDefault="00DA63EC" w:rsidP="00DA63EC">
      <w:pPr>
        <w:tabs>
          <w:tab w:val="center" w:pos="2835"/>
        </w:tabs>
        <w:rPr>
          <w:rtl/>
        </w:rPr>
      </w:pPr>
      <w:del w:id="102103" w:author="מנוע מכני" w:date="2026-10-11T12:04:40Z">
        <w:r>
          <w:rPr>
            <w:rtl/>
          </w:rPr>
          <w:delText xml:space="preserve"> </w:delText>
        </w:r>
      </w:del>
      <w:r>
        <w:rPr>
          <w:rtl/>
        </w:rPr>
        <w:t xml:space="preserve">בששים נבללין, בששים ואחד אין נבללין? </w:t>
      </w:r>
    </w:p>
    <w:p>
      <w:pPr>
        <w:pStyle w:val="38"/>
        <w:rPr>
          <w:ins w:id="102104" w:author="מנוע מכני" w:date="2026-10-11T12:04:40Z"/>
        </w:rPr>
      </w:pPr>
      <w:r>
        <w:t>א</w:t>
      </w:r>
      <w:r>
        <w:t>"</w:t>
      </w:r>
      <w:r>
        <w:t>ל</w:t>
      </w:r>
      <w:r>
        <w:t xml:space="preserve">:</w:t>
      </w:r>
    </w:p>
    <w:p w:rsidR="00DA63EC" w:rsidRDefault="00DA63EC" w:rsidP="00DA63EC">
      <w:pPr>
        <w:tabs>
          <w:tab w:val="center" w:pos="2835"/>
        </w:tabs>
        <w:rPr>
          <w:rtl/>
        </w:rPr>
      </w:pPr>
      <w:del w:id="102105" w:author="מנוע מכני" w:date="2026-10-11T12:04:40Z">
        <w:r>
          <w:rPr>
            <w:rtl/>
          </w:rPr>
          <w:delText xml:space="preserve"> </w:delText>
        </w:r>
      </w:del>
      <w:r>
        <w:rPr>
          <w:rtl/>
        </w:rPr>
        <w:t xml:space="preserve">כל מדת חכמים כן הוא, בארבעים סאה הוא טובל, בארבעים סאה חסר קרטוב אינו יכול </w:t>
      </w:r>
      <w:r w:rsidRPr="00E105BC">
        <w:rPr>
          <w:spacing w:val="-2"/>
          <w:rtl/>
        </w:rPr>
        <w:t xml:space="preserve">לטבול</w:t>
      </w:r>
      <w:ins w:id="95529" w:author="מנוע מכני" w:date="2026-10-11T12:04:40Z">
        <w:r>
          <w:rPr>
            <w:spacing w:val="-2"/>
            <w:rtl/>
          </w:rPr>
          <w:t xml:space="preserve">,</w:t>
        </w:r>
      </w:ins>
      <w:del w:id="95530" w:author="מנוע מכני" w:date="2026-10-11T12:04:40Z">
        <w:r w:rsidRPr="00E105BC">
          <w:rPr>
            <w:spacing w:val="-2"/>
            <w:rtl/>
          </w:rPr>
          <w:delText xml:space="preserve">;</w:delText>
        </w:r>
      </w:del>
      <w:r w:rsidRPr="00E105BC">
        <w:rPr>
          <w:spacing w:val="-2"/>
          <w:rtl/>
        </w:rPr>
        <w:t xml:space="preserve"> כביצה מטמא טומאת אוכלין, כביצה חסר שומשום אין מטמא טומאת אוכלין</w:t>
      </w:r>
      <w:ins w:id="95531" w:author="מנוע מכני" w:date="2026-10-11T12:04:40Z">
        <w:r>
          <w:rPr>
            <w:spacing w:val="-2"/>
            <w:rtl/>
          </w:rPr>
          <w:t xml:space="preserve">,</w:t>
        </w:r>
      </w:ins>
      <w:del w:id="95532" w:author="מנוע מכני" w:date="2026-10-11T12:04:40Z">
        <w:r w:rsidRPr="00E105BC">
          <w:rPr>
            <w:spacing w:val="-2"/>
            <w:rtl/>
          </w:rPr>
          <w:delText xml:space="preserve">;</w:delText>
        </w:r>
      </w:del>
      <w:r w:rsidRPr="00E105BC">
        <w:rPr>
          <w:spacing w:val="-2"/>
          <w:rtl/>
        </w:rPr>
        <w:t xml:space="preserve"> </w:t>
      </w:r>
    </w:p>
    <w:p w:rsidR="00DA63EC" w:rsidRDefault="00DA63EC" w:rsidP="00DA63EC">
      <w:pPr>
        <w:tabs>
          <w:tab w:val="center" w:pos="2835"/>
        </w:tabs>
        <w:rPr>
          <w:rtl/>
        </w:rPr>
      </w:pPr>
      <w:r>
        <w:rPr>
          <w:rtl/>
        </w:rPr>
        <w:t>שלשה על שלשה מטמא מדרס, שלשה על שלשה חסר נימא אחת אינו מטמא מדרס.</w:t>
      </w:r>
    </w:p>
    <w:p w:rsidR="00DA63EC" w:rsidRDefault="00DA63EC" w:rsidP="00DA63EC">
      <w:pPr>
        <w:tabs>
          <w:tab w:val="center" w:pos="2835"/>
        </w:tabs>
        <w:rPr>
          <w:rtl/>
        </w:rPr>
      </w:pPr>
      <w:r>
        <w:rPr>
          <w:rtl/>
        </w:rPr>
        <w:t xml:space="preserve">וכי אין נבללין </w:t>
      </w:r>
      <w:ins w:id="93869" w:author="מנוע מכני" w:date="2026-10-11T12:04:40Z">
        <w:r>
          <w:rPr>
            <w:rtl/>
          </w:rPr>
          <w:t xml:space="preserve">מה</w:t>
        </w:r>
      </w:ins>
      <w:del w:id="93870" w:author="מנוע מכני" w:date="2026-10-11T12:04:40Z">
        <w:r>
          <w:rPr>
            <w:rtl/>
          </w:rPr>
          <w:delText xml:space="preserve">מאי</w:delText>
        </w:r>
      </w:del>
      <w:r>
        <w:rPr>
          <w:rtl/>
        </w:rPr>
        <w:t xml:space="preserve"> הוי? והא </w:t>
      </w:r>
      <w:r>
        <w:rPr>
          <w:rtl/>
        </w:rPr>
        <w:t xml:space="preserve">תנן</w:t>
      </w:r>
      <w:r>
        <w:rPr>
          <w:rtl/>
        </w:rPr>
        <w:t xml:space="preserve">: אם </w:t>
      </w:r>
      <w:r>
        <w:rPr>
          <w:rtl/>
        </w:rPr>
        <w:t xml:space="preserve">לא</w:t>
      </w:r>
      <w:r>
        <w:rPr>
          <w:rtl/>
        </w:rPr>
        <w:t xml:space="preserve"> בלל - כשר!</w:t>
      </w:r>
    </w:p>
    <w:p>
      <w:pPr>
        <w:pStyle w:val="38"/>
        <w:rPr>
          <w:ins w:id="102107" w:author="מנוע מכני" w:date="2026-10-11T12:04:40Z"/>
        </w:rPr>
      </w:pPr>
      <w:del w:id="102106" w:author="מנוע מכני" w:date="2026-10-11T12:04:40Z">
        <w:r>
          <w:delText xml:space="preserve">•</w:delText>
        </w:r>
      </w:del>
      <w:r>
        <w:t xml:space="preserve"> </w:t>
      </w:r>
      <w:r>
        <w:t>אר</w:t>
      </w:r>
      <w:r>
        <w:t>"</w:t>
      </w:r>
      <w:r>
        <w:t>ז</w:t>
      </w:r>
      <w:r>
        <w:t xml:space="preserve">:</w:t>
      </w:r>
    </w:p>
    <w:p w:rsidR="00DA63EC" w:rsidRDefault="00DA63EC" w:rsidP="00DA63EC">
      <w:pPr>
        <w:tabs>
          <w:tab w:val="center" w:pos="2835"/>
        </w:tabs>
        <w:rPr>
          <w:rtl/>
        </w:rPr>
      </w:pPr>
      <w:del w:id="102108" w:author="מנוע מכני" w:date="2026-10-11T12:04:40Z">
        <w:r>
          <w:rPr>
            <w:rtl/>
          </w:rPr>
          <w:delText xml:space="preserve"> </w:delText>
        </w:r>
      </w:del>
      <w:r>
        <w:rPr>
          <w:rtl/>
        </w:rPr>
        <w:t xml:space="preserve">כל הראוי לבילה - אין בילה מעכבת בו, וכל שאינו ראוי לבילה - בילה מעכבת בו.</w:t>
      </w:r>
    </w:p>
    <w:p>
      <w:pPr>
        <w:pStyle w:val="afffff8"/>
        <w:rPr>
          <w:ins w:id="90065" w:author="קלוד" w:date="2026-10-11T12:32:08Z"/>
        </w:rPr>
      </w:pPr>
      <w:ins w:id="90066" w:author="קלוד" w:date="2026-10-11T12:32:08Z">
        <w:r>
          <w:rPr>
            <w:color w:val="7B3F00"/>
          </w:rPr>
          <w:t xml:space="preserve">דם פרדה שמתה - שיעור רביעית דם נבילות</w:t>
        </w:r>
      </w:ins>
    </w:p>
    <w:p>
      <w:pPr>
        <w:pStyle w:val="38"/>
        <w:rPr>
          <w:ins w:id="102110" w:author="מנוע מכני" w:date="2026-10-11T12:04:40Z"/>
        </w:rPr>
      </w:pPr>
      <w:del w:id="102109" w:author="מנוע מכני" w:date="2026-10-11T12:04:40Z">
        <w:r>
          <w:lastRenderedPageBreak/>
          <w:delText xml:space="preserve">•</w:delText>
        </w:r>
      </w:del>
      <w:r>
        <w:lastRenderedPageBreak/>
        <w:t xml:space="preserve"> </w:t>
      </w:r>
      <w:r>
        <w:t>אר</w:t>
      </w:r>
      <w:r>
        <w:t>"</w:t>
      </w:r>
      <w:r>
        <w:t>ב מריב</w:t>
      </w:r>
      <w:r>
        <w:t>"</w:t>
      </w:r>
      <w:r>
        <w:t>ל</w:t>
      </w:r>
      <w:r>
        <w:t xml:space="preserve">:</w:t>
      </w:r>
    </w:p>
    <w:p w:rsidR="00DA63EC" w:rsidRDefault="00DA63EC" w:rsidP="00DA63EC">
      <w:pPr>
        <w:tabs>
          <w:tab w:val="center" w:pos="2835"/>
        </w:tabs>
        <w:rPr>
          <w:rtl/>
        </w:rPr>
      </w:pPr>
      <w:del w:id="102111" w:author="מנוע מכני" w:date="2026-10-11T12:04:40Z">
        <w:r>
          <w:rPr>
            <w:rtl/>
          </w:rPr>
          <w:delText xml:space="preserve"> </w:delText>
        </w:r>
      </w:del>
      <w:r>
        <w:rPr>
          <w:rtl/>
        </w:rPr>
        <w:t xml:space="preserve">מעשה בפרדה אחת של בית </w:t>
      </w:r>
      <w:r>
        <w:rPr>
          <w:rStyle w:val="2fb"/>
          <w:rtl/>
        </w:rPr>
        <w:t xml:space="preserve">רבי</w:t>
      </w:r>
      <w:r>
        <w:rPr>
          <w:rtl/>
        </w:rPr>
        <w:t xml:space="preserve"> שמתה, ושיערו חכמים את דמה ברביעית.</w:t>
      </w:r>
    </w:p>
    <w:p>
      <w:pPr>
        <w:pStyle w:val="38"/>
        <w:rPr>
          <w:ins w:id="102112" w:author="מנוע מכני" w:date="2026-10-11T12:04:40Z"/>
        </w:rPr>
      </w:pPr>
      <w:r>
        <w:t xml:space="preserve">מתיב </w:t>
      </w:r>
      <w:r>
        <w:t>ריב</w:t>
      </w:r>
      <w:r>
        <w:t>"</w:t>
      </w:r>
      <w:r>
        <w:t>ב</w:t>
      </w:r>
      <w:r>
        <w:t xml:space="preserve">:</w:t>
      </w:r>
    </w:p>
    <w:p w:rsidR="00DA63EC" w:rsidRDefault="00DA63EC" w:rsidP="00DA63EC">
      <w:pPr>
        <w:tabs>
          <w:tab w:val="center" w:pos="2835"/>
        </w:tabs>
        <w:rPr>
          <w:rtl/>
        </w:rPr>
      </w:pPr>
      <w:del w:id="102113" w:author="מנוע מכני" w:date="2026-10-11T12:04:40Z">
        <w:r>
          <w:rPr>
            <w:rtl/>
          </w:rPr>
          <w:delText xml:space="preserve"> </w:delText>
        </w:r>
      </w:del>
      <w:r>
        <w:rPr>
          <w:rtl/>
        </w:rPr>
        <w:t xml:space="preserve">העיד </w:t>
      </w:r>
      <w:r>
        <w:rPr>
          <w:rStyle w:val="2fb"/>
          <w:rtl/>
        </w:rPr>
        <w:t xml:space="preserve">רבי</w:t>
      </w:r>
      <w:r>
        <w:rPr>
          <w:rtl/>
        </w:rPr>
        <w:t xml:space="preserve"> יהושע </w:t>
      </w:r>
      <w:r>
        <w:rPr>
          <w:rStyle w:val="2fb"/>
          <w:rtl/>
        </w:rPr>
        <w:t xml:space="preserve">ורבי</w:t>
      </w:r>
      <w:r>
        <w:rPr>
          <w:rtl/>
        </w:rPr>
        <w:t xml:space="preserve"> יהושע בן בתירא על דם נבילות שהוא טהור, </w:t>
      </w:r>
    </w:p>
    <w:p>
      <w:pPr>
        <w:pStyle w:val="38"/>
        <w:rPr>
          <w:ins w:id="102114" w:author="מנוע מכני" w:date="2026-10-11T12:04:40Z"/>
        </w:rPr>
      </w:pPr>
      <w:r>
        <w:t>ואריב</w:t>
      </w:r>
      <w:r>
        <w:t>"</w:t>
      </w:r>
      <w:r>
        <w:t>ב</w:t>
      </w:r>
      <w:r>
        <w:t xml:space="preserve">:</w:t>
      </w:r>
    </w:p>
    <w:p w:rsidR="00DA63EC" w:rsidRDefault="00DA63EC" w:rsidP="00DA63EC">
      <w:pPr>
        <w:tabs>
          <w:tab w:val="center" w:pos="2835"/>
        </w:tabs>
        <w:rPr>
          <w:rtl/>
        </w:rPr>
      </w:pPr>
      <w:del w:id="102115" w:author="מנוע מכני" w:date="2026-10-11T12:04:40Z">
        <w:r>
          <w:rPr>
            <w:rtl/>
          </w:rPr>
          <w:delText xml:space="preserve"> </w:delText>
        </w:r>
      </w:del>
      <w:r>
        <w:rPr>
          <w:rtl/>
        </w:rPr>
        <w:t xml:space="preserve">מעשה והיו נוחרין ערודיאות לאריות באיסטריא של מלך, והיו עולי רגלים שוקעין עד רכובותיהן בדם ולא אמרו להם דבר!</w:t>
      </w:r>
    </w:p>
    <w:p w:rsidR="00DA63EC" w:rsidRDefault="00DA63EC" w:rsidP="00DA63EC">
      <w:pPr>
        <w:tabs>
          <w:tab w:val="center" w:pos="2835"/>
        </w:tabs>
        <w:rPr>
          <w:rtl/>
        </w:rPr>
      </w:pPr>
      <w:r>
        <w:rPr>
          <w:rtl/>
        </w:rPr>
        <w:t>אישתיק.</w:t>
      </w:r>
    </w:p>
    <w:p>
      <w:pPr>
        <w:pStyle w:val="38"/>
        <w:rPr>
          <w:ins w:id="102116" w:author="מנוע מכני" w:date="2026-10-11T12:04:40Z"/>
        </w:rPr>
      </w:pPr>
      <w:r>
        <w:t>א</w:t>
      </w:r>
      <w:r>
        <w:t>"</w:t>
      </w:r>
      <w:r>
        <w:t xml:space="preserve">ל</w:t>
      </w:r>
      <w:r>
        <w:t xml:space="preserve"> ר</w:t>
      </w:r>
      <w:r>
        <w:t>"</w:t>
      </w:r>
      <w:r>
        <w:t>ז</w:t>
      </w:r>
      <w:r>
        <w:t xml:space="preserve">:</w:t>
      </w:r>
    </w:p>
    <w:p w:rsidR="00DA63EC" w:rsidRDefault="00DA63EC" w:rsidP="00DA63EC">
      <w:pPr>
        <w:tabs>
          <w:tab w:val="center" w:pos="2835"/>
        </w:tabs>
        <w:rPr>
          <w:rtl/>
        </w:rPr>
      </w:pPr>
      <w:del w:id="102117" w:author="מנוע מכני" w:date="2026-10-11T12:04:40Z">
        <w:r>
          <w:rPr>
            <w:rtl/>
          </w:rPr>
          <w:delText xml:space="preserve"> </w:delText>
        </w:r>
      </w:del>
      <w:r>
        <w:rPr>
          <w:rtl/>
        </w:rPr>
        <w:t xml:space="preserve">מ"</w:t>
      </w:r>
      <w:r>
        <w:rPr>
          <w:rFonts w:hint="cs"/>
          <w:rtl/>
        </w:rPr>
        <w:t xml:space="preserve">ט</w:t>
      </w:r>
      <w:r>
        <w:rPr>
          <w:rFonts w:hint="cs"/>
          <w:rtl/>
        </w:rPr>
        <w:t xml:space="preserve"> </w:t>
      </w:r>
      <w:r>
        <w:rPr>
          <w:rFonts w:hint="cs"/>
          <w:rtl/>
        </w:rPr>
        <w:t xml:space="preserve">לא</w:t>
      </w:r>
      <w:r>
        <w:rPr>
          <w:rFonts w:hint="cs"/>
          <w:rtl/>
        </w:rPr>
        <w:t xml:space="preserve"> השבתם </w:t>
      </w:r>
      <w:r>
        <w:rPr>
          <w:rStyle w:val="2fb"/>
          <w:rFonts w:hint="cs"/>
          <w:rtl/>
        </w:rPr>
        <w:t xml:space="preserve">דאר</w:t>
      </w:r>
      <w:r>
        <w:rPr>
          <w:rStyle w:val="2fb"/>
          <w:rtl/>
        </w:rPr>
        <w:t>"</w:t>
      </w:r>
      <w:r>
        <w:rPr>
          <w:rStyle w:val="2fb"/>
          <w:rFonts w:hint="cs"/>
          <w:rtl/>
        </w:rPr>
        <w:t>י</w:t>
      </w:r>
      <w:r>
        <w:rPr>
          <w:rtl/>
        </w:rPr>
        <w:t>:</w:t>
      </w:r>
      <w:r w:rsidRPr="00A71A5E">
        <w:rPr>
          <w:rStyle w:val="afffff0"/>
          <w:rtl/>
        </w:rPr>
        <w:t xml:space="preserve"> </w:t>
      </w:r>
      <w:r w:rsidRPr="00A71A5E">
        <w:rPr>
          <w:rStyle w:val="afffff0"/>
          <w:rFonts w:hint="cs"/>
          <w:rtl/>
        </w:rPr>
        <w:t>'</w:t>
      </w:r>
      <w:ins w:id="91119" w:author="Claude - סמנטי" w:date="2026-10-11T12:27:00Z">
        <w:r>
          <w:rPr>
            <w:rStyle w:val="afffff0"/>
            <w:rtl/>
          </w:rPr>
          <w:t xml:space="preserve">וְהָיוּ חַיֶּיךָ תְּלוּאִים לְךָ מִנֶּגֶד</w:t>
        </w:r>
      </w:ins>
      <w:del w:id="91120" w:author="Claude - סמנטי" w:date="2026-10-11T12:27:00Z">
        <w:r w:rsidRPr="00A71A5E">
          <w:rPr>
            <w:rStyle w:val="afffff0"/>
            <w:rtl/>
          </w:rPr>
          <w:delText xml:space="preserve">והיו חייך תלואים לך מנגד</w:delText>
        </w:r>
      </w:del>
      <w:r w:rsidRPr="00A71A5E">
        <w:rPr>
          <w:rStyle w:val="afffff0"/>
          <w:rFonts w:hint="cs"/>
          <w:rtl/>
        </w:rPr>
        <w:t>'</w:t>
      </w:r>
      <w:r w:rsidRPr="00A71A5E">
        <w:rPr>
          <w:rStyle w:val="afffff0"/>
          <w:rtl/>
        </w:rPr>
        <w:t xml:space="preserve"> </w:t>
      </w:r>
      <w:r>
        <w:rPr>
          <w:rtl/>
        </w:rPr>
        <w:t>- זה הלוקח תבואה משנה לשנה,</w:t>
      </w:r>
      <w:r w:rsidRPr="00A71A5E">
        <w:rPr>
          <w:rStyle w:val="afffff0"/>
          <w:rtl/>
        </w:rPr>
        <w:t xml:space="preserve"> </w:t>
      </w:r>
      <w:r w:rsidRPr="00A71A5E">
        <w:rPr>
          <w:rStyle w:val="afffff0"/>
          <w:rFonts w:hint="cs"/>
          <w:rtl/>
        </w:rPr>
        <w:t>'</w:t>
      </w:r>
      <w:ins w:id="91117" w:author="Claude - סמנטי" w:date="2026-10-11T12:27:00Z">
        <w:r>
          <w:rPr>
            <w:rStyle w:val="afffff0"/>
            <w:rtl/>
          </w:rPr>
          <w:t xml:space="preserve">וּפָחַדְתָּ לַיְלָה וְיוֹמָם</w:t>
        </w:r>
      </w:ins>
      <w:del w:id="91118" w:author="Claude - סמנטי" w:date="2026-10-11T12:27:00Z">
        <w:r w:rsidRPr="00A71A5E">
          <w:rPr>
            <w:rStyle w:val="afffff0"/>
            <w:rtl/>
          </w:rPr>
          <w:delText xml:space="preserve">ופחדת לילה ויומם</w:delText>
        </w:r>
      </w:del>
      <w:r w:rsidRPr="00A71A5E">
        <w:rPr>
          <w:rStyle w:val="afffff0"/>
          <w:rFonts w:hint="cs"/>
          <w:rtl/>
        </w:rPr>
        <w:t>'</w:t>
      </w:r>
      <w:r w:rsidRPr="00A71A5E">
        <w:rPr>
          <w:rStyle w:val="afffff0"/>
          <w:rtl/>
        </w:rPr>
        <w:t xml:space="preserve"> </w:t>
      </w:r>
      <w:r>
        <w:rPr>
          <w:rtl/>
        </w:rPr>
        <w:t xml:space="preserve">- זה הלוקח תבואה מערב שבת לערב שבת, </w:t>
      </w:r>
    </w:p>
    <w:p w:rsidR="00DA63EC" w:rsidRDefault="00DA63EC" w:rsidP="00DA63EC">
      <w:pPr>
        <w:tabs>
          <w:tab w:val="center" w:pos="2835"/>
        </w:tabs>
        <w:rPr>
          <w:rtl/>
        </w:rPr>
      </w:pPr>
      <w:r>
        <w:rPr>
          <w:rtl/>
        </w:rPr>
        <w:tab/>
      </w:r>
      <w:r>
        <w:rPr>
          <w:rFonts w:hint="cs"/>
          <w:rtl/>
        </w:rPr>
        <w:t>'</w:t>
      </w:r>
      <w:r>
        <w:rPr>
          <w:rtl/>
        </w:rPr>
        <w:t>ואל תאמן בחייך</w:t>
      </w:r>
      <w:r>
        <w:rPr>
          <w:rFonts w:hint="cs"/>
          <w:rtl/>
        </w:rPr>
        <w:t>'</w:t>
      </w:r>
      <w:r>
        <w:rPr>
          <w:rtl/>
        </w:rPr>
        <w:t xml:space="preserve"> - זה הסומך על הפלטר, וההוא </w:t>
      </w:r>
      <w:ins w:id="97757" w:author="מנוע מכני" w:date="2026-10-11T12:04:40Z">
        <w:r>
          <w:rPr>
            <w:rtl/>
          </w:rPr>
          <w:t xml:space="preserve">אדם</w:t>
        </w:r>
      </w:ins>
      <w:del w:id="97758" w:author="מנוע מכני" w:date="2026-10-11T12:04:40Z">
        <w:r>
          <w:rPr>
            <w:rtl/>
          </w:rPr>
          <w:delText xml:space="preserve">גברא</w:delText>
        </w:r>
      </w:del>
      <w:r>
        <w:rPr>
          <w:rtl/>
        </w:rPr>
        <w:t xml:space="preserve"> על פלטר סמיך.</w:t>
      </w:r>
    </w:p>
    <w:p w:rsidR="00DA63EC" w:rsidRDefault="00DA63EC" w:rsidP="00DA63EC">
      <w:pPr>
        <w:pStyle w:val="afff3"/>
        <w:framePr w:wrap="around"/>
        <w:rPr>
          <w:rtl/>
        </w:rPr>
      </w:pPr>
      <w:r>
        <w:rPr>
          <w:rFonts w:hint="cs"/>
          <w:rtl/>
        </w:rPr>
        <w:t>קד.</w:t>
      </w:r>
    </w:p>
    <w:p w:rsidR="00DA63EC" w:rsidRDefault="00DA63EC" w:rsidP="00DA63EC">
      <w:pPr>
        <w:tabs>
          <w:tab w:val="center" w:pos="2835"/>
        </w:tabs>
        <w:rPr>
          <w:rtl/>
        </w:rPr>
      </w:pPr>
    </w:p>
    <w:p>
      <w:pPr>
        <w:pStyle w:val="38"/>
        <w:rPr>
          <w:ins w:id="102118" w:author="מנוע מכני" w:date="2026-10-11T12:04:40Z"/>
        </w:rPr>
      </w:pPr>
      <w:r>
        <w:t xml:space="preserve">רב יוסף:</w:t>
      </w:r>
    </w:p>
    <w:p w:rsidR="00DA63EC" w:rsidRDefault="00DA63EC" w:rsidP="00DA63EC">
      <w:pPr>
        <w:tabs>
          <w:tab w:val="center" w:pos="2835"/>
        </w:tabs>
        <w:rPr>
          <w:rtl/>
        </w:rPr>
      </w:pPr>
      <w:del w:id="102119" w:author="מנוע מכני" w:date="2026-10-11T12:04:40Z">
        <w:r>
          <w:rPr>
            <w:rtl/>
          </w:rPr>
          <w:delText xml:space="preserve"> </w:delText>
        </w:r>
      </w:del>
      <w:ins w:id="90565" w:author="מנוע מכני" w:date="2026-10-11T12:04:40Z">
        <w:r>
          <w:rPr>
            <w:rStyle w:val="2fb"/>
            <w:rtl/>
          </w:rPr>
          <w:t xml:space="preserve">ר"י</w:t>
        </w:r>
      </w:ins>
      <w:del w:id="90566" w:author="מנוע מכני" w:date="2026-10-11T12:04:40Z">
        <w:r>
          <w:rPr>
            <w:rtl/>
          </w:rPr>
          <w:delText xml:space="preserve">רבי יהודה</w:delText>
        </w:r>
      </w:del>
      <w:r>
        <w:rPr>
          <w:rtl/>
        </w:rPr>
        <w:t xml:space="preserve"> מוריינא דבי נשיאה </w:t>
      </w:r>
      <w:ins w:id="96777" w:author="מנוע מכני" w:date="2026-10-11T12:04:40Z">
        <w:r>
          <w:rPr>
            <w:rtl/>
          </w:rPr>
          <w:t xml:space="preserve">היה</w:t>
        </w:r>
      </w:ins>
      <w:del w:id="96778" w:author="מנוע מכני" w:date="2026-10-11T12:04:40Z">
        <w:r>
          <w:rPr>
            <w:rtl/>
          </w:rPr>
          <w:delText xml:space="preserve">הוה</w:delText>
        </w:r>
      </w:del>
      <w:r>
        <w:rPr>
          <w:rtl/>
        </w:rPr>
        <w:t xml:space="preserve"> ואורי כשמעתיה</w:t>
      </w:r>
      <w:ins w:id="95533" w:author="מנוע מכני" w:date="2026-10-11T12:04:40Z">
        <w:r>
          <w:rPr>
            <w:rtl/>
          </w:rPr>
          <w:t xml:space="preserve">,</w:t>
        </w:r>
      </w:ins>
      <w:del w:id="95534" w:author="מנוע מכני" w:date="2026-10-11T12:04:40Z">
        <w:r>
          <w:rPr>
            <w:rtl/>
          </w:rPr>
          <w:delText xml:space="preserve">;</w:delText>
        </w:r>
      </w:del>
      <w:r>
        <w:rPr>
          <w:rtl/>
        </w:rPr>
        <w:t xml:space="preserve"> </w:t>
      </w:r>
      <w:r>
        <w:rPr>
          <w:rtl/>
        </w:rPr>
        <w:t xml:space="preserve">דתנן</w:t>
      </w:r>
      <w:r>
        <w:rPr>
          <w:rtl/>
        </w:rPr>
        <w:t xml:space="preserve">, </w:t>
      </w:r>
      <w:ins w:id="90567" w:author="מנוע מכני" w:date="2026-10-11T12:04:40Z">
        <w:r>
          <w:rPr>
            <w:rStyle w:val="2fb"/>
            <w:rtl/>
          </w:rPr>
          <w:t xml:space="preserve">ר"י</w:t>
        </w:r>
      </w:ins>
      <w:del w:id="90568" w:author="מנוע מכני" w:date="2026-10-11T12:04:40Z">
        <w:r>
          <w:rPr>
            <w:rtl/>
          </w:rPr>
          <w:delText xml:space="preserve">רבי יהודה</w:delText>
        </w:r>
      </w:del>
      <w:r>
        <w:rPr>
          <w:rtl/>
        </w:rPr>
        <w:t xml:space="preserve"> אומר: ששה דברים מקולי בית </w:t>
      </w:r>
      <w:ins w:id="93871" w:author="מנוע מכני" w:date="2026-10-11T12:04:40Z">
        <w:r>
          <w:rPr>
            <w:rtl/>
          </w:rPr>
          <w:t xml:space="preserve">שמה</w:t>
        </w:r>
      </w:ins>
      <w:del w:id="93872" w:author="מנוע מכני" w:date="2026-10-11T12:04:40Z">
        <w:r>
          <w:rPr>
            <w:rtl/>
          </w:rPr>
          <w:delText xml:space="preserve">שמאי</w:delText>
        </w:r>
      </w:del>
      <w:r>
        <w:rPr>
          <w:rtl/>
        </w:rPr>
        <w:t xml:space="preserve"> ומחומרי בית הלל, דם נבילות - בית </w:t>
      </w:r>
      <w:ins w:id="93873" w:author="מנוע מכני" w:date="2026-10-11T12:04:40Z">
        <w:r>
          <w:rPr>
            <w:rtl/>
          </w:rPr>
          <w:t xml:space="preserve">שמה</w:t>
        </w:r>
      </w:ins>
      <w:del w:id="93874" w:author="מנוע מכני" w:date="2026-10-11T12:04:40Z">
        <w:r>
          <w:rPr>
            <w:rtl/>
          </w:rPr>
          <w:delText xml:space="preserve">שמאי</w:delText>
        </w:r>
      </w:del>
      <w:r>
        <w:rPr>
          <w:rtl/>
        </w:rPr>
        <w:t xml:space="preserve"> מטהרין, ובית הלל מטמאין</w:t>
      </w:r>
      <w:ins w:id="95535" w:author="מנוע מכני" w:date="2026-10-11T12:04:40Z">
        <w:r>
          <w:rPr>
            <w:rtl/>
          </w:rPr>
          <w:t xml:space="preserve">,</w:t>
        </w:r>
      </w:ins>
      <w:del w:id="95536" w:author="מנוע מכני" w:date="2026-10-11T12:04:40Z">
        <w:r>
          <w:rPr>
            <w:rtl/>
          </w:rPr>
          <w:delText xml:space="preserve">;</w:delText>
        </w:r>
      </w:del>
      <w:r>
        <w:rPr>
          <w:rtl/>
        </w:rPr>
        <w:t xml:space="preserve"> </w:t>
      </w:r>
    </w:p>
    <w:p>
      <w:pPr>
        <w:pStyle w:val="38"/>
        <w:rPr>
          <w:ins w:id="102120" w:author="מנוע מכני" w:date="2026-10-11T12:04:40Z"/>
        </w:rPr>
      </w:pPr>
      <w:r w:rsidRPr="00E105BC">
        <w:t>א</w:t>
      </w:r>
      <w:r w:rsidRPr="00E105BC">
        <w:t>ריב</w:t>
      </w:r>
      <w:r w:rsidRPr="00E105BC">
        <w:t>"</w:t>
      </w:r>
      <w:r w:rsidRPr="00E105BC">
        <w:t>י</w:t>
      </w:r>
      <w:r w:rsidRPr="00E105BC">
        <w:t xml:space="preserve">:</w:t>
      </w:r>
    </w:p>
    <w:p w:rsidR="00DA63EC" w:rsidRPr="00E105BC" w:rsidRDefault="00DA63EC" w:rsidP="00DA63EC">
      <w:pPr>
        <w:tabs>
          <w:tab w:val="center" w:pos="2835"/>
        </w:tabs>
        <w:rPr>
          <w:spacing w:val="-2"/>
          <w:rtl/>
        </w:rPr>
      </w:pPr>
      <w:del w:id="102121" w:author="מנוע מכני" w:date="2026-10-11T12:04:40Z">
        <w:r w:rsidRPr="00E105BC">
          <w:rPr>
            <w:spacing w:val="-2"/>
            <w:rtl/>
          </w:rPr>
          <w:delText xml:space="preserve"> </w:delText>
        </w:r>
      </w:del>
      <w:r w:rsidRPr="00E105BC">
        <w:rPr>
          <w:spacing w:val="-2"/>
          <w:rtl/>
        </w:rPr>
        <w:t xml:space="preserve">אף כשטמאו בית הלל, </w:t>
      </w:r>
      <w:r w:rsidRPr="00E105BC">
        <w:rPr>
          <w:spacing w:val="-2"/>
          <w:rtl/>
        </w:rPr>
        <w:t xml:space="preserve">לא</w:t>
      </w:r>
      <w:r w:rsidRPr="00E105BC">
        <w:rPr>
          <w:spacing w:val="-2"/>
          <w:rtl/>
        </w:rPr>
        <w:t xml:space="preserve"> טמאו אלא ברביעית, הואיל ויכול לקרוש ולעמוד על כזית.</w:t>
      </w:r>
    </w:p>
    <w:p w:rsidR="00DA63EC" w:rsidRDefault="00DA63EC" w:rsidP="00DA63EC">
      <w:pPr>
        <w:pStyle w:val="affffd"/>
        <w:rPr>
          <w:rtl/>
        </w:rPr>
      </w:pPr>
      <w:r>
        <w:rPr>
          <w:rtl/>
        </w:rPr>
        <w:t>׹</w:t>
      </w:r>
    </w:p>
    <w:p>
      <w:pPr>
        <w:pStyle w:val="MishnaBatzad"/>
        <w:rPr>
          <w:ins w:id="20498" w:author="קלוד" w:date="2026-10-11T09:07:26Z"/>
        </w:rPr>
      </w:pPr>
      <w:ins w:id="20497" w:author="קלוד" w:date="2026-10-11T09:07:26Z">
        <w:r>
          <w:t xml:space="preserve">משנה ד</w:t>
        </w:r>
      </w:ins>
    </w:p>
    <w:p w:rsidR="00DA63EC" w:rsidRPr="000A334C" w:rsidRDefault="00DA63EC" w:rsidP="003B6D22">
      <w:pPr>
        <w:pStyle w:val="afff9"/>
        <w:rPr>
          <w:del w:id="20296" w:author="קלוד" w:date="2026-10-11T09:07:26Z"/>
          <w:rtl/>
        </w:rPr>
      </w:pPr>
      <w:del w:id="20295" w:author="קלוד" w:date="2026-10-11T09:07:26Z">
        <w:r w:rsidRPr="000A334C">
          <w:rPr>
            <w:rtl/>
          </w:rPr>
          <w:delText xml:space="preserve">מתני'.</w:delText>
        </w:r>
      </w:del>
    </w:p>
    <w:p w:rsidR="00DA63EC" w:rsidRPr="00FE1B89" w:rsidRDefault="00DA63EC" w:rsidP="003B6D22">
      <w:pPr>
        <w:pStyle w:val="afff9"/>
        <w:spacing w:before="120"/>
        <w:rPr>
          <w:rtl/>
        </w:rPr>
        <w:pPrChange w:id="90088" w:author="קלוד" w:date="2026-10-11T12:09:42Z">
          <w:pPr>
            <w:pStyle w:val="afff9"/>
          </w:pPr>
        </w:pPrChange>
      </w:pPr>
      <w:r w:rsidRPr="00FE1B89">
        <w:rPr>
          <w:rtl/>
        </w:rPr>
        <w:t>אין מתנדבין לוג שנים וחמשה, אבל מתנדבין שלשה וארבעה וששה, ומששה ולמעלה.</w:t>
      </w:r>
    </w:p>
    <w:p w:rsidR="00DA63EC" w:rsidRDefault="00DA63EC" w:rsidP="00DA63EC">
      <w:pPr>
        <w:pStyle w:val="affffd"/>
        <w:rPr>
          <w:rtl/>
        </w:rPr>
      </w:pPr>
      <w:r>
        <w:rPr>
          <w:rtl/>
        </w:rPr>
        <w:t>׹</w:t>
      </w:r>
    </w:p>
    <w:p>
      <w:pPr>
        <w:pStyle w:val="afffff8"/>
        <w:rPr>
          <w:ins w:id="90063" w:author="קלוד" w:date="2026-10-11T12:32:08Z"/>
        </w:rPr>
      </w:pPr>
      <w:ins w:id="90064" w:author="קלוד" w:date="2026-10-11T12:32:08Z">
        <w:r>
          <w:rPr>
            <w:color w:val="7B3F00"/>
          </w:rPr>
          <w:t xml:space="preserve">האם יש קבע לנסכים?</w:t>
        </w:r>
      </w:ins>
    </w:p>
    <w:p>
      <w:pPr>
        <w:pStyle w:val="38"/>
        <w:rPr>
          <w:ins w:id="102122" w:author="מנוע מכני" w:date="2026-10-11T12:04:40Z"/>
        </w:rPr>
      </w:pPr>
      <w:r w:rsidRPr="004A7C9A">
        <w:t>איבעיא להו</w:t>
      </w:r>
      <w:r>
        <w:t xml:space="preserve">:</w:t>
      </w:r>
    </w:p>
    <w:p w:rsidR="00DA63EC" w:rsidRDefault="00DA63EC" w:rsidP="00DA63EC">
      <w:pPr>
        <w:tabs>
          <w:tab w:val="center" w:pos="2835"/>
        </w:tabs>
        <w:rPr>
          <w:rtl/>
        </w:rPr>
      </w:pPr>
      <w:del w:id="102123" w:author="מנוע מכני" w:date="2026-10-11T12:04:40Z">
        <w:r>
          <w:rPr>
            <w:rtl/>
          </w:rPr>
          <w:delText xml:space="preserve"> </w:delText>
        </w:r>
      </w:del>
      <w:r>
        <w:rPr>
          <w:rtl/>
        </w:rPr>
        <w:t xml:space="preserve">יש קבע לנסכים או אין קבע לנסכים? </w:t>
      </w:r>
    </w:p>
    <w:p w:rsidR="00DA63EC" w:rsidRPr="00E105BC" w:rsidRDefault="00DA63EC" w:rsidP="00DA63EC">
      <w:pPr>
        <w:tabs>
          <w:tab w:val="center" w:pos="2835"/>
        </w:tabs>
        <w:rPr>
          <w:spacing w:val="-4"/>
          <w:rtl/>
        </w:rPr>
      </w:pPr>
      <w:r w:rsidRPr="00E105BC">
        <w:rPr>
          <w:rFonts w:hint="cs"/>
          <w:spacing w:val="-4"/>
          <w:rtl/>
        </w:rPr>
        <w:t>ו</w:t>
      </w:r>
      <w:r w:rsidRPr="00E105BC">
        <w:rPr>
          <w:spacing w:val="-4"/>
          <w:rtl/>
        </w:rPr>
        <w:t xml:space="preserve">כגון דאייתי חמשה, </w:t>
      </w:r>
      <w:ins w:id="96457" w:author="מנוע מכני" w:date="2026-10-11T12:04:40Z">
        <w:r>
          <w:rPr>
            <w:spacing w:val="-4"/>
            <w:rtl/>
          </w:rPr>
          <w:t xml:space="preserve">אם </w:t>
        </w:r>
      </w:ins>
      <w:del w:id="96458" w:author="מנוע מכני" w:date="2026-10-11T12:04:40Z">
        <w:r w:rsidRPr="00E105BC">
          <w:rPr>
            <w:spacing w:val="-4"/>
            <w:rtl/>
          </w:rPr>
          <w:delText xml:space="preserve">אי </w:delText>
        </w:r>
      </w:del>
      <w:r w:rsidRPr="00E105BC">
        <w:rPr>
          <w:spacing w:val="-4"/>
          <w:rtl/>
        </w:rPr>
        <w:t xml:space="preserve">אין קבע לנסכים, משיך ומקריב ארבעה </w:t>
      </w:r>
      <w:ins w:id="93875" w:author="מנוע מכני" w:date="2026-10-11T12:04:40Z">
        <w:r>
          <w:rPr>
            <w:spacing w:val="-4"/>
            <w:rtl/>
          </w:rPr>
          <w:t xml:space="preserve">מהם</w:t>
        </w:r>
      </w:ins>
      <w:del w:id="93876" w:author="מנוע מכני" w:date="2026-10-11T12:04:40Z">
        <w:r w:rsidRPr="00E105BC">
          <w:rPr>
            <w:spacing w:val="-4"/>
            <w:rtl/>
          </w:rPr>
          <w:delText xml:space="preserve">מינייהו</w:delText>
        </w:r>
      </w:del>
      <w:r w:rsidRPr="00E105BC">
        <w:rPr>
          <w:spacing w:val="-4"/>
          <w:rtl/>
        </w:rPr>
        <w:t xml:space="preserve"> דחזי לאיל ואידך הוי נדבה, </w:t>
      </w:r>
    </w:p>
    <w:p w:rsidR="00DA63EC" w:rsidRDefault="00DA63EC" w:rsidP="00DA63EC">
      <w:pPr>
        <w:tabs>
          <w:tab w:val="center" w:pos="2835"/>
        </w:tabs>
        <w:rPr>
          <w:rtl/>
        </w:rPr>
      </w:pPr>
      <w:ins w:id="96459" w:author="מנוע מכני" w:date="2026-10-11T12:04:40Z">
        <w:r>
          <w:rPr>
            <w:rtl/>
          </w:rPr>
          <w:t xml:space="preserve">ואם </w:t>
        </w:r>
      </w:ins>
      <w:del w:id="96460" w:author="מנוע מכני" w:date="2026-10-11T12:04:40Z">
        <w:r>
          <w:rPr>
            <w:rtl/>
          </w:rPr>
          <w:delText xml:space="preserve">ואי </w:delText>
        </w:r>
      </w:del>
      <w:r>
        <w:rPr>
          <w:rtl/>
        </w:rPr>
        <w:t xml:space="preserve">יש קבע לנסכים, עד דממלי </w:t>
      </w:r>
      <w:ins w:id="95771" w:author="מנוע מכני" w:date="2026-10-11T12:04:40Z">
        <w:r>
          <w:rPr>
            <w:rtl/>
          </w:rPr>
          <w:t xml:space="preserve">להם</w:t>
        </w:r>
      </w:ins>
      <w:del w:id="95772" w:author="מנוע מכני" w:date="2026-10-11T12:04:40Z">
        <w:r>
          <w:rPr>
            <w:rtl/>
          </w:rPr>
          <w:delText xml:space="preserve">להו</w:delText>
        </w:r>
      </w:del>
      <w:r>
        <w:rPr>
          <w:rtl/>
        </w:rPr>
        <w:t xml:space="preserve"> </w:t>
      </w:r>
      <w:r>
        <w:rPr>
          <w:rtl/>
        </w:rPr>
        <w:t xml:space="preserve">לא</w:t>
      </w:r>
      <w:r>
        <w:rPr>
          <w:rtl/>
        </w:rPr>
        <w:t xml:space="preserve"> קרבי, </w:t>
      </w:r>
    </w:p>
    <w:p>
      <w:pPr>
        <w:pStyle w:val="38"/>
        <w:rPr>
          <w:ins w:id="102124" w:author="מנוע מכני" w:date="2026-10-11T12:04:40Z"/>
        </w:rPr>
      </w:pPr>
      <w:r>
        <w:t xml:space="preserve">אביי:</w:t>
      </w:r>
    </w:p>
    <w:p w:rsidR="00DA63EC" w:rsidRDefault="00DA63EC" w:rsidP="00DA63EC">
      <w:pPr>
        <w:tabs>
          <w:tab w:val="center" w:pos="2835"/>
        </w:tabs>
        <w:rPr>
          <w:rtl/>
        </w:rPr>
      </w:pPr>
      <w:del w:id="102125" w:author="מנוע מכני" w:date="2026-10-11T12:04:40Z">
        <w:r>
          <w:rPr>
            <w:rFonts w:hint="cs"/>
            <w:rtl/>
          </w:rPr>
          <w:delText xml:space="preserve"> </w:delText>
        </w:r>
      </w:del>
      <w:r>
        <w:rPr>
          <w:rFonts w:hint="cs"/>
          <w:rtl/>
        </w:rPr>
        <w:t xml:space="preserve">ת</w:t>
      </w:r>
      <w:r>
        <w:rPr>
          <w:rtl/>
        </w:rPr>
        <w:t>"</w:t>
      </w:r>
      <w:r>
        <w:rPr>
          <w:rFonts w:hint="cs"/>
          <w:rtl/>
        </w:rPr>
        <w:t xml:space="preserve">ש </w:t>
      </w:r>
      <w:r>
        <w:rPr>
          <w:rtl/>
        </w:rPr>
        <w:t xml:space="preserve">ששה לנדבה </w:t>
      </w:r>
      <w:r>
        <w:rPr>
          <w:rFonts w:hint="cs"/>
          <w:rtl/>
        </w:rPr>
        <w:t>ו</w:t>
      </w:r>
      <w:r>
        <w:rPr>
          <w:rtl/>
        </w:rPr>
        <w:t xml:space="preserve">כנגד מותר חטאת, ומותר אשמות, ומותר אשם נזיר, ומותר אשם </w:t>
      </w:r>
      <w:r w:rsidRPr="00FE1B89">
        <w:rPr>
          <w:spacing w:val="-6"/>
          <w:rtl/>
        </w:rPr>
        <w:t xml:space="preserve">מצורע, ומותר קינין, ומותר מנחת חוטא</w:t>
      </w:r>
      <w:ins w:id="95537" w:author="מנוע מכני" w:date="2026-10-11T12:04:40Z">
        <w:r>
          <w:rPr>
            <w:spacing w:val="-6"/>
            <w:rtl/>
          </w:rPr>
          <w:t xml:space="preserve">,</w:t>
        </w:r>
      </w:ins>
      <w:del w:id="95538" w:author="מנוע מכני" w:date="2026-10-11T12:04:40Z">
        <w:r w:rsidRPr="00FE1B89">
          <w:rPr>
            <w:spacing w:val="-6"/>
            <w:rtl/>
          </w:rPr>
          <w:delText xml:space="preserve">;</w:delText>
        </w:r>
      </w:del>
      <w:r w:rsidRPr="00FE1B89">
        <w:rPr>
          <w:spacing w:val="-6"/>
          <w:rtl/>
        </w:rPr>
        <w:t xml:space="preserve"> ואם </w:t>
      </w:r>
      <w:ins w:id="97759" w:author="מנוע מכני" w:date="2026-10-11T12:04:40Z">
        <w:r>
          <w:rPr>
            <w:spacing w:val="-6"/>
            <w:rtl/>
          </w:rPr>
          <w:t xml:space="preserve">ישנו</w:t>
        </w:r>
      </w:ins>
      <w:del w:id="97760" w:author="מנוע מכני" w:date="2026-10-11T12:04:40Z">
        <w:r w:rsidRPr="00FE1B89">
          <w:rPr>
            <w:spacing w:val="-6"/>
            <w:rtl/>
          </w:rPr>
          <w:delText xml:space="preserve">איתא</w:delText>
        </w:r>
      </w:del>
      <w:r w:rsidRPr="00FE1B89">
        <w:rPr>
          <w:spacing w:val="-6"/>
          <w:rtl/>
        </w:rPr>
        <w:t xml:space="preserve">, ליתקין שופר אחרינא כנגד מותר נסכים!</w:t>
      </w:r>
    </w:p>
    <w:p w:rsidR="00DA63EC" w:rsidRDefault="00DA63EC" w:rsidP="00DA63EC">
      <w:pPr>
        <w:pStyle w:val="affffb"/>
        <w:rPr>
          <w:rtl/>
        </w:rPr>
      </w:pPr>
      <w:r>
        <w:rPr>
          <w:rtl/>
        </w:rPr>
        <w:t xml:space="preserve">- הנך לנדבת צבור אזלי, </w:t>
      </w:r>
      <w:ins w:id="93877" w:author="מנוע מכני" w:date="2026-10-11T12:04:40Z">
        <w:r>
          <w:rPr>
            <w:rtl/>
          </w:rPr>
          <w:t xml:space="preserve">אלו</w:t>
        </w:r>
      </w:ins>
      <w:del w:id="93878" w:author="מנוע מכני" w:date="2026-10-11T12:04:40Z">
        <w:r>
          <w:rPr>
            <w:rtl/>
          </w:rPr>
          <w:delText xml:space="preserve">הני</w:delText>
        </w:r>
      </w:del>
      <w:r>
        <w:rPr>
          <w:rtl/>
        </w:rPr>
        <w:t xml:space="preserve"> שכיחי, אפשר דמצטרפי דמר ודמר בהדי הדדי וקרבי.</w:t>
      </w:r>
    </w:p>
    <w:p>
      <w:pPr>
        <w:pStyle w:val="38"/>
        <w:rPr>
          <w:ins w:id="102127" w:author="מנוע מכני" w:date="2026-10-11T12:04:40Z"/>
        </w:rPr>
      </w:pPr>
      <w:del w:id="102126" w:author="מנוע מכני" w:date="2026-10-11T12:04:40Z">
        <w:r>
          <w:delText xml:space="preserve">•</w:delText>
        </w:r>
      </w:del>
      <w:r>
        <w:t xml:space="preserve"> רבא:</w:t>
      </w:r>
    </w:p>
    <w:p w:rsidR="00DA63EC" w:rsidRDefault="00DA63EC" w:rsidP="00DA63EC">
      <w:pPr>
        <w:tabs>
          <w:tab w:val="center" w:pos="2835"/>
        </w:tabs>
        <w:rPr>
          <w:rtl/>
        </w:rPr>
      </w:pPr>
      <w:del w:id="102128"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אזרח</w:t>
      </w:r>
      <w:r w:rsidRPr="00A71A5E">
        <w:rPr>
          <w:rStyle w:val="afffff0"/>
          <w:rFonts w:hint="cs"/>
          <w:rtl/>
        </w:rPr>
        <w:t>'</w:t>
      </w:r>
      <w:r w:rsidRPr="00A71A5E">
        <w:rPr>
          <w:rStyle w:val="afffff0"/>
          <w:rtl/>
        </w:rPr>
        <w:t xml:space="preserve"> </w:t>
      </w:r>
      <w:r>
        <w:rPr>
          <w:rtl/>
        </w:rPr>
        <w:t>- שמתנדבין נסכים</w:t>
      </w:r>
      <w:r>
        <w:rPr>
          <w:rFonts w:hint="cs"/>
          <w:rtl/>
        </w:rPr>
        <w:t xml:space="preserve"> ג' </w:t>
      </w:r>
      <w:r>
        <w:rPr>
          <w:rtl/>
        </w:rPr>
        <w:t xml:space="preserve">לוגין,</w:t>
      </w:r>
      <w:ins w:id="95539" w:author="מנוע מכני" w:date="2026-10-11T12:04:40Z">
        <w:r>
          <w:rPr>
            <w:rtl/>
          </w:rPr>
          <w:t xml:space="preserve"> </w:t>
        </w:r>
      </w:ins>
      <w:del w:id="95540" w:author="מנוע מכני" w:date="2026-10-11T12:04:40Z">
        <w:r>
          <w:rPr>
            <w:rtl/>
          </w:rPr>
          <w:delText xml:space="preserve"> </w:delText>
        </w:r>
        <w:r w:rsidRPr="00A71A5E">
          <w:rPr>
            <w:rStyle w:val="afffff0"/>
            <w:rFonts w:hint="cs"/>
            <w:rtl/>
          </w:rPr>
          <w:delText xml:space="preserve"> </w:delText>
        </w:r>
      </w:del>
      <w:r w:rsidRPr="00A71A5E">
        <w:rPr>
          <w:rStyle w:val="afffff0"/>
          <w:rFonts w:hint="cs"/>
          <w:rtl/>
        </w:rPr>
        <w:t xml:space="preserve">'יהיה' </w:t>
      </w:r>
      <w:r>
        <w:rPr>
          <w:rtl/>
        </w:rPr>
        <w:t>שאם רצה להוסיף יוסיף</w:t>
      </w:r>
      <w:r>
        <w:rPr>
          <w:rFonts w:hint="cs"/>
          <w:rtl/>
        </w:rPr>
        <w:t xml:space="preserve">,</w:t>
      </w:r>
      <w:ins w:id="95541" w:author="מנוע מכני" w:date="2026-10-11T12:04:40Z">
        <w:r>
          <w:rPr>
            <w:rFonts w:hint="cs"/>
            <w:rtl/>
          </w:rPr>
          <w:t xml:space="preserve"> </w:t>
        </w:r>
      </w:ins>
      <w:del w:id="95542" w:author="מנוע מכני" w:date="2026-10-11T12:04:40Z">
        <w:r>
          <w:rPr>
            <w:rFonts w:hint="cs"/>
            <w:rtl/>
          </w:rPr>
          <w:delText xml:space="preserve"> </w:delText>
        </w:r>
        <w:r w:rsidRPr="00A71A5E">
          <w:rPr>
            <w:rStyle w:val="afffff0"/>
            <w:rFonts w:hint="cs"/>
            <w:rtl/>
          </w:rPr>
          <w:delText xml:space="preserve"> </w:delText>
        </w:r>
      </w:del>
      <w:r w:rsidRPr="00A71A5E">
        <w:rPr>
          <w:rStyle w:val="afffff0"/>
          <w:rFonts w:hint="cs"/>
          <w:rtl/>
        </w:rPr>
        <w:t xml:space="preserve">'ככה' </w:t>
      </w:r>
      <w:r>
        <w:rPr>
          <w:rFonts w:hint="cs"/>
          <w:rtl/>
        </w:rPr>
        <w:t xml:space="preserve">שלא יפחות </w:t>
      </w:r>
    </w:p>
    <w:p>
      <w:pPr>
        <w:pStyle w:val="38"/>
        <w:rPr>
          <w:ins w:id="102129" w:author="מנוע מכני" w:date="2026-10-11T12:04:40Z"/>
        </w:rPr>
      </w:pPr>
      <w:r>
        <w:tab/>
      </w:r>
      <w:r>
        <w:t xml:space="preserve">והך</w:t>
      </w:r>
    </w:p>
    <w:p w:rsidR="00DA63EC" w:rsidRDefault="00DA63EC" w:rsidP="00DA63EC">
      <w:pPr>
        <w:tabs>
          <w:tab w:val="center" w:pos="2835"/>
        </w:tabs>
        <w:rPr>
          <w:rtl/>
        </w:rPr>
      </w:pPr>
      <w:del w:id="102130" w:author="מנוע מכני" w:date="2026-10-11T12:04:40Z">
        <w:r>
          <w:rPr>
            <w:rFonts w:hint="cs"/>
            <w:rtl/>
          </w:rPr>
          <w:delText xml:space="preserve"> </w:delText>
        </w:r>
      </w:del>
      <w:r>
        <w:rPr>
          <w:rtl/>
        </w:rPr>
        <w:t>יוסיף</w:t>
      </w:r>
      <w:r>
        <w:rPr>
          <w:rFonts w:hint="cs"/>
          <w:rtl/>
        </w:rPr>
        <w:t xml:space="preserve"> </w:t>
      </w:r>
      <w:ins w:id="92159" w:author="מנוע מכני" w:date="2026-10-11T12:04:40Z">
        <w:r>
          <w:rPr>
            <w:rFonts w:hint="cs"/>
            <w:rtl/>
          </w:rPr>
          <w:t xml:space="preserve">לא</w:t>
        </w:r>
      </w:ins>
      <w:del w:id="92160" w:author="מנוע מכני" w:date="2026-10-11T12:04:40Z">
        <w:r>
          <w:rPr>
            <w:rFonts w:hint="cs"/>
            <w:rtl/>
          </w:rPr>
          <w:delText xml:space="preserve">לאו</w:delText>
        </w:r>
      </w:del>
      <w:ins w:id="95543" w:author="מנוע מכני" w:date="2026-10-11T12:04:40Z">
        <w:r>
          <w:rPr>
            <w:rFonts w:hint="cs"/>
            <w:rtl/>
          </w:rPr>
          <w:t xml:space="preserve"> </w:t>
        </w:r>
      </w:ins>
      <w:del w:id="95544" w:author="מנוע מכני" w:date="2026-10-11T12:04:40Z">
        <w:r>
          <w:rPr>
            <w:rFonts w:hint="cs"/>
            <w:rtl/>
          </w:rPr>
          <w:delText xml:space="preserve"> </w:delText>
        </w:r>
        <w:r>
          <w:rPr>
            <w:rtl/>
          </w:rPr>
          <w:delText xml:space="preserve"> </w:delText>
        </w:r>
      </w:del>
      <w:r>
        <w:rPr>
          <w:rtl/>
        </w:rPr>
        <w:t xml:space="preserve">ארבעה וששה</w:t>
      </w:r>
      <w:r>
        <w:rPr>
          <w:rFonts w:hint="cs"/>
          <w:rtl/>
        </w:rPr>
        <w:t xml:space="preserve"> דחזו לאיל ופר כפי שחזו שלושה לכבש </w:t>
      </w:r>
    </w:p>
    <w:p>
      <w:pPr>
        <w:pStyle w:val="38"/>
        <w:rPr>
          <w:ins w:id="102131" w:author="מנוע מכני" w:date="2026-10-11T12:04:40Z"/>
        </w:rPr>
      </w:pPr>
      <w:r>
        <w:tab/>
        <w:t xml:space="preserve">אלא חמשה, וש"מ:</w:t>
      </w:r>
    </w:p>
    <w:p w:rsidR="00DA63EC" w:rsidRDefault="00DA63EC" w:rsidP="00DA63EC">
      <w:pPr>
        <w:tabs>
          <w:tab w:val="center" w:pos="2835"/>
        </w:tabs>
        <w:rPr>
          <w:rtl/>
        </w:rPr>
      </w:pPr>
      <w:del w:id="102132" w:author="מנוע מכני" w:date="2026-10-11T12:04:40Z">
        <w:r>
          <w:rPr>
            <w:rtl/>
          </w:rPr>
          <w:tab/>
          <w:delText xml:space="preserve"> </w:delText>
        </w:r>
      </w:del>
      <w:r>
        <w:rPr>
          <w:rtl/>
        </w:rPr>
        <w:tab/>
        <w:t xml:space="preserve">אין קבע לנסכים, </w:t>
      </w:r>
      <w:r>
        <w:rPr>
          <w:rtl/>
        </w:rPr>
        <w:tab/>
        <w:t xml:space="preserve">ש"מ</w:t>
      </w:r>
      <w:r>
        <w:rPr>
          <w:rtl/>
        </w:rPr>
        <w:tab/>
        <w:t xml:space="preserve">.</w:t>
      </w:r>
    </w:p>
    <w:p w:rsidR="00DA63EC" w:rsidRDefault="00DA63EC" w:rsidP="00DA63EC">
      <w:pPr>
        <w:tabs>
          <w:tab w:val="center" w:pos="2835"/>
        </w:tabs>
        <w:rPr>
          <w:rtl/>
        </w:rPr>
      </w:pPr>
      <w:r>
        <w:rPr>
          <w:rtl/>
        </w:rPr>
        <w:t xml:space="preserve">• </w:t>
      </w:r>
      <w:r>
        <w:rPr>
          <w:rStyle w:val="2fb"/>
          <w:rtl/>
        </w:rPr>
        <w:t xml:space="preserve">רב אשי</w:t>
      </w:r>
      <w:r>
        <w:rPr>
          <w:rtl/>
        </w:rPr>
        <w:t xml:space="preserve">, והא אנן </w:t>
      </w:r>
      <w:r>
        <w:rPr>
          <w:rtl/>
        </w:rPr>
        <w:t xml:space="preserve">תנן</w:t>
      </w:r>
      <w:r>
        <w:rPr>
          <w:rtl/>
        </w:rPr>
        <w:t xml:space="preserve"> אין מתנדבין לוג שנים וחמשה,</w:t>
      </w:r>
      <w:r>
        <w:rPr>
          <w:rFonts w:hint="cs"/>
          <w:rtl/>
        </w:rPr>
        <w:t xml:space="preserve"> </w:t>
      </w:r>
      <w:r>
        <w:rPr>
          <w:rtl/>
        </w:rPr>
        <w:t xml:space="preserve">חמשה דומיא דשנים, דלא חזו כלל, </w:t>
      </w:r>
    </w:p>
    <w:p w:rsidR="00DA63EC" w:rsidRDefault="00DA63EC" w:rsidP="00DA63EC">
      <w:pPr>
        <w:pStyle w:val="affffb"/>
        <w:rPr>
          <w:rtl/>
        </w:rPr>
      </w:pPr>
      <w:r>
        <w:rPr>
          <w:rtl/>
        </w:rPr>
        <w:t xml:space="preserve">- </w:t>
      </w:r>
      <w:ins w:id="93879" w:author="מנוע מכני" w:date="2026-10-11T12:04:40Z">
        <w:r>
          <w:rPr>
            <w:rtl/>
          </w:rPr>
          <w:t xml:space="preserve">כלום</w:t>
        </w:r>
      </w:ins>
      <w:del w:id="93880" w:author="מנוע מכני" w:date="2026-10-11T12:04:40Z">
        <w:r>
          <w:rPr>
            <w:rtl/>
          </w:rPr>
          <w:delText xml:space="preserve">מידי</w:delText>
        </w:r>
      </w:del>
      <w:r>
        <w:rPr>
          <w:rtl/>
        </w:rPr>
        <w:t xml:space="preserve"> איריא? הא </w:t>
      </w:r>
      <w:ins w:id="97761" w:author="מנוע מכני" w:date="2026-10-11T12:04:40Z">
        <w:r>
          <w:rPr>
            <w:rtl/>
          </w:rPr>
          <w:t xml:space="preserve">כדישנו</w:t>
        </w:r>
      </w:ins>
      <w:del w:id="97762" w:author="מנוע מכני" w:date="2026-10-11T12:04:40Z">
        <w:r>
          <w:rPr>
            <w:rtl/>
          </w:rPr>
          <w:delText xml:space="preserve">כדאיתא</w:delText>
        </w:r>
      </w:del>
      <w:r>
        <w:rPr>
          <w:rtl/>
        </w:rPr>
        <w:t xml:space="preserve"> והא </w:t>
      </w:r>
      <w:ins w:id="97763" w:author="מנוע מכני" w:date="2026-10-11T12:04:40Z">
        <w:r>
          <w:rPr>
            <w:rtl/>
          </w:rPr>
          <w:t xml:space="preserve">כדישנו</w:t>
        </w:r>
      </w:ins>
      <w:del w:id="97764" w:author="מנוע מכני" w:date="2026-10-11T12:04:40Z">
        <w:r>
          <w:rPr>
            <w:rtl/>
          </w:rPr>
          <w:delText xml:space="preserve">כדאיתא</w:delText>
        </w:r>
      </w:del>
      <w:r>
        <w:rPr>
          <w:rtl/>
        </w:rPr>
        <w:t xml:space="preserve">.</w:t>
      </w:r>
    </w:p>
    <w:p>
      <w:pPr>
        <w:pStyle w:val="38"/>
        <w:rPr>
          <w:ins w:id="102134" w:author="מנוע מכני" w:date="2026-10-11T12:04:40Z"/>
        </w:rPr>
      </w:pPr>
      <w:del w:id="102133" w:author="מנוע מכני" w:date="2026-10-11T12:04:40Z">
        <w:r w:rsidRPr="00FE1B89">
          <w:delText xml:space="preserve">•</w:delText>
        </w:r>
      </w:del>
      <w:r w:rsidRPr="00FE1B89">
        <w:t xml:space="preserve"> אביי:</w:t>
      </w:r>
    </w:p>
    <w:p w:rsidR="00DA63EC" w:rsidRPr="00FE1B89" w:rsidRDefault="00DA63EC" w:rsidP="00DA63EC">
      <w:pPr>
        <w:tabs>
          <w:tab w:val="center" w:pos="2835"/>
        </w:tabs>
        <w:rPr>
          <w:spacing w:val="-4"/>
          <w:rtl/>
        </w:rPr>
      </w:pPr>
      <w:del w:id="102135" w:author="מנוע מכני" w:date="2026-10-11T12:04:40Z">
        <w:r w:rsidRPr="00FE1B89">
          <w:rPr>
            <w:spacing w:val="-4"/>
            <w:rtl/>
          </w:rPr>
          <w:delText xml:space="preserve"> </w:delText>
        </w:r>
      </w:del>
      <w:r w:rsidRPr="00FE1B89">
        <w:rPr>
          <w:spacing w:val="-4"/>
          <w:rtl/>
        </w:rPr>
        <w:t xml:space="preserve">א</w:t>
      </w:r>
      <w:r w:rsidRPr="00FE1B89">
        <w:rPr>
          <w:rFonts w:hint="cs"/>
          <w:spacing w:val="-4"/>
          <w:rtl/>
        </w:rPr>
        <w:t>ת</w:t>
      </w:r>
      <w:r w:rsidRPr="00FE1B89">
        <w:rPr>
          <w:spacing w:val="-4"/>
          <w:rtl/>
        </w:rPr>
        <w:t>"</w:t>
      </w:r>
      <w:r w:rsidRPr="00FE1B89">
        <w:rPr>
          <w:rFonts w:hint="cs"/>
          <w:spacing w:val="-4"/>
          <w:rtl/>
        </w:rPr>
        <w:t>ל</w:t>
      </w:r>
      <w:r w:rsidRPr="00FE1B89">
        <w:rPr>
          <w:spacing w:val="-4"/>
          <w:rtl/>
        </w:rPr>
        <w:t xml:space="preserve">, אין קבע לנסכים, הא אין קבע לנסכים, </w:t>
      </w:r>
      <w:r w:rsidRPr="00FE1B89">
        <w:rPr>
          <w:rFonts w:hint="cs"/>
          <w:spacing w:val="-4"/>
          <w:rtl/>
        </w:rPr>
        <w:t>את</w:t>
      </w:r>
      <w:r w:rsidRPr="00FE1B89">
        <w:rPr>
          <w:spacing w:val="-4"/>
          <w:rtl/>
        </w:rPr>
        <w:t>"</w:t>
      </w:r>
      <w:r w:rsidRPr="00FE1B89">
        <w:rPr>
          <w:rFonts w:hint="cs"/>
          <w:spacing w:val="-4"/>
          <w:rtl/>
        </w:rPr>
        <w:t>ל</w:t>
      </w:r>
      <w:r w:rsidRPr="00FE1B89">
        <w:rPr>
          <w:rStyle w:val="afffff0"/>
          <w:spacing w:val="-4"/>
          <w:rtl/>
        </w:rPr>
        <w:t xml:space="preserve"> </w:t>
      </w:r>
      <w:r w:rsidRPr="00FE1B89">
        <w:rPr>
          <w:rStyle w:val="afffff0"/>
          <w:rFonts w:hint="cs"/>
          <w:spacing w:val="-4"/>
          <w:rtl/>
        </w:rPr>
        <w:t>'</w:t>
      </w:r>
      <w:r w:rsidRPr="00FE1B89">
        <w:rPr>
          <w:rStyle w:val="afffff0"/>
          <w:spacing w:val="-4"/>
          <w:rtl/>
        </w:rPr>
        <w:t>יש קבע לנסכים</w:t>
      </w:r>
      <w:r w:rsidRPr="00FE1B89">
        <w:rPr>
          <w:rStyle w:val="afffff0"/>
          <w:rFonts w:hint="cs"/>
          <w:spacing w:val="-4"/>
          <w:rtl/>
        </w:rPr>
        <w:t>'</w:t>
      </w:r>
      <w:r w:rsidRPr="00FE1B89">
        <w:rPr>
          <w:rStyle w:val="afffff0"/>
          <w:spacing w:val="-4"/>
          <w:rtl/>
        </w:rPr>
        <w:t>,</w:t>
      </w:r>
      <w:r w:rsidRPr="00FE1B89">
        <w:rPr>
          <w:spacing w:val="-4"/>
          <w:rtl/>
        </w:rPr>
        <w:t xml:space="preserve"> עד עשרה פשיטא לי,</w:t>
      </w:r>
    </w:p>
    <w:p w:rsidR="00DA63EC" w:rsidRDefault="00DA63EC" w:rsidP="00DA63EC">
      <w:pPr>
        <w:pStyle w:val="afff3"/>
        <w:framePr w:wrap="around"/>
        <w:rPr>
          <w:rtl/>
        </w:rPr>
      </w:pPr>
      <w:r>
        <w:rPr>
          <w:rFonts w:hint="cs"/>
          <w:rtl/>
        </w:rPr>
        <w:t>קד:</w:t>
      </w:r>
    </w:p>
    <w:p w:rsidR="00DA63EC" w:rsidRDefault="00DA63EC" w:rsidP="00DA63EC">
      <w:pPr>
        <w:tabs>
          <w:tab w:val="center" w:pos="2835"/>
        </w:tabs>
        <w:rPr>
          <w:rtl/>
        </w:rPr>
      </w:pPr>
      <w:r>
        <w:rPr>
          <w:rFonts w:hint="cs"/>
          <w:rtl/>
        </w:rPr>
        <w:t>י</w:t>
      </w:r>
      <w:r>
        <w:rPr>
          <w:rtl/>
        </w:rPr>
        <w:t>"</w:t>
      </w:r>
      <w:r>
        <w:rPr>
          <w:rFonts w:hint="cs"/>
          <w:rtl/>
        </w:rPr>
        <w:t xml:space="preserve">א </w:t>
      </w:r>
      <w:ins w:id="97765" w:author="מנוע מכני" w:date="2026-10-11T12:04:40Z">
        <w:r>
          <w:rPr>
            <w:rFonts w:hint="cs"/>
            <w:rtl/>
          </w:rPr>
          <w:t xml:space="preserve">צריכה</w:t>
        </w:r>
      </w:ins>
      <w:del w:id="97766" w:author="מנוע מכני" w:date="2026-10-11T12:04:40Z">
        <w:r>
          <w:rPr>
            <w:rFonts w:hint="cs"/>
            <w:rtl/>
          </w:rPr>
          <w:delText xml:space="preserve">מיבעיא</w:delText>
        </w:r>
      </w:del>
      <w:r>
        <w:rPr>
          <w:rFonts w:hint="cs"/>
          <w:rtl/>
        </w:rPr>
        <w:t xml:space="preserve"> </w:t>
      </w:r>
      <w:ins w:id="96461" w:author="מנוע מכני" w:date="2026-10-11T12:04:40Z">
        <w:r>
          <w:rPr>
            <w:rtl/>
          </w:rPr>
          <w:t xml:space="preserve">אם </w:t>
        </w:r>
      </w:ins>
      <w:del w:id="96462" w:author="מנוע מכני" w:date="2026-10-11T12:04:40Z">
        <w:r>
          <w:rPr>
            <w:rtl/>
          </w:rPr>
          <w:delText xml:space="preserve">אי </w:delText>
        </w:r>
      </w:del>
      <w:ins w:id="97767" w:author="מנוע מכני" w:date="2026-10-11T12:04:40Z">
        <w:r>
          <w:rPr>
            <w:rtl/>
          </w:rPr>
          <w:t xml:space="preserve">אדם</w:t>
        </w:r>
      </w:ins>
      <w:del w:id="97768" w:author="מנוע מכני" w:date="2026-10-11T12:04:40Z">
        <w:r>
          <w:rPr>
            <w:rtl/>
          </w:rPr>
          <w:delText xml:space="preserve">גברא</w:delText>
        </w:r>
      </w:del>
      <w:r>
        <w:rPr>
          <w:rtl/>
        </w:rPr>
        <w:t xml:space="preserve"> לשני פרים </w:t>
      </w:r>
      <w:r>
        <w:rPr>
          <w:rFonts w:hint="cs"/>
          <w:rtl/>
        </w:rPr>
        <w:t>מ</w:t>
      </w:r>
      <w:r>
        <w:rPr>
          <w:rtl/>
        </w:rPr>
        <w:t xml:space="preserve">כוין, ועד דממלי </w:t>
      </w:r>
      <w:ins w:id="95773" w:author="מנוע מכני" w:date="2026-10-11T12:04:40Z">
        <w:r>
          <w:rPr>
            <w:rtl/>
          </w:rPr>
          <w:t xml:space="preserve">להם</w:t>
        </w:r>
      </w:ins>
      <w:del w:id="95774" w:author="מנוע מכני" w:date="2026-10-11T12:04:40Z">
        <w:r>
          <w:rPr>
            <w:rtl/>
          </w:rPr>
          <w:delText xml:space="preserve">להו</w:delText>
        </w:r>
      </w:del>
      <w:r>
        <w:rPr>
          <w:rtl/>
        </w:rPr>
        <w:t xml:space="preserve"> </w:t>
      </w:r>
      <w:r>
        <w:rPr>
          <w:rtl/>
        </w:rPr>
        <w:t xml:space="preserve">לא</w:t>
      </w:r>
      <w:r>
        <w:rPr>
          <w:rtl/>
        </w:rPr>
        <w:t xml:space="preserve"> קרבי, </w:t>
      </w:r>
    </w:p>
    <w:p w:rsidR="00DA63EC" w:rsidRDefault="00DA63EC" w:rsidP="00DA63EC">
      <w:pPr>
        <w:rPr>
          <w:rtl/>
        </w:rPr>
      </w:pPr>
      <w:r w:rsidRPr="00336727">
        <w:rPr>
          <w:rtl/>
        </w:rPr>
        <w:tab/>
      </w:r>
      <w:r w:rsidRPr="00EC3A9D">
        <w:rPr>
          <w:b/>
          <w:bCs/>
          <w:rtl/>
        </w:rPr>
        <w:t>או"ד</w:t>
      </w:r>
      <w:r w:rsidRPr="00336727">
        <w:rPr>
          <w:rtl/>
        </w:rPr>
        <w:t xml:space="preserve"> לשני אילים וכבש אחד קמכווין, </w:t>
      </w:r>
      <w:ins w:id="93883" w:author="מנוע מכני" w:date="2026-10-11T12:04:40Z">
        <w:r>
          <w:rPr>
            <w:rtl/>
          </w:rPr>
          <w:t xml:space="preserve">שני</w:t>
        </w:r>
      </w:ins>
      <w:del w:id="93884" w:author="מנוע מכני" w:date="2026-10-11T12:04:40Z">
        <w:r w:rsidRPr="00336727">
          <w:rPr>
            <w:rtl/>
          </w:rPr>
          <w:delText xml:space="preserve">תרי</w:delText>
        </w:r>
      </w:del>
      <w:r w:rsidRPr="00336727">
        <w:rPr>
          <w:rtl/>
        </w:rPr>
        <w:t xml:space="preserve"> מחד מינא וחד מחד מינא </w:t>
      </w:r>
      <w:ins w:id="92161" w:author="מנוע מכני" w:date="2026-10-11T12:04:40Z">
        <w:r>
          <w:rPr>
            <w:rtl/>
          </w:rPr>
          <w:t xml:space="preserve">אומרים</w:t>
        </w:r>
      </w:ins>
      <w:del w:id="92162" w:author="מנוע מכני" w:date="2026-10-11T12:04:40Z">
        <w:r w:rsidRPr="00336727">
          <w:rPr>
            <w:rtl/>
          </w:rPr>
          <w:delText xml:space="preserve">אמרינן</w:delText>
        </w:r>
      </w:del>
      <w:r w:rsidRPr="00336727">
        <w:rPr>
          <w:rtl/>
        </w:rPr>
        <w:t xml:space="preserve"> או </w:t>
      </w:r>
      <w:r w:rsidRPr="00336727">
        <w:rPr>
          <w:rtl/>
        </w:rPr>
        <w:t xml:space="preserve">לא</w:t>
      </w:r>
      <w:r w:rsidRPr="00336727">
        <w:rPr>
          <w:rtl/>
        </w:rPr>
        <w:t xml:space="preserve">, </w:t>
      </w:r>
      <w:ins w:id="93881" w:author="מנוע מכני" w:date="2026-10-11T12:04:40Z">
        <w:r>
          <w:rPr>
            <w:rtl/>
          </w:rPr>
          <w:t xml:space="preserve">מה</w:t>
        </w:r>
      </w:ins>
      <w:del w:id="93882" w:author="מנוע מכני" w:date="2026-10-11T12:04:40Z">
        <w:r w:rsidRPr="00336727">
          <w:rPr>
            <w:rtl/>
          </w:rPr>
          <w:delText xml:space="preserve">מאי</w:delText>
        </w:r>
      </w:del>
      <w:r w:rsidRPr="00336727">
        <w:rPr>
          <w:rtl/>
        </w:rPr>
        <w:t xml:space="preserve">? </w:t>
      </w:r>
      <w:r w:rsidRPr="00EC3A9D">
        <w:rPr>
          <w:b/>
          <w:bCs/>
          <w:rtl/>
        </w:rPr>
        <w:t>תיקו</w:t>
      </w:r>
      <w:r w:rsidRPr="00336727">
        <w:rPr>
          <w:rtl/>
        </w:rPr>
        <w:t>.</w:t>
      </w:r>
    </w:p>
    <w:p w:rsidR="00DA63EC" w:rsidRDefault="00DA63EC" w:rsidP="00DA63EC">
      <w:pPr>
        <w:pStyle w:val="affffd"/>
        <w:rPr>
          <w:rtl/>
        </w:rPr>
      </w:pPr>
      <w:r>
        <w:rPr>
          <w:rtl/>
        </w:rPr>
        <w:t>׹</w:t>
      </w:r>
    </w:p>
    <w:p>
      <w:pPr>
        <w:pStyle w:val="MishnaBatzad"/>
        <w:rPr>
          <w:ins w:id="20500" w:author="קלוד" w:date="2026-10-11T09:07:26Z"/>
        </w:rPr>
      </w:pPr>
      <w:ins w:id="20499" w:author="קלוד" w:date="2026-10-11T09:07:26Z">
        <w:r>
          <w:t xml:space="preserve">משנה ה</w:t>
        </w:r>
      </w:ins>
    </w:p>
    <w:p w:rsidR="00DA63EC" w:rsidRPr="000A334C" w:rsidRDefault="00DA63EC" w:rsidP="003B6D22">
      <w:pPr>
        <w:pStyle w:val="afff9"/>
        <w:rPr>
          <w:del w:id="20298" w:author="קלוד" w:date="2026-10-11T09:07:26Z"/>
          <w:rtl/>
        </w:rPr>
      </w:pPr>
      <w:del w:id="20297" w:author="קלוד" w:date="2026-10-11T09:07:26Z">
        <w:r w:rsidRPr="000A334C">
          <w:rPr>
            <w:rtl/>
          </w:rPr>
          <w:delText xml:space="preserve">מתני'.</w:delText>
        </w:r>
      </w:del>
    </w:p>
    <w:p w:rsidR="00DA63EC" w:rsidRPr="000A334C" w:rsidRDefault="00DA63EC" w:rsidP="003B6D22">
      <w:pPr>
        <w:pStyle w:val="afff9"/>
        <w:spacing w:before="120"/>
        <w:rPr>
          <w:rtl/>
        </w:rPr>
        <w:pPrChange w:id="90089" w:author="קלוד" w:date="2026-10-11T12:09:42Z">
          <w:pPr>
            <w:pStyle w:val="afff9"/>
          </w:pPr>
        </w:pPrChange>
      </w:pPr>
      <w:r>
        <w:rPr>
          <w:rFonts w:hint="cs"/>
          <w:rtl/>
        </w:rPr>
        <w:t xml:space="preserve">ל</w:t>
      </w:r>
      <w:r>
        <w:rPr>
          <w:rStyle w:val="TanaimMishna"/>
          <w:rFonts w:hint="cs"/>
          <w:rtl/>
          <w:rPrChange w:id="103781" w:author="Claude" w:date="2026-10-11T09:07:48Z">
            <w:rPr>
              <w:rFonts w:hint="cs"/>
              <w:rtl/>
            </w:rPr>
          </w:rPrChange>
        </w:rPr>
        <w:t xml:space="preserve">ר</w:t>
      </w:r>
      <w:r>
        <w:rPr>
          <w:rStyle w:val="TanaimMishna"/>
          <w:rtl/>
          <w:rPrChange w:id="103782" w:author="Claude" w:date="2026-10-11T09:07:48Z">
            <w:rPr>
              <w:rtl/>
            </w:rPr>
          </w:rPrChange>
        </w:rPr>
        <w:t xml:space="preserve">"</w:t>
      </w:r>
      <w:r>
        <w:rPr>
          <w:rStyle w:val="TanaimMishna"/>
          <w:rFonts w:hint="cs"/>
          <w:rtl/>
          <w:rPrChange w:id="103783" w:author="Claude" w:date="2026-10-11T09:07:48Z">
            <w:rPr>
              <w:rFonts w:hint="cs"/>
              <w:rtl/>
            </w:rPr>
          </w:rPrChange>
        </w:rPr>
        <w:t xml:space="preserve">ע</w:t>
      </w:r>
      <w:r>
        <w:rPr>
          <w:rStyle w:val="TanaimMishna"/>
          <w:rFonts w:hint="cs"/>
          <w:rtl/>
          <w:rPrChange w:id="103785" w:author="Claude" w:date="2026-10-11T09:07:48Z">
            <w:rPr>
              <w:rFonts w:hint="cs"/>
              <w:rtl/>
            </w:rPr>
          </w:rPrChange>
        </w:rPr>
        <w:t xml:space="preserve">:</w:t>
      </w:r>
      <w:r>
        <w:rPr>
          <w:rFonts w:hint="cs"/>
          <w:rtl/>
        </w:rPr>
        <w:t xml:space="preserve"> </w:t>
      </w:r>
      <w:r>
        <w:rPr>
          <w:rtl/>
        </w:rPr>
        <w:t xml:space="preserve">מתנדבין יין ואין מתנדבין שמן, </w:t>
      </w:r>
      <w:r>
        <w:rPr>
          <w:rStyle w:val="TanaimMishna"/>
          <w:rtl/>
          <w:rPrChange w:id="20033" w:author="קלוד" w:date="2026-10-11T09:07:26Z">
            <w:rPr>
              <w:rtl/>
            </w:rPr>
          </w:rPrChange>
        </w:rPr>
        <w:t xml:space="preserve">רבי טרפון</w:t>
      </w:r>
      <w:r>
        <w:rPr>
          <w:rtl/>
        </w:rPr>
        <w:t xml:space="preserve"> אומר</w:t>
      </w:r>
      <w:r>
        <w:rPr>
          <w:rStyle w:val="TanaimMishna"/>
          <w:rtl/>
          <w:rPrChange w:id="103784" w:author="Claude" w:date="2026-10-11T09:07:48Z">
            <w:rPr>
              <w:rtl/>
            </w:rPr>
          </w:rPrChange>
        </w:rPr>
        <w:t xml:space="preserve">:</w:t>
      </w:r>
      <w:r>
        <w:rPr>
          <w:rtl/>
        </w:rPr>
        <w:t xml:space="preserve"> מתנדבין שמן.</w:t>
      </w:r>
    </w:p>
    <w:p w:rsidR="00DA63EC" w:rsidRPr="000A334C" w:rsidRDefault="00DA63EC" w:rsidP="003B6D22">
      <w:pPr>
        <w:pStyle w:val="afff9"/>
        <w:rPr>
          <w:rtl/>
        </w:rPr>
      </w:pPr>
      <w:r w:rsidRPr="000A334C">
        <w:rPr>
          <w:rtl/>
        </w:rPr>
        <w:t>א</w:t>
      </w:r>
      <w:r w:rsidRPr="000A334C">
        <w:rPr>
          <w:rFonts w:hint="cs"/>
          <w:rtl/>
        </w:rPr>
        <w:t>ר</w:t>
      </w:r>
      <w:r w:rsidRPr="000A334C">
        <w:rPr>
          <w:rtl/>
        </w:rPr>
        <w:t>"</w:t>
      </w:r>
      <w:r w:rsidRPr="000A334C">
        <w:rPr>
          <w:rFonts w:hint="cs"/>
          <w:rtl/>
        </w:rPr>
        <w:t>ט</w:t>
      </w:r>
      <w:r w:rsidRPr="000A334C">
        <w:rPr>
          <w:rtl/>
        </w:rPr>
        <w:t xml:space="preserve">: מה מצינו ביין שהוא בא חובה ובא נדבה, אף שמן שהוא בא חובה בא נדבה; </w:t>
      </w:r>
    </w:p>
    <w:p w:rsidR="00DA63EC" w:rsidRPr="000A334C" w:rsidRDefault="00DA63EC" w:rsidP="003B6D22">
      <w:pPr>
        <w:pStyle w:val="afff9"/>
        <w:rPr>
          <w:rtl/>
        </w:rPr>
      </w:pPr>
      <w:r>
        <w:rPr>
          <w:rtl/>
        </w:rPr>
        <w:t xml:space="preserve">אמר לו </w:t>
      </w:r>
      <w:r>
        <w:rPr>
          <w:rStyle w:val="TanaimMishna"/>
          <w:rtl/>
          <w:rPrChange w:id="20034" w:author="קלוד" w:date="2026-10-11T09:07:26Z">
            <w:rPr>
              <w:rtl/>
            </w:rPr>
          </w:rPrChange>
        </w:rPr>
        <w:t xml:space="preserve">רבי עקיבא</w:t>
      </w:r>
      <w:r>
        <w:rPr>
          <w:rStyle w:val="TanaimMishna"/>
          <w:rtl/>
          <w:rPrChange w:id="103786" w:author="Claude" w:date="2026-10-11T09:07:48Z">
            <w:rPr>
              <w:rtl/>
            </w:rPr>
          </w:rPrChange>
        </w:rPr>
        <w:t xml:space="preserve">:</w:t>
      </w:r>
      <w:r>
        <w:rPr>
          <w:rtl/>
        </w:rPr>
        <w:t xml:space="preserve"> לא, אם אמרת ביין שכן קרב עם חובתו בפני עצמו, תאמר בשמן שאינו קרב עם חובתו בפני עצמו? אין שנים מתנדבין עשרון אחד, אבל מתנדבין עולה ושלמים, ועוף אפי' פרידה אחת.</w:t>
      </w:r>
    </w:p>
    <w:p w:rsidR="00DA63EC" w:rsidRDefault="00DA63EC" w:rsidP="00DA63EC">
      <w:pPr>
        <w:pStyle w:val="affffd"/>
        <w:rPr>
          <w:rtl/>
        </w:rPr>
      </w:pPr>
      <w:r>
        <w:rPr>
          <w:rtl/>
        </w:rPr>
        <w:t>׹</w:t>
      </w:r>
    </w:p>
    <w:p>
      <w:pPr>
        <w:pStyle w:val="afffff8"/>
        <w:rPr>
          <w:ins w:id="90061" w:author="קלוד" w:date="2026-10-11T12:32:08Z"/>
        </w:rPr>
      </w:pPr>
      <w:ins w:id="90062" w:author="קלוד" w:date="2026-10-11T12:32:08Z">
        <w:r>
          <w:rPr>
            <w:color w:val="7B3F00"/>
          </w:rPr>
          <w:t xml:space="preserve">מנחת נסכים - מתנדבין בכל יום</w:t>
        </w:r>
      </w:ins>
    </w:p>
    <w:p>
      <w:pPr>
        <w:pStyle w:val="38"/>
        <w:rPr>
          <w:ins w:id="102136" w:author="מנוע מכני" w:date="2026-10-11T12:04:40Z"/>
        </w:rPr>
      </w:pPr>
      <w:r>
        <w:t xml:space="preserve">רבא, מדברי שניהם נלמוד:</w:t>
      </w:r>
    </w:p>
    <w:p w:rsidR="00DA63EC" w:rsidRDefault="00DA63EC" w:rsidP="00DA63EC">
      <w:pPr>
        <w:tabs>
          <w:tab w:val="center" w:pos="2835"/>
        </w:tabs>
        <w:rPr>
          <w:rtl/>
        </w:rPr>
      </w:pPr>
      <w:del w:id="102137" w:author="מנוע מכני" w:date="2026-10-11T12:04:40Z">
        <w:r>
          <w:rPr>
            <w:rtl/>
          </w:rPr>
          <w:delText xml:space="preserve"> </w:delText>
        </w:r>
      </w:del>
      <w:r>
        <w:rPr>
          <w:rtl/>
        </w:rPr>
        <w:t xml:space="preserve">מתנדב אדם מנחת נסכים בכל יום.</w:t>
      </w:r>
    </w:p>
    <w:p w:rsidR="00DA63EC" w:rsidRDefault="00DA63EC" w:rsidP="00DA63EC">
      <w:pPr>
        <w:tabs>
          <w:tab w:val="center" w:pos="2835"/>
        </w:tabs>
        <w:rPr>
          <w:rtl/>
        </w:rPr>
      </w:pPr>
      <w:r>
        <w:rPr>
          <w:rFonts w:hint="cs"/>
          <w:rtl/>
        </w:rPr>
        <w:t xml:space="preserve">ואפי' דבחמשה מנחות גלי </w:t>
      </w:r>
      <w:ins w:id="93885" w:author="מנוע מכני" w:date="2026-10-11T12:04:40Z">
        <w:r>
          <w:rPr>
            <w:rFonts w:hint="cs"/>
            <w:rtl/>
          </w:rPr>
          <w:t xml:space="preserve">התורה</w:t>
        </w:r>
      </w:ins>
      <w:del w:id="93886" w:author="מנוע מכני" w:date="2026-10-11T12:04:40Z">
        <w:r>
          <w:rPr>
            <w:rFonts w:hint="cs"/>
            <w:rtl/>
          </w:rPr>
          <w:delText xml:space="preserve">רחמנא</w:delText>
        </w:r>
      </w:del>
      <w:r>
        <w:rPr>
          <w:rFonts w:hint="cs"/>
          <w:rtl/>
        </w:rPr>
        <w:t xml:space="preserve"> ולא </w:t>
      </w:r>
      <w:ins w:id="97769" w:author="מנוע מכני" w:date="2026-10-11T12:04:40Z">
        <w:r>
          <w:rPr>
            <w:rFonts w:hint="cs"/>
            <w:rtl/>
          </w:rPr>
          <w:t xml:space="preserve">יותר</w:t>
        </w:r>
      </w:ins>
      <w:del w:id="97770" w:author="מנוע מכני" w:date="2026-10-11T12:04:40Z">
        <w:r>
          <w:rPr>
            <w:rFonts w:hint="cs"/>
            <w:rtl/>
          </w:rPr>
          <w:delText xml:space="preserve">טפי</w:delText>
        </w:r>
      </w:del>
      <w:r>
        <w:rPr>
          <w:rFonts w:hint="cs"/>
          <w:rtl/>
        </w:rPr>
        <w:t xml:space="preserve"> ד</w:t>
      </w:r>
      <w:r>
        <w:rPr>
          <w:rtl/>
        </w:rPr>
        <w:t>"</w:t>
      </w:r>
      <w:r>
        <w:rPr>
          <w:rFonts w:hint="cs"/>
          <w:rtl/>
        </w:rPr>
        <w:t xml:space="preserve">מ בסתמא אבל </w:t>
      </w:r>
      <w:ins w:id="92163" w:author="מנוע מכני" w:date="2026-10-11T12:04:40Z">
        <w:r>
          <w:rPr>
            <w:rFonts w:hint="cs"/>
            <w:rtl/>
          </w:rPr>
          <w:t xml:space="preserve">מקום</w:t>
        </w:r>
      </w:ins>
      <w:del w:id="92164" w:author="מנוע מכני" w:date="2026-10-11T12:04:40Z">
        <w:r>
          <w:rPr>
            <w:rFonts w:hint="cs"/>
            <w:rtl/>
          </w:rPr>
          <w:delText xml:space="preserve">היכא</w:delText>
        </w:r>
      </w:del>
      <w:r>
        <w:rPr>
          <w:rFonts w:hint="cs"/>
          <w:rtl/>
        </w:rPr>
        <w:t xml:space="preserve"> דפריש פריש </w:t>
      </w:r>
    </w:p>
    <w:p w:rsidR="00DA63EC" w:rsidRDefault="00DA63EC" w:rsidP="00DA63EC">
      <w:pPr>
        <w:pStyle w:val="affffd"/>
        <w:rPr>
          <w:del w:id="90155" w:author="מנוע עיצוב" w:date="2026-10-11T12:09:26Z"/>
          <w:rtl/>
        </w:rPr>
      </w:pPr>
      <w:del w:id="90154" w:author="מנוע עיצוב" w:date="2026-10-11T12:09:26Z">
        <w:r>
          <w:rPr>
            <w:rtl/>
          </w:rPr>
          <w:lastRenderedPageBreak/>
          <w:delText xml:space="preserve">׹</w:delText>
        </w:r>
      </w:del>
    </w:p>
    <w:p w:rsidR="00DA63EC" w:rsidRDefault="00DA63EC" w:rsidP="00DA63EC">
      <w:pPr>
        <w:pStyle w:val="affff1"/>
        <w:ind w:end="0"/>
        <w:rPr>
          <w:rtl/>
        </w:rPr>
        <w:pPrChange w:id="20111" w:author="קלוד" w:date="2026-10-11T09:07:26Z">
          <w:pPr>
            <w:pStyle w:val="affff1"/>
            <w:rPr>
              <w:rtl/>
            </w:rPr>
          </w:pPr>
        </w:pPrChange>
      </w:pPr>
      <w:ins w:id="9875" w:author="מספור קטעי משנה" w:date="2026-10-11T09:35:12Z">
        <w:r>
          <w:rPr>
            <w:rStyle w:val="MisparKeta"/>
          </w:rPr>
          <w:t xml:space="preserve">ג. </w:t>
        </w:r>
      </w:ins>
      <w:r>
        <w:rPr>
          <w:rtl/>
        </w:rPr>
        <w:t>אין שנים מתנדבין.</w:t>
      </w:r>
    </w:p>
    <w:p w:rsidR="00DA63EC" w:rsidRDefault="00DA63EC" w:rsidP="00DA63EC">
      <w:pPr>
        <w:tabs>
          <w:tab w:val="center" w:pos="2835"/>
        </w:tabs>
        <w:rPr>
          <w:rtl/>
        </w:rPr>
      </w:pPr>
      <w:ins w:id="96463" w:author="מנוע מכני" w:date="2026-10-11T12:04:40Z">
        <w:r>
          <w:rPr>
            <w:rFonts w:hint="cs"/>
            <w:rtl/>
          </w:rPr>
          <w:t xml:space="preserve">אם </w:t>
        </w:r>
      </w:ins>
      <w:del w:id="96464" w:author="מנוע מכני" w:date="2026-10-11T12:04:40Z">
        <w:r>
          <w:rPr>
            <w:rFonts w:hint="cs"/>
            <w:rtl/>
          </w:rPr>
          <w:delText xml:space="preserve">אי</w:delText>
        </w:r>
        <w:r w:rsidRPr="00A71A5E">
          <w:rPr>
            <w:rStyle w:val="afffff0"/>
            <w:rFonts w:hint="cs"/>
            <w:rtl/>
          </w:rPr>
          <w:delText xml:space="preserve"> </w:delText>
        </w:r>
      </w:del>
      <w:r w:rsidRPr="00A71A5E">
        <w:rPr>
          <w:rStyle w:val="afffff0"/>
          <w:rFonts w:hint="cs"/>
          <w:rtl/>
        </w:rPr>
        <w:t xml:space="preserve">'</w:t>
      </w:r>
      <w:ins w:id="91121" w:author="Claude - סמנטי" w:date="2026-10-11T12:27:00Z">
        <w:r>
          <w:rPr>
            <w:rStyle w:val="afffff0"/>
            <w:rtl/>
          </w:rPr>
          <w:t xml:space="preserve">תַּקְרִיב</w:t>
        </w:r>
      </w:ins>
      <w:del w:id="91122" w:author="Claude - סמנטי" w:date="2026-10-11T12:27:00Z">
        <w:r w:rsidRPr="00A71A5E">
          <w:rPr>
            <w:rStyle w:val="afffff0"/>
            <w:rtl/>
          </w:rPr>
          <w:delText xml:space="preserve">תקריב</w:delText>
        </w:r>
      </w:del>
      <w:r w:rsidRPr="00A71A5E">
        <w:rPr>
          <w:rStyle w:val="afffff0"/>
          <w:rFonts w:hint="cs"/>
          <w:rtl/>
        </w:rPr>
        <w:t>'</w:t>
      </w:r>
      <w:r w:rsidRPr="00A71A5E">
        <w:rPr>
          <w:rStyle w:val="afffff0"/>
          <w:rtl/>
        </w:rPr>
        <w:t>,</w:t>
      </w:r>
      <w:r>
        <w:rPr>
          <w:rtl/>
        </w:rPr>
        <w:t xml:space="preserve"> עולה </w:t>
      </w:r>
      <w:ins w:id="92165" w:author="מנוע מכני" w:date="2026-10-11T12:04:40Z">
        <w:r>
          <w:rPr>
            <w:rtl/>
          </w:rPr>
          <w:t xml:space="preserve">גם</w:t>
        </w:r>
      </w:ins>
      <w:del w:id="92166" w:author="מנוע מכני" w:date="2026-10-11T12:04:40Z">
        <w:r>
          <w:rPr>
            <w:rtl/>
          </w:rPr>
          <w:delText xml:space="preserve">נמי</w:delText>
        </w:r>
      </w:del>
      <w:r>
        <w:rPr>
          <w:rtl/>
        </w:rPr>
        <w:t xml:space="preserve"> הא כתיב: יקריב!</w:t>
      </w:r>
    </w:p>
    <w:p w:rsidR="00DA63EC" w:rsidRDefault="00DA63EC" w:rsidP="00DA63EC">
      <w:pPr>
        <w:tabs>
          <w:tab w:val="center" w:pos="2835"/>
        </w:tabs>
        <w:rPr>
          <w:rtl/>
        </w:rPr>
      </w:pPr>
      <w:r>
        <w:rPr>
          <w:rFonts w:hint="cs"/>
          <w:rtl/>
        </w:rPr>
        <w:t xml:space="preserve">עולה </w:t>
      </w:r>
      <w:ins w:id="92167" w:author="מנוע מכני" w:date="2026-10-11T12:04:40Z">
        <w:r>
          <w:rPr>
            <w:rFonts w:hint="cs"/>
            <w:rtl/>
          </w:rPr>
          <w:t xml:space="preserve">לא</w:t>
        </w:r>
      </w:ins>
      <w:del w:id="92168" w:author="מנוע מכני" w:date="2026-10-11T12:04:40Z">
        <w:r>
          <w:rPr>
            <w:rFonts w:hint="cs"/>
            <w:rtl/>
          </w:rPr>
          <w:delText xml:space="preserve">לאו</w:delText>
        </w:r>
      </w:del>
      <w:r>
        <w:rPr>
          <w:rFonts w:hint="cs"/>
          <w:rtl/>
        </w:rPr>
        <w:t xml:space="preserve"> מצד </w:t>
      </w:r>
      <w:r w:rsidRPr="00664445">
        <w:rPr>
          <w:rStyle w:val="afffff0"/>
          <w:rFonts w:hint="cs"/>
          <w:rtl/>
        </w:rPr>
        <w:t>ד'</w:t>
      </w:r>
      <w:ins w:id="91123" w:author="Claude - סמנטי" w:date="2026-10-11T12:27:00Z">
        <w:r>
          <w:rPr>
            <w:rStyle w:val="afffff0"/>
            <w:rtl/>
          </w:rPr>
          <w:t xml:space="preserve">לְעוֹלוֹתֵיכֶם</w:t>
        </w:r>
      </w:ins>
      <w:del w:id="91124" w:author="Claude - סמנטי" w:date="2026-10-11T12:27:00Z">
        <w:r w:rsidRPr="00664445">
          <w:rPr>
            <w:rStyle w:val="afffff0"/>
            <w:rtl/>
          </w:rPr>
          <w:delText xml:space="preserve">לעולותיכם</w:delText>
        </w:r>
      </w:del>
      <w:r w:rsidRPr="00664445">
        <w:rPr>
          <w:rStyle w:val="afffff0"/>
          <w:rFonts w:hint="cs"/>
          <w:rtl/>
        </w:rPr>
        <w:t>'</w:t>
      </w:r>
      <w:r w:rsidRPr="00664445">
        <w:rPr>
          <w:rStyle w:val="afffff0"/>
          <w:rtl/>
        </w:rPr>
        <w:t>,</w:t>
      </w:r>
      <w:r>
        <w:rPr>
          <w:rtl/>
        </w:rPr>
        <w:t xml:space="preserve"> </w:t>
      </w:r>
      <w:r>
        <w:rPr>
          <w:rFonts w:hint="cs"/>
          <w:rtl/>
        </w:rPr>
        <w:t>דגם ב</w:t>
      </w:r>
      <w:r>
        <w:rPr>
          <w:rtl/>
        </w:rPr>
        <w:t>מנחה כתיב: למנחותיכם!</w:t>
      </w:r>
      <w:ins w:id="95545" w:author="מנוע מכני" w:date="2026-10-11T12:04:40Z">
        <w:ins w:id="95547" w:author="מנוע מכני" w:date="2026-10-11T12:04:40Z">
          <w:ins w:id="95549" w:author="מנוע מכני" w:date="2026-10-11T12:04:40Z">
            <w:r>
              <w:rPr>
                <w:rFonts w:hint="cs"/>
                <w:rtl/>
              </w:rPr>
              <w:t xml:space="preserve"> </w:t>
            </w:r>
          </w:ins>
          <w:del w:id="95550" w:author="מנוע מכני" w:date="2026-10-11T12:04:40Z">
            <w:r>
              <w:rPr>
                <w:rFonts w:hint="cs"/>
                <w:rtl/>
              </w:rPr>
              <w:delText xml:space="preserve"> </w:delText>
            </w:r>
            <w:r>
              <w:rPr>
                <w:rFonts w:hint="cs"/>
                <w:rtl/>
              </w:rPr>
              <w:delText xml:space="preserve"> </w:delText>
            </w:r>
          </w:del>
        </w:ins>
        <w:del w:id="95548" w:author="מנוע מכני" w:date="2026-10-11T12:04:40Z">
          <w:r>
            <w:rPr>
              <w:rFonts w:hint="cs"/>
              <w:rtl/>
            </w:rPr>
            <w:delText xml:space="preserve"> </w:delText>
          </w:r>
          <w:r>
            <w:rPr>
              <w:rFonts w:hint="cs"/>
              <w:rtl/>
            </w:rPr>
            <w:delText xml:space="preserve"> </w:delText>
          </w:r>
        </w:del>
      </w:ins>
      <w:del w:id="95546" w:author="מנוע מכני" w:date="2026-10-11T12:04:40Z">
        <w:r>
          <w:rPr>
            <w:rFonts w:hint="cs"/>
            <w:rtl/>
          </w:rPr>
          <w:delText xml:space="preserve">  </w:delText>
        </w:r>
      </w:del>
      <w:r>
        <w:rPr>
          <w:rFonts w:hint="cs"/>
          <w:rtl/>
        </w:rPr>
        <w:t xml:space="preserve">- </w:t>
      </w:r>
      <w:r>
        <w:rPr>
          <w:rtl/>
        </w:rPr>
        <w:t>אלא משום דכתיב בה: נפש.</w:t>
      </w:r>
    </w:p>
    <w:p>
      <w:pPr>
        <w:pStyle w:val="38"/>
        <w:rPr>
          <w:ins w:id="102138" w:author="מנוע מכני" w:date="2026-10-11T12:04:40Z"/>
        </w:rPr>
      </w:pPr>
      <w:r>
        <w:t>תנ</w:t>
      </w:r>
      <w:r>
        <w:t>"</w:t>
      </w:r>
      <w:r>
        <w:t xml:space="preserve">ה </w:t>
      </w:r>
      <w:r>
        <w:t>רבי:</w:t>
      </w:r>
    </w:p>
    <w:p w:rsidR="00DA63EC" w:rsidRDefault="00DA63EC" w:rsidP="00DA63EC">
      <w:pPr>
        <w:tabs>
          <w:tab w:val="center" w:pos="2835"/>
        </w:tabs>
        <w:rPr>
          <w:rtl/>
        </w:rPr>
      </w:pPr>
      <w:del w:id="102139"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 xml:space="preserve">אשר יקריב קרבנו לכל נדריהם ולכל נדבותם אשר יקריבו לה</w:t>
      </w:r>
      <w:r w:rsidRPr="00A71A5E">
        <w:rPr>
          <w:rStyle w:val="afffff0"/>
          <w:rtl/>
        </w:rPr>
        <w:t xml:space="preserve">' </w:t>
      </w:r>
      <w:r>
        <w:rPr>
          <w:rtl/>
        </w:rPr>
        <w:t xml:space="preserve">- הכל באין בשותפות, </w:t>
      </w:r>
      <w:r>
        <w:rPr>
          <w:rtl/>
        </w:rPr>
        <w:t xml:space="preserve">לא</w:t>
      </w:r>
      <w:r>
        <w:rPr>
          <w:rtl/>
        </w:rPr>
        <w:t xml:space="preserve"> סילק הכתוב אלא מנחה, שנאמר: נפש.</w:t>
      </w:r>
    </w:p>
    <w:p>
      <w:pPr>
        <w:pStyle w:val="afffff8"/>
        <w:rPr>
          <w:ins w:id="90059" w:author="קלוד" w:date="2026-10-11T12:32:08Z"/>
        </w:rPr>
      </w:pPr>
      <w:ins w:id="90060" w:author="קלוד" w:date="2026-10-11T12:32:08Z">
        <w:r>
          <w:rPr>
            <w:color w:val="7B3F00"/>
          </w:rPr>
          <w:t xml:space="preserve">מנחה - מדוע נאמר בה 'נפש'</w:t>
        </w:r>
      </w:ins>
    </w:p>
    <w:p>
      <w:pPr>
        <w:pStyle w:val="38"/>
        <w:rPr>
          <w:ins w:id="102140" w:author="מנוע מכני" w:date="2026-10-11T12:04:40Z"/>
        </w:rPr>
      </w:pPr>
      <w:r>
        <w:t>ארי</w:t>
      </w:r>
      <w:r>
        <w:t>"</w:t>
      </w:r>
      <w:r>
        <w:t>צ</w:t>
      </w:r>
      <w:r>
        <w:t xml:space="preserve">:</w:t>
      </w:r>
    </w:p>
    <w:p w:rsidR="00DA63EC" w:rsidRDefault="00DA63EC" w:rsidP="00DA63EC">
      <w:pPr>
        <w:tabs>
          <w:tab w:val="center" w:pos="2835"/>
        </w:tabs>
        <w:rPr>
          <w:rtl/>
        </w:rPr>
      </w:pPr>
      <w:del w:id="102141" w:author="מנוע מכני" w:date="2026-10-11T12:04:40Z">
        <w:r>
          <w:rPr>
            <w:rtl/>
          </w:rPr>
          <w:delText xml:space="preserve"> </w:delText>
        </w:r>
      </w:del>
      <w:r>
        <w:rPr>
          <w:rtl/>
        </w:rPr>
        <w:t xml:space="preserve">מפני מה נשתנית מנחה שנאמר בה נפש? </w:t>
      </w:r>
      <w:r>
        <w:rPr>
          <w:rtl/>
        </w:rPr>
        <w:t xml:space="preserve">אמר</w:t>
      </w:r>
      <w:r>
        <w:rPr>
          <w:rtl/>
        </w:rPr>
        <w:t xml:space="preserve"> </w:t>
      </w:r>
      <w:r>
        <w:rPr>
          <w:rtl/>
        </w:rPr>
        <w:t xml:space="preserve">הקב"ה</w:t>
      </w:r>
      <w:r>
        <w:rPr>
          <w:rtl/>
        </w:rPr>
        <w:t xml:space="preserve">: מי דרכו להביא מנחה? עני, מעלה אני עליו כאילו הקריב נפשו לפני.</w:t>
      </w:r>
    </w:p>
    <w:p>
      <w:pPr>
        <w:pStyle w:val="38"/>
        <w:rPr>
          <w:ins w:id="102143" w:author="מנוע מכני" w:date="2026-10-11T12:04:40Z"/>
        </w:rPr>
      </w:pPr>
      <w:del w:id="102142" w:author="מנוע מכני" w:date="2026-10-11T12:04:40Z">
        <w:r>
          <w:delText xml:space="preserve">•</w:delText>
        </w:r>
      </w:del>
      <w:r>
        <w:t xml:space="preserve"> א"ר יצחק:</w:t>
      </w:r>
    </w:p>
    <w:p w:rsidR="00DA63EC" w:rsidRDefault="00DA63EC" w:rsidP="00DA63EC">
      <w:pPr>
        <w:tabs>
          <w:tab w:val="center" w:pos="2835"/>
        </w:tabs>
        <w:rPr>
          <w:rtl/>
        </w:rPr>
      </w:pPr>
      <w:del w:id="102144" w:author="מנוע מכני" w:date="2026-10-11T12:04:40Z">
        <w:r>
          <w:rPr>
            <w:rtl/>
          </w:rPr>
          <w:delText xml:space="preserve"> </w:delText>
        </w:r>
      </w:del>
      <w:r>
        <w:rPr>
          <w:rtl/>
        </w:rPr>
        <w:t xml:space="preserve">מה נשתנית מנחה שנאמר בה חמשה מיני טיגון הללו? משל למלך בשר ודם שעשה לו אוהבו סעודה ויודע בו שהוא עני, </w:t>
      </w:r>
      <w:r>
        <w:rPr>
          <w:rtl/>
        </w:rPr>
        <w:t xml:space="preserve">א"ל</w:t>
      </w:r>
      <w:r>
        <w:rPr>
          <w:rtl/>
        </w:rPr>
        <w:t xml:space="preserve">: עשה לי מן חמשה מיני טיגון כדי שאהנה ממך.</w:t>
      </w:r>
    </w:p>
    <w:p w:rsidR="00DA63EC" w:rsidRDefault="00DA63EC" w:rsidP="00DA63EC">
      <w:pPr>
        <w:pStyle w:val="Hadran"/>
        <w:rPr>
          <w:rtl/>
        </w:rPr>
        <w:pPrChange w:id="104885" w:author="Claude" w:date="2026-10-11T09:08:13Z">
          <w:pPr>
            <w:pStyle w:val="affff"/>
            <w:rPr>
              <w:rtl/>
            </w:rPr>
          </w:pPr>
        </w:pPrChange>
      </w:pPr>
      <w:r>
        <w:rPr>
          <w:rtl/>
        </w:rPr>
        <w:t>הדרן עלך המנחות והנסכים.</w:t>
      </w:r>
    </w:p>
    <w:p w:rsidR="00DA63EC" w:rsidRDefault="00DA63EC" w:rsidP="00DA63EC">
      <w:pPr>
        <w:pStyle w:val="affffd"/>
        <w:rPr>
          <w:rtl/>
        </w:rPr>
      </w:pPr>
      <w:r>
        <w:rPr>
          <w:rtl/>
        </w:rPr>
        <w:t>׹</w:t>
      </w:r>
    </w:p>
    <w:p w:rsidR="00DA63EC" w:rsidRDefault="00DA63EC" w:rsidP="00DA63EC">
      <w:pPr>
        <w:bidi w:val="0"/>
        <w:spacing w:after="160" w:line="259" w:lineRule="auto"/>
        <w:ind w:left="0" w:firstLine="0"/>
        <w:jc w:val="left"/>
      </w:pPr>
      <w:r>
        <w:rPr>
          <w:rtl/>
        </w:rPr>
        <w:br w:type="page"/>
      </w:r>
    </w:p>
    <w:p w:rsidR="00DA63EC" w:rsidRDefault="00DA63EC" w:rsidP="00DA63EC">
      <w:pPr>
        <w:pStyle w:val="afff6"/>
        <w:framePr w:wrap="around"/>
        <w:rPr>
          <w:del w:id="103871" w:author="Claude" w:date="2026-10-11T09:07:48Z"/>
          <w:rtl/>
        </w:rPr>
      </w:pPr>
      <w:del w:id="103870" w:author="Claude" w:date="2026-10-11T09:07:48Z">
        <w:r>
          <w:rPr>
            <w:rFonts w:hint="cs"/>
            <w:rtl/>
          </w:rPr>
          <w:lastRenderedPageBreak/>
          <w:delText xml:space="preserve">פרק שלושה עשר</w:delText>
        </w:r>
      </w:del>
    </w:p>
    <w:p w:rsidR="00DA63EC" w:rsidRDefault="00DA63EC" w:rsidP="00DA63EC">
      <w:pPr>
        <w:pStyle w:val="afff7"/>
        <w:framePr w:wrap="around"/>
        <w:rPr>
          <w:del w:id="103873" w:author="Claude" w:date="2026-10-11T09:07:48Z"/>
          <w:rtl/>
        </w:rPr>
      </w:pPr>
      <w:del w:id="103872" w:author="Claude" w:date="2026-10-11T09:07:48Z">
        <w:r>
          <w:rPr>
            <w:rFonts w:hint="cs"/>
            <w:rtl/>
          </w:rPr>
          <w:delText xml:space="preserve">הרי עלי עשרון </w:delText>
        </w:r>
      </w:del>
    </w:p>
    <w:p w:rsidR="00DA63EC" w:rsidRDefault="00DA63EC" w:rsidP="00DA63EC">
      <w:pPr>
        <w:pStyle w:val="afff3"/>
        <w:framePr w:wrap="around"/>
        <w:rPr>
          <w:rtl/>
        </w:rPr>
      </w:pPr>
      <w:r>
        <w:rPr>
          <w:rFonts w:hint="cs"/>
          <w:rtl/>
        </w:rPr>
        <w:t>קד.</w:t>
      </w:r>
    </w:p>
    <w:p w:rsidR="00DA63EC" w:rsidRDefault="00DA63EC" w:rsidP="00DA63EC">
      <w:pPr>
        <w:pStyle w:val="afff8"/>
        <w:framePr w:wrap="around"/>
        <w:rPr>
          <w:rtl/>
        </w:rPr>
      </w:pPr>
      <w:r>
        <w:rPr>
          <w:rFonts w:hint="cs"/>
          <w:rtl/>
        </w:rPr>
        <w:t>קד.- קי.</w:t>
      </w:r>
    </w:p>
    <w:p>
      <w:pPr>
        <w:pStyle w:val="PetichatPerek"/>
        <w:rPr>
          <w:ins w:id="103869" w:author="Claude" w:date="2026-10-11T09:07:48Z"/>
        </w:rPr>
      </w:pPr>
      <w:ins w:id="103868" w:author="Claude" w:date="2026-10-11T09:07:48Z">
        <w:r>
          <w:rPr>
            <w:rFonts w:hint="cs"/>
            <w:rtl/>
          </w:rPr>
          <w:t xml:space="preserve">פרק שלושה עשר</w:t>
        </w:r>
        <w:r>
          <w:rPr>
            <w:rFonts w:hint="cs"/>
            <w:rtl/>
          </w:rPr>
          <w:t xml:space="preserve"> - </w:t>
        </w:r>
        <w:r>
          <w:rPr>
            <w:rFonts w:hint="cs"/>
            <w:rtl/>
          </w:rPr>
          <w:t xml:space="preserve">הרי עלי עשרון</w:t>
        </w:r>
      </w:ins>
    </w:p>
    <w:p>
      <w:pPr>
        <w:pStyle w:val="MishnaBatzad"/>
        <w:rPr>
          <w:ins w:id="20502" w:author="קלוד" w:date="2026-10-11T09:07:26Z"/>
        </w:rPr>
      </w:pPr>
      <w:ins w:id="20501" w:author="קלוד" w:date="2026-10-11T09:07:26Z">
        <w:r>
          <w:t xml:space="preserve">משנה א</w:t>
        </w:r>
      </w:ins>
    </w:p>
    <w:p w:rsidR="00DA63EC" w:rsidRPr="000A334C" w:rsidRDefault="00DA63EC" w:rsidP="003B6D22">
      <w:pPr>
        <w:pStyle w:val="afff9"/>
        <w:rPr>
          <w:del w:id="20300" w:author="קלוד" w:date="2026-10-11T09:07:26Z"/>
          <w:rtl/>
        </w:rPr>
      </w:pPr>
      <w:del w:id="20299" w:author="קלוד" w:date="2026-10-11T09:07:26Z">
        <w:r w:rsidRPr="000A334C">
          <w:rPr>
            <w:rtl/>
          </w:rPr>
          <w:delText xml:space="preserve">מתני'.</w:delText>
        </w:r>
      </w:del>
    </w:p>
    <w:p w:rsidR="00DA63EC" w:rsidRPr="000A334C" w:rsidRDefault="00DA63EC" w:rsidP="003B6D22">
      <w:pPr>
        <w:pStyle w:val="afff9"/>
        <w:spacing w:before="120"/>
        <w:rPr>
          <w:rtl/>
        </w:rPr>
        <w:pPrChange w:id="90090" w:author="קלוד" w:date="2026-10-11T12:09:42Z">
          <w:pPr>
            <w:pStyle w:val="afff9"/>
          </w:pPr>
        </w:pPrChange>
      </w:pPr>
      <w:r w:rsidRPr="000A334C">
        <w:rPr>
          <w:rtl/>
        </w:rPr>
        <w:t xml:space="preserve">הרי עלי עשרון - יביא אחד, עשרונות - יביא שנים, </w:t>
      </w:r>
    </w:p>
    <w:p w:rsidR="00DA63EC" w:rsidRPr="000A334C" w:rsidRDefault="00DA63EC" w:rsidP="003B6D22">
      <w:pPr>
        <w:pStyle w:val="afff9"/>
        <w:rPr>
          <w:rtl/>
        </w:rPr>
      </w:pPr>
      <w:r w:rsidRPr="000A334C">
        <w:rPr>
          <w:rtl/>
        </w:rPr>
        <w:t>פירשתי ואיני יודע מה פירשתי - יביא ששים עשרון.</w:t>
      </w:r>
    </w:p>
    <w:p w:rsidR="00DA63EC" w:rsidRPr="000A334C" w:rsidRDefault="00DA63EC" w:rsidP="003B6D22">
      <w:pPr>
        <w:pStyle w:val="afff9"/>
        <w:rPr>
          <w:rtl/>
        </w:rPr>
      </w:pPr>
      <w:r w:rsidRPr="000A334C">
        <w:rPr>
          <w:rtl/>
        </w:rPr>
        <w:t xml:space="preserve">הרי עלי מנחה - יביא איזו שירצה; </w:t>
      </w:r>
    </w:p>
    <w:p w:rsidR="00DA63EC" w:rsidRPr="000A334C" w:rsidRDefault="00DA63EC" w:rsidP="003B6D22">
      <w:pPr>
        <w:pStyle w:val="afff9"/>
        <w:rPr>
          <w:rtl/>
        </w:rPr>
      </w:pPr>
      <w:r>
        <w:rPr>
          <w:rtl/>
        </w:rPr>
        <w:t xml:space="preserve">	</w:t>
      </w:r>
      <w:r>
        <w:rPr>
          <w:rStyle w:val="TanaimMishna"/>
          <w:rtl/>
          <w:rPrChange w:id="20035" w:author="קלוד" w:date="2026-10-11T09:07:26Z">
            <w:rPr>
              <w:rtl/>
            </w:rPr>
          </w:rPrChange>
        </w:rPr>
        <w:t xml:space="preserve">רבי יהודה</w:t>
      </w:r>
      <w:r>
        <w:rPr>
          <w:rtl/>
        </w:rPr>
        <w:t xml:space="preserve"> אומר</w:t>
      </w:r>
      <w:r>
        <w:rPr>
          <w:rStyle w:val="TanaimMishna"/>
          <w:rtl/>
          <w:rPrChange w:id="103787" w:author="Claude" w:date="2026-10-11T09:07:48Z">
            <w:rPr>
              <w:rtl/>
            </w:rPr>
          </w:rPrChange>
        </w:rPr>
        <w:t xml:space="preserve">:</w:t>
      </w:r>
      <w:r>
        <w:rPr>
          <w:rtl/>
        </w:rPr>
        <w:t xml:space="preserve"> יביא מנחת הסולת, שהיא מיוחדת שבמנחות.</w:t>
      </w:r>
    </w:p>
    <w:p w:rsidR="00DA63EC" w:rsidRPr="000A334C" w:rsidRDefault="00DA63EC" w:rsidP="003B6D22">
      <w:pPr>
        <w:pStyle w:val="afff9"/>
        <w:rPr>
          <w:rtl/>
        </w:rPr>
      </w:pPr>
    </w:p>
    <w:p w:rsidR="00DA63EC" w:rsidRPr="000A334C" w:rsidRDefault="00DA63EC" w:rsidP="003B6D22">
      <w:pPr>
        <w:pStyle w:val="afff9"/>
        <w:rPr>
          <w:rtl/>
        </w:rPr>
      </w:pPr>
      <w:r w:rsidRPr="000A334C">
        <w:rPr>
          <w:rtl/>
        </w:rPr>
        <w:t xml:space="preserve">מנחה או מין המנחה - יביא אחת, </w:t>
      </w:r>
    </w:p>
    <w:p w:rsidR="00DA63EC" w:rsidRPr="000A334C" w:rsidRDefault="00DA63EC" w:rsidP="003B6D22">
      <w:pPr>
        <w:pStyle w:val="afff9"/>
        <w:rPr>
          <w:rtl/>
        </w:rPr>
      </w:pPr>
      <w:r w:rsidRPr="000A334C">
        <w:rPr>
          <w:rtl/>
        </w:rPr>
        <w:t xml:space="preserve">מנחות או מין מנחות - יביא שתים, </w:t>
      </w:r>
    </w:p>
    <w:p w:rsidR="00DA63EC" w:rsidRPr="000A334C" w:rsidRDefault="00DA63EC" w:rsidP="003B6D22">
      <w:pPr>
        <w:pStyle w:val="afff9"/>
        <w:rPr>
          <w:rtl/>
        </w:rPr>
      </w:pPr>
      <w:r w:rsidRPr="000A334C">
        <w:rPr>
          <w:rtl/>
        </w:rPr>
        <w:t>פירשתי ואיני יודע איזה מהן פירשתי - יביא חמשתן.</w:t>
      </w:r>
    </w:p>
    <w:p w:rsidR="00DA63EC" w:rsidRPr="000A334C" w:rsidRDefault="00DA63EC" w:rsidP="003B6D22">
      <w:pPr>
        <w:pStyle w:val="afff9"/>
        <w:rPr>
          <w:rtl/>
        </w:rPr>
      </w:pPr>
      <w:r w:rsidRPr="000A334C">
        <w:rPr>
          <w:rtl/>
        </w:rPr>
        <w:t xml:space="preserve">פירשתי מנחה של עשרונים ואיני יודע כמה פירשתי - יביא ששים עשרון; </w:t>
      </w:r>
    </w:p>
    <w:p w:rsidR="00DA63EC" w:rsidRPr="000A334C" w:rsidRDefault="00DA63EC" w:rsidP="003B6D22">
      <w:pPr>
        <w:pStyle w:val="afff9"/>
        <w:rPr>
          <w:rtl/>
        </w:rPr>
      </w:pPr>
      <w:r w:rsidRPr="000A334C">
        <w:rPr>
          <w:rtl/>
        </w:rPr>
        <w:tab/>
        <w:t>רבי אומר: יביא מנחות של עשרונות מאחד ועד ששים.</w:t>
      </w:r>
    </w:p>
    <w:p w:rsidR="00DA63EC" w:rsidRDefault="00DA63EC" w:rsidP="00DA63EC">
      <w:pPr>
        <w:pStyle w:val="affffd"/>
        <w:rPr>
          <w:del w:id="90157" w:author="מנוע עיצוב" w:date="2026-10-11T12:09:26Z"/>
          <w:rtl/>
        </w:rPr>
      </w:pPr>
      <w:del w:id="90156" w:author="מנוע עיצוב" w:date="2026-10-11T12:09:26Z">
        <w:r>
          <w:rPr>
            <w:rtl/>
          </w:rPr>
          <w:delText xml:space="preserve">׹</w:delText>
        </w:r>
      </w:del>
    </w:p>
    <w:p w:rsidR="00DA63EC" w:rsidRDefault="00DA63EC" w:rsidP="00DA63EC">
      <w:pPr>
        <w:pStyle w:val="affff1"/>
        <w:ind w:end="0"/>
        <w:rPr>
          <w:rtl/>
        </w:rPr>
        <w:pPrChange w:id="20112" w:author="קלוד" w:date="2026-10-11T09:07:26Z">
          <w:pPr>
            <w:pStyle w:val="affff1"/>
            <w:rPr>
              <w:rtl/>
            </w:rPr>
          </w:pPr>
        </w:pPrChange>
      </w:pPr>
      <w:ins w:id="9876" w:author="מספור קטעי משנה" w:date="2026-10-11T09:35:12Z">
        <w:r>
          <w:rPr>
            <w:rStyle w:val="MisparKeta"/>
          </w:rPr>
          <w:t xml:space="preserve">ב. </w:t>
        </w:r>
      </w:ins>
      <w:r>
        <w:rPr>
          <w:rFonts w:hint="cs"/>
          <w:rtl/>
        </w:rPr>
        <w:t xml:space="preserve">עשרונות יביא שתים </w:t>
      </w:r>
    </w:p>
    <w:p w:rsidR="00DA63EC" w:rsidRDefault="00DA63EC" w:rsidP="00DA63EC">
      <w:pPr>
        <w:tabs>
          <w:tab w:val="center" w:pos="2835"/>
        </w:tabs>
        <w:rPr>
          <w:rtl/>
        </w:rPr>
      </w:pPr>
      <w:r>
        <w:rPr>
          <w:rtl/>
        </w:rPr>
        <w:t xml:space="preserve">מיעוט עשרונות שתים </w:t>
      </w:r>
      <w:ins w:id="90291" w:author="Claude - סמנטי" w:date="2026-10-11T12:27:00Z">
        <w:r>
          <w:rPr>
            <w:rtl/>
          </w:rPr>
          <w:t xml:space="preserve">נצרכה</w:t>
        </w:r>
      </w:ins>
      <w:del w:id="90292" w:author="Claude - סמנטי" w:date="2026-10-11T12:27:00Z">
        <w:r>
          <w:rPr>
            <w:rtl/>
          </w:rPr>
          <w:delText xml:space="preserve">איצטריכא</w:delText>
        </w:r>
      </w:del>
      <w:r>
        <w:rPr>
          <w:rtl/>
        </w:rPr>
        <w:t xml:space="preserve"> </w:t>
      </w:r>
      <w:ins w:id="93887" w:author="מנוע מכני" w:date="2026-10-11T12:04:40Z">
        <w:r>
          <w:rPr>
            <w:rtl/>
          </w:rPr>
          <w:t xml:space="preserve">לו</w:t>
        </w:r>
      </w:ins>
      <w:del w:id="93888" w:author="מנוע מכני" w:date="2026-10-11T12:04:40Z">
        <w:r>
          <w:rPr>
            <w:rtl/>
          </w:rPr>
          <w:delText xml:space="preserve">ליה</w:delText>
        </w:r>
      </w:del>
      <w:r>
        <w:rPr>
          <w:rtl/>
        </w:rPr>
        <w:t xml:space="preserve">.</w:t>
      </w:r>
    </w:p>
    <w:p w:rsidR="00DA63EC" w:rsidRDefault="00DA63EC" w:rsidP="00DA63EC">
      <w:pPr>
        <w:pStyle w:val="affffd"/>
        <w:rPr>
          <w:del w:id="90159" w:author="מנוע עיצוב" w:date="2026-10-11T12:09:26Z"/>
          <w:rtl/>
        </w:rPr>
      </w:pPr>
      <w:del w:id="90158" w:author="מנוע עיצוב" w:date="2026-10-11T12:09:26Z">
        <w:r>
          <w:rPr>
            <w:rtl/>
          </w:rPr>
          <w:delText xml:space="preserve">׹</w:delText>
        </w:r>
      </w:del>
    </w:p>
    <w:p w:rsidR="00DA63EC" w:rsidRDefault="00DA63EC" w:rsidP="00DA63EC">
      <w:pPr>
        <w:pStyle w:val="affff1"/>
        <w:ind w:end="0"/>
        <w:rPr>
          <w:rtl/>
        </w:rPr>
        <w:pPrChange w:id="20113" w:author="קלוד" w:date="2026-10-11T09:07:26Z">
          <w:pPr>
            <w:pStyle w:val="affff1"/>
            <w:rPr>
              <w:rtl/>
            </w:rPr>
          </w:pPr>
        </w:pPrChange>
      </w:pPr>
      <w:ins w:id="9877" w:author="מספור קטעי משנה" w:date="2026-10-11T09:35:12Z">
        <w:r>
          <w:rPr>
            <w:rStyle w:val="MisparKeta"/>
          </w:rPr>
          <w:t xml:space="preserve">ג. </w:t>
        </w:r>
      </w:ins>
      <w:r>
        <w:rPr>
          <w:rtl/>
        </w:rPr>
        <w:t>פירשתי ואיני יודע מה פירשתי - יביא ששים עשרון.</w:t>
      </w:r>
    </w:p>
    <w:p>
      <w:pPr>
        <w:pStyle w:val="38"/>
        <w:rPr>
          <w:ins w:id="102145" w:author="מנוע מכני" w:date="2026-10-11T12:04:40Z"/>
        </w:rPr>
      </w:pPr>
      <w:r>
        <w:t xml:space="preserve">חזקיה:</w:t>
      </w:r>
    </w:p>
    <w:p w:rsidR="00DA63EC" w:rsidRDefault="00DA63EC" w:rsidP="00DA63EC">
      <w:pPr>
        <w:tabs>
          <w:tab w:val="center" w:pos="2835"/>
        </w:tabs>
        <w:rPr>
          <w:rtl/>
        </w:rPr>
      </w:pPr>
      <w:del w:id="102146" w:author="מנוע מכני" w:date="2026-10-11T12:04:40Z">
        <w:r>
          <w:rPr>
            <w:rtl/>
          </w:rPr>
          <w:delText xml:space="preserve"> </w:delText>
        </w:r>
      </w:del>
      <w:r>
        <w:rPr>
          <w:rtl/>
        </w:rPr>
        <w:t xml:space="preserve">דלא </w:t>
      </w:r>
      <w:r>
        <w:rPr>
          <w:rStyle w:val="2fb"/>
          <w:rtl/>
        </w:rPr>
        <w:t xml:space="preserve">כרבי</w:t>
      </w:r>
      <w:r>
        <w:rPr>
          <w:rFonts w:hint="cs"/>
          <w:rtl/>
        </w:rPr>
        <w:t xml:space="preserve"> דאמר</w:t>
      </w:r>
      <w:r>
        <w:rPr>
          <w:rtl/>
        </w:rPr>
        <w:t xml:space="preserve"> יביא מנחות של עשרונות מאחד ועד ששים.</w:t>
      </w:r>
    </w:p>
    <w:p>
      <w:pPr>
        <w:pStyle w:val="38"/>
        <w:rPr>
          <w:ins w:id="102147" w:author="מנוע מכני" w:date="2026-10-11T12:04:40Z"/>
        </w:rPr>
      </w:pPr>
      <w:r w:rsidRPr="00336727">
        <w:t>ור</w:t>
      </w:r>
      <w:r w:rsidRPr="00336727">
        <w:t>י</w:t>
      </w:r>
      <w:r>
        <w:t>"</w:t>
      </w:r>
      <w:r w:rsidRPr="00336727">
        <w:t>ו</w:t>
      </w:r>
      <w:r w:rsidRPr="00336727">
        <w:t xml:space="preserve">:</w:t>
      </w:r>
    </w:p>
    <w:p w:rsidR="00DA63EC" w:rsidRDefault="00DA63EC" w:rsidP="00DA63EC">
      <w:pPr>
        <w:rPr>
          <w:rtl/>
        </w:rPr>
      </w:pPr>
      <w:del w:id="102148" w:author="מנוע מכני" w:date="2026-10-11T12:04:40Z">
        <w:r w:rsidRPr="00336727">
          <w:rPr>
            <w:rtl/>
          </w:rPr>
          <w:delText xml:space="preserve"> </w:delText>
        </w:r>
      </w:del>
      <w:r w:rsidRPr="00336727">
        <w:rPr>
          <w:rFonts w:hint="cs"/>
          <w:rtl/>
        </w:rPr>
        <w:t>אפי'</w:t>
      </w:r>
      <w:r w:rsidRPr="00336727">
        <w:rPr>
          <w:rtl/>
        </w:rPr>
        <w:t xml:space="preserve"> </w:t>
      </w:r>
      <w:r w:rsidRPr="00336727">
        <w:rPr>
          <w:rStyle w:val="2fb"/>
          <w:rFonts w:hint="cs"/>
          <w:rtl/>
        </w:rPr>
        <w:t>כ</w:t>
      </w:r>
      <w:r w:rsidRPr="00336727">
        <w:rPr>
          <w:rStyle w:val="2fb"/>
          <w:rtl/>
        </w:rPr>
        <w:t xml:space="preserve">רבי</w:t>
      </w:r>
      <w:r w:rsidRPr="00336727">
        <w:rPr>
          <w:rtl/>
        </w:rPr>
        <w:t xml:space="preserve"> באומר פירשתי עשרונות אבל </w:t>
      </w:r>
      <w:r w:rsidRPr="00336727">
        <w:rPr>
          <w:rtl/>
        </w:rPr>
        <w:t xml:space="preserve">לא</w:t>
      </w:r>
      <w:r w:rsidRPr="00336727">
        <w:rPr>
          <w:rtl/>
        </w:rPr>
        <w:t xml:space="preserve"> קבעתים בכלי, ד</w:t>
      </w:r>
      <w:r w:rsidRPr="00336727">
        <w:rPr>
          <w:rFonts w:hint="cs"/>
          <w:rtl/>
        </w:rPr>
        <w:t xml:space="preserve">מביא </w:t>
      </w:r>
      <w:r w:rsidRPr="00336727">
        <w:rPr>
          <w:rtl/>
        </w:rPr>
        <w:t>שי</w:t>
      </w:r>
      <w:r w:rsidRPr="00336727">
        <w:rPr>
          <w:rFonts w:hint="cs"/>
          <w:rtl/>
        </w:rPr>
        <w:t>שים</w:t>
      </w:r>
      <w:r w:rsidRPr="00336727">
        <w:rPr>
          <w:rtl/>
        </w:rPr>
        <w:t xml:space="preserve"> עשרונות בש</w:t>
      </w:r>
      <w:r w:rsidRPr="00336727">
        <w:rPr>
          <w:rFonts w:hint="cs"/>
          <w:rtl/>
        </w:rPr>
        <w:t>ישים כלים</w:t>
      </w:r>
    </w:p>
    <w:p w:rsidR="00DA63EC" w:rsidRDefault="00DA63EC" w:rsidP="00DA63EC">
      <w:pPr>
        <w:pStyle w:val="affffd"/>
        <w:rPr>
          <w:del w:id="90161" w:author="מנוע עיצוב" w:date="2026-10-11T12:09:26Z"/>
          <w:rtl/>
        </w:rPr>
      </w:pPr>
      <w:del w:id="90160" w:author="מנוע עיצוב" w:date="2026-10-11T12:09:26Z">
        <w:r>
          <w:rPr>
            <w:rtl/>
          </w:rPr>
          <w:delText xml:space="preserve">׹</w:delText>
        </w:r>
      </w:del>
    </w:p>
    <w:p w:rsidR="00DA63EC" w:rsidRDefault="00DA63EC" w:rsidP="00DA63EC">
      <w:pPr>
        <w:pStyle w:val="affff1"/>
        <w:ind w:end="0"/>
        <w:rPr>
          <w:rtl/>
        </w:rPr>
        <w:pPrChange w:id="20114" w:author="קלוד" w:date="2026-10-11T09:07:26Z">
          <w:pPr>
            <w:pStyle w:val="affff1"/>
            <w:rPr>
              <w:rtl/>
            </w:rPr>
          </w:pPr>
        </w:pPrChange>
      </w:pPr>
      <w:ins w:id="9878" w:author="מספור קטעי משנה" w:date="2026-10-11T09:35:12Z">
        <w:r>
          <w:rPr>
            <w:rStyle w:val="MisparKeta"/>
          </w:rPr>
          <w:t xml:space="preserve">ד. </w:t>
        </w:r>
      </w:ins>
      <w:r>
        <w:rPr>
          <w:rtl/>
        </w:rPr>
        <w:t>הרי עלי מנחה - יביא איזהו שירצה [וכו</w:t>
      </w:r>
      <w:r w:rsidR="005608A0">
        <w:rPr>
          <w:rtl/>
        </w:rPr>
        <w:t>'</w:t>
      </w:r>
      <w:r>
        <w:rPr>
          <w:rtl/>
        </w:rPr>
        <w:t>].</w:t>
      </w:r>
    </w:p>
    <w:p>
      <w:pPr>
        <w:pStyle w:val="38"/>
        <w:rPr>
          <w:ins w:id="102149" w:author="מנוע מכני" w:date="2026-10-11T12:04:40Z"/>
        </w:rPr>
      </w:pPr>
      <w:r>
        <w:t xml:space="preserve">תנא:</w:t>
      </w:r>
    </w:p>
    <w:p w:rsidR="00DA63EC" w:rsidRDefault="00DA63EC" w:rsidP="00DA63EC">
      <w:pPr>
        <w:tabs>
          <w:tab w:val="center" w:pos="2835"/>
        </w:tabs>
        <w:rPr>
          <w:rtl/>
        </w:rPr>
      </w:pPr>
      <w:del w:id="102150" w:author="מנוע מכני" w:date="2026-10-11T12:04:40Z">
        <w:r>
          <w:rPr>
            <w:rtl/>
          </w:rPr>
          <w:delText xml:space="preserve"> </w:delText>
        </w:r>
      </w:del>
      <w:r>
        <w:rPr>
          <w:rtl/>
        </w:rPr>
        <w:t xml:space="preserve">הואיל ופתח בו הכתוב תחלה.</w:t>
      </w:r>
    </w:p>
    <w:p w:rsidR="00DA63EC" w:rsidRDefault="00DA63EC" w:rsidP="00DA63EC">
      <w:pPr>
        <w:pStyle w:val="afff3"/>
        <w:framePr w:wrap="around"/>
        <w:rPr>
          <w:rtl/>
        </w:rPr>
      </w:pPr>
      <w:r>
        <w:rPr>
          <w:rFonts w:hint="cs"/>
          <w:rtl/>
        </w:rPr>
        <w:t>קה.</w:t>
      </w:r>
    </w:p>
    <w:p>
      <w:pPr>
        <w:pStyle w:val="afffff8"/>
        <w:rPr>
          <w:ins w:id="90057" w:author="קלוד" w:date="2026-10-11T12:32:08Z"/>
        </w:rPr>
      </w:pPr>
      <w:ins w:id="90058" w:author="קלוד" w:date="2026-10-11T12:32:08Z">
        <w:r>
          <w:rPr>
            <w:color w:val="7B3F00"/>
          </w:rPr>
          <w:t xml:space="preserve">הרי עלי עולה - כבש, אף שפתח הכתוב בבן בקר</w:t>
        </w:r>
      </w:ins>
    </w:p>
    <w:p>
      <w:pPr>
        <w:pStyle w:val="38"/>
        <w:rPr>
          <w:ins w:id="102151" w:author="מנוע מכני" w:date="2026-10-11T12:04:40Z"/>
        </w:rPr>
      </w:pPr>
      <w:r>
        <w:t xml:space="preserve">והך</w:t>
      </w:r>
    </w:p>
    <w:p w:rsidR="00DA63EC" w:rsidRDefault="00DA63EC" w:rsidP="00DA63EC">
      <w:pPr>
        <w:tabs>
          <w:tab w:val="center" w:pos="2835"/>
        </w:tabs>
        <w:rPr>
          <w:rtl/>
        </w:rPr>
      </w:pPr>
      <w:del w:id="102152" w:author="מנוע מכני" w:date="2026-10-11T12:04:40Z">
        <w:r>
          <w:rPr>
            <w:rFonts w:hint="cs"/>
            <w:rtl/>
          </w:rPr>
          <w:delText xml:space="preserve"> </w:delText>
        </w:r>
      </w:del>
      <w:r>
        <w:rPr>
          <w:rFonts w:hint="cs"/>
          <w:rtl/>
        </w:rPr>
        <w:t xml:space="preserve">ד</w:t>
      </w:r>
      <w:r>
        <w:rPr>
          <w:rtl/>
        </w:rPr>
        <w:t xml:space="preserve">האומר הרי עלי עולה - יביא בן בקר הואיל ופתח בו הכתוב תחלה, </w:t>
      </w:r>
    </w:p>
    <w:p w:rsidR="00DA63EC" w:rsidRDefault="00DA63EC" w:rsidP="00DA63EC">
      <w:pPr>
        <w:tabs>
          <w:tab w:val="center" w:pos="2835"/>
        </w:tabs>
        <w:ind w:left="850"/>
        <w:rPr>
          <w:rtl/>
        </w:rPr>
      </w:pPr>
      <w:del w:id="90275" w:author="מנוע מכני" w:date="2026-10-11T12:04:40Z">
        <w:r>
          <w:rPr>
            <w:rtl/>
          </w:rPr>
          <w:delText xml:space="preserve"> </w:delText>
        </w:r>
      </w:del>
      <w:r>
        <w:rPr>
          <w:rtl/>
        </w:rPr>
        <w:t xml:space="preserve">'</w:t>
      </w:r>
      <w:ins w:id="91125" w:author="Claude - סמנטי" w:date="2026-10-11T12:27:00Z">
        <w:r>
          <w:rPr>
            <w:rStyle w:val="afffff0"/>
            <w:rtl/>
          </w:rPr>
          <w:t xml:space="preserve">מִן הַצֹּאן</w:t>
        </w:r>
      </w:ins>
      <w:del w:id="91126" w:author="Claude - סמנטי" w:date="2026-10-11T12:27:00Z">
        <w:r>
          <w:rPr>
            <w:rtl/>
          </w:rPr>
          <w:delText xml:space="preserve">מן הצאן</w:delText>
        </w:r>
      </w:del>
      <w:r>
        <w:rPr>
          <w:rFonts w:hint="cs"/>
          <w:rtl/>
        </w:rPr>
        <w:t>'</w:t>
      </w:r>
      <w:r>
        <w:rPr>
          <w:rtl/>
        </w:rPr>
        <w:t xml:space="preserve"> - יביא כבש הואיל ופתח בו הכתוב תחלה,</w:t>
      </w:r>
    </w:p>
    <w:p w:rsidR="00DA63EC" w:rsidRDefault="00DA63EC" w:rsidP="00DA63EC">
      <w:pPr>
        <w:tabs>
          <w:tab w:val="center" w:pos="2835"/>
        </w:tabs>
        <w:ind w:left="850"/>
        <w:rPr>
          <w:rtl/>
        </w:rPr>
      </w:pPr>
      <w:del w:id="90276" w:author="מנוע מכני" w:date="2026-10-11T12:04:40Z">
        <w:r>
          <w:rPr>
            <w:rtl/>
          </w:rPr>
          <w:delText xml:space="preserve"> </w:delText>
        </w:r>
      </w:del>
      <w:r>
        <w:rPr>
          <w:rtl/>
        </w:rPr>
        <w:t xml:space="preserve">'</w:t>
      </w:r>
      <w:ins w:id="91127" w:author="Claude - סמנטי" w:date="2026-10-11T12:27:00Z">
        <w:r>
          <w:rPr>
            <w:rStyle w:val="afffff0"/>
            <w:rtl/>
          </w:rPr>
          <w:t xml:space="preserve">מִן הָעוֹף</w:t>
        </w:r>
      </w:ins>
      <w:del w:id="91128" w:author="Claude - סמנטי" w:date="2026-10-11T12:27:00Z">
        <w:r>
          <w:rPr>
            <w:rtl/>
          </w:rPr>
          <w:delText xml:space="preserve">מן העוף</w:delText>
        </w:r>
      </w:del>
      <w:r>
        <w:rPr>
          <w:rFonts w:hint="cs"/>
          <w:rtl/>
        </w:rPr>
        <w:t>'</w:t>
      </w:r>
      <w:r>
        <w:rPr>
          <w:rtl/>
        </w:rPr>
        <w:t xml:space="preserve"> - יביא תורים הואיל ופתח בו הכתוב תחלה, אלמה </w:t>
      </w:r>
      <w:r>
        <w:rPr>
          <w:rtl/>
        </w:rPr>
        <w:t xml:space="preserve">תנן</w:t>
      </w:r>
      <w:r>
        <w:rPr>
          <w:rtl/>
        </w:rPr>
        <w:t xml:space="preserve">: הרי עלי עולה - יביא כבש, </w:t>
      </w:r>
    </w:p>
    <w:p w:rsidR="00DA63EC" w:rsidRDefault="00DA63EC" w:rsidP="00DA63EC">
      <w:pPr>
        <w:tabs>
          <w:tab w:val="center" w:pos="2835"/>
        </w:tabs>
        <w:ind w:left="850"/>
        <w:rPr>
          <w:rtl/>
        </w:rPr>
      </w:pPr>
      <w:r>
        <w:rPr>
          <w:rStyle w:val="2fb"/>
          <w:rFonts w:hint="cs"/>
          <w:rtl/>
        </w:rPr>
        <w:t>ראב</w:t>
      </w:r>
      <w:r>
        <w:rPr>
          <w:rStyle w:val="2fb"/>
          <w:rtl/>
        </w:rPr>
        <w:t>"</w:t>
      </w:r>
      <w:r>
        <w:rPr>
          <w:rStyle w:val="2fb"/>
          <w:rFonts w:hint="cs"/>
          <w:rtl/>
        </w:rPr>
        <w:t>ע</w:t>
      </w:r>
      <w:r>
        <w:rPr>
          <w:rtl/>
        </w:rPr>
        <w:t xml:space="preserve">: תור או בן יונה, ולא פליג </w:t>
      </w:r>
      <w:ins w:id="90569" w:author="מנוע מכני" w:date="2026-10-11T12:04:40Z">
        <w:r>
          <w:rPr>
            <w:rStyle w:val="2fb"/>
            <w:rtl/>
          </w:rPr>
          <w:t xml:space="preserve">ר"י</w:t>
        </w:r>
      </w:ins>
      <w:del w:id="90570" w:author="מנוע מכני" w:date="2026-10-11T12:04:40Z">
        <w:r>
          <w:rPr>
            <w:rtl/>
          </w:rPr>
          <w:delText xml:space="preserve">רבי יהודה</w:delText>
        </w:r>
      </w:del>
      <w:r>
        <w:rPr>
          <w:rtl/>
        </w:rPr>
        <w:t xml:space="preserve">!</w:t>
      </w:r>
    </w:p>
    <w:p>
      <w:pPr>
        <w:pStyle w:val="38"/>
        <w:rPr>
          <w:ins w:id="102153" w:author="מנוע מכני" w:date="2026-10-11T12:04:40Z"/>
        </w:rPr>
      </w:pPr>
      <w:r>
        <w:t>והך ד</w:t>
      </w:r>
      <w:r>
        <w:t xml:space="preserve">מיוחדת שבמנחות?</w:t>
      </w:r>
    </w:p>
    <w:p w:rsidR="00DA63EC" w:rsidRDefault="00DA63EC" w:rsidP="00DA63EC">
      <w:pPr>
        <w:tabs>
          <w:tab w:val="center" w:pos="2835"/>
        </w:tabs>
        <w:ind w:left="850"/>
        <w:rPr>
          <w:rtl/>
        </w:rPr>
      </w:pPr>
      <w:del w:id="102154" w:author="מנוע מכני" w:date="2026-10-11T12:04:40Z">
        <w:r>
          <w:rPr>
            <w:rtl/>
          </w:rPr>
          <w:delText xml:space="preserve"> </w:delText>
        </w:r>
      </w:del>
      <w:ins w:id="93891" w:author="מנוע מכני" w:date="2026-10-11T12:04:40Z">
        <w:r>
          <w:rPr>
            <w:rtl/>
          </w:rPr>
          <w:t xml:space="preserve">דאין</w:t>
        </w:r>
      </w:ins>
      <w:del w:id="93892" w:author="מנוע מכני" w:date="2026-10-11T12:04:40Z">
        <w:r>
          <w:rPr>
            <w:rtl/>
          </w:rPr>
          <w:delText xml:space="preserve">דלית</w:delText>
        </w:r>
      </w:del>
      <w:r>
        <w:rPr>
          <w:rtl/>
        </w:rPr>
        <w:t xml:space="preserve"> </w:t>
      </w:r>
      <w:ins w:id="93889" w:author="מנוע מכני" w:date="2026-10-11T12:04:40Z">
        <w:r>
          <w:rPr>
            <w:rtl/>
          </w:rPr>
          <w:t xml:space="preserve">לו</w:t>
        </w:r>
      </w:ins>
      <w:del w:id="93890" w:author="מנוע מכני" w:date="2026-10-11T12:04:40Z">
        <w:r>
          <w:rPr>
            <w:rtl/>
          </w:rPr>
          <w:delText xml:space="preserve">ליה</w:delText>
        </w:r>
      </w:del>
      <w:r>
        <w:rPr>
          <w:rtl/>
        </w:rPr>
        <w:t xml:space="preserve"> שם לווי.</w:t>
      </w:r>
    </w:p>
    <w:p>
      <w:pPr>
        <w:pStyle w:val="38"/>
        <w:rPr>
          <w:ins w:id="102155" w:author="מנוע מכני" w:date="2026-10-11T12:04:40Z"/>
        </w:rPr>
      </w:pPr>
      <w:r>
        <w:t xml:space="preserve">והך</w:t>
      </w:r>
    </w:p>
    <w:p w:rsidR="00DA63EC" w:rsidRDefault="00DA63EC" w:rsidP="00DA63EC">
      <w:pPr>
        <w:tabs>
          <w:tab w:val="center" w:pos="2835"/>
        </w:tabs>
        <w:ind w:left="850"/>
        <w:rPr>
          <w:rtl/>
        </w:rPr>
      </w:pPr>
      <w:del w:id="102156" w:author="מנוע מכני" w:date="2026-10-11T12:04:40Z">
        <w:r>
          <w:rPr>
            <w:rFonts w:hint="cs"/>
            <w:rtl/>
          </w:rPr>
          <w:delText xml:space="preserve"> </w:delText>
        </w:r>
      </w:del>
      <w:ins w:id="90293" w:author="Claude - סמנטי" w:date="2026-10-11T12:27:00Z">
        <w:r>
          <w:rPr>
            <w:rFonts w:hint="cs"/>
            <w:rtl/>
          </w:rPr>
          <w:t xml:space="preserve">שהואיל</w:t>
        </w:r>
      </w:ins>
      <w:del w:id="90294" w:author="Claude - סמנטי" w:date="2026-10-11T12:27:00Z">
        <w:r>
          <w:rPr>
            <w:rFonts w:hint="cs"/>
            <w:rtl/>
          </w:rPr>
          <w:delText xml:space="preserve">ד</w:delText>
        </w:r>
        <w:r>
          <w:rPr>
            <w:rtl/>
          </w:rPr>
          <w:delText xml:space="preserve">הואיל</w:delText>
        </w:r>
      </w:del>
      <w:r>
        <w:rPr>
          <w:rtl/>
        </w:rPr>
        <w:t xml:space="preserve"> ופתח בו הכתוב תחלה </w:t>
      </w:r>
      <w:ins w:id="93893" w:author="מנוע מכני" w:date="2026-10-11T12:04:40Z">
        <w:r>
          <w:rPr>
            <w:rtl/>
          </w:rPr>
          <w:t xml:space="preserve">אומר</w:t>
        </w:r>
      </w:ins>
      <w:del w:id="93894" w:author="מנוע מכני" w:date="2026-10-11T12:04:40Z">
        <w:r>
          <w:rPr>
            <w:rtl/>
          </w:rPr>
          <w:delText xml:space="preserve">קאמר</w:delText>
        </w:r>
      </w:del>
      <w:r>
        <w:rPr>
          <w:rtl/>
        </w:rPr>
        <w:t xml:space="preserve">!</w:t>
      </w:r>
    </w:p>
    <w:p>
      <w:pPr>
        <w:pStyle w:val="38"/>
        <w:rPr>
          <w:ins w:id="102157" w:author="מנוע מכני" w:date="2026-10-11T12:04:40Z"/>
        </w:rPr>
      </w:pPr>
      <w:r>
        <w:t xml:space="preserve">- </w:t>
      </w:r>
      <w:r>
        <w:t xml:space="preserve">ה"ק</w:t>
      </w:r>
      <w:r>
        <w:t xml:space="preserve">:</w:t>
      </w:r>
    </w:p>
    <w:p w:rsidR="00DA63EC" w:rsidRDefault="00DA63EC" w:rsidP="00DA63EC">
      <w:pPr>
        <w:pStyle w:val="affffb"/>
        <w:rPr>
          <w:rtl/>
        </w:rPr>
      </w:pPr>
      <w:del w:id="102158" w:author="מנוע מכני" w:date="2026-10-11T12:04:40Z">
        <w:r>
          <w:rPr>
            <w:rtl/>
          </w:rPr>
          <w:delText xml:space="preserve"> </w:delText>
        </w:r>
      </w:del>
      <w:r>
        <w:rPr>
          <w:rtl/>
        </w:rPr>
        <w:t xml:space="preserve">איזהו מנחה מיוחדת שבמנחות </w:t>
      </w:r>
      <w:ins w:id="93897" w:author="מנוע מכני" w:date="2026-10-11T12:04:40Z">
        <w:r>
          <w:rPr>
            <w:rtl/>
          </w:rPr>
          <w:t xml:space="preserve">דאין</w:t>
        </w:r>
      </w:ins>
      <w:del w:id="93898" w:author="מנוע מכני" w:date="2026-10-11T12:04:40Z">
        <w:r>
          <w:rPr>
            <w:rtl/>
          </w:rPr>
          <w:delText xml:space="preserve">דלית</w:delText>
        </w:r>
      </w:del>
      <w:r>
        <w:rPr>
          <w:rtl/>
        </w:rPr>
        <w:t xml:space="preserve"> </w:t>
      </w:r>
      <w:ins w:id="93895" w:author="מנוע מכני" w:date="2026-10-11T12:04:40Z">
        <w:r>
          <w:rPr>
            <w:rtl/>
          </w:rPr>
          <w:t xml:space="preserve">לו</w:t>
        </w:r>
      </w:ins>
      <w:del w:id="93896" w:author="מנוע מכני" w:date="2026-10-11T12:04:40Z">
        <w:r>
          <w:rPr>
            <w:rtl/>
          </w:rPr>
          <w:delText xml:space="preserve">ליה</w:delText>
        </w:r>
      </w:del>
      <w:r>
        <w:rPr>
          <w:rtl/>
        </w:rPr>
        <w:t xml:space="preserve"> שם לווי? זו שפתח בו הכתוב תחלה.</w:t>
      </w:r>
    </w:p>
    <w:p>
      <w:pPr>
        <w:pStyle w:val="38"/>
        <w:rPr>
          <w:ins w:id="102159" w:author="מנוע מכני" w:date="2026-10-11T12:04:40Z"/>
        </w:rPr>
      </w:pPr>
      <w:r>
        <w:t xml:space="preserve">והך</w:t>
      </w:r>
    </w:p>
    <w:p w:rsidR="00DA63EC" w:rsidRDefault="00DA63EC" w:rsidP="00DA63EC">
      <w:pPr>
        <w:tabs>
          <w:tab w:val="center" w:pos="2835"/>
        </w:tabs>
        <w:rPr>
          <w:rtl/>
        </w:rPr>
      </w:pPr>
      <w:del w:id="102160" w:author="מנוע מכני" w:date="2026-10-11T12:04:40Z">
        <w:r>
          <w:rPr>
            <w:rFonts w:hint="cs"/>
            <w:rtl/>
          </w:rPr>
          <w:delText xml:space="preserve"> </w:delText>
        </w:r>
      </w:del>
      <w:r>
        <w:rPr>
          <w:rFonts w:hint="cs"/>
          <w:rtl/>
        </w:rPr>
        <w:t xml:space="preserve">ד</w:t>
      </w:r>
      <w:r>
        <w:rPr>
          <w:rtl/>
        </w:rPr>
        <w:t xml:space="preserve">מנחת הסולת </w:t>
      </w:r>
      <w:ins w:id="93901" w:author="מנוע מכני" w:date="2026-10-11T12:04:40Z">
        <w:r>
          <w:rPr>
            <w:rtl/>
          </w:rPr>
          <w:t xml:space="preserve">אומר</w:t>
        </w:r>
      </w:ins>
      <w:del w:id="93902" w:author="מנוע מכני" w:date="2026-10-11T12:04:40Z">
        <w:r>
          <w:rPr>
            <w:rtl/>
          </w:rPr>
          <w:delText xml:space="preserve">קאמר</w:delText>
        </w:r>
      </w:del>
      <w:r>
        <w:rPr>
          <w:rFonts w:hint="cs"/>
          <w:rtl/>
        </w:rPr>
        <w:t xml:space="preserve">- </w:t>
      </w:r>
      <w:r>
        <w:rPr>
          <w:rtl/>
        </w:rPr>
        <w:t xml:space="preserve">סימנא </w:t>
      </w:r>
      <w:ins w:id="93899" w:author="מנוע מכני" w:date="2026-10-11T12:04:40Z">
        <w:r>
          <w:rPr>
            <w:rtl/>
          </w:rPr>
          <w:t xml:space="preserve">סתם</w:t>
        </w:r>
      </w:ins>
      <w:del w:id="93900" w:author="מנוע מכני" w:date="2026-10-11T12:04:40Z">
        <w:r>
          <w:rPr>
            <w:rtl/>
          </w:rPr>
          <w:delText xml:space="preserve">בעלמא</w:delText>
        </w:r>
      </w:del>
      <w:r>
        <w:rPr>
          <w:rtl/>
        </w:rPr>
        <w:t xml:space="preserve">.</w:t>
      </w:r>
    </w:p>
    <w:p w:rsidR="00DA63EC" w:rsidRDefault="00DA63EC" w:rsidP="00DA63EC">
      <w:pPr>
        <w:pStyle w:val="affffd"/>
        <w:rPr>
          <w:del w:id="90163" w:author="מנוע עיצוב" w:date="2026-10-11T12:09:26Z"/>
          <w:rtl/>
        </w:rPr>
      </w:pPr>
      <w:del w:id="90162" w:author="מנוע עיצוב" w:date="2026-10-11T12:09:26Z">
        <w:r>
          <w:rPr>
            <w:rtl/>
          </w:rPr>
          <w:delText xml:space="preserve">׹</w:delText>
        </w:r>
      </w:del>
    </w:p>
    <w:p w:rsidR="00DA63EC" w:rsidRDefault="00DA63EC" w:rsidP="00DA63EC">
      <w:pPr>
        <w:pStyle w:val="affff1"/>
        <w:ind w:end="0"/>
        <w:rPr>
          <w:rtl/>
        </w:rPr>
        <w:pPrChange w:id="20115" w:author="קלוד" w:date="2026-10-11T09:07:26Z">
          <w:pPr>
            <w:pStyle w:val="affff1"/>
            <w:rPr>
              <w:rtl/>
            </w:rPr>
          </w:pPr>
        </w:pPrChange>
      </w:pPr>
      <w:ins w:id="9879" w:author="מספור קטעי משנה" w:date="2026-10-11T09:35:12Z">
        <w:r>
          <w:rPr>
            <w:rStyle w:val="MisparKeta"/>
          </w:rPr>
          <w:t xml:space="preserve">א. </w:t>
        </w:r>
      </w:ins>
      <w:r>
        <w:rPr>
          <w:rtl/>
        </w:rPr>
        <w:t>מנחה מין המנחה [וכו</w:t>
      </w:r>
      <w:r w:rsidR="005608A0">
        <w:rPr>
          <w:rtl/>
        </w:rPr>
        <w:t>'</w:t>
      </w:r>
      <w:r>
        <w:rPr>
          <w:rtl/>
        </w:rPr>
        <w:t>].</w:t>
      </w:r>
    </w:p>
    <w:p>
      <w:pPr>
        <w:pStyle w:val="38"/>
        <w:rPr>
          <w:ins w:id="102162" w:author="מנוע מכני" w:date="2026-10-11T12:04:40Z"/>
        </w:rPr>
      </w:pPr>
      <w:del w:id="102161" w:author="מנוע מכני" w:date="2026-10-11T12:04:40Z">
        <w:r w:rsidRPr="00AB425A">
          <w:delText xml:space="preserve">•</w:delText>
        </w:r>
      </w:del>
      <w:r w:rsidRPr="00AB425A">
        <w:t xml:space="preserve"> בעי </w:t>
      </w:r>
      <w:ins w:id="90571" w:author="מנוע מכני" w:date="2026-10-11T12:04:40Z">
        <w:r>
          <w:t xml:space="preserve">ר"פ</w:t>
        </w:r>
      </w:ins>
      <w:del w:id="90572" w:author="מנוע מכני" w:date="2026-10-11T12:04:40Z">
        <w:r w:rsidRPr="00AB425A">
          <w:delText xml:space="preserve">רב פפא</w:delText>
        </w:r>
      </w:del>
      <w:r>
        <w:t xml:space="preserve">:</w:t>
      </w:r>
    </w:p>
    <w:p w:rsidR="00DA63EC" w:rsidRDefault="00DA63EC" w:rsidP="00DA63EC">
      <w:pPr>
        <w:tabs>
          <w:tab w:val="center" w:pos="2835"/>
        </w:tabs>
        <w:rPr>
          <w:rtl/>
        </w:rPr>
      </w:pPr>
      <w:del w:id="102163" w:author="מנוע מכני" w:date="2026-10-11T12:04:40Z">
        <w:r>
          <w:rPr>
            <w:rtl/>
          </w:rPr>
          <w:delText xml:space="preserve"> </w:delText>
        </w:r>
      </w:del>
      <w:r>
        <w:rPr>
          <w:rtl/>
        </w:rPr>
        <w:t xml:space="preserve">מיני מנחה מהו? כיון דאמר מיני תרתי </w:t>
      </w:r>
      <w:ins w:id="93903" w:author="מנוע מכני" w:date="2026-10-11T12:04:40Z">
        <w:r>
          <w:rPr>
            <w:rtl/>
          </w:rPr>
          <w:t xml:space="preserve">אומר</w:t>
        </w:r>
      </w:ins>
      <w:del w:id="93904" w:author="מנוע מכני" w:date="2026-10-11T12:04:40Z">
        <w:r>
          <w:rPr>
            <w:rtl/>
          </w:rPr>
          <w:delText xml:space="preserve">קאמר</w:delText>
        </w:r>
      </w:del>
      <w:r>
        <w:rPr>
          <w:rtl/>
        </w:rPr>
        <w:t xml:space="preserve">, </w:t>
      </w:r>
    </w:p>
    <w:p w:rsidR="00DA63EC" w:rsidRDefault="00DA63EC" w:rsidP="00DA63EC">
      <w:pPr>
        <w:tabs>
          <w:tab w:val="center" w:pos="2835"/>
        </w:tabs>
        <w:rPr>
          <w:rtl/>
        </w:rPr>
      </w:pPr>
      <w:r>
        <w:rPr>
          <w:rtl/>
        </w:rPr>
        <w:t xml:space="preserve">ומנחה? דכולה מנחות </w:t>
      </w:r>
      <w:ins w:id="92169" w:author="מנוע מכני" w:date="2026-10-11T12:04:40Z">
        <w:r>
          <w:rPr>
            <w:rtl/>
          </w:rPr>
          <w:t xml:space="preserve">גם</w:t>
        </w:r>
      </w:ins>
      <w:del w:id="92170" w:author="מנוע מכני" w:date="2026-10-11T12:04:40Z">
        <w:r>
          <w:rPr>
            <w:rtl/>
          </w:rPr>
          <w:delText xml:space="preserve">נמי</w:delText>
        </w:r>
      </w:del>
      <w:r>
        <w:rPr>
          <w:rtl/>
        </w:rPr>
        <w:t xml:space="preserve"> מנחה מיקריין, </w:t>
      </w:r>
      <w:r w:rsidRPr="00664445">
        <w:rPr>
          <w:rStyle w:val="afffff0"/>
          <w:rtl/>
        </w:rPr>
        <w:t>ד</w:t>
      </w:r>
      <w:r w:rsidRPr="00664445">
        <w:rPr>
          <w:rStyle w:val="afffff0"/>
          <w:rFonts w:hint="cs"/>
          <w:rtl/>
        </w:rPr>
        <w:t>'</w:t>
      </w:r>
      <w:ins w:id="91129" w:author="Claude - סמנטי" w:date="2026-10-11T12:27:00Z">
        <w:r>
          <w:rPr>
            <w:rStyle w:val="afffff0"/>
            <w:rtl/>
          </w:rPr>
          <w:t xml:space="preserve">וְזֹאת תּוֹרַת הַמִּנְחָה</w:t>
        </w:r>
      </w:ins>
      <w:del w:id="91130" w:author="Claude - סמנטי" w:date="2026-10-11T12:27:00Z">
        <w:r w:rsidRPr="00664445">
          <w:rPr>
            <w:rStyle w:val="afffff0"/>
            <w:rtl/>
          </w:rPr>
          <w:delText xml:space="preserve">וזאת תורת המנחה</w:delText>
        </w:r>
      </w:del>
      <w:r w:rsidRPr="00664445">
        <w:rPr>
          <w:rStyle w:val="afffff0"/>
          <w:rFonts w:hint="cs"/>
          <w:rtl/>
        </w:rPr>
        <w:t>'</w:t>
      </w:r>
      <w:r w:rsidRPr="00664445">
        <w:rPr>
          <w:rStyle w:val="afffff0"/>
          <w:rtl/>
        </w:rPr>
        <w:t>,</w:t>
      </w:r>
      <w:r>
        <w:rPr>
          <w:rtl/>
        </w:rPr>
        <w:t xml:space="preserve"> </w:t>
      </w:r>
      <w:r w:rsidRPr="00595EAE">
        <w:rPr>
          <w:b/>
          <w:bCs/>
          <w:rtl/>
        </w:rPr>
        <w:t>או"ד</w:t>
      </w:r>
      <w:r>
        <w:rPr>
          <w:rtl/>
        </w:rPr>
        <w:t xml:space="preserve"> כיון דאמר מנחה </w:t>
      </w:r>
      <w:ins w:id="93909" w:author="מנוע מכני" w:date="2026-10-11T12:04:40Z">
        <w:r>
          <w:rPr>
            <w:rtl/>
          </w:rPr>
          <w:t xml:space="preserve">אחת</w:t>
        </w:r>
      </w:ins>
      <w:del w:id="93910" w:author="מנוע מכני" w:date="2026-10-11T12:04:40Z">
        <w:r>
          <w:rPr>
            <w:rtl/>
          </w:rPr>
          <w:delText xml:space="preserve">חדא</w:delText>
        </w:r>
      </w:del>
      <w:r>
        <w:rPr>
          <w:rtl/>
        </w:rPr>
        <w:t xml:space="preserve"> מנחה </w:t>
      </w:r>
      <w:ins w:id="93905" w:author="מנוע מכני" w:date="2026-10-11T12:04:40Z">
        <w:r>
          <w:rPr>
            <w:rtl/>
          </w:rPr>
          <w:t xml:space="preserve">אומר</w:t>
        </w:r>
      </w:ins>
      <w:del w:id="93906" w:author="מנוע מכני" w:date="2026-10-11T12:04:40Z">
        <w:r>
          <w:rPr>
            <w:rtl/>
          </w:rPr>
          <w:delText xml:space="preserve">קאמר</w:delText>
        </w:r>
      </w:del>
      <w:r>
        <w:rPr>
          <w:rtl/>
        </w:rPr>
        <w:t xml:space="preserve">, </w:t>
      </w:r>
      <w:ins w:id="93907" w:author="מנוע מכני" w:date="2026-10-11T12:04:40Z">
        <w:r>
          <w:rPr>
            <w:rtl/>
          </w:rPr>
          <w:t xml:space="preserve">ומה</w:t>
        </w:r>
      </w:ins>
      <w:del w:id="93908" w:author="מנוע מכני" w:date="2026-10-11T12:04:40Z">
        <w:r>
          <w:rPr>
            <w:rtl/>
          </w:rPr>
          <w:delText xml:space="preserve">ומאי</w:delText>
        </w:r>
      </w:del>
      <w:r>
        <w:rPr>
          <w:rtl/>
        </w:rPr>
        <w:t xml:space="preserve"> מיני מנחה? </w:t>
      </w:r>
    </w:p>
    <w:p>
      <w:pPr>
        <w:pStyle w:val="afffff8"/>
        <w:rPr>
          <w:ins w:id="90055" w:author="קלוד" w:date="2026-10-11T12:32:08Z"/>
        </w:rPr>
      </w:pPr>
      <w:ins w:id="90056" w:author="קלוד" w:date="2026-10-11T12:32:08Z">
        <w:r>
          <w:rPr>
            <w:color w:val="7B3F00"/>
          </w:rPr>
          <w:t xml:space="preserve">האם מיני מנחה - אחת או שתים?</w:t>
        </w:r>
      </w:ins>
    </w:p>
    <w:p>
      <w:pPr>
        <w:pStyle w:val="38"/>
        <w:rPr>
          <w:ins w:id="102164" w:author="מנוע מכני" w:date="2026-10-11T12:04:40Z"/>
        </w:rPr>
      </w:pPr>
      <w:r>
        <w:t xml:space="preserve">- </w:t>
      </w:r>
      <w:r>
        <w:t xml:space="preserve">ה"ק</w:t>
      </w:r>
      <w:r>
        <w:t xml:space="preserve">:</w:t>
      </w:r>
    </w:p>
    <w:p w:rsidR="00DA63EC" w:rsidRDefault="00DA63EC" w:rsidP="00DA63EC">
      <w:pPr>
        <w:pStyle w:val="affffb"/>
      </w:pPr>
      <w:del w:id="102165" w:author="מנוע מכני" w:date="2026-10-11T12:04:40Z">
        <w:r>
          <w:rPr>
            <w:rtl/>
          </w:rPr>
          <w:delText xml:space="preserve"> </w:delText>
        </w:r>
      </w:del>
      <w:r>
        <w:rPr>
          <w:rtl/>
        </w:rPr>
        <w:t xml:space="preserve">ממיני מנחה </w:t>
      </w:r>
      <w:ins w:id="93911" w:author="מנוע מכני" w:date="2026-10-11T12:04:40Z">
        <w:r>
          <w:rPr>
            <w:rtl/>
          </w:rPr>
          <w:t xml:space="preserve">אחת</w:t>
        </w:r>
      </w:ins>
      <w:del w:id="93912" w:author="מנוע מכני" w:date="2026-10-11T12:04:40Z">
        <w:r>
          <w:rPr>
            <w:rtl/>
          </w:rPr>
          <w:delText xml:space="preserve">חדא</w:delText>
        </w:r>
      </w:del>
      <w:r>
        <w:rPr>
          <w:rtl/>
        </w:rPr>
        <w:t xml:space="preserve"> מנחה עלי? </w:t>
      </w:r>
    </w:p>
    <w:p>
      <w:pPr>
        <w:pStyle w:val="38"/>
        <w:rPr>
          <w:ins w:id="102166" w:author="מנוע מכני" w:date="2026-10-11T12:04:40Z"/>
        </w:rPr>
      </w:pPr>
      <w:r>
        <w:t xml:space="preserve">- </w:t>
      </w:r>
      <w:r>
        <w:t>והך</w:t>
      </w:r>
    </w:p>
    <w:p w:rsidR="00DA63EC" w:rsidRDefault="00DA63EC" w:rsidP="00DA63EC">
      <w:pPr>
        <w:pStyle w:val="affffb"/>
      </w:pPr>
      <w:del w:id="102167" w:author="מנוע מכני" w:date="2026-10-11T12:04:40Z">
        <w:r>
          <w:rPr>
            <w:rtl/>
          </w:rPr>
          <w:delText xml:space="preserve"> </w:delText>
        </w:r>
      </w:del>
      <w:r>
        <w:rPr>
          <w:rFonts w:hint="cs"/>
          <w:rtl/>
        </w:rPr>
        <w:t>ד</w:t>
      </w:r>
      <w:r>
        <w:rPr>
          <w:rtl/>
        </w:rPr>
        <w:t xml:space="preserve">מנחה מין מנחה - יביא אחת, הא מיני מנחה - שתים</w:t>
      </w:r>
      <w:ins w:id="95551" w:author="מנוע מכני" w:date="2026-10-11T12:04:40Z">
        <w:r>
          <w:rPr>
            <w:rtl/>
          </w:rPr>
          <w:t xml:space="preserve">,</w:t>
        </w:r>
      </w:ins>
      <w:del w:id="95552" w:author="מנוע מכני" w:date="2026-10-11T12:04:40Z">
        <w:r>
          <w:rPr>
            <w:rtl/>
          </w:rPr>
          <w:delText xml:space="preserve">;</w:delText>
        </w:r>
      </w:del>
      <w:r>
        <w:rPr>
          <w:rtl/>
        </w:rPr>
        <w:t xml:space="preserve"> </w:t>
      </w:r>
    </w:p>
    <w:p>
      <w:pPr>
        <w:pStyle w:val="38"/>
        <w:rPr>
          <w:ins w:id="102168" w:author="מנוע מכני" w:date="2026-10-11T12:04:40Z"/>
        </w:rPr>
      </w:pPr>
      <w:r>
        <w:t xml:space="preserve">- </w:t>
      </w:r>
      <w:r>
        <w:t>והך</w:t>
      </w:r>
      <w:r>
        <w:t xml:space="preserve"> </w:t>
      </w:r>
      <w:r>
        <w:t>ד</w:t>
      </w:r>
      <w:r>
        <w:t xml:space="preserve">סיפא:</w:t>
      </w:r>
    </w:p>
    <w:p w:rsidR="00DA63EC" w:rsidRDefault="00DA63EC" w:rsidP="00DA63EC">
      <w:pPr>
        <w:pStyle w:val="affffb"/>
        <w:rPr>
          <w:rtl/>
        </w:rPr>
      </w:pPr>
      <w:del w:id="102169" w:author="מנוע מכני" w:date="2026-10-11T12:04:40Z">
        <w:r>
          <w:rPr>
            <w:rtl/>
          </w:rPr>
          <w:delText xml:space="preserve"> </w:delText>
        </w:r>
      </w:del>
      <w:r>
        <w:rPr>
          <w:rtl/>
        </w:rPr>
        <w:t xml:space="preserve">מנחות מין מנחות - יביא שתים, הא מיני מנחה - </w:t>
      </w:r>
      <w:ins w:id="93913" w:author="מנוע מכני" w:date="2026-10-11T12:04:40Z">
        <w:r>
          <w:rPr>
            <w:rtl/>
          </w:rPr>
          <w:t xml:space="preserve">אחת</w:t>
        </w:r>
      </w:ins>
      <w:del w:id="93914" w:author="מנוע מכני" w:date="2026-10-11T12:04:40Z">
        <w:r>
          <w:rPr>
            <w:rtl/>
          </w:rPr>
          <w:delText xml:space="preserve">חדא</w:delText>
        </w:r>
      </w:del>
      <w:r>
        <w:rPr>
          <w:rtl/>
        </w:rPr>
        <w:t xml:space="preserve">!</w:t>
      </w:r>
    </w:p>
    <w:p w:rsidR="00DA63EC" w:rsidRDefault="00DA63EC" w:rsidP="00DA63EC">
      <w:pPr>
        <w:tabs>
          <w:tab w:val="center" w:pos="2835"/>
        </w:tabs>
        <w:rPr>
          <w:rtl/>
        </w:rPr>
      </w:pPr>
      <w:r>
        <w:rPr>
          <w:rtl/>
        </w:rPr>
        <w:t xml:space="preserve">אלא מהא </w:t>
      </w:r>
      <w:ins w:id="92171" w:author="מנוע מכני" w:date="2026-10-11T12:04:40Z">
        <w:r>
          <w:rPr>
            <w:rtl/>
          </w:rPr>
          <w:t xml:space="preserve">אין</w:t>
        </w:r>
      </w:ins>
      <w:del w:id="92172" w:author="מנוע מכני" w:date="2026-10-11T12:04:40Z">
        <w:r>
          <w:rPr>
            <w:rtl/>
          </w:rPr>
          <w:delText xml:space="preserve">ליכא</w:delText>
        </w:r>
      </w:del>
      <w:r>
        <w:rPr>
          <w:rtl/>
        </w:rPr>
        <w:t xml:space="preserve"> למש"מ.</w:t>
      </w:r>
    </w:p>
    <w:p>
      <w:pPr>
        <w:pStyle w:val="38"/>
        <w:rPr>
          <w:ins w:id="102170" w:author="מנוע מכני" w:date="2026-10-11T12:04:40Z"/>
        </w:rPr>
      </w:pPr>
      <w:r>
        <w:t xml:space="preserve">והך</w:t>
      </w:r>
    </w:p>
    <w:p w:rsidR="00DA63EC" w:rsidRDefault="00DA63EC" w:rsidP="00DA63EC">
      <w:pPr>
        <w:tabs>
          <w:tab w:val="center" w:pos="2835"/>
        </w:tabs>
        <w:rPr>
          <w:rtl/>
        </w:rPr>
      </w:pPr>
      <w:del w:id="102171" w:author="מנוע מכני" w:date="2026-10-11T12:04:40Z">
        <w:r>
          <w:rPr>
            <w:rFonts w:hint="cs"/>
            <w:rtl/>
          </w:rPr>
          <w:delText xml:space="preserve"> </w:delText>
        </w:r>
      </w:del>
      <w:r>
        <w:rPr>
          <w:rFonts w:hint="cs"/>
          <w:rtl/>
        </w:rPr>
        <w:t xml:space="preserve">ד</w:t>
      </w:r>
      <w:r>
        <w:rPr>
          <w:rtl/>
        </w:rPr>
        <w:t xml:space="preserve">מין מנחות עלי - יביא שתי מנחות ממין אחד, הא ממיני מנחה - </w:t>
      </w:r>
      <w:ins w:id="93915" w:author="מנוע מכני" w:date="2026-10-11T12:04:40Z">
        <w:r>
          <w:rPr>
            <w:rtl/>
          </w:rPr>
          <w:t xml:space="preserve">אחת</w:t>
        </w:r>
      </w:ins>
      <w:del w:id="93916" w:author="מנוע מכני" w:date="2026-10-11T12:04:40Z">
        <w:r>
          <w:rPr>
            <w:rtl/>
          </w:rPr>
          <w:delText xml:space="preserve">חדא</w:delText>
        </w:r>
      </w:del>
      <w:r>
        <w:rPr>
          <w:rtl/>
        </w:rPr>
        <w:t xml:space="preserve">!</w:t>
      </w:r>
    </w:p>
    <w:p w:rsidR="00DA63EC" w:rsidRDefault="00DA63EC" w:rsidP="00DA63EC">
      <w:pPr>
        <w:pStyle w:val="affffb"/>
        <w:rPr>
          <w:rtl/>
        </w:rPr>
      </w:pPr>
      <w:r>
        <w:rPr>
          <w:rtl/>
        </w:rPr>
        <w:t xml:space="preserve">- </w:t>
      </w:r>
      <w:ins w:id="93917" w:author="מנוע מכני" w:date="2026-10-11T12:04:40Z">
        <w:r>
          <w:rPr>
            <w:rtl/>
          </w:rPr>
          <w:t xml:space="preserve">שמא</w:t>
        </w:r>
      </w:ins>
      <w:del w:id="93918" w:author="מנוע מכני" w:date="2026-10-11T12:04:40Z">
        <w:r>
          <w:rPr>
            <w:rtl/>
          </w:rPr>
          <w:delText xml:space="preserve">דלמא</w:delText>
        </w:r>
      </w:del>
      <w:r>
        <w:rPr>
          <w:rtl/>
        </w:rPr>
        <w:t xml:space="preserve"> הא מיני מנחה - מביא שתי מנחות משני מינין.</w:t>
      </w:r>
    </w:p>
    <w:p>
      <w:pPr>
        <w:pStyle w:val="38"/>
        <w:rPr>
          <w:ins w:id="102172" w:author="מנוע מכני" w:date="2026-10-11T12:04:40Z"/>
        </w:rPr>
      </w:pPr>
      <w:r>
        <w:lastRenderedPageBreak/>
        <w:t>וה</w:t>
      </w:r>
      <w:r>
        <w:t>ך דתני</w:t>
      </w:r>
      <w:r>
        <w:t xml:space="preserve">:</w:t>
      </w:r>
    </w:p>
    <w:p w:rsidR="00DA63EC" w:rsidRDefault="00DA63EC" w:rsidP="00DA63EC">
      <w:pPr>
        <w:tabs>
          <w:tab w:val="center" w:pos="2835"/>
        </w:tabs>
        <w:rPr>
          <w:rtl/>
        </w:rPr>
      </w:pPr>
      <w:del w:id="102173" w:author="מנוע מכני" w:date="2026-10-11T12:04:40Z">
        <w:r>
          <w:rPr>
            <w:rtl/>
          </w:rPr>
          <w:delText xml:space="preserve"> </w:delText>
        </w:r>
      </w:del>
      <w:r w:rsidRPr="0094650A">
        <w:rPr>
          <w:b/>
          <w:bCs/>
          <w:rtl/>
        </w:rPr>
        <w:t>מיני מנחות עלי</w:t>
      </w:r>
      <w:r>
        <w:rPr>
          <w:rtl/>
        </w:rPr>
        <w:t xml:space="preserve"> - מביא שתי מנחות משני מינין, הא </w:t>
      </w:r>
      <w:r w:rsidRPr="0094650A">
        <w:rPr>
          <w:b/>
          <w:bCs/>
          <w:rtl/>
        </w:rPr>
        <w:t>מיני מנחה</w:t>
      </w:r>
      <w:r>
        <w:rPr>
          <w:rtl/>
        </w:rPr>
        <w:t xml:space="preserve"> - </w:t>
      </w:r>
      <w:ins w:id="93919" w:author="מנוע מכני" w:date="2026-10-11T12:04:40Z">
        <w:r>
          <w:rPr>
            <w:rtl/>
          </w:rPr>
          <w:t xml:space="preserve">אחת</w:t>
        </w:r>
      </w:ins>
      <w:del w:id="93920" w:author="מנוע מכני" w:date="2026-10-11T12:04:40Z">
        <w:r>
          <w:rPr>
            <w:rtl/>
          </w:rPr>
          <w:delText xml:space="preserve">חדא</w:delText>
        </w:r>
      </w:del>
      <w:r>
        <w:rPr>
          <w:rtl/>
        </w:rPr>
        <w:t xml:space="preserve">!</w:t>
      </w:r>
    </w:p>
    <w:p w:rsidR="00DA63EC" w:rsidRPr="00EC2024" w:rsidRDefault="00DA63EC" w:rsidP="00DA63EC">
      <w:pPr>
        <w:pStyle w:val="affffb"/>
        <w:rPr>
          <w:spacing w:val="-4"/>
          <w:rtl/>
        </w:rPr>
      </w:pPr>
      <w:r w:rsidRPr="00EC2024">
        <w:rPr>
          <w:spacing w:val="-4"/>
          <w:rtl/>
        </w:rPr>
        <w:t xml:space="preserve">- </w:t>
      </w:r>
      <w:ins w:id="93921" w:author="מנוע מכני" w:date="2026-10-11T12:04:40Z">
        <w:r>
          <w:rPr>
            <w:spacing w:val="-4"/>
            <w:rtl/>
          </w:rPr>
          <w:t xml:space="preserve">שמא</w:t>
        </w:r>
      </w:ins>
      <w:del w:id="93922" w:author="מנוע מכני" w:date="2026-10-11T12:04:40Z">
        <w:r w:rsidRPr="00EC2024">
          <w:rPr>
            <w:spacing w:val="-4"/>
            <w:rtl/>
          </w:rPr>
          <w:delText xml:space="preserve">דלמא</w:delText>
        </w:r>
      </w:del>
      <w:r w:rsidRPr="00EC2024">
        <w:rPr>
          <w:spacing w:val="-4"/>
          <w:rtl/>
        </w:rPr>
        <w:t xml:space="preserve"> הא </w:t>
      </w:r>
      <w:r w:rsidRPr="00EC2024">
        <w:rPr>
          <w:rStyle w:val="2fb"/>
          <w:rFonts w:hint="cs"/>
          <w:spacing w:val="-4"/>
          <w:rtl/>
        </w:rPr>
        <w:t>כ</w:t>
      </w:r>
      <w:r w:rsidRPr="00EC2024">
        <w:rPr>
          <w:rStyle w:val="2fb"/>
          <w:spacing w:val="-4"/>
          <w:rtl/>
        </w:rPr>
        <w:t xml:space="preserve">ר"ש</w:t>
      </w:r>
      <w:r w:rsidRPr="00EC2024">
        <w:rPr>
          <w:spacing w:val="-4"/>
          <w:rtl/>
        </w:rPr>
        <w:t xml:space="preserve"> </w:t>
      </w:r>
      <w:r w:rsidRPr="00EC2024">
        <w:rPr>
          <w:rStyle w:val="afffff0"/>
          <w:rFonts w:hint="cs"/>
          <w:spacing w:val="-4"/>
          <w:rtl/>
        </w:rPr>
        <w:t>ד'</w:t>
      </w:r>
      <w:r w:rsidRPr="00EC2024">
        <w:rPr>
          <w:rStyle w:val="afffff0"/>
          <w:spacing w:val="-4"/>
          <w:rtl/>
        </w:rPr>
        <w:t>מחצה חלות ומחצה רקיקין יביא</w:t>
      </w:r>
      <w:r w:rsidRPr="00EC2024">
        <w:rPr>
          <w:rStyle w:val="afffff0"/>
          <w:rFonts w:hint="cs"/>
          <w:spacing w:val="-4"/>
          <w:rtl/>
        </w:rPr>
        <w:t xml:space="preserve">' </w:t>
      </w:r>
      <w:r w:rsidRPr="00EC2024">
        <w:rPr>
          <w:rFonts w:hint="cs"/>
          <w:spacing w:val="-4"/>
          <w:rtl/>
        </w:rPr>
        <w:t>והך</w:t>
      </w:r>
      <w:r w:rsidRPr="00EC2024">
        <w:rPr>
          <w:spacing w:val="-4"/>
          <w:rtl/>
        </w:rPr>
        <w:t xml:space="preserve"> </w:t>
      </w:r>
      <w:r w:rsidRPr="00EC2024">
        <w:rPr>
          <w:rFonts w:hint="cs"/>
          <w:spacing w:val="-4"/>
          <w:rtl/>
        </w:rPr>
        <w:t>ד</w:t>
      </w:r>
      <w:r w:rsidRPr="00EC2024">
        <w:rPr>
          <w:spacing w:val="-4"/>
          <w:rtl/>
        </w:rPr>
        <w:t xml:space="preserve">מיני מנחה? מנחה </w:t>
      </w:r>
      <w:ins w:id="93923" w:author="מנוע מכני" w:date="2026-10-11T12:04:40Z">
        <w:r>
          <w:rPr>
            <w:spacing w:val="-4"/>
            <w:rtl/>
          </w:rPr>
          <w:t xml:space="preserve">דיש</w:t>
        </w:r>
      </w:ins>
      <w:del w:id="93924" w:author="מנוע מכני" w:date="2026-10-11T12:04:40Z">
        <w:r w:rsidRPr="00EC2024">
          <w:rPr>
            <w:spacing w:val="-4"/>
            <w:rtl/>
          </w:rPr>
          <w:delText xml:space="preserve">דאית</w:delText>
        </w:r>
      </w:del>
      <w:r w:rsidRPr="00EC2024">
        <w:rPr>
          <w:spacing w:val="-4"/>
          <w:rtl/>
        </w:rPr>
        <w:t xml:space="preserve"> בה </w:t>
      </w:r>
      <w:ins w:id="93925" w:author="מנוע מכני" w:date="2026-10-11T12:04:40Z">
        <w:r>
          <w:rPr>
            <w:spacing w:val="-4"/>
            <w:rtl/>
          </w:rPr>
          <w:t xml:space="preserve">שני</w:t>
        </w:r>
      </w:ins>
      <w:del w:id="93926" w:author="מנוע מכני" w:date="2026-10-11T12:04:40Z">
        <w:r w:rsidRPr="00EC2024">
          <w:rPr>
            <w:spacing w:val="-4"/>
            <w:rtl/>
          </w:rPr>
          <w:delText xml:space="preserve">תרי</w:delText>
        </w:r>
      </w:del>
      <w:r w:rsidRPr="00EC2024">
        <w:rPr>
          <w:spacing w:val="-4"/>
          <w:rtl/>
        </w:rPr>
        <w:t xml:space="preserve"> מיני, </w:t>
      </w:r>
    </w:p>
    <w:p w:rsidR="00DA63EC" w:rsidRDefault="00DA63EC" w:rsidP="00DA63EC">
      <w:pPr>
        <w:pStyle w:val="affffb"/>
        <w:rPr>
          <w:rtl/>
        </w:rPr>
      </w:pPr>
      <w:r>
        <w:rPr>
          <w:rtl/>
        </w:rPr>
        <w:t xml:space="preserve">- אבל רבנן דמחצה חלות ומחצה רקיקין </w:t>
      </w:r>
      <w:r>
        <w:rPr>
          <w:rtl/>
        </w:rPr>
        <w:t xml:space="preserve">לא</w:t>
      </w:r>
      <w:r>
        <w:rPr>
          <w:rtl/>
        </w:rPr>
        <w:t xml:space="preserve"> יביא, מביא שתי מנחות משני מינין.</w:t>
      </w:r>
    </w:p>
    <w:p w:rsidR="00DA63EC" w:rsidRDefault="00DA63EC" w:rsidP="00DA63EC">
      <w:pPr>
        <w:pStyle w:val="affffd"/>
        <w:rPr>
          <w:rtl/>
        </w:rPr>
      </w:pPr>
      <w:r>
        <w:rPr>
          <w:rtl/>
        </w:rPr>
        <w:t>׹</w:t>
      </w:r>
    </w:p>
    <w:p>
      <w:pPr>
        <w:pStyle w:val="afffff8"/>
        <w:rPr>
          <w:ins w:id="90053" w:author="קלוד" w:date="2026-10-11T12:32:08Z"/>
        </w:rPr>
      </w:pPr>
      <w:ins w:id="90054" w:author="קלוד" w:date="2026-10-11T12:32:08Z">
        <w:r>
          <w:rPr>
            <w:color w:val="7B3F00"/>
          </w:rPr>
          <w:t xml:space="preserve">יביא חמשתן - לא כר"ש דמחצה חלות ומחצה רקיקין</w:t>
        </w:r>
      </w:ins>
    </w:p>
    <w:p w:rsidR="00DA63EC" w:rsidRDefault="00DA63EC" w:rsidP="00DA63EC">
      <w:pPr>
        <w:tabs>
          <w:tab w:val="center" w:pos="2835"/>
        </w:tabs>
        <w:rPr>
          <w:rtl/>
        </w:rPr>
      </w:pPr>
      <w:r w:rsidRPr="0094650A">
        <w:rPr>
          <w:rStyle w:val="affff2"/>
          <w:rtl/>
        </w:rPr>
        <w:t>פירשתי ואיני יודע מה פירשתי - יביא חמשתן</w:t>
      </w:r>
      <w:r>
        <w:rPr>
          <w:rtl/>
        </w:rPr>
        <w:t>.</w:t>
      </w:r>
    </w:p>
    <w:p w:rsidR="00DA63EC" w:rsidRDefault="00DA63EC" w:rsidP="00DA63EC">
      <w:pPr>
        <w:tabs>
          <w:tab w:val="center" w:pos="2835"/>
        </w:tabs>
        <w:rPr>
          <w:rtl/>
        </w:rPr>
      </w:pPr>
      <w:r>
        <w:rPr>
          <w:rStyle w:val="2fb"/>
          <w:rFonts w:hint="cs"/>
          <w:rtl/>
        </w:rPr>
        <w:t>ארי</w:t>
      </w:r>
      <w:r>
        <w:rPr>
          <w:rStyle w:val="2fb"/>
          <w:rtl/>
        </w:rPr>
        <w:t>"</w:t>
      </w:r>
      <w:r>
        <w:rPr>
          <w:rStyle w:val="2fb"/>
          <w:rFonts w:hint="cs"/>
          <w:rtl/>
        </w:rPr>
        <w:t>ר</w:t>
      </w:r>
      <w:r>
        <w:rPr>
          <w:rtl/>
        </w:rPr>
        <w:t xml:space="preserve">: דלא </w:t>
      </w:r>
      <w:r>
        <w:rPr>
          <w:rStyle w:val="2fb"/>
          <w:rtl/>
        </w:rPr>
        <w:t xml:space="preserve">כר"ש</w:t>
      </w:r>
      <w:r>
        <w:rPr>
          <w:rtl/>
        </w:rPr>
        <w:t xml:space="preserve"> דאמר: מחצה חלות ומחצה רקיקין יביא, </w:t>
      </w:r>
    </w:p>
    <w:p w:rsidR="00DA63EC" w:rsidRDefault="00DA63EC" w:rsidP="00DA63EC">
      <w:pPr>
        <w:tabs>
          <w:tab w:val="center" w:pos="2835"/>
        </w:tabs>
        <w:rPr>
          <w:rtl/>
        </w:rPr>
      </w:pPr>
      <w:r>
        <w:rPr>
          <w:rFonts w:hint="cs"/>
          <w:rtl/>
        </w:rPr>
        <w:t>א</w:t>
      </w:r>
      <w:r>
        <w:rPr>
          <w:rtl/>
        </w:rPr>
        <w:t>"</w:t>
      </w:r>
      <w:r>
        <w:rPr>
          <w:rFonts w:hint="cs"/>
          <w:rtl/>
        </w:rPr>
        <w:t xml:space="preserve">נ</w:t>
      </w:r>
      <w:r>
        <w:rPr>
          <w:rFonts w:hint="cs"/>
          <w:rtl/>
        </w:rPr>
        <w:t xml:space="preserve">: </w:t>
      </w:r>
      <w:ins w:id="96637" w:author="מנוע מכני" w:date="2026-10-11T12:04:40Z">
        <w:r>
          <w:rPr>
            <w:rFonts w:hint="cs"/>
            <w:rtl/>
          </w:rPr>
          <w:t xml:space="preserve">סבר</w:t>
        </w:r>
      </w:ins>
      <w:del w:id="96638" w:author="מנוע מכני" w:date="2026-10-11T12:04:40Z">
        <w:r>
          <w:rPr>
            <w:rFonts w:hint="cs"/>
            <w:rtl/>
          </w:rPr>
          <w:delText xml:space="preserve">ס</w:delText>
        </w:r>
        <w:r>
          <w:rPr>
            <w:rtl/>
          </w:rPr>
          <w:delText xml:space="preserve">"</w:delText>
        </w:r>
        <w:r>
          <w:rPr>
            <w:rFonts w:hint="cs"/>
            <w:rtl/>
          </w:rPr>
          <w:delText xml:space="preserve">ל</w:delText>
        </w:r>
      </w:del>
      <w:r>
        <w:rPr>
          <w:rFonts w:hint="cs"/>
          <w:rtl/>
        </w:rPr>
        <w:t xml:space="preserve"> </w:t>
      </w:r>
      <w:r>
        <w:rPr>
          <w:rStyle w:val="2fb"/>
          <w:rFonts w:hint="cs"/>
          <w:rtl/>
        </w:rPr>
        <w:t xml:space="preserve">כר</w:t>
      </w:r>
      <w:r>
        <w:rPr>
          <w:rStyle w:val="2fb"/>
          <w:rtl/>
        </w:rPr>
        <w:t>"</w:t>
      </w:r>
      <w:r>
        <w:rPr>
          <w:rStyle w:val="2fb"/>
          <w:rFonts w:hint="cs"/>
          <w:rtl/>
        </w:rPr>
        <w:t xml:space="preserve">י</w:t>
      </w:r>
      <w:r>
        <w:rPr>
          <w:rFonts w:hint="cs"/>
          <w:rtl/>
        </w:rPr>
        <w:t xml:space="preserve"> ד</w:t>
      </w:r>
      <w:r>
        <w:rPr>
          <w:rtl/>
        </w:rPr>
        <w:t xml:space="preserve">כל המנחות באות עשר, </w:t>
      </w:r>
      <w:ins w:id="92173" w:author="מנוע מכני" w:date="2026-10-11T12:04:40Z">
        <w:r>
          <w:rPr>
            <w:rtl/>
          </w:rPr>
          <w:t xml:space="preserve">יש</w:t>
        </w:r>
      </w:ins>
      <w:del w:id="92174" w:author="מנוע מכני" w:date="2026-10-11T12:04:40Z">
        <w:r>
          <w:rPr>
            <w:rtl/>
          </w:rPr>
          <w:delText xml:space="preserve">איכא</w:delText>
        </w:r>
      </w:del>
      <w:r>
        <w:rPr>
          <w:rtl/>
        </w:rPr>
        <w:t xml:space="preserve"> לספוקה בארבע עשרה מנחות.</w:t>
      </w:r>
    </w:p>
    <w:p>
      <w:pPr>
        <w:pStyle w:val="38"/>
        <w:rPr>
          <w:ins w:id="102175" w:author="מנוע מכני" w:date="2026-10-11T12:04:40Z"/>
        </w:rPr>
      </w:pPr>
      <w:del w:id="102174" w:author="מנוע מכני" w:date="2026-10-11T12:04:40Z">
        <w:r>
          <w:delText xml:space="preserve">•</w:delText>
        </w:r>
      </w:del>
      <w:r>
        <w:t xml:space="preserve"> אביי:</w:t>
      </w:r>
    </w:p>
    <w:p w:rsidR="00DA63EC" w:rsidRDefault="00DA63EC" w:rsidP="00DA63EC">
      <w:pPr>
        <w:tabs>
          <w:tab w:val="center" w:pos="2835"/>
        </w:tabs>
        <w:rPr>
          <w:rtl/>
        </w:rPr>
      </w:pPr>
      <w:del w:id="102176" w:author="מנוע מכני" w:date="2026-10-11T12:04:40Z">
        <w:r>
          <w:rPr>
            <w:rtl/>
          </w:rPr>
          <w:delText xml:space="preserve"> </w:delText>
        </w:r>
      </w:del>
      <w:ins w:id="90573" w:author="מנוע מכני" w:date="2026-10-11T12:04:40Z">
        <w:r>
          <w:rPr>
            <w:rtl/>
          </w:rPr>
          <w:t xml:space="preserve">אפי'</w:t>
        </w:r>
      </w:ins>
      <w:del w:id="90574" w:author="מנוע מכני" w:date="2026-10-11T12:04:40Z">
        <w:r>
          <w:rPr>
            <w:rtl/>
          </w:rPr>
          <w:delText xml:space="preserve">אפילו</w:delText>
        </w:r>
      </w:del>
      <w:r>
        <w:rPr>
          <w:rtl/>
        </w:rPr>
        <w:t xml:space="preserve"> </w:t>
      </w:r>
      <w:r>
        <w:rPr>
          <w:rStyle w:val="2fb"/>
          <w:rFonts w:hint="cs"/>
          <w:rtl/>
        </w:rPr>
        <w:t>כ</w:t>
      </w:r>
      <w:r>
        <w:rPr>
          <w:rStyle w:val="2fb"/>
          <w:rtl/>
        </w:rPr>
        <w:t xml:space="preserve">ר"ש</w:t>
      </w:r>
      <w:r>
        <w:rPr>
          <w:rtl/>
        </w:rPr>
        <w:t xml:space="preserve">, דאמר: </w:t>
      </w:r>
      <w:ins w:id="97771" w:author="מנוע מכני" w:date="2026-10-11T12:04:40Z">
        <w:r>
          <w:rPr>
            <w:rtl/>
          </w:rPr>
          <w:t xml:space="preserve">מביא</w:t>
        </w:r>
      </w:ins>
      <w:del w:id="97772" w:author="מנוע מכני" w:date="2026-10-11T12:04:40Z">
        <w:r>
          <w:rPr>
            <w:rtl/>
          </w:rPr>
          <w:delText xml:space="preserve">מייתי</w:delText>
        </w:r>
      </w:del>
      <w:r>
        <w:rPr>
          <w:rtl/>
        </w:rPr>
        <w:t xml:space="preserve"> </w:t>
      </w:r>
      <w:ins w:id="97085" w:author="מנוע מכני" w:date="2026-10-11T12:04:40Z">
        <w:r>
          <w:rPr>
            <w:rtl/>
          </w:rPr>
          <w:t xml:space="preserve">ושונה</w:t>
        </w:r>
      </w:ins>
      <w:del w:id="97086" w:author="מנוע מכני" w:date="2026-10-11T12:04:40Z">
        <w:r>
          <w:rPr>
            <w:rtl/>
          </w:rPr>
          <w:delText xml:space="preserve">ומתני</w:delText>
        </w:r>
      </w:del>
      <w:ins w:id="95553" w:author="מנוע מכני" w:date="2026-10-11T12:04:40Z">
        <w:r>
          <w:rPr>
            <w:rtl/>
          </w:rPr>
          <w:t xml:space="preserve">,</w:t>
        </w:r>
      </w:ins>
      <w:del w:id="95554" w:author="מנוע מכני" w:date="2026-10-11T12:04:40Z">
        <w:r>
          <w:rPr>
            <w:rtl/>
          </w:rPr>
          <w:delText xml:space="preserve">;</w:delText>
        </w:r>
      </w:del>
      <w:r>
        <w:rPr>
          <w:rtl/>
        </w:rPr>
        <w:t xml:space="preserve"> </w:t>
      </w:r>
    </w:p>
    <w:p w:rsidR="00DA63EC" w:rsidRDefault="00DA63EC" w:rsidP="00DA63EC">
      <w:pPr>
        <w:pStyle w:val="afff3"/>
        <w:framePr w:wrap="around"/>
        <w:rPr>
          <w:rtl/>
        </w:rPr>
      </w:pPr>
      <w:r>
        <w:rPr>
          <w:rFonts w:hint="cs"/>
          <w:rtl/>
        </w:rPr>
        <w:t>קה:</w:t>
      </w:r>
    </w:p>
    <w:p>
      <w:pPr>
        <w:pStyle w:val="38"/>
        <w:rPr>
          <w:ins w:id="102177" w:author="מנוע מכני" w:date="2026-10-11T12:04:40Z"/>
        </w:rPr>
      </w:pPr>
      <w:del w:id="90277" w:author="מנוע מכני" w:date="2026-10-11T12:04:40Z">
        <w:r w:rsidRPr="00EC2024">
          <w:delText xml:space="preserve">   </w:delText>
        </w:r>
      </w:del>
      <w:r w:rsidRPr="00EC2024">
        <w:t xml:space="preserve">דתניא</w:t>
      </w:r>
      <w:r w:rsidRPr="00EC2024">
        <w:t xml:space="preserve"> ר"ש</w:t>
      </w:r>
      <w:del w:id="102592" w:author="מנוע מכני" w:date="2026-10-11T12:04:40Z">
        <w:r w:rsidRPr="00EC2024">
          <w:delText xml:space="preserve"> אומר</w:delText>
        </w:r>
      </w:del>
      <w:r w:rsidRPr="00EC2024">
        <w:t xml:space="preserve">:</w:t>
      </w:r>
    </w:p>
    <w:p w:rsidR="00DA63EC" w:rsidRPr="00EC2024" w:rsidRDefault="00DA63EC" w:rsidP="00DA63EC">
      <w:pPr>
        <w:tabs>
          <w:tab w:val="center" w:pos="2835"/>
        </w:tabs>
        <w:rPr>
          <w:spacing w:val="-4"/>
          <w:rtl/>
        </w:rPr>
      </w:pPr>
      <w:del w:id="102178" w:author="מנוע מכני" w:date="2026-10-11T12:04:40Z">
        <w:r w:rsidRPr="00EC2024">
          <w:rPr>
            <w:spacing w:val="-4"/>
            <w:rtl/>
          </w:rPr>
          <w:delText xml:space="preserve"> </w:delText>
        </w:r>
      </w:del>
      <w:r w:rsidRPr="00EC2024">
        <w:rPr>
          <w:spacing w:val="-4"/>
          <w:rtl/>
        </w:rPr>
        <w:t xml:space="preserve">למחרת מביא אשמו ולוגו</w:t>
      </w:r>
      <w:ins w:id="95555" w:author="מנוע מכני" w:date="2026-10-11T12:04:40Z">
        <w:r>
          <w:rPr>
            <w:spacing w:val="-4"/>
            <w:rtl/>
          </w:rPr>
          <w:t xml:space="preserve"> </w:t>
        </w:r>
      </w:ins>
      <w:del w:id="95556" w:author="מנוע מכני" w:date="2026-10-11T12:04:40Z">
        <w:r w:rsidRPr="00EC2024">
          <w:rPr>
            <w:spacing w:val="-4"/>
            <w:rtl/>
          </w:rPr>
          <w:delText xml:space="preserve">  </w:delText>
        </w:r>
      </w:del>
      <w:r w:rsidRPr="00EC2024">
        <w:rPr>
          <w:spacing w:val="-4"/>
          <w:rtl/>
        </w:rPr>
        <w:t xml:space="preserve">עמו, ואומר: אם מצורע הוא - זהו אשמו וזה לוגו, </w:t>
      </w:r>
    </w:p>
    <w:p w:rsidR="00DA63EC" w:rsidRDefault="00DA63EC" w:rsidP="00DA63EC">
      <w:pPr>
        <w:rPr>
          <w:rtl/>
        </w:rPr>
      </w:pPr>
      <w:r w:rsidRPr="00336727">
        <w:rPr>
          <w:rtl/>
        </w:rPr>
        <w:tab/>
        <w:t xml:space="preserve">ואם </w:t>
      </w:r>
      <w:ins w:id="92175" w:author="מנוע מכני" w:date="2026-10-11T12:04:40Z">
        <w:r>
          <w:rPr>
            <w:rtl/>
          </w:rPr>
          <w:t xml:space="preserve">לא</w:t>
        </w:r>
      </w:ins>
      <w:del w:id="92176" w:author="מנוע מכני" w:date="2026-10-11T12:04:40Z">
        <w:r w:rsidRPr="00336727">
          <w:rPr>
            <w:rtl/>
          </w:rPr>
          <w:tab/>
          <w:delText xml:space="preserve">לאו</w:delText>
        </w:r>
      </w:del>
      <w:r w:rsidRPr="00336727">
        <w:rPr>
          <w:rtl/>
        </w:rPr>
        <w:tab/>
        <w:t xml:space="preserve"> - אשם זה יהא שלמי נדבה, ואותו אשם טעון שחיטה בצפון, ומתן בהונות וסמיכה, ונסכים ותנופת חזה ושוק, ונאכל לזכרי כהונה ליום ולילה</w:t>
      </w:r>
      <w:ins w:id="95557" w:author="מנוע מכני" w:date="2026-10-11T12:04:40Z">
        <w:r>
          <w:rPr>
            <w:rtl/>
          </w:rPr>
          <w:t xml:space="preserve">,</w:t>
        </w:r>
      </w:ins>
      <w:del w:id="95558" w:author="מנוע מכני" w:date="2026-10-11T12:04:40Z">
        <w:r w:rsidRPr="00336727">
          <w:rPr>
            <w:rtl/>
          </w:rPr>
          <w:tab/>
          <w:delText xml:space="preserve">;</w:delText>
        </w:r>
      </w:del>
      <w:r w:rsidRPr="00336727">
        <w:rPr>
          <w:rFonts w:hint="cs"/>
          <w:rtl/>
        </w:rPr>
        <w:t xml:space="preserve"> ואע</w:t>
      </w:r>
      <w:r>
        <w:rPr>
          <w:rtl/>
        </w:rPr>
        <w:t>"</w:t>
      </w:r>
      <w:r w:rsidRPr="00336727">
        <w:rPr>
          <w:rFonts w:hint="cs"/>
          <w:rtl/>
        </w:rPr>
        <w:t xml:space="preserve">ג </w:t>
      </w:r>
      <w:r w:rsidRPr="00336727">
        <w:rPr>
          <w:rtl/>
        </w:rPr>
        <w:t xml:space="preserve">דמפריק מר בשחיטת קדשים: </w:t>
      </w:r>
    </w:p>
    <w:p w:rsidR="00DA63EC" w:rsidRPr="00EC2024" w:rsidRDefault="00DA63EC" w:rsidP="00DA63EC">
      <w:pPr>
        <w:pStyle w:val="affffb"/>
        <w:rPr>
          <w:spacing w:val="-4"/>
          <w:rtl/>
        </w:rPr>
      </w:pPr>
      <w:r w:rsidRPr="00EC2024">
        <w:rPr>
          <w:spacing w:val="-4"/>
          <w:rtl/>
        </w:rPr>
        <w:t xml:space="preserve">- </w:t>
      </w:r>
      <w:ins w:id="97777" w:author="מנוע מכני" w:date="2026-10-11T12:04:40Z">
        <w:r>
          <w:rPr>
            <w:spacing w:val="-4"/>
            <w:rtl/>
          </w:rPr>
          <w:t xml:space="preserve">אמור</w:t>
        </w:r>
      </w:ins>
      <w:del w:id="97778" w:author="מנוע מכני" w:date="2026-10-11T12:04:40Z">
        <w:r w:rsidRPr="00EC2024">
          <w:rPr>
            <w:spacing w:val="-4"/>
            <w:rtl/>
          </w:rPr>
          <w:delText xml:space="preserve">אימר</w:delText>
        </w:r>
      </w:del>
      <w:r w:rsidRPr="00EC2024">
        <w:rPr>
          <w:spacing w:val="-4"/>
          <w:rtl/>
        </w:rPr>
        <w:t xml:space="preserve"> </w:t>
      </w:r>
      <w:r w:rsidRPr="00EC2024">
        <w:rPr>
          <w:rStyle w:val="2fb"/>
          <w:spacing w:val="-4"/>
          <w:rtl/>
        </w:rPr>
        <w:t xml:space="preserve">דאר"ש</w:t>
      </w:r>
      <w:r w:rsidRPr="00EC2024">
        <w:rPr>
          <w:spacing w:val="-4"/>
          <w:rtl/>
        </w:rPr>
        <w:t xml:space="preserve"> </w:t>
      </w:r>
      <w:ins w:id="97773" w:author="מנוע מכני" w:date="2026-10-11T12:04:40Z">
        <w:r>
          <w:rPr>
            <w:spacing w:val="-4"/>
            <w:rtl/>
          </w:rPr>
          <w:t xml:space="preserve">מביא</w:t>
        </w:r>
      </w:ins>
      <w:del w:id="97774" w:author="מנוע מכני" w:date="2026-10-11T12:04:40Z">
        <w:r w:rsidRPr="00EC2024">
          <w:rPr>
            <w:spacing w:val="-4"/>
            <w:rtl/>
          </w:rPr>
          <w:delText xml:space="preserve">מייתי</w:delText>
        </w:r>
      </w:del>
      <w:r w:rsidRPr="00EC2024">
        <w:rPr>
          <w:spacing w:val="-4"/>
          <w:rtl/>
        </w:rPr>
        <w:t xml:space="preserve"> </w:t>
      </w:r>
      <w:ins w:id="97087" w:author="מנוע מכני" w:date="2026-10-11T12:04:40Z">
        <w:r>
          <w:rPr>
            <w:spacing w:val="-4"/>
            <w:rtl/>
          </w:rPr>
          <w:t xml:space="preserve">ושונה</w:t>
        </w:r>
      </w:ins>
      <w:del w:id="97088" w:author="מנוע מכני" w:date="2026-10-11T12:04:40Z">
        <w:r w:rsidRPr="00EC2024">
          <w:rPr>
            <w:spacing w:val="-4"/>
            <w:rtl/>
          </w:rPr>
          <w:delText xml:space="preserve">ומתני</w:delText>
        </w:r>
      </w:del>
      <w:r w:rsidRPr="00EC2024">
        <w:rPr>
          <w:spacing w:val="-4"/>
          <w:rtl/>
        </w:rPr>
        <w:t xml:space="preserve">, לכתחילה לתקוני </w:t>
      </w:r>
      <w:ins w:id="97775" w:author="מנוע מכני" w:date="2026-10-11T12:04:40Z">
        <w:r>
          <w:rPr>
            <w:spacing w:val="-4"/>
            <w:rtl/>
          </w:rPr>
          <w:t xml:space="preserve">אדם</w:t>
        </w:r>
      </w:ins>
      <w:del w:id="97776" w:author="מנוע מכני" w:date="2026-10-11T12:04:40Z">
        <w:r w:rsidRPr="00EC2024">
          <w:rPr>
            <w:spacing w:val="-4"/>
            <w:rtl/>
          </w:rPr>
          <w:delText xml:space="preserve">גברא</w:delText>
        </w:r>
      </w:del>
      <w:r w:rsidRPr="00EC2024">
        <w:rPr>
          <w:spacing w:val="-4"/>
          <w:rtl/>
        </w:rPr>
        <w:t xml:space="preserve">, אבל </w:t>
      </w:r>
      <w:ins w:id="93927" w:author="מנוע מכני" w:date="2026-10-11T12:04:40Z">
        <w:r>
          <w:rPr>
            <w:spacing w:val="-4"/>
            <w:rtl/>
          </w:rPr>
          <w:t xml:space="preserve">סתם</w:t>
        </w:r>
      </w:ins>
      <w:del w:id="93928" w:author="מנוע מכני" w:date="2026-10-11T12:04:40Z">
        <w:r w:rsidRPr="00EC2024">
          <w:rPr>
            <w:spacing w:val="-4"/>
            <w:rtl/>
          </w:rPr>
          <w:delText xml:space="preserve">בעלמא</w:delText>
        </w:r>
      </w:del>
      <w:r w:rsidRPr="00EC2024">
        <w:rPr>
          <w:spacing w:val="-4"/>
          <w:rtl/>
        </w:rPr>
        <w:t xml:space="preserve"> דיעבד אין, לכתחילה </w:t>
      </w:r>
      <w:r w:rsidRPr="00EC2024">
        <w:rPr>
          <w:spacing w:val="-4"/>
          <w:rtl/>
        </w:rPr>
        <w:t xml:space="preserve">לא</w:t>
      </w:r>
      <w:r w:rsidRPr="00EC2024">
        <w:rPr>
          <w:spacing w:val="-4"/>
          <w:rtl/>
        </w:rPr>
        <w:t xml:space="preserve">.</w:t>
      </w:r>
    </w:p>
    <w:p w:rsidR="00DA63EC" w:rsidRPr="00EC2024" w:rsidRDefault="00DA63EC" w:rsidP="00DA63EC">
      <w:pPr>
        <w:tabs>
          <w:tab w:val="center" w:pos="2835"/>
        </w:tabs>
        <w:rPr>
          <w:spacing w:val="-6"/>
          <w:rtl/>
        </w:rPr>
      </w:pPr>
      <w:r w:rsidRPr="00EC2024">
        <w:rPr>
          <w:spacing w:val="-6"/>
          <w:rtl/>
        </w:rPr>
        <w:tab/>
      </w:r>
      <w:r w:rsidRPr="00EC2024">
        <w:rPr>
          <w:rFonts w:hint="cs"/>
          <w:spacing w:val="-6"/>
          <w:rtl/>
        </w:rPr>
        <w:t>ה</w:t>
      </w:r>
      <w:r w:rsidRPr="00EC2024">
        <w:rPr>
          <w:spacing w:val="-6"/>
          <w:rtl/>
        </w:rPr>
        <w:t>"</w:t>
      </w:r>
      <w:r w:rsidRPr="00EC2024">
        <w:rPr>
          <w:rFonts w:hint="cs"/>
          <w:spacing w:val="-6"/>
          <w:rtl/>
        </w:rPr>
        <w:t xml:space="preserve">מ</w:t>
      </w:r>
      <w:r w:rsidRPr="00EC2024">
        <w:rPr>
          <w:rFonts w:hint="cs"/>
          <w:spacing w:val="-6"/>
          <w:rtl/>
        </w:rPr>
        <w:t xml:space="preserve"> גבי שלמים ד</w:t>
      </w:r>
      <w:r w:rsidRPr="00EC2024">
        <w:rPr>
          <w:spacing w:val="-6"/>
          <w:rtl/>
        </w:rPr>
        <w:t>ממעט באכילתן, דהו</w:t>
      </w:r>
      <w:r w:rsidRPr="00EC2024">
        <w:rPr>
          <w:rFonts w:hint="cs"/>
          <w:spacing w:val="-6"/>
          <w:rtl/>
        </w:rPr>
        <w:t xml:space="preserve">"ל </w:t>
      </w:r>
      <w:r w:rsidRPr="00EC2024">
        <w:rPr>
          <w:spacing w:val="-6"/>
          <w:rtl/>
        </w:rPr>
        <w:t xml:space="preserve">קדשים לבית הפסול, אבל מנחות </w:t>
      </w:r>
      <w:ins w:id="90575" w:author="מנוע מכני" w:date="2026-10-11T12:04:40Z">
        <w:r>
          <w:rPr>
            <w:spacing w:val="-6"/>
            <w:rtl/>
          </w:rPr>
          <w:t xml:space="preserve">אפי'</w:t>
        </w:r>
      </w:ins>
      <w:del w:id="90576" w:author="מנוע מכני" w:date="2026-10-11T12:04:40Z">
        <w:r w:rsidRPr="00EC2024">
          <w:rPr>
            <w:spacing w:val="-6"/>
            <w:rtl/>
          </w:rPr>
          <w:delText xml:space="preserve">אפילו</w:delText>
        </w:r>
      </w:del>
      <w:r w:rsidRPr="00EC2024">
        <w:rPr>
          <w:spacing w:val="-6"/>
          <w:rtl/>
        </w:rPr>
        <w:t xml:space="preserve"> לכתחילה.</w:t>
      </w:r>
    </w:p>
    <w:p>
      <w:pPr>
        <w:pStyle w:val="afffff8"/>
        <w:rPr>
          <w:ins w:id="90051" w:author="קלוד" w:date="2026-10-11T12:32:08Z"/>
        </w:rPr>
      </w:pPr>
      <w:ins w:id="90052" w:author="קלוד" w:date="2026-10-11T12:32:08Z">
        <w:r>
          <w:rPr>
            <w:color w:val="7B3F00"/>
          </w:rPr>
          <w:t xml:space="preserve">מחצה חלות ומחצה רקיקין - עשרון אחד משני עשרונות</w:t>
        </w:r>
      </w:ins>
    </w:p>
    <w:p>
      <w:pPr>
        <w:pStyle w:val="38"/>
        <w:rPr>
          <w:ins w:id="102179" w:author="מנוע מכני" w:date="2026-10-11T12:04:40Z"/>
        </w:rPr>
      </w:pPr>
      <w:del w:id="102626" w:author="מנוע מכני" w:date="2026-10-11T12:04:40Z">
        <w:r>
          <w:delText xml:space="preserve">א</w:delText>
        </w:r>
        <w:r>
          <w:delText xml:space="preserve">"</w:delText>
        </w:r>
        <w:r>
          <w:delText xml:space="preserve">ל</w:delText>
        </w:r>
        <w:r>
          <w:delText xml:space="preserve"> </w:delText>
        </w:r>
      </w:del>
      <w:r>
        <w:t>ר</w:t>
      </w:r>
      <w:r>
        <w:t>"</w:t>
      </w:r>
      <w:r>
        <w:t>פ</w:t>
      </w:r>
      <w:r>
        <w:t xml:space="preserve"> לאביי, ר"ש דאמר:</w:t>
      </w:r>
    </w:p>
    <w:p w:rsidR="00DA63EC" w:rsidRDefault="00DA63EC" w:rsidP="00DA63EC">
      <w:pPr>
        <w:tabs>
          <w:tab w:val="center" w:pos="2835"/>
        </w:tabs>
        <w:rPr>
          <w:rtl/>
        </w:rPr>
      </w:pPr>
      <w:del w:id="102180" w:author="מנוע מכני" w:date="2026-10-11T12:04:40Z">
        <w:r>
          <w:rPr>
            <w:rtl/>
          </w:rPr>
          <w:delText xml:space="preserve"> </w:delText>
        </w:r>
      </w:del>
      <w:r>
        <w:rPr>
          <w:rtl/>
        </w:rPr>
        <w:t xml:space="preserve">מחצה חלות ומחצה רקיקין יביא, הא </w:t>
      </w:r>
      <w:ins w:id="97779" w:author="מנוע מכני" w:date="2026-10-11T12:04:40Z">
        <w:r>
          <w:rPr>
            <w:rtl/>
          </w:rPr>
          <w:t xml:space="preserve">מביא</w:t>
        </w:r>
      </w:ins>
      <w:del w:id="97780" w:author="מנוע מכני" w:date="2026-10-11T12:04:40Z">
        <w:r>
          <w:rPr>
            <w:rtl/>
          </w:rPr>
          <w:delText xml:space="preserve">מייתי</w:delText>
        </w:r>
      </w:del>
      <w:r>
        <w:rPr>
          <w:rtl/>
        </w:rPr>
        <w:t xml:space="preserve"> עשרון אחד משני עשרון ולוג אחד משני לוגין!</w:t>
      </w:r>
    </w:p>
    <w:p>
      <w:pPr>
        <w:pStyle w:val="38"/>
        <w:rPr>
          <w:ins w:id="102181" w:author="מנוע מכני" w:date="2026-10-11T12:04:40Z"/>
        </w:rPr>
      </w:pPr>
      <w:ins w:id="90295" w:author="Claude - סמנטי" w:date="2026-10-11T12:27:00Z">
        <w:r>
          <w:t xml:space="preserve">שומעים</w:t>
        </w:r>
      </w:ins>
      <w:del w:id="90296" w:author="Claude - סמנטי" w:date="2026-10-11T12:27:00Z">
        <w:r>
          <w:delText xml:space="preserve">שמעינן</w:delText>
        </w:r>
      </w:del>
      <w:r>
        <w:t xml:space="preserve"> לר"ש דאמר:</w:t>
      </w:r>
    </w:p>
    <w:p w:rsidR="00DA63EC" w:rsidRDefault="00DA63EC" w:rsidP="00DA63EC">
      <w:pPr>
        <w:tabs>
          <w:tab w:val="center" w:pos="2835"/>
        </w:tabs>
        <w:rPr>
          <w:rtl/>
        </w:rPr>
      </w:pPr>
      <w:del w:id="102182" w:author="מנוע מכני" w:date="2026-10-11T12:04:40Z">
        <w:r>
          <w:rPr>
            <w:rtl/>
          </w:rPr>
          <w:delText xml:space="preserve"> </w:delText>
        </w:r>
      </w:del>
      <w:r>
        <w:rPr>
          <w:rtl/>
        </w:rPr>
        <w:t xml:space="preserve">אם הביא עשרון אחד משני עשרונות ולוג אחד משני לוגין - יצא.</w:t>
      </w:r>
    </w:p>
    <w:p w:rsidR="00DA63EC" w:rsidRDefault="00DA63EC" w:rsidP="00DA63EC">
      <w:pPr>
        <w:tabs>
          <w:tab w:val="center" w:pos="2835"/>
        </w:tabs>
        <w:rPr>
          <w:rtl/>
        </w:rPr>
      </w:pPr>
      <w:r>
        <w:rPr>
          <w:rtl/>
        </w:rPr>
        <w:t xml:space="preserve">ומיקמץ </w:t>
      </w:r>
      <w:ins w:id="97781" w:author="מנוע מכני" w:date="2026-10-11T12:04:40Z">
        <w:r>
          <w:rPr>
            <w:rtl/>
          </w:rPr>
          <w:t xml:space="preserve">איך</w:t>
        </w:r>
      </w:ins>
      <w:del w:id="97782" w:author="מנוע מכני" w:date="2026-10-11T12:04:40Z">
        <w:r>
          <w:rPr>
            <w:rtl/>
          </w:rPr>
          <w:delText xml:space="preserve">היכי</w:delText>
        </w:r>
      </w:del>
      <w:r>
        <w:rPr>
          <w:rtl/>
        </w:rPr>
        <w:t xml:space="preserve"> קמץ? </w:t>
      </w:r>
      <w:ins w:id="97089" w:author="מנוע מכני" w:date="2026-10-11T12:04:40Z">
        <w:r>
          <w:rPr>
            <w:rtl/>
          </w:rPr>
          <w:t xml:space="preserve">דשונה</w:t>
        </w:r>
      </w:ins>
      <w:del w:id="97090" w:author="מנוע מכני" w:date="2026-10-11T12:04:40Z">
        <w:r>
          <w:rPr>
            <w:rtl/>
          </w:rPr>
          <w:delText xml:space="preserve">דמתני</w:delText>
        </w:r>
      </w:del>
      <w:r>
        <w:rPr>
          <w:rtl/>
        </w:rPr>
        <w:t xml:space="preserve"> ואמר: </w:t>
      </w:r>
      <w:ins w:id="96465" w:author="מנוע מכני" w:date="2026-10-11T12:04:40Z">
        <w:r>
          <w:rPr>
            <w:rtl/>
          </w:rPr>
          <w:t xml:space="preserve">אם </w:t>
        </w:r>
      </w:ins>
      <w:del w:id="96466" w:author="מנוע מכני" w:date="2026-10-11T12:04:40Z">
        <w:r>
          <w:rPr>
            <w:rtl/>
          </w:rPr>
          <w:delText xml:space="preserve">אי </w:delText>
        </w:r>
      </w:del>
      <w:r>
        <w:rPr>
          <w:rtl/>
        </w:rPr>
        <w:t xml:space="preserve">חלות </w:t>
      </w:r>
      <w:ins w:id="90299" w:author="Claude - סמנטי" w:date="2026-10-11T12:27:00Z">
        <w:r>
          <w:rPr>
            <w:rtl/>
          </w:rPr>
          <w:t xml:space="preserve">לבדם</w:t>
        </w:r>
      </w:ins>
      <w:del w:id="90300" w:author="Claude - סמנטי" w:date="2026-10-11T12:27:00Z">
        <w:r>
          <w:rPr>
            <w:rtl/>
          </w:rPr>
          <w:delText xml:space="preserve">לחודייהו</w:delText>
        </w:r>
      </w:del>
      <w:r>
        <w:rPr>
          <w:rtl/>
        </w:rPr>
        <w:t xml:space="preserve"> ורקיקין </w:t>
      </w:r>
      <w:ins w:id="90297" w:author="Claude - סמנטי" w:date="2026-10-11T12:27:00Z">
        <w:r>
          <w:rPr>
            <w:rtl/>
          </w:rPr>
          <w:t xml:space="preserve">לבדם</w:t>
        </w:r>
      </w:ins>
      <w:del w:id="90298" w:author="Claude - סמנטי" w:date="2026-10-11T12:27:00Z">
        <w:r>
          <w:rPr>
            <w:rtl/>
          </w:rPr>
          <w:delText xml:space="preserve">לחודייהו</w:delText>
        </w:r>
      </w:del>
      <w:r>
        <w:rPr>
          <w:rtl/>
        </w:rPr>
        <w:t xml:space="preserve"> </w:t>
      </w:r>
      <w:ins w:id="92177" w:author="מנוע מכני" w:date="2026-10-11T12:04:40Z">
        <w:r>
          <w:rPr>
            <w:rtl/>
          </w:rPr>
          <w:t xml:space="preserve">אמרו</w:t>
        </w:r>
      </w:ins>
      <w:del w:id="92178" w:author="מנוע מכני" w:date="2026-10-11T12:04:40Z">
        <w:r>
          <w:rPr>
            <w:rtl/>
          </w:rPr>
          <w:delText xml:space="preserve">אמרי</w:delText>
        </w:r>
      </w:del>
      <w:r>
        <w:rPr>
          <w:rFonts w:hint="cs"/>
          <w:rtl/>
        </w:rPr>
        <w:t xml:space="preserve"> ד</w:t>
      </w:r>
      <w:r>
        <w:rPr>
          <w:rtl/>
        </w:rPr>
        <w:t xml:space="preserve">קמיצנא מחלות ליהוי אחלות, דקמיצנא מרקיקין ליהוי ארקיקין, </w:t>
      </w:r>
    </w:p>
    <w:p w:rsidR="00DA63EC" w:rsidRDefault="00DA63EC" w:rsidP="00DA63EC">
      <w:pPr>
        <w:tabs>
          <w:tab w:val="center" w:pos="2835"/>
        </w:tabs>
        <w:rPr>
          <w:rtl/>
        </w:rPr>
      </w:pPr>
      <w:ins w:id="96467" w:author="מנוע מכני" w:date="2026-10-11T12:04:40Z">
        <w:r>
          <w:rPr>
            <w:rtl/>
          </w:rPr>
          <w:t xml:space="preserve">אם </w:t>
        </w:r>
      </w:ins>
      <w:del w:id="96468" w:author="מנוע מכני" w:date="2026-10-11T12:04:40Z">
        <w:r>
          <w:rPr>
            <w:rtl/>
          </w:rPr>
          <w:tab/>
          <w:delText xml:space="preserve">אי </w:delText>
        </w:r>
      </w:del>
      <w:r>
        <w:rPr>
          <w:rtl/>
        </w:rPr>
        <w:tab/>
        <w:t xml:space="preserve">מחצה רקיקין ומחצה חלות </w:t>
      </w:r>
      <w:ins w:id="92179" w:author="מנוע מכני" w:date="2026-10-11T12:04:40Z">
        <w:r>
          <w:rPr>
            <w:rtl/>
          </w:rPr>
          <w:t xml:space="preserve">אמרו</w:t>
        </w:r>
      </w:ins>
      <w:del w:id="92180" w:author="מנוע מכני" w:date="2026-10-11T12:04:40Z">
        <w:r>
          <w:rPr>
            <w:rtl/>
          </w:rPr>
          <w:tab/>
          <w:delText xml:space="preserve">אמרי</w:delText>
        </w:r>
      </w:del>
      <w:r>
        <w:rPr>
          <w:rtl/>
        </w:rPr>
        <w:tab/>
        <w:t xml:space="preserve">, דקא קמיצנא מחלות ליהוי אמחצה חלות ומחצה רקיקין, ודקא קמיצנא מרקיקין ליהוו אמחצה רקיקין ומחצה חלות.</w:t>
      </w:r>
    </w:p>
    <w:p w:rsidR="00DA63EC" w:rsidRDefault="00DA63EC" w:rsidP="00DA63EC">
      <w:pPr>
        <w:pStyle w:val="afff3"/>
        <w:framePr w:wrap="around"/>
        <w:rPr>
          <w:rtl/>
        </w:rPr>
      </w:pPr>
      <w:r>
        <w:rPr>
          <w:rFonts w:hint="cs"/>
          <w:rtl/>
        </w:rPr>
        <w:t>קו.</w:t>
      </w:r>
    </w:p>
    <w:p w:rsidR="00DA63EC" w:rsidRDefault="00DA63EC" w:rsidP="00DA63EC">
      <w:pPr>
        <w:tabs>
          <w:tab w:val="center" w:pos="2835"/>
        </w:tabs>
        <w:rPr>
          <w:rtl/>
        </w:rPr>
      </w:pPr>
      <w:r>
        <w:rPr>
          <w:rtl/>
        </w:rPr>
        <w:t xml:space="preserve">והא </w:t>
      </w:r>
      <w:r>
        <w:rPr>
          <w:rFonts w:hint="cs"/>
          <w:rtl/>
        </w:rPr>
        <w:t>ד</w:t>
      </w:r>
      <w:r>
        <w:rPr>
          <w:rtl/>
        </w:rPr>
        <w:t>מיקמץ חד קומץ מחלות ומרקיקין, וקמיץ מחלות ארקיקין ומרקיקין אחלות!</w:t>
      </w:r>
    </w:p>
    <w:p>
      <w:pPr>
        <w:pStyle w:val="38"/>
        <w:rPr>
          <w:ins w:id="102183" w:author="מנוע מכני" w:date="2026-10-11T12:04:40Z"/>
        </w:rPr>
      </w:pPr>
      <w:ins w:id="90301" w:author="Claude - סמנטי" w:date="2026-10-11T12:27:00Z">
        <w:r>
          <w:t xml:space="preserve">שומעים</w:t>
        </w:r>
      </w:ins>
      <w:del w:id="90302" w:author="Claude - סמנטי" w:date="2026-10-11T12:27:00Z">
        <w:r>
          <w:delText xml:space="preserve">שמעינן</w:delText>
        </w:r>
      </w:del>
      <w:r>
        <w:t xml:space="preserve"> לר"ש דאמר:</w:t>
      </w:r>
    </w:p>
    <w:p w:rsidR="00DA63EC" w:rsidRDefault="00DA63EC" w:rsidP="00DA63EC">
      <w:pPr>
        <w:tabs>
          <w:tab w:val="center" w:pos="2835"/>
        </w:tabs>
        <w:rPr>
          <w:rtl/>
        </w:rPr>
      </w:pPr>
      <w:del w:id="102184" w:author="מנוע מכני" w:date="2026-10-11T12:04:40Z">
        <w:r>
          <w:rPr>
            <w:rtl/>
          </w:rPr>
          <w:delText xml:space="preserve"> </w:delText>
        </w:r>
      </w:del>
      <w:r>
        <w:rPr>
          <w:rtl/>
        </w:rPr>
        <w:t xml:space="preserve">אם קמץ ועלה בידו מאחד על שניהם - יצא.</w:t>
      </w:r>
    </w:p>
    <w:p w:rsidR="00DA63EC" w:rsidRDefault="00DA63EC" w:rsidP="00DA63EC">
      <w:pPr>
        <w:tabs>
          <w:tab w:val="center" w:pos="2835"/>
        </w:tabs>
        <w:rPr>
          <w:rtl/>
        </w:rPr>
      </w:pPr>
      <w:r>
        <w:rPr>
          <w:rtl/>
        </w:rPr>
        <w:t xml:space="preserve">והא </w:t>
      </w:r>
      <w:ins w:id="92181" w:author="מנוע מכני" w:date="2026-10-11T12:04:40Z">
        <w:r>
          <w:rPr>
            <w:rtl/>
          </w:rPr>
          <w:t xml:space="preserve">יש</w:t>
        </w:r>
      </w:ins>
      <w:del w:id="92182" w:author="מנוע מכני" w:date="2026-10-11T12:04:40Z">
        <w:r>
          <w:rPr>
            <w:rtl/>
          </w:rPr>
          <w:delText xml:space="preserve">איכא</w:delText>
        </w:r>
      </w:del>
      <w:r>
        <w:rPr>
          <w:rtl/>
        </w:rPr>
        <w:t xml:space="preserve"> מותר שמן, </w:t>
      </w:r>
      <w:ins w:id="96469" w:author="מנוע מכני" w:date="2026-10-11T12:04:40Z">
        <w:r>
          <w:rPr>
            <w:rtl/>
          </w:rPr>
          <w:t xml:space="preserve">דאם </w:t>
        </w:r>
      </w:ins>
      <w:del w:id="96470" w:author="מנוע מכני" w:date="2026-10-11T12:04:40Z">
        <w:r>
          <w:rPr>
            <w:rtl/>
          </w:rPr>
          <w:delText xml:space="preserve">דאי </w:delText>
        </w:r>
      </w:del>
      <w:r>
        <w:rPr>
          <w:rtl/>
        </w:rPr>
        <w:t xml:space="preserve">מחצה חלות ומחצה רקיקין </w:t>
      </w:r>
      <w:r>
        <w:rPr>
          <w:rtl/>
        </w:rPr>
        <w:t xml:space="preserve">אמר</w:t>
      </w:r>
      <w:r>
        <w:rPr>
          <w:rtl/>
        </w:rPr>
        <w:t xml:space="preserve"> - מותר השמן מחזירו לחלות, </w:t>
      </w:r>
    </w:p>
    <w:p w:rsidR="00DA63EC" w:rsidRDefault="00DA63EC" w:rsidP="00DA63EC">
      <w:pPr>
        <w:pStyle w:val="affffb"/>
        <w:rPr>
          <w:rtl/>
        </w:rPr>
      </w:pPr>
      <w:r>
        <w:rPr>
          <w:rtl/>
        </w:rPr>
        <w:t xml:space="preserve">- </w:t>
      </w:r>
      <w:ins w:id="96471" w:author="מנוע מכני" w:date="2026-10-11T12:04:40Z">
        <w:r>
          <w:rPr>
            <w:rtl/>
          </w:rPr>
          <w:t xml:space="preserve">אם </w:t>
        </w:r>
      </w:ins>
      <w:del w:id="96472" w:author="מנוע מכני" w:date="2026-10-11T12:04:40Z">
        <w:r>
          <w:rPr>
            <w:rtl/>
          </w:rPr>
          <w:delText xml:space="preserve">אי </w:delText>
        </w:r>
      </w:del>
      <w:r>
        <w:rPr>
          <w:rFonts w:hint="cs"/>
          <w:rtl/>
        </w:rPr>
        <w:t>הכל</w:t>
      </w:r>
      <w:r>
        <w:rPr>
          <w:rtl/>
        </w:rPr>
        <w:t xml:space="preserve"> רקיקין מותר השמן נאכל לכהנים!</w:t>
      </w:r>
      <w:r>
        <w:rPr>
          <w:rFonts w:hint="cs"/>
          <w:rtl/>
        </w:rPr>
        <w:t xml:space="preserve"> </w:t>
      </w:r>
      <w:r>
        <w:rPr>
          <w:rStyle w:val="2fb"/>
          <w:rFonts w:hint="cs"/>
          <w:rtl/>
        </w:rPr>
        <w:t xml:space="preserve">וכר</w:t>
      </w:r>
      <w:r>
        <w:rPr>
          <w:rStyle w:val="2fb"/>
          <w:rtl/>
        </w:rPr>
        <w:t>"</w:t>
      </w:r>
      <w:r>
        <w:rPr>
          <w:rStyle w:val="2fb"/>
          <w:rFonts w:hint="cs"/>
          <w:rtl/>
        </w:rPr>
        <w:t xml:space="preserve">ש</w:t>
      </w:r>
      <w:r>
        <w:rPr>
          <w:rFonts w:hint="cs"/>
          <w:rtl/>
        </w:rPr>
        <w:t xml:space="preserve"> ב</w:t>
      </w:r>
      <w:r>
        <w:rPr>
          <w:rtl/>
        </w:rPr>
        <w:t>"</w:t>
      </w:r>
      <w:r>
        <w:rPr>
          <w:rFonts w:hint="cs"/>
          <w:rtl/>
        </w:rPr>
        <w:t xml:space="preserve">י </w:t>
      </w:r>
      <w:r>
        <w:rPr>
          <w:rStyle w:val="2fb"/>
          <w:rFonts w:hint="cs"/>
          <w:rtl/>
        </w:rPr>
        <w:t xml:space="preserve">מר</w:t>
      </w:r>
      <w:r>
        <w:rPr>
          <w:rStyle w:val="2fb"/>
          <w:rtl/>
        </w:rPr>
        <w:t>"</w:t>
      </w:r>
      <w:r>
        <w:rPr>
          <w:rStyle w:val="2fb"/>
          <w:rFonts w:hint="cs"/>
          <w:rtl/>
        </w:rPr>
        <w:t>ש</w:t>
      </w:r>
      <w:r>
        <w:rPr>
          <w:rtl/>
        </w:rPr>
        <w:t>: מושחן כמין כי, ומותר השמן נאכל לכהנים.</w:t>
      </w:r>
    </w:p>
    <w:p>
      <w:pPr>
        <w:pStyle w:val="afffff8"/>
        <w:rPr>
          <w:ins w:id="90049" w:author="קלוד" w:date="2026-10-11T12:32:08Z"/>
        </w:rPr>
      </w:pPr>
      <w:ins w:id="90050" w:author="קלוד" w:date="2026-10-11T12:32:08Z">
        <w:r>
          <w:rPr>
            <w:color w:val="7B3F00"/>
          </w:rPr>
          <w:t xml:space="preserve">ספק מנחה - מדוע לא נכללה מנחת נסכים</w:t>
        </w:r>
      </w:ins>
    </w:p>
    <w:p>
      <w:pPr>
        <w:pStyle w:val="38"/>
        <w:rPr>
          <w:ins w:id="102185" w:author="מנוע מכני" w:date="2026-10-11T12:04:40Z"/>
        </w:rPr>
      </w:pPr>
      <w:del w:id="102627" w:author="מנוע מכני" w:date="2026-10-11T12:04:40Z">
        <w:r>
          <w:delText xml:space="preserve">א</w:delText>
        </w:r>
        <w:r>
          <w:delText xml:space="preserve">"</w:delText>
        </w:r>
        <w:r>
          <w:delText xml:space="preserve">ל </w:delText>
        </w:r>
      </w:del>
      <w:r>
        <w:t xml:space="preserve">ר</w:t>
      </w:r>
      <w:r>
        <w:t>"</w:t>
      </w:r>
      <w:r>
        <w:t>כ לרב אשי</w:t>
      </w:r>
      <w:r>
        <w:t xml:space="preserve">:</w:t>
      </w:r>
    </w:p>
    <w:p w:rsidR="00DA63EC" w:rsidRDefault="00DA63EC" w:rsidP="00DA63EC">
      <w:pPr>
        <w:tabs>
          <w:tab w:val="center" w:pos="2835"/>
        </w:tabs>
        <w:rPr>
          <w:rtl/>
        </w:rPr>
      </w:pPr>
      <w:del w:id="102186" w:author="מנוע מכני" w:date="2026-10-11T12:04:40Z">
        <w:r>
          <w:rPr>
            <w:rtl/>
          </w:rPr>
          <w:delText xml:space="preserve"> </w:delText>
        </w:r>
      </w:del>
      <w:r>
        <w:rPr>
          <w:rtl/>
        </w:rPr>
        <w:t xml:space="preserve">והא </w:t>
      </w:r>
      <w:ins w:id="92183" w:author="מנוע מכני" w:date="2026-10-11T12:04:40Z">
        <w:r>
          <w:rPr>
            <w:rtl/>
          </w:rPr>
          <w:t xml:space="preserve">יש</w:t>
        </w:r>
      </w:ins>
      <w:del w:id="92184" w:author="מנוע מכני" w:date="2026-10-11T12:04:40Z">
        <w:r>
          <w:rPr>
            <w:rtl/>
          </w:rPr>
          <w:delText xml:space="preserve">איכא</w:delText>
        </w:r>
      </w:del>
      <w:r>
        <w:rPr>
          <w:rtl/>
        </w:rPr>
        <w:t xml:space="preserve"> לספוקה במנחת נסכים, דאמר </w:t>
      </w:r>
      <w:r>
        <w:rPr>
          <w:rStyle w:val="2fb"/>
          <w:rtl/>
        </w:rPr>
        <w:t xml:space="preserve">רבא</w:t>
      </w:r>
      <w:r>
        <w:rPr>
          <w:rtl/>
        </w:rPr>
        <w:t xml:space="preserve">: מתנדב אדם מנחת נסכים בכל יום!</w:t>
      </w:r>
    </w:p>
    <w:p w:rsidR="00DA63EC" w:rsidRDefault="00DA63EC" w:rsidP="00DA63EC">
      <w:pPr>
        <w:tabs>
          <w:tab w:val="center" w:pos="2835"/>
        </w:tabs>
        <w:ind w:left="708"/>
        <w:rPr>
          <w:rtl/>
        </w:rPr>
      </w:pPr>
      <w:r>
        <w:rPr>
          <w:rtl/>
        </w:rPr>
        <w:t xml:space="preserve">כי מסתפקא </w:t>
      </w:r>
      <w:ins w:id="93929" w:author="מנוע מכני" w:date="2026-10-11T12:04:40Z">
        <w:r>
          <w:rPr>
            <w:rtl/>
          </w:rPr>
          <w:t xml:space="preserve">לו</w:t>
        </w:r>
      </w:ins>
      <w:del w:id="93930" w:author="מנוע מכני" w:date="2026-10-11T12:04:40Z">
        <w:r>
          <w:rPr>
            <w:rtl/>
          </w:rPr>
          <w:delText xml:space="preserve">ליה</w:delText>
        </w:r>
      </w:del>
      <w:r>
        <w:rPr>
          <w:rtl/>
        </w:rPr>
        <w:t xml:space="preserve"> </w:t>
      </w:r>
      <w:r>
        <w:rPr>
          <w:rFonts w:hint="cs"/>
          <w:rtl/>
        </w:rPr>
        <w:t>ב</w:t>
      </w:r>
      <w:r>
        <w:rPr>
          <w:rtl/>
        </w:rPr>
        <w:t xml:space="preserve">באה בגלל יחיד, באה בגלל ציבור </w:t>
      </w:r>
      <w:r>
        <w:rPr>
          <w:rtl/>
        </w:rPr>
        <w:t xml:space="preserve">לא</w:t>
      </w:r>
      <w:r>
        <w:rPr>
          <w:rtl/>
        </w:rPr>
        <w:t xml:space="preserve"> מסתפק </w:t>
      </w:r>
    </w:p>
    <w:p w:rsidR="00DA63EC" w:rsidRDefault="00DA63EC" w:rsidP="00DA63EC">
      <w:pPr>
        <w:tabs>
          <w:tab w:val="center" w:pos="2835"/>
        </w:tabs>
        <w:ind w:left="708"/>
        <w:rPr>
          <w:rtl/>
        </w:rPr>
      </w:pPr>
      <w:r>
        <w:rPr>
          <w:rFonts w:hint="cs"/>
          <w:rtl/>
        </w:rPr>
        <w:t>ומסתפק ב</w:t>
      </w:r>
      <w:r>
        <w:rPr>
          <w:rtl/>
        </w:rPr>
        <w:t xml:space="preserve">באה בגלל עצמה, </w:t>
      </w:r>
      <w:r>
        <w:rPr>
          <w:rFonts w:hint="cs"/>
          <w:rtl/>
        </w:rPr>
        <w:t>אבל ב</w:t>
      </w:r>
      <w:r>
        <w:rPr>
          <w:rtl/>
        </w:rPr>
        <w:t xml:space="preserve">באה בגלל זבח </w:t>
      </w:r>
      <w:r>
        <w:rPr>
          <w:rtl/>
        </w:rPr>
        <w:t xml:space="preserve">לא</w:t>
      </w:r>
      <w:r>
        <w:rPr>
          <w:rtl/>
        </w:rPr>
        <w:t xml:space="preserve"> מסתפק</w:t>
      </w:r>
    </w:p>
    <w:p w:rsidR="00DA63EC" w:rsidRDefault="00DA63EC" w:rsidP="00DA63EC">
      <w:pPr>
        <w:tabs>
          <w:tab w:val="center" w:pos="2835"/>
        </w:tabs>
        <w:ind w:left="708"/>
        <w:rPr>
          <w:rtl/>
        </w:rPr>
      </w:pPr>
      <w:r>
        <w:rPr>
          <w:rFonts w:hint="cs"/>
          <w:rtl/>
        </w:rPr>
        <w:t xml:space="preserve">ומספקא </w:t>
      </w:r>
      <w:ins w:id="93931" w:author="מנוע מכני" w:date="2026-10-11T12:04:40Z">
        <w:r>
          <w:rPr>
            <w:rtl/>
          </w:rPr>
          <w:t xml:space="preserve">לו</w:t>
        </w:r>
      </w:ins>
      <w:del w:id="93932" w:author="מנוע מכני" w:date="2026-10-11T12:04:40Z">
        <w:r>
          <w:rPr>
            <w:rtl/>
          </w:rPr>
          <w:delText xml:space="preserve">ליה</w:delText>
        </w:r>
      </w:del>
      <w:r>
        <w:rPr>
          <w:rtl/>
        </w:rPr>
        <w:t xml:space="preserve"> - טעונה לבונה, שאינה טעונה לבונה </w:t>
      </w:r>
      <w:r>
        <w:rPr>
          <w:rtl/>
        </w:rPr>
        <w:t xml:space="preserve">לא</w:t>
      </w:r>
      <w:r>
        <w:rPr>
          <w:rtl/>
        </w:rPr>
        <w:t xml:space="preserve"> מסתפק</w:t>
      </w:r>
      <w:r>
        <w:rPr>
          <w:rFonts w:hint="cs"/>
          <w:rtl/>
        </w:rPr>
        <w:t>.</w:t>
      </w:r>
      <w:r>
        <w:rPr>
          <w:rtl/>
        </w:rPr>
        <w:t xml:space="preserve"> </w:t>
      </w:r>
    </w:p>
    <w:p w:rsidR="00DA63EC" w:rsidRDefault="00DA63EC" w:rsidP="00DA63EC">
      <w:pPr>
        <w:tabs>
          <w:tab w:val="center" w:pos="2835"/>
        </w:tabs>
        <w:ind w:left="708"/>
        <w:rPr>
          <w:rtl/>
        </w:rPr>
      </w:pPr>
      <w:r>
        <w:rPr>
          <w:rFonts w:hint="cs"/>
          <w:rtl/>
        </w:rPr>
        <w:t xml:space="preserve">ומספקא </w:t>
      </w:r>
      <w:ins w:id="93933" w:author="מנוע מכני" w:date="2026-10-11T12:04:40Z">
        <w:r>
          <w:rPr>
            <w:rtl/>
          </w:rPr>
          <w:t xml:space="preserve">לו</w:t>
        </w:r>
      </w:ins>
      <w:del w:id="93934" w:author="מנוע מכני" w:date="2026-10-11T12:04:40Z">
        <w:r>
          <w:rPr>
            <w:rtl/>
          </w:rPr>
          <w:delText xml:space="preserve">ליה</w:delText>
        </w:r>
      </w:del>
      <w:r>
        <w:rPr>
          <w:rtl/>
        </w:rPr>
        <w:t xml:space="preserve"> - באה בלוג, באה בשלשה לוגין </w:t>
      </w:r>
      <w:r>
        <w:rPr>
          <w:rtl/>
        </w:rPr>
        <w:t xml:space="preserve">לא</w:t>
      </w:r>
      <w:r>
        <w:rPr>
          <w:rtl/>
        </w:rPr>
        <w:t xml:space="preserve"> מסתפק</w:t>
      </w:r>
      <w:ins w:id="95559" w:author="מנוע מכני" w:date="2026-10-11T12:04:40Z">
        <w:r>
          <w:rPr>
            <w:rtl/>
          </w:rPr>
          <w:t xml:space="preserve">,</w:t>
        </w:r>
      </w:ins>
      <w:del w:id="95560" w:author="מנוע מכני" w:date="2026-10-11T12:04:40Z">
        <w:r>
          <w:rPr>
            <w:rtl/>
          </w:rPr>
          <w:delText xml:space="preserve">;</w:delText>
        </w:r>
      </w:del>
      <w:r>
        <w:rPr>
          <w:rtl/>
        </w:rPr>
        <w:t xml:space="preserve"> </w:t>
      </w:r>
    </w:p>
    <w:p w:rsidR="00DA63EC" w:rsidRDefault="00DA63EC" w:rsidP="00DA63EC">
      <w:pPr>
        <w:tabs>
          <w:tab w:val="center" w:pos="2835"/>
        </w:tabs>
        <w:ind w:left="708"/>
        <w:rPr>
          <w:rtl/>
        </w:rPr>
      </w:pPr>
      <w:r>
        <w:rPr>
          <w:rFonts w:hint="cs"/>
          <w:rtl/>
        </w:rPr>
        <w:t xml:space="preserve">ומספקא </w:t>
      </w:r>
      <w:ins w:id="93935" w:author="מנוע מכני" w:date="2026-10-11T12:04:40Z">
        <w:r>
          <w:rPr>
            <w:rFonts w:hint="cs"/>
            <w:rtl/>
          </w:rPr>
          <w:t xml:space="preserve">לו</w:t>
        </w:r>
      </w:ins>
      <w:del w:id="93936" w:author="מנוע מכני" w:date="2026-10-11T12:04:40Z">
        <w:r>
          <w:rPr>
            <w:rFonts w:hint="cs"/>
            <w:rtl/>
          </w:rPr>
          <w:delText xml:space="preserve">ליה</w:delText>
        </w:r>
      </w:del>
      <w:r>
        <w:rPr>
          <w:rFonts w:hint="cs"/>
          <w:rtl/>
        </w:rPr>
        <w:t xml:space="preserve"> </w:t>
      </w:r>
      <w:r>
        <w:rPr>
          <w:rtl/>
        </w:rPr>
        <w:t xml:space="preserve">- טעונה קמיצה, שאינה טעונה קמיצה </w:t>
      </w:r>
      <w:r>
        <w:rPr>
          <w:rtl/>
        </w:rPr>
        <w:t xml:space="preserve">לא</w:t>
      </w:r>
      <w:r>
        <w:rPr>
          <w:rtl/>
        </w:rPr>
        <w:t xml:space="preserve"> מסתפק</w:t>
      </w:r>
    </w:p>
    <w:p w:rsidR="00DA63EC" w:rsidRDefault="00DA63EC" w:rsidP="00DA63EC">
      <w:pPr>
        <w:pStyle w:val="affffd"/>
        <w:rPr>
          <w:del w:id="90165" w:author="מנוע עיצוב" w:date="2026-10-11T12:09:26Z"/>
          <w:rtl/>
        </w:rPr>
      </w:pPr>
      <w:del w:id="90164" w:author="מנוע עיצוב" w:date="2026-10-11T12:09:26Z">
        <w:r>
          <w:rPr>
            <w:rtl/>
          </w:rPr>
          <w:delText xml:space="preserve">׹</w:delText>
        </w:r>
      </w:del>
    </w:p>
    <w:p w:rsidR="00DA63EC" w:rsidRDefault="00DA63EC" w:rsidP="00DA63EC">
      <w:pPr>
        <w:pStyle w:val="affff1"/>
        <w:ind w:end="0"/>
        <w:rPr>
          <w:rtl/>
        </w:rPr>
        <w:pPrChange w:id="20116" w:author="קלוד" w:date="2026-10-11T09:07:26Z">
          <w:pPr>
            <w:pStyle w:val="affff1"/>
            <w:rPr>
              <w:rtl/>
            </w:rPr>
          </w:pPr>
        </w:pPrChange>
      </w:pPr>
      <w:ins w:id="9880" w:author="מספור קטעי משנה" w:date="2026-10-11T09:35:12Z">
        <w:r>
          <w:rPr>
            <w:rStyle w:val="MisparKeta"/>
          </w:rPr>
          <w:t xml:space="preserve">ב. </w:t>
        </w:r>
      </w:ins>
      <w:r>
        <w:rPr>
          <w:rtl/>
        </w:rPr>
        <w:t>פירשתי מנחה של עשרונים.</w:t>
      </w:r>
    </w:p>
    <w:p>
      <w:pPr>
        <w:pStyle w:val="38"/>
        <w:rPr>
          <w:ins w:id="102187" w:author="מנוע מכני" w:date="2026-10-11T12:04:40Z"/>
        </w:rPr>
      </w:pPr>
      <w:r w:rsidRPr="004A7C9A">
        <w:t>ת"ר</w:t>
      </w:r>
      <w:r>
        <w:t xml:space="preserve">:</w:t>
      </w:r>
    </w:p>
    <w:p w:rsidR="00DA63EC" w:rsidRDefault="00DA63EC" w:rsidP="00DA63EC">
      <w:pPr>
        <w:tabs>
          <w:tab w:val="center" w:pos="2835"/>
        </w:tabs>
        <w:rPr>
          <w:rtl/>
        </w:rPr>
      </w:pPr>
      <w:del w:id="102188" w:author="מנוע מכני" w:date="2026-10-11T12:04:40Z">
        <w:r>
          <w:rPr>
            <w:rtl/>
          </w:rPr>
          <w:delText xml:space="preserve"> </w:delText>
        </w:r>
      </w:del>
      <w:r>
        <w:rPr>
          <w:rFonts w:hint="cs"/>
          <w:rtl/>
        </w:rPr>
        <w:t xml:space="preserve">לחכמים: </w:t>
      </w:r>
      <w:r>
        <w:rPr>
          <w:rtl/>
        </w:rPr>
        <w:t xml:space="preserve">פירשתי מנחה וקבעתי בכלי אחד של עשרונים ואיני יודע מה פירשתי - יביא מנחה של ששים עשרונים, </w:t>
      </w:r>
    </w:p>
    <w:p>
      <w:pPr>
        <w:pStyle w:val="38"/>
        <w:rPr>
          <w:ins w:id="102189" w:author="מנוע מכני" w:date="2026-10-11T12:04:40Z"/>
        </w:rPr>
      </w:pPr>
      <w:r>
        <w:tab/>
        <w:t xml:space="preserve">רבי:</w:t>
      </w:r>
    </w:p>
    <w:p w:rsidR="00DA63EC" w:rsidRDefault="00DA63EC" w:rsidP="00DA63EC">
      <w:pPr>
        <w:tabs>
          <w:tab w:val="center" w:pos="2835"/>
        </w:tabs>
        <w:rPr>
          <w:rtl/>
        </w:rPr>
      </w:pPr>
      <w:del w:id="102190" w:author="מנוע מכני" w:date="2026-10-11T12:04:40Z">
        <w:r>
          <w:rPr>
            <w:rtl/>
          </w:rPr>
          <w:tab/>
          <w:delText xml:space="preserve"> </w:delText>
        </w:r>
      </w:del>
      <w:r>
        <w:rPr>
          <w:rtl/>
        </w:rPr>
        <w:tab/>
        <w:t xml:space="preserve">יביא מנחות של עשרונים מאחד ועד ששים, שהן אלף ושמונה מאות ושלשים.</w:t>
      </w:r>
    </w:p>
    <w:p w:rsidR="00DA63EC" w:rsidRDefault="00DA63EC" w:rsidP="00DA63EC">
      <w:pPr>
        <w:tabs>
          <w:tab w:val="center" w:pos="2835"/>
        </w:tabs>
        <w:rPr>
          <w:rtl/>
        </w:rPr>
      </w:pPr>
      <w:del w:id="90278" w:author="מנוע מכני" w:date="2026-10-11T12:04:40Z">
        <w:r>
          <w:rPr>
            <w:rFonts w:hint="cs"/>
            <w:rtl/>
          </w:rPr>
          <w:delText xml:space="preserve">        </w:delText>
        </w:r>
      </w:del>
      <w:r>
        <w:rPr>
          <w:rFonts w:hint="cs"/>
          <w:rtl/>
        </w:rPr>
        <w:t xml:space="preserve">לחכמים: </w:t>
      </w:r>
      <w:r>
        <w:rPr>
          <w:rtl/>
        </w:rPr>
        <w:t xml:space="preserve">פירשתי ואיני יודע מה פירשתי </w:t>
      </w:r>
      <w:ins w:id="96473" w:author="מנוע מכני" w:date="2026-10-11T12:04:40Z">
        <w:r>
          <w:rPr>
            <w:rtl/>
          </w:rPr>
          <w:t xml:space="preserve">ואם </w:t>
        </w:r>
      </w:ins>
      <w:del w:id="96474" w:author="מנוע מכני" w:date="2026-10-11T12:04:40Z">
        <w:r>
          <w:rPr>
            <w:rtl/>
          </w:rPr>
          <w:delText xml:space="preserve">ואי </w:delText>
        </w:r>
      </w:del>
      <w:r>
        <w:rPr>
          <w:rtl/>
        </w:rPr>
        <w:t xml:space="preserve">זו מהן פירשתי ואיני יודע כמה פירשתי - יביא חמש מנחות של ששים ששים עשרונים שהן שלש מאות, </w:t>
      </w:r>
    </w:p>
    <w:p>
      <w:pPr>
        <w:pStyle w:val="38"/>
        <w:rPr>
          <w:ins w:id="102191" w:author="מנוע מכני" w:date="2026-10-11T12:04:40Z"/>
        </w:rPr>
      </w:pPr>
      <w:r w:rsidRPr="00336727">
        <w:tab/>
        <w:t xml:space="preserve">רבי:</w:t>
      </w:r>
    </w:p>
    <w:p w:rsidR="00DA63EC" w:rsidRDefault="00DA63EC" w:rsidP="00DA63EC">
      <w:pPr>
        <w:rPr>
          <w:rtl/>
        </w:rPr>
      </w:pPr>
      <w:del w:id="102192" w:author="מנוע מכני" w:date="2026-10-11T12:04:40Z">
        <w:r w:rsidRPr="00336727">
          <w:rPr>
            <w:rtl/>
          </w:rPr>
          <w:tab/>
          <w:delText xml:space="preserve"> </w:delText>
        </w:r>
      </w:del>
      <w:r w:rsidRPr="00336727">
        <w:rPr>
          <w:rtl/>
        </w:rPr>
        <w:tab/>
        <w:t xml:space="preserve">יביא חמש מנחות של ששים עשרונים מאחד ועד ששים, שהן תשעה אלפים ומאה וחמשים.</w:t>
      </w:r>
    </w:p>
    <w:p>
      <w:pPr>
        <w:pStyle w:val="afffff8"/>
        <w:rPr>
          <w:ins w:id="90047" w:author="קלוד" w:date="2026-10-11T12:32:08Z"/>
        </w:rPr>
      </w:pPr>
      <w:ins w:id="90048" w:author="קלוד" w:date="2026-10-11T12:32:08Z">
        <w:r>
          <w:rPr>
            <w:color w:val="7B3F00"/>
          </w:rPr>
          <w:t xml:space="preserve">רבי וחכמים - הכנסת חולין לעזרה או עירוב חובה בנדבה</w:t>
        </w:r>
      </w:ins>
    </w:p>
    <w:p>
      <w:pPr>
        <w:pStyle w:val="38"/>
        <w:rPr>
          <w:ins w:id="102193" w:author="מנוע מכני" w:date="2026-10-11T12:04:40Z"/>
        </w:rPr>
      </w:pPr>
      <w:ins w:id="92185" w:author="מנוע מכני" w:date="2026-10-11T12:04:40Z">
        <w:r>
          <w:t xml:space="preserve">וחלקו</w:t>
        </w:r>
      </w:ins>
      <w:del w:id="92186" w:author="מנוע מכני" w:date="2026-10-11T12:04:40Z">
        <w:r w:rsidRPr="00B531AC">
          <w:delText xml:space="preserve">ופליגי</w:delText>
        </w:r>
      </w:del>
      <w:r>
        <w:t xml:space="preserve"> דאר</w:t>
      </w:r>
      <w:r>
        <w:t>"</w:t>
      </w:r>
      <w:r>
        <w:t>ח</w:t>
      </w:r>
      <w:r>
        <w:t xml:space="preserve">:</w:t>
      </w:r>
    </w:p>
    <w:p w:rsidR="00DA63EC" w:rsidRDefault="00DA63EC" w:rsidP="00DA63EC">
      <w:pPr>
        <w:tabs>
          <w:tab w:val="center" w:pos="2835"/>
        </w:tabs>
        <w:rPr>
          <w:rtl/>
        </w:rPr>
      </w:pPr>
      <w:del w:id="102194" w:author="מנוע מכני" w:date="2026-10-11T12:04:40Z">
        <w:r>
          <w:rPr>
            <w:rtl/>
          </w:rPr>
          <w:delText xml:space="preserve"> </w:delText>
        </w:r>
      </w:del>
      <w:r>
        <w:rPr>
          <w:rtl/>
        </w:rPr>
        <w:t xml:space="preserve">במותר להכניס חולין לעזרה </w:t>
      </w:r>
      <w:r>
        <w:rPr>
          <w:rStyle w:val="2fb"/>
          <w:rFonts w:hint="cs"/>
          <w:rtl/>
        </w:rPr>
        <w:t>דל</w:t>
      </w:r>
      <w:r>
        <w:rPr>
          <w:rStyle w:val="2fb"/>
          <w:rtl/>
        </w:rPr>
        <w:t xml:space="preserve">רבי</w:t>
      </w:r>
      <w:r>
        <w:rPr>
          <w:rtl/>
        </w:rPr>
        <w:t xml:space="preserve">: אסור להכניס חולין לעזרה, ו</w:t>
      </w:r>
      <w:r>
        <w:rPr>
          <w:rFonts w:hint="cs"/>
          <w:rtl/>
        </w:rPr>
        <w:t>ל</w:t>
      </w:r>
      <w:r>
        <w:rPr>
          <w:rtl/>
        </w:rPr>
        <w:t>רבנן: מותר להכניס חולין לעזרה.</w:t>
      </w:r>
    </w:p>
    <w:p>
      <w:pPr>
        <w:pStyle w:val="38"/>
        <w:rPr>
          <w:ins w:id="102196" w:author="מנוע מכני" w:date="2026-10-11T12:04:40Z"/>
        </w:rPr>
      </w:pPr>
      <w:del w:id="102195" w:author="מנוע מכני" w:date="2026-10-11T12:04:40Z">
        <w:r>
          <w:lastRenderedPageBreak/>
          <w:delText xml:space="preserve">•</w:delText>
        </w:r>
      </w:del>
      <w:r>
        <w:lastRenderedPageBreak/>
        <w:t xml:space="preserve"> רבא:</w:t>
      </w:r>
    </w:p>
    <w:p w:rsidR="00DA63EC" w:rsidRDefault="00DA63EC" w:rsidP="00DA63EC">
      <w:pPr>
        <w:tabs>
          <w:tab w:val="center" w:pos="2835"/>
        </w:tabs>
        <w:rPr>
          <w:rtl/>
        </w:rPr>
      </w:pPr>
      <w:del w:id="102197" w:author="מנוע מכני" w:date="2026-10-11T12:04:40Z">
        <w:r>
          <w:rPr>
            <w:rFonts w:hint="cs"/>
            <w:rtl/>
          </w:rPr>
          <w:delText xml:space="preserve"> </w:delText>
        </w:r>
      </w:del>
      <w:r>
        <w:rPr>
          <w:rFonts w:hint="cs"/>
          <w:rtl/>
        </w:rPr>
        <w:t xml:space="preserve">לכו</w:t>
      </w:r>
      <w:r>
        <w:rPr>
          <w:rtl/>
        </w:rPr>
        <w:t>"</w:t>
      </w:r>
      <w:r>
        <w:rPr>
          <w:rFonts w:hint="cs"/>
          <w:rtl/>
        </w:rPr>
        <w:t>ע</w:t>
      </w:r>
      <w:r>
        <w:rPr>
          <w:rtl/>
        </w:rPr>
        <w:t xml:space="preserve"> אסור להכניס חולין לעזרה, </w:t>
      </w:r>
      <w:ins w:id="92189" w:author="מנוע מכני" w:date="2026-10-11T12:04:40Z">
        <w:r>
          <w:rPr>
            <w:rtl/>
          </w:rPr>
          <w:t xml:space="preserve">וכאן</w:t>
        </w:r>
      </w:ins>
      <w:del w:id="92190" w:author="מנוע מכני" w:date="2026-10-11T12:04:40Z">
        <w:r>
          <w:rPr>
            <w:rtl/>
          </w:rPr>
          <w:delText xml:space="preserve">והכא</w:delText>
        </w:r>
      </w:del>
      <w:r>
        <w:rPr>
          <w:rtl/>
        </w:rPr>
        <w:t xml:space="preserve"> </w:t>
      </w:r>
      <w:ins w:id="92187" w:author="מנוע מכני" w:date="2026-10-11T12:04:40Z">
        <w:r>
          <w:rPr>
            <w:rFonts w:hint="cs"/>
            <w:rtl/>
          </w:rPr>
          <w:t xml:space="preserve">חלקו</w:t>
        </w:r>
      </w:ins>
      <w:del w:id="92188" w:author="מנוע מכני" w:date="2026-10-11T12:04:40Z">
        <w:r>
          <w:rPr>
            <w:rFonts w:hint="cs"/>
            <w:rtl/>
          </w:rPr>
          <w:delText xml:space="preserve">פליגי</w:delText>
        </w:r>
      </w:del>
      <w:r>
        <w:rPr>
          <w:rFonts w:hint="cs"/>
          <w:rtl/>
        </w:rPr>
        <w:t xml:space="preserve"> </w:t>
      </w:r>
      <w:r>
        <w:rPr>
          <w:rtl/>
        </w:rPr>
        <w:t xml:space="preserve">במותר לערב חובה בנדבה </w:t>
      </w:r>
    </w:p>
    <w:p w:rsidR="00DA63EC" w:rsidRDefault="00DA63EC" w:rsidP="00DA63EC">
      <w:pPr>
        <w:tabs>
          <w:tab w:val="center" w:pos="2835"/>
        </w:tabs>
        <w:rPr>
          <w:rtl/>
        </w:rPr>
      </w:pPr>
      <w:r>
        <w:rPr>
          <w:rFonts w:hint="cs"/>
          <w:rtl/>
        </w:rPr>
        <w:t>דלרבנן</w:t>
      </w:r>
      <w:r>
        <w:rPr>
          <w:rtl/>
        </w:rPr>
        <w:t xml:space="preserve"> מותר לערב חובה בנדבה, </w:t>
      </w:r>
      <w:r>
        <w:rPr>
          <w:rStyle w:val="2fb"/>
          <w:rtl/>
        </w:rPr>
        <w:t xml:space="preserve">ו</w:t>
      </w:r>
      <w:r>
        <w:rPr>
          <w:rStyle w:val="2fb"/>
          <w:rFonts w:hint="cs"/>
          <w:rtl/>
        </w:rPr>
        <w:t>ל</w:t>
      </w:r>
      <w:r>
        <w:rPr>
          <w:rStyle w:val="2fb"/>
          <w:rtl/>
        </w:rPr>
        <w:t xml:space="preserve">רבי</w:t>
      </w:r>
      <w:r>
        <w:rPr>
          <w:rtl/>
        </w:rPr>
        <w:t xml:space="preserve">: אסור לערב חובה בנדבה.</w:t>
      </w:r>
    </w:p>
    <w:p w:rsidR="00DA63EC" w:rsidRDefault="00DA63EC" w:rsidP="00DA63EC">
      <w:pPr>
        <w:tabs>
          <w:tab w:val="center" w:pos="2835"/>
        </w:tabs>
        <w:rPr>
          <w:rtl/>
        </w:rPr>
      </w:pPr>
      <w:del w:id="102599" w:author="מנוע מכני" w:date="2026-10-11T12:04:40Z">
        <w:r>
          <w:rPr>
            <w:rFonts w:hint="cs"/>
            <w:rtl/>
          </w:rPr>
          <w:delText xml:space="preserve">א</w:delText>
        </w:r>
        <w:r>
          <w:rPr>
            <w:rtl/>
          </w:rPr>
          <w:delText xml:space="preserve">"</w:delText>
        </w:r>
        <w:r>
          <w:rPr>
            <w:rFonts w:hint="cs"/>
            <w:rtl/>
          </w:rPr>
          <w:delText xml:space="preserve">ל</w:delText>
        </w:r>
        <w:r>
          <w:rPr>
            <w:rtl/>
          </w:rPr>
          <w:delText xml:space="preserve"> </w:delText>
        </w:r>
      </w:del>
      <w:r>
        <w:rPr>
          <w:rStyle w:val="2fb"/>
          <w:rtl/>
        </w:rPr>
        <w:t xml:space="preserve">אביי</w:t>
      </w:r>
      <w:r>
        <w:rPr>
          <w:rtl/>
        </w:rPr>
        <w:t xml:space="preserve"> </w:t>
      </w:r>
      <w:r>
        <w:rPr>
          <w:rStyle w:val="2fb"/>
          <w:rtl/>
        </w:rPr>
        <w:t xml:space="preserve">לרבא</w:t>
      </w:r>
      <w:r>
        <w:rPr>
          <w:rtl/>
        </w:rPr>
        <w:t xml:space="preserve">, לרבנן דמותר לערב חובה בנדבה, הא </w:t>
      </w:r>
      <w:ins w:id="92191" w:author="מנוע מכני" w:date="2026-10-11T12:04:40Z">
        <w:r>
          <w:rPr>
            <w:rtl/>
          </w:rPr>
          <w:t xml:space="preserve">צריך</w:t>
        </w:r>
      </w:ins>
      <w:del w:id="92192" w:author="מנוע מכני" w:date="2026-10-11T12:04:40Z">
        <w:r>
          <w:rPr>
            <w:rtl/>
          </w:rPr>
          <w:delText xml:space="preserve">בעינן</w:delText>
        </w:r>
      </w:del>
      <w:r>
        <w:rPr>
          <w:rtl/>
        </w:rPr>
        <w:t xml:space="preserve"> שני קמצים!</w:t>
      </w:r>
    </w:p>
    <w:p w:rsidR="00DA63EC" w:rsidRDefault="00DA63EC" w:rsidP="00DA63EC">
      <w:pPr>
        <w:pStyle w:val="affffb"/>
        <w:rPr>
          <w:rtl/>
        </w:rPr>
      </w:pPr>
      <w:r>
        <w:rPr>
          <w:rtl/>
        </w:rPr>
        <w:t xml:space="preserve">- דקמיץ </w:t>
      </w:r>
      <w:ins w:id="92193" w:author="מנוע מכני" w:date="2026-10-11T12:04:40Z">
        <w:r>
          <w:rPr>
            <w:rtl/>
          </w:rPr>
          <w:t xml:space="preserve">ואח"כ</w:t>
        </w:r>
      </w:ins>
      <w:del w:id="92194" w:author="מנוע מכני" w:date="2026-10-11T12:04:40Z">
        <w:r>
          <w:rPr>
            <w:rtl/>
          </w:rPr>
          <w:delText xml:space="preserve">והדר</w:delText>
        </w:r>
      </w:del>
      <w:r>
        <w:rPr>
          <w:rtl/>
        </w:rPr>
        <w:t xml:space="preserve"> קמיץ.</w:t>
      </w:r>
    </w:p>
    <w:p w:rsidR="00DA63EC" w:rsidRDefault="00DA63EC" w:rsidP="00DA63EC">
      <w:pPr>
        <w:tabs>
          <w:tab w:val="center" w:pos="2835"/>
        </w:tabs>
        <w:rPr>
          <w:rtl/>
        </w:rPr>
      </w:pPr>
      <w:r>
        <w:rPr>
          <w:rFonts w:hint="cs"/>
          <w:rtl/>
        </w:rPr>
        <w:t xml:space="preserve">ולא קומץ </w:t>
      </w:r>
      <w:r>
        <w:rPr>
          <w:rtl/>
        </w:rPr>
        <w:t>מחובה אנדבה ומנדבה אחובה</w:t>
      </w:r>
      <w:r>
        <w:rPr>
          <w:rFonts w:hint="cs"/>
          <w:rtl/>
        </w:rPr>
        <w:t>- דתולה בדעת כהן כל היכן שידו מגעת עכשיו חובה ולבסוף נדבה</w:t>
      </w:r>
      <w:r>
        <w:rPr>
          <w:rtl/>
        </w:rPr>
        <w:t>!</w:t>
      </w:r>
    </w:p>
    <w:p w:rsidR="00DA63EC" w:rsidRDefault="00DA63EC" w:rsidP="00DA63EC">
      <w:pPr>
        <w:tabs>
          <w:tab w:val="center" w:pos="2835"/>
        </w:tabs>
        <w:rPr>
          <w:rtl/>
        </w:rPr>
      </w:pPr>
    </w:p>
    <w:p w:rsidR="00DA63EC" w:rsidRDefault="00DA63EC" w:rsidP="00DA63EC">
      <w:pPr>
        <w:tabs>
          <w:tab w:val="center" w:pos="2835"/>
        </w:tabs>
        <w:rPr>
          <w:rtl/>
        </w:rPr>
      </w:pPr>
      <w:r>
        <w:rPr>
          <w:rFonts w:hint="cs"/>
          <w:rtl/>
        </w:rPr>
        <w:t xml:space="preserve">ואיך מקטיר </w:t>
      </w:r>
      <w:ins w:id="96475" w:author="מנוע מכני" w:date="2026-10-11T12:04:40Z">
        <w:r>
          <w:rPr>
            <w:rFonts w:hint="cs"/>
            <w:rtl/>
          </w:rPr>
          <w:t xml:space="preserve">אם </w:t>
        </w:r>
      </w:ins>
      <w:del w:id="96476" w:author="מנוע מכני" w:date="2026-10-11T12:04:40Z">
        <w:r>
          <w:rPr>
            <w:rFonts w:hint="cs"/>
            <w:rtl/>
          </w:rPr>
          <w:delText xml:space="preserve">אי </w:delText>
        </w:r>
      </w:del>
      <w:r>
        <w:rPr>
          <w:rFonts w:hint="cs"/>
          <w:rtl/>
        </w:rPr>
        <w:t xml:space="preserve">הנדבה בתחילה, דחובה איך יקטיר, אפשר כולה חובה וחסרו שיריים</w:t>
      </w:r>
    </w:p>
    <w:p>
      <w:pPr>
        <w:pStyle w:val="38"/>
        <w:rPr>
          <w:ins w:id="102198" w:author="מנוע מכני" w:date="2026-10-11T12:04:40Z"/>
        </w:rPr>
      </w:pPr>
      <w:r>
        <w:tab/>
        <w:t xml:space="preserve">ואמר מר:</w:t>
      </w:r>
    </w:p>
    <w:p w:rsidR="00DA63EC" w:rsidRDefault="00DA63EC" w:rsidP="00DA63EC">
      <w:pPr>
        <w:tabs>
          <w:tab w:val="center" w:pos="2835"/>
        </w:tabs>
        <w:rPr>
          <w:rtl/>
        </w:rPr>
      </w:pPr>
      <w:del w:id="102199" w:author="מנוע מכני" w:date="2026-10-11T12:04:40Z">
        <w:r>
          <w:rPr>
            <w:rtl/>
          </w:rPr>
          <w:tab/>
          <w:delText xml:space="preserve"> </w:delText>
        </w:r>
      </w:del>
      <w:r>
        <w:rPr>
          <w:rtl/>
        </w:rPr>
        <w:tab/>
        <w:t xml:space="preserve">שירים שחסרו בין קמיצה להקטרה - אין מקטיר קומץ עליהן!</w:t>
      </w:r>
    </w:p>
    <w:p w:rsidR="00DA63EC" w:rsidRDefault="00DA63EC" w:rsidP="00DA63EC">
      <w:pPr>
        <w:rPr>
          <w:rtl/>
        </w:rPr>
      </w:pPr>
      <w:r w:rsidRPr="00336727">
        <w:rPr>
          <w:rtl/>
        </w:rPr>
        <w:tab/>
      </w:r>
      <w:ins w:id="96477" w:author="מנוע מכני" w:date="2026-10-11T12:04:40Z">
        <w:r>
          <w:rPr>
            <w:rFonts w:hint="cs"/>
            <w:rtl/>
          </w:rPr>
          <w:t xml:space="preserve">ואם </w:t>
        </w:r>
      </w:ins>
      <w:del w:id="96478" w:author="מנוע מכני" w:date="2026-10-11T12:04:40Z">
        <w:r w:rsidRPr="00336727">
          <w:rPr>
            <w:rFonts w:hint="cs"/>
            <w:rtl/>
          </w:rPr>
          <w:delText xml:space="preserve">ואי </w:delText>
        </w:r>
      </w:del>
      <w:r w:rsidRPr="00336727">
        <w:rPr>
          <w:rFonts w:hint="cs"/>
          <w:rtl/>
        </w:rPr>
        <w:t xml:space="preserve">חובה בתחילה, נדבה איך יקטיר, שמא כולה חובה, וכל שהוא ממנו לאישים הרי הוא 'בבל תקטירו'</w:t>
      </w:r>
    </w:p>
    <w:p w:rsidR="00DA63EC" w:rsidRDefault="00DA63EC" w:rsidP="00DA63EC">
      <w:pPr>
        <w:pStyle w:val="afff3"/>
        <w:framePr w:wrap="around"/>
        <w:rPr>
          <w:rtl/>
        </w:rPr>
      </w:pPr>
      <w:r>
        <w:rPr>
          <w:rFonts w:hint="cs"/>
          <w:rtl/>
        </w:rPr>
        <w:t>קו:</w:t>
      </w:r>
    </w:p>
    <w:p>
      <w:pPr>
        <w:pStyle w:val="38"/>
        <w:rPr>
          <w:ins w:id="102200" w:author="מנוע מכני" w:date="2026-10-11T12:04:40Z"/>
        </w:rPr>
      </w:pPr>
      <w:r w:rsidRPr="00336727">
        <w:t>א. אר</w:t>
      </w:r>
      <w:r>
        <w:t>"</w:t>
      </w:r>
      <w:r w:rsidRPr="00336727">
        <w:t>י בדרשב</w:t>
      </w:r>
      <w:r>
        <w:t>"</w:t>
      </w:r>
      <w:r w:rsidRPr="00336727">
        <w:t>ז</w:t>
      </w:r>
      <w:r w:rsidRPr="00336727">
        <w:t xml:space="preserve">:</w:t>
      </w:r>
    </w:p>
    <w:p w:rsidR="00DA63EC" w:rsidRDefault="00DA63EC" w:rsidP="00DA63EC">
      <w:pPr>
        <w:rPr>
          <w:rtl/>
        </w:rPr>
      </w:pPr>
      <w:del w:id="102201" w:author="מנוע מכני" w:date="2026-10-11T12:04:40Z">
        <w:r w:rsidRPr="00336727">
          <w:rPr>
            <w:rtl/>
          </w:rPr>
          <w:delText xml:space="preserve"> </w:delText>
        </w:r>
      </w:del>
      <w:r w:rsidRPr="00336727">
        <w:rPr>
          <w:rtl/>
        </w:rPr>
        <w:t xml:space="preserve">דמסיק </w:t>
      </w:r>
      <w:ins w:id="95775" w:author="מנוע מכני" w:date="2026-10-11T12:04:40Z">
        <w:r>
          <w:rPr>
            <w:rtl/>
          </w:rPr>
          <w:t xml:space="preserve">להם</w:t>
        </w:r>
      </w:ins>
      <w:del w:id="95776" w:author="מנוע מכני" w:date="2026-10-11T12:04:40Z">
        <w:r w:rsidRPr="00336727">
          <w:rPr>
            <w:rtl/>
          </w:rPr>
          <w:delText xml:space="preserve">להו</w:delText>
        </w:r>
      </w:del>
      <w:r w:rsidRPr="00336727">
        <w:rPr>
          <w:rtl/>
        </w:rPr>
        <w:t xml:space="preserve"> לשום עצים, </w:t>
      </w:r>
      <w:r w:rsidRPr="00336727">
        <w:rPr>
          <w:rStyle w:val="2fb"/>
          <w:rtl/>
        </w:rPr>
        <w:t xml:space="preserve">וכר</w:t>
      </w:r>
      <w:r>
        <w:rPr>
          <w:rStyle w:val="2fb"/>
          <w:rtl/>
        </w:rPr>
        <w:t>"</w:t>
      </w:r>
      <w:r w:rsidRPr="00336727">
        <w:rPr>
          <w:rStyle w:val="2fb"/>
          <w:rFonts w:hint="cs"/>
          <w:rtl/>
        </w:rPr>
        <w:t xml:space="preserve">א</w:t>
      </w:r>
      <w:r w:rsidRPr="00336727">
        <w:rPr>
          <w:rFonts w:hint="cs"/>
          <w:rtl/>
        </w:rPr>
        <w:t xml:space="preserve"> ד</w:t>
      </w:r>
      <w:r w:rsidRPr="00336727">
        <w:rPr>
          <w:rtl/>
        </w:rPr>
        <w:t>לריח ניחוח אי אתה מעלה, אבל אתה מעלה לשום עצים.</w:t>
      </w:r>
    </w:p>
    <w:p>
      <w:pPr>
        <w:pStyle w:val="38"/>
        <w:rPr>
          <w:ins w:id="102202" w:author="מנוע מכני" w:date="2026-10-11T12:04:40Z"/>
        </w:rPr>
      </w:pPr>
      <w:r>
        <w:tab/>
      </w:r>
      <w:del w:id="102628" w:author="מנוע מכני" w:date="2026-10-11T12:04:40Z">
        <w:r>
          <w:delText xml:space="preserve">א</w:delText>
        </w:r>
        <w:r>
          <w:delText xml:space="preserve">"</w:delText>
        </w:r>
        <w:r>
          <w:delText xml:space="preserve">ל</w:delText>
        </w:r>
        <w:r>
          <w:delText xml:space="preserve"> </w:delText>
        </w:r>
      </w:del>
      <w:r>
        <w:t xml:space="preserve">ראבד"ר לר"א:</w:t>
      </w:r>
    </w:p>
    <w:p w:rsidR="00DA63EC" w:rsidRDefault="00DA63EC" w:rsidP="00DA63EC">
      <w:pPr>
        <w:tabs>
          <w:tab w:val="center" w:pos="2835"/>
        </w:tabs>
        <w:rPr>
          <w:rtl/>
        </w:rPr>
      </w:pPr>
      <w:del w:id="102203" w:author="מנוע מכני" w:date="2026-10-11T12:04:40Z">
        <w:r>
          <w:rPr>
            <w:rtl/>
          </w:rPr>
          <w:delText xml:space="preserve"> </w:delText>
        </w:r>
      </w:del>
      <w:ins w:id="93937" w:author="מנוע מכני" w:date="2026-10-11T12:04:40Z">
        <w:r>
          <w:rPr>
            <w:rtl/>
          </w:rPr>
          <w:t xml:space="preserve">ושמא</w:t>
        </w:r>
      </w:ins>
      <w:del w:id="93938" w:author="מנוע מכני" w:date="2026-10-11T12:04:40Z">
        <w:r>
          <w:rPr>
            <w:rtl/>
          </w:rPr>
          <w:delText xml:space="preserve">ודלמא</w:delText>
        </w:r>
      </w:del>
      <w:r>
        <w:rPr>
          <w:rtl/>
        </w:rPr>
        <w:t xml:space="preserve"> </w:t>
      </w:r>
      <w:r>
        <w:rPr>
          <w:rFonts w:hint="cs"/>
          <w:rtl/>
        </w:rPr>
        <w:t>לכו</w:t>
      </w:r>
      <w:r>
        <w:rPr>
          <w:rtl/>
        </w:rPr>
        <w:t>"</w:t>
      </w:r>
      <w:r>
        <w:rPr>
          <w:rFonts w:hint="cs"/>
          <w:rtl/>
        </w:rPr>
        <w:t xml:space="preserve">ע</w:t>
      </w:r>
      <w:r>
        <w:rPr>
          <w:rFonts w:hint="cs"/>
          <w:rtl/>
        </w:rPr>
        <w:t xml:space="preserve"> </w:t>
      </w:r>
      <w:r>
        <w:rPr>
          <w:rtl/>
        </w:rPr>
        <w:t xml:space="preserve">מותר לערב חובה בנדבה, </w:t>
      </w:r>
    </w:p>
    <w:p w:rsidR="00DA63EC" w:rsidRDefault="00DA63EC" w:rsidP="00DA63EC">
      <w:pPr>
        <w:tabs>
          <w:tab w:val="center" w:pos="2835"/>
        </w:tabs>
        <w:rPr>
          <w:rtl/>
        </w:rPr>
      </w:pPr>
      <w:r>
        <w:rPr>
          <w:rtl/>
        </w:rPr>
        <w:tab/>
      </w:r>
      <w:ins w:id="92195" w:author="מנוע מכני" w:date="2026-10-11T12:04:40Z">
        <w:r>
          <w:rPr>
            <w:rFonts w:hint="cs"/>
            <w:rtl/>
          </w:rPr>
          <w:t xml:space="preserve">וכאן</w:t>
        </w:r>
      </w:ins>
      <w:del w:id="92196" w:author="מנוע מכני" w:date="2026-10-11T12:04:40Z">
        <w:r>
          <w:rPr>
            <w:rFonts w:hint="cs"/>
            <w:rtl/>
          </w:rPr>
          <w:delText xml:space="preserve">והכא</w:delText>
        </w:r>
      </w:del>
      <w:r>
        <w:rPr>
          <w:rFonts w:hint="cs"/>
          <w:rtl/>
        </w:rPr>
        <w:t xml:space="preserve"> </w:t>
      </w:r>
      <w:r>
        <w:rPr>
          <w:rStyle w:val="2fb"/>
          <w:rFonts w:hint="cs"/>
          <w:rtl/>
        </w:rPr>
        <w:t xml:space="preserve">בדר</w:t>
      </w:r>
      <w:r>
        <w:rPr>
          <w:rStyle w:val="2fb"/>
          <w:rtl/>
        </w:rPr>
        <w:t>"</w:t>
      </w:r>
      <w:r>
        <w:rPr>
          <w:rStyle w:val="2fb"/>
          <w:rFonts w:hint="cs"/>
          <w:rtl/>
        </w:rPr>
        <w:t>א</w:t>
      </w:r>
      <w:r>
        <w:rPr>
          <w:rtl/>
        </w:rPr>
        <w:t xml:space="preserve"> מיפלגי, דרבנן </w:t>
      </w:r>
      <w:ins w:id="93943" w:author="מנוע מכני" w:date="2026-10-11T12:04:40Z">
        <w:r>
          <w:rPr>
            <w:rtl/>
          </w:rPr>
          <w:t xml:space="preserve">יש</w:t>
        </w:r>
      </w:ins>
      <w:del w:id="93944" w:author="מנוע מכני" w:date="2026-10-11T12:04:40Z">
        <w:r>
          <w:rPr>
            <w:rtl/>
          </w:rPr>
          <w:delText xml:space="preserve">אית</w:delText>
        </w:r>
      </w:del>
      <w:r>
        <w:rPr>
          <w:rtl/>
        </w:rPr>
        <w:t xml:space="preserve"> </w:t>
      </w:r>
      <w:ins w:id="95777" w:author="מנוע מכני" w:date="2026-10-11T12:04:40Z">
        <w:r>
          <w:rPr>
            <w:rtl/>
          </w:rPr>
          <w:t xml:space="preserve">להם</w:t>
        </w:r>
      </w:ins>
      <w:del w:id="95778" w:author="מנוע מכני" w:date="2026-10-11T12:04:40Z">
        <w:r>
          <w:rPr>
            <w:rtl/>
          </w:rPr>
          <w:delText xml:space="preserve">להו</w:delText>
        </w:r>
      </w:del>
      <w:r>
        <w:rPr>
          <w:rtl/>
        </w:rPr>
        <w:t xml:space="preserve"> </w:t>
      </w:r>
      <w:r>
        <w:rPr>
          <w:rStyle w:val="2fb"/>
          <w:rtl/>
        </w:rPr>
        <w:t xml:space="preserve">דר"</w:t>
      </w:r>
      <w:r>
        <w:rPr>
          <w:rStyle w:val="2fb"/>
          <w:rFonts w:hint="cs"/>
          <w:rtl/>
        </w:rPr>
        <w:t>א</w:t>
      </w:r>
      <w:r>
        <w:rPr>
          <w:rtl/>
        </w:rPr>
        <w:t xml:space="preserve"> </w:t>
      </w:r>
      <w:r>
        <w:rPr>
          <w:rStyle w:val="2fb"/>
          <w:rtl/>
        </w:rPr>
        <w:t xml:space="preserve">ורבי</w:t>
      </w:r>
      <w:r>
        <w:rPr>
          <w:rtl/>
        </w:rPr>
        <w:t xml:space="preserve"> </w:t>
      </w:r>
      <w:ins w:id="93941" w:author="מנוע מכני" w:date="2026-10-11T12:04:40Z">
        <w:r>
          <w:rPr>
            <w:rtl/>
          </w:rPr>
          <w:t xml:space="preserve">אין</w:t>
        </w:r>
      </w:ins>
      <w:del w:id="93942" w:author="מנוע מכני" w:date="2026-10-11T12:04:40Z">
        <w:r>
          <w:rPr>
            <w:rtl/>
          </w:rPr>
          <w:delText xml:space="preserve">לית</w:delText>
        </w:r>
      </w:del>
      <w:r>
        <w:rPr>
          <w:rtl/>
        </w:rPr>
        <w:t xml:space="preserve"> </w:t>
      </w:r>
      <w:ins w:id="93939" w:author="מנוע מכני" w:date="2026-10-11T12:04:40Z">
        <w:r>
          <w:rPr>
            <w:rtl/>
          </w:rPr>
          <w:t xml:space="preserve">לו</w:t>
        </w:r>
      </w:ins>
      <w:del w:id="93940" w:author="מנוע מכני" w:date="2026-10-11T12:04:40Z">
        <w:r>
          <w:rPr>
            <w:rtl/>
          </w:rPr>
          <w:delText xml:space="preserve">ליה</w:delText>
        </w:r>
      </w:del>
      <w:r>
        <w:rPr>
          <w:rtl/>
        </w:rPr>
        <w:t xml:space="preserve"> </w:t>
      </w:r>
      <w:r>
        <w:rPr>
          <w:rStyle w:val="2fb"/>
          <w:rtl/>
        </w:rPr>
        <w:t xml:space="preserve">דר"</w:t>
      </w:r>
      <w:r>
        <w:rPr>
          <w:rStyle w:val="2fb"/>
          <w:rFonts w:hint="cs"/>
          <w:rtl/>
        </w:rPr>
        <w:t>א</w:t>
      </w:r>
    </w:p>
    <w:p>
      <w:pPr>
        <w:pStyle w:val="38"/>
        <w:rPr>
          <w:ins w:id="102204" w:author="מנוע מכני" w:date="2026-10-11T12:04:40Z"/>
        </w:rPr>
      </w:pPr>
      <w:r>
        <w:t>א</w:t>
      </w:r>
      <w:r>
        <w:t>"</w:t>
      </w:r>
      <w:r>
        <w:t>ל</w:t>
      </w:r>
      <w:r>
        <w:t xml:space="preserve">:</w:t>
      </w:r>
    </w:p>
    <w:p w:rsidR="00DA63EC" w:rsidRDefault="00DA63EC" w:rsidP="00DA63EC">
      <w:pPr>
        <w:tabs>
          <w:tab w:val="center" w:pos="2835"/>
        </w:tabs>
        <w:rPr>
          <w:b/>
          <w:bCs/>
          <w:rtl/>
        </w:rPr>
      </w:pPr>
      <w:del w:id="102205" w:author="מנוע מכני" w:date="2026-10-11T12:04:40Z">
        <w:r>
          <w:rPr>
            <w:rtl/>
          </w:rPr>
          <w:delText xml:space="preserve"> </w:delText>
        </w:r>
      </w:del>
      <w:ins w:id="96479" w:author="מנוע מכני" w:date="2026-10-11T12:04:40Z">
        <w:r>
          <w:rPr>
            <w:rtl/>
          </w:rPr>
          <w:t xml:space="preserve">אם </w:t>
        </w:r>
      </w:ins>
      <w:del w:id="96480" w:author="מנוע מכני" w:date="2026-10-11T12:04:40Z">
        <w:r>
          <w:rPr>
            <w:rtl/>
          </w:rPr>
          <w:delText xml:space="preserve">אי </w:delText>
        </w:r>
      </w:del>
      <w:ins w:id="92197" w:author="מנוע מכני" w:date="2026-10-11T12:04:40Z">
        <w:r>
          <w:rPr>
            <w:rFonts w:hint="cs"/>
            <w:rtl/>
          </w:rPr>
          <w:t xml:space="preserve">חלקו</w:t>
        </w:r>
      </w:ins>
      <w:del w:id="92198" w:author="מנוע מכני" w:date="2026-10-11T12:04:40Z">
        <w:r>
          <w:rPr>
            <w:rFonts w:hint="cs"/>
            <w:rtl/>
          </w:rPr>
          <w:delText xml:space="preserve">פליגי</w:delText>
        </w:r>
      </w:del>
      <w:r>
        <w:rPr>
          <w:rFonts w:hint="cs"/>
          <w:rtl/>
        </w:rPr>
        <w:t xml:space="preserve"> </w:t>
      </w:r>
      <w:ins w:id="96481" w:author="מנוע מכני" w:date="2026-10-11T12:04:40Z">
        <w:r>
          <w:rPr>
            <w:rFonts w:hint="cs"/>
            <w:rtl/>
          </w:rPr>
          <w:t xml:space="preserve">אם </w:t>
        </w:r>
      </w:ins>
      <w:del w:id="96482" w:author="מנוע מכני" w:date="2026-10-11T12:04:40Z">
        <w:r>
          <w:rPr>
            <w:rFonts w:hint="cs"/>
            <w:rtl/>
          </w:rPr>
          <w:delText xml:space="preserve">אי </w:delText>
        </w:r>
      </w:del>
      <w:r>
        <w:rPr>
          <w:rFonts w:hint="cs"/>
          <w:rtl/>
        </w:rPr>
        <w:t xml:space="preserve">מותר לערב חובה בנדבה יכול להביא שישים בכלי אחד וחד בכלי אחד ונוגע וקומץ. </w:t>
      </w:r>
    </w:p>
    <w:p>
      <w:pPr>
        <w:pStyle w:val="38"/>
        <w:rPr>
          <w:ins w:id="102206" w:author="מנוע מכני" w:date="2026-10-11T12:04:40Z"/>
        </w:rPr>
      </w:pPr>
      <w:r w:rsidRPr="00B86088">
        <w:t>ב.</w:t>
      </w:r>
      <w:r>
        <w:t xml:space="preserve"> </w:t>
      </w:r>
      <w:r>
        <w:t xml:space="preserve">רבא:</w:t>
      </w:r>
    </w:p>
    <w:p w:rsidR="00DA63EC" w:rsidRDefault="00DA63EC" w:rsidP="00DA63EC">
      <w:pPr>
        <w:tabs>
          <w:tab w:val="center" w:pos="2835"/>
        </w:tabs>
        <w:rPr>
          <w:rtl/>
        </w:rPr>
      </w:pPr>
      <w:del w:id="102207" w:author="מנוע מכני" w:date="2026-10-11T12:04:40Z">
        <w:r>
          <w:rPr>
            <w:rtl/>
          </w:rPr>
          <w:delText xml:space="preserve"> </w:delText>
        </w:r>
      </w:del>
      <w:r>
        <w:rPr>
          <w:rFonts w:hint="cs"/>
          <w:rtl/>
        </w:rPr>
        <w:t>לכו</w:t>
      </w:r>
      <w:r>
        <w:rPr>
          <w:rtl/>
        </w:rPr>
        <w:t>"</w:t>
      </w:r>
      <w:r>
        <w:rPr>
          <w:rFonts w:hint="cs"/>
          <w:rtl/>
        </w:rPr>
        <w:t xml:space="preserve">ע</w:t>
      </w:r>
      <w:r>
        <w:rPr>
          <w:rFonts w:hint="cs"/>
          <w:rtl/>
        </w:rPr>
        <w:t xml:space="preserve"> מותר </w:t>
      </w:r>
      <w:r>
        <w:rPr>
          <w:rtl/>
        </w:rPr>
        <w:t>לערב חובה בנדבה, ו</w:t>
      </w:r>
      <w:r>
        <w:rPr>
          <w:rFonts w:hint="cs"/>
          <w:rtl/>
        </w:rPr>
        <w:t>לכו</w:t>
      </w:r>
      <w:r>
        <w:rPr>
          <w:rtl/>
        </w:rPr>
        <w:t>"</w:t>
      </w:r>
      <w:r>
        <w:rPr>
          <w:rFonts w:hint="cs"/>
          <w:rtl/>
        </w:rPr>
        <w:t xml:space="preserve">ע </w:t>
      </w:r>
      <w:ins w:id="93945" w:author="מנוע מכני" w:date="2026-10-11T12:04:40Z">
        <w:r>
          <w:rPr>
            <w:rFonts w:hint="cs"/>
            <w:rtl/>
          </w:rPr>
          <w:t xml:space="preserve">יש</w:t>
        </w:r>
      </w:ins>
      <w:del w:id="93946" w:author="מנוע מכני" w:date="2026-10-11T12:04:40Z">
        <w:r>
          <w:rPr>
            <w:rFonts w:hint="cs"/>
            <w:rtl/>
          </w:rPr>
          <w:delText xml:space="preserve">אית</w:delText>
        </w:r>
      </w:del>
      <w:r>
        <w:rPr>
          <w:rFonts w:hint="cs"/>
          <w:rtl/>
        </w:rPr>
        <w:t xml:space="preserve"> </w:t>
      </w:r>
      <w:r>
        <w:rPr>
          <w:rStyle w:val="2fb"/>
          <w:rFonts w:hint="cs"/>
          <w:rtl/>
        </w:rPr>
        <w:t xml:space="preserve">דר</w:t>
      </w:r>
      <w:r>
        <w:rPr>
          <w:rStyle w:val="2fb"/>
          <w:rtl/>
        </w:rPr>
        <w:t>"</w:t>
      </w:r>
      <w:r>
        <w:rPr>
          <w:rStyle w:val="2fb"/>
          <w:rFonts w:hint="cs"/>
          <w:rtl/>
        </w:rPr>
        <w:t xml:space="preserve">א</w:t>
      </w:r>
      <w:r>
        <w:rPr>
          <w:rFonts w:hint="cs"/>
          <w:rtl/>
        </w:rPr>
        <w:t xml:space="preserve"> </w:t>
      </w:r>
      <w:ins w:id="92199" w:author="מנוע מכני" w:date="2026-10-11T12:04:40Z">
        <w:r>
          <w:rPr>
            <w:rFonts w:hint="cs"/>
            <w:b/>
            <w:bCs/>
            <w:rtl/>
          </w:rPr>
          <w:t xml:space="preserve">וחלקו</w:t>
        </w:r>
      </w:ins>
      <w:del w:id="92200" w:author="מנוע מכני" w:date="2026-10-11T12:04:40Z">
        <w:r w:rsidRPr="00B531AC">
          <w:rPr>
            <w:rFonts w:hint="cs"/>
            <w:b/>
            <w:bCs/>
            <w:rtl/>
          </w:rPr>
          <w:delText xml:space="preserve">ופליגי</w:delText>
        </w:r>
      </w:del>
      <w:r>
        <w:rPr>
          <w:rFonts w:hint="cs"/>
          <w:rtl/>
        </w:rPr>
        <w:t xml:space="preserve"> </w:t>
      </w:r>
      <w:ins w:id="90303" w:author="Claude - סמנטי" w:date="2026-10-11T12:27:00Z">
        <w:r>
          <w:rPr>
            <w:rtl/>
          </w:rPr>
          <w:t xml:space="preserve">במחלוקת</w:t>
        </w:r>
      </w:ins>
      <w:del w:id="90304" w:author="Claude - סמנטי" w:date="2026-10-11T12:27:00Z">
        <w:r>
          <w:rPr>
            <w:rtl/>
          </w:rPr>
          <w:delText xml:space="preserve">בפלוגתא</w:delText>
        </w:r>
      </w:del>
      <w:r>
        <w:rPr>
          <w:rtl/>
        </w:rPr>
        <w:t xml:space="preserve"> </w:t>
      </w:r>
      <w:r>
        <w:rPr>
          <w:rStyle w:val="2fb"/>
          <w:rtl/>
        </w:rPr>
        <w:t xml:space="preserve">דר</w:t>
      </w:r>
      <w:r>
        <w:rPr>
          <w:rStyle w:val="2fb"/>
          <w:rFonts w:hint="cs"/>
          <w:rtl/>
        </w:rPr>
        <w:t>אב</w:t>
      </w:r>
      <w:r>
        <w:rPr>
          <w:rStyle w:val="2fb"/>
          <w:rtl/>
        </w:rPr>
        <w:t>"</w:t>
      </w:r>
      <w:r>
        <w:rPr>
          <w:rStyle w:val="2fb"/>
          <w:rFonts w:hint="cs"/>
          <w:rtl/>
        </w:rPr>
        <w:t xml:space="preserve">י</w:t>
      </w:r>
      <w:r>
        <w:rPr>
          <w:rFonts w:hint="cs"/>
          <w:rtl/>
        </w:rPr>
        <w:t xml:space="preserve"> ורבנן </w:t>
      </w:r>
    </w:p>
    <w:p>
      <w:pPr>
        <w:pStyle w:val="38"/>
        <w:rPr>
          <w:ins w:id="102208" w:author="מנוע מכני" w:date="2026-10-11T12:04:40Z"/>
        </w:rPr>
      </w:pPr>
      <w:r>
        <w:tab/>
        <w:t xml:space="preserve">דתנן</w:t>
      </w:r>
      <w:del w:id="103788" w:author="Claude" w:date="2026-10-11T09:07:48Z">
        <w:r>
          <w:delText xml:space="preserve">	</w:delText>
        </w:r>
      </w:del>
      <w:r>
        <w:t xml:space="preserve">:</w:t>
      </w:r>
    </w:p>
    <w:p w:rsidR="00DA63EC" w:rsidRDefault="00DA63EC" w:rsidP="00DA63EC">
      <w:pPr>
        <w:tabs>
          <w:tab w:val="center" w:pos="2835"/>
        </w:tabs>
        <w:rPr>
          <w:rtl/>
        </w:rPr>
      </w:pPr>
      <w:del w:id="102209" w:author="מנוע מכני" w:date="2026-10-11T12:04:40Z">
        <w:r>
          <w:rPr>
            <w:rtl/>
          </w:rPr>
          <w:tab/>
          <w:delText xml:space="preserve"> </w:delText>
        </w:r>
      </w:del>
      <w:r>
        <w:rPr>
          <w:rtl/>
        </w:rPr>
        <w:tab/>
        <w:t xml:space="preserve">אפי' מנחה של ס' עשרון נותן לה ס' לוג, </w:t>
      </w:r>
    </w:p>
    <w:p>
      <w:pPr>
        <w:pStyle w:val="38"/>
        <w:rPr>
          <w:ins w:id="102210" w:author="מנוע מכני" w:date="2026-10-11T12:04:40Z"/>
        </w:rPr>
      </w:pPr>
      <w:r>
        <w:tab/>
      </w:r>
      <w:r>
        <w:t>לראב</w:t>
      </w:r>
      <w:r>
        <w:t>"</w:t>
      </w:r>
      <w:r>
        <w:t>י</w:t>
      </w:r>
      <w:r>
        <w:t xml:space="preserve">:</w:t>
      </w:r>
    </w:p>
    <w:p w:rsidR="00DA63EC" w:rsidRDefault="00DA63EC" w:rsidP="00DA63EC">
      <w:pPr>
        <w:tabs>
          <w:tab w:val="center" w:pos="2835"/>
        </w:tabs>
        <w:rPr>
          <w:rtl/>
        </w:rPr>
      </w:pPr>
      <w:del w:id="102211" w:author="מנוע מכני" w:date="2026-10-11T12:04:40Z">
        <w:r>
          <w:rPr>
            <w:rtl/>
          </w:rPr>
          <w:delText xml:space="preserve"> </w:delText>
        </w:r>
      </w:del>
      <w:ins w:id="90577" w:author="מנוע מכני" w:date="2026-10-11T12:04:40Z">
        <w:r>
          <w:rPr>
            <w:rtl/>
          </w:rPr>
          <w:t xml:space="preserve">אפי'</w:t>
        </w:r>
      </w:ins>
      <w:del w:id="90578" w:author="מנוע מכני" w:date="2026-10-11T12:04:40Z">
        <w:r>
          <w:rPr>
            <w:rtl/>
          </w:rPr>
          <w:delText xml:space="preserve">אפילו</w:delText>
        </w:r>
      </w:del>
      <w:r>
        <w:rPr>
          <w:rtl/>
        </w:rPr>
        <w:t xml:space="preserve"> מנחה של ששים עשרון אין לה אלא לוגה, </w:t>
      </w:r>
      <w:r w:rsidRPr="00664445">
        <w:rPr>
          <w:rStyle w:val="afffff0"/>
          <w:rFonts w:hint="cs"/>
          <w:rtl/>
        </w:rPr>
        <w:t>ד'</w:t>
      </w:r>
      <w:r w:rsidRPr="00664445">
        <w:rPr>
          <w:rStyle w:val="afffff0"/>
          <w:rtl/>
        </w:rPr>
        <w:t>למנחה ולוג שמן</w:t>
      </w:r>
      <w:r w:rsidRPr="00664445">
        <w:rPr>
          <w:rStyle w:val="afffff0"/>
          <w:rFonts w:hint="cs"/>
          <w:rtl/>
        </w:rPr>
        <w:t>'</w:t>
      </w:r>
      <w:r w:rsidRPr="00664445">
        <w:rPr>
          <w:rStyle w:val="afffff0"/>
          <w:rtl/>
        </w:rPr>
        <w:t>,</w:t>
      </w:r>
      <w:r>
        <w:rPr>
          <w:rtl/>
        </w:rPr>
        <w:t xml:space="preserve"> </w:t>
      </w:r>
    </w:p>
    <w:p>
      <w:pPr>
        <w:pStyle w:val="38"/>
        <w:rPr>
          <w:ins w:id="102212" w:author="מנוע מכני" w:date="2026-10-11T12:04:40Z"/>
        </w:rPr>
      </w:pPr>
      <w:r>
        <w:tab/>
        <w:t xml:space="preserve">רבנן </w:t>
      </w:r>
      <w:r>
        <w:t>כרבנן:</w:t>
      </w:r>
    </w:p>
    <w:p w:rsidR="00DA63EC" w:rsidRDefault="00DA63EC" w:rsidP="00DA63EC">
      <w:pPr>
        <w:tabs>
          <w:tab w:val="center" w:pos="2835"/>
        </w:tabs>
        <w:rPr>
          <w:rtl/>
        </w:rPr>
      </w:pPr>
      <w:ins w:id="95563" w:author="מנוע מכני" w:date="2026-10-11T12:04:40Z">
        <w:del w:id="102213" w:author="מנוע מכני" w:date="2026-10-11T12:04:40Z">
          <w:r>
            <w:rPr>
              <w:rtl/>
            </w:rPr>
            <w:delText xml:space="preserve"> </w:delText>
          </w:r>
        </w:del>
      </w:ins>
      <w:del w:id="95564" w:author="מנוע מכני" w:date="2026-10-11T12:04:40Z">
        <w:r>
          <w:rPr>
            <w:rtl/>
          </w:rPr>
          <w:delText xml:space="preserve">  </w:delText>
        </w:r>
      </w:del>
      <w:r>
        <w:rPr>
          <w:rtl/>
        </w:rPr>
        <w:t xml:space="preserve">ס' לוג, וכל חד וחד עשרון לוגה שקיל</w:t>
      </w:r>
      <w:ins w:id="95561" w:author="מנוע מכני" w:date="2026-10-11T12:04:40Z">
        <w:r>
          <w:rPr>
            <w:rtl/>
          </w:rPr>
          <w:t xml:space="preserve">,</w:t>
        </w:r>
      </w:ins>
      <w:del w:id="95562" w:author="מנוע מכני" w:date="2026-10-11T12:04:40Z">
        <w:r>
          <w:rPr>
            <w:rtl/>
          </w:rPr>
          <w:delText xml:space="preserve">;</w:delText>
        </w:r>
      </w:del>
      <w:r>
        <w:rPr>
          <w:rtl/>
        </w:rPr>
        <w:t xml:space="preserve"> </w:t>
      </w:r>
    </w:p>
    <w:p w:rsidR="00DA63EC" w:rsidRDefault="00DA63EC" w:rsidP="00DA63EC">
      <w:pPr>
        <w:tabs>
          <w:tab w:val="center" w:pos="2835"/>
        </w:tabs>
        <w:rPr>
          <w:b/>
          <w:bCs/>
          <w:rtl/>
        </w:rPr>
      </w:pPr>
      <w:r>
        <w:rPr>
          <w:rStyle w:val="2fb"/>
          <w:rtl/>
        </w:rPr>
        <w:tab/>
        <w:t xml:space="preserve">ורבי</w:t>
      </w:r>
      <w:r>
        <w:rPr>
          <w:rtl/>
        </w:rPr>
        <w:tab/>
        <w:t xml:space="preserve"> </w:t>
      </w:r>
      <w:r>
        <w:rPr>
          <w:rStyle w:val="2fb"/>
          <w:rFonts w:hint="cs"/>
          <w:rtl/>
        </w:rPr>
        <w:t>כראב</w:t>
      </w:r>
      <w:r>
        <w:rPr>
          <w:rStyle w:val="2fb"/>
          <w:rtl/>
        </w:rPr>
        <w:t>"</w:t>
      </w:r>
      <w:r>
        <w:rPr>
          <w:rStyle w:val="2fb"/>
          <w:rFonts w:hint="cs"/>
          <w:rtl/>
        </w:rPr>
        <w:t xml:space="preserve">י</w:t>
      </w:r>
      <w:r>
        <w:rPr>
          <w:rFonts w:hint="cs"/>
          <w:rtl/>
        </w:rPr>
        <w:t xml:space="preserve"> ד</w:t>
      </w:r>
      <w:r>
        <w:rPr>
          <w:rtl/>
        </w:rPr>
        <w:t xml:space="preserve">אין לה אלא לוגה, ולא </w:t>
      </w:r>
      <w:ins w:id="97783" w:author="מנוע מכני" w:date="2026-10-11T12:04:40Z">
        <w:r>
          <w:rPr>
            <w:rtl/>
          </w:rPr>
          <w:t xml:space="preserve">יודעים</w:t>
        </w:r>
      </w:ins>
      <w:del w:id="97784" w:author="מנוע מכני" w:date="2026-10-11T12:04:40Z">
        <w:r>
          <w:rPr>
            <w:rtl/>
          </w:rPr>
          <w:delText xml:space="preserve">ידעינן</w:delText>
        </w:r>
      </w:del>
      <w:r>
        <w:rPr>
          <w:rtl/>
        </w:rPr>
        <w:t xml:space="preserve"> </w:t>
      </w:r>
      <w:ins w:id="96483" w:author="מנוע מכני" w:date="2026-10-11T12:04:40Z">
        <w:r>
          <w:rPr>
            <w:rtl/>
          </w:rPr>
          <w:t xml:space="preserve">אם </w:t>
        </w:r>
      </w:ins>
      <w:del w:id="96484" w:author="מנוע מכני" w:date="2026-10-11T12:04:40Z">
        <w:r>
          <w:rPr>
            <w:rtl/>
          </w:rPr>
          <w:delText xml:space="preserve">אי </w:delText>
        </w:r>
      </w:del>
      <w:ins w:id="93949" w:author="מנוע מכני" w:date="2026-10-11T12:04:40Z">
        <w:r>
          <w:rPr>
            <w:rtl/>
          </w:rPr>
          <w:t xml:space="preserve">אחת</w:t>
        </w:r>
      </w:ins>
      <w:del w:id="93950" w:author="מנוע מכני" w:date="2026-10-11T12:04:40Z">
        <w:r>
          <w:rPr>
            <w:rtl/>
          </w:rPr>
          <w:delText xml:space="preserve">חדא</w:delText>
        </w:r>
      </w:del>
      <w:r>
        <w:rPr>
          <w:rtl/>
        </w:rPr>
        <w:t xml:space="preserve"> מנחה היא דסגי לה בחד לוג, </w:t>
      </w:r>
      <w:ins w:id="96485" w:author="מנוע מכני" w:date="2026-10-11T12:04:40Z">
        <w:r>
          <w:rPr>
            <w:rtl/>
          </w:rPr>
          <w:t xml:space="preserve">אם </w:t>
        </w:r>
      </w:ins>
      <w:del w:id="96486" w:author="מנוע מכני" w:date="2026-10-11T12:04:40Z">
        <w:r>
          <w:rPr>
            <w:rtl/>
          </w:rPr>
          <w:delText xml:space="preserve">אי </w:delText>
        </w:r>
      </w:del>
      <w:r>
        <w:rPr>
          <w:rtl/>
        </w:rPr>
        <w:t xml:space="preserve">שתי מנחות </w:t>
      </w:r>
      <w:ins w:id="93947" w:author="מנוע מכני" w:date="2026-10-11T12:04:40Z">
        <w:r>
          <w:rPr>
            <w:rtl/>
          </w:rPr>
          <w:t xml:space="preserve">הם</w:t>
        </w:r>
      </w:ins>
      <w:del w:id="93948" w:author="מנוע מכני" w:date="2026-10-11T12:04:40Z">
        <w:r>
          <w:rPr>
            <w:rtl/>
          </w:rPr>
          <w:delText xml:space="preserve">נינהו</w:delText>
        </w:r>
      </w:del>
      <w:r>
        <w:rPr>
          <w:rtl/>
        </w:rPr>
        <w:t xml:space="preserve"> </w:t>
      </w:r>
      <w:ins w:id="92201" w:author="מנוע מכני" w:date="2026-10-11T12:04:40Z">
        <w:r>
          <w:rPr>
            <w:rtl/>
          </w:rPr>
          <w:t xml:space="preserve">דצריך</w:t>
        </w:r>
      </w:ins>
      <w:del w:id="92202" w:author="מנוע מכני" w:date="2026-10-11T12:04:40Z">
        <w:r>
          <w:rPr>
            <w:rtl/>
          </w:rPr>
          <w:delText xml:space="preserve">דבעינן</w:delText>
        </w:r>
      </w:del>
      <w:r>
        <w:rPr>
          <w:rtl/>
        </w:rPr>
        <w:t xml:space="preserve"> שני לוגין.</w:t>
      </w:r>
    </w:p>
    <w:p>
      <w:pPr>
        <w:pStyle w:val="38"/>
        <w:rPr>
          <w:ins w:id="102214" w:author="מנוע מכני" w:date="2026-10-11T12:04:40Z"/>
        </w:rPr>
      </w:pPr>
      <w:r w:rsidRPr="00B86088">
        <w:t>ג.</w:t>
      </w:r>
      <w:r>
        <w:t xml:space="preserve"> </w:t>
      </w:r>
      <w:r>
        <w:t xml:space="preserve">רב אשי:</w:t>
      </w:r>
    </w:p>
    <w:p w:rsidR="00DA63EC" w:rsidRDefault="00DA63EC" w:rsidP="00DA63EC">
      <w:pPr>
        <w:tabs>
          <w:tab w:val="center" w:pos="2835"/>
        </w:tabs>
        <w:rPr>
          <w:rtl/>
        </w:rPr>
      </w:pPr>
      <w:del w:id="102215" w:author="מנוע מכני" w:date="2026-10-11T12:04:40Z">
        <w:r>
          <w:rPr>
            <w:rtl/>
          </w:rPr>
          <w:delText xml:space="preserve"> </w:delText>
        </w:r>
      </w:del>
      <w:ins w:id="92203" w:author="מנוע מכני" w:date="2026-10-11T12:04:40Z">
        <w:r>
          <w:rPr>
            <w:rFonts w:hint="cs"/>
            <w:rtl/>
          </w:rPr>
          <w:t xml:space="preserve">חלקו</w:t>
        </w:r>
      </w:ins>
      <w:del w:id="92204" w:author="מנוע מכני" w:date="2026-10-11T12:04:40Z">
        <w:r>
          <w:rPr>
            <w:rFonts w:hint="cs"/>
            <w:rtl/>
          </w:rPr>
          <w:delText xml:space="preserve">פליגי</w:delText>
        </w:r>
      </w:del>
      <w:r>
        <w:rPr>
          <w:rFonts w:hint="cs"/>
          <w:rtl/>
        </w:rPr>
        <w:t xml:space="preserve"> </w:t>
      </w:r>
      <w:r>
        <w:rPr>
          <w:rtl/>
        </w:rPr>
        <w:t xml:space="preserve">בקטן והביא גדול </w:t>
      </w:r>
      <w:r>
        <w:rPr>
          <w:rFonts w:hint="cs"/>
          <w:rtl/>
        </w:rPr>
        <w:t>דל</w:t>
      </w:r>
      <w:r>
        <w:rPr>
          <w:rtl/>
        </w:rPr>
        <w:t xml:space="preserve">רבנן סברי: קטן והביא גדול - יצא, </w:t>
      </w:r>
      <w:r>
        <w:rPr>
          <w:rStyle w:val="2fb"/>
          <w:rtl/>
        </w:rPr>
        <w:t xml:space="preserve">ורבי</w:t>
      </w:r>
      <w:r>
        <w:rPr>
          <w:rtl/>
        </w:rPr>
        <w:t xml:space="preserve"> סבר: </w:t>
      </w:r>
      <w:r>
        <w:rPr>
          <w:rtl/>
        </w:rPr>
        <w:t xml:space="preserve">לא</w:t>
      </w:r>
      <w:r>
        <w:rPr>
          <w:rtl/>
        </w:rPr>
        <w:t xml:space="preserve"> יצא.</w:t>
      </w:r>
    </w:p>
    <w:p w:rsidR="00DA63EC" w:rsidRDefault="00DA63EC" w:rsidP="00DA63EC">
      <w:pPr>
        <w:tabs>
          <w:tab w:val="center" w:pos="2835"/>
        </w:tabs>
        <w:rPr>
          <w:rtl/>
        </w:rPr>
      </w:pPr>
      <w:r>
        <w:rPr>
          <w:rtl/>
        </w:rPr>
        <w:tab/>
      </w:r>
      <w:r>
        <w:rPr>
          <w:rFonts w:hint="cs"/>
          <w:rtl/>
        </w:rPr>
        <w:t xml:space="preserve">ואפי' </w:t>
      </w:r>
      <w:ins w:id="92205" w:author="מנוע מכני" w:date="2026-10-11T12:04:40Z">
        <w:r>
          <w:rPr>
            <w:rFonts w:hint="cs"/>
            <w:rtl/>
          </w:rPr>
          <w:t xml:space="preserve">דחלקו</w:t>
        </w:r>
      </w:ins>
      <w:del w:id="92206" w:author="מנוע מכני" w:date="2026-10-11T12:04:40Z">
        <w:r>
          <w:rPr>
            <w:rFonts w:hint="cs"/>
            <w:rtl/>
          </w:rPr>
          <w:delText xml:space="preserve">דפליגי</w:delText>
        </w:r>
      </w:del>
      <w:r>
        <w:rPr>
          <w:rFonts w:hint="cs"/>
          <w:rtl/>
        </w:rPr>
        <w:t xml:space="preserve"> </w:t>
      </w:r>
      <w:ins w:id="96487" w:author="מנוע מכני" w:date="2026-10-11T12:04:40Z">
        <w:r>
          <w:rPr>
            <w:rFonts w:hint="cs"/>
            <w:rtl/>
          </w:rPr>
          <w:t xml:space="preserve">אם </w:t>
        </w:r>
      </w:ins>
      <w:del w:id="96488" w:author="מנוע מכני" w:date="2026-10-11T12:04:40Z">
        <w:r>
          <w:rPr>
            <w:rFonts w:hint="cs"/>
            <w:rtl/>
          </w:rPr>
          <w:delText xml:space="preserve">אי</w:delText>
        </w:r>
        <w:r>
          <w:rPr>
            <w:rtl/>
          </w:rPr>
          <w:delText xml:space="preserve"> </w:delText>
        </w:r>
      </w:del>
      <w:r>
        <w:rPr>
          <w:rtl/>
        </w:rPr>
        <w:t xml:space="preserve">קטן והביא גדול - יצא, </w:t>
      </w:r>
      <w:r>
        <w:rPr>
          <w:rStyle w:val="2fb"/>
          <w:rFonts w:hint="cs"/>
          <w:rtl/>
        </w:rPr>
        <w:t>דל</w:t>
      </w:r>
      <w:r>
        <w:rPr>
          <w:rStyle w:val="2fb"/>
          <w:rtl/>
        </w:rPr>
        <w:t xml:space="preserve">רבי</w:t>
      </w:r>
      <w:r>
        <w:rPr>
          <w:rtl/>
        </w:rPr>
        <w:t xml:space="preserve">: </w:t>
      </w:r>
      <w:r>
        <w:rPr>
          <w:rtl/>
        </w:rPr>
        <w:t xml:space="preserve">לא</w:t>
      </w:r>
      <w:r>
        <w:rPr>
          <w:rtl/>
        </w:rPr>
        <w:t xml:space="preserve"> יצא!</w:t>
      </w:r>
    </w:p>
    <w:p>
      <w:pPr>
        <w:pStyle w:val="38"/>
        <w:rPr>
          <w:ins w:id="102475" w:author="מנוע מכני" w:date="2026-10-11T12:04:40Z"/>
        </w:rPr>
      </w:pPr>
      <w:r w:rsidRPr="00EC2024">
        <w:t>צריכא</w:t>
      </w:r>
      <w:r w:rsidRPr="00EC2024">
        <w:t xml:space="preserve"> </w:t>
      </w:r>
      <w:ins w:id="96779" w:author="מנוע מכני" w:date="2026-10-11T12:04:40Z">
        <w:r>
          <w:t xml:space="preserve">דבזה</w:t>
        </w:r>
      </w:ins>
      <w:del w:id="96780" w:author="מנוע מכני" w:date="2026-10-11T12:04:40Z">
        <w:r w:rsidRPr="00EC2024">
          <w:delText xml:space="preserve">דבהא</w:delText>
        </w:r>
      </w:del>
      <w:r w:rsidRPr="00EC2024">
        <w:t xml:space="preserve"> </w:t>
      </w:r>
      <w:ins w:id="92207" w:author="מנוע מכני" w:date="2026-10-11T12:04:40Z">
        <w:r>
          <w:t xml:space="preserve">אמרו</w:t>
        </w:r>
      </w:ins>
      <w:del w:id="92208" w:author="מנוע מכני" w:date="2026-10-11T12:04:40Z">
        <w:r w:rsidRPr="00EC2024">
          <w:delText xml:space="preserve">אמרי</w:delText>
        </w:r>
      </w:del>
      <w:r w:rsidRPr="00EC2024">
        <w:t xml:space="preserve"> רבנן,</w:t>
      </w:r>
    </w:p>
    <w:p w:rsidR="00DA63EC" w:rsidRPr="00EC2024" w:rsidRDefault="00DA63EC" w:rsidP="00DA63EC">
      <w:pPr>
        <w:tabs>
          <w:tab w:val="center" w:pos="2835"/>
        </w:tabs>
        <w:rPr>
          <w:spacing w:val="-6"/>
          <w:rtl/>
        </w:rPr>
      </w:pPr>
      <w:del w:id="102476" w:author="מנוע מכני" w:date="2026-10-11T12:04:40Z">
        <w:r w:rsidRPr="00EC2024">
          <w:rPr>
            <w:spacing w:val="-6"/>
            <w:rtl/>
          </w:rPr>
          <w:delText xml:space="preserve"> </w:delText>
        </w:r>
      </w:del>
      <w:r w:rsidRPr="00EC2024">
        <w:rPr>
          <w:spacing w:val="-6"/>
          <w:rtl/>
        </w:rPr>
        <w:t xml:space="preserve">משום דאידי ואידי קומץ הוא, אבל </w:t>
      </w:r>
      <w:ins w:id="92209" w:author="מנוע מכני" w:date="2026-10-11T12:04:40Z">
        <w:r>
          <w:rPr>
            <w:spacing w:val="-6"/>
            <w:rtl/>
          </w:rPr>
          <w:t xml:space="preserve">שם</w:t>
        </w:r>
      </w:ins>
      <w:del w:id="92210" w:author="מנוע מכני" w:date="2026-10-11T12:04:40Z">
        <w:r w:rsidRPr="00EC2024">
          <w:rPr>
            <w:spacing w:val="-6"/>
            <w:rtl/>
          </w:rPr>
          <w:delText xml:space="preserve">התם</w:delText>
        </w:r>
      </w:del>
      <w:r w:rsidRPr="00EC2024">
        <w:rPr>
          <w:spacing w:val="-6"/>
          <w:rtl/>
        </w:rPr>
        <w:t xml:space="preserve"> דנפישי אימורין אימא מודו </w:t>
      </w:r>
      <w:r w:rsidRPr="00EC2024">
        <w:rPr>
          <w:rStyle w:val="2fb"/>
          <w:spacing w:val="-6"/>
          <w:rtl/>
        </w:rPr>
        <w:t xml:space="preserve">לרבי</w:t>
      </w:r>
      <w:ins w:id="95565" w:author="מנוע מכני" w:date="2026-10-11T12:04:40Z">
        <w:r>
          <w:rPr>
            <w:spacing w:val="-6"/>
            <w:rtl/>
          </w:rPr>
          <w:t xml:space="preserve">,</w:t>
        </w:r>
      </w:ins>
      <w:del w:id="95566" w:author="מנוע מכני" w:date="2026-10-11T12:04:40Z">
        <w:r w:rsidRPr="00EC2024">
          <w:rPr>
            <w:spacing w:val="-6"/>
            <w:rtl/>
          </w:rPr>
          <w:delText xml:space="preserve">;</w:delText>
        </w:r>
      </w:del>
    </w:p>
    <w:p w:rsidR="00DA63EC" w:rsidRDefault="00DA63EC" w:rsidP="00DA63EC">
      <w:pPr>
        <w:tabs>
          <w:tab w:val="center" w:pos="2835"/>
        </w:tabs>
        <w:rPr>
          <w:rtl/>
        </w:rPr>
      </w:pPr>
      <w:del w:id="90279" w:author="מנוע מכני" w:date="2026-10-11T12:04:40Z">
        <w:r>
          <w:rPr>
            <w:rtl/>
          </w:rPr>
          <w:tab/>
          <w:delText xml:space="preserve"> </w:delText>
        </w:r>
      </w:del>
      <w:r>
        <w:rPr>
          <w:rtl/>
        </w:rPr>
        <w:tab/>
        <w:t xml:space="preserve">ו</w:t>
      </w:r>
      <w:r>
        <w:rPr>
          <w:rFonts w:hint="cs"/>
          <w:rtl/>
        </w:rPr>
        <w:t xml:space="preserve">בההיא </w:t>
      </w:r>
      <w:r>
        <w:rPr>
          <w:rFonts w:hint="cs"/>
          <w:rtl/>
        </w:rPr>
        <w:t xml:space="preserve">אמר</w:t>
      </w:r>
      <w:r>
        <w:rPr>
          <w:rFonts w:hint="cs"/>
          <w:rtl/>
        </w:rPr>
        <w:t xml:space="preserve"> </w:t>
      </w:r>
      <w:r>
        <w:rPr>
          <w:rStyle w:val="2fb"/>
          <w:rFonts w:hint="cs"/>
          <w:rtl/>
        </w:rPr>
        <w:t xml:space="preserve">רבי</w:t>
      </w:r>
      <w:r>
        <w:rPr>
          <w:rFonts w:hint="cs"/>
          <w:rtl/>
        </w:rPr>
        <w:t xml:space="preserve"> -</w:t>
      </w:r>
      <w:r>
        <w:rPr>
          <w:rtl/>
        </w:rPr>
        <w:t xml:space="preserve"> אבל </w:t>
      </w:r>
      <w:ins w:id="96781" w:author="מנוע מכני" w:date="2026-10-11T12:04:40Z">
        <w:r>
          <w:rPr>
            <w:rtl/>
          </w:rPr>
          <w:t xml:space="preserve">בזה</w:t>
        </w:r>
      </w:ins>
      <w:del w:id="96782" w:author="מנוע מכני" w:date="2026-10-11T12:04:40Z">
        <w:r>
          <w:rPr>
            <w:rtl/>
          </w:rPr>
          <w:delText xml:space="preserve">בהא</w:delText>
        </w:r>
      </w:del>
      <w:r>
        <w:rPr>
          <w:rtl/>
        </w:rPr>
        <w:t xml:space="preserve"> אימא מודי לרבנן, צריכא.</w:t>
      </w:r>
    </w:p>
    <w:p w:rsidR="00DA63EC" w:rsidRDefault="00DA63EC" w:rsidP="00DA63EC">
      <w:pPr>
        <w:pStyle w:val="affffd"/>
        <w:rPr>
          <w:rtl/>
        </w:rPr>
      </w:pPr>
      <w:r>
        <w:rPr>
          <w:rtl/>
        </w:rPr>
        <w:t>׹</w:t>
      </w:r>
    </w:p>
    <w:p>
      <w:pPr>
        <w:pStyle w:val="MishnaBatzad"/>
        <w:rPr>
          <w:ins w:id="20504" w:author="קלוד" w:date="2026-10-11T09:07:26Z"/>
        </w:rPr>
      </w:pPr>
      <w:ins w:id="20503" w:author="קלוד" w:date="2026-10-11T09:07:26Z">
        <w:r>
          <w:t xml:space="preserve">משנה ג</w:t>
        </w:r>
      </w:ins>
    </w:p>
    <w:p w:rsidR="00DA63EC" w:rsidRPr="000A334C" w:rsidRDefault="00DA63EC" w:rsidP="003B6D22">
      <w:pPr>
        <w:pStyle w:val="afff9"/>
        <w:rPr>
          <w:del w:id="20302" w:author="קלוד" w:date="2026-10-11T09:07:26Z"/>
          <w:rtl/>
        </w:rPr>
      </w:pPr>
      <w:del w:id="20301" w:author="קלוד" w:date="2026-10-11T09:07:26Z">
        <w:r w:rsidRPr="000A334C">
          <w:rPr>
            <w:rtl/>
          </w:rPr>
          <w:delText xml:space="preserve">מתני'.</w:delText>
        </w:r>
      </w:del>
    </w:p>
    <w:p w:rsidR="00DA63EC" w:rsidRPr="000A334C" w:rsidRDefault="00DA63EC" w:rsidP="003B6D22">
      <w:pPr>
        <w:pStyle w:val="afff9"/>
        <w:spacing w:before="120"/>
        <w:rPr>
          <w:rtl/>
        </w:rPr>
        <w:pPrChange w:id="90091" w:author="קלוד" w:date="2026-10-11T12:09:42Z">
          <w:pPr>
            <w:pStyle w:val="afff9"/>
          </w:pPr>
        </w:pPrChange>
      </w:pPr>
      <w:r w:rsidRPr="000A334C">
        <w:rPr>
          <w:rtl/>
        </w:rPr>
        <w:t xml:space="preserve">הרי עלי עצים - לא יפחות משני גזירין; </w:t>
      </w:r>
    </w:p>
    <w:p w:rsidR="00DA63EC" w:rsidRPr="000A334C" w:rsidRDefault="00DA63EC" w:rsidP="003B6D22">
      <w:pPr>
        <w:pStyle w:val="afff9"/>
        <w:rPr>
          <w:rtl/>
        </w:rPr>
      </w:pPr>
      <w:r w:rsidRPr="000A334C">
        <w:rPr>
          <w:rtl/>
        </w:rPr>
        <w:tab/>
        <w:t>לבונה, לא יפחות מקומץ.</w:t>
      </w:r>
    </w:p>
    <w:p w:rsidR="00DA63EC" w:rsidRPr="000A334C" w:rsidRDefault="00DA63EC" w:rsidP="003B6D22">
      <w:pPr>
        <w:pStyle w:val="afff9"/>
        <w:rPr>
          <w:rtl/>
        </w:rPr>
      </w:pPr>
      <w:r w:rsidRPr="000A334C">
        <w:rPr>
          <w:rtl/>
        </w:rPr>
        <w:t>חמשה קמצים הם: האומר עלי לבונה - לא יפחות מקומץ,</w:t>
      </w:r>
    </w:p>
    <w:p w:rsidR="00DA63EC" w:rsidRPr="000A334C" w:rsidRDefault="00DA63EC" w:rsidP="003B6D22">
      <w:pPr>
        <w:pStyle w:val="afff9"/>
        <w:rPr>
          <w:rtl/>
        </w:rPr>
      </w:pPr>
      <w:r w:rsidRPr="000A334C">
        <w:rPr>
          <w:rtl/>
        </w:rPr>
        <w:t xml:space="preserve">המנדב מנחה - יביא עמה קומץ לבונה, </w:t>
      </w:r>
    </w:p>
    <w:p w:rsidR="00DA63EC" w:rsidRPr="000A334C" w:rsidRDefault="00DA63EC" w:rsidP="003B6D22">
      <w:pPr>
        <w:pStyle w:val="afff9"/>
        <w:rPr>
          <w:rtl/>
        </w:rPr>
      </w:pPr>
      <w:r w:rsidRPr="000A334C">
        <w:rPr>
          <w:rtl/>
        </w:rPr>
        <w:t>המעלה את הקומץ בחוץ - חייב, שני בזיכין טעונין שני קמצים.</w:t>
      </w:r>
    </w:p>
    <w:p w:rsidR="00DA63EC" w:rsidRPr="000A334C" w:rsidRDefault="00DA63EC" w:rsidP="003B6D22">
      <w:pPr>
        <w:pStyle w:val="afff9"/>
        <w:rPr>
          <w:rtl/>
        </w:rPr>
      </w:pPr>
      <w:r w:rsidRPr="000A334C">
        <w:rPr>
          <w:rtl/>
        </w:rPr>
        <w:t xml:space="preserve">הרי עלי זהב - לא יפחות מדינר זהב, </w:t>
      </w:r>
    </w:p>
    <w:p w:rsidR="00DA63EC" w:rsidRPr="000A334C" w:rsidRDefault="00DA63EC" w:rsidP="003B6D22">
      <w:pPr>
        <w:pStyle w:val="afff9"/>
        <w:rPr>
          <w:rtl/>
        </w:rPr>
      </w:pPr>
      <w:r w:rsidRPr="000A334C">
        <w:rPr>
          <w:rtl/>
        </w:rPr>
        <w:tab/>
        <w:t xml:space="preserve">כסף - לא יפחות מדינר כסף, </w:t>
      </w:r>
    </w:p>
    <w:p w:rsidR="00DA63EC" w:rsidRPr="000A334C" w:rsidRDefault="00DA63EC" w:rsidP="003B6D22">
      <w:pPr>
        <w:pStyle w:val="afff9"/>
        <w:rPr>
          <w:rtl/>
        </w:rPr>
      </w:pPr>
      <w:r w:rsidRPr="000A334C">
        <w:rPr>
          <w:rtl/>
        </w:rPr>
        <w:tab/>
        <w:t>נחשת - לא יפחות ממעה כסף.</w:t>
      </w:r>
    </w:p>
    <w:p w:rsidR="00DA63EC" w:rsidRPr="000A334C" w:rsidRDefault="00DA63EC" w:rsidP="003B6D22">
      <w:pPr>
        <w:pStyle w:val="afff9"/>
        <w:rPr>
          <w:rtl/>
        </w:rPr>
      </w:pPr>
      <w:r w:rsidRPr="000A334C">
        <w:rPr>
          <w:rtl/>
        </w:rPr>
        <w:t>פירשתי ואיני יודע מה פירשתי - יהא מביא עד שיאמר לא לכך נתכוונתי.</w:t>
      </w:r>
    </w:p>
    <w:p w:rsidR="00DA63EC" w:rsidRDefault="00DA63EC" w:rsidP="00DA63EC">
      <w:pPr>
        <w:pStyle w:val="affffd"/>
        <w:rPr>
          <w:rtl/>
        </w:rPr>
      </w:pPr>
      <w:r>
        <w:rPr>
          <w:rtl/>
        </w:rPr>
        <w:t>׹</w:t>
      </w:r>
    </w:p>
    <w:p>
      <w:pPr>
        <w:pStyle w:val="afffff8"/>
        <w:rPr>
          <w:ins w:id="90045" w:author="קלוד" w:date="2026-10-11T12:32:08Z"/>
        </w:rPr>
      </w:pPr>
      <w:ins w:id="90046" w:author="קלוד" w:date="2026-10-11T12:32:08Z">
        <w:r>
          <w:rPr>
            <w:color w:val="7B3F00"/>
          </w:rPr>
          <w:t xml:space="preserve">הרי עלי עצים - 'קרבן' מלמד שמתנדבין עצים</w:t>
        </w:r>
      </w:ins>
    </w:p>
    <w:p>
      <w:pPr>
        <w:pStyle w:val="38"/>
        <w:rPr>
          <w:ins w:id="102217" w:author="מנוע מכני" w:date="2026-10-11T12:04:40Z"/>
        </w:rPr>
      </w:pPr>
      <w:del w:id="102216"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102218" w:author="מנוע מכני" w:date="2026-10-11T12:04:40Z">
        <w:r>
          <w:rPr>
            <w:rtl/>
          </w:rPr>
          <w:delText xml:space="preserve"> </w:delText>
        </w:r>
      </w:del>
      <w:r>
        <w:rPr>
          <w:rtl/>
        </w:rPr>
        <w:t xml:space="preserve">קרבן - מלמד שמתנדבין עצים,</w:t>
      </w:r>
      <w:r>
        <w:rPr>
          <w:rFonts w:hint="cs"/>
          <w:rtl/>
        </w:rPr>
        <w:t>-</w:t>
      </w:r>
      <w:r>
        <w:rPr>
          <w:rtl/>
        </w:rPr>
        <w:t xml:space="preserve"> שני גזירין, וכן הוא אומר: והגורלות הפלנו על קרבן העצים</w:t>
      </w:r>
      <w:ins w:id="95567" w:author="מנוע מכני" w:date="2026-10-11T12:04:40Z">
        <w:r>
          <w:rPr>
            <w:rtl/>
          </w:rPr>
          <w:t xml:space="preserve">,</w:t>
        </w:r>
      </w:ins>
      <w:del w:id="95568" w:author="מנוע מכני" w:date="2026-10-11T12:04:40Z">
        <w:r>
          <w:rPr>
            <w:rtl/>
          </w:rPr>
          <w:delText xml:space="preserve">;</w:delText>
        </w:r>
      </w:del>
      <w:r>
        <w:rPr>
          <w:rtl/>
        </w:rPr>
        <w:t xml:space="preserve"> </w:t>
      </w:r>
      <w:r>
        <w:rPr>
          <w:rStyle w:val="2fb"/>
          <w:rtl/>
        </w:rPr>
        <w:t xml:space="preserve">רבי</w:t>
      </w:r>
      <w:r>
        <w:rPr>
          <w:rtl/>
        </w:rPr>
        <w:t xml:space="preserve"> אומר: עצים קרבן הם, טעונין מלח וטעונין הגשה.</w:t>
      </w:r>
    </w:p>
    <w:p>
      <w:pPr>
        <w:pStyle w:val="38"/>
        <w:rPr>
          <w:ins w:id="102219" w:author="מנוע מכני" w:date="2026-10-11T12:04:40Z"/>
        </w:rPr>
      </w:pPr>
      <w:r>
        <w:t xml:space="preserve">רבא:</w:t>
      </w:r>
    </w:p>
    <w:p w:rsidR="00DA63EC" w:rsidRDefault="00DA63EC" w:rsidP="00DA63EC">
      <w:pPr>
        <w:tabs>
          <w:tab w:val="center" w:pos="2835"/>
        </w:tabs>
        <w:rPr>
          <w:rtl/>
        </w:rPr>
      </w:pPr>
      <w:del w:id="102220" w:author="מנוע מכני" w:date="2026-10-11T12:04:40Z">
        <w:r>
          <w:rPr>
            <w:rtl/>
          </w:rPr>
          <w:delText xml:space="preserve"> </w:delText>
        </w:r>
      </w:del>
      <w:r>
        <w:rPr>
          <w:rtl/>
        </w:rPr>
        <w:t xml:space="preserve">ולדברי </w:t>
      </w:r>
      <w:r>
        <w:rPr>
          <w:rStyle w:val="2fb"/>
          <w:rtl/>
        </w:rPr>
        <w:t xml:space="preserve">רבי</w:t>
      </w:r>
      <w:r>
        <w:rPr>
          <w:rtl/>
        </w:rPr>
        <w:t xml:space="preserve">, עצים טעונין קמיצה.</w:t>
      </w:r>
    </w:p>
    <w:p>
      <w:pPr>
        <w:pStyle w:val="38"/>
        <w:rPr>
          <w:ins w:id="102221" w:author="מנוע מכני" w:date="2026-10-11T12:04:40Z"/>
        </w:rPr>
      </w:pPr>
      <w:r>
        <w:t>ר</w:t>
      </w:r>
      <w:r>
        <w:t>"</w:t>
      </w:r>
      <w:r>
        <w:t>פ</w:t>
      </w:r>
      <w:r>
        <w:t xml:space="preserve">:</w:t>
      </w:r>
    </w:p>
    <w:p w:rsidR="00DA63EC" w:rsidRDefault="00DA63EC" w:rsidP="00DA63EC">
      <w:pPr>
        <w:tabs>
          <w:tab w:val="center" w:pos="2835"/>
        </w:tabs>
        <w:rPr>
          <w:rtl/>
        </w:rPr>
      </w:pPr>
      <w:del w:id="102222" w:author="מנוע מכני" w:date="2026-10-11T12:04:40Z">
        <w:r>
          <w:rPr>
            <w:rtl/>
          </w:rPr>
          <w:delText xml:space="preserve"> </w:delText>
        </w:r>
      </w:del>
      <w:r>
        <w:rPr>
          <w:rtl/>
        </w:rPr>
        <w:t xml:space="preserve">לדברי </w:t>
      </w:r>
      <w:r>
        <w:rPr>
          <w:rStyle w:val="2fb"/>
          <w:rtl/>
        </w:rPr>
        <w:t xml:space="preserve">רבי</w:t>
      </w:r>
      <w:r>
        <w:rPr>
          <w:rtl/>
        </w:rPr>
        <w:t xml:space="preserve">, עצים צריכין עצים.</w:t>
      </w:r>
    </w:p>
    <w:p w:rsidR="00DA63EC" w:rsidRDefault="00DA63EC" w:rsidP="00DA63EC">
      <w:pPr>
        <w:pStyle w:val="affffd"/>
        <w:rPr>
          <w:del w:id="90167" w:author="מנוע עיצוב" w:date="2026-10-11T12:09:26Z"/>
          <w:rtl/>
        </w:rPr>
      </w:pPr>
      <w:del w:id="90166" w:author="מנוע עיצוב" w:date="2026-10-11T12:09:26Z">
        <w:r>
          <w:rPr>
            <w:rtl/>
          </w:rPr>
          <w:lastRenderedPageBreak/>
          <w:delText xml:space="preserve">׹</w:delText>
        </w:r>
      </w:del>
    </w:p>
    <w:p w:rsidR="00DA63EC" w:rsidRDefault="00DA63EC" w:rsidP="00DA63EC">
      <w:pPr>
        <w:pStyle w:val="affff1"/>
        <w:ind w:end="0"/>
        <w:rPr>
          <w:rtl/>
        </w:rPr>
        <w:pPrChange w:id="20117" w:author="קלוד" w:date="2026-10-11T09:07:26Z">
          <w:pPr>
            <w:pStyle w:val="affff1"/>
            <w:rPr>
              <w:rtl/>
            </w:rPr>
          </w:pPr>
        </w:pPrChange>
      </w:pPr>
      <w:ins w:id="9881" w:author="מספור קטעי משנה" w:date="2026-10-11T09:35:12Z">
        <w:r>
          <w:rPr>
            <w:rStyle w:val="MisparKeta"/>
          </w:rPr>
          <w:t xml:space="preserve">ו. </w:t>
        </w:r>
      </w:ins>
      <w:r>
        <w:rPr>
          <w:rtl/>
        </w:rPr>
        <w:t>לבונה - לא יפחות מן הקומץ.</w:t>
      </w:r>
    </w:p>
    <w:p>
      <w:pPr>
        <w:pStyle w:val="38"/>
        <w:rPr>
          <w:ins w:id="102223" w:author="מנוע מכני" w:date="2026-10-11T12:04:40Z"/>
        </w:rPr>
      </w:pPr>
      <w:r>
        <w:t xml:space="preserve">מנלן?</w:t>
      </w:r>
    </w:p>
    <w:p w:rsidR="00DA63EC" w:rsidRDefault="00DA63EC" w:rsidP="00DA63EC">
      <w:pPr>
        <w:tabs>
          <w:tab w:val="center" w:pos="2835"/>
        </w:tabs>
        <w:rPr>
          <w:rtl/>
        </w:rPr>
      </w:pPr>
      <w:del w:id="102224" w:author="מנוע מכני" w:date="2026-10-11T12:04:40Z">
        <w:r>
          <w:rPr>
            <w:rtl/>
          </w:rPr>
          <w:delText xml:space="preserve"> </w:delText>
        </w:r>
      </w:del>
      <w:r w:rsidRPr="00664445">
        <w:rPr>
          <w:rStyle w:val="afffff0"/>
          <w:rtl/>
        </w:rPr>
        <w:t>ד</w:t>
      </w:r>
      <w:r w:rsidRPr="00664445">
        <w:rPr>
          <w:rStyle w:val="afffff0"/>
          <w:rFonts w:hint="cs"/>
          <w:rtl/>
        </w:rPr>
        <w:t>'</w:t>
      </w:r>
      <w:r w:rsidRPr="00664445">
        <w:rPr>
          <w:rStyle w:val="afffff0"/>
          <w:rtl/>
        </w:rPr>
        <w:t>והרים ממנו בקומצו מסלת המנחה ומשמנה ואת כל הלבונה</w:t>
      </w:r>
      <w:r w:rsidRPr="00664445">
        <w:rPr>
          <w:rStyle w:val="afffff0"/>
          <w:rFonts w:hint="cs"/>
          <w:rtl/>
        </w:rPr>
        <w:t>'</w:t>
      </w:r>
      <w:r w:rsidRPr="00664445">
        <w:rPr>
          <w:rStyle w:val="afffff0"/>
          <w:rtl/>
        </w:rPr>
        <w:t>,</w:t>
      </w:r>
      <w:r>
        <w:rPr>
          <w:rtl/>
        </w:rPr>
        <w:t xml:space="preserve"> </w:t>
      </w:r>
    </w:p>
    <w:p w:rsidR="00DA63EC" w:rsidRDefault="00DA63EC" w:rsidP="00DA63EC">
      <w:pPr>
        <w:tabs>
          <w:tab w:val="center" w:pos="2835"/>
        </w:tabs>
        <w:rPr>
          <w:rtl/>
        </w:rPr>
      </w:pPr>
      <w:r>
        <w:rPr>
          <w:rtl/>
        </w:rPr>
        <w:tab/>
        <w:t xml:space="preserve">מקיש לבונה להרמה דמנחה, מה הרמה דמנחה קומץ, אף לבונה </w:t>
      </w:r>
      <w:ins w:id="92211" w:author="מנוע מכני" w:date="2026-10-11T12:04:40Z">
        <w:r>
          <w:rPr>
            <w:rtl/>
          </w:rPr>
          <w:t xml:space="preserve">גם</w:t>
        </w:r>
      </w:ins>
      <w:del w:id="92212" w:author="מנוע מכני" w:date="2026-10-11T12:04:40Z">
        <w:r>
          <w:rPr>
            <w:rtl/>
          </w:rPr>
          <w:tab/>
          <w:delText xml:space="preserve">נמי</w:delText>
        </w:r>
      </w:del>
      <w:r>
        <w:rPr>
          <w:rtl/>
        </w:rPr>
        <w:tab/>
        <w:t xml:space="preserve"> קומץ.</w:t>
      </w:r>
    </w:p>
    <w:p>
      <w:pPr>
        <w:pStyle w:val="afffff8"/>
        <w:rPr>
          <w:ins w:id="90043" w:author="קלוד" w:date="2026-10-11T12:32:08Z"/>
        </w:rPr>
      </w:pPr>
      <w:ins w:id="90044" w:author="קלוד" w:date="2026-10-11T12:32:08Z">
        <w:r>
          <w:rPr>
            <w:color w:val="7B3F00"/>
          </w:rPr>
          <w:t xml:space="preserve">הרי עלי למזבח - יביא לבונה</w:t>
        </w:r>
      </w:ins>
    </w:p>
    <w:p>
      <w:pPr>
        <w:pStyle w:val="38"/>
        <w:rPr>
          <w:ins w:id="102226" w:author="מנוע מכני" w:date="2026-10-11T12:04:40Z"/>
        </w:rPr>
      </w:pPr>
      <w:del w:id="102225" w:author="מנוע מכני" w:date="2026-10-11T12:04:40Z">
        <w:r>
          <w:delText xml:space="preserve">•</w:delText>
        </w:r>
      </w:del>
      <w:r>
        <w:t xml:space="preserve"> </w:t>
      </w:r>
      <w:r w:rsidRPr="004A7C9A">
        <w:t>ת"ר</w:t>
      </w:r>
      <w:r>
        <w:t xml:space="preserve">:</w:t>
      </w:r>
    </w:p>
    <w:p w:rsidR="00DA63EC" w:rsidRDefault="00DA63EC" w:rsidP="00DA63EC">
      <w:pPr>
        <w:tabs>
          <w:tab w:val="center" w:pos="2835"/>
        </w:tabs>
        <w:rPr>
          <w:rtl/>
        </w:rPr>
      </w:pPr>
      <w:del w:id="102227" w:author="מנוע מכני" w:date="2026-10-11T12:04:40Z">
        <w:r>
          <w:rPr>
            <w:rtl/>
          </w:rPr>
          <w:delText xml:space="preserve"> </w:delText>
        </w:r>
      </w:del>
      <w:r>
        <w:rPr>
          <w:rtl/>
        </w:rPr>
        <w:t xml:space="preserve">הרי עלי למזבח - יביא לבונה, שאין לך דבר שקרב לגבי מזבח אלא לבונה, </w:t>
      </w:r>
    </w:p>
    <w:p w:rsidR="00DA63EC" w:rsidRDefault="00DA63EC" w:rsidP="00DA63EC">
      <w:pPr>
        <w:tabs>
          <w:tab w:val="center" w:pos="2835"/>
        </w:tabs>
        <w:rPr>
          <w:rtl/>
        </w:rPr>
      </w:pPr>
      <w:del w:id="90280" w:author="מנוע מכני" w:date="2026-10-11T12:04:40Z">
        <w:r>
          <w:rPr>
            <w:rFonts w:hint="cs"/>
            <w:b/>
            <w:bCs/>
            <w:rtl/>
          </w:rPr>
          <w:delText xml:space="preserve">       </w:delText>
        </w:r>
      </w:del>
      <w:r>
        <w:rPr>
          <w:rtl/>
        </w:rPr>
        <w:t>פירשתי ואיני יודע מה פירשתי - יביא מכל דבר שקרב למזבח.</w:t>
      </w:r>
    </w:p>
    <w:p w:rsidR="00DA63EC" w:rsidRDefault="00DA63EC" w:rsidP="00DA63EC">
      <w:pPr>
        <w:tabs>
          <w:tab w:val="center" w:pos="2835"/>
        </w:tabs>
        <w:rPr>
          <w:rtl/>
        </w:rPr>
      </w:pPr>
      <w:ins w:id="92215" w:author="מנוע מכני" w:date="2026-10-11T12:04:40Z">
        <w:r>
          <w:rPr>
            <w:rFonts w:hint="cs"/>
            <w:rtl/>
          </w:rPr>
          <w:t xml:space="preserve">ולא</w:t>
        </w:r>
      </w:ins>
      <w:del w:id="92216" w:author="מנוע מכני" w:date="2026-10-11T12:04:40Z">
        <w:r>
          <w:rPr>
            <w:rFonts w:hint="cs"/>
            <w:rtl/>
          </w:rPr>
          <w:delText xml:space="preserve">ולאו</w:delText>
        </w:r>
      </w:del>
      <w:r>
        <w:rPr>
          <w:rFonts w:hint="cs"/>
          <w:rtl/>
        </w:rPr>
        <w:t xml:space="preserve"> עולה </w:t>
      </w:r>
      <w:ins w:id="92213" w:author="מנוע מכני" w:date="2026-10-11T12:04:40Z">
        <w:r>
          <w:rPr>
            <w:rFonts w:hint="cs"/>
            <w:rtl/>
          </w:rPr>
          <w:t xml:space="preserve">דיש</w:t>
        </w:r>
      </w:ins>
      <w:del w:id="92214" w:author="מנוע מכני" w:date="2026-10-11T12:04:40Z">
        <w:r>
          <w:rPr>
            <w:rFonts w:hint="cs"/>
            <w:rtl/>
          </w:rPr>
          <w:delText xml:space="preserve">דאיכא</w:delText>
        </w:r>
      </w:del>
      <w:r>
        <w:rPr>
          <w:rtl/>
        </w:rPr>
        <w:t xml:space="preserve"> עורה לכהנים.</w:t>
      </w:r>
    </w:p>
    <w:p w:rsidR="00DA63EC" w:rsidRDefault="00DA63EC" w:rsidP="00DA63EC">
      <w:pPr>
        <w:tabs>
          <w:tab w:val="center" w:pos="2835"/>
        </w:tabs>
        <w:rPr>
          <w:rtl/>
        </w:rPr>
      </w:pPr>
      <w:ins w:id="92219" w:author="מנוע מכני" w:date="2026-10-11T12:04:40Z">
        <w:r>
          <w:rPr>
            <w:rFonts w:hint="cs"/>
            <w:rtl/>
          </w:rPr>
          <w:t xml:space="preserve">ולא</w:t>
        </w:r>
      </w:ins>
      <w:del w:id="92220" w:author="מנוע מכני" w:date="2026-10-11T12:04:40Z">
        <w:r>
          <w:rPr>
            <w:rFonts w:hint="cs"/>
            <w:rtl/>
          </w:rPr>
          <w:delText xml:space="preserve">ולאו</w:delText>
        </w:r>
      </w:del>
      <w:r>
        <w:rPr>
          <w:rFonts w:hint="cs"/>
          <w:rtl/>
        </w:rPr>
        <w:t xml:space="preserve"> עולת העוף </w:t>
      </w:r>
      <w:ins w:id="92217" w:author="מנוע מכני" w:date="2026-10-11T12:04:40Z">
        <w:r>
          <w:rPr>
            <w:rFonts w:hint="cs"/>
            <w:rtl/>
          </w:rPr>
          <w:t xml:space="preserve">דיש</w:t>
        </w:r>
      </w:ins>
      <w:del w:id="92218" w:author="מנוע מכני" w:date="2026-10-11T12:04:40Z">
        <w:r>
          <w:rPr>
            <w:rFonts w:hint="cs"/>
            <w:rtl/>
          </w:rPr>
          <w:delText xml:space="preserve">דאיכא</w:delText>
        </w:r>
      </w:del>
      <w:r>
        <w:rPr>
          <w:rFonts w:hint="cs"/>
          <w:rtl/>
        </w:rPr>
        <w:t xml:space="preserve"> מוראה ונוצאה </w:t>
      </w:r>
    </w:p>
    <w:p w:rsidR="00DA63EC" w:rsidRDefault="00DA63EC" w:rsidP="00DA63EC">
      <w:pPr>
        <w:pStyle w:val="afff3"/>
        <w:framePr w:wrap="around"/>
        <w:rPr>
          <w:rtl/>
        </w:rPr>
      </w:pPr>
      <w:r>
        <w:rPr>
          <w:rFonts w:hint="cs"/>
          <w:rtl/>
        </w:rPr>
        <w:t>קז.</w:t>
      </w:r>
    </w:p>
    <w:p w:rsidR="00DA63EC" w:rsidRDefault="00DA63EC" w:rsidP="00DA63EC">
      <w:pPr>
        <w:tabs>
          <w:tab w:val="center" w:pos="2835"/>
        </w:tabs>
        <w:rPr>
          <w:rtl/>
        </w:rPr>
      </w:pPr>
      <w:ins w:id="92221" w:author="מנוע מכני" w:date="2026-10-11T12:04:40Z">
        <w:r>
          <w:rPr>
            <w:rFonts w:hint="cs"/>
            <w:rtl/>
          </w:rPr>
          <w:t xml:space="preserve">ולא</w:t>
        </w:r>
      </w:ins>
      <w:del w:id="92222" w:author="מנוע מכני" w:date="2026-10-11T12:04:40Z">
        <w:r>
          <w:rPr>
            <w:rFonts w:hint="cs"/>
            <w:rtl/>
          </w:rPr>
          <w:delText xml:space="preserve">ולאו</w:delText>
        </w:r>
      </w:del>
      <w:r>
        <w:rPr>
          <w:rFonts w:hint="cs"/>
          <w:rtl/>
        </w:rPr>
        <w:t xml:space="preserve"> </w:t>
      </w:r>
      <w:r>
        <w:rPr>
          <w:rtl/>
        </w:rPr>
        <w:t>נסכים</w:t>
      </w:r>
      <w:r>
        <w:rPr>
          <w:rFonts w:hint="cs"/>
          <w:rtl/>
        </w:rPr>
        <w:t xml:space="preserve"> ד</w:t>
      </w:r>
      <w:r>
        <w:rPr>
          <w:rtl/>
        </w:rPr>
        <w:t>לשיתין אזלי.</w:t>
      </w:r>
    </w:p>
    <w:p w:rsidR="00DA63EC" w:rsidRDefault="00DA63EC" w:rsidP="00DA63EC">
      <w:pPr>
        <w:tabs>
          <w:tab w:val="center" w:pos="2835"/>
        </w:tabs>
        <w:rPr>
          <w:rtl/>
        </w:rPr>
      </w:pPr>
      <w:r>
        <w:rPr>
          <w:rtl/>
        </w:rPr>
        <w:t>ו</w:t>
      </w:r>
      <w:r>
        <w:rPr>
          <w:rFonts w:hint="cs"/>
          <w:rtl/>
        </w:rPr>
        <w:t xml:space="preserve">אפי' </w:t>
      </w:r>
      <w:ins w:id="92223" w:author="מנוע מכני" w:date="2026-10-11T12:04:40Z">
        <w:r>
          <w:rPr>
            <w:rFonts w:hint="cs"/>
            <w:rtl/>
          </w:rPr>
          <w:t xml:space="preserve">דיש</w:t>
        </w:r>
      </w:ins>
      <w:del w:id="92224" w:author="מנוע מכני" w:date="2026-10-11T12:04:40Z">
        <w:r>
          <w:rPr>
            <w:rFonts w:hint="cs"/>
            <w:rtl/>
          </w:rPr>
          <w:delText xml:space="preserve">דאיכא</w:delText>
        </w:r>
      </w:del>
      <w:r>
        <w:rPr>
          <w:rFonts w:hint="cs"/>
          <w:rtl/>
        </w:rPr>
        <w:t xml:space="preserve"> מנחת נסכים - </w:t>
      </w:r>
      <w:r>
        <w:rPr>
          <w:rtl/>
        </w:rPr>
        <w:t xml:space="preserve">כיון </w:t>
      </w:r>
      <w:ins w:id="92225" w:author="מנוע מכני" w:date="2026-10-11T12:04:40Z">
        <w:r>
          <w:rPr>
            <w:rtl/>
          </w:rPr>
          <w:t xml:space="preserve">דיש</w:t>
        </w:r>
      </w:ins>
      <w:del w:id="92226" w:author="מנוע מכני" w:date="2026-10-11T12:04:40Z">
        <w:r>
          <w:rPr>
            <w:rtl/>
          </w:rPr>
          <w:delText xml:space="preserve">דאיכא</w:delText>
        </w:r>
      </w:del>
      <w:r>
        <w:rPr>
          <w:rtl/>
        </w:rPr>
        <w:t xml:space="preserve"> מנחה דאכלי כהנים מינה, </w:t>
      </w:r>
      <w:r>
        <w:rPr>
          <w:rtl/>
        </w:rPr>
        <w:t xml:space="preserve">לא</w:t>
      </w:r>
      <w:r>
        <w:rPr>
          <w:rtl/>
        </w:rPr>
        <w:t xml:space="preserve"> פסיקא </w:t>
      </w:r>
      <w:ins w:id="93951" w:author="מנוע מכני" w:date="2026-10-11T12:04:40Z">
        <w:r>
          <w:rPr>
            <w:rtl/>
          </w:rPr>
          <w:t xml:space="preserve">לו</w:t>
        </w:r>
      </w:ins>
      <w:del w:id="93952" w:author="מנוע מכני" w:date="2026-10-11T12:04:40Z">
        <w:r>
          <w:rPr>
            <w:rtl/>
          </w:rPr>
          <w:delText xml:space="preserve">ליה</w:delText>
        </w:r>
      </w:del>
      <w:r>
        <w:rPr>
          <w:rtl/>
        </w:rPr>
        <w:t xml:space="preserve">.</w:t>
      </w:r>
    </w:p>
    <w:p w:rsidR="00DA63EC" w:rsidRDefault="00DA63EC" w:rsidP="00DA63EC">
      <w:pPr>
        <w:pStyle w:val="affffd"/>
        <w:rPr>
          <w:del w:id="90169" w:author="מנוע עיצוב" w:date="2026-10-11T12:09:26Z"/>
          <w:rtl/>
        </w:rPr>
      </w:pPr>
      <w:del w:id="90168" w:author="מנוע עיצוב" w:date="2026-10-11T12:09:26Z">
        <w:r>
          <w:rPr>
            <w:rtl/>
          </w:rPr>
          <w:delText xml:space="preserve">׹</w:delText>
        </w:r>
      </w:del>
    </w:p>
    <w:p w:rsidR="00DA63EC" w:rsidRDefault="00DA63EC" w:rsidP="00DA63EC">
      <w:pPr>
        <w:pStyle w:val="affff1"/>
        <w:ind w:end="0"/>
        <w:rPr>
          <w:rtl/>
        </w:rPr>
        <w:pPrChange w:id="20118" w:author="קלוד" w:date="2026-10-11T09:07:26Z">
          <w:pPr>
            <w:pStyle w:val="affff1"/>
            <w:rPr>
              <w:rtl/>
            </w:rPr>
          </w:pPr>
        </w:pPrChange>
      </w:pPr>
      <w:ins w:id="9882" w:author="מספור קטעי משנה" w:date="2026-10-11T09:35:12Z">
        <w:r>
          <w:rPr>
            <w:rStyle w:val="MisparKeta"/>
          </w:rPr>
          <w:t xml:space="preserve">א. </w:t>
        </w:r>
      </w:ins>
      <w:r>
        <w:rPr>
          <w:rtl/>
        </w:rPr>
        <w:t>הרי עלי זהב - לא יפחות מדינר זהב.</w:t>
      </w:r>
    </w:p>
    <w:p w:rsidR="00DA63EC" w:rsidRDefault="00DA63EC" w:rsidP="00DA63EC">
      <w:pPr>
        <w:tabs>
          <w:tab w:val="center" w:pos="2835"/>
        </w:tabs>
        <w:rPr>
          <w:rtl/>
        </w:rPr>
      </w:pPr>
      <w:ins w:id="92227" w:author="מנוע מכני" w:date="2026-10-11T12:04:40Z">
        <w:r>
          <w:rPr>
            <w:rFonts w:hint="cs"/>
            <w:rtl/>
          </w:rPr>
          <w:t xml:space="preserve">ולא</w:t>
        </w:r>
      </w:ins>
      <w:del w:id="92228" w:author="מנוע מכני" w:date="2026-10-11T12:04:40Z">
        <w:r>
          <w:rPr>
            <w:rFonts w:hint="cs"/>
            <w:rtl/>
          </w:rPr>
          <w:delText xml:space="preserve">ולאו</w:delText>
        </w:r>
      </w:del>
      <w:r>
        <w:rPr>
          <w:rFonts w:hint="cs"/>
          <w:rtl/>
        </w:rPr>
        <w:t xml:space="preserve"> נסכא </w:t>
      </w:r>
      <w:r>
        <w:rPr>
          <w:rtl/>
        </w:rPr>
        <w:t>–</w:t>
      </w:r>
      <w:r>
        <w:rPr>
          <w:rFonts w:hint="cs"/>
          <w:rtl/>
        </w:rPr>
        <w:t xml:space="preserve"> </w:t>
      </w:r>
      <w:r>
        <w:rPr>
          <w:rStyle w:val="2fb"/>
          <w:rFonts w:hint="cs"/>
          <w:rtl/>
        </w:rPr>
        <w:t xml:space="preserve">כר</w:t>
      </w:r>
      <w:r>
        <w:rPr>
          <w:rStyle w:val="2fb"/>
          <w:rtl/>
        </w:rPr>
        <w:t>"</w:t>
      </w:r>
      <w:r>
        <w:rPr>
          <w:rStyle w:val="2fb"/>
          <w:rFonts w:hint="cs"/>
          <w:rtl/>
        </w:rPr>
        <w:t xml:space="preserve">א</w:t>
      </w:r>
      <w:r>
        <w:rPr>
          <w:rFonts w:hint="cs"/>
          <w:rtl/>
        </w:rPr>
        <w:t xml:space="preserve"> דאמר מטבע </w:t>
      </w:r>
    </w:p>
    <w:p>
      <w:pPr>
        <w:pStyle w:val="38"/>
        <w:rPr>
          <w:ins w:id="102228" w:author="מנוע מכני" w:date="2026-10-11T12:04:40Z"/>
        </w:rPr>
      </w:pPr>
      <w:ins w:id="92229" w:author="מנוע מכני" w:date="2026-10-11T12:04:40Z">
        <w:r>
          <w:t xml:space="preserve">ולא</w:t>
        </w:r>
      </w:ins>
      <w:del w:id="92230" w:author="מנוע מכני" w:date="2026-10-11T12:04:40Z">
        <w:r>
          <w:delText xml:space="preserve">ולאו</w:delText>
        </w:r>
      </w:del>
      <w:r>
        <w:t xml:space="preserve"> פריטי!</w:t>
      </w:r>
      <w:r>
        <w:t>- כר</w:t>
      </w:r>
      <w:r>
        <w:t>"</w:t>
      </w:r>
      <w:r>
        <w:t>פ</w:t>
      </w:r>
      <w:r>
        <w:t xml:space="preserve">:</w:t>
      </w:r>
    </w:p>
    <w:p w:rsidR="00DA63EC" w:rsidRDefault="00DA63EC" w:rsidP="00DA63EC">
      <w:pPr>
        <w:tabs>
          <w:tab w:val="center" w:pos="2835"/>
        </w:tabs>
        <w:rPr>
          <w:rtl/>
        </w:rPr>
      </w:pPr>
      <w:del w:id="102229" w:author="מנוע מכני" w:date="2026-10-11T12:04:40Z">
        <w:r>
          <w:rPr>
            <w:rtl/>
          </w:rPr>
          <w:delText xml:space="preserve"> </w:delText>
        </w:r>
      </w:del>
      <w:r>
        <w:rPr>
          <w:rtl/>
        </w:rPr>
        <w:t xml:space="preserve">פריטי דדהבא </w:t>
      </w:r>
      <w:r>
        <w:rPr>
          <w:rtl/>
        </w:rPr>
        <w:t xml:space="preserve">לא</w:t>
      </w:r>
      <w:r>
        <w:rPr>
          <w:rtl/>
        </w:rPr>
        <w:t xml:space="preserve"> עבדי </w:t>
      </w:r>
      <w:ins w:id="97785" w:author="מנוע מכני" w:date="2026-10-11T12:04:40Z">
        <w:r>
          <w:rPr>
            <w:rtl/>
          </w:rPr>
          <w:t xml:space="preserve">אנשים</w:t>
        </w:r>
      </w:ins>
      <w:del w:id="97786" w:author="מנוע מכני" w:date="2026-10-11T12:04:40Z">
        <w:r>
          <w:rPr>
            <w:rtl/>
          </w:rPr>
          <w:delText xml:space="preserve">אינשי</w:delText>
        </w:r>
      </w:del>
      <w:r>
        <w:rPr>
          <w:rtl/>
        </w:rPr>
        <w:t xml:space="preserve">.</w:t>
      </w:r>
    </w:p>
    <w:p w:rsidR="00DA63EC" w:rsidRDefault="00DA63EC" w:rsidP="00DA63EC">
      <w:pPr>
        <w:pStyle w:val="affffd"/>
        <w:rPr>
          <w:del w:id="90171" w:author="מנוע עיצוב" w:date="2026-10-11T12:09:26Z"/>
          <w:rtl/>
        </w:rPr>
      </w:pPr>
      <w:del w:id="90170" w:author="מנוע עיצוב" w:date="2026-10-11T12:09:26Z">
        <w:r>
          <w:rPr>
            <w:rtl/>
          </w:rPr>
          <w:delText xml:space="preserve">׹</w:delText>
        </w:r>
      </w:del>
    </w:p>
    <w:p w:rsidR="00DA63EC" w:rsidRDefault="00DA63EC" w:rsidP="00DA63EC">
      <w:pPr>
        <w:pStyle w:val="affff1"/>
        <w:ind w:end="0"/>
        <w:rPr>
          <w:rtl/>
        </w:rPr>
        <w:pPrChange w:id="20119" w:author="קלוד" w:date="2026-10-11T09:07:26Z">
          <w:pPr>
            <w:pStyle w:val="affff1"/>
            <w:rPr>
              <w:rtl/>
            </w:rPr>
          </w:pPr>
        </w:pPrChange>
      </w:pPr>
      <w:ins w:id="9883" w:author="מספור קטעי משנה" w:date="2026-10-11T09:35:12Z">
        <w:r>
          <w:rPr>
            <w:rStyle w:val="MisparKeta"/>
          </w:rPr>
          <w:t xml:space="preserve">א. </w:t>
        </w:r>
      </w:ins>
      <w:r>
        <w:rPr>
          <w:rtl/>
        </w:rPr>
        <w:t>כסף - לא יפחות מדינר.</w:t>
      </w:r>
    </w:p>
    <w:p>
      <w:pPr>
        <w:pStyle w:val="38"/>
        <w:rPr>
          <w:ins w:id="102230" w:author="מנוע מכני" w:date="2026-10-11T12:04:40Z"/>
        </w:rPr>
      </w:pPr>
      <w:ins w:id="92231" w:author="מנוע מכני" w:date="2026-10-11T12:04:40Z">
        <w:r>
          <w:t xml:space="preserve">ולא</w:t>
        </w:r>
      </w:ins>
      <w:del w:id="92232" w:author="מנוע מכני" w:date="2026-10-11T12:04:40Z">
        <w:r>
          <w:delText xml:space="preserve">ולאו</w:delText>
        </w:r>
      </w:del>
      <w:r>
        <w:t xml:space="preserve"> </w:t>
      </w:r>
      <w:r>
        <w:t>נסכא</w:t>
      </w:r>
      <w:r>
        <w:t xml:space="preserve"> </w:t>
      </w:r>
      <w:r>
        <w:t>–</w:t>
      </w:r>
      <w:r>
        <w:t xml:space="preserve"> כר</w:t>
      </w:r>
      <w:r>
        <w:t>"</w:t>
      </w:r>
      <w:r>
        <w:t>א</w:t>
      </w:r>
      <w:r>
        <w:t xml:space="preserve">:</w:t>
      </w:r>
    </w:p>
    <w:p w:rsidR="00DA63EC" w:rsidRDefault="00DA63EC" w:rsidP="00DA63EC">
      <w:pPr>
        <w:tabs>
          <w:tab w:val="center" w:pos="2835"/>
        </w:tabs>
        <w:rPr>
          <w:rtl/>
        </w:rPr>
      </w:pPr>
      <w:del w:id="102231" w:author="מנוע מכני" w:date="2026-10-11T12:04:40Z">
        <w:r>
          <w:rPr>
            <w:rtl/>
          </w:rPr>
          <w:delText xml:space="preserve"> </w:delText>
        </w:r>
      </w:del>
      <w:r>
        <w:rPr>
          <w:rtl/>
        </w:rPr>
        <w:t xml:space="preserve">דאמר מטבע.</w:t>
      </w:r>
    </w:p>
    <w:p>
      <w:pPr>
        <w:pStyle w:val="38"/>
        <w:rPr>
          <w:ins w:id="102232" w:author="מנוע מכני" w:date="2026-10-11T12:04:40Z"/>
        </w:rPr>
      </w:pPr>
      <w:ins w:id="92233" w:author="מנוע מכני" w:date="2026-10-11T12:04:40Z">
        <w:r>
          <w:t xml:space="preserve">ולא</w:t>
        </w:r>
      </w:ins>
      <w:del w:id="92234" w:author="מנוע מכני" w:date="2026-10-11T12:04:40Z">
        <w:r>
          <w:delText xml:space="preserve">ו</w:delText>
        </w:r>
        <w:r>
          <w:delText xml:space="preserve">לאו</w:delText>
        </w:r>
      </w:del>
      <w:r>
        <w:t xml:space="preserve"> פריטי</w:t>
      </w:r>
      <w:ins w:id="95569" w:author="מנוע מכני" w:date="2026-10-11T12:04:40Z">
        <w:r>
          <w:t xml:space="preserve"> </w:t>
        </w:r>
      </w:ins>
      <w:del w:id="95570" w:author="מנוע מכני" w:date="2026-10-11T12:04:40Z">
        <w:r>
          <w:delText xml:space="preserve">  </w:delText>
        </w:r>
      </w:del>
      <w:r>
        <w:t xml:space="preserve">כר</w:t>
      </w:r>
      <w:r>
        <w:t>"</w:t>
      </w:r>
      <w:r>
        <w:t>ש</w:t>
      </w:r>
      <w:r>
        <w:t xml:space="preserve">:</w:t>
      </w:r>
    </w:p>
    <w:p w:rsidR="00DA63EC" w:rsidRDefault="00DA63EC" w:rsidP="00DA63EC">
      <w:pPr>
        <w:tabs>
          <w:tab w:val="center" w:pos="2835"/>
        </w:tabs>
        <w:rPr>
          <w:rtl/>
        </w:rPr>
      </w:pPr>
      <w:del w:id="102233" w:author="מנוע מכני" w:date="2026-10-11T12:04:40Z">
        <w:r>
          <w:rPr>
            <w:rtl/>
          </w:rPr>
          <w:delText xml:space="preserve"> </w:delText>
        </w:r>
      </w:del>
      <w:r>
        <w:rPr>
          <w:rtl/>
        </w:rPr>
        <w:t xml:space="preserve">ב</w:t>
      </w:r>
      <w:r>
        <w:rPr>
          <w:rFonts w:hint="cs"/>
          <w:rtl/>
        </w:rPr>
        <w:t>מקום שלא צורפים פרוטת כסף</w:t>
      </w:r>
      <w:r>
        <w:rPr>
          <w:rtl/>
        </w:rPr>
        <w:t>.</w:t>
      </w:r>
    </w:p>
    <w:p w:rsidR="00DA63EC" w:rsidRDefault="00DA63EC" w:rsidP="00DA63EC">
      <w:pPr>
        <w:pStyle w:val="affffd"/>
        <w:rPr>
          <w:del w:id="90173" w:author="מנוע עיצוב" w:date="2026-10-11T12:09:26Z"/>
          <w:rtl/>
        </w:rPr>
      </w:pPr>
      <w:del w:id="90172" w:author="מנוע עיצוב" w:date="2026-10-11T12:09:26Z">
        <w:r>
          <w:rPr>
            <w:rtl/>
          </w:rPr>
          <w:delText xml:space="preserve">׹</w:delText>
        </w:r>
      </w:del>
    </w:p>
    <w:p w:rsidR="00DA63EC" w:rsidRDefault="00DA63EC" w:rsidP="00DA63EC">
      <w:pPr>
        <w:pStyle w:val="affff1"/>
        <w:ind w:end="0"/>
        <w:rPr>
          <w:rtl/>
        </w:rPr>
        <w:pPrChange w:id="20120" w:author="קלוד" w:date="2026-10-11T09:07:26Z">
          <w:pPr>
            <w:pStyle w:val="affff1"/>
            <w:rPr>
              <w:rtl/>
            </w:rPr>
          </w:pPr>
        </w:pPrChange>
      </w:pPr>
      <w:ins w:id="9884" w:author="מספור קטעי משנה" w:date="2026-10-11T09:35:12Z">
        <w:r>
          <w:rPr>
            <w:rStyle w:val="MisparKeta"/>
          </w:rPr>
          <w:t xml:space="preserve">ג. </w:t>
        </w:r>
      </w:ins>
      <w:r>
        <w:rPr>
          <w:rtl/>
        </w:rPr>
        <w:t>נחושת - לא יפחות ממעה כסף.</w:t>
      </w:r>
    </w:p>
    <w:p>
      <w:pPr>
        <w:pStyle w:val="38"/>
        <w:rPr>
          <w:ins w:id="102234" w:author="מנוע מכני" w:date="2026-10-11T12:04:40Z"/>
        </w:rPr>
      </w:pPr>
      <w:r>
        <w:t>תניא</w:t>
      </w:r>
      <w:r>
        <w:t xml:space="preserve"> ראב</w:t>
      </w:r>
      <w:r>
        <w:t>"</w:t>
      </w:r>
      <w:r>
        <w:t>י</w:t>
      </w:r>
      <w:r>
        <w:t xml:space="preserve">:</w:t>
      </w:r>
    </w:p>
    <w:p w:rsidR="00DA63EC" w:rsidRDefault="00DA63EC" w:rsidP="00DA63EC">
      <w:pPr>
        <w:tabs>
          <w:tab w:val="center" w:pos="2835"/>
        </w:tabs>
        <w:rPr>
          <w:rtl/>
        </w:rPr>
      </w:pPr>
      <w:del w:id="102235" w:author="מנוע מכני" w:date="2026-10-11T12:04:40Z">
        <w:r>
          <w:rPr>
            <w:rtl/>
          </w:rPr>
          <w:delText xml:space="preserve"> </w:delText>
        </w:r>
      </w:del>
      <w:r>
        <w:rPr>
          <w:rtl/>
        </w:rPr>
        <w:t xml:space="preserve">לא</w:t>
      </w:r>
      <w:r>
        <w:rPr>
          <w:rtl/>
        </w:rPr>
        <w:t xml:space="preserve"> יפחות מצינורא קטנה של נחשת.</w:t>
      </w:r>
    </w:p>
    <w:p>
      <w:pPr>
        <w:pStyle w:val="38"/>
        <w:rPr>
          <w:ins w:id="102236" w:author="מנוע מכני" w:date="2026-10-11T12:04:40Z"/>
        </w:rPr>
      </w:pPr>
      <w:r>
        <w:t xml:space="preserve">אביי:</w:t>
      </w:r>
    </w:p>
    <w:p w:rsidR="00DA63EC" w:rsidRDefault="00DA63EC" w:rsidP="00DA63EC">
      <w:pPr>
        <w:tabs>
          <w:tab w:val="center" w:pos="2835"/>
        </w:tabs>
        <w:rPr>
          <w:rtl/>
        </w:rPr>
      </w:pPr>
      <w:del w:id="102237" w:author="מנוע מכני" w:date="2026-10-11T12:04:40Z">
        <w:r>
          <w:rPr>
            <w:rtl/>
          </w:rPr>
          <w:delText xml:space="preserve"> </w:delText>
        </w:r>
      </w:del>
      <w:r>
        <w:rPr>
          <w:rtl/>
        </w:rPr>
        <w:t xml:space="preserve">שמחטטין בה פתילות, ומקנחין בה נרות.</w:t>
      </w:r>
    </w:p>
    <w:p>
      <w:pPr>
        <w:pStyle w:val="afffff8"/>
        <w:rPr>
          <w:ins w:id="90041" w:author="קלוד" w:date="2026-10-11T12:32:08Z"/>
        </w:rPr>
      </w:pPr>
      <w:ins w:id="90042" w:author="קלוד" w:date="2026-10-11T12:32:08Z">
        <w:r>
          <w:rPr>
            <w:color w:val="7B3F00"/>
          </w:rPr>
          <w:t xml:space="preserve">הרי עלי ברזל - כליה עורב אמה על אמה</w:t>
        </w:r>
      </w:ins>
    </w:p>
    <w:p w:rsidR="00DA63EC" w:rsidRDefault="00DA63EC" w:rsidP="00DA63EC">
      <w:pPr>
        <w:tabs>
          <w:tab w:val="center" w:pos="2835"/>
        </w:tabs>
        <w:rPr>
          <w:rtl/>
        </w:rPr>
      </w:pPr>
      <w:r w:rsidRPr="00F802D3">
        <w:rPr>
          <w:b/>
          <w:bCs/>
          <w:rtl/>
        </w:rPr>
        <w:t>ברזל</w:t>
      </w:r>
      <w:r>
        <w:rPr>
          <w:rtl/>
        </w:rPr>
        <w:t xml:space="preserve"> - </w:t>
      </w:r>
      <w:r>
        <w:rPr>
          <w:rtl/>
        </w:rPr>
        <w:t xml:space="preserve">תניא</w:t>
      </w:r>
      <w:r>
        <w:rPr>
          <w:rtl/>
        </w:rPr>
        <w:t xml:space="preserve">, אחרים אומרים: </w:t>
      </w:r>
      <w:r>
        <w:rPr>
          <w:rtl/>
        </w:rPr>
        <w:t xml:space="preserve">לא</w:t>
      </w:r>
      <w:r>
        <w:rPr>
          <w:rtl/>
        </w:rPr>
        <w:t xml:space="preserve"> יפחות מכליה עורב.</w:t>
      </w:r>
      <w:r>
        <w:rPr>
          <w:rFonts w:hint="cs"/>
          <w:rtl/>
        </w:rPr>
        <w:t xml:space="preserve"> - ו</w:t>
      </w:r>
      <w:r>
        <w:rPr>
          <w:rtl/>
        </w:rPr>
        <w:t xml:space="preserve">כמה? </w:t>
      </w:r>
      <w:r>
        <w:rPr>
          <w:rtl/>
        </w:rPr>
        <w:t xml:space="preserve">אמר</w:t>
      </w:r>
      <w:r>
        <w:rPr>
          <w:rtl/>
        </w:rPr>
        <w:t xml:space="preserve"> </w:t>
      </w:r>
      <w:r>
        <w:rPr>
          <w:rStyle w:val="2fb"/>
          <w:rtl/>
        </w:rPr>
        <w:t xml:space="preserve">רב יוסף</w:t>
      </w:r>
      <w:r>
        <w:rPr>
          <w:rtl/>
        </w:rPr>
        <w:t xml:space="preserve">: אמה על אמה.</w:t>
      </w:r>
    </w:p>
    <w:p>
      <w:pPr>
        <w:pStyle w:val="38"/>
        <w:rPr>
          <w:ins w:id="102238" w:author="מנוע מכני" w:date="2026-10-11T12:04:40Z"/>
        </w:rPr>
      </w:pPr>
      <w:del w:id="90281" w:author="מנוע מכני" w:date="2026-10-11T12:04:40Z">
        <w:r>
          <w:delText xml:space="preserve">   </w:delText>
        </w:r>
      </w:del>
      <w:r>
        <w:tab/>
      </w:r>
      <w:r w:rsidRPr="003E173B">
        <w:t>א"ד</w:t>
      </w:r>
      <w:r>
        <w:t xml:space="preserve">:</w:t>
      </w:r>
    </w:p>
    <w:p w:rsidR="00DA63EC" w:rsidRDefault="00DA63EC" w:rsidP="00DA63EC">
      <w:pPr>
        <w:tabs>
          <w:tab w:val="center" w:pos="2835"/>
        </w:tabs>
        <w:rPr>
          <w:rtl/>
        </w:rPr>
      </w:pPr>
      <w:del w:id="102239" w:author="מנוע מכני" w:date="2026-10-11T12:04:40Z">
        <w:r>
          <w:rPr>
            <w:rtl/>
          </w:rPr>
          <w:delText xml:space="preserve"> </w:delText>
        </w:r>
      </w:del>
      <w:r>
        <w:rPr>
          <w:rtl/>
        </w:rPr>
        <w:t xml:space="preserve">לא</w:t>
      </w:r>
      <w:r>
        <w:rPr>
          <w:rtl/>
        </w:rPr>
        <w:t xml:space="preserve"> יפחות מאמה על אמה.</w:t>
      </w:r>
      <w:r>
        <w:rPr>
          <w:rFonts w:hint="cs"/>
          <w:rtl/>
        </w:rPr>
        <w:t xml:space="preserve"> </w:t>
      </w:r>
      <w:r>
        <w:rPr>
          <w:rtl/>
        </w:rPr>
        <w:t>–</w:t>
      </w:r>
      <w:r>
        <w:rPr>
          <w:rFonts w:hint="cs"/>
          <w:rtl/>
        </w:rPr>
        <w:t xml:space="preserve"> דחזיא </w:t>
      </w:r>
      <w:r>
        <w:rPr>
          <w:rtl/>
        </w:rPr>
        <w:t>לכליה עורב.</w:t>
      </w:r>
    </w:p>
    <w:p w:rsidR="00DA63EC" w:rsidRDefault="00DA63EC" w:rsidP="00DA63EC">
      <w:pPr>
        <w:pStyle w:val="affffd"/>
        <w:rPr>
          <w:rtl/>
        </w:rPr>
      </w:pPr>
      <w:r>
        <w:rPr>
          <w:rtl/>
        </w:rPr>
        <w:t>׹</w:t>
      </w:r>
    </w:p>
    <w:p>
      <w:pPr>
        <w:pStyle w:val="MishnaBatzad"/>
        <w:rPr>
          <w:ins w:id="20506" w:author="קלוד" w:date="2026-10-11T09:07:26Z"/>
        </w:rPr>
      </w:pPr>
      <w:ins w:id="20505" w:author="קלוד" w:date="2026-10-11T09:07:26Z">
        <w:r>
          <w:t xml:space="preserve">משנה ה</w:t>
        </w:r>
      </w:ins>
    </w:p>
    <w:p w:rsidR="00DA63EC" w:rsidRPr="000A334C" w:rsidRDefault="00DA63EC" w:rsidP="003B6D22">
      <w:pPr>
        <w:pStyle w:val="afff9"/>
        <w:rPr>
          <w:del w:id="20304" w:author="קלוד" w:date="2026-10-11T09:07:26Z"/>
          <w:rtl/>
        </w:rPr>
      </w:pPr>
      <w:del w:id="20303" w:author="קלוד" w:date="2026-10-11T09:07:26Z">
        <w:r w:rsidRPr="000A334C">
          <w:rPr>
            <w:rtl/>
          </w:rPr>
          <w:delText xml:space="preserve">מתני'.</w:delText>
        </w:r>
      </w:del>
    </w:p>
    <w:p w:rsidR="00DA63EC" w:rsidRPr="000A334C" w:rsidRDefault="00DA63EC" w:rsidP="003B6D22">
      <w:pPr>
        <w:pStyle w:val="afff9"/>
        <w:spacing w:before="120"/>
        <w:rPr>
          <w:rtl/>
        </w:rPr>
        <w:pPrChange w:id="90092" w:author="קלוד" w:date="2026-10-11T12:09:42Z">
          <w:pPr>
            <w:pStyle w:val="afff9"/>
          </w:pPr>
        </w:pPrChange>
      </w:pPr>
      <w:r w:rsidRPr="000A334C">
        <w:rPr>
          <w:rtl/>
        </w:rPr>
        <w:t xml:space="preserve">הרי עלי יין - לא יפחות משלשה לוגין; </w:t>
      </w:r>
    </w:p>
    <w:p w:rsidR="00DA63EC" w:rsidRPr="000A334C" w:rsidRDefault="00DA63EC" w:rsidP="003B6D22">
      <w:pPr>
        <w:pStyle w:val="afff9"/>
        <w:rPr>
          <w:rtl/>
        </w:rPr>
      </w:pPr>
      <w:r w:rsidRPr="000A334C">
        <w:rPr>
          <w:rtl/>
        </w:rPr>
        <w:t>שמן - לא יפחות מלוג, רבי אומר: שלשה לוגין.</w:t>
      </w:r>
    </w:p>
    <w:p w:rsidR="00DA63EC" w:rsidRPr="000A334C" w:rsidRDefault="00DA63EC" w:rsidP="003B6D22">
      <w:pPr>
        <w:pStyle w:val="afff9"/>
        <w:rPr>
          <w:rtl/>
        </w:rPr>
      </w:pPr>
      <w:r w:rsidRPr="000A334C">
        <w:rPr>
          <w:rtl/>
        </w:rPr>
        <w:t>פירשתי ואיני יודע מה פירשתי - יביא כיום מרובה.</w:t>
      </w:r>
    </w:p>
    <w:p w:rsidR="00DA63EC" w:rsidRDefault="00DA63EC" w:rsidP="00DA63EC">
      <w:pPr>
        <w:pStyle w:val="affffd"/>
        <w:rPr>
          <w:rtl/>
        </w:rPr>
      </w:pPr>
      <w:r>
        <w:rPr>
          <w:rtl/>
        </w:rPr>
        <w:t>׹</w:t>
      </w:r>
    </w:p>
    <w:p>
      <w:pPr>
        <w:pStyle w:val="afffff8"/>
        <w:rPr>
          <w:ins w:id="90039" w:author="קלוד" w:date="2026-10-11T12:32:08Z"/>
        </w:rPr>
      </w:pPr>
      <w:ins w:id="90040" w:author="קלוד" w:date="2026-10-11T12:32:08Z">
        <w:r>
          <w:rPr>
            <w:color w:val="7B3F00"/>
          </w:rPr>
          <w:t xml:space="preserve">הרי עלי יין - 'אזרח' מלמד שמתנדבין שלשה לוגין</w:t>
        </w:r>
      </w:ins>
    </w:p>
    <w:p>
      <w:pPr>
        <w:pStyle w:val="38"/>
        <w:rPr>
          <w:ins w:id="102240" w:author="מנוע מכני" w:date="2026-10-11T12:04:40Z"/>
        </w:rPr>
      </w:pPr>
      <w:r w:rsidRPr="004A7C9A">
        <w:t>ת"ר</w:t>
      </w:r>
      <w:r>
        <w:t>:</w:t>
      </w:r>
    </w:p>
    <w:p w:rsidR="00DA63EC" w:rsidRDefault="00DA63EC" w:rsidP="00DA63EC">
      <w:pPr>
        <w:tabs>
          <w:tab w:val="center" w:pos="2835"/>
        </w:tabs>
        <w:rPr>
          <w:rtl/>
        </w:rPr>
      </w:pPr>
      <w:del w:id="102241"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אזרח</w:t>
      </w:r>
      <w:r w:rsidRPr="00A71A5E">
        <w:rPr>
          <w:rStyle w:val="afffff0"/>
          <w:rFonts w:hint="cs"/>
          <w:rtl/>
        </w:rPr>
        <w:t>'</w:t>
      </w:r>
      <w:r w:rsidRPr="00A71A5E">
        <w:rPr>
          <w:rStyle w:val="afffff0"/>
          <w:rtl/>
        </w:rPr>
        <w:t xml:space="preserve"> </w:t>
      </w:r>
      <w:r>
        <w:rPr>
          <w:rtl/>
        </w:rPr>
        <w:t xml:space="preserve">- מלמד שמתנדבין יין</w:t>
      </w:r>
      <w:ins w:id="95571" w:author="מנוע מכני" w:date="2026-10-11T12:04:40Z">
        <w:r>
          <w:rPr>
            <w:rtl/>
          </w:rPr>
          <w:t xml:space="preserve">,</w:t>
        </w:r>
      </w:ins>
      <w:del w:id="95572" w:author="מנוע מכני" w:date="2026-10-11T12:04:40Z">
        <w:r>
          <w:rPr>
            <w:rtl/>
          </w:rPr>
          <w:delText xml:space="preserve">;</w:delText>
        </w:r>
      </w:del>
      <w:r>
        <w:rPr>
          <w:rtl/>
        </w:rPr>
        <w:t xml:space="preserve"> </w:t>
      </w:r>
      <w:r>
        <w:rPr>
          <w:rFonts w:hint="cs"/>
          <w:rtl/>
        </w:rPr>
        <w:t>-</w:t>
      </w:r>
      <w:r>
        <w:rPr>
          <w:rtl/>
        </w:rPr>
        <w:t>שלשה לוגין.</w:t>
      </w:r>
    </w:p>
    <w:p w:rsidR="00DA63EC" w:rsidRDefault="00DA63EC" w:rsidP="00DA63EC">
      <w:pPr>
        <w:tabs>
          <w:tab w:val="center" w:pos="2835"/>
        </w:tabs>
        <w:rPr>
          <w:rtl/>
        </w:rPr>
      </w:pPr>
      <w:r>
        <w:rPr>
          <w:rFonts w:hint="cs"/>
          <w:rtl/>
        </w:rPr>
        <w:t>יהיה' ש</w:t>
      </w:r>
      <w:r>
        <w:rPr>
          <w:rtl/>
        </w:rPr>
        <w:t>אם רצה להוסיף יוסיף</w:t>
      </w:r>
      <w:ins w:id="95573" w:author="מנוע מכני" w:date="2026-10-11T12:04:40Z">
        <w:r>
          <w:rPr>
            <w:rFonts w:hint="cs"/>
            <w:rtl/>
          </w:rPr>
          <w:t xml:space="preserve"> </w:t>
        </w:r>
      </w:ins>
      <w:del w:id="95574" w:author="מנוע מכני" w:date="2026-10-11T12:04:40Z">
        <w:r>
          <w:rPr>
            <w:rFonts w:hint="cs"/>
            <w:rtl/>
          </w:rPr>
          <w:delText xml:space="preserve"> </w:delText>
        </w:r>
        <w:r w:rsidRPr="00A71A5E">
          <w:rPr>
            <w:rStyle w:val="afffff0"/>
            <w:rFonts w:hint="cs"/>
            <w:rtl/>
          </w:rPr>
          <w:delText xml:space="preserve"> </w:delText>
        </w:r>
      </w:del>
      <w:r w:rsidRPr="00A71A5E">
        <w:rPr>
          <w:rStyle w:val="afffff0"/>
          <w:rFonts w:hint="cs"/>
          <w:rtl/>
        </w:rPr>
        <w:t xml:space="preserve">'ככה' </w:t>
      </w:r>
      <w:r>
        <w:rPr>
          <w:rFonts w:hint="cs"/>
          <w:rtl/>
        </w:rPr>
        <w:t>ש</w:t>
      </w:r>
      <w:r>
        <w:rPr>
          <w:rtl/>
        </w:rPr>
        <w:t>יכול יפחות</w:t>
      </w:r>
    </w:p>
    <w:p w:rsidR="00DA63EC" w:rsidRDefault="00DA63EC" w:rsidP="00DA63EC">
      <w:pPr>
        <w:pStyle w:val="affffd"/>
        <w:rPr>
          <w:del w:id="90175" w:author="מנוע עיצוב" w:date="2026-10-11T12:09:26Z"/>
          <w:rtl/>
        </w:rPr>
      </w:pPr>
      <w:del w:id="90174" w:author="מנוע עיצוב" w:date="2026-10-11T12:09:26Z">
        <w:r>
          <w:rPr>
            <w:rtl/>
          </w:rPr>
          <w:delText xml:space="preserve">׹</w:delText>
        </w:r>
      </w:del>
    </w:p>
    <w:p w:rsidR="00DA63EC" w:rsidRDefault="00DA63EC" w:rsidP="00DA63EC">
      <w:pPr>
        <w:pStyle w:val="affff1"/>
        <w:ind w:end="0"/>
        <w:rPr>
          <w:rtl/>
        </w:rPr>
        <w:pPrChange w:id="20121" w:author="קלוד" w:date="2026-10-11T09:07:26Z">
          <w:pPr>
            <w:pStyle w:val="affff1"/>
            <w:rPr>
              <w:rtl/>
            </w:rPr>
          </w:pPr>
        </w:pPrChange>
      </w:pPr>
      <w:ins w:id="9885" w:author="מספור קטעי משנה" w:date="2026-10-11T09:35:12Z">
        <w:r>
          <w:rPr>
            <w:rStyle w:val="MisparKeta"/>
          </w:rPr>
          <w:t xml:space="preserve">ז. </w:t>
        </w:r>
      </w:ins>
      <w:r>
        <w:rPr>
          <w:rtl/>
        </w:rPr>
        <w:t>שמן - לא יפחות מן הלוג, רבי אומר: שלשה לוגין.</w:t>
      </w:r>
    </w:p>
    <w:p w:rsidR="00DA63EC" w:rsidRDefault="00DA63EC" w:rsidP="00DA63EC">
      <w:pPr>
        <w:tabs>
          <w:tab w:val="center" w:pos="2835"/>
        </w:tabs>
        <w:rPr>
          <w:rtl/>
        </w:rPr>
      </w:pPr>
      <w:r>
        <w:rPr>
          <w:rFonts w:hint="cs"/>
          <w:rtl/>
        </w:rPr>
        <w:t xml:space="preserve">רבנן לפני </w:t>
      </w:r>
      <w:r>
        <w:rPr>
          <w:rStyle w:val="2fb"/>
          <w:rFonts w:hint="cs"/>
          <w:rtl/>
        </w:rPr>
        <w:t xml:space="preserve">ר</w:t>
      </w:r>
      <w:r>
        <w:rPr>
          <w:rStyle w:val="2fb"/>
          <w:rtl/>
        </w:rPr>
        <w:t>"</w:t>
      </w:r>
      <w:r>
        <w:rPr>
          <w:rStyle w:val="2fb"/>
          <w:rFonts w:hint="cs"/>
          <w:rtl/>
        </w:rPr>
        <w:t xml:space="preserve">פ</w:t>
      </w:r>
      <w:r>
        <w:rPr>
          <w:rFonts w:hint="cs"/>
          <w:rtl/>
        </w:rPr>
        <w:t xml:space="preserve"> </w:t>
      </w:r>
    </w:p>
    <w:p>
      <w:pPr>
        <w:pStyle w:val="38"/>
        <w:rPr>
          <w:ins w:id="102242" w:author="מנוע מכני" w:date="2026-10-11T12:04:40Z"/>
        </w:rPr>
      </w:pPr>
      <w:ins w:id="92235" w:author="מנוע מכני" w:date="2026-10-11T12:04:40Z">
        <w:r>
          <w:t xml:space="preserve">וחלקו</w:t>
        </w:r>
      </w:ins>
    </w:p>
    <w:p w:rsidR="00DA63EC" w:rsidRDefault="00DA63EC" w:rsidP="00DA63EC">
      <w:pPr>
        <w:tabs>
          <w:tab w:val="center" w:pos="2835"/>
        </w:tabs>
        <w:rPr>
          <w:rtl/>
        </w:rPr>
      </w:pPr>
      <w:del w:id="92236" w:author="מנוע מכני" w:date="2026-10-11T12:04:40Z">
        <w:r w:rsidRPr="00B531AC">
          <w:rPr>
            <w:rFonts w:hint="cs"/>
            <w:b/>
            <w:bCs/>
            <w:rtl/>
          </w:rPr>
          <w:delText xml:space="preserve">ופליגי</w:delText>
        </w:r>
      </w:del>
      <w:del w:id="102243" w:author="מנוע מכני" w:date="2026-10-11T12:04:40Z">
        <w:r>
          <w:rPr>
            <w:rtl/>
          </w:rPr>
          <w:delText xml:space="preserve"> </w:delText>
        </w:r>
      </w:del>
      <w:r>
        <w:rPr>
          <w:rtl/>
        </w:rPr>
        <w:t xml:space="preserve">בדון מינה ומינה, בדון מינה ואוקים באתרה </w:t>
      </w:r>
    </w:p>
    <w:p>
      <w:pPr>
        <w:pStyle w:val="38"/>
        <w:rPr>
          <w:ins w:id="102244" w:author="מנוע מכני" w:date="2026-10-11T12:04:40Z"/>
        </w:rPr>
      </w:pPr>
      <w:r>
        <w:t>ל</w:t>
      </w:r>
      <w:r>
        <w:t xml:space="preserve">רבנן:</w:t>
      </w:r>
    </w:p>
    <w:p w:rsidR="00DA63EC" w:rsidRDefault="00DA63EC" w:rsidP="00DA63EC">
      <w:pPr>
        <w:tabs>
          <w:tab w:val="center" w:pos="2835"/>
        </w:tabs>
        <w:rPr>
          <w:rtl/>
        </w:rPr>
      </w:pPr>
      <w:del w:id="102245" w:author="מנוע מכני" w:date="2026-10-11T12:04:40Z">
        <w:r>
          <w:rPr>
            <w:rtl/>
          </w:rPr>
          <w:delText xml:space="preserve"> </w:delText>
        </w:r>
      </w:del>
      <w:r>
        <w:rPr>
          <w:rtl/>
        </w:rPr>
        <w:t xml:space="preserve">דון מינה ומינה, מה מנחה מתנדבין אף שמן </w:t>
      </w:r>
      <w:ins w:id="92237" w:author="מנוע מכני" w:date="2026-10-11T12:04:40Z">
        <w:r>
          <w:rPr>
            <w:rtl/>
          </w:rPr>
          <w:t xml:space="preserve">גם</w:t>
        </w:r>
      </w:ins>
      <w:del w:id="92238" w:author="מנוע מכני" w:date="2026-10-11T12:04:40Z">
        <w:r>
          <w:rPr>
            <w:rtl/>
          </w:rPr>
          <w:delText xml:space="preserve">נמי</w:delText>
        </w:r>
      </w:del>
      <w:r>
        <w:rPr>
          <w:rtl/>
        </w:rPr>
        <w:t xml:space="preserve"> מתנדבין, ומינה, מה מנחה בלוג אף שמן בלוג</w:t>
      </w:r>
      <w:ins w:id="95575" w:author="מנוע מכני" w:date="2026-10-11T12:04:40Z">
        <w:r>
          <w:rPr>
            <w:rtl/>
          </w:rPr>
          <w:t xml:space="preserve">,</w:t>
        </w:r>
      </w:ins>
      <w:del w:id="95576" w:author="מנוע מכני" w:date="2026-10-11T12:04:40Z">
        <w:r>
          <w:rPr>
            <w:rtl/>
          </w:rPr>
          <w:delText xml:space="preserve">;</w:delText>
        </w:r>
      </w:del>
      <w:r>
        <w:rPr>
          <w:rtl/>
        </w:rPr>
        <w:t xml:space="preserve"> </w:t>
      </w:r>
    </w:p>
    <w:p>
      <w:pPr>
        <w:pStyle w:val="38"/>
        <w:rPr>
          <w:ins w:id="102246" w:author="מנוע מכני" w:date="2026-10-11T12:04:40Z"/>
        </w:rPr>
      </w:pPr>
      <w:r>
        <w:t>ו</w:t>
      </w:r>
      <w:r>
        <w:t>ל</w:t>
      </w:r>
      <w:r>
        <w:t xml:space="preserve">רבי:</w:t>
      </w:r>
    </w:p>
    <w:p w:rsidR="00DA63EC" w:rsidRDefault="00DA63EC" w:rsidP="00DA63EC">
      <w:pPr>
        <w:tabs>
          <w:tab w:val="center" w:pos="2835"/>
        </w:tabs>
        <w:rPr>
          <w:rtl/>
        </w:rPr>
      </w:pPr>
      <w:del w:id="102247" w:author="מנוע מכני" w:date="2026-10-11T12:04:40Z">
        <w:r>
          <w:rPr>
            <w:rtl/>
          </w:rPr>
          <w:delText xml:space="preserve"> </w:delText>
        </w:r>
      </w:del>
      <w:r>
        <w:rPr>
          <w:rtl/>
        </w:rPr>
        <w:t xml:space="preserve">דון מינה </w:t>
      </w:r>
      <w:ins w:id="95915" w:author="מנוע מכני" w:date="2026-10-11T12:04:40Z">
        <w:r>
          <w:rPr>
            <w:rtl/>
          </w:rPr>
          <w:t xml:space="preserve">והעמד</w:t>
        </w:r>
      </w:ins>
      <w:del w:id="95916" w:author="מנוע מכני" w:date="2026-10-11T12:04:40Z">
        <w:r>
          <w:rPr>
            <w:rtl/>
          </w:rPr>
          <w:delText xml:space="preserve">ואוקי</w:delText>
        </w:r>
      </w:del>
      <w:r>
        <w:rPr>
          <w:rtl/>
        </w:rPr>
        <w:t xml:space="preserve"> באתרה, מה מנחה מתנדבין אף שמן </w:t>
      </w:r>
      <w:ins w:id="92239" w:author="מנוע מכני" w:date="2026-10-11T12:04:40Z">
        <w:r>
          <w:rPr>
            <w:rtl/>
          </w:rPr>
          <w:t xml:space="preserve">גם</w:t>
        </w:r>
      </w:ins>
      <w:del w:id="92240" w:author="מנוע מכני" w:date="2026-10-11T12:04:40Z">
        <w:r>
          <w:rPr>
            <w:rtl/>
          </w:rPr>
          <w:delText xml:space="preserve">נמי</w:delText>
        </w:r>
      </w:del>
      <w:r>
        <w:rPr>
          <w:rtl/>
        </w:rPr>
        <w:t xml:space="preserve"> מתנדבין, </w:t>
      </w:r>
      <w:ins w:id="95917" w:author="מנוע מכני" w:date="2026-10-11T12:04:40Z">
        <w:r>
          <w:rPr>
            <w:rtl/>
          </w:rPr>
          <w:t xml:space="preserve">והעמד</w:t>
        </w:r>
      </w:ins>
      <w:del w:id="95918" w:author="מנוע מכני" w:date="2026-10-11T12:04:40Z">
        <w:r>
          <w:rPr>
            <w:rtl/>
          </w:rPr>
          <w:delText xml:space="preserve">ואוקי</w:delText>
        </w:r>
      </w:del>
      <w:r>
        <w:rPr>
          <w:rtl/>
        </w:rPr>
        <w:t xml:space="preserve"> באתרה, כנסכים, מה נסכים שלשת לוגין אף שמן </w:t>
      </w:r>
      <w:ins w:id="92241" w:author="מנוע מכני" w:date="2026-10-11T12:04:40Z">
        <w:r>
          <w:rPr>
            <w:rtl/>
          </w:rPr>
          <w:t xml:space="preserve">גם</w:t>
        </w:r>
      </w:ins>
      <w:del w:id="92242" w:author="מנוע מכני" w:date="2026-10-11T12:04:40Z">
        <w:r>
          <w:rPr>
            <w:rtl/>
          </w:rPr>
          <w:delText xml:space="preserve">נמי</w:delText>
        </w:r>
      </w:del>
      <w:r>
        <w:rPr>
          <w:rtl/>
        </w:rPr>
        <w:t xml:space="preserve"> שלשת לוגין.</w:t>
      </w:r>
    </w:p>
    <w:p>
      <w:pPr>
        <w:pStyle w:val="38"/>
        <w:rPr>
          <w:ins w:id="102249" w:author="מנוע מכני" w:date="2026-10-11T12:04:40Z"/>
        </w:rPr>
      </w:pPr>
      <w:del w:id="102248" w:author="מנוע מכני" w:date="2026-10-11T12:04:40Z">
        <w:r w:rsidRPr="00EC2024">
          <w:delText xml:space="preserve">•</w:delText>
        </w:r>
      </w:del>
      <w:r w:rsidRPr="00EC2024">
        <w:t xml:space="preserve"> </w:t>
      </w:r>
      <w:r w:rsidRPr="00EC2024">
        <w:t>א</w:t>
      </w:r>
      <w:r w:rsidRPr="00EC2024">
        <w:t>"</w:t>
      </w:r>
      <w:r w:rsidRPr="00EC2024">
        <w:t xml:space="preserve">ל</w:t>
      </w:r>
      <w:r w:rsidRPr="00EC2024">
        <w:t xml:space="preserve"> </w:t>
      </w:r>
      <w:ins w:id="90579" w:author="מנוע מכני" w:date="2026-10-11T12:04:40Z">
        <w:r>
          <w:t xml:space="preserve">ר"פ</w:t>
        </w:r>
      </w:ins>
      <w:del w:id="90580" w:author="מנוע מכני" w:date="2026-10-11T12:04:40Z">
        <w:r w:rsidRPr="00EC2024">
          <w:delText xml:space="preserve">רב פפא</w:delText>
        </w:r>
      </w:del>
      <w:r w:rsidRPr="00EC2024">
        <w:t xml:space="preserve">:</w:t>
      </w:r>
    </w:p>
    <w:p w:rsidR="00DA63EC" w:rsidRPr="00EC2024" w:rsidRDefault="00DA63EC" w:rsidP="00DA63EC">
      <w:pPr>
        <w:tabs>
          <w:tab w:val="center" w:pos="2835"/>
        </w:tabs>
        <w:rPr>
          <w:spacing w:val="-2"/>
          <w:rtl/>
        </w:rPr>
      </w:pPr>
      <w:del w:id="102250" w:author="מנוע מכני" w:date="2026-10-11T12:04:40Z">
        <w:r w:rsidRPr="00EC2024">
          <w:rPr>
            <w:spacing w:val="-2"/>
            <w:rtl/>
          </w:rPr>
          <w:delText xml:space="preserve"> </w:delText>
        </w:r>
      </w:del>
      <w:ins w:id="96489" w:author="מנוע מכני" w:date="2026-10-11T12:04:40Z">
        <w:r>
          <w:rPr>
            <w:spacing w:val="-2"/>
            <w:rtl/>
          </w:rPr>
          <w:t xml:space="preserve">אם </w:t>
        </w:r>
      </w:ins>
      <w:del w:id="96490" w:author="מנוע מכני" w:date="2026-10-11T12:04:40Z">
        <w:r w:rsidRPr="00EC2024">
          <w:rPr>
            <w:spacing w:val="-2"/>
            <w:rtl/>
          </w:rPr>
          <w:delText xml:space="preserve">אי </w:delText>
        </w:r>
      </w:del>
      <w:r w:rsidRPr="00EC2024">
        <w:rPr>
          <w:spacing w:val="-2"/>
          <w:rtl/>
        </w:rPr>
        <w:t xml:space="preserve">ממנחה גמר </w:t>
      </w:r>
      <w:r w:rsidRPr="00EC2024">
        <w:rPr>
          <w:rStyle w:val="2fb"/>
          <w:spacing w:val="-2"/>
          <w:rtl/>
        </w:rPr>
        <w:t xml:space="preserve">רבי</w:t>
      </w:r>
      <w:r w:rsidRPr="00EC2024">
        <w:rPr>
          <w:spacing w:val="-2"/>
          <w:rtl/>
        </w:rPr>
        <w:t xml:space="preserve">, </w:t>
      </w:r>
      <w:r w:rsidRPr="00EC2024">
        <w:rPr>
          <w:rFonts w:hint="cs"/>
          <w:b/>
          <w:bCs/>
          <w:spacing w:val="-2"/>
          <w:rtl/>
        </w:rPr>
        <w:t>לכו</w:t>
      </w:r>
      <w:r w:rsidRPr="00EC2024">
        <w:rPr>
          <w:b/>
          <w:bCs/>
          <w:spacing w:val="-2"/>
          <w:rtl/>
        </w:rPr>
        <w:t>"</w:t>
      </w:r>
      <w:r w:rsidRPr="00EC2024">
        <w:rPr>
          <w:rFonts w:hint="cs"/>
          <w:b/>
          <w:bCs/>
          <w:spacing w:val="-2"/>
          <w:rtl/>
        </w:rPr>
        <w:t>ע</w:t>
      </w:r>
      <w:r w:rsidRPr="00EC2024">
        <w:rPr>
          <w:rFonts w:hint="cs"/>
          <w:spacing w:val="-2"/>
          <w:rtl/>
        </w:rPr>
        <w:t xml:space="preserve"> </w:t>
      </w:r>
      <w:r w:rsidRPr="00EC2024">
        <w:rPr>
          <w:spacing w:val="-2"/>
          <w:rtl/>
        </w:rPr>
        <w:t xml:space="preserve">לא</w:t>
      </w:r>
      <w:r w:rsidRPr="00EC2024">
        <w:rPr>
          <w:spacing w:val="-2"/>
          <w:rtl/>
        </w:rPr>
        <w:t xml:space="preserve"> </w:t>
      </w:r>
      <w:ins w:id="92243" w:author="מנוע מכני" w:date="2026-10-11T12:04:40Z">
        <w:r>
          <w:rPr>
            <w:spacing w:val="-2"/>
            <w:rtl/>
          </w:rPr>
          <w:t xml:space="preserve">חלקו</w:t>
        </w:r>
      </w:ins>
      <w:del w:id="92244" w:author="מנוע מכני" w:date="2026-10-11T12:04:40Z">
        <w:r w:rsidRPr="00EC2024">
          <w:rPr>
            <w:spacing w:val="-2"/>
            <w:rtl/>
          </w:rPr>
          <w:delText xml:space="preserve">פליגי</w:delText>
        </w:r>
      </w:del>
      <w:r w:rsidRPr="00EC2024">
        <w:rPr>
          <w:spacing w:val="-2"/>
          <w:rtl/>
        </w:rPr>
        <w:t xml:space="preserve"> דון מינה ומינה, אלא </w:t>
      </w:r>
      <w:r w:rsidRPr="00EC2024">
        <w:rPr>
          <w:rStyle w:val="2fb"/>
          <w:spacing w:val="-2"/>
          <w:rtl/>
        </w:rPr>
        <w:t xml:space="preserve">רבי</w:t>
      </w:r>
      <w:r w:rsidRPr="00EC2024">
        <w:rPr>
          <w:spacing w:val="-2"/>
          <w:rtl/>
        </w:rPr>
        <w:t xml:space="preserve"> מאזרח גמיר לה.</w:t>
      </w:r>
    </w:p>
    <w:p>
      <w:pPr>
        <w:pStyle w:val="38"/>
        <w:rPr>
          <w:ins w:id="102251" w:author="מנוע מכני" w:date="2026-10-11T12:04:40Z"/>
        </w:rPr>
      </w:pPr>
      <w:del w:id="102629" w:author="מנוע מכני" w:date="2026-10-11T12:04:40Z">
        <w:r w:rsidRPr="00EC2024">
          <w:delText xml:space="preserve">א</w:delText>
        </w:r>
        <w:r w:rsidRPr="00EC2024">
          <w:delText xml:space="preserve">"</w:delText>
        </w:r>
        <w:r w:rsidRPr="00EC2024">
          <w:delText xml:space="preserve">ל </w:delText>
        </w:r>
      </w:del>
      <w:r w:rsidRPr="00EC2024">
        <w:t xml:space="preserve">רהבדר</w:t>
      </w:r>
      <w:r w:rsidRPr="00EC2024">
        <w:t>"</w:t>
      </w:r>
      <w:r w:rsidRPr="00EC2024">
        <w:t>נ לר</w:t>
      </w:r>
      <w:r w:rsidRPr="00EC2024">
        <w:t>"</w:t>
      </w:r>
      <w:r w:rsidRPr="00EC2024">
        <w:t>פ</w:t>
      </w:r>
      <w:r w:rsidRPr="00EC2024">
        <w:t xml:space="preserve">:</w:t>
      </w:r>
    </w:p>
    <w:p w:rsidR="00DA63EC" w:rsidRPr="00EC2024" w:rsidRDefault="00DA63EC" w:rsidP="00DA63EC">
      <w:pPr>
        <w:tabs>
          <w:tab w:val="center" w:pos="2835"/>
        </w:tabs>
        <w:rPr>
          <w:spacing w:val="-6"/>
          <w:rtl/>
        </w:rPr>
      </w:pPr>
      <w:del w:id="102252" w:author="מנוע מכני" w:date="2026-10-11T12:04:40Z">
        <w:r w:rsidRPr="00EC2024">
          <w:rPr>
            <w:spacing w:val="-6"/>
            <w:rtl/>
          </w:rPr>
          <w:delText xml:space="preserve"> </w:delText>
        </w:r>
      </w:del>
      <w:r w:rsidRPr="00EC2024">
        <w:rPr>
          <w:spacing w:val="-6"/>
          <w:rtl/>
        </w:rPr>
        <w:t xml:space="preserve">והתניא:</w:t>
      </w:r>
      <w:r w:rsidRPr="00EC2024">
        <w:rPr>
          <w:rStyle w:val="afffff0"/>
          <w:spacing w:val="-6"/>
          <w:rtl/>
        </w:rPr>
        <w:t xml:space="preserve"> </w:t>
      </w:r>
      <w:r w:rsidRPr="00EC2024">
        <w:rPr>
          <w:rStyle w:val="afffff0"/>
          <w:rFonts w:hint="cs"/>
          <w:spacing w:val="-6"/>
          <w:rtl/>
        </w:rPr>
        <w:t>'</w:t>
      </w:r>
      <w:r w:rsidRPr="00EC2024">
        <w:rPr>
          <w:rStyle w:val="afffff0"/>
          <w:spacing w:val="-6"/>
          <w:rtl/>
        </w:rPr>
        <w:t>קרבן</w:t>
      </w:r>
      <w:r w:rsidRPr="00EC2024">
        <w:rPr>
          <w:rStyle w:val="afffff0"/>
          <w:rFonts w:hint="cs"/>
          <w:spacing w:val="-6"/>
          <w:rtl/>
        </w:rPr>
        <w:t>'</w:t>
      </w:r>
      <w:r w:rsidRPr="00EC2024">
        <w:rPr>
          <w:rStyle w:val="afffff0"/>
          <w:spacing w:val="-6"/>
          <w:rtl/>
        </w:rPr>
        <w:t xml:space="preserve"> </w:t>
      </w:r>
      <w:r w:rsidRPr="00EC2024">
        <w:rPr>
          <w:spacing w:val="-6"/>
          <w:rtl/>
        </w:rPr>
        <w:t xml:space="preserve">- מלמד שמתנדבין שמן שלשת לוגין</w:t>
      </w:r>
      <w:ins w:id="95577" w:author="מנוע מכני" w:date="2026-10-11T12:04:40Z">
        <w:r>
          <w:rPr>
            <w:spacing w:val="-6"/>
            <w:rtl/>
          </w:rPr>
          <w:t xml:space="preserve">,</w:t>
        </w:r>
      </w:ins>
      <w:del w:id="95578" w:author="מנוע מכני" w:date="2026-10-11T12:04:40Z">
        <w:r w:rsidRPr="00EC2024">
          <w:rPr>
            <w:spacing w:val="-6"/>
            <w:rtl/>
          </w:rPr>
          <w:delText xml:space="preserve">;</w:delText>
        </w:r>
      </w:del>
      <w:r w:rsidRPr="00EC2024">
        <w:rPr>
          <w:spacing w:val="-6"/>
          <w:rtl/>
        </w:rPr>
        <w:t xml:space="preserve"> </w:t>
      </w:r>
      <w:r w:rsidRPr="00EC2024">
        <w:rPr>
          <w:rStyle w:val="2fb"/>
          <w:rFonts w:hint="cs"/>
          <w:spacing w:val="-6"/>
          <w:rtl/>
        </w:rPr>
        <w:t>וכ</w:t>
      </w:r>
      <w:r w:rsidRPr="00EC2024">
        <w:rPr>
          <w:rStyle w:val="2fb"/>
          <w:spacing w:val="-6"/>
          <w:rtl/>
        </w:rPr>
        <w:t xml:space="preserve">רבי</w:t>
      </w:r>
      <w:r w:rsidRPr="00EC2024">
        <w:rPr>
          <w:spacing w:val="-6"/>
          <w:rtl/>
        </w:rPr>
        <w:t xml:space="preserve">, </w:t>
      </w:r>
      <w:ins w:id="97787" w:author="מנוע מכני" w:date="2026-10-11T12:04:40Z">
        <w:r>
          <w:rPr>
            <w:spacing w:val="-6"/>
            <w:rtl/>
          </w:rPr>
          <w:t xml:space="preserve">ומביא</w:t>
        </w:r>
      </w:ins>
      <w:del w:id="97788" w:author="מנוע מכני" w:date="2026-10-11T12:04:40Z">
        <w:r w:rsidRPr="00EC2024">
          <w:rPr>
            <w:spacing w:val="-6"/>
            <w:rtl/>
          </w:rPr>
          <w:delText xml:space="preserve">ומייתי</w:delText>
        </w:r>
      </w:del>
      <w:r w:rsidRPr="00EC2024">
        <w:rPr>
          <w:spacing w:val="-6"/>
          <w:rtl/>
        </w:rPr>
        <w:t xml:space="preserve"> לה מקרבן!</w:t>
      </w:r>
    </w:p>
    <w:p>
      <w:pPr>
        <w:pStyle w:val="38"/>
        <w:rPr>
          <w:ins w:id="102253" w:author="מנוע מכני" w:date="2026-10-11T12:04:40Z"/>
        </w:rPr>
      </w:pPr>
      <w:r>
        <w:lastRenderedPageBreak/>
        <w:t xml:space="preserve">א"ל</w:t>
      </w:r>
      <w:r>
        <w:lastRenderedPageBreak/>
        <w:t xml:space="preserve">:</w:t>
      </w:r>
    </w:p>
    <w:p w:rsidR="00DA63EC" w:rsidRDefault="00DA63EC" w:rsidP="00DA63EC">
      <w:pPr>
        <w:tabs>
          <w:tab w:val="center" w:pos="2835"/>
        </w:tabs>
        <w:rPr>
          <w:rtl/>
        </w:rPr>
      </w:pPr>
      <w:del w:id="102254" w:author="מנוע מכני" w:date="2026-10-11T12:04:40Z">
        <w:r>
          <w:rPr>
            <w:rtl/>
          </w:rPr>
          <w:lastRenderedPageBreak/>
          <w:delText xml:space="preserve"> </w:delText>
        </w:r>
      </w:del>
      <w:ins w:id="96491" w:author="מנוע מכני" w:date="2026-10-11T12:04:40Z">
        <w:r>
          <w:rPr>
            <w:rtl/>
          </w:rPr>
          <w:t xml:space="preserve">אם </w:t>
        </w:r>
      </w:ins>
      <w:del w:id="96492" w:author="מנוע מכני" w:date="2026-10-11T12:04:40Z">
        <w:r>
          <w:rPr>
            <w:rtl/>
          </w:rPr>
          <w:lastRenderedPageBreak/>
          <w:delText xml:space="preserve">אי </w:delText>
        </w:r>
      </w:del>
      <w:r>
        <w:rPr>
          <w:rtl/>
        </w:rPr>
        <w:lastRenderedPageBreak/>
        <w:t xml:space="preserve">תניא</w:t>
      </w:r>
      <w:r>
        <w:rPr>
          <w:rtl/>
        </w:rPr>
        <w:lastRenderedPageBreak/>
        <w:t xml:space="preserve"> </w:t>
      </w:r>
      <w:r>
        <w:rPr>
          <w:rtl/>
        </w:rPr>
        <w:lastRenderedPageBreak/>
        <w:t xml:space="preserve">תניא</w:t>
      </w:r>
      <w:r>
        <w:rPr>
          <w:rtl/>
        </w:rPr>
        <w:lastRenderedPageBreak/>
        <w:t xml:space="preserve">.</w:t>
      </w:r>
    </w:p>
    <w:p w:rsidR="00DA63EC" w:rsidRDefault="00DA63EC" w:rsidP="00DA63EC">
      <w:pPr>
        <w:pStyle w:val="affffd"/>
        <w:rPr>
          <w:del w:id="90177" w:author="מנוע עיצוב" w:date="2026-10-11T12:09:26Z"/>
          <w:rtl/>
        </w:rPr>
      </w:pPr>
      <w:del w:id="90176" w:author="מנוע עיצוב" w:date="2026-10-11T12:09:26Z">
        <w:r>
          <w:rPr>
            <w:rtl/>
          </w:rPr>
          <w:delText xml:space="preserve">׹</w:delText>
        </w:r>
      </w:del>
    </w:p>
    <w:p w:rsidR="00DA63EC" w:rsidRDefault="00DA63EC" w:rsidP="00DA63EC">
      <w:pPr>
        <w:pStyle w:val="affff1"/>
        <w:ind w:end="0"/>
        <w:rPr>
          <w:rtl/>
        </w:rPr>
        <w:pPrChange w:id="20122" w:author="קלוד" w:date="2026-10-11T09:07:26Z">
          <w:pPr>
            <w:pStyle w:val="affff1"/>
            <w:rPr>
              <w:rtl/>
            </w:rPr>
          </w:pPr>
        </w:pPrChange>
      </w:pPr>
      <w:ins w:id="9886" w:author="מספור קטעי משנה" w:date="2026-10-11T09:35:12Z">
        <w:r>
          <w:rPr>
            <w:rStyle w:val="MisparKeta"/>
          </w:rPr>
          <w:t xml:space="preserve">ה. </w:t>
        </w:r>
      </w:ins>
      <w:r>
        <w:rPr>
          <w:rtl/>
        </w:rPr>
        <w:t>פירשתי ואיני יודע מה פירשתי - יביא כיום מרובה.</w:t>
      </w:r>
    </w:p>
    <w:p>
      <w:pPr>
        <w:pStyle w:val="38"/>
        <w:rPr>
          <w:ins w:id="102255" w:author="מנוע מכני" w:date="2026-10-11T12:04:40Z"/>
        </w:rPr>
      </w:pPr>
      <w:r>
        <w:t xml:space="preserve">תנא:</w:t>
      </w:r>
    </w:p>
    <w:p w:rsidR="00DA63EC" w:rsidRDefault="00DA63EC" w:rsidP="00DA63EC">
      <w:pPr>
        <w:tabs>
          <w:tab w:val="center" w:pos="2835"/>
        </w:tabs>
        <w:rPr>
          <w:rtl/>
        </w:rPr>
      </w:pPr>
      <w:del w:id="102256" w:author="מנוע מכני" w:date="2026-10-11T12:04:40Z">
        <w:r>
          <w:rPr>
            <w:rtl/>
          </w:rPr>
          <w:delText xml:space="preserve"> </w:delText>
        </w:r>
      </w:del>
      <w:r>
        <w:rPr>
          <w:rtl/>
        </w:rPr>
        <w:t xml:space="preserve">כיום טוב הראשון של חג שחל להיות בשבת.</w:t>
      </w:r>
    </w:p>
    <w:p w:rsidR="00DA63EC" w:rsidRDefault="00DA63EC" w:rsidP="00DA63EC">
      <w:pPr>
        <w:pStyle w:val="affffd"/>
        <w:rPr>
          <w:rtl/>
        </w:rPr>
      </w:pPr>
      <w:r>
        <w:rPr>
          <w:rtl/>
        </w:rPr>
        <w:t>׹</w:t>
      </w:r>
    </w:p>
    <w:p>
      <w:pPr>
        <w:pStyle w:val="MishnaBatzad"/>
        <w:rPr>
          <w:ins w:id="20508" w:author="קלוד" w:date="2026-10-11T09:07:26Z"/>
        </w:rPr>
      </w:pPr>
      <w:ins w:id="20507" w:author="קלוד" w:date="2026-10-11T09:07:26Z">
        <w:r>
          <w:t xml:space="preserve">משנה ו</w:t>
        </w:r>
      </w:ins>
    </w:p>
    <w:p w:rsidR="00DA63EC" w:rsidRPr="000A334C" w:rsidRDefault="00DA63EC" w:rsidP="003B6D22">
      <w:pPr>
        <w:pStyle w:val="afff9"/>
        <w:rPr>
          <w:del w:id="20306" w:author="קלוד" w:date="2026-10-11T09:07:26Z"/>
          <w:rtl/>
        </w:rPr>
      </w:pPr>
      <w:del w:id="20305" w:author="קלוד" w:date="2026-10-11T09:07:26Z">
        <w:r w:rsidRPr="000A334C">
          <w:rPr>
            <w:rtl/>
          </w:rPr>
          <w:delText xml:space="preserve">מתני'.</w:delText>
        </w:r>
      </w:del>
    </w:p>
    <w:p w:rsidR="00DA63EC" w:rsidRPr="000A334C" w:rsidRDefault="00DA63EC" w:rsidP="003B6D22">
      <w:pPr>
        <w:pStyle w:val="afff9"/>
        <w:spacing w:before="120"/>
        <w:rPr>
          <w:rtl/>
        </w:rPr>
        <w:pPrChange w:id="90093" w:author="קלוד" w:date="2026-10-11T12:09:42Z">
          <w:pPr>
            <w:pStyle w:val="afff9"/>
          </w:pPr>
        </w:pPrChange>
      </w:pPr>
      <w:r>
        <w:rPr>
          <w:rtl/>
        </w:rPr>
        <w:t xml:space="preserve">הרי עלי עולה - יביא כבש, </w:t>
      </w:r>
      <w:r>
        <w:rPr>
          <w:rStyle w:val="TanaimMishna"/>
          <w:rtl/>
          <w:rPrChange w:id="103789" w:author="Claude" w:date="2026-10-11T09:07:48Z">
            <w:rPr>
              <w:rtl/>
            </w:rPr>
          </w:rPrChange>
        </w:rPr>
        <w:t xml:space="preserve">ר' אלעזר בן עזריה</w:t>
      </w:r>
      <w:r>
        <w:rPr>
          <w:rtl/>
        </w:rPr>
        <w:t xml:space="preserve"> אומר</w:t>
      </w:r>
      <w:r>
        <w:rPr>
          <w:rStyle w:val="TanaimMishna"/>
          <w:rtl/>
          <w:rPrChange w:id="103790" w:author="Claude" w:date="2026-10-11T09:07:48Z">
            <w:rPr>
              <w:rtl/>
            </w:rPr>
          </w:rPrChange>
        </w:rPr>
        <w:t xml:space="preserve">:</w:t>
      </w:r>
      <w:r>
        <w:rPr>
          <w:rtl/>
        </w:rPr>
        <w:t xml:space="preserve"> או תור או בן יונה.</w:t>
      </w:r>
    </w:p>
    <w:p w:rsidR="00DA63EC" w:rsidRPr="000A334C" w:rsidRDefault="00DA63EC" w:rsidP="003B6D22">
      <w:pPr>
        <w:pStyle w:val="afff9"/>
        <w:rPr>
          <w:rtl/>
        </w:rPr>
      </w:pPr>
      <w:r w:rsidRPr="000A334C">
        <w:rPr>
          <w:rtl/>
        </w:rPr>
        <w:t xml:space="preserve">פירשתי מן הבקר ואיני יודע מה פירשתי - יביא פר ועגל; </w:t>
      </w:r>
    </w:p>
    <w:p w:rsidR="00DA63EC" w:rsidRPr="000A334C" w:rsidRDefault="00DA63EC" w:rsidP="003B6D22">
      <w:pPr>
        <w:pStyle w:val="afff9"/>
        <w:rPr>
          <w:rtl/>
        </w:rPr>
      </w:pPr>
      <w:r w:rsidRPr="000A334C">
        <w:rPr>
          <w:rtl/>
        </w:rPr>
        <w:t xml:space="preserve">מן הבהמה ואיני יודע מה פירשתי - יביא פר ועגל, איל, שעיר, גדי וטלה; </w:t>
      </w:r>
    </w:p>
    <w:p w:rsidR="00DA63EC" w:rsidRPr="000A334C" w:rsidRDefault="00DA63EC" w:rsidP="003B6D22">
      <w:pPr>
        <w:pStyle w:val="afff9"/>
        <w:rPr>
          <w:rtl/>
        </w:rPr>
      </w:pPr>
      <w:r w:rsidRPr="000A334C">
        <w:rPr>
          <w:rtl/>
        </w:rPr>
        <w:t>פירשתי ואיני יודע מה פירשתי - מוסיף עליהן תור ובן יונה.</w:t>
      </w:r>
    </w:p>
    <w:p w:rsidR="00DA63EC" w:rsidRDefault="00DA63EC" w:rsidP="00DA63EC">
      <w:pPr>
        <w:pStyle w:val="afff3"/>
        <w:framePr w:wrap="around"/>
        <w:rPr>
          <w:rtl/>
        </w:rPr>
      </w:pPr>
      <w:r>
        <w:rPr>
          <w:rFonts w:hint="cs"/>
          <w:rtl/>
        </w:rPr>
        <w:t>קז:</w:t>
      </w:r>
    </w:p>
    <w:p>
      <w:pPr>
        <w:pStyle w:val="MishnaBatzad"/>
        <w:rPr>
          <w:ins w:id="20510" w:author="קלוד" w:date="2026-10-11T09:07:26Z"/>
        </w:rPr>
      </w:pPr>
      <w:ins w:id="20509" w:author="קלוד" w:date="2026-10-11T09:07:26Z">
        <w:r>
          <w:t xml:space="preserve">משנה ז</w:t>
        </w:r>
      </w:ins>
    </w:p>
    <w:p w:rsidR="00DA63EC" w:rsidRPr="000A334C" w:rsidRDefault="00DA63EC" w:rsidP="003B6D22">
      <w:pPr>
        <w:pStyle w:val="afff9"/>
        <w:rPr>
          <w:rtl/>
        </w:rPr>
      </w:pPr>
      <w:r w:rsidRPr="000A334C">
        <w:rPr>
          <w:rtl/>
        </w:rPr>
        <w:t>הרי עלי תודה ושלמים - יביא כבש.</w:t>
      </w:r>
    </w:p>
    <w:p w:rsidR="00DA63EC" w:rsidRPr="000A334C" w:rsidRDefault="00DA63EC" w:rsidP="003B6D22">
      <w:pPr>
        <w:pStyle w:val="afff9"/>
        <w:rPr>
          <w:rtl/>
        </w:rPr>
      </w:pPr>
      <w:r w:rsidRPr="000A334C">
        <w:rPr>
          <w:rtl/>
        </w:rPr>
        <w:t xml:space="preserve">פירשתי מן בקר ואיני יודע מה פירשתי - יביא פר ופרה, עגל ועגלה; </w:t>
      </w:r>
    </w:p>
    <w:p w:rsidR="00DA63EC" w:rsidRPr="000A334C" w:rsidRDefault="00DA63EC" w:rsidP="003B6D22">
      <w:pPr>
        <w:pStyle w:val="afff9"/>
        <w:rPr>
          <w:rtl/>
        </w:rPr>
      </w:pPr>
      <w:r w:rsidRPr="000A334C">
        <w:rPr>
          <w:rtl/>
        </w:rPr>
        <w:t>מן הבהמה ואיני יודע מה פירשתי - יביא פר ופרה, עגל ועגלה, איל ורחלה, שעיר ושעירה, גדי וגדייה, טלה וטלייה.</w:t>
      </w:r>
    </w:p>
    <w:p w:rsidR="00DA63EC" w:rsidRPr="000A334C" w:rsidRDefault="00DA63EC" w:rsidP="003B6D22">
      <w:pPr>
        <w:pStyle w:val="afff9"/>
        <w:rPr>
          <w:rtl/>
        </w:rPr>
      </w:pPr>
      <w:r w:rsidRPr="000A334C">
        <w:rPr>
          <w:rtl/>
        </w:rPr>
        <w:t xml:space="preserve">הרי עלי שור - יביא הוא ונסכיו במנה, </w:t>
      </w:r>
    </w:p>
    <w:p w:rsidR="00DA63EC" w:rsidRPr="000A334C" w:rsidRDefault="00DA63EC" w:rsidP="003B6D22">
      <w:pPr>
        <w:pStyle w:val="afff9"/>
        <w:rPr>
          <w:rtl/>
        </w:rPr>
      </w:pPr>
      <w:r w:rsidRPr="000A334C">
        <w:rPr>
          <w:rtl/>
        </w:rPr>
        <w:t xml:space="preserve">עגל - יביא הוא ונסכיו בחמש, </w:t>
      </w:r>
    </w:p>
    <w:p w:rsidR="00DA63EC" w:rsidRPr="000A334C" w:rsidRDefault="00DA63EC" w:rsidP="003B6D22">
      <w:pPr>
        <w:pStyle w:val="afff9"/>
        <w:rPr>
          <w:rtl/>
        </w:rPr>
      </w:pPr>
      <w:r w:rsidRPr="000A334C">
        <w:rPr>
          <w:rtl/>
        </w:rPr>
        <w:t xml:space="preserve">איל - יביא הוא ונסכיו בשתים, </w:t>
      </w:r>
    </w:p>
    <w:p w:rsidR="00DA63EC" w:rsidRPr="000A334C" w:rsidRDefault="00DA63EC" w:rsidP="003B6D22">
      <w:pPr>
        <w:pStyle w:val="afff9"/>
        <w:rPr>
          <w:rtl/>
        </w:rPr>
      </w:pPr>
      <w:r w:rsidRPr="000A334C">
        <w:rPr>
          <w:rtl/>
        </w:rPr>
        <w:t>כבש - יביא הוא ונסכיו בסלע.</w:t>
      </w:r>
    </w:p>
    <w:p w:rsidR="00DA63EC" w:rsidRPr="000A334C" w:rsidRDefault="00DA63EC" w:rsidP="003B6D22">
      <w:pPr>
        <w:pStyle w:val="afff9"/>
        <w:rPr>
          <w:rtl/>
        </w:rPr>
      </w:pPr>
      <w:r w:rsidRPr="000A334C">
        <w:rPr>
          <w:rtl/>
        </w:rPr>
        <w:t xml:space="preserve">שור במנה - יביא במנה חוץ מנסכיו, </w:t>
      </w:r>
    </w:p>
    <w:p w:rsidR="00DA63EC" w:rsidRPr="000A334C" w:rsidRDefault="00DA63EC" w:rsidP="003B6D22">
      <w:pPr>
        <w:pStyle w:val="afff9"/>
        <w:rPr>
          <w:rtl/>
        </w:rPr>
      </w:pPr>
      <w:r w:rsidRPr="000A334C">
        <w:rPr>
          <w:rtl/>
        </w:rPr>
        <w:t xml:space="preserve">עגל בחמש - יביא בחמש חוץ מנסכיו, </w:t>
      </w:r>
    </w:p>
    <w:p w:rsidR="00DA63EC" w:rsidRPr="000A334C" w:rsidRDefault="00DA63EC" w:rsidP="003B6D22">
      <w:pPr>
        <w:pStyle w:val="afff9"/>
        <w:rPr>
          <w:rtl/>
        </w:rPr>
      </w:pPr>
      <w:r w:rsidRPr="000A334C">
        <w:rPr>
          <w:rtl/>
        </w:rPr>
        <w:t xml:space="preserve">איל בשתים - יביא בשתים חוץ מנסכיו, </w:t>
      </w:r>
    </w:p>
    <w:p w:rsidR="00DA63EC" w:rsidRPr="000A334C" w:rsidRDefault="00DA63EC" w:rsidP="003B6D22">
      <w:pPr>
        <w:pStyle w:val="afff9"/>
        <w:rPr>
          <w:rtl/>
        </w:rPr>
      </w:pPr>
      <w:r w:rsidRPr="000A334C">
        <w:rPr>
          <w:rtl/>
        </w:rPr>
        <w:t>כבש בסלע - יביא בסלע חוץ מנסכיו.</w:t>
      </w:r>
    </w:p>
    <w:p w:rsidR="00DA63EC" w:rsidRPr="00FE1B89" w:rsidRDefault="00DA63EC" w:rsidP="003B6D22">
      <w:pPr>
        <w:pStyle w:val="afff9"/>
        <w:rPr>
          <w:rtl/>
        </w:rPr>
      </w:pPr>
      <w:r w:rsidRPr="00FE1B89">
        <w:rPr>
          <w:rtl/>
        </w:rPr>
        <w:t>שור במנה והביא שנים במנה - לא יצא, ואפילו זה במנה חסר דינר וזה במנה חסר דינר.</w:t>
      </w:r>
    </w:p>
    <w:p w:rsidR="00DA63EC" w:rsidRPr="000A334C" w:rsidRDefault="00DA63EC" w:rsidP="003B6D22">
      <w:pPr>
        <w:pStyle w:val="afff9"/>
        <w:rPr>
          <w:rtl/>
        </w:rPr>
      </w:pPr>
      <w:r w:rsidRPr="000A334C">
        <w:rPr>
          <w:rtl/>
        </w:rPr>
        <w:t xml:space="preserve">שחור והביא לבן, לבן והביא שחור, גדול והביא קטן - לא יצא; </w:t>
      </w:r>
    </w:p>
    <w:p w:rsidR="00DA63EC" w:rsidRPr="000A334C" w:rsidRDefault="00DA63EC" w:rsidP="003B6D22">
      <w:pPr>
        <w:pStyle w:val="afff9"/>
        <w:rPr>
          <w:rtl/>
        </w:rPr>
      </w:pPr>
      <w:r w:rsidRPr="000A334C">
        <w:rPr>
          <w:rtl/>
        </w:rPr>
        <w:t>קטן והביא גדול - יצא, רבי אומר: לא יצא.</w:t>
      </w:r>
    </w:p>
    <w:p w:rsidR="00DA63EC" w:rsidRDefault="00DA63EC" w:rsidP="00DA63EC">
      <w:pPr>
        <w:pStyle w:val="affffd"/>
        <w:rPr>
          <w:rtl/>
        </w:rPr>
      </w:pPr>
      <w:r>
        <w:rPr>
          <w:rtl/>
        </w:rPr>
        <w:t>׹</w:t>
      </w:r>
    </w:p>
    <w:p w:rsidR="00DA63EC" w:rsidRDefault="00DA63EC" w:rsidP="00DA63EC">
      <w:pPr>
        <w:tabs>
          <w:tab w:val="center" w:pos="2835"/>
        </w:tabs>
        <w:rPr>
          <w:rtl/>
        </w:rPr>
      </w:pPr>
      <w:r>
        <w:rPr>
          <w:rtl/>
        </w:rPr>
        <w:t xml:space="preserve">ולא </w:t>
      </w:r>
      <w:ins w:id="92245" w:author="מנוע מכני" w:date="2026-10-11T12:04:40Z">
        <w:r>
          <w:rPr>
            <w:rtl/>
          </w:rPr>
          <w:t xml:space="preserve">חלקו</w:t>
        </w:r>
      </w:ins>
      <w:del w:id="92246" w:author="מנוע מכני" w:date="2026-10-11T12:04:40Z">
        <w:r>
          <w:rPr>
            <w:rtl/>
          </w:rPr>
          <w:delText xml:space="preserve">פליגי</w:delText>
        </w:r>
      </w:del>
      <w:r>
        <w:rPr>
          <w:rtl/>
        </w:rPr>
        <w:t xml:space="preserve">, מר כי אתריה ומר כי אתריה.</w:t>
      </w:r>
    </w:p>
    <w:p>
      <w:pPr>
        <w:pStyle w:val="afffff8"/>
        <w:rPr>
          <w:ins w:id="90037" w:author="קלוד" w:date="2026-10-11T12:32:08Z"/>
        </w:rPr>
      </w:pPr>
      <w:ins w:id="90038" w:author="קלוד" w:date="2026-10-11T12:32:08Z">
        <w:r>
          <w:rPr>
            <w:color w:val="7B3F00"/>
          </w:rPr>
          <w:t xml:space="preserve">הרי עלי עולה בסלע - יביא כבש</w:t>
        </w:r>
      </w:ins>
    </w:p>
    <w:p>
      <w:pPr>
        <w:pStyle w:val="38"/>
        <w:rPr>
          <w:ins w:id="102258" w:author="מנוע מכני" w:date="2026-10-11T12:04:40Z"/>
        </w:rPr>
      </w:pPr>
      <w:del w:id="102257" w:author="מנוע מכני" w:date="2026-10-11T12:04:40Z">
        <w:r w:rsidRPr="00EC2024">
          <w:delText xml:space="preserve">•</w:delText>
        </w:r>
      </w:del>
      <w:r w:rsidRPr="00EC2024">
        <w:t xml:space="preserve"> </w:t>
      </w:r>
      <w:r w:rsidRPr="00EC2024">
        <w:t>ת"ר</w:t>
      </w:r>
      <w:r w:rsidRPr="00EC2024">
        <w:t xml:space="preserve">:</w:t>
      </w:r>
    </w:p>
    <w:p w:rsidR="00DA63EC" w:rsidRPr="00EC2024" w:rsidRDefault="00DA63EC" w:rsidP="00DA63EC">
      <w:pPr>
        <w:tabs>
          <w:tab w:val="center" w:pos="2835"/>
        </w:tabs>
        <w:rPr>
          <w:spacing w:val="-4"/>
          <w:rtl/>
        </w:rPr>
      </w:pPr>
      <w:del w:id="102259" w:author="מנוע מכני" w:date="2026-10-11T12:04:40Z">
        <w:r w:rsidRPr="00EC2024">
          <w:rPr>
            <w:spacing w:val="-4"/>
            <w:rtl/>
          </w:rPr>
          <w:delText xml:space="preserve"> </w:delText>
        </w:r>
      </w:del>
      <w:r w:rsidRPr="00EC2024">
        <w:rPr>
          <w:spacing w:val="-4"/>
          <w:rtl/>
        </w:rPr>
        <w:t xml:space="preserve">הרי עלי עולה בסלע למזבח - יביא כבש, שאין לך דבר שקרב בסלע לגבי מזבח אלא כבש</w:t>
      </w:r>
      <w:ins w:id="95579" w:author="מנוע מכני" w:date="2026-10-11T12:04:40Z">
        <w:r>
          <w:rPr>
            <w:spacing w:val="-4"/>
            <w:rtl/>
          </w:rPr>
          <w:t xml:space="preserve">,</w:t>
        </w:r>
      </w:ins>
      <w:del w:id="95580" w:author="מנוע מכני" w:date="2026-10-11T12:04:40Z">
        <w:r w:rsidRPr="00EC2024">
          <w:rPr>
            <w:spacing w:val="-4"/>
            <w:rtl/>
          </w:rPr>
          <w:delText xml:space="preserve">;</w:delText>
        </w:r>
      </w:del>
      <w:r w:rsidRPr="00EC2024">
        <w:rPr>
          <w:spacing w:val="-4"/>
          <w:rtl/>
        </w:rPr>
        <w:t xml:space="preserve"> </w:t>
      </w:r>
    </w:p>
    <w:p w:rsidR="00DA63EC" w:rsidRDefault="00DA63EC" w:rsidP="00DA63EC">
      <w:pPr>
        <w:tabs>
          <w:tab w:val="center" w:pos="2835"/>
        </w:tabs>
        <w:rPr>
          <w:rtl/>
        </w:rPr>
      </w:pPr>
      <w:r>
        <w:rPr>
          <w:rtl/>
        </w:rPr>
        <w:tab/>
        <w:t>שקרב בסלע פירשתי ואיני יודע מה פירשתי - יביא מכל דבר שקרב בסלע לגבי מזבח.</w:t>
      </w:r>
    </w:p>
    <w:p w:rsidR="00DA63EC" w:rsidRDefault="00DA63EC" w:rsidP="00DA63EC">
      <w:pPr>
        <w:pStyle w:val="affffd"/>
        <w:rPr>
          <w:del w:id="90179" w:author="מנוע עיצוב" w:date="2026-10-11T12:09:26Z"/>
          <w:rtl/>
        </w:rPr>
      </w:pPr>
      <w:del w:id="90178" w:author="מנוע עיצוב" w:date="2026-10-11T12:09:26Z">
        <w:r>
          <w:rPr>
            <w:rtl/>
          </w:rPr>
          <w:delText xml:space="preserve">׹</w:delText>
        </w:r>
      </w:del>
    </w:p>
    <w:p w:rsidR="00DA63EC" w:rsidRDefault="00DA63EC" w:rsidP="00DA63EC">
      <w:pPr>
        <w:pStyle w:val="affff1"/>
        <w:ind w:end="0"/>
        <w:rPr>
          <w:rtl/>
        </w:rPr>
        <w:pPrChange w:id="20123" w:author="קלוד" w:date="2026-10-11T09:07:26Z">
          <w:pPr>
            <w:pStyle w:val="affff1"/>
            <w:rPr>
              <w:rtl/>
            </w:rPr>
          </w:pPr>
        </w:pPrChange>
      </w:pPr>
      <w:ins w:id="9887" w:author="מספור קטעי משנה" w:date="2026-10-11T09:35:12Z">
        <w:r>
          <w:rPr>
            <w:rStyle w:val="MisparKeta"/>
          </w:rPr>
          <w:t xml:space="preserve">ג. </w:t>
        </w:r>
      </w:ins>
      <w:r>
        <w:rPr>
          <w:rtl/>
        </w:rPr>
        <w:t>פירשתי מן הבקר ואיני יודע מה פירשתי - יביא פר ועגל.</w:t>
      </w:r>
    </w:p>
    <w:p>
      <w:pPr>
        <w:pStyle w:val="38"/>
        <w:rPr>
          <w:ins w:id="102260" w:author="מנוע מכני" w:date="2026-10-11T12:04:40Z"/>
        </w:rPr>
      </w:pPr>
      <w:r>
        <w:t>וכ</w:t>
      </w:r>
      <w:r>
        <w:t xml:space="preserve">רבי דאמר:</w:t>
      </w:r>
    </w:p>
    <w:p w:rsidR="00DA63EC" w:rsidRDefault="00DA63EC" w:rsidP="00DA63EC">
      <w:pPr>
        <w:tabs>
          <w:tab w:val="center" w:pos="2835"/>
        </w:tabs>
        <w:rPr>
          <w:rtl/>
        </w:rPr>
      </w:pPr>
      <w:del w:id="102261" w:author="מנוע מכני" w:date="2026-10-11T12:04:40Z">
        <w:r>
          <w:rPr>
            <w:rtl/>
          </w:rPr>
          <w:delText xml:space="preserve"> </w:delText>
        </w:r>
      </w:del>
      <w:r>
        <w:rPr>
          <w:rtl/>
        </w:rPr>
        <w:t xml:space="preserve">קטן והביא גדול - </w:t>
      </w:r>
      <w:r>
        <w:rPr>
          <w:rtl/>
        </w:rPr>
        <w:t xml:space="preserve">לא</w:t>
      </w:r>
      <w:r>
        <w:rPr>
          <w:rtl/>
        </w:rPr>
        <w:t xml:space="preserve"> יצא.</w:t>
      </w:r>
    </w:p>
    <w:p>
      <w:pPr>
        <w:pStyle w:val="38"/>
        <w:rPr>
          <w:ins w:id="102262" w:author="מנוע מכני" w:date="2026-10-11T12:04:40Z"/>
        </w:rPr>
      </w:pPr>
      <w:r w:rsidRPr="00FE1B89">
        <w:t>והך דסיפא</w:t>
      </w:r>
      <w:r w:rsidRPr="00FE1B89">
        <w:t xml:space="preserve">:</w:t>
      </w:r>
    </w:p>
    <w:p w:rsidR="00DA63EC" w:rsidRPr="00FE1B89" w:rsidRDefault="00DA63EC" w:rsidP="00DA63EC">
      <w:pPr>
        <w:tabs>
          <w:tab w:val="center" w:pos="2835"/>
        </w:tabs>
        <w:rPr>
          <w:spacing w:val="-4"/>
          <w:rtl/>
        </w:rPr>
      </w:pPr>
      <w:del w:id="102263" w:author="מנוע מכני" w:date="2026-10-11T12:04:40Z">
        <w:r w:rsidRPr="00FE1B89">
          <w:rPr>
            <w:spacing w:val="-4"/>
            <w:rtl/>
          </w:rPr>
          <w:delText xml:space="preserve"> </w:delText>
        </w:r>
      </w:del>
      <w:r w:rsidRPr="00FE1B89">
        <w:rPr>
          <w:spacing w:val="-4"/>
          <w:rtl/>
        </w:rPr>
        <w:t xml:space="preserve">שור במנה והביא שנים במנה - </w:t>
      </w:r>
      <w:r w:rsidRPr="00FE1B89">
        <w:rPr>
          <w:spacing w:val="-4"/>
          <w:rtl/>
        </w:rPr>
        <w:t xml:space="preserve">לא</w:t>
      </w:r>
      <w:r w:rsidRPr="00FE1B89">
        <w:rPr>
          <w:spacing w:val="-4"/>
          <w:rtl/>
        </w:rPr>
        <w:t xml:space="preserve"> יצא, ואפי' זה במנה חסר דינר וזה במנה חסר דינר</w:t>
      </w:r>
      <w:ins w:id="95581" w:author="מנוע מכני" w:date="2026-10-11T12:04:40Z">
        <w:r>
          <w:rPr>
            <w:spacing w:val="-4"/>
            <w:rtl/>
          </w:rPr>
          <w:t xml:space="preserve">,</w:t>
        </w:r>
      </w:ins>
      <w:del w:id="95582" w:author="מנוע מכני" w:date="2026-10-11T12:04:40Z">
        <w:r w:rsidRPr="00FE1B89">
          <w:rPr>
            <w:spacing w:val="-4"/>
            <w:rtl/>
          </w:rPr>
          <w:delText xml:space="preserve">;</w:delText>
        </w:r>
      </w:del>
      <w:r w:rsidRPr="00FE1B89">
        <w:rPr>
          <w:spacing w:val="-4"/>
          <w:rtl/>
        </w:rPr>
        <w:t xml:space="preserve"> </w:t>
      </w:r>
    </w:p>
    <w:p w:rsidR="00DA63EC" w:rsidRDefault="00DA63EC" w:rsidP="00DA63EC">
      <w:pPr>
        <w:tabs>
          <w:tab w:val="center" w:pos="2835"/>
        </w:tabs>
        <w:rPr>
          <w:rtl/>
        </w:rPr>
      </w:pPr>
      <w:r>
        <w:rPr>
          <w:rtl/>
        </w:rPr>
        <w:tab/>
        <w:t xml:space="preserve">שחור והביא לבן, לבן והביא שחור, גדול והביא קטן - </w:t>
      </w:r>
      <w:r>
        <w:rPr>
          <w:rtl/>
        </w:rPr>
        <w:tab/>
        <w:t xml:space="preserve">לא</w:t>
      </w:r>
      <w:r>
        <w:rPr>
          <w:rtl/>
        </w:rPr>
        <w:tab/>
        <w:t xml:space="preserve"> יצא</w:t>
      </w:r>
      <w:ins w:id="95583" w:author="מנוע מכני" w:date="2026-10-11T12:04:40Z">
        <w:r>
          <w:rPr>
            <w:rtl/>
          </w:rPr>
          <w:t xml:space="preserve">,</w:t>
        </w:r>
      </w:ins>
      <w:del w:id="95584" w:author="מנוע מכני" w:date="2026-10-11T12:04:40Z">
        <w:r>
          <w:rPr>
            <w:rtl/>
          </w:rPr>
          <w:tab/>
          <w:delText xml:space="preserve">;</w:delText>
        </w:r>
      </w:del>
      <w:r>
        <w:rPr>
          <w:rtl/>
        </w:rPr>
        <w:tab/>
        <w:t xml:space="preserve"> </w:t>
      </w:r>
    </w:p>
    <w:p w:rsidR="00DA63EC" w:rsidRDefault="00DA63EC" w:rsidP="00DA63EC">
      <w:pPr>
        <w:tabs>
          <w:tab w:val="center" w:pos="2835"/>
        </w:tabs>
        <w:rPr>
          <w:rtl/>
        </w:rPr>
      </w:pPr>
      <w:r>
        <w:rPr>
          <w:rtl/>
        </w:rPr>
        <w:tab/>
        <w:t xml:space="preserve">קטן והביא גדול - יצא, </w:t>
      </w:r>
      <w:r>
        <w:rPr>
          <w:rStyle w:val="2fb"/>
          <w:rtl/>
        </w:rPr>
        <w:tab/>
        <w:t xml:space="preserve">רבי</w:t>
      </w:r>
      <w:r>
        <w:rPr>
          <w:rtl/>
        </w:rPr>
        <w:tab/>
        <w:t xml:space="preserve"> אומר: </w:t>
      </w:r>
      <w:r>
        <w:rPr>
          <w:rtl/>
        </w:rPr>
        <w:tab/>
        <w:t xml:space="preserve">לא</w:t>
      </w:r>
      <w:r>
        <w:rPr>
          <w:rtl/>
        </w:rPr>
        <w:tab/>
        <w:t xml:space="preserve"> יצא</w:t>
      </w:r>
      <w:ins w:id="95585" w:author="מנוע מכני" w:date="2026-10-11T12:04:40Z">
        <w:r>
          <w:rPr>
            <w:rtl/>
          </w:rPr>
          <w:t xml:space="preserve">,</w:t>
        </w:r>
      </w:ins>
      <w:del w:id="95586" w:author="מנוע מכני" w:date="2026-10-11T12:04:40Z">
        <w:r>
          <w:rPr>
            <w:rtl/>
          </w:rPr>
          <w:tab/>
          <w:delText xml:space="preserve">;</w:delText>
        </w:r>
      </w:del>
      <w:r>
        <w:rPr>
          <w:rtl/>
        </w:rPr>
        <w:tab/>
        <w:t xml:space="preserve"> </w:t>
      </w:r>
    </w:p>
    <w:p w:rsidR="00DA63EC" w:rsidRDefault="00DA63EC" w:rsidP="00DA63EC">
      <w:pPr>
        <w:pStyle w:val="affffb"/>
        <w:rPr>
          <w:rtl/>
        </w:rPr>
      </w:pPr>
      <w:r>
        <w:rPr>
          <w:rtl/>
        </w:rPr>
        <w:t xml:space="preserve">-</w:t>
      </w:r>
      <w:ins w:id="95587" w:author="מנוע מכני" w:date="2026-10-11T12:04:40Z">
        <w:r>
          <w:rPr>
            <w:rtl/>
          </w:rPr>
          <w:t xml:space="preserve"> </w:t>
        </w:r>
      </w:ins>
      <w:del w:id="95588" w:author="מנוע מכני" w:date="2026-10-11T12:04:40Z">
        <w:r>
          <w:rPr>
            <w:rtl/>
          </w:rPr>
          <w:delText xml:space="preserve">  </w:delText>
        </w:r>
      </w:del>
      <w:r>
        <w:rPr>
          <w:rtl/>
        </w:rPr>
        <w:t xml:space="preserve">רישא וסיפא </w:t>
      </w:r>
      <w:r>
        <w:rPr>
          <w:rStyle w:val="2fb"/>
          <w:rtl/>
        </w:rPr>
        <w:t xml:space="preserve">רבי</w:t>
      </w:r>
      <w:r>
        <w:rPr>
          <w:rtl/>
        </w:rPr>
        <w:t xml:space="preserve">, </w:t>
      </w:r>
      <w:ins w:id="95919" w:author="מנוע מכני" w:date="2026-10-11T12:04:40Z">
        <w:r>
          <w:rPr>
            <w:rtl/>
          </w:rPr>
          <w:t xml:space="preserve">אמצעית</w:t>
        </w:r>
      </w:ins>
      <w:del w:id="95920" w:author="מנוע מכני" w:date="2026-10-11T12:04:40Z">
        <w:r>
          <w:rPr>
            <w:rtl/>
          </w:rPr>
          <w:delText xml:space="preserve">מציעתא</w:delText>
        </w:r>
      </w:del>
      <w:r>
        <w:rPr>
          <w:rtl/>
        </w:rPr>
        <w:t xml:space="preserve"> רבנן, </w:t>
      </w:r>
      <w:r w:rsidRPr="00B86088">
        <w:rPr>
          <w:b/>
          <w:bCs/>
          <w:rtl/>
        </w:rPr>
        <w:t>וה"ק</w:t>
      </w:r>
      <w:r>
        <w:rPr>
          <w:rtl/>
        </w:rPr>
        <w:t xml:space="preserve">: דבר זה מחלוקת </w:t>
      </w:r>
      <w:r>
        <w:rPr>
          <w:rStyle w:val="2fb"/>
          <w:rtl/>
        </w:rPr>
        <w:t xml:space="preserve">רבי</w:t>
      </w:r>
      <w:r>
        <w:rPr>
          <w:rtl/>
        </w:rPr>
        <w:t xml:space="preserve"> ורבנן.</w:t>
      </w:r>
    </w:p>
    <w:p w:rsidR="00DA63EC" w:rsidRDefault="00DA63EC" w:rsidP="00DA63EC">
      <w:pPr>
        <w:tabs>
          <w:tab w:val="center" w:pos="2835"/>
        </w:tabs>
        <w:rPr>
          <w:rtl/>
        </w:rPr>
      </w:pPr>
    </w:p>
    <w:p>
      <w:pPr>
        <w:pStyle w:val="afffff8"/>
        <w:rPr>
          <w:ins w:id="90035" w:author="קלוד" w:date="2026-10-11T12:32:08Z"/>
        </w:rPr>
      </w:pPr>
      <w:ins w:id="90036" w:author="קלוד" w:date="2026-10-11T12:32:08Z">
        <w:r>
          <w:rPr>
            <w:color w:val="7B3F00"/>
          </w:rPr>
          <w:t xml:space="preserve">ששה שופרות לנדבה - כנגד מי תוקנו</w:t>
        </w:r>
      </w:ins>
    </w:p>
    <w:p>
      <w:pPr>
        <w:pStyle w:val="38"/>
        <w:rPr>
          <w:ins w:id="102265" w:author="מנוע מכני" w:date="2026-10-11T12:04:40Z"/>
        </w:rPr>
      </w:pPr>
      <w:del w:id="102264" w:author="מנוע מכני" w:date="2026-10-11T12:04:40Z">
        <w:r>
          <w:delText xml:space="preserve">•</w:delText>
        </w:r>
      </w:del>
      <w:r>
        <w:t xml:space="preserve"> </w:t>
      </w:r>
      <w:r>
        <w:t xml:space="preserve">תנן</w:t>
      </w:r>
      <w:r>
        <w:t xml:space="preserve"> </w:t>
      </w:r>
      <w:ins w:id="92247" w:author="מנוע מכני" w:date="2026-10-11T12:04:40Z">
        <w:r>
          <w:t xml:space="preserve">שם</w:t>
        </w:r>
      </w:ins>
      <w:del w:id="92248" w:author="מנוע מכני" w:date="2026-10-11T12:04:40Z">
        <w:r>
          <w:delText xml:space="preserve">התם</w:delText>
        </w:r>
      </w:del>
      <w:r>
        <w:t xml:space="preserve">:</w:t>
      </w:r>
    </w:p>
    <w:p w:rsidR="00DA63EC" w:rsidRDefault="00DA63EC" w:rsidP="00DA63EC">
      <w:pPr>
        <w:tabs>
          <w:tab w:val="center" w:pos="2835"/>
        </w:tabs>
        <w:rPr>
          <w:rtl/>
        </w:rPr>
      </w:pPr>
      <w:del w:id="102266" w:author="מנוע מכני" w:date="2026-10-11T12:04:40Z">
        <w:r>
          <w:rPr>
            <w:rtl/>
          </w:rPr>
          <w:delText xml:space="preserve"> </w:delText>
        </w:r>
      </w:del>
      <w:r>
        <w:rPr>
          <w:rtl/>
        </w:rPr>
        <w:t xml:space="preserve">ששה לנדבה.</w:t>
      </w:r>
      <w:r>
        <w:rPr>
          <w:rFonts w:hint="cs"/>
          <w:rtl/>
        </w:rPr>
        <w:t xml:space="preserve">- </w:t>
      </w:r>
      <w:r>
        <w:rPr>
          <w:rtl/>
        </w:rPr>
        <w:t xml:space="preserve">כנגד מי? </w:t>
      </w:r>
    </w:p>
    <w:p>
      <w:pPr>
        <w:pStyle w:val="38"/>
        <w:rPr>
          <w:ins w:id="102267" w:author="מנוע מכני" w:date="2026-10-11T12:04:40Z"/>
        </w:rPr>
      </w:pPr>
      <w:del w:id="90282" w:author="מנוע מכני" w:date="2026-10-11T12:04:40Z">
        <w:r>
          <w:delText xml:space="preserve">  </w:delText>
        </w:r>
      </w:del>
      <w:r>
        <w:t xml:space="preserve">חזקיה:</w:t>
      </w:r>
    </w:p>
    <w:p w:rsidR="00DA63EC" w:rsidRDefault="00DA63EC" w:rsidP="00DA63EC">
      <w:pPr>
        <w:tabs>
          <w:tab w:val="center" w:pos="2835"/>
        </w:tabs>
        <w:rPr>
          <w:rtl/>
        </w:rPr>
      </w:pPr>
      <w:del w:id="102268" w:author="מנוע מכני" w:date="2026-10-11T12:04:40Z">
        <w:r>
          <w:rPr>
            <w:rtl/>
          </w:rPr>
          <w:delText xml:space="preserve"> </w:delText>
        </w:r>
      </w:del>
      <w:r>
        <w:rPr>
          <w:rtl/>
        </w:rPr>
        <w:t xml:space="preserve">כנגד ששה בתי אבות הכהנים שתקנו להם חכמים, שיהא שלום זה עם זה.</w:t>
      </w:r>
    </w:p>
    <w:p>
      <w:pPr>
        <w:pStyle w:val="38"/>
        <w:rPr>
          <w:ins w:id="102269" w:author="מנוע מכני" w:date="2026-10-11T12:04:40Z"/>
        </w:rPr>
      </w:pPr>
      <w:del w:id="90283" w:author="מנוע מכני" w:date="2026-10-11T12:04:40Z">
        <w:r>
          <w:delText xml:space="preserve">  </w:delText>
        </w:r>
      </w:del>
      <w:r>
        <w:t xml:space="preserve">ר' יוחנן:</w:t>
      </w:r>
    </w:p>
    <w:p w:rsidR="00DA63EC" w:rsidRDefault="00DA63EC" w:rsidP="00DA63EC">
      <w:pPr>
        <w:tabs>
          <w:tab w:val="center" w:pos="2835"/>
        </w:tabs>
        <w:rPr>
          <w:rtl/>
        </w:rPr>
      </w:pPr>
      <w:del w:id="102270" w:author="מנוע מכני" w:date="2026-10-11T12:04:40Z">
        <w:r>
          <w:rPr>
            <w:rtl/>
          </w:rPr>
          <w:delText xml:space="preserve"> </w:delText>
        </w:r>
      </w:del>
      <w:r>
        <w:rPr>
          <w:rtl/>
        </w:rPr>
        <w:t xml:space="preserve">מתוך שהנדבה מרובה תיקנו להם שופרות מרובין, כדי שלא יתעפשו המעות.</w:t>
      </w:r>
    </w:p>
    <w:p>
      <w:pPr>
        <w:pStyle w:val="38"/>
        <w:rPr>
          <w:ins w:id="102271" w:author="מנוע מכני" w:date="2026-10-11T12:04:40Z"/>
        </w:rPr>
      </w:pPr>
      <w:del w:id="90284" w:author="מנוע מכני" w:date="2026-10-11T12:04:40Z">
        <w:r>
          <w:delText xml:space="preserve">  </w:delText>
        </w:r>
      </w:del>
      <w:r>
        <w:t>וזעירי</w:t>
      </w:r>
      <w:r>
        <w:t>:</w:t>
      </w:r>
    </w:p>
    <w:p w:rsidR="00DA63EC" w:rsidRDefault="00DA63EC" w:rsidP="00DA63EC">
      <w:pPr>
        <w:tabs>
          <w:tab w:val="center" w:pos="2835"/>
        </w:tabs>
        <w:rPr>
          <w:rtl/>
        </w:rPr>
      </w:pPr>
      <w:del w:id="102272" w:author="מנוע מכני" w:date="2026-10-11T12:04:40Z">
        <w:r>
          <w:rPr>
            <w:rtl/>
          </w:rPr>
          <w:delText xml:space="preserve"> </w:delText>
        </w:r>
      </w:del>
      <w:r>
        <w:rPr>
          <w:rtl/>
        </w:rPr>
        <w:t xml:space="preserve">כנגד פר ועגל, איל וכבש, גדי ושעיר</w:t>
      </w:r>
      <w:ins w:id="95589" w:author="מנוע מכני" w:date="2026-10-11T12:04:40Z">
        <w:r>
          <w:rPr>
            <w:rtl/>
          </w:rPr>
          <w:t xml:space="preserve">,</w:t>
        </w:r>
      </w:ins>
      <w:del w:id="95590" w:author="מנוע מכני" w:date="2026-10-11T12:04:40Z">
        <w:r>
          <w:rPr>
            <w:rtl/>
          </w:rPr>
          <w:delText xml:space="preserve">;</w:delText>
        </w:r>
      </w:del>
      <w:r>
        <w:rPr>
          <w:rtl/>
        </w:rPr>
        <w:t xml:space="preserve"> </w:t>
      </w:r>
      <w:r>
        <w:rPr>
          <w:rStyle w:val="2fb"/>
          <w:rtl/>
        </w:rPr>
        <w:t xml:space="preserve">ו</w:t>
      </w:r>
      <w:r>
        <w:rPr>
          <w:rStyle w:val="2fb"/>
          <w:rFonts w:hint="cs"/>
          <w:rtl/>
        </w:rPr>
        <w:t>כ</w:t>
      </w:r>
      <w:r>
        <w:rPr>
          <w:rStyle w:val="2fb"/>
          <w:rtl/>
        </w:rPr>
        <w:t xml:space="preserve">רבי</w:t>
      </w:r>
      <w:r>
        <w:rPr>
          <w:rtl/>
        </w:rPr>
        <w:t xml:space="preserve"> דאמר: קטן והביא גדול - </w:t>
      </w:r>
      <w:r>
        <w:rPr>
          <w:rtl/>
        </w:rPr>
        <w:t xml:space="preserve">לא</w:t>
      </w:r>
      <w:r>
        <w:rPr>
          <w:rtl/>
        </w:rPr>
        <w:t xml:space="preserve"> יצא.</w:t>
      </w:r>
    </w:p>
    <w:p w:rsidR="00DA63EC" w:rsidRDefault="00DA63EC" w:rsidP="00DA63EC">
      <w:pPr>
        <w:pStyle w:val="afff3"/>
        <w:framePr w:wrap="around"/>
        <w:rPr>
          <w:rtl/>
        </w:rPr>
      </w:pPr>
      <w:r>
        <w:rPr>
          <w:rFonts w:hint="cs"/>
          <w:rtl/>
        </w:rPr>
        <w:lastRenderedPageBreak/>
        <w:t>קח.</w:t>
      </w:r>
    </w:p>
    <w:p w:rsidR="00DA63EC" w:rsidRDefault="00DA63EC" w:rsidP="00DA63EC">
      <w:pPr>
        <w:tabs>
          <w:tab w:val="center" w:pos="2835"/>
        </w:tabs>
        <w:rPr>
          <w:rtl/>
        </w:rPr>
      </w:pPr>
      <w:del w:id="90285" w:author="מנוע מכני" w:date="2026-10-11T12:04:40Z">
        <w:r>
          <w:rPr>
            <w:rFonts w:hint="cs"/>
            <w:rtl/>
          </w:rPr>
          <w:delText xml:space="preserve">  </w:delText>
        </w:r>
      </w:del>
      <w:r>
        <w:rPr>
          <w:rtl/>
        </w:rPr>
        <w:t xml:space="preserve">ובר פדא: כנגד הפרים והאילים, </w:t>
      </w:r>
      <w:r>
        <w:rPr>
          <w:rFonts w:hint="cs"/>
          <w:rtl/>
        </w:rPr>
        <w:t>והכבשים והשעירים והמותרות והמעה.</w:t>
      </w:r>
    </w:p>
    <w:p w:rsidR="00DA63EC" w:rsidRDefault="00DA63EC" w:rsidP="00DA63EC">
      <w:pPr>
        <w:tabs>
          <w:tab w:val="center" w:pos="2835"/>
        </w:tabs>
        <w:rPr>
          <w:rtl/>
        </w:rPr>
      </w:pPr>
    </w:p>
    <w:p w:rsidR="00DA63EC" w:rsidRDefault="00DA63EC" w:rsidP="00DA63EC">
      <w:pPr>
        <w:tabs>
          <w:tab w:val="center" w:pos="2835"/>
        </w:tabs>
        <w:ind w:left="708" w:hanging="283"/>
        <w:rPr>
          <w:rtl/>
        </w:rPr>
      </w:pPr>
      <w:ins w:id="92249" w:author="מנוע מכני" w:date="2026-10-11T12:04:40Z">
        <w:r>
          <w:rPr>
            <w:rtl/>
          </w:rPr>
          <w:t xml:space="preserve">כולם</w:t>
        </w:r>
      </w:ins>
      <w:del w:id="92250" w:author="מנוע מכני" w:date="2026-10-11T12:04:40Z">
        <w:r>
          <w:rPr>
            <w:rtl/>
          </w:rPr>
          <w:delText xml:space="preserve">כולהו</w:delText>
        </w:r>
      </w:del>
      <w:r>
        <w:rPr>
          <w:rtl/>
        </w:rPr>
        <w:t xml:space="preserve"> </w:t>
      </w:r>
      <w:r>
        <w:rPr>
          <w:rStyle w:val="2fb"/>
          <w:rtl/>
        </w:rPr>
        <w:t xml:space="preserve">כחזקיה</w:t>
      </w:r>
      <w:r>
        <w:rPr>
          <w:rtl/>
        </w:rPr>
        <w:t xml:space="preserve"> </w:t>
      </w:r>
      <w:r>
        <w:rPr>
          <w:rtl/>
        </w:rPr>
        <w:t xml:space="preserve">לא</w:t>
      </w:r>
      <w:r>
        <w:rPr>
          <w:rtl/>
        </w:rPr>
        <w:t xml:space="preserve"> </w:t>
      </w:r>
      <w:ins w:id="92251" w:author="מנוע מכני" w:date="2026-10-11T12:04:40Z">
        <w:r>
          <w:rPr>
            <w:rtl/>
          </w:rPr>
          <w:t xml:space="preserve">אמרו</w:t>
        </w:r>
      </w:ins>
      <w:del w:id="92252" w:author="מנוע מכני" w:date="2026-10-11T12:04:40Z">
        <w:r>
          <w:rPr>
            <w:rtl/>
          </w:rPr>
          <w:delText xml:space="preserve">אמרי</w:delText>
        </w:r>
      </w:del>
      <w:r>
        <w:rPr>
          <w:rtl/>
        </w:rPr>
        <w:t xml:space="preserve">, לאנצויי </w:t>
      </w:r>
      <w:r>
        <w:rPr>
          <w:rtl/>
        </w:rPr>
        <w:t xml:space="preserve">לא</w:t>
      </w:r>
      <w:r>
        <w:rPr>
          <w:rtl/>
        </w:rPr>
        <w:t xml:space="preserve"> </w:t>
      </w:r>
      <w:ins w:id="93953" w:author="מנוע מכני" w:date="2026-10-11T12:04:40Z">
        <w:r>
          <w:rPr>
            <w:rtl/>
          </w:rPr>
          <w:t xml:space="preserve">חוששים</w:t>
        </w:r>
      </w:ins>
      <w:del w:id="93954" w:author="מנוע מכני" w:date="2026-10-11T12:04:40Z">
        <w:r>
          <w:rPr>
            <w:rtl/>
          </w:rPr>
          <w:delText xml:space="preserve">חיישינן</w:delText>
        </w:r>
      </w:del>
      <w:r>
        <w:rPr>
          <w:rtl/>
        </w:rPr>
        <w:t xml:space="preserve">, דכל חד וחד יומיה </w:t>
      </w:r>
      <w:ins w:id="96853" w:author="מנוע מכני" w:date="2026-10-11T12:04:40Z">
        <w:r>
          <w:rPr>
            <w:rtl/>
          </w:rPr>
          <w:t xml:space="preserve">עשה</w:t>
        </w:r>
      </w:ins>
      <w:del w:id="96854" w:author="מנוע מכני" w:date="2026-10-11T12:04:40Z">
        <w:r>
          <w:rPr>
            <w:rtl/>
          </w:rPr>
          <w:delText xml:space="preserve">עביד</w:delText>
        </w:r>
      </w:del>
      <w:r>
        <w:rPr>
          <w:rtl/>
        </w:rPr>
        <w:t xml:space="preserve">.</w:t>
      </w:r>
    </w:p>
    <w:p w:rsidR="00DA63EC" w:rsidRDefault="00DA63EC" w:rsidP="00DA63EC">
      <w:pPr>
        <w:tabs>
          <w:tab w:val="center" w:pos="2835"/>
        </w:tabs>
        <w:ind w:left="708" w:hanging="283"/>
        <w:rPr>
          <w:rtl/>
        </w:rPr>
      </w:pPr>
      <w:r>
        <w:rPr>
          <w:rStyle w:val="2fb"/>
          <w:rtl/>
        </w:rPr>
        <w:t>כר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לא</w:t>
      </w:r>
      <w:r>
        <w:rPr>
          <w:rtl/>
        </w:rPr>
        <w:t xml:space="preserve"> </w:t>
      </w:r>
      <w:ins w:id="92253" w:author="מנוע מכני" w:date="2026-10-11T12:04:40Z">
        <w:r>
          <w:rPr>
            <w:rtl/>
          </w:rPr>
          <w:t xml:space="preserve">אמרו</w:t>
        </w:r>
      </w:ins>
      <w:del w:id="92254" w:author="מנוע מכני" w:date="2026-10-11T12:04:40Z">
        <w:r>
          <w:rPr>
            <w:rtl/>
          </w:rPr>
          <w:delText xml:space="preserve">אמרי</w:delText>
        </w:r>
      </w:del>
      <w:r>
        <w:rPr>
          <w:rtl/>
        </w:rPr>
        <w:t xml:space="preserve">, לאיעפושי </w:t>
      </w:r>
      <w:r>
        <w:rPr>
          <w:rtl/>
        </w:rPr>
        <w:t xml:space="preserve">לא</w:t>
      </w:r>
      <w:r>
        <w:rPr>
          <w:rtl/>
        </w:rPr>
        <w:t xml:space="preserve"> חיישי</w:t>
      </w:r>
      <w:r w:rsidR="005608A0">
        <w:rPr>
          <w:rtl/>
        </w:rPr>
        <w:t>'</w:t>
      </w:r>
      <w:r>
        <w:rPr>
          <w:rtl/>
        </w:rPr>
        <w:t>.</w:t>
      </w:r>
    </w:p>
    <w:p w:rsidR="00DA63EC" w:rsidRDefault="00DA63EC" w:rsidP="00DA63EC">
      <w:pPr>
        <w:tabs>
          <w:tab w:val="center" w:pos="2835"/>
        </w:tabs>
        <w:ind w:left="708" w:hanging="283"/>
        <w:rPr>
          <w:rtl/>
        </w:rPr>
      </w:pPr>
      <w:r>
        <w:rPr>
          <w:rStyle w:val="2fb"/>
          <w:rtl/>
        </w:rPr>
        <w:t xml:space="preserve">כזעירי</w:t>
      </w:r>
      <w:r>
        <w:rPr>
          <w:rtl/>
        </w:rPr>
        <w:t xml:space="preserve"> </w:t>
      </w:r>
      <w:r>
        <w:rPr>
          <w:rtl/>
        </w:rPr>
        <w:t xml:space="preserve">לא</w:t>
      </w:r>
      <w:r>
        <w:rPr>
          <w:rtl/>
        </w:rPr>
        <w:t xml:space="preserve"> </w:t>
      </w:r>
      <w:ins w:id="92255" w:author="מנוע מכני" w:date="2026-10-11T12:04:40Z">
        <w:r>
          <w:rPr>
            <w:rtl/>
          </w:rPr>
          <w:t xml:space="preserve">אמרו</w:t>
        </w:r>
      </w:ins>
      <w:del w:id="92256" w:author="מנוע מכני" w:date="2026-10-11T12:04:40Z">
        <w:r>
          <w:rPr>
            <w:rtl/>
          </w:rPr>
          <w:delText xml:space="preserve">אמרי</w:delText>
        </w:r>
      </w:del>
      <w:r>
        <w:rPr>
          <w:rtl/>
        </w:rPr>
        <w:t xml:space="preserve">, כיחידאה </w:t>
      </w:r>
      <w:r>
        <w:rPr>
          <w:rtl/>
        </w:rPr>
        <w:t xml:space="preserve">לא</w:t>
      </w:r>
      <w:r>
        <w:rPr>
          <w:rtl/>
        </w:rPr>
        <w:t xml:space="preserve"> מוקמי.</w:t>
      </w:r>
    </w:p>
    <w:p w:rsidR="00DA63EC" w:rsidRPr="00FE1B89" w:rsidRDefault="00DA63EC" w:rsidP="00DA63EC">
      <w:pPr>
        <w:tabs>
          <w:tab w:val="center" w:pos="2835"/>
        </w:tabs>
        <w:ind w:left="708" w:hanging="283"/>
        <w:rPr>
          <w:spacing w:val="-4"/>
          <w:rtl/>
        </w:rPr>
      </w:pPr>
      <w:r w:rsidRPr="00FE1B89">
        <w:rPr>
          <w:spacing w:val="-4"/>
          <w:rtl/>
        </w:rPr>
        <w:t xml:space="preserve">כבר פדא </w:t>
      </w:r>
      <w:r w:rsidRPr="00FE1B89">
        <w:rPr>
          <w:spacing w:val="-4"/>
          <w:rtl/>
        </w:rPr>
        <w:t xml:space="preserve">לא</w:t>
      </w:r>
      <w:r w:rsidRPr="00FE1B89">
        <w:rPr>
          <w:spacing w:val="-4"/>
          <w:rtl/>
        </w:rPr>
        <w:t xml:space="preserve"> </w:t>
      </w:r>
      <w:ins w:id="92259" w:author="מנוע מכני" w:date="2026-10-11T12:04:40Z">
        <w:r>
          <w:rPr>
            <w:spacing w:val="-4"/>
            <w:rtl/>
          </w:rPr>
          <w:t xml:space="preserve">אמרו</w:t>
        </w:r>
      </w:ins>
      <w:del w:id="92260" w:author="מנוע מכני" w:date="2026-10-11T12:04:40Z">
        <w:r w:rsidRPr="00FE1B89">
          <w:rPr>
            <w:spacing w:val="-4"/>
            <w:rtl/>
          </w:rPr>
          <w:delText xml:space="preserve">אמרי</w:delText>
        </w:r>
      </w:del>
      <w:r w:rsidRPr="00FE1B89">
        <w:rPr>
          <w:spacing w:val="-4"/>
          <w:rtl/>
        </w:rPr>
        <w:t xml:space="preserve">, מותרות </w:t>
      </w:r>
      <w:ins w:id="92257" w:author="מנוע מכני" w:date="2026-10-11T12:04:40Z">
        <w:r>
          <w:rPr>
            <w:spacing w:val="-4"/>
            <w:rtl/>
          </w:rPr>
          <w:t xml:space="preserve">כולם</w:t>
        </w:r>
      </w:ins>
      <w:del w:id="92258" w:author="מנוע מכני" w:date="2026-10-11T12:04:40Z">
        <w:r w:rsidRPr="00FE1B89">
          <w:rPr>
            <w:spacing w:val="-4"/>
            <w:rtl/>
          </w:rPr>
          <w:delText xml:space="preserve">כולהו</w:delText>
        </w:r>
      </w:del>
      <w:r w:rsidRPr="00FE1B89">
        <w:rPr>
          <w:spacing w:val="-4"/>
          <w:rtl/>
        </w:rPr>
        <w:t xml:space="preserve"> </w:t>
      </w:r>
      <w:ins w:id="92261" w:author="מנוע מכני" w:date="2026-10-11T12:04:40Z">
        <w:r>
          <w:rPr>
            <w:spacing w:val="-4"/>
            <w:rtl/>
          </w:rPr>
          <w:t xml:space="preserve">גם</w:t>
        </w:r>
      </w:ins>
      <w:del w:id="92262" w:author="מנוע מכני" w:date="2026-10-11T12:04:40Z">
        <w:r w:rsidRPr="00FE1B89">
          <w:rPr>
            <w:spacing w:val="-4"/>
            <w:rtl/>
          </w:rPr>
          <w:delText xml:space="preserve">נמי</w:delText>
        </w:r>
      </w:del>
      <w:r w:rsidRPr="00FE1B89">
        <w:rPr>
          <w:spacing w:val="-4"/>
          <w:rtl/>
        </w:rPr>
        <w:t xml:space="preserve"> מותרות, מעה לשקלים אזלא, דלהיכן קלבון זה הולך</w:t>
      </w:r>
      <w:r w:rsidRPr="00FE1B89">
        <w:rPr>
          <w:rFonts w:hint="cs"/>
          <w:spacing w:val="-4"/>
          <w:rtl/>
        </w:rPr>
        <w:t xml:space="preserve"> </w:t>
      </w:r>
    </w:p>
    <w:p>
      <w:pPr>
        <w:pStyle w:val="38"/>
        <w:rPr>
          <w:ins w:id="102273" w:author="מנוע מכני" w:date="2026-10-11T12:04:40Z"/>
        </w:rPr>
      </w:pPr>
      <w:r>
        <w:tab/>
      </w:r>
      <w:r>
        <w:t>לר</w:t>
      </w:r>
      <w:r>
        <w:t>"</w:t>
      </w:r>
      <w:r>
        <w:t xml:space="preserve">מ:</w:t>
      </w:r>
    </w:p>
    <w:p w:rsidR="00DA63EC" w:rsidRDefault="00DA63EC" w:rsidP="00DA63EC">
      <w:pPr>
        <w:tabs>
          <w:tab w:val="center" w:pos="2835"/>
        </w:tabs>
        <w:ind w:left="708" w:hanging="283"/>
        <w:rPr>
          <w:rtl/>
        </w:rPr>
      </w:pPr>
      <w:del w:id="102274" w:author="מנוע מכני" w:date="2026-10-11T12:04:40Z">
        <w:r>
          <w:rPr>
            <w:rFonts w:hint="cs"/>
            <w:rtl/>
          </w:rPr>
          <w:delText xml:space="preserve"> </w:delText>
        </w:r>
      </w:del>
      <w:r>
        <w:rPr>
          <w:rtl/>
        </w:rPr>
        <w:t>שקלים</w:t>
      </w:r>
      <w:r>
        <w:rPr>
          <w:rFonts w:hint="cs"/>
          <w:rtl/>
        </w:rPr>
        <w:t xml:space="preserve">, </w:t>
      </w:r>
      <w:r>
        <w:rPr>
          <w:rStyle w:val="2fb"/>
          <w:rFonts w:hint="cs"/>
          <w:rtl/>
        </w:rPr>
        <w:t xml:space="preserve">לר</w:t>
      </w:r>
      <w:r>
        <w:rPr>
          <w:rStyle w:val="2fb"/>
          <w:rtl/>
        </w:rPr>
        <w:t>"</w:t>
      </w:r>
      <w:r>
        <w:rPr>
          <w:rStyle w:val="2fb"/>
          <w:rFonts w:hint="cs"/>
          <w:rtl/>
        </w:rPr>
        <w:t>א</w:t>
      </w:r>
      <w:r>
        <w:rPr>
          <w:rtl/>
        </w:rPr>
        <w:t>: לנדבה.</w:t>
      </w:r>
    </w:p>
    <w:p w:rsidR="00DA63EC" w:rsidRDefault="00DA63EC" w:rsidP="00DA63EC">
      <w:pPr>
        <w:tabs>
          <w:tab w:val="center" w:pos="2835"/>
        </w:tabs>
        <w:rPr>
          <w:rtl/>
        </w:rPr>
      </w:pPr>
    </w:p>
    <w:p>
      <w:pPr>
        <w:pStyle w:val="38"/>
        <w:rPr>
          <w:ins w:id="102276" w:author="מנוע מכני" w:date="2026-10-11T12:04:40Z"/>
        </w:rPr>
      </w:pPr>
      <w:del w:id="102275" w:author="מנוע מכני" w:date="2026-10-11T12:04:40Z">
        <w:r>
          <w:delText xml:space="preserve">•</w:delText>
        </w:r>
      </w:del>
      <w:r>
        <w:t xml:space="preserve"> ושמואל</w:t>
      </w:r>
      <w:r>
        <w:t>:</w:t>
      </w:r>
    </w:p>
    <w:p w:rsidR="00DA63EC" w:rsidRDefault="00DA63EC" w:rsidP="00DA63EC">
      <w:pPr>
        <w:tabs>
          <w:tab w:val="center" w:pos="2835"/>
        </w:tabs>
        <w:rPr>
          <w:rtl/>
        </w:rPr>
      </w:pPr>
      <w:del w:id="102277" w:author="מנוע מכני" w:date="2026-10-11T12:04:40Z">
        <w:r>
          <w:rPr>
            <w:rtl/>
          </w:rPr>
          <w:delText xml:space="preserve"> </w:delText>
        </w:r>
      </w:del>
      <w:r>
        <w:rPr>
          <w:rtl/>
        </w:rPr>
        <w:t xml:space="preserve">כנגד מותר חטאת, ומותר אשם, ומותר אשם נזיר, ומותר אשם מצורע, ומותר מנחת חוטא, ומותר עשירית האיפה של </w:t>
      </w:r>
      <w:r>
        <w:rPr>
          <w:rtl/>
        </w:rPr>
        <w:t xml:space="preserve">כה"ג</w:t>
      </w:r>
      <w:r>
        <w:rPr>
          <w:rtl/>
        </w:rPr>
        <w:t xml:space="preserve">.</w:t>
      </w:r>
    </w:p>
    <w:p>
      <w:pPr>
        <w:pStyle w:val="38"/>
        <w:rPr>
          <w:ins w:id="102279" w:author="מנוע מכני" w:date="2026-10-11T12:04:40Z"/>
        </w:rPr>
      </w:pPr>
      <w:del w:id="102278" w:author="מנוע מכני" w:date="2026-10-11T12:04:40Z">
        <w:r>
          <w:delText xml:space="preserve">•</w:delText>
        </w:r>
      </w:del>
      <w:r>
        <w:t xml:space="preserve"> ור"</w:t>
      </w:r>
      <w:r>
        <w:t>א:</w:t>
      </w:r>
    </w:p>
    <w:p w:rsidR="00DA63EC" w:rsidRDefault="00DA63EC" w:rsidP="00DA63EC">
      <w:pPr>
        <w:tabs>
          <w:tab w:val="center" w:pos="2835"/>
        </w:tabs>
        <w:rPr>
          <w:rtl/>
        </w:rPr>
      </w:pPr>
      <w:del w:id="102280" w:author="מנוע מכני" w:date="2026-10-11T12:04:40Z">
        <w:r>
          <w:rPr>
            <w:rtl/>
          </w:rPr>
          <w:delText xml:space="preserve"> </w:delText>
        </w:r>
      </w:del>
      <w:r>
        <w:rPr>
          <w:rtl/>
        </w:rPr>
        <w:t xml:space="preserve">כנגד מותר חטאת, ומותר אשם, ומותר אשם נזיר, ומותר אשם מצורע, ומותר קינין, ומותר מנחת חוטא.</w:t>
      </w:r>
    </w:p>
    <w:p w:rsidR="00DA63EC" w:rsidRDefault="00DA63EC" w:rsidP="00DA63EC">
      <w:pPr>
        <w:tabs>
          <w:tab w:val="center" w:pos="2835"/>
        </w:tabs>
        <w:rPr>
          <w:rtl/>
        </w:rPr>
      </w:pPr>
      <w:r>
        <w:rPr>
          <w:rStyle w:val="2fb"/>
          <w:rtl/>
        </w:rPr>
        <w:t xml:space="preserve">ושמואל</w:t>
      </w:r>
      <w:r>
        <w:rPr>
          <w:rtl/>
        </w:rPr>
        <w:t xml:space="preserve"> </w:t>
      </w:r>
      <w:r>
        <w:rPr>
          <w:rtl/>
        </w:rPr>
        <w:t xml:space="preserve">לא</w:t>
      </w:r>
      <w:r>
        <w:rPr>
          <w:rtl/>
        </w:rPr>
        <w:t xml:space="preserve"> </w:t>
      </w:r>
      <w:r>
        <w:rPr>
          <w:rtl/>
        </w:rPr>
        <w:t xml:space="preserve">אמר</w:t>
      </w:r>
      <w:r>
        <w:rPr>
          <w:rtl/>
        </w:rPr>
        <w:t xml:space="preserve"> </w:t>
      </w:r>
      <w:r>
        <w:rPr>
          <w:rStyle w:val="2fb"/>
          <w:rtl/>
        </w:rPr>
        <w:t xml:space="preserve">כרבי</w:t>
      </w:r>
      <w:r>
        <w:rPr>
          <w:rtl/>
        </w:rPr>
        <w:t xml:space="preserve"> אושעיא</w:t>
      </w:r>
      <w:r>
        <w:rPr>
          <w:rFonts w:hint="cs"/>
          <w:rtl/>
        </w:rPr>
        <w:t xml:space="preserve"> ד</w:t>
      </w:r>
      <w:r>
        <w:rPr>
          <w:rtl/>
        </w:rPr>
        <w:t xml:space="preserve">קינין תנא </w:t>
      </w:r>
      <w:ins w:id="93955" w:author="מנוע מכני" w:date="2026-10-11T12:04:40Z">
        <w:r>
          <w:rPr>
            <w:rtl/>
          </w:rPr>
          <w:t xml:space="preserve">לו</w:t>
        </w:r>
      </w:ins>
      <w:del w:id="93956" w:author="מנוע מכני" w:date="2026-10-11T12:04:40Z">
        <w:r>
          <w:rPr>
            <w:rtl/>
          </w:rPr>
          <w:delText xml:space="preserve">ליה</w:delText>
        </w:r>
      </w:del>
      <w:r>
        <w:rPr>
          <w:rtl/>
        </w:rPr>
        <w:t xml:space="preserve"> רישא.</w:t>
      </w:r>
    </w:p>
    <w:p w:rsidR="00DA63EC" w:rsidRDefault="00DA63EC" w:rsidP="00DA63EC">
      <w:pPr>
        <w:tabs>
          <w:tab w:val="center" w:pos="2835"/>
        </w:tabs>
        <w:rPr>
          <w:rtl/>
        </w:rPr>
      </w:pPr>
      <w:r>
        <w:rPr>
          <w:rtl/>
        </w:rPr>
        <w:t xml:space="preserve">ור' אושעיא תני, ולא תני קינין? והתני </w:t>
      </w:r>
      <w:r>
        <w:rPr>
          <w:rStyle w:val="2fb"/>
          <w:rtl/>
        </w:rPr>
        <w:t xml:space="preserve">רבי</w:t>
      </w:r>
      <w:r>
        <w:rPr>
          <w:rtl/>
        </w:rPr>
        <w:t xml:space="preserve"> אושעיא ותני קינין!</w:t>
      </w:r>
    </w:p>
    <w:p w:rsidR="00DA63EC" w:rsidRDefault="00DA63EC" w:rsidP="00DA63EC">
      <w:pPr>
        <w:pStyle w:val="affffb"/>
        <w:rPr>
          <w:rtl/>
        </w:rPr>
      </w:pPr>
      <w:r>
        <w:rPr>
          <w:rtl/>
        </w:rPr>
        <w:t>- חד לקינין, וחד למותר קינין.</w:t>
      </w:r>
    </w:p>
    <w:p w:rsidR="00DA63EC" w:rsidRDefault="00DA63EC" w:rsidP="00DA63EC">
      <w:pPr>
        <w:tabs>
          <w:tab w:val="center" w:pos="2835"/>
        </w:tabs>
        <w:rPr>
          <w:rtl/>
        </w:rPr>
      </w:pPr>
    </w:p>
    <w:p>
      <w:pPr>
        <w:pStyle w:val="afffff8"/>
        <w:rPr>
          <w:ins w:id="90033" w:author="קלוד" w:date="2026-10-11T12:32:08Z"/>
        </w:rPr>
      </w:pPr>
      <w:ins w:id="90034" w:author="קלוד" w:date="2026-10-11T12:32:08Z">
        <w:r>
          <w:rPr>
            <w:color w:val="7B3F00"/>
          </w:rPr>
          <w:t xml:space="preserve">מותר עשירית האיפה של כה"ג - נדבה או ירקב</w:t>
        </w:r>
      </w:ins>
    </w:p>
    <w:p w:rsidR="00DA63EC" w:rsidRDefault="00DA63EC" w:rsidP="00DA63EC">
      <w:pPr>
        <w:tabs>
          <w:tab w:val="center" w:pos="2835"/>
        </w:tabs>
        <w:rPr>
          <w:rtl/>
        </w:rPr>
      </w:pPr>
      <w:r>
        <w:rPr>
          <w:rStyle w:val="2fb"/>
          <w:rtl/>
        </w:rPr>
        <w:t xml:space="preserve">ורבי</w:t>
      </w:r>
      <w:r>
        <w:rPr>
          <w:rtl/>
        </w:rPr>
        <w:t xml:space="preserve"> אושעיא </w:t>
      </w:r>
      <w:r>
        <w:rPr>
          <w:rtl/>
        </w:rPr>
        <w:t xml:space="preserve">לא</w:t>
      </w:r>
      <w:r>
        <w:rPr>
          <w:rtl/>
        </w:rPr>
        <w:t xml:space="preserve"> </w:t>
      </w:r>
      <w:r>
        <w:rPr>
          <w:rtl/>
        </w:rPr>
        <w:t xml:space="preserve">אמר</w:t>
      </w:r>
      <w:r>
        <w:rPr>
          <w:rtl/>
        </w:rPr>
        <w:t xml:space="preserve"> </w:t>
      </w:r>
      <w:r>
        <w:rPr>
          <w:rStyle w:val="2fb"/>
          <w:rtl/>
        </w:rPr>
        <w:t xml:space="preserve">כשמואל</w:t>
      </w:r>
      <w:r>
        <w:rPr>
          <w:rFonts w:hint="cs"/>
          <w:rtl/>
        </w:rPr>
        <w:t xml:space="preserve"> </w:t>
      </w:r>
      <w:ins w:id="96639" w:author="מנוע מכני" w:date="2026-10-11T12:04:40Z">
        <w:r>
          <w:rPr>
            <w:rFonts w:hint="cs"/>
            <w:rtl/>
          </w:rPr>
          <w:t xml:space="preserve">דסבר</w:t>
        </w:r>
      </w:ins>
      <w:del w:id="96640" w:author="מנוע מכני" w:date="2026-10-11T12:04:40Z">
        <w:r>
          <w:rPr>
            <w:rFonts w:hint="cs"/>
            <w:rtl/>
          </w:rPr>
          <w:delText xml:space="preserve">דס</w:delText>
        </w:r>
        <w:r>
          <w:rPr>
            <w:rtl/>
          </w:rPr>
          <w:delText xml:space="preserve">"</w:delText>
        </w:r>
        <w:r>
          <w:rPr>
            <w:rFonts w:hint="cs"/>
            <w:rtl/>
          </w:rPr>
          <w:delText xml:space="preserve">ל</w:delText>
        </w:r>
      </w:del>
      <w:r>
        <w:rPr>
          <w:rtl/>
        </w:rPr>
        <w:t xml:space="preserve"> כמ"</w:t>
      </w:r>
      <w:r>
        <w:rPr>
          <w:rFonts w:hint="cs"/>
          <w:rtl/>
        </w:rPr>
        <w:t>ד</w:t>
      </w:r>
      <w:r>
        <w:rPr>
          <w:rtl/>
        </w:rPr>
        <w:t xml:space="preserve">: מותר של עשירית האיפה של כהן גדול ירקב, </w:t>
      </w:r>
    </w:p>
    <w:p>
      <w:pPr>
        <w:pStyle w:val="38"/>
        <w:rPr>
          <w:ins w:id="102281" w:author="מנוע מכני" w:date="2026-10-11T12:04:40Z"/>
        </w:rPr>
      </w:pPr>
      <w:r>
        <w:t xml:space="preserve">דתניא</w:t>
      </w:r>
      <w:r>
        <w:t xml:space="preserve">:</w:t>
      </w:r>
    </w:p>
    <w:p w:rsidR="00DA63EC" w:rsidRDefault="00DA63EC" w:rsidP="00DA63EC">
      <w:pPr>
        <w:tabs>
          <w:tab w:val="center" w:pos="2835"/>
        </w:tabs>
        <w:rPr>
          <w:rtl/>
        </w:rPr>
      </w:pPr>
      <w:del w:id="102282" w:author="מנוע מכני" w:date="2026-10-11T12:04:40Z">
        <w:r>
          <w:rPr>
            <w:rtl/>
          </w:rPr>
          <w:delText xml:space="preserve"> </w:delText>
        </w:r>
      </w:del>
      <w:r>
        <w:rPr>
          <w:rtl/>
        </w:rPr>
        <w:t xml:space="preserve">מותר מנחת נדבה, מותר מנחה ירקב.</w:t>
      </w:r>
    </w:p>
    <w:p>
      <w:pPr>
        <w:pStyle w:val="38"/>
        <w:rPr>
          <w:ins w:id="102283" w:author="מנוע מכני" w:date="2026-10-11T12:04:40Z"/>
        </w:rPr>
      </w:pPr>
      <w:r>
        <w:t>אר</w:t>
      </w:r>
      <w:r>
        <w:t>"</w:t>
      </w:r>
      <w:r>
        <w:t xml:space="preserve">ח </w:t>
      </w:r>
      <w:r>
        <w:t xml:space="preserve">ה"ק</w:t>
      </w:r>
      <w:r>
        <w:t xml:space="preserve">:</w:t>
      </w:r>
    </w:p>
    <w:p w:rsidR="00DA63EC" w:rsidRDefault="00DA63EC" w:rsidP="00DA63EC">
      <w:pPr>
        <w:tabs>
          <w:tab w:val="center" w:pos="2835"/>
        </w:tabs>
        <w:rPr>
          <w:rtl/>
        </w:rPr>
      </w:pPr>
      <w:del w:id="102284" w:author="מנוע מכני" w:date="2026-10-11T12:04:40Z">
        <w:r>
          <w:rPr>
            <w:rtl/>
          </w:rPr>
          <w:delText xml:space="preserve"> </w:delText>
        </w:r>
      </w:del>
      <w:r>
        <w:rPr>
          <w:rtl/>
        </w:rPr>
        <w:t xml:space="preserve">מותר מנחת חוטא - נדבה, מותר עשירית האיפה של כהן גדול - ירקב.</w:t>
      </w:r>
    </w:p>
    <w:p>
      <w:pPr>
        <w:pStyle w:val="38"/>
        <w:rPr>
          <w:ins w:id="102285" w:author="מנוע מכני" w:date="2026-10-11T12:04:40Z"/>
        </w:rPr>
      </w:pPr>
      <w:r>
        <w:t xml:space="preserve">רבה:</w:t>
      </w:r>
    </w:p>
    <w:p w:rsidR="00DA63EC" w:rsidRDefault="00DA63EC" w:rsidP="00DA63EC">
      <w:pPr>
        <w:tabs>
          <w:tab w:val="center" w:pos="2835"/>
        </w:tabs>
        <w:rPr>
          <w:rtl/>
        </w:rPr>
      </w:pPr>
      <w:del w:id="102286" w:author="מנוע מכני" w:date="2026-10-11T12:04:40Z">
        <w:r>
          <w:rPr>
            <w:rtl/>
          </w:rPr>
          <w:delText xml:space="preserve"> </w:delText>
        </w:r>
      </w:del>
      <w:r>
        <w:rPr>
          <w:rtl/>
        </w:rPr>
        <w:t xml:space="preserve">אפי' מותר עשירית האיפה של כהן גדול </w:t>
      </w:r>
      <w:ins w:id="92263" w:author="מנוע מכני" w:date="2026-10-11T12:04:40Z">
        <w:r>
          <w:rPr>
            <w:rtl/>
          </w:rPr>
          <w:t xml:space="preserve">גם</w:t>
        </w:r>
      </w:ins>
      <w:del w:id="92264" w:author="מנוע מכני" w:date="2026-10-11T12:04:40Z">
        <w:r>
          <w:rPr>
            <w:rtl/>
          </w:rPr>
          <w:delText xml:space="preserve">נמי</w:delText>
        </w:r>
      </w:del>
      <w:r>
        <w:rPr>
          <w:rtl/>
        </w:rPr>
        <w:t xml:space="preserve"> נדבה, אלא מותר לחמי תודה ירקב.</w:t>
      </w:r>
    </w:p>
    <w:p w:rsidR="00DA63EC" w:rsidRDefault="00DA63EC" w:rsidP="00DA63EC">
      <w:pPr>
        <w:tabs>
          <w:tab w:val="center" w:pos="2835"/>
        </w:tabs>
        <w:rPr>
          <w:rtl/>
        </w:rPr>
      </w:pPr>
      <w:ins w:id="90305" w:author="Claude - סמנטי" w:date="2026-10-11T12:27:00Z">
        <w:r>
          <w:rPr>
            <w:rtl/>
          </w:rPr>
          <w:t xml:space="preserve">במחלוקת</w:t>
        </w:r>
      </w:ins>
      <w:del w:id="90306" w:author="Claude - סמנטי" w:date="2026-10-11T12:27:00Z">
        <w:r>
          <w:rPr>
            <w:rtl/>
          </w:rPr>
          <w:delText xml:space="preserve">בפלוגתא</w:delText>
        </w:r>
      </w:del>
      <w:r>
        <w:rPr>
          <w:rFonts w:hint="cs"/>
          <w:rtl/>
        </w:rPr>
        <w:t>:</w:t>
      </w:r>
      <w:r>
        <w:rPr>
          <w:rtl/>
        </w:rPr>
        <w:t xml:space="preserve"> </w:t>
      </w:r>
      <w:r>
        <w:rPr>
          <w:rFonts w:hint="cs"/>
          <w:rtl/>
        </w:rPr>
        <w:t>ד</w:t>
      </w:r>
      <w:r>
        <w:rPr>
          <w:rtl/>
        </w:rPr>
        <w:t xml:space="preserve">מותר עשירית האיפה של כהן גדול – </w:t>
      </w:r>
      <w:r>
        <w:rPr>
          <w:rStyle w:val="2fb"/>
          <w:rFonts w:hint="cs"/>
          <w:rtl/>
        </w:rPr>
        <w:t>רי</w:t>
      </w:r>
      <w:r>
        <w:rPr>
          <w:rStyle w:val="2fb"/>
          <w:rtl/>
        </w:rPr>
        <w:t>"</w:t>
      </w:r>
      <w:r>
        <w:rPr>
          <w:rStyle w:val="2fb"/>
          <w:rFonts w:hint="cs"/>
          <w:rtl/>
        </w:rPr>
        <w:t>ו</w:t>
      </w:r>
      <w:r>
        <w:rPr>
          <w:rtl/>
        </w:rPr>
        <w:t xml:space="preserve">: נדבה, </w:t>
      </w:r>
      <w:ins w:id="90581" w:author="מנוע מכני" w:date="2026-10-11T12:04:40Z">
        <w:r>
          <w:rPr>
            <w:rStyle w:val="2fb"/>
            <w:rtl/>
          </w:rPr>
          <w:t xml:space="preserve">ר"א</w:t>
        </w:r>
      </w:ins>
      <w:del w:id="90582" w:author="מנוע מכני" w:date="2026-10-11T12:04:40Z">
        <w:r>
          <w:rPr>
            <w:rtl/>
          </w:rPr>
          <w:delText xml:space="preserve">רבי אלעזר</w:delText>
        </w:r>
      </w:del>
      <w:r>
        <w:rPr>
          <w:rtl/>
        </w:rPr>
        <w:t xml:space="preserve"> </w:t>
      </w:r>
      <w:r>
        <w:rPr>
          <w:rtl/>
        </w:rPr>
        <w:t xml:space="preserve">אמר</w:t>
      </w:r>
      <w:r>
        <w:rPr>
          <w:rtl/>
        </w:rPr>
        <w:t xml:space="preserve">: ירקב.</w:t>
      </w:r>
    </w:p>
    <w:p>
      <w:pPr>
        <w:pStyle w:val="38"/>
        <w:rPr>
          <w:ins w:id="102287" w:author="מנוע מכני" w:date="2026-10-11T12:04:40Z"/>
        </w:rPr>
      </w:pPr>
      <w:r>
        <w:t xml:space="preserve">והך</w:t>
      </w:r>
    </w:p>
    <w:p w:rsidR="00DA63EC" w:rsidRDefault="00DA63EC" w:rsidP="00DA63EC">
      <w:pPr>
        <w:tabs>
          <w:tab w:val="center" w:pos="2835"/>
        </w:tabs>
        <w:rPr>
          <w:rtl/>
        </w:rPr>
      </w:pPr>
      <w:del w:id="102288" w:author="מנוע מכני" w:date="2026-10-11T12:04:40Z">
        <w:r>
          <w:rPr>
            <w:rFonts w:hint="cs"/>
            <w:rtl/>
          </w:rPr>
          <w:delText xml:space="preserve"> </w:delText>
        </w:r>
      </w:del>
      <w:r>
        <w:rPr>
          <w:rFonts w:hint="cs"/>
          <w:rtl/>
        </w:rPr>
        <w:t xml:space="preserve">ד</w:t>
      </w:r>
      <w:r>
        <w:rPr>
          <w:rtl/>
        </w:rPr>
        <w:t xml:space="preserve">מותר שקלים - חולין, ומותר עשירית האיפה ומותר קיני זבין וקיני זבות וקיני יולדות וחטאות ואשמות - מותריהן נדבה</w:t>
      </w:r>
      <w:ins w:id="95591" w:author="מנוע מכני" w:date="2026-10-11T12:04:40Z">
        <w:r>
          <w:rPr>
            <w:rtl/>
          </w:rPr>
          <w:t xml:space="preserve">,</w:t>
        </w:r>
      </w:ins>
      <w:del w:id="95592" w:author="מנוע מכני" w:date="2026-10-11T12:04:40Z">
        <w:r>
          <w:rPr>
            <w:rtl/>
          </w:rPr>
          <w:delText xml:space="preserve">;</w:delText>
        </w:r>
      </w:del>
      <w:r>
        <w:rPr>
          <w:rtl/>
        </w:rPr>
        <w:t xml:space="preserve"> </w:t>
      </w:r>
    </w:p>
    <w:p w:rsidR="00DA63EC" w:rsidRDefault="00DA63EC" w:rsidP="00DA63EC">
      <w:pPr>
        <w:tabs>
          <w:tab w:val="center" w:pos="2835"/>
        </w:tabs>
        <w:rPr>
          <w:rtl/>
        </w:rPr>
      </w:pPr>
      <w:ins w:id="92265" w:author="מנוע מכני" w:date="2026-10-11T12:04:40Z">
        <w:r>
          <w:rPr>
            <w:rtl/>
          </w:rPr>
          <w:t xml:space="preserve">לא</w:t>
        </w:r>
      </w:ins>
      <w:del w:id="92266" w:author="מנוע מכני" w:date="2026-10-11T12:04:40Z">
        <w:r>
          <w:rPr>
            <w:rtl/>
          </w:rPr>
          <w:delText xml:space="preserve">לאו</w:delText>
        </w:r>
      </w:del>
      <w:r>
        <w:rPr>
          <w:rtl/>
        </w:rPr>
        <w:t xml:space="preserve"> מותר עשירית האיפה של כהן גדול</w:t>
      </w:r>
      <w:r>
        <w:rPr>
          <w:rFonts w:hint="cs"/>
          <w:rtl/>
        </w:rPr>
        <w:t xml:space="preserve"> א</w:t>
      </w:r>
      <w:r>
        <w:rPr>
          <w:rtl/>
        </w:rPr>
        <w:t>לא, מותר מנחת חוטא.</w:t>
      </w:r>
    </w:p>
    <w:p>
      <w:pPr>
        <w:pStyle w:val="38"/>
        <w:rPr>
          <w:ins w:id="102290" w:author="מנוע מכני" w:date="2026-10-11T12:04:40Z"/>
        </w:rPr>
      </w:pPr>
      <w:del w:id="102289" w:author="מנוע מכני" w:date="2026-10-11T12:04:40Z">
        <w:r>
          <w:delText xml:space="preserve">•</w:delText>
        </w:r>
      </w:del>
      <w:r>
        <w:t xml:space="preserve"> </w:t>
      </w:r>
      <w:r>
        <w:t>ארנבר</w:t>
      </w:r>
      <w:r>
        <w:t>"</w:t>
      </w:r>
      <w:r>
        <w:t>י</w:t>
      </w:r>
      <w:r>
        <w:t xml:space="preserve"> </w:t>
      </w:r>
      <w:ins w:id="97789" w:author="מנוע מכני" w:date="2026-10-11T12:04:40Z">
        <w:r>
          <w:t xml:space="preserve">מסתבר</w:t>
        </w:r>
      </w:ins>
      <w:del w:id="97790" w:author="מנוע מכני" w:date="2026-10-11T12:04:40Z">
        <w:r>
          <w:delText xml:space="preserve">מסתברא</w:delText>
        </w:r>
      </w:del>
      <w:r>
        <w:t xml:space="preserve"> כמ"</w:t>
      </w:r>
      <w:r>
        <w:t>ד</w:t>
      </w:r>
      <w:r>
        <w:t xml:space="preserve">:</w:t>
      </w:r>
    </w:p>
    <w:p w:rsidR="00DA63EC" w:rsidRDefault="00DA63EC" w:rsidP="00DA63EC">
      <w:pPr>
        <w:tabs>
          <w:tab w:val="center" w:pos="2835"/>
        </w:tabs>
        <w:rPr>
          <w:rtl/>
        </w:rPr>
      </w:pPr>
      <w:del w:id="102291" w:author="מנוע מכני" w:date="2026-10-11T12:04:40Z">
        <w:r>
          <w:rPr>
            <w:rtl/>
          </w:rPr>
          <w:delText xml:space="preserve"> </w:delText>
        </w:r>
      </w:del>
      <w:r>
        <w:rPr>
          <w:rtl/>
        </w:rPr>
        <w:t xml:space="preserve">מותר עשירית האיפה של כהן גדול ירקב</w:t>
      </w:r>
      <w:ins w:id="95593" w:author="מנוע מכני" w:date="2026-10-11T12:04:40Z">
        <w:r>
          <w:rPr>
            <w:rtl/>
          </w:rPr>
          <w:t xml:space="preserve">,</w:t>
        </w:r>
      </w:ins>
      <w:del w:id="95594" w:author="מנוע מכני" w:date="2026-10-11T12:04:40Z">
        <w:r>
          <w:rPr>
            <w:rtl/>
          </w:rPr>
          <w:delText xml:space="preserve">;</w:delText>
        </w:r>
      </w:del>
      <w:r>
        <w:rPr>
          <w:rtl/>
        </w:rPr>
        <w:t xml:space="preserve"> </w:t>
      </w:r>
      <w:r>
        <w:rPr>
          <w:rtl/>
        </w:rPr>
        <w:t xml:space="preserve">דתניא</w:t>
      </w:r>
      <w:r>
        <w:rPr>
          <w:rtl/>
        </w:rPr>
        <w:t xml:space="preserve">: </w:t>
      </w:r>
      <w:r>
        <w:rPr>
          <w:rtl/>
        </w:rPr>
        <w:t xml:space="preserve">לא</w:t>
      </w:r>
      <w:r>
        <w:rPr>
          <w:rtl/>
        </w:rPr>
        <w:t xml:space="preserve"> ישים </w:t>
      </w:r>
      <w:ins w:id="93957" w:author="מנוע מכני" w:date="2026-10-11T12:04:40Z">
        <w:r>
          <w:rPr>
            <w:rStyle w:val="afffff0"/>
            <w:rtl/>
            <w:rPrChange w:id="9097" w:author="מנוע פסוקים" w:date="2026-10-11T09:32:13Z">
              <w:rPr>
                <w:rtl/>
              </w:rPr>
            </w:rPrChange>
          </w:rPr>
          <w:t xml:space="preserve">עליו</w:t>
        </w:r>
      </w:ins>
      <w:del w:id="93958" w:author="מנוע מכני" w:date="2026-10-11T12:04:40Z">
        <w:r>
          <w:rPr>
            <w:rtl/>
          </w:rPr>
          <w:delText xml:space="preserve">עליה</w:delText>
        </w:r>
      </w:del>
      <w:r>
        <w:rPr>
          <w:rStyle w:val="afffff0"/>
          <w:rtl/>
          <w:rPrChange w:id="9098" w:author="מנוע פסוקים" w:date="2026-10-11T09:32:13Z">
            <w:rPr>
              <w:rtl/>
            </w:rPr>
          </w:rPrChange>
        </w:rPr>
        <w:t xml:space="preserve"> שמן ולא יתן </w:t>
      </w:r>
      <w:ins w:id="93959" w:author="מנוע מכני" w:date="2026-10-11T12:04:40Z">
        <w:r>
          <w:rPr>
            <w:rStyle w:val="afffff0"/>
            <w:rtl/>
            <w:rPrChange w:id="9099" w:author="מנוע פסוקים" w:date="2026-10-11T09:32:13Z">
              <w:rPr>
                <w:rtl/>
              </w:rPr>
            </w:rPrChange>
          </w:rPr>
          <w:t xml:space="preserve">עליו</w:t>
        </w:r>
      </w:ins>
      <w:del w:id="93960" w:author="מנוע מכני" w:date="2026-10-11T12:04:40Z">
        <w:r>
          <w:rPr>
            <w:rtl/>
          </w:rPr>
          <w:delText xml:space="preserve">עליה</w:delText>
        </w:r>
      </w:del>
      <w:r>
        <w:rPr>
          <w:rStyle w:val="afffff0"/>
          <w:rtl/>
          <w:rPrChange w:id="9100" w:author="מנוע פסוקים" w:date="2026-10-11T09:32:13Z">
            <w:rPr>
              <w:rtl/>
            </w:rPr>
          </w:rPrChange>
        </w:rPr>
        <w:t xml:space="preserve"> לבונה כי</w:t>
      </w:r>
      <w:r>
        <w:rPr>
          <w:rtl/>
        </w:rPr>
        <w:t xml:space="preserve"> חטאת היא </w:t>
      </w:r>
    </w:p>
    <w:p>
      <w:pPr>
        <w:pStyle w:val="38"/>
        <w:rPr>
          <w:ins w:id="102293" w:author="מנוע מכני" w:date="2026-10-11T12:04:40Z"/>
        </w:rPr>
      </w:pPr>
      <w:del w:id="102292" w:author="מנוע מכני" w:date="2026-10-11T12:04:40Z">
        <w:r>
          <w:delText xml:space="preserve">•</w:delText>
        </w:r>
      </w:del>
      <w:r>
        <w:t xml:space="preserve"> </w:t>
      </w:r>
      <w:r>
        <w:t>אר</w:t>
      </w:r>
      <w:r>
        <w:t>"</w:t>
      </w:r>
      <w:r>
        <w:t>י</w:t>
      </w:r>
      <w:r>
        <w:t xml:space="preserve">:</w:t>
      </w:r>
    </w:p>
    <w:p w:rsidR="00DA63EC" w:rsidRDefault="00DA63EC" w:rsidP="00DA63EC">
      <w:pPr>
        <w:tabs>
          <w:tab w:val="center" w:pos="2835"/>
        </w:tabs>
        <w:rPr>
          <w:rtl/>
        </w:rPr>
      </w:pPr>
      <w:del w:id="102294" w:author="מנוע מכני" w:date="2026-10-11T12:04:40Z">
        <w:r>
          <w:rPr>
            <w:rtl/>
          </w:rPr>
          <w:delText xml:space="preserve"> </w:delText>
        </w:r>
      </w:del>
      <w:r>
        <w:rPr>
          <w:rtl/>
        </w:rPr>
        <w:t xml:space="preserve">היא קרויה חטאת ואין אחרת קרויה חטאת, לימד על עשירית האיפה של כהן גדול שאינה קרויה חטאת וטעונה לבונה, ומדאינה קרויה חטאת - מותרה ירקב.</w:t>
      </w:r>
    </w:p>
    <w:p w:rsidR="00DA63EC" w:rsidRDefault="00DA63EC" w:rsidP="00DA63EC">
      <w:pPr>
        <w:pStyle w:val="affffd"/>
        <w:rPr>
          <w:rtl/>
        </w:rPr>
      </w:pPr>
      <w:r>
        <w:rPr>
          <w:rtl/>
        </w:rPr>
        <w:t>׹</w:t>
      </w:r>
    </w:p>
    <w:p>
      <w:pPr>
        <w:pStyle w:val="MishnaBatzad"/>
        <w:rPr>
          <w:ins w:id="20512" w:author="קלוד" w:date="2026-10-11T09:07:26Z"/>
        </w:rPr>
      </w:pPr>
      <w:ins w:id="20511" w:author="קלוד" w:date="2026-10-11T09:07:26Z">
        <w:r>
          <w:t xml:space="preserve">משנה ט</w:t>
        </w:r>
      </w:ins>
    </w:p>
    <w:p w:rsidR="00DA63EC" w:rsidRPr="000A334C" w:rsidRDefault="00DA63EC" w:rsidP="003B6D22">
      <w:pPr>
        <w:pStyle w:val="afff9"/>
        <w:rPr>
          <w:del w:id="20308" w:author="קלוד" w:date="2026-10-11T09:07:26Z"/>
          <w:rtl/>
        </w:rPr>
      </w:pPr>
      <w:del w:id="20307" w:author="קלוד" w:date="2026-10-11T09:07:26Z">
        <w:r w:rsidRPr="000A334C">
          <w:rPr>
            <w:rtl/>
          </w:rPr>
          <w:delText xml:space="preserve">מתני'.</w:delText>
        </w:r>
      </w:del>
    </w:p>
    <w:p w:rsidR="00DA63EC" w:rsidRPr="000A334C" w:rsidRDefault="00DA63EC" w:rsidP="003B6D22">
      <w:pPr>
        <w:pStyle w:val="afff9"/>
        <w:spacing w:before="120"/>
        <w:rPr>
          <w:rtl/>
        </w:rPr>
        <w:pPrChange w:id="90094" w:author="קלוד" w:date="2026-10-11T12:09:42Z">
          <w:pPr>
            <w:pStyle w:val="afff9"/>
          </w:pPr>
        </w:pPrChange>
      </w:pPr>
      <w:r w:rsidRPr="000A334C">
        <w:rPr>
          <w:rtl/>
        </w:rPr>
        <w:t xml:space="preserve">שור זה עולה ונסתאב - אם רצה יביא בדמיו שנים; </w:t>
      </w:r>
    </w:p>
    <w:p w:rsidR="00DA63EC" w:rsidRPr="000A334C" w:rsidRDefault="00DA63EC" w:rsidP="003B6D22">
      <w:pPr>
        <w:pStyle w:val="afff9"/>
        <w:rPr>
          <w:rtl/>
        </w:rPr>
      </w:pPr>
      <w:r w:rsidRPr="000A334C">
        <w:rPr>
          <w:rtl/>
        </w:rPr>
        <w:t>שני שוורים אלו עולה ונסתאבו - רצה יביא בדמיהן אחד, ורבי אוסר.</w:t>
      </w:r>
    </w:p>
    <w:p w:rsidR="00DA63EC" w:rsidRPr="000A334C" w:rsidRDefault="00DA63EC" w:rsidP="003B6D22">
      <w:pPr>
        <w:pStyle w:val="afff9"/>
        <w:rPr>
          <w:rtl/>
        </w:rPr>
      </w:pPr>
      <w:r w:rsidRPr="000A334C">
        <w:rPr>
          <w:rtl/>
        </w:rPr>
        <w:t xml:space="preserve">איל זה עולה ונסתאב - אם רצה יביא בדמיו כבש; </w:t>
      </w:r>
    </w:p>
    <w:p w:rsidR="00DA63EC" w:rsidRPr="000A334C" w:rsidRDefault="00DA63EC" w:rsidP="003B6D22">
      <w:pPr>
        <w:pStyle w:val="afff9"/>
        <w:rPr>
          <w:rtl/>
        </w:rPr>
      </w:pPr>
      <w:r w:rsidRPr="000A334C">
        <w:rPr>
          <w:rtl/>
        </w:rPr>
        <w:t>כבש זה עולה ונסתאב - אם רצה יביא בדמיו איל, ורבי אוסר.</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קח:</w:t>
      </w:r>
    </w:p>
    <w:p>
      <w:pPr>
        <w:pStyle w:val="afffff8"/>
        <w:rPr>
          <w:ins w:id="90031" w:author="קלוד" w:date="2026-10-11T12:32:08Z"/>
        </w:rPr>
      </w:pPr>
      <w:ins w:id="90032" w:author="קלוד" w:date="2026-10-11T12:32:08Z">
        <w:r>
          <w:rPr>
            <w:color w:val="7B3F00"/>
          </w:rPr>
          <w:t xml:space="preserve">שור זה שנסתאב - מביא בדמיו שנים, בשונה משור במנה</w:t>
        </w:r>
      </w:ins>
    </w:p>
    <w:p>
      <w:pPr>
        <w:pStyle w:val="38"/>
        <w:rPr>
          <w:ins w:id="102295" w:author="מנוע מכני" w:date="2026-10-11T12:04:40Z"/>
        </w:rPr>
      </w:pPr>
      <w:r>
        <w:t xml:space="preserve">והא </w:t>
      </w:r>
      <w:r>
        <w:t>ד</w:t>
      </w:r>
      <w:r>
        <w:t xml:space="preserve">רישא:</w:t>
      </w:r>
    </w:p>
    <w:p w:rsidR="00DA63EC" w:rsidRDefault="00DA63EC" w:rsidP="00DA63EC">
      <w:pPr>
        <w:tabs>
          <w:tab w:val="center" w:pos="2835"/>
        </w:tabs>
        <w:rPr>
          <w:rtl/>
        </w:rPr>
      </w:pPr>
      <w:del w:id="102296" w:author="מנוע מכני" w:date="2026-10-11T12:04:40Z">
        <w:r>
          <w:rPr>
            <w:rtl/>
          </w:rPr>
          <w:delText xml:space="preserve"> </w:delText>
        </w:r>
      </w:del>
      <w:r>
        <w:rPr>
          <w:rtl/>
        </w:rPr>
        <w:t xml:space="preserve">שור במנה והביא שנים במנה - </w:t>
      </w:r>
      <w:r>
        <w:rPr>
          <w:rtl/>
        </w:rPr>
        <w:t xml:space="preserve">לא</w:t>
      </w:r>
      <w:r>
        <w:rPr>
          <w:rtl/>
        </w:rPr>
        <w:t xml:space="preserve"> יצא!</w:t>
      </w:r>
    </w:p>
    <w:p w:rsidR="00DA63EC" w:rsidRDefault="00DA63EC" w:rsidP="00DA63EC">
      <w:pPr>
        <w:tabs>
          <w:tab w:val="center" w:pos="2835"/>
        </w:tabs>
        <w:rPr>
          <w:rtl/>
        </w:rPr>
      </w:pPr>
      <w:r>
        <w:rPr>
          <w:rtl/>
        </w:rPr>
        <w:t>שור זה ונסתאב שאני.</w:t>
      </w:r>
    </w:p>
    <w:p w:rsidR="00DA63EC" w:rsidRDefault="00DA63EC" w:rsidP="00DA63EC">
      <w:pPr>
        <w:pStyle w:val="affffd"/>
        <w:rPr>
          <w:del w:id="90181" w:author="מנוע עיצוב" w:date="2026-10-11T12:09:26Z"/>
          <w:rtl/>
        </w:rPr>
      </w:pPr>
      <w:del w:id="90180" w:author="מנוע עיצוב" w:date="2026-10-11T12:09:26Z">
        <w:r>
          <w:rPr>
            <w:rtl/>
          </w:rPr>
          <w:delText xml:space="preserve">׹</w:delText>
        </w:r>
      </w:del>
    </w:p>
    <w:p w:rsidR="00DA63EC" w:rsidRDefault="00DA63EC" w:rsidP="00DA63EC">
      <w:pPr>
        <w:pStyle w:val="affff1"/>
        <w:ind w:end="0"/>
        <w:rPr>
          <w:rtl/>
        </w:rPr>
        <w:pPrChange w:id="20124" w:author="קלוד" w:date="2026-10-11T09:07:26Z">
          <w:pPr>
            <w:pStyle w:val="affff1"/>
            <w:rPr>
              <w:rtl/>
            </w:rPr>
          </w:pPr>
        </w:pPrChange>
      </w:pPr>
      <w:ins w:id="9888" w:author="מספור קטעי משנה" w:date="2026-10-11T09:35:12Z">
        <w:r>
          <w:rPr>
            <w:rStyle w:val="MisparKeta"/>
          </w:rPr>
          <w:t xml:space="preserve">ב. </w:t>
        </w:r>
      </w:ins>
      <w:r>
        <w:rPr>
          <w:rtl/>
        </w:rPr>
        <w:t>שני שוורין אלו עולה ונסתאבו - רצה יביא בדמיהן אחד, ורבי אוסר.</w:t>
      </w:r>
    </w:p>
    <w:p w:rsidR="00DA63EC" w:rsidRDefault="00DA63EC" w:rsidP="00DA63EC">
      <w:pPr>
        <w:tabs>
          <w:tab w:val="center" w:pos="2835"/>
        </w:tabs>
        <w:rPr>
          <w:rtl/>
        </w:rPr>
      </w:pPr>
      <w:r>
        <w:rPr>
          <w:rStyle w:val="2fb"/>
          <w:rFonts w:hint="cs"/>
          <w:rtl/>
        </w:rPr>
        <w:t>ו</w:t>
      </w:r>
      <w:r>
        <w:rPr>
          <w:rStyle w:val="2fb"/>
          <w:rtl/>
        </w:rPr>
        <w:t xml:space="preserve">רבי</w:t>
      </w:r>
      <w:r>
        <w:rPr>
          <w:rtl/>
        </w:rPr>
        <w:t xml:space="preserve"> אכולה </w:t>
      </w:r>
      <w:ins w:id="92267" w:author="מנוע מכני" w:date="2026-10-11T12:04:40Z">
        <w:r>
          <w:rPr>
            <w:rtl/>
          </w:rPr>
          <w:t xml:space="preserve">דבר</w:t>
        </w:r>
      </w:ins>
      <w:del w:id="92268" w:author="מנוע מכני" w:date="2026-10-11T12:04:40Z">
        <w:r>
          <w:rPr>
            <w:rtl/>
          </w:rPr>
          <w:delText xml:space="preserve">מילתא</w:delText>
        </w:r>
      </w:del>
      <w:r>
        <w:rPr>
          <w:rtl/>
        </w:rPr>
        <w:t xml:space="preserve"> פליג, ונטר לרבנן עד דמסקי </w:t>
      </w:r>
      <w:ins w:id="90307" w:author="Claude - סמנטי" w:date="2026-10-11T12:27:00Z">
        <w:r>
          <w:rPr>
            <w:rtl/>
          </w:rPr>
          <w:t xml:space="preserve">דבריהם</w:t>
        </w:r>
      </w:ins>
      <w:del w:id="90308" w:author="Claude - סמנטי" w:date="2026-10-11T12:27:00Z">
        <w:r>
          <w:rPr>
            <w:rtl/>
          </w:rPr>
          <w:delText xml:space="preserve">מילתייהו</w:delText>
        </w:r>
      </w:del>
      <w:r>
        <w:rPr>
          <w:rtl/>
        </w:rPr>
        <w:t xml:space="preserve"> </w:t>
      </w:r>
      <w:ins w:id="92269" w:author="מנוע מכני" w:date="2026-10-11T12:04:40Z">
        <w:r>
          <w:rPr>
            <w:rtl/>
          </w:rPr>
          <w:t xml:space="preserve">ואח"כ</w:t>
        </w:r>
      </w:ins>
      <w:del w:id="92270" w:author="מנוע מכני" w:date="2026-10-11T12:04:40Z">
        <w:r>
          <w:rPr>
            <w:rtl/>
          </w:rPr>
          <w:delText xml:space="preserve">והדר</w:delText>
        </w:r>
      </w:del>
      <w:r>
        <w:rPr>
          <w:rtl/>
        </w:rPr>
        <w:t xml:space="preserve"> מיפליג </w:t>
      </w:r>
      <w:ins w:id="93961" w:author="מנוע מכני" w:date="2026-10-11T12:04:40Z">
        <w:r>
          <w:rPr>
            <w:rtl/>
          </w:rPr>
          <w:t xml:space="preserve">עליהם</w:t>
        </w:r>
      </w:ins>
      <w:del w:id="93962" w:author="מנוע מכני" w:date="2026-10-11T12:04:40Z">
        <w:r>
          <w:rPr>
            <w:rtl/>
          </w:rPr>
          <w:delText xml:space="preserve">עלייהו</w:delText>
        </w:r>
      </w:del>
      <w:r>
        <w:rPr>
          <w:rtl/>
        </w:rPr>
        <w:t xml:space="preserve">.</w:t>
      </w:r>
    </w:p>
    <w:p w:rsidR="00DA63EC" w:rsidRDefault="00DA63EC" w:rsidP="00DA63EC">
      <w:pPr>
        <w:tabs>
          <w:tab w:val="center" w:pos="2835"/>
        </w:tabs>
        <w:rPr>
          <w:rtl/>
        </w:rPr>
      </w:pPr>
      <w:r>
        <w:rPr>
          <w:rtl/>
        </w:rPr>
        <w:t xml:space="preserve">תדע, דקתני: איל זה עולה ונסתאב - רצה יביא בדמיו כבש, כבש זה לעולה ונסתאב - רצה יביא בדמיו איל, </w:t>
      </w:r>
      <w:r>
        <w:rPr>
          <w:rStyle w:val="2fb"/>
          <w:rtl/>
        </w:rPr>
        <w:t xml:space="preserve">ורבי</w:t>
      </w:r>
      <w:r>
        <w:rPr>
          <w:rtl/>
        </w:rPr>
        <w:t xml:space="preserve"> אוסר, </w:t>
      </w:r>
      <w:r>
        <w:rPr>
          <w:rtl/>
        </w:rPr>
        <w:t xml:space="preserve">ש"מ</w:t>
      </w:r>
      <w:r>
        <w:rPr>
          <w:rtl/>
        </w:rPr>
        <w:t xml:space="preserve">.</w:t>
      </w:r>
    </w:p>
    <w:p w:rsidR="00DA63EC" w:rsidRDefault="00DA63EC" w:rsidP="00DA63EC">
      <w:pPr>
        <w:tabs>
          <w:tab w:val="center" w:pos="2835"/>
        </w:tabs>
        <w:rPr>
          <w:b/>
          <w:bCs/>
          <w:rtl/>
        </w:rPr>
      </w:pPr>
    </w:p>
    <w:p>
      <w:pPr>
        <w:pStyle w:val="afffff8"/>
        <w:rPr>
          <w:ins w:id="90029" w:author="קלוד" w:date="2026-10-11T12:32:08Z"/>
        </w:rPr>
      </w:pPr>
      <w:ins w:id="90030" w:author="קלוד" w:date="2026-10-11T12:32:08Z">
        <w:r>
          <w:rPr>
            <w:color w:val="7B3F00"/>
          </w:rPr>
          <w:t xml:space="preserve">האם בדמי נסתאב מביא ממין אחר?</w:t>
        </w:r>
      </w:ins>
    </w:p>
    <w:p>
      <w:pPr>
        <w:pStyle w:val="38"/>
        <w:rPr>
          <w:ins w:id="102297" w:author="מנוע מכני" w:date="2026-10-11T12:04:40Z"/>
        </w:rPr>
      </w:pPr>
      <w:r w:rsidRPr="004A7C9A">
        <w:lastRenderedPageBreak/>
        <w:t>איבעיא להו</w:t>
      </w:r>
      <w:r>
        <w:t xml:space="preserve">:</w:t>
      </w:r>
    </w:p>
    <w:p w:rsidR="00DA63EC" w:rsidRDefault="00DA63EC" w:rsidP="00DA63EC">
      <w:pPr>
        <w:tabs>
          <w:tab w:val="center" w:pos="2835"/>
        </w:tabs>
        <w:rPr>
          <w:rtl/>
        </w:rPr>
      </w:pPr>
      <w:del w:id="102298" w:author="מנוע מכני" w:date="2026-10-11T12:04:40Z">
        <w:r>
          <w:rPr>
            <w:rtl/>
          </w:rPr>
          <w:delText xml:space="preserve"> </w:delText>
        </w:r>
      </w:del>
      <w:r>
        <w:rPr>
          <w:rtl/>
        </w:rPr>
        <w:t xml:space="preserve">ממינא למינא, </w:t>
      </w:r>
      <w:ins w:id="93963" w:author="מנוע מכני" w:date="2026-10-11T12:04:40Z">
        <w:r>
          <w:rPr>
            <w:rtl/>
          </w:rPr>
          <w:t xml:space="preserve">מה</w:t>
        </w:r>
      </w:ins>
      <w:del w:id="93964" w:author="מנוע מכני" w:date="2026-10-11T12:04:40Z">
        <w:r>
          <w:rPr>
            <w:rtl/>
          </w:rPr>
          <w:delText xml:space="preserve">מאי</w:delText>
        </w:r>
      </w:del>
      <w:r>
        <w:rPr>
          <w:rtl/>
        </w:rPr>
        <w:t xml:space="preserve">? תא שמע: שור זה עולה ונסתאב - </w:t>
      </w:r>
      <w:r>
        <w:rPr>
          <w:rtl/>
        </w:rPr>
        <w:t xml:space="preserve">לא</w:t>
      </w:r>
      <w:r>
        <w:rPr>
          <w:rtl/>
        </w:rPr>
        <w:t xml:space="preserve"> יביא בדמיו איל אבל מביא בדמיו ב' אילים, </w:t>
      </w:r>
      <w:r>
        <w:rPr>
          <w:rStyle w:val="2fb"/>
          <w:rtl/>
        </w:rPr>
        <w:t xml:space="preserve">ורבי</w:t>
      </w:r>
      <w:r>
        <w:rPr>
          <w:rtl/>
        </w:rPr>
        <w:t xml:space="preserve"> אוסר, לפי שאין בילה, </w:t>
      </w:r>
      <w:r>
        <w:rPr>
          <w:rtl/>
        </w:rPr>
        <w:t xml:space="preserve">ש"מ</w:t>
      </w:r>
      <w:r>
        <w:rPr>
          <w:rtl/>
        </w:rPr>
        <w:t xml:space="preserve">.</w:t>
      </w:r>
    </w:p>
    <w:p w:rsidR="00DA63EC" w:rsidRDefault="00DA63EC" w:rsidP="00DA63EC">
      <w:pPr>
        <w:tabs>
          <w:tab w:val="center" w:pos="2835"/>
        </w:tabs>
        <w:rPr>
          <w:rtl/>
        </w:rPr>
      </w:pPr>
      <w:ins w:id="93965" w:author="מנוע מכני" w:date="2026-10-11T12:04:40Z">
        <w:r>
          <w:rPr>
            <w:rFonts w:hint="cs"/>
            <w:rtl/>
          </w:rPr>
          <w:t xml:space="preserve">ושני</w:t>
        </w:r>
      </w:ins>
      <w:del w:id="93966" w:author="מנוע מכני" w:date="2026-10-11T12:04:40Z">
        <w:r>
          <w:rPr>
            <w:rFonts w:hint="cs"/>
            <w:rtl/>
          </w:rPr>
          <w:delText xml:space="preserve">ותרי</w:delText>
        </w:r>
      </w:del>
      <w:r>
        <w:rPr>
          <w:rFonts w:hint="cs"/>
          <w:rtl/>
        </w:rPr>
        <w:t xml:space="preserve"> תנאי אליבא דרבנן דלחד תנא לרבנן בנסתאב </w:t>
      </w:r>
      <w:r>
        <w:rPr>
          <w:rFonts w:hint="cs"/>
          <w:rtl/>
        </w:rPr>
        <w:t xml:space="preserve">לא</w:t>
      </w:r>
      <w:r>
        <w:rPr>
          <w:rFonts w:hint="cs"/>
          <w:rtl/>
        </w:rPr>
        <w:t xml:space="preserve"> שנין בין גדול לקטן </w:t>
      </w:r>
    </w:p>
    <w:p w:rsidR="00DA63EC" w:rsidRDefault="00DA63EC" w:rsidP="00DA63EC">
      <w:pPr>
        <w:tabs>
          <w:tab w:val="center" w:pos="2835"/>
        </w:tabs>
        <w:rPr>
          <w:rtl/>
        </w:rPr>
      </w:pPr>
    </w:p>
    <w:p w:rsidR="00DA63EC" w:rsidRDefault="00DA63EC" w:rsidP="00DA63EC">
      <w:pPr>
        <w:tabs>
          <w:tab w:val="center" w:pos="2835"/>
        </w:tabs>
        <w:rPr>
          <w:rtl/>
        </w:rPr>
      </w:pPr>
      <w:ins w:id="93967" w:author="מנוע מכני" w:date="2026-10-11T12:04:40Z">
        <w:r>
          <w:rPr>
            <w:rFonts w:hint="cs"/>
            <w:rtl/>
          </w:rPr>
          <w:t xml:space="preserve">ושני</w:t>
        </w:r>
      </w:ins>
      <w:del w:id="93968" w:author="מנוע מכני" w:date="2026-10-11T12:04:40Z">
        <w:r>
          <w:rPr>
            <w:rFonts w:hint="cs"/>
            <w:rtl/>
          </w:rPr>
          <w:delText xml:space="preserve">ותרי</w:delText>
        </w:r>
      </w:del>
      <w:r>
        <w:rPr>
          <w:rFonts w:hint="cs"/>
          <w:rtl/>
        </w:rPr>
        <w:t xml:space="preserve"> תנאי אליבא דבי דלחד תנא בכבש זה עולה ונסתאב יביא בדמיו איל ולחד תנא אליבא </w:t>
      </w:r>
      <w:r>
        <w:rPr>
          <w:rStyle w:val="2fb"/>
          <w:rFonts w:hint="cs"/>
          <w:rtl/>
        </w:rPr>
        <w:t xml:space="preserve">דרבי</w:t>
      </w:r>
      <w:r>
        <w:rPr>
          <w:rFonts w:hint="cs"/>
          <w:rtl/>
        </w:rPr>
        <w:t xml:space="preserve"> אוסר </w:t>
      </w:r>
    </w:p>
    <w:p w:rsidR="00DA63EC" w:rsidRDefault="00DA63EC" w:rsidP="00DA63EC">
      <w:pPr>
        <w:tabs>
          <w:tab w:val="center" w:pos="2835"/>
        </w:tabs>
        <w:rPr>
          <w:rtl/>
        </w:rPr>
      </w:pPr>
      <w:r w:rsidRPr="001D1A9E">
        <w:rPr>
          <w:b/>
          <w:bCs/>
          <w:rtl/>
        </w:rPr>
        <w:t>ובטהורים</w:t>
      </w:r>
      <w:r>
        <w:rPr>
          <w:rtl/>
        </w:rPr>
        <w:t>, עגל והביא פר, כבש והביא איל - יצא, סתמא כרבנן.</w:t>
      </w:r>
    </w:p>
    <w:p w:rsidR="00DA63EC" w:rsidRDefault="00DA63EC" w:rsidP="00DA63EC">
      <w:pPr>
        <w:pStyle w:val="affffd"/>
        <w:rPr>
          <w:del w:id="90183" w:author="מנוע עיצוב" w:date="2026-10-11T12:09:26Z"/>
          <w:rtl/>
        </w:rPr>
      </w:pPr>
      <w:del w:id="90182" w:author="מנוע עיצוב" w:date="2026-10-11T12:09:26Z">
        <w:r>
          <w:rPr>
            <w:rtl/>
          </w:rPr>
          <w:delText xml:space="preserve">׹</w:delText>
        </w:r>
      </w:del>
    </w:p>
    <w:p w:rsidR="00DA63EC" w:rsidRPr="001D1A9E" w:rsidRDefault="00DA63EC" w:rsidP="00DA63EC">
      <w:pPr>
        <w:pStyle w:val="affff1"/>
        <w:ind w:end="0"/>
        <w:rPr>
          <w:rtl/>
        </w:rPr>
        <w:pPrChange w:id="20125" w:author="קלוד" w:date="2026-10-11T09:07:26Z">
          <w:pPr>
            <w:pStyle w:val="affff1"/>
            <w:rPr>
              <w:rtl/>
            </w:rPr>
          </w:pPr>
        </w:pPrChange>
      </w:pPr>
      <w:ins w:id="9889" w:author="מספור קטעי משנה" w:date="2026-10-11T09:35:12Z">
        <w:r>
          <w:rPr>
            <w:rStyle w:val="MisparKeta"/>
          </w:rPr>
          <w:t xml:space="preserve">ו. </w:t>
        </w:r>
      </w:ins>
      <w:r w:rsidRPr="001D1A9E">
        <w:rPr>
          <w:rtl/>
        </w:rPr>
        <w:t>רצה יביא בדמיו ב' [כו'].</w:t>
      </w:r>
    </w:p>
    <w:p>
      <w:pPr>
        <w:pStyle w:val="38"/>
        <w:rPr>
          <w:ins w:id="102299" w:author="מנוע מכני" w:date="2026-10-11T12:04:40Z"/>
        </w:rPr>
      </w:pPr>
      <w:r>
        <w:t>ה</w:t>
      </w:r>
      <w:r>
        <w:t>"</w:t>
      </w:r>
      <w:r>
        <w:t>ר ר</w:t>
      </w:r>
      <w:r>
        <w:t>"</w:t>
      </w:r>
      <w:r>
        <w:t>מ מר</w:t>
      </w:r>
      <w:r>
        <w:t>"</w:t>
      </w:r>
      <w:r>
        <w:t>ז מ</w:t>
      </w:r>
      <w:r>
        <w:t xml:space="preserve">רב:</w:t>
      </w:r>
    </w:p>
    <w:p w:rsidR="00DA63EC" w:rsidRDefault="00DA63EC" w:rsidP="00DA63EC">
      <w:pPr>
        <w:tabs>
          <w:tab w:val="center" w:pos="2835"/>
        </w:tabs>
        <w:rPr>
          <w:rtl/>
        </w:rPr>
      </w:pPr>
      <w:del w:id="102300" w:author="מנוע מכני" w:date="2026-10-11T12:04:40Z">
        <w:r>
          <w:rPr>
            <w:rtl/>
          </w:rPr>
          <w:delText xml:space="preserve"> </w:delText>
        </w:r>
      </w:del>
      <w:r>
        <w:rPr>
          <w:rtl/>
        </w:rPr>
        <w:t xml:space="preserve">ל"</w:t>
      </w:r>
      <w:r>
        <w:rPr>
          <w:rFonts w:hint="cs"/>
          <w:rtl/>
        </w:rPr>
        <w:t>ש</w:t>
      </w:r>
      <w:r>
        <w:rPr>
          <w:rtl/>
        </w:rPr>
        <w:t xml:space="preserve"> אלא דאמר שור זה עולה, </w:t>
      </w:r>
      <w:r>
        <w:rPr>
          <w:rtl/>
        </w:rPr>
        <w:t xml:space="preserve">א"</w:t>
      </w:r>
      <w:r>
        <w:rPr>
          <w:rFonts w:hint="cs"/>
          <w:rtl/>
        </w:rPr>
        <w:t>נ</w:t>
      </w:r>
      <w:r>
        <w:rPr>
          <w:rtl/>
        </w:rPr>
        <w:t xml:space="preserve"> </w:t>
      </w:r>
      <w:r>
        <w:rPr>
          <w:rtl/>
        </w:rPr>
        <w:t xml:space="preserve">אמר</w:t>
      </w:r>
      <w:r>
        <w:rPr>
          <w:rtl/>
        </w:rPr>
        <w:t xml:space="preserve"> שור זה עלי עולה, אבל </w:t>
      </w:r>
      <w:r>
        <w:rPr>
          <w:rtl/>
        </w:rPr>
        <w:t xml:space="preserve">אמר</w:t>
      </w:r>
      <w:r>
        <w:rPr>
          <w:rtl/>
        </w:rPr>
        <w:t xml:space="preserve"> שור זה ודמיו עלי עולה - הוקבע.</w:t>
      </w:r>
    </w:p>
    <w:p w:rsidR="00DA63EC" w:rsidRDefault="00DA63EC" w:rsidP="00DA63EC">
      <w:pPr>
        <w:pStyle w:val="affffd"/>
        <w:rPr>
          <w:rtl/>
        </w:rPr>
      </w:pPr>
      <w:r>
        <w:rPr>
          <w:rtl/>
        </w:rPr>
        <w:t>׹</w:t>
      </w:r>
    </w:p>
    <w:p>
      <w:pPr>
        <w:pStyle w:val="MishnaBatzad"/>
        <w:rPr>
          <w:ins w:id="20514" w:author="קלוד" w:date="2026-10-11T09:07:26Z"/>
        </w:rPr>
      </w:pPr>
      <w:ins w:id="20513" w:author="קלוד" w:date="2026-10-11T09:07:26Z">
        <w:r>
          <w:t xml:space="preserve">משנה ט</w:t>
        </w:r>
      </w:ins>
    </w:p>
    <w:p w:rsidR="00DA63EC" w:rsidRPr="000A334C" w:rsidRDefault="00DA63EC" w:rsidP="003B6D22">
      <w:pPr>
        <w:pStyle w:val="afff9"/>
        <w:rPr>
          <w:del w:id="20310" w:author="קלוד" w:date="2026-10-11T09:07:26Z"/>
          <w:rtl/>
        </w:rPr>
      </w:pPr>
      <w:del w:id="20309" w:author="קלוד" w:date="2026-10-11T09:07:26Z">
        <w:r w:rsidRPr="000A334C">
          <w:rPr>
            <w:rtl/>
          </w:rPr>
          <w:delText xml:space="preserve">מתני'.</w:delText>
        </w:r>
      </w:del>
    </w:p>
    <w:p w:rsidR="00DA63EC" w:rsidRPr="000A334C" w:rsidRDefault="00DA63EC" w:rsidP="003B6D22">
      <w:pPr>
        <w:pStyle w:val="afff9"/>
        <w:spacing w:before="120"/>
        <w:rPr>
          <w:rtl/>
        </w:rPr>
        <w:pPrChange w:id="90095" w:author="קלוד" w:date="2026-10-11T12:09:42Z">
          <w:pPr>
            <w:pStyle w:val="afff9"/>
          </w:pPr>
        </w:pPrChange>
      </w:pPr>
      <w:r w:rsidRPr="000A334C">
        <w:rPr>
          <w:rtl/>
        </w:rPr>
        <w:t xml:space="preserve">האומר אחד מכבשי הקדש ואחד משורי הקדש, והיו לו שנים - הגדול שבהן הקדש, </w:t>
      </w:r>
    </w:p>
    <w:p w:rsidR="00DA63EC" w:rsidRPr="000A334C" w:rsidRDefault="00DA63EC" w:rsidP="003B6D22">
      <w:pPr>
        <w:pStyle w:val="afff9"/>
        <w:rPr>
          <w:rtl/>
        </w:rPr>
      </w:pPr>
      <w:r w:rsidRPr="000A334C">
        <w:rPr>
          <w:rtl/>
        </w:rPr>
        <w:t>שלשה - בינוני שבהם הקדש.</w:t>
      </w:r>
    </w:p>
    <w:p w:rsidR="00DA63EC" w:rsidRPr="00FE1B89" w:rsidRDefault="00DA63EC" w:rsidP="003B6D22">
      <w:pPr>
        <w:pStyle w:val="afff9"/>
        <w:rPr>
          <w:rtl/>
        </w:rPr>
      </w:pPr>
      <w:r w:rsidRPr="00FE1B89">
        <w:rPr>
          <w:rtl/>
        </w:rPr>
        <w:t>פירשתי ואיני יודע מה שפירשתי, או שאמר לי אבא ואיני יודע מה הגדול שבהן הקדש.</w:t>
      </w:r>
    </w:p>
    <w:p w:rsidR="00DA63EC" w:rsidRDefault="00DA63EC" w:rsidP="00DA63EC">
      <w:pPr>
        <w:pStyle w:val="affffd"/>
        <w:rPr>
          <w:rtl/>
        </w:rPr>
      </w:pPr>
      <w:r>
        <w:rPr>
          <w:rtl/>
        </w:rPr>
        <w:t>׹</w:t>
      </w:r>
    </w:p>
    <w:p>
      <w:pPr>
        <w:pStyle w:val="afffff8"/>
        <w:rPr>
          <w:ins w:id="90027" w:author="קלוד" w:date="2026-10-11T12:32:08Z"/>
        </w:rPr>
      </w:pPr>
      <w:ins w:id="90028" w:author="קלוד" w:date="2026-10-11T12:32:08Z">
        <w:r>
          <w:rPr>
            <w:color w:val="7B3F00"/>
          </w:rPr>
          <w:t xml:space="preserve">גדול שבשנים ובינוני שבשלשה - עין יפה או עין רעה</w:t>
        </w:r>
      </w:ins>
    </w:p>
    <w:p w:rsidR="00DA63EC" w:rsidRPr="00FE1B89" w:rsidRDefault="00DA63EC" w:rsidP="00DA63EC">
      <w:pPr>
        <w:tabs>
          <w:tab w:val="center" w:pos="2835"/>
        </w:tabs>
        <w:rPr>
          <w:spacing w:val="-4"/>
          <w:rtl/>
        </w:rPr>
      </w:pPr>
      <w:ins w:id="95643" w:author="מנוע מכני" w:date="2026-10-11T12:04:40Z">
        <w:r>
          <w:rPr>
            <w:spacing w:val="-4"/>
            <w:rtl/>
          </w:rPr>
          <w:t xml:space="preserve">ומשמע</w:t>
        </w:r>
        <w:r>
          <w:rPr>
            <w:spacing w:val="-4"/>
            <w:rtl/>
          </w:rPr>
          <w:t xml:space="preserve"> ש</w:t>
        </w:r>
      </w:ins>
      <w:del w:id="95644" w:author="מנוע מכני" w:date="2026-10-11T12:04:40Z">
        <w:r w:rsidRPr="00FE1B89">
          <w:rPr>
            <w:spacing w:val="-4"/>
            <w:rtl/>
          </w:rPr>
          <w:delText xml:space="preserve">אלמא </w:delText>
        </w:r>
      </w:del>
      <w:r w:rsidRPr="00FE1B89">
        <w:rPr>
          <w:spacing w:val="-4"/>
          <w:rtl/>
        </w:rPr>
        <w:t xml:space="preserve">מקדיש בעין יפה מקדיש, אימא סיפא: בינוני שבהן הקדש, </w:t>
      </w:r>
      <w:ins w:id="95645" w:author="מנוע מכני" w:date="2026-10-11T12:04:40Z">
        <w:r>
          <w:rPr>
            <w:spacing w:val="-4"/>
            <w:rtl/>
          </w:rPr>
          <w:t xml:space="preserve">ומשמע ש</w:t>
        </w:r>
      </w:ins>
      <w:del w:id="95646" w:author="מנוע מכני" w:date="2026-10-11T12:04:40Z">
        <w:r w:rsidRPr="00FE1B89">
          <w:rPr>
            <w:spacing w:val="-4"/>
            <w:rtl/>
          </w:rPr>
          <w:delText xml:space="preserve">אלמא </w:delText>
        </w:r>
      </w:del>
      <w:r w:rsidRPr="00FE1B89">
        <w:rPr>
          <w:spacing w:val="-4"/>
          <w:rtl/>
        </w:rPr>
        <w:t xml:space="preserve">מקדיש בעין רעה מקדיש!</w:t>
      </w:r>
    </w:p>
    <w:p>
      <w:pPr>
        <w:pStyle w:val="38"/>
        <w:rPr>
          <w:ins w:id="102302" w:author="מנוע מכני" w:date="2026-10-11T12:04:40Z"/>
        </w:rPr>
      </w:pPr>
      <w:r>
        <w:t xml:space="preserve">- </w:t>
      </w:r>
      <w:r>
        <w:t xml:space="preserve">אמר</w:t>
      </w:r>
      <w:r>
        <w:t xml:space="preserve"> שמואל:</w:t>
      </w:r>
    </w:p>
    <w:p w:rsidR="00DA63EC" w:rsidRDefault="00DA63EC" w:rsidP="00DA63EC">
      <w:pPr>
        <w:pStyle w:val="affffb"/>
        <w:rPr>
          <w:rtl/>
        </w:rPr>
      </w:pPr>
      <w:del w:id="102303" w:author="מנוע מכני" w:date="2026-10-11T12:04:40Z">
        <w:r>
          <w:rPr>
            <w:rtl/>
          </w:rPr>
          <w:delText xml:space="preserve"> </w:delText>
        </w:r>
      </w:del>
      <w:r>
        <w:rPr>
          <w:rtl/>
        </w:rPr>
        <w:t xml:space="preserve">חוששין אף לבינוני, דלגבי קטן עין יפה הוא.</w:t>
      </w:r>
    </w:p>
    <w:p w:rsidR="00DA63EC" w:rsidRDefault="00DA63EC" w:rsidP="00DA63EC">
      <w:pPr>
        <w:tabs>
          <w:tab w:val="center" w:pos="2835"/>
        </w:tabs>
        <w:rPr>
          <w:rtl/>
        </w:rPr>
      </w:pPr>
      <w:r>
        <w:rPr>
          <w:rtl/>
        </w:rPr>
        <w:tab/>
      </w:r>
      <w:r>
        <w:rPr>
          <w:rtl/>
        </w:rPr>
        <w:tab/>
      </w:r>
      <w:del w:id="90286" w:author="מנוע מכני" w:date="2026-10-11T12:04:40Z">
        <w:r>
          <w:rPr>
            <w:rFonts w:hint="cs"/>
            <w:rtl/>
          </w:rPr>
          <w:delText xml:space="preserve"> </w:delText>
        </w:r>
      </w:del>
      <w:r>
        <w:rPr>
          <w:rStyle w:val="2fb"/>
          <w:rFonts w:hint="cs"/>
          <w:rtl/>
        </w:rPr>
        <w:t xml:space="preserve">וכרחב</w:t>
      </w:r>
      <w:r>
        <w:rPr>
          <w:rStyle w:val="2fb"/>
          <w:rtl/>
        </w:rPr>
        <w:t>"</w:t>
      </w:r>
      <w:r>
        <w:rPr>
          <w:rStyle w:val="2fb"/>
          <w:rFonts w:hint="cs"/>
          <w:rtl/>
        </w:rPr>
        <w:t>ר</w:t>
      </w:r>
      <w:r>
        <w:rPr>
          <w:rtl/>
        </w:rPr>
        <w:t xml:space="preserve">: </w:t>
      </w:r>
      <w:r>
        <w:rPr>
          <w:rFonts w:hint="cs"/>
          <w:rtl/>
        </w:rPr>
        <w:t>ד</w:t>
      </w:r>
      <w:r>
        <w:rPr>
          <w:rtl/>
        </w:rPr>
        <w:t xml:space="preserve">ממתין לו עד שיומם, ומחיל </w:t>
      </w:r>
      <w:ins w:id="93969" w:author="מנוע מכני" w:date="2026-10-11T12:04:40Z">
        <w:r>
          <w:rPr>
            <w:rtl/>
          </w:rPr>
          <w:t xml:space="preserve">לו</w:t>
        </w:r>
      </w:ins>
      <w:del w:id="93970" w:author="מנוע מכני" w:date="2026-10-11T12:04:40Z">
        <w:r>
          <w:rPr>
            <w:rtl/>
          </w:rPr>
          <w:delText xml:space="preserve">ליה</w:delText>
        </w:r>
      </w:del>
      <w:r>
        <w:rPr>
          <w:rtl/>
        </w:rPr>
        <w:t xml:space="preserve"> לקדושתיה בגדול.</w:t>
      </w:r>
    </w:p>
    <w:p w:rsidR="00DA63EC" w:rsidRDefault="00DA63EC" w:rsidP="00DA63EC">
      <w:pPr>
        <w:tabs>
          <w:tab w:val="center" w:pos="2835"/>
        </w:tabs>
        <w:rPr>
          <w:rtl/>
        </w:rPr>
      </w:pPr>
    </w:p>
    <w:p>
      <w:pPr>
        <w:pStyle w:val="38"/>
        <w:rPr>
          <w:ins w:id="102305" w:author="מנוע מכני" w:date="2026-10-11T12:04:40Z"/>
        </w:rPr>
      </w:pPr>
      <w:del w:id="102304" w:author="מנוע מכני" w:date="2026-10-11T12:04:40Z">
        <w:r>
          <w:delText xml:space="preserve">•</w:delText>
        </w:r>
      </w:del>
      <w:r>
        <w:t xml:space="preserve"> </w:t>
      </w:r>
      <w:r>
        <w:t>ר</w:t>
      </w:r>
      <w:r>
        <w:t>"</w:t>
      </w:r>
      <w:r>
        <w:t>נ מרב</w:t>
      </w:r>
      <w:r>
        <w:t>"</w:t>
      </w:r>
      <w:r>
        <w:t>א</w:t>
      </w:r>
      <w:r>
        <w:t xml:space="preserve">:</w:t>
      </w:r>
    </w:p>
    <w:p w:rsidR="00DA63EC" w:rsidRDefault="00DA63EC" w:rsidP="00DA63EC">
      <w:pPr>
        <w:tabs>
          <w:tab w:val="center" w:pos="2835"/>
        </w:tabs>
        <w:rPr>
          <w:rtl/>
        </w:rPr>
      </w:pPr>
      <w:del w:id="102306" w:author="מנוע מכני" w:date="2026-10-11T12:04:40Z">
        <w:r>
          <w:rPr>
            <w:rtl/>
          </w:rPr>
          <w:delText xml:space="preserve"> </w:delText>
        </w:r>
      </w:del>
      <w:r>
        <w:rPr>
          <w:rFonts w:hint="cs"/>
          <w:rtl/>
        </w:rPr>
        <w:t xml:space="preserve">דווקא </w:t>
      </w:r>
      <w:r>
        <w:rPr>
          <w:rtl/>
        </w:rPr>
        <w:t xml:space="preserve">דאמר אחד משוורי הקדש, אבל </w:t>
      </w:r>
      <w:r>
        <w:rPr>
          <w:rtl/>
        </w:rPr>
        <w:t xml:space="preserve">אמר</w:t>
      </w:r>
      <w:r>
        <w:rPr>
          <w:rtl/>
        </w:rPr>
        <w:t xml:space="preserve"> שור בשוורי הקדש הגדול שבהן הקדש, תורא בתוראי </w:t>
      </w:r>
      <w:ins w:id="93971" w:author="מנוע מכני" w:date="2026-10-11T12:04:40Z">
        <w:r>
          <w:rPr>
            <w:rtl/>
          </w:rPr>
          <w:t xml:space="preserve">אומר</w:t>
        </w:r>
      </w:ins>
      <w:del w:id="93972" w:author="מנוע מכני" w:date="2026-10-11T12:04:40Z">
        <w:r>
          <w:rPr>
            <w:rtl/>
          </w:rPr>
          <w:delText xml:space="preserve">קאמר</w:delText>
        </w:r>
      </w:del>
      <w:r>
        <w:rPr>
          <w:rtl/>
        </w:rPr>
        <w:t xml:space="preserve">.</w:t>
      </w:r>
    </w:p>
    <w:p>
      <w:pPr>
        <w:pStyle w:val="38"/>
        <w:rPr>
          <w:ins w:id="102308" w:author="מנוע מכני" w:date="2026-10-11T12:04:40Z"/>
        </w:rPr>
      </w:pPr>
      <w:del w:id="102307" w:author="מנוע מכני" w:date="2026-10-11T12:04:40Z">
        <w:r>
          <w:delText xml:space="preserve">•</w:delText>
        </w:r>
      </w:del>
      <w:r>
        <w:t xml:space="preserve"> </w:t>
      </w:r>
      <w:r>
        <w:t>והך דר</w:t>
      </w:r>
      <w:r>
        <w:t>"</w:t>
      </w:r>
      <w:r>
        <w:t>ה מר</w:t>
      </w:r>
      <w:r>
        <w:t>"</w:t>
      </w:r>
      <w:r>
        <w:t>ח מ</w:t>
      </w:r>
      <w:r>
        <w:t xml:space="preserve">דעולא:</w:t>
      </w:r>
    </w:p>
    <w:p w:rsidR="00DA63EC" w:rsidRDefault="00DA63EC" w:rsidP="00DA63EC">
      <w:pPr>
        <w:tabs>
          <w:tab w:val="center" w:pos="2835"/>
        </w:tabs>
        <w:rPr>
          <w:rtl/>
        </w:rPr>
      </w:pPr>
      <w:del w:id="102309" w:author="מנוע מכני" w:date="2026-10-11T12:04:40Z">
        <w:r>
          <w:rPr>
            <w:rtl/>
          </w:rPr>
          <w:delText xml:space="preserve"> </w:delText>
        </w:r>
      </w:del>
      <w:r>
        <w:rPr>
          <w:rtl/>
        </w:rPr>
        <w:t xml:space="preserve">האומר לחבירו בית בביתי אני מוכר לך - מראהו עלייה, </w:t>
      </w:r>
      <w:ins w:id="92271" w:author="מנוע מכני" w:date="2026-10-11T12:04:40Z">
        <w:r>
          <w:rPr>
            <w:rtl/>
          </w:rPr>
          <w:t xml:space="preserve">לא</w:t>
        </w:r>
      </w:ins>
      <w:del w:id="92272" w:author="מנוע מכני" w:date="2026-10-11T12:04:40Z">
        <w:r>
          <w:rPr>
            <w:rtl/>
          </w:rPr>
          <w:delText xml:space="preserve">לאו</w:delText>
        </w:r>
      </w:del>
      <w:r>
        <w:rPr>
          <w:rtl/>
        </w:rPr>
        <w:t xml:space="preserve"> משום דגריע!</w:t>
      </w:r>
    </w:p>
    <w:p w:rsidR="00DA63EC" w:rsidRDefault="00DA63EC" w:rsidP="00DA63EC">
      <w:pPr>
        <w:tabs>
          <w:tab w:val="center" w:pos="2835"/>
        </w:tabs>
        <w:rPr>
          <w:rtl/>
        </w:rPr>
      </w:pPr>
      <w:r>
        <w:rPr>
          <w:rFonts w:hint="cs"/>
          <w:rtl/>
        </w:rPr>
        <w:t>א</w:t>
      </w:r>
      <w:r>
        <w:rPr>
          <w:rtl/>
        </w:rPr>
        <w:t>לא, מעולה שבבתים.</w:t>
      </w:r>
    </w:p>
    <w:p>
      <w:pPr>
        <w:pStyle w:val="38"/>
        <w:rPr>
          <w:ins w:id="102311" w:author="מנוע מכני" w:date="2026-10-11T12:04:40Z"/>
        </w:rPr>
      </w:pPr>
      <w:del w:id="102310" w:author="מנוע מכני" w:date="2026-10-11T12:04:40Z">
        <w:r>
          <w:delText xml:space="preserve">•</w:delText>
        </w:r>
      </w:del>
      <w:r>
        <w:t xml:space="preserve"> </w:t>
      </w:r>
      <w:r>
        <w:t xml:space="preserve">והך</w:t>
      </w:r>
    </w:p>
    <w:p w:rsidR="00DA63EC" w:rsidRDefault="00DA63EC" w:rsidP="00DA63EC">
      <w:pPr>
        <w:tabs>
          <w:tab w:val="center" w:pos="2835"/>
        </w:tabs>
        <w:rPr>
          <w:rtl/>
        </w:rPr>
      </w:pPr>
      <w:del w:id="102312" w:author="מנוע מכני" w:date="2026-10-11T12:04:40Z">
        <w:r>
          <w:rPr>
            <w:rFonts w:hint="cs"/>
            <w:rtl/>
          </w:rPr>
          <w:delText xml:space="preserve"> </w:delText>
        </w:r>
      </w:del>
      <w:r>
        <w:rPr>
          <w:rFonts w:hint="cs"/>
          <w:rtl/>
        </w:rPr>
        <w:t xml:space="preserve">ד</w:t>
      </w:r>
      <w:r>
        <w:rPr>
          <w:rtl/>
        </w:rPr>
        <w:t>שור בשוורי הקדש, וכן שור של הקדש שנתערב באחרים הגדול שבהן הקדש, וכולם ימכרו לצרכי עולות ודמיהן חולין!</w:t>
      </w:r>
    </w:p>
    <w:p w:rsidR="00DA63EC" w:rsidRDefault="00DA63EC" w:rsidP="00DA63EC">
      <w:pPr>
        <w:pStyle w:val="affffb"/>
        <w:rPr>
          <w:rtl/>
        </w:rPr>
      </w:pPr>
      <w:r>
        <w:rPr>
          <w:rtl/>
        </w:rPr>
        <w:t>- תרגומא אשור של הקדש שנתערב באחרים.</w:t>
      </w:r>
    </w:p>
    <w:p>
      <w:pPr>
        <w:pStyle w:val="38"/>
        <w:rPr>
          <w:ins w:id="102313" w:author="מנוע מכני" w:date="2026-10-11T12:04:40Z"/>
        </w:rPr>
      </w:pPr>
      <w:r>
        <w:t>וה</w:t>
      </w:r>
      <w:r>
        <w:t xml:space="preserve">ך</w:t>
      </w:r>
    </w:p>
    <w:p w:rsidR="00DA63EC" w:rsidRDefault="00DA63EC" w:rsidP="00DA63EC">
      <w:pPr>
        <w:tabs>
          <w:tab w:val="center" w:pos="2835"/>
        </w:tabs>
        <w:rPr>
          <w:rtl/>
        </w:rPr>
      </w:pPr>
      <w:del w:id="102314" w:author="מנוע מכני" w:date="2026-10-11T12:04:40Z">
        <w:r>
          <w:rPr>
            <w:rFonts w:hint="cs"/>
            <w:rtl/>
          </w:rPr>
          <w:delText xml:space="preserve"> </w:delText>
        </w:r>
      </w:del>
      <w:r w:rsidRPr="00664445">
        <w:rPr>
          <w:rStyle w:val="afffff0"/>
          <w:rFonts w:hint="cs"/>
          <w:rtl/>
        </w:rPr>
        <w:t>ד'</w:t>
      </w:r>
      <w:r w:rsidRPr="00664445">
        <w:rPr>
          <w:rStyle w:val="afffff0"/>
          <w:rtl/>
        </w:rPr>
        <w:t>וכן קאמר</w:t>
      </w:r>
      <w:r w:rsidRPr="00664445">
        <w:rPr>
          <w:rStyle w:val="afffff0"/>
          <w:rFonts w:hint="cs"/>
          <w:rtl/>
        </w:rPr>
        <w:t>'-</w:t>
      </w:r>
      <w:r>
        <w:rPr>
          <w:rFonts w:hint="cs"/>
          <w:rtl/>
        </w:rPr>
        <w:t xml:space="preserve"> </w:t>
      </w:r>
      <w:r>
        <w:rPr>
          <w:rtl/>
        </w:rPr>
        <w:t>תרגומא אגדול.</w:t>
      </w:r>
    </w:p>
    <w:p>
      <w:pPr>
        <w:pStyle w:val="afffff8"/>
        <w:rPr>
          <w:ins w:id="90025" w:author="קלוד" w:date="2026-10-11T12:32:08Z"/>
        </w:rPr>
      </w:pPr>
      <w:ins w:id="90026" w:author="קלוד" w:date="2026-10-11T12:32:08Z">
        <w:r>
          <w:rPr>
            <w:color w:val="7B3F00"/>
          </w:rPr>
          <w:t xml:space="preserve">בית בביתי ונפל - יד בעל השטר על התחתונה</w:t>
        </w:r>
      </w:ins>
    </w:p>
    <w:p>
      <w:pPr>
        <w:pStyle w:val="38"/>
        <w:rPr>
          <w:ins w:id="102316" w:author="מנוע מכני" w:date="2026-10-11T12:04:40Z"/>
        </w:rPr>
      </w:pPr>
      <w:del w:id="102315" w:author="מנוע מכני" w:date="2026-10-11T12:04:40Z">
        <w:r w:rsidRPr="00FE1B89">
          <w:delText xml:space="preserve">•</w:delText>
        </w:r>
      </w:del>
      <w:r w:rsidRPr="00FE1B89">
        <w:t xml:space="preserve"> </w:t>
      </w:r>
      <w:r w:rsidRPr="00FE1B89">
        <w:t>והך</w:t>
      </w:r>
      <w:r w:rsidRPr="00FE1B89">
        <w:t xml:space="preserve">:</w:t>
      </w:r>
    </w:p>
    <w:p w:rsidR="00DA63EC" w:rsidRPr="00FE1B89" w:rsidRDefault="00DA63EC" w:rsidP="00DA63EC">
      <w:pPr>
        <w:tabs>
          <w:tab w:val="center" w:pos="2835"/>
        </w:tabs>
        <w:rPr>
          <w:spacing w:val="-2"/>
          <w:rtl/>
        </w:rPr>
      </w:pPr>
      <w:del w:id="102317" w:author="מנוע מכני" w:date="2026-10-11T12:04:40Z">
        <w:r w:rsidRPr="00FE1B89">
          <w:rPr>
            <w:spacing w:val="-2"/>
            <w:rtl/>
          </w:rPr>
          <w:delText xml:space="preserve"> </w:delText>
        </w:r>
      </w:del>
      <w:r w:rsidRPr="00FE1B89">
        <w:rPr>
          <w:spacing w:val="-2"/>
          <w:rtl/>
        </w:rPr>
        <w:t xml:space="preserve">בית בביתי אני מוכר לך ונפל מראהו נפול, עבד בעבדיי אני מוכר לך ומת - מראהו מת</w:t>
      </w:r>
      <w:ins w:id="95595" w:author="מנוע מכני" w:date="2026-10-11T12:04:40Z">
        <w:r>
          <w:rPr>
            <w:spacing w:val="-2"/>
            <w:rtl/>
          </w:rPr>
          <w:t xml:space="preserve">,</w:t>
        </w:r>
      </w:ins>
      <w:del w:id="95596" w:author="מנוע מכני" w:date="2026-10-11T12:04:40Z">
        <w:r w:rsidRPr="00FE1B89">
          <w:rPr>
            <w:spacing w:val="-2"/>
            <w:rtl/>
          </w:rPr>
          <w:delText xml:space="preserve">;</w:delText>
        </w:r>
      </w:del>
      <w:r w:rsidRPr="00FE1B89">
        <w:rPr>
          <w:spacing w:val="-2"/>
          <w:rtl/>
        </w:rPr>
        <w:t xml:space="preserve"> </w:t>
      </w:r>
    </w:p>
    <w:p w:rsidR="00DA63EC" w:rsidRDefault="00DA63EC" w:rsidP="00DA63EC">
      <w:pPr>
        <w:tabs>
          <w:tab w:val="center" w:pos="2835"/>
        </w:tabs>
        <w:rPr>
          <w:rtl/>
        </w:rPr>
      </w:pPr>
      <w:ins w:id="93973" w:author="מנוע מכני" w:date="2026-10-11T12:04:40Z">
        <w:r>
          <w:rPr>
            <w:rtl/>
          </w:rPr>
          <w:t xml:space="preserve">ולמה</w:t>
        </w:r>
      </w:ins>
      <w:del w:id="93974" w:author="מנוע מכני" w:date="2026-10-11T12:04:40Z">
        <w:r>
          <w:rPr>
            <w:rtl/>
          </w:rPr>
          <w:delText xml:space="preserve">ואמאי</w:delText>
        </w:r>
      </w:del>
      <w:r>
        <w:rPr>
          <w:rtl/>
        </w:rPr>
        <w:t xml:space="preserve">? ליחזי היידן נפל היידן מת!</w:t>
      </w:r>
    </w:p>
    <w:p w:rsidR="00DA63EC" w:rsidRDefault="00DA63EC" w:rsidP="00DA63EC">
      <w:pPr>
        <w:pStyle w:val="afff3"/>
        <w:framePr w:wrap="around"/>
        <w:rPr>
          <w:rtl/>
        </w:rPr>
      </w:pPr>
      <w:r>
        <w:rPr>
          <w:rFonts w:hint="cs"/>
          <w:rtl/>
        </w:rPr>
        <w:t>קט.</w:t>
      </w:r>
    </w:p>
    <w:p w:rsidR="00DA63EC" w:rsidRDefault="00DA63EC" w:rsidP="00DA63EC">
      <w:pPr>
        <w:rPr>
          <w:rtl/>
        </w:rPr>
      </w:pPr>
      <w:r w:rsidRPr="00336727">
        <w:rPr>
          <w:rtl/>
        </w:rPr>
        <w:t>שאני לוקח, דיד בעל השטר על התחתונה</w:t>
      </w:r>
      <w:r w:rsidRPr="00336727">
        <w:rPr>
          <w:rFonts w:hint="cs"/>
          <w:rtl/>
        </w:rPr>
        <w:t xml:space="preserve"> ומדאייתינא </w:t>
      </w:r>
      <w:ins w:id="93975" w:author="מנוע מכני" w:date="2026-10-11T12:04:40Z">
        <w:r>
          <w:rPr>
            <w:rFonts w:hint="cs"/>
            <w:rtl/>
          </w:rPr>
          <w:t xml:space="preserve">לכך</w:t>
        </w:r>
      </w:ins>
      <w:del w:id="93976" w:author="מנוע מכני" w:date="2026-10-11T12:04:40Z">
        <w:r w:rsidRPr="00336727">
          <w:rPr>
            <w:rFonts w:hint="cs"/>
            <w:rtl/>
          </w:rPr>
          <w:delText xml:space="preserve">להכי</w:delText>
        </w:r>
      </w:del>
      <w:r w:rsidRPr="00336727">
        <w:rPr>
          <w:rFonts w:hint="cs"/>
          <w:rtl/>
        </w:rPr>
        <w:t xml:space="preserve"> אפי' עלייה דגריעה יד בעל השטר על התחתונה</w:t>
      </w:r>
      <w:r w:rsidRPr="00336727">
        <w:rPr>
          <w:rtl/>
        </w:rPr>
        <w:t>.</w:t>
      </w:r>
    </w:p>
    <w:p w:rsidR="00DA63EC" w:rsidRDefault="00DA63EC" w:rsidP="00DA63EC">
      <w:pPr>
        <w:pStyle w:val="affffd"/>
        <w:rPr>
          <w:rtl/>
        </w:rPr>
      </w:pPr>
      <w:r>
        <w:rPr>
          <w:rtl/>
        </w:rPr>
        <w:t>׹</w:t>
      </w:r>
    </w:p>
    <w:p>
      <w:pPr>
        <w:pStyle w:val="MishnaBatzad"/>
        <w:rPr>
          <w:ins w:id="20516" w:author="קלוד" w:date="2026-10-11T09:07:26Z"/>
        </w:rPr>
      </w:pPr>
      <w:ins w:id="20515" w:author="קלוד" w:date="2026-10-11T09:07:26Z">
        <w:r>
          <w:t xml:space="preserve">משנה י</w:t>
        </w:r>
      </w:ins>
    </w:p>
    <w:p w:rsidR="00DA63EC" w:rsidRPr="000A334C" w:rsidRDefault="00DA63EC" w:rsidP="003B6D22">
      <w:pPr>
        <w:pStyle w:val="afff9"/>
        <w:rPr>
          <w:del w:id="20312" w:author="קלוד" w:date="2026-10-11T09:07:26Z"/>
          <w:rtl/>
        </w:rPr>
      </w:pPr>
      <w:del w:id="20311" w:author="קלוד" w:date="2026-10-11T09:07:26Z">
        <w:r w:rsidRPr="000A334C">
          <w:rPr>
            <w:rtl/>
          </w:rPr>
          <w:delText xml:space="preserve">מתני'.</w:delText>
        </w:r>
      </w:del>
    </w:p>
    <w:p w:rsidR="00DA63EC" w:rsidRPr="000A334C" w:rsidRDefault="00DA63EC" w:rsidP="003B6D22">
      <w:pPr>
        <w:pStyle w:val="afff9"/>
        <w:spacing w:before="120"/>
        <w:rPr>
          <w:rtl/>
        </w:rPr>
        <w:pPrChange w:id="90096" w:author="קלוד" w:date="2026-10-11T12:09:42Z">
          <w:pPr>
            <w:pStyle w:val="afff9"/>
          </w:pPr>
        </w:pPrChange>
      </w:pPr>
      <w:r w:rsidRPr="000A334C">
        <w:rPr>
          <w:rtl/>
        </w:rPr>
        <w:t>הרי עלי עולה - יקריבנה במקדש, ואם הקריבה בבית חוניו - לא יצא.</w:t>
      </w:r>
    </w:p>
    <w:p w:rsidR="00DA63EC" w:rsidRPr="00FE1B89" w:rsidRDefault="00DA63EC" w:rsidP="003B6D22">
      <w:pPr>
        <w:pStyle w:val="afff9"/>
        <w:rPr>
          <w:rtl/>
        </w:rPr>
      </w:pPr>
      <w:r w:rsidRPr="00FE1B89">
        <w:rPr>
          <w:rtl/>
        </w:rPr>
        <w:t xml:space="preserve">הרי עלי עולה שאקריבנה בבית חוניו יקריבנה במקדש, ואם הקריבה בבית חוניו יצא; </w:t>
      </w:r>
    </w:p>
    <w:p w:rsidR="00DA63EC" w:rsidRPr="000A334C" w:rsidRDefault="00DA63EC" w:rsidP="003B6D22">
      <w:pPr>
        <w:pStyle w:val="afff9"/>
        <w:rPr>
          <w:rtl/>
        </w:rPr>
      </w:pPr>
      <w:r>
        <w:rPr>
          <w:rtl/>
        </w:rPr>
        <w:t xml:space="preserve">	</w:t>
      </w:r>
      <w:r>
        <w:rPr>
          <w:rStyle w:val="TanaimMishna"/>
          <w:rtl/>
          <w:rPrChange w:id="103791" w:author="Claude" w:date="2026-10-11T09:07:48Z">
            <w:rPr>
              <w:rtl/>
            </w:rPr>
          </w:rPrChange>
        </w:rPr>
        <w:t xml:space="preserve">ר"ש</w:t>
      </w:r>
      <w:r>
        <w:rPr>
          <w:rtl/>
        </w:rPr>
        <w:t xml:space="preserve"> אומר</w:t>
      </w:r>
      <w:r>
        <w:rPr>
          <w:rStyle w:val="TanaimMishna"/>
          <w:rtl/>
          <w:rPrChange w:id="103792" w:author="Claude" w:date="2026-10-11T09:07:48Z">
            <w:rPr>
              <w:rtl/>
            </w:rPr>
          </w:rPrChange>
        </w:rPr>
        <w:t xml:space="preserve">:</w:t>
      </w:r>
      <w:r>
        <w:rPr>
          <w:rtl/>
        </w:rPr>
        <w:t xml:space="preserve"> אין זו עולה.</w:t>
      </w:r>
    </w:p>
    <w:p w:rsidR="00DA63EC" w:rsidRPr="000A334C" w:rsidRDefault="00DA63EC" w:rsidP="003B6D22">
      <w:pPr>
        <w:pStyle w:val="afff9"/>
        <w:rPr>
          <w:rtl/>
        </w:rPr>
      </w:pPr>
      <w:r w:rsidRPr="000A334C">
        <w:rPr>
          <w:rtl/>
        </w:rPr>
        <w:t>הריני נזיר - יגלח במקדש, ואם גלח בבית חוניו - לא יצא.</w:t>
      </w:r>
    </w:p>
    <w:p w:rsidR="00DA63EC" w:rsidRPr="000A334C" w:rsidRDefault="00DA63EC" w:rsidP="003B6D22">
      <w:pPr>
        <w:pStyle w:val="afff9"/>
        <w:rPr>
          <w:rtl/>
        </w:rPr>
      </w:pPr>
      <w:r w:rsidRPr="000A334C">
        <w:rPr>
          <w:rtl/>
        </w:rPr>
        <w:t xml:space="preserve">הריני נזיר שאגלח בבית חוניו - יגלח במקדש, ואם גלח בבית חוניו - יצא; </w:t>
      </w:r>
    </w:p>
    <w:p w:rsidR="00DA63EC" w:rsidRPr="000A334C" w:rsidRDefault="00DA63EC" w:rsidP="003B6D22">
      <w:pPr>
        <w:pStyle w:val="afff9"/>
        <w:rPr>
          <w:rtl/>
        </w:rPr>
      </w:pPr>
      <w:r>
        <w:rPr>
          <w:rStyle w:val="TanaimMishna"/>
          <w:rtl/>
          <w:rPrChange w:id="103793" w:author="Claude" w:date="2026-10-11T09:07:48Z">
            <w:rPr>
              <w:rtl/>
            </w:rPr>
          </w:rPrChange>
        </w:rPr>
        <w:t xml:space="preserve">ר' שמעון</w:t>
      </w:r>
      <w:r>
        <w:rPr>
          <w:rtl/>
        </w:rPr>
        <w:t xml:space="preserve"> אומר</w:t>
      </w:r>
      <w:r>
        <w:rPr>
          <w:rStyle w:val="TanaimMishna"/>
          <w:rtl/>
          <w:rPrChange w:id="103794" w:author="Claude" w:date="2026-10-11T09:07:48Z">
            <w:rPr>
              <w:rtl/>
            </w:rPr>
          </w:rPrChange>
        </w:rPr>
        <w:t xml:space="preserve">:</w:t>
      </w:r>
      <w:r>
        <w:rPr>
          <w:rtl/>
        </w:rPr>
        <w:t xml:space="preserve"> אין זה נזיר.</w:t>
      </w:r>
    </w:p>
    <w:p w:rsidR="00DA63EC" w:rsidRDefault="00DA63EC" w:rsidP="00DA63EC">
      <w:pPr>
        <w:pStyle w:val="affffd"/>
        <w:rPr>
          <w:rtl/>
        </w:rPr>
      </w:pPr>
      <w:r>
        <w:rPr>
          <w:rtl/>
        </w:rPr>
        <w:lastRenderedPageBreak/>
        <w:t>׹</w:t>
      </w:r>
    </w:p>
    <w:p>
      <w:pPr>
        <w:pStyle w:val="afffff8"/>
        <w:rPr>
          <w:ins w:id="90023" w:author="קלוד" w:date="2026-10-11T12:32:08Z"/>
        </w:rPr>
      </w:pPr>
      <w:ins w:id="90024" w:author="קלוד" w:date="2026-10-11T12:32:08Z">
        <w:r>
          <w:rPr>
            <w:color w:val="7B3F00"/>
          </w:rPr>
          <w:t xml:space="preserve">הרי עלי עולה שאקריבנה בבית חוניו - מדוע יצא</w:t>
        </w:r>
      </w:ins>
    </w:p>
    <w:p>
      <w:pPr>
        <w:pStyle w:val="38"/>
        <w:rPr>
          <w:ins w:id="102318" w:author="מנוע מכני" w:date="2026-10-11T12:04:40Z"/>
        </w:rPr>
      </w:pPr>
      <w:r>
        <w:t xml:space="preserve">יצא </w:t>
      </w:r>
      <w:r>
        <w:t>–</w:t>
      </w:r>
      <w:r>
        <w:t xml:space="preserve"> אר</w:t>
      </w:r>
      <w:r>
        <w:t>"</w:t>
      </w:r>
      <w:r>
        <w:t xml:space="preserve">ה:</w:t>
      </w:r>
    </w:p>
    <w:p w:rsidR="00DA63EC" w:rsidRDefault="00DA63EC" w:rsidP="00DA63EC">
      <w:pPr>
        <w:tabs>
          <w:tab w:val="center" w:pos="2835"/>
        </w:tabs>
        <w:rPr>
          <w:rtl/>
        </w:rPr>
      </w:pPr>
      <w:del w:id="102319" w:author="מנוע מכני" w:date="2026-10-11T12:04:40Z">
        <w:r>
          <w:rPr>
            <w:rFonts w:hint="cs"/>
            <w:rtl/>
          </w:rPr>
          <w:delText xml:space="preserve"> </w:delText>
        </w:r>
      </w:del>
      <w:r>
        <w:rPr>
          <w:rFonts w:hint="cs"/>
          <w:rtl/>
        </w:rPr>
        <w:t xml:space="preserve">היינו ד</w:t>
      </w:r>
      <w:r>
        <w:rPr>
          <w:rtl/>
        </w:rPr>
        <w:t>נעשה כאומר הרי עלי עולה ע"מ שלא אתחייב באחריותה.</w:t>
      </w:r>
    </w:p>
    <w:p>
      <w:pPr>
        <w:pStyle w:val="38"/>
        <w:rPr>
          <w:ins w:id="102320" w:author="מנוע מכני" w:date="2026-10-11T12:04:40Z"/>
        </w:rPr>
      </w:pPr>
      <w:r>
        <w:t>א</w:t>
      </w:r>
      <w:r>
        <w:t>"</w:t>
      </w:r>
      <w:r>
        <w:t>ל</w:t>
      </w:r>
      <w:r>
        <w:t xml:space="preserve"> רבא:</w:t>
      </w:r>
    </w:p>
    <w:p w:rsidR="00DA63EC" w:rsidRDefault="00DA63EC" w:rsidP="00DA63EC">
      <w:pPr>
        <w:tabs>
          <w:tab w:val="center" w:pos="2835"/>
        </w:tabs>
        <w:rPr>
          <w:rtl/>
        </w:rPr>
      </w:pPr>
      <w:del w:id="102321" w:author="מנוע מכני" w:date="2026-10-11T12:04:40Z">
        <w:r>
          <w:rPr>
            <w:rtl/>
          </w:rPr>
          <w:delText xml:space="preserve"> </w:delText>
        </w:r>
      </w:del>
      <w:r>
        <w:rPr>
          <w:rFonts w:hint="cs"/>
          <w:rtl/>
        </w:rPr>
        <w:t>הך ד</w:t>
      </w:r>
      <w:r>
        <w:rPr>
          <w:rtl/>
        </w:rPr>
        <w:t xml:space="preserve">סיפא דקתני: הריני נזיר שאגלח בבית חוניו - יגלח במקדש, ואם גילח בבית חוניו יצא, </w:t>
      </w:r>
      <w:r>
        <w:rPr>
          <w:rFonts w:hint="cs"/>
          <w:rtl/>
        </w:rPr>
        <w:t>ה</w:t>
      </w:r>
      <w:r>
        <w:rPr>
          <w:rtl/>
        </w:rPr>
        <w:t>"</w:t>
      </w:r>
      <w:r>
        <w:rPr>
          <w:rFonts w:hint="cs"/>
          <w:rtl/>
        </w:rPr>
        <w:t>נ</w:t>
      </w:r>
      <w:r>
        <w:rPr>
          <w:rtl/>
        </w:rPr>
        <w:t xml:space="preserve"> דנעשה כאומר הריני נזיר על מנת שלא אתחייב באחריות קרבנותיו, נזיר כמה דלא </w:t>
      </w:r>
      <w:ins w:id="97791" w:author="מנוע מכני" w:date="2026-10-11T12:04:40Z">
        <w:r>
          <w:rPr>
            <w:rtl/>
          </w:rPr>
          <w:t xml:space="preserve">מביא</w:t>
        </w:r>
      </w:ins>
      <w:del w:id="97792" w:author="מנוע מכני" w:date="2026-10-11T12:04:40Z">
        <w:r>
          <w:rPr>
            <w:rtl/>
          </w:rPr>
          <w:delText xml:space="preserve">מייתי</w:delText>
        </w:r>
      </w:del>
      <w:r>
        <w:rPr>
          <w:rtl/>
        </w:rPr>
        <w:t xml:space="preserve"> קרבנותיו </w:t>
      </w:r>
      <w:r>
        <w:rPr>
          <w:rtl/>
        </w:rPr>
        <w:t xml:space="preserve">לא</w:t>
      </w:r>
      <w:r>
        <w:rPr>
          <w:rtl/>
        </w:rPr>
        <w:t xml:space="preserve"> מתכשר!</w:t>
      </w:r>
    </w:p>
    <w:p>
      <w:pPr>
        <w:pStyle w:val="38"/>
        <w:rPr>
          <w:ins w:id="102323" w:author="מנוע מכני" w:date="2026-10-11T12:04:40Z"/>
        </w:rPr>
      </w:pPr>
      <w:del w:id="102322" w:author="מנוע מכני" w:date="2026-10-11T12:04:40Z">
        <w:r>
          <w:delText xml:space="preserve">•</w:delText>
        </w:r>
      </w:del>
      <w:r>
        <w:t xml:space="preserve"> אלא </w:t>
      </w:r>
      <w:r>
        <w:t xml:space="preserve">אמר</w:t>
      </w:r>
      <w:r>
        <w:t xml:space="preserve"> רבא:</w:t>
      </w:r>
    </w:p>
    <w:p w:rsidR="00DA63EC" w:rsidRDefault="00DA63EC" w:rsidP="00DA63EC">
      <w:pPr>
        <w:tabs>
          <w:tab w:val="center" w:pos="2835"/>
        </w:tabs>
        <w:rPr>
          <w:rtl/>
        </w:rPr>
      </w:pPr>
      <w:del w:id="102324" w:author="מנוע מכני" w:date="2026-10-11T12:04:40Z">
        <w:r>
          <w:rPr>
            <w:rtl/>
          </w:rPr>
          <w:delText xml:space="preserve"> </w:delText>
        </w:r>
      </w:del>
      <w:r>
        <w:rPr>
          <w:rtl/>
        </w:rPr>
        <w:t xml:space="preserve">אדם זה לדורון נתכוין, </w:t>
      </w:r>
      <w:r>
        <w:rPr>
          <w:rtl/>
        </w:rPr>
        <w:t xml:space="preserve">אמר</w:t>
      </w:r>
      <w:r>
        <w:rPr>
          <w:rtl/>
        </w:rPr>
        <w:t xml:space="preserve">: </w:t>
      </w:r>
      <w:ins w:id="96493" w:author="מנוע מכני" w:date="2026-10-11T12:04:40Z">
        <w:r>
          <w:rPr>
            <w:rtl/>
          </w:rPr>
          <w:t xml:space="preserve">אם </w:t>
        </w:r>
      </w:ins>
      <w:del w:id="96494" w:author="מנוע מכני" w:date="2026-10-11T12:04:40Z">
        <w:r>
          <w:rPr>
            <w:rtl/>
          </w:rPr>
          <w:delText xml:space="preserve">אי </w:delText>
        </w:r>
      </w:del>
      <w:r>
        <w:rPr>
          <w:rtl/>
        </w:rPr>
        <w:t xml:space="preserve">סגיא בבית חוניו טרחנא, </w:t>
      </w:r>
      <w:ins w:id="97795" w:author="מנוע מכני" w:date="2026-10-11T12:04:40Z">
        <w:r>
          <w:rPr>
            <w:rtl/>
          </w:rPr>
          <w:t xml:space="preserve">יותר</w:t>
        </w:r>
      </w:ins>
      <w:del w:id="97796" w:author="מנוע מכני" w:date="2026-10-11T12:04:40Z">
        <w:r>
          <w:rPr>
            <w:rtl/>
          </w:rPr>
          <w:delText xml:space="preserve">טפי</w:delText>
        </w:r>
      </w:del>
      <w:r>
        <w:rPr>
          <w:rtl/>
        </w:rPr>
        <w:t xml:space="preserve"> </w:t>
      </w:r>
      <w:r>
        <w:rPr>
          <w:rtl/>
        </w:rPr>
        <w:t xml:space="preserve">לא</w:t>
      </w:r>
      <w:r>
        <w:rPr>
          <w:rtl/>
        </w:rPr>
        <w:t xml:space="preserve"> מצינא לאיצטעורי, נזיר </w:t>
      </w:r>
      <w:ins w:id="92273" w:author="מנוע מכני" w:date="2026-10-11T12:04:40Z">
        <w:r>
          <w:rPr>
            <w:rtl/>
          </w:rPr>
          <w:t xml:space="preserve">גם</w:t>
        </w:r>
      </w:ins>
      <w:del w:id="92274" w:author="מנוע מכני" w:date="2026-10-11T12:04:40Z">
        <w:r>
          <w:rPr>
            <w:rtl/>
          </w:rPr>
          <w:delText xml:space="preserve">נמי</w:delText>
        </w:r>
      </w:del>
      <w:r>
        <w:rPr>
          <w:rtl/>
        </w:rPr>
        <w:t xml:space="preserve"> </w:t>
      </w:r>
      <w:ins w:id="93977" w:author="מנוע מכני" w:date="2026-10-11T12:04:40Z">
        <w:r>
          <w:rPr>
            <w:rtl/>
          </w:rPr>
          <w:t xml:space="preserve">זה</w:t>
        </w:r>
      </w:ins>
      <w:del w:id="93978" w:author="מנוע מכני" w:date="2026-10-11T12:04:40Z">
        <w:r>
          <w:rPr>
            <w:rtl/>
          </w:rPr>
          <w:delText xml:space="preserve">האי</w:delText>
        </w:r>
      </w:del>
      <w:r>
        <w:rPr>
          <w:rtl/>
        </w:rPr>
        <w:t xml:space="preserve"> </w:t>
      </w:r>
      <w:ins w:id="97793" w:author="מנוע מכני" w:date="2026-10-11T12:04:40Z">
        <w:r>
          <w:rPr>
            <w:rtl/>
          </w:rPr>
          <w:t xml:space="preserve">אדם</w:t>
        </w:r>
      </w:ins>
      <w:del w:id="97794" w:author="מנוע מכני" w:date="2026-10-11T12:04:40Z">
        <w:r>
          <w:rPr>
            <w:rtl/>
          </w:rPr>
          <w:delText xml:space="preserve">גברא</w:delText>
        </w:r>
      </w:del>
      <w:r>
        <w:rPr>
          <w:rtl/>
        </w:rPr>
        <w:t xml:space="preserve"> לצער</w:t>
      </w:r>
      <w:r>
        <w:rPr>
          <w:rFonts w:hint="cs"/>
          <w:rtl/>
        </w:rPr>
        <w:t xml:space="preserve"> עצמו התכוון</w:t>
      </w:r>
      <w:r>
        <w:rPr>
          <w:rtl/>
        </w:rPr>
        <w:t xml:space="preserve"> </w:t>
      </w:r>
      <w:r>
        <w:rPr>
          <w:rtl/>
        </w:rPr>
        <w:t xml:space="preserve">אמר</w:t>
      </w:r>
      <w:r>
        <w:rPr>
          <w:rtl/>
        </w:rPr>
        <w:t xml:space="preserve">: </w:t>
      </w:r>
      <w:ins w:id="96495" w:author="מנוע מכני" w:date="2026-10-11T12:04:40Z">
        <w:r>
          <w:rPr>
            <w:rtl/>
          </w:rPr>
          <w:t xml:space="preserve">אם </w:t>
        </w:r>
      </w:ins>
      <w:del w:id="96496" w:author="מנוע מכני" w:date="2026-10-11T12:04:40Z">
        <w:r>
          <w:rPr>
            <w:rtl/>
          </w:rPr>
          <w:delText xml:space="preserve">אי </w:delText>
        </w:r>
      </w:del>
      <w:r>
        <w:rPr>
          <w:rtl/>
        </w:rPr>
        <w:t xml:space="preserve">סגיא בבית חוניו טרחנא, </w:t>
      </w:r>
      <w:ins w:id="97797" w:author="מנוע מכני" w:date="2026-10-11T12:04:40Z">
        <w:r>
          <w:rPr>
            <w:rtl/>
          </w:rPr>
          <w:t xml:space="preserve">יותר</w:t>
        </w:r>
      </w:ins>
      <w:del w:id="97798" w:author="מנוע מכני" w:date="2026-10-11T12:04:40Z">
        <w:r>
          <w:rPr>
            <w:rtl/>
          </w:rPr>
          <w:delText xml:space="preserve">טפי</w:delText>
        </w:r>
      </w:del>
      <w:r>
        <w:rPr>
          <w:rtl/>
        </w:rPr>
        <w:t xml:space="preserve"> </w:t>
      </w:r>
      <w:r>
        <w:rPr>
          <w:rtl/>
        </w:rPr>
        <w:t xml:space="preserve">לא</w:t>
      </w:r>
      <w:r>
        <w:rPr>
          <w:rtl/>
        </w:rPr>
        <w:t xml:space="preserve"> מצינא לאיצטעורי.</w:t>
      </w:r>
    </w:p>
    <w:p w:rsidR="00DA63EC" w:rsidRDefault="00DA63EC" w:rsidP="00DA63EC">
      <w:pPr>
        <w:tabs>
          <w:tab w:val="center" w:pos="2835"/>
        </w:tabs>
        <w:rPr>
          <w:rtl/>
        </w:rPr>
      </w:pPr>
      <w:r>
        <w:rPr>
          <w:rtl/>
        </w:rPr>
        <w:t xml:space="preserve">• </w:t>
      </w:r>
      <w:r>
        <w:rPr>
          <w:rStyle w:val="2fb"/>
          <w:rFonts w:hint="cs"/>
          <w:rtl/>
        </w:rPr>
        <w:t>ורה</w:t>
      </w:r>
      <w:r>
        <w:rPr>
          <w:rStyle w:val="2fb"/>
          <w:rtl/>
        </w:rPr>
        <w:t>"</w:t>
      </w:r>
      <w:r>
        <w:rPr>
          <w:rStyle w:val="2fb"/>
          <w:rFonts w:hint="cs"/>
          <w:rtl/>
        </w:rPr>
        <w:t>מ</w:t>
      </w:r>
      <w:r>
        <w:rPr>
          <w:rtl/>
        </w:rPr>
        <w:t xml:space="preserve"> </w:t>
      </w:r>
      <w:r>
        <w:rPr>
          <w:rtl/>
        </w:rPr>
        <w:t xml:space="preserve">אמר</w:t>
      </w:r>
      <w:r>
        <w:rPr>
          <w:rtl/>
        </w:rPr>
        <w:t xml:space="preserve"> לך: נזיר - </w:t>
      </w:r>
      <w:ins w:id="95921" w:author="מנוע מכני" w:date="2026-10-11T12:04:40Z">
        <w:r>
          <w:rPr>
            <w:rtl/>
          </w:rPr>
          <w:t xml:space="preserve">כדאתה אומר</w:t>
        </w:r>
      </w:ins>
      <w:del w:id="95922" w:author="מנוע מכני" w:date="2026-10-11T12:04:40Z">
        <w:r>
          <w:rPr>
            <w:rtl/>
          </w:rPr>
          <w:delText xml:space="preserve">כדקאמרת</w:delText>
        </w:r>
      </w:del>
      <w:r>
        <w:rPr>
          <w:rtl/>
        </w:rPr>
        <w:t xml:space="preserve">, עולה - על מנת שלא אתחייב באחריותה </w:t>
      </w:r>
      <w:ins w:id="93979" w:author="מנוע מכני" w:date="2026-10-11T12:04:40Z">
        <w:r>
          <w:rPr>
            <w:rtl/>
          </w:rPr>
          <w:t xml:space="preserve">אומר</w:t>
        </w:r>
      </w:ins>
      <w:del w:id="93980" w:author="מנוע מכני" w:date="2026-10-11T12:04:40Z">
        <w:r>
          <w:rPr>
            <w:rtl/>
          </w:rPr>
          <w:delText xml:space="preserve">קאמר</w:delText>
        </w:r>
      </w:del>
      <w:r>
        <w:rPr>
          <w:rtl/>
        </w:rPr>
        <w:t xml:space="preserve">.</w:t>
      </w:r>
    </w:p>
    <w:p w:rsidR="00DA63EC" w:rsidRDefault="00DA63EC" w:rsidP="00DA63EC">
      <w:pPr>
        <w:tabs>
          <w:tab w:val="center" w:pos="2835"/>
        </w:tabs>
        <w:rPr>
          <w:rtl/>
        </w:rPr>
      </w:pPr>
      <w:r>
        <w:rPr>
          <w:rtl/>
        </w:rPr>
        <w:t xml:space="preserve">ואף </w:t>
      </w:r>
      <w:r>
        <w:rPr>
          <w:rStyle w:val="2fb"/>
          <w:rFonts w:hint="cs"/>
          <w:rtl/>
        </w:rPr>
        <w:t>רי</w:t>
      </w:r>
      <w:r>
        <w:rPr>
          <w:rStyle w:val="2fb"/>
          <w:rtl/>
        </w:rPr>
        <w:t>"</w:t>
      </w:r>
      <w:r>
        <w:rPr>
          <w:rStyle w:val="2fb"/>
          <w:rFonts w:hint="cs"/>
          <w:rtl/>
        </w:rPr>
        <w:t xml:space="preserve">ו</w:t>
      </w:r>
      <w:r>
        <w:rPr>
          <w:rFonts w:hint="cs"/>
          <w:rtl/>
        </w:rPr>
        <w:t xml:space="preserve"> סבר להא </w:t>
      </w:r>
      <w:r>
        <w:rPr>
          <w:rStyle w:val="2fb"/>
          <w:rFonts w:hint="cs"/>
          <w:rtl/>
        </w:rPr>
        <w:t xml:space="preserve">דרה</w:t>
      </w:r>
      <w:r>
        <w:rPr>
          <w:rStyle w:val="2fb"/>
          <w:rtl/>
        </w:rPr>
        <w:t>"</w:t>
      </w:r>
      <w:r>
        <w:rPr>
          <w:rStyle w:val="2fb"/>
          <w:rFonts w:hint="cs"/>
          <w:rtl/>
        </w:rPr>
        <w:t>מ</w:t>
      </w:r>
      <w:r>
        <w:rPr>
          <w:rtl/>
        </w:rPr>
        <w:t xml:space="preserve">, </w:t>
      </w:r>
      <w:r>
        <w:rPr>
          <w:rStyle w:val="2fb"/>
          <w:rtl/>
        </w:rPr>
        <w:t xml:space="preserve">ד</w:t>
      </w:r>
      <w:r>
        <w:rPr>
          <w:rStyle w:val="2fb"/>
          <w:rFonts w:hint="cs"/>
          <w:rtl/>
        </w:rPr>
        <w:t>ארב</w:t>
      </w:r>
      <w:r>
        <w:rPr>
          <w:rStyle w:val="2fb"/>
          <w:rtl/>
        </w:rPr>
        <w:t>"</w:t>
      </w:r>
      <w:r>
        <w:rPr>
          <w:rStyle w:val="2fb"/>
          <w:rFonts w:hint="cs"/>
          <w:rtl/>
        </w:rPr>
        <w:t xml:space="preserve">בח</w:t>
      </w:r>
      <w:r>
        <w:rPr>
          <w:rFonts w:hint="cs"/>
          <w:rtl/>
        </w:rPr>
        <w:t xml:space="preserve"> </w:t>
      </w:r>
      <w:r>
        <w:rPr>
          <w:rStyle w:val="2fb"/>
          <w:rFonts w:hint="cs"/>
          <w:rtl/>
        </w:rPr>
        <w:t xml:space="preserve">מרי</w:t>
      </w:r>
      <w:r>
        <w:rPr>
          <w:rStyle w:val="2fb"/>
          <w:rtl/>
        </w:rPr>
        <w:t>"</w:t>
      </w:r>
      <w:r>
        <w:rPr>
          <w:rStyle w:val="2fb"/>
          <w:rFonts w:hint="cs"/>
          <w:rtl/>
        </w:rPr>
        <w:t>ו</w:t>
      </w:r>
      <w:r>
        <w:rPr>
          <w:rtl/>
        </w:rPr>
        <w:t>: הרי עלי עולה שאקריבנה בבית חוניו, והקריבה בארץ ישראל - יצא וענוש כרת.</w:t>
      </w:r>
    </w:p>
    <w:p>
      <w:pPr>
        <w:pStyle w:val="38"/>
        <w:rPr>
          <w:ins w:id="102326" w:author="מנוע מכני" w:date="2026-10-11T12:04:40Z"/>
        </w:rPr>
      </w:pPr>
      <w:del w:id="102325" w:author="מנוע מכני" w:date="2026-10-11T12:04:40Z">
        <w:r>
          <w:delText xml:space="preserve">•</w:delText>
        </w:r>
      </w:del>
      <w:r>
        <w:t xml:space="preserve"> </w:t>
      </w:r>
      <w:r>
        <w:t>תנ</w:t>
      </w:r>
      <w:r>
        <w:t>"</w:t>
      </w:r>
      <w:r>
        <w:t>ה</w:t>
      </w:r>
      <w:r>
        <w:t xml:space="preserve">:</w:t>
      </w:r>
    </w:p>
    <w:p w:rsidR="00DA63EC" w:rsidRDefault="00DA63EC" w:rsidP="00DA63EC">
      <w:pPr>
        <w:tabs>
          <w:tab w:val="center" w:pos="2835"/>
        </w:tabs>
        <w:rPr>
          <w:rtl/>
        </w:rPr>
      </w:pPr>
      <w:del w:id="102327" w:author="מנוע מכני" w:date="2026-10-11T12:04:40Z">
        <w:r>
          <w:rPr>
            <w:rtl/>
          </w:rPr>
          <w:delText xml:space="preserve"> </w:delText>
        </w:r>
      </w:del>
      <w:r>
        <w:rPr>
          <w:rtl/>
        </w:rPr>
        <w:t xml:space="preserve">הרי עלי עולה שאקריבנה במדבר, והקריבה בעבר הירדן - יצא וענוש כרת.</w:t>
      </w:r>
    </w:p>
    <w:p w:rsidR="00DA63EC" w:rsidRDefault="00DA63EC" w:rsidP="00DA63EC">
      <w:pPr>
        <w:pStyle w:val="affffd"/>
        <w:rPr>
          <w:rtl/>
        </w:rPr>
      </w:pPr>
      <w:r>
        <w:rPr>
          <w:rtl/>
        </w:rPr>
        <w:t>׹</w:t>
      </w:r>
    </w:p>
    <w:p>
      <w:pPr>
        <w:pStyle w:val="MishnaBatzad"/>
        <w:rPr>
          <w:ins w:id="20518" w:author="קלוד" w:date="2026-10-11T09:07:26Z"/>
        </w:rPr>
      </w:pPr>
      <w:ins w:id="20517" w:author="קלוד" w:date="2026-10-11T09:07:26Z">
        <w:r>
          <w:t xml:space="preserve">משנה י</w:t>
        </w:r>
      </w:ins>
    </w:p>
    <w:p w:rsidR="00DA63EC" w:rsidRPr="000A334C" w:rsidRDefault="00DA63EC" w:rsidP="003B6D22">
      <w:pPr>
        <w:pStyle w:val="afff9"/>
        <w:rPr>
          <w:del w:id="20314" w:author="קלוד" w:date="2026-10-11T09:07:26Z"/>
          <w:rtl/>
        </w:rPr>
      </w:pPr>
      <w:del w:id="20313" w:author="קלוד" w:date="2026-10-11T09:07:26Z">
        <w:r w:rsidRPr="000A334C">
          <w:rPr>
            <w:rtl/>
          </w:rPr>
          <w:delText xml:space="preserve">מתני'.</w:delText>
        </w:r>
      </w:del>
    </w:p>
    <w:p w:rsidR="00DA63EC" w:rsidRPr="000A334C" w:rsidRDefault="00DA63EC" w:rsidP="003B6D22">
      <w:pPr>
        <w:pStyle w:val="afff9"/>
        <w:spacing w:before="120"/>
        <w:rPr>
          <w:rtl/>
        </w:rPr>
        <w:pPrChange w:id="90097" w:author="קלוד" w:date="2026-10-11T12:09:42Z">
          <w:pPr>
            <w:pStyle w:val="afff9"/>
          </w:pPr>
        </w:pPrChange>
      </w:pPr>
      <w:r w:rsidRPr="000A334C">
        <w:rPr>
          <w:rtl/>
        </w:rPr>
        <w:t xml:space="preserve">הכהנים ששמשו בבית חוניו לא ישמשו במקדש שבירושלים, ואין צריך לומר לדבר אחר, שנאמר: </w:t>
      </w:r>
      <w:r w:rsidRPr="000A334C">
        <w:rPr>
          <w:rFonts w:hint="cs"/>
          <w:rtl/>
        </w:rPr>
        <w:t>'</w:t>
      </w:r>
      <w:r w:rsidRPr="000A334C">
        <w:rPr>
          <w:rtl/>
        </w:rPr>
        <w:t>אך לא יעלו כהני הבמות אל מזבח ה</w:t>
      </w:r>
      <w:r w:rsidR="005608A0">
        <w:rPr>
          <w:rtl/>
        </w:rPr>
        <w:t>'</w:t>
      </w:r>
      <w:r w:rsidRPr="000A334C">
        <w:rPr>
          <w:rtl/>
        </w:rPr>
        <w:t xml:space="preserve"> בירושלים כי אם אכלו מצות בתוך אחיהם</w:t>
      </w:r>
      <w:r w:rsidRPr="000A334C">
        <w:rPr>
          <w:rFonts w:hint="cs"/>
          <w:rtl/>
        </w:rPr>
        <w:t>'</w:t>
      </w:r>
      <w:r w:rsidRPr="000A334C">
        <w:rPr>
          <w:rtl/>
        </w:rPr>
        <w:t>, הרי אלו כבעלי מומין, חולקין ואוכלין ולא מקריבין.</w:t>
      </w:r>
    </w:p>
    <w:p w:rsidR="00DA63EC" w:rsidRDefault="00DA63EC" w:rsidP="00DA63EC">
      <w:pPr>
        <w:pStyle w:val="affffd"/>
        <w:rPr>
          <w:rtl/>
        </w:rPr>
      </w:pPr>
      <w:r>
        <w:rPr>
          <w:rtl/>
        </w:rPr>
        <w:t>׹</w:t>
      </w:r>
    </w:p>
    <w:p>
      <w:pPr>
        <w:pStyle w:val="afffff8"/>
        <w:rPr>
          <w:ins w:id="90021" w:author="קלוד" w:date="2026-10-11T12:32:08Z"/>
        </w:rPr>
      </w:pPr>
      <w:ins w:id="90022" w:author="קלוד" w:date="2026-10-11T12:32:08Z">
        <w:r>
          <w:rPr>
            <w:color w:val="7B3F00"/>
          </w:rPr>
          <w:t xml:space="preserve">כהן ששחט לע"ז - קרבנו ריח ניחוח</w:t>
        </w:r>
      </w:ins>
    </w:p>
    <w:p>
      <w:pPr>
        <w:pStyle w:val="38"/>
        <w:rPr>
          <w:ins w:id="102328" w:author="מנוע מכני" w:date="2026-10-11T12:04:40Z"/>
        </w:rPr>
      </w:pPr>
      <w:r>
        <w:t>א</w:t>
      </w:r>
      <w:r>
        <w:t>ר</w:t>
      </w:r>
      <w:r>
        <w:t>"</w:t>
      </w:r>
      <w:r>
        <w:t>י</w:t>
      </w:r>
      <w:r>
        <w:t xml:space="preserve">:</w:t>
      </w:r>
    </w:p>
    <w:p w:rsidR="00DA63EC" w:rsidRDefault="00DA63EC" w:rsidP="00DA63EC">
      <w:pPr>
        <w:tabs>
          <w:tab w:val="center" w:pos="2835"/>
        </w:tabs>
        <w:rPr>
          <w:rtl/>
        </w:rPr>
      </w:pPr>
      <w:del w:id="102329" w:author="מנוע מכני" w:date="2026-10-11T12:04:40Z">
        <w:r>
          <w:rPr>
            <w:rtl/>
          </w:rPr>
          <w:delText xml:space="preserve"> </w:delText>
        </w:r>
      </w:del>
      <w:r>
        <w:rPr>
          <w:rtl/>
        </w:rPr>
        <w:t xml:space="preserve">כהן ששחט </w:t>
      </w:r>
      <w:ins w:id="95923" w:author="מנוע מכני" w:date="2026-10-11T12:04:40Z">
        <w:r>
          <w:rPr>
            <w:rtl/>
          </w:rPr>
          <w:t xml:space="preserve">לע"ז</w:t>
        </w:r>
      </w:ins>
      <w:del w:id="95924" w:author="מנוע מכני" w:date="2026-10-11T12:04:40Z">
        <w:r>
          <w:rPr>
            <w:rtl/>
          </w:rPr>
          <w:delText xml:space="preserve">לעבודת כוכבים</w:delText>
        </w:r>
      </w:del>
      <w:r>
        <w:rPr>
          <w:rtl/>
        </w:rPr>
        <w:t xml:space="preserve">, קרבנו ריח ניחוח.</w:t>
      </w:r>
    </w:p>
    <w:p>
      <w:pPr>
        <w:pStyle w:val="38"/>
        <w:rPr>
          <w:ins w:id="102330" w:author="מנוע מכני" w:date="2026-10-11T12:04:40Z"/>
        </w:rPr>
      </w:pPr>
      <w:r>
        <w:t>אריב</w:t>
      </w:r>
      <w:r>
        <w:t>"</w:t>
      </w:r>
      <w:r>
        <w:t>א</w:t>
      </w:r>
      <w:r>
        <w:t>:</w:t>
      </w:r>
    </w:p>
    <w:p w:rsidR="00DA63EC" w:rsidRDefault="00DA63EC" w:rsidP="00DA63EC">
      <w:pPr>
        <w:tabs>
          <w:tab w:val="center" w:pos="2835"/>
        </w:tabs>
        <w:rPr>
          <w:rtl/>
        </w:rPr>
      </w:pPr>
      <w:del w:id="102331" w:author="מנוע מכני" w:date="2026-10-11T12:04:40Z">
        <w:r w:rsidRPr="00A71A5E">
          <w:rPr>
            <w:rStyle w:val="afffff0"/>
            <w:rtl/>
          </w:rPr>
          <w:delText xml:space="preserve"> </w:delText>
        </w:r>
      </w:del>
      <w:r w:rsidRPr="00A71A5E">
        <w:rPr>
          <w:rStyle w:val="afffff0"/>
          <w:rFonts w:hint="cs"/>
          <w:rtl/>
        </w:rPr>
        <w:t>'</w:t>
      </w:r>
      <w:r w:rsidRPr="00A71A5E">
        <w:rPr>
          <w:rStyle w:val="afffff0"/>
          <w:rtl/>
        </w:rPr>
        <w:t>יען אשר ישרתו אותם לפני גילוליהם והיו לבית ישראל למכשול עון על כן נשאתי ידי עליהם נאום ה</w:t>
      </w:r>
      <w:r w:rsidR="005608A0">
        <w:rPr>
          <w:rStyle w:val="afffff0"/>
          <w:rtl/>
        </w:rPr>
        <w:t>'</w:t>
      </w:r>
      <w:r w:rsidRPr="00A71A5E">
        <w:rPr>
          <w:rStyle w:val="afffff0"/>
          <w:rtl/>
        </w:rPr>
        <w:t xml:space="preserve"> אלהים ונשאו עונם</w:t>
      </w:r>
      <w:r w:rsidRPr="00A71A5E">
        <w:rPr>
          <w:rStyle w:val="afffff0"/>
          <w:rFonts w:hint="cs"/>
          <w:rtl/>
        </w:rPr>
        <w:t>'</w:t>
      </w:r>
      <w:r w:rsidRPr="00A71A5E">
        <w:rPr>
          <w:rStyle w:val="afffff0"/>
          <w:rtl/>
        </w:rPr>
        <w:t>,</w:t>
      </w:r>
      <w:r>
        <w:rPr>
          <w:rtl/>
        </w:rPr>
        <w:t xml:space="preserve"> וכתיב בתריה: </w:t>
      </w:r>
      <w:r>
        <w:rPr>
          <w:rFonts w:hint="cs"/>
          <w:rtl/>
        </w:rPr>
        <w:t>'</w:t>
      </w:r>
      <w:r>
        <w:rPr>
          <w:rStyle w:val="afffff0"/>
          <w:rtl/>
          <w:rPrChange w:id="9101" w:author="מנוע פסוקים" w:date="2026-10-11T09:32:13Z">
            <w:rPr>
              <w:rtl/>
            </w:rPr>
          </w:rPrChange>
        </w:rPr>
        <w:t xml:space="preserve">ולא יגשו אלי לכהן לי</w:t>
      </w:r>
      <w:r>
        <w:rPr>
          <w:rtl/>
        </w:rPr>
        <w:t xml:space="preserve">, </w:t>
      </w:r>
      <w:ins w:id="96497" w:author="מנוע מכני" w:date="2026-10-11T12:04:40Z">
        <w:r>
          <w:rPr>
            <w:rtl/>
          </w:rPr>
          <w:t xml:space="preserve">אם </w:t>
        </w:r>
      </w:ins>
      <w:del w:id="96498" w:author="מנוע מכני" w:date="2026-10-11T12:04:40Z">
        <w:r>
          <w:rPr>
            <w:rtl/>
          </w:rPr>
          <w:delText xml:space="preserve">אי </w:delText>
        </w:r>
      </w:del>
      <w:r>
        <w:rPr>
          <w:rtl/>
        </w:rPr>
        <w:t xml:space="preserve">עבד שירות אין, שחיטה </w:t>
      </w:r>
      <w:ins w:id="92275" w:author="מנוע מכני" w:date="2026-10-11T12:04:40Z">
        <w:r>
          <w:rPr>
            <w:rtl/>
          </w:rPr>
          <w:t xml:space="preserve">לא</w:t>
        </w:r>
      </w:ins>
      <w:del w:id="92276" w:author="מנוע מכני" w:date="2026-10-11T12:04:40Z">
        <w:r>
          <w:rPr>
            <w:rtl/>
          </w:rPr>
          <w:delText xml:space="preserve">לאו</w:delText>
        </w:r>
      </w:del>
      <w:r>
        <w:rPr>
          <w:rtl/>
        </w:rPr>
        <w:t xml:space="preserve"> שירות הוא.</w:t>
      </w:r>
    </w:p>
    <w:p w:rsidR="00DA63EC" w:rsidRDefault="00DA63EC" w:rsidP="00DA63EC">
      <w:pPr>
        <w:tabs>
          <w:tab w:val="center" w:pos="2835"/>
        </w:tabs>
        <w:rPr>
          <w:rtl/>
        </w:rPr>
      </w:pPr>
    </w:p>
    <w:p>
      <w:pPr>
        <w:pStyle w:val="afffff8"/>
        <w:rPr>
          <w:ins w:id="90019" w:author="קלוד" w:date="2026-10-11T12:32:08Z"/>
        </w:rPr>
      </w:pPr>
      <w:ins w:id="90020" w:author="קלוד" w:date="2026-10-11T12:32:08Z">
        <w:r>
          <w:rPr>
            <w:color w:val="7B3F00"/>
          </w:rPr>
          <w:t xml:space="preserve">שגג בזריקה לע"ז - ר"נ: ריח ניחוח, ר"ש: אין</w:t>
        </w:r>
      </w:ins>
    </w:p>
    <w:p>
      <w:pPr>
        <w:pStyle w:val="38"/>
        <w:rPr>
          <w:ins w:id="102333" w:author="מנוע מכני" w:date="2026-10-11T12:04:40Z"/>
        </w:rPr>
      </w:pPr>
      <w:del w:id="102332" w:author="מנוע מכני" w:date="2026-10-11T12:04:40Z">
        <w:r w:rsidRPr="00B61579">
          <w:delText xml:space="preserve">•</w:delText>
        </w:r>
      </w:del>
      <w:r w:rsidRPr="00B61579">
        <w:t xml:space="preserve"> איתמר:</w:t>
      </w:r>
    </w:p>
    <w:p w:rsidR="00DA63EC" w:rsidRDefault="00DA63EC" w:rsidP="00DA63EC">
      <w:pPr>
        <w:tabs>
          <w:tab w:val="center" w:pos="2835"/>
        </w:tabs>
        <w:rPr>
          <w:b/>
          <w:bCs/>
          <w:rtl/>
        </w:rPr>
      </w:pPr>
      <w:del w:id="102334" w:author="מנוע מכני" w:date="2026-10-11T12:04:40Z">
        <w:r w:rsidRPr="00B61579">
          <w:rPr>
            <w:b/>
            <w:bCs/>
            <w:rtl/>
          </w:rPr>
          <w:delText xml:space="preserve"> </w:delText>
        </w:r>
      </w:del>
      <w:r w:rsidRPr="00B61579">
        <w:rPr>
          <w:b/>
          <w:bCs/>
          <w:rtl/>
        </w:rPr>
        <w:t xml:space="preserve">שגג בזריקה – </w:t>
      </w:r>
      <w:r w:rsidRPr="00B61579">
        <w:rPr>
          <w:rStyle w:val="2fb"/>
          <w:b/>
          <w:bCs/>
          <w:rtl/>
        </w:rPr>
        <w:t xml:space="preserve">ר</w:t>
      </w:r>
      <w:r>
        <w:rPr>
          <w:rStyle w:val="2fb"/>
          <w:b/>
          <w:bCs/>
          <w:rtl/>
        </w:rPr>
        <w:t>"</w:t>
      </w:r>
      <w:r w:rsidRPr="00B61579">
        <w:rPr>
          <w:rStyle w:val="2fb"/>
          <w:rFonts w:hint="cs"/>
          <w:b/>
          <w:bCs/>
          <w:rtl/>
        </w:rPr>
        <w:t>נ</w:t>
      </w:r>
      <w:r w:rsidRPr="00B61579">
        <w:rPr>
          <w:b/>
          <w:bCs/>
          <w:rtl/>
        </w:rPr>
        <w:t xml:space="preserve">: קרבנו ריח ניחוח, </w:t>
      </w:r>
      <w:r w:rsidRPr="00B61579">
        <w:rPr>
          <w:rStyle w:val="2fb"/>
          <w:b/>
          <w:bCs/>
          <w:rtl/>
        </w:rPr>
        <w:t xml:space="preserve">ר</w:t>
      </w:r>
      <w:r>
        <w:rPr>
          <w:rStyle w:val="2fb"/>
          <w:b/>
          <w:bCs/>
          <w:rtl/>
        </w:rPr>
        <w:t>"</w:t>
      </w:r>
      <w:r w:rsidRPr="00B61579">
        <w:rPr>
          <w:rStyle w:val="2fb"/>
          <w:rFonts w:hint="cs"/>
          <w:b/>
          <w:bCs/>
          <w:rtl/>
        </w:rPr>
        <w:t>ש</w:t>
      </w:r>
      <w:r w:rsidRPr="00B61579">
        <w:rPr>
          <w:b/>
          <w:bCs/>
          <w:rtl/>
        </w:rPr>
        <w:t>: אין קרבנו ריח ניחוח.</w:t>
      </w:r>
    </w:p>
    <w:p>
      <w:pPr>
        <w:pStyle w:val="38"/>
        <w:rPr>
          <w:ins w:id="102335" w:author="מנוע מכני" w:date="2026-10-11T12:04:40Z"/>
        </w:rPr>
      </w:pPr>
      <w:r>
        <w:t>א</w:t>
      </w:r>
      <w:r>
        <w:t>ר</w:t>
      </w:r>
      <w:r>
        <w:t>"</w:t>
      </w:r>
      <w:r>
        <w:t>ש</w:t>
      </w:r>
      <w:r>
        <w:t xml:space="preserve">:</w:t>
      </w:r>
    </w:p>
    <w:p w:rsidR="00DA63EC" w:rsidRDefault="00DA63EC" w:rsidP="00DA63EC">
      <w:pPr>
        <w:tabs>
          <w:tab w:val="center" w:pos="2835"/>
        </w:tabs>
        <w:rPr>
          <w:rtl/>
        </w:rPr>
      </w:pPr>
      <w:del w:id="102336" w:author="מנוע מכני" w:date="2026-10-11T12:04:40Z">
        <w:r>
          <w:rPr>
            <w:rtl/>
          </w:rPr>
          <w:delText xml:space="preserve"> </w:delText>
        </w:r>
      </w:del>
      <w:r w:rsidRPr="003017EE">
        <w:rPr>
          <w:rStyle w:val="afffff0"/>
          <w:rFonts w:hint="cs"/>
          <w:rtl/>
        </w:rPr>
        <w:t>מ'</w:t>
      </w:r>
      <w:ins w:id="91135" w:author="Claude - סמנטי" w:date="2026-10-11T12:27:00Z">
        <w:r>
          <w:rPr>
            <w:rStyle w:val="afffff0"/>
            <w:rtl/>
          </w:rPr>
          <w:t xml:space="preserve">וְהָיוּ לְבֵית יִשְׂרָאֵל לְמִכְשׁוֹל עָוֹן</w:t>
        </w:r>
      </w:ins>
      <w:del w:id="91136" w:author="Claude - סמנטי" w:date="2026-10-11T12:27:00Z">
        <w:r w:rsidRPr="003017EE">
          <w:rPr>
            <w:rStyle w:val="afffff0"/>
            <w:rtl/>
          </w:rPr>
          <w:delText xml:space="preserve">והיו לבית ישראל למכשול עון</w:delText>
        </w:r>
      </w:del>
      <w:r w:rsidRPr="003017EE">
        <w:rPr>
          <w:rStyle w:val="afffff0"/>
          <w:rFonts w:hint="cs"/>
          <w:rtl/>
        </w:rPr>
        <w:t>'</w:t>
      </w:r>
      <w:r w:rsidRPr="003017EE">
        <w:rPr>
          <w:rStyle w:val="afffff0"/>
          <w:rtl/>
        </w:rPr>
        <w:t>,</w:t>
      </w:r>
      <w:r>
        <w:rPr>
          <w:rtl/>
        </w:rPr>
        <w:t xml:space="preserve"> או מכשול או עון,</w:t>
      </w:r>
      <w:r w:rsidRPr="00A71A5E">
        <w:rPr>
          <w:rStyle w:val="afffff0"/>
          <w:rtl/>
        </w:rPr>
        <w:t xml:space="preserve"> </w:t>
      </w:r>
      <w:r w:rsidRPr="00A71A5E">
        <w:rPr>
          <w:rStyle w:val="afffff0"/>
          <w:rFonts w:hint="cs"/>
          <w:rtl/>
        </w:rPr>
        <w:t>'</w:t>
      </w:r>
      <w:ins w:id="91133" w:author="Claude - סמנטי" w:date="2026-10-11T12:27:00Z">
        <w:r>
          <w:rPr>
            <w:rStyle w:val="afffff0"/>
            <w:rtl/>
          </w:rPr>
          <w:t xml:space="preserve">וּמִכְשׁוֹל</w:t>
        </w:r>
      </w:ins>
      <w:del w:id="91134" w:author="Claude - סמנטי" w:date="2026-10-11T12:27:00Z">
        <w:r w:rsidRPr="00A71A5E">
          <w:rPr>
            <w:rStyle w:val="afffff0"/>
            <w:rtl/>
          </w:rPr>
          <w:delText xml:space="preserve">ומכשול</w:delText>
        </w:r>
      </w:del>
      <w:r w:rsidRPr="00A71A5E">
        <w:rPr>
          <w:rStyle w:val="afffff0"/>
          <w:rFonts w:hint="cs"/>
          <w:rtl/>
        </w:rPr>
        <w:t>'</w:t>
      </w:r>
      <w:r w:rsidRPr="00A71A5E">
        <w:rPr>
          <w:rStyle w:val="afffff0"/>
          <w:rtl/>
        </w:rPr>
        <w:t xml:space="preserve"> </w:t>
      </w:r>
      <w:r>
        <w:rPr>
          <w:rtl/>
        </w:rPr>
        <w:t>- שוגג,</w:t>
      </w:r>
      <w:r w:rsidRPr="00A71A5E">
        <w:rPr>
          <w:rStyle w:val="afffff0"/>
          <w:rtl/>
        </w:rPr>
        <w:t xml:space="preserve"> </w:t>
      </w:r>
      <w:r w:rsidRPr="00A71A5E">
        <w:rPr>
          <w:rStyle w:val="afffff0"/>
          <w:rFonts w:hint="cs"/>
          <w:rtl/>
        </w:rPr>
        <w:t>'</w:t>
      </w:r>
      <w:ins w:id="91131" w:author="Claude - סמנטי" w:date="2026-10-11T12:27:00Z">
        <w:r>
          <w:rPr>
            <w:rStyle w:val="afffff0"/>
            <w:rtl/>
          </w:rPr>
          <w:t xml:space="preserve">וְעָוֹן</w:t>
        </w:r>
      </w:ins>
      <w:del w:id="91132" w:author="Claude - סמנטי" w:date="2026-10-11T12:27:00Z">
        <w:r w:rsidRPr="00A71A5E">
          <w:rPr>
            <w:rStyle w:val="afffff0"/>
            <w:rtl/>
          </w:rPr>
          <w:delText xml:space="preserve">ועון</w:delText>
        </w:r>
      </w:del>
      <w:r w:rsidRPr="00A71A5E">
        <w:rPr>
          <w:rStyle w:val="afffff0"/>
          <w:rFonts w:hint="cs"/>
          <w:rtl/>
        </w:rPr>
        <w:t>'</w:t>
      </w:r>
      <w:r w:rsidRPr="00A71A5E">
        <w:rPr>
          <w:rStyle w:val="afffff0"/>
          <w:rtl/>
        </w:rPr>
        <w:t xml:space="preserve"> </w:t>
      </w:r>
      <w:r>
        <w:rPr>
          <w:rtl/>
        </w:rPr>
        <w:t>- מזיד.</w:t>
      </w:r>
    </w:p>
    <w:p w:rsidR="00DA63EC" w:rsidRDefault="00DA63EC" w:rsidP="00DA63EC">
      <w:pPr>
        <w:tabs>
          <w:tab w:val="center" w:pos="2835"/>
        </w:tabs>
        <w:rPr>
          <w:rtl/>
        </w:rPr>
      </w:pPr>
      <w:r>
        <w:rPr>
          <w:rStyle w:val="2fb"/>
          <w:rtl/>
        </w:rPr>
        <w:t>ור"</w:t>
      </w:r>
      <w:r>
        <w:rPr>
          <w:rStyle w:val="2fb"/>
          <w:rFonts w:hint="cs"/>
          <w:rtl/>
        </w:rPr>
        <w:t xml:space="preserve">נ</w:t>
      </w:r>
      <w:r>
        <w:rPr>
          <w:rFonts w:hint="cs"/>
          <w:rtl/>
        </w:rPr>
        <w:t xml:space="preserve"> -</w:t>
      </w:r>
      <w:r>
        <w:rPr>
          <w:rtl/>
        </w:rPr>
        <w:t xml:space="preserve"> מכשול דעון.</w:t>
      </w:r>
    </w:p>
    <w:p>
      <w:pPr>
        <w:pStyle w:val="38"/>
        <w:rPr>
          <w:ins w:id="102338" w:author="מנוע מכני" w:date="2026-10-11T12:04:40Z"/>
        </w:rPr>
      </w:pPr>
      <w:del w:id="102337" w:author="מנוע מכני" w:date="2026-10-11T12:04:40Z">
        <w:r>
          <w:delText xml:space="preserve">•</w:delText>
        </w:r>
      </w:del>
      <w:r>
        <w:t xml:space="preserve"> </w:t>
      </w:r>
      <w:r>
        <w:t>אר</w:t>
      </w:r>
      <w:r>
        <w:t>"</w:t>
      </w:r>
      <w:r>
        <w:t>נ</w:t>
      </w:r>
      <w:r>
        <w:t xml:space="preserve">:</w:t>
      </w:r>
    </w:p>
    <w:p w:rsidR="00DA63EC" w:rsidRDefault="00DA63EC" w:rsidP="00DA63EC">
      <w:pPr>
        <w:tabs>
          <w:tab w:val="center" w:pos="2835"/>
        </w:tabs>
        <w:rPr>
          <w:rtl/>
        </w:rPr>
      </w:pPr>
      <w:del w:id="102339" w:author="מנוע מכני" w:date="2026-10-11T12:04:40Z">
        <w:r>
          <w:rPr>
            <w:rtl/>
          </w:rPr>
          <w:delText xml:space="preserve"> </w:delText>
        </w:r>
      </w:del>
      <w:r>
        <w:rPr>
          <w:rFonts w:hint="cs"/>
          <w:rtl/>
        </w:rPr>
        <w:t>מ</w:t>
      </w:r>
      <w:r>
        <w:rPr>
          <w:rtl/>
        </w:rPr>
        <w:t>דתניא:</w:t>
      </w:r>
      <w:r w:rsidRPr="00A71A5E">
        <w:rPr>
          <w:rStyle w:val="afffff0"/>
          <w:rtl/>
        </w:rPr>
        <w:t xml:space="preserve"> </w:t>
      </w:r>
      <w:r w:rsidRPr="00A71A5E">
        <w:rPr>
          <w:rStyle w:val="afffff0"/>
          <w:rFonts w:hint="cs"/>
          <w:rtl/>
        </w:rPr>
        <w:t>'</w:t>
      </w:r>
      <w:ins w:id="91137" w:author="Claude - סמנטי" w:date="2026-10-11T12:27:00Z">
        <w:r>
          <w:rPr>
            <w:rStyle w:val="afffff0"/>
            <w:rtl/>
          </w:rPr>
          <w:t xml:space="preserve">וְכִפֶּר הַכֹּהֵן עַל הַנֶּפֶשׁ הַשּׁוֹגֶגֶת בְּחֶטְאָה בִּשְׁגָגָה</w:t>
        </w:r>
      </w:ins>
      <w:del w:id="91138" w:author="Claude - סמנטי" w:date="2026-10-11T12:27:00Z">
        <w:r w:rsidRPr="00A71A5E">
          <w:rPr>
            <w:rStyle w:val="afffff0"/>
            <w:rtl/>
          </w:rPr>
          <w:delText xml:space="preserve">וכפר הכהן על הנפש השוגגת בחטאה בשגגה</w:delText>
        </w:r>
      </w:del>
      <w:r w:rsidRPr="00A71A5E">
        <w:rPr>
          <w:rStyle w:val="afffff0"/>
          <w:rFonts w:hint="cs"/>
          <w:rtl/>
        </w:rPr>
        <w:t>'</w:t>
      </w:r>
      <w:r w:rsidRPr="00A71A5E">
        <w:rPr>
          <w:rStyle w:val="afffff0"/>
          <w:rtl/>
        </w:rPr>
        <w:t xml:space="preserve"> </w:t>
      </w:r>
      <w:r>
        <w:rPr>
          <w:rtl/>
        </w:rPr>
        <w:t xml:space="preserve">- מלמד שכהן מתכפר על ידי עצמו</w:t>
      </w:r>
      <w:ins w:id="95597" w:author="מנוע מכני" w:date="2026-10-11T12:04:40Z">
        <w:r>
          <w:rPr>
            <w:rtl/>
          </w:rPr>
          <w:t xml:space="preserve">,</w:t>
        </w:r>
      </w:ins>
      <w:del w:id="95598" w:author="מנוע מכני" w:date="2026-10-11T12:04:40Z">
        <w:r>
          <w:rPr>
            <w:rtl/>
          </w:rPr>
          <w:delText xml:space="preserve">;</w:delText>
        </w:r>
      </w:del>
      <w:r>
        <w:rPr>
          <w:rtl/>
        </w:rPr>
        <w:t xml:space="preserve"> </w:t>
      </w:r>
    </w:p>
    <w:p>
      <w:pPr>
        <w:pStyle w:val="38"/>
        <w:rPr>
          <w:ins w:id="102477" w:author="מנוע מכני" w:date="2026-10-11T12:04:40Z"/>
        </w:rPr>
      </w:pPr>
      <w:ins w:id="92279" w:author="מנוע מכני" w:date="2026-10-11T12:04:40Z">
        <w:r>
          <w:t xml:space="preserve">לא</w:t>
        </w:r>
      </w:ins>
      <w:del w:id="92280" w:author="מנוע מכני" w:date="2026-10-11T12:04:40Z">
        <w:r>
          <w:delText xml:space="preserve">לאו</w:delText>
        </w:r>
      </w:del>
      <w:r>
        <w:t xml:space="preserve"> </w:t>
      </w:r>
      <w:r>
        <w:t xml:space="preserve">בשחיט</w:t>
      </w:r>
    </w:p>
    <w:p w:rsidR="00DA63EC" w:rsidRDefault="00DA63EC" w:rsidP="00DA63EC">
      <w:pPr>
        <w:tabs>
          <w:tab w:val="center" w:pos="2835"/>
        </w:tabs>
        <w:rPr>
          <w:rtl/>
        </w:rPr>
      </w:pPr>
      <w:ins w:id="90063" w:author="מנוע מכני" w:date="2026-10-11T12:04:40Z">
        <w:r>
          <w:rPr>
            <w:rtl/>
          </w:rPr>
          <w:t xml:space="preserve">ה,</w:t>
        </w:r>
        <w:r>
          <w:rPr>
            <w:rtl/>
          </w:rPr>
          <w:t xml:space="preserve"> </w:t>
        </w:r>
        <w:ins w:id="90583" w:author="מנוע מכני" w:date="2026-10-11T12:04:40Z">
          <w:r>
            <w:rPr>
              <w:rtl/>
            </w:rPr>
            <w:t xml:space="preserve">דאפי'</w:t>
          </w:r>
        </w:ins>
        <w:del w:id="90584" w:author="מנוע מכני" w:date="2026-10-11T12:04:40Z">
          <w:r>
            <w:rPr>
              <w:rtl/>
            </w:rPr>
            <w:delText xml:space="preserve">ד</w:delText>
          </w:r>
          <w:r>
            <w:rPr>
              <w:rtl/>
            </w:rPr>
            <w:delText xml:space="preserve">אפילו</w:delText>
          </w:r>
        </w:del>
      </w:ins>
      <w:del w:id="90064" w:author="מנוע מכני" w:date="2026-10-11T12:04:40Z">
        <w:r>
          <w:rPr>
            <w:rtl/>
          </w:rPr>
          <w:delText xml:space="preserve">ה,</w:delText>
        </w:r>
        <w:r>
          <w:rPr>
            <w:rFonts w:hint="cs"/>
            <w:rtl/>
          </w:rPr>
          <w:delText xml:space="preserve">ד</w:delText>
        </w:r>
      </w:del>
      <w:r>
        <w:rPr>
          <w:rtl/>
        </w:rPr>
        <w:t xml:space="preserve"> מזיד </w:t>
      </w:r>
      <w:ins w:id="92277" w:author="מנוע מכני" w:date="2026-10-11T12:04:40Z">
        <w:r>
          <w:rPr>
            <w:rtl/>
          </w:rPr>
          <w:t xml:space="preserve">גם</w:t>
        </w:r>
      </w:ins>
      <w:del w:id="92278" w:author="מנוע מכני" w:date="2026-10-11T12:04:40Z">
        <w:r>
          <w:rPr>
            <w:rtl/>
          </w:rPr>
          <w:delText xml:space="preserve">נמי</w:delText>
        </w:r>
      </w:del>
      <w:r>
        <w:rPr>
          <w:rtl/>
        </w:rPr>
        <w:t xml:space="preserve">!</w:t>
      </w:r>
      <w:r>
        <w:rPr>
          <w:rFonts w:hint="cs"/>
          <w:rtl/>
        </w:rPr>
        <w:t xml:space="preserve"> </w:t>
      </w:r>
      <w:r>
        <w:rPr>
          <w:rtl/>
        </w:rPr>
        <w:t>–</w:t>
      </w:r>
      <w:r>
        <w:rPr>
          <w:rFonts w:hint="cs"/>
          <w:rtl/>
        </w:rPr>
        <w:t xml:space="preserve"> אלא בזריקה</w:t>
      </w:r>
      <w:ins w:id="95991" w:author="מנוע מכני" w:date="2026-10-11T12:04:40Z">
        <w:r>
          <w:rPr>
            <w:rFonts w:hint="cs"/>
            <w:rtl/>
          </w:rPr>
          <w:t xml:space="preserve">!</w:t>
        </w:r>
      </w:ins>
      <w:del w:id="95992" w:author="מנוע מכני" w:date="2026-10-11T12:04:40Z">
        <w:r>
          <w:rPr>
            <w:rFonts w:hint="cs"/>
            <w:rtl/>
          </w:rPr>
          <w:delText xml:space="preserve"> !</w:delText>
        </w:r>
      </w:del>
    </w:p>
    <w:p>
      <w:pPr>
        <w:pStyle w:val="38"/>
        <w:rPr>
          <w:ins w:id="102340" w:author="מנוע מכני" w:date="2026-10-11T12:04:40Z"/>
        </w:rPr>
      </w:pPr>
      <w:r>
        <w:t xml:space="preserve">- </w:t>
      </w:r>
      <w:r>
        <w:t>אר</w:t>
      </w:r>
      <w:r>
        <w:t>"</w:t>
      </w:r>
      <w:r>
        <w:t>ש:</w:t>
      </w:r>
    </w:p>
    <w:p w:rsidR="00DA63EC" w:rsidRDefault="00DA63EC" w:rsidP="00DA63EC">
      <w:pPr>
        <w:pStyle w:val="affffb"/>
        <w:rPr>
          <w:rtl/>
        </w:rPr>
      </w:pPr>
      <w:del w:id="102341" w:author="מנוע מכני" w:date="2026-10-11T12:04:40Z">
        <w:r>
          <w:rPr>
            <w:rtl/>
          </w:rPr>
          <w:delText xml:space="preserve"> </w:delText>
        </w:r>
      </w:del>
      <w:r>
        <w:rPr>
          <w:rtl/>
        </w:rPr>
        <w:t xml:space="preserve">לעולם בשחיטה, ובמזיד </w:t>
      </w:r>
      <w:r>
        <w:rPr>
          <w:rtl/>
        </w:rPr>
        <w:t xml:space="preserve">לא</w:t>
      </w:r>
      <w:r>
        <w:rPr>
          <w:rtl/>
        </w:rPr>
        <w:t xml:space="preserve"> נעשה משרת </w:t>
      </w:r>
      <w:ins w:id="95925" w:author="מנוע מכני" w:date="2026-10-11T12:04:40Z">
        <w:r>
          <w:rPr>
            <w:rtl/>
          </w:rPr>
          <w:t xml:space="preserve">לע"ז</w:t>
        </w:r>
      </w:ins>
      <w:del w:id="95926" w:author="מנוע מכני" w:date="2026-10-11T12:04:40Z">
        <w:r>
          <w:rPr>
            <w:rtl/>
          </w:rPr>
          <w:delText xml:space="preserve">לעבודת כוכבים</w:delText>
        </w:r>
      </w:del>
      <w:r>
        <w:rPr>
          <w:rtl/>
        </w:rPr>
        <w:t xml:space="preserve">.</w:t>
      </w:r>
    </w:p>
    <w:p>
      <w:pPr>
        <w:pStyle w:val="afffff8"/>
        <w:rPr>
          <w:ins w:id="90017" w:author="קלוד" w:date="2026-10-11T12:32:08Z"/>
        </w:rPr>
      </w:pPr>
      <w:ins w:id="90018" w:author="קלוד" w:date="2026-10-11T12:32:08Z">
        <w:r>
          <w:rPr>
            <w:color w:val="7B3F00"/>
          </w:rPr>
          <w:t xml:space="preserve">הזיד בשחיטה לע"ז - ר"נ: ריח ניחוח, רב ששת: אין</w:t>
        </w:r>
      </w:ins>
    </w:p>
    <w:p>
      <w:pPr>
        <w:pStyle w:val="38"/>
        <w:rPr>
          <w:ins w:id="102342" w:author="מנוע מכני" w:date="2026-10-11T12:04:40Z"/>
        </w:rPr>
      </w:pPr>
      <w:ins w:id="93981" w:author="מנוע מכני" w:date="2026-10-11T12:04:40Z">
        <w:r>
          <w:t xml:space="preserve">ולשיטתם</w:t>
        </w:r>
      </w:ins>
      <w:del w:id="93982" w:author="מנוע מכני" w:date="2026-10-11T12:04:40Z">
        <w:r>
          <w:delText xml:space="preserve">ו</w:delText>
        </w:r>
        <w:r>
          <w:delText xml:space="preserve">לטעמייהו</w:delText>
        </w:r>
      </w:del>
      <w:r>
        <w:t xml:space="preserve"> ד</w:t>
      </w:r>
      <w:r>
        <w:t>הזיד בשחיטה</w:t>
      </w:r>
      <w:r>
        <w:t xml:space="preserve"> ר</w:t>
      </w:r>
      <w:r>
        <w:t>"</w:t>
      </w:r>
      <w:r>
        <w:t>נ:</w:t>
      </w:r>
    </w:p>
    <w:p w:rsidR="00DA63EC" w:rsidRDefault="00DA63EC" w:rsidP="00DA63EC">
      <w:pPr>
        <w:tabs>
          <w:tab w:val="center" w:pos="2835"/>
        </w:tabs>
        <w:rPr>
          <w:rtl/>
        </w:rPr>
      </w:pPr>
      <w:del w:id="102343" w:author="מנוע מכני" w:date="2026-10-11T12:04:40Z">
        <w:r>
          <w:rPr>
            <w:rtl/>
          </w:rPr>
          <w:delText xml:space="preserve"> </w:delText>
        </w:r>
      </w:del>
      <w:r>
        <w:rPr>
          <w:rtl/>
        </w:rPr>
        <w:t xml:space="preserve">קרבנו ריח ניחוח, דלא עבד שירות</w:t>
      </w:r>
      <w:ins w:id="95599" w:author="מנוע מכני" w:date="2026-10-11T12:04:40Z">
        <w:r>
          <w:rPr>
            <w:rtl/>
          </w:rPr>
          <w:t xml:space="preserve">,</w:t>
        </w:r>
      </w:ins>
      <w:del w:id="95600" w:author="מנוע מכני" w:date="2026-10-11T12:04:40Z">
        <w:r>
          <w:rPr>
            <w:rtl/>
          </w:rPr>
          <w:delText xml:space="preserve">;</w:delText>
        </w:r>
      </w:del>
      <w:r>
        <w:rPr>
          <w:rtl/>
        </w:rPr>
        <w:t xml:space="preserve"> </w:t>
      </w:r>
    </w:p>
    <w:p>
      <w:pPr>
        <w:pStyle w:val="38"/>
        <w:rPr>
          <w:ins w:id="102344" w:author="מנוע מכני" w:date="2026-10-11T12:04:40Z"/>
        </w:rPr>
      </w:pPr>
      <w:r>
        <w:tab/>
      </w:r>
      <w:r>
        <w:tab/>
      </w:r>
      <w:del w:id="90287" w:author="מנוע מכני" w:date="2026-10-11T12:04:40Z">
        <w:r>
          <w:delText xml:space="preserve">     </w:delText>
        </w:r>
      </w:del>
      <w:r>
        <w:t>רב ששת</w:t>
      </w:r>
      <w:r>
        <w:t>:</w:t>
      </w:r>
    </w:p>
    <w:p w:rsidR="00DA63EC" w:rsidRDefault="00DA63EC" w:rsidP="00DA63EC">
      <w:pPr>
        <w:tabs>
          <w:tab w:val="center" w:pos="2835"/>
        </w:tabs>
        <w:rPr>
          <w:rtl/>
        </w:rPr>
      </w:pPr>
      <w:del w:id="102345" w:author="מנוע מכני" w:date="2026-10-11T12:04:40Z">
        <w:r>
          <w:rPr>
            <w:rtl/>
          </w:rPr>
          <w:delText xml:space="preserve"> </w:delText>
        </w:r>
      </w:del>
      <w:r>
        <w:rPr>
          <w:rtl/>
        </w:rPr>
        <w:t xml:space="preserve">אין קרבנו ריח ניחוח, נעשה משרת </w:t>
      </w:r>
      <w:ins w:id="95927" w:author="מנוע מכני" w:date="2026-10-11T12:04:40Z">
        <w:r>
          <w:rPr>
            <w:rtl/>
          </w:rPr>
          <w:t xml:space="preserve">לע"ז</w:t>
        </w:r>
      </w:ins>
      <w:del w:id="95928" w:author="מנוע מכני" w:date="2026-10-11T12:04:40Z">
        <w:r>
          <w:rPr>
            <w:rtl/>
          </w:rPr>
          <w:delText xml:space="preserve">לעבודת כוכבים</w:delText>
        </w:r>
      </w:del>
      <w:r>
        <w:rPr>
          <w:rtl/>
        </w:rPr>
        <w:t xml:space="preserve">.</w:t>
      </w:r>
    </w:p>
    <w:p w:rsidR="00DA63EC" w:rsidRDefault="00DA63EC" w:rsidP="00DA63EC">
      <w:pPr>
        <w:pStyle w:val="afff3"/>
        <w:framePr w:wrap="around"/>
        <w:rPr>
          <w:rtl/>
        </w:rPr>
      </w:pPr>
      <w:r>
        <w:rPr>
          <w:rFonts w:hint="cs"/>
          <w:rtl/>
        </w:rPr>
        <w:t>קט:</w:t>
      </w:r>
    </w:p>
    <w:p w:rsidR="00DA63EC" w:rsidRDefault="00DA63EC" w:rsidP="00DA63EC">
      <w:pPr>
        <w:tabs>
          <w:tab w:val="center" w:pos="2835"/>
        </w:tabs>
        <w:rPr>
          <w:rtl/>
        </w:rPr>
      </w:pPr>
    </w:p>
    <w:p>
      <w:pPr>
        <w:pStyle w:val="38"/>
        <w:rPr>
          <w:ins w:id="102346" w:author="מנוע מכני" w:date="2026-10-11T12:04:40Z"/>
        </w:rPr>
      </w:pPr>
      <w:r w:rsidRPr="00FE1B89">
        <w:t>אר</w:t>
      </w:r>
      <w:r w:rsidRPr="00FE1B89">
        <w:t>"</w:t>
      </w:r>
      <w:r w:rsidRPr="00FE1B89">
        <w:t>נ</w:t>
      </w:r>
      <w:r w:rsidRPr="00FE1B89">
        <w:t>:</w:t>
      </w:r>
    </w:p>
    <w:p w:rsidR="00DA63EC" w:rsidRPr="00FE1B89" w:rsidRDefault="00DA63EC" w:rsidP="00DA63EC">
      <w:pPr>
        <w:tabs>
          <w:tab w:val="center" w:pos="2835"/>
        </w:tabs>
        <w:rPr>
          <w:spacing w:val="-2"/>
          <w:rtl/>
        </w:rPr>
      </w:pPr>
      <w:del w:id="102347" w:author="מנוע מכני" w:date="2026-10-11T12:04:40Z">
        <w:r w:rsidRPr="00FE1B89">
          <w:rPr>
            <w:rFonts w:hint="cs"/>
            <w:spacing w:val="-2"/>
            <w:rtl/>
          </w:rPr>
          <w:delText xml:space="preserve"> </w:delText>
        </w:r>
      </w:del>
      <w:r w:rsidRPr="00FE1B89">
        <w:rPr>
          <w:rFonts w:hint="cs"/>
          <w:spacing w:val="-2"/>
          <w:rtl/>
        </w:rPr>
        <w:t xml:space="preserve">מ</w:t>
      </w:r>
      <w:r w:rsidRPr="00FE1B89">
        <w:rPr>
          <w:spacing w:val="-2"/>
          <w:rtl/>
        </w:rPr>
        <w:t xml:space="preserve">דתניא: כהן שעבד </w:t>
      </w:r>
      <w:ins w:id="95929" w:author="מנוע מכני" w:date="2026-10-11T12:04:40Z">
        <w:r>
          <w:rPr>
            <w:spacing w:val="-2"/>
            <w:rtl/>
          </w:rPr>
          <w:t xml:space="preserve">ע"ז</w:t>
        </w:r>
      </w:ins>
      <w:del w:id="95930" w:author="מנוע מכני" w:date="2026-10-11T12:04:40Z">
        <w:r w:rsidRPr="00FE1B89">
          <w:rPr>
            <w:spacing w:val="-2"/>
            <w:rtl/>
          </w:rPr>
          <w:delText xml:space="preserve">עבודת כוכבים</w:delText>
        </w:r>
      </w:del>
      <w:r w:rsidRPr="00FE1B89">
        <w:rPr>
          <w:spacing w:val="-2"/>
          <w:rtl/>
        </w:rPr>
        <w:t xml:space="preserve"> ושב, קרבנו ריח ניחוח</w:t>
      </w:r>
      <w:ins w:id="95601" w:author="מנוע מכני" w:date="2026-10-11T12:04:40Z">
        <w:r>
          <w:rPr>
            <w:spacing w:val="-2"/>
            <w:rtl/>
          </w:rPr>
          <w:t xml:space="preserve">,</w:t>
        </w:r>
      </w:ins>
      <w:del w:id="95602" w:author="מנוע מכני" w:date="2026-10-11T12:04:40Z">
        <w:r w:rsidRPr="00FE1B89">
          <w:rPr>
            <w:spacing w:val="-2"/>
            <w:rtl/>
          </w:rPr>
          <w:delText xml:space="preserve">;</w:delText>
        </w:r>
      </w:del>
      <w:r w:rsidRPr="00FE1B89">
        <w:rPr>
          <w:spacing w:val="-2"/>
          <w:rtl/>
        </w:rPr>
        <w:t xml:space="preserve"> </w:t>
      </w:r>
      <w:ins w:id="96499" w:author="מנוע מכני" w:date="2026-10-11T12:04:40Z">
        <w:r>
          <w:rPr>
            <w:rFonts w:hint="cs"/>
            <w:spacing w:val="-2"/>
            <w:rtl/>
          </w:rPr>
          <w:t xml:space="preserve">אם </w:t>
        </w:r>
      </w:ins>
      <w:del w:id="96500" w:author="מנוע מכני" w:date="2026-10-11T12:04:40Z">
        <w:r w:rsidRPr="00FE1B89">
          <w:rPr>
            <w:rFonts w:hint="cs"/>
            <w:spacing w:val="-2"/>
            <w:rtl/>
          </w:rPr>
          <w:delText xml:space="preserve">אי </w:delText>
        </w:r>
      </w:del>
      <w:r w:rsidRPr="00FE1B89">
        <w:rPr>
          <w:rFonts w:hint="cs"/>
          <w:spacing w:val="-2"/>
          <w:rtl/>
        </w:rPr>
        <w:t xml:space="preserve">בשוגג-</w:t>
      </w:r>
      <w:r w:rsidRPr="00FE1B89">
        <w:rPr>
          <w:spacing w:val="-2"/>
          <w:rtl/>
        </w:rPr>
        <w:t xml:space="preserve"> שב ועומד הוא!</w:t>
      </w:r>
    </w:p>
    <w:p>
      <w:pPr>
        <w:pStyle w:val="38"/>
        <w:rPr>
          <w:ins w:id="102348" w:author="מנוע מכני" w:date="2026-10-11T12:04:40Z"/>
        </w:rPr>
      </w:pPr>
      <w:r>
        <w:t xml:space="preserve">אלא</w:t>
      </w:r>
    </w:p>
    <w:p w:rsidR="00DA63EC" w:rsidRDefault="00DA63EC" w:rsidP="00DA63EC">
      <w:pPr>
        <w:tabs>
          <w:tab w:val="center" w:pos="2835"/>
        </w:tabs>
        <w:rPr>
          <w:rtl/>
        </w:rPr>
      </w:pPr>
      <w:del w:id="102349" w:author="מנוע מכני" w:date="2026-10-11T12:04:40Z">
        <w:r>
          <w:rPr>
            <w:rtl/>
          </w:rPr>
          <w:delText xml:space="preserve"> </w:delText>
        </w:r>
      </w:del>
      <w:r>
        <w:rPr>
          <w:rtl/>
        </w:rPr>
        <w:t xml:space="preserve">פשיטא במזיד, </w:t>
      </w:r>
      <w:ins w:id="96501" w:author="מנוע מכני" w:date="2026-10-11T12:04:40Z">
        <w:r>
          <w:rPr>
            <w:rtl/>
          </w:rPr>
          <w:t xml:space="preserve">ואם </w:t>
        </w:r>
      </w:ins>
      <w:del w:id="96502" w:author="מנוע מכני" w:date="2026-10-11T12:04:40Z">
        <w:r>
          <w:rPr>
            <w:rtl/>
          </w:rPr>
          <w:delText xml:space="preserve">ואי </w:delText>
        </w:r>
      </w:del>
      <w:r>
        <w:rPr>
          <w:rtl/>
        </w:rPr>
        <w:t xml:space="preserve">בזריקה, כי שב </w:t>
      </w:r>
      <w:ins w:id="93983" w:author="מנוע מכני" w:date="2026-10-11T12:04:40Z">
        <w:r>
          <w:rPr>
            <w:rtl/>
          </w:rPr>
          <w:t xml:space="preserve">מה</w:t>
        </w:r>
      </w:ins>
      <w:del w:id="93984" w:author="מנוע מכני" w:date="2026-10-11T12:04:40Z">
        <w:r>
          <w:rPr>
            <w:rtl/>
          </w:rPr>
          <w:delText xml:space="preserve">מאי</w:delText>
        </w:r>
      </w:del>
      <w:r>
        <w:rPr>
          <w:rtl/>
        </w:rPr>
        <w:t xml:space="preserve"> הוי? הא עבד לה שירות!</w:t>
      </w:r>
    </w:p>
    <w:p w:rsidR="00DA63EC" w:rsidRDefault="00DA63EC" w:rsidP="00DA63EC">
      <w:pPr>
        <w:pStyle w:val="affffb"/>
        <w:rPr>
          <w:rtl/>
        </w:rPr>
      </w:pPr>
      <w:r>
        <w:rPr>
          <w:rtl/>
        </w:rPr>
        <w:t xml:space="preserve">- אלא </w:t>
      </w:r>
      <w:ins w:id="92281" w:author="מנוע מכני" w:date="2026-10-11T12:04:40Z">
        <w:r>
          <w:rPr>
            <w:rtl/>
          </w:rPr>
          <w:t xml:space="preserve">לא</w:t>
        </w:r>
      </w:ins>
      <w:del w:id="92282" w:author="מנוע מכני" w:date="2026-10-11T12:04:40Z">
        <w:r>
          <w:rPr>
            <w:rtl/>
          </w:rPr>
          <w:delText xml:space="preserve">לאו</w:delText>
        </w:r>
      </w:del>
      <w:r>
        <w:rPr>
          <w:rtl/>
        </w:rPr>
        <w:t xml:space="preserve"> בשחיטה.</w:t>
      </w:r>
    </w:p>
    <w:p>
      <w:pPr>
        <w:pStyle w:val="38"/>
        <w:rPr>
          <w:ins w:id="102350" w:author="מנוע מכני" w:date="2026-10-11T12:04:40Z"/>
        </w:rPr>
      </w:pPr>
      <w:r w:rsidRPr="00336727">
        <w:t>ור</w:t>
      </w:r>
      <w:r>
        <w:t>"</w:t>
      </w:r>
      <w:r w:rsidRPr="00336727">
        <w:t>ש</w:t>
      </w:r>
      <w:r w:rsidRPr="00336727">
        <w:t xml:space="preserve">:</w:t>
      </w:r>
    </w:p>
    <w:p w:rsidR="00DA63EC" w:rsidRDefault="00DA63EC" w:rsidP="00DA63EC">
      <w:pPr>
        <w:rPr>
          <w:rtl/>
        </w:rPr>
      </w:pPr>
      <w:del w:id="102351" w:author="מנוע מכני" w:date="2026-10-11T12:04:40Z">
        <w:r w:rsidRPr="00336727">
          <w:rPr>
            <w:rtl/>
          </w:rPr>
          <w:delText xml:space="preserve"> </w:delText>
        </w:r>
      </w:del>
      <w:r w:rsidRPr="00336727">
        <w:rPr>
          <w:rFonts w:hint="cs"/>
          <w:rtl/>
        </w:rPr>
        <w:t>ו</w:t>
      </w:r>
      <w:r w:rsidRPr="00336727">
        <w:rPr>
          <w:rtl/>
        </w:rPr>
        <w:t xml:space="preserve">לעולם בשוגג אם שב מעיקר</w:t>
      </w:r>
      <w:ins w:id="90065" w:author="מנוע מכני" w:date="2026-10-11T12:04:40Z">
        <w:r>
          <w:rPr>
            <w:rtl/>
          </w:rPr>
          <w:t xml:space="preserve">ו, ש</w:t>
        </w:r>
      </w:ins>
      <w:del w:id="90066" w:author="מנוע מכני" w:date="2026-10-11T12:04:40Z">
        <w:r w:rsidRPr="00336727">
          <w:rPr>
            <w:rtl/>
          </w:rPr>
          <w:delText xml:space="preserve">ו,</w:delText>
        </w:r>
        <w:r w:rsidRPr="00336727">
          <w:rPr>
            <w:rFonts w:hint="cs"/>
            <w:rtl/>
          </w:rPr>
          <w:delText xml:space="preserve">ש</w:delText>
        </w:r>
      </w:del>
      <w:r w:rsidRPr="00336727">
        <w:rPr>
          <w:rFonts w:hint="cs"/>
          <w:rtl/>
        </w:rPr>
        <w:t xml:space="preserve">עשה בשוגג</w:t>
      </w:r>
      <w:r w:rsidRPr="00336727">
        <w:rPr>
          <w:rtl/>
        </w:rPr>
        <w:t xml:space="preserve"> - קרבנו ריח ניחוח, ואם </w:t>
      </w:r>
      <w:ins w:id="92283" w:author="מנוע מכני" w:date="2026-10-11T12:04:40Z">
        <w:r>
          <w:rPr>
            <w:rtl/>
          </w:rPr>
          <w:t xml:space="preserve">לא</w:t>
        </w:r>
      </w:ins>
      <w:del w:id="92284" w:author="מנוע מכני" w:date="2026-10-11T12:04:40Z">
        <w:r w:rsidRPr="00336727">
          <w:rPr>
            <w:rtl/>
          </w:rPr>
          <w:delText xml:space="preserve">לאו</w:delText>
        </w:r>
      </w:del>
      <w:r w:rsidRPr="00336727">
        <w:rPr>
          <w:rtl/>
        </w:rPr>
        <w:t xml:space="preserve"> - אין קרבנו ריח ניחוח.</w:t>
      </w:r>
    </w:p>
    <w:p>
      <w:pPr>
        <w:pStyle w:val="afffff8"/>
        <w:rPr>
          <w:ins w:id="90015" w:author="קלוד" w:date="2026-10-11T12:32:08Z"/>
        </w:rPr>
      </w:pPr>
      <w:ins w:id="90016" w:author="קלוד" w:date="2026-10-11T12:32:08Z">
        <w:r>
          <w:rPr>
            <w:color w:val="7B3F00"/>
          </w:rPr>
          <w:t xml:space="preserve">השתחוה והודה לע"ז - ר"נ ורב ששת</w:t>
        </w:r>
      </w:ins>
    </w:p>
    <w:p>
      <w:pPr>
        <w:pStyle w:val="38"/>
        <w:rPr>
          <w:ins w:id="102352" w:author="מנוע מכני" w:date="2026-10-11T12:04:40Z"/>
        </w:rPr>
      </w:pPr>
      <w:r w:rsidRPr="00CF3542">
        <w:t xml:space="preserve">השתחוה </w:t>
      </w:r>
      <w:ins w:id="95931" w:author="מנוע מכני" w:date="2026-10-11T12:04:40Z">
        <w:r>
          <w:t xml:space="preserve">לע"ז</w:t>
        </w:r>
      </w:ins>
      <w:del w:id="95932" w:author="מנוע מכני" w:date="2026-10-11T12:04:40Z">
        <w:r w:rsidRPr="00CF3542">
          <w:delText xml:space="preserve">לעבודת כוכבים</w:delText>
        </w:r>
      </w:del>
      <w:ins w:id="95603" w:author="מנוע מכני" w:date="2026-10-11T12:04:40Z">
        <w:r>
          <w:t xml:space="preserve"> </w:t>
        </w:r>
      </w:ins>
      <w:del w:id="95604" w:author="מנוע מכני" w:date="2026-10-11T12:04:40Z">
        <w:r>
          <w:delText xml:space="preserve"> </w:delText>
        </w:r>
        <w:r>
          <w:delText xml:space="preserve"> </w:delText>
        </w:r>
      </w:del>
      <w:r>
        <w:t xml:space="preserve">לר</w:t>
      </w:r>
      <w:r>
        <w:t>"</w:t>
      </w:r>
      <w:r>
        <w:t>נ</w:t>
      </w:r>
      <w:r>
        <w:t xml:space="preserve">:</w:t>
      </w:r>
    </w:p>
    <w:p w:rsidR="00DA63EC" w:rsidRDefault="00DA63EC" w:rsidP="00DA63EC">
      <w:pPr>
        <w:tabs>
          <w:tab w:val="center" w:pos="2835"/>
        </w:tabs>
        <w:rPr>
          <w:rtl/>
        </w:rPr>
      </w:pPr>
      <w:del w:id="102353" w:author="מנוע מכני" w:date="2026-10-11T12:04:40Z">
        <w:r>
          <w:rPr>
            <w:rtl/>
          </w:rPr>
          <w:delText xml:space="preserve"> </w:delText>
        </w:r>
      </w:del>
      <w:r>
        <w:rPr>
          <w:rtl/>
        </w:rPr>
        <w:t xml:space="preserve">קרבנו ריח ניחוח, </w:t>
      </w:r>
      <w:r>
        <w:rPr>
          <w:rStyle w:val="2fb"/>
          <w:rtl/>
        </w:rPr>
        <w:t xml:space="preserve">ורב ששת</w:t>
      </w:r>
      <w:r>
        <w:rPr>
          <w:rtl/>
        </w:rPr>
        <w:t xml:space="preserve"> </w:t>
      </w:r>
      <w:r>
        <w:rPr>
          <w:rtl/>
        </w:rPr>
        <w:t xml:space="preserve">אמר</w:t>
      </w:r>
      <w:r>
        <w:rPr>
          <w:rtl/>
        </w:rPr>
        <w:t xml:space="preserve">: אין קרבנו ריח ניחוח.</w:t>
      </w:r>
    </w:p>
    <w:p>
      <w:pPr>
        <w:pStyle w:val="38"/>
        <w:rPr>
          <w:ins w:id="102354" w:author="מנוע מכני" w:date="2026-10-11T12:04:40Z"/>
        </w:rPr>
      </w:pPr>
      <w:r w:rsidRPr="00CF3542">
        <w:t xml:space="preserve">הודה </w:t>
      </w:r>
      <w:ins w:id="95933" w:author="מנוע מכני" w:date="2026-10-11T12:04:40Z">
        <w:r>
          <w:t xml:space="preserve">לע"ז</w:t>
        </w:r>
      </w:ins>
      <w:del w:id="95934" w:author="מנוע מכני" w:date="2026-10-11T12:04:40Z">
        <w:r w:rsidRPr="00CF3542">
          <w:delText xml:space="preserve">לעבודת כוכבים</w:delText>
        </w:r>
      </w:del>
      <w:ins w:id="95605" w:author="מנוע מכני" w:date="2026-10-11T12:04:40Z">
        <w:r>
          <w:t xml:space="preserve"> </w:t>
        </w:r>
      </w:ins>
      <w:del w:id="95606" w:author="מנוע מכני" w:date="2026-10-11T12:04:40Z">
        <w:r>
          <w:delText xml:space="preserve"> </w:delText>
        </w:r>
        <w:r>
          <w:delText xml:space="preserve"> </w:delText>
        </w:r>
      </w:del>
      <w:r>
        <w:t xml:space="preserve">– </w:t>
      </w:r>
      <w:r>
        <w:t>לר</w:t>
      </w:r>
      <w:r>
        <w:t>"</w:t>
      </w:r>
      <w:r>
        <w:t>נ</w:t>
      </w:r>
      <w:r>
        <w:t xml:space="preserve">:</w:t>
      </w:r>
    </w:p>
    <w:p w:rsidR="00DA63EC" w:rsidRDefault="00DA63EC" w:rsidP="00DA63EC">
      <w:pPr>
        <w:tabs>
          <w:tab w:val="center" w:pos="2835"/>
        </w:tabs>
        <w:rPr>
          <w:rtl/>
        </w:rPr>
      </w:pPr>
      <w:del w:id="102355" w:author="מנוע מכני" w:date="2026-10-11T12:04:40Z">
        <w:r>
          <w:rPr>
            <w:rtl/>
          </w:rPr>
          <w:delText xml:space="preserve"> </w:delText>
        </w:r>
      </w:del>
      <w:r>
        <w:rPr>
          <w:rtl/>
        </w:rPr>
        <w:t xml:space="preserve">קרבנו ריח ניחוח, </w:t>
      </w:r>
      <w:r>
        <w:rPr>
          <w:rStyle w:val="2fb"/>
          <w:rtl/>
        </w:rPr>
        <w:t xml:space="preserve">ורב ששת</w:t>
      </w:r>
      <w:r>
        <w:rPr>
          <w:rtl/>
        </w:rPr>
        <w:t xml:space="preserve"> </w:t>
      </w:r>
      <w:r>
        <w:rPr>
          <w:rtl/>
        </w:rPr>
        <w:t xml:space="preserve">אמר</w:t>
      </w:r>
      <w:r>
        <w:rPr>
          <w:rtl/>
        </w:rPr>
        <w:t xml:space="preserve">: אין קרבנו ריח ניחוח.</w:t>
      </w:r>
    </w:p>
    <w:p w:rsidR="00DA63EC" w:rsidRDefault="00DA63EC" w:rsidP="00DA63EC">
      <w:pPr>
        <w:tabs>
          <w:tab w:val="center" w:pos="2835"/>
        </w:tabs>
        <w:rPr>
          <w:rtl/>
        </w:rPr>
      </w:pPr>
      <w:r w:rsidRPr="00CF3542">
        <w:rPr>
          <w:b/>
          <w:bCs/>
          <w:rtl/>
        </w:rPr>
        <w:t>וצריכא</w:t>
      </w:r>
      <w:r w:rsidRPr="00CF3542">
        <w:rPr>
          <w:rFonts w:hint="cs"/>
          <w:b/>
          <w:bCs/>
          <w:rtl/>
        </w:rPr>
        <w:t xml:space="preserve"> </w:t>
      </w:r>
      <w:r w:rsidRPr="00CF3542">
        <w:rPr>
          <w:rFonts w:hint="cs"/>
          <w:rtl/>
        </w:rPr>
        <w:t xml:space="preserve">בשחיטה דלא מודה </w:t>
      </w:r>
      <w:r w:rsidRPr="00CF3542">
        <w:rPr>
          <w:rStyle w:val="2fb"/>
          <w:rFonts w:hint="cs"/>
          <w:rtl/>
        </w:rPr>
        <w:t xml:space="preserve">ר</w:t>
      </w:r>
      <w:r>
        <w:rPr>
          <w:rStyle w:val="2fb"/>
          <w:rtl/>
        </w:rPr>
        <w:t>"</w:t>
      </w:r>
      <w:r w:rsidRPr="00CF3542">
        <w:rPr>
          <w:rStyle w:val="2fb"/>
          <w:rFonts w:hint="cs"/>
          <w:rtl/>
        </w:rPr>
        <w:t xml:space="preserve">ש</w:t>
      </w:r>
      <w:r w:rsidRPr="00CF3542">
        <w:rPr>
          <w:rFonts w:hint="cs"/>
          <w:rtl/>
        </w:rPr>
        <w:t xml:space="preserve"> </w:t>
      </w:r>
      <w:r w:rsidRPr="00CF3542">
        <w:rPr>
          <w:rStyle w:val="2fb"/>
          <w:rFonts w:hint="cs"/>
          <w:rtl/>
        </w:rPr>
        <w:t xml:space="preserve">לר</w:t>
      </w:r>
      <w:r>
        <w:rPr>
          <w:rStyle w:val="2fb"/>
          <w:rtl/>
        </w:rPr>
        <w:t>"</w:t>
      </w:r>
      <w:r w:rsidRPr="00CF3542">
        <w:rPr>
          <w:rStyle w:val="2fb"/>
          <w:rFonts w:hint="cs"/>
          <w:rtl/>
        </w:rPr>
        <w:t xml:space="preserve">נ</w:t>
      </w:r>
      <w:r w:rsidRPr="00CF3542">
        <w:rPr>
          <w:rFonts w:hint="cs"/>
          <w:rtl/>
        </w:rPr>
        <w:t xml:space="preserve"> אפ' </w:t>
      </w:r>
      <w:r w:rsidRPr="00CF3542">
        <w:rPr>
          <w:rFonts w:hint="cs"/>
          <w:rtl/>
        </w:rPr>
        <w:t xml:space="preserve">לא</w:t>
      </w:r>
      <w:r w:rsidRPr="00CF3542">
        <w:rPr>
          <w:rFonts w:hint="cs"/>
          <w:rtl/>
        </w:rPr>
        <w:t xml:space="preserve"> עבד שירות</w:t>
      </w:r>
      <w:r>
        <w:rPr>
          <w:rFonts w:hint="cs"/>
          <w:rtl/>
        </w:rPr>
        <w:t>,</w:t>
      </w:r>
      <w:r w:rsidRPr="00CF3542">
        <w:rPr>
          <w:rFonts w:hint="cs"/>
          <w:rtl/>
        </w:rPr>
        <w:t xml:space="preserve"> </w:t>
      </w:r>
      <w:r>
        <w:rPr>
          <w:rFonts w:hint="cs"/>
          <w:rtl/>
        </w:rPr>
        <w:t>ו</w:t>
      </w:r>
      <w:r w:rsidRPr="00CF3542">
        <w:rPr>
          <w:rFonts w:hint="cs"/>
          <w:rtl/>
        </w:rPr>
        <w:t>השתחווה אפי' דלא עבד עבודה</w:t>
      </w:r>
    </w:p>
    <w:p w:rsidR="00DA63EC" w:rsidRDefault="00DA63EC" w:rsidP="00DA63EC">
      <w:pPr>
        <w:tabs>
          <w:tab w:val="center" w:pos="2835"/>
        </w:tabs>
        <w:rPr>
          <w:rtl/>
        </w:rPr>
      </w:pPr>
      <w:r w:rsidRPr="00CF3542">
        <w:rPr>
          <w:rFonts w:hint="cs"/>
          <w:rtl/>
        </w:rPr>
        <w:t xml:space="preserve">ובהודה אפי' דדיבורא </w:t>
      </w:r>
      <w:ins w:id="93985" w:author="מנוע מכני" w:date="2026-10-11T12:04:40Z">
        <w:r>
          <w:rPr>
            <w:rFonts w:hint="cs"/>
            <w:rtl/>
          </w:rPr>
          <w:t xml:space="preserve">סתם</w:t>
        </w:r>
      </w:ins>
      <w:del w:id="93986" w:author="מנוע מכני" w:date="2026-10-11T12:04:40Z">
        <w:r w:rsidRPr="00CF3542">
          <w:rPr>
            <w:rFonts w:hint="cs"/>
            <w:rtl/>
          </w:rPr>
          <w:delText xml:space="preserve">בעלמא</w:delText>
        </w:r>
      </w:del>
      <w:r w:rsidRPr="00CF3542">
        <w:rPr>
          <w:rFonts w:hint="cs"/>
          <w:rtl/>
        </w:rPr>
        <w:t xml:space="preserve"> הוא</w:t>
      </w:r>
    </w:p>
    <w:p w:rsidR="00DA63EC" w:rsidRDefault="00DA63EC" w:rsidP="00DA63EC">
      <w:pPr>
        <w:pStyle w:val="affffd"/>
        <w:rPr>
          <w:del w:id="90185" w:author="מנוע עיצוב" w:date="2026-10-11T12:09:26Z"/>
          <w:rtl/>
        </w:rPr>
      </w:pPr>
      <w:del w:id="90184" w:author="מנוע עיצוב" w:date="2026-10-11T12:09:26Z">
        <w:r>
          <w:rPr>
            <w:rtl/>
          </w:rPr>
          <w:delText xml:space="preserve">׹</w:delText>
        </w:r>
      </w:del>
    </w:p>
    <w:p w:rsidR="00DA63EC" w:rsidRDefault="00DA63EC" w:rsidP="00DA63EC">
      <w:pPr>
        <w:pStyle w:val="affff1"/>
        <w:ind w:end="0"/>
        <w:rPr>
          <w:rtl/>
        </w:rPr>
        <w:pPrChange w:id="20126" w:author="קלוד" w:date="2026-10-11T09:07:26Z">
          <w:pPr>
            <w:pStyle w:val="affff1"/>
            <w:rPr>
              <w:rtl/>
            </w:rPr>
          </w:pPr>
        </w:pPrChange>
      </w:pPr>
      <w:ins w:id="9890" w:author="מספור קטעי משנה" w:date="2026-10-11T09:35:12Z">
        <w:r>
          <w:rPr>
            <w:rStyle w:val="MisparKeta"/>
          </w:rPr>
          <w:t xml:space="preserve">ג. </w:t>
        </w:r>
      </w:ins>
      <w:r>
        <w:rPr>
          <w:rtl/>
        </w:rPr>
        <w:t>ואין צריך לומר דבר אחר [וכו</w:t>
      </w:r>
      <w:r w:rsidR="005608A0">
        <w:rPr>
          <w:rtl/>
        </w:rPr>
        <w:t>'</w:t>
      </w:r>
      <w:r>
        <w:rPr>
          <w:rtl/>
        </w:rPr>
        <w:t>].</w:t>
      </w:r>
    </w:p>
    <w:p>
      <w:pPr>
        <w:pStyle w:val="38"/>
        <w:rPr>
          <w:ins w:id="102356" w:author="מנוע מכני" w:date="2026-10-11T12:04:40Z"/>
        </w:rPr>
      </w:pPr>
      <w:r>
        <w:lastRenderedPageBreak/>
        <w:t xml:space="preserve">מכלל</w:t>
      </w:r>
    </w:p>
    <w:p w:rsidR="00DA63EC" w:rsidRDefault="00DA63EC" w:rsidP="00DA63EC">
      <w:pPr>
        <w:tabs>
          <w:tab w:val="center" w:pos="2835"/>
        </w:tabs>
        <w:rPr>
          <w:rtl/>
        </w:rPr>
      </w:pPr>
      <w:del w:id="102357" w:author="מנוע מכני" w:date="2026-10-11T12:04:40Z">
        <w:r>
          <w:rPr>
            <w:rtl/>
          </w:rPr>
          <w:lastRenderedPageBreak/>
          <w:delText xml:space="preserve"> </w:delText>
        </w:r>
      </w:del>
      <w:r>
        <w:rPr>
          <w:rtl/>
        </w:rPr>
        <w:lastRenderedPageBreak/>
        <w:t xml:space="preserve">דבית חוניו </w:t>
      </w:r>
      <w:ins w:id="92285" w:author="מנוע מכני" w:date="2026-10-11T12:04:40Z">
        <w:r>
          <w:rPr>
            <w:rtl/>
          </w:rPr>
          <w:t xml:space="preserve">לא</w:t>
        </w:r>
      </w:ins>
      <w:del w:id="92286" w:author="מנוע מכני" w:date="2026-10-11T12:04:40Z">
        <w:r>
          <w:rPr>
            <w:rtl/>
          </w:rPr>
          <w:lastRenderedPageBreak/>
          <w:delText xml:space="preserve">לאו</w:delText>
        </w:r>
      </w:del>
      <w:r>
        <w:rPr>
          <w:rtl/>
        </w:rPr>
        <w:lastRenderedPageBreak/>
        <w:t xml:space="preserve"> </w:t>
      </w:r>
      <w:ins w:id="95935" w:author="מנוע מכני" w:date="2026-10-11T12:04:40Z">
        <w:r>
          <w:rPr>
            <w:rtl/>
          </w:rPr>
          <w:t xml:space="preserve">ע"ז</w:t>
        </w:r>
      </w:ins>
      <w:del w:id="95936" w:author="מנוע מכני" w:date="2026-10-11T12:04:40Z">
        <w:r>
          <w:rPr>
            <w:rtl/>
          </w:rPr>
          <w:lastRenderedPageBreak/>
          <w:delText xml:space="preserve">עבודת כוכבים</w:delText>
        </w:r>
      </w:del>
      <w:r>
        <w:rPr>
          <w:rtl/>
        </w:rPr>
        <w:lastRenderedPageBreak/>
        <w:t xml:space="preserve"> הוא.</w:t>
      </w:r>
    </w:p>
    <w:p>
      <w:pPr>
        <w:pStyle w:val="afffff8"/>
        <w:rPr>
          <w:ins w:id="90013" w:author="קלוד" w:date="2026-10-11T12:32:08Z"/>
        </w:rPr>
      </w:pPr>
      <w:ins w:id="90014" w:author="קלוד" w:date="2026-10-11T12:32:08Z">
        <w:r>
          <w:rPr>
            <w:color w:val="7B3F00"/>
          </w:rPr>
          <w:t xml:space="preserve">בית חוניו - האם ע"ז: מעשה חוניו ושמעי אחיו</w:t>
        </w:r>
      </w:ins>
    </w:p>
    <w:p w:rsidR="00DA63EC" w:rsidRDefault="00DA63EC" w:rsidP="00DA63EC">
      <w:pPr>
        <w:tabs>
          <w:tab w:val="center" w:pos="2835"/>
        </w:tabs>
        <w:rPr>
          <w:rtl/>
        </w:rPr>
      </w:pPr>
      <w:r>
        <w:rPr>
          <w:rtl/>
        </w:rPr>
        <w:t xml:space="preserve">תניא</w:t>
      </w:r>
      <w:r>
        <w:rPr>
          <w:rtl/>
        </w:rPr>
        <w:t xml:space="preserve"> כמ"</w:t>
      </w:r>
      <w:r>
        <w:rPr>
          <w:rFonts w:hint="cs"/>
          <w:rtl/>
        </w:rPr>
        <w:t xml:space="preserve">ד </w:t>
      </w:r>
      <w:r>
        <w:rPr>
          <w:rtl/>
        </w:rPr>
        <w:t xml:space="preserve">בית חוניו </w:t>
      </w:r>
      <w:ins w:id="92287" w:author="מנוע מכני" w:date="2026-10-11T12:04:40Z">
        <w:r>
          <w:rPr>
            <w:rtl/>
          </w:rPr>
          <w:t xml:space="preserve">לא</w:t>
        </w:r>
      </w:ins>
      <w:del w:id="92288" w:author="מנוע מכני" w:date="2026-10-11T12:04:40Z">
        <w:r>
          <w:rPr>
            <w:rtl/>
          </w:rPr>
          <w:delText xml:space="preserve">לאו</w:delText>
        </w:r>
      </w:del>
      <w:r>
        <w:rPr>
          <w:rtl/>
        </w:rPr>
        <w:t xml:space="preserve"> </w:t>
      </w:r>
      <w:ins w:id="95937" w:author="מנוע מכני" w:date="2026-10-11T12:04:40Z">
        <w:r>
          <w:rPr>
            <w:rtl/>
          </w:rPr>
          <w:t xml:space="preserve">ע"ז</w:t>
        </w:r>
      </w:ins>
      <w:del w:id="95938" w:author="מנוע מכני" w:date="2026-10-11T12:04:40Z">
        <w:r>
          <w:rPr>
            <w:rtl/>
          </w:rPr>
          <w:delText xml:space="preserve">עבודת כוכבים</w:delText>
        </w:r>
      </w:del>
      <w:r>
        <w:rPr>
          <w:rtl/>
        </w:rPr>
        <w:t xml:space="preserve"> הוא</w:t>
      </w:r>
      <w:ins w:id="95607" w:author="מנוע מכני" w:date="2026-10-11T12:04:40Z">
        <w:r>
          <w:rPr>
            <w:rtl/>
          </w:rPr>
          <w:t xml:space="preserve">,</w:t>
        </w:r>
      </w:ins>
      <w:del w:id="95608" w:author="מנוע מכני" w:date="2026-10-11T12:04:40Z">
        <w:r>
          <w:rPr>
            <w:rtl/>
          </w:rPr>
          <w:delText xml:space="preserve">;</w:delText>
        </w:r>
      </w:del>
      <w:r>
        <w:rPr>
          <w:rtl/>
        </w:rPr>
        <w:t xml:space="preserve"> </w:t>
      </w:r>
    </w:p>
    <w:p>
      <w:pPr>
        <w:pStyle w:val="38"/>
        <w:rPr>
          <w:ins w:id="102358" w:author="מנוע מכני" w:date="2026-10-11T12:04:40Z"/>
        </w:rPr>
      </w:pPr>
      <w:r>
        <w:t xml:space="preserve">דתניא</w:t>
      </w:r>
      <w:r>
        <w:t xml:space="preserve">:</w:t>
      </w:r>
    </w:p>
    <w:p w:rsidR="00DA63EC" w:rsidRDefault="00DA63EC" w:rsidP="00DA63EC">
      <w:pPr>
        <w:tabs>
          <w:tab w:val="center" w:pos="2835"/>
        </w:tabs>
        <w:rPr>
          <w:rtl/>
        </w:rPr>
      </w:pPr>
      <w:del w:id="102359" w:author="מנוע מכני" w:date="2026-10-11T12:04:40Z">
        <w:r>
          <w:rPr>
            <w:rtl/>
          </w:rPr>
          <w:delText xml:space="preserve"> </w:delText>
        </w:r>
      </w:del>
      <w:r>
        <w:rPr>
          <w:rtl/>
        </w:rPr>
        <w:t xml:space="preserve">אותה שנה שמת שמעון הצדיק, </w:t>
      </w:r>
      <w:r>
        <w:rPr>
          <w:rtl/>
        </w:rPr>
        <w:t xml:space="preserve">אמר</w:t>
      </w:r>
      <w:r>
        <w:rPr>
          <w:rtl/>
        </w:rPr>
        <w:t xml:space="preserve"> להן: שנה זו הוא מת, אמרו לו: מנין אתה יודע? </w:t>
      </w:r>
    </w:p>
    <w:p>
      <w:pPr>
        <w:pStyle w:val="38"/>
        <w:rPr>
          <w:ins w:id="102360" w:author="מנוע מכני" w:date="2026-10-11T12:04:40Z"/>
        </w:rPr>
      </w:pPr>
      <w:r>
        <w:t xml:space="preserve">אמר</w:t>
      </w:r>
      <w:r>
        <w:t xml:space="preserve"> להן:</w:t>
      </w:r>
    </w:p>
    <w:p w:rsidR="00DA63EC" w:rsidRDefault="00DA63EC" w:rsidP="00DA63EC">
      <w:pPr>
        <w:tabs>
          <w:tab w:val="center" w:pos="2835"/>
        </w:tabs>
        <w:rPr>
          <w:rtl/>
        </w:rPr>
      </w:pPr>
      <w:del w:id="102361" w:author="מנוע מכני" w:date="2026-10-11T12:04:40Z">
        <w:r>
          <w:rPr>
            <w:rtl/>
          </w:rPr>
          <w:delText xml:space="preserve"> </w:delText>
        </w:r>
      </w:del>
      <w:r>
        <w:rPr>
          <w:rtl/>
        </w:rPr>
        <w:t xml:space="preserve">כל יום הכפורים נזדמן לי זקן אחד לבוש לבנים ונתעטף לבנים ונכנס עמי ויצא </w:t>
      </w:r>
      <w:r w:rsidRPr="00FE1B89">
        <w:rPr>
          <w:spacing w:val="-2"/>
          <w:rtl/>
        </w:rPr>
        <w:t>עמי, שנה זו נזדמן לי זקן אחד לבוש שחורים ונתעטף שחורים ונכנס עמי ולא יצא עמי.</w:t>
      </w:r>
    </w:p>
    <w:p w:rsidR="00DA63EC" w:rsidRDefault="00DA63EC" w:rsidP="00DA63EC">
      <w:pPr>
        <w:tabs>
          <w:tab w:val="center" w:pos="2835"/>
        </w:tabs>
        <w:rPr>
          <w:rtl/>
        </w:rPr>
      </w:pPr>
      <w:r>
        <w:rPr>
          <w:rtl/>
        </w:rPr>
        <w:t>לאחר הרגל חלה שבעת ימים ומת, ונמנעו אחיו הכהנים מלברך בשם.</w:t>
      </w:r>
    </w:p>
    <w:p w:rsidR="00DA63EC" w:rsidRDefault="00DA63EC" w:rsidP="00DA63EC">
      <w:pPr>
        <w:tabs>
          <w:tab w:val="center" w:pos="2835"/>
        </w:tabs>
        <w:rPr>
          <w:rtl/>
        </w:rPr>
      </w:pPr>
      <w:r>
        <w:rPr>
          <w:rtl/>
        </w:rPr>
        <w:t xml:space="preserve">בשעת פטירתו, </w:t>
      </w:r>
      <w:r>
        <w:rPr>
          <w:rtl/>
        </w:rPr>
        <w:t xml:space="preserve">אמר</w:t>
      </w:r>
      <w:r>
        <w:rPr>
          <w:rtl/>
        </w:rPr>
        <w:t xml:space="preserve"> להם: חוניו בני ישמש תחתי.</w:t>
      </w:r>
    </w:p>
    <w:p w:rsidR="00DA63EC" w:rsidRDefault="00DA63EC" w:rsidP="00DA63EC">
      <w:pPr>
        <w:tabs>
          <w:tab w:val="center" w:pos="2835"/>
        </w:tabs>
        <w:rPr>
          <w:rtl/>
        </w:rPr>
      </w:pPr>
      <w:r>
        <w:rPr>
          <w:rtl/>
        </w:rPr>
        <w:t xml:space="preserve">נתקנא בו שמעי אחיו שהיה גדול ממנו שתי שנים ומחצה, </w:t>
      </w:r>
    </w:p>
    <w:p>
      <w:pPr>
        <w:pStyle w:val="38"/>
        <w:rPr>
          <w:ins w:id="102362" w:author="מנוע מכני" w:date="2026-10-11T12:04:40Z"/>
        </w:rPr>
      </w:pPr>
      <w:r>
        <w:t xml:space="preserve">א"ל</w:t>
      </w:r>
      <w:r>
        <w:t xml:space="preserve">:</w:t>
      </w:r>
    </w:p>
    <w:p w:rsidR="00DA63EC" w:rsidRDefault="00DA63EC" w:rsidP="00DA63EC">
      <w:pPr>
        <w:tabs>
          <w:tab w:val="center" w:pos="2835"/>
        </w:tabs>
        <w:rPr>
          <w:rtl/>
        </w:rPr>
      </w:pPr>
      <w:del w:id="102363" w:author="מנוע מכני" w:date="2026-10-11T12:04:40Z">
        <w:r>
          <w:rPr>
            <w:rtl/>
          </w:rPr>
          <w:delText xml:space="preserve"> </w:delText>
        </w:r>
      </w:del>
      <w:r>
        <w:rPr>
          <w:rtl/>
        </w:rPr>
        <w:t xml:space="preserve">בא ואלמדך סדר עבודה, הלבישו באונקלי וחגרו בצילצול, העמידו אצל המזבח.</w:t>
      </w:r>
    </w:p>
    <w:p>
      <w:pPr>
        <w:pStyle w:val="38"/>
        <w:rPr>
          <w:ins w:id="102364" w:author="מנוע מכני" w:date="2026-10-11T12:04:40Z"/>
        </w:rPr>
      </w:pPr>
      <w:r>
        <w:t xml:space="preserve">אמר</w:t>
      </w:r>
      <w:r>
        <w:t xml:space="preserve"> להם לאחיו הכהנים:</w:t>
      </w:r>
    </w:p>
    <w:p w:rsidR="00DA63EC" w:rsidRDefault="00DA63EC" w:rsidP="00DA63EC">
      <w:pPr>
        <w:tabs>
          <w:tab w:val="center" w:pos="2835"/>
        </w:tabs>
        <w:rPr>
          <w:rtl/>
        </w:rPr>
      </w:pPr>
      <w:del w:id="102365" w:author="מנוע מכני" w:date="2026-10-11T12:04:40Z">
        <w:r>
          <w:rPr>
            <w:rtl/>
          </w:rPr>
          <w:delText xml:space="preserve"> </w:delText>
        </w:r>
      </w:del>
      <w:r>
        <w:rPr>
          <w:rtl/>
        </w:rPr>
        <w:t xml:space="preserve">ראו מה נדר זה וקיים לאהובתו, אותו היום שאשתמש בכהונה גדולה אלבוש באונקלי שליכי ואחגור בצילצול שליכי.</w:t>
      </w:r>
    </w:p>
    <w:p w:rsidR="00DA63EC" w:rsidRDefault="00DA63EC" w:rsidP="00DA63EC">
      <w:pPr>
        <w:tabs>
          <w:tab w:val="center" w:pos="2835"/>
        </w:tabs>
        <w:rPr>
          <w:rtl/>
        </w:rPr>
      </w:pPr>
      <w:r>
        <w:rPr>
          <w:rtl/>
        </w:rPr>
        <w:t xml:space="preserve">בקשו אחיו הכהנים להרגו, רץ מפניהם ורצו אחריו, הלך לאלכסנדריא של מצרים ובנה שם מזבח והעלה עליו לשום </w:t>
      </w:r>
      <w:ins w:id="95939" w:author="מנוע מכני" w:date="2026-10-11T12:04:40Z">
        <w:r>
          <w:rPr>
            <w:rtl/>
          </w:rPr>
          <w:t xml:space="preserve">ע"ז</w:t>
        </w:r>
      </w:ins>
      <w:del w:id="95940" w:author="מנוע מכני" w:date="2026-10-11T12:04:40Z">
        <w:r>
          <w:rPr>
            <w:rtl/>
          </w:rPr>
          <w:delText xml:space="preserve">עבודת כוכבים</w:delText>
        </w:r>
      </w:del>
      <w:r>
        <w:rPr>
          <w:rtl/>
        </w:rPr>
        <w:t xml:space="preserve">, </w:t>
      </w:r>
    </w:p>
    <w:p w:rsidR="00DA63EC" w:rsidRPr="00FE1B89" w:rsidRDefault="00DA63EC" w:rsidP="00DA63EC">
      <w:pPr>
        <w:tabs>
          <w:tab w:val="center" w:pos="2835"/>
        </w:tabs>
        <w:rPr>
          <w:spacing w:val="-4"/>
          <w:rtl/>
        </w:rPr>
      </w:pPr>
      <w:r w:rsidRPr="00FE1B89">
        <w:rPr>
          <w:spacing w:val="-4"/>
          <w:rtl/>
        </w:rPr>
        <w:t xml:space="preserve">וכששמעו חכמים בדבר, אמרו: מה זה שלא ירד לה כך, היורד לה על אחת כמה וכמה, דברי </w:t>
      </w:r>
      <w:r w:rsidRPr="00FE1B89">
        <w:rPr>
          <w:rStyle w:val="2fb"/>
          <w:spacing w:val="-4"/>
          <w:rtl/>
        </w:rPr>
        <w:t xml:space="preserve">ר"מ</w:t>
      </w:r>
      <w:r w:rsidRPr="00FE1B89">
        <w:rPr>
          <w:spacing w:val="-4"/>
          <w:rtl/>
        </w:rPr>
        <w:t xml:space="preserve">.</w:t>
      </w:r>
    </w:p>
    <w:p w:rsidR="00DA63EC" w:rsidRDefault="00DA63EC" w:rsidP="00DA63EC">
      <w:pPr>
        <w:tabs>
          <w:tab w:val="center" w:pos="2835"/>
        </w:tabs>
        <w:rPr>
          <w:rtl/>
        </w:rPr>
      </w:pPr>
    </w:p>
    <w:p>
      <w:pPr>
        <w:pStyle w:val="38"/>
        <w:rPr>
          <w:ins w:id="102366" w:author="מנוע מכני" w:date="2026-10-11T12:04:40Z"/>
        </w:rPr>
      </w:pPr>
      <w:r>
        <w:t>א</w:t>
      </w:r>
      <w:r>
        <w:t>"</w:t>
      </w:r>
      <w:r>
        <w:t xml:space="preserve">ל</w:t>
      </w:r>
      <w:r>
        <w:t xml:space="preserve"> </w:t>
      </w:r>
      <w:ins w:id="90585" w:author="מנוע מכני" w:date="2026-10-11T12:04:40Z">
        <w:r>
          <w:t xml:space="preserve">ר"י</w:t>
        </w:r>
      </w:ins>
      <w:del w:id="90586" w:author="מנוע מכני" w:date="2026-10-11T12:04:40Z">
        <w:r>
          <w:delText xml:space="preserve">רבי יהודה</w:delText>
        </w:r>
      </w:del>
      <w:r>
        <w:t xml:space="preserve">:</w:t>
      </w:r>
    </w:p>
    <w:p w:rsidR="00DA63EC" w:rsidRDefault="00DA63EC" w:rsidP="00DA63EC">
      <w:pPr>
        <w:tabs>
          <w:tab w:val="center" w:pos="2835"/>
        </w:tabs>
        <w:rPr>
          <w:rtl/>
        </w:rPr>
      </w:pPr>
      <w:del w:id="102367" w:author="מנוע מכני" w:date="2026-10-11T12:04:40Z">
        <w:r>
          <w:rPr>
            <w:rtl/>
          </w:rPr>
          <w:delText xml:space="preserve"> </w:delText>
        </w:r>
      </w:del>
      <w:r>
        <w:rPr>
          <w:rtl/>
        </w:rPr>
        <w:t xml:space="preserve">לא</w:t>
      </w:r>
      <w:r>
        <w:rPr>
          <w:rtl/>
        </w:rPr>
        <w:t xml:space="preserve"> כך היה מעשה, אלא </w:t>
      </w:r>
      <w:r>
        <w:rPr>
          <w:rtl/>
        </w:rPr>
        <w:t xml:space="preserve">לא</w:t>
      </w:r>
      <w:r>
        <w:rPr>
          <w:rtl/>
        </w:rPr>
        <w:t xml:space="preserve"> קיבל עליו חוניו, שהיה שמעי אחיו גדול ממנו שתי שנים ומחצה, </w:t>
      </w:r>
      <w:r>
        <w:rPr>
          <w:rFonts w:hint="cs"/>
          <w:rtl/>
        </w:rPr>
        <w:t>ואעפ</w:t>
      </w:r>
      <w:r>
        <w:rPr>
          <w:rtl/>
        </w:rPr>
        <w:t>"</w:t>
      </w:r>
      <w:r>
        <w:rPr>
          <w:rFonts w:hint="cs"/>
          <w:rtl/>
        </w:rPr>
        <w:t>כ</w:t>
      </w:r>
      <w:r>
        <w:rPr>
          <w:rtl/>
        </w:rPr>
        <w:t xml:space="preserve"> נתקנא בו חוניו בשמעי אחיו, </w:t>
      </w:r>
    </w:p>
    <w:p>
      <w:pPr>
        <w:pStyle w:val="38"/>
        <w:rPr>
          <w:ins w:id="102368" w:author="מנוע מכני" w:date="2026-10-11T12:04:40Z"/>
        </w:rPr>
      </w:pPr>
      <w:r>
        <w:t xml:space="preserve">א"ל</w:t>
      </w:r>
      <w:r>
        <w:t xml:space="preserve">:</w:t>
      </w:r>
    </w:p>
    <w:p w:rsidR="00DA63EC" w:rsidRDefault="00DA63EC" w:rsidP="00DA63EC">
      <w:pPr>
        <w:tabs>
          <w:tab w:val="center" w:pos="2835"/>
        </w:tabs>
        <w:rPr>
          <w:rtl/>
        </w:rPr>
      </w:pPr>
      <w:del w:id="102369" w:author="מנוע מכני" w:date="2026-10-11T12:04:40Z">
        <w:r>
          <w:rPr>
            <w:rtl/>
          </w:rPr>
          <w:delText xml:space="preserve"> </w:delText>
        </w:r>
      </w:del>
      <w:r>
        <w:rPr>
          <w:rtl/>
        </w:rPr>
        <w:t xml:space="preserve">בא ואלמדך סדר עבודה, והלבישו באונקלי וחגרו בצילצול והעמידו אצל המזבח.</w:t>
      </w:r>
    </w:p>
    <w:p>
      <w:pPr>
        <w:pStyle w:val="38"/>
        <w:rPr>
          <w:ins w:id="102370" w:author="מנוע מכני" w:date="2026-10-11T12:04:40Z"/>
        </w:rPr>
      </w:pPr>
      <w:r>
        <w:t xml:space="preserve">אמר</w:t>
      </w:r>
      <w:r>
        <w:t xml:space="preserve"> להם לאחיו הכהנים:</w:t>
      </w:r>
    </w:p>
    <w:p w:rsidR="00DA63EC" w:rsidRDefault="00DA63EC" w:rsidP="00DA63EC">
      <w:pPr>
        <w:tabs>
          <w:tab w:val="center" w:pos="2835"/>
        </w:tabs>
        <w:rPr>
          <w:rtl/>
        </w:rPr>
      </w:pPr>
      <w:del w:id="102371" w:author="מנוע מכני" w:date="2026-10-11T12:04:40Z">
        <w:r>
          <w:rPr>
            <w:rtl/>
          </w:rPr>
          <w:delText xml:space="preserve"> </w:delText>
        </w:r>
      </w:del>
      <w:r>
        <w:rPr>
          <w:rtl/>
        </w:rPr>
        <w:t xml:space="preserve">ראו מה נדר זה וקיים לאהובתו, אותו היום שישתמש בכהונה גדולה אלבוש באונקלי שליכי ואחגור בצילצול שליכי.</w:t>
      </w:r>
    </w:p>
    <w:p w:rsidR="00DA63EC" w:rsidRPr="00EC2024" w:rsidRDefault="00DA63EC" w:rsidP="00DA63EC">
      <w:pPr>
        <w:tabs>
          <w:tab w:val="center" w:pos="2835"/>
        </w:tabs>
        <w:rPr>
          <w:spacing w:val="-2"/>
          <w:rtl/>
        </w:rPr>
      </w:pPr>
      <w:r w:rsidRPr="00EC2024">
        <w:rPr>
          <w:spacing w:val="-2"/>
          <w:rtl/>
        </w:rPr>
        <w:t xml:space="preserve">בקשו אחיו הכהנים להרגו, סח להם כל המאורע, בקשו להרוג את חוניו, רץ מפניהם ורצו אחריו, </w:t>
      </w:r>
    </w:p>
    <w:p w:rsidR="00DA63EC" w:rsidRDefault="00DA63EC" w:rsidP="00DA63EC">
      <w:pPr>
        <w:tabs>
          <w:tab w:val="center" w:pos="2835"/>
        </w:tabs>
        <w:rPr>
          <w:rtl/>
        </w:rPr>
      </w:pPr>
      <w:r>
        <w:rPr>
          <w:rtl/>
        </w:rPr>
        <w:t>רץ לבית המלך ורצו אחריו, כל הרואה אותו אומר: זה הוא זה הוא, הלך לאלכסנדריא של מצרים ובנה שם מזבח והעלה עליו לשם שמים, שנא</w:t>
      </w:r>
      <w:r>
        <w:rPr>
          <w:rFonts w:hint="cs"/>
          <w:rtl/>
        </w:rPr>
        <w:t>'</w:t>
      </w:r>
      <w:r>
        <w:rPr>
          <w:rStyle w:val="afffff0"/>
          <w:rtl/>
        </w:rPr>
        <w:t xml:space="preserve">: ביום ההוא יהיה מזבח לה</w:t>
      </w:r>
      <w:r>
        <w:rPr>
          <w:rtl/>
        </w:rPr>
        <w:t xml:space="preserve">' </w:t>
      </w:r>
      <w:r>
        <w:rPr>
          <w:rStyle w:val="afffff0"/>
          <w:rtl/>
          <w:rPrChange w:id="9102" w:author="מנוע פסוקים" w:date="2026-10-11T09:32:13Z">
            <w:rPr>
              <w:rtl/>
            </w:rPr>
          </w:rPrChange>
        </w:rPr>
        <w:t xml:space="preserve">בתוך ארץ מצרים ומצבה אצל גבולה</w:t>
      </w:r>
      <w:r>
        <w:rPr>
          <w:rtl/>
        </w:rPr>
        <w:t xml:space="preserve"> לה', </w:t>
      </w:r>
    </w:p>
    <w:p w:rsidR="00DA63EC" w:rsidRDefault="00DA63EC" w:rsidP="00DA63EC">
      <w:pPr>
        <w:tabs>
          <w:tab w:val="center" w:pos="2835"/>
        </w:tabs>
        <w:rPr>
          <w:rtl/>
        </w:rPr>
      </w:pPr>
      <w:r>
        <w:rPr>
          <w:rtl/>
        </w:rPr>
        <w:tab/>
        <w:t>וכששמעו חכמים בדבר, אמרו: ומה זה שברח ממנה כך, המבקש לירד לה על אחת כמה וכמה.</w:t>
      </w:r>
    </w:p>
    <w:p w:rsidR="00DA63EC" w:rsidRDefault="00DA63EC" w:rsidP="00DA63EC">
      <w:pPr>
        <w:tabs>
          <w:tab w:val="center" w:pos="2835"/>
        </w:tabs>
        <w:rPr>
          <w:rtl/>
        </w:rPr>
      </w:pPr>
      <w:r>
        <w:rPr>
          <w:rtl/>
        </w:rPr>
        <w:t xml:space="preserve">• </w:t>
      </w:r>
      <w:r>
        <w:rPr>
          <w:rtl/>
        </w:rPr>
        <w:t xml:space="preserve">תניא</w:t>
      </w:r>
      <w:r>
        <w:rPr>
          <w:rtl/>
        </w:rPr>
        <w:t xml:space="preserve">, </w:t>
      </w:r>
      <w:r>
        <w:rPr>
          <w:rtl/>
        </w:rPr>
        <w:t xml:space="preserve">אמר</w:t>
      </w:r>
      <w:r>
        <w:rPr>
          <w:rtl/>
        </w:rPr>
        <w:t xml:space="preserve"> </w:t>
      </w:r>
      <w:r>
        <w:rPr>
          <w:rStyle w:val="2fb"/>
          <w:rtl/>
        </w:rPr>
        <w:t xml:space="preserve">ר' יהושע</w:t>
      </w:r>
      <w:r>
        <w:rPr>
          <w:rtl/>
        </w:rPr>
        <w:t xml:space="preserve"> בן פרחיה: בתחלה כל האומר עלה לה, אני כופתו ונותנו לפני הארי, עתה כל האומר לי לירד ממנה, אני מטיל עליו קומקום של חמין, שהרי שאול ברח ממנה, וכשעלה בקש להרוג את דוד.</w:t>
      </w:r>
    </w:p>
    <w:p>
      <w:pPr>
        <w:pStyle w:val="afffff8"/>
        <w:rPr>
          <w:ins w:id="90011" w:author="קלוד" w:date="2026-10-11T12:32:08Z"/>
        </w:rPr>
      </w:pPr>
      <w:ins w:id="90012" w:author="קלוד" w:date="2026-10-11T12:32:08Z">
        <w:r>
          <w:rPr>
            <w:color w:val="7B3F00"/>
          </w:rPr>
          <w:t xml:space="preserve">מזבח במצרים - 'עיר ההרס' בימי חזקיה</w:t>
        </w:r>
      </w:ins>
    </w:p>
    <w:p>
      <w:pPr>
        <w:pStyle w:val="38"/>
        <w:rPr>
          <w:ins w:id="102373" w:author="מנוע מכני" w:date="2026-10-11T12:04:40Z"/>
        </w:rPr>
      </w:pPr>
      <w:del w:id="102372" w:author="מנוע מכני" w:date="2026-10-11T12:04:40Z">
        <w:r>
          <w:delText xml:space="preserve">•</w:delText>
        </w:r>
      </w:del>
      <w:r>
        <w:t xml:space="preserve"> </w:t>
      </w:r>
      <w:r>
        <w:t>א</w:t>
      </w:r>
      <w:r>
        <w:t>"</w:t>
      </w:r>
      <w:r>
        <w:t xml:space="preserve">ל</w:t>
      </w:r>
      <w:r>
        <w:t xml:space="preserve"> מ</w:t>
      </w:r>
      <w:r>
        <w:t>"</w:t>
      </w:r>
      <w:r>
        <w:t>ק בדר</w:t>
      </w:r>
      <w:r>
        <w:t>"</w:t>
      </w:r>
      <w:r>
        <w:t>ח</w:t>
      </w:r>
      <w:r>
        <w:t xml:space="preserve">:</w:t>
      </w:r>
    </w:p>
    <w:p w:rsidR="00DA63EC" w:rsidRDefault="00DA63EC" w:rsidP="00DA63EC">
      <w:pPr>
        <w:tabs>
          <w:tab w:val="center" w:pos="2835"/>
        </w:tabs>
        <w:rPr>
          <w:rtl/>
        </w:rPr>
      </w:pPr>
      <w:del w:id="102374" w:author="מנוע מכני" w:date="2026-10-11T12:04:40Z">
        <w:r>
          <w:rPr>
            <w:rtl/>
          </w:rPr>
          <w:delText xml:space="preserve"> </w:delText>
        </w:r>
      </w:del>
      <w:r>
        <w:rPr>
          <w:rtl/>
        </w:rPr>
        <w:t xml:space="preserve">ר' מאיר </w:t>
      </w:r>
      <w:ins w:id="93989" w:author="מנוע מכני" w:date="2026-10-11T12:04:40Z">
        <w:r>
          <w:rPr>
            <w:rtl/>
          </w:rPr>
          <w:t xml:space="preserve">זה</w:t>
        </w:r>
      </w:ins>
      <w:del w:id="93990" w:author="מנוע מכני" w:date="2026-10-11T12:04:40Z">
        <w:r>
          <w:rPr>
            <w:rtl/>
          </w:rPr>
          <w:delText xml:space="preserve">האי</w:delText>
        </w:r>
      </w:del>
      <w:r>
        <w:rPr>
          <w:rtl/>
        </w:rPr>
        <w:t xml:space="preserve"> קרא </w:t>
      </w:r>
      <w:r>
        <w:rPr>
          <w:rStyle w:val="2fb"/>
          <w:rtl/>
        </w:rPr>
        <w:t xml:space="preserve">דר"</w:t>
      </w:r>
      <w:r>
        <w:rPr>
          <w:rStyle w:val="2fb"/>
          <w:rFonts w:hint="cs"/>
          <w:rtl/>
        </w:rPr>
        <w:t xml:space="preserve">י</w:t>
      </w:r>
      <w:r>
        <w:rPr>
          <w:rFonts w:hint="cs"/>
          <w:rtl/>
        </w:rPr>
        <w:t xml:space="preserve"> </w:t>
      </w:r>
      <w:ins w:id="93987" w:author="מנוע מכני" w:date="2026-10-11T12:04:40Z">
        <w:r>
          <w:rPr>
            <w:rFonts w:hint="cs"/>
            <w:rtl/>
          </w:rPr>
          <w:t xml:space="preserve">מה</w:t>
        </w:r>
      </w:ins>
      <w:del w:id="93988" w:author="מנוע מכני" w:date="2026-10-11T12:04:40Z">
        <w:r>
          <w:rPr>
            <w:rFonts w:hint="cs"/>
            <w:rtl/>
          </w:rPr>
          <w:delText xml:space="preserve">מאי</w:delText>
        </w:r>
      </w:del>
      <w:r>
        <w:rPr>
          <w:rFonts w:hint="cs"/>
          <w:rtl/>
        </w:rPr>
        <w:t xml:space="preserve"> </w:t>
      </w:r>
      <w:ins w:id="96855" w:author="מנוע מכני" w:date="2026-10-11T12:04:40Z">
        <w:r>
          <w:rPr>
            <w:rFonts w:hint="cs"/>
            <w:rtl/>
          </w:rPr>
          <w:t xml:space="preserve">עשה</w:t>
        </w:r>
      </w:ins>
      <w:del w:id="96856" w:author="מנוע מכני" w:date="2026-10-11T12:04:40Z">
        <w:r>
          <w:rPr>
            <w:rFonts w:hint="cs"/>
            <w:rtl/>
          </w:rPr>
          <w:delText xml:space="preserve">עביד</w:delText>
        </w:r>
      </w:del>
      <w:r>
        <w:rPr>
          <w:rFonts w:hint="cs"/>
          <w:rtl/>
        </w:rPr>
        <w:t xml:space="preserve"> </w:t>
      </w:r>
      <w:r>
        <w:rPr>
          <w:rtl/>
        </w:rPr>
        <w:t xml:space="preserve">לכדתניא: לאחר מפלתו של סנחריב, </w:t>
      </w:r>
      <w:r w:rsidRPr="00FE1B89">
        <w:rPr>
          <w:spacing w:val="-6"/>
          <w:rtl/>
        </w:rPr>
        <w:t xml:space="preserve">יצא </w:t>
      </w:r>
      <w:r w:rsidRPr="00FE1B89">
        <w:rPr>
          <w:rStyle w:val="2fb"/>
          <w:spacing w:val="-6"/>
          <w:rtl/>
        </w:rPr>
        <w:t xml:space="preserve">חזקיה</w:t>
      </w:r>
      <w:r w:rsidRPr="00FE1B89">
        <w:rPr>
          <w:spacing w:val="-6"/>
          <w:rtl/>
        </w:rPr>
        <w:t xml:space="preserve"> ומצא בני מלכים שהיו יושבין בקרונות של זהב, הדירן שלא לעבוד </w:t>
      </w:r>
      <w:ins w:id="95941" w:author="מנוע מכני" w:date="2026-10-11T12:04:40Z">
        <w:r>
          <w:rPr>
            <w:spacing w:val="-6"/>
            <w:rtl/>
          </w:rPr>
          <w:t xml:space="preserve">ע"ז</w:t>
        </w:r>
      </w:ins>
      <w:del w:id="95942" w:author="מנוע מכני" w:date="2026-10-11T12:04:40Z">
        <w:r w:rsidRPr="00FE1B89">
          <w:rPr>
            <w:spacing w:val="-6"/>
            <w:rtl/>
          </w:rPr>
          <w:delText xml:space="preserve">עבודת כוכבים</w:delText>
        </w:r>
      </w:del>
      <w:r w:rsidRPr="00FE1B89">
        <w:rPr>
          <w:spacing w:val="-6"/>
          <w:rtl/>
        </w:rPr>
        <w:t xml:space="preserve">,</w:t>
      </w:r>
    </w:p>
    <w:p w:rsidR="00DA63EC" w:rsidRDefault="00DA63EC" w:rsidP="00DA63EC">
      <w:pPr>
        <w:pStyle w:val="afff3"/>
        <w:framePr w:wrap="around"/>
        <w:rPr>
          <w:rtl/>
        </w:rPr>
      </w:pPr>
      <w:r>
        <w:rPr>
          <w:rFonts w:hint="cs"/>
          <w:rtl/>
        </w:rPr>
        <w:t>קי.</w:t>
      </w:r>
      <w:r>
        <w:rPr>
          <w:rtl/>
        </w:rPr>
        <w:t xml:space="preserve"> </w:t>
      </w:r>
    </w:p>
    <w:p w:rsidR="00DA63EC" w:rsidRDefault="00DA63EC" w:rsidP="00DA63EC">
      <w:pPr>
        <w:tabs>
          <w:tab w:val="center" w:pos="2835"/>
        </w:tabs>
        <w:rPr>
          <w:rtl/>
        </w:rPr>
      </w:pPr>
      <w:ins w:id="96895" w:author="מנוע מכני" w:date="2026-10-11T12:04:40Z">
        <w:r>
          <w:rPr>
            <w:rtl/>
          </w:rPr>
          <w:t xml:space="preserve">ד'</w:t>
        </w:r>
      </w:ins>
      <w:del w:id="96896" w:author="מנוע מכני" w:date="2026-10-11T12:04:40Z">
        <w:r>
          <w:rPr>
            <w:rtl/>
          </w:rPr>
          <w:tab/>
          <w:delText xml:space="preserve">שנאמר:</w:delText>
        </w:r>
        <w:r w:rsidRPr="00A71A5E">
          <w:rPr>
            <w:rStyle w:val="afffff0"/>
            <w:rtl/>
          </w:rPr>
          <w:delText xml:space="preserve"> </w:delText>
        </w:r>
        <w:r w:rsidRPr="00A71A5E">
          <w:rPr>
            <w:rStyle w:val="afffff0"/>
            <w:rFonts w:hint="cs"/>
            <w:rtl/>
          </w:rPr>
          <w:delText xml:space="preserve">'</w:delText>
        </w:r>
      </w:del>
      <w:r w:rsidRPr="00A71A5E">
        <w:rPr>
          <w:rStyle w:val="afffff0"/>
          <w:rtl/>
        </w:rPr>
        <w:t xml:space="preserve">ביום ההוא יהיו חמש ערים בארץ מצרים מדברות שפת כנען ונשבעות לה</w:t>
      </w:r>
      <w:r w:rsidRPr="00A71A5E">
        <w:rPr>
          <w:rStyle w:val="afffff0"/>
          <w:rtl/>
        </w:rPr>
        <w:t xml:space="preserve">' </w:t>
      </w:r>
      <w:r>
        <w:rPr>
          <w:rtl/>
        </w:rPr>
        <w:t xml:space="preserve">צבאות, הלכו לאלכסנדריא של מצרים ובנו מזבח והעלו עליו לשם שמים, שנאמר: </w:t>
      </w:r>
      <w:r>
        <w:rPr>
          <w:rStyle w:val="afffff0"/>
          <w:rtl/>
          <w:rPrChange w:id="9103" w:author="מנוע פסוקים" w:date="2026-10-11T09:32:13Z">
            <w:rPr>
              <w:rtl/>
            </w:rPr>
          </w:rPrChange>
        </w:rPr>
        <w:t xml:space="preserve">ביום ההוא יהיה מזבח</w:t>
      </w:r>
      <w:r>
        <w:rPr>
          <w:rtl/>
        </w:rPr>
        <w:t xml:space="preserve"> לה' בתוך ארץ מצרים, עיר ההרס יאמר לאחת.</w:t>
      </w:r>
    </w:p>
    <w:p w:rsidR="00DA63EC" w:rsidRDefault="00DA63EC" w:rsidP="00DA63EC">
      <w:pPr>
        <w:tabs>
          <w:tab w:val="center" w:pos="2835"/>
        </w:tabs>
        <w:rPr>
          <w:rtl/>
        </w:rPr>
      </w:pPr>
      <w:del w:id="90288" w:author="מנוע מכני" w:date="2026-10-11T12:04:40Z">
        <w:r>
          <w:rPr>
            <w:rtl/>
          </w:rPr>
          <w:delText xml:space="preserve"> </w:delText>
        </w:r>
      </w:del>
      <w:r>
        <w:rPr>
          <w:rtl/>
        </w:rPr>
        <w:t xml:space="preserve">'</w:t>
      </w:r>
      <w:ins w:id="90313" w:author="Claude - סמנטי" w:date="2026-10-11T12:27:00Z">
        <w:r>
          <w:rPr>
            <w:rStyle w:val="afffff0"/>
            <w:rtl/>
          </w:rPr>
          <w:t xml:space="preserve">עִיר הַהֶרֶס יֵאָמֵר לְאֶחָת</w:t>
        </w:r>
      </w:ins>
      <w:del w:id="90314" w:author="Claude - סמנטי" w:date="2026-10-11T12:27:00Z">
        <w:r>
          <w:rPr>
            <w:rtl/>
          </w:rPr>
          <w:delText xml:space="preserve">עיר ההרס יאמר לאחת</w:delText>
        </w:r>
      </w:del>
      <w:r>
        <w:rPr>
          <w:rFonts w:hint="cs"/>
          <w:rtl/>
        </w:rPr>
        <w:t>'</w:t>
      </w:r>
      <w:r>
        <w:rPr>
          <w:rtl/>
        </w:rPr>
        <w:t xml:space="preserve"> כדמתרגם </w:t>
      </w:r>
      <w:r>
        <w:rPr>
          <w:rStyle w:val="2fb"/>
          <w:rtl/>
        </w:rPr>
        <w:t xml:space="preserve">רב יוסף</w:t>
      </w:r>
      <w:r>
        <w:rPr>
          <w:rtl/>
        </w:rPr>
        <w:t xml:space="preserve">: </w:t>
      </w:r>
      <w:ins w:id="90311" w:author="Claude - סמנטי" w:date="2026-10-11T12:27:00Z">
        <w:r>
          <w:rPr>
            <w:rtl/>
          </w:rPr>
          <w:t xml:space="preserve">עיר</w:t>
        </w:r>
      </w:ins>
      <w:del w:id="90312" w:author="Claude - סמנטי" w:date="2026-10-11T12:27:00Z">
        <w:r>
          <w:rPr>
            <w:rtl/>
          </w:rPr>
          <w:delText xml:space="preserve">קרתא</w:delText>
        </w:r>
      </w:del>
      <w:r>
        <w:rPr>
          <w:rtl/>
        </w:rPr>
        <w:t xml:space="preserve"> דבית שמש דעתיד </w:t>
      </w:r>
      <w:ins w:id="90309" w:author="Claude - סמנטי" w:date="2026-10-11T12:27:00Z">
        <w:r>
          <w:rPr>
            <w:rtl/>
          </w:rPr>
          <w:t xml:space="preserve">להחרב</w:t>
        </w:r>
      </w:ins>
      <w:del w:id="90310" w:author="Claude - סמנטי" w:date="2026-10-11T12:27:00Z">
        <w:r>
          <w:rPr>
            <w:rtl/>
          </w:rPr>
          <w:delText xml:space="preserve">למיחרב</w:delText>
        </w:r>
      </w:del>
      <w:r>
        <w:rPr>
          <w:rtl/>
        </w:rPr>
        <w:t xml:space="preserve"> </w:t>
      </w:r>
      <w:r>
        <w:rPr>
          <w:rFonts w:hint="cs"/>
          <w:rtl/>
        </w:rPr>
        <w:t xml:space="preserve">ייאמר שהיא חד מהם </w:t>
      </w:r>
    </w:p>
    <w:p w:rsidR="00DA63EC" w:rsidRDefault="00DA63EC" w:rsidP="00DA63EC">
      <w:pPr>
        <w:tabs>
          <w:tab w:val="center" w:pos="2835"/>
        </w:tabs>
        <w:rPr>
          <w:rtl/>
        </w:rPr>
      </w:pPr>
      <w:del w:id="90289" w:author="מנוע מכני" w:date="2026-10-11T12:04:40Z">
        <w:r>
          <w:rPr>
            <w:rtl/>
          </w:rPr>
          <w:delText xml:space="preserve"> </w:delText>
        </w:r>
      </w:del>
      <w:r>
        <w:rPr>
          <w:rtl/>
        </w:rPr>
        <w:t xml:space="preserve">'</w:t>
      </w:r>
      <w:ins w:id="91141" w:author="Claude - סמנטי" w:date="2026-10-11T12:27:00Z">
        <w:r>
          <w:rPr>
            <w:rStyle w:val="afffff0"/>
            <w:rtl/>
          </w:rPr>
          <w:t xml:space="preserve">עִיר הַהֶרֶס</w:t>
        </w:r>
      </w:ins>
      <w:del w:id="91142" w:author="Claude - סמנטי" w:date="2026-10-11T12:27:00Z">
        <w:r>
          <w:rPr>
            <w:rtl/>
          </w:rPr>
          <w:delText xml:space="preserve">עיר ההרס</w:delText>
        </w:r>
      </w:del>
      <w:r>
        <w:rPr>
          <w:rFonts w:hint="cs"/>
          <w:rtl/>
        </w:rPr>
        <w:t>'</w:t>
      </w:r>
      <w:r>
        <w:rPr>
          <w:rtl/>
        </w:rPr>
        <w:t xml:space="preserve"> לישנא דשימשא היא </w:t>
      </w:r>
      <w:r w:rsidRPr="00664445">
        <w:rPr>
          <w:rStyle w:val="afffff0"/>
          <w:rtl/>
        </w:rPr>
        <w:t>ד</w:t>
      </w:r>
      <w:r w:rsidRPr="00664445">
        <w:rPr>
          <w:rStyle w:val="afffff0"/>
          <w:rFonts w:hint="cs"/>
          <w:rtl/>
        </w:rPr>
        <w:t>'</w:t>
      </w:r>
      <w:ins w:id="91139" w:author="Claude - סמנטי" w:date="2026-10-11T12:27:00Z">
        <w:r>
          <w:rPr>
            <w:rStyle w:val="afffff0"/>
            <w:rtl/>
          </w:rPr>
          <w:t xml:space="preserve">הָאוֹמֵר לַחֶרֶס וְלֹא יִזְרָח</w:t>
        </w:r>
      </w:ins>
      <w:del w:id="91140" w:author="Claude - סמנטי" w:date="2026-10-11T12:27:00Z">
        <w:r w:rsidRPr="00664445">
          <w:rPr>
            <w:rStyle w:val="afffff0"/>
            <w:rtl/>
          </w:rPr>
          <w:delText xml:space="preserve">האומר לחרס ולא יזרח</w:delText>
        </w:r>
      </w:del>
      <w:r w:rsidRPr="00664445">
        <w:rPr>
          <w:rStyle w:val="afffff0"/>
          <w:rFonts w:hint="cs"/>
          <w:rtl/>
        </w:rPr>
        <w:t>'</w:t>
      </w:r>
      <w:r w:rsidRPr="00664445">
        <w:rPr>
          <w:rStyle w:val="afffff0"/>
          <w:rtl/>
        </w:rPr>
        <w:t>.</w:t>
      </w:r>
    </w:p>
    <w:p>
      <w:pPr>
        <w:pStyle w:val="afffff8"/>
        <w:rPr>
          <w:ins w:id="90009" w:author="קלוד" w:date="2026-10-11T12:32:08Z"/>
        </w:rPr>
      </w:pPr>
      <w:ins w:id="90010" w:author="קלוד" w:date="2026-10-11T12:32:08Z">
        <w:r>
          <w:rPr>
            <w:color w:val="7B3F00"/>
          </w:rPr>
          <w:t xml:space="preserve">'הביאי בני מרחוק' - גליות בבל וגליות שאר ארצות</w:t>
        </w:r>
      </w:ins>
    </w:p>
    <w:p>
      <w:pPr>
        <w:pStyle w:val="38"/>
        <w:rPr>
          <w:ins w:id="102375" w:author="מנוע מכני" w:date="2026-10-11T12:04:40Z"/>
        </w:rPr>
      </w:pPr>
      <w:del w:id="90290" w:author="מנוע מכני" w:date="2026-10-11T12:04:40Z">
        <w:r>
          <w:delText xml:space="preserve"> </w:delText>
        </w:r>
      </w:del>
      <w:r>
        <w:t xml:space="preserve">'</w:t>
      </w:r>
      <w:ins w:id="91143" w:author="Claude - סמנטי" w:date="2026-10-11T12:27:00Z">
        <w:r>
          <w:rPr>
            <w:rStyle w:val="afffff0"/>
          </w:rPr>
          <w:t xml:space="preserve">הָבִיאִי בָנַי מֵרָחוֹק</w:t>
        </w:r>
      </w:ins>
      <w:del w:id="91144" w:author="Claude - סמנטי" w:date="2026-10-11T12:27:00Z">
        <w:r>
          <w:delText xml:space="preserve">הביאי בני מרחוק</w:delText>
        </w:r>
      </w:del>
      <w:r>
        <w:t>'</w:t>
      </w:r>
      <w:r>
        <w:t xml:space="preserve"> – א</w:t>
      </w:r>
      <w:r>
        <w:t>ר</w:t>
      </w:r>
      <w:r>
        <w:t>"</w:t>
      </w:r>
      <w:r>
        <w:t>ה</w:t>
      </w:r>
      <w:r>
        <w:t xml:space="preserve">:</w:t>
      </w:r>
    </w:p>
    <w:p w:rsidR="00DA63EC" w:rsidRDefault="00DA63EC" w:rsidP="00DA63EC">
      <w:pPr>
        <w:tabs>
          <w:tab w:val="center" w:pos="2835"/>
        </w:tabs>
        <w:rPr>
          <w:rtl/>
        </w:rPr>
      </w:pPr>
      <w:del w:id="102376" w:author="מנוע מכני" w:date="2026-10-11T12:04:40Z">
        <w:r>
          <w:rPr>
            <w:rtl/>
          </w:rPr>
          <w:delText xml:space="preserve"> </w:delText>
        </w:r>
      </w:del>
      <w:r>
        <w:rPr>
          <w:rtl/>
        </w:rPr>
        <w:t xml:space="preserve">אלו גליות של בבל שדעתן מיושבת עליהן כבנים, </w:t>
      </w:r>
    </w:p>
    <w:p w:rsidR="00DA63EC" w:rsidRDefault="00DA63EC" w:rsidP="00DA63EC">
      <w:pPr>
        <w:tabs>
          <w:tab w:val="center" w:pos="2835"/>
        </w:tabs>
        <w:rPr>
          <w:rtl/>
        </w:rPr>
      </w:pPr>
      <w:del w:id="90291" w:author="מנוע מכני" w:date="2026-10-11T12:04:40Z">
        <w:r>
          <w:rPr>
            <w:rtl/>
          </w:rPr>
          <w:delText xml:space="preserve"> </w:delText>
        </w:r>
      </w:del>
      <w:r>
        <w:rPr>
          <w:rtl/>
        </w:rPr>
        <w:t xml:space="preserve">'</w:t>
      </w:r>
      <w:ins w:id="91145" w:author="Claude - סמנטי" w:date="2026-10-11T12:27:00Z">
        <w:r>
          <w:rPr>
            <w:rStyle w:val="afffff0"/>
            <w:rtl/>
          </w:rPr>
          <w:t xml:space="preserve">וּבְנוֹתַי מִקְצֵה הָאָרֶץ </w:t>
        </w:r>
      </w:ins>
      <w:del w:id="91146" w:author="Claude - סמנטי" w:date="2026-10-11T12:27:00Z">
        <w:r>
          <w:rPr>
            <w:rtl/>
          </w:rPr>
          <w:delText xml:space="preserve">ובנותי מקצה הארץ </w:delText>
        </w:r>
      </w:del>
      <w:r>
        <w:rPr>
          <w:rFonts w:hint="cs"/>
          <w:rtl/>
        </w:rPr>
        <w:t>'</w:t>
      </w:r>
      <w:r>
        <w:rPr>
          <w:rtl/>
        </w:rPr>
        <w:t>- אלו גליות של שאר ארצות שאין דעתן מיושב עליהן כבנות.</w:t>
      </w:r>
    </w:p>
    <w:p>
      <w:pPr>
        <w:pStyle w:val="38"/>
        <w:rPr>
          <w:ins w:id="102378" w:author="מנוע מכני" w:date="2026-10-11T12:04:40Z"/>
        </w:rPr>
      </w:pPr>
      <w:del w:id="102377" w:author="מנוע מכני" w:date="2026-10-11T12:04:40Z">
        <w:r>
          <w:delText xml:space="preserve">•</w:delText>
        </w:r>
      </w:del>
      <w:r>
        <w:t xml:space="preserve"> א</w:t>
      </w:r>
      <w:r>
        <w:t>ר</w:t>
      </w:r>
      <w:r>
        <w:t>"</w:t>
      </w:r>
      <w:r>
        <w:t>א בר</w:t>
      </w:r>
      <w:r>
        <w:t>"</w:t>
      </w:r>
      <w:r>
        <w:t>י מר</w:t>
      </w:r>
      <w:r>
        <w:t>"</w:t>
      </w:r>
      <w:r>
        <w:t>ח [אריא</w:t>
      </w:r>
      <w:r>
        <w:t>"</w:t>
      </w:r>
      <w:r>
        <w:t>ר]:</w:t>
      </w:r>
    </w:p>
    <w:p w:rsidR="00DA63EC" w:rsidRDefault="00DA63EC" w:rsidP="00DA63EC">
      <w:pPr>
        <w:tabs>
          <w:tab w:val="center" w:pos="2835"/>
        </w:tabs>
        <w:rPr>
          <w:rtl/>
        </w:rPr>
      </w:pPr>
      <w:del w:id="102379" w:author="מנוע מכני" w:date="2026-10-11T12:04:40Z">
        <w:r>
          <w:rPr>
            <w:rtl/>
          </w:rPr>
          <w:delText xml:space="preserve"> </w:delText>
        </w:r>
      </w:del>
      <w:r>
        <w:rPr>
          <w:rtl/>
        </w:rPr>
        <w:t xml:space="preserve">מצור ועד קרטיגני מכירין את ישראל ואת אביהם שבשמים, </w:t>
      </w:r>
    </w:p>
    <w:p w:rsidR="00DA63EC" w:rsidRPr="00FE1B89" w:rsidRDefault="00DA63EC" w:rsidP="00DA63EC">
      <w:pPr>
        <w:tabs>
          <w:tab w:val="center" w:pos="2835"/>
        </w:tabs>
        <w:rPr>
          <w:spacing w:val="-2"/>
          <w:rtl/>
        </w:rPr>
      </w:pPr>
      <w:r w:rsidRPr="00FE1B89">
        <w:rPr>
          <w:spacing w:val="-2"/>
          <w:rtl/>
        </w:rPr>
        <w:tab/>
        <w:t>ומצור כלפי מערב ומקרטיגני כלפי מזרח אין מכירין את ישראל ולא את אביהן שבשמים.</w:t>
      </w:r>
    </w:p>
    <w:p>
      <w:pPr>
        <w:pStyle w:val="38"/>
        <w:rPr>
          <w:ins w:id="102381" w:author="מנוע מכני" w:date="2026-10-11T12:04:40Z"/>
        </w:rPr>
      </w:pPr>
      <w:del w:id="102380" w:author="מנוע מכני" w:date="2026-10-11T12:04:40Z">
        <w:r>
          <w:delText xml:space="preserve">•</w:delText>
        </w:r>
      </w:del>
      <w:r>
        <w:t xml:space="preserve"> איתיביה ר</w:t>
      </w:r>
      <w:r>
        <w:t>שב</w:t>
      </w:r>
      <w:r>
        <w:t>"</w:t>
      </w:r>
      <w:r>
        <w:t>ח לרב:</w:t>
      </w:r>
    </w:p>
    <w:p w:rsidR="00DA63EC" w:rsidRDefault="00DA63EC" w:rsidP="00DA63EC">
      <w:pPr>
        <w:tabs>
          <w:tab w:val="center" w:pos="2835"/>
        </w:tabs>
        <w:rPr>
          <w:rtl/>
        </w:rPr>
      </w:pPr>
      <w:del w:id="102382" w:author="מנוע מכני" w:date="2026-10-11T12:04:40Z">
        <w:r>
          <w:rPr>
            <w:rtl/>
          </w:rPr>
          <w:delText xml:space="preserve"> </w:delText>
        </w:r>
      </w:del>
      <w:r>
        <w:rPr>
          <w:rFonts w:hint="cs"/>
          <w:rtl/>
        </w:rPr>
        <w:t>'</w:t>
      </w:r>
      <w:r>
        <w:rPr>
          <w:rStyle w:val="afffff0"/>
          <w:rtl/>
          <w:rPrChange w:id="9104" w:author="מנוע פסוקים" w:date="2026-10-11T09:32:13Z">
            <w:rPr>
              <w:rtl/>
            </w:rPr>
          </w:rPrChange>
        </w:rPr>
        <w:t xml:space="preserve">ממזרח שמש ועד מבואו גדול שמי בגוים ובכל מקום מוקטר מוגש לשמי ומנחה טהורה</w:t>
      </w:r>
      <w:r>
        <w:rPr>
          <w:rtl/>
        </w:rPr>
        <w:t xml:space="preserve">!</w:t>
      </w:r>
    </w:p>
    <w:p>
      <w:pPr>
        <w:pStyle w:val="38"/>
        <w:rPr>
          <w:ins w:id="102383" w:author="מנוע מכני" w:date="2026-10-11T12:04:40Z"/>
        </w:rPr>
      </w:pPr>
      <w:r>
        <w:lastRenderedPageBreak/>
        <w:t xml:space="preserve">א"ל</w:t>
      </w:r>
      <w:r>
        <w:lastRenderedPageBreak/>
        <w:t xml:space="preserve">:</w:t>
      </w:r>
    </w:p>
    <w:p w:rsidR="00DA63EC" w:rsidRDefault="00DA63EC" w:rsidP="00DA63EC">
      <w:pPr>
        <w:tabs>
          <w:tab w:val="center" w:pos="2835"/>
        </w:tabs>
        <w:rPr>
          <w:rtl/>
        </w:rPr>
      </w:pPr>
      <w:del w:id="102384" w:author="מנוע מכני" w:date="2026-10-11T12:04:40Z">
        <w:r>
          <w:rPr>
            <w:rtl/>
          </w:rPr>
          <w:lastRenderedPageBreak/>
          <w:delText xml:space="preserve"> </w:delText>
        </w:r>
      </w:del>
      <w:r>
        <w:rPr>
          <w:rtl/>
        </w:rPr>
        <w:lastRenderedPageBreak/>
        <w:t xml:space="preserve">שימי, את? דקרו </w:t>
      </w:r>
      <w:ins w:id="93991" w:author="מנוע מכני" w:date="2026-10-11T12:04:40Z">
        <w:r>
          <w:rPr>
            <w:rtl/>
          </w:rPr>
          <w:t xml:space="preserve">לו</w:t>
        </w:r>
      </w:ins>
      <w:del w:id="93992" w:author="מנוע מכני" w:date="2026-10-11T12:04:40Z">
        <w:r>
          <w:rPr>
            <w:rtl/>
          </w:rPr>
          <w:lastRenderedPageBreak/>
          <w:delText xml:space="preserve">ליה</w:delText>
        </w:r>
      </w:del>
      <w:r>
        <w:rPr>
          <w:rtl/>
        </w:rPr>
        <w:lastRenderedPageBreak/>
        <w:t xml:space="preserve"> אלהא דאלהא, בכל מקום מוקטר מוגש לשמי, בכל מקום </w:t>
      </w:r>
      <w:ins w:id="90587" w:author="מנוע מכני" w:date="2026-10-11T12:04:40Z">
        <w:r>
          <w:rPr>
            <w:rtl/>
          </w:rPr>
          <w:t xml:space="preserve">ס"ד</w:t>
        </w:r>
      </w:ins>
      <w:del w:id="90588" w:author="מנוע מכני" w:date="2026-10-11T12:04:40Z">
        <w:r>
          <w:rPr>
            <w:rtl/>
          </w:rPr>
          <w:lastRenderedPageBreak/>
          <w:delText xml:space="preserve">סלקא דעתך</w:delText>
        </w:r>
      </w:del>
      <w:r>
        <w:rPr>
          <w:rtl/>
        </w:rPr>
        <w:lastRenderedPageBreak/>
        <w:t xml:space="preserve">? </w:t>
      </w:r>
      <w:r>
        <w:rPr>
          <w:rStyle w:val="2fb"/>
          <w:rFonts w:hint="cs"/>
          <w:rtl/>
        </w:rPr>
        <w:t>ארשב</w:t>
      </w:r>
      <w:r>
        <w:rPr>
          <w:rStyle w:val="2fb"/>
          <w:rtl/>
        </w:rPr>
        <w:t>"</w:t>
      </w:r>
      <w:r>
        <w:rPr>
          <w:rStyle w:val="2fb"/>
          <w:rFonts w:hint="cs"/>
          <w:rtl/>
        </w:rPr>
        <w:t xml:space="preserve">נ</w:t>
      </w:r>
      <w:r>
        <w:rPr>
          <w:rFonts w:hint="cs"/>
          <w:rtl/>
        </w:rPr>
        <w:t xml:space="preserve"> מריו'נ</w:t>
      </w:r>
      <w:r>
        <w:rPr>
          <w:rtl/>
        </w:rPr>
        <w:t xml:space="preserve">: אלו תלמידי חכמים העוסקים בתורה בכל מקום, מעלה אני עליהן כאילו מקטירין ומגישין לשמי</w:t>
      </w:r>
      <w:ins w:id="95609" w:author="מנוע מכני" w:date="2026-10-11T12:04:40Z">
        <w:r>
          <w:rPr>
            <w:rtl/>
          </w:rPr>
          <w:t xml:space="preserve">,</w:t>
        </w:r>
      </w:ins>
      <w:del w:id="95610"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ab/>
      </w:r>
      <w:r>
        <w:rPr>
          <w:rFonts w:hint="cs"/>
          <w:rtl/>
        </w:rPr>
        <w:t>'</w:t>
      </w:r>
      <w:ins w:id="91147" w:author="Claude - סמנטי" w:date="2026-10-11T12:27:00Z">
        <w:r>
          <w:rPr>
            <w:rStyle w:val="afffff0"/>
            <w:rtl/>
          </w:rPr>
          <w:t xml:space="preserve">וּמִנְחָה טְהוֹרָה</w:t>
        </w:r>
      </w:ins>
      <w:del w:id="91148" w:author="Claude - סמנטי" w:date="2026-10-11T12:27:00Z">
        <w:r>
          <w:rPr>
            <w:rtl/>
          </w:rPr>
          <w:delText xml:space="preserve">ומנחה טהורה</w:delText>
        </w:r>
      </w:del>
      <w:r>
        <w:rPr>
          <w:rFonts w:hint="cs"/>
          <w:rtl/>
        </w:rPr>
        <w:t>'</w:t>
      </w:r>
      <w:r>
        <w:rPr>
          <w:rtl/>
        </w:rPr>
        <w:t xml:space="preserve"> - זה הלומד תורה בטהרה, נושא אשה ואחר כך לומד תורה.</w:t>
      </w:r>
    </w:p>
    <w:p>
      <w:pPr>
        <w:pStyle w:val="afffff8"/>
        <w:rPr>
          <w:ins w:id="90007" w:author="קלוד" w:date="2026-10-11T12:32:08Z"/>
        </w:rPr>
      </w:pPr>
      <w:ins w:id="90008" w:author="קלוד" w:date="2026-10-11T12:32:08Z">
        <w:r>
          <w:rPr>
            <w:color w:val="7B3F00"/>
          </w:rPr>
          <w:t xml:space="preserve">ת"ח העוסקים בתורה בלילה - כעוסקים בעבודה</w:t>
        </w:r>
      </w:ins>
    </w:p>
    <w:p w:rsidR="00DA63EC" w:rsidRDefault="00DA63EC" w:rsidP="00DA63EC">
      <w:pPr>
        <w:tabs>
          <w:tab w:val="center" w:pos="2835"/>
        </w:tabs>
        <w:rPr>
          <w:rtl/>
        </w:rPr>
      </w:pPr>
      <w:r>
        <w:rPr>
          <w:rtl/>
        </w:rPr>
        <w:t>• שיר המעלות הנה ברכו את ה</w:t>
      </w:r>
      <w:r w:rsidR="005608A0">
        <w:rPr>
          <w:rtl/>
        </w:rPr>
        <w:t>'</w:t>
      </w:r>
      <w:r>
        <w:rPr>
          <w:rStyle w:val="afffff0"/>
          <w:rtl/>
        </w:rPr>
        <w:t xml:space="preserve"> </w:t>
      </w:r>
      <w:r>
        <w:rPr>
          <w:rStyle w:val="afffff0"/>
          <w:rtl/>
          <w:rPrChange w:id="9105" w:author="מנוע פסוקים" w:date="2026-10-11T09:32:13Z">
            <w:rPr>
              <w:rStyle w:val="afffff0"/>
              <w:rtl/>
            </w:rPr>
          </w:rPrChange>
        </w:rPr>
        <w:t xml:space="preserve">כל עבדי ה</w:t>
      </w:r>
      <w:r>
        <w:rPr>
          <w:rStyle w:val="afffff0"/>
          <w:rtl/>
          <w:rPrChange w:id="9106" w:author="מנוע פסוקים" w:date="2026-10-11T09:32:13Z">
            <w:rPr>
              <w:rtl/>
            </w:rPr>
          </w:rPrChange>
        </w:rPr>
        <w:t xml:space="preserve">'</w:t>
      </w:r>
      <w:r>
        <w:rPr>
          <w:rStyle w:val="afffff0"/>
          <w:rtl/>
          <w:rPrChange w:id="9107" w:author="מנוע פסוקים" w:date="2026-10-11T09:32:13Z">
            <w:rPr>
              <w:rtl/>
            </w:rPr>
          </w:rPrChange>
        </w:rPr>
        <w:t xml:space="preserve"> העומדים בבית ה</w:t>
      </w:r>
      <w:r>
        <w:rPr>
          <w:rStyle w:val="afffff0"/>
          <w:rtl/>
          <w:rPrChange w:id="9108" w:author="מנוע פסוקים" w:date="2026-10-11T09:32:13Z">
            <w:rPr>
              <w:rtl/>
            </w:rPr>
          </w:rPrChange>
        </w:rPr>
        <w:t xml:space="preserve">'</w:t>
      </w:r>
      <w:r>
        <w:rPr>
          <w:rStyle w:val="afffff0"/>
          <w:rtl/>
          <w:rPrChange w:id="9109" w:author="מנוע פסוקים" w:date="2026-10-11T09:32:13Z">
            <w:rPr>
              <w:rtl/>
            </w:rPr>
          </w:rPrChange>
        </w:rPr>
        <w:t xml:space="preserve"> בלילות</w:t>
      </w:r>
      <w:r>
        <w:rPr>
          <w:rFonts w:hint="cs"/>
          <w:rtl/>
        </w:rPr>
        <w:t xml:space="preserve">' </w:t>
      </w:r>
    </w:p>
    <w:p>
      <w:pPr>
        <w:pStyle w:val="38"/>
        <w:rPr>
          <w:ins w:id="102385" w:author="מנוע מכני" w:date="2026-10-11T12:04:40Z"/>
        </w:rPr>
      </w:pPr>
      <w:r>
        <w:t>ארי</w:t>
      </w:r>
      <w:r>
        <w:t>"</w:t>
      </w:r>
      <w:r>
        <w:t>ו</w:t>
      </w:r>
      <w:r>
        <w:t xml:space="preserve">:</w:t>
      </w:r>
    </w:p>
    <w:p w:rsidR="00DA63EC" w:rsidRDefault="00DA63EC" w:rsidP="00DA63EC">
      <w:pPr>
        <w:tabs>
          <w:tab w:val="center" w:pos="2835"/>
        </w:tabs>
        <w:rPr>
          <w:rtl/>
        </w:rPr>
      </w:pPr>
      <w:del w:id="102386" w:author="מנוע מכני" w:date="2026-10-11T12:04:40Z">
        <w:r>
          <w:rPr>
            <w:rtl/>
          </w:rPr>
          <w:delText xml:space="preserve"> </w:delText>
        </w:r>
      </w:del>
      <w:r>
        <w:rPr>
          <w:rtl/>
        </w:rPr>
        <w:t xml:space="preserve">אלו </w:t>
      </w:r>
      <w:r>
        <w:rPr>
          <w:rtl/>
        </w:rPr>
        <w:t xml:space="preserve">ת"ח</w:t>
      </w:r>
      <w:r>
        <w:rPr>
          <w:rtl/>
        </w:rPr>
        <w:t xml:space="preserve"> העוסקים בתורה בלילה, מעלה עליהן הכתוב כאילו עסוקים בעבודה.</w:t>
      </w:r>
    </w:p>
    <w:p w:rsidR="00DA63EC" w:rsidRDefault="00DA63EC" w:rsidP="00DA63EC">
      <w:pPr>
        <w:tabs>
          <w:tab w:val="center" w:pos="2835"/>
        </w:tabs>
        <w:rPr>
          <w:rtl/>
        </w:rPr>
      </w:pPr>
      <w:r>
        <w:rPr>
          <w:rtl/>
        </w:rPr>
        <w:tab/>
      </w:r>
      <w:r>
        <w:rPr>
          <w:rFonts w:hint="cs"/>
          <w:rtl/>
        </w:rPr>
        <w:t>'</w:t>
      </w:r>
      <w:ins w:id="91149" w:author="Claude - סמנטי" w:date="2026-10-11T12:27:00Z">
        <w:r>
          <w:rPr>
            <w:rStyle w:val="afffff0"/>
            <w:rtl/>
          </w:rPr>
          <w:t xml:space="preserve">לְעוֹלָם זֹאת עַל יִשְׂרָאֵל</w:t>
        </w:r>
      </w:ins>
      <w:del w:id="91150" w:author="Claude - סמנטי" w:date="2026-10-11T12:27:00Z">
        <w:r>
          <w:rPr>
            <w:rtl/>
          </w:rPr>
          <w:delText xml:space="preserve">לעולם זאת על ישראל</w:delText>
        </w:r>
      </w:del>
      <w:r>
        <w:rPr>
          <w:rFonts w:hint="cs"/>
          <w:rtl/>
        </w:rPr>
        <w:t>'</w:t>
      </w:r>
      <w:r>
        <w:rPr>
          <w:rtl/>
        </w:rPr>
        <w:t xml:space="preserve"> </w:t>
      </w:r>
      <w:r>
        <w:rPr>
          <w:rStyle w:val="2fb"/>
          <w:rFonts w:hint="cs"/>
          <w:rtl/>
        </w:rPr>
        <w:t>אר</w:t>
      </w:r>
      <w:r>
        <w:rPr>
          <w:rStyle w:val="2fb"/>
          <w:rtl/>
        </w:rPr>
        <w:t>"</w:t>
      </w:r>
      <w:r>
        <w:rPr>
          <w:rStyle w:val="2fb"/>
          <w:rFonts w:hint="cs"/>
          <w:rtl/>
        </w:rPr>
        <w:t xml:space="preserve">ג</w:t>
      </w:r>
      <w:r>
        <w:rPr>
          <w:rFonts w:hint="cs"/>
          <w:rtl/>
        </w:rPr>
        <w:t xml:space="preserve"> </w:t>
      </w:r>
      <w:r>
        <w:rPr>
          <w:rStyle w:val="2fb"/>
          <w:rFonts w:hint="cs"/>
          <w:rtl/>
        </w:rPr>
        <w:t xml:space="preserve">מ</w:t>
      </w:r>
      <w:r>
        <w:rPr>
          <w:rStyle w:val="2fb"/>
          <w:rtl/>
        </w:rPr>
        <w:t xml:space="preserve">רב</w:t>
      </w:r>
      <w:r>
        <w:rPr>
          <w:rtl/>
        </w:rPr>
        <w:t xml:space="preserve">: זה מזבח בנוי ומיכאל שר הגדול עומד ומקריב עליו קרבן</w:t>
      </w:r>
      <w:r>
        <w:rPr>
          <w:rFonts w:hint="cs"/>
          <w:rtl/>
        </w:rPr>
        <w:t>'</w:t>
      </w:r>
      <w:ins w:id="95611" w:author="מנוע מכני" w:date="2026-10-11T12:04:40Z">
        <w:r>
          <w:rPr>
            <w:rtl/>
          </w:rPr>
          <w:t xml:space="preserve">,</w:t>
        </w:r>
      </w:ins>
      <w:del w:id="95612" w:author="מנוע מכני" w:date="2026-10-11T12:04:40Z">
        <w:r>
          <w:rPr>
            <w:rtl/>
          </w:rPr>
          <w:delText xml:space="preserve">;</w:delText>
        </w:r>
      </w:del>
      <w:r>
        <w:rPr>
          <w:rtl/>
        </w:rPr>
        <w:t xml:space="preserve"> </w:t>
      </w:r>
    </w:p>
    <w:p>
      <w:pPr>
        <w:pStyle w:val="38"/>
        <w:rPr>
          <w:ins w:id="102387" w:author="מנוע מכני" w:date="2026-10-11T12:04:40Z"/>
        </w:rPr>
      </w:pPr>
      <w:del w:id="90292" w:author="מנוע מכני" w:date="2026-10-11T12:04:40Z">
        <w:r w:rsidRPr="00336727">
          <w:delText xml:space="preserve">    </w:delText>
        </w:r>
      </w:del>
      <w:r w:rsidRPr="00336727">
        <w:t xml:space="preserve">ורי</w:t>
      </w:r>
      <w:r>
        <w:t>"</w:t>
      </w:r>
      <w:r w:rsidRPr="00336727">
        <w:t>ו</w:t>
      </w:r>
      <w:r w:rsidRPr="00336727">
        <w:t xml:space="preserve">:</w:t>
      </w:r>
    </w:p>
    <w:p w:rsidR="00DA63EC" w:rsidRDefault="00DA63EC" w:rsidP="00DA63EC">
      <w:pPr>
        <w:rPr>
          <w:rtl/>
        </w:rPr>
      </w:pPr>
      <w:del w:id="102388" w:author="מנוע מכני" w:date="2026-10-11T12:04:40Z">
        <w:r w:rsidRPr="00336727">
          <w:rPr>
            <w:rtl/>
          </w:rPr>
          <w:delText xml:space="preserve"> </w:delText>
        </w:r>
      </w:del>
      <w:r w:rsidRPr="00336727">
        <w:rPr>
          <w:rtl/>
        </w:rPr>
        <w:t xml:space="preserve">אלו תלמידי חכמים העסוקין בהלכות עבודה, מעלה עליהם הכתוב כאילו נבנה מקדש בימיהם.</w:t>
      </w:r>
    </w:p>
    <w:p>
      <w:pPr>
        <w:pStyle w:val="afffff8"/>
        <w:rPr>
          <w:ins w:id="90005" w:author="קלוד" w:date="2026-10-11T12:32:08Z"/>
        </w:rPr>
      </w:pPr>
      <w:ins w:id="90006" w:author="קלוד" w:date="2026-10-11T12:32:08Z">
        <w:r>
          <w:rPr>
            <w:color w:val="7B3F00"/>
          </w:rPr>
          <w:t xml:space="preserve">העוסק בתורה - כאילו הקריב עולה מנחה חטאת ואשם</w:t>
        </w:r>
      </w:ins>
    </w:p>
    <w:p w:rsidR="00DA63EC" w:rsidRDefault="00DA63EC" w:rsidP="00DA63EC">
      <w:pPr>
        <w:tabs>
          <w:tab w:val="center" w:pos="2835"/>
        </w:tabs>
        <w:rPr>
          <w:rtl/>
        </w:rPr>
      </w:pPr>
      <w:r>
        <w:rPr>
          <w:rtl/>
        </w:rPr>
        <w:t>•</w:t>
      </w:r>
      <w:r w:rsidRPr="00A71A5E">
        <w:rPr>
          <w:rStyle w:val="afffff0"/>
          <w:rtl/>
        </w:rPr>
        <w:t xml:space="preserve"> </w:t>
      </w:r>
      <w:r w:rsidRPr="00A71A5E">
        <w:rPr>
          <w:rStyle w:val="afffff0"/>
          <w:rFonts w:hint="cs"/>
          <w:rtl/>
        </w:rPr>
        <w:t>'</w:t>
      </w:r>
      <w:ins w:id="91151" w:author="Claude - סמנטי" w:date="2026-10-11T12:27:00Z">
        <w:r>
          <w:rPr>
            <w:rStyle w:val="afffff0"/>
            <w:rtl/>
          </w:rPr>
          <w:t xml:space="preserve">זֹאת הַתּוֹרָה לָעוֹלָה לַמִּנְחָה וְלַחַטָּאת וְלָאָשָׁם</w:t>
        </w:r>
      </w:ins>
      <w:del w:id="91152" w:author="Claude - סמנטי" w:date="2026-10-11T12:27:00Z">
        <w:r w:rsidRPr="00A71A5E">
          <w:rPr>
            <w:rStyle w:val="afffff0"/>
            <w:rtl/>
          </w:rPr>
          <w:delText xml:space="preserve">זאת התורה לעולה למנחה ולחטאת ולאשם</w:delText>
        </w:r>
      </w:del>
      <w:r w:rsidRPr="00A71A5E">
        <w:rPr>
          <w:rStyle w:val="afffff0"/>
          <w:rFonts w:hint="cs"/>
          <w:rtl/>
        </w:rPr>
        <w:t>'</w:t>
      </w:r>
      <w:r w:rsidRPr="00A71A5E">
        <w:rPr>
          <w:rStyle w:val="afffff0"/>
          <w:rtl/>
        </w:rPr>
        <w:t xml:space="preserve"> </w:t>
      </w:r>
      <w:r>
        <w:rPr>
          <w:rStyle w:val="2fb"/>
          <w:rFonts w:hint="cs"/>
          <w:rtl/>
        </w:rPr>
        <w:t>ר</w:t>
      </w:r>
      <w:r>
        <w:rPr>
          <w:rStyle w:val="2fb"/>
          <w:rtl/>
        </w:rPr>
        <w:t>"</w:t>
      </w:r>
      <w:r>
        <w:rPr>
          <w:rStyle w:val="2fb"/>
          <w:rFonts w:hint="cs"/>
          <w:rtl/>
        </w:rPr>
        <w:t xml:space="preserve">ל</w:t>
      </w:r>
      <w:r>
        <w:rPr>
          <w:rFonts w:hint="cs"/>
          <w:rtl/>
        </w:rPr>
        <w:t xml:space="preserve">: </w:t>
      </w:r>
      <w:r>
        <w:rPr>
          <w:rtl/>
        </w:rPr>
        <w:t>כל העוסק בתורה, כאילו הקריב עולה מנחה חטאת ואשם.</w:t>
      </w:r>
    </w:p>
    <w:p>
      <w:pPr>
        <w:pStyle w:val="38"/>
        <w:rPr>
          <w:ins w:id="102389" w:author="מנוע מכני" w:date="2026-10-11T12:04:40Z"/>
        </w:rPr>
      </w:pPr>
      <w:r w:rsidRPr="00EC2024">
        <w:tab/>
      </w:r>
      <w:r w:rsidRPr="00EC2024">
        <w:t>רבא</w:t>
      </w:r>
    </w:p>
    <w:p w:rsidR="00DA63EC" w:rsidRPr="00EC2024" w:rsidRDefault="00DA63EC" w:rsidP="00DA63EC">
      <w:pPr>
        <w:tabs>
          <w:tab w:val="center" w:pos="2835"/>
        </w:tabs>
        <w:ind w:left="850"/>
        <w:rPr>
          <w:spacing w:val="-6"/>
          <w:rtl/>
        </w:rPr>
      </w:pPr>
      <w:ins w:id="90067" w:author="מנוע מכני" w:date="2026-10-11T12:04:40Z">
        <w:r>
          <w:rPr>
            <w:spacing w:val="-6"/>
            <w:rtl/>
          </w:rPr>
          <w:t xml:space="preserve">:</w:t>
        </w:r>
        <w:r>
          <w:rPr>
            <w:spacing w:val="-6"/>
            <w:rtl/>
          </w:rPr>
          <w:t xml:space="preserve"> ד</w:t>
        </w:r>
      </w:ins>
      <w:del w:id="90068" w:author="מנוע מכני" w:date="2026-10-11T12:04:40Z">
        <w:r w:rsidRPr="00EC2024">
          <w:rPr>
            <w:spacing w:val="-6"/>
            <w:rtl/>
          </w:rPr>
          <w:delText xml:space="preserve">:</w:delText>
        </w:r>
        <w:r w:rsidRPr="00EC2024">
          <w:rPr>
            <w:rFonts w:hint="cs"/>
            <w:spacing w:val="-6"/>
            <w:rtl/>
          </w:rPr>
          <w:delText xml:space="preserve">ד</w:delText>
        </w:r>
      </w:del>
      <w:r w:rsidRPr="00EC2024">
        <w:rPr>
          <w:spacing w:val="-6"/>
          <w:rtl/>
        </w:rPr>
        <w:t xml:space="preserve">כל העוסק בתורה, </w:t>
      </w:r>
      <w:r w:rsidRPr="00EC2024">
        <w:rPr>
          <w:rFonts w:hint="cs"/>
          <w:spacing w:val="-6"/>
          <w:rtl/>
        </w:rPr>
        <w:t>א</w:t>
      </w:r>
      <w:r w:rsidRPr="00EC2024">
        <w:rPr>
          <w:spacing w:val="-6"/>
          <w:rtl/>
        </w:rPr>
        <w:t>"</w:t>
      </w:r>
      <w:r w:rsidRPr="00EC2024">
        <w:rPr>
          <w:rFonts w:hint="cs"/>
          <w:spacing w:val="-6"/>
          <w:rtl/>
        </w:rPr>
        <w:t>צ</w:t>
      </w:r>
      <w:r w:rsidRPr="00EC2024">
        <w:rPr>
          <w:spacing w:val="-6"/>
          <w:rtl/>
        </w:rPr>
        <w:t xml:space="preserve"> </w:t>
      </w:r>
      <w:r w:rsidRPr="00EC2024">
        <w:rPr>
          <w:spacing w:val="-6"/>
          <w:rtl/>
        </w:rPr>
        <w:t xml:space="preserve">לא</w:t>
      </w:r>
      <w:r w:rsidRPr="00EC2024">
        <w:rPr>
          <w:spacing w:val="-6"/>
          <w:rtl/>
        </w:rPr>
        <w:t xml:space="preserve"> עולה ולא מנחה ולא אשם.</w:t>
      </w:r>
      <w:r w:rsidRPr="00EC2024">
        <w:rPr>
          <w:rFonts w:hint="cs"/>
          <w:spacing w:val="-6"/>
          <w:rtl/>
        </w:rPr>
        <w:t xml:space="preserve">[</w:t>
      </w:r>
      <w:ins w:id="96503" w:author="מנוע מכני" w:date="2026-10-11T12:04:40Z">
        <w:r>
          <w:rPr>
            <w:rFonts w:hint="cs"/>
            <w:spacing w:val="-6"/>
            <w:rtl/>
          </w:rPr>
          <w:t xml:space="preserve">דאם </w:t>
        </w:r>
      </w:ins>
      <w:del w:id="96504" w:author="מנוע מכני" w:date="2026-10-11T12:04:40Z">
        <w:r w:rsidRPr="00EC2024">
          <w:rPr>
            <w:rFonts w:hint="cs"/>
            <w:spacing w:val="-6"/>
            <w:rtl/>
          </w:rPr>
          <w:delText xml:space="preserve">דאי </w:delText>
        </w:r>
      </w:del>
      <w:r w:rsidRPr="00EC2024">
        <w:rPr>
          <w:rStyle w:val="2fb"/>
          <w:rFonts w:hint="cs"/>
          <w:spacing w:val="-6"/>
          <w:rtl/>
        </w:rPr>
        <w:t xml:space="preserve">כר</w:t>
      </w:r>
      <w:r w:rsidRPr="00EC2024">
        <w:rPr>
          <w:rStyle w:val="2fb"/>
          <w:spacing w:val="-6"/>
          <w:rtl/>
        </w:rPr>
        <w:t>"</w:t>
      </w:r>
      <w:r w:rsidRPr="00EC2024">
        <w:rPr>
          <w:rStyle w:val="2fb"/>
          <w:rFonts w:hint="cs"/>
          <w:spacing w:val="-6"/>
          <w:rtl/>
        </w:rPr>
        <w:t xml:space="preserve">ל</w:t>
      </w:r>
      <w:r w:rsidRPr="00EC2024">
        <w:rPr>
          <w:rFonts w:hint="cs"/>
          <w:spacing w:val="-6"/>
          <w:rtl/>
        </w:rPr>
        <w:t xml:space="preserve"> </w:t>
      </w:r>
      <w:ins w:id="93993" w:author="מנוע מכני" w:date="2026-10-11T12:04:40Z">
        <w:r>
          <w:rPr>
            <w:rFonts w:hint="cs"/>
            <w:spacing w:val="-6"/>
            <w:rtl/>
          </w:rPr>
          <w:t xml:space="preserve">מה</w:t>
        </w:r>
      </w:ins>
      <w:del w:id="93994" w:author="מנוע מכני" w:date="2026-10-11T12:04:40Z">
        <w:r w:rsidRPr="00EC2024">
          <w:rPr>
            <w:rFonts w:hint="cs"/>
            <w:spacing w:val="-6"/>
            <w:rtl/>
          </w:rPr>
          <w:delText xml:space="preserve">מאי</w:delText>
        </w:r>
      </w:del>
      <w:r w:rsidRPr="00EC2024">
        <w:rPr>
          <w:rFonts w:hint="cs"/>
          <w:spacing w:val="-6"/>
          <w:rtl/>
        </w:rPr>
        <w:t xml:space="preserve"> '</w:t>
      </w:r>
      <w:r w:rsidRPr="00EC2024">
        <w:rPr>
          <w:rFonts w:hint="cs"/>
          <w:b/>
          <w:bCs/>
          <w:spacing w:val="-6"/>
          <w:rtl/>
        </w:rPr>
        <w:t>ו</w:t>
      </w:r>
      <w:r w:rsidRPr="00EC2024">
        <w:rPr>
          <w:rFonts w:hint="cs"/>
          <w:spacing w:val="-6"/>
          <w:rtl/>
        </w:rPr>
        <w:t>למנחה']</w:t>
      </w:r>
    </w:p>
    <w:p w:rsidR="00DA63EC" w:rsidRDefault="00DA63EC" w:rsidP="00DA63EC">
      <w:pPr>
        <w:tabs>
          <w:tab w:val="center" w:pos="2835"/>
        </w:tabs>
        <w:rPr>
          <w:rtl/>
        </w:rPr>
      </w:pPr>
      <w:r>
        <w:rPr>
          <w:rtl/>
        </w:rPr>
        <w:t>•</w:t>
      </w:r>
      <w:r w:rsidRPr="00A71A5E">
        <w:rPr>
          <w:rStyle w:val="afffff0"/>
          <w:rtl/>
        </w:rPr>
        <w:t xml:space="preserve"> </w:t>
      </w:r>
      <w:r w:rsidRPr="00A71A5E">
        <w:rPr>
          <w:rStyle w:val="afffff0"/>
          <w:rFonts w:hint="cs"/>
          <w:rtl/>
        </w:rPr>
        <w:t>'</w:t>
      </w:r>
      <w:ins w:id="91153" w:author="Claude - סמנטי" w:date="2026-10-11T12:27:00Z">
        <w:r>
          <w:rPr>
            <w:rStyle w:val="afffff0"/>
            <w:rtl/>
          </w:rPr>
          <w:t xml:space="preserve">זֹאת תּוֹרַת הַחַטָּאת וְזֹאת תּוֹרַת הָאָשָׁם</w:t>
        </w:r>
      </w:ins>
      <w:del w:id="91154" w:author="Claude - סמנטי" w:date="2026-10-11T12:27:00Z">
        <w:r w:rsidRPr="00A71A5E">
          <w:rPr>
            <w:rStyle w:val="afffff0"/>
            <w:rtl/>
          </w:rPr>
          <w:delText xml:space="preserve">זאת תורת החטאת וזאת תורת האשם</w:delText>
        </w:r>
      </w:del>
      <w:r w:rsidRPr="00A71A5E">
        <w:rPr>
          <w:rStyle w:val="afffff0"/>
          <w:rFonts w:hint="cs"/>
          <w:rtl/>
        </w:rPr>
        <w:t>'</w:t>
      </w:r>
      <w:r w:rsidRPr="00A71A5E">
        <w:rPr>
          <w:rStyle w:val="afffff0"/>
          <w:rtl/>
        </w:rPr>
        <w:t xml:space="preserve"> </w:t>
      </w:r>
      <w:r>
        <w:rPr>
          <w:rStyle w:val="2fb"/>
          <w:rFonts w:hint="cs"/>
          <w:rtl/>
        </w:rPr>
        <w:t>ארי</w:t>
      </w:r>
      <w:r>
        <w:rPr>
          <w:rStyle w:val="2fb"/>
          <w:rtl/>
        </w:rPr>
        <w:t>"</w:t>
      </w:r>
      <w:r>
        <w:rPr>
          <w:rStyle w:val="2fb"/>
          <w:rFonts w:hint="cs"/>
          <w:rtl/>
        </w:rPr>
        <w:t xml:space="preserve">צ</w:t>
      </w:r>
      <w:r>
        <w:rPr>
          <w:rFonts w:hint="cs"/>
          <w:rtl/>
        </w:rPr>
        <w:t xml:space="preserve">: </w:t>
      </w:r>
      <w:r>
        <w:rPr>
          <w:rtl/>
        </w:rPr>
        <w:t>כל העוסק בתורת חטאת כאילו הקריב חטאת, וכל העוסק בתורת אשם כאילו הקריב אשם.</w:t>
      </w:r>
    </w:p>
    <w:p w:rsidR="00DA63EC" w:rsidRDefault="00DA63EC" w:rsidP="00DA63EC">
      <w:pPr>
        <w:pStyle w:val="affffd"/>
        <w:rPr>
          <w:rtl/>
        </w:rPr>
      </w:pPr>
      <w:r>
        <w:rPr>
          <w:rtl/>
        </w:rPr>
        <w:t>׹</w:t>
      </w:r>
    </w:p>
    <w:p>
      <w:pPr>
        <w:pStyle w:val="MishnaBatzad"/>
        <w:rPr>
          <w:ins w:id="20520" w:author="קלוד" w:date="2026-10-11T09:07:26Z"/>
        </w:rPr>
      </w:pPr>
      <w:ins w:id="20519" w:author="קלוד" w:date="2026-10-11T09:07:26Z">
        <w:r>
          <w:t xml:space="preserve">משנה יא</w:t>
        </w:r>
      </w:ins>
    </w:p>
    <w:p w:rsidR="00DA63EC" w:rsidRPr="000A334C" w:rsidRDefault="00DA63EC" w:rsidP="003B6D22">
      <w:pPr>
        <w:pStyle w:val="afff9"/>
        <w:rPr>
          <w:del w:id="20316" w:author="קלוד" w:date="2026-10-11T09:07:26Z"/>
          <w:rtl/>
        </w:rPr>
      </w:pPr>
      <w:del w:id="20315" w:author="קלוד" w:date="2026-10-11T09:07:26Z">
        <w:r w:rsidRPr="000A334C">
          <w:rPr>
            <w:rtl/>
          </w:rPr>
          <w:delText xml:space="preserve">מתני'.</w:delText>
        </w:r>
      </w:del>
    </w:p>
    <w:p w:rsidR="00DA63EC" w:rsidRPr="00EC2024" w:rsidRDefault="00DA63EC" w:rsidP="003B6D22">
      <w:pPr>
        <w:pStyle w:val="afff9"/>
        <w:spacing w:before="120"/>
        <w:rPr>
          <w:spacing w:val="-2"/>
          <w:rtl/>
        </w:rPr>
        <w:pPrChange w:id="90098" w:author="קלוד" w:date="2026-10-11T12:09:42Z">
          <w:pPr>
            <w:pStyle w:val="afff9"/>
          </w:pPr>
        </w:pPrChange>
      </w:pPr>
      <w:r w:rsidRPr="00EC2024">
        <w:rPr>
          <w:spacing w:val="-2"/>
          <w:rtl/>
        </w:rPr>
        <w:t xml:space="preserve">נאמר בעולת בהמה אשה ריח ניחוח, ובעולת עוף אשה ריח ניחוח, ובמנחה אשה ריח ניחוח, </w:t>
      </w:r>
    </w:p>
    <w:p w:rsidR="00DA63EC" w:rsidRPr="000A334C" w:rsidRDefault="00DA63EC" w:rsidP="003B6D22">
      <w:pPr>
        <w:pStyle w:val="afff9"/>
        <w:rPr>
          <w:rtl/>
        </w:rPr>
      </w:pPr>
      <w:r w:rsidRPr="000A334C">
        <w:rPr>
          <w:rtl/>
        </w:rPr>
        <w:t>לומר לך: אחד המרבה ואחד הממעיט ובלבד שיכוין לבו לשמים.</w:t>
      </w:r>
    </w:p>
    <w:p w:rsidR="00DA63EC" w:rsidRDefault="00DA63EC" w:rsidP="00DA63EC">
      <w:pPr>
        <w:pStyle w:val="affffd"/>
        <w:rPr>
          <w:rtl/>
        </w:rPr>
      </w:pPr>
      <w:r>
        <w:rPr>
          <w:rtl/>
        </w:rPr>
        <w:t>׹</w:t>
      </w:r>
    </w:p>
    <w:p>
      <w:pPr>
        <w:pStyle w:val="afffff8"/>
        <w:rPr>
          <w:ins w:id="90003" w:author="קלוד" w:date="2026-10-11T12:32:08Z"/>
        </w:rPr>
      </w:pPr>
      <w:ins w:id="90004" w:author="קלוד" w:date="2026-10-11T12:32:08Z">
        <w:r>
          <w:rPr>
            <w:color w:val="7B3F00"/>
          </w:rPr>
          <w:t xml:space="preserve">אחד המרבה ואחד הממעיט - 'מתוקה שנת העובד'</w:t>
        </w:r>
      </w:ins>
    </w:p>
    <w:p>
      <w:pPr>
        <w:pStyle w:val="38"/>
        <w:rPr>
          <w:ins w:id="102390" w:author="מנוע מכני" w:date="2026-10-11T12:04:40Z"/>
        </w:rPr>
      </w:pPr>
      <w:r>
        <w:t>אר</w:t>
      </w:r>
      <w:r>
        <w:t>"</w:t>
      </w:r>
      <w:r>
        <w:t>ז:</w:t>
      </w:r>
    </w:p>
    <w:p w:rsidR="00DA63EC" w:rsidRDefault="00DA63EC" w:rsidP="00DA63EC">
      <w:pPr>
        <w:tabs>
          <w:tab w:val="center" w:pos="2835"/>
        </w:tabs>
        <w:rPr>
          <w:rtl/>
        </w:rPr>
      </w:pPr>
      <w:del w:id="102391" w:author="מנוע מכני" w:date="2026-10-11T12:04:40Z">
        <w:r w:rsidRPr="00A71A5E">
          <w:rPr>
            <w:rStyle w:val="afffff0"/>
            <w:rFonts w:hint="cs"/>
            <w:rtl/>
          </w:rPr>
          <w:delText xml:space="preserve"> </w:delText>
        </w:r>
      </w:del>
      <w:r w:rsidRPr="00A71A5E">
        <w:rPr>
          <w:rStyle w:val="afffff0"/>
          <w:rFonts w:hint="cs"/>
          <w:rtl/>
        </w:rPr>
        <w:t xml:space="preserve">'</w:t>
      </w:r>
      <w:ins w:id="91155" w:author="Claude - סמנטי" w:date="2026-10-11T12:27:00Z">
        <w:r>
          <w:rPr>
            <w:rStyle w:val="afffff0"/>
            <w:rtl/>
          </w:rPr>
          <w:t xml:space="preserve">מְתוּקָה שְׁנַת הָעוֹבֵד אִם מְעַט וְאִם הַרְבֵּה יֹאכֵל</w:t>
        </w:r>
      </w:ins>
      <w:del w:id="91156" w:author="Claude - סמנטי" w:date="2026-10-11T12:27:00Z">
        <w:r w:rsidRPr="00A71A5E">
          <w:rPr>
            <w:rStyle w:val="afffff0"/>
            <w:rtl/>
          </w:rPr>
          <w:delText xml:space="preserve">מתוקה שנת העובד אם מעט ואם הרבה יאכל</w:delText>
        </w:r>
      </w:del>
      <w:r w:rsidRPr="00A71A5E">
        <w:rPr>
          <w:rStyle w:val="afffff0"/>
          <w:rFonts w:hint="cs"/>
          <w:rtl/>
        </w:rPr>
        <w:t>'</w:t>
      </w:r>
      <w:r w:rsidRPr="00A71A5E">
        <w:rPr>
          <w:rStyle w:val="afffff0"/>
          <w:rtl/>
        </w:rPr>
        <w:t>.</w:t>
      </w:r>
    </w:p>
    <w:p w:rsidR="00DA63EC" w:rsidRDefault="00DA63EC" w:rsidP="00DA63EC">
      <w:pPr>
        <w:tabs>
          <w:tab w:val="center" w:pos="2835"/>
        </w:tabs>
        <w:rPr>
          <w:rtl/>
        </w:rPr>
      </w:pPr>
      <w:r>
        <w:rPr>
          <w:rStyle w:val="2fb"/>
          <w:rFonts w:hint="cs"/>
          <w:rtl/>
        </w:rPr>
        <w:t>ראב</w:t>
      </w:r>
      <w:r>
        <w:rPr>
          <w:rStyle w:val="2fb"/>
          <w:rtl/>
        </w:rPr>
        <w:t>"</w:t>
      </w:r>
      <w:r>
        <w:rPr>
          <w:rStyle w:val="2fb"/>
          <w:rFonts w:hint="cs"/>
          <w:rtl/>
        </w:rPr>
        <w:t>א</w:t>
      </w:r>
      <w:r>
        <w:rPr>
          <w:rtl/>
        </w:rPr>
        <w:t xml:space="preserve"> </w:t>
      </w:r>
      <w:r w:rsidRPr="003017EE">
        <w:rPr>
          <w:rStyle w:val="afffff0"/>
          <w:rtl/>
        </w:rPr>
        <w:t>מ</w:t>
      </w:r>
      <w:r w:rsidRPr="003017EE">
        <w:rPr>
          <w:rStyle w:val="afffff0"/>
          <w:rFonts w:hint="cs"/>
          <w:rtl/>
        </w:rPr>
        <w:t>'</w:t>
      </w:r>
      <w:r w:rsidRPr="003017EE">
        <w:rPr>
          <w:rStyle w:val="afffff0"/>
          <w:rtl/>
        </w:rPr>
        <w:t>ברבות הטובה רבו אוכליה ומה כשרון לבעליו</w:t>
      </w:r>
      <w:r w:rsidRPr="003017EE">
        <w:rPr>
          <w:rStyle w:val="afffff0"/>
          <w:rFonts w:hint="cs"/>
          <w:rtl/>
        </w:rPr>
        <w:t>'</w:t>
      </w:r>
      <w:r w:rsidRPr="003017EE">
        <w:rPr>
          <w:rStyle w:val="afffff0"/>
          <w:rtl/>
        </w:rPr>
        <w:t>.</w:t>
      </w:r>
    </w:p>
    <w:p>
      <w:pPr>
        <w:pStyle w:val="38"/>
        <w:rPr>
          <w:ins w:id="102393" w:author="מנוע מכני" w:date="2026-10-11T12:04:40Z"/>
        </w:rPr>
      </w:pPr>
      <w:del w:id="102392" w:author="מנוע מכני" w:date="2026-10-11T12:04:40Z">
        <w:r>
          <w:delText xml:space="preserve">•</w:delText>
        </w:r>
      </w:del>
      <w:r>
        <w:t xml:space="preserve"> </w:t>
      </w:r>
      <w:r>
        <w:t xml:space="preserve">תניא</w:t>
      </w:r>
      <w:r>
        <w:t xml:space="preserve">, </w:t>
      </w:r>
      <w:r>
        <w:t>ארשב</w:t>
      </w:r>
      <w:r>
        <w:t>"</w:t>
      </w:r>
      <w:r>
        <w:t>ע</w:t>
      </w:r>
      <w:r>
        <w:t xml:space="preserve">:</w:t>
      </w:r>
    </w:p>
    <w:p w:rsidR="00DA63EC" w:rsidRDefault="00DA63EC" w:rsidP="00DA63EC">
      <w:pPr>
        <w:tabs>
          <w:tab w:val="center" w:pos="2835"/>
        </w:tabs>
        <w:rPr>
          <w:rtl/>
        </w:rPr>
      </w:pPr>
      <w:del w:id="102394" w:author="מנוע מכני" w:date="2026-10-11T12:04:40Z">
        <w:r>
          <w:rPr>
            <w:rtl/>
          </w:rPr>
          <w:delText xml:space="preserve"> </w:delText>
        </w:r>
      </w:del>
      <w:r>
        <w:rPr>
          <w:rtl/>
        </w:rPr>
        <w:t xml:space="preserve">בוא וראה מה כתיב בפרשת קרבנות, שלא נאמר בהן </w:t>
      </w:r>
      <w:r>
        <w:rPr>
          <w:rtl/>
        </w:rPr>
        <w:t xml:space="preserve">לא</w:t>
      </w:r>
      <w:r>
        <w:rPr>
          <w:rtl/>
        </w:rPr>
        <w:t xml:space="preserve"> אל ולא אלהים אלא ה', שלא ליתן פתחון פה לבעל דין לחלוק</w:t>
      </w:r>
      <w:ins w:id="95613" w:author="מנוע מכני" w:date="2026-10-11T12:04:40Z">
        <w:r>
          <w:rPr>
            <w:rtl/>
          </w:rPr>
          <w:t xml:space="preserve">,</w:t>
        </w:r>
      </w:ins>
      <w:del w:id="95614" w:author="מנוע מכני" w:date="2026-10-11T12:04:40Z">
        <w:r>
          <w:rPr>
            <w:rtl/>
          </w:rPr>
          <w:delText xml:space="preserve">;</w:delText>
        </w:r>
      </w:del>
      <w:r>
        <w:rPr>
          <w:rtl/>
        </w:rPr>
        <w:t xml:space="preserve"> </w:t>
      </w:r>
    </w:p>
    <w:p w:rsidR="00DA63EC" w:rsidRDefault="00DA63EC" w:rsidP="00DA63EC">
      <w:pPr>
        <w:tabs>
          <w:tab w:val="center" w:pos="2835"/>
        </w:tabs>
        <w:rPr>
          <w:rtl/>
        </w:rPr>
      </w:pPr>
      <w:r>
        <w:rPr>
          <w:rtl/>
        </w:rPr>
        <w:t xml:space="preserve">ונאמר </w:t>
      </w:r>
      <w:r w:rsidRPr="000A0D44">
        <w:rPr>
          <w:b/>
          <w:bCs/>
          <w:rtl/>
        </w:rPr>
        <w:t>בשור</w:t>
      </w:r>
      <w:r>
        <w:rPr>
          <w:rtl/>
        </w:rPr>
        <w:t xml:space="preserve"> </w:t>
      </w:r>
      <w:r w:rsidRPr="000A0D44">
        <w:rPr>
          <w:b/>
          <w:bCs/>
          <w:rtl/>
        </w:rPr>
        <w:t>הגס</w:t>
      </w:r>
      <w:r>
        <w:rPr>
          <w:rtl/>
        </w:rPr>
        <w:t xml:space="preserve"> </w:t>
      </w:r>
      <w:r w:rsidRPr="000A0D44">
        <w:rPr>
          <w:b/>
          <w:bCs/>
          <w:rtl/>
        </w:rPr>
        <w:t>ובעוף הדק</w:t>
      </w:r>
      <w:r>
        <w:rPr>
          <w:rtl/>
        </w:rPr>
        <w:t xml:space="preserve"> </w:t>
      </w:r>
      <w:r w:rsidRPr="000A0D44">
        <w:rPr>
          <w:b/>
          <w:bCs/>
          <w:rtl/>
        </w:rPr>
        <w:t>ובמנחה</w:t>
      </w:r>
      <w:r>
        <w:rPr>
          <w:rtl/>
        </w:rPr>
        <w:t xml:space="preserve"> </w:t>
      </w:r>
      <w:r>
        <w:rPr>
          <w:rFonts w:hint="cs"/>
          <w:rtl/>
        </w:rPr>
        <w:t xml:space="preserve">- </w:t>
      </w:r>
      <w:r>
        <w:rPr>
          <w:rtl/>
        </w:rPr>
        <w:t xml:space="preserve">אשה ריח ניחוח, לומר לך: אחד המרבה ואחד הממעיט ובלבד שיכוין את לבו לשמים</w:t>
      </w:r>
      <w:ins w:id="95615" w:author="מנוע מכני" w:date="2026-10-11T12:04:40Z">
        <w:r>
          <w:rPr>
            <w:rtl/>
          </w:rPr>
          <w:t xml:space="preserve">,</w:t>
        </w:r>
      </w:ins>
      <w:del w:id="95616" w:author="מנוע מכני" w:date="2026-10-11T12:04:40Z">
        <w:r>
          <w:rPr>
            <w:rtl/>
          </w:rPr>
          <w:delText xml:space="preserve">;</w:delText>
        </w:r>
      </w:del>
      <w:r>
        <w:rPr>
          <w:rtl/>
        </w:rPr>
        <w:t xml:space="preserve"> </w:t>
      </w:r>
    </w:p>
    <w:p>
      <w:pPr>
        <w:pStyle w:val="38"/>
        <w:rPr>
          <w:ins w:id="102395" w:author="מנוע מכני" w:date="2026-10-11T12:04:40Z"/>
        </w:rPr>
      </w:pPr>
      <w:r>
        <w:t xml:space="preserve">ושמא תאמר:</w:t>
      </w:r>
    </w:p>
    <w:p w:rsidR="00DA63EC" w:rsidRDefault="00DA63EC" w:rsidP="00DA63EC">
      <w:pPr>
        <w:tabs>
          <w:tab w:val="center" w:pos="2835"/>
        </w:tabs>
        <w:rPr>
          <w:rtl/>
        </w:rPr>
      </w:pPr>
      <w:del w:id="102396" w:author="מנוע מכני" w:date="2026-10-11T12:04:40Z">
        <w:r>
          <w:rPr>
            <w:rtl/>
          </w:rPr>
          <w:delText xml:space="preserve"> </w:delText>
        </w:r>
      </w:del>
      <w:r>
        <w:rPr>
          <w:rtl/>
        </w:rPr>
        <w:t xml:space="preserve">לאכילה הוא צריך, </w:t>
      </w:r>
      <w:r>
        <w:rPr>
          <w:rtl/>
        </w:rPr>
        <w:t xml:space="preserve">ת"ל</w:t>
      </w:r>
      <w:r>
        <w:rPr>
          <w:rtl/>
        </w:rPr>
        <w:t xml:space="preserve">:</w:t>
      </w:r>
      <w:r w:rsidRPr="00A71A5E">
        <w:rPr>
          <w:rStyle w:val="afffff0"/>
          <w:rtl/>
        </w:rPr>
        <w:t xml:space="preserve"> </w:t>
      </w:r>
      <w:r w:rsidRPr="00A71A5E">
        <w:rPr>
          <w:rStyle w:val="afffff0"/>
          <w:rFonts w:hint="cs"/>
          <w:rtl/>
        </w:rPr>
        <w:t>'</w:t>
      </w:r>
      <w:ins w:id="91157" w:author="Claude - סמנטי" w:date="2026-10-11T12:27:00Z">
        <w:r>
          <w:rPr>
            <w:rStyle w:val="afffff0"/>
            <w:rtl/>
          </w:rPr>
          <w:t xml:space="preserve">אִם אֶרְעַב לֹא אוֹמַר לְךָ כִּי לִי תֵבֵל וּמְלוֹאָהּ</w:t>
        </w:r>
      </w:ins>
      <w:del w:id="91158" w:author="Claude - סמנטי" w:date="2026-10-11T12:27:00Z">
        <w:r w:rsidRPr="00A71A5E">
          <w:rPr>
            <w:rStyle w:val="afffff0"/>
            <w:rtl/>
          </w:rPr>
          <w:delText xml:space="preserve">אם ארעב </w:delText>
        </w:r>
        <w:r w:rsidRPr="00A71A5E">
          <w:rPr>
            <w:rStyle w:val="afffff0"/>
            <w:rtl/>
          </w:rPr>
          <w:delText xml:space="preserve">לא</w:delText>
        </w:r>
        <w:r w:rsidRPr="00A71A5E">
          <w:rPr>
            <w:rStyle w:val="afffff0"/>
            <w:rtl/>
          </w:rPr>
          <w:delText xml:space="preserve"> אומר לך כי לי תבל ומלואה</w:delText>
        </w:r>
      </w:del>
      <w:r w:rsidRPr="00A71A5E">
        <w:rPr>
          <w:rStyle w:val="afffff0"/>
          <w:rFonts w:hint="cs"/>
          <w:rtl/>
        </w:rPr>
        <w:t>'</w:t>
      </w:r>
      <w:r w:rsidRPr="00A71A5E">
        <w:rPr>
          <w:rStyle w:val="afffff0"/>
          <w:rtl/>
        </w:rPr>
        <w:t>,</w:t>
      </w:r>
      <w:r>
        <w:rPr>
          <w:rtl/>
        </w:rPr>
        <w:t xml:space="preserve"> </w:t>
      </w:r>
    </w:p>
    <w:p w:rsidR="00DA63EC" w:rsidRDefault="00DA63EC" w:rsidP="00DA63EC">
      <w:pPr>
        <w:tabs>
          <w:tab w:val="center" w:pos="2835"/>
        </w:tabs>
        <w:rPr>
          <w:rtl/>
        </w:rPr>
      </w:pPr>
      <w:r>
        <w:rPr>
          <w:rtl/>
        </w:rPr>
        <w:t>ונאמר:</w:t>
      </w:r>
      <w:r w:rsidRPr="00A71A5E">
        <w:rPr>
          <w:rStyle w:val="afffff0"/>
          <w:rtl/>
        </w:rPr>
        <w:t xml:space="preserve"> </w:t>
      </w:r>
      <w:r w:rsidRPr="00A71A5E">
        <w:rPr>
          <w:rStyle w:val="afffff0"/>
          <w:rFonts w:hint="cs"/>
          <w:rtl/>
        </w:rPr>
        <w:t>'</w:t>
      </w:r>
      <w:ins w:id="91161" w:author="Claude - סמנטי" w:date="2026-10-11T12:27:00Z">
        <w:r>
          <w:rPr>
            <w:rStyle w:val="afffff0"/>
            <w:rtl/>
          </w:rPr>
          <w:t xml:space="preserve">כִּי לִי כָל חַיְתוֹ יָעַר בְּהֵמוֹת בְּהַרְרֵי אָלֶף יָדַעְתִּי כָּל עוֹף הָרִים וְזִיז שָׂדַי עִמָּדִי הָאוֹכֵל בְּשַׂר אַבִּירִים וְדַם עַתּוּדִים אֶשְׁתֶּה</w:t>
        </w:r>
      </w:ins>
      <w:del w:id="91162" w:author="Claude - סמנטי" w:date="2026-10-11T12:27:00Z">
        <w:r w:rsidRPr="00A71A5E">
          <w:rPr>
            <w:rStyle w:val="afffff0"/>
            <w:rtl/>
          </w:rPr>
          <w:delText xml:space="preserve">כי לי כל חיתו יער בהמות בהררי אלף ידעתי כל עוף הרים וזיז שדי עמדי האוכל בשר אבירים</w:delText>
        </w:r>
        <w:r w:rsidRPr="00A71A5E">
          <w:rPr>
            <w:rStyle w:val="afffff0"/>
            <w:rFonts w:hint="cs"/>
            <w:rtl/>
          </w:rPr>
          <w:delText xml:space="preserve"> </w:delText>
        </w:r>
        <w:r w:rsidRPr="00A71A5E">
          <w:rPr>
            <w:rStyle w:val="afffff0"/>
            <w:rtl/>
          </w:rPr>
          <w:delText xml:space="preserve">ודם עתודים אשתה</w:delText>
        </w:r>
      </w:del>
      <w:r w:rsidRPr="00A71A5E">
        <w:rPr>
          <w:rStyle w:val="afffff0"/>
          <w:rFonts w:hint="cs"/>
          <w:rtl/>
        </w:rPr>
        <w:t>'</w:t>
      </w:r>
      <w:r w:rsidRPr="00A71A5E">
        <w:rPr>
          <w:rStyle w:val="afffff0"/>
          <w:rtl/>
        </w:rPr>
        <w:t>,</w:t>
      </w:r>
      <w:r>
        <w:rPr>
          <w:rtl/>
        </w:rPr>
        <w:t xml:space="preserve"> </w:t>
      </w:r>
      <w:r>
        <w:rPr>
          <w:rtl/>
        </w:rPr>
        <w:t xml:space="preserve">לא</w:t>
      </w:r>
      <w:r>
        <w:rPr>
          <w:rtl/>
        </w:rPr>
        <w:t xml:space="preserve"> אמרתי אליכם: זבחו כדי שתאמר אעשה רצונו ויעשה רצוני, </w:t>
      </w:r>
      <w:r>
        <w:rPr>
          <w:rtl/>
        </w:rPr>
        <w:t xml:space="preserve">לא</w:t>
      </w:r>
      <w:r>
        <w:rPr>
          <w:rtl/>
        </w:rPr>
        <w:t xml:space="preserve"> לרצוני אתם זובחים אלא לרצונכם אתם זובחים, </w:t>
      </w:r>
      <w:ins w:id="96897" w:author="מנוע מכני" w:date="2026-10-11T12:04:40Z">
        <w:r>
          <w:rPr>
            <w:rtl/>
          </w:rPr>
          <w:t xml:space="preserve">ד'</w:t>
        </w:r>
      </w:ins>
      <w:del w:id="96898" w:author="מנוע מכני" w:date="2026-10-11T12:04:40Z">
        <w:r>
          <w:rPr>
            <w:rtl/>
          </w:rPr>
          <w:delText xml:space="preserve">שנא</w:delText>
        </w:r>
        <w:r>
          <w:rPr>
            <w:rFonts w:hint="cs"/>
            <w:rtl/>
          </w:rPr>
          <w:delText xml:space="preserve">'</w:delText>
        </w:r>
        <w:r>
          <w:rPr>
            <w:rtl/>
          </w:rPr>
          <w:delText xml:space="preserve">:</w:delText>
        </w:r>
        <w:r w:rsidRPr="00A71A5E">
          <w:rPr>
            <w:rStyle w:val="afffff0"/>
            <w:rtl/>
          </w:rPr>
          <w:delText xml:space="preserve"> </w:delText>
        </w:r>
        <w:r w:rsidRPr="00A71A5E">
          <w:rPr>
            <w:rStyle w:val="afffff0"/>
            <w:rFonts w:hint="cs"/>
            <w:rtl/>
          </w:rPr>
          <w:delText xml:space="preserve">'</w:delText>
        </w:r>
      </w:del>
      <w:ins w:id="91159" w:author="Claude - סמנטי" w:date="2026-10-11T12:27:00Z">
        <w:r>
          <w:rPr>
            <w:rStyle w:val="afffff0"/>
            <w:rtl/>
          </w:rPr>
          <w:t xml:space="preserve">לִרְצוֹנְכֶם תִּזְבָּחֻהוּ</w:t>
        </w:r>
      </w:ins>
      <w:del w:id="91160" w:author="Claude - סמנטי" w:date="2026-10-11T12:27:00Z">
        <w:r w:rsidRPr="00A71A5E">
          <w:rPr>
            <w:rStyle w:val="afffff0"/>
            <w:rtl/>
          </w:rPr>
          <w:delText xml:space="preserve">לרצונכם תזבחהו</w:delText>
        </w:r>
      </w:del>
      <w:r w:rsidRPr="00A71A5E">
        <w:rPr>
          <w:rStyle w:val="afffff0"/>
          <w:rFonts w:hint="cs"/>
          <w:rtl/>
        </w:rPr>
        <w:t>'</w:t>
      </w:r>
      <w:r w:rsidRPr="00A71A5E">
        <w:rPr>
          <w:rStyle w:val="afffff0"/>
          <w:rtl/>
        </w:rPr>
        <w:t>.</w:t>
      </w:r>
    </w:p>
    <w:p w:rsidR="00DA63EC" w:rsidRDefault="00DA63EC" w:rsidP="00DA63EC">
      <w:pPr>
        <w:tabs>
          <w:tab w:val="center" w:pos="2835"/>
        </w:tabs>
        <w:rPr>
          <w:rtl/>
        </w:rPr>
      </w:pPr>
      <w:r>
        <w:rPr>
          <w:rtl/>
        </w:rPr>
        <w:t>דבר אחר:</w:t>
      </w:r>
      <w:r w:rsidRPr="00A71A5E">
        <w:rPr>
          <w:rStyle w:val="afffff0"/>
          <w:rtl/>
        </w:rPr>
        <w:t xml:space="preserve"> </w:t>
      </w:r>
      <w:r w:rsidRPr="00A71A5E">
        <w:rPr>
          <w:rStyle w:val="afffff0"/>
          <w:rFonts w:hint="cs"/>
          <w:rtl/>
        </w:rPr>
        <w:t>'</w:t>
      </w:r>
      <w:ins w:id="91163" w:author="Claude - סמנטי" w:date="2026-10-11T12:27:00Z">
        <w:r>
          <w:rPr>
            <w:rStyle w:val="afffff0"/>
            <w:rtl/>
          </w:rPr>
          <w:t xml:space="preserve">לִרְצוֹנְכֶם תִּזְבָּחֻהוּ</w:t>
        </w:r>
      </w:ins>
      <w:del w:id="91164" w:author="Claude - סמנטי" w:date="2026-10-11T12:27:00Z">
        <w:r w:rsidRPr="00A71A5E">
          <w:rPr>
            <w:rStyle w:val="afffff0"/>
            <w:rtl/>
          </w:rPr>
          <w:delText xml:space="preserve">לרצונכם תזבחהו</w:delText>
        </w:r>
      </w:del>
      <w:r w:rsidRPr="00A71A5E">
        <w:rPr>
          <w:rStyle w:val="afffff0"/>
          <w:rFonts w:hint="cs"/>
          <w:rtl/>
        </w:rPr>
        <w:t>'</w:t>
      </w:r>
      <w:r w:rsidRPr="00A71A5E">
        <w:rPr>
          <w:rStyle w:val="afffff0"/>
          <w:rtl/>
        </w:rPr>
        <w:t xml:space="preserve"> </w:t>
      </w:r>
      <w:r>
        <w:rPr>
          <w:rtl/>
        </w:rPr>
        <w:t xml:space="preserve">- לרצונכם זבחו, לדעתכם זבחו</w:t>
      </w:r>
      <w:ins w:id="95617" w:author="מנוע מכני" w:date="2026-10-11T12:04:40Z">
        <w:r>
          <w:rPr>
            <w:rtl/>
          </w:rPr>
          <w:t xml:space="preserve">,</w:t>
        </w:r>
      </w:ins>
      <w:del w:id="95618" w:author="מנוע מכני" w:date="2026-10-11T12:04:40Z">
        <w:r>
          <w:rPr>
            <w:rtl/>
          </w:rPr>
          <w:delText xml:space="preserve">;</w:delText>
        </w:r>
      </w:del>
    </w:p>
    <w:p>
      <w:pPr>
        <w:pStyle w:val="afffff8"/>
        <w:rPr>
          <w:ins w:id="90001" w:author="קלוד" w:date="2026-10-11T12:32:08Z"/>
        </w:rPr>
      </w:pPr>
      <w:ins w:id="90002" w:author="קלוד" w:date="2026-10-11T12:32:08Z">
        <w:r>
          <w:rPr>
            <w:color w:val="7B3F00"/>
          </w:rPr>
          <w:t xml:space="preserve">מתעסק בקדשים - 'לרצונכם תזבחוהו' לדעתכם</w:t>
        </w:r>
      </w:ins>
    </w:p>
    <w:p>
      <w:pPr>
        <w:pStyle w:val="38"/>
        <w:rPr>
          <w:ins w:id="102397" w:author="מנוע מכני" w:date="2026-10-11T12:04:40Z"/>
        </w:rPr>
      </w:pPr>
      <w:r w:rsidRPr="00FE1B89">
        <w:t>כד</w:t>
      </w:r>
      <w:r w:rsidRPr="00FE1B89">
        <w:t>בעא</w:t>
      </w:r>
      <w:r w:rsidRPr="00FE1B89">
        <w:t xml:space="preserve"> שמואל מר"</w:t>
      </w:r>
      <w:r w:rsidRPr="00FE1B89">
        <w:t>ה</w:t>
      </w:r>
      <w:r w:rsidRPr="00FE1B89">
        <w:t>:</w:t>
      </w:r>
    </w:p>
    <w:p w:rsidR="00DA63EC" w:rsidRPr="00FE1B89" w:rsidRDefault="00DA63EC" w:rsidP="00DA63EC">
      <w:pPr>
        <w:tabs>
          <w:tab w:val="center" w:pos="2835"/>
        </w:tabs>
        <w:rPr>
          <w:spacing w:val="-2"/>
          <w:rtl/>
        </w:rPr>
      </w:pPr>
      <w:del w:id="102398" w:author="מנוע מכני" w:date="2026-10-11T12:04:40Z">
        <w:r w:rsidRPr="00FE1B89">
          <w:rPr>
            <w:rStyle w:val="afffff0"/>
            <w:spacing w:val="-2"/>
            <w:rtl/>
          </w:rPr>
          <w:delText xml:space="preserve"> </w:delText>
        </w:r>
      </w:del>
      <w:r w:rsidRPr="00FE1B89">
        <w:rPr>
          <w:rStyle w:val="afffff0"/>
          <w:rFonts w:hint="cs"/>
          <w:spacing w:val="-2"/>
          <w:rtl/>
        </w:rPr>
        <w:t>'</w:t>
      </w:r>
      <w:ins w:id="91165" w:author="Claude - סמנטי" w:date="2026-10-11T12:27:00Z">
        <w:r>
          <w:rPr>
            <w:rStyle w:val="afffff0"/>
            <w:spacing w:val="-2"/>
            <w:rtl/>
          </w:rPr>
          <w:t xml:space="preserve">וְשָׁחַט אֶת בֶּן הַבָּקָר</w:t>
        </w:r>
      </w:ins>
      <w:del w:id="91166" w:author="Claude - סמנטי" w:date="2026-10-11T12:27:00Z">
        <w:r w:rsidRPr="00FE1B89">
          <w:rPr>
            <w:rStyle w:val="afffff0"/>
            <w:spacing w:val="-2"/>
            <w:rtl/>
          </w:rPr>
          <w:delText xml:space="preserve">ושחט את בן הבקר</w:delText>
        </w:r>
      </w:del>
      <w:r w:rsidRPr="00FE1B89">
        <w:rPr>
          <w:rStyle w:val="afffff0"/>
          <w:rFonts w:hint="cs"/>
          <w:spacing w:val="-2"/>
          <w:rtl/>
        </w:rPr>
        <w:t>'</w:t>
      </w:r>
      <w:r w:rsidRPr="00FE1B89">
        <w:rPr>
          <w:rStyle w:val="afffff0"/>
          <w:spacing w:val="-2"/>
          <w:rtl/>
        </w:rPr>
        <w:t>,</w:t>
      </w:r>
      <w:r w:rsidRPr="00FE1B89">
        <w:rPr>
          <w:spacing w:val="-2"/>
          <w:rtl/>
        </w:rPr>
        <w:t xml:space="preserve"> שתהא שחיטה לשם בן בקר</w:t>
      </w:r>
      <w:r w:rsidRPr="00FE1B89">
        <w:rPr>
          <w:rFonts w:hint="cs"/>
          <w:spacing w:val="-2"/>
          <w:rtl/>
        </w:rPr>
        <w:t>- ומתעסק בקדשים פסול</w:t>
      </w:r>
      <w:r w:rsidRPr="00FE1B89">
        <w:rPr>
          <w:spacing w:val="-2"/>
          <w:rtl/>
        </w:rPr>
        <w:t xml:space="preserve"> </w:t>
      </w:r>
    </w:p>
    <w:p>
      <w:pPr>
        <w:pStyle w:val="38"/>
        <w:rPr>
          <w:ins w:id="102399" w:author="מנוע מכני" w:date="2026-10-11T12:04:40Z"/>
        </w:rPr>
      </w:pPr>
      <w:r>
        <w:tab/>
        <w:t xml:space="preserve">א"ל</w:t>
      </w:r>
      <w:del w:id="103795" w:author="Claude" w:date="2026-10-11T09:07:48Z">
        <w:r>
          <w:delText xml:space="preserve">	</w:delText>
        </w:r>
      </w:del>
      <w:r>
        <w:t xml:space="preserve">:</w:t>
      </w:r>
    </w:p>
    <w:p w:rsidR="00DA63EC" w:rsidRDefault="00DA63EC" w:rsidP="00DA63EC">
      <w:pPr>
        <w:tabs>
          <w:tab w:val="center" w:pos="2835"/>
        </w:tabs>
        <w:rPr>
          <w:rtl/>
        </w:rPr>
      </w:pPr>
      <w:del w:id="102400" w:author="מנוע מכני" w:date="2026-10-11T12:04:40Z">
        <w:r>
          <w:rPr>
            <w:rtl/>
          </w:rPr>
          <w:tab/>
          <w:delText xml:space="preserve"> </w:delText>
        </w:r>
      </w:del>
      <w:r>
        <w:rPr>
          <w:rtl/>
        </w:rPr>
        <w:tab/>
        <w:t xml:space="preserve">זו בידינו הוא, לעכב</w:t>
      </w:r>
      <w:r w:rsidRPr="00A71A5E">
        <w:rPr>
          <w:rStyle w:val="afffff0"/>
          <w:rtl/>
        </w:rPr>
        <w:t xml:space="preserve"> </w:t>
      </w:r>
      <w:r w:rsidRPr="00A71A5E">
        <w:rPr>
          <w:rStyle w:val="afffff0"/>
          <w:rFonts w:hint="cs"/>
          <w:rtl/>
        </w:rPr>
        <w:t>'</w:t>
      </w:r>
      <w:ins w:id="91167" w:author="Claude - סמנטי" w:date="2026-10-11T12:27:00Z">
        <w:r>
          <w:rPr>
            <w:rStyle w:val="afffff0"/>
            <w:rtl/>
          </w:rPr>
          <w:t xml:space="preserve">לִרְצוֹנְכֶם תִּזְבָּחֻהוּ</w:t>
        </w:r>
      </w:ins>
      <w:del w:id="91168" w:author="Claude - סמנטי" w:date="2026-10-11T12:27:00Z">
        <w:r w:rsidRPr="00A71A5E">
          <w:rPr>
            <w:rStyle w:val="afffff0"/>
            <w:rtl/>
          </w:rPr>
          <w:delText xml:space="preserve">לרצונכם תזבחהו</w:delText>
        </w:r>
      </w:del>
      <w:r w:rsidRPr="00A71A5E">
        <w:rPr>
          <w:rStyle w:val="afffff0"/>
          <w:rFonts w:hint="cs"/>
          <w:rtl/>
        </w:rPr>
        <w:t>'</w:t>
      </w:r>
      <w:r w:rsidRPr="00A71A5E">
        <w:rPr>
          <w:rStyle w:val="afffff0"/>
          <w:rtl/>
        </w:rPr>
        <w:t>,</w:t>
      </w:r>
      <w:r>
        <w:rPr>
          <w:rtl/>
        </w:rPr>
        <w:t xml:space="preserve"> לדעתכם זבחו.</w:t>
      </w:r>
    </w:p>
    <w:p w:rsidR="00DA63EC" w:rsidRDefault="00DA63EC" w:rsidP="00DA63EC">
      <w:pPr>
        <w:pStyle w:val="Hadran"/>
        <w:rPr>
          <w:rtl/>
        </w:rPr>
        <w:pPrChange w:id="104886" w:author="Claude" w:date="2026-10-11T09:08:13Z">
          <w:pPr>
            <w:pStyle w:val="affff"/>
            <w:rPr>
              <w:rtl/>
            </w:rPr>
          </w:pPr>
        </w:pPrChange>
      </w:pPr>
      <w:r>
        <w:rPr>
          <w:rtl/>
        </w:rPr>
        <w:t xml:space="preserve">הדרן עלך הרי עלי עשרון </w:t>
      </w:r>
    </w:p>
    <w:p w:rsidR="00DA63EC" w:rsidRDefault="00DA63EC" w:rsidP="00DA63EC">
      <w:pPr>
        <w:pStyle w:val="affff"/>
        <w:rPr>
          <w:rtl/>
        </w:rPr>
        <w:sectPr w:rsidR="00DA63EC" w:rsidSect="00FE1B89">
          <w:headerReference w:type="even" r:id="rId12"/>
          <w:footerReference w:type="even" r:id="rId13"/>
          <w:footerReference w:type="default" r:id="rId14"/>
          <w:pgSz w:w="6804" w:h="11907" w:code="8"/>
          <w:pgMar w:top="284" w:right="567" w:bottom="284" w:left="567" w:header="284" w:footer="284" w:gutter="0"/>
          <w:pgNumType w:start="1"/>
          <w:cols w:space="284"/>
          <w:bidi/>
          <w:rtlGutter/>
          <w:docGrid w:linePitch="360"/>
        </w:sectPr>
      </w:pPr>
      <w:r>
        <w:rPr>
          <w:rtl/>
        </w:rPr>
        <w:t>וסליקא לה מסכת מנחות.</w:t>
      </w:r>
    </w:p>
    <w:sectPr w:rsidR="00413009" w:rsidSect="00FE1B89">
      <w:headerReference w:type="default" r:id="rId20"/>
      <w:pgSz w:w="6804" w:h="11907" w:code="8"/>
      <w:pgMar w:top="284" w:right="567" w:bottom="284" w:left="567" w:header="284" w:footer="284" w:gutter="0"/>
      <w:pgNumType w:start="1"/>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1708" w:rsidRDefault="00F41708" w:rsidP="003B6D22">
      <w:pPr>
        <w:spacing w:line="240" w:lineRule="auto"/>
      </w:pPr>
      <w:r>
        <w:separator/>
      </w:r>
    </w:p>
  </w:endnote>
  <w:endnote w:type="continuationSeparator" w:id="0">
    <w:p w:rsidR="00F41708" w:rsidRDefault="00F41708" w:rsidP="003B6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ntbitDavid">
    <w:panose1 w:val="02020603050405020304"/>
    <w:charset w:val="00"/>
    <w:family w:val="roman"/>
    <w:pitch w:val="variable"/>
    <w:sig w:usb0="80000827" w:usb1="5000004A" w:usb2="00000020" w:usb3="00000000" w:csb0="00000021"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 Fontov Regular">
    <w:panose1 w:val="02020803050405020304"/>
    <w:charset w:val="00"/>
    <w:family w:val="roman"/>
    <w:pitch w:val="variable"/>
    <w:sig w:usb0="00000803" w:usb1="50000000" w:usb2="00000000" w:usb3="00000000" w:csb0="00000021" w:csb1="00000000"/>
  </w:font>
  <w:font w:name="BA Franknatan Regular">
    <w:panose1 w:val="02020803050405020304"/>
    <w:charset w:val="00"/>
    <w:family w:val="roman"/>
    <w:pitch w:val="variable"/>
    <w:sig w:usb0="00000803" w:usb1="50000000"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2AEF" w:usb1="4000207B" w:usb2="00000000"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3B6D22" w:rsidRDefault="00D11AE6" w:rsidP="003B6D22">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74314277"/>
      <w:docPartObj>
        <w:docPartGallery w:val="Page Numbers (Bottom of Page)"/>
        <w:docPartUnique/>
      </w:docPartObj>
    </w:sdtPr>
    <w:sdtEndPr>
      <w:rPr>
        <w:cs/>
      </w:rPr>
    </w:sdtEndPr>
    <w:sdtContent>
      <w:p w:rsidR="00D11AE6" w:rsidRDefault="00D11AE6" w:rsidP="00FE1B89">
        <w:pPr>
          <w:pStyle w:val="a9"/>
          <w:jc w:val="right"/>
        </w:pPr>
        <w:r>
          <w:fldChar w:fldCharType="begin"/>
        </w:r>
        <w:r>
          <w:rPr>
            <w:rtl/>
            <w:cs/>
          </w:rPr>
          <w:instrText>PAGE   \* MERGEFORMAT</w:instrText>
        </w:r>
        <w:r>
          <w:fldChar w:fldCharType="separate"/>
        </w:r>
        <w:r w:rsidRPr="00B117B3">
          <w:rPr>
            <w:noProof/>
            <w:rtl/>
            <w:lang w:val="he-IL"/>
          </w:rPr>
          <w:t>108</w:t>
        </w:r>
        <w:r>
          <w:fldChar w:fldCharType="end"/>
        </w:r>
      </w:p>
    </w:sdtContent>
  </w:sdt>
  <w:p w:rsidR="00D11AE6" w:rsidRDefault="00D11AE6" w:rsidP="00FE1B89">
    <w:pPr>
      <w:pStyle w:val="a9"/>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54815">
    <w:pPr>
      <w:pStyle w:val="a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23683808"/>
      <w:docPartObj>
        <w:docPartGallery w:val="Page Numbers (Bottom of Page)"/>
        <w:docPartUnique/>
      </w:docPartObj>
    </w:sdtPr>
    <w:sdtEndPr>
      <w:rPr>
        <w:cs/>
      </w:rPr>
    </w:sdtEndPr>
    <w:sdtContent>
      <w:p w:rsidR="00D11AE6" w:rsidRDefault="00D11AE6" w:rsidP="00FE1B89">
        <w:pPr>
          <w:pStyle w:val="a9"/>
          <w:jc w:val="right"/>
        </w:pPr>
        <w:r>
          <w:fldChar w:fldCharType="begin"/>
        </w:r>
        <w:r>
          <w:rPr>
            <w:rtl/>
            <w:cs/>
          </w:rPr>
          <w:instrText>PAGE   \* MERGEFORMAT</w:instrText>
        </w:r>
        <w:r>
          <w:fldChar w:fldCharType="separate"/>
        </w:r>
        <w:r w:rsidRPr="000A334C">
          <w:rPr>
            <w:noProof/>
            <w:rtl/>
            <w:lang w:val="he-IL"/>
          </w:rPr>
          <w:t>30</w:t>
        </w:r>
        <w:r>
          <w:fldChar w:fldCharType="end"/>
        </w:r>
      </w:p>
    </w:sdtContent>
  </w:sdt>
  <w:p w:rsidR="00D11AE6" w:rsidRDefault="00D11AE6" w:rsidP="00FE1B89">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5284E">
    <w:pPr>
      <w:pStyle w:val="a9"/>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354072671"/>
      <w:docPartObj>
        <w:docPartGallery w:val="Page Numbers (Bottom of Page)"/>
        <w:docPartUnique/>
      </w:docPartObj>
    </w:sdtPr>
    <w:sdtEndPr>
      <w:rPr>
        <w:cs/>
      </w:rPr>
    </w:sdtEndPr>
    <w:sdtContent>
      <w:p w:rsidR="00D11AE6" w:rsidRDefault="00D11AE6" w:rsidP="00FE1B89">
        <w:pPr>
          <w:pStyle w:val="a9"/>
          <w:jc w:val="right"/>
        </w:pPr>
        <w:r>
          <w:fldChar w:fldCharType="begin"/>
        </w:r>
        <w:r>
          <w:rPr>
            <w:rtl/>
            <w:cs/>
          </w:rPr>
          <w:instrText>PAGE   \* MERGEFORMAT</w:instrText>
        </w:r>
        <w:r>
          <w:fldChar w:fldCharType="separate"/>
        </w:r>
        <w:r w:rsidRPr="000A334C">
          <w:rPr>
            <w:noProof/>
            <w:rtl/>
            <w:lang w:val="he-IL"/>
          </w:rPr>
          <w:t>8</w:t>
        </w:r>
        <w:r>
          <w:fldChar w:fldCharType="end"/>
        </w:r>
      </w:p>
    </w:sdtContent>
  </w:sdt>
  <w:p w:rsidR="00D11AE6" w:rsidRDefault="00D11AE6" w:rsidP="00FE1B89">
    <w:pPr>
      <w:pStyle w:val="a9"/>
      <w:jc w:val="right"/>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C80FEA" w:rsidRDefault="00D11AE6" w:rsidP="00C80FE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1708" w:rsidRDefault="00F41708" w:rsidP="003B6D22">
      <w:pPr>
        <w:spacing w:line="240" w:lineRule="auto"/>
      </w:pPr>
      <w:r>
        <w:separator/>
      </w:r>
    </w:p>
  </w:footnote>
  <w:footnote w:type="continuationSeparator" w:id="0">
    <w:p w:rsidR="00F41708" w:rsidRDefault="00F41708" w:rsidP="003B6D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F03756" w:rsidRDefault="00D11AE6" w:rsidP="00FE1B89">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Fonts w:ascii="BA Tefilot Regular" w:hAnsi="BA Tefilot Regular" w:cs="BA Tefilot Regular"/>
        <w:b/>
        <w:bCs/>
        <w:color w:val="808080" w:themeColor="background1" w:themeShade="80"/>
        <w:spacing w:val="10"/>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Pr="003D23F5" w:rsidRDefault="00D11AE6" w:rsidP="00FE1B89">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sidRPr="00075780">
      <w:rPr>
        <w:noProof/>
        <w:rtl/>
      </w:rPr>
      <w:t>פרק ראשון</w:t>
    </w:r>
    <w:r w:rsidRPr="003D23F5">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end"/>
    </w:r>
    <w:r w:rsidRPr="003D23F5">
      <w:rPr>
        <w:b/>
        <w:bCs/>
        <w:rtl/>
      </w:rPr>
      <w:tab/>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075780" w:rsidRPr="00075780">
      <w:rPr>
        <w:b/>
        <w:bCs/>
        <w:noProof/>
        <w:rtl/>
      </w:rPr>
      <w:t>זבחים</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tab/>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075780" w:rsidRPr="00075780">
      <w:rPr>
        <w:noProof/>
        <w:rtl/>
      </w:rPr>
      <w:t>כל</w:t>
    </w:r>
    <w:r w:rsidR="00075780">
      <w:rPr>
        <w:b/>
        <w:bCs/>
        <w:noProof/>
        <w:rtl/>
      </w:rPr>
      <w:t xml:space="preserve"> הזבחים</w:t>
    </w:r>
    <w:r w:rsidRPr="003D23F5">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E1B89">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Default="00D11AE6" w:rsidP="00FE1B89">
    <w:pPr>
      <w:pStyle w:val="a7"/>
      <w:pBdr>
        <w:bottom w:val="double" w:sz="4" w:space="1" w:color="A6A6A6" w:themeColor="background1" w:themeShade="A6"/>
      </w:pBdr>
      <w:tabs>
        <w:tab w:val="clear" w:pos="4153"/>
        <w:tab w:val="clear" w:pos="8306"/>
        <w:tab w:val="left" w:pos="2551"/>
        <w:tab w:val="right" w:pos="10603"/>
      </w:tabs>
      <w:spacing w:after="240" w:line="240" w:lineRule="exact"/>
      <w:ind w:left="0" w:firstLine="0"/>
    </w:pPr>
    <w:r w:rsidRPr="003B6D22">
      <w:rPr>
        <w:b/>
        <w:bCs/>
        <w:sz w:val="16"/>
        <w:szCs w:val="18"/>
        <w:rtl/>
      </w:rPr>
      <w:fldChar w:fldCharType="begin"/>
    </w:r>
    <w:r w:rsidRPr="003B6D22">
      <w:rPr>
        <w:b/>
        <w:bCs/>
        <w:sz w:val="16"/>
        <w:szCs w:val="18"/>
        <w:rtl/>
      </w:rPr>
      <w:instrText xml:space="preserve"> </w:instrText>
    </w:r>
    <w:r w:rsidRPr="003B6D22">
      <w:rPr>
        <w:b/>
        <w:bCs/>
        <w:sz w:val="16"/>
        <w:szCs w:val="18"/>
      </w:rPr>
      <w:instrText>STYLEREF  "</w:instrText>
    </w:r>
    <w:r w:rsidRPr="003B6D22">
      <w:rPr>
        <w:b/>
        <w:bCs/>
        <w:sz w:val="16"/>
        <w:szCs w:val="18"/>
        <w:rtl/>
      </w:rPr>
      <w:instrText xml:space="preserve">פרק שם"  \* </w:instrText>
    </w:r>
    <w:r w:rsidRPr="003B6D22">
      <w:rPr>
        <w:b/>
        <w:bCs/>
        <w:sz w:val="16"/>
        <w:szCs w:val="18"/>
      </w:rPr>
      <w:instrText>MERGEFORMAT</w:instrText>
    </w:r>
    <w:r w:rsidRPr="003B6D22">
      <w:rPr>
        <w:b/>
        <w:bCs/>
        <w:sz w:val="16"/>
        <w:szCs w:val="18"/>
        <w:rtl/>
      </w:rPr>
      <w:instrText xml:space="preserve"> </w:instrText>
    </w:r>
    <w:r w:rsidRPr="003B6D22">
      <w:rPr>
        <w:b/>
        <w:bCs/>
        <w:sz w:val="16"/>
        <w:szCs w:val="18"/>
        <w:rtl/>
      </w:rPr>
      <w:fldChar w:fldCharType="separate"/>
    </w:r>
    <w:r w:rsidR="00075780" w:rsidRPr="00075780">
      <w:rPr>
        <w:noProof/>
        <w:sz w:val="16"/>
        <w:szCs w:val="18"/>
        <w:rtl/>
      </w:rPr>
      <w:t>כל</w:t>
    </w:r>
    <w:r w:rsidR="00075780">
      <w:rPr>
        <w:b/>
        <w:bCs/>
        <w:noProof/>
        <w:sz w:val="16"/>
        <w:szCs w:val="18"/>
        <w:rtl/>
      </w:rPr>
      <w:t xml:space="preserve"> הזבחים</w:t>
    </w:r>
    <w:r w:rsidRPr="003B6D22">
      <w:rPr>
        <w:b/>
        <w:bCs/>
        <w:sz w:val="16"/>
        <w:szCs w:val="18"/>
        <w:rtl/>
      </w:rPr>
      <w:fldChar w:fldCharType="end"/>
    </w:r>
    <w:r w:rsidRPr="003B6D22">
      <w:rPr>
        <w:rFonts w:hint="cs"/>
        <w:b/>
        <w:bCs/>
        <w:sz w:val="16"/>
        <w:szCs w:val="18"/>
        <w:rtl/>
      </w:rPr>
      <w:t xml:space="preserve">: </w:t>
    </w:r>
    <w:r w:rsidRPr="003B6D22">
      <w:rPr>
        <w:b/>
        <w:bCs/>
        <w:sz w:val="16"/>
        <w:szCs w:val="18"/>
        <w:rtl/>
      </w:rPr>
      <w:fldChar w:fldCharType="begin"/>
    </w:r>
    <w:r w:rsidRPr="003B6D22">
      <w:rPr>
        <w:b/>
        <w:bCs/>
        <w:sz w:val="16"/>
        <w:szCs w:val="18"/>
        <w:rtl/>
      </w:rPr>
      <w:instrText xml:space="preserve"> </w:instrText>
    </w:r>
    <w:r w:rsidRPr="003B6D22">
      <w:rPr>
        <w:rFonts w:hint="cs"/>
        <w:b/>
        <w:bCs/>
        <w:sz w:val="16"/>
        <w:szCs w:val="18"/>
      </w:rPr>
      <w:instrText>STYLEREF</w:instrText>
    </w:r>
    <w:r w:rsidRPr="003B6D22">
      <w:rPr>
        <w:rFonts w:hint="cs"/>
        <w:b/>
        <w:bCs/>
        <w:sz w:val="16"/>
        <w:szCs w:val="18"/>
        <w:rtl/>
      </w:rPr>
      <w:instrText xml:space="preserve">  "דפים בפרק ב"  \* </w:instrText>
    </w:r>
    <w:r w:rsidRPr="003B6D22">
      <w:rPr>
        <w:rFonts w:hint="cs"/>
        <w:b/>
        <w:bCs/>
        <w:sz w:val="16"/>
        <w:szCs w:val="18"/>
      </w:rPr>
      <w:instrText>MERGEFORMAT</w:instrText>
    </w:r>
    <w:r w:rsidRPr="003B6D22">
      <w:rPr>
        <w:b/>
        <w:bCs/>
        <w:sz w:val="16"/>
        <w:szCs w:val="18"/>
        <w:rtl/>
      </w:rPr>
      <w:instrText xml:space="preserve"> </w:instrText>
    </w:r>
    <w:r w:rsidR="00075780">
      <w:rPr>
        <w:b/>
        <w:bCs/>
        <w:sz w:val="16"/>
        <w:szCs w:val="18"/>
        <w:rtl/>
      </w:rPr>
      <w:fldChar w:fldCharType="separate"/>
    </w:r>
    <w:r w:rsidR="00075780">
      <w:rPr>
        <w:b/>
        <w:bCs/>
        <w:noProof/>
        <w:sz w:val="16"/>
        <w:szCs w:val="18"/>
        <w:rtl/>
      </w:rPr>
      <w:t>(טו: לא:)</w:t>
    </w:r>
    <w:r w:rsidRPr="003B6D22">
      <w:rPr>
        <w:b/>
        <w:bCs/>
        <w:sz w:val="16"/>
        <w:szCs w:val="18"/>
        <w:rtl/>
      </w:rPr>
      <w:fldChar w:fldCharType="end"/>
    </w:r>
    <w:r w:rsidRPr="003B6D22">
      <w:rPr>
        <w:b/>
        <w:bCs/>
        <w:sz w:val="16"/>
        <w:szCs w:val="18"/>
        <w:rtl/>
      </w:rPr>
      <w:tab/>
    </w:r>
    <w:r w:rsidRPr="003B6D22">
      <w:rPr>
        <w:b/>
        <w:bCs/>
        <w:sz w:val="16"/>
        <w:szCs w:val="18"/>
        <w:rtl/>
      </w:rPr>
      <w:fldChar w:fldCharType="begin"/>
    </w:r>
    <w:r w:rsidRPr="003B6D22">
      <w:rPr>
        <w:b/>
        <w:bCs/>
        <w:sz w:val="16"/>
        <w:szCs w:val="18"/>
        <w:rtl/>
      </w:rPr>
      <w:instrText xml:space="preserve"> </w:instrText>
    </w:r>
    <w:r w:rsidRPr="003B6D22">
      <w:rPr>
        <w:b/>
        <w:bCs/>
        <w:sz w:val="16"/>
        <w:szCs w:val="18"/>
      </w:rPr>
      <w:instrText>STYLEREF</w:instrText>
    </w:r>
    <w:r w:rsidRPr="003B6D22">
      <w:rPr>
        <w:b/>
        <w:bCs/>
        <w:sz w:val="16"/>
        <w:szCs w:val="18"/>
        <w:rtl/>
      </w:rPr>
      <w:instrText xml:space="preserve">  מסכת  \* </w:instrText>
    </w:r>
    <w:r w:rsidRPr="003B6D22">
      <w:rPr>
        <w:b/>
        <w:bCs/>
        <w:sz w:val="16"/>
        <w:szCs w:val="18"/>
      </w:rPr>
      <w:instrText>MERGEFORMAT</w:instrText>
    </w:r>
    <w:r w:rsidRPr="003B6D22">
      <w:rPr>
        <w:b/>
        <w:bCs/>
        <w:sz w:val="16"/>
        <w:szCs w:val="18"/>
        <w:rtl/>
      </w:rPr>
      <w:instrText xml:space="preserve"> </w:instrText>
    </w:r>
    <w:r w:rsidRPr="003B6D22">
      <w:rPr>
        <w:b/>
        <w:bCs/>
        <w:sz w:val="16"/>
        <w:szCs w:val="18"/>
        <w:rtl/>
      </w:rPr>
      <w:fldChar w:fldCharType="separate"/>
    </w:r>
    <w:r w:rsidR="00075780">
      <w:rPr>
        <w:b/>
        <w:bCs/>
        <w:noProof/>
        <w:sz w:val="16"/>
        <w:szCs w:val="18"/>
        <w:rtl/>
      </w:rPr>
      <w:t>זבחים</w:t>
    </w:r>
    <w:r w:rsidRPr="003B6D22">
      <w:rPr>
        <w:b/>
        <w:bCs/>
        <w:sz w:val="16"/>
        <w:szCs w:val="18"/>
        <w:rtl/>
      </w:rPr>
      <w:fldChar w:fldCharType="end"/>
    </w:r>
    <w:r w:rsidRPr="003B6D22">
      <w:rPr>
        <w:b/>
        <w:bCs/>
        <w:sz w:val="16"/>
        <w:szCs w:val="18"/>
        <w:rtl/>
      </w:rPr>
      <w:tab/>
    </w:r>
    <w:r w:rsidRPr="003B6D22">
      <w:rPr>
        <w:b/>
        <w:bCs/>
        <w:sz w:val="16"/>
        <w:szCs w:val="18"/>
        <w:rtl/>
      </w:rPr>
      <w:fldChar w:fldCharType="begin"/>
    </w:r>
    <w:r w:rsidRPr="003B6D22">
      <w:rPr>
        <w:b/>
        <w:bCs/>
        <w:sz w:val="16"/>
        <w:szCs w:val="18"/>
        <w:rtl/>
      </w:rPr>
      <w:instrText xml:space="preserve"> </w:instrText>
    </w:r>
    <w:r w:rsidRPr="003B6D22">
      <w:rPr>
        <w:b/>
        <w:bCs/>
        <w:sz w:val="16"/>
        <w:szCs w:val="18"/>
      </w:rPr>
      <w:instrText>STYLEREF</w:instrText>
    </w:r>
    <w:r w:rsidRPr="003B6D22">
      <w:rPr>
        <w:b/>
        <w:bCs/>
        <w:sz w:val="16"/>
        <w:szCs w:val="18"/>
        <w:rtl/>
      </w:rPr>
      <w:instrText xml:space="preserve">  פרק  \* </w:instrText>
    </w:r>
    <w:r w:rsidRPr="003B6D22">
      <w:rPr>
        <w:b/>
        <w:bCs/>
        <w:sz w:val="16"/>
        <w:szCs w:val="18"/>
      </w:rPr>
      <w:instrText xml:space="preserve">MERGEFORMAT </w:instrText>
    </w:r>
    <w:r w:rsidRPr="003B6D22">
      <w:rPr>
        <w:b/>
        <w:bCs/>
        <w:sz w:val="16"/>
        <w:szCs w:val="18"/>
        <w:rtl/>
      </w:rPr>
      <w:fldChar w:fldCharType="separate"/>
    </w:r>
    <w:r w:rsidR="00075780" w:rsidRPr="00075780">
      <w:rPr>
        <w:noProof/>
        <w:sz w:val="16"/>
        <w:szCs w:val="18"/>
        <w:rtl/>
      </w:rPr>
      <w:t>פרק שני</w:t>
    </w:r>
    <w:r w:rsidRPr="003B6D22">
      <w:rPr>
        <w:b/>
        <w:bCs/>
        <w:sz w:val="16"/>
        <w:szCs w:val="18"/>
        <w:rtl/>
      </w:rPr>
      <w:fldChar w:fldCharType="end"/>
    </w:r>
    <w:r w:rsidRPr="003B6D22">
      <w:rPr>
        <w:rFonts w:hint="cs"/>
        <w:b/>
        <w:bCs/>
        <w:sz w:val="16"/>
        <w:szCs w:val="18"/>
        <w:rtl/>
      </w:rPr>
      <w:t xml:space="preserve"> </w:t>
    </w:r>
    <w:r w:rsidRPr="003B6D22">
      <w:rPr>
        <w:b/>
        <w:bCs/>
        <w:sz w:val="16"/>
        <w:szCs w:val="18"/>
        <w:rtl/>
      </w:rPr>
      <w:fldChar w:fldCharType="begin"/>
    </w:r>
    <w:r w:rsidRPr="003B6D22">
      <w:rPr>
        <w:b/>
        <w:bCs/>
        <w:sz w:val="16"/>
        <w:szCs w:val="18"/>
        <w:rtl/>
      </w:rPr>
      <w:instrText xml:space="preserve"> </w:instrText>
    </w:r>
    <w:r w:rsidRPr="003B6D22">
      <w:rPr>
        <w:rFonts w:hint="cs"/>
        <w:b/>
        <w:bCs/>
        <w:sz w:val="16"/>
        <w:szCs w:val="18"/>
      </w:rPr>
      <w:instrText>STYLEREF</w:instrText>
    </w:r>
    <w:r w:rsidRPr="003B6D22">
      <w:rPr>
        <w:rFonts w:hint="cs"/>
        <w:b/>
        <w:bCs/>
        <w:sz w:val="16"/>
        <w:szCs w:val="18"/>
        <w:rtl/>
      </w:rPr>
      <w:instrText xml:space="preserve">  "דף בצד"  \* </w:instrText>
    </w:r>
    <w:r w:rsidRPr="003B6D22">
      <w:rPr>
        <w:rFonts w:hint="cs"/>
        <w:b/>
        <w:bCs/>
        <w:sz w:val="16"/>
        <w:szCs w:val="18"/>
      </w:rPr>
      <w:instrText>MERGEFORMAT</w:instrText>
    </w:r>
    <w:r w:rsidRPr="003B6D22">
      <w:rPr>
        <w:b/>
        <w:bCs/>
        <w:sz w:val="16"/>
        <w:szCs w:val="18"/>
        <w:rtl/>
      </w:rPr>
      <w:instrText xml:space="preserve"> </w:instrText>
    </w:r>
    <w:r w:rsidRPr="003B6D22">
      <w:rPr>
        <w:b/>
        <w:bCs/>
        <w:sz w:val="16"/>
        <w:szCs w:val="18"/>
        <w:rtl/>
      </w:rPr>
      <w:fldChar w:fldCharType="separate"/>
    </w:r>
    <w:r w:rsidR="00075780">
      <w:rPr>
        <w:b/>
        <w:bCs/>
        <w:noProof/>
        <w:sz w:val="16"/>
        <w:szCs w:val="18"/>
        <w:rtl/>
      </w:rPr>
      <w:t>יט.</w:t>
    </w:r>
    <w:r w:rsidRPr="003B6D22">
      <w:rPr>
        <w:b/>
        <w:bCs/>
        <w:sz w:val="16"/>
        <w:szCs w:val="18"/>
        <w:rtl/>
      </w:rP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F03756" w:rsidRDefault="00D11AE6" w:rsidP="00FE1B89">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Fonts w:ascii="BA Tefilot Regular" w:hAnsi="BA Tefilot Regular" w:cs="BA Tefilot Regular"/>
        <w:b/>
        <w:bCs/>
        <w:color w:val="808080" w:themeColor="background1" w:themeShade="80"/>
        <w:spacing w:val="10"/>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Pr="003D23F5" w:rsidRDefault="00D11AE6" w:rsidP="00FE1B89">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sidRPr="00075780">
      <w:rPr>
        <w:noProof/>
        <w:rtl/>
      </w:rPr>
      <w:t>פרק תשיעי</w:t>
    </w:r>
    <w:r w:rsidRPr="003D23F5">
      <w:rPr>
        <w:b/>
        <w:bCs/>
        <w:rtl/>
      </w:rPr>
      <w:fldChar w:fldCharType="end"/>
    </w:r>
    <w:r w:rsidRPr="003D23F5">
      <w:rPr>
        <w:b/>
        <w:bCs/>
        <w:rtl/>
      </w:rPr>
      <w:tab/>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075780" w:rsidRPr="00075780">
      <w:rPr>
        <w:b/>
        <w:bCs/>
        <w:noProof/>
        <w:rtl/>
      </w:rPr>
      <w:t>זבחים</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tab/>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075780" w:rsidRPr="00075780">
      <w:rPr>
        <w:noProof/>
        <w:rtl/>
      </w:rPr>
      <w:t>המזבח</w:t>
    </w:r>
    <w:r w:rsidR="00075780">
      <w:rPr>
        <w:b/>
        <w:bCs/>
        <w:noProof/>
        <w:rtl/>
      </w:rPr>
      <w:t xml:space="preserve"> מקדש</w:t>
    </w:r>
    <w:r w:rsidRPr="003D23F5">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  "</w:instrText>
    </w:r>
    <w:r>
      <w:rPr>
        <w:rFonts w:hint="cs"/>
        <w:b/>
        <w:bCs/>
        <w:rtl/>
      </w:rPr>
      <w:instrText xml:space="preserve">דף בצד"  \* </w:instrText>
    </w:r>
    <w:r>
      <w:rPr>
        <w:rFonts w:hint="cs"/>
        <w:b/>
        <w:bCs/>
      </w:rPr>
      <w:instrText>MERGEFORMAT</w:instrText>
    </w:r>
    <w:r>
      <w:rPr>
        <w:b/>
        <w:bCs/>
        <w:rtl/>
      </w:rPr>
      <w:instrText xml:space="preserve"> </w:instrText>
    </w:r>
    <w:r>
      <w:rPr>
        <w:b/>
        <w:bCs/>
        <w:rtl/>
      </w:rPr>
      <w:fldChar w:fldCharType="separate"/>
    </w:r>
    <w:r w:rsidR="00075780">
      <w:rPr>
        <w:b/>
        <w:bCs/>
        <w:noProof/>
        <w:rtl/>
      </w:rPr>
      <w:t>פח:</w:t>
    </w:r>
    <w:r>
      <w:rPr>
        <w:b/>
        <w:bCs/>
        <w:rt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E1B89">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Default="00D11AE6" w:rsidP="00FE1B89">
    <w:pPr>
      <w:pStyle w:val="a7"/>
      <w:pBdr>
        <w:bottom w:val="double" w:sz="4" w:space="1" w:color="A6A6A6" w:themeColor="background1" w:themeShade="A6"/>
      </w:pBdr>
      <w:tabs>
        <w:tab w:val="clear" w:pos="4153"/>
        <w:tab w:val="clear" w:pos="8306"/>
        <w:tab w:val="left" w:pos="2551"/>
        <w:tab w:val="right" w:pos="10603"/>
      </w:tabs>
      <w:spacing w:after="240" w:line="240" w:lineRule="exact"/>
      <w:ind w:left="0" w:firstLine="0"/>
    </w:pP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sidR="00075780" w:rsidRPr="00075780">
      <w:rPr>
        <w:noProof/>
        <w:rtl/>
      </w:rPr>
      <w:t>ראשית</w:t>
    </w:r>
    <w:r w:rsidR="00075780">
      <w:rPr>
        <w:b/>
        <w:bCs/>
        <w:noProof/>
        <w:rtl/>
      </w:rPr>
      <w:t xml:space="preserve"> הגז</w:t>
    </w:r>
    <w:r>
      <w:rPr>
        <w:b/>
        <w:bCs/>
        <w:rtl/>
      </w:rPr>
      <w:fldChar w:fldCharType="end"/>
    </w:r>
    <w:r w:rsidRPr="003D23F5">
      <w:rPr>
        <w:rFonts w:hint="cs"/>
        <w:b/>
        <w:bCs/>
        <w:rtl/>
      </w:rPr>
      <w:t xml:space="preserve"> </w:t>
    </w:r>
    <w:r w:rsidRPr="00723922">
      <w:rPr>
        <w:b/>
        <w:bCs/>
        <w:color w:val="A6A6A6" w:themeColor="background1" w:themeShade="A6"/>
        <w:rtl/>
      </w:rPr>
      <w:fldChar w:fldCharType="begin"/>
    </w:r>
    <w:r w:rsidRPr="00723922">
      <w:rPr>
        <w:b/>
        <w:bCs/>
        <w:color w:val="A6A6A6" w:themeColor="background1" w:themeShade="A6"/>
        <w:rtl/>
      </w:rPr>
      <w:instrText xml:space="preserve"> </w:instrText>
    </w:r>
    <w:r w:rsidRPr="00723922">
      <w:rPr>
        <w:b/>
        <w:bCs/>
        <w:color w:val="A6A6A6" w:themeColor="background1" w:themeShade="A6"/>
      </w:rPr>
      <w:instrText>STYLEREF</w:instrText>
    </w:r>
    <w:r w:rsidRPr="00723922">
      <w:rPr>
        <w:b/>
        <w:bCs/>
        <w:color w:val="A6A6A6" w:themeColor="background1" w:themeShade="A6"/>
        <w:rtl/>
      </w:rPr>
      <w:instrText xml:space="preserve">  "דפים בפרק ב"  \* </w:instrText>
    </w:r>
    <w:r w:rsidRPr="00723922">
      <w:rPr>
        <w:b/>
        <w:bCs/>
        <w:color w:val="A6A6A6" w:themeColor="background1" w:themeShade="A6"/>
      </w:rPr>
      <w:instrText>MERGEFORMAT</w:instrText>
    </w:r>
    <w:r w:rsidRPr="00723922">
      <w:rPr>
        <w:b/>
        <w:bCs/>
        <w:color w:val="A6A6A6" w:themeColor="background1" w:themeShade="A6"/>
        <w:rtl/>
      </w:rPr>
      <w:instrText xml:space="preserve"> </w:instrText>
    </w:r>
    <w:r w:rsidRPr="00723922">
      <w:rPr>
        <w:b/>
        <w:bCs/>
        <w:color w:val="A6A6A6" w:themeColor="background1" w:themeShade="A6"/>
        <w:rtl/>
      </w:rPr>
      <w:fldChar w:fldCharType="separate"/>
    </w:r>
    <w:r w:rsidR="00075780">
      <w:rPr>
        <w:b/>
        <w:bCs/>
        <w:noProof/>
        <w:color w:val="A6A6A6" w:themeColor="background1" w:themeShade="A6"/>
        <w:rtl/>
      </w:rPr>
      <w:t>קלה.- קלח:</w:t>
    </w:r>
    <w:r w:rsidRPr="00723922">
      <w:rPr>
        <w:b/>
        <w:bCs/>
        <w:color w:val="A6A6A6" w:themeColor="background1" w:themeShade="A6"/>
        <w:rtl/>
      </w:rPr>
      <w:fldChar w:fldCharType="end"/>
    </w:r>
    <w:r>
      <w:rPr>
        <w:b/>
        <w:bCs/>
        <w:rtl/>
      </w:rPr>
      <w:tab/>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sidR="00075780">
      <w:rPr>
        <w:b/>
        <w:bCs/>
        <w:noProof/>
        <w:rtl/>
      </w:rPr>
      <w:t>חולין</w:t>
    </w:r>
    <w:r>
      <w:rPr>
        <w:b/>
        <w:bCs/>
        <w:rtl/>
      </w:rPr>
      <w:fldChar w:fldCharType="end"/>
    </w:r>
    <w:r>
      <w:rPr>
        <w:b/>
        <w:bCs/>
        <w:rtl/>
      </w:rPr>
      <w:tab/>
    </w: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sidRPr="00075780">
      <w:rPr>
        <w:noProof/>
        <w:rtl/>
      </w:rPr>
      <w:t>פרק אחד</w:t>
    </w:r>
    <w:r w:rsidR="00075780">
      <w:rPr>
        <w:b/>
        <w:bCs/>
        <w:noProof/>
        <w:rtl/>
      </w:rPr>
      <w:t xml:space="preserve"> עשר</w:t>
    </w:r>
    <w:r w:rsidRPr="003D23F5">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"דף בצד"  \* </w:instrText>
    </w:r>
    <w:r>
      <w:rPr>
        <w:rFonts w:hint="cs"/>
        <w:b/>
        <w:bCs/>
      </w:rPr>
      <w:instrText>MERGEFORMAT</w:instrText>
    </w:r>
    <w:r>
      <w:rPr>
        <w:b/>
        <w:bCs/>
        <w:rtl/>
      </w:rPr>
      <w:instrText xml:space="preserve"> </w:instrText>
    </w:r>
    <w:r>
      <w:rPr>
        <w:b/>
        <w:bCs/>
        <w:rtl/>
      </w:rPr>
      <w:fldChar w:fldCharType="separate"/>
    </w:r>
    <w:r w:rsidR="00075780">
      <w:rPr>
        <w:b/>
        <w:bCs/>
        <w:noProof/>
        <w:rtl/>
      </w:rPr>
      <w:t>קלח.</w:t>
    </w:r>
    <w:r>
      <w:rPr>
        <w:b/>
        <w:bCs/>
        <w:rtl/>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F03756" w:rsidRDefault="00D11AE6" w:rsidP="00FE1B89">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Fonts w:ascii="BA Tefilot Regular" w:hAnsi="BA Tefilot Regular" w:cs="BA Tefilot Regular"/>
        <w:b/>
        <w:bCs/>
        <w:color w:val="808080" w:themeColor="background1" w:themeShade="80"/>
        <w:spacing w:val="10"/>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Pr="003D23F5" w:rsidRDefault="00D11AE6" w:rsidP="00FE1B89">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Pr>
        <w:b/>
        <w:bCs/>
        <w:noProof/>
        <w:rtl/>
      </w:rPr>
      <w:t>פרק ארבעה עשר</w:t>
    </w:r>
    <w:r w:rsidRPr="003D23F5">
      <w:rPr>
        <w:b/>
        <w:bCs/>
        <w:rtl/>
      </w:rPr>
      <w:fldChar w:fldCharType="end"/>
    </w:r>
    <w:r w:rsidRPr="003D23F5">
      <w:rPr>
        <w:b/>
        <w:bCs/>
        <w:rtl/>
      </w:rPr>
      <w:tab/>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075780">
      <w:rPr>
        <w:noProof/>
        <w:rtl/>
      </w:rPr>
      <w:t>זבחים</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tab/>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075780">
      <w:rPr>
        <w:b/>
        <w:bCs/>
        <w:noProof/>
        <w:rtl/>
      </w:rPr>
      <w:t>חטאת שנשרפה</w:t>
    </w:r>
    <w:r w:rsidRPr="003D23F5">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  "</w:instrText>
    </w:r>
    <w:r>
      <w:rPr>
        <w:rFonts w:hint="cs"/>
        <w:b/>
        <w:bCs/>
        <w:rtl/>
      </w:rPr>
      <w:instrText xml:space="preserve">דף בצד"  \* </w:instrText>
    </w:r>
    <w:r>
      <w:rPr>
        <w:rFonts w:hint="cs"/>
        <w:b/>
        <w:bCs/>
      </w:rPr>
      <w:instrText>MERGEFORMAT</w:instrText>
    </w:r>
    <w:r>
      <w:rPr>
        <w:b/>
        <w:bCs/>
        <w:rtl/>
      </w:rPr>
      <w:instrText xml:space="preserve"> </w:instrText>
    </w:r>
    <w:r>
      <w:rPr>
        <w:b/>
        <w:bCs/>
        <w:rtl/>
      </w:rPr>
      <w:fldChar w:fldCharType="separate"/>
    </w:r>
    <w:r w:rsidR="00075780">
      <w:rPr>
        <w:b/>
        <w:bCs/>
        <w:noProof/>
        <w:rtl/>
      </w:rPr>
      <w:t>קכ.</w:t>
    </w:r>
    <w:r>
      <w:rPr>
        <w:b/>
        <w:bCs/>
        <w:rt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F03756" w:rsidRDefault="00D11AE6" w:rsidP="00FE1B89">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Fonts w:ascii="BA Tefilot Regular" w:hAnsi="BA Tefilot Regular" w:cs="BA Tefilot Regular"/>
        <w:b/>
        <w:bCs/>
        <w:color w:val="808080" w:themeColor="background1" w:themeShade="80"/>
        <w:spacing w:val="10"/>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Pr="003D23F5" w:rsidRDefault="00D11AE6" w:rsidP="00FE1B89">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Pr>
        <w:b/>
        <w:bCs/>
        <w:noProof/>
        <w:rtl/>
      </w:rPr>
      <w:t>פרק שלושה עשר</w:t>
    </w:r>
    <w:r w:rsidRPr="003D23F5">
      <w:rPr>
        <w:b/>
        <w:bCs/>
        <w:rtl/>
      </w:rPr>
      <w:fldChar w:fldCharType="end"/>
    </w:r>
    <w:r w:rsidRPr="003D23F5">
      <w:rPr>
        <w:b/>
        <w:bCs/>
        <w:rtl/>
      </w:rPr>
      <w:tab/>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075780" w:rsidRPr="00075780">
      <w:rPr>
        <w:b/>
        <w:bCs/>
        <w:noProof/>
        <w:rtl/>
      </w:rPr>
      <w:t>מנחות</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tab/>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075780">
      <w:rPr>
        <w:b/>
        <w:bCs/>
        <w:noProof/>
        <w:rtl/>
      </w:rPr>
      <w:t>הרי עלי עשרון</w:t>
    </w:r>
    <w:r w:rsidRPr="003D23F5">
      <w:rPr>
        <w:b/>
        <w:bCs/>
        <w:rt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E1B89">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Default="00D11AE6" w:rsidP="00FE1B89">
    <w:pPr>
      <w:pStyle w:val="a7"/>
      <w:pBdr>
        <w:bottom w:val="double" w:sz="4" w:space="1" w:color="A6A6A6" w:themeColor="background1" w:themeShade="A6"/>
      </w:pBdr>
      <w:tabs>
        <w:tab w:val="clear" w:pos="4153"/>
        <w:tab w:val="clear" w:pos="8306"/>
        <w:tab w:val="right" w:pos="10603"/>
      </w:tabs>
      <w:spacing w:after="240" w:line="240" w:lineRule="exact"/>
      <w:ind w:left="0" w:firstLine="0"/>
    </w:pPr>
    <w:r>
      <w:rPr>
        <w:b/>
        <w:bCs/>
        <w:rtl/>
      </w:rPr>
      <w:fldChar w:fldCharType="begin"/>
    </w:r>
    <w:r>
      <w:rPr>
        <w:b/>
        <w:bCs/>
        <w:rtl/>
      </w:rPr>
      <w:instrText xml:space="preserve"> </w:instrText>
    </w:r>
    <w:r>
      <w:rPr>
        <w:rFonts w:hint="cs"/>
        <w:b/>
        <w:bCs/>
      </w:rPr>
      <w:instrText>STYLEREF  "</w:instrText>
    </w:r>
    <w:r>
      <w:rPr>
        <w:rFonts w:hint="cs"/>
        <w:b/>
        <w:bCs/>
        <w:rtl/>
      </w:rPr>
      <w:instrText xml:space="preserve">דפים בפרק ב"  \* </w:instrText>
    </w:r>
    <w:r>
      <w:rPr>
        <w:rFonts w:hint="cs"/>
        <w:b/>
        <w:bCs/>
      </w:rPr>
      <w:instrText>MERGEFORMAT</w:instrText>
    </w:r>
    <w:r>
      <w:rPr>
        <w:b/>
        <w:bCs/>
        <w:rtl/>
      </w:rPr>
      <w:instrText xml:space="preserve"> </w:instrText>
    </w:r>
    <w:r>
      <w:rPr>
        <w:b/>
        <w:bCs/>
        <w:rtl/>
      </w:rPr>
      <w:fldChar w:fldCharType="separate"/>
    </w:r>
    <w:r w:rsidR="00075780">
      <w:rPr>
        <w:b/>
        <w:bCs/>
        <w:noProof/>
        <w:rtl/>
      </w:rPr>
      <w:t>קלו:- קמב.</w:t>
    </w:r>
    <w:r>
      <w:rPr>
        <w:b/>
        <w:bCs/>
        <w:rtl/>
      </w:rPr>
      <w:fldChar w:fldCharType="end"/>
    </w:r>
    <w:r>
      <w:rPr>
        <w:rtl/>
      </w:rPr>
      <w:tab/>
    </w:r>
    <w:r>
      <w:rPr>
        <w:rtl/>
      </w:rPr>
      <w:fldChar w:fldCharType="begin"/>
    </w:r>
    <w:r>
      <w:rPr>
        <w:rtl/>
      </w:rPr>
      <w:instrText xml:space="preserve"> </w:instrText>
    </w:r>
    <w:r>
      <w:instrText>STYLEREF</w:instrText>
    </w:r>
    <w:r>
      <w:rPr>
        <w:rtl/>
      </w:rPr>
      <w:instrText xml:space="preserve">  "פרק שם"  \* </w:instrText>
    </w:r>
    <w:r>
      <w:instrText>MERGEFORMAT</w:instrText>
    </w:r>
    <w:r>
      <w:rPr>
        <w:rtl/>
      </w:rPr>
      <w:instrText xml:space="preserve"> </w:instrText>
    </w:r>
    <w:r>
      <w:rPr>
        <w:rtl/>
      </w:rPr>
      <w:fldChar w:fldCharType="separate"/>
    </w:r>
    <w:r w:rsidR="00075780">
      <w:rPr>
        <w:noProof/>
        <w:rtl/>
      </w:rPr>
      <w:t>שילוח הקן</w:t>
    </w:r>
    <w:r>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445FD"/>
    <w:multiLevelType w:val="hybridMultilevel"/>
    <w:tmpl w:val="4C0CD36A"/>
    <w:lvl w:ilvl="0" w:tplc="1D8E2974">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34844"/>
    <w:multiLevelType w:val="hybridMultilevel"/>
    <w:tmpl w:val="A4967808"/>
    <w:lvl w:ilvl="0" w:tplc="22CC40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80466"/>
    <w:multiLevelType w:val="hybridMultilevel"/>
    <w:tmpl w:val="9A02AAF0"/>
    <w:lvl w:ilvl="0" w:tplc="4AF2905C">
      <w:numFmt w:val="bullet"/>
      <w:lvlText w:val="-"/>
      <w:lvlJc w:val="left"/>
      <w:pPr>
        <w:ind w:left="720" w:hanging="360"/>
      </w:pPr>
      <w:rPr>
        <w:rFonts w:ascii="BA Franknatan Regular" w:eastAsiaTheme="minorHAnsi" w:hAnsi="BA Franknatan Regular" w:cs="BA Franknatan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9708F"/>
    <w:multiLevelType w:val="hybridMultilevel"/>
    <w:tmpl w:val="2B943F26"/>
    <w:lvl w:ilvl="0" w:tplc="F5987136">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765D47"/>
    <w:multiLevelType w:val="hybridMultilevel"/>
    <w:tmpl w:val="586A6806"/>
    <w:lvl w:ilvl="0" w:tplc="0E36A70E">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01F77"/>
    <w:multiLevelType w:val="hybridMultilevel"/>
    <w:tmpl w:val="FEDCCFDC"/>
    <w:lvl w:ilvl="0" w:tplc="E7402CDA">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4033A"/>
    <w:multiLevelType w:val="hybridMultilevel"/>
    <w:tmpl w:val="580678B2"/>
    <w:lvl w:ilvl="0" w:tplc="06AA2BC4">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D0D60"/>
    <w:multiLevelType w:val="hybridMultilevel"/>
    <w:tmpl w:val="5F940FB6"/>
    <w:lvl w:ilvl="0" w:tplc="F4609C5A">
      <w:start w:val="2"/>
      <w:numFmt w:val="bullet"/>
      <w:lvlText w:val="-"/>
      <w:lvlJc w:val="left"/>
      <w:pPr>
        <w:ind w:left="720" w:hanging="360"/>
      </w:pPr>
      <w:rPr>
        <w:rFonts w:ascii="BA Franknatan Decor" w:eastAsiaTheme="minorHAnsi" w:hAnsi="BA Franknatan Decor" w:cs="BA Franknatan Deco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90C4FA3"/>
    <w:multiLevelType w:val="hybridMultilevel"/>
    <w:tmpl w:val="9CDE618A"/>
    <w:lvl w:ilvl="0" w:tplc="843EAFC2">
      <w:start w:val="6"/>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46386"/>
    <w:multiLevelType w:val="hybridMultilevel"/>
    <w:tmpl w:val="743C926A"/>
    <w:lvl w:ilvl="0" w:tplc="F8C093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D1188"/>
    <w:multiLevelType w:val="hybridMultilevel"/>
    <w:tmpl w:val="EDC40418"/>
    <w:lvl w:ilvl="0" w:tplc="6DB084EC">
      <w:start w:val="20"/>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601A11"/>
    <w:multiLevelType w:val="hybridMultilevel"/>
    <w:tmpl w:val="90C2C7EA"/>
    <w:lvl w:ilvl="0" w:tplc="11AA080A">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376C03"/>
    <w:multiLevelType w:val="hybridMultilevel"/>
    <w:tmpl w:val="F2C054EA"/>
    <w:lvl w:ilvl="0" w:tplc="CFB28864">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FD5B32"/>
    <w:multiLevelType w:val="hybridMultilevel"/>
    <w:tmpl w:val="61D80E86"/>
    <w:lvl w:ilvl="0" w:tplc="5D5AB4CA">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031F68"/>
    <w:multiLevelType w:val="hybridMultilevel"/>
    <w:tmpl w:val="D1F2D7E8"/>
    <w:lvl w:ilvl="0" w:tplc="5B4624FA">
      <w:start w:val="7"/>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A273FC"/>
    <w:multiLevelType w:val="hybridMultilevel"/>
    <w:tmpl w:val="DB4A1EDA"/>
    <w:lvl w:ilvl="0" w:tplc="FA621B12">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234E40"/>
    <w:multiLevelType w:val="hybridMultilevel"/>
    <w:tmpl w:val="14CA0A4E"/>
    <w:lvl w:ilvl="0" w:tplc="B6C2D6DC">
      <w:start w:val="11"/>
      <w:numFmt w:val="bullet"/>
      <w:pStyle w:val="a2"/>
      <w:lvlText w:val="-"/>
      <w:lvlJc w:val="left"/>
      <w:pPr>
        <w:ind w:left="501"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5" w15:restartNumberingAfterBreak="0">
    <w:nsid w:val="71B75BCA"/>
    <w:multiLevelType w:val="hybridMultilevel"/>
    <w:tmpl w:val="324ACEF0"/>
    <w:lvl w:ilvl="0" w:tplc="6C72DD34">
      <w:start w:val="4"/>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277D59"/>
    <w:multiLevelType w:val="hybridMultilevel"/>
    <w:tmpl w:val="A7E21354"/>
    <w:lvl w:ilvl="0" w:tplc="78E683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9"/>
  </w:num>
  <w:num w:numId="3">
    <w:abstractNumId w:val="0"/>
  </w:num>
  <w:num w:numId="4">
    <w:abstractNumId w:val="2"/>
  </w:num>
  <w:num w:numId="5">
    <w:abstractNumId w:val="22"/>
  </w:num>
  <w:num w:numId="6">
    <w:abstractNumId w:val="8"/>
  </w:num>
  <w:num w:numId="7">
    <w:abstractNumId w:val="14"/>
  </w:num>
  <w:num w:numId="8">
    <w:abstractNumId w:val="16"/>
  </w:num>
  <w:num w:numId="9">
    <w:abstractNumId w:val="1"/>
  </w:num>
  <w:num w:numId="10">
    <w:abstractNumId w:val="26"/>
  </w:num>
  <w:num w:numId="11">
    <w:abstractNumId w:val="28"/>
  </w:num>
  <w:num w:numId="12">
    <w:abstractNumId w:val="20"/>
  </w:num>
  <w:num w:numId="13">
    <w:abstractNumId w:val="6"/>
  </w:num>
  <w:num w:numId="14">
    <w:abstractNumId w:val="25"/>
  </w:num>
  <w:num w:numId="15">
    <w:abstractNumId w:val="15"/>
  </w:num>
  <w:num w:numId="16">
    <w:abstractNumId w:val="12"/>
  </w:num>
  <w:num w:numId="17">
    <w:abstractNumId w:val="21"/>
  </w:num>
  <w:num w:numId="18">
    <w:abstractNumId w:val="23"/>
  </w:num>
  <w:num w:numId="19">
    <w:abstractNumId w:val="27"/>
  </w:num>
  <w:num w:numId="20">
    <w:abstractNumId w:val="9"/>
  </w:num>
  <w:num w:numId="21">
    <w:abstractNumId w:val="17"/>
  </w:num>
  <w:num w:numId="22">
    <w:abstractNumId w:val="5"/>
  </w:num>
  <w:num w:numId="23">
    <w:abstractNumId w:val="3"/>
  </w:num>
  <w:num w:numId="24">
    <w:abstractNumId w:val="7"/>
  </w:num>
  <w:num w:numId="25">
    <w:abstractNumId w:val="18"/>
  </w:num>
  <w:num w:numId="26">
    <w:abstractNumId w:val="13"/>
  </w:num>
  <w:num w:numId="27">
    <w:abstractNumId w:val="10"/>
  </w:num>
  <w:num w:numId="28">
    <w:abstractNumId w:val="4"/>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Changes/>
  <w:zoom w:percent="133"/>
  <w:defaultTabStop w:val="720"/>
  <w:trackRevision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3EC"/>
    <w:rsid w:val="00022782"/>
    <w:rsid w:val="00075780"/>
    <w:rsid w:val="000A3C6A"/>
    <w:rsid w:val="00145732"/>
    <w:rsid w:val="00155C49"/>
    <w:rsid w:val="001575E9"/>
    <w:rsid w:val="00170467"/>
    <w:rsid w:val="00226970"/>
    <w:rsid w:val="002E6608"/>
    <w:rsid w:val="00347852"/>
    <w:rsid w:val="003B6D22"/>
    <w:rsid w:val="003F0FB3"/>
    <w:rsid w:val="003F3420"/>
    <w:rsid w:val="00413009"/>
    <w:rsid w:val="004D68F4"/>
    <w:rsid w:val="0050507C"/>
    <w:rsid w:val="005423CB"/>
    <w:rsid w:val="005608A0"/>
    <w:rsid w:val="00563AC1"/>
    <w:rsid w:val="005E0F3F"/>
    <w:rsid w:val="006B0F15"/>
    <w:rsid w:val="00722D2D"/>
    <w:rsid w:val="008273C2"/>
    <w:rsid w:val="009201BB"/>
    <w:rsid w:val="00922D16"/>
    <w:rsid w:val="00A14B67"/>
    <w:rsid w:val="00A722C2"/>
    <w:rsid w:val="00A76943"/>
    <w:rsid w:val="00B014A2"/>
    <w:rsid w:val="00B15372"/>
    <w:rsid w:val="00B378C1"/>
    <w:rsid w:val="00B50033"/>
    <w:rsid w:val="00B755DE"/>
    <w:rsid w:val="00C177D2"/>
    <w:rsid w:val="00C33D0E"/>
    <w:rsid w:val="00C75802"/>
    <w:rsid w:val="00C80FEA"/>
    <w:rsid w:val="00C94CEB"/>
    <w:rsid w:val="00D11AE6"/>
    <w:rsid w:val="00DA63EC"/>
    <w:rsid w:val="00E105BC"/>
    <w:rsid w:val="00E20134"/>
    <w:rsid w:val="00E36B08"/>
    <w:rsid w:val="00E573C1"/>
    <w:rsid w:val="00EC2024"/>
    <w:rsid w:val="00F41708"/>
    <w:rsid w:val="00F5284E"/>
    <w:rsid w:val="00F54815"/>
    <w:rsid w:val="00F9294A"/>
    <w:rsid w:val="00FE1B89"/>
    <w:rsid w:val="00FE34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6645A"/>
  <w15:chartTrackingRefBased/>
  <w15:docId w15:val="{600CE7D5-8303-4495-A281-29FCB767A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2781</TotalTime>
  <Pages>461</Pages>
  <Words>163485</Words>
  <Characters>817425</Characters>
  <Application>Microsoft Office Word</Application>
  <DocSecurity>0</DocSecurity>
  <Lines>6811</Lines>
  <Paragraphs>1957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m7654301@gmail.com</cp:lastModifiedBy>
  <cp:revision>19</cp:revision>
  <cp:lastPrinted>2021-05-19T07:28:00Z</cp:lastPrinted>
  <dcterms:created xsi:type="dcterms:W3CDTF">2021-03-23T05:19:00Z</dcterms:created>
  <dcterms:modified xsi:type="dcterms:W3CDTF">2021-05-19T07:29:00Z</dcterms:modified>
</cp:coreProperties>
</file>